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2C1F46" w14:textId="77777777" w:rsidR="005549CF" w:rsidRPr="00B60F83" w:rsidRDefault="005549CF" w:rsidP="005549CF">
      <w:pPr>
        <w:widowControl w:val="0"/>
        <w:tabs>
          <w:tab w:val="left" w:pos="10065"/>
        </w:tabs>
        <w:autoSpaceDE w:val="0"/>
        <w:autoSpaceDN w:val="0"/>
        <w:adjustRightInd w:val="0"/>
        <w:spacing w:after="0" w:line="240" w:lineRule="auto"/>
        <w:ind w:right="-147"/>
        <w:contextualSpacing/>
        <w:jc w:val="center"/>
        <w:rPr>
          <w:rFonts w:ascii="Times New Roman" w:eastAsia="Calibri" w:hAnsi="Times New Roman" w:cs="Times New Roman"/>
          <w:sz w:val="28"/>
          <w:szCs w:val="28"/>
        </w:rPr>
      </w:pPr>
      <w:r w:rsidRPr="00B60F83">
        <w:rPr>
          <w:rFonts w:ascii="Times New Roman" w:eastAsia="Calibri" w:hAnsi="Times New Roman" w:cs="Times New Roman"/>
          <w:sz w:val="28"/>
          <w:szCs w:val="28"/>
        </w:rPr>
        <w:t>Министерство цифрового развития государственного управления, информационных технологий и связи Республики Татарстан</w:t>
      </w:r>
    </w:p>
    <w:p w14:paraId="52B8B11F" w14:textId="77777777" w:rsidR="005549CF" w:rsidRPr="00B60F83" w:rsidRDefault="005549CF" w:rsidP="005549CF">
      <w:pPr>
        <w:widowControl w:val="0"/>
        <w:autoSpaceDE w:val="0"/>
        <w:autoSpaceDN w:val="0"/>
        <w:adjustRightInd w:val="0"/>
        <w:spacing w:after="0" w:line="240" w:lineRule="auto"/>
        <w:ind w:right="-143"/>
        <w:contextualSpacing/>
        <w:jc w:val="center"/>
        <w:rPr>
          <w:rFonts w:ascii="Times New Roman" w:eastAsia="Calibri" w:hAnsi="Times New Roman" w:cs="Times New Roman"/>
          <w:sz w:val="28"/>
          <w:szCs w:val="28"/>
        </w:rPr>
      </w:pPr>
      <w:r w:rsidRPr="00B60F83">
        <w:rPr>
          <w:rFonts w:ascii="Times New Roman" w:eastAsia="Calibri" w:hAnsi="Times New Roman" w:cs="Times New Roman"/>
          <w:sz w:val="28"/>
          <w:szCs w:val="28"/>
        </w:rPr>
        <w:t>Государственное автономное профессиональное образовательное учреждение</w:t>
      </w:r>
    </w:p>
    <w:p w14:paraId="126FD34C" w14:textId="77777777" w:rsidR="005549CF" w:rsidRPr="003D1ACC" w:rsidRDefault="005549CF" w:rsidP="005549CF">
      <w:pPr>
        <w:widowControl w:val="0"/>
        <w:tabs>
          <w:tab w:val="left" w:pos="9923"/>
          <w:tab w:val="left" w:pos="10065"/>
        </w:tabs>
        <w:autoSpaceDE w:val="0"/>
        <w:autoSpaceDN w:val="0"/>
        <w:adjustRightInd w:val="0"/>
        <w:spacing w:after="0" w:line="240" w:lineRule="auto"/>
        <w:ind w:right="-5"/>
        <w:contextualSpacing/>
        <w:jc w:val="center"/>
        <w:rPr>
          <w:rFonts w:ascii="Times New Roman" w:eastAsia="Calibri" w:hAnsi="Times New Roman" w:cs="Times New Roman"/>
          <w:caps/>
          <w:sz w:val="24"/>
          <w:szCs w:val="28"/>
        </w:rPr>
      </w:pPr>
      <w:r w:rsidRPr="00B60F83">
        <w:rPr>
          <w:rFonts w:ascii="Times New Roman" w:eastAsia="Calibri" w:hAnsi="Times New Roman" w:cs="Times New Roman"/>
          <w:caps/>
          <w:sz w:val="28"/>
          <w:szCs w:val="28"/>
        </w:rPr>
        <w:t>«</w:t>
      </w:r>
      <w:r w:rsidRPr="003D1ACC">
        <w:rPr>
          <w:rFonts w:ascii="Times New Roman" w:eastAsia="Calibri" w:hAnsi="Times New Roman" w:cs="Times New Roman"/>
          <w:caps/>
          <w:sz w:val="24"/>
          <w:szCs w:val="28"/>
        </w:rPr>
        <w:t>Международный центр компетенций - Казанский техникум</w:t>
      </w:r>
    </w:p>
    <w:p w14:paraId="6709C6B3" w14:textId="77777777" w:rsidR="005549CF" w:rsidRPr="003D1ACC" w:rsidRDefault="005549CF" w:rsidP="005549CF">
      <w:pPr>
        <w:widowControl w:val="0"/>
        <w:tabs>
          <w:tab w:val="left" w:pos="9923"/>
          <w:tab w:val="left" w:pos="10065"/>
        </w:tabs>
        <w:autoSpaceDE w:val="0"/>
        <w:autoSpaceDN w:val="0"/>
        <w:adjustRightInd w:val="0"/>
        <w:spacing w:after="0" w:line="240" w:lineRule="auto"/>
        <w:ind w:right="-5"/>
        <w:contextualSpacing/>
        <w:jc w:val="center"/>
        <w:rPr>
          <w:rFonts w:ascii="Times New Roman" w:eastAsia="Calibri" w:hAnsi="Times New Roman" w:cs="Times New Roman"/>
          <w:caps/>
          <w:sz w:val="24"/>
          <w:szCs w:val="28"/>
        </w:rPr>
      </w:pPr>
      <w:r w:rsidRPr="003D1ACC">
        <w:rPr>
          <w:rFonts w:ascii="Times New Roman" w:eastAsia="Calibri" w:hAnsi="Times New Roman" w:cs="Times New Roman"/>
          <w:caps/>
          <w:sz w:val="24"/>
          <w:szCs w:val="28"/>
        </w:rPr>
        <w:t>информационных технологий и связи»</w:t>
      </w:r>
    </w:p>
    <w:p w14:paraId="7D18B4CA" w14:textId="77777777" w:rsidR="005549CF" w:rsidRPr="003D1ACC" w:rsidRDefault="005549CF" w:rsidP="005549CF">
      <w:pPr>
        <w:spacing w:after="0" w:line="240" w:lineRule="auto"/>
        <w:jc w:val="center"/>
        <w:rPr>
          <w:rFonts w:ascii="Times New Roman" w:eastAsia="Calibri" w:hAnsi="Times New Roman" w:cs="Times New Roman"/>
          <w:sz w:val="28"/>
          <w:szCs w:val="28"/>
        </w:rPr>
      </w:pPr>
    </w:p>
    <w:p w14:paraId="37DC9B93" w14:textId="77777777" w:rsidR="005549CF" w:rsidRPr="007F1D68" w:rsidRDefault="005549CF" w:rsidP="005549CF">
      <w:pPr>
        <w:spacing w:after="0" w:line="240" w:lineRule="auto"/>
        <w:jc w:val="center"/>
        <w:rPr>
          <w:rFonts w:ascii="Times New Roman" w:hAnsi="Times New Roman" w:cs="Times New Roman"/>
          <w:sz w:val="28"/>
          <w:szCs w:val="28"/>
        </w:rPr>
      </w:pPr>
    </w:p>
    <w:p w14:paraId="2549295A" w14:textId="77777777" w:rsidR="005549CF" w:rsidRPr="007F1D68" w:rsidRDefault="005549CF" w:rsidP="005549CF">
      <w:pPr>
        <w:spacing w:after="0" w:line="240" w:lineRule="auto"/>
        <w:jc w:val="center"/>
        <w:rPr>
          <w:rFonts w:ascii="Times New Roman" w:hAnsi="Times New Roman" w:cs="Times New Roman"/>
          <w:sz w:val="28"/>
          <w:szCs w:val="28"/>
        </w:rPr>
      </w:pPr>
    </w:p>
    <w:tbl>
      <w:tblPr>
        <w:tblW w:w="0" w:type="auto"/>
        <w:tblLayout w:type="fixed"/>
        <w:tblLook w:val="04A0" w:firstRow="1" w:lastRow="0" w:firstColumn="1" w:lastColumn="0" w:noHBand="0" w:noVBand="1"/>
      </w:tblPr>
      <w:tblGrid>
        <w:gridCol w:w="4786"/>
        <w:gridCol w:w="4678"/>
      </w:tblGrid>
      <w:tr w:rsidR="005549CF" w:rsidRPr="007F1D68" w14:paraId="2861934F" w14:textId="77777777" w:rsidTr="00EE731B">
        <w:tc>
          <w:tcPr>
            <w:tcW w:w="4786" w:type="dxa"/>
          </w:tcPr>
          <w:p w14:paraId="02C41819" w14:textId="77777777" w:rsidR="005549CF" w:rsidRPr="007F1D68" w:rsidRDefault="005549CF" w:rsidP="00EE731B">
            <w:pPr>
              <w:widowControl w:val="0"/>
              <w:tabs>
                <w:tab w:val="left" w:pos="6460"/>
              </w:tabs>
              <w:autoSpaceDE w:val="0"/>
              <w:autoSpaceDN w:val="0"/>
              <w:adjustRightInd w:val="0"/>
              <w:spacing w:line="240" w:lineRule="auto"/>
              <w:ind w:right="-289"/>
              <w:rPr>
                <w:rFonts w:ascii="Times New Roman" w:eastAsia="Calibri" w:hAnsi="Times New Roman" w:cs="Times New Roman"/>
                <w:sz w:val="28"/>
                <w:szCs w:val="28"/>
              </w:rPr>
            </w:pPr>
            <w:r w:rsidRPr="007F1D68">
              <w:rPr>
                <w:rFonts w:ascii="Times New Roman" w:eastAsia="Calibri" w:hAnsi="Times New Roman" w:cs="Times New Roman"/>
                <w:sz w:val="28"/>
                <w:szCs w:val="28"/>
              </w:rPr>
              <w:t>Курсовой проект выполнен</w:t>
            </w:r>
            <w:r w:rsidRPr="007F1D68">
              <w:rPr>
                <w:rFonts w:ascii="Times New Roman" w:eastAsia="Calibri" w:hAnsi="Times New Roman" w:cs="Times New Roman"/>
                <w:sz w:val="28"/>
                <w:szCs w:val="28"/>
              </w:rPr>
              <w:br/>
              <w:t xml:space="preserve">и защищен с оценкой ___________ </w:t>
            </w:r>
          </w:p>
          <w:p w14:paraId="37DD259D" w14:textId="77777777" w:rsidR="005549CF" w:rsidRPr="007F1D68" w:rsidRDefault="005549CF" w:rsidP="00EE731B">
            <w:pPr>
              <w:widowControl w:val="0"/>
              <w:tabs>
                <w:tab w:val="left" w:pos="2268"/>
                <w:tab w:val="left" w:pos="6460"/>
              </w:tabs>
              <w:autoSpaceDE w:val="0"/>
              <w:autoSpaceDN w:val="0"/>
              <w:adjustRightInd w:val="0"/>
              <w:spacing w:line="240" w:lineRule="auto"/>
              <w:ind w:right="-288"/>
              <w:rPr>
                <w:rFonts w:ascii="Times New Roman" w:eastAsia="Calibri" w:hAnsi="Times New Roman" w:cs="Times New Roman"/>
                <w:sz w:val="28"/>
                <w:szCs w:val="28"/>
              </w:rPr>
            </w:pPr>
            <w:r w:rsidRPr="007F1D68">
              <w:rPr>
                <w:rFonts w:ascii="Times New Roman" w:eastAsia="Calibri" w:hAnsi="Times New Roman" w:cs="Times New Roman"/>
                <w:sz w:val="28"/>
                <w:szCs w:val="28"/>
              </w:rPr>
              <w:t xml:space="preserve">Руководитель КП __________ </w:t>
            </w:r>
          </w:p>
          <w:p w14:paraId="39F8CA29" w14:textId="77777777" w:rsidR="005549CF" w:rsidRPr="007F1D68" w:rsidRDefault="005549CF" w:rsidP="00EE731B">
            <w:pPr>
              <w:widowControl w:val="0"/>
              <w:tabs>
                <w:tab w:val="left" w:pos="6460"/>
              </w:tabs>
              <w:autoSpaceDE w:val="0"/>
              <w:autoSpaceDN w:val="0"/>
              <w:adjustRightInd w:val="0"/>
              <w:spacing w:line="240" w:lineRule="auto"/>
              <w:rPr>
                <w:rFonts w:ascii="Times New Roman" w:eastAsia="Calibri" w:hAnsi="Times New Roman" w:cs="Times New Roman"/>
                <w:sz w:val="28"/>
                <w:szCs w:val="28"/>
              </w:rPr>
            </w:pPr>
            <w:r w:rsidRPr="007F1D68">
              <w:rPr>
                <w:rFonts w:ascii="Times New Roman" w:eastAsia="Calibri" w:hAnsi="Times New Roman" w:cs="Times New Roman"/>
                <w:sz w:val="28"/>
                <w:szCs w:val="28"/>
              </w:rPr>
              <w:t>«___</w:t>
            </w:r>
            <w:proofErr w:type="gramStart"/>
            <w:r w:rsidRPr="007F1D68">
              <w:rPr>
                <w:rFonts w:ascii="Times New Roman" w:eastAsia="Calibri" w:hAnsi="Times New Roman" w:cs="Times New Roman"/>
                <w:sz w:val="28"/>
                <w:szCs w:val="28"/>
              </w:rPr>
              <w:t>_»_</w:t>
            </w:r>
            <w:proofErr w:type="gramEnd"/>
            <w:r w:rsidRPr="007F1D68">
              <w:rPr>
                <w:rFonts w:ascii="Times New Roman" w:eastAsia="Calibri" w:hAnsi="Times New Roman" w:cs="Times New Roman"/>
                <w:sz w:val="28"/>
                <w:szCs w:val="28"/>
              </w:rPr>
              <w:t xml:space="preserve">_________20____ г </w:t>
            </w:r>
          </w:p>
        </w:tc>
        <w:tc>
          <w:tcPr>
            <w:tcW w:w="4678" w:type="dxa"/>
          </w:tcPr>
          <w:p w14:paraId="18705460" w14:textId="77777777" w:rsidR="005549CF" w:rsidRPr="007F1D68" w:rsidRDefault="005549CF" w:rsidP="00EE731B">
            <w:pPr>
              <w:widowControl w:val="0"/>
              <w:tabs>
                <w:tab w:val="left" w:pos="6460"/>
              </w:tabs>
              <w:autoSpaceDE w:val="0"/>
              <w:autoSpaceDN w:val="0"/>
              <w:adjustRightInd w:val="0"/>
              <w:spacing w:line="240" w:lineRule="auto"/>
              <w:ind w:firstLine="601"/>
              <w:rPr>
                <w:rFonts w:ascii="Times New Roman" w:eastAsia="Calibri" w:hAnsi="Times New Roman" w:cs="Times New Roman"/>
                <w:sz w:val="28"/>
                <w:szCs w:val="28"/>
              </w:rPr>
            </w:pPr>
          </w:p>
        </w:tc>
      </w:tr>
    </w:tbl>
    <w:p w14:paraId="425D0C86" w14:textId="77777777" w:rsidR="005549CF" w:rsidRPr="007F1D68" w:rsidRDefault="005549CF" w:rsidP="005549CF">
      <w:pPr>
        <w:widowControl w:val="0"/>
        <w:tabs>
          <w:tab w:val="left" w:pos="2268"/>
          <w:tab w:val="left" w:pos="6460"/>
        </w:tabs>
        <w:autoSpaceDE w:val="0"/>
        <w:autoSpaceDN w:val="0"/>
        <w:adjustRightInd w:val="0"/>
        <w:spacing w:line="240" w:lineRule="auto"/>
        <w:ind w:right="-288"/>
        <w:rPr>
          <w:rFonts w:ascii="Times New Roman" w:eastAsia="Calibri" w:hAnsi="Times New Roman" w:cs="Times New Roman"/>
          <w:sz w:val="28"/>
          <w:szCs w:val="28"/>
        </w:rPr>
      </w:pPr>
    </w:p>
    <w:p w14:paraId="06B64DD2" w14:textId="77777777" w:rsidR="005549CF" w:rsidRPr="007F1D68" w:rsidRDefault="005549CF" w:rsidP="005549CF">
      <w:pPr>
        <w:spacing w:after="0" w:line="240" w:lineRule="auto"/>
        <w:rPr>
          <w:rFonts w:ascii="Times New Roman" w:hAnsi="Times New Roman" w:cs="Times New Roman"/>
          <w:sz w:val="28"/>
          <w:szCs w:val="28"/>
        </w:rPr>
      </w:pPr>
    </w:p>
    <w:p w14:paraId="1AD41C4D" w14:textId="77777777" w:rsidR="005549CF" w:rsidRPr="007F1D68" w:rsidRDefault="005549CF" w:rsidP="005549CF">
      <w:pPr>
        <w:spacing w:after="0" w:line="240" w:lineRule="auto"/>
        <w:rPr>
          <w:rFonts w:ascii="Times New Roman" w:hAnsi="Times New Roman" w:cs="Times New Roman"/>
          <w:sz w:val="28"/>
          <w:szCs w:val="28"/>
        </w:rPr>
      </w:pPr>
    </w:p>
    <w:p w14:paraId="564E737D" w14:textId="77777777" w:rsidR="005549CF" w:rsidRDefault="005549CF" w:rsidP="005549CF">
      <w:pPr>
        <w:spacing w:after="0" w:line="240" w:lineRule="auto"/>
        <w:rPr>
          <w:rFonts w:ascii="Times New Roman" w:hAnsi="Times New Roman" w:cs="Times New Roman"/>
          <w:sz w:val="28"/>
          <w:szCs w:val="28"/>
        </w:rPr>
      </w:pPr>
    </w:p>
    <w:p w14:paraId="1AB1611F" w14:textId="77777777" w:rsidR="005549CF" w:rsidRDefault="005549CF" w:rsidP="005549CF">
      <w:pPr>
        <w:spacing w:after="0" w:line="240" w:lineRule="auto"/>
        <w:rPr>
          <w:rFonts w:ascii="Times New Roman" w:hAnsi="Times New Roman" w:cs="Times New Roman"/>
          <w:sz w:val="28"/>
          <w:szCs w:val="28"/>
        </w:rPr>
      </w:pPr>
    </w:p>
    <w:p w14:paraId="21E7AC85" w14:textId="77777777" w:rsidR="005549CF" w:rsidRDefault="005549CF" w:rsidP="005549CF">
      <w:pPr>
        <w:spacing w:after="0" w:line="240" w:lineRule="auto"/>
        <w:rPr>
          <w:rFonts w:ascii="Times New Roman" w:hAnsi="Times New Roman" w:cs="Times New Roman"/>
          <w:sz w:val="28"/>
          <w:szCs w:val="28"/>
        </w:rPr>
      </w:pPr>
    </w:p>
    <w:p w14:paraId="4FD21E04" w14:textId="77777777" w:rsidR="005549CF" w:rsidRDefault="005549CF" w:rsidP="005549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КУРСОВОЙ ПРОЕКТ</w:t>
      </w:r>
    </w:p>
    <w:p w14:paraId="4AD66608" w14:textId="77777777" w:rsidR="005549CF" w:rsidRDefault="005549CF" w:rsidP="005549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по МДК.02.01 Технология разработки программного обеспечения</w:t>
      </w:r>
    </w:p>
    <w:p w14:paraId="1E150DEF" w14:textId="485F13AC" w:rsidR="005549CF" w:rsidRDefault="005549CF" w:rsidP="005549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на тему: Разработка </w:t>
      </w:r>
      <w:r w:rsidR="007A5905">
        <w:rPr>
          <w:rFonts w:ascii="Times New Roman" w:hAnsi="Times New Roman" w:cs="Times New Roman"/>
          <w:sz w:val="28"/>
          <w:szCs w:val="28"/>
        </w:rPr>
        <w:t xml:space="preserve">автоматизированной информационной системы для </w:t>
      </w:r>
      <w:r w:rsidR="007A5905" w:rsidRPr="007A5905">
        <w:rPr>
          <w:rFonts w:ascii="Times New Roman" w:hAnsi="Times New Roman" w:cs="Times New Roman"/>
          <w:sz w:val="28"/>
          <w:szCs w:val="28"/>
        </w:rPr>
        <w:t>онлайн - покупок автозапчастей</w:t>
      </w:r>
    </w:p>
    <w:p w14:paraId="28C4592D" w14:textId="77777777" w:rsidR="005549CF" w:rsidRDefault="005549CF" w:rsidP="005549CF">
      <w:pPr>
        <w:spacing w:after="0" w:line="360" w:lineRule="auto"/>
        <w:jc w:val="center"/>
        <w:rPr>
          <w:rFonts w:ascii="Times New Roman" w:hAnsi="Times New Roman" w:cs="Times New Roman"/>
          <w:sz w:val="28"/>
          <w:szCs w:val="28"/>
        </w:rPr>
      </w:pPr>
    </w:p>
    <w:p w14:paraId="0F9DD48A" w14:textId="77777777" w:rsidR="005549CF" w:rsidRPr="00F93F2B" w:rsidRDefault="005549CF" w:rsidP="005549CF">
      <w:pPr>
        <w:widowControl w:val="0"/>
        <w:tabs>
          <w:tab w:val="left" w:pos="6460"/>
        </w:tabs>
        <w:autoSpaceDE w:val="0"/>
        <w:autoSpaceDN w:val="0"/>
        <w:adjustRightInd w:val="0"/>
        <w:spacing w:line="240" w:lineRule="auto"/>
        <w:ind w:left="1942" w:right="-5"/>
        <w:rPr>
          <w:rFonts w:ascii="Times New Roman" w:eastAsia="Calibri" w:hAnsi="Times New Roman" w:cs="Times New Roman"/>
          <w:sz w:val="28"/>
          <w:szCs w:val="28"/>
        </w:rPr>
      </w:pPr>
    </w:p>
    <w:p w14:paraId="34EF66A9" w14:textId="77777777" w:rsidR="005549CF" w:rsidRPr="00F93F2B" w:rsidRDefault="005549CF" w:rsidP="005549CF">
      <w:pPr>
        <w:widowControl w:val="0"/>
        <w:tabs>
          <w:tab w:val="left" w:pos="6460"/>
        </w:tabs>
        <w:autoSpaceDE w:val="0"/>
        <w:autoSpaceDN w:val="0"/>
        <w:adjustRightInd w:val="0"/>
        <w:spacing w:line="240" w:lineRule="auto"/>
        <w:ind w:left="1942" w:right="-5"/>
        <w:rPr>
          <w:rFonts w:ascii="Times New Roman" w:eastAsia="Calibri" w:hAnsi="Times New Roman" w:cs="Times New Roman"/>
          <w:sz w:val="28"/>
          <w:szCs w:val="28"/>
        </w:rPr>
      </w:pPr>
    </w:p>
    <w:tbl>
      <w:tblPr>
        <w:tblW w:w="0" w:type="auto"/>
        <w:tblInd w:w="108" w:type="dxa"/>
        <w:tblLayout w:type="fixed"/>
        <w:tblLook w:val="01E0" w:firstRow="1" w:lastRow="1" w:firstColumn="1" w:lastColumn="1" w:noHBand="0" w:noVBand="0"/>
      </w:tblPr>
      <w:tblGrid>
        <w:gridCol w:w="3420"/>
        <w:gridCol w:w="2888"/>
        <w:gridCol w:w="3155"/>
      </w:tblGrid>
      <w:tr w:rsidR="005549CF" w:rsidRPr="00F93F2B" w14:paraId="4F3B3F1E" w14:textId="77777777" w:rsidTr="00EE731B">
        <w:trPr>
          <w:trHeight w:val="549"/>
        </w:trPr>
        <w:tc>
          <w:tcPr>
            <w:tcW w:w="3420" w:type="dxa"/>
          </w:tcPr>
          <w:p w14:paraId="5F422188" w14:textId="77777777" w:rsidR="005549CF" w:rsidRPr="00F93F2B" w:rsidRDefault="005549CF" w:rsidP="00EE731B">
            <w:pPr>
              <w:widowControl w:val="0"/>
              <w:tabs>
                <w:tab w:val="left" w:pos="6460"/>
              </w:tabs>
              <w:autoSpaceDE w:val="0"/>
              <w:autoSpaceDN w:val="0"/>
              <w:adjustRightInd w:val="0"/>
              <w:spacing w:line="240" w:lineRule="auto"/>
              <w:ind w:right="-5"/>
              <w:rPr>
                <w:rFonts w:ascii="Times New Roman" w:eastAsia="Calibri" w:hAnsi="Times New Roman" w:cs="Times New Roman"/>
                <w:sz w:val="28"/>
                <w:szCs w:val="28"/>
              </w:rPr>
            </w:pPr>
            <w:r w:rsidRPr="00F93F2B">
              <w:rPr>
                <w:rFonts w:ascii="Times New Roman" w:eastAsia="Calibri" w:hAnsi="Times New Roman" w:cs="Times New Roman"/>
                <w:sz w:val="28"/>
                <w:szCs w:val="28"/>
              </w:rPr>
              <w:t>Руководитель</w:t>
            </w:r>
          </w:p>
        </w:tc>
        <w:tc>
          <w:tcPr>
            <w:tcW w:w="2888" w:type="dxa"/>
          </w:tcPr>
          <w:p w14:paraId="070D4AD5" w14:textId="77777777" w:rsidR="005549CF" w:rsidRPr="00F93F2B" w:rsidRDefault="005549CF" w:rsidP="00EE731B">
            <w:pPr>
              <w:widowControl w:val="0"/>
              <w:tabs>
                <w:tab w:val="left" w:pos="6460"/>
              </w:tabs>
              <w:autoSpaceDE w:val="0"/>
              <w:autoSpaceDN w:val="0"/>
              <w:adjustRightInd w:val="0"/>
              <w:spacing w:line="240" w:lineRule="auto"/>
              <w:ind w:right="-5"/>
              <w:rPr>
                <w:rFonts w:ascii="Times New Roman" w:eastAsia="Calibri" w:hAnsi="Times New Roman" w:cs="Times New Roman"/>
                <w:sz w:val="28"/>
                <w:szCs w:val="28"/>
              </w:rPr>
            </w:pPr>
            <w:r w:rsidRPr="00F93F2B">
              <w:rPr>
                <w:rFonts w:ascii="Times New Roman" w:eastAsia="Calibri" w:hAnsi="Times New Roman" w:cs="Times New Roman"/>
                <w:sz w:val="28"/>
                <w:szCs w:val="28"/>
              </w:rPr>
              <w:t>___________________</w:t>
            </w:r>
          </w:p>
          <w:p w14:paraId="23FC7A7D" w14:textId="77777777" w:rsidR="005549CF" w:rsidRPr="00F93F2B" w:rsidRDefault="005549CF" w:rsidP="00EE731B">
            <w:pPr>
              <w:widowControl w:val="0"/>
              <w:tabs>
                <w:tab w:val="left" w:pos="6460"/>
              </w:tabs>
              <w:autoSpaceDE w:val="0"/>
              <w:autoSpaceDN w:val="0"/>
              <w:adjustRightInd w:val="0"/>
              <w:spacing w:line="240" w:lineRule="auto"/>
              <w:ind w:right="-5"/>
              <w:jc w:val="center"/>
              <w:rPr>
                <w:rFonts w:ascii="Times New Roman" w:eastAsia="Calibri" w:hAnsi="Times New Roman" w:cs="Times New Roman"/>
                <w:i/>
                <w:sz w:val="28"/>
                <w:szCs w:val="28"/>
              </w:rPr>
            </w:pPr>
            <w:r w:rsidRPr="00F93F2B">
              <w:rPr>
                <w:rFonts w:ascii="Times New Roman" w:eastAsia="Calibri" w:hAnsi="Times New Roman" w:cs="Times New Roman"/>
                <w:i/>
                <w:sz w:val="20"/>
                <w:szCs w:val="28"/>
              </w:rPr>
              <w:t>подпись, дата</w:t>
            </w:r>
          </w:p>
        </w:tc>
        <w:tc>
          <w:tcPr>
            <w:tcW w:w="3155" w:type="dxa"/>
          </w:tcPr>
          <w:p w14:paraId="27F3CE3A" w14:textId="19697353" w:rsidR="005549CF" w:rsidRPr="00F93F2B" w:rsidRDefault="007A5905" w:rsidP="00EE731B">
            <w:pPr>
              <w:widowControl w:val="0"/>
              <w:tabs>
                <w:tab w:val="left" w:pos="6460"/>
              </w:tabs>
              <w:autoSpaceDE w:val="0"/>
              <w:autoSpaceDN w:val="0"/>
              <w:adjustRightInd w:val="0"/>
              <w:spacing w:line="240" w:lineRule="auto"/>
              <w:ind w:right="-5"/>
              <w:rPr>
                <w:rFonts w:ascii="Times New Roman" w:eastAsia="Calibri" w:hAnsi="Times New Roman" w:cs="Times New Roman"/>
                <w:sz w:val="28"/>
                <w:szCs w:val="28"/>
              </w:rPr>
            </w:pPr>
            <w:r>
              <w:rPr>
                <w:rFonts w:ascii="Times New Roman" w:eastAsia="Calibri" w:hAnsi="Times New Roman" w:cs="Times New Roman"/>
                <w:sz w:val="28"/>
                <w:szCs w:val="28"/>
              </w:rPr>
              <w:t>И.И</w:t>
            </w:r>
            <w:r w:rsidR="005549CF">
              <w:rPr>
                <w:rFonts w:ascii="Times New Roman" w:eastAsia="Calibri" w:hAnsi="Times New Roman" w:cs="Times New Roman"/>
                <w:sz w:val="28"/>
                <w:szCs w:val="28"/>
              </w:rPr>
              <w:t xml:space="preserve">. </w:t>
            </w:r>
            <w:r>
              <w:rPr>
                <w:rFonts w:ascii="Times New Roman" w:eastAsia="Calibri" w:hAnsi="Times New Roman" w:cs="Times New Roman"/>
                <w:sz w:val="28"/>
                <w:szCs w:val="28"/>
              </w:rPr>
              <w:t>Долгова</w:t>
            </w:r>
          </w:p>
        </w:tc>
      </w:tr>
      <w:tr w:rsidR="005549CF" w:rsidRPr="00F93F2B" w14:paraId="38E5B367" w14:textId="77777777" w:rsidTr="00EE731B">
        <w:trPr>
          <w:trHeight w:val="1088"/>
        </w:trPr>
        <w:tc>
          <w:tcPr>
            <w:tcW w:w="3420" w:type="dxa"/>
          </w:tcPr>
          <w:p w14:paraId="2EF136A5" w14:textId="04A918A6" w:rsidR="005549CF" w:rsidRPr="00F93F2B" w:rsidRDefault="005549CF" w:rsidP="00EE731B">
            <w:pPr>
              <w:widowControl w:val="0"/>
              <w:tabs>
                <w:tab w:val="left" w:pos="6460"/>
              </w:tabs>
              <w:autoSpaceDE w:val="0"/>
              <w:autoSpaceDN w:val="0"/>
              <w:adjustRightInd w:val="0"/>
              <w:spacing w:line="240" w:lineRule="auto"/>
              <w:ind w:right="-5"/>
              <w:rPr>
                <w:rFonts w:ascii="Times New Roman" w:eastAsia="Calibri" w:hAnsi="Times New Roman" w:cs="Times New Roman"/>
                <w:sz w:val="28"/>
                <w:szCs w:val="28"/>
              </w:rPr>
            </w:pPr>
            <w:r w:rsidRPr="00F93F2B">
              <w:rPr>
                <w:rFonts w:ascii="Times New Roman" w:eastAsia="Calibri" w:hAnsi="Times New Roman" w:cs="Times New Roman"/>
                <w:sz w:val="28"/>
                <w:szCs w:val="28"/>
              </w:rPr>
              <w:t xml:space="preserve">Исполнитель, </w:t>
            </w:r>
            <w:r w:rsidRPr="00F93F2B">
              <w:rPr>
                <w:rFonts w:ascii="Times New Roman" w:eastAsia="Calibri" w:hAnsi="Times New Roman" w:cs="Times New Roman"/>
                <w:sz w:val="28"/>
                <w:szCs w:val="28"/>
              </w:rPr>
              <w:br/>
              <w:t>студент</w:t>
            </w:r>
            <w:r>
              <w:rPr>
                <w:rFonts w:ascii="Times New Roman" w:eastAsia="Calibri" w:hAnsi="Times New Roman" w:cs="Times New Roman"/>
                <w:sz w:val="28"/>
                <w:szCs w:val="28"/>
              </w:rPr>
              <w:t xml:space="preserve"> группы 420</w:t>
            </w:r>
            <w:r w:rsidRPr="00F93F2B">
              <w:rPr>
                <w:rFonts w:ascii="Times New Roman" w:eastAsia="Calibri" w:hAnsi="Times New Roman" w:cs="Times New Roman"/>
                <w:sz w:val="28"/>
                <w:szCs w:val="28"/>
              </w:rPr>
              <w:t xml:space="preserve"> </w:t>
            </w:r>
            <w:proofErr w:type="spellStart"/>
            <w:r>
              <w:rPr>
                <w:rFonts w:ascii="Times New Roman" w:eastAsia="Calibri" w:hAnsi="Times New Roman" w:cs="Times New Roman"/>
                <w:sz w:val="28"/>
                <w:szCs w:val="28"/>
              </w:rPr>
              <w:t>ИСиП</w:t>
            </w:r>
            <w:proofErr w:type="spellEnd"/>
            <w:r>
              <w:rPr>
                <w:rFonts w:ascii="Times New Roman" w:eastAsia="Calibri" w:hAnsi="Times New Roman" w:cs="Times New Roman"/>
                <w:sz w:val="28"/>
                <w:szCs w:val="28"/>
              </w:rPr>
              <w:t>(П)</w:t>
            </w:r>
          </w:p>
        </w:tc>
        <w:tc>
          <w:tcPr>
            <w:tcW w:w="2888" w:type="dxa"/>
          </w:tcPr>
          <w:p w14:paraId="76CA1C20" w14:textId="77777777" w:rsidR="005549CF" w:rsidRPr="00F93F2B" w:rsidRDefault="005549CF" w:rsidP="00EE731B">
            <w:pPr>
              <w:widowControl w:val="0"/>
              <w:tabs>
                <w:tab w:val="left" w:pos="6460"/>
              </w:tabs>
              <w:autoSpaceDE w:val="0"/>
              <w:autoSpaceDN w:val="0"/>
              <w:adjustRightInd w:val="0"/>
              <w:spacing w:line="240" w:lineRule="auto"/>
              <w:ind w:right="-5"/>
              <w:rPr>
                <w:rFonts w:ascii="Times New Roman" w:eastAsia="Calibri" w:hAnsi="Times New Roman" w:cs="Times New Roman"/>
                <w:sz w:val="28"/>
                <w:szCs w:val="28"/>
              </w:rPr>
            </w:pPr>
          </w:p>
          <w:p w14:paraId="42A5DCB4" w14:textId="77777777" w:rsidR="005549CF" w:rsidRPr="00F93F2B" w:rsidRDefault="005549CF" w:rsidP="00EE731B">
            <w:pPr>
              <w:widowControl w:val="0"/>
              <w:tabs>
                <w:tab w:val="left" w:pos="6460"/>
              </w:tabs>
              <w:autoSpaceDE w:val="0"/>
              <w:autoSpaceDN w:val="0"/>
              <w:adjustRightInd w:val="0"/>
              <w:spacing w:line="240" w:lineRule="auto"/>
              <w:ind w:right="-5"/>
              <w:rPr>
                <w:rFonts w:ascii="Times New Roman" w:eastAsia="Calibri" w:hAnsi="Times New Roman" w:cs="Times New Roman"/>
                <w:sz w:val="28"/>
                <w:szCs w:val="28"/>
              </w:rPr>
            </w:pPr>
            <w:r w:rsidRPr="00F93F2B">
              <w:rPr>
                <w:rFonts w:ascii="Times New Roman" w:eastAsia="Calibri" w:hAnsi="Times New Roman" w:cs="Times New Roman"/>
                <w:sz w:val="28"/>
                <w:szCs w:val="28"/>
              </w:rPr>
              <w:t>___________________</w:t>
            </w:r>
          </w:p>
          <w:p w14:paraId="7010C093" w14:textId="77777777" w:rsidR="005549CF" w:rsidRPr="00F93F2B" w:rsidRDefault="005549CF" w:rsidP="00EE731B">
            <w:pPr>
              <w:widowControl w:val="0"/>
              <w:tabs>
                <w:tab w:val="left" w:pos="6460"/>
              </w:tabs>
              <w:autoSpaceDE w:val="0"/>
              <w:autoSpaceDN w:val="0"/>
              <w:adjustRightInd w:val="0"/>
              <w:spacing w:line="240" w:lineRule="auto"/>
              <w:ind w:right="-5"/>
              <w:jc w:val="center"/>
              <w:rPr>
                <w:rFonts w:ascii="Times New Roman" w:eastAsia="Calibri" w:hAnsi="Times New Roman" w:cs="Times New Roman"/>
                <w:i/>
                <w:sz w:val="28"/>
                <w:szCs w:val="28"/>
              </w:rPr>
            </w:pPr>
            <w:r w:rsidRPr="00F93F2B">
              <w:rPr>
                <w:rFonts w:ascii="Times New Roman" w:eastAsia="Calibri" w:hAnsi="Times New Roman" w:cs="Times New Roman"/>
                <w:i/>
                <w:sz w:val="20"/>
                <w:szCs w:val="28"/>
              </w:rPr>
              <w:t>подпись, дата</w:t>
            </w:r>
          </w:p>
        </w:tc>
        <w:tc>
          <w:tcPr>
            <w:tcW w:w="3155" w:type="dxa"/>
          </w:tcPr>
          <w:p w14:paraId="4DB8C9C7" w14:textId="77777777" w:rsidR="005549CF" w:rsidRPr="00F93F2B" w:rsidRDefault="005549CF" w:rsidP="00EE731B">
            <w:pPr>
              <w:widowControl w:val="0"/>
              <w:tabs>
                <w:tab w:val="left" w:pos="6460"/>
              </w:tabs>
              <w:autoSpaceDE w:val="0"/>
              <w:autoSpaceDN w:val="0"/>
              <w:adjustRightInd w:val="0"/>
              <w:spacing w:line="240" w:lineRule="auto"/>
              <w:ind w:right="-5"/>
              <w:rPr>
                <w:rFonts w:ascii="Times New Roman" w:eastAsia="Calibri" w:hAnsi="Times New Roman" w:cs="Times New Roman"/>
                <w:sz w:val="28"/>
                <w:szCs w:val="28"/>
              </w:rPr>
            </w:pPr>
          </w:p>
          <w:p w14:paraId="4521B33B" w14:textId="0B674007" w:rsidR="005549CF" w:rsidRPr="00F93F2B" w:rsidRDefault="005549CF" w:rsidP="00EE731B">
            <w:pPr>
              <w:widowControl w:val="0"/>
              <w:tabs>
                <w:tab w:val="left" w:pos="6460"/>
              </w:tabs>
              <w:autoSpaceDE w:val="0"/>
              <w:autoSpaceDN w:val="0"/>
              <w:adjustRightInd w:val="0"/>
              <w:spacing w:line="240" w:lineRule="auto"/>
              <w:ind w:right="-5"/>
              <w:rPr>
                <w:rFonts w:ascii="Times New Roman" w:eastAsia="Calibri" w:hAnsi="Times New Roman" w:cs="Times New Roman"/>
                <w:sz w:val="28"/>
                <w:szCs w:val="28"/>
              </w:rPr>
            </w:pPr>
            <w:r>
              <w:rPr>
                <w:rFonts w:ascii="Times New Roman" w:eastAsia="Calibri" w:hAnsi="Times New Roman" w:cs="Times New Roman"/>
                <w:sz w:val="28"/>
                <w:szCs w:val="28"/>
              </w:rPr>
              <w:t xml:space="preserve">А.Ф. </w:t>
            </w:r>
            <w:proofErr w:type="spellStart"/>
            <w:r>
              <w:rPr>
                <w:rFonts w:ascii="Times New Roman" w:eastAsia="Calibri" w:hAnsi="Times New Roman" w:cs="Times New Roman"/>
                <w:sz w:val="28"/>
                <w:szCs w:val="28"/>
              </w:rPr>
              <w:t>Шигапов</w:t>
            </w:r>
            <w:proofErr w:type="spellEnd"/>
          </w:p>
        </w:tc>
      </w:tr>
    </w:tbl>
    <w:p w14:paraId="5F204F82" w14:textId="77777777" w:rsidR="005549CF" w:rsidRPr="00F93F2B" w:rsidRDefault="005549CF" w:rsidP="005549CF">
      <w:pPr>
        <w:widowControl w:val="0"/>
        <w:tabs>
          <w:tab w:val="left" w:pos="6460"/>
        </w:tabs>
        <w:autoSpaceDE w:val="0"/>
        <w:autoSpaceDN w:val="0"/>
        <w:adjustRightInd w:val="0"/>
        <w:spacing w:line="240" w:lineRule="auto"/>
        <w:ind w:left="1942" w:right="-5"/>
        <w:rPr>
          <w:rFonts w:ascii="Times New Roman" w:eastAsia="Calibri" w:hAnsi="Times New Roman" w:cs="Times New Roman"/>
          <w:sz w:val="28"/>
          <w:szCs w:val="28"/>
        </w:rPr>
      </w:pPr>
    </w:p>
    <w:p w14:paraId="759706F0" w14:textId="77777777" w:rsidR="005549CF" w:rsidRPr="00F93F2B" w:rsidRDefault="005549CF" w:rsidP="005549CF">
      <w:pPr>
        <w:widowControl w:val="0"/>
        <w:tabs>
          <w:tab w:val="left" w:pos="6460"/>
        </w:tabs>
        <w:autoSpaceDE w:val="0"/>
        <w:autoSpaceDN w:val="0"/>
        <w:adjustRightInd w:val="0"/>
        <w:spacing w:line="240" w:lineRule="auto"/>
        <w:ind w:left="1942" w:right="-5"/>
        <w:rPr>
          <w:rFonts w:ascii="Times New Roman" w:eastAsia="Calibri" w:hAnsi="Times New Roman" w:cs="Times New Roman"/>
          <w:sz w:val="28"/>
          <w:szCs w:val="28"/>
        </w:rPr>
      </w:pPr>
    </w:p>
    <w:p w14:paraId="3DF227CA" w14:textId="77777777" w:rsidR="005549CF" w:rsidRDefault="005549CF" w:rsidP="005549CF">
      <w:pPr>
        <w:spacing w:after="0" w:line="240" w:lineRule="auto"/>
        <w:rPr>
          <w:rFonts w:ascii="Times New Roman" w:hAnsi="Times New Roman" w:cs="Times New Roman"/>
          <w:sz w:val="28"/>
          <w:szCs w:val="28"/>
        </w:rPr>
      </w:pPr>
    </w:p>
    <w:p w14:paraId="0DED3AF1" w14:textId="77777777" w:rsidR="005549CF" w:rsidRDefault="005549CF" w:rsidP="005549CF">
      <w:pPr>
        <w:spacing w:after="0" w:line="240" w:lineRule="auto"/>
        <w:rPr>
          <w:rFonts w:ascii="Times New Roman" w:hAnsi="Times New Roman" w:cs="Times New Roman"/>
          <w:sz w:val="28"/>
          <w:szCs w:val="28"/>
        </w:rPr>
      </w:pPr>
    </w:p>
    <w:p w14:paraId="60FAD8C2" w14:textId="77777777" w:rsidR="005549CF" w:rsidRDefault="005549CF" w:rsidP="005549CF">
      <w:pPr>
        <w:spacing w:after="0" w:line="240" w:lineRule="auto"/>
        <w:rPr>
          <w:rFonts w:ascii="Times New Roman" w:hAnsi="Times New Roman" w:cs="Times New Roman"/>
          <w:sz w:val="28"/>
          <w:szCs w:val="28"/>
        </w:rPr>
      </w:pPr>
    </w:p>
    <w:p w14:paraId="48EE17D8" w14:textId="77777777" w:rsidR="008F5320" w:rsidRDefault="005549CF" w:rsidP="00994B6E">
      <w:pPr>
        <w:jc w:val="center"/>
        <w:rPr>
          <w:ins w:id="0" w:author="Airat Shigapov" w:date="2021-10-31T15:22:00Z"/>
          <w:rFonts w:ascii="Times New Roman" w:hAnsi="Times New Roman" w:cs="Times New Roman"/>
          <w:sz w:val="28"/>
          <w:szCs w:val="28"/>
        </w:rPr>
        <w:sectPr w:rsidR="008F5320" w:rsidSect="00933668">
          <w:footerReference w:type="default" r:id="rId8"/>
          <w:pgSz w:w="11906" w:h="16838"/>
          <w:pgMar w:top="1134" w:right="567" w:bottom="1134" w:left="1701" w:header="709" w:footer="709" w:gutter="0"/>
          <w:cols w:space="708"/>
          <w:titlePg/>
          <w:docGrid w:linePitch="360"/>
        </w:sectPr>
      </w:pPr>
      <w:r>
        <w:rPr>
          <w:rFonts w:ascii="Times New Roman" w:hAnsi="Times New Roman" w:cs="Times New Roman"/>
          <w:sz w:val="28"/>
          <w:szCs w:val="28"/>
        </w:rPr>
        <w:t>Казань, 2021</w:t>
      </w:r>
    </w:p>
    <w:p w14:paraId="2DB3800F" w14:textId="1E7E973D" w:rsidR="00A3119D" w:rsidRPr="00BC18F7" w:rsidRDefault="00A3119D">
      <w:pPr>
        <w:spacing w:after="0" w:line="360" w:lineRule="auto"/>
        <w:jc w:val="center"/>
        <w:rPr>
          <w:ins w:id="12" w:author="Airat Shigapov" w:date="2021-10-31T15:29:00Z"/>
          <w:rStyle w:val="eop"/>
          <w:rPrChange w:id="13" w:author="Airat Shigapov" w:date="2021-10-31T15:53:00Z">
            <w:rPr>
              <w:ins w:id="14" w:author="Airat Shigapov" w:date="2021-10-31T15:29:00Z"/>
              <w:rStyle w:val="10"/>
              <w:rFonts w:cs="Times New Roman"/>
              <w:b w:val="0"/>
              <w:bCs w:val="0"/>
              <w:szCs w:val="28"/>
            </w:rPr>
          </w:rPrChange>
        </w:rPr>
        <w:pPrChange w:id="15" w:author="Airat Shigapov" w:date="2021-10-31T15:53:00Z">
          <w:pPr>
            <w:pStyle w:val="11"/>
            <w:tabs>
              <w:tab w:val="right" w:leader="dot" w:pos="9628"/>
            </w:tabs>
          </w:pPr>
        </w:pPrChange>
      </w:pPr>
      <w:ins w:id="16" w:author="Airat Shigapov" w:date="2021-10-31T15:29:00Z">
        <w:r w:rsidRPr="00BC18F7">
          <w:rPr>
            <w:rStyle w:val="eop"/>
            <w:rPrChange w:id="17" w:author="Airat Shigapov" w:date="2021-10-31T15:53:00Z">
              <w:rPr>
                <w:rStyle w:val="10"/>
                <w:rFonts w:cs="Times New Roman"/>
                <w:b w:val="0"/>
                <w:bCs w:val="0"/>
                <w:szCs w:val="28"/>
              </w:rPr>
            </w:rPrChange>
          </w:rPr>
          <w:lastRenderedPageBreak/>
          <w:t>СОДЕРЖАНИЕ</w:t>
        </w:r>
      </w:ins>
    </w:p>
    <w:p w14:paraId="092CA51B" w14:textId="336ED340" w:rsidR="00AB0160" w:rsidRPr="00AB0160" w:rsidRDefault="0049142B">
      <w:pPr>
        <w:pStyle w:val="11"/>
        <w:tabs>
          <w:tab w:val="right" w:leader="dot" w:pos="9628"/>
        </w:tabs>
        <w:spacing w:before="0" w:after="0" w:line="360" w:lineRule="auto"/>
        <w:rPr>
          <w:ins w:id="18" w:author="Airat Shigapov" w:date="2021-11-11T14:24:00Z"/>
          <w:rFonts w:ascii="Times New Roman" w:eastAsiaTheme="minorEastAsia" w:hAnsi="Times New Roman" w:cs="Times New Roman"/>
          <w:b w:val="0"/>
          <w:bCs w:val="0"/>
          <w:noProof/>
          <w:sz w:val="28"/>
          <w:szCs w:val="28"/>
          <w:lang w:eastAsia="ru-RU"/>
          <w:rPrChange w:id="19" w:author="Airat Shigapov" w:date="2021-11-11T14:25:00Z">
            <w:rPr>
              <w:ins w:id="20" w:author="Airat Shigapov" w:date="2021-11-11T14:24:00Z"/>
              <w:rFonts w:eastAsiaTheme="minorEastAsia" w:cstheme="minorBidi"/>
              <w:b w:val="0"/>
              <w:bCs w:val="0"/>
              <w:noProof/>
              <w:sz w:val="22"/>
              <w:szCs w:val="22"/>
              <w:lang w:eastAsia="ru-RU"/>
            </w:rPr>
          </w:rPrChange>
        </w:rPr>
        <w:pPrChange w:id="21" w:author="Airat Shigapov" w:date="2021-11-11T14:26:00Z">
          <w:pPr>
            <w:pStyle w:val="11"/>
            <w:tabs>
              <w:tab w:val="right" w:leader="dot" w:pos="9628"/>
            </w:tabs>
          </w:pPr>
        </w:pPrChange>
      </w:pPr>
      <w:ins w:id="22" w:author="Airat Shigapov" w:date="2021-10-31T15:14:00Z">
        <w:r w:rsidRPr="00AB0160">
          <w:rPr>
            <w:rStyle w:val="10"/>
            <w:rFonts w:cs="Times New Roman"/>
            <w:b w:val="0"/>
            <w:bCs w:val="0"/>
            <w:szCs w:val="28"/>
            <w:rPrChange w:id="23" w:author="Airat Shigapov" w:date="2021-11-11T14:25:00Z">
              <w:rPr>
                <w:rStyle w:val="10"/>
              </w:rPr>
            </w:rPrChange>
          </w:rPr>
          <w:fldChar w:fldCharType="begin"/>
        </w:r>
        <w:r w:rsidRPr="00AB0160">
          <w:rPr>
            <w:rStyle w:val="10"/>
            <w:rFonts w:cs="Times New Roman"/>
            <w:b w:val="0"/>
            <w:bCs w:val="0"/>
            <w:szCs w:val="28"/>
            <w:rPrChange w:id="24" w:author="Airat Shigapov" w:date="2021-11-11T14:25:00Z">
              <w:rPr>
                <w:rStyle w:val="10"/>
              </w:rPr>
            </w:rPrChange>
          </w:rPr>
          <w:instrText xml:space="preserve"> TOC \o "1-3" \h \z \u </w:instrText>
        </w:r>
      </w:ins>
      <w:r w:rsidRPr="00AB0160">
        <w:rPr>
          <w:rStyle w:val="10"/>
          <w:rFonts w:cs="Times New Roman"/>
          <w:b w:val="0"/>
          <w:bCs w:val="0"/>
          <w:szCs w:val="28"/>
          <w:rPrChange w:id="25" w:author="Airat Shigapov" w:date="2021-11-11T14:25:00Z">
            <w:rPr>
              <w:rStyle w:val="10"/>
              <w:b w:val="0"/>
              <w:bCs w:val="0"/>
            </w:rPr>
          </w:rPrChange>
        </w:rPr>
        <w:fldChar w:fldCharType="separate"/>
      </w:r>
      <w:ins w:id="26" w:author="Airat Shigapov" w:date="2021-11-11T14:24:00Z">
        <w:r w:rsidR="00AB0160" w:rsidRPr="00AB0160">
          <w:rPr>
            <w:rStyle w:val="a3"/>
            <w:rFonts w:ascii="Times New Roman" w:hAnsi="Times New Roman" w:cs="Times New Roman"/>
            <w:b w:val="0"/>
            <w:bCs w:val="0"/>
            <w:noProof/>
            <w:sz w:val="28"/>
            <w:szCs w:val="28"/>
            <w:u w:val="none"/>
            <w:rPrChange w:id="27" w:author="Airat Shigapov" w:date="2021-11-11T14:25:00Z">
              <w:rPr>
                <w:rStyle w:val="a3"/>
                <w:noProof/>
              </w:rPr>
            </w:rPrChange>
          </w:rPr>
          <w:fldChar w:fldCharType="begin"/>
        </w:r>
        <w:r w:rsidR="00AB0160" w:rsidRPr="00AB0160">
          <w:rPr>
            <w:rStyle w:val="a3"/>
            <w:rFonts w:ascii="Times New Roman" w:hAnsi="Times New Roman" w:cs="Times New Roman"/>
            <w:b w:val="0"/>
            <w:bCs w:val="0"/>
            <w:noProof/>
            <w:sz w:val="28"/>
            <w:szCs w:val="28"/>
            <w:u w:val="none"/>
            <w:rPrChange w:id="28" w:author="Airat Shigapov" w:date="2021-11-11T14:25:00Z">
              <w:rPr>
                <w:rStyle w:val="a3"/>
                <w:noProof/>
              </w:rPr>
            </w:rPrChange>
          </w:rPr>
          <w:instrText xml:space="preserve"> </w:instrText>
        </w:r>
        <w:r w:rsidR="00AB0160" w:rsidRPr="00AB0160">
          <w:rPr>
            <w:rFonts w:ascii="Times New Roman" w:hAnsi="Times New Roman" w:cs="Times New Roman"/>
            <w:b w:val="0"/>
            <w:bCs w:val="0"/>
            <w:noProof/>
            <w:sz w:val="28"/>
            <w:szCs w:val="28"/>
            <w:rPrChange w:id="29" w:author="Airat Shigapov" w:date="2021-11-11T14:25:00Z">
              <w:rPr>
                <w:noProof/>
              </w:rPr>
            </w:rPrChange>
          </w:rPr>
          <w:instrText>HYPERLINK \l "_Toc87533109"</w:instrText>
        </w:r>
        <w:r w:rsidR="00AB0160" w:rsidRPr="00AB0160">
          <w:rPr>
            <w:rStyle w:val="a3"/>
            <w:rFonts w:ascii="Times New Roman" w:hAnsi="Times New Roman" w:cs="Times New Roman"/>
            <w:b w:val="0"/>
            <w:bCs w:val="0"/>
            <w:noProof/>
            <w:sz w:val="28"/>
            <w:szCs w:val="28"/>
            <w:u w:val="none"/>
            <w:rPrChange w:id="30" w:author="Airat Shigapov" w:date="2021-11-11T14:25:00Z">
              <w:rPr>
                <w:rStyle w:val="a3"/>
                <w:noProof/>
              </w:rPr>
            </w:rPrChange>
          </w:rPr>
          <w:instrText xml:space="preserve"> </w:instrText>
        </w:r>
        <w:r w:rsidR="00AB0160" w:rsidRPr="00AB0160">
          <w:rPr>
            <w:rStyle w:val="a3"/>
            <w:rFonts w:ascii="Times New Roman" w:hAnsi="Times New Roman" w:cs="Times New Roman"/>
            <w:b w:val="0"/>
            <w:bCs w:val="0"/>
            <w:noProof/>
            <w:sz w:val="28"/>
            <w:szCs w:val="28"/>
            <w:u w:val="none"/>
            <w:rPrChange w:id="31" w:author="Airat Shigapov" w:date="2021-11-11T14:25:00Z">
              <w:rPr>
                <w:rStyle w:val="a3"/>
                <w:noProof/>
              </w:rPr>
            </w:rPrChange>
          </w:rPr>
          <w:fldChar w:fldCharType="separate"/>
        </w:r>
        <w:r w:rsidR="00AB0160" w:rsidRPr="00AB0160">
          <w:rPr>
            <w:rStyle w:val="a3"/>
            <w:rFonts w:ascii="Times New Roman" w:hAnsi="Times New Roman" w:cs="Times New Roman"/>
            <w:b w:val="0"/>
            <w:bCs w:val="0"/>
            <w:noProof/>
            <w:sz w:val="28"/>
            <w:szCs w:val="28"/>
            <w:u w:val="none"/>
            <w:rPrChange w:id="32" w:author="Airat Shigapov" w:date="2021-11-11T14:25:00Z">
              <w:rPr>
                <w:rStyle w:val="a3"/>
                <w:noProof/>
              </w:rPr>
            </w:rPrChange>
          </w:rPr>
          <w:t>ВВЕДЕНИЕ</w:t>
        </w:r>
        <w:r w:rsidR="00AB0160" w:rsidRPr="00AB0160">
          <w:rPr>
            <w:rFonts w:ascii="Times New Roman" w:hAnsi="Times New Roman" w:cs="Times New Roman"/>
            <w:b w:val="0"/>
            <w:bCs w:val="0"/>
            <w:noProof/>
            <w:webHidden/>
            <w:sz w:val="28"/>
            <w:szCs w:val="28"/>
            <w:rPrChange w:id="33" w:author="Airat Shigapov" w:date="2021-11-11T14:25:00Z">
              <w:rPr>
                <w:noProof/>
                <w:webHidden/>
              </w:rPr>
            </w:rPrChange>
          </w:rPr>
          <w:tab/>
        </w:r>
        <w:r w:rsidR="00AB0160" w:rsidRPr="00AB0160">
          <w:rPr>
            <w:rFonts w:ascii="Times New Roman" w:hAnsi="Times New Roman" w:cs="Times New Roman"/>
            <w:b w:val="0"/>
            <w:bCs w:val="0"/>
            <w:noProof/>
            <w:webHidden/>
            <w:sz w:val="28"/>
            <w:szCs w:val="28"/>
            <w:rPrChange w:id="34" w:author="Airat Shigapov" w:date="2021-11-11T14:25:00Z">
              <w:rPr>
                <w:noProof/>
                <w:webHidden/>
              </w:rPr>
            </w:rPrChange>
          </w:rPr>
          <w:fldChar w:fldCharType="begin"/>
        </w:r>
        <w:r w:rsidR="00AB0160" w:rsidRPr="00AB0160">
          <w:rPr>
            <w:rFonts w:ascii="Times New Roman" w:hAnsi="Times New Roman" w:cs="Times New Roman"/>
            <w:b w:val="0"/>
            <w:bCs w:val="0"/>
            <w:noProof/>
            <w:webHidden/>
            <w:sz w:val="28"/>
            <w:szCs w:val="28"/>
            <w:rPrChange w:id="35" w:author="Airat Shigapov" w:date="2021-11-11T14:25:00Z">
              <w:rPr>
                <w:noProof/>
                <w:webHidden/>
              </w:rPr>
            </w:rPrChange>
          </w:rPr>
          <w:instrText xml:space="preserve"> PAGEREF _Toc87533109 \h </w:instrText>
        </w:r>
      </w:ins>
      <w:r w:rsidR="00AB0160" w:rsidRPr="00AB0160">
        <w:rPr>
          <w:rFonts w:ascii="Times New Roman" w:hAnsi="Times New Roman" w:cs="Times New Roman"/>
          <w:b w:val="0"/>
          <w:bCs w:val="0"/>
          <w:noProof/>
          <w:webHidden/>
          <w:sz w:val="28"/>
          <w:szCs w:val="28"/>
          <w:rPrChange w:id="36" w:author="Airat Shigapov" w:date="2021-11-11T14:25:00Z">
            <w:rPr>
              <w:rFonts w:ascii="Times New Roman" w:hAnsi="Times New Roman" w:cs="Times New Roman"/>
              <w:b w:val="0"/>
              <w:bCs w:val="0"/>
              <w:noProof/>
              <w:webHidden/>
              <w:sz w:val="28"/>
              <w:szCs w:val="28"/>
            </w:rPr>
          </w:rPrChange>
        </w:rPr>
      </w:r>
      <w:r w:rsidR="00AB0160" w:rsidRPr="00AB0160">
        <w:rPr>
          <w:rFonts w:ascii="Times New Roman" w:hAnsi="Times New Roman" w:cs="Times New Roman"/>
          <w:b w:val="0"/>
          <w:bCs w:val="0"/>
          <w:noProof/>
          <w:webHidden/>
          <w:sz w:val="28"/>
          <w:szCs w:val="28"/>
          <w:rPrChange w:id="37" w:author="Airat Shigapov" w:date="2021-11-11T14:25:00Z">
            <w:rPr>
              <w:noProof/>
              <w:webHidden/>
            </w:rPr>
          </w:rPrChange>
        </w:rPr>
        <w:fldChar w:fldCharType="separate"/>
      </w:r>
      <w:ins w:id="38" w:author="Airat Shigapov" w:date="2021-11-11T14:24:00Z">
        <w:r w:rsidR="00AB0160" w:rsidRPr="00AB0160">
          <w:rPr>
            <w:rFonts w:ascii="Times New Roman" w:hAnsi="Times New Roman" w:cs="Times New Roman"/>
            <w:b w:val="0"/>
            <w:bCs w:val="0"/>
            <w:noProof/>
            <w:webHidden/>
            <w:sz w:val="28"/>
            <w:szCs w:val="28"/>
            <w:rPrChange w:id="39" w:author="Airat Shigapov" w:date="2021-11-11T14:25:00Z">
              <w:rPr>
                <w:noProof/>
                <w:webHidden/>
              </w:rPr>
            </w:rPrChange>
          </w:rPr>
          <w:t>3</w:t>
        </w:r>
        <w:r w:rsidR="00AB0160" w:rsidRPr="00AB0160">
          <w:rPr>
            <w:rFonts w:ascii="Times New Roman" w:hAnsi="Times New Roman" w:cs="Times New Roman"/>
            <w:b w:val="0"/>
            <w:bCs w:val="0"/>
            <w:noProof/>
            <w:webHidden/>
            <w:sz w:val="28"/>
            <w:szCs w:val="28"/>
            <w:rPrChange w:id="40" w:author="Airat Shigapov" w:date="2021-11-11T14:25:00Z">
              <w:rPr>
                <w:noProof/>
                <w:webHidden/>
              </w:rPr>
            </w:rPrChange>
          </w:rPr>
          <w:fldChar w:fldCharType="end"/>
        </w:r>
        <w:r w:rsidR="00AB0160" w:rsidRPr="00AB0160">
          <w:rPr>
            <w:rStyle w:val="a3"/>
            <w:rFonts w:ascii="Times New Roman" w:hAnsi="Times New Roman" w:cs="Times New Roman"/>
            <w:b w:val="0"/>
            <w:bCs w:val="0"/>
            <w:noProof/>
            <w:sz w:val="28"/>
            <w:szCs w:val="28"/>
            <w:u w:val="none"/>
            <w:rPrChange w:id="41" w:author="Airat Shigapov" w:date="2021-11-11T14:25:00Z">
              <w:rPr>
                <w:rStyle w:val="a3"/>
                <w:noProof/>
              </w:rPr>
            </w:rPrChange>
          </w:rPr>
          <w:fldChar w:fldCharType="end"/>
        </w:r>
      </w:ins>
    </w:p>
    <w:p w14:paraId="10C6AC8B" w14:textId="1DA5FD3C" w:rsidR="00AB0160" w:rsidRPr="00AB0160" w:rsidRDefault="00AB0160">
      <w:pPr>
        <w:pStyle w:val="11"/>
        <w:tabs>
          <w:tab w:val="left" w:pos="440"/>
          <w:tab w:val="right" w:leader="dot" w:pos="9628"/>
        </w:tabs>
        <w:spacing w:before="0" w:after="0" w:line="360" w:lineRule="auto"/>
        <w:rPr>
          <w:ins w:id="42" w:author="Airat Shigapov" w:date="2021-11-11T14:24:00Z"/>
          <w:rFonts w:ascii="Times New Roman" w:eastAsiaTheme="minorEastAsia" w:hAnsi="Times New Roman" w:cs="Times New Roman"/>
          <w:b w:val="0"/>
          <w:bCs w:val="0"/>
          <w:noProof/>
          <w:sz w:val="28"/>
          <w:szCs w:val="28"/>
          <w:lang w:eastAsia="ru-RU"/>
          <w:rPrChange w:id="43" w:author="Airat Shigapov" w:date="2021-11-11T14:25:00Z">
            <w:rPr>
              <w:ins w:id="44" w:author="Airat Shigapov" w:date="2021-11-11T14:24:00Z"/>
              <w:rFonts w:eastAsiaTheme="minorEastAsia" w:cstheme="minorBidi"/>
              <w:b w:val="0"/>
              <w:bCs w:val="0"/>
              <w:noProof/>
              <w:sz w:val="22"/>
              <w:szCs w:val="22"/>
              <w:lang w:eastAsia="ru-RU"/>
            </w:rPr>
          </w:rPrChange>
        </w:rPr>
        <w:pPrChange w:id="45" w:author="Airat Shigapov" w:date="2021-11-11T14:26:00Z">
          <w:pPr>
            <w:pStyle w:val="11"/>
            <w:tabs>
              <w:tab w:val="left" w:pos="440"/>
              <w:tab w:val="right" w:leader="dot" w:pos="9628"/>
            </w:tabs>
          </w:pPr>
        </w:pPrChange>
      </w:pPr>
      <w:ins w:id="46" w:author="Airat Shigapov" w:date="2021-11-11T14:24:00Z">
        <w:r w:rsidRPr="00AB0160">
          <w:rPr>
            <w:rStyle w:val="a3"/>
            <w:rFonts w:ascii="Times New Roman" w:hAnsi="Times New Roman" w:cs="Times New Roman"/>
            <w:b w:val="0"/>
            <w:bCs w:val="0"/>
            <w:noProof/>
            <w:sz w:val="28"/>
            <w:szCs w:val="28"/>
            <w:u w:val="none"/>
            <w:rPrChange w:id="47" w:author="Airat Shigapov" w:date="2021-11-11T14:25:00Z">
              <w:rPr>
                <w:rStyle w:val="a3"/>
                <w:noProof/>
              </w:rPr>
            </w:rPrChange>
          </w:rPr>
          <w:fldChar w:fldCharType="begin"/>
        </w:r>
        <w:r w:rsidRPr="00AB0160">
          <w:rPr>
            <w:rStyle w:val="a3"/>
            <w:rFonts w:ascii="Times New Roman" w:hAnsi="Times New Roman" w:cs="Times New Roman"/>
            <w:b w:val="0"/>
            <w:bCs w:val="0"/>
            <w:noProof/>
            <w:sz w:val="28"/>
            <w:szCs w:val="28"/>
            <w:u w:val="none"/>
            <w:rPrChange w:id="48" w:author="Airat Shigapov" w:date="2021-11-11T14:25:00Z">
              <w:rPr>
                <w:rStyle w:val="a3"/>
                <w:noProof/>
              </w:rPr>
            </w:rPrChange>
          </w:rPr>
          <w:instrText xml:space="preserve"> </w:instrText>
        </w:r>
        <w:r w:rsidRPr="00AB0160">
          <w:rPr>
            <w:rFonts w:ascii="Times New Roman" w:hAnsi="Times New Roman" w:cs="Times New Roman"/>
            <w:b w:val="0"/>
            <w:bCs w:val="0"/>
            <w:noProof/>
            <w:sz w:val="28"/>
            <w:szCs w:val="28"/>
            <w:rPrChange w:id="49" w:author="Airat Shigapov" w:date="2021-11-11T14:25:00Z">
              <w:rPr>
                <w:noProof/>
              </w:rPr>
            </w:rPrChange>
          </w:rPr>
          <w:instrText>HYPERLINK \l "_Toc87533110"</w:instrText>
        </w:r>
        <w:r w:rsidRPr="00AB0160">
          <w:rPr>
            <w:rStyle w:val="a3"/>
            <w:rFonts w:ascii="Times New Roman" w:hAnsi="Times New Roman" w:cs="Times New Roman"/>
            <w:b w:val="0"/>
            <w:bCs w:val="0"/>
            <w:noProof/>
            <w:sz w:val="28"/>
            <w:szCs w:val="28"/>
            <w:u w:val="none"/>
            <w:rPrChange w:id="50" w:author="Airat Shigapov" w:date="2021-11-11T14:25:00Z">
              <w:rPr>
                <w:rStyle w:val="a3"/>
                <w:noProof/>
              </w:rPr>
            </w:rPrChange>
          </w:rPr>
          <w:instrText xml:space="preserve"> </w:instrText>
        </w:r>
        <w:r w:rsidRPr="00AB0160">
          <w:rPr>
            <w:rStyle w:val="a3"/>
            <w:rFonts w:ascii="Times New Roman" w:hAnsi="Times New Roman" w:cs="Times New Roman"/>
            <w:b w:val="0"/>
            <w:bCs w:val="0"/>
            <w:noProof/>
            <w:sz w:val="28"/>
            <w:szCs w:val="28"/>
            <w:u w:val="none"/>
            <w:rPrChange w:id="51" w:author="Airat Shigapov" w:date="2021-11-11T14:25:00Z">
              <w:rPr>
                <w:rStyle w:val="a3"/>
                <w:noProof/>
              </w:rPr>
            </w:rPrChange>
          </w:rPr>
          <w:fldChar w:fldCharType="separate"/>
        </w:r>
        <w:r w:rsidRPr="00AB0160">
          <w:rPr>
            <w:rStyle w:val="a3"/>
            <w:rFonts w:ascii="Times New Roman" w:hAnsi="Times New Roman" w:cs="Times New Roman"/>
            <w:b w:val="0"/>
            <w:bCs w:val="0"/>
            <w:noProof/>
            <w:sz w:val="28"/>
            <w:szCs w:val="28"/>
            <w:u w:val="none"/>
            <w:rPrChange w:id="52" w:author="Airat Shigapov" w:date="2021-11-11T14:25:00Z">
              <w:rPr>
                <w:rStyle w:val="a3"/>
                <w:noProof/>
              </w:rPr>
            </w:rPrChange>
          </w:rPr>
          <w:t>1.</w:t>
        </w:r>
        <w:r w:rsidRPr="00AB0160">
          <w:rPr>
            <w:rFonts w:ascii="Times New Roman" w:eastAsiaTheme="minorEastAsia" w:hAnsi="Times New Roman" w:cs="Times New Roman"/>
            <w:b w:val="0"/>
            <w:bCs w:val="0"/>
            <w:noProof/>
            <w:sz w:val="28"/>
            <w:szCs w:val="28"/>
            <w:lang w:eastAsia="ru-RU"/>
            <w:rPrChange w:id="53" w:author="Airat Shigapov" w:date="2021-11-11T14:25:00Z">
              <w:rPr>
                <w:rFonts w:eastAsiaTheme="minorEastAsia" w:cstheme="minorBidi"/>
                <w:b w:val="0"/>
                <w:bCs w:val="0"/>
                <w:noProof/>
                <w:sz w:val="22"/>
                <w:szCs w:val="22"/>
                <w:lang w:eastAsia="ru-RU"/>
              </w:rPr>
            </w:rPrChange>
          </w:rPr>
          <w:tab/>
        </w:r>
        <w:r w:rsidRPr="00AB0160">
          <w:rPr>
            <w:rStyle w:val="a3"/>
            <w:rFonts w:ascii="Times New Roman" w:hAnsi="Times New Roman" w:cs="Times New Roman"/>
            <w:b w:val="0"/>
            <w:bCs w:val="0"/>
            <w:noProof/>
            <w:sz w:val="28"/>
            <w:szCs w:val="28"/>
            <w:u w:val="none"/>
            <w:rPrChange w:id="54" w:author="Airat Shigapov" w:date="2021-11-11T14:25:00Z">
              <w:rPr>
                <w:rStyle w:val="a3"/>
                <w:noProof/>
              </w:rPr>
            </w:rPrChange>
          </w:rPr>
          <w:t>РАЗРАБОТКА СИСТЕМНОГО ПРОЕКТА</w:t>
        </w:r>
        <w:r w:rsidRPr="00AB0160">
          <w:rPr>
            <w:rFonts w:ascii="Times New Roman" w:hAnsi="Times New Roman" w:cs="Times New Roman"/>
            <w:b w:val="0"/>
            <w:bCs w:val="0"/>
            <w:noProof/>
            <w:webHidden/>
            <w:sz w:val="28"/>
            <w:szCs w:val="28"/>
            <w:rPrChange w:id="55" w:author="Airat Shigapov" w:date="2021-11-11T14:25:00Z">
              <w:rPr>
                <w:noProof/>
                <w:webHidden/>
              </w:rPr>
            </w:rPrChange>
          </w:rPr>
          <w:tab/>
        </w:r>
        <w:r w:rsidRPr="00AB0160">
          <w:rPr>
            <w:rFonts w:ascii="Times New Roman" w:hAnsi="Times New Roman" w:cs="Times New Roman"/>
            <w:b w:val="0"/>
            <w:bCs w:val="0"/>
            <w:noProof/>
            <w:webHidden/>
            <w:sz w:val="28"/>
            <w:szCs w:val="28"/>
            <w:rPrChange w:id="56" w:author="Airat Shigapov" w:date="2021-11-11T14:25:00Z">
              <w:rPr>
                <w:noProof/>
                <w:webHidden/>
              </w:rPr>
            </w:rPrChange>
          </w:rPr>
          <w:fldChar w:fldCharType="begin"/>
        </w:r>
        <w:r w:rsidRPr="00AB0160">
          <w:rPr>
            <w:rFonts w:ascii="Times New Roman" w:hAnsi="Times New Roman" w:cs="Times New Roman"/>
            <w:b w:val="0"/>
            <w:bCs w:val="0"/>
            <w:noProof/>
            <w:webHidden/>
            <w:sz w:val="28"/>
            <w:szCs w:val="28"/>
            <w:rPrChange w:id="57" w:author="Airat Shigapov" w:date="2021-11-11T14:25:00Z">
              <w:rPr>
                <w:noProof/>
                <w:webHidden/>
              </w:rPr>
            </w:rPrChange>
          </w:rPr>
          <w:instrText xml:space="preserve"> PAGEREF _Toc87533110 \h </w:instrText>
        </w:r>
      </w:ins>
      <w:r w:rsidRPr="00AB0160">
        <w:rPr>
          <w:rFonts w:ascii="Times New Roman" w:hAnsi="Times New Roman" w:cs="Times New Roman"/>
          <w:b w:val="0"/>
          <w:bCs w:val="0"/>
          <w:noProof/>
          <w:webHidden/>
          <w:sz w:val="28"/>
          <w:szCs w:val="28"/>
          <w:rPrChange w:id="58" w:author="Airat Shigapov" w:date="2021-11-11T14:25:00Z">
            <w:rPr>
              <w:rFonts w:ascii="Times New Roman" w:hAnsi="Times New Roman" w:cs="Times New Roman"/>
              <w:b w:val="0"/>
              <w:bCs w:val="0"/>
              <w:noProof/>
              <w:webHidden/>
              <w:sz w:val="28"/>
              <w:szCs w:val="28"/>
            </w:rPr>
          </w:rPrChange>
        </w:rPr>
      </w:r>
      <w:r w:rsidRPr="00AB0160">
        <w:rPr>
          <w:rFonts w:ascii="Times New Roman" w:hAnsi="Times New Roman" w:cs="Times New Roman"/>
          <w:b w:val="0"/>
          <w:bCs w:val="0"/>
          <w:noProof/>
          <w:webHidden/>
          <w:sz w:val="28"/>
          <w:szCs w:val="28"/>
          <w:rPrChange w:id="59" w:author="Airat Shigapov" w:date="2021-11-11T14:25:00Z">
            <w:rPr>
              <w:noProof/>
              <w:webHidden/>
            </w:rPr>
          </w:rPrChange>
        </w:rPr>
        <w:fldChar w:fldCharType="separate"/>
      </w:r>
      <w:ins w:id="60" w:author="Airat Shigapov" w:date="2021-11-11T14:24:00Z">
        <w:r w:rsidRPr="00AB0160">
          <w:rPr>
            <w:rFonts w:ascii="Times New Roman" w:hAnsi="Times New Roman" w:cs="Times New Roman"/>
            <w:b w:val="0"/>
            <w:bCs w:val="0"/>
            <w:noProof/>
            <w:webHidden/>
            <w:sz w:val="28"/>
            <w:szCs w:val="28"/>
            <w:rPrChange w:id="61" w:author="Airat Shigapov" w:date="2021-11-11T14:25:00Z">
              <w:rPr>
                <w:noProof/>
                <w:webHidden/>
              </w:rPr>
            </w:rPrChange>
          </w:rPr>
          <w:t>4</w:t>
        </w:r>
        <w:r w:rsidRPr="00AB0160">
          <w:rPr>
            <w:rFonts w:ascii="Times New Roman" w:hAnsi="Times New Roman" w:cs="Times New Roman"/>
            <w:b w:val="0"/>
            <w:bCs w:val="0"/>
            <w:noProof/>
            <w:webHidden/>
            <w:sz w:val="28"/>
            <w:szCs w:val="28"/>
            <w:rPrChange w:id="62" w:author="Airat Shigapov" w:date="2021-11-11T14:25:00Z">
              <w:rPr>
                <w:noProof/>
                <w:webHidden/>
              </w:rPr>
            </w:rPrChange>
          </w:rPr>
          <w:fldChar w:fldCharType="end"/>
        </w:r>
        <w:r w:rsidRPr="00AB0160">
          <w:rPr>
            <w:rStyle w:val="a3"/>
            <w:rFonts w:ascii="Times New Roman" w:hAnsi="Times New Roman" w:cs="Times New Roman"/>
            <w:b w:val="0"/>
            <w:bCs w:val="0"/>
            <w:noProof/>
            <w:sz w:val="28"/>
            <w:szCs w:val="28"/>
            <w:u w:val="none"/>
            <w:rPrChange w:id="63" w:author="Airat Shigapov" w:date="2021-11-11T14:25:00Z">
              <w:rPr>
                <w:rStyle w:val="a3"/>
                <w:noProof/>
              </w:rPr>
            </w:rPrChange>
          </w:rPr>
          <w:fldChar w:fldCharType="end"/>
        </w:r>
      </w:ins>
    </w:p>
    <w:p w14:paraId="30D5F8A9" w14:textId="516F1EC0" w:rsidR="00AB0160" w:rsidRPr="00AB0160" w:rsidRDefault="00AB0160">
      <w:pPr>
        <w:pStyle w:val="21"/>
        <w:tabs>
          <w:tab w:val="left" w:pos="880"/>
        </w:tabs>
        <w:spacing w:after="0"/>
        <w:rPr>
          <w:ins w:id="64" w:author="Airat Shigapov" w:date="2021-11-11T14:24:00Z"/>
          <w:rFonts w:ascii="Times New Roman" w:eastAsiaTheme="minorEastAsia" w:hAnsi="Times New Roman" w:cs="Times New Roman"/>
          <w:i w:val="0"/>
          <w:iCs w:val="0"/>
          <w:noProof/>
          <w:sz w:val="28"/>
          <w:szCs w:val="28"/>
          <w:lang w:eastAsia="ru-RU"/>
          <w:rPrChange w:id="65" w:author="Airat Shigapov" w:date="2021-11-11T14:25:00Z">
            <w:rPr>
              <w:ins w:id="66" w:author="Airat Shigapov" w:date="2021-11-11T14:24:00Z"/>
              <w:rFonts w:eastAsiaTheme="minorEastAsia" w:cstheme="minorBidi"/>
              <w:i w:val="0"/>
              <w:iCs w:val="0"/>
              <w:noProof/>
              <w:sz w:val="22"/>
              <w:szCs w:val="22"/>
              <w:lang w:eastAsia="ru-RU"/>
            </w:rPr>
          </w:rPrChange>
        </w:rPr>
        <w:pPrChange w:id="67" w:author="Airat Shigapov" w:date="2021-11-11T14:26:00Z">
          <w:pPr>
            <w:pStyle w:val="21"/>
            <w:tabs>
              <w:tab w:val="left" w:pos="880"/>
            </w:tabs>
          </w:pPr>
        </w:pPrChange>
      </w:pPr>
      <w:ins w:id="68" w:author="Airat Shigapov" w:date="2021-11-11T14:24:00Z">
        <w:r w:rsidRPr="00AB0160">
          <w:rPr>
            <w:rStyle w:val="a3"/>
            <w:rFonts w:ascii="Times New Roman" w:hAnsi="Times New Roman" w:cs="Times New Roman"/>
            <w:i w:val="0"/>
            <w:iCs w:val="0"/>
            <w:noProof/>
            <w:sz w:val="28"/>
            <w:szCs w:val="28"/>
            <w:u w:val="none"/>
            <w:rPrChange w:id="69" w:author="Airat Shigapov" w:date="2021-11-11T14:25:00Z">
              <w:rPr>
                <w:rStyle w:val="a3"/>
                <w:noProof/>
              </w:rPr>
            </w:rPrChange>
          </w:rPr>
          <w:fldChar w:fldCharType="begin"/>
        </w:r>
        <w:r w:rsidRPr="00AB0160">
          <w:rPr>
            <w:rStyle w:val="a3"/>
            <w:rFonts w:ascii="Times New Roman" w:hAnsi="Times New Roman" w:cs="Times New Roman"/>
            <w:i w:val="0"/>
            <w:iCs w:val="0"/>
            <w:noProof/>
            <w:sz w:val="28"/>
            <w:szCs w:val="28"/>
            <w:u w:val="none"/>
            <w:rPrChange w:id="70" w:author="Airat Shigapov" w:date="2021-11-11T14:25:00Z">
              <w:rPr>
                <w:rStyle w:val="a3"/>
                <w:noProof/>
              </w:rPr>
            </w:rPrChange>
          </w:rPr>
          <w:instrText xml:space="preserve"> </w:instrText>
        </w:r>
        <w:r w:rsidRPr="00AB0160">
          <w:rPr>
            <w:rFonts w:ascii="Times New Roman" w:hAnsi="Times New Roman" w:cs="Times New Roman"/>
            <w:i w:val="0"/>
            <w:iCs w:val="0"/>
            <w:noProof/>
            <w:sz w:val="28"/>
            <w:szCs w:val="28"/>
            <w:rPrChange w:id="71" w:author="Airat Shigapov" w:date="2021-11-11T14:25:00Z">
              <w:rPr>
                <w:noProof/>
              </w:rPr>
            </w:rPrChange>
          </w:rPr>
          <w:instrText>HYPERLINK \l "_Toc87533111"</w:instrText>
        </w:r>
        <w:r w:rsidRPr="00AB0160">
          <w:rPr>
            <w:rStyle w:val="a3"/>
            <w:rFonts w:ascii="Times New Roman" w:hAnsi="Times New Roman" w:cs="Times New Roman"/>
            <w:i w:val="0"/>
            <w:iCs w:val="0"/>
            <w:noProof/>
            <w:sz w:val="28"/>
            <w:szCs w:val="28"/>
            <w:u w:val="none"/>
            <w:rPrChange w:id="72" w:author="Airat Shigapov" w:date="2021-11-11T14:25:00Z">
              <w:rPr>
                <w:rStyle w:val="a3"/>
                <w:noProof/>
              </w:rPr>
            </w:rPrChange>
          </w:rPr>
          <w:instrText xml:space="preserve"> </w:instrText>
        </w:r>
        <w:r w:rsidRPr="00AB0160">
          <w:rPr>
            <w:rStyle w:val="a3"/>
            <w:rFonts w:ascii="Times New Roman" w:hAnsi="Times New Roman" w:cs="Times New Roman"/>
            <w:i w:val="0"/>
            <w:iCs w:val="0"/>
            <w:noProof/>
            <w:sz w:val="28"/>
            <w:szCs w:val="28"/>
            <w:u w:val="none"/>
            <w:rPrChange w:id="73" w:author="Airat Shigapov" w:date="2021-11-11T14:25:00Z">
              <w:rPr>
                <w:rStyle w:val="a3"/>
                <w:noProof/>
              </w:rPr>
            </w:rPrChange>
          </w:rPr>
          <w:fldChar w:fldCharType="separate"/>
        </w:r>
        <w:r w:rsidRPr="00AB0160">
          <w:rPr>
            <w:rStyle w:val="a3"/>
            <w:rFonts w:ascii="Times New Roman" w:hAnsi="Times New Roman" w:cs="Times New Roman"/>
            <w:i w:val="0"/>
            <w:iCs w:val="0"/>
            <w:noProof/>
            <w:sz w:val="28"/>
            <w:szCs w:val="28"/>
            <w:u w:val="none"/>
            <w:rPrChange w:id="74" w:author="Airat Shigapov" w:date="2021-11-11T14:25:00Z">
              <w:rPr>
                <w:rStyle w:val="a3"/>
                <w:noProof/>
              </w:rPr>
            </w:rPrChange>
          </w:rPr>
          <w:t>1.1</w:t>
        </w:r>
      </w:ins>
      <w:ins w:id="75" w:author="Airat Shigapov" w:date="2021-11-11T14:26:00Z">
        <w:r>
          <w:rPr>
            <w:rFonts w:ascii="Times New Roman" w:eastAsiaTheme="minorEastAsia" w:hAnsi="Times New Roman" w:cs="Times New Roman"/>
            <w:i w:val="0"/>
            <w:iCs w:val="0"/>
            <w:noProof/>
            <w:sz w:val="28"/>
            <w:szCs w:val="28"/>
            <w:lang w:eastAsia="ru-RU"/>
          </w:rPr>
          <w:t xml:space="preserve"> </w:t>
        </w:r>
      </w:ins>
      <w:ins w:id="76" w:author="Airat Shigapov" w:date="2021-11-11T14:24:00Z">
        <w:r w:rsidRPr="00AB0160">
          <w:rPr>
            <w:rStyle w:val="a3"/>
            <w:rFonts w:ascii="Times New Roman" w:hAnsi="Times New Roman" w:cs="Times New Roman"/>
            <w:i w:val="0"/>
            <w:iCs w:val="0"/>
            <w:noProof/>
            <w:sz w:val="28"/>
            <w:szCs w:val="28"/>
            <w:u w:val="none"/>
            <w:rPrChange w:id="77" w:author="Airat Shigapov" w:date="2021-11-11T14:25:00Z">
              <w:rPr>
                <w:rStyle w:val="a3"/>
                <w:noProof/>
              </w:rPr>
            </w:rPrChange>
          </w:rPr>
          <w:t>Анализ предметной области</w:t>
        </w:r>
        <w:r w:rsidRPr="00AB0160">
          <w:rPr>
            <w:rFonts w:ascii="Times New Roman" w:hAnsi="Times New Roman" w:cs="Times New Roman"/>
            <w:i w:val="0"/>
            <w:iCs w:val="0"/>
            <w:noProof/>
            <w:webHidden/>
            <w:sz w:val="28"/>
            <w:szCs w:val="28"/>
            <w:rPrChange w:id="78" w:author="Airat Shigapov" w:date="2021-11-11T14:25:00Z">
              <w:rPr>
                <w:noProof/>
                <w:webHidden/>
              </w:rPr>
            </w:rPrChange>
          </w:rPr>
          <w:tab/>
        </w:r>
        <w:r w:rsidRPr="00AB0160">
          <w:rPr>
            <w:rFonts w:ascii="Times New Roman" w:hAnsi="Times New Roman" w:cs="Times New Roman"/>
            <w:i w:val="0"/>
            <w:iCs w:val="0"/>
            <w:noProof/>
            <w:webHidden/>
            <w:sz w:val="28"/>
            <w:szCs w:val="28"/>
            <w:rPrChange w:id="79" w:author="Airat Shigapov" w:date="2021-11-11T14:25:00Z">
              <w:rPr>
                <w:noProof/>
                <w:webHidden/>
              </w:rPr>
            </w:rPrChange>
          </w:rPr>
          <w:fldChar w:fldCharType="begin"/>
        </w:r>
        <w:r w:rsidRPr="00AB0160">
          <w:rPr>
            <w:rFonts w:ascii="Times New Roman" w:hAnsi="Times New Roman" w:cs="Times New Roman"/>
            <w:i w:val="0"/>
            <w:iCs w:val="0"/>
            <w:noProof/>
            <w:webHidden/>
            <w:sz w:val="28"/>
            <w:szCs w:val="28"/>
            <w:rPrChange w:id="80" w:author="Airat Shigapov" w:date="2021-11-11T14:25:00Z">
              <w:rPr>
                <w:noProof/>
                <w:webHidden/>
              </w:rPr>
            </w:rPrChange>
          </w:rPr>
          <w:instrText xml:space="preserve"> PAGEREF _Toc87533111 \h </w:instrText>
        </w:r>
      </w:ins>
      <w:r w:rsidRPr="00AB0160">
        <w:rPr>
          <w:rFonts w:ascii="Times New Roman" w:hAnsi="Times New Roman" w:cs="Times New Roman"/>
          <w:i w:val="0"/>
          <w:iCs w:val="0"/>
          <w:noProof/>
          <w:webHidden/>
          <w:sz w:val="28"/>
          <w:szCs w:val="28"/>
          <w:rPrChange w:id="81" w:author="Airat Shigapov" w:date="2021-11-11T14:25:00Z">
            <w:rPr>
              <w:rFonts w:ascii="Times New Roman" w:hAnsi="Times New Roman" w:cs="Times New Roman"/>
              <w:i w:val="0"/>
              <w:iCs w:val="0"/>
              <w:noProof/>
              <w:webHidden/>
              <w:sz w:val="28"/>
              <w:szCs w:val="28"/>
            </w:rPr>
          </w:rPrChange>
        </w:rPr>
      </w:r>
      <w:r w:rsidRPr="00AB0160">
        <w:rPr>
          <w:rFonts w:ascii="Times New Roman" w:hAnsi="Times New Roman" w:cs="Times New Roman"/>
          <w:i w:val="0"/>
          <w:iCs w:val="0"/>
          <w:noProof/>
          <w:webHidden/>
          <w:sz w:val="28"/>
          <w:szCs w:val="28"/>
          <w:rPrChange w:id="82" w:author="Airat Shigapov" w:date="2021-11-11T14:25:00Z">
            <w:rPr>
              <w:noProof/>
              <w:webHidden/>
            </w:rPr>
          </w:rPrChange>
        </w:rPr>
        <w:fldChar w:fldCharType="separate"/>
      </w:r>
      <w:ins w:id="83" w:author="Airat Shigapov" w:date="2021-11-11T14:24:00Z">
        <w:r w:rsidRPr="00AB0160">
          <w:rPr>
            <w:rFonts w:ascii="Times New Roman" w:hAnsi="Times New Roman" w:cs="Times New Roman"/>
            <w:i w:val="0"/>
            <w:iCs w:val="0"/>
            <w:noProof/>
            <w:webHidden/>
            <w:sz w:val="28"/>
            <w:szCs w:val="28"/>
            <w:rPrChange w:id="84" w:author="Airat Shigapov" w:date="2021-11-11T14:25:00Z">
              <w:rPr>
                <w:noProof/>
                <w:webHidden/>
              </w:rPr>
            </w:rPrChange>
          </w:rPr>
          <w:t>4</w:t>
        </w:r>
        <w:r w:rsidRPr="00AB0160">
          <w:rPr>
            <w:rFonts w:ascii="Times New Roman" w:hAnsi="Times New Roman" w:cs="Times New Roman"/>
            <w:i w:val="0"/>
            <w:iCs w:val="0"/>
            <w:noProof/>
            <w:webHidden/>
            <w:sz w:val="28"/>
            <w:szCs w:val="28"/>
            <w:rPrChange w:id="85" w:author="Airat Shigapov" w:date="2021-11-11T14:25:00Z">
              <w:rPr>
                <w:noProof/>
                <w:webHidden/>
              </w:rPr>
            </w:rPrChange>
          </w:rPr>
          <w:fldChar w:fldCharType="end"/>
        </w:r>
        <w:r w:rsidRPr="00AB0160">
          <w:rPr>
            <w:rStyle w:val="a3"/>
            <w:rFonts w:ascii="Times New Roman" w:hAnsi="Times New Roman" w:cs="Times New Roman"/>
            <w:i w:val="0"/>
            <w:iCs w:val="0"/>
            <w:noProof/>
            <w:sz w:val="28"/>
            <w:szCs w:val="28"/>
            <w:u w:val="none"/>
            <w:rPrChange w:id="86" w:author="Airat Shigapov" w:date="2021-11-11T14:25:00Z">
              <w:rPr>
                <w:rStyle w:val="a3"/>
                <w:noProof/>
              </w:rPr>
            </w:rPrChange>
          </w:rPr>
          <w:fldChar w:fldCharType="end"/>
        </w:r>
      </w:ins>
    </w:p>
    <w:p w14:paraId="1BB12CA9" w14:textId="60565C7C" w:rsidR="00AB0160" w:rsidRPr="00AB0160" w:rsidRDefault="00AB0160">
      <w:pPr>
        <w:pStyle w:val="21"/>
        <w:spacing w:after="0"/>
        <w:rPr>
          <w:ins w:id="87" w:author="Airat Shigapov" w:date="2021-11-11T14:24:00Z"/>
          <w:rFonts w:ascii="Times New Roman" w:eastAsiaTheme="minorEastAsia" w:hAnsi="Times New Roman" w:cs="Times New Roman"/>
          <w:i w:val="0"/>
          <w:iCs w:val="0"/>
          <w:noProof/>
          <w:sz w:val="28"/>
          <w:szCs w:val="28"/>
          <w:lang w:eastAsia="ru-RU"/>
          <w:rPrChange w:id="88" w:author="Airat Shigapov" w:date="2021-11-11T14:25:00Z">
            <w:rPr>
              <w:ins w:id="89" w:author="Airat Shigapov" w:date="2021-11-11T14:24:00Z"/>
              <w:rFonts w:eastAsiaTheme="minorEastAsia" w:cstheme="minorBidi"/>
              <w:i w:val="0"/>
              <w:iCs w:val="0"/>
              <w:noProof/>
              <w:sz w:val="22"/>
              <w:szCs w:val="22"/>
              <w:lang w:eastAsia="ru-RU"/>
            </w:rPr>
          </w:rPrChange>
        </w:rPr>
        <w:pPrChange w:id="90" w:author="Airat Shigapov" w:date="2021-11-11T14:26:00Z">
          <w:pPr>
            <w:pStyle w:val="21"/>
          </w:pPr>
        </w:pPrChange>
      </w:pPr>
      <w:ins w:id="91" w:author="Airat Shigapov" w:date="2021-11-11T14:24:00Z">
        <w:r w:rsidRPr="00AB0160">
          <w:rPr>
            <w:rStyle w:val="a3"/>
            <w:rFonts w:ascii="Times New Roman" w:hAnsi="Times New Roman" w:cs="Times New Roman"/>
            <w:i w:val="0"/>
            <w:iCs w:val="0"/>
            <w:noProof/>
            <w:sz w:val="28"/>
            <w:szCs w:val="28"/>
            <w:u w:val="none"/>
            <w:rPrChange w:id="92" w:author="Airat Shigapov" w:date="2021-11-11T14:25:00Z">
              <w:rPr>
                <w:rStyle w:val="a3"/>
                <w:noProof/>
              </w:rPr>
            </w:rPrChange>
          </w:rPr>
          <w:fldChar w:fldCharType="begin"/>
        </w:r>
        <w:r w:rsidRPr="00AB0160">
          <w:rPr>
            <w:rStyle w:val="a3"/>
            <w:rFonts w:ascii="Times New Roman" w:hAnsi="Times New Roman" w:cs="Times New Roman"/>
            <w:i w:val="0"/>
            <w:iCs w:val="0"/>
            <w:noProof/>
            <w:sz w:val="28"/>
            <w:szCs w:val="28"/>
            <w:u w:val="none"/>
            <w:rPrChange w:id="93" w:author="Airat Shigapov" w:date="2021-11-11T14:25:00Z">
              <w:rPr>
                <w:rStyle w:val="a3"/>
                <w:noProof/>
              </w:rPr>
            </w:rPrChange>
          </w:rPr>
          <w:instrText xml:space="preserve"> </w:instrText>
        </w:r>
        <w:r w:rsidRPr="00AB0160">
          <w:rPr>
            <w:rFonts w:ascii="Times New Roman" w:hAnsi="Times New Roman" w:cs="Times New Roman"/>
            <w:i w:val="0"/>
            <w:iCs w:val="0"/>
            <w:noProof/>
            <w:sz w:val="28"/>
            <w:szCs w:val="28"/>
            <w:rPrChange w:id="94" w:author="Airat Shigapov" w:date="2021-11-11T14:25:00Z">
              <w:rPr>
                <w:noProof/>
              </w:rPr>
            </w:rPrChange>
          </w:rPr>
          <w:instrText>HYPERLINK \l "_Toc87533112"</w:instrText>
        </w:r>
        <w:r w:rsidRPr="00AB0160">
          <w:rPr>
            <w:rStyle w:val="a3"/>
            <w:rFonts w:ascii="Times New Roman" w:hAnsi="Times New Roman" w:cs="Times New Roman"/>
            <w:i w:val="0"/>
            <w:iCs w:val="0"/>
            <w:noProof/>
            <w:sz w:val="28"/>
            <w:szCs w:val="28"/>
            <w:u w:val="none"/>
            <w:rPrChange w:id="95" w:author="Airat Shigapov" w:date="2021-11-11T14:25:00Z">
              <w:rPr>
                <w:rStyle w:val="a3"/>
                <w:noProof/>
              </w:rPr>
            </w:rPrChange>
          </w:rPr>
          <w:instrText xml:space="preserve"> </w:instrText>
        </w:r>
        <w:r w:rsidRPr="00AB0160">
          <w:rPr>
            <w:rStyle w:val="a3"/>
            <w:rFonts w:ascii="Times New Roman" w:hAnsi="Times New Roman" w:cs="Times New Roman"/>
            <w:i w:val="0"/>
            <w:iCs w:val="0"/>
            <w:noProof/>
            <w:sz w:val="28"/>
            <w:szCs w:val="28"/>
            <w:u w:val="none"/>
            <w:rPrChange w:id="96" w:author="Airat Shigapov" w:date="2021-11-11T14:25:00Z">
              <w:rPr>
                <w:rStyle w:val="a3"/>
                <w:noProof/>
              </w:rPr>
            </w:rPrChange>
          </w:rPr>
          <w:fldChar w:fldCharType="separate"/>
        </w:r>
        <w:r w:rsidRPr="00AB0160">
          <w:rPr>
            <w:rStyle w:val="a3"/>
            <w:rFonts w:ascii="Times New Roman" w:hAnsi="Times New Roman" w:cs="Times New Roman"/>
            <w:i w:val="0"/>
            <w:iCs w:val="0"/>
            <w:noProof/>
            <w:sz w:val="28"/>
            <w:szCs w:val="28"/>
            <w:u w:val="none"/>
            <w:rPrChange w:id="97" w:author="Airat Shigapov" w:date="2021-11-11T14:25:00Z">
              <w:rPr>
                <w:rStyle w:val="a3"/>
                <w:noProof/>
              </w:rPr>
            </w:rPrChange>
          </w:rPr>
          <w:t>1.2 Обоснование выбора языка программирования, среды программирования и СУБД</w:t>
        </w:r>
        <w:r w:rsidRPr="00AB0160">
          <w:rPr>
            <w:rFonts w:ascii="Times New Roman" w:hAnsi="Times New Roman" w:cs="Times New Roman"/>
            <w:i w:val="0"/>
            <w:iCs w:val="0"/>
            <w:noProof/>
            <w:webHidden/>
            <w:sz w:val="28"/>
            <w:szCs w:val="28"/>
            <w:rPrChange w:id="98" w:author="Airat Shigapov" w:date="2021-11-11T14:25:00Z">
              <w:rPr>
                <w:noProof/>
                <w:webHidden/>
              </w:rPr>
            </w:rPrChange>
          </w:rPr>
          <w:tab/>
        </w:r>
        <w:r w:rsidRPr="00AB0160">
          <w:rPr>
            <w:rFonts w:ascii="Times New Roman" w:hAnsi="Times New Roman" w:cs="Times New Roman"/>
            <w:i w:val="0"/>
            <w:iCs w:val="0"/>
            <w:noProof/>
            <w:webHidden/>
            <w:sz w:val="28"/>
            <w:szCs w:val="28"/>
            <w:rPrChange w:id="99" w:author="Airat Shigapov" w:date="2021-11-11T14:25:00Z">
              <w:rPr>
                <w:noProof/>
                <w:webHidden/>
              </w:rPr>
            </w:rPrChange>
          </w:rPr>
          <w:fldChar w:fldCharType="begin"/>
        </w:r>
        <w:r w:rsidRPr="00AB0160">
          <w:rPr>
            <w:rFonts w:ascii="Times New Roman" w:hAnsi="Times New Roman" w:cs="Times New Roman"/>
            <w:i w:val="0"/>
            <w:iCs w:val="0"/>
            <w:noProof/>
            <w:webHidden/>
            <w:sz w:val="28"/>
            <w:szCs w:val="28"/>
            <w:rPrChange w:id="100" w:author="Airat Shigapov" w:date="2021-11-11T14:25:00Z">
              <w:rPr>
                <w:noProof/>
                <w:webHidden/>
              </w:rPr>
            </w:rPrChange>
          </w:rPr>
          <w:instrText xml:space="preserve"> PAGEREF _Toc87533112 \h </w:instrText>
        </w:r>
      </w:ins>
      <w:r w:rsidRPr="00AB0160">
        <w:rPr>
          <w:rFonts w:ascii="Times New Roman" w:hAnsi="Times New Roman" w:cs="Times New Roman"/>
          <w:i w:val="0"/>
          <w:iCs w:val="0"/>
          <w:noProof/>
          <w:webHidden/>
          <w:sz w:val="28"/>
          <w:szCs w:val="28"/>
          <w:rPrChange w:id="101" w:author="Airat Shigapov" w:date="2021-11-11T14:25:00Z">
            <w:rPr>
              <w:rFonts w:ascii="Times New Roman" w:hAnsi="Times New Roman" w:cs="Times New Roman"/>
              <w:i w:val="0"/>
              <w:iCs w:val="0"/>
              <w:noProof/>
              <w:webHidden/>
              <w:sz w:val="28"/>
              <w:szCs w:val="28"/>
            </w:rPr>
          </w:rPrChange>
        </w:rPr>
      </w:r>
      <w:r w:rsidRPr="00AB0160">
        <w:rPr>
          <w:rFonts w:ascii="Times New Roman" w:hAnsi="Times New Roman" w:cs="Times New Roman"/>
          <w:i w:val="0"/>
          <w:iCs w:val="0"/>
          <w:noProof/>
          <w:webHidden/>
          <w:sz w:val="28"/>
          <w:szCs w:val="28"/>
          <w:rPrChange w:id="102" w:author="Airat Shigapov" w:date="2021-11-11T14:25:00Z">
            <w:rPr>
              <w:noProof/>
              <w:webHidden/>
            </w:rPr>
          </w:rPrChange>
        </w:rPr>
        <w:fldChar w:fldCharType="separate"/>
      </w:r>
      <w:ins w:id="103" w:author="Airat Shigapov" w:date="2021-11-11T14:24:00Z">
        <w:r w:rsidRPr="00AB0160">
          <w:rPr>
            <w:rFonts w:ascii="Times New Roman" w:hAnsi="Times New Roman" w:cs="Times New Roman"/>
            <w:i w:val="0"/>
            <w:iCs w:val="0"/>
            <w:noProof/>
            <w:webHidden/>
            <w:sz w:val="28"/>
            <w:szCs w:val="28"/>
            <w:rPrChange w:id="104" w:author="Airat Shigapov" w:date="2021-11-11T14:25:00Z">
              <w:rPr>
                <w:noProof/>
                <w:webHidden/>
              </w:rPr>
            </w:rPrChange>
          </w:rPr>
          <w:t>5</w:t>
        </w:r>
        <w:r w:rsidRPr="00AB0160">
          <w:rPr>
            <w:rFonts w:ascii="Times New Roman" w:hAnsi="Times New Roman" w:cs="Times New Roman"/>
            <w:i w:val="0"/>
            <w:iCs w:val="0"/>
            <w:noProof/>
            <w:webHidden/>
            <w:sz w:val="28"/>
            <w:szCs w:val="28"/>
            <w:rPrChange w:id="105" w:author="Airat Shigapov" w:date="2021-11-11T14:25:00Z">
              <w:rPr>
                <w:noProof/>
                <w:webHidden/>
              </w:rPr>
            </w:rPrChange>
          </w:rPr>
          <w:fldChar w:fldCharType="end"/>
        </w:r>
        <w:r w:rsidRPr="00AB0160">
          <w:rPr>
            <w:rStyle w:val="a3"/>
            <w:rFonts w:ascii="Times New Roman" w:hAnsi="Times New Roman" w:cs="Times New Roman"/>
            <w:i w:val="0"/>
            <w:iCs w:val="0"/>
            <w:noProof/>
            <w:sz w:val="28"/>
            <w:szCs w:val="28"/>
            <w:u w:val="none"/>
            <w:rPrChange w:id="106" w:author="Airat Shigapov" w:date="2021-11-11T14:25:00Z">
              <w:rPr>
                <w:rStyle w:val="a3"/>
                <w:noProof/>
              </w:rPr>
            </w:rPrChange>
          </w:rPr>
          <w:fldChar w:fldCharType="end"/>
        </w:r>
      </w:ins>
    </w:p>
    <w:p w14:paraId="770B0AE2" w14:textId="0E48ADF5" w:rsidR="00AB0160" w:rsidRPr="00AB0160" w:rsidRDefault="00AB0160">
      <w:pPr>
        <w:pStyle w:val="11"/>
        <w:tabs>
          <w:tab w:val="right" w:leader="dot" w:pos="9628"/>
        </w:tabs>
        <w:spacing w:before="0" w:after="0" w:line="360" w:lineRule="auto"/>
        <w:rPr>
          <w:ins w:id="107" w:author="Airat Shigapov" w:date="2021-11-11T14:24:00Z"/>
          <w:rFonts w:ascii="Times New Roman" w:eastAsiaTheme="minorEastAsia" w:hAnsi="Times New Roman" w:cs="Times New Roman"/>
          <w:b w:val="0"/>
          <w:bCs w:val="0"/>
          <w:noProof/>
          <w:sz w:val="28"/>
          <w:szCs w:val="28"/>
          <w:lang w:eastAsia="ru-RU"/>
          <w:rPrChange w:id="108" w:author="Airat Shigapov" w:date="2021-11-11T14:25:00Z">
            <w:rPr>
              <w:ins w:id="109" w:author="Airat Shigapov" w:date="2021-11-11T14:24:00Z"/>
              <w:rFonts w:eastAsiaTheme="minorEastAsia" w:cstheme="minorBidi"/>
              <w:b w:val="0"/>
              <w:bCs w:val="0"/>
              <w:noProof/>
              <w:sz w:val="22"/>
              <w:szCs w:val="22"/>
              <w:lang w:eastAsia="ru-RU"/>
            </w:rPr>
          </w:rPrChange>
        </w:rPr>
        <w:pPrChange w:id="110" w:author="Airat Shigapov" w:date="2021-11-11T14:26:00Z">
          <w:pPr>
            <w:pStyle w:val="11"/>
            <w:tabs>
              <w:tab w:val="right" w:leader="dot" w:pos="9628"/>
            </w:tabs>
          </w:pPr>
        </w:pPrChange>
      </w:pPr>
      <w:ins w:id="111" w:author="Airat Shigapov" w:date="2021-11-11T14:24:00Z">
        <w:r w:rsidRPr="00AB0160">
          <w:rPr>
            <w:rStyle w:val="a3"/>
            <w:rFonts w:ascii="Times New Roman" w:hAnsi="Times New Roman" w:cs="Times New Roman"/>
            <w:b w:val="0"/>
            <w:bCs w:val="0"/>
            <w:noProof/>
            <w:sz w:val="28"/>
            <w:szCs w:val="28"/>
            <w:u w:val="none"/>
            <w:rPrChange w:id="112" w:author="Airat Shigapov" w:date="2021-11-11T14:25:00Z">
              <w:rPr>
                <w:rStyle w:val="a3"/>
                <w:noProof/>
              </w:rPr>
            </w:rPrChange>
          </w:rPr>
          <w:fldChar w:fldCharType="begin"/>
        </w:r>
        <w:r w:rsidRPr="00AB0160">
          <w:rPr>
            <w:rStyle w:val="a3"/>
            <w:rFonts w:ascii="Times New Roman" w:hAnsi="Times New Roman" w:cs="Times New Roman"/>
            <w:b w:val="0"/>
            <w:bCs w:val="0"/>
            <w:noProof/>
            <w:sz w:val="28"/>
            <w:szCs w:val="28"/>
            <w:u w:val="none"/>
            <w:rPrChange w:id="113" w:author="Airat Shigapov" w:date="2021-11-11T14:25:00Z">
              <w:rPr>
                <w:rStyle w:val="a3"/>
                <w:noProof/>
              </w:rPr>
            </w:rPrChange>
          </w:rPr>
          <w:instrText xml:space="preserve"> </w:instrText>
        </w:r>
        <w:r w:rsidRPr="00AB0160">
          <w:rPr>
            <w:rFonts w:ascii="Times New Roman" w:hAnsi="Times New Roman" w:cs="Times New Roman"/>
            <w:b w:val="0"/>
            <w:bCs w:val="0"/>
            <w:noProof/>
            <w:sz w:val="28"/>
            <w:szCs w:val="28"/>
            <w:rPrChange w:id="114" w:author="Airat Shigapov" w:date="2021-11-11T14:25:00Z">
              <w:rPr>
                <w:noProof/>
              </w:rPr>
            </w:rPrChange>
          </w:rPr>
          <w:instrText>HYPERLINK \l "_Toc87533113"</w:instrText>
        </w:r>
        <w:r w:rsidRPr="00AB0160">
          <w:rPr>
            <w:rStyle w:val="a3"/>
            <w:rFonts w:ascii="Times New Roman" w:hAnsi="Times New Roman" w:cs="Times New Roman"/>
            <w:b w:val="0"/>
            <w:bCs w:val="0"/>
            <w:noProof/>
            <w:sz w:val="28"/>
            <w:szCs w:val="28"/>
            <w:u w:val="none"/>
            <w:rPrChange w:id="115" w:author="Airat Shigapov" w:date="2021-11-11T14:25:00Z">
              <w:rPr>
                <w:rStyle w:val="a3"/>
                <w:noProof/>
              </w:rPr>
            </w:rPrChange>
          </w:rPr>
          <w:instrText xml:space="preserve"> </w:instrText>
        </w:r>
        <w:r w:rsidRPr="00AB0160">
          <w:rPr>
            <w:rStyle w:val="a3"/>
            <w:rFonts w:ascii="Times New Roman" w:hAnsi="Times New Roman" w:cs="Times New Roman"/>
            <w:b w:val="0"/>
            <w:bCs w:val="0"/>
            <w:noProof/>
            <w:sz w:val="28"/>
            <w:szCs w:val="28"/>
            <w:u w:val="none"/>
            <w:rPrChange w:id="116" w:author="Airat Shigapov" w:date="2021-11-11T14:25:00Z">
              <w:rPr>
                <w:rStyle w:val="a3"/>
                <w:noProof/>
              </w:rPr>
            </w:rPrChange>
          </w:rPr>
          <w:fldChar w:fldCharType="separate"/>
        </w:r>
        <w:r w:rsidRPr="00AB0160">
          <w:rPr>
            <w:rStyle w:val="a3"/>
            <w:rFonts w:ascii="Times New Roman" w:hAnsi="Times New Roman" w:cs="Times New Roman"/>
            <w:b w:val="0"/>
            <w:bCs w:val="0"/>
            <w:noProof/>
            <w:sz w:val="28"/>
            <w:szCs w:val="28"/>
            <w:u w:val="none"/>
            <w:rPrChange w:id="117" w:author="Airat Shigapov" w:date="2021-11-11T14:25:00Z">
              <w:rPr>
                <w:rStyle w:val="a3"/>
                <w:noProof/>
              </w:rPr>
            </w:rPrChange>
          </w:rPr>
          <w:t>2 ПРОЕКТИРОВАНИЕ ПРОГРАММНОГО ПРОДУКТА</w:t>
        </w:r>
        <w:r w:rsidRPr="00AB0160">
          <w:rPr>
            <w:rFonts w:ascii="Times New Roman" w:hAnsi="Times New Roman" w:cs="Times New Roman"/>
            <w:b w:val="0"/>
            <w:bCs w:val="0"/>
            <w:noProof/>
            <w:webHidden/>
            <w:sz w:val="28"/>
            <w:szCs w:val="28"/>
            <w:rPrChange w:id="118" w:author="Airat Shigapov" w:date="2021-11-11T14:25:00Z">
              <w:rPr>
                <w:noProof/>
                <w:webHidden/>
              </w:rPr>
            </w:rPrChange>
          </w:rPr>
          <w:tab/>
        </w:r>
        <w:r w:rsidRPr="00AB0160">
          <w:rPr>
            <w:rFonts w:ascii="Times New Roman" w:hAnsi="Times New Roman" w:cs="Times New Roman"/>
            <w:b w:val="0"/>
            <w:bCs w:val="0"/>
            <w:noProof/>
            <w:webHidden/>
            <w:sz w:val="28"/>
            <w:szCs w:val="28"/>
            <w:rPrChange w:id="119" w:author="Airat Shigapov" w:date="2021-11-11T14:25:00Z">
              <w:rPr>
                <w:noProof/>
                <w:webHidden/>
              </w:rPr>
            </w:rPrChange>
          </w:rPr>
          <w:fldChar w:fldCharType="begin"/>
        </w:r>
        <w:r w:rsidRPr="00AB0160">
          <w:rPr>
            <w:rFonts w:ascii="Times New Roman" w:hAnsi="Times New Roman" w:cs="Times New Roman"/>
            <w:b w:val="0"/>
            <w:bCs w:val="0"/>
            <w:noProof/>
            <w:webHidden/>
            <w:sz w:val="28"/>
            <w:szCs w:val="28"/>
            <w:rPrChange w:id="120" w:author="Airat Shigapov" w:date="2021-11-11T14:25:00Z">
              <w:rPr>
                <w:noProof/>
                <w:webHidden/>
              </w:rPr>
            </w:rPrChange>
          </w:rPr>
          <w:instrText xml:space="preserve"> PAGEREF _Toc87533113 \h </w:instrText>
        </w:r>
      </w:ins>
      <w:r w:rsidRPr="00AB0160">
        <w:rPr>
          <w:rFonts w:ascii="Times New Roman" w:hAnsi="Times New Roman" w:cs="Times New Roman"/>
          <w:b w:val="0"/>
          <w:bCs w:val="0"/>
          <w:noProof/>
          <w:webHidden/>
          <w:sz w:val="28"/>
          <w:szCs w:val="28"/>
          <w:rPrChange w:id="121" w:author="Airat Shigapov" w:date="2021-11-11T14:25:00Z">
            <w:rPr>
              <w:rFonts w:ascii="Times New Roman" w:hAnsi="Times New Roman" w:cs="Times New Roman"/>
              <w:b w:val="0"/>
              <w:bCs w:val="0"/>
              <w:noProof/>
              <w:webHidden/>
              <w:sz w:val="28"/>
              <w:szCs w:val="28"/>
            </w:rPr>
          </w:rPrChange>
        </w:rPr>
      </w:r>
      <w:r w:rsidRPr="00AB0160">
        <w:rPr>
          <w:rFonts w:ascii="Times New Roman" w:hAnsi="Times New Roman" w:cs="Times New Roman"/>
          <w:b w:val="0"/>
          <w:bCs w:val="0"/>
          <w:noProof/>
          <w:webHidden/>
          <w:sz w:val="28"/>
          <w:szCs w:val="28"/>
          <w:rPrChange w:id="122" w:author="Airat Shigapov" w:date="2021-11-11T14:25:00Z">
            <w:rPr>
              <w:noProof/>
              <w:webHidden/>
            </w:rPr>
          </w:rPrChange>
        </w:rPr>
        <w:fldChar w:fldCharType="separate"/>
      </w:r>
      <w:ins w:id="123" w:author="Airat Shigapov" w:date="2021-11-11T14:24:00Z">
        <w:r w:rsidRPr="00AB0160">
          <w:rPr>
            <w:rFonts w:ascii="Times New Roman" w:hAnsi="Times New Roman" w:cs="Times New Roman"/>
            <w:b w:val="0"/>
            <w:bCs w:val="0"/>
            <w:noProof/>
            <w:webHidden/>
            <w:sz w:val="28"/>
            <w:szCs w:val="28"/>
            <w:rPrChange w:id="124" w:author="Airat Shigapov" w:date="2021-11-11T14:25:00Z">
              <w:rPr>
                <w:noProof/>
                <w:webHidden/>
              </w:rPr>
            </w:rPrChange>
          </w:rPr>
          <w:t>9</w:t>
        </w:r>
        <w:r w:rsidRPr="00AB0160">
          <w:rPr>
            <w:rFonts w:ascii="Times New Roman" w:hAnsi="Times New Roman" w:cs="Times New Roman"/>
            <w:b w:val="0"/>
            <w:bCs w:val="0"/>
            <w:noProof/>
            <w:webHidden/>
            <w:sz w:val="28"/>
            <w:szCs w:val="28"/>
            <w:rPrChange w:id="125" w:author="Airat Shigapov" w:date="2021-11-11T14:25:00Z">
              <w:rPr>
                <w:noProof/>
                <w:webHidden/>
              </w:rPr>
            </w:rPrChange>
          </w:rPr>
          <w:fldChar w:fldCharType="end"/>
        </w:r>
        <w:r w:rsidRPr="00AB0160">
          <w:rPr>
            <w:rStyle w:val="a3"/>
            <w:rFonts w:ascii="Times New Roman" w:hAnsi="Times New Roman" w:cs="Times New Roman"/>
            <w:b w:val="0"/>
            <w:bCs w:val="0"/>
            <w:noProof/>
            <w:sz w:val="28"/>
            <w:szCs w:val="28"/>
            <w:u w:val="none"/>
            <w:rPrChange w:id="126" w:author="Airat Shigapov" w:date="2021-11-11T14:25:00Z">
              <w:rPr>
                <w:rStyle w:val="a3"/>
                <w:noProof/>
              </w:rPr>
            </w:rPrChange>
          </w:rPr>
          <w:fldChar w:fldCharType="end"/>
        </w:r>
      </w:ins>
    </w:p>
    <w:p w14:paraId="7DAD88D8" w14:textId="120CD369" w:rsidR="00AB0160" w:rsidRPr="00AB0160" w:rsidRDefault="00AB0160">
      <w:pPr>
        <w:pStyle w:val="21"/>
        <w:spacing w:after="0"/>
        <w:rPr>
          <w:ins w:id="127" w:author="Airat Shigapov" w:date="2021-11-11T14:24:00Z"/>
          <w:rFonts w:ascii="Times New Roman" w:eastAsiaTheme="minorEastAsia" w:hAnsi="Times New Roman" w:cs="Times New Roman"/>
          <w:i w:val="0"/>
          <w:iCs w:val="0"/>
          <w:noProof/>
          <w:sz w:val="28"/>
          <w:szCs w:val="28"/>
          <w:lang w:eastAsia="ru-RU"/>
          <w:rPrChange w:id="128" w:author="Airat Shigapov" w:date="2021-11-11T14:25:00Z">
            <w:rPr>
              <w:ins w:id="129" w:author="Airat Shigapov" w:date="2021-11-11T14:24:00Z"/>
              <w:rFonts w:eastAsiaTheme="minorEastAsia" w:cstheme="minorBidi"/>
              <w:i w:val="0"/>
              <w:iCs w:val="0"/>
              <w:noProof/>
              <w:sz w:val="22"/>
              <w:szCs w:val="22"/>
              <w:lang w:eastAsia="ru-RU"/>
            </w:rPr>
          </w:rPrChange>
        </w:rPr>
        <w:pPrChange w:id="130" w:author="Airat Shigapov" w:date="2021-11-11T14:26:00Z">
          <w:pPr>
            <w:pStyle w:val="21"/>
          </w:pPr>
        </w:pPrChange>
      </w:pPr>
      <w:ins w:id="131" w:author="Airat Shigapov" w:date="2021-11-11T14:24:00Z">
        <w:r w:rsidRPr="00AB0160">
          <w:rPr>
            <w:rStyle w:val="a3"/>
            <w:rFonts w:ascii="Times New Roman" w:hAnsi="Times New Roman" w:cs="Times New Roman"/>
            <w:i w:val="0"/>
            <w:iCs w:val="0"/>
            <w:noProof/>
            <w:sz w:val="28"/>
            <w:szCs w:val="28"/>
            <w:u w:val="none"/>
            <w:rPrChange w:id="132" w:author="Airat Shigapov" w:date="2021-11-11T14:25:00Z">
              <w:rPr>
                <w:rStyle w:val="a3"/>
                <w:noProof/>
              </w:rPr>
            </w:rPrChange>
          </w:rPr>
          <w:fldChar w:fldCharType="begin"/>
        </w:r>
        <w:r w:rsidRPr="00AB0160">
          <w:rPr>
            <w:rStyle w:val="a3"/>
            <w:rFonts w:ascii="Times New Roman" w:hAnsi="Times New Roman" w:cs="Times New Roman"/>
            <w:i w:val="0"/>
            <w:iCs w:val="0"/>
            <w:noProof/>
            <w:sz w:val="28"/>
            <w:szCs w:val="28"/>
            <w:u w:val="none"/>
            <w:rPrChange w:id="133" w:author="Airat Shigapov" w:date="2021-11-11T14:25:00Z">
              <w:rPr>
                <w:rStyle w:val="a3"/>
                <w:noProof/>
              </w:rPr>
            </w:rPrChange>
          </w:rPr>
          <w:instrText xml:space="preserve"> </w:instrText>
        </w:r>
        <w:r w:rsidRPr="00AB0160">
          <w:rPr>
            <w:rFonts w:ascii="Times New Roman" w:hAnsi="Times New Roman" w:cs="Times New Roman"/>
            <w:i w:val="0"/>
            <w:iCs w:val="0"/>
            <w:noProof/>
            <w:sz w:val="28"/>
            <w:szCs w:val="28"/>
            <w:rPrChange w:id="134" w:author="Airat Shigapov" w:date="2021-11-11T14:25:00Z">
              <w:rPr>
                <w:noProof/>
              </w:rPr>
            </w:rPrChange>
          </w:rPr>
          <w:instrText>HYPERLINK \l "_Toc87533114"</w:instrText>
        </w:r>
        <w:r w:rsidRPr="00AB0160">
          <w:rPr>
            <w:rStyle w:val="a3"/>
            <w:rFonts w:ascii="Times New Roman" w:hAnsi="Times New Roman" w:cs="Times New Roman"/>
            <w:i w:val="0"/>
            <w:iCs w:val="0"/>
            <w:noProof/>
            <w:sz w:val="28"/>
            <w:szCs w:val="28"/>
            <w:u w:val="none"/>
            <w:rPrChange w:id="135" w:author="Airat Shigapov" w:date="2021-11-11T14:25:00Z">
              <w:rPr>
                <w:rStyle w:val="a3"/>
                <w:noProof/>
              </w:rPr>
            </w:rPrChange>
          </w:rPr>
          <w:instrText xml:space="preserve"> </w:instrText>
        </w:r>
        <w:r w:rsidRPr="00AB0160">
          <w:rPr>
            <w:rStyle w:val="a3"/>
            <w:rFonts w:ascii="Times New Roman" w:hAnsi="Times New Roman" w:cs="Times New Roman"/>
            <w:i w:val="0"/>
            <w:iCs w:val="0"/>
            <w:noProof/>
            <w:sz w:val="28"/>
            <w:szCs w:val="28"/>
            <w:u w:val="none"/>
            <w:rPrChange w:id="136" w:author="Airat Shigapov" w:date="2021-11-11T14:25:00Z">
              <w:rPr>
                <w:rStyle w:val="a3"/>
                <w:noProof/>
              </w:rPr>
            </w:rPrChange>
          </w:rPr>
          <w:fldChar w:fldCharType="separate"/>
        </w:r>
        <w:r w:rsidRPr="00AB0160">
          <w:rPr>
            <w:rStyle w:val="a3"/>
            <w:rFonts w:ascii="Times New Roman" w:hAnsi="Times New Roman" w:cs="Times New Roman"/>
            <w:i w:val="0"/>
            <w:iCs w:val="0"/>
            <w:noProof/>
            <w:sz w:val="28"/>
            <w:szCs w:val="28"/>
            <w:u w:val="none"/>
            <w:rPrChange w:id="137" w:author="Airat Shigapov" w:date="2021-11-11T14:25:00Z">
              <w:rPr>
                <w:rStyle w:val="a3"/>
                <w:rFonts w:cs="Times New Roman"/>
                <w:noProof/>
              </w:rPr>
            </w:rPrChange>
          </w:rPr>
          <w:t>2.1 Графическое представление программы</w:t>
        </w:r>
        <w:r w:rsidRPr="00AB0160">
          <w:rPr>
            <w:rFonts w:ascii="Times New Roman" w:hAnsi="Times New Roman" w:cs="Times New Roman"/>
            <w:i w:val="0"/>
            <w:iCs w:val="0"/>
            <w:noProof/>
            <w:webHidden/>
            <w:sz w:val="28"/>
            <w:szCs w:val="28"/>
            <w:rPrChange w:id="138" w:author="Airat Shigapov" w:date="2021-11-11T14:25:00Z">
              <w:rPr>
                <w:noProof/>
                <w:webHidden/>
              </w:rPr>
            </w:rPrChange>
          </w:rPr>
          <w:tab/>
        </w:r>
        <w:r w:rsidRPr="00AB0160">
          <w:rPr>
            <w:rFonts w:ascii="Times New Roman" w:hAnsi="Times New Roman" w:cs="Times New Roman"/>
            <w:i w:val="0"/>
            <w:iCs w:val="0"/>
            <w:noProof/>
            <w:webHidden/>
            <w:sz w:val="28"/>
            <w:szCs w:val="28"/>
            <w:rPrChange w:id="139" w:author="Airat Shigapov" w:date="2021-11-11T14:25:00Z">
              <w:rPr>
                <w:noProof/>
                <w:webHidden/>
              </w:rPr>
            </w:rPrChange>
          </w:rPr>
          <w:fldChar w:fldCharType="begin"/>
        </w:r>
        <w:r w:rsidRPr="00AB0160">
          <w:rPr>
            <w:rFonts w:ascii="Times New Roman" w:hAnsi="Times New Roman" w:cs="Times New Roman"/>
            <w:i w:val="0"/>
            <w:iCs w:val="0"/>
            <w:noProof/>
            <w:webHidden/>
            <w:sz w:val="28"/>
            <w:szCs w:val="28"/>
            <w:rPrChange w:id="140" w:author="Airat Shigapov" w:date="2021-11-11T14:25:00Z">
              <w:rPr>
                <w:noProof/>
                <w:webHidden/>
              </w:rPr>
            </w:rPrChange>
          </w:rPr>
          <w:instrText xml:space="preserve"> PAGEREF _Toc87533114 \h </w:instrText>
        </w:r>
      </w:ins>
      <w:r w:rsidRPr="00AB0160">
        <w:rPr>
          <w:rFonts w:ascii="Times New Roman" w:hAnsi="Times New Roman" w:cs="Times New Roman"/>
          <w:i w:val="0"/>
          <w:iCs w:val="0"/>
          <w:noProof/>
          <w:webHidden/>
          <w:sz w:val="28"/>
          <w:szCs w:val="28"/>
          <w:rPrChange w:id="141" w:author="Airat Shigapov" w:date="2021-11-11T14:25:00Z">
            <w:rPr>
              <w:rFonts w:ascii="Times New Roman" w:hAnsi="Times New Roman" w:cs="Times New Roman"/>
              <w:i w:val="0"/>
              <w:iCs w:val="0"/>
              <w:noProof/>
              <w:webHidden/>
              <w:sz w:val="28"/>
              <w:szCs w:val="28"/>
            </w:rPr>
          </w:rPrChange>
        </w:rPr>
      </w:r>
      <w:r w:rsidRPr="00AB0160">
        <w:rPr>
          <w:rFonts w:ascii="Times New Roman" w:hAnsi="Times New Roman" w:cs="Times New Roman"/>
          <w:i w:val="0"/>
          <w:iCs w:val="0"/>
          <w:noProof/>
          <w:webHidden/>
          <w:sz w:val="28"/>
          <w:szCs w:val="28"/>
          <w:rPrChange w:id="142" w:author="Airat Shigapov" w:date="2021-11-11T14:25:00Z">
            <w:rPr>
              <w:noProof/>
              <w:webHidden/>
            </w:rPr>
          </w:rPrChange>
        </w:rPr>
        <w:fldChar w:fldCharType="separate"/>
      </w:r>
      <w:ins w:id="143" w:author="Airat Shigapov" w:date="2021-11-11T14:24:00Z">
        <w:r w:rsidRPr="00AB0160">
          <w:rPr>
            <w:rFonts w:ascii="Times New Roman" w:hAnsi="Times New Roman" w:cs="Times New Roman"/>
            <w:i w:val="0"/>
            <w:iCs w:val="0"/>
            <w:noProof/>
            <w:webHidden/>
            <w:sz w:val="28"/>
            <w:szCs w:val="28"/>
            <w:rPrChange w:id="144" w:author="Airat Shigapov" w:date="2021-11-11T14:25:00Z">
              <w:rPr>
                <w:noProof/>
                <w:webHidden/>
              </w:rPr>
            </w:rPrChange>
          </w:rPr>
          <w:t>9</w:t>
        </w:r>
        <w:r w:rsidRPr="00AB0160">
          <w:rPr>
            <w:rFonts w:ascii="Times New Roman" w:hAnsi="Times New Roman" w:cs="Times New Roman"/>
            <w:i w:val="0"/>
            <w:iCs w:val="0"/>
            <w:noProof/>
            <w:webHidden/>
            <w:sz w:val="28"/>
            <w:szCs w:val="28"/>
            <w:rPrChange w:id="145" w:author="Airat Shigapov" w:date="2021-11-11T14:25:00Z">
              <w:rPr>
                <w:noProof/>
                <w:webHidden/>
              </w:rPr>
            </w:rPrChange>
          </w:rPr>
          <w:fldChar w:fldCharType="end"/>
        </w:r>
        <w:r w:rsidRPr="00AB0160">
          <w:rPr>
            <w:rStyle w:val="a3"/>
            <w:rFonts w:ascii="Times New Roman" w:hAnsi="Times New Roman" w:cs="Times New Roman"/>
            <w:i w:val="0"/>
            <w:iCs w:val="0"/>
            <w:noProof/>
            <w:sz w:val="28"/>
            <w:szCs w:val="28"/>
            <w:u w:val="none"/>
            <w:rPrChange w:id="146" w:author="Airat Shigapov" w:date="2021-11-11T14:25:00Z">
              <w:rPr>
                <w:rStyle w:val="a3"/>
                <w:noProof/>
              </w:rPr>
            </w:rPrChange>
          </w:rPr>
          <w:fldChar w:fldCharType="end"/>
        </w:r>
      </w:ins>
    </w:p>
    <w:p w14:paraId="0567B358" w14:textId="275F55F8" w:rsidR="00AB0160" w:rsidRPr="00AB0160" w:rsidRDefault="00AB0160">
      <w:pPr>
        <w:pStyle w:val="21"/>
        <w:spacing w:after="0"/>
        <w:rPr>
          <w:ins w:id="147" w:author="Airat Shigapov" w:date="2021-11-11T14:24:00Z"/>
          <w:rFonts w:ascii="Times New Roman" w:eastAsiaTheme="minorEastAsia" w:hAnsi="Times New Roman" w:cs="Times New Roman"/>
          <w:i w:val="0"/>
          <w:iCs w:val="0"/>
          <w:noProof/>
          <w:sz w:val="28"/>
          <w:szCs w:val="28"/>
          <w:lang w:eastAsia="ru-RU"/>
          <w:rPrChange w:id="148" w:author="Airat Shigapov" w:date="2021-11-11T14:25:00Z">
            <w:rPr>
              <w:ins w:id="149" w:author="Airat Shigapov" w:date="2021-11-11T14:24:00Z"/>
              <w:rFonts w:eastAsiaTheme="minorEastAsia" w:cstheme="minorBidi"/>
              <w:i w:val="0"/>
              <w:iCs w:val="0"/>
              <w:noProof/>
              <w:sz w:val="22"/>
              <w:szCs w:val="22"/>
              <w:lang w:eastAsia="ru-RU"/>
            </w:rPr>
          </w:rPrChange>
        </w:rPr>
        <w:pPrChange w:id="150" w:author="Airat Shigapov" w:date="2021-11-11T14:26:00Z">
          <w:pPr>
            <w:pStyle w:val="21"/>
          </w:pPr>
        </w:pPrChange>
      </w:pPr>
      <w:ins w:id="151" w:author="Airat Shigapov" w:date="2021-11-11T14:24:00Z">
        <w:r w:rsidRPr="00AB0160">
          <w:rPr>
            <w:rStyle w:val="a3"/>
            <w:rFonts w:ascii="Times New Roman" w:hAnsi="Times New Roman" w:cs="Times New Roman"/>
            <w:i w:val="0"/>
            <w:iCs w:val="0"/>
            <w:noProof/>
            <w:sz w:val="28"/>
            <w:szCs w:val="28"/>
            <w:u w:val="none"/>
            <w:rPrChange w:id="152" w:author="Airat Shigapov" w:date="2021-11-11T14:25:00Z">
              <w:rPr>
                <w:rStyle w:val="a3"/>
                <w:noProof/>
              </w:rPr>
            </w:rPrChange>
          </w:rPr>
          <w:fldChar w:fldCharType="begin"/>
        </w:r>
        <w:r w:rsidRPr="00AB0160">
          <w:rPr>
            <w:rStyle w:val="a3"/>
            <w:rFonts w:ascii="Times New Roman" w:hAnsi="Times New Roman" w:cs="Times New Roman"/>
            <w:i w:val="0"/>
            <w:iCs w:val="0"/>
            <w:noProof/>
            <w:sz w:val="28"/>
            <w:szCs w:val="28"/>
            <w:u w:val="none"/>
            <w:rPrChange w:id="153" w:author="Airat Shigapov" w:date="2021-11-11T14:25:00Z">
              <w:rPr>
                <w:rStyle w:val="a3"/>
                <w:noProof/>
              </w:rPr>
            </w:rPrChange>
          </w:rPr>
          <w:instrText xml:space="preserve"> </w:instrText>
        </w:r>
        <w:r w:rsidRPr="00AB0160">
          <w:rPr>
            <w:rFonts w:ascii="Times New Roman" w:hAnsi="Times New Roman" w:cs="Times New Roman"/>
            <w:i w:val="0"/>
            <w:iCs w:val="0"/>
            <w:noProof/>
            <w:sz w:val="28"/>
            <w:szCs w:val="28"/>
            <w:rPrChange w:id="154" w:author="Airat Shigapov" w:date="2021-11-11T14:25:00Z">
              <w:rPr>
                <w:noProof/>
              </w:rPr>
            </w:rPrChange>
          </w:rPr>
          <w:instrText>HYPERLINK \l "_Toc87533115"</w:instrText>
        </w:r>
        <w:r w:rsidRPr="00AB0160">
          <w:rPr>
            <w:rStyle w:val="a3"/>
            <w:rFonts w:ascii="Times New Roman" w:hAnsi="Times New Roman" w:cs="Times New Roman"/>
            <w:i w:val="0"/>
            <w:iCs w:val="0"/>
            <w:noProof/>
            <w:sz w:val="28"/>
            <w:szCs w:val="28"/>
            <w:u w:val="none"/>
            <w:rPrChange w:id="155" w:author="Airat Shigapov" w:date="2021-11-11T14:25:00Z">
              <w:rPr>
                <w:rStyle w:val="a3"/>
                <w:noProof/>
              </w:rPr>
            </w:rPrChange>
          </w:rPr>
          <w:instrText xml:space="preserve"> </w:instrText>
        </w:r>
        <w:r w:rsidRPr="00AB0160">
          <w:rPr>
            <w:rStyle w:val="a3"/>
            <w:rFonts w:ascii="Times New Roman" w:hAnsi="Times New Roman" w:cs="Times New Roman"/>
            <w:i w:val="0"/>
            <w:iCs w:val="0"/>
            <w:noProof/>
            <w:sz w:val="28"/>
            <w:szCs w:val="28"/>
            <w:u w:val="none"/>
            <w:rPrChange w:id="156" w:author="Airat Shigapov" w:date="2021-11-11T14:25:00Z">
              <w:rPr>
                <w:rStyle w:val="a3"/>
                <w:noProof/>
              </w:rPr>
            </w:rPrChange>
          </w:rPr>
          <w:fldChar w:fldCharType="separate"/>
        </w:r>
        <w:r w:rsidRPr="00AB0160">
          <w:rPr>
            <w:rStyle w:val="a3"/>
            <w:rFonts w:ascii="Times New Roman" w:eastAsia="Times New Roman" w:hAnsi="Times New Roman" w:cs="Times New Roman"/>
            <w:i w:val="0"/>
            <w:iCs w:val="0"/>
            <w:noProof/>
            <w:sz w:val="28"/>
            <w:szCs w:val="28"/>
            <w:u w:val="none"/>
            <w:rPrChange w:id="157" w:author="Airat Shigapov" w:date="2021-11-11T14:25:00Z">
              <w:rPr>
                <w:rStyle w:val="a3"/>
                <w:rFonts w:eastAsia="Times New Roman" w:cs="Times New Roman"/>
                <w:noProof/>
              </w:rPr>
            </w:rPrChange>
          </w:rPr>
          <w:t>2.2 UML диаграмма прецедентов (use case diagram)</w:t>
        </w:r>
        <w:r w:rsidRPr="00AB0160">
          <w:rPr>
            <w:rFonts w:ascii="Times New Roman" w:hAnsi="Times New Roman" w:cs="Times New Roman"/>
            <w:i w:val="0"/>
            <w:iCs w:val="0"/>
            <w:noProof/>
            <w:webHidden/>
            <w:sz w:val="28"/>
            <w:szCs w:val="28"/>
            <w:rPrChange w:id="158" w:author="Airat Shigapov" w:date="2021-11-11T14:25:00Z">
              <w:rPr>
                <w:noProof/>
                <w:webHidden/>
              </w:rPr>
            </w:rPrChange>
          </w:rPr>
          <w:tab/>
        </w:r>
        <w:r w:rsidRPr="00AB0160">
          <w:rPr>
            <w:rFonts w:ascii="Times New Roman" w:hAnsi="Times New Roman" w:cs="Times New Roman"/>
            <w:i w:val="0"/>
            <w:iCs w:val="0"/>
            <w:noProof/>
            <w:webHidden/>
            <w:sz w:val="28"/>
            <w:szCs w:val="28"/>
            <w:rPrChange w:id="159" w:author="Airat Shigapov" w:date="2021-11-11T14:25:00Z">
              <w:rPr>
                <w:noProof/>
                <w:webHidden/>
              </w:rPr>
            </w:rPrChange>
          </w:rPr>
          <w:fldChar w:fldCharType="begin"/>
        </w:r>
        <w:r w:rsidRPr="00AB0160">
          <w:rPr>
            <w:rFonts w:ascii="Times New Roman" w:hAnsi="Times New Roman" w:cs="Times New Roman"/>
            <w:i w:val="0"/>
            <w:iCs w:val="0"/>
            <w:noProof/>
            <w:webHidden/>
            <w:sz w:val="28"/>
            <w:szCs w:val="28"/>
            <w:rPrChange w:id="160" w:author="Airat Shigapov" w:date="2021-11-11T14:25:00Z">
              <w:rPr>
                <w:noProof/>
                <w:webHidden/>
              </w:rPr>
            </w:rPrChange>
          </w:rPr>
          <w:instrText xml:space="preserve"> PAGEREF _Toc87533115 \h </w:instrText>
        </w:r>
      </w:ins>
      <w:r w:rsidRPr="00AB0160">
        <w:rPr>
          <w:rFonts w:ascii="Times New Roman" w:hAnsi="Times New Roman" w:cs="Times New Roman"/>
          <w:i w:val="0"/>
          <w:iCs w:val="0"/>
          <w:noProof/>
          <w:webHidden/>
          <w:sz w:val="28"/>
          <w:szCs w:val="28"/>
          <w:rPrChange w:id="161" w:author="Airat Shigapov" w:date="2021-11-11T14:25:00Z">
            <w:rPr>
              <w:rFonts w:ascii="Times New Roman" w:hAnsi="Times New Roman" w:cs="Times New Roman"/>
              <w:i w:val="0"/>
              <w:iCs w:val="0"/>
              <w:noProof/>
              <w:webHidden/>
              <w:sz w:val="28"/>
              <w:szCs w:val="28"/>
            </w:rPr>
          </w:rPrChange>
        </w:rPr>
      </w:r>
      <w:r w:rsidRPr="00AB0160">
        <w:rPr>
          <w:rFonts w:ascii="Times New Roman" w:hAnsi="Times New Roman" w:cs="Times New Roman"/>
          <w:i w:val="0"/>
          <w:iCs w:val="0"/>
          <w:noProof/>
          <w:webHidden/>
          <w:sz w:val="28"/>
          <w:szCs w:val="28"/>
          <w:rPrChange w:id="162" w:author="Airat Shigapov" w:date="2021-11-11T14:25:00Z">
            <w:rPr>
              <w:noProof/>
              <w:webHidden/>
            </w:rPr>
          </w:rPrChange>
        </w:rPr>
        <w:fldChar w:fldCharType="separate"/>
      </w:r>
      <w:ins w:id="163" w:author="Airat Shigapov" w:date="2021-11-11T14:24:00Z">
        <w:r w:rsidRPr="00AB0160">
          <w:rPr>
            <w:rFonts w:ascii="Times New Roman" w:hAnsi="Times New Roman" w:cs="Times New Roman"/>
            <w:i w:val="0"/>
            <w:iCs w:val="0"/>
            <w:noProof/>
            <w:webHidden/>
            <w:sz w:val="28"/>
            <w:szCs w:val="28"/>
            <w:rPrChange w:id="164" w:author="Airat Shigapov" w:date="2021-11-11T14:25:00Z">
              <w:rPr>
                <w:noProof/>
                <w:webHidden/>
              </w:rPr>
            </w:rPrChange>
          </w:rPr>
          <w:t>10</w:t>
        </w:r>
        <w:r w:rsidRPr="00AB0160">
          <w:rPr>
            <w:rFonts w:ascii="Times New Roman" w:hAnsi="Times New Roman" w:cs="Times New Roman"/>
            <w:i w:val="0"/>
            <w:iCs w:val="0"/>
            <w:noProof/>
            <w:webHidden/>
            <w:sz w:val="28"/>
            <w:szCs w:val="28"/>
            <w:rPrChange w:id="165" w:author="Airat Shigapov" w:date="2021-11-11T14:25:00Z">
              <w:rPr>
                <w:noProof/>
                <w:webHidden/>
              </w:rPr>
            </w:rPrChange>
          </w:rPr>
          <w:fldChar w:fldCharType="end"/>
        </w:r>
        <w:r w:rsidRPr="00AB0160">
          <w:rPr>
            <w:rStyle w:val="a3"/>
            <w:rFonts w:ascii="Times New Roman" w:hAnsi="Times New Roman" w:cs="Times New Roman"/>
            <w:i w:val="0"/>
            <w:iCs w:val="0"/>
            <w:noProof/>
            <w:sz w:val="28"/>
            <w:szCs w:val="28"/>
            <w:u w:val="none"/>
            <w:rPrChange w:id="166" w:author="Airat Shigapov" w:date="2021-11-11T14:25:00Z">
              <w:rPr>
                <w:rStyle w:val="a3"/>
                <w:noProof/>
              </w:rPr>
            </w:rPrChange>
          </w:rPr>
          <w:fldChar w:fldCharType="end"/>
        </w:r>
      </w:ins>
    </w:p>
    <w:p w14:paraId="7657E798" w14:textId="3D1E515F" w:rsidR="00AB0160" w:rsidRPr="00AB0160" w:rsidRDefault="00AB0160">
      <w:pPr>
        <w:pStyle w:val="21"/>
        <w:spacing w:after="0"/>
        <w:rPr>
          <w:ins w:id="167" w:author="Airat Shigapov" w:date="2021-11-11T14:24:00Z"/>
          <w:rFonts w:ascii="Times New Roman" w:eastAsiaTheme="minorEastAsia" w:hAnsi="Times New Roman" w:cs="Times New Roman"/>
          <w:i w:val="0"/>
          <w:iCs w:val="0"/>
          <w:noProof/>
          <w:sz w:val="28"/>
          <w:szCs w:val="28"/>
          <w:lang w:eastAsia="ru-RU"/>
          <w:rPrChange w:id="168" w:author="Airat Shigapov" w:date="2021-11-11T14:25:00Z">
            <w:rPr>
              <w:ins w:id="169" w:author="Airat Shigapov" w:date="2021-11-11T14:24:00Z"/>
              <w:rFonts w:eastAsiaTheme="minorEastAsia" w:cstheme="minorBidi"/>
              <w:i w:val="0"/>
              <w:iCs w:val="0"/>
              <w:noProof/>
              <w:sz w:val="22"/>
              <w:szCs w:val="22"/>
              <w:lang w:eastAsia="ru-RU"/>
            </w:rPr>
          </w:rPrChange>
        </w:rPr>
        <w:pPrChange w:id="170" w:author="Airat Shigapov" w:date="2021-11-11T14:26:00Z">
          <w:pPr>
            <w:pStyle w:val="21"/>
          </w:pPr>
        </w:pPrChange>
      </w:pPr>
      <w:ins w:id="171" w:author="Airat Shigapov" w:date="2021-11-11T14:24:00Z">
        <w:r w:rsidRPr="00AB0160">
          <w:rPr>
            <w:rStyle w:val="a3"/>
            <w:rFonts w:ascii="Times New Roman" w:hAnsi="Times New Roman" w:cs="Times New Roman"/>
            <w:i w:val="0"/>
            <w:iCs w:val="0"/>
            <w:noProof/>
            <w:sz w:val="28"/>
            <w:szCs w:val="28"/>
            <w:u w:val="none"/>
            <w:rPrChange w:id="172" w:author="Airat Shigapov" w:date="2021-11-11T14:25:00Z">
              <w:rPr>
                <w:rStyle w:val="a3"/>
                <w:noProof/>
              </w:rPr>
            </w:rPrChange>
          </w:rPr>
          <w:fldChar w:fldCharType="begin"/>
        </w:r>
        <w:r w:rsidRPr="00AB0160">
          <w:rPr>
            <w:rStyle w:val="a3"/>
            <w:rFonts w:ascii="Times New Roman" w:hAnsi="Times New Roman" w:cs="Times New Roman"/>
            <w:i w:val="0"/>
            <w:iCs w:val="0"/>
            <w:noProof/>
            <w:sz w:val="28"/>
            <w:szCs w:val="28"/>
            <w:u w:val="none"/>
            <w:rPrChange w:id="173" w:author="Airat Shigapov" w:date="2021-11-11T14:25:00Z">
              <w:rPr>
                <w:rStyle w:val="a3"/>
                <w:noProof/>
              </w:rPr>
            </w:rPrChange>
          </w:rPr>
          <w:instrText xml:space="preserve"> </w:instrText>
        </w:r>
        <w:r w:rsidRPr="00AB0160">
          <w:rPr>
            <w:rFonts w:ascii="Times New Roman" w:hAnsi="Times New Roman" w:cs="Times New Roman"/>
            <w:i w:val="0"/>
            <w:iCs w:val="0"/>
            <w:noProof/>
            <w:sz w:val="28"/>
            <w:szCs w:val="28"/>
            <w:rPrChange w:id="174" w:author="Airat Shigapov" w:date="2021-11-11T14:25:00Z">
              <w:rPr>
                <w:noProof/>
              </w:rPr>
            </w:rPrChange>
          </w:rPr>
          <w:instrText>HYPERLINK \l "_Toc87533116"</w:instrText>
        </w:r>
        <w:r w:rsidRPr="00AB0160">
          <w:rPr>
            <w:rStyle w:val="a3"/>
            <w:rFonts w:ascii="Times New Roman" w:hAnsi="Times New Roman" w:cs="Times New Roman"/>
            <w:i w:val="0"/>
            <w:iCs w:val="0"/>
            <w:noProof/>
            <w:sz w:val="28"/>
            <w:szCs w:val="28"/>
            <w:u w:val="none"/>
            <w:rPrChange w:id="175" w:author="Airat Shigapov" w:date="2021-11-11T14:25:00Z">
              <w:rPr>
                <w:rStyle w:val="a3"/>
                <w:noProof/>
              </w:rPr>
            </w:rPrChange>
          </w:rPr>
          <w:instrText xml:space="preserve"> </w:instrText>
        </w:r>
        <w:r w:rsidRPr="00AB0160">
          <w:rPr>
            <w:rStyle w:val="a3"/>
            <w:rFonts w:ascii="Times New Roman" w:hAnsi="Times New Roman" w:cs="Times New Roman"/>
            <w:i w:val="0"/>
            <w:iCs w:val="0"/>
            <w:noProof/>
            <w:sz w:val="28"/>
            <w:szCs w:val="28"/>
            <w:u w:val="none"/>
            <w:rPrChange w:id="176" w:author="Airat Shigapov" w:date="2021-11-11T14:25:00Z">
              <w:rPr>
                <w:rStyle w:val="a3"/>
                <w:noProof/>
              </w:rPr>
            </w:rPrChange>
          </w:rPr>
          <w:fldChar w:fldCharType="separate"/>
        </w:r>
        <w:r w:rsidRPr="00AB0160">
          <w:rPr>
            <w:rStyle w:val="a3"/>
            <w:rFonts w:ascii="Times New Roman" w:eastAsia="Times New Roman" w:hAnsi="Times New Roman" w:cs="Times New Roman"/>
            <w:i w:val="0"/>
            <w:iCs w:val="0"/>
            <w:noProof/>
            <w:sz w:val="28"/>
            <w:szCs w:val="28"/>
            <w:u w:val="none"/>
            <w:rPrChange w:id="177" w:author="Airat Shigapov" w:date="2021-11-11T14:25:00Z">
              <w:rPr>
                <w:rStyle w:val="a3"/>
                <w:rFonts w:ascii="Times New Roman" w:eastAsia="Times New Roman" w:hAnsi="Times New Roman" w:cs="Times New Roman"/>
                <w:noProof/>
              </w:rPr>
            </w:rPrChange>
          </w:rPr>
          <w:t xml:space="preserve">2.3 Диаграмма </w:t>
        </w:r>
        <w:r w:rsidRPr="00AB0160">
          <w:rPr>
            <w:rStyle w:val="a3"/>
            <w:rFonts w:ascii="Times New Roman" w:eastAsia="Times New Roman" w:hAnsi="Times New Roman" w:cs="Times New Roman"/>
            <w:i w:val="0"/>
            <w:iCs w:val="0"/>
            <w:noProof/>
            <w:sz w:val="28"/>
            <w:szCs w:val="28"/>
            <w:u w:val="none"/>
            <w:lang w:val="en-US"/>
            <w:rPrChange w:id="178" w:author="Airat Shigapov" w:date="2021-11-11T14:25:00Z">
              <w:rPr>
                <w:rStyle w:val="a3"/>
                <w:rFonts w:ascii="Times New Roman" w:eastAsia="Times New Roman" w:hAnsi="Times New Roman" w:cs="Times New Roman"/>
                <w:noProof/>
                <w:lang w:val="en-US"/>
              </w:rPr>
            </w:rPrChange>
          </w:rPr>
          <w:t>ERD</w:t>
        </w:r>
        <w:r w:rsidRPr="00AB0160">
          <w:rPr>
            <w:rFonts w:ascii="Times New Roman" w:hAnsi="Times New Roman" w:cs="Times New Roman"/>
            <w:i w:val="0"/>
            <w:iCs w:val="0"/>
            <w:noProof/>
            <w:webHidden/>
            <w:sz w:val="28"/>
            <w:szCs w:val="28"/>
            <w:rPrChange w:id="179" w:author="Airat Shigapov" w:date="2021-11-11T14:25:00Z">
              <w:rPr>
                <w:noProof/>
                <w:webHidden/>
              </w:rPr>
            </w:rPrChange>
          </w:rPr>
          <w:tab/>
        </w:r>
        <w:r w:rsidRPr="00AB0160">
          <w:rPr>
            <w:rFonts w:ascii="Times New Roman" w:hAnsi="Times New Roman" w:cs="Times New Roman"/>
            <w:i w:val="0"/>
            <w:iCs w:val="0"/>
            <w:noProof/>
            <w:webHidden/>
            <w:sz w:val="28"/>
            <w:szCs w:val="28"/>
            <w:rPrChange w:id="180" w:author="Airat Shigapov" w:date="2021-11-11T14:25:00Z">
              <w:rPr>
                <w:noProof/>
                <w:webHidden/>
              </w:rPr>
            </w:rPrChange>
          </w:rPr>
          <w:fldChar w:fldCharType="begin"/>
        </w:r>
        <w:r w:rsidRPr="00AB0160">
          <w:rPr>
            <w:rFonts w:ascii="Times New Roman" w:hAnsi="Times New Roman" w:cs="Times New Roman"/>
            <w:i w:val="0"/>
            <w:iCs w:val="0"/>
            <w:noProof/>
            <w:webHidden/>
            <w:sz w:val="28"/>
            <w:szCs w:val="28"/>
            <w:rPrChange w:id="181" w:author="Airat Shigapov" w:date="2021-11-11T14:25:00Z">
              <w:rPr>
                <w:noProof/>
                <w:webHidden/>
              </w:rPr>
            </w:rPrChange>
          </w:rPr>
          <w:instrText xml:space="preserve"> PAGEREF _Toc87533116 \h </w:instrText>
        </w:r>
      </w:ins>
      <w:r w:rsidRPr="00AB0160">
        <w:rPr>
          <w:rFonts w:ascii="Times New Roman" w:hAnsi="Times New Roman" w:cs="Times New Roman"/>
          <w:i w:val="0"/>
          <w:iCs w:val="0"/>
          <w:noProof/>
          <w:webHidden/>
          <w:sz w:val="28"/>
          <w:szCs w:val="28"/>
          <w:rPrChange w:id="182" w:author="Airat Shigapov" w:date="2021-11-11T14:25:00Z">
            <w:rPr>
              <w:rFonts w:ascii="Times New Roman" w:hAnsi="Times New Roman" w:cs="Times New Roman"/>
              <w:i w:val="0"/>
              <w:iCs w:val="0"/>
              <w:noProof/>
              <w:webHidden/>
              <w:sz w:val="28"/>
              <w:szCs w:val="28"/>
            </w:rPr>
          </w:rPrChange>
        </w:rPr>
      </w:r>
      <w:r w:rsidRPr="00AB0160">
        <w:rPr>
          <w:rFonts w:ascii="Times New Roman" w:hAnsi="Times New Roman" w:cs="Times New Roman"/>
          <w:i w:val="0"/>
          <w:iCs w:val="0"/>
          <w:noProof/>
          <w:webHidden/>
          <w:sz w:val="28"/>
          <w:szCs w:val="28"/>
          <w:rPrChange w:id="183" w:author="Airat Shigapov" w:date="2021-11-11T14:25:00Z">
            <w:rPr>
              <w:noProof/>
              <w:webHidden/>
            </w:rPr>
          </w:rPrChange>
        </w:rPr>
        <w:fldChar w:fldCharType="separate"/>
      </w:r>
      <w:ins w:id="184" w:author="Airat Shigapov" w:date="2021-11-11T14:24:00Z">
        <w:r w:rsidRPr="00AB0160">
          <w:rPr>
            <w:rFonts w:ascii="Times New Roman" w:hAnsi="Times New Roman" w:cs="Times New Roman"/>
            <w:i w:val="0"/>
            <w:iCs w:val="0"/>
            <w:noProof/>
            <w:webHidden/>
            <w:sz w:val="28"/>
            <w:szCs w:val="28"/>
            <w:rPrChange w:id="185" w:author="Airat Shigapov" w:date="2021-11-11T14:25:00Z">
              <w:rPr>
                <w:noProof/>
                <w:webHidden/>
              </w:rPr>
            </w:rPrChange>
          </w:rPr>
          <w:t>11</w:t>
        </w:r>
        <w:r w:rsidRPr="00AB0160">
          <w:rPr>
            <w:rFonts w:ascii="Times New Roman" w:hAnsi="Times New Roman" w:cs="Times New Roman"/>
            <w:i w:val="0"/>
            <w:iCs w:val="0"/>
            <w:noProof/>
            <w:webHidden/>
            <w:sz w:val="28"/>
            <w:szCs w:val="28"/>
            <w:rPrChange w:id="186" w:author="Airat Shigapov" w:date="2021-11-11T14:25:00Z">
              <w:rPr>
                <w:noProof/>
                <w:webHidden/>
              </w:rPr>
            </w:rPrChange>
          </w:rPr>
          <w:fldChar w:fldCharType="end"/>
        </w:r>
        <w:r w:rsidRPr="00AB0160">
          <w:rPr>
            <w:rStyle w:val="a3"/>
            <w:rFonts w:ascii="Times New Roman" w:hAnsi="Times New Roman" w:cs="Times New Roman"/>
            <w:i w:val="0"/>
            <w:iCs w:val="0"/>
            <w:noProof/>
            <w:sz w:val="28"/>
            <w:szCs w:val="28"/>
            <w:u w:val="none"/>
            <w:rPrChange w:id="187" w:author="Airat Shigapov" w:date="2021-11-11T14:25:00Z">
              <w:rPr>
                <w:rStyle w:val="a3"/>
                <w:noProof/>
              </w:rPr>
            </w:rPrChange>
          </w:rPr>
          <w:fldChar w:fldCharType="end"/>
        </w:r>
      </w:ins>
    </w:p>
    <w:p w14:paraId="255CAE01" w14:textId="2292A0C5" w:rsidR="00AB0160" w:rsidRPr="00AB0160" w:rsidRDefault="00AB0160">
      <w:pPr>
        <w:pStyle w:val="21"/>
        <w:spacing w:after="0"/>
        <w:rPr>
          <w:ins w:id="188" w:author="Airat Shigapov" w:date="2021-11-11T14:24:00Z"/>
          <w:rFonts w:ascii="Times New Roman" w:eastAsiaTheme="minorEastAsia" w:hAnsi="Times New Roman" w:cs="Times New Roman"/>
          <w:i w:val="0"/>
          <w:iCs w:val="0"/>
          <w:noProof/>
          <w:sz w:val="28"/>
          <w:szCs w:val="28"/>
          <w:lang w:eastAsia="ru-RU"/>
          <w:rPrChange w:id="189" w:author="Airat Shigapov" w:date="2021-11-11T14:25:00Z">
            <w:rPr>
              <w:ins w:id="190" w:author="Airat Shigapov" w:date="2021-11-11T14:24:00Z"/>
              <w:rFonts w:eastAsiaTheme="minorEastAsia" w:cstheme="minorBidi"/>
              <w:i w:val="0"/>
              <w:iCs w:val="0"/>
              <w:noProof/>
              <w:sz w:val="22"/>
              <w:szCs w:val="22"/>
              <w:lang w:eastAsia="ru-RU"/>
            </w:rPr>
          </w:rPrChange>
        </w:rPr>
        <w:pPrChange w:id="191" w:author="Airat Shigapov" w:date="2021-11-11T14:26:00Z">
          <w:pPr>
            <w:pStyle w:val="21"/>
          </w:pPr>
        </w:pPrChange>
      </w:pPr>
      <w:ins w:id="192" w:author="Airat Shigapov" w:date="2021-11-11T14:24:00Z">
        <w:r w:rsidRPr="00AB0160">
          <w:rPr>
            <w:rStyle w:val="a3"/>
            <w:rFonts w:ascii="Times New Roman" w:hAnsi="Times New Roman" w:cs="Times New Roman"/>
            <w:i w:val="0"/>
            <w:iCs w:val="0"/>
            <w:noProof/>
            <w:sz w:val="28"/>
            <w:szCs w:val="28"/>
            <w:u w:val="none"/>
            <w:rPrChange w:id="193" w:author="Airat Shigapov" w:date="2021-11-11T14:25:00Z">
              <w:rPr>
                <w:rStyle w:val="a3"/>
                <w:noProof/>
              </w:rPr>
            </w:rPrChange>
          </w:rPr>
          <w:fldChar w:fldCharType="begin"/>
        </w:r>
        <w:r w:rsidRPr="00AB0160">
          <w:rPr>
            <w:rStyle w:val="a3"/>
            <w:rFonts w:ascii="Times New Roman" w:hAnsi="Times New Roman" w:cs="Times New Roman"/>
            <w:i w:val="0"/>
            <w:iCs w:val="0"/>
            <w:noProof/>
            <w:sz w:val="28"/>
            <w:szCs w:val="28"/>
            <w:u w:val="none"/>
            <w:rPrChange w:id="194" w:author="Airat Shigapov" w:date="2021-11-11T14:25:00Z">
              <w:rPr>
                <w:rStyle w:val="a3"/>
                <w:noProof/>
              </w:rPr>
            </w:rPrChange>
          </w:rPr>
          <w:instrText xml:space="preserve"> </w:instrText>
        </w:r>
        <w:r w:rsidRPr="00AB0160">
          <w:rPr>
            <w:rFonts w:ascii="Times New Roman" w:hAnsi="Times New Roman" w:cs="Times New Roman"/>
            <w:i w:val="0"/>
            <w:iCs w:val="0"/>
            <w:noProof/>
            <w:sz w:val="28"/>
            <w:szCs w:val="28"/>
            <w:rPrChange w:id="195" w:author="Airat Shigapov" w:date="2021-11-11T14:25:00Z">
              <w:rPr>
                <w:noProof/>
              </w:rPr>
            </w:rPrChange>
          </w:rPr>
          <w:instrText>HYPERLINK \l "_Toc87533117"</w:instrText>
        </w:r>
        <w:r w:rsidRPr="00AB0160">
          <w:rPr>
            <w:rStyle w:val="a3"/>
            <w:rFonts w:ascii="Times New Roman" w:hAnsi="Times New Roman" w:cs="Times New Roman"/>
            <w:i w:val="0"/>
            <w:iCs w:val="0"/>
            <w:noProof/>
            <w:sz w:val="28"/>
            <w:szCs w:val="28"/>
            <w:u w:val="none"/>
            <w:rPrChange w:id="196" w:author="Airat Shigapov" w:date="2021-11-11T14:25:00Z">
              <w:rPr>
                <w:rStyle w:val="a3"/>
                <w:noProof/>
              </w:rPr>
            </w:rPrChange>
          </w:rPr>
          <w:instrText xml:space="preserve"> </w:instrText>
        </w:r>
        <w:r w:rsidRPr="00AB0160">
          <w:rPr>
            <w:rStyle w:val="a3"/>
            <w:rFonts w:ascii="Times New Roman" w:hAnsi="Times New Roman" w:cs="Times New Roman"/>
            <w:i w:val="0"/>
            <w:iCs w:val="0"/>
            <w:noProof/>
            <w:sz w:val="28"/>
            <w:szCs w:val="28"/>
            <w:u w:val="none"/>
            <w:rPrChange w:id="197" w:author="Airat Shigapov" w:date="2021-11-11T14:25:00Z">
              <w:rPr>
                <w:rStyle w:val="a3"/>
                <w:noProof/>
              </w:rPr>
            </w:rPrChange>
          </w:rPr>
          <w:fldChar w:fldCharType="separate"/>
        </w:r>
        <w:r w:rsidRPr="00AB0160">
          <w:rPr>
            <w:rStyle w:val="a3"/>
            <w:rFonts w:ascii="Times New Roman" w:hAnsi="Times New Roman" w:cs="Times New Roman"/>
            <w:i w:val="0"/>
            <w:iCs w:val="0"/>
            <w:noProof/>
            <w:sz w:val="28"/>
            <w:szCs w:val="28"/>
            <w:u w:val="none"/>
            <w:rPrChange w:id="198" w:author="Airat Shigapov" w:date="2021-11-11T14:25:00Z">
              <w:rPr>
                <w:rStyle w:val="a3"/>
                <w:rFonts w:cs="Times New Roman"/>
                <w:noProof/>
              </w:rPr>
            </w:rPrChange>
          </w:rPr>
          <w:t>2.4 Диаграмма последовательности</w:t>
        </w:r>
        <w:r w:rsidRPr="00AB0160">
          <w:rPr>
            <w:rFonts w:ascii="Times New Roman" w:hAnsi="Times New Roman" w:cs="Times New Roman"/>
            <w:i w:val="0"/>
            <w:iCs w:val="0"/>
            <w:noProof/>
            <w:webHidden/>
            <w:sz w:val="28"/>
            <w:szCs w:val="28"/>
            <w:rPrChange w:id="199" w:author="Airat Shigapov" w:date="2021-11-11T14:25:00Z">
              <w:rPr>
                <w:noProof/>
                <w:webHidden/>
              </w:rPr>
            </w:rPrChange>
          </w:rPr>
          <w:tab/>
        </w:r>
        <w:r w:rsidRPr="00AB0160">
          <w:rPr>
            <w:rFonts w:ascii="Times New Roman" w:hAnsi="Times New Roman" w:cs="Times New Roman"/>
            <w:i w:val="0"/>
            <w:iCs w:val="0"/>
            <w:noProof/>
            <w:webHidden/>
            <w:sz w:val="28"/>
            <w:szCs w:val="28"/>
            <w:rPrChange w:id="200" w:author="Airat Shigapov" w:date="2021-11-11T14:25:00Z">
              <w:rPr>
                <w:noProof/>
                <w:webHidden/>
              </w:rPr>
            </w:rPrChange>
          </w:rPr>
          <w:fldChar w:fldCharType="begin"/>
        </w:r>
        <w:r w:rsidRPr="00AB0160">
          <w:rPr>
            <w:rFonts w:ascii="Times New Roman" w:hAnsi="Times New Roman" w:cs="Times New Roman"/>
            <w:i w:val="0"/>
            <w:iCs w:val="0"/>
            <w:noProof/>
            <w:webHidden/>
            <w:sz w:val="28"/>
            <w:szCs w:val="28"/>
            <w:rPrChange w:id="201" w:author="Airat Shigapov" w:date="2021-11-11T14:25:00Z">
              <w:rPr>
                <w:noProof/>
                <w:webHidden/>
              </w:rPr>
            </w:rPrChange>
          </w:rPr>
          <w:instrText xml:space="preserve"> PAGEREF _Toc87533117 \h </w:instrText>
        </w:r>
      </w:ins>
      <w:r w:rsidRPr="00AB0160">
        <w:rPr>
          <w:rFonts w:ascii="Times New Roman" w:hAnsi="Times New Roman" w:cs="Times New Roman"/>
          <w:i w:val="0"/>
          <w:iCs w:val="0"/>
          <w:noProof/>
          <w:webHidden/>
          <w:sz w:val="28"/>
          <w:szCs w:val="28"/>
          <w:rPrChange w:id="202" w:author="Airat Shigapov" w:date="2021-11-11T14:25:00Z">
            <w:rPr>
              <w:rFonts w:ascii="Times New Roman" w:hAnsi="Times New Roman" w:cs="Times New Roman"/>
              <w:i w:val="0"/>
              <w:iCs w:val="0"/>
              <w:noProof/>
              <w:webHidden/>
              <w:sz w:val="28"/>
              <w:szCs w:val="28"/>
            </w:rPr>
          </w:rPrChange>
        </w:rPr>
      </w:r>
      <w:r w:rsidRPr="00AB0160">
        <w:rPr>
          <w:rFonts w:ascii="Times New Roman" w:hAnsi="Times New Roman" w:cs="Times New Roman"/>
          <w:i w:val="0"/>
          <w:iCs w:val="0"/>
          <w:noProof/>
          <w:webHidden/>
          <w:sz w:val="28"/>
          <w:szCs w:val="28"/>
          <w:rPrChange w:id="203" w:author="Airat Shigapov" w:date="2021-11-11T14:25:00Z">
            <w:rPr>
              <w:noProof/>
              <w:webHidden/>
            </w:rPr>
          </w:rPrChange>
        </w:rPr>
        <w:fldChar w:fldCharType="separate"/>
      </w:r>
      <w:ins w:id="204" w:author="Airat Shigapov" w:date="2021-11-11T14:24:00Z">
        <w:r w:rsidRPr="00AB0160">
          <w:rPr>
            <w:rFonts w:ascii="Times New Roman" w:hAnsi="Times New Roman" w:cs="Times New Roman"/>
            <w:i w:val="0"/>
            <w:iCs w:val="0"/>
            <w:noProof/>
            <w:webHidden/>
            <w:sz w:val="28"/>
            <w:szCs w:val="28"/>
            <w:rPrChange w:id="205" w:author="Airat Shigapov" w:date="2021-11-11T14:25:00Z">
              <w:rPr>
                <w:noProof/>
                <w:webHidden/>
              </w:rPr>
            </w:rPrChange>
          </w:rPr>
          <w:t>12</w:t>
        </w:r>
        <w:r w:rsidRPr="00AB0160">
          <w:rPr>
            <w:rFonts w:ascii="Times New Roman" w:hAnsi="Times New Roman" w:cs="Times New Roman"/>
            <w:i w:val="0"/>
            <w:iCs w:val="0"/>
            <w:noProof/>
            <w:webHidden/>
            <w:sz w:val="28"/>
            <w:szCs w:val="28"/>
            <w:rPrChange w:id="206" w:author="Airat Shigapov" w:date="2021-11-11T14:25:00Z">
              <w:rPr>
                <w:noProof/>
                <w:webHidden/>
              </w:rPr>
            </w:rPrChange>
          </w:rPr>
          <w:fldChar w:fldCharType="end"/>
        </w:r>
        <w:r w:rsidRPr="00AB0160">
          <w:rPr>
            <w:rStyle w:val="a3"/>
            <w:rFonts w:ascii="Times New Roman" w:hAnsi="Times New Roman" w:cs="Times New Roman"/>
            <w:i w:val="0"/>
            <w:iCs w:val="0"/>
            <w:noProof/>
            <w:sz w:val="28"/>
            <w:szCs w:val="28"/>
            <w:u w:val="none"/>
            <w:rPrChange w:id="207" w:author="Airat Shigapov" w:date="2021-11-11T14:25:00Z">
              <w:rPr>
                <w:rStyle w:val="a3"/>
                <w:noProof/>
              </w:rPr>
            </w:rPrChange>
          </w:rPr>
          <w:fldChar w:fldCharType="end"/>
        </w:r>
      </w:ins>
    </w:p>
    <w:p w14:paraId="6F8C1289" w14:textId="3189CB6F" w:rsidR="00AB0160" w:rsidRPr="00AB0160" w:rsidRDefault="00AB0160">
      <w:pPr>
        <w:pStyle w:val="21"/>
        <w:spacing w:after="0"/>
        <w:rPr>
          <w:ins w:id="208" w:author="Airat Shigapov" w:date="2021-11-11T14:24:00Z"/>
          <w:rFonts w:ascii="Times New Roman" w:eastAsiaTheme="minorEastAsia" w:hAnsi="Times New Roman" w:cs="Times New Roman"/>
          <w:i w:val="0"/>
          <w:iCs w:val="0"/>
          <w:noProof/>
          <w:sz w:val="28"/>
          <w:szCs w:val="28"/>
          <w:lang w:eastAsia="ru-RU"/>
          <w:rPrChange w:id="209" w:author="Airat Shigapov" w:date="2021-11-11T14:25:00Z">
            <w:rPr>
              <w:ins w:id="210" w:author="Airat Shigapov" w:date="2021-11-11T14:24:00Z"/>
              <w:rFonts w:eastAsiaTheme="minorEastAsia" w:cstheme="minorBidi"/>
              <w:i w:val="0"/>
              <w:iCs w:val="0"/>
              <w:noProof/>
              <w:sz w:val="22"/>
              <w:szCs w:val="22"/>
              <w:lang w:eastAsia="ru-RU"/>
            </w:rPr>
          </w:rPrChange>
        </w:rPr>
        <w:pPrChange w:id="211" w:author="Airat Shigapov" w:date="2021-11-11T14:26:00Z">
          <w:pPr>
            <w:pStyle w:val="21"/>
          </w:pPr>
        </w:pPrChange>
      </w:pPr>
      <w:ins w:id="212" w:author="Airat Shigapov" w:date="2021-11-11T14:24:00Z">
        <w:r w:rsidRPr="00AB0160">
          <w:rPr>
            <w:rStyle w:val="a3"/>
            <w:rFonts w:ascii="Times New Roman" w:hAnsi="Times New Roman" w:cs="Times New Roman"/>
            <w:i w:val="0"/>
            <w:iCs w:val="0"/>
            <w:noProof/>
            <w:sz w:val="28"/>
            <w:szCs w:val="28"/>
            <w:u w:val="none"/>
            <w:rPrChange w:id="213" w:author="Airat Shigapov" w:date="2021-11-11T14:25:00Z">
              <w:rPr>
                <w:rStyle w:val="a3"/>
                <w:noProof/>
              </w:rPr>
            </w:rPrChange>
          </w:rPr>
          <w:fldChar w:fldCharType="begin"/>
        </w:r>
        <w:r w:rsidRPr="00AB0160">
          <w:rPr>
            <w:rStyle w:val="a3"/>
            <w:rFonts w:ascii="Times New Roman" w:hAnsi="Times New Roman" w:cs="Times New Roman"/>
            <w:i w:val="0"/>
            <w:iCs w:val="0"/>
            <w:noProof/>
            <w:sz w:val="28"/>
            <w:szCs w:val="28"/>
            <w:u w:val="none"/>
            <w:rPrChange w:id="214" w:author="Airat Shigapov" w:date="2021-11-11T14:25:00Z">
              <w:rPr>
                <w:rStyle w:val="a3"/>
                <w:noProof/>
              </w:rPr>
            </w:rPrChange>
          </w:rPr>
          <w:instrText xml:space="preserve"> </w:instrText>
        </w:r>
        <w:r w:rsidRPr="00AB0160">
          <w:rPr>
            <w:rFonts w:ascii="Times New Roman" w:hAnsi="Times New Roman" w:cs="Times New Roman"/>
            <w:i w:val="0"/>
            <w:iCs w:val="0"/>
            <w:noProof/>
            <w:sz w:val="28"/>
            <w:szCs w:val="28"/>
            <w:rPrChange w:id="215" w:author="Airat Shigapov" w:date="2021-11-11T14:25:00Z">
              <w:rPr>
                <w:noProof/>
              </w:rPr>
            </w:rPrChange>
          </w:rPr>
          <w:instrText>HYPERLINK \l "_Toc87533118"</w:instrText>
        </w:r>
        <w:r w:rsidRPr="00AB0160">
          <w:rPr>
            <w:rStyle w:val="a3"/>
            <w:rFonts w:ascii="Times New Roman" w:hAnsi="Times New Roman" w:cs="Times New Roman"/>
            <w:i w:val="0"/>
            <w:iCs w:val="0"/>
            <w:noProof/>
            <w:sz w:val="28"/>
            <w:szCs w:val="28"/>
            <w:u w:val="none"/>
            <w:rPrChange w:id="216" w:author="Airat Shigapov" w:date="2021-11-11T14:25:00Z">
              <w:rPr>
                <w:rStyle w:val="a3"/>
                <w:noProof/>
              </w:rPr>
            </w:rPrChange>
          </w:rPr>
          <w:instrText xml:space="preserve"> </w:instrText>
        </w:r>
        <w:r w:rsidRPr="00AB0160">
          <w:rPr>
            <w:rStyle w:val="a3"/>
            <w:rFonts w:ascii="Times New Roman" w:hAnsi="Times New Roman" w:cs="Times New Roman"/>
            <w:i w:val="0"/>
            <w:iCs w:val="0"/>
            <w:noProof/>
            <w:sz w:val="28"/>
            <w:szCs w:val="28"/>
            <w:u w:val="none"/>
            <w:rPrChange w:id="217" w:author="Airat Shigapov" w:date="2021-11-11T14:25:00Z">
              <w:rPr>
                <w:rStyle w:val="a3"/>
                <w:noProof/>
              </w:rPr>
            </w:rPrChange>
          </w:rPr>
          <w:fldChar w:fldCharType="separate"/>
        </w:r>
        <w:r w:rsidRPr="00AB0160">
          <w:rPr>
            <w:rStyle w:val="a3"/>
            <w:rFonts w:ascii="Times New Roman" w:eastAsia="Calibri" w:hAnsi="Times New Roman" w:cs="Times New Roman"/>
            <w:i w:val="0"/>
            <w:iCs w:val="0"/>
            <w:noProof/>
            <w:sz w:val="28"/>
            <w:szCs w:val="28"/>
            <w:u w:val="none"/>
            <w:rPrChange w:id="218" w:author="Airat Shigapov" w:date="2021-11-11T14:25:00Z">
              <w:rPr>
                <w:rStyle w:val="a3"/>
                <w:rFonts w:eastAsia="Calibri"/>
                <w:noProof/>
              </w:rPr>
            </w:rPrChange>
          </w:rPr>
          <w:t>2.</w:t>
        </w:r>
      </w:ins>
      <w:ins w:id="219" w:author="Airat Shigapov" w:date="2021-11-16T08:40:00Z">
        <w:r w:rsidR="00250F53">
          <w:rPr>
            <w:rStyle w:val="a3"/>
            <w:rFonts w:ascii="Times New Roman" w:eastAsia="Calibri" w:hAnsi="Times New Roman" w:cs="Times New Roman"/>
            <w:i w:val="0"/>
            <w:iCs w:val="0"/>
            <w:noProof/>
            <w:sz w:val="28"/>
            <w:szCs w:val="28"/>
            <w:u w:val="none"/>
          </w:rPr>
          <w:t>5</w:t>
        </w:r>
      </w:ins>
      <w:ins w:id="220" w:author="Airat Shigapov" w:date="2021-11-11T14:24:00Z">
        <w:r w:rsidRPr="00AB0160">
          <w:rPr>
            <w:rStyle w:val="a3"/>
            <w:rFonts w:ascii="Times New Roman" w:eastAsia="Calibri" w:hAnsi="Times New Roman" w:cs="Times New Roman"/>
            <w:i w:val="0"/>
            <w:iCs w:val="0"/>
            <w:noProof/>
            <w:sz w:val="28"/>
            <w:szCs w:val="28"/>
            <w:u w:val="none"/>
            <w:rPrChange w:id="221" w:author="Airat Shigapov" w:date="2021-11-11T14:25:00Z">
              <w:rPr>
                <w:rStyle w:val="a3"/>
                <w:rFonts w:eastAsia="Calibri"/>
                <w:noProof/>
              </w:rPr>
            </w:rPrChange>
          </w:rPr>
          <w:t xml:space="preserve"> Диаграмма IDEF</w:t>
        </w:r>
        <w:r w:rsidRPr="00AB0160">
          <w:rPr>
            <w:rFonts w:ascii="Times New Roman" w:hAnsi="Times New Roman" w:cs="Times New Roman"/>
            <w:i w:val="0"/>
            <w:iCs w:val="0"/>
            <w:noProof/>
            <w:webHidden/>
            <w:sz w:val="28"/>
            <w:szCs w:val="28"/>
            <w:rPrChange w:id="222" w:author="Airat Shigapov" w:date="2021-11-11T14:25:00Z">
              <w:rPr>
                <w:noProof/>
                <w:webHidden/>
              </w:rPr>
            </w:rPrChange>
          </w:rPr>
          <w:tab/>
        </w:r>
        <w:r w:rsidRPr="00AB0160">
          <w:rPr>
            <w:rFonts w:ascii="Times New Roman" w:hAnsi="Times New Roman" w:cs="Times New Roman"/>
            <w:i w:val="0"/>
            <w:iCs w:val="0"/>
            <w:noProof/>
            <w:webHidden/>
            <w:sz w:val="28"/>
            <w:szCs w:val="28"/>
            <w:rPrChange w:id="223" w:author="Airat Shigapov" w:date="2021-11-11T14:25:00Z">
              <w:rPr>
                <w:noProof/>
                <w:webHidden/>
              </w:rPr>
            </w:rPrChange>
          </w:rPr>
          <w:fldChar w:fldCharType="begin"/>
        </w:r>
        <w:r w:rsidRPr="00AB0160">
          <w:rPr>
            <w:rFonts w:ascii="Times New Roman" w:hAnsi="Times New Roman" w:cs="Times New Roman"/>
            <w:i w:val="0"/>
            <w:iCs w:val="0"/>
            <w:noProof/>
            <w:webHidden/>
            <w:sz w:val="28"/>
            <w:szCs w:val="28"/>
            <w:rPrChange w:id="224" w:author="Airat Shigapov" w:date="2021-11-11T14:25:00Z">
              <w:rPr>
                <w:noProof/>
                <w:webHidden/>
              </w:rPr>
            </w:rPrChange>
          </w:rPr>
          <w:instrText xml:space="preserve"> PAGEREF _Toc87533118 \h </w:instrText>
        </w:r>
      </w:ins>
      <w:r w:rsidRPr="00AB0160">
        <w:rPr>
          <w:rFonts w:ascii="Times New Roman" w:hAnsi="Times New Roman" w:cs="Times New Roman"/>
          <w:i w:val="0"/>
          <w:iCs w:val="0"/>
          <w:noProof/>
          <w:webHidden/>
          <w:sz w:val="28"/>
          <w:szCs w:val="28"/>
          <w:rPrChange w:id="225" w:author="Airat Shigapov" w:date="2021-11-11T14:25:00Z">
            <w:rPr>
              <w:rFonts w:ascii="Times New Roman" w:hAnsi="Times New Roman" w:cs="Times New Roman"/>
              <w:i w:val="0"/>
              <w:iCs w:val="0"/>
              <w:noProof/>
              <w:webHidden/>
              <w:sz w:val="28"/>
              <w:szCs w:val="28"/>
            </w:rPr>
          </w:rPrChange>
        </w:rPr>
      </w:r>
      <w:r w:rsidRPr="00AB0160">
        <w:rPr>
          <w:rFonts w:ascii="Times New Roman" w:hAnsi="Times New Roman" w:cs="Times New Roman"/>
          <w:i w:val="0"/>
          <w:iCs w:val="0"/>
          <w:noProof/>
          <w:webHidden/>
          <w:sz w:val="28"/>
          <w:szCs w:val="28"/>
          <w:rPrChange w:id="226" w:author="Airat Shigapov" w:date="2021-11-11T14:25:00Z">
            <w:rPr>
              <w:noProof/>
              <w:webHidden/>
            </w:rPr>
          </w:rPrChange>
        </w:rPr>
        <w:fldChar w:fldCharType="separate"/>
      </w:r>
      <w:ins w:id="227" w:author="Airat Shigapov" w:date="2021-11-11T14:24:00Z">
        <w:r w:rsidRPr="00AB0160">
          <w:rPr>
            <w:rFonts w:ascii="Times New Roman" w:hAnsi="Times New Roman" w:cs="Times New Roman"/>
            <w:i w:val="0"/>
            <w:iCs w:val="0"/>
            <w:noProof/>
            <w:webHidden/>
            <w:sz w:val="28"/>
            <w:szCs w:val="28"/>
            <w:rPrChange w:id="228" w:author="Airat Shigapov" w:date="2021-11-11T14:25:00Z">
              <w:rPr>
                <w:noProof/>
                <w:webHidden/>
              </w:rPr>
            </w:rPrChange>
          </w:rPr>
          <w:t>13</w:t>
        </w:r>
        <w:r w:rsidRPr="00AB0160">
          <w:rPr>
            <w:rFonts w:ascii="Times New Roman" w:hAnsi="Times New Roman" w:cs="Times New Roman"/>
            <w:i w:val="0"/>
            <w:iCs w:val="0"/>
            <w:noProof/>
            <w:webHidden/>
            <w:sz w:val="28"/>
            <w:szCs w:val="28"/>
            <w:rPrChange w:id="229" w:author="Airat Shigapov" w:date="2021-11-11T14:25:00Z">
              <w:rPr>
                <w:noProof/>
                <w:webHidden/>
              </w:rPr>
            </w:rPrChange>
          </w:rPr>
          <w:fldChar w:fldCharType="end"/>
        </w:r>
        <w:r w:rsidRPr="00AB0160">
          <w:rPr>
            <w:rStyle w:val="a3"/>
            <w:rFonts w:ascii="Times New Roman" w:hAnsi="Times New Roman" w:cs="Times New Roman"/>
            <w:i w:val="0"/>
            <w:iCs w:val="0"/>
            <w:noProof/>
            <w:sz w:val="28"/>
            <w:szCs w:val="28"/>
            <w:u w:val="none"/>
            <w:rPrChange w:id="230" w:author="Airat Shigapov" w:date="2021-11-11T14:25:00Z">
              <w:rPr>
                <w:rStyle w:val="a3"/>
                <w:noProof/>
              </w:rPr>
            </w:rPrChange>
          </w:rPr>
          <w:fldChar w:fldCharType="end"/>
        </w:r>
      </w:ins>
    </w:p>
    <w:p w14:paraId="6BAFF81F" w14:textId="2C9DAAFE" w:rsidR="00AB0160" w:rsidRPr="00AB0160" w:rsidRDefault="00AB0160">
      <w:pPr>
        <w:pStyle w:val="11"/>
        <w:tabs>
          <w:tab w:val="right" w:leader="dot" w:pos="9628"/>
        </w:tabs>
        <w:spacing w:before="0" w:after="0" w:line="360" w:lineRule="auto"/>
        <w:rPr>
          <w:ins w:id="231" w:author="Airat Shigapov" w:date="2021-11-11T14:24:00Z"/>
          <w:rFonts w:ascii="Times New Roman" w:eastAsiaTheme="minorEastAsia" w:hAnsi="Times New Roman" w:cs="Times New Roman"/>
          <w:b w:val="0"/>
          <w:bCs w:val="0"/>
          <w:noProof/>
          <w:sz w:val="28"/>
          <w:szCs w:val="28"/>
          <w:lang w:eastAsia="ru-RU"/>
          <w:rPrChange w:id="232" w:author="Airat Shigapov" w:date="2021-11-11T14:25:00Z">
            <w:rPr>
              <w:ins w:id="233" w:author="Airat Shigapov" w:date="2021-11-11T14:24:00Z"/>
              <w:rFonts w:eastAsiaTheme="minorEastAsia" w:cstheme="minorBidi"/>
              <w:b w:val="0"/>
              <w:bCs w:val="0"/>
              <w:noProof/>
              <w:sz w:val="22"/>
              <w:szCs w:val="22"/>
              <w:lang w:eastAsia="ru-RU"/>
            </w:rPr>
          </w:rPrChange>
        </w:rPr>
        <w:pPrChange w:id="234" w:author="Airat Shigapov" w:date="2021-11-11T14:26:00Z">
          <w:pPr>
            <w:pStyle w:val="11"/>
            <w:tabs>
              <w:tab w:val="right" w:leader="dot" w:pos="9628"/>
            </w:tabs>
          </w:pPr>
        </w:pPrChange>
      </w:pPr>
      <w:ins w:id="235" w:author="Airat Shigapov" w:date="2021-11-11T14:24:00Z">
        <w:r w:rsidRPr="00AB0160">
          <w:rPr>
            <w:rStyle w:val="a3"/>
            <w:rFonts w:ascii="Times New Roman" w:hAnsi="Times New Roman" w:cs="Times New Roman"/>
            <w:b w:val="0"/>
            <w:bCs w:val="0"/>
            <w:noProof/>
            <w:sz w:val="28"/>
            <w:szCs w:val="28"/>
            <w:u w:val="none"/>
            <w:rPrChange w:id="236" w:author="Airat Shigapov" w:date="2021-11-11T14:25:00Z">
              <w:rPr>
                <w:rStyle w:val="a3"/>
                <w:noProof/>
              </w:rPr>
            </w:rPrChange>
          </w:rPr>
          <w:fldChar w:fldCharType="begin"/>
        </w:r>
        <w:r w:rsidRPr="00AB0160">
          <w:rPr>
            <w:rStyle w:val="a3"/>
            <w:rFonts w:ascii="Times New Roman" w:hAnsi="Times New Roman" w:cs="Times New Roman"/>
            <w:b w:val="0"/>
            <w:bCs w:val="0"/>
            <w:noProof/>
            <w:sz w:val="28"/>
            <w:szCs w:val="28"/>
            <w:u w:val="none"/>
            <w:rPrChange w:id="237" w:author="Airat Shigapov" w:date="2021-11-11T14:25:00Z">
              <w:rPr>
                <w:rStyle w:val="a3"/>
                <w:noProof/>
              </w:rPr>
            </w:rPrChange>
          </w:rPr>
          <w:instrText xml:space="preserve"> </w:instrText>
        </w:r>
        <w:r w:rsidRPr="00AB0160">
          <w:rPr>
            <w:rFonts w:ascii="Times New Roman" w:hAnsi="Times New Roman" w:cs="Times New Roman"/>
            <w:b w:val="0"/>
            <w:bCs w:val="0"/>
            <w:noProof/>
            <w:sz w:val="28"/>
            <w:szCs w:val="28"/>
            <w:rPrChange w:id="238" w:author="Airat Shigapov" w:date="2021-11-11T14:25:00Z">
              <w:rPr>
                <w:noProof/>
              </w:rPr>
            </w:rPrChange>
          </w:rPr>
          <w:instrText>HYPERLINK \l "_Toc87533119"</w:instrText>
        </w:r>
        <w:r w:rsidRPr="00AB0160">
          <w:rPr>
            <w:rStyle w:val="a3"/>
            <w:rFonts w:ascii="Times New Roman" w:hAnsi="Times New Roman" w:cs="Times New Roman"/>
            <w:b w:val="0"/>
            <w:bCs w:val="0"/>
            <w:noProof/>
            <w:sz w:val="28"/>
            <w:szCs w:val="28"/>
            <w:u w:val="none"/>
            <w:rPrChange w:id="239" w:author="Airat Shigapov" w:date="2021-11-11T14:25:00Z">
              <w:rPr>
                <w:rStyle w:val="a3"/>
                <w:noProof/>
              </w:rPr>
            </w:rPrChange>
          </w:rPr>
          <w:instrText xml:space="preserve"> </w:instrText>
        </w:r>
        <w:r w:rsidRPr="00AB0160">
          <w:rPr>
            <w:rStyle w:val="a3"/>
            <w:rFonts w:ascii="Times New Roman" w:hAnsi="Times New Roman" w:cs="Times New Roman"/>
            <w:b w:val="0"/>
            <w:bCs w:val="0"/>
            <w:noProof/>
            <w:sz w:val="28"/>
            <w:szCs w:val="28"/>
            <w:u w:val="none"/>
            <w:rPrChange w:id="240" w:author="Airat Shigapov" w:date="2021-11-11T14:25:00Z">
              <w:rPr>
                <w:rStyle w:val="a3"/>
                <w:noProof/>
              </w:rPr>
            </w:rPrChange>
          </w:rPr>
          <w:fldChar w:fldCharType="separate"/>
        </w:r>
        <w:r w:rsidRPr="00AB0160">
          <w:rPr>
            <w:rStyle w:val="a3"/>
            <w:rFonts w:ascii="Times New Roman" w:hAnsi="Times New Roman" w:cs="Times New Roman"/>
            <w:b w:val="0"/>
            <w:bCs w:val="0"/>
            <w:noProof/>
            <w:sz w:val="28"/>
            <w:szCs w:val="28"/>
            <w:u w:val="none"/>
            <w:lang w:eastAsia="ru-RU"/>
            <w:rPrChange w:id="241" w:author="Airat Shigapov" w:date="2021-11-11T14:25:00Z">
              <w:rPr>
                <w:rStyle w:val="a3"/>
                <w:noProof/>
                <w:lang w:eastAsia="ru-RU"/>
              </w:rPr>
            </w:rPrChange>
          </w:rPr>
          <w:t>3. РЕАЛИЗАЦИЯ ПРОЕКТА</w:t>
        </w:r>
        <w:r w:rsidRPr="00AB0160">
          <w:rPr>
            <w:rFonts w:ascii="Times New Roman" w:hAnsi="Times New Roman" w:cs="Times New Roman"/>
            <w:b w:val="0"/>
            <w:bCs w:val="0"/>
            <w:noProof/>
            <w:webHidden/>
            <w:sz w:val="28"/>
            <w:szCs w:val="28"/>
            <w:rPrChange w:id="242" w:author="Airat Shigapov" w:date="2021-11-11T14:25:00Z">
              <w:rPr>
                <w:noProof/>
                <w:webHidden/>
              </w:rPr>
            </w:rPrChange>
          </w:rPr>
          <w:tab/>
        </w:r>
        <w:r w:rsidRPr="00AB0160">
          <w:rPr>
            <w:rFonts w:ascii="Times New Roman" w:hAnsi="Times New Roman" w:cs="Times New Roman"/>
            <w:b w:val="0"/>
            <w:bCs w:val="0"/>
            <w:noProof/>
            <w:webHidden/>
            <w:sz w:val="28"/>
            <w:szCs w:val="28"/>
            <w:rPrChange w:id="243" w:author="Airat Shigapov" w:date="2021-11-11T14:25:00Z">
              <w:rPr>
                <w:noProof/>
                <w:webHidden/>
              </w:rPr>
            </w:rPrChange>
          </w:rPr>
          <w:fldChar w:fldCharType="begin"/>
        </w:r>
        <w:r w:rsidRPr="00AB0160">
          <w:rPr>
            <w:rFonts w:ascii="Times New Roman" w:hAnsi="Times New Roman" w:cs="Times New Roman"/>
            <w:b w:val="0"/>
            <w:bCs w:val="0"/>
            <w:noProof/>
            <w:webHidden/>
            <w:sz w:val="28"/>
            <w:szCs w:val="28"/>
            <w:rPrChange w:id="244" w:author="Airat Shigapov" w:date="2021-11-11T14:25:00Z">
              <w:rPr>
                <w:noProof/>
                <w:webHidden/>
              </w:rPr>
            </w:rPrChange>
          </w:rPr>
          <w:instrText xml:space="preserve"> PAGEREF _Toc87533119 \h </w:instrText>
        </w:r>
      </w:ins>
      <w:r w:rsidRPr="00AB0160">
        <w:rPr>
          <w:rFonts w:ascii="Times New Roman" w:hAnsi="Times New Roman" w:cs="Times New Roman"/>
          <w:b w:val="0"/>
          <w:bCs w:val="0"/>
          <w:noProof/>
          <w:webHidden/>
          <w:sz w:val="28"/>
          <w:szCs w:val="28"/>
          <w:rPrChange w:id="245" w:author="Airat Shigapov" w:date="2021-11-11T14:25:00Z">
            <w:rPr>
              <w:rFonts w:ascii="Times New Roman" w:hAnsi="Times New Roman" w:cs="Times New Roman"/>
              <w:b w:val="0"/>
              <w:bCs w:val="0"/>
              <w:noProof/>
              <w:webHidden/>
              <w:sz w:val="28"/>
              <w:szCs w:val="28"/>
            </w:rPr>
          </w:rPrChange>
        </w:rPr>
      </w:r>
      <w:r w:rsidRPr="00AB0160">
        <w:rPr>
          <w:rFonts w:ascii="Times New Roman" w:hAnsi="Times New Roman" w:cs="Times New Roman"/>
          <w:b w:val="0"/>
          <w:bCs w:val="0"/>
          <w:noProof/>
          <w:webHidden/>
          <w:sz w:val="28"/>
          <w:szCs w:val="28"/>
          <w:rPrChange w:id="246" w:author="Airat Shigapov" w:date="2021-11-11T14:25:00Z">
            <w:rPr>
              <w:noProof/>
              <w:webHidden/>
            </w:rPr>
          </w:rPrChange>
        </w:rPr>
        <w:fldChar w:fldCharType="separate"/>
      </w:r>
      <w:ins w:id="247" w:author="Airat Shigapov" w:date="2021-11-11T14:24:00Z">
        <w:r w:rsidRPr="00AB0160">
          <w:rPr>
            <w:rFonts w:ascii="Times New Roman" w:hAnsi="Times New Roman" w:cs="Times New Roman"/>
            <w:b w:val="0"/>
            <w:bCs w:val="0"/>
            <w:noProof/>
            <w:webHidden/>
            <w:sz w:val="28"/>
            <w:szCs w:val="28"/>
            <w:rPrChange w:id="248" w:author="Airat Shigapov" w:date="2021-11-11T14:25:00Z">
              <w:rPr>
                <w:noProof/>
                <w:webHidden/>
              </w:rPr>
            </w:rPrChange>
          </w:rPr>
          <w:t>17</w:t>
        </w:r>
        <w:r w:rsidRPr="00AB0160">
          <w:rPr>
            <w:rFonts w:ascii="Times New Roman" w:hAnsi="Times New Roman" w:cs="Times New Roman"/>
            <w:b w:val="0"/>
            <w:bCs w:val="0"/>
            <w:noProof/>
            <w:webHidden/>
            <w:sz w:val="28"/>
            <w:szCs w:val="28"/>
            <w:rPrChange w:id="249" w:author="Airat Shigapov" w:date="2021-11-11T14:25:00Z">
              <w:rPr>
                <w:noProof/>
                <w:webHidden/>
              </w:rPr>
            </w:rPrChange>
          </w:rPr>
          <w:fldChar w:fldCharType="end"/>
        </w:r>
        <w:r w:rsidRPr="00AB0160">
          <w:rPr>
            <w:rStyle w:val="a3"/>
            <w:rFonts w:ascii="Times New Roman" w:hAnsi="Times New Roman" w:cs="Times New Roman"/>
            <w:b w:val="0"/>
            <w:bCs w:val="0"/>
            <w:noProof/>
            <w:sz w:val="28"/>
            <w:szCs w:val="28"/>
            <w:u w:val="none"/>
            <w:rPrChange w:id="250" w:author="Airat Shigapov" w:date="2021-11-11T14:25:00Z">
              <w:rPr>
                <w:rStyle w:val="a3"/>
                <w:noProof/>
              </w:rPr>
            </w:rPrChange>
          </w:rPr>
          <w:fldChar w:fldCharType="end"/>
        </w:r>
      </w:ins>
    </w:p>
    <w:p w14:paraId="58CE9BE5" w14:textId="306773EB" w:rsidR="00AB0160" w:rsidRPr="00AB0160" w:rsidRDefault="00AB0160">
      <w:pPr>
        <w:pStyle w:val="21"/>
        <w:spacing w:after="0"/>
        <w:rPr>
          <w:ins w:id="251" w:author="Airat Shigapov" w:date="2021-11-11T14:24:00Z"/>
          <w:rFonts w:ascii="Times New Roman" w:eastAsiaTheme="minorEastAsia" w:hAnsi="Times New Roman" w:cs="Times New Roman"/>
          <w:i w:val="0"/>
          <w:iCs w:val="0"/>
          <w:noProof/>
          <w:sz w:val="28"/>
          <w:szCs w:val="28"/>
          <w:lang w:eastAsia="ru-RU"/>
          <w:rPrChange w:id="252" w:author="Airat Shigapov" w:date="2021-11-11T14:25:00Z">
            <w:rPr>
              <w:ins w:id="253" w:author="Airat Shigapov" w:date="2021-11-11T14:24:00Z"/>
              <w:rFonts w:eastAsiaTheme="minorEastAsia" w:cstheme="minorBidi"/>
              <w:i w:val="0"/>
              <w:iCs w:val="0"/>
              <w:noProof/>
              <w:sz w:val="22"/>
              <w:szCs w:val="22"/>
              <w:lang w:eastAsia="ru-RU"/>
            </w:rPr>
          </w:rPrChange>
        </w:rPr>
        <w:pPrChange w:id="254" w:author="Airat Shigapov" w:date="2021-11-11T14:26:00Z">
          <w:pPr>
            <w:pStyle w:val="21"/>
          </w:pPr>
        </w:pPrChange>
      </w:pPr>
      <w:ins w:id="255" w:author="Airat Shigapov" w:date="2021-11-11T14:24:00Z">
        <w:r w:rsidRPr="00AB0160">
          <w:rPr>
            <w:rStyle w:val="a3"/>
            <w:rFonts w:ascii="Times New Roman" w:hAnsi="Times New Roman" w:cs="Times New Roman"/>
            <w:i w:val="0"/>
            <w:iCs w:val="0"/>
            <w:noProof/>
            <w:sz w:val="28"/>
            <w:szCs w:val="28"/>
            <w:u w:val="none"/>
            <w:rPrChange w:id="256" w:author="Airat Shigapov" w:date="2021-11-11T14:25:00Z">
              <w:rPr>
                <w:rStyle w:val="a3"/>
                <w:noProof/>
              </w:rPr>
            </w:rPrChange>
          </w:rPr>
          <w:fldChar w:fldCharType="begin"/>
        </w:r>
        <w:r w:rsidRPr="00AB0160">
          <w:rPr>
            <w:rStyle w:val="a3"/>
            <w:rFonts w:ascii="Times New Roman" w:hAnsi="Times New Roman" w:cs="Times New Roman"/>
            <w:i w:val="0"/>
            <w:iCs w:val="0"/>
            <w:noProof/>
            <w:sz w:val="28"/>
            <w:szCs w:val="28"/>
            <w:u w:val="none"/>
            <w:rPrChange w:id="257" w:author="Airat Shigapov" w:date="2021-11-11T14:25:00Z">
              <w:rPr>
                <w:rStyle w:val="a3"/>
                <w:noProof/>
              </w:rPr>
            </w:rPrChange>
          </w:rPr>
          <w:instrText xml:space="preserve"> </w:instrText>
        </w:r>
        <w:r w:rsidRPr="00AB0160">
          <w:rPr>
            <w:rFonts w:ascii="Times New Roman" w:hAnsi="Times New Roman" w:cs="Times New Roman"/>
            <w:i w:val="0"/>
            <w:iCs w:val="0"/>
            <w:noProof/>
            <w:sz w:val="28"/>
            <w:szCs w:val="28"/>
            <w:rPrChange w:id="258" w:author="Airat Shigapov" w:date="2021-11-11T14:25:00Z">
              <w:rPr>
                <w:noProof/>
              </w:rPr>
            </w:rPrChange>
          </w:rPr>
          <w:instrText>HYPERLINK \l "_Toc87533120"</w:instrText>
        </w:r>
        <w:r w:rsidRPr="00AB0160">
          <w:rPr>
            <w:rStyle w:val="a3"/>
            <w:rFonts w:ascii="Times New Roman" w:hAnsi="Times New Roman" w:cs="Times New Roman"/>
            <w:i w:val="0"/>
            <w:iCs w:val="0"/>
            <w:noProof/>
            <w:sz w:val="28"/>
            <w:szCs w:val="28"/>
            <w:u w:val="none"/>
            <w:rPrChange w:id="259" w:author="Airat Shigapov" w:date="2021-11-11T14:25:00Z">
              <w:rPr>
                <w:rStyle w:val="a3"/>
                <w:noProof/>
              </w:rPr>
            </w:rPrChange>
          </w:rPr>
          <w:instrText xml:space="preserve"> </w:instrText>
        </w:r>
        <w:r w:rsidRPr="00AB0160">
          <w:rPr>
            <w:rStyle w:val="a3"/>
            <w:rFonts w:ascii="Times New Roman" w:hAnsi="Times New Roman" w:cs="Times New Roman"/>
            <w:i w:val="0"/>
            <w:iCs w:val="0"/>
            <w:noProof/>
            <w:sz w:val="28"/>
            <w:szCs w:val="28"/>
            <w:u w:val="none"/>
            <w:rPrChange w:id="260" w:author="Airat Shigapov" w:date="2021-11-11T14:25:00Z">
              <w:rPr>
                <w:rStyle w:val="a3"/>
                <w:noProof/>
              </w:rPr>
            </w:rPrChange>
          </w:rPr>
          <w:fldChar w:fldCharType="separate"/>
        </w:r>
        <w:r w:rsidRPr="00AB0160">
          <w:rPr>
            <w:rStyle w:val="a3"/>
            <w:rFonts w:ascii="Times New Roman" w:hAnsi="Times New Roman" w:cs="Times New Roman"/>
            <w:i w:val="0"/>
            <w:iCs w:val="0"/>
            <w:noProof/>
            <w:sz w:val="28"/>
            <w:szCs w:val="28"/>
            <w:u w:val="none"/>
            <w:lang w:eastAsia="ru-RU"/>
            <w:rPrChange w:id="261" w:author="Airat Shigapov" w:date="2021-11-11T14:25:00Z">
              <w:rPr>
                <w:rStyle w:val="a3"/>
                <w:noProof/>
                <w:lang w:eastAsia="ru-RU"/>
              </w:rPr>
            </w:rPrChange>
          </w:rPr>
          <w:t>3.1 Создание базы данных</w:t>
        </w:r>
        <w:r w:rsidRPr="00AB0160">
          <w:rPr>
            <w:rFonts w:ascii="Times New Roman" w:hAnsi="Times New Roman" w:cs="Times New Roman"/>
            <w:i w:val="0"/>
            <w:iCs w:val="0"/>
            <w:noProof/>
            <w:webHidden/>
            <w:sz w:val="28"/>
            <w:szCs w:val="28"/>
            <w:rPrChange w:id="262" w:author="Airat Shigapov" w:date="2021-11-11T14:25:00Z">
              <w:rPr>
                <w:noProof/>
                <w:webHidden/>
              </w:rPr>
            </w:rPrChange>
          </w:rPr>
          <w:tab/>
        </w:r>
        <w:r w:rsidRPr="00AB0160">
          <w:rPr>
            <w:rFonts w:ascii="Times New Roman" w:hAnsi="Times New Roman" w:cs="Times New Roman"/>
            <w:i w:val="0"/>
            <w:iCs w:val="0"/>
            <w:noProof/>
            <w:webHidden/>
            <w:sz w:val="28"/>
            <w:szCs w:val="28"/>
            <w:rPrChange w:id="263" w:author="Airat Shigapov" w:date="2021-11-11T14:25:00Z">
              <w:rPr>
                <w:noProof/>
                <w:webHidden/>
              </w:rPr>
            </w:rPrChange>
          </w:rPr>
          <w:fldChar w:fldCharType="begin"/>
        </w:r>
        <w:r w:rsidRPr="00AB0160">
          <w:rPr>
            <w:rFonts w:ascii="Times New Roman" w:hAnsi="Times New Roman" w:cs="Times New Roman"/>
            <w:i w:val="0"/>
            <w:iCs w:val="0"/>
            <w:noProof/>
            <w:webHidden/>
            <w:sz w:val="28"/>
            <w:szCs w:val="28"/>
            <w:rPrChange w:id="264" w:author="Airat Shigapov" w:date="2021-11-11T14:25:00Z">
              <w:rPr>
                <w:noProof/>
                <w:webHidden/>
              </w:rPr>
            </w:rPrChange>
          </w:rPr>
          <w:instrText xml:space="preserve"> PAGEREF _Toc87533120 \h </w:instrText>
        </w:r>
      </w:ins>
      <w:r w:rsidRPr="00AB0160">
        <w:rPr>
          <w:rFonts w:ascii="Times New Roman" w:hAnsi="Times New Roman" w:cs="Times New Roman"/>
          <w:i w:val="0"/>
          <w:iCs w:val="0"/>
          <w:noProof/>
          <w:webHidden/>
          <w:sz w:val="28"/>
          <w:szCs w:val="28"/>
          <w:rPrChange w:id="265" w:author="Airat Shigapov" w:date="2021-11-11T14:25:00Z">
            <w:rPr>
              <w:rFonts w:ascii="Times New Roman" w:hAnsi="Times New Roman" w:cs="Times New Roman"/>
              <w:i w:val="0"/>
              <w:iCs w:val="0"/>
              <w:noProof/>
              <w:webHidden/>
              <w:sz w:val="28"/>
              <w:szCs w:val="28"/>
            </w:rPr>
          </w:rPrChange>
        </w:rPr>
      </w:r>
      <w:r w:rsidRPr="00AB0160">
        <w:rPr>
          <w:rFonts w:ascii="Times New Roman" w:hAnsi="Times New Roman" w:cs="Times New Roman"/>
          <w:i w:val="0"/>
          <w:iCs w:val="0"/>
          <w:noProof/>
          <w:webHidden/>
          <w:sz w:val="28"/>
          <w:szCs w:val="28"/>
          <w:rPrChange w:id="266" w:author="Airat Shigapov" w:date="2021-11-11T14:25:00Z">
            <w:rPr>
              <w:noProof/>
              <w:webHidden/>
            </w:rPr>
          </w:rPrChange>
        </w:rPr>
        <w:fldChar w:fldCharType="separate"/>
      </w:r>
      <w:ins w:id="267" w:author="Airat Shigapov" w:date="2021-11-11T14:24:00Z">
        <w:r w:rsidRPr="00AB0160">
          <w:rPr>
            <w:rFonts w:ascii="Times New Roman" w:hAnsi="Times New Roman" w:cs="Times New Roman"/>
            <w:i w:val="0"/>
            <w:iCs w:val="0"/>
            <w:noProof/>
            <w:webHidden/>
            <w:sz w:val="28"/>
            <w:szCs w:val="28"/>
            <w:rPrChange w:id="268" w:author="Airat Shigapov" w:date="2021-11-11T14:25:00Z">
              <w:rPr>
                <w:noProof/>
                <w:webHidden/>
              </w:rPr>
            </w:rPrChange>
          </w:rPr>
          <w:t>17</w:t>
        </w:r>
        <w:r w:rsidRPr="00AB0160">
          <w:rPr>
            <w:rFonts w:ascii="Times New Roman" w:hAnsi="Times New Roman" w:cs="Times New Roman"/>
            <w:i w:val="0"/>
            <w:iCs w:val="0"/>
            <w:noProof/>
            <w:webHidden/>
            <w:sz w:val="28"/>
            <w:szCs w:val="28"/>
            <w:rPrChange w:id="269" w:author="Airat Shigapov" w:date="2021-11-11T14:25:00Z">
              <w:rPr>
                <w:noProof/>
                <w:webHidden/>
              </w:rPr>
            </w:rPrChange>
          </w:rPr>
          <w:fldChar w:fldCharType="end"/>
        </w:r>
        <w:r w:rsidRPr="00AB0160">
          <w:rPr>
            <w:rStyle w:val="a3"/>
            <w:rFonts w:ascii="Times New Roman" w:hAnsi="Times New Roman" w:cs="Times New Roman"/>
            <w:i w:val="0"/>
            <w:iCs w:val="0"/>
            <w:noProof/>
            <w:sz w:val="28"/>
            <w:szCs w:val="28"/>
            <w:u w:val="none"/>
            <w:rPrChange w:id="270" w:author="Airat Shigapov" w:date="2021-11-11T14:25:00Z">
              <w:rPr>
                <w:rStyle w:val="a3"/>
                <w:noProof/>
              </w:rPr>
            </w:rPrChange>
          </w:rPr>
          <w:fldChar w:fldCharType="end"/>
        </w:r>
      </w:ins>
    </w:p>
    <w:p w14:paraId="093F89EB" w14:textId="10180546" w:rsidR="00AB0160" w:rsidRPr="00AB0160" w:rsidRDefault="00AB0160">
      <w:pPr>
        <w:pStyle w:val="21"/>
        <w:spacing w:after="0"/>
        <w:rPr>
          <w:ins w:id="271" w:author="Airat Shigapov" w:date="2021-11-11T14:24:00Z"/>
          <w:rFonts w:ascii="Times New Roman" w:eastAsiaTheme="minorEastAsia" w:hAnsi="Times New Roman" w:cs="Times New Roman"/>
          <w:i w:val="0"/>
          <w:iCs w:val="0"/>
          <w:noProof/>
          <w:sz w:val="28"/>
          <w:szCs w:val="28"/>
          <w:lang w:eastAsia="ru-RU"/>
          <w:rPrChange w:id="272" w:author="Airat Shigapov" w:date="2021-11-11T14:25:00Z">
            <w:rPr>
              <w:ins w:id="273" w:author="Airat Shigapov" w:date="2021-11-11T14:24:00Z"/>
              <w:rFonts w:eastAsiaTheme="minorEastAsia" w:cstheme="minorBidi"/>
              <w:i w:val="0"/>
              <w:iCs w:val="0"/>
              <w:noProof/>
              <w:sz w:val="22"/>
              <w:szCs w:val="22"/>
              <w:lang w:eastAsia="ru-RU"/>
            </w:rPr>
          </w:rPrChange>
        </w:rPr>
        <w:pPrChange w:id="274" w:author="Airat Shigapov" w:date="2021-11-11T14:26:00Z">
          <w:pPr>
            <w:pStyle w:val="21"/>
          </w:pPr>
        </w:pPrChange>
      </w:pPr>
      <w:ins w:id="275" w:author="Airat Shigapov" w:date="2021-11-11T14:24:00Z">
        <w:r w:rsidRPr="00AB0160">
          <w:rPr>
            <w:rStyle w:val="a3"/>
            <w:rFonts w:ascii="Times New Roman" w:hAnsi="Times New Roman" w:cs="Times New Roman"/>
            <w:i w:val="0"/>
            <w:iCs w:val="0"/>
            <w:noProof/>
            <w:sz w:val="28"/>
            <w:szCs w:val="28"/>
            <w:u w:val="none"/>
            <w:rPrChange w:id="276" w:author="Airat Shigapov" w:date="2021-11-11T14:25:00Z">
              <w:rPr>
                <w:rStyle w:val="a3"/>
                <w:noProof/>
              </w:rPr>
            </w:rPrChange>
          </w:rPr>
          <w:fldChar w:fldCharType="begin"/>
        </w:r>
        <w:r w:rsidRPr="00AB0160">
          <w:rPr>
            <w:rStyle w:val="a3"/>
            <w:rFonts w:ascii="Times New Roman" w:hAnsi="Times New Roman" w:cs="Times New Roman"/>
            <w:i w:val="0"/>
            <w:iCs w:val="0"/>
            <w:noProof/>
            <w:sz w:val="28"/>
            <w:szCs w:val="28"/>
            <w:u w:val="none"/>
            <w:rPrChange w:id="277" w:author="Airat Shigapov" w:date="2021-11-11T14:25:00Z">
              <w:rPr>
                <w:rStyle w:val="a3"/>
                <w:noProof/>
              </w:rPr>
            </w:rPrChange>
          </w:rPr>
          <w:instrText xml:space="preserve"> </w:instrText>
        </w:r>
        <w:r w:rsidRPr="00AB0160">
          <w:rPr>
            <w:rFonts w:ascii="Times New Roman" w:hAnsi="Times New Roman" w:cs="Times New Roman"/>
            <w:i w:val="0"/>
            <w:iCs w:val="0"/>
            <w:noProof/>
            <w:sz w:val="28"/>
            <w:szCs w:val="28"/>
            <w:rPrChange w:id="278" w:author="Airat Shigapov" w:date="2021-11-11T14:25:00Z">
              <w:rPr>
                <w:noProof/>
              </w:rPr>
            </w:rPrChange>
          </w:rPr>
          <w:instrText>HYPERLINK \l "_Toc87533121"</w:instrText>
        </w:r>
        <w:r w:rsidRPr="00AB0160">
          <w:rPr>
            <w:rStyle w:val="a3"/>
            <w:rFonts w:ascii="Times New Roman" w:hAnsi="Times New Roman" w:cs="Times New Roman"/>
            <w:i w:val="0"/>
            <w:iCs w:val="0"/>
            <w:noProof/>
            <w:sz w:val="28"/>
            <w:szCs w:val="28"/>
            <w:u w:val="none"/>
            <w:rPrChange w:id="279" w:author="Airat Shigapov" w:date="2021-11-11T14:25:00Z">
              <w:rPr>
                <w:rStyle w:val="a3"/>
                <w:noProof/>
              </w:rPr>
            </w:rPrChange>
          </w:rPr>
          <w:instrText xml:space="preserve"> </w:instrText>
        </w:r>
        <w:r w:rsidRPr="00AB0160">
          <w:rPr>
            <w:rStyle w:val="a3"/>
            <w:rFonts w:ascii="Times New Roman" w:hAnsi="Times New Roman" w:cs="Times New Roman"/>
            <w:i w:val="0"/>
            <w:iCs w:val="0"/>
            <w:noProof/>
            <w:sz w:val="28"/>
            <w:szCs w:val="28"/>
            <w:u w:val="none"/>
            <w:rPrChange w:id="280" w:author="Airat Shigapov" w:date="2021-11-11T14:25:00Z">
              <w:rPr>
                <w:rStyle w:val="a3"/>
                <w:noProof/>
              </w:rPr>
            </w:rPrChange>
          </w:rPr>
          <w:fldChar w:fldCharType="separate"/>
        </w:r>
        <w:r w:rsidRPr="00AB0160">
          <w:rPr>
            <w:rStyle w:val="a3"/>
            <w:rFonts w:ascii="Times New Roman" w:hAnsi="Times New Roman" w:cs="Times New Roman"/>
            <w:i w:val="0"/>
            <w:iCs w:val="0"/>
            <w:noProof/>
            <w:sz w:val="28"/>
            <w:szCs w:val="28"/>
            <w:u w:val="none"/>
            <w:rPrChange w:id="281" w:author="Airat Shigapov" w:date="2021-11-11T14:25:00Z">
              <w:rPr>
                <w:rStyle w:val="a3"/>
                <w:noProof/>
              </w:rPr>
            </w:rPrChange>
          </w:rPr>
          <w:t>3.2 Создание приложения</w:t>
        </w:r>
        <w:r w:rsidRPr="00AB0160">
          <w:rPr>
            <w:rFonts w:ascii="Times New Roman" w:hAnsi="Times New Roman" w:cs="Times New Roman"/>
            <w:i w:val="0"/>
            <w:iCs w:val="0"/>
            <w:noProof/>
            <w:webHidden/>
            <w:sz w:val="28"/>
            <w:szCs w:val="28"/>
            <w:rPrChange w:id="282" w:author="Airat Shigapov" w:date="2021-11-11T14:25:00Z">
              <w:rPr>
                <w:noProof/>
                <w:webHidden/>
              </w:rPr>
            </w:rPrChange>
          </w:rPr>
          <w:tab/>
        </w:r>
        <w:r w:rsidRPr="00AB0160">
          <w:rPr>
            <w:rFonts w:ascii="Times New Roman" w:hAnsi="Times New Roman" w:cs="Times New Roman"/>
            <w:i w:val="0"/>
            <w:iCs w:val="0"/>
            <w:noProof/>
            <w:webHidden/>
            <w:sz w:val="28"/>
            <w:szCs w:val="28"/>
            <w:rPrChange w:id="283" w:author="Airat Shigapov" w:date="2021-11-11T14:25:00Z">
              <w:rPr>
                <w:noProof/>
                <w:webHidden/>
              </w:rPr>
            </w:rPrChange>
          </w:rPr>
          <w:fldChar w:fldCharType="begin"/>
        </w:r>
        <w:r w:rsidRPr="00AB0160">
          <w:rPr>
            <w:rFonts w:ascii="Times New Roman" w:hAnsi="Times New Roman" w:cs="Times New Roman"/>
            <w:i w:val="0"/>
            <w:iCs w:val="0"/>
            <w:noProof/>
            <w:webHidden/>
            <w:sz w:val="28"/>
            <w:szCs w:val="28"/>
            <w:rPrChange w:id="284" w:author="Airat Shigapov" w:date="2021-11-11T14:25:00Z">
              <w:rPr>
                <w:noProof/>
                <w:webHidden/>
              </w:rPr>
            </w:rPrChange>
          </w:rPr>
          <w:instrText xml:space="preserve"> PAGEREF _Toc87533121 \h </w:instrText>
        </w:r>
      </w:ins>
      <w:r w:rsidRPr="00AB0160">
        <w:rPr>
          <w:rFonts w:ascii="Times New Roman" w:hAnsi="Times New Roman" w:cs="Times New Roman"/>
          <w:i w:val="0"/>
          <w:iCs w:val="0"/>
          <w:noProof/>
          <w:webHidden/>
          <w:sz w:val="28"/>
          <w:szCs w:val="28"/>
          <w:rPrChange w:id="285" w:author="Airat Shigapov" w:date="2021-11-11T14:25:00Z">
            <w:rPr>
              <w:rFonts w:ascii="Times New Roman" w:hAnsi="Times New Roman" w:cs="Times New Roman"/>
              <w:i w:val="0"/>
              <w:iCs w:val="0"/>
              <w:noProof/>
              <w:webHidden/>
              <w:sz w:val="28"/>
              <w:szCs w:val="28"/>
            </w:rPr>
          </w:rPrChange>
        </w:rPr>
      </w:r>
      <w:r w:rsidRPr="00AB0160">
        <w:rPr>
          <w:rFonts w:ascii="Times New Roman" w:hAnsi="Times New Roman" w:cs="Times New Roman"/>
          <w:i w:val="0"/>
          <w:iCs w:val="0"/>
          <w:noProof/>
          <w:webHidden/>
          <w:sz w:val="28"/>
          <w:szCs w:val="28"/>
          <w:rPrChange w:id="286" w:author="Airat Shigapov" w:date="2021-11-11T14:25:00Z">
            <w:rPr>
              <w:noProof/>
              <w:webHidden/>
            </w:rPr>
          </w:rPrChange>
        </w:rPr>
        <w:fldChar w:fldCharType="separate"/>
      </w:r>
      <w:ins w:id="287" w:author="Airat Shigapov" w:date="2021-11-11T14:24:00Z">
        <w:r w:rsidRPr="00AB0160">
          <w:rPr>
            <w:rFonts w:ascii="Times New Roman" w:hAnsi="Times New Roman" w:cs="Times New Roman"/>
            <w:i w:val="0"/>
            <w:iCs w:val="0"/>
            <w:noProof/>
            <w:webHidden/>
            <w:sz w:val="28"/>
            <w:szCs w:val="28"/>
            <w:rPrChange w:id="288" w:author="Airat Shigapov" w:date="2021-11-11T14:25:00Z">
              <w:rPr>
                <w:noProof/>
                <w:webHidden/>
              </w:rPr>
            </w:rPrChange>
          </w:rPr>
          <w:t>20</w:t>
        </w:r>
        <w:r w:rsidRPr="00AB0160">
          <w:rPr>
            <w:rFonts w:ascii="Times New Roman" w:hAnsi="Times New Roman" w:cs="Times New Roman"/>
            <w:i w:val="0"/>
            <w:iCs w:val="0"/>
            <w:noProof/>
            <w:webHidden/>
            <w:sz w:val="28"/>
            <w:szCs w:val="28"/>
            <w:rPrChange w:id="289" w:author="Airat Shigapov" w:date="2021-11-11T14:25:00Z">
              <w:rPr>
                <w:noProof/>
                <w:webHidden/>
              </w:rPr>
            </w:rPrChange>
          </w:rPr>
          <w:fldChar w:fldCharType="end"/>
        </w:r>
        <w:r w:rsidRPr="00AB0160">
          <w:rPr>
            <w:rStyle w:val="a3"/>
            <w:rFonts w:ascii="Times New Roman" w:hAnsi="Times New Roman" w:cs="Times New Roman"/>
            <w:i w:val="0"/>
            <w:iCs w:val="0"/>
            <w:noProof/>
            <w:sz w:val="28"/>
            <w:szCs w:val="28"/>
            <w:u w:val="none"/>
            <w:rPrChange w:id="290" w:author="Airat Shigapov" w:date="2021-11-11T14:25:00Z">
              <w:rPr>
                <w:rStyle w:val="a3"/>
                <w:noProof/>
              </w:rPr>
            </w:rPrChange>
          </w:rPr>
          <w:fldChar w:fldCharType="end"/>
        </w:r>
      </w:ins>
    </w:p>
    <w:p w14:paraId="659ABB29" w14:textId="697EE8D1" w:rsidR="00AB0160" w:rsidRPr="00AB0160" w:rsidRDefault="00AB0160">
      <w:pPr>
        <w:pStyle w:val="11"/>
        <w:tabs>
          <w:tab w:val="right" w:leader="dot" w:pos="9628"/>
        </w:tabs>
        <w:spacing w:before="0" w:after="0" w:line="360" w:lineRule="auto"/>
        <w:rPr>
          <w:ins w:id="291" w:author="Airat Shigapov" w:date="2021-11-11T14:24:00Z"/>
          <w:rFonts w:ascii="Times New Roman" w:eastAsiaTheme="minorEastAsia" w:hAnsi="Times New Roman" w:cs="Times New Roman"/>
          <w:b w:val="0"/>
          <w:bCs w:val="0"/>
          <w:noProof/>
          <w:sz w:val="28"/>
          <w:szCs w:val="28"/>
          <w:lang w:eastAsia="ru-RU"/>
          <w:rPrChange w:id="292" w:author="Airat Shigapov" w:date="2021-11-11T14:25:00Z">
            <w:rPr>
              <w:ins w:id="293" w:author="Airat Shigapov" w:date="2021-11-11T14:24:00Z"/>
              <w:rFonts w:eastAsiaTheme="minorEastAsia" w:cstheme="minorBidi"/>
              <w:b w:val="0"/>
              <w:bCs w:val="0"/>
              <w:noProof/>
              <w:sz w:val="22"/>
              <w:szCs w:val="22"/>
              <w:lang w:eastAsia="ru-RU"/>
            </w:rPr>
          </w:rPrChange>
        </w:rPr>
        <w:pPrChange w:id="294" w:author="Airat Shigapov" w:date="2021-11-11T14:26:00Z">
          <w:pPr>
            <w:pStyle w:val="11"/>
            <w:tabs>
              <w:tab w:val="right" w:leader="dot" w:pos="9628"/>
            </w:tabs>
          </w:pPr>
        </w:pPrChange>
      </w:pPr>
      <w:ins w:id="295" w:author="Airat Shigapov" w:date="2021-11-11T14:24:00Z">
        <w:r w:rsidRPr="00AB0160">
          <w:rPr>
            <w:rStyle w:val="a3"/>
            <w:rFonts w:ascii="Times New Roman" w:hAnsi="Times New Roman" w:cs="Times New Roman"/>
            <w:b w:val="0"/>
            <w:bCs w:val="0"/>
            <w:noProof/>
            <w:sz w:val="28"/>
            <w:szCs w:val="28"/>
            <w:u w:val="none"/>
            <w:rPrChange w:id="296" w:author="Airat Shigapov" w:date="2021-11-11T14:25:00Z">
              <w:rPr>
                <w:rStyle w:val="a3"/>
                <w:noProof/>
              </w:rPr>
            </w:rPrChange>
          </w:rPr>
          <w:fldChar w:fldCharType="begin"/>
        </w:r>
        <w:r w:rsidRPr="00AB0160">
          <w:rPr>
            <w:rStyle w:val="a3"/>
            <w:rFonts w:ascii="Times New Roman" w:hAnsi="Times New Roman" w:cs="Times New Roman"/>
            <w:b w:val="0"/>
            <w:bCs w:val="0"/>
            <w:noProof/>
            <w:sz w:val="28"/>
            <w:szCs w:val="28"/>
            <w:u w:val="none"/>
            <w:rPrChange w:id="297" w:author="Airat Shigapov" w:date="2021-11-11T14:25:00Z">
              <w:rPr>
                <w:rStyle w:val="a3"/>
                <w:noProof/>
              </w:rPr>
            </w:rPrChange>
          </w:rPr>
          <w:instrText xml:space="preserve"> </w:instrText>
        </w:r>
        <w:r w:rsidRPr="00AB0160">
          <w:rPr>
            <w:rFonts w:ascii="Times New Roman" w:hAnsi="Times New Roman" w:cs="Times New Roman"/>
            <w:b w:val="0"/>
            <w:bCs w:val="0"/>
            <w:noProof/>
            <w:sz w:val="28"/>
            <w:szCs w:val="28"/>
            <w:rPrChange w:id="298" w:author="Airat Shigapov" w:date="2021-11-11T14:25:00Z">
              <w:rPr>
                <w:noProof/>
              </w:rPr>
            </w:rPrChange>
          </w:rPr>
          <w:instrText>HYPERLINK \l "_Toc87533122"</w:instrText>
        </w:r>
        <w:r w:rsidRPr="00AB0160">
          <w:rPr>
            <w:rStyle w:val="a3"/>
            <w:rFonts w:ascii="Times New Roman" w:hAnsi="Times New Roman" w:cs="Times New Roman"/>
            <w:b w:val="0"/>
            <w:bCs w:val="0"/>
            <w:noProof/>
            <w:sz w:val="28"/>
            <w:szCs w:val="28"/>
            <w:u w:val="none"/>
            <w:rPrChange w:id="299" w:author="Airat Shigapov" w:date="2021-11-11T14:25:00Z">
              <w:rPr>
                <w:rStyle w:val="a3"/>
                <w:noProof/>
              </w:rPr>
            </w:rPrChange>
          </w:rPr>
          <w:instrText xml:space="preserve"> </w:instrText>
        </w:r>
        <w:r w:rsidRPr="00AB0160">
          <w:rPr>
            <w:rStyle w:val="a3"/>
            <w:rFonts w:ascii="Times New Roman" w:hAnsi="Times New Roman" w:cs="Times New Roman"/>
            <w:b w:val="0"/>
            <w:bCs w:val="0"/>
            <w:noProof/>
            <w:sz w:val="28"/>
            <w:szCs w:val="28"/>
            <w:u w:val="none"/>
            <w:rPrChange w:id="300" w:author="Airat Shigapov" w:date="2021-11-11T14:25:00Z">
              <w:rPr>
                <w:rStyle w:val="a3"/>
                <w:noProof/>
              </w:rPr>
            </w:rPrChange>
          </w:rPr>
          <w:fldChar w:fldCharType="separate"/>
        </w:r>
        <w:r w:rsidRPr="00AB0160">
          <w:rPr>
            <w:rStyle w:val="a3"/>
            <w:rFonts w:ascii="Times New Roman" w:hAnsi="Times New Roman" w:cs="Times New Roman"/>
            <w:b w:val="0"/>
            <w:bCs w:val="0"/>
            <w:noProof/>
            <w:sz w:val="28"/>
            <w:szCs w:val="28"/>
            <w:u w:val="none"/>
            <w:rPrChange w:id="301" w:author="Airat Shigapov" w:date="2021-11-11T14:25:00Z">
              <w:rPr>
                <w:rStyle w:val="a3"/>
                <w:noProof/>
              </w:rPr>
            </w:rPrChange>
          </w:rPr>
          <w:t>4. РУКОВОДСТВО ПОЛЬЗОВАТЕЛЯ</w:t>
        </w:r>
        <w:r w:rsidRPr="00AB0160">
          <w:rPr>
            <w:rFonts w:ascii="Times New Roman" w:hAnsi="Times New Roman" w:cs="Times New Roman"/>
            <w:b w:val="0"/>
            <w:bCs w:val="0"/>
            <w:noProof/>
            <w:webHidden/>
            <w:sz w:val="28"/>
            <w:szCs w:val="28"/>
            <w:rPrChange w:id="302" w:author="Airat Shigapov" w:date="2021-11-11T14:25:00Z">
              <w:rPr>
                <w:noProof/>
                <w:webHidden/>
              </w:rPr>
            </w:rPrChange>
          </w:rPr>
          <w:tab/>
        </w:r>
        <w:r w:rsidRPr="00AB0160">
          <w:rPr>
            <w:rFonts w:ascii="Times New Roman" w:hAnsi="Times New Roman" w:cs="Times New Roman"/>
            <w:b w:val="0"/>
            <w:bCs w:val="0"/>
            <w:noProof/>
            <w:webHidden/>
            <w:sz w:val="28"/>
            <w:szCs w:val="28"/>
            <w:rPrChange w:id="303" w:author="Airat Shigapov" w:date="2021-11-11T14:25:00Z">
              <w:rPr>
                <w:noProof/>
                <w:webHidden/>
              </w:rPr>
            </w:rPrChange>
          </w:rPr>
          <w:fldChar w:fldCharType="begin"/>
        </w:r>
        <w:r w:rsidRPr="00AB0160">
          <w:rPr>
            <w:rFonts w:ascii="Times New Roman" w:hAnsi="Times New Roman" w:cs="Times New Roman"/>
            <w:b w:val="0"/>
            <w:bCs w:val="0"/>
            <w:noProof/>
            <w:webHidden/>
            <w:sz w:val="28"/>
            <w:szCs w:val="28"/>
            <w:rPrChange w:id="304" w:author="Airat Shigapov" w:date="2021-11-11T14:25:00Z">
              <w:rPr>
                <w:noProof/>
                <w:webHidden/>
              </w:rPr>
            </w:rPrChange>
          </w:rPr>
          <w:instrText xml:space="preserve"> PAGEREF _Toc87533122 \h </w:instrText>
        </w:r>
      </w:ins>
      <w:r w:rsidRPr="00AB0160">
        <w:rPr>
          <w:rFonts w:ascii="Times New Roman" w:hAnsi="Times New Roman" w:cs="Times New Roman"/>
          <w:b w:val="0"/>
          <w:bCs w:val="0"/>
          <w:noProof/>
          <w:webHidden/>
          <w:sz w:val="28"/>
          <w:szCs w:val="28"/>
          <w:rPrChange w:id="305" w:author="Airat Shigapov" w:date="2021-11-11T14:25:00Z">
            <w:rPr>
              <w:rFonts w:ascii="Times New Roman" w:hAnsi="Times New Roman" w:cs="Times New Roman"/>
              <w:b w:val="0"/>
              <w:bCs w:val="0"/>
              <w:noProof/>
              <w:webHidden/>
              <w:sz w:val="28"/>
              <w:szCs w:val="28"/>
            </w:rPr>
          </w:rPrChange>
        </w:rPr>
      </w:r>
      <w:r w:rsidRPr="00AB0160">
        <w:rPr>
          <w:rFonts w:ascii="Times New Roman" w:hAnsi="Times New Roman" w:cs="Times New Roman"/>
          <w:b w:val="0"/>
          <w:bCs w:val="0"/>
          <w:noProof/>
          <w:webHidden/>
          <w:sz w:val="28"/>
          <w:szCs w:val="28"/>
          <w:rPrChange w:id="306" w:author="Airat Shigapov" w:date="2021-11-11T14:25:00Z">
            <w:rPr>
              <w:noProof/>
              <w:webHidden/>
            </w:rPr>
          </w:rPrChange>
        </w:rPr>
        <w:fldChar w:fldCharType="separate"/>
      </w:r>
      <w:ins w:id="307" w:author="Airat Shigapov" w:date="2021-11-11T14:24:00Z">
        <w:r w:rsidRPr="00AB0160">
          <w:rPr>
            <w:rFonts w:ascii="Times New Roman" w:hAnsi="Times New Roman" w:cs="Times New Roman"/>
            <w:b w:val="0"/>
            <w:bCs w:val="0"/>
            <w:noProof/>
            <w:webHidden/>
            <w:sz w:val="28"/>
            <w:szCs w:val="28"/>
            <w:rPrChange w:id="308" w:author="Airat Shigapov" w:date="2021-11-11T14:25:00Z">
              <w:rPr>
                <w:noProof/>
                <w:webHidden/>
              </w:rPr>
            </w:rPrChange>
          </w:rPr>
          <w:t>26</w:t>
        </w:r>
        <w:r w:rsidRPr="00AB0160">
          <w:rPr>
            <w:rFonts w:ascii="Times New Roman" w:hAnsi="Times New Roman" w:cs="Times New Roman"/>
            <w:b w:val="0"/>
            <w:bCs w:val="0"/>
            <w:noProof/>
            <w:webHidden/>
            <w:sz w:val="28"/>
            <w:szCs w:val="28"/>
            <w:rPrChange w:id="309" w:author="Airat Shigapov" w:date="2021-11-11T14:25:00Z">
              <w:rPr>
                <w:noProof/>
                <w:webHidden/>
              </w:rPr>
            </w:rPrChange>
          </w:rPr>
          <w:fldChar w:fldCharType="end"/>
        </w:r>
        <w:r w:rsidRPr="00AB0160">
          <w:rPr>
            <w:rStyle w:val="a3"/>
            <w:rFonts w:ascii="Times New Roman" w:hAnsi="Times New Roman" w:cs="Times New Roman"/>
            <w:b w:val="0"/>
            <w:bCs w:val="0"/>
            <w:noProof/>
            <w:sz w:val="28"/>
            <w:szCs w:val="28"/>
            <w:u w:val="none"/>
            <w:rPrChange w:id="310" w:author="Airat Shigapov" w:date="2021-11-11T14:25:00Z">
              <w:rPr>
                <w:rStyle w:val="a3"/>
                <w:noProof/>
              </w:rPr>
            </w:rPrChange>
          </w:rPr>
          <w:fldChar w:fldCharType="end"/>
        </w:r>
      </w:ins>
    </w:p>
    <w:p w14:paraId="7C0AF5F9" w14:textId="66D0B6AD" w:rsidR="00AB0160" w:rsidRPr="00AB0160" w:rsidRDefault="00AB0160">
      <w:pPr>
        <w:pStyle w:val="21"/>
        <w:spacing w:after="0"/>
        <w:rPr>
          <w:ins w:id="311" w:author="Airat Shigapov" w:date="2021-11-11T14:24:00Z"/>
          <w:rFonts w:ascii="Times New Roman" w:eastAsiaTheme="minorEastAsia" w:hAnsi="Times New Roman" w:cs="Times New Roman"/>
          <w:i w:val="0"/>
          <w:iCs w:val="0"/>
          <w:noProof/>
          <w:sz w:val="28"/>
          <w:szCs w:val="28"/>
          <w:lang w:eastAsia="ru-RU"/>
          <w:rPrChange w:id="312" w:author="Airat Shigapov" w:date="2021-11-11T14:25:00Z">
            <w:rPr>
              <w:ins w:id="313" w:author="Airat Shigapov" w:date="2021-11-11T14:24:00Z"/>
              <w:rFonts w:eastAsiaTheme="minorEastAsia" w:cstheme="minorBidi"/>
              <w:i w:val="0"/>
              <w:iCs w:val="0"/>
              <w:noProof/>
              <w:sz w:val="22"/>
              <w:szCs w:val="22"/>
              <w:lang w:eastAsia="ru-RU"/>
            </w:rPr>
          </w:rPrChange>
        </w:rPr>
        <w:pPrChange w:id="314" w:author="Airat Shigapov" w:date="2021-11-11T14:26:00Z">
          <w:pPr>
            <w:pStyle w:val="21"/>
          </w:pPr>
        </w:pPrChange>
      </w:pPr>
      <w:ins w:id="315" w:author="Airat Shigapov" w:date="2021-11-11T14:24:00Z">
        <w:r w:rsidRPr="00AB0160">
          <w:rPr>
            <w:rStyle w:val="a3"/>
            <w:rFonts w:ascii="Times New Roman" w:hAnsi="Times New Roman" w:cs="Times New Roman"/>
            <w:i w:val="0"/>
            <w:iCs w:val="0"/>
            <w:noProof/>
            <w:sz w:val="28"/>
            <w:szCs w:val="28"/>
            <w:u w:val="none"/>
            <w:rPrChange w:id="316" w:author="Airat Shigapov" w:date="2021-11-11T14:25:00Z">
              <w:rPr>
                <w:rStyle w:val="a3"/>
                <w:noProof/>
              </w:rPr>
            </w:rPrChange>
          </w:rPr>
          <w:fldChar w:fldCharType="begin"/>
        </w:r>
        <w:r w:rsidRPr="00AB0160">
          <w:rPr>
            <w:rStyle w:val="a3"/>
            <w:rFonts w:ascii="Times New Roman" w:hAnsi="Times New Roman" w:cs="Times New Roman"/>
            <w:i w:val="0"/>
            <w:iCs w:val="0"/>
            <w:noProof/>
            <w:sz w:val="28"/>
            <w:szCs w:val="28"/>
            <w:u w:val="none"/>
            <w:rPrChange w:id="317" w:author="Airat Shigapov" w:date="2021-11-11T14:25:00Z">
              <w:rPr>
                <w:rStyle w:val="a3"/>
                <w:noProof/>
              </w:rPr>
            </w:rPrChange>
          </w:rPr>
          <w:instrText xml:space="preserve"> </w:instrText>
        </w:r>
        <w:r w:rsidRPr="00AB0160">
          <w:rPr>
            <w:rFonts w:ascii="Times New Roman" w:hAnsi="Times New Roman" w:cs="Times New Roman"/>
            <w:i w:val="0"/>
            <w:iCs w:val="0"/>
            <w:noProof/>
            <w:sz w:val="28"/>
            <w:szCs w:val="28"/>
            <w:rPrChange w:id="318" w:author="Airat Shigapov" w:date="2021-11-11T14:25:00Z">
              <w:rPr>
                <w:noProof/>
              </w:rPr>
            </w:rPrChange>
          </w:rPr>
          <w:instrText>HYPERLINK \l "_Toc87533123"</w:instrText>
        </w:r>
        <w:r w:rsidRPr="00AB0160">
          <w:rPr>
            <w:rStyle w:val="a3"/>
            <w:rFonts w:ascii="Times New Roman" w:hAnsi="Times New Roman" w:cs="Times New Roman"/>
            <w:i w:val="0"/>
            <w:iCs w:val="0"/>
            <w:noProof/>
            <w:sz w:val="28"/>
            <w:szCs w:val="28"/>
            <w:u w:val="none"/>
            <w:rPrChange w:id="319" w:author="Airat Shigapov" w:date="2021-11-11T14:25:00Z">
              <w:rPr>
                <w:rStyle w:val="a3"/>
                <w:noProof/>
              </w:rPr>
            </w:rPrChange>
          </w:rPr>
          <w:instrText xml:space="preserve"> </w:instrText>
        </w:r>
        <w:r w:rsidRPr="00AB0160">
          <w:rPr>
            <w:rStyle w:val="a3"/>
            <w:rFonts w:ascii="Times New Roman" w:hAnsi="Times New Roman" w:cs="Times New Roman"/>
            <w:i w:val="0"/>
            <w:iCs w:val="0"/>
            <w:noProof/>
            <w:sz w:val="28"/>
            <w:szCs w:val="28"/>
            <w:u w:val="none"/>
            <w:rPrChange w:id="320" w:author="Airat Shigapov" w:date="2021-11-11T14:25:00Z">
              <w:rPr>
                <w:rStyle w:val="a3"/>
                <w:noProof/>
              </w:rPr>
            </w:rPrChange>
          </w:rPr>
          <w:fldChar w:fldCharType="separate"/>
        </w:r>
        <w:r w:rsidRPr="00AB0160">
          <w:rPr>
            <w:rStyle w:val="a3"/>
            <w:rFonts w:ascii="Times New Roman" w:hAnsi="Times New Roman" w:cs="Times New Roman"/>
            <w:i w:val="0"/>
            <w:iCs w:val="0"/>
            <w:noProof/>
            <w:sz w:val="28"/>
            <w:szCs w:val="28"/>
            <w:u w:val="none"/>
            <w:rPrChange w:id="321" w:author="Airat Shigapov" w:date="2021-11-11T14:25:00Z">
              <w:rPr>
                <w:rStyle w:val="a3"/>
                <w:noProof/>
              </w:rPr>
            </w:rPrChange>
          </w:rPr>
          <w:t>4.1 Запуск программы</w:t>
        </w:r>
        <w:r w:rsidRPr="00AB0160">
          <w:rPr>
            <w:rFonts w:ascii="Times New Roman" w:hAnsi="Times New Roman" w:cs="Times New Roman"/>
            <w:i w:val="0"/>
            <w:iCs w:val="0"/>
            <w:noProof/>
            <w:webHidden/>
            <w:sz w:val="28"/>
            <w:szCs w:val="28"/>
            <w:rPrChange w:id="322" w:author="Airat Shigapov" w:date="2021-11-11T14:25:00Z">
              <w:rPr>
                <w:noProof/>
                <w:webHidden/>
              </w:rPr>
            </w:rPrChange>
          </w:rPr>
          <w:tab/>
        </w:r>
        <w:r w:rsidRPr="00AB0160">
          <w:rPr>
            <w:rFonts w:ascii="Times New Roman" w:hAnsi="Times New Roman" w:cs="Times New Roman"/>
            <w:i w:val="0"/>
            <w:iCs w:val="0"/>
            <w:noProof/>
            <w:webHidden/>
            <w:sz w:val="28"/>
            <w:szCs w:val="28"/>
            <w:rPrChange w:id="323" w:author="Airat Shigapov" w:date="2021-11-11T14:25:00Z">
              <w:rPr>
                <w:noProof/>
                <w:webHidden/>
              </w:rPr>
            </w:rPrChange>
          </w:rPr>
          <w:fldChar w:fldCharType="begin"/>
        </w:r>
        <w:r w:rsidRPr="00AB0160">
          <w:rPr>
            <w:rFonts w:ascii="Times New Roman" w:hAnsi="Times New Roman" w:cs="Times New Roman"/>
            <w:i w:val="0"/>
            <w:iCs w:val="0"/>
            <w:noProof/>
            <w:webHidden/>
            <w:sz w:val="28"/>
            <w:szCs w:val="28"/>
            <w:rPrChange w:id="324" w:author="Airat Shigapov" w:date="2021-11-11T14:25:00Z">
              <w:rPr>
                <w:noProof/>
                <w:webHidden/>
              </w:rPr>
            </w:rPrChange>
          </w:rPr>
          <w:instrText xml:space="preserve"> PAGEREF _Toc87533123 \h </w:instrText>
        </w:r>
      </w:ins>
      <w:r w:rsidRPr="00AB0160">
        <w:rPr>
          <w:rFonts w:ascii="Times New Roman" w:hAnsi="Times New Roman" w:cs="Times New Roman"/>
          <w:i w:val="0"/>
          <w:iCs w:val="0"/>
          <w:noProof/>
          <w:webHidden/>
          <w:sz w:val="28"/>
          <w:szCs w:val="28"/>
          <w:rPrChange w:id="325" w:author="Airat Shigapov" w:date="2021-11-11T14:25:00Z">
            <w:rPr>
              <w:rFonts w:ascii="Times New Roman" w:hAnsi="Times New Roman" w:cs="Times New Roman"/>
              <w:i w:val="0"/>
              <w:iCs w:val="0"/>
              <w:noProof/>
              <w:webHidden/>
              <w:sz w:val="28"/>
              <w:szCs w:val="28"/>
            </w:rPr>
          </w:rPrChange>
        </w:rPr>
      </w:r>
      <w:r w:rsidRPr="00AB0160">
        <w:rPr>
          <w:rFonts w:ascii="Times New Roman" w:hAnsi="Times New Roman" w:cs="Times New Roman"/>
          <w:i w:val="0"/>
          <w:iCs w:val="0"/>
          <w:noProof/>
          <w:webHidden/>
          <w:sz w:val="28"/>
          <w:szCs w:val="28"/>
          <w:rPrChange w:id="326" w:author="Airat Shigapov" w:date="2021-11-11T14:25:00Z">
            <w:rPr>
              <w:noProof/>
              <w:webHidden/>
            </w:rPr>
          </w:rPrChange>
        </w:rPr>
        <w:fldChar w:fldCharType="separate"/>
      </w:r>
      <w:ins w:id="327" w:author="Airat Shigapov" w:date="2021-11-11T14:24:00Z">
        <w:r w:rsidRPr="00AB0160">
          <w:rPr>
            <w:rFonts w:ascii="Times New Roman" w:hAnsi="Times New Roman" w:cs="Times New Roman"/>
            <w:i w:val="0"/>
            <w:iCs w:val="0"/>
            <w:noProof/>
            <w:webHidden/>
            <w:sz w:val="28"/>
            <w:szCs w:val="28"/>
            <w:rPrChange w:id="328" w:author="Airat Shigapov" w:date="2021-11-11T14:25:00Z">
              <w:rPr>
                <w:noProof/>
                <w:webHidden/>
              </w:rPr>
            </w:rPrChange>
          </w:rPr>
          <w:t>26</w:t>
        </w:r>
        <w:r w:rsidRPr="00AB0160">
          <w:rPr>
            <w:rFonts w:ascii="Times New Roman" w:hAnsi="Times New Roman" w:cs="Times New Roman"/>
            <w:i w:val="0"/>
            <w:iCs w:val="0"/>
            <w:noProof/>
            <w:webHidden/>
            <w:sz w:val="28"/>
            <w:szCs w:val="28"/>
            <w:rPrChange w:id="329" w:author="Airat Shigapov" w:date="2021-11-11T14:25:00Z">
              <w:rPr>
                <w:noProof/>
                <w:webHidden/>
              </w:rPr>
            </w:rPrChange>
          </w:rPr>
          <w:fldChar w:fldCharType="end"/>
        </w:r>
        <w:r w:rsidRPr="00AB0160">
          <w:rPr>
            <w:rStyle w:val="a3"/>
            <w:rFonts w:ascii="Times New Roman" w:hAnsi="Times New Roman" w:cs="Times New Roman"/>
            <w:i w:val="0"/>
            <w:iCs w:val="0"/>
            <w:noProof/>
            <w:sz w:val="28"/>
            <w:szCs w:val="28"/>
            <w:u w:val="none"/>
            <w:rPrChange w:id="330" w:author="Airat Shigapov" w:date="2021-11-11T14:25:00Z">
              <w:rPr>
                <w:rStyle w:val="a3"/>
                <w:noProof/>
              </w:rPr>
            </w:rPrChange>
          </w:rPr>
          <w:fldChar w:fldCharType="end"/>
        </w:r>
      </w:ins>
    </w:p>
    <w:p w14:paraId="4B8B48BE" w14:textId="68609301" w:rsidR="00AB0160" w:rsidRPr="00AB0160" w:rsidRDefault="00AB0160">
      <w:pPr>
        <w:pStyle w:val="21"/>
        <w:spacing w:after="0"/>
        <w:rPr>
          <w:ins w:id="331" w:author="Airat Shigapov" w:date="2021-11-11T14:24:00Z"/>
          <w:rFonts w:ascii="Times New Roman" w:eastAsiaTheme="minorEastAsia" w:hAnsi="Times New Roman" w:cs="Times New Roman"/>
          <w:i w:val="0"/>
          <w:iCs w:val="0"/>
          <w:noProof/>
          <w:sz w:val="28"/>
          <w:szCs w:val="28"/>
          <w:lang w:eastAsia="ru-RU"/>
          <w:rPrChange w:id="332" w:author="Airat Shigapov" w:date="2021-11-11T14:25:00Z">
            <w:rPr>
              <w:ins w:id="333" w:author="Airat Shigapov" w:date="2021-11-11T14:24:00Z"/>
              <w:rFonts w:eastAsiaTheme="minorEastAsia" w:cstheme="minorBidi"/>
              <w:i w:val="0"/>
              <w:iCs w:val="0"/>
              <w:noProof/>
              <w:sz w:val="22"/>
              <w:szCs w:val="22"/>
              <w:lang w:eastAsia="ru-RU"/>
            </w:rPr>
          </w:rPrChange>
        </w:rPr>
        <w:pPrChange w:id="334" w:author="Airat Shigapov" w:date="2021-11-11T14:26:00Z">
          <w:pPr>
            <w:pStyle w:val="21"/>
          </w:pPr>
        </w:pPrChange>
      </w:pPr>
      <w:ins w:id="335" w:author="Airat Shigapov" w:date="2021-11-11T14:24:00Z">
        <w:r w:rsidRPr="00AB0160">
          <w:rPr>
            <w:rStyle w:val="a3"/>
            <w:rFonts w:ascii="Times New Roman" w:hAnsi="Times New Roman" w:cs="Times New Roman"/>
            <w:i w:val="0"/>
            <w:iCs w:val="0"/>
            <w:noProof/>
            <w:sz w:val="28"/>
            <w:szCs w:val="28"/>
            <w:u w:val="none"/>
            <w:rPrChange w:id="336" w:author="Airat Shigapov" w:date="2021-11-11T14:25:00Z">
              <w:rPr>
                <w:rStyle w:val="a3"/>
                <w:noProof/>
              </w:rPr>
            </w:rPrChange>
          </w:rPr>
          <w:fldChar w:fldCharType="begin"/>
        </w:r>
        <w:r w:rsidRPr="00AB0160">
          <w:rPr>
            <w:rStyle w:val="a3"/>
            <w:rFonts w:ascii="Times New Roman" w:hAnsi="Times New Roman" w:cs="Times New Roman"/>
            <w:i w:val="0"/>
            <w:iCs w:val="0"/>
            <w:noProof/>
            <w:sz w:val="28"/>
            <w:szCs w:val="28"/>
            <w:u w:val="none"/>
            <w:rPrChange w:id="337" w:author="Airat Shigapov" w:date="2021-11-11T14:25:00Z">
              <w:rPr>
                <w:rStyle w:val="a3"/>
                <w:noProof/>
              </w:rPr>
            </w:rPrChange>
          </w:rPr>
          <w:instrText xml:space="preserve"> </w:instrText>
        </w:r>
        <w:r w:rsidRPr="00AB0160">
          <w:rPr>
            <w:rFonts w:ascii="Times New Roman" w:hAnsi="Times New Roman" w:cs="Times New Roman"/>
            <w:i w:val="0"/>
            <w:iCs w:val="0"/>
            <w:noProof/>
            <w:sz w:val="28"/>
            <w:szCs w:val="28"/>
            <w:rPrChange w:id="338" w:author="Airat Shigapov" w:date="2021-11-11T14:25:00Z">
              <w:rPr>
                <w:noProof/>
              </w:rPr>
            </w:rPrChange>
          </w:rPr>
          <w:instrText>HYPERLINK \l "_Toc87533124"</w:instrText>
        </w:r>
        <w:r w:rsidRPr="00AB0160">
          <w:rPr>
            <w:rStyle w:val="a3"/>
            <w:rFonts w:ascii="Times New Roman" w:hAnsi="Times New Roman" w:cs="Times New Roman"/>
            <w:i w:val="0"/>
            <w:iCs w:val="0"/>
            <w:noProof/>
            <w:sz w:val="28"/>
            <w:szCs w:val="28"/>
            <w:u w:val="none"/>
            <w:rPrChange w:id="339" w:author="Airat Shigapov" w:date="2021-11-11T14:25:00Z">
              <w:rPr>
                <w:rStyle w:val="a3"/>
                <w:noProof/>
              </w:rPr>
            </w:rPrChange>
          </w:rPr>
          <w:instrText xml:space="preserve"> </w:instrText>
        </w:r>
        <w:r w:rsidRPr="00AB0160">
          <w:rPr>
            <w:rStyle w:val="a3"/>
            <w:rFonts w:ascii="Times New Roman" w:hAnsi="Times New Roman" w:cs="Times New Roman"/>
            <w:i w:val="0"/>
            <w:iCs w:val="0"/>
            <w:noProof/>
            <w:sz w:val="28"/>
            <w:szCs w:val="28"/>
            <w:u w:val="none"/>
            <w:rPrChange w:id="340" w:author="Airat Shigapov" w:date="2021-11-11T14:25:00Z">
              <w:rPr>
                <w:rStyle w:val="a3"/>
                <w:noProof/>
              </w:rPr>
            </w:rPrChange>
          </w:rPr>
          <w:fldChar w:fldCharType="separate"/>
        </w:r>
        <w:r w:rsidRPr="00AB0160">
          <w:rPr>
            <w:rStyle w:val="a3"/>
            <w:rFonts w:ascii="Times New Roman" w:hAnsi="Times New Roman" w:cs="Times New Roman"/>
            <w:i w:val="0"/>
            <w:iCs w:val="0"/>
            <w:noProof/>
            <w:sz w:val="28"/>
            <w:szCs w:val="28"/>
            <w:u w:val="none"/>
            <w:rPrChange w:id="341" w:author="Airat Shigapov" w:date="2021-11-11T14:25:00Z">
              <w:rPr>
                <w:rStyle w:val="a3"/>
                <w:noProof/>
              </w:rPr>
            </w:rPrChange>
          </w:rPr>
          <w:t>4.2 Работа с программой</w:t>
        </w:r>
        <w:r w:rsidRPr="00AB0160">
          <w:rPr>
            <w:rFonts w:ascii="Times New Roman" w:hAnsi="Times New Roman" w:cs="Times New Roman"/>
            <w:i w:val="0"/>
            <w:iCs w:val="0"/>
            <w:noProof/>
            <w:webHidden/>
            <w:sz w:val="28"/>
            <w:szCs w:val="28"/>
            <w:rPrChange w:id="342" w:author="Airat Shigapov" w:date="2021-11-11T14:25:00Z">
              <w:rPr>
                <w:noProof/>
                <w:webHidden/>
              </w:rPr>
            </w:rPrChange>
          </w:rPr>
          <w:tab/>
        </w:r>
        <w:r w:rsidRPr="00AB0160">
          <w:rPr>
            <w:rFonts w:ascii="Times New Roman" w:hAnsi="Times New Roman" w:cs="Times New Roman"/>
            <w:i w:val="0"/>
            <w:iCs w:val="0"/>
            <w:noProof/>
            <w:webHidden/>
            <w:sz w:val="28"/>
            <w:szCs w:val="28"/>
            <w:rPrChange w:id="343" w:author="Airat Shigapov" w:date="2021-11-11T14:25:00Z">
              <w:rPr>
                <w:noProof/>
                <w:webHidden/>
              </w:rPr>
            </w:rPrChange>
          </w:rPr>
          <w:fldChar w:fldCharType="begin"/>
        </w:r>
        <w:r w:rsidRPr="00AB0160">
          <w:rPr>
            <w:rFonts w:ascii="Times New Roman" w:hAnsi="Times New Roman" w:cs="Times New Roman"/>
            <w:i w:val="0"/>
            <w:iCs w:val="0"/>
            <w:noProof/>
            <w:webHidden/>
            <w:sz w:val="28"/>
            <w:szCs w:val="28"/>
            <w:rPrChange w:id="344" w:author="Airat Shigapov" w:date="2021-11-11T14:25:00Z">
              <w:rPr>
                <w:noProof/>
                <w:webHidden/>
              </w:rPr>
            </w:rPrChange>
          </w:rPr>
          <w:instrText xml:space="preserve"> PAGEREF _Toc87533124 \h </w:instrText>
        </w:r>
      </w:ins>
      <w:r w:rsidRPr="00AB0160">
        <w:rPr>
          <w:rFonts w:ascii="Times New Roman" w:hAnsi="Times New Roman" w:cs="Times New Roman"/>
          <w:i w:val="0"/>
          <w:iCs w:val="0"/>
          <w:noProof/>
          <w:webHidden/>
          <w:sz w:val="28"/>
          <w:szCs w:val="28"/>
          <w:rPrChange w:id="345" w:author="Airat Shigapov" w:date="2021-11-11T14:25:00Z">
            <w:rPr>
              <w:rFonts w:ascii="Times New Roman" w:hAnsi="Times New Roman" w:cs="Times New Roman"/>
              <w:i w:val="0"/>
              <w:iCs w:val="0"/>
              <w:noProof/>
              <w:webHidden/>
              <w:sz w:val="28"/>
              <w:szCs w:val="28"/>
            </w:rPr>
          </w:rPrChange>
        </w:rPr>
      </w:r>
      <w:r w:rsidRPr="00AB0160">
        <w:rPr>
          <w:rFonts w:ascii="Times New Roman" w:hAnsi="Times New Roman" w:cs="Times New Roman"/>
          <w:i w:val="0"/>
          <w:iCs w:val="0"/>
          <w:noProof/>
          <w:webHidden/>
          <w:sz w:val="28"/>
          <w:szCs w:val="28"/>
          <w:rPrChange w:id="346" w:author="Airat Shigapov" w:date="2021-11-11T14:25:00Z">
            <w:rPr>
              <w:noProof/>
              <w:webHidden/>
            </w:rPr>
          </w:rPrChange>
        </w:rPr>
        <w:fldChar w:fldCharType="separate"/>
      </w:r>
      <w:ins w:id="347" w:author="Airat Shigapov" w:date="2021-11-11T14:24:00Z">
        <w:r w:rsidRPr="00AB0160">
          <w:rPr>
            <w:rFonts w:ascii="Times New Roman" w:hAnsi="Times New Roman" w:cs="Times New Roman"/>
            <w:i w:val="0"/>
            <w:iCs w:val="0"/>
            <w:noProof/>
            <w:webHidden/>
            <w:sz w:val="28"/>
            <w:szCs w:val="28"/>
            <w:rPrChange w:id="348" w:author="Airat Shigapov" w:date="2021-11-11T14:25:00Z">
              <w:rPr>
                <w:noProof/>
                <w:webHidden/>
              </w:rPr>
            </w:rPrChange>
          </w:rPr>
          <w:t>26</w:t>
        </w:r>
        <w:r w:rsidRPr="00AB0160">
          <w:rPr>
            <w:rFonts w:ascii="Times New Roman" w:hAnsi="Times New Roman" w:cs="Times New Roman"/>
            <w:i w:val="0"/>
            <w:iCs w:val="0"/>
            <w:noProof/>
            <w:webHidden/>
            <w:sz w:val="28"/>
            <w:szCs w:val="28"/>
            <w:rPrChange w:id="349" w:author="Airat Shigapov" w:date="2021-11-11T14:25:00Z">
              <w:rPr>
                <w:noProof/>
                <w:webHidden/>
              </w:rPr>
            </w:rPrChange>
          </w:rPr>
          <w:fldChar w:fldCharType="end"/>
        </w:r>
        <w:r w:rsidRPr="00AB0160">
          <w:rPr>
            <w:rStyle w:val="a3"/>
            <w:rFonts w:ascii="Times New Roman" w:hAnsi="Times New Roman" w:cs="Times New Roman"/>
            <w:i w:val="0"/>
            <w:iCs w:val="0"/>
            <w:noProof/>
            <w:sz w:val="28"/>
            <w:szCs w:val="28"/>
            <w:u w:val="none"/>
            <w:rPrChange w:id="350" w:author="Airat Shigapov" w:date="2021-11-11T14:25:00Z">
              <w:rPr>
                <w:rStyle w:val="a3"/>
                <w:noProof/>
              </w:rPr>
            </w:rPrChange>
          </w:rPr>
          <w:fldChar w:fldCharType="end"/>
        </w:r>
      </w:ins>
    </w:p>
    <w:p w14:paraId="39728175" w14:textId="5F2728C6" w:rsidR="00AB0160" w:rsidRPr="00AB0160" w:rsidRDefault="00AB0160">
      <w:pPr>
        <w:pStyle w:val="11"/>
        <w:tabs>
          <w:tab w:val="right" w:leader="dot" w:pos="9628"/>
        </w:tabs>
        <w:spacing w:before="0" w:after="0" w:line="360" w:lineRule="auto"/>
        <w:rPr>
          <w:ins w:id="351" w:author="Airat Shigapov" w:date="2021-11-11T14:24:00Z"/>
          <w:rFonts w:ascii="Times New Roman" w:eastAsiaTheme="minorEastAsia" w:hAnsi="Times New Roman" w:cs="Times New Roman"/>
          <w:b w:val="0"/>
          <w:bCs w:val="0"/>
          <w:noProof/>
          <w:sz w:val="28"/>
          <w:szCs w:val="28"/>
          <w:lang w:eastAsia="ru-RU"/>
          <w:rPrChange w:id="352" w:author="Airat Shigapov" w:date="2021-11-11T14:25:00Z">
            <w:rPr>
              <w:ins w:id="353" w:author="Airat Shigapov" w:date="2021-11-11T14:24:00Z"/>
              <w:rFonts w:eastAsiaTheme="minorEastAsia" w:cstheme="minorBidi"/>
              <w:b w:val="0"/>
              <w:bCs w:val="0"/>
              <w:noProof/>
              <w:sz w:val="22"/>
              <w:szCs w:val="22"/>
              <w:lang w:eastAsia="ru-RU"/>
            </w:rPr>
          </w:rPrChange>
        </w:rPr>
        <w:pPrChange w:id="354" w:author="Airat Shigapov" w:date="2021-11-11T14:26:00Z">
          <w:pPr>
            <w:pStyle w:val="11"/>
            <w:tabs>
              <w:tab w:val="right" w:leader="dot" w:pos="9628"/>
            </w:tabs>
          </w:pPr>
        </w:pPrChange>
      </w:pPr>
      <w:ins w:id="355" w:author="Airat Shigapov" w:date="2021-11-11T14:24:00Z">
        <w:r w:rsidRPr="00AB0160">
          <w:rPr>
            <w:rStyle w:val="a3"/>
            <w:rFonts w:ascii="Times New Roman" w:hAnsi="Times New Roman" w:cs="Times New Roman"/>
            <w:b w:val="0"/>
            <w:bCs w:val="0"/>
            <w:noProof/>
            <w:sz w:val="28"/>
            <w:szCs w:val="28"/>
            <w:u w:val="none"/>
            <w:rPrChange w:id="356" w:author="Airat Shigapov" w:date="2021-11-11T14:25:00Z">
              <w:rPr>
                <w:rStyle w:val="a3"/>
                <w:noProof/>
              </w:rPr>
            </w:rPrChange>
          </w:rPr>
          <w:fldChar w:fldCharType="begin"/>
        </w:r>
        <w:r w:rsidRPr="00AB0160">
          <w:rPr>
            <w:rStyle w:val="a3"/>
            <w:rFonts w:ascii="Times New Roman" w:hAnsi="Times New Roman" w:cs="Times New Roman"/>
            <w:b w:val="0"/>
            <w:bCs w:val="0"/>
            <w:noProof/>
            <w:sz w:val="28"/>
            <w:szCs w:val="28"/>
            <w:u w:val="none"/>
            <w:rPrChange w:id="357" w:author="Airat Shigapov" w:date="2021-11-11T14:25:00Z">
              <w:rPr>
                <w:rStyle w:val="a3"/>
                <w:noProof/>
              </w:rPr>
            </w:rPrChange>
          </w:rPr>
          <w:instrText xml:space="preserve"> </w:instrText>
        </w:r>
        <w:r w:rsidRPr="00AB0160">
          <w:rPr>
            <w:rFonts w:ascii="Times New Roman" w:hAnsi="Times New Roman" w:cs="Times New Roman"/>
            <w:b w:val="0"/>
            <w:bCs w:val="0"/>
            <w:noProof/>
            <w:sz w:val="28"/>
            <w:szCs w:val="28"/>
            <w:rPrChange w:id="358" w:author="Airat Shigapov" w:date="2021-11-11T14:25:00Z">
              <w:rPr>
                <w:noProof/>
              </w:rPr>
            </w:rPrChange>
          </w:rPr>
          <w:instrText>HYPERLINK \l "_Toc87533125"</w:instrText>
        </w:r>
        <w:r w:rsidRPr="00AB0160">
          <w:rPr>
            <w:rStyle w:val="a3"/>
            <w:rFonts w:ascii="Times New Roman" w:hAnsi="Times New Roman" w:cs="Times New Roman"/>
            <w:b w:val="0"/>
            <w:bCs w:val="0"/>
            <w:noProof/>
            <w:sz w:val="28"/>
            <w:szCs w:val="28"/>
            <w:u w:val="none"/>
            <w:rPrChange w:id="359" w:author="Airat Shigapov" w:date="2021-11-11T14:25:00Z">
              <w:rPr>
                <w:rStyle w:val="a3"/>
                <w:noProof/>
              </w:rPr>
            </w:rPrChange>
          </w:rPr>
          <w:instrText xml:space="preserve"> </w:instrText>
        </w:r>
        <w:r w:rsidRPr="00AB0160">
          <w:rPr>
            <w:rStyle w:val="a3"/>
            <w:rFonts w:ascii="Times New Roman" w:hAnsi="Times New Roman" w:cs="Times New Roman"/>
            <w:b w:val="0"/>
            <w:bCs w:val="0"/>
            <w:noProof/>
            <w:sz w:val="28"/>
            <w:szCs w:val="28"/>
            <w:u w:val="none"/>
            <w:rPrChange w:id="360" w:author="Airat Shigapov" w:date="2021-11-11T14:25:00Z">
              <w:rPr>
                <w:rStyle w:val="a3"/>
                <w:noProof/>
              </w:rPr>
            </w:rPrChange>
          </w:rPr>
          <w:fldChar w:fldCharType="separate"/>
        </w:r>
        <w:r w:rsidRPr="00AB0160">
          <w:rPr>
            <w:rStyle w:val="a3"/>
            <w:rFonts w:ascii="Times New Roman" w:hAnsi="Times New Roman" w:cs="Times New Roman"/>
            <w:b w:val="0"/>
            <w:bCs w:val="0"/>
            <w:noProof/>
            <w:sz w:val="28"/>
            <w:szCs w:val="28"/>
            <w:u w:val="none"/>
            <w:rPrChange w:id="361" w:author="Airat Shigapov" w:date="2021-11-11T14:25:00Z">
              <w:rPr>
                <w:rStyle w:val="a3"/>
                <w:rFonts w:cs="Times New Roman"/>
                <w:noProof/>
              </w:rPr>
            </w:rPrChange>
          </w:rPr>
          <w:t>5. ТЕСТИРОВАНИЕ</w:t>
        </w:r>
        <w:r w:rsidRPr="00AB0160">
          <w:rPr>
            <w:rFonts w:ascii="Times New Roman" w:hAnsi="Times New Roman" w:cs="Times New Roman"/>
            <w:b w:val="0"/>
            <w:bCs w:val="0"/>
            <w:noProof/>
            <w:webHidden/>
            <w:sz w:val="28"/>
            <w:szCs w:val="28"/>
            <w:rPrChange w:id="362" w:author="Airat Shigapov" w:date="2021-11-11T14:25:00Z">
              <w:rPr>
                <w:noProof/>
                <w:webHidden/>
              </w:rPr>
            </w:rPrChange>
          </w:rPr>
          <w:tab/>
        </w:r>
        <w:r w:rsidRPr="00AB0160">
          <w:rPr>
            <w:rFonts w:ascii="Times New Roman" w:hAnsi="Times New Roman" w:cs="Times New Roman"/>
            <w:b w:val="0"/>
            <w:bCs w:val="0"/>
            <w:noProof/>
            <w:webHidden/>
            <w:sz w:val="28"/>
            <w:szCs w:val="28"/>
            <w:rPrChange w:id="363" w:author="Airat Shigapov" w:date="2021-11-11T14:25:00Z">
              <w:rPr>
                <w:noProof/>
                <w:webHidden/>
              </w:rPr>
            </w:rPrChange>
          </w:rPr>
          <w:fldChar w:fldCharType="begin"/>
        </w:r>
        <w:r w:rsidRPr="00AB0160">
          <w:rPr>
            <w:rFonts w:ascii="Times New Roman" w:hAnsi="Times New Roman" w:cs="Times New Roman"/>
            <w:b w:val="0"/>
            <w:bCs w:val="0"/>
            <w:noProof/>
            <w:webHidden/>
            <w:sz w:val="28"/>
            <w:szCs w:val="28"/>
            <w:rPrChange w:id="364" w:author="Airat Shigapov" w:date="2021-11-11T14:25:00Z">
              <w:rPr>
                <w:noProof/>
                <w:webHidden/>
              </w:rPr>
            </w:rPrChange>
          </w:rPr>
          <w:instrText xml:space="preserve"> PAGEREF _Toc87533125 \h </w:instrText>
        </w:r>
      </w:ins>
      <w:r w:rsidRPr="00AB0160">
        <w:rPr>
          <w:rFonts w:ascii="Times New Roman" w:hAnsi="Times New Roman" w:cs="Times New Roman"/>
          <w:b w:val="0"/>
          <w:bCs w:val="0"/>
          <w:noProof/>
          <w:webHidden/>
          <w:sz w:val="28"/>
          <w:szCs w:val="28"/>
          <w:rPrChange w:id="365" w:author="Airat Shigapov" w:date="2021-11-11T14:25:00Z">
            <w:rPr>
              <w:rFonts w:ascii="Times New Roman" w:hAnsi="Times New Roman" w:cs="Times New Roman"/>
              <w:b w:val="0"/>
              <w:bCs w:val="0"/>
              <w:noProof/>
              <w:webHidden/>
              <w:sz w:val="28"/>
              <w:szCs w:val="28"/>
            </w:rPr>
          </w:rPrChange>
        </w:rPr>
      </w:r>
      <w:r w:rsidRPr="00AB0160">
        <w:rPr>
          <w:rFonts w:ascii="Times New Roman" w:hAnsi="Times New Roman" w:cs="Times New Roman"/>
          <w:b w:val="0"/>
          <w:bCs w:val="0"/>
          <w:noProof/>
          <w:webHidden/>
          <w:sz w:val="28"/>
          <w:szCs w:val="28"/>
          <w:rPrChange w:id="366" w:author="Airat Shigapov" w:date="2021-11-11T14:25:00Z">
            <w:rPr>
              <w:noProof/>
              <w:webHidden/>
            </w:rPr>
          </w:rPrChange>
        </w:rPr>
        <w:fldChar w:fldCharType="separate"/>
      </w:r>
      <w:ins w:id="367" w:author="Airat Shigapov" w:date="2021-11-11T14:24:00Z">
        <w:r w:rsidRPr="00AB0160">
          <w:rPr>
            <w:rFonts w:ascii="Times New Roman" w:hAnsi="Times New Roman" w:cs="Times New Roman"/>
            <w:b w:val="0"/>
            <w:bCs w:val="0"/>
            <w:noProof/>
            <w:webHidden/>
            <w:sz w:val="28"/>
            <w:szCs w:val="28"/>
            <w:rPrChange w:id="368" w:author="Airat Shigapov" w:date="2021-11-11T14:25:00Z">
              <w:rPr>
                <w:noProof/>
                <w:webHidden/>
              </w:rPr>
            </w:rPrChange>
          </w:rPr>
          <w:t>32</w:t>
        </w:r>
        <w:r w:rsidRPr="00AB0160">
          <w:rPr>
            <w:rFonts w:ascii="Times New Roman" w:hAnsi="Times New Roman" w:cs="Times New Roman"/>
            <w:b w:val="0"/>
            <w:bCs w:val="0"/>
            <w:noProof/>
            <w:webHidden/>
            <w:sz w:val="28"/>
            <w:szCs w:val="28"/>
            <w:rPrChange w:id="369" w:author="Airat Shigapov" w:date="2021-11-11T14:25:00Z">
              <w:rPr>
                <w:noProof/>
                <w:webHidden/>
              </w:rPr>
            </w:rPrChange>
          </w:rPr>
          <w:fldChar w:fldCharType="end"/>
        </w:r>
        <w:r w:rsidRPr="00AB0160">
          <w:rPr>
            <w:rStyle w:val="a3"/>
            <w:rFonts w:ascii="Times New Roman" w:hAnsi="Times New Roman" w:cs="Times New Roman"/>
            <w:b w:val="0"/>
            <w:bCs w:val="0"/>
            <w:noProof/>
            <w:sz w:val="28"/>
            <w:szCs w:val="28"/>
            <w:u w:val="none"/>
            <w:rPrChange w:id="370" w:author="Airat Shigapov" w:date="2021-11-11T14:25:00Z">
              <w:rPr>
                <w:rStyle w:val="a3"/>
                <w:noProof/>
              </w:rPr>
            </w:rPrChange>
          </w:rPr>
          <w:fldChar w:fldCharType="end"/>
        </w:r>
      </w:ins>
    </w:p>
    <w:p w14:paraId="78DD3693" w14:textId="51B58C69" w:rsidR="00AB0160" w:rsidRPr="00AB0160" w:rsidRDefault="00AB0160">
      <w:pPr>
        <w:pStyle w:val="21"/>
        <w:spacing w:after="0"/>
        <w:rPr>
          <w:ins w:id="371" w:author="Airat Shigapov" w:date="2021-11-11T14:24:00Z"/>
          <w:rFonts w:ascii="Times New Roman" w:eastAsiaTheme="minorEastAsia" w:hAnsi="Times New Roman" w:cs="Times New Roman"/>
          <w:i w:val="0"/>
          <w:iCs w:val="0"/>
          <w:noProof/>
          <w:sz w:val="28"/>
          <w:szCs w:val="28"/>
          <w:lang w:eastAsia="ru-RU"/>
          <w:rPrChange w:id="372" w:author="Airat Shigapov" w:date="2021-11-11T14:25:00Z">
            <w:rPr>
              <w:ins w:id="373" w:author="Airat Shigapov" w:date="2021-11-11T14:24:00Z"/>
              <w:rFonts w:eastAsiaTheme="minorEastAsia" w:cstheme="minorBidi"/>
              <w:i w:val="0"/>
              <w:iCs w:val="0"/>
              <w:noProof/>
              <w:sz w:val="22"/>
              <w:szCs w:val="22"/>
              <w:lang w:eastAsia="ru-RU"/>
            </w:rPr>
          </w:rPrChange>
        </w:rPr>
        <w:pPrChange w:id="374" w:author="Airat Shigapov" w:date="2021-11-11T14:26:00Z">
          <w:pPr>
            <w:pStyle w:val="21"/>
          </w:pPr>
        </w:pPrChange>
      </w:pPr>
      <w:ins w:id="375" w:author="Airat Shigapov" w:date="2021-11-11T14:24:00Z">
        <w:r w:rsidRPr="00AB0160">
          <w:rPr>
            <w:rStyle w:val="a3"/>
            <w:rFonts w:ascii="Times New Roman" w:hAnsi="Times New Roman" w:cs="Times New Roman"/>
            <w:i w:val="0"/>
            <w:iCs w:val="0"/>
            <w:noProof/>
            <w:sz w:val="28"/>
            <w:szCs w:val="28"/>
            <w:u w:val="none"/>
            <w:rPrChange w:id="376" w:author="Airat Shigapov" w:date="2021-11-11T14:25:00Z">
              <w:rPr>
                <w:rStyle w:val="a3"/>
                <w:noProof/>
              </w:rPr>
            </w:rPrChange>
          </w:rPr>
          <w:fldChar w:fldCharType="begin"/>
        </w:r>
        <w:r w:rsidRPr="00AB0160">
          <w:rPr>
            <w:rStyle w:val="a3"/>
            <w:rFonts w:ascii="Times New Roman" w:hAnsi="Times New Roman" w:cs="Times New Roman"/>
            <w:i w:val="0"/>
            <w:iCs w:val="0"/>
            <w:noProof/>
            <w:sz w:val="28"/>
            <w:szCs w:val="28"/>
            <w:u w:val="none"/>
            <w:rPrChange w:id="377" w:author="Airat Shigapov" w:date="2021-11-11T14:25:00Z">
              <w:rPr>
                <w:rStyle w:val="a3"/>
                <w:noProof/>
              </w:rPr>
            </w:rPrChange>
          </w:rPr>
          <w:instrText xml:space="preserve"> </w:instrText>
        </w:r>
        <w:r w:rsidRPr="00AB0160">
          <w:rPr>
            <w:rFonts w:ascii="Times New Roman" w:hAnsi="Times New Roman" w:cs="Times New Roman"/>
            <w:i w:val="0"/>
            <w:iCs w:val="0"/>
            <w:noProof/>
            <w:sz w:val="28"/>
            <w:szCs w:val="28"/>
            <w:rPrChange w:id="378" w:author="Airat Shigapov" w:date="2021-11-11T14:25:00Z">
              <w:rPr>
                <w:noProof/>
              </w:rPr>
            </w:rPrChange>
          </w:rPr>
          <w:instrText>HYPERLINK \l "_Toc87533126"</w:instrText>
        </w:r>
        <w:r w:rsidRPr="00AB0160">
          <w:rPr>
            <w:rStyle w:val="a3"/>
            <w:rFonts w:ascii="Times New Roman" w:hAnsi="Times New Roman" w:cs="Times New Roman"/>
            <w:i w:val="0"/>
            <w:iCs w:val="0"/>
            <w:noProof/>
            <w:sz w:val="28"/>
            <w:szCs w:val="28"/>
            <w:u w:val="none"/>
            <w:rPrChange w:id="379" w:author="Airat Shigapov" w:date="2021-11-11T14:25:00Z">
              <w:rPr>
                <w:rStyle w:val="a3"/>
                <w:noProof/>
              </w:rPr>
            </w:rPrChange>
          </w:rPr>
          <w:instrText xml:space="preserve"> </w:instrText>
        </w:r>
        <w:r w:rsidRPr="00AB0160">
          <w:rPr>
            <w:rStyle w:val="a3"/>
            <w:rFonts w:ascii="Times New Roman" w:hAnsi="Times New Roman" w:cs="Times New Roman"/>
            <w:i w:val="0"/>
            <w:iCs w:val="0"/>
            <w:noProof/>
            <w:sz w:val="28"/>
            <w:szCs w:val="28"/>
            <w:u w:val="none"/>
            <w:rPrChange w:id="380" w:author="Airat Shigapov" w:date="2021-11-11T14:25:00Z">
              <w:rPr>
                <w:rStyle w:val="a3"/>
                <w:noProof/>
              </w:rPr>
            </w:rPrChange>
          </w:rPr>
          <w:fldChar w:fldCharType="separate"/>
        </w:r>
        <w:r w:rsidRPr="00AB0160">
          <w:rPr>
            <w:rStyle w:val="a3"/>
            <w:rFonts w:ascii="Times New Roman" w:hAnsi="Times New Roman" w:cs="Times New Roman"/>
            <w:i w:val="0"/>
            <w:iCs w:val="0"/>
            <w:noProof/>
            <w:sz w:val="28"/>
            <w:szCs w:val="28"/>
            <w:u w:val="none"/>
            <w:lang w:eastAsia="ru-RU"/>
            <w:rPrChange w:id="381" w:author="Airat Shigapov" w:date="2021-11-11T14:25:00Z">
              <w:rPr>
                <w:rStyle w:val="a3"/>
                <w:noProof/>
                <w:lang w:eastAsia="ru-RU"/>
              </w:rPr>
            </w:rPrChange>
          </w:rPr>
          <w:t>5.1 Виды тестирования</w:t>
        </w:r>
        <w:r w:rsidRPr="00AB0160">
          <w:rPr>
            <w:rFonts w:ascii="Times New Roman" w:hAnsi="Times New Roman" w:cs="Times New Roman"/>
            <w:i w:val="0"/>
            <w:iCs w:val="0"/>
            <w:noProof/>
            <w:webHidden/>
            <w:sz w:val="28"/>
            <w:szCs w:val="28"/>
            <w:rPrChange w:id="382" w:author="Airat Shigapov" w:date="2021-11-11T14:25:00Z">
              <w:rPr>
                <w:noProof/>
                <w:webHidden/>
              </w:rPr>
            </w:rPrChange>
          </w:rPr>
          <w:tab/>
        </w:r>
        <w:r w:rsidRPr="00AB0160">
          <w:rPr>
            <w:rFonts w:ascii="Times New Roman" w:hAnsi="Times New Roman" w:cs="Times New Roman"/>
            <w:i w:val="0"/>
            <w:iCs w:val="0"/>
            <w:noProof/>
            <w:webHidden/>
            <w:sz w:val="28"/>
            <w:szCs w:val="28"/>
            <w:rPrChange w:id="383" w:author="Airat Shigapov" w:date="2021-11-11T14:25:00Z">
              <w:rPr>
                <w:noProof/>
                <w:webHidden/>
              </w:rPr>
            </w:rPrChange>
          </w:rPr>
          <w:fldChar w:fldCharType="begin"/>
        </w:r>
        <w:r w:rsidRPr="00AB0160">
          <w:rPr>
            <w:rFonts w:ascii="Times New Roman" w:hAnsi="Times New Roman" w:cs="Times New Roman"/>
            <w:i w:val="0"/>
            <w:iCs w:val="0"/>
            <w:noProof/>
            <w:webHidden/>
            <w:sz w:val="28"/>
            <w:szCs w:val="28"/>
            <w:rPrChange w:id="384" w:author="Airat Shigapov" w:date="2021-11-11T14:25:00Z">
              <w:rPr>
                <w:noProof/>
                <w:webHidden/>
              </w:rPr>
            </w:rPrChange>
          </w:rPr>
          <w:instrText xml:space="preserve"> PAGEREF _Toc87533126 \h </w:instrText>
        </w:r>
      </w:ins>
      <w:r w:rsidRPr="00AB0160">
        <w:rPr>
          <w:rFonts w:ascii="Times New Roman" w:hAnsi="Times New Roman" w:cs="Times New Roman"/>
          <w:i w:val="0"/>
          <w:iCs w:val="0"/>
          <w:noProof/>
          <w:webHidden/>
          <w:sz w:val="28"/>
          <w:szCs w:val="28"/>
          <w:rPrChange w:id="385" w:author="Airat Shigapov" w:date="2021-11-11T14:25:00Z">
            <w:rPr>
              <w:rFonts w:ascii="Times New Roman" w:hAnsi="Times New Roman" w:cs="Times New Roman"/>
              <w:i w:val="0"/>
              <w:iCs w:val="0"/>
              <w:noProof/>
              <w:webHidden/>
              <w:sz w:val="28"/>
              <w:szCs w:val="28"/>
            </w:rPr>
          </w:rPrChange>
        </w:rPr>
      </w:r>
      <w:r w:rsidRPr="00AB0160">
        <w:rPr>
          <w:rFonts w:ascii="Times New Roman" w:hAnsi="Times New Roman" w:cs="Times New Roman"/>
          <w:i w:val="0"/>
          <w:iCs w:val="0"/>
          <w:noProof/>
          <w:webHidden/>
          <w:sz w:val="28"/>
          <w:szCs w:val="28"/>
          <w:rPrChange w:id="386" w:author="Airat Shigapov" w:date="2021-11-11T14:25:00Z">
            <w:rPr>
              <w:noProof/>
              <w:webHidden/>
            </w:rPr>
          </w:rPrChange>
        </w:rPr>
        <w:fldChar w:fldCharType="separate"/>
      </w:r>
      <w:ins w:id="387" w:author="Airat Shigapov" w:date="2021-11-11T14:24:00Z">
        <w:r w:rsidRPr="00AB0160">
          <w:rPr>
            <w:rFonts w:ascii="Times New Roman" w:hAnsi="Times New Roman" w:cs="Times New Roman"/>
            <w:i w:val="0"/>
            <w:iCs w:val="0"/>
            <w:noProof/>
            <w:webHidden/>
            <w:sz w:val="28"/>
            <w:szCs w:val="28"/>
            <w:rPrChange w:id="388" w:author="Airat Shigapov" w:date="2021-11-11T14:25:00Z">
              <w:rPr>
                <w:noProof/>
                <w:webHidden/>
              </w:rPr>
            </w:rPrChange>
          </w:rPr>
          <w:t>32</w:t>
        </w:r>
        <w:r w:rsidRPr="00AB0160">
          <w:rPr>
            <w:rFonts w:ascii="Times New Roman" w:hAnsi="Times New Roman" w:cs="Times New Roman"/>
            <w:i w:val="0"/>
            <w:iCs w:val="0"/>
            <w:noProof/>
            <w:webHidden/>
            <w:sz w:val="28"/>
            <w:szCs w:val="28"/>
            <w:rPrChange w:id="389" w:author="Airat Shigapov" w:date="2021-11-11T14:25:00Z">
              <w:rPr>
                <w:noProof/>
                <w:webHidden/>
              </w:rPr>
            </w:rPrChange>
          </w:rPr>
          <w:fldChar w:fldCharType="end"/>
        </w:r>
        <w:r w:rsidRPr="00AB0160">
          <w:rPr>
            <w:rStyle w:val="a3"/>
            <w:rFonts w:ascii="Times New Roman" w:hAnsi="Times New Roman" w:cs="Times New Roman"/>
            <w:i w:val="0"/>
            <w:iCs w:val="0"/>
            <w:noProof/>
            <w:sz w:val="28"/>
            <w:szCs w:val="28"/>
            <w:u w:val="none"/>
            <w:rPrChange w:id="390" w:author="Airat Shigapov" w:date="2021-11-11T14:25:00Z">
              <w:rPr>
                <w:rStyle w:val="a3"/>
                <w:noProof/>
              </w:rPr>
            </w:rPrChange>
          </w:rPr>
          <w:fldChar w:fldCharType="end"/>
        </w:r>
      </w:ins>
    </w:p>
    <w:p w14:paraId="598393C5" w14:textId="5C885792" w:rsidR="00AB0160" w:rsidRPr="00AB0160" w:rsidRDefault="00AB0160">
      <w:pPr>
        <w:pStyle w:val="21"/>
        <w:spacing w:after="0"/>
        <w:rPr>
          <w:ins w:id="391" w:author="Airat Shigapov" w:date="2021-11-11T14:24:00Z"/>
          <w:rFonts w:ascii="Times New Roman" w:eastAsiaTheme="minorEastAsia" w:hAnsi="Times New Roman" w:cs="Times New Roman"/>
          <w:i w:val="0"/>
          <w:iCs w:val="0"/>
          <w:noProof/>
          <w:sz w:val="28"/>
          <w:szCs w:val="28"/>
          <w:lang w:eastAsia="ru-RU"/>
          <w:rPrChange w:id="392" w:author="Airat Shigapov" w:date="2021-11-11T14:25:00Z">
            <w:rPr>
              <w:ins w:id="393" w:author="Airat Shigapov" w:date="2021-11-11T14:24:00Z"/>
              <w:rFonts w:eastAsiaTheme="minorEastAsia" w:cstheme="minorBidi"/>
              <w:i w:val="0"/>
              <w:iCs w:val="0"/>
              <w:noProof/>
              <w:sz w:val="22"/>
              <w:szCs w:val="22"/>
              <w:lang w:eastAsia="ru-RU"/>
            </w:rPr>
          </w:rPrChange>
        </w:rPr>
        <w:pPrChange w:id="394" w:author="Airat Shigapov" w:date="2021-11-11T14:26:00Z">
          <w:pPr>
            <w:pStyle w:val="21"/>
          </w:pPr>
        </w:pPrChange>
      </w:pPr>
      <w:ins w:id="395" w:author="Airat Shigapov" w:date="2021-11-11T14:24:00Z">
        <w:r w:rsidRPr="00AB0160">
          <w:rPr>
            <w:rStyle w:val="a3"/>
            <w:rFonts w:ascii="Times New Roman" w:hAnsi="Times New Roman" w:cs="Times New Roman"/>
            <w:i w:val="0"/>
            <w:iCs w:val="0"/>
            <w:noProof/>
            <w:sz w:val="28"/>
            <w:szCs w:val="28"/>
            <w:u w:val="none"/>
            <w:rPrChange w:id="396" w:author="Airat Shigapov" w:date="2021-11-11T14:25:00Z">
              <w:rPr>
                <w:rStyle w:val="a3"/>
                <w:noProof/>
              </w:rPr>
            </w:rPrChange>
          </w:rPr>
          <w:fldChar w:fldCharType="begin"/>
        </w:r>
        <w:r w:rsidRPr="00AB0160">
          <w:rPr>
            <w:rStyle w:val="a3"/>
            <w:rFonts w:ascii="Times New Roman" w:hAnsi="Times New Roman" w:cs="Times New Roman"/>
            <w:i w:val="0"/>
            <w:iCs w:val="0"/>
            <w:noProof/>
            <w:sz w:val="28"/>
            <w:szCs w:val="28"/>
            <w:u w:val="none"/>
            <w:rPrChange w:id="397" w:author="Airat Shigapov" w:date="2021-11-11T14:25:00Z">
              <w:rPr>
                <w:rStyle w:val="a3"/>
                <w:noProof/>
              </w:rPr>
            </w:rPrChange>
          </w:rPr>
          <w:instrText xml:space="preserve"> </w:instrText>
        </w:r>
        <w:r w:rsidRPr="00AB0160">
          <w:rPr>
            <w:rFonts w:ascii="Times New Roman" w:hAnsi="Times New Roman" w:cs="Times New Roman"/>
            <w:i w:val="0"/>
            <w:iCs w:val="0"/>
            <w:noProof/>
            <w:sz w:val="28"/>
            <w:szCs w:val="28"/>
            <w:rPrChange w:id="398" w:author="Airat Shigapov" w:date="2021-11-11T14:25:00Z">
              <w:rPr>
                <w:noProof/>
              </w:rPr>
            </w:rPrChange>
          </w:rPr>
          <w:instrText>HYPERLINK \l "_Toc87533127"</w:instrText>
        </w:r>
        <w:r w:rsidRPr="00AB0160">
          <w:rPr>
            <w:rStyle w:val="a3"/>
            <w:rFonts w:ascii="Times New Roman" w:hAnsi="Times New Roman" w:cs="Times New Roman"/>
            <w:i w:val="0"/>
            <w:iCs w:val="0"/>
            <w:noProof/>
            <w:sz w:val="28"/>
            <w:szCs w:val="28"/>
            <w:u w:val="none"/>
            <w:rPrChange w:id="399" w:author="Airat Shigapov" w:date="2021-11-11T14:25:00Z">
              <w:rPr>
                <w:rStyle w:val="a3"/>
                <w:noProof/>
              </w:rPr>
            </w:rPrChange>
          </w:rPr>
          <w:instrText xml:space="preserve"> </w:instrText>
        </w:r>
        <w:r w:rsidRPr="00AB0160">
          <w:rPr>
            <w:rStyle w:val="a3"/>
            <w:rFonts w:ascii="Times New Roman" w:hAnsi="Times New Roman" w:cs="Times New Roman"/>
            <w:i w:val="0"/>
            <w:iCs w:val="0"/>
            <w:noProof/>
            <w:sz w:val="28"/>
            <w:szCs w:val="28"/>
            <w:u w:val="none"/>
            <w:rPrChange w:id="400" w:author="Airat Shigapov" w:date="2021-11-11T14:25:00Z">
              <w:rPr>
                <w:rStyle w:val="a3"/>
                <w:noProof/>
              </w:rPr>
            </w:rPrChange>
          </w:rPr>
          <w:fldChar w:fldCharType="separate"/>
        </w:r>
        <w:r w:rsidRPr="00AB0160">
          <w:rPr>
            <w:rStyle w:val="a3"/>
            <w:rFonts w:ascii="Times New Roman" w:hAnsi="Times New Roman" w:cs="Times New Roman"/>
            <w:i w:val="0"/>
            <w:iCs w:val="0"/>
            <w:noProof/>
            <w:sz w:val="28"/>
            <w:szCs w:val="28"/>
            <w:u w:val="none"/>
            <w:rPrChange w:id="401" w:author="Airat Shigapov" w:date="2021-11-11T14:25:00Z">
              <w:rPr>
                <w:rStyle w:val="a3"/>
                <w:rFonts w:cs="Times New Roman"/>
                <w:noProof/>
              </w:rPr>
            </w:rPrChange>
          </w:rPr>
          <w:t>5.2 Тест-кейсы</w:t>
        </w:r>
        <w:r w:rsidRPr="00AB0160">
          <w:rPr>
            <w:rFonts w:ascii="Times New Roman" w:hAnsi="Times New Roman" w:cs="Times New Roman"/>
            <w:i w:val="0"/>
            <w:iCs w:val="0"/>
            <w:noProof/>
            <w:webHidden/>
            <w:sz w:val="28"/>
            <w:szCs w:val="28"/>
            <w:rPrChange w:id="402" w:author="Airat Shigapov" w:date="2021-11-11T14:25:00Z">
              <w:rPr>
                <w:noProof/>
                <w:webHidden/>
              </w:rPr>
            </w:rPrChange>
          </w:rPr>
          <w:tab/>
        </w:r>
        <w:r w:rsidRPr="00AB0160">
          <w:rPr>
            <w:rFonts w:ascii="Times New Roman" w:hAnsi="Times New Roman" w:cs="Times New Roman"/>
            <w:i w:val="0"/>
            <w:iCs w:val="0"/>
            <w:noProof/>
            <w:webHidden/>
            <w:sz w:val="28"/>
            <w:szCs w:val="28"/>
            <w:rPrChange w:id="403" w:author="Airat Shigapov" w:date="2021-11-11T14:25:00Z">
              <w:rPr>
                <w:noProof/>
                <w:webHidden/>
              </w:rPr>
            </w:rPrChange>
          </w:rPr>
          <w:fldChar w:fldCharType="begin"/>
        </w:r>
        <w:r w:rsidRPr="00AB0160">
          <w:rPr>
            <w:rFonts w:ascii="Times New Roman" w:hAnsi="Times New Roman" w:cs="Times New Roman"/>
            <w:i w:val="0"/>
            <w:iCs w:val="0"/>
            <w:noProof/>
            <w:webHidden/>
            <w:sz w:val="28"/>
            <w:szCs w:val="28"/>
            <w:rPrChange w:id="404" w:author="Airat Shigapov" w:date="2021-11-11T14:25:00Z">
              <w:rPr>
                <w:noProof/>
                <w:webHidden/>
              </w:rPr>
            </w:rPrChange>
          </w:rPr>
          <w:instrText xml:space="preserve"> PAGEREF _Toc87533127 \h </w:instrText>
        </w:r>
      </w:ins>
      <w:r w:rsidRPr="00AB0160">
        <w:rPr>
          <w:rFonts w:ascii="Times New Roman" w:hAnsi="Times New Roman" w:cs="Times New Roman"/>
          <w:i w:val="0"/>
          <w:iCs w:val="0"/>
          <w:noProof/>
          <w:webHidden/>
          <w:sz w:val="28"/>
          <w:szCs w:val="28"/>
          <w:rPrChange w:id="405" w:author="Airat Shigapov" w:date="2021-11-11T14:25:00Z">
            <w:rPr>
              <w:rFonts w:ascii="Times New Roman" w:hAnsi="Times New Roman" w:cs="Times New Roman"/>
              <w:i w:val="0"/>
              <w:iCs w:val="0"/>
              <w:noProof/>
              <w:webHidden/>
              <w:sz w:val="28"/>
              <w:szCs w:val="28"/>
            </w:rPr>
          </w:rPrChange>
        </w:rPr>
      </w:r>
      <w:r w:rsidRPr="00AB0160">
        <w:rPr>
          <w:rFonts w:ascii="Times New Roman" w:hAnsi="Times New Roman" w:cs="Times New Roman"/>
          <w:i w:val="0"/>
          <w:iCs w:val="0"/>
          <w:noProof/>
          <w:webHidden/>
          <w:sz w:val="28"/>
          <w:szCs w:val="28"/>
          <w:rPrChange w:id="406" w:author="Airat Shigapov" w:date="2021-11-11T14:25:00Z">
            <w:rPr>
              <w:noProof/>
              <w:webHidden/>
            </w:rPr>
          </w:rPrChange>
        </w:rPr>
        <w:fldChar w:fldCharType="separate"/>
      </w:r>
      <w:ins w:id="407" w:author="Airat Shigapov" w:date="2021-11-11T14:24:00Z">
        <w:r w:rsidRPr="00AB0160">
          <w:rPr>
            <w:rFonts w:ascii="Times New Roman" w:hAnsi="Times New Roman" w:cs="Times New Roman"/>
            <w:i w:val="0"/>
            <w:iCs w:val="0"/>
            <w:noProof/>
            <w:webHidden/>
            <w:sz w:val="28"/>
            <w:szCs w:val="28"/>
            <w:rPrChange w:id="408" w:author="Airat Shigapov" w:date="2021-11-11T14:25:00Z">
              <w:rPr>
                <w:noProof/>
                <w:webHidden/>
              </w:rPr>
            </w:rPrChange>
          </w:rPr>
          <w:t>33</w:t>
        </w:r>
        <w:r w:rsidRPr="00AB0160">
          <w:rPr>
            <w:rFonts w:ascii="Times New Roman" w:hAnsi="Times New Roman" w:cs="Times New Roman"/>
            <w:i w:val="0"/>
            <w:iCs w:val="0"/>
            <w:noProof/>
            <w:webHidden/>
            <w:sz w:val="28"/>
            <w:szCs w:val="28"/>
            <w:rPrChange w:id="409" w:author="Airat Shigapov" w:date="2021-11-11T14:25:00Z">
              <w:rPr>
                <w:noProof/>
                <w:webHidden/>
              </w:rPr>
            </w:rPrChange>
          </w:rPr>
          <w:fldChar w:fldCharType="end"/>
        </w:r>
        <w:r w:rsidRPr="00AB0160">
          <w:rPr>
            <w:rStyle w:val="a3"/>
            <w:rFonts w:ascii="Times New Roman" w:hAnsi="Times New Roman" w:cs="Times New Roman"/>
            <w:i w:val="0"/>
            <w:iCs w:val="0"/>
            <w:noProof/>
            <w:sz w:val="28"/>
            <w:szCs w:val="28"/>
            <w:u w:val="none"/>
            <w:rPrChange w:id="410" w:author="Airat Shigapov" w:date="2021-11-11T14:25:00Z">
              <w:rPr>
                <w:rStyle w:val="a3"/>
                <w:noProof/>
              </w:rPr>
            </w:rPrChange>
          </w:rPr>
          <w:fldChar w:fldCharType="end"/>
        </w:r>
      </w:ins>
    </w:p>
    <w:p w14:paraId="27C8DBD6" w14:textId="58363C13" w:rsidR="00AB0160" w:rsidRPr="00AB0160" w:rsidRDefault="00AB0160">
      <w:pPr>
        <w:pStyle w:val="11"/>
        <w:tabs>
          <w:tab w:val="right" w:leader="dot" w:pos="9628"/>
        </w:tabs>
        <w:spacing w:before="0" w:after="0" w:line="360" w:lineRule="auto"/>
        <w:rPr>
          <w:ins w:id="411" w:author="Airat Shigapov" w:date="2021-11-11T14:24:00Z"/>
          <w:rFonts w:ascii="Times New Roman" w:eastAsiaTheme="minorEastAsia" w:hAnsi="Times New Roman" w:cs="Times New Roman"/>
          <w:b w:val="0"/>
          <w:bCs w:val="0"/>
          <w:noProof/>
          <w:sz w:val="28"/>
          <w:szCs w:val="28"/>
          <w:lang w:eastAsia="ru-RU"/>
          <w:rPrChange w:id="412" w:author="Airat Shigapov" w:date="2021-11-11T14:25:00Z">
            <w:rPr>
              <w:ins w:id="413" w:author="Airat Shigapov" w:date="2021-11-11T14:24:00Z"/>
              <w:rFonts w:eastAsiaTheme="minorEastAsia" w:cstheme="minorBidi"/>
              <w:b w:val="0"/>
              <w:bCs w:val="0"/>
              <w:noProof/>
              <w:sz w:val="22"/>
              <w:szCs w:val="22"/>
              <w:lang w:eastAsia="ru-RU"/>
            </w:rPr>
          </w:rPrChange>
        </w:rPr>
        <w:pPrChange w:id="414" w:author="Airat Shigapov" w:date="2021-11-11T14:26:00Z">
          <w:pPr>
            <w:pStyle w:val="11"/>
            <w:tabs>
              <w:tab w:val="right" w:leader="dot" w:pos="9628"/>
            </w:tabs>
          </w:pPr>
        </w:pPrChange>
      </w:pPr>
      <w:ins w:id="415" w:author="Airat Shigapov" w:date="2021-11-11T14:24:00Z">
        <w:r w:rsidRPr="00AB0160">
          <w:rPr>
            <w:rStyle w:val="a3"/>
            <w:rFonts w:ascii="Times New Roman" w:hAnsi="Times New Roman" w:cs="Times New Roman"/>
            <w:b w:val="0"/>
            <w:bCs w:val="0"/>
            <w:noProof/>
            <w:sz w:val="28"/>
            <w:szCs w:val="28"/>
            <w:u w:val="none"/>
            <w:rPrChange w:id="416" w:author="Airat Shigapov" w:date="2021-11-11T14:25:00Z">
              <w:rPr>
                <w:rStyle w:val="a3"/>
                <w:noProof/>
              </w:rPr>
            </w:rPrChange>
          </w:rPr>
          <w:fldChar w:fldCharType="begin"/>
        </w:r>
        <w:r w:rsidRPr="00AB0160">
          <w:rPr>
            <w:rStyle w:val="a3"/>
            <w:rFonts w:ascii="Times New Roman" w:hAnsi="Times New Roman" w:cs="Times New Roman"/>
            <w:b w:val="0"/>
            <w:bCs w:val="0"/>
            <w:noProof/>
            <w:sz w:val="28"/>
            <w:szCs w:val="28"/>
            <w:u w:val="none"/>
            <w:rPrChange w:id="417" w:author="Airat Shigapov" w:date="2021-11-11T14:25:00Z">
              <w:rPr>
                <w:rStyle w:val="a3"/>
                <w:noProof/>
              </w:rPr>
            </w:rPrChange>
          </w:rPr>
          <w:instrText xml:space="preserve"> </w:instrText>
        </w:r>
        <w:r w:rsidRPr="00AB0160">
          <w:rPr>
            <w:rFonts w:ascii="Times New Roman" w:hAnsi="Times New Roman" w:cs="Times New Roman"/>
            <w:b w:val="0"/>
            <w:bCs w:val="0"/>
            <w:noProof/>
            <w:sz w:val="28"/>
            <w:szCs w:val="28"/>
            <w:rPrChange w:id="418" w:author="Airat Shigapov" w:date="2021-11-11T14:25:00Z">
              <w:rPr>
                <w:noProof/>
              </w:rPr>
            </w:rPrChange>
          </w:rPr>
          <w:instrText>HYPERLINK \l "_Toc87533128"</w:instrText>
        </w:r>
        <w:r w:rsidRPr="00AB0160">
          <w:rPr>
            <w:rStyle w:val="a3"/>
            <w:rFonts w:ascii="Times New Roman" w:hAnsi="Times New Roman" w:cs="Times New Roman"/>
            <w:b w:val="0"/>
            <w:bCs w:val="0"/>
            <w:noProof/>
            <w:sz w:val="28"/>
            <w:szCs w:val="28"/>
            <w:u w:val="none"/>
            <w:rPrChange w:id="419" w:author="Airat Shigapov" w:date="2021-11-11T14:25:00Z">
              <w:rPr>
                <w:rStyle w:val="a3"/>
                <w:noProof/>
              </w:rPr>
            </w:rPrChange>
          </w:rPr>
          <w:instrText xml:space="preserve"> </w:instrText>
        </w:r>
        <w:r w:rsidRPr="00AB0160">
          <w:rPr>
            <w:rStyle w:val="a3"/>
            <w:rFonts w:ascii="Times New Roman" w:hAnsi="Times New Roman" w:cs="Times New Roman"/>
            <w:b w:val="0"/>
            <w:bCs w:val="0"/>
            <w:noProof/>
            <w:sz w:val="28"/>
            <w:szCs w:val="28"/>
            <w:u w:val="none"/>
            <w:rPrChange w:id="420" w:author="Airat Shigapov" w:date="2021-11-11T14:25:00Z">
              <w:rPr>
                <w:rStyle w:val="a3"/>
                <w:noProof/>
              </w:rPr>
            </w:rPrChange>
          </w:rPr>
          <w:fldChar w:fldCharType="separate"/>
        </w:r>
        <w:r w:rsidRPr="00AB0160">
          <w:rPr>
            <w:rStyle w:val="a3"/>
            <w:rFonts w:ascii="Times New Roman" w:hAnsi="Times New Roman" w:cs="Times New Roman"/>
            <w:b w:val="0"/>
            <w:bCs w:val="0"/>
            <w:noProof/>
            <w:sz w:val="28"/>
            <w:szCs w:val="28"/>
            <w:u w:val="none"/>
            <w:rPrChange w:id="421" w:author="Airat Shigapov" w:date="2021-11-11T14:25:00Z">
              <w:rPr>
                <w:rStyle w:val="a3"/>
                <w:noProof/>
              </w:rPr>
            </w:rPrChange>
          </w:rPr>
          <w:t>6. СОЗДАНИЕ УСТАНОВЩИКА ПРОГРАММЫ</w:t>
        </w:r>
        <w:r w:rsidRPr="00AB0160">
          <w:rPr>
            <w:rFonts w:ascii="Times New Roman" w:hAnsi="Times New Roman" w:cs="Times New Roman"/>
            <w:b w:val="0"/>
            <w:bCs w:val="0"/>
            <w:noProof/>
            <w:webHidden/>
            <w:sz w:val="28"/>
            <w:szCs w:val="28"/>
            <w:rPrChange w:id="422" w:author="Airat Shigapov" w:date="2021-11-11T14:25:00Z">
              <w:rPr>
                <w:noProof/>
                <w:webHidden/>
              </w:rPr>
            </w:rPrChange>
          </w:rPr>
          <w:tab/>
        </w:r>
        <w:r w:rsidRPr="00AB0160">
          <w:rPr>
            <w:rFonts w:ascii="Times New Roman" w:hAnsi="Times New Roman" w:cs="Times New Roman"/>
            <w:b w:val="0"/>
            <w:bCs w:val="0"/>
            <w:noProof/>
            <w:webHidden/>
            <w:sz w:val="28"/>
            <w:szCs w:val="28"/>
            <w:rPrChange w:id="423" w:author="Airat Shigapov" w:date="2021-11-11T14:25:00Z">
              <w:rPr>
                <w:noProof/>
                <w:webHidden/>
              </w:rPr>
            </w:rPrChange>
          </w:rPr>
          <w:fldChar w:fldCharType="begin"/>
        </w:r>
        <w:r w:rsidRPr="00AB0160">
          <w:rPr>
            <w:rFonts w:ascii="Times New Roman" w:hAnsi="Times New Roman" w:cs="Times New Roman"/>
            <w:b w:val="0"/>
            <w:bCs w:val="0"/>
            <w:noProof/>
            <w:webHidden/>
            <w:sz w:val="28"/>
            <w:szCs w:val="28"/>
            <w:rPrChange w:id="424" w:author="Airat Shigapov" w:date="2021-11-11T14:25:00Z">
              <w:rPr>
                <w:noProof/>
                <w:webHidden/>
              </w:rPr>
            </w:rPrChange>
          </w:rPr>
          <w:instrText xml:space="preserve"> PAGEREF _Toc87533128 \h </w:instrText>
        </w:r>
      </w:ins>
      <w:r w:rsidRPr="00AB0160">
        <w:rPr>
          <w:rFonts w:ascii="Times New Roman" w:hAnsi="Times New Roman" w:cs="Times New Roman"/>
          <w:b w:val="0"/>
          <w:bCs w:val="0"/>
          <w:noProof/>
          <w:webHidden/>
          <w:sz w:val="28"/>
          <w:szCs w:val="28"/>
          <w:rPrChange w:id="425" w:author="Airat Shigapov" w:date="2021-11-11T14:25:00Z">
            <w:rPr>
              <w:rFonts w:ascii="Times New Roman" w:hAnsi="Times New Roman" w:cs="Times New Roman"/>
              <w:b w:val="0"/>
              <w:bCs w:val="0"/>
              <w:noProof/>
              <w:webHidden/>
              <w:sz w:val="28"/>
              <w:szCs w:val="28"/>
            </w:rPr>
          </w:rPrChange>
        </w:rPr>
      </w:r>
      <w:r w:rsidRPr="00AB0160">
        <w:rPr>
          <w:rFonts w:ascii="Times New Roman" w:hAnsi="Times New Roman" w:cs="Times New Roman"/>
          <w:b w:val="0"/>
          <w:bCs w:val="0"/>
          <w:noProof/>
          <w:webHidden/>
          <w:sz w:val="28"/>
          <w:szCs w:val="28"/>
          <w:rPrChange w:id="426" w:author="Airat Shigapov" w:date="2021-11-11T14:25:00Z">
            <w:rPr>
              <w:noProof/>
              <w:webHidden/>
            </w:rPr>
          </w:rPrChange>
        </w:rPr>
        <w:fldChar w:fldCharType="separate"/>
      </w:r>
      <w:ins w:id="427" w:author="Airat Shigapov" w:date="2021-11-11T14:24:00Z">
        <w:r w:rsidRPr="00AB0160">
          <w:rPr>
            <w:rFonts w:ascii="Times New Roman" w:hAnsi="Times New Roman" w:cs="Times New Roman"/>
            <w:b w:val="0"/>
            <w:bCs w:val="0"/>
            <w:noProof/>
            <w:webHidden/>
            <w:sz w:val="28"/>
            <w:szCs w:val="28"/>
            <w:rPrChange w:id="428" w:author="Airat Shigapov" w:date="2021-11-11T14:25:00Z">
              <w:rPr>
                <w:noProof/>
                <w:webHidden/>
              </w:rPr>
            </w:rPrChange>
          </w:rPr>
          <w:t>36</w:t>
        </w:r>
        <w:r w:rsidRPr="00AB0160">
          <w:rPr>
            <w:rFonts w:ascii="Times New Roman" w:hAnsi="Times New Roman" w:cs="Times New Roman"/>
            <w:b w:val="0"/>
            <w:bCs w:val="0"/>
            <w:noProof/>
            <w:webHidden/>
            <w:sz w:val="28"/>
            <w:szCs w:val="28"/>
            <w:rPrChange w:id="429" w:author="Airat Shigapov" w:date="2021-11-11T14:25:00Z">
              <w:rPr>
                <w:noProof/>
                <w:webHidden/>
              </w:rPr>
            </w:rPrChange>
          </w:rPr>
          <w:fldChar w:fldCharType="end"/>
        </w:r>
        <w:r w:rsidRPr="00AB0160">
          <w:rPr>
            <w:rStyle w:val="a3"/>
            <w:rFonts w:ascii="Times New Roman" w:hAnsi="Times New Roman" w:cs="Times New Roman"/>
            <w:b w:val="0"/>
            <w:bCs w:val="0"/>
            <w:noProof/>
            <w:sz w:val="28"/>
            <w:szCs w:val="28"/>
            <w:u w:val="none"/>
            <w:rPrChange w:id="430" w:author="Airat Shigapov" w:date="2021-11-11T14:25:00Z">
              <w:rPr>
                <w:rStyle w:val="a3"/>
                <w:noProof/>
              </w:rPr>
            </w:rPrChange>
          </w:rPr>
          <w:fldChar w:fldCharType="end"/>
        </w:r>
      </w:ins>
    </w:p>
    <w:p w14:paraId="5FA67077" w14:textId="30D0FCFF" w:rsidR="00AB0160" w:rsidRPr="00AB0160" w:rsidRDefault="00AB0160">
      <w:pPr>
        <w:pStyle w:val="11"/>
        <w:tabs>
          <w:tab w:val="right" w:leader="dot" w:pos="9628"/>
        </w:tabs>
        <w:spacing w:before="0" w:after="0" w:line="360" w:lineRule="auto"/>
        <w:rPr>
          <w:ins w:id="431" w:author="Airat Shigapov" w:date="2021-11-11T14:24:00Z"/>
          <w:rFonts w:ascii="Times New Roman" w:eastAsiaTheme="minorEastAsia" w:hAnsi="Times New Roman" w:cs="Times New Roman"/>
          <w:b w:val="0"/>
          <w:bCs w:val="0"/>
          <w:noProof/>
          <w:sz w:val="28"/>
          <w:szCs w:val="28"/>
          <w:lang w:eastAsia="ru-RU"/>
          <w:rPrChange w:id="432" w:author="Airat Shigapov" w:date="2021-11-11T14:25:00Z">
            <w:rPr>
              <w:ins w:id="433" w:author="Airat Shigapov" w:date="2021-11-11T14:24:00Z"/>
              <w:rFonts w:eastAsiaTheme="minorEastAsia" w:cstheme="minorBidi"/>
              <w:b w:val="0"/>
              <w:bCs w:val="0"/>
              <w:noProof/>
              <w:sz w:val="22"/>
              <w:szCs w:val="22"/>
              <w:lang w:eastAsia="ru-RU"/>
            </w:rPr>
          </w:rPrChange>
        </w:rPr>
        <w:pPrChange w:id="434" w:author="Airat Shigapov" w:date="2021-11-11T14:26:00Z">
          <w:pPr>
            <w:pStyle w:val="11"/>
            <w:tabs>
              <w:tab w:val="right" w:leader="dot" w:pos="9628"/>
            </w:tabs>
          </w:pPr>
        </w:pPrChange>
      </w:pPr>
      <w:ins w:id="435" w:author="Airat Shigapov" w:date="2021-11-11T14:24:00Z">
        <w:r w:rsidRPr="00AB0160">
          <w:rPr>
            <w:rStyle w:val="a3"/>
            <w:rFonts w:ascii="Times New Roman" w:hAnsi="Times New Roman" w:cs="Times New Roman"/>
            <w:b w:val="0"/>
            <w:bCs w:val="0"/>
            <w:noProof/>
            <w:sz w:val="28"/>
            <w:szCs w:val="28"/>
            <w:u w:val="none"/>
            <w:rPrChange w:id="436" w:author="Airat Shigapov" w:date="2021-11-11T14:25:00Z">
              <w:rPr>
                <w:rStyle w:val="a3"/>
                <w:noProof/>
              </w:rPr>
            </w:rPrChange>
          </w:rPr>
          <w:fldChar w:fldCharType="begin"/>
        </w:r>
        <w:r w:rsidRPr="00AB0160">
          <w:rPr>
            <w:rStyle w:val="a3"/>
            <w:rFonts w:ascii="Times New Roman" w:hAnsi="Times New Roman" w:cs="Times New Roman"/>
            <w:b w:val="0"/>
            <w:bCs w:val="0"/>
            <w:noProof/>
            <w:sz w:val="28"/>
            <w:szCs w:val="28"/>
            <w:u w:val="none"/>
            <w:rPrChange w:id="437" w:author="Airat Shigapov" w:date="2021-11-11T14:25:00Z">
              <w:rPr>
                <w:rStyle w:val="a3"/>
                <w:noProof/>
              </w:rPr>
            </w:rPrChange>
          </w:rPr>
          <w:instrText xml:space="preserve"> </w:instrText>
        </w:r>
        <w:r w:rsidRPr="00AB0160">
          <w:rPr>
            <w:rFonts w:ascii="Times New Roman" w:hAnsi="Times New Roman" w:cs="Times New Roman"/>
            <w:b w:val="0"/>
            <w:bCs w:val="0"/>
            <w:noProof/>
            <w:sz w:val="28"/>
            <w:szCs w:val="28"/>
            <w:rPrChange w:id="438" w:author="Airat Shigapov" w:date="2021-11-11T14:25:00Z">
              <w:rPr>
                <w:noProof/>
              </w:rPr>
            </w:rPrChange>
          </w:rPr>
          <w:instrText>HYPERLINK \l "_Toc87533129"</w:instrText>
        </w:r>
        <w:r w:rsidRPr="00AB0160">
          <w:rPr>
            <w:rStyle w:val="a3"/>
            <w:rFonts w:ascii="Times New Roman" w:hAnsi="Times New Roman" w:cs="Times New Roman"/>
            <w:b w:val="0"/>
            <w:bCs w:val="0"/>
            <w:noProof/>
            <w:sz w:val="28"/>
            <w:szCs w:val="28"/>
            <w:u w:val="none"/>
            <w:rPrChange w:id="439" w:author="Airat Shigapov" w:date="2021-11-11T14:25:00Z">
              <w:rPr>
                <w:rStyle w:val="a3"/>
                <w:noProof/>
              </w:rPr>
            </w:rPrChange>
          </w:rPr>
          <w:instrText xml:space="preserve"> </w:instrText>
        </w:r>
        <w:r w:rsidRPr="00AB0160">
          <w:rPr>
            <w:rStyle w:val="a3"/>
            <w:rFonts w:ascii="Times New Roman" w:hAnsi="Times New Roman" w:cs="Times New Roman"/>
            <w:b w:val="0"/>
            <w:bCs w:val="0"/>
            <w:noProof/>
            <w:sz w:val="28"/>
            <w:szCs w:val="28"/>
            <w:u w:val="none"/>
            <w:rPrChange w:id="440" w:author="Airat Shigapov" w:date="2021-11-11T14:25:00Z">
              <w:rPr>
                <w:rStyle w:val="a3"/>
                <w:noProof/>
              </w:rPr>
            </w:rPrChange>
          </w:rPr>
          <w:fldChar w:fldCharType="separate"/>
        </w:r>
        <w:r w:rsidRPr="00AB0160">
          <w:rPr>
            <w:rStyle w:val="a3"/>
            <w:rFonts w:ascii="Times New Roman" w:hAnsi="Times New Roman" w:cs="Times New Roman"/>
            <w:b w:val="0"/>
            <w:bCs w:val="0"/>
            <w:noProof/>
            <w:sz w:val="28"/>
            <w:szCs w:val="28"/>
            <w:u w:val="none"/>
            <w:rPrChange w:id="441" w:author="Airat Shigapov" w:date="2021-11-11T14:25:00Z">
              <w:rPr>
                <w:rStyle w:val="a3"/>
                <w:noProof/>
              </w:rPr>
            </w:rPrChange>
          </w:rPr>
          <w:t>ЗАКЛЮЧЕНИЕ</w:t>
        </w:r>
        <w:r w:rsidRPr="00AB0160">
          <w:rPr>
            <w:rFonts w:ascii="Times New Roman" w:hAnsi="Times New Roman" w:cs="Times New Roman"/>
            <w:b w:val="0"/>
            <w:bCs w:val="0"/>
            <w:noProof/>
            <w:webHidden/>
            <w:sz w:val="28"/>
            <w:szCs w:val="28"/>
            <w:rPrChange w:id="442" w:author="Airat Shigapov" w:date="2021-11-11T14:25:00Z">
              <w:rPr>
                <w:noProof/>
                <w:webHidden/>
              </w:rPr>
            </w:rPrChange>
          </w:rPr>
          <w:tab/>
        </w:r>
        <w:r w:rsidRPr="00AB0160">
          <w:rPr>
            <w:rFonts w:ascii="Times New Roman" w:hAnsi="Times New Roman" w:cs="Times New Roman"/>
            <w:b w:val="0"/>
            <w:bCs w:val="0"/>
            <w:noProof/>
            <w:webHidden/>
            <w:sz w:val="28"/>
            <w:szCs w:val="28"/>
            <w:rPrChange w:id="443" w:author="Airat Shigapov" w:date="2021-11-11T14:25:00Z">
              <w:rPr>
                <w:noProof/>
                <w:webHidden/>
              </w:rPr>
            </w:rPrChange>
          </w:rPr>
          <w:fldChar w:fldCharType="begin"/>
        </w:r>
        <w:r w:rsidRPr="00AB0160">
          <w:rPr>
            <w:rFonts w:ascii="Times New Roman" w:hAnsi="Times New Roman" w:cs="Times New Roman"/>
            <w:b w:val="0"/>
            <w:bCs w:val="0"/>
            <w:noProof/>
            <w:webHidden/>
            <w:sz w:val="28"/>
            <w:szCs w:val="28"/>
            <w:rPrChange w:id="444" w:author="Airat Shigapov" w:date="2021-11-11T14:25:00Z">
              <w:rPr>
                <w:noProof/>
                <w:webHidden/>
              </w:rPr>
            </w:rPrChange>
          </w:rPr>
          <w:instrText xml:space="preserve"> PAGEREF _Toc87533129 \h </w:instrText>
        </w:r>
      </w:ins>
      <w:r w:rsidRPr="00AB0160">
        <w:rPr>
          <w:rFonts w:ascii="Times New Roman" w:hAnsi="Times New Roman" w:cs="Times New Roman"/>
          <w:b w:val="0"/>
          <w:bCs w:val="0"/>
          <w:noProof/>
          <w:webHidden/>
          <w:sz w:val="28"/>
          <w:szCs w:val="28"/>
          <w:rPrChange w:id="445" w:author="Airat Shigapov" w:date="2021-11-11T14:25:00Z">
            <w:rPr>
              <w:rFonts w:ascii="Times New Roman" w:hAnsi="Times New Roman" w:cs="Times New Roman"/>
              <w:b w:val="0"/>
              <w:bCs w:val="0"/>
              <w:noProof/>
              <w:webHidden/>
              <w:sz w:val="28"/>
              <w:szCs w:val="28"/>
            </w:rPr>
          </w:rPrChange>
        </w:rPr>
      </w:r>
      <w:r w:rsidRPr="00AB0160">
        <w:rPr>
          <w:rFonts w:ascii="Times New Roman" w:hAnsi="Times New Roman" w:cs="Times New Roman"/>
          <w:b w:val="0"/>
          <w:bCs w:val="0"/>
          <w:noProof/>
          <w:webHidden/>
          <w:sz w:val="28"/>
          <w:szCs w:val="28"/>
          <w:rPrChange w:id="446" w:author="Airat Shigapov" w:date="2021-11-11T14:25:00Z">
            <w:rPr>
              <w:noProof/>
              <w:webHidden/>
            </w:rPr>
          </w:rPrChange>
        </w:rPr>
        <w:fldChar w:fldCharType="separate"/>
      </w:r>
      <w:ins w:id="447" w:author="Airat Shigapov" w:date="2021-11-11T14:24:00Z">
        <w:r w:rsidRPr="00AB0160">
          <w:rPr>
            <w:rFonts w:ascii="Times New Roman" w:hAnsi="Times New Roman" w:cs="Times New Roman"/>
            <w:b w:val="0"/>
            <w:bCs w:val="0"/>
            <w:noProof/>
            <w:webHidden/>
            <w:sz w:val="28"/>
            <w:szCs w:val="28"/>
            <w:rPrChange w:id="448" w:author="Airat Shigapov" w:date="2021-11-11T14:25:00Z">
              <w:rPr>
                <w:noProof/>
                <w:webHidden/>
              </w:rPr>
            </w:rPrChange>
          </w:rPr>
          <w:t>37</w:t>
        </w:r>
        <w:r w:rsidRPr="00AB0160">
          <w:rPr>
            <w:rFonts w:ascii="Times New Roman" w:hAnsi="Times New Roman" w:cs="Times New Roman"/>
            <w:b w:val="0"/>
            <w:bCs w:val="0"/>
            <w:noProof/>
            <w:webHidden/>
            <w:sz w:val="28"/>
            <w:szCs w:val="28"/>
            <w:rPrChange w:id="449" w:author="Airat Shigapov" w:date="2021-11-11T14:25:00Z">
              <w:rPr>
                <w:noProof/>
                <w:webHidden/>
              </w:rPr>
            </w:rPrChange>
          </w:rPr>
          <w:fldChar w:fldCharType="end"/>
        </w:r>
        <w:r w:rsidRPr="00AB0160">
          <w:rPr>
            <w:rStyle w:val="a3"/>
            <w:rFonts w:ascii="Times New Roman" w:hAnsi="Times New Roman" w:cs="Times New Roman"/>
            <w:b w:val="0"/>
            <w:bCs w:val="0"/>
            <w:noProof/>
            <w:sz w:val="28"/>
            <w:szCs w:val="28"/>
            <w:u w:val="none"/>
            <w:rPrChange w:id="450" w:author="Airat Shigapov" w:date="2021-11-11T14:25:00Z">
              <w:rPr>
                <w:rStyle w:val="a3"/>
                <w:noProof/>
              </w:rPr>
            </w:rPrChange>
          </w:rPr>
          <w:fldChar w:fldCharType="end"/>
        </w:r>
      </w:ins>
    </w:p>
    <w:p w14:paraId="0F356943" w14:textId="6C695155" w:rsidR="00AB0160" w:rsidRPr="00AB0160" w:rsidRDefault="00AB0160">
      <w:pPr>
        <w:pStyle w:val="11"/>
        <w:tabs>
          <w:tab w:val="right" w:leader="dot" w:pos="9628"/>
        </w:tabs>
        <w:spacing w:before="0" w:after="0" w:line="360" w:lineRule="auto"/>
        <w:rPr>
          <w:ins w:id="451" w:author="Airat Shigapov" w:date="2021-11-11T14:24:00Z"/>
          <w:rFonts w:ascii="Times New Roman" w:eastAsiaTheme="minorEastAsia" w:hAnsi="Times New Roman" w:cs="Times New Roman"/>
          <w:b w:val="0"/>
          <w:bCs w:val="0"/>
          <w:noProof/>
          <w:sz w:val="28"/>
          <w:szCs w:val="28"/>
          <w:lang w:eastAsia="ru-RU"/>
          <w:rPrChange w:id="452" w:author="Airat Shigapov" w:date="2021-11-11T14:25:00Z">
            <w:rPr>
              <w:ins w:id="453" w:author="Airat Shigapov" w:date="2021-11-11T14:24:00Z"/>
              <w:rFonts w:eastAsiaTheme="minorEastAsia" w:cstheme="minorBidi"/>
              <w:b w:val="0"/>
              <w:bCs w:val="0"/>
              <w:noProof/>
              <w:sz w:val="22"/>
              <w:szCs w:val="22"/>
              <w:lang w:eastAsia="ru-RU"/>
            </w:rPr>
          </w:rPrChange>
        </w:rPr>
        <w:pPrChange w:id="454" w:author="Airat Shigapov" w:date="2021-11-11T14:26:00Z">
          <w:pPr>
            <w:pStyle w:val="11"/>
            <w:tabs>
              <w:tab w:val="right" w:leader="dot" w:pos="9628"/>
            </w:tabs>
          </w:pPr>
        </w:pPrChange>
      </w:pPr>
      <w:ins w:id="455" w:author="Airat Shigapov" w:date="2021-11-11T14:24:00Z">
        <w:r w:rsidRPr="00AB0160">
          <w:rPr>
            <w:rStyle w:val="a3"/>
            <w:rFonts w:ascii="Times New Roman" w:hAnsi="Times New Roman" w:cs="Times New Roman"/>
            <w:b w:val="0"/>
            <w:bCs w:val="0"/>
            <w:noProof/>
            <w:sz w:val="28"/>
            <w:szCs w:val="28"/>
            <w:u w:val="none"/>
            <w:rPrChange w:id="456" w:author="Airat Shigapov" w:date="2021-11-11T14:25:00Z">
              <w:rPr>
                <w:rStyle w:val="a3"/>
                <w:noProof/>
              </w:rPr>
            </w:rPrChange>
          </w:rPr>
          <w:fldChar w:fldCharType="begin"/>
        </w:r>
        <w:r w:rsidRPr="00AB0160">
          <w:rPr>
            <w:rStyle w:val="a3"/>
            <w:rFonts w:ascii="Times New Roman" w:hAnsi="Times New Roman" w:cs="Times New Roman"/>
            <w:b w:val="0"/>
            <w:bCs w:val="0"/>
            <w:noProof/>
            <w:sz w:val="28"/>
            <w:szCs w:val="28"/>
            <w:u w:val="none"/>
            <w:rPrChange w:id="457" w:author="Airat Shigapov" w:date="2021-11-11T14:25:00Z">
              <w:rPr>
                <w:rStyle w:val="a3"/>
                <w:noProof/>
              </w:rPr>
            </w:rPrChange>
          </w:rPr>
          <w:instrText xml:space="preserve"> </w:instrText>
        </w:r>
        <w:r w:rsidRPr="00AB0160">
          <w:rPr>
            <w:rFonts w:ascii="Times New Roman" w:hAnsi="Times New Roman" w:cs="Times New Roman"/>
            <w:b w:val="0"/>
            <w:bCs w:val="0"/>
            <w:noProof/>
            <w:sz w:val="28"/>
            <w:szCs w:val="28"/>
            <w:rPrChange w:id="458" w:author="Airat Shigapov" w:date="2021-11-11T14:25:00Z">
              <w:rPr>
                <w:noProof/>
              </w:rPr>
            </w:rPrChange>
          </w:rPr>
          <w:instrText>HYPERLINK \l "_Toc87533130"</w:instrText>
        </w:r>
        <w:r w:rsidRPr="00AB0160">
          <w:rPr>
            <w:rStyle w:val="a3"/>
            <w:rFonts w:ascii="Times New Roman" w:hAnsi="Times New Roman" w:cs="Times New Roman"/>
            <w:b w:val="0"/>
            <w:bCs w:val="0"/>
            <w:noProof/>
            <w:sz w:val="28"/>
            <w:szCs w:val="28"/>
            <w:u w:val="none"/>
            <w:rPrChange w:id="459" w:author="Airat Shigapov" w:date="2021-11-11T14:25:00Z">
              <w:rPr>
                <w:rStyle w:val="a3"/>
                <w:noProof/>
              </w:rPr>
            </w:rPrChange>
          </w:rPr>
          <w:instrText xml:space="preserve"> </w:instrText>
        </w:r>
        <w:r w:rsidRPr="00AB0160">
          <w:rPr>
            <w:rStyle w:val="a3"/>
            <w:rFonts w:ascii="Times New Roman" w:hAnsi="Times New Roman" w:cs="Times New Roman"/>
            <w:b w:val="0"/>
            <w:bCs w:val="0"/>
            <w:noProof/>
            <w:sz w:val="28"/>
            <w:szCs w:val="28"/>
            <w:u w:val="none"/>
            <w:rPrChange w:id="460" w:author="Airat Shigapov" w:date="2021-11-11T14:25:00Z">
              <w:rPr>
                <w:rStyle w:val="a3"/>
                <w:noProof/>
              </w:rPr>
            </w:rPrChange>
          </w:rPr>
          <w:fldChar w:fldCharType="separate"/>
        </w:r>
        <w:r w:rsidRPr="00AB0160">
          <w:rPr>
            <w:rStyle w:val="a3"/>
            <w:rFonts w:ascii="Times New Roman" w:hAnsi="Times New Roman" w:cs="Times New Roman"/>
            <w:b w:val="0"/>
            <w:bCs w:val="0"/>
            <w:noProof/>
            <w:sz w:val="28"/>
            <w:szCs w:val="28"/>
            <w:u w:val="none"/>
            <w:shd w:val="clear" w:color="auto" w:fill="FFFFFF"/>
            <w:rPrChange w:id="461" w:author="Airat Shigapov" w:date="2021-11-11T14:25:00Z">
              <w:rPr>
                <w:rStyle w:val="a3"/>
                <w:noProof/>
                <w:shd w:val="clear" w:color="auto" w:fill="FFFFFF"/>
              </w:rPr>
            </w:rPrChange>
          </w:rPr>
          <w:t>СПИСОК</w:t>
        </w:r>
        <w:r w:rsidRPr="00AB0160">
          <w:rPr>
            <w:rStyle w:val="a3"/>
            <w:rFonts w:ascii="Times New Roman" w:hAnsi="Times New Roman" w:cs="Times New Roman"/>
            <w:b w:val="0"/>
            <w:bCs w:val="0"/>
            <w:noProof/>
            <w:sz w:val="28"/>
            <w:szCs w:val="28"/>
            <w:u w:val="none"/>
            <w:shd w:val="clear" w:color="auto" w:fill="FFFFFF"/>
            <w:lang w:val="en-US"/>
            <w:rPrChange w:id="462" w:author="Airat Shigapov" w:date="2021-11-11T14:25:00Z">
              <w:rPr>
                <w:rStyle w:val="a3"/>
                <w:noProof/>
                <w:shd w:val="clear" w:color="auto" w:fill="FFFFFF"/>
                <w:lang w:val="en-US"/>
              </w:rPr>
            </w:rPrChange>
          </w:rPr>
          <w:t xml:space="preserve"> </w:t>
        </w:r>
        <w:r w:rsidRPr="00AB0160">
          <w:rPr>
            <w:rStyle w:val="a3"/>
            <w:rFonts w:ascii="Times New Roman" w:hAnsi="Times New Roman" w:cs="Times New Roman"/>
            <w:b w:val="0"/>
            <w:bCs w:val="0"/>
            <w:noProof/>
            <w:sz w:val="28"/>
            <w:szCs w:val="28"/>
            <w:u w:val="none"/>
            <w:shd w:val="clear" w:color="auto" w:fill="FFFFFF"/>
            <w:rPrChange w:id="463" w:author="Airat Shigapov" w:date="2021-11-11T14:25:00Z">
              <w:rPr>
                <w:rStyle w:val="a3"/>
                <w:noProof/>
                <w:shd w:val="clear" w:color="auto" w:fill="FFFFFF"/>
              </w:rPr>
            </w:rPrChange>
          </w:rPr>
          <w:t>ИСПОЛЬЗУЕМЫХ</w:t>
        </w:r>
        <w:r w:rsidRPr="00AB0160">
          <w:rPr>
            <w:rStyle w:val="a3"/>
            <w:rFonts w:ascii="Times New Roman" w:hAnsi="Times New Roman" w:cs="Times New Roman"/>
            <w:b w:val="0"/>
            <w:bCs w:val="0"/>
            <w:noProof/>
            <w:sz w:val="28"/>
            <w:szCs w:val="28"/>
            <w:u w:val="none"/>
            <w:shd w:val="clear" w:color="auto" w:fill="FFFFFF"/>
            <w:lang w:val="en-US"/>
            <w:rPrChange w:id="464" w:author="Airat Shigapov" w:date="2021-11-11T14:25:00Z">
              <w:rPr>
                <w:rStyle w:val="a3"/>
                <w:noProof/>
                <w:shd w:val="clear" w:color="auto" w:fill="FFFFFF"/>
                <w:lang w:val="en-US"/>
              </w:rPr>
            </w:rPrChange>
          </w:rPr>
          <w:t xml:space="preserve"> </w:t>
        </w:r>
        <w:r w:rsidRPr="00AB0160">
          <w:rPr>
            <w:rStyle w:val="a3"/>
            <w:rFonts w:ascii="Times New Roman" w:hAnsi="Times New Roman" w:cs="Times New Roman"/>
            <w:b w:val="0"/>
            <w:bCs w:val="0"/>
            <w:noProof/>
            <w:sz w:val="28"/>
            <w:szCs w:val="28"/>
            <w:u w:val="none"/>
            <w:shd w:val="clear" w:color="auto" w:fill="FFFFFF"/>
            <w:rPrChange w:id="465" w:author="Airat Shigapov" w:date="2021-11-11T14:25:00Z">
              <w:rPr>
                <w:rStyle w:val="a3"/>
                <w:noProof/>
                <w:shd w:val="clear" w:color="auto" w:fill="FFFFFF"/>
              </w:rPr>
            </w:rPrChange>
          </w:rPr>
          <w:t>ИСТОЧНИКОВ</w:t>
        </w:r>
        <w:r w:rsidRPr="00AB0160">
          <w:rPr>
            <w:rFonts w:ascii="Times New Roman" w:hAnsi="Times New Roman" w:cs="Times New Roman"/>
            <w:b w:val="0"/>
            <w:bCs w:val="0"/>
            <w:noProof/>
            <w:webHidden/>
            <w:sz w:val="28"/>
            <w:szCs w:val="28"/>
            <w:rPrChange w:id="466" w:author="Airat Shigapov" w:date="2021-11-11T14:25:00Z">
              <w:rPr>
                <w:noProof/>
                <w:webHidden/>
              </w:rPr>
            </w:rPrChange>
          </w:rPr>
          <w:tab/>
        </w:r>
        <w:r w:rsidRPr="00AB0160">
          <w:rPr>
            <w:rFonts w:ascii="Times New Roman" w:hAnsi="Times New Roman" w:cs="Times New Roman"/>
            <w:b w:val="0"/>
            <w:bCs w:val="0"/>
            <w:noProof/>
            <w:webHidden/>
            <w:sz w:val="28"/>
            <w:szCs w:val="28"/>
            <w:rPrChange w:id="467" w:author="Airat Shigapov" w:date="2021-11-11T14:25:00Z">
              <w:rPr>
                <w:noProof/>
                <w:webHidden/>
              </w:rPr>
            </w:rPrChange>
          </w:rPr>
          <w:fldChar w:fldCharType="begin"/>
        </w:r>
        <w:r w:rsidRPr="00AB0160">
          <w:rPr>
            <w:rFonts w:ascii="Times New Roman" w:hAnsi="Times New Roman" w:cs="Times New Roman"/>
            <w:b w:val="0"/>
            <w:bCs w:val="0"/>
            <w:noProof/>
            <w:webHidden/>
            <w:sz w:val="28"/>
            <w:szCs w:val="28"/>
            <w:rPrChange w:id="468" w:author="Airat Shigapov" w:date="2021-11-11T14:25:00Z">
              <w:rPr>
                <w:noProof/>
                <w:webHidden/>
              </w:rPr>
            </w:rPrChange>
          </w:rPr>
          <w:instrText xml:space="preserve"> PAGEREF _Toc87533130 \h </w:instrText>
        </w:r>
      </w:ins>
      <w:r w:rsidRPr="00AB0160">
        <w:rPr>
          <w:rFonts w:ascii="Times New Roman" w:hAnsi="Times New Roman" w:cs="Times New Roman"/>
          <w:b w:val="0"/>
          <w:bCs w:val="0"/>
          <w:noProof/>
          <w:webHidden/>
          <w:sz w:val="28"/>
          <w:szCs w:val="28"/>
          <w:rPrChange w:id="469" w:author="Airat Shigapov" w:date="2021-11-11T14:25:00Z">
            <w:rPr>
              <w:rFonts w:ascii="Times New Roman" w:hAnsi="Times New Roman" w:cs="Times New Roman"/>
              <w:b w:val="0"/>
              <w:bCs w:val="0"/>
              <w:noProof/>
              <w:webHidden/>
              <w:sz w:val="28"/>
              <w:szCs w:val="28"/>
            </w:rPr>
          </w:rPrChange>
        </w:rPr>
      </w:r>
      <w:r w:rsidRPr="00AB0160">
        <w:rPr>
          <w:rFonts w:ascii="Times New Roman" w:hAnsi="Times New Roman" w:cs="Times New Roman"/>
          <w:b w:val="0"/>
          <w:bCs w:val="0"/>
          <w:noProof/>
          <w:webHidden/>
          <w:sz w:val="28"/>
          <w:szCs w:val="28"/>
          <w:rPrChange w:id="470" w:author="Airat Shigapov" w:date="2021-11-11T14:25:00Z">
            <w:rPr>
              <w:noProof/>
              <w:webHidden/>
            </w:rPr>
          </w:rPrChange>
        </w:rPr>
        <w:fldChar w:fldCharType="separate"/>
      </w:r>
      <w:ins w:id="471" w:author="Airat Shigapov" w:date="2021-11-11T14:24:00Z">
        <w:r w:rsidRPr="00AB0160">
          <w:rPr>
            <w:rFonts w:ascii="Times New Roman" w:hAnsi="Times New Roman" w:cs="Times New Roman"/>
            <w:b w:val="0"/>
            <w:bCs w:val="0"/>
            <w:noProof/>
            <w:webHidden/>
            <w:sz w:val="28"/>
            <w:szCs w:val="28"/>
            <w:rPrChange w:id="472" w:author="Airat Shigapov" w:date="2021-11-11T14:25:00Z">
              <w:rPr>
                <w:noProof/>
                <w:webHidden/>
              </w:rPr>
            </w:rPrChange>
          </w:rPr>
          <w:t>38</w:t>
        </w:r>
        <w:r w:rsidRPr="00AB0160">
          <w:rPr>
            <w:rFonts w:ascii="Times New Roman" w:hAnsi="Times New Roman" w:cs="Times New Roman"/>
            <w:b w:val="0"/>
            <w:bCs w:val="0"/>
            <w:noProof/>
            <w:webHidden/>
            <w:sz w:val="28"/>
            <w:szCs w:val="28"/>
            <w:rPrChange w:id="473" w:author="Airat Shigapov" w:date="2021-11-11T14:25:00Z">
              <w:rPr>
                <w:noProof/>
                <w:webHidden/>
              </w:rPr>
            </w:rPrChange>
          </w:rPr>
          <w:fldChar w:fldCharType="end"/>
        </w:r>
        <w:r w:rsidRPr="00AB0160">
          <w:rPr>
            <w:rStyle w:val="a3"/>
            <w:rFonts w:ascii="Times New Roman" w:hAnsi="Times New Roman" w:cs="Times New Roman"/>
            <w:b w:val="0"/>
            <w:bCs w:val="0"/>
            <w:noProof/>
            <w:sz w:val="28"/>
            <w:szCs w:val="28"/>
            <w:u w:val="none"/>
            <w:rPrChange w:id="474" w:author="Airat Shigapov" w:date="2021-11-11T14:25:00Z">
              <w:rPr>
                <w:rStyle w:val="a3"/>
                <w:noProof/>
              </w:rPr>
            </w:rPrChange>
          </w:rPr>
          <w:fldChar w:fldCharType="end"/>
        </w:r>
      </w:ins>
    </w:p>
    <w:p w14:paraId="0F13F5A0" w14:textId="042EA8A3" w:rsidR="00AB0160" w:rsidRPr="00AB0160" w:rsidRDefault="00AB0160">
      <w:pPr>
        <w:pStyle w:val="11"/>
        <w:tabs>
          <w:tab w:val="right" w:leader="dot" w:pos="9628"/>
        </w:tabs>
        <w:spacing w:before="0" w:after="0" w:line="360" w:lineRule="auto"/>
        <w:rPr>
          <w:ins w:id="475" w:author="Airat Shigapov" w:date="2021-11-11T14:24:00Z"/>
          <w:rFonts w:ascii="Times New Roman" w:eastAsiaTheme="minorEastAsia" w:hAnsi="Times New Roman" w:cs="Times New Roman"/>
          <w:b w:val="0"/>
          <w:bCs w:val="0"/>
          <w:noProof/>
          <w:sz w:val="28"/>
          <w:szCs w:val="28"/>
          <w:lang w:eastAsia="ru-RU"/>
          <w:rPrChange w:id="476" w:author="Airat Shigapov" w:date="2021-11-11T14:25:00Z">
            <w:rPr>
              <w:ins w:id="477" w:author="Airat Shigapov" w:date="2021-11-11T14:24:00Z"/>
              <w:rFonts w:eastAsiaTheme="minorEastAsia" w:cstheme="minorBidi"/>
              <w:b w:val="0"/>
              <w:bCs w:val="0"/>
              <w:noProof/>
              <w:sz w:val="22"/>
              <w:szCs w:val="22"/>
              <w:lang w:eastAsia="ru-RU"/>
            </w:rPr>
          </w:rPrChange>
        </w:rPr>
        <w:pPrChange w:id="478" w:author="Airat Shigapov" w:date="2021-11-11T14:26:00Z">
          <w:pPr>
            <w:pStyle w:val="11"/>
            <w:tabs>
              <w:tab w:val="right" w:leader="dot" w:pos="9628"/>
            </w:tabs>
          </w:pPr>
        </w:pPrChange>
      </w:pPr>
      <w:ins w:id="479" w:author="Airat Shigapov" w:date="2021-11-11T14:24:00Z">
        <w:r w:rsidRPr="00AB0160">
          <w:rPr>
            <w:rStyle w:val="a3"/>
            <w:rFonts w:ascii="Times New Roman" w:hAnsi="Times New Roman" w:cs="Times New Roman"/>
            <w:b w:val="0"/>
            <w:bCs w:val="0"/>
            <w:noProof/>
            <w:sz w:val="28"/>
            <w:szCs w:val="28"/>
            <w:u w:val="none"/>
            <w:rPrChange w:id="480" w:author="Airat Shigapov" w:date="2021-11-11T14:25:00Z">
              <w:rPr>
                <w:rStyle w:val="a3"/>
                <w:noProof/>
              </w:rPr>
            </w:rPrChange>
          </w:rPr>
          <w:fldChar w:fldCharType="begin"/>
        </w:r>
        <w:r w:rsidRPr="00AB0160">
          <w:rPr>
            <w:rStyle w:val="a3"/>
            <w:rFonts w:ascii="Times New Roman" w:hAnsi="Times New Roman" w:cs="Times New Roman"/>
            <w:b w:val="0"/>
            <w:bCs w:val="0"/>
            <w:noProof/>
            <w:sz w:val="28"/>
            <w:szCs w:val="28"/>
            <w:u w:val="none"/>
            <w:rPrChange w:id="481" w:author="Airat Shigapov" w:date="2021-11-11T14:25:00Z">
              <w:rPr>
                <w:rStyle w:val="a3"/>
                <w:noProof/>
              </w:rPr>
            </w:rPrChange>
          </w:rPr>
          <w:instrText xml:space="preserve"> </w:instrText>
        </w:r>
        <w:r w:rsidRPr="00AB0160">
          <w:rPr>
            <w:rFonts w:ascii="Times New Roman" w:hAnsi="Times New Roman" w:cs="Times New Roman"/>
            <w:b w:val="0"/>
            <w:bCs w:val="0"/>
            <w:noProof/>
            <w:sz w:val="28"/>
            <w:szCs w:val="28"/>
            <w:rPrChange w:id="482" w:author="Airat Shigapov" w:date="2021-11-11T14:25:00Z">
              <w:rPr>
                <w:noProof/>
              </w:rPr>
            </w:rPrChange>
          </w:rPr>
          <w:instrText>HYPERLINK \l "_Toc87533131"</w:instrText>
        </w:r>
        <w:r w:rsidRPr="00AB0160">
          <w:rPr>
            <w:rStyle w:val="a3"/>
            <w:rFonts w:ascii="Times New Roman" w:hAnsi="Times New Roman" w:cs="Times New Roman"/>
            <w:b w:val="0"/>
            <w:bCs w:val="0"/>
            <w:noProof/>
            <w:sz w:val="28"/>
            <w:szCs w:val="28"/>
            <w:u w:val="none"/>
            <w:rPrChange w:id="483" w:author="Airat Shigapov" w:date="2021-11-11T14:25:00Z">
              <w:rPr>
                <w:rStyle w:val="a3"/>
                <w:noProof/>
              </w:rPr>
            </w:rPrChange>
          </w:rPr>
          <w:instrText xml:space="preserve"> </w:instrText>
        </w:r>
        <w:r w:rsidRPr="00AB0160">
          <w:rPr>
            <w:rStyle w:val="a3"/>
            <w:rFonts w:ascii="Times New Roman" w:hAnsi="Times New Roman" w:cs="Times New Roman"/>
            <w:b w:val="0"/>
            <w:bCs w:val="0"/>
            <w:noProof/>
            <w:sz w:val="28"/>
            <w:szCs w:val="28"/>
            <w:u w:val="none"/>
            <w:rPrChange w:id="484" w:author="Airat Shigapov" w:date="2021-11-11T14:25:00Z">
              <w:rPr>
                <w:rStyle w:val="a3"/>
                <w:noProof/>
              </w:rPr>
            </w:rPrChange>
          </w:rPr>
          <w:fldChar w:fldCharType="separate"/>
        </w:r>
        <w:r w:rsidRPr="00AB0160">
          <w:rPr>
            <w:rStyle w:val="a3"/>
            <w:rFonts w:ascii="Times New Roman" w:hAnsi="Times New Roman" w:cs="Times New Roman"/>
            <w:b w:val="0"/>
            <w:bCs w:val="0"/>
            <w:noProof/>
            <w:sz w:val="28"/>
            <w:szCs w:val="28"/>
            <w:u w:val="none"/>
            <w:rPrChange w:id="485" w:author="Airat Shigapov" w:date="2021-11-11T14:25:00Z">
              <w:rPr>
                <w:rStyle w:val="a3"/>
                <w:noProof/>
              </w:rPr>
            </w:rPrChange>
          </w:rPr>
          <w:t xml:space="preserve">ПРИЛОЖЕНИЕ </w:t>
        </w:r>
        <w:r w:rsidRPr="00AB0160">
          <w:rPr>
            <w:rStyle w:val="a3"/>
            <w:rFonts w:ascii="Times New Roman" w:hAnsi="Times New Roman" w:cs="Times New Roman"/>
            <w:b w:val="0"/>
            <w:bCs w:val="0"/>
            <w:noProof/>
            <w:sz w:val="28"/>
            <w:szCs w:val="28"/>
            <w:u w:val="none"/>
            <w:lang w:val="en-US"/>
            <w:rPrChange w:id="486" w:author="Airat Shigapov" w:date="2021-11-11T14:25:00Z">
              <w:rPr>
                <w:rStyle w:val="a3"/>
                <w:noProof/>
                <w:lang w:val="en-US"/>
              </w:rPr>
            </w:rPrChange>
          </w:rPr>
          <w:t>A</w:t>
        </w:r>
        <w:r w:rsidRPr="00AB0160">
          <w:rPr>
            <w:rFonts w:ascii="Times New Roman" w:hAnsi="Times New Roman" w:cs="Times New Roman"/>
            <w:b w:val="0"/>
            <w:bCs w:val="0"/>
            <w:noProof/>
            <w:webHidden/>
            <w:sz w:val="28"/>
            <w:szCs w:val="28"/>
            <w:rPrChange w:id="487" w:author="Airat Shigapov" w:date="2021-11-11T14:25:00Z">
              <w:rPr>
                <w:noProof/>
                <w:webHidden/>
              </w:rPr>
            </w:rPrChange>
          </w:rPr>
          <w:tab/>
        </w:r>
        <w:r w:rsidRPr="00AB0160">
          <w:rPr>
            <w:rFonts w:ascii="Times New Roman" w:hAnsi="Times New Roman" w:cs="Times New Roman"/>
            <w:b w:val="0"/>
            <w:bCs w:val="0"/>
            <w:noProof/>
            <w:webHidden/>
            <w:sz w:val="28"/>
            <w:szCs w:val="28"/>
            <w:rPrChange w:id="488" w:author="Airat Shigapov" w:date="2021-11-11T14:25:00Z">
              <w:rPr>
                <w:noProof/>
                <w:webHidden/>
              </w:rPr>
            </w:rPrChange>
          </w:rPr>
          <w:fldChar w:fldCharType="begin"/>
        </w:r>
        <w:r w:rsidRPr="00AB0160">
          <w:rPr>
            <w:rFonts w:ascii="Times New Roman" w:hAnsi="Times New Roman" w:cs="Times New Roman"/>
            <w:b w:val="0"/>
            <w:bCs w:val="0"/>
            <w:noProof/>
            <w:webHidden/>
            <w:sz w:val="28"/>
            <w:szCs w:val="28"/>
            <w:rPrChange w:id="489" w:author="Airat Shigapov" w:date="2021-11-11T14:25:00Z">
              <w:rPr>
                <w:noProof/>
                <w:webHidden/>
              </w:rPr>
            </w:rPrChange>
          </w:rPr>
          <w:instrText xml:space="preserve"> PAGEREF _Toc87533131 \h </w:instrText>
        </w:r>
      </w:ins>
      <w:r w:rsidRPr="00AB0160">
        <w:rPr>
          <w:rFonts w:ascii="Times New Roman" w:hAnsi="Times New Roman" w:cs="Times New Roman"/>
          <w:b w:val="0"/>
          <w:bCs w:val="0"/>
          <w:noProof/>
          <w:webHidden/>
          <w:sz w:val="28"/>
          <w:szCs w:val="28"/>
          <w:rPrChange w:id="490" w:author="Airat Shigapov" w:date="2021-11-11T14:25:00Z">
            <w:rPr>
              <w:rFonts w:ascii="Times New Roman" w:hAnsi="Times New Roman" w:cs="Times New Roman"/>
              <w:b w:val="0"/>
              <w:bCs w:val="0"/>
              <w:noProof/>
              <w:webHidden/>
              <w:sz w:val="28"/>
              <w:szCs w:val="28"/>
            </w:rPr>
          </w:rPrChange>
        </w:rPr>
      </w:r>
      <w:r w:rsidRPr="00AB0160">
        <w:rPr>
          <w:rFonts w:ascii="Times New Roman" w:hAnsi="Times New Roman" w:cs="Times New Roman"/>
          <w:b w:val="0"/>
          <w:bCs w:val="0"/>
          <w:noProof/>
          <w:webHidden/>
          <w:sz w:val="28"/>
          <w:szCs w:val="28"/>
          <w:rPrChange w:id="491" w:author="Airat Shigapov" w:date="2021-11-11T14:25:00Z">
            <w:rPr>
              <w:noProof/>
              <w:webHidden/>
            </w:rPr>
          </w:rPrChange>
        </w:rPr>
        <w:fldChar w:fldCharType="separate"/>
      </w:r>
      <w:ins w:id="492" w:author="Airat Shigapov" w:date="2021-11-11T14:24:00Z">
        <w:r w:rsidRPr="00AB0160">
          <w:rPr>
            <w:rFonts w:ascii="Times New Roman" w:hAnsi="Times New Roman" w:cs="Times New Roman"/>
            <w:b w:val="0"/>
            <w:bCs w:val="0"/>
            <w:noProof/>
            <w:webHidden/>
            <w:sz w:val="28"/>
            <w:szCs w:val="28"/>
            <w:rPrChange w:id="493" w:author="Airat Shigapov" w:date="2021-11-11T14:25:00Z">
              <w:rPr>
                <w:noProof/>
                <w:webHidden/>
              </w:rPr>
            </w:rPrChange>
          </w:rPr>
          <w:t>39</w:t>
        </w:r>
        <w:r w:rsidRPr="00AB0160">
          <w:rPr>
            <w:rFonts w:ascii="Times New Roman" w:hAnsi="Times New Roman" w:cs="Times New Roman"/>
            <w:b w:val="0"/>
            <w:bCs w:val="0"/>
            <w:noProof/>
            <w:webHidden/>
            <w:sz w:val="28"/>
            <w:szCs w:val="28"/>
            <w:rPrChange w:id="494" w:author="Airat Shigapov" w:date="2021-11-11T14:25:00Z">
              <w:rPr>
                <w:noProof/>
                <w:webHidden/>
              </w:rPr>
            </w:rPrChange>
          </w:rPr>
          <w:fldChar w:fldCharType="end"/>
        </w:r>
        <w:r w:rsidRPr="00AB0160">
          <w:rPr>
            <w:rStyle w:val="a3"/>
            <w:rFonts w:ascii="Times New Roman" w:hAnsi="Times New Roman" w:cs="Times New Roman"/>
            <w:b w:val="0"/>
            <w:bCs w:val="0"/>
            <w:noProof/>
            <w:sz w:val="28"/>
            <w:szCs w:val="28"/>
            <w:u w:val="none"/>
            <w:rPrChange w:id="495" w:author="Airat Shigapov" w:date="2021-11-11T14:25:00Z">
              <w:rPr>
                <w:rStyle w:val="a3"/>
                <w:noProof/>
              </w:rPr>
            </w:rPrChange>
          </w:rPr>
          <w:fldChar w:fldCharType="end"/>
        </w:r>
      </w:ins>
    </w:p>
    <w:p w14:paraId="0BC2BD24" w14:textId="2F434949" w:rsidR="00AB0160" w:rsidRPr="00AB0160" w:rsidRDefault="00AB0160">
      <w:pPr>
        <w:pStyle w:val="11"/>
        <w:tabs>
          <w:tab w:val="right" w:leader="dot" w:pos="9628"/>
        </w:tabs>
        <w:spacing w:before="0" w:after="0" w:line="360" w:lineRule="auto"/>
        <w:rPr>
          <w:ins w:id="496" w:author="Airat Shigapov" w:date="2021-11-11T14:24:00Z"/>
          <w:rFonts w:ascii="Times New Roman" w:eastAsiaTheme="minorEastAsia" w:hAnsi="Times New Roman" w:cs="Times New Roman"/>
          <w:b w:val="0"/>
          <w:bCs w:val="0"/>
          <w:noProof/>
          <w:sz w:val="28"/>
          <w:szCs w:val="28"/>
          <w:lang w:eastAsia="ru-RU"/>
          <w:rPrChange w:id="497" w:author="Airat Shigapov" w:date="2021-11-11T14:25:00Z">
            <w:rPr>
              <w:ins w:id="498" w:author="Airat Shigapov" w:date="2021-11-11T14:24:00Z"/>
              <w:rFonts w:eastAsiaTheme="minorEastAsia" w:cstheme="minorBidi"/>
              <w:b w:val="0"/>
              <w:bCs w:val="0"/>
              <w:noProof/>
              <w:sz w:val="22"/>
              <w:szCs w:val="22"/>
              <w:lang w:eastAsia="ru-RU"/>
            </w:rPr>
          </w:rPrChange>
        </w:rPr>
        <w:pPrChange w:id="499" w:author="Airat Shigapov" w:date="2021-11-11T14:26:00Z">
          <w:pPr>
            <w:pStyle w:val="11"/>
            <w:tabs>
              <w:tab w:val="right" w:leader="dot" w:pos="9628"/>
            </w:tabs>
          </w:pPr>
        </w:pPrChange>
      </w:pPr>
      <w:ins w:id="500" w:author="Airat Shigapov" w:date="2021-11-11T14:24:00Z">
        <w:r w:rsidRPr="00AB0160">
          <w:rPr>
            <w:rStyle w:val="a3"/>
            <w:rFonts w:ascii="Times New Roman" w:hAnsi="Times New Roman" w:cs="Times New Roman"/>
            <w:b w:val="0"/>
            <w:bCs w:val="0"/>
            <w:noProof/>
            <w:sz w:val="28"/>
            <w:szCs w:val="28"/>
            <w:u w:val="none"/>
            <w:rPrChange w:id="501" w:author="Airat Shigapov" w:date="2021-11-11T14:25:00Z">
              <w:rPr>
                <w:rStyle w:val="a3"/>
                <w:noProof/>
              </w:rPr>
            </w:rPrChange>
          </w:rPr>
          <w:fldChar w:fldCharType="begin"/>
        </w:r>
        <w:r w:rsidRPr="00AB0160">
          <w:rPr>
            <w:rStyle w:val="a3"/>
            <w:rFonts w:ascii="Times New Roman" w:hAnsi="Times New Roman" w:cs="Times New Roman"/>
            <w:b w:val="0"/>
            <w:bCs w:val="0"/>
            <w:noProof/>
            <w:sz w:val="28"/>
            <w:szCs w:val="28"/>
            <w:u w:val="none"/>
            <w:rPrChange w:id="502" w:author="Airat Shigapov" w:date="2021-11-11T14:25:00Z">
              <w:rPr>
                <w:rStyle w:val="a3"/>
                <w:noProof/>
              </w:rPr>
            </w:rPrChange>
          </w:rPr>
          <w:instrText xml:space="preserve"> </w:instrText>
        </w:r>
        <w:r w:rsidRPr="00AB0160">
          <w:rPr>
            <w:rFonts w:ascii="Times New Roman" w:hAnsi="Times New Roman" w:cs="Times New Roman"/>
            <w:b w:val="0"/>
            <w:bCs w:val="0"/>
            <w:noProof/>
            <w:sz w:val="28"/>
            <w:szCs w:val="28"/>
            <w:rPrChange w:id="503" w:author="Airat Shigapov" w:date="2021-11-11T14:25:00Z">
              <w:rPr>
                <w:noProof/>
              </w:rPr>
            </w:rPrChange>
          </w:rPr>
          <w:instrText>HYPERLINK \l "_Toc87533132"</w:instrText>
        </w:r>
        <w:r w:rsidRPr="00AB0160">
          <w:rPr>
            <w:rStyle w:val="a3"/>
            <w:rFonts w:ascii="Times New Roman" w:hAnsi="Times New Roman" w:cs="Times New Roman"/>
            <w:b w:val="0"/>
            <w:bCs w:val="0"/>
            <w:noProof/>
            <w:sz w:val="28"/>
            <w:szCs w:val="28"/>
            <w:u w:val="none"/>
            <w:rPrChange w:id="504" w:author="Airat Shigapov" w:date="2021-11-11T14:25:00Z">
              <w:rPr>
                <w:rStyle w:val="a3"/>
                <w:noProof/>
              </w:rPr>
            </w:rPrChange>
          </w:rPr>
          <w:instrText xml:space="preserve"> </w:instrText>
        </w:r>
        <w:r w:rsidRPr="00AB0160">
          <w:rPr>
            <w:rStyle w:val="a3"/>
            <w:rFonts w:ascii="Times New Roman" w:hAnsi="Times New Roman" w:cs="Times New Roman"/>
            <w:b w:val="0"/>
            <w:bCs w:val="0"/>
            <w:noProof/>
            <w:sz w:val="28"/>
            <w:szCs w:val="28"/>
            <w:u w:val="none"/>
            <w:rPrChange w:id="505" w:author="Airat Shigapov" w:date="2021-11-11T14:25:00Z">
              <w:rPr>
                <w:rStyle w:val="a3"/>
                <w:noProof/>
              </w:rPr>
            </w:rPrChange>
          </w:rPr>
          <w:fldChar w:fldCharType="separate"/>
        </w:r>
        <w:r w:rsidRPr="00AB0160">
          <w:rPr>
            <w:rStyle w:val="a3"/>
            <w:rFonts w:ascii="Times New Roman" w:hAnsi="Times New Roman" w:cs="Times New Roman"/>
            <w:b w:val="0"/>
            <w:bCs w:val="0"/>
            <w:noProof/>
            <w:sz w:val="28"/>
            <w:szCs w:val="28"/>
            <w:u w:val="none"/>
            <w:rPrChange w:id="506" w:author="Airat Shigapov" w:date="2021-11-11T14:25:00Z">
              <w:rPr>
                <w:rStyle w:val="a3"/>
                <w:rFonts w:cs="Times New Roman"/>
                <w:noProof/>
              </w:rPr>
            </w:rPrChange>
          </w:rPr>
          <w:t>ПРИЛОЖЕНИЕ</w:t>
        </w:r>
        <w:r w:rsidRPr="00AB0160">
          <w:rPr>
            <w:rStyle w:val="a3"/>
            <w:rFonts w:ascii="Times New Roman" w:hAnsi="Times New Roman" w:cs="Times New Roman"/>
            <w:b w:val="0"/>
            <w:bCs w:val="0"/>
            <w:noProof/>
            <w:sz w:val="28"/>
            <w:szCs w:val="28"/>
            <w:u w:val="none"/>
            <w:lang w:val="en-US"/>
            <w:rPrChange w:id="507" w:author="Airat Shigapov" w:date="2021-11-11T14:25:00Z">
              <w:rPr>
                <w:rStyle w:val="a3"/>
                <w:rFonts w:cs="Times New Roman"/>
                <w:noProof/>
                <w:lang w:val="en-US"/>
              </w:rPr>
            </w:rPrChange>
          </w:rPr>
          <w:t xml:space="preserve"> B</w:t>
        </w:r>
        <w:r w:rsidRPr="00AB0160">
          <w:rPr>
            <w:rFonts w:ascii="Times New Roman" w:hAnsi="Times New Roman" w:cs="Times New Roman"/>
            <w:b w:val="0"/>
            <w:bCs w:val="0"/>
            <w:noProof/>
            <w:webHidden/>
            <w:sz w:val="28"/>
            <w:szCs w:val="28"/>
            <w:rPrChange w:id="508" w:author="Airat Shigapov" w:date="2021-11-11T14:25:00Z">
              <w:rPr>
                <w:noProof/>
                <w:webHidden/>
              </w:rPr>
            </w:rPrChange>
          </w:rPr>
          <w:tab/>
        </w:r>
        <w:r w:rsidRPr="00AB0160">
          <w:rPr>
            <w:rFonts w:ascii="Times New Roman" w:hAnsi="Times New Roman" w:cs="Times New Roman"/>
            <w:b w:val="0"/>
            <w:bCs w:val="0"/>
            <w:noProof/>
            <w:webHidden/>
            <w:sz w:val="28"/>
            <w:szCs w:val="28"/>
            <w:rPrChange w:id="509" w:author="Airat Shigapov" w:date="2021-11-11T14:25:00Z">
              <w:rPr>
                <w:noProof/>
                <w:webHidden/>
              </w:rPr>
            </w:rPrChange>
          </w:rPr>
          <w:fldChar w:fldCharType="begin"/>
        </w:r>
        <w:r w:rsidRPr="00AB0160">
          <w:rPr>
            <w:rFonts w:ascii="Times New Roman" w:hAnsi="Times New Roman" w:cs="Times New Roman"/>
            <w:b w:val="0"/>
            <w:bCs w:val="0"/>
            <w:noProof/>
            <w:webHidden/>
            <w:sz w:val="28"/>
            <w:szCs w:val="28"/>
            <w:rPrChange w:id="510" w:author="Airat Shigapov" w:date="2021-11-11T14:25:00Z">
              <w:rPr>
                <w:noProof/>
                <w:webHidden/>
              </w:rPr>
            </w:rPrChange>
          </w:rPr>
          <w:instrText xml:space="preserve"> PAGEREF _Toc87533132 \h </w:instrText>
        </w:r>
      </w:ins>
      <w:r w:rsidRPr="00AB0160">
        <w:rPr>
          <w:rFonts w:ascii="Times New Roman" w:hAnsi="Times New Roman" w:cs="Times New Roman"/>
          <w:b w:val="0"/>
          <w:bCs w:val="0"/>
          <w:noProof/>
          <w:webHidden/>
          <w:sz w:val="28"/>
          <w:szCs w:val="28"/>
          <w:rPrChange w:id="511" w:author="Airat Shigapov" w:date="2021-11-11T14:25:00Z">
            <w:rPr>
              <w:rFonts w:ascii="Times New Roman" w:hAnsi="Times New Roman" w:cs="Times New Roman"/>
              <w:b w:val="0"/>
              <w:bCs w:val="0"/>
              <w:noProof/>
              <w:webHidden/>
              <w:sz w:val="28"/>
              <w:szCs w:val="28"/>
            </w:rPr>
          </w:rPrChange>
        </w:rPr>
      </w:r>
      <w:r w:rsidRPr="00AB0160">
        <w:rPr>
          <w:rFonts w:ascii="Times New Roman" w:hAnsi="Times New Roman" w:cs="Times New Roman"/>
          <w:b w:val="0"/>
          <w:bCs w:val="0"/>
          <w:noProof/>
          <w:webHidden/>
          <w:sz w:val="28"/>
          <w:szCs w:val="28"/>
          <w:rPrChange w:id="512" w:author="Airat Shigapov" w:date="2021-11-11T14:25:00Z">
            <w:rPr>
              <w:noProof/>
              <w:webHidden/>
            </w:rPr>
          </w:rPrChange>
        </w:rPr>
        <w:fldChar w:fldCharType="separate"/>
      </w:r>
      <w:ins w:id="513" w:author="Airat Shigapov" w:date="2021-11-11T14:24:00Z">
        <w:r w:rsidRPr="00AB0160">
          <w:rPr>
            <w:rFonts w:ascii="Times New Roman" w:hAnsi="Times New Roman" w:cs="Times New Roman"/>
            <w:b w:val="0"/>
            <w:bCs w:val="0"/>
            <w:noProof/>
            <w:webHidden/>
            <w:sz w:val="28"/>
            <w:szCs w:val="28"/>
            <w:rPrChange w:id="514" w:author="Airat Shigapov" w:date="2021-11-11T14:25:00Z">
              <w:rPr>
                <w:noProof/>
                <w:webHidden/>
              </w:rPr>
            </w:rPrChange>
          </w:rPr>
          <w:t>49</w:t>
        </w:r>
        <w:r w:rsidRPr="00AB0160">
          <w:rPr>
            <w:rFonts w:ascii="Times New Roman" w:hAnsi="Times New Roman" w:cs="Times New Roman"/>
            <w:b w:val="0"/>
            <w:bCs w:val="0"/>
            <w:noProof/>
            <w:webHidden/>
            <w:sz w:val="28"/>
            <w:szCs w:val="28"/>
            <w:rPrChange w:id="515" w:author="Airat Shigapov" w:date="2021-11-11T14:25:00Z">
              <w:rPr>
                <w:noProof/>
                <w:webHidden/>
              </w:rPr>
            </w:rPrChange>
          </w:rPr>
          <w:fldChar w:fldCharType="end"/>
        </w:r>
        <w:r w:rsidRPr="00AB0160">
          <w:rPr>
            <w:rStyle w:val="a3"/>
            <w:rFonts w:ascii="Times New Roman" w:hAnsi="Times New Roman" w:cs="Times New Roman"/>
            <w:b w:val="0"/>
            <w:bCs w:val="0"/>
            <w:noProof/>
            <w:sz w:val="28"/>
            <w:szCs w:val="28"/>
            <w:u w:val="none"/>
            <w:rPrChange w:id="516" w:author="Airat Shigapov" w:date="2021-11-11T14:25:00Z">
              <w:rPr>
                <w:rStyle w:val="a3"/>
                <w:noProof/>
              </w:rPr>
            </w:rPrChange>
          </w:rPr>
          <w:fldChar w:fldCharType="end"/>
        </w:r>
      </w:ins>
    </w:p>
    <w:p w14:paraId="1259143E" w14:textId="48DEC287" w:rsidR="0049142B" w:rsidRPr="00A3119D" w:rsidRDefault="0049142B">
      <w:pPr>
        <w:spacing w:after="0" w:line="360" w:lineRule="auto"/>
        <w:jc w:val="center"/>
        <w:rPr>
          <w:rStyle w:val="10"/>
          <w:rFonts w:cs="Times New Roman"/>
          <w:szCs w:val="28"/>
          <w:rPrChange w:id="517" w:author="Airat Shigapov" w:date="2021-10-31T15:30:00Z">
            <w:rPr>
              <w:rStyle w:val="10"/>
              <w:b/>
              <w:bCs/>
            </w:rPr>
          </w:rPrChange>
        </w:rPr>
        <w:pPrChange w:id="518" w:author="Airat Shigapov" w:date="2021-11-11T14:26:00Z">
          <w:pPr>
            <w:jc w:val="center"/>
          </w:pPr>
        </w:pPrChange>
      </w:pPr>
      <w:ins w:id="519" w:author="Airat Shigapov" w:date="2021-10-31T15:14:00Z">
        <w:r w:rsidRPr="00AB0160">
          <w:rPr>
            <w:rStyle w:val="10"/>
            <w:rFonts w:cs="Times New Roman"/>
            <w:szCs w:val="28"/>
            <w:rPrChange w:id="520" w:author="Airat Shigapov" w:date="2021-11-11T14:25:00Z">
              <w:rPr>
                <w:rStyle w:val="10"/>
              </w:rPr>
            </w:rPrChange>
          </w:rPr>
          <w:fldChar w:fldCharType="end"/>
        </w:r>
      </w:ins>
    </w:p>
    <w:p w14:paraId="77430847" w14:textId="4C26AFAA" w:rsidR="00994B6E" w:rsidRDefault="005549CF">
      <w:pPr>
        <w:spacing w:after="100" w:line="360" w:lineRule="auto"/>
        <w:ind w:hanging="220"/>
        <w:jc w:val="center"/>
        <w:rPr>
          <w:rStyle w:val="10"/>
          <w:b/>
          <w:bCs/>
        </w:rPr>
        <w:pPrChange w:id="521" w:author="Airat Shigapov" w:date="2021-10-31T15:30:00Z">
          <w:pPr>
            <w:jc w:val="center"/>
          </w:pPr>
        </w:pPrChange>
      </w:pPr>
      <w:r w:rsidRPr="00A3119D">
        <w:rPr>
          <w:rFonts w:ascii="Times New Roman" w:hAnsi="Times New Roman" w:cs="Times New Roman"/>
          <w:sz w:val="28"/>
          <w:szCs w:val="28"/>
        </w:rPr>
        <w:br w:type="page"/>
      </w:r>
      <w:bookmarkStart w:id="522" w:name="_Toc86267457"/>
      <w:bookmarkStart w:id="523" w:name="_Toc86267641"/>
      <w:bookmarkStart w:id="524" w:name="_Toc87533109"/>
      <w:r w:rsidR="00994B6E" w:rsidRPr="00994B6E">
        <w:rPr>
          <w:rStyle w:val="10"/>
        </w:rPr>
        <w:lastRenderedPageBreak/>
        <w:t>ВВЕДЕНИЕ</w:t>
      </w:r>
      <w:bookmarkEnd w:id="522"/>
      <w:bookmarkEnd w:id="523"/>
      <w:bookmarkEnd w:id="524"/>
    </w:p>
    <w:p w14:paraId="00B41B26" w14:textId="70F3699D" w:rsidR="00254FD3" w:rsidRPr="00254FD3" w:rsidRDefault="00254FD3" w:rsidP="00254FD3">
      <w:pPr>
        <w:spacing w:after="0" w:line="360" w:lineRule="auto"/>
        <w:ind w:firstLine="709"/>
        <w:jc w:val="both"/>
        <w:rPr>
          <w:rFonts w:ascii="Times New Roman" w:eastAsia="Calibri" w:hAnsi="Times New Roman" w:cs="Times New Roman"/>
          <w:sz w:val="28"/>
          <w:lang w:eastAsia="ru-RU"/>
        </w:rPr>
      </w:pPr>
      <w:r w:rsidRPr="00254FD3">
        <w:rPr>
          <w:rFonts w:ascii="Times New Roman" w:eastAsia="Calibri" w:hAnsi="Times New Roman" w:cs="Times New Roman"/>
          <w:sz w:val="28"/>
          <w:lang w:eastAsia="ru-RU"/>
        </w:rPr>
        <w:t xml:space="preserve">В современном постоянно развивающемся мире постоянно растёт количество </w:t>
      </w:r>
      <w:r w:rsidR="00E204DA">
        <w:rPr>
          <w:rFonts w:ascii="Times New Roman" w:eastAsia="Calibri" w:hAnsi="Times New Roman" w:cs="Times New Roman"/>
          <w:sz w:val="28"/>
          <w:lang w:eastAsia="ru-RU"/>
        </w:rPr>
        <w:t>личных</w:t>
      </w:r>
      <w:r w:rsidRPr="00254FD3">
        <w:rPr>
          <w:rFonts w:ascii="Times New Roman" w:eastAsia="Calibri" w:hAnsi="Times New Roman" w:cs="Times New Roman"/>
          <w:sz w:val="28"/>
          <w:lang w:eastAsia="ru-RU"/>
        </w:rPr>
        <w:t xml:space="preserve"> автомобилей. </w:t>
      </w:r>
      <w:r w:rsidR="00E204DA">
        <w:rPr>
          <w:rFonts w:ascii="Times New Roman" w:eastAsia="Calibri" w:hAnsi="Times New Roman" w:cs="Times New Roman"/>
          <w:sz w:val="28"/>
          <w:lang w:eastAsia="ru-RU"/>
        </w:rPr>
        <w:t>Каждый человек имеющий свои собственный автомобиль стремится достичь максимального комфорта в его использовании посредством установки дополнительного оборудования. А ч</w:t>
      </w:r>
      <w:r w:rsidRPr="00254FD3">
        <w:rPr>
          <w:rFonts w:ascii="Times New Roman" w:eastAsia="Calibri" w:hAnsi="Times New Roman" w:cs="Times New Roman"/>
          <w:sz w:val="28"/>
          <w:lang w:eastAsia="ru-RU"/>
        </w:rPr>
        <w:t xml:space="preserve">тобы автомобиль как можно дольше сохранял свои технические качественные показатели и хороший внешний вид необходимо следить за его состоянием. Для того чтобы быть уверенным в своём автомобиле, нужно </w:t>
      </w:r>
      <w:r>
        <w:rPr>
          <w:rFonts w:ascii="Times New Roman" w:eastAsia="Calibri" w:hAnsi="Times New Roman" w:cs="Times New Roman"/>
          <w:sz w:val="28"/>
          <w:lang w:eastAsia="ru-RU"/>
        </w:rPr>
        <w:t>вовремя менять изношенные запчасти и расходники</w:t>
      </w:r>
      <w:r w:rsidRPr="00254FD3">
        <w:rPr>
          <w:rFonts w:ascii="Times New Roman" w:eastAsia="Calibri" w:hAnsi="Times New Roman" w:cs="Times New Roman"/>
          <w:sz w:val="28"/>
          <w:lang w:eastAsia="ru-RU"/>
        </w:rPr>
        <w:t xml:space="preserve">. </w:t>
      </w:r>
      <w:r w:rsidRPr="00254FD3">
        <w:rPr>
          <w:rFonts w:ascii="Times New Roman" w:eastAsia="Calibri" w:hAnsi="Times New Roman" w:cs="Times New Roman"/>
          <w:sz w:val="28"/>
          <w:lang w:eastAsia="ru-RU"/>
        </w:rPr>
        <w:tab/>
      </w:r>
    </w:p>
    <w:p w14:paraId="188230C3" w14:textId="29E929C0" w:rsidR="00254FD3" w:rsidRPr="00254FD3" w:rsidRDefault="00254FD3" w:rsidP="00254FD3">
      <w:pPr>
        <w:spacing w:after="0" w:line="360" w:lineRule="auto"/>
        <w:ind w:firstLine="709"/>
        <w:jc w:val="both"/>
        <w:rPr>
          <w:rFonts w:ascii="Times New Roman" w:eastAsia="Calibri" w:hAnsi="Times New Roman" w:cs="Times New Roman"/>
          <w:sz w:val="28"/>
        </w:rPr>
      </w:pPr>
      <w:r w:rsidRPr="00254FD3">
        <w:rPr>
          <w:rFonts w:ascii="Times New Roman" w:eastAsia="Calibri" w:hAnsi="Times New Roman" w:cs="Times New Roman"/>
          <w:sz w:val="28"/>
          <w:shd w:val="clear" w:color="auto" w:fill="FFFFFF"/>
        </w:rPr>
        <w:t xml:space="preserve">Это действительно актуальная проблема так как в современных условиях ремонта автомобилей возникает потребность в удобном приложении для </w:t>
      </w:r>
      <w:r>
        <w:rPr>
          <w:rFonts w:ascii="Times New Roman" w:eastAsia="Calibri" w:hAnsi="Times New Roman" w:cs="Times New Roman"/>
          <w:sz w:val="28"/>
          <w:shd w:val="clear" w:color="auto" w:fill="FFFFFF"/>
        </w:rPr>
        <w:t>быстрых покупок</w:t>
      </w:r>
      <w:r w:rsidR="00E204DA">
        <w:rPr>
          <w:rFonts w:ascii="Times New Roman" w:eastAsia="Calibri" w:hAnsi="Times New Roman" w:cs="Times New Roman"/>
          <w:sz w:val="28"/>
          <w:shd w:val="clear" w:color="auto" w:fill="FFFFFF"/>
        </w:rPr>
        <w:t xml:space="preserve"> автокомпонентов</w:t>
      </w:r>
      <w:r w:rsidRPr="00254FD3">
        <w:rPr>
          <w:rFonts w:ascii="Times New Roman" w:eastAsia="Calibri" w:hAnsi="Times New Roman" w:cs="Times New Roman"/>
          <w:sz w:val="28"/>
          <w:shd w:val="clear" w:color="auto" w:fill="FFFFFF"/>
        </w:rPr>
        <w:t xml:space="preserve"> не требующей специальных знаний, не выходя из дома.</w:t>
      </w:r>
    </w:p>
    <w:p w14:paraId="559565E8" w14:textId="45CAF2FF" w:rsidR="00254FD3" w:rsidRPr="00254FD3" w:rsidRDefault="00254FD3" w:rsidP="00254FD3">
      <w:pPr>
        <w:spacing w:after="0" w:line="360" w:lineRule="auto"/>
        <w:ind w:firstLine="709"/>
        <w:jc w:val="both"/>
        <w:rPr>
          <w:rFonts w:ascii="Times New Roman" w:eastAsia="Calibri" w:hAnsi="Times New Roman" w:cs="Times New Roman"/>
          <w:sz w:val="28"/>
        </w:rPr>
      </w:pPr>
      <w:r w:rsidRPr="00254FD3">
        <w:rPr>
          <w:rFonts w:ascii="Times New Roman" w:eastAsia="Calibri" w:hAnsi="Times New Roman" w:cs="Times New Roman"/>
          <w:sz w:val="28"/>
        </w:rPr>
        <w:t xml:space="preserve">Сферой применения информационной системы являются </w:t>
      </w:r>
      <w:r w:rsidR="00E204DA">
        <w:rPr>
          <w:rFonts w:ascii="Times New Roman" w:eastAsia="Calibri" w:hAnsi="Times New Roman" w:cs="Times New Roman"/>
          <w:sz w:val="28"/>
        </w:rPr>
        <w:t xml:space="preserve">онлайн </w:t>
      </w:r>
      <w:r>
        <w:rPr>
          <w:rFonts w:ascii="Times New Roman" w:eastAsia="Calibri" w:hAnsi="Times New Roman" w:cs="Times New Roman"/>
          <w:sz w:val="28"/>
        </w:rPr>
        <w:t xml:space="preserve">магазины осуществляющие продажи автозапчастей с помощью сети </w:t>
      </w:r>
      <w:r w:rsidR="00E204DA">
        <w:rPr>
          <w:rFonts w:ascii="Times New Roman" w:eastAsia="Calibri" w:hAnsi="Times New Roman" w:cs="Times New Roman"/>
          <w:sz w:val="28"/>
        </w:rPr>
        <w:t>И</w:t>
      </w:r>
      <w:r>
        <w:rPr>
          <w:rFonts w:ascii="Times New Roman" w:eastAsia="Calibri" w:hAnsi="Times New Roman" w:cs="Times New Roman"/>
          <w:sz w:val="28"/>
        </w:rPr>
        <w:t>нтернет</w:t>
      </w:r>
      <w:r w:rsidRPr="00254FD3">
        <w:rPr>
          <w:rFonts w:ascii="Times New Roman" w:eastAsia="Calibri" w:hAnsi="Times New Roman" w:cs="Times New Roman"/>
          <w:sz w:val="28"/>
        </w:rPr>
        <w:t xml:space="preserve">. Информационная система позволит хранить большое количество сведений в одной базе данных, экономить рабочее время за счет автоматизации процессов </w:t>
      </w:r>
      <w:r>
        <w:rPr>
          <w:rFonts w:ascii="Times New Roman" w:eastAsia="Calibri" w:hAnsi="Times New Roman" w:cs="Times New Roman"/>
          <w:sz w:val="28"/>
        </w:rPr>
        <w:t>покупки запчастей</w:t>
      </w:r>
      <w:r w:rsidRPr="00254FD3">
        <w:rPr>
          <w:rFonts w:ascii="Times New Roman" w:eastAsia="Calibri" w:hAnsi="Times New Roman" w:cs="Times New Roman"/>
          <w:sz w:val="28"/>
        </w:rPr>
        <w:t>.</w:t>
      </w:r>
    </w:p>
    <w:p w14:paraId="5F735C0B" w14:textId="24EED163" w:rsidR="00254FD3" w:rsidRPr="00254FD3" w:rsidRDefault="00254FD3" w:rsidP="00254FD3">
      <w:pPr>
        <w:spacing w:after="0" w:line="360" w:lineRule="auto"/>
        <w:ind w:firstLine="709"/>
        <w:jc w:val="both"/>
        <w:rPr>
          <w:rFonts w:ascii="Times New Roman" w:eastAsia="Calibri" w:hAnsi="Times New Roman" w:cs="Times New Roman"/>
          <w:bCs/>
          <w:sz w:val="28"/>
        </w:rPr>
      </w:pPr>
      <w:r w:rsidRPr="00254FD3">
        <w:rPr>
          <w:rFonts w:ascii="Times New Roman" w:eastAsia="Calibri" w:hAnsi="Times New Roman" w:cs="Times New Roman"/>
          <w:sz w:val="28"/>
          <w:lang w:eastAsia="ru-RU"/>
        </w:rPr>
        <w:t xml:space="preserve">Цель работы разработать программный продукт, предназначенный для автоматизации процесса </w:t>
      </w:r>
      <w:r>
        <w:rPr>
          <w:rFonts w:ascii="Times New Roman" w:eastAsia="Calibri" w:hAnsi="Times New Roman" w:cs="Times New Roman"/>
          <w:sz w:val="28"/>
          <w:lang w:eastAsia="ru-RU"/>
        </w:rPr>
        <w:t>учёта продаж автозапчастей</w:t>
      </w:r>
      <w:r w:rsidRPr="00254FD3">
        <w:rPr>
          <w:rFonts w:ascii="Times New Roman" w:eastAsia="Calibri" w:hAnsi="Times New Roman" w:cs="Times New Roman"/>
          <w:sz w:val="28"/>
          <w:lang w:eastAsia="ru-RU"/>
        </w:rPr>
        <w:t>,</w:t>
      </w:r>
      <w:r w:rsidRPr="00254FD3">
        <w:rPr>
          <w:rFonts w:ascii="Times New Roman" w:eastAsia="Calibri" w:hAnsi="Times New Roman" w:cs="Times New Roman"/>
          <w:bCs/>
          <w:sz w:val="28"/>
        </w:rPr>
        <w:t xml:space="preserve"> который включает в себя все необходимые средства для хранения </w:t>
      </w:r>
      <w:r w:rsidR="00E204DA">
        <w:rPr>
          <w:rFonts w:ascii="Times New Roman" w:eastAsia="Calibri" w:hAnsi="Times New Roman" w:cs="Times New Roman"/>
          <w:bCs/>
          <w:sz w:val="28"/>
        </w:rPr>
        <w:t>имеющихся в наличии и проданных запчастей</w:t>
      </w:r>
      <w:r w:rsidRPr="00254FD3">
        <w:rPr>
          <w:rFonts w:ascii="Times New Roman" w:eastAsia="Calibri" w:hAnsi="Times New Roman" w:cs="Times New Roman"/>
          <w:bCs/>
          <w:sz w:val="28"/>
        </w:rPr>
        <w:t>.</w:t>
      </w:r>
      <w:r w:rsidRPr="00254FD3">
        <w:rPr>
          <w:rFonts w:ascii="Times New Roman" w:eastAsia="Calibri" w:hAnsi="Times New Roman" w:cs="Times New Roman"/>
          <w:sz w:val="28"/>
          <w:lang w:eastAsia="ru-RU"/>
        </w:rPr>
        <w:t xml:space="preserve"> Разрабатываемый программный продукт должен </w:t>
      </w:r>
      <w:r w:rsidR="00E204DA">
        <w:rPr>
          <w:rFonts w:ascii="Times New Roman" w:eastAsia="Calibri" w:hAnsi="Times New Roman" w:cs="Times New Roman"/>
          <w:sz w:val="28"/>
          <w:lang w:eastAsia="ru-RU"/>
        </w:rPr>
        <w:t>осуществлять функции фильтрации и поиска имеющихся в наличии автозапчастей</w:t>
      </w:r>
      <w:r w:rsidRPr="00254FD3">
        <w:rPr>
          <w:rFonts w:ascii="Times New Roman" w:eastAsia="Calibri" w:hAnsi="Times New Roman" w:cs="Times New Roman"/>
          <w:sz w:val="28"/>
          <w:lang w:eastAsia="ru-RU"/>
        </w:rPr>
        <w:t>.</w:t>
      </w:r>
      <w:r w:rsidRPr="00254FD3">
        <w:rPr>
          <w:rFonts w:ascii="Times New Roman" w:eastAsia="Calibri" w:hAnsi="Times New Roman" w:cs="Times New Roman"/>
          <w:bCs/>
          <w:sz w:val="28"/>
        </w:rPr>
        <w:t xml:space="preserve"> </w:t>
      </w:r>
    </w:p>
    <w:p w14:paraId="3D6EFDA1" w14:textId="77777777" w:rsidR="00994B6E" w:rsidRDefault="00994B6E" w:rsidP="00994B6E">
      <w:pPr>
        <w:jc w:val="center"/>
        <w:rPr>
          <w:rStyle w:val="10"/>
        </w:rPr>
      </w:pPr>
    </w:p>
    <w:p w14:paraId="0A8AC9BC" w14:textId="77777777" w:rsidR="00994B6E" w:rsidRDefault="00994B6E">
      <w:pPr>
        <w:rPr>
          <w:rStyle w:val="10"/>
        </w:rPr>
      </w:pPr>
      <w:r>
        <w:rPr>
          <w:rStyle w:val="10"/>
        </w:rPr>
        <w:br w:type="page"/>
      </w:r>
    </w:p>
    <w:p w14:paraId="2F939E65" w14:textId="13A932BC" w:rsidR="001D1016" w:rsidRDefault="005463C6" w:rsidP="009A176F">
      <w:pPr>
        <w:pStyle w:val="1"/>
        <w:numPr>
          <w:ilvl w:val="0"/>
          <w:numId w:val="14"/>
        </w:numPr>
        <w:rPr>
          <w:ins w:id="525" w:author="Airat Shigapov" w:date="2021-11-09T11:05:00Z"/>
        </w:rPr>
      </w:pPr>
      <w:bookmarkStart w:id="526" w:name="_Toc87533110"/>
      <w:bookmarkStart w:id="527" w:name="_Toc86267458"/>
      <w:bookmarkStart w:id="528" w:name="_Toc86267642"/>
      <w:ins w:id="529" w:author="Airat Shigapov" w:date="2021-11-09T10:52:00Z">
        <w:r>
          <w:lastRenderedPageBreak/>
          <w:t>РАЗРАБОТКА СИСТЕМНОГО ПРОЕКТА</w:t>
        </w:r>
      </w:ins>
      <w:bookmarkEnd w:id="526"/>
    </w:p>
    <w:p w14:paraId="5D0BFF5B" w14:textId="19F71835" w:rsidR="00DE53D7" w:rsidRDefault="00DE53D7" w:rsidP="00D86F5F">
      <w:pPr>
        <w:pStyle w:val="2"/>
        <w:numPr>
          <w:ilvl w:val="1"/>
          <w:numId w:val="14"/>
        </w:numPr>
        <w:rPr>
          <w:ins w:id="530" w:author="Airat Shigapov" w:date="2021-11-09T21:06:00Z"/>
        </w:rPr>
      </w:pPr>
      <w:bookmarkStart w:id="531" w:name="_Toc87533111"/>
      <w:ins w:id="532" w:author="Airat Shigapov" w:date="2021-11-09T11:05:00Z">
        <w:r>
          <w:t>Анализ предметной области</w:t>
        </w:r>
      </w:ins>
      <w:bookmarkEnd w:id="531"/>
    </w:p>
    <w:p w14:paraId="37686952" w14:textId="1AFC7A24" w:rsidR="00CA4835" w:rsidRPr="00CA4835" w:rsidRDefault="00CA4835">
      <w:pPr>
        <w:spacing w:after="0" w:line="360" w:lineRule="auto"/>
        <w:ind w:firstLine="708"/>
        <w:rPr>
          <w:ins w:id="533" w:author="Airat Shigapov" w:date="2021-11-09T20:59:00Z"/>
          <w:rStyle w:val="eop"/>
          <w:rPrChange w:id="534" w:author="Airat Shigapov" w:date="2021-11-09T21:07:00Z">
            <w:rPr>
              <w:ins w:id="535" w:author="Airat Shigapov" w:date="2021-11-09T20:59:00Z"/>
            </w:rPr>
          </w:rPrChange>
        </w:rPr>
        <w:pPrChange w:id="536" w:author="Airat Shigapov" w:date="2021-11-09T21:08:00Z">
          <w:pPr>
            <w:pStyle w:val="2"/>
          </w:pPr>
        </w:pPrChange>
      </w:pPr>
      <w:ins w:id="537" w:author="Airat Shigapov" w:date="2021-11-09T21:07:00Z">
        <w:r>
          <w:rPr>
            <w:rStyle w:val="eop"/>
          </w:rPr>
          <w:t xml:space="preserve">Предметной области разрабатываемой программы является </w:t>
        </w:r>
      </w:ins>
      <w:ins w:id="538" w:author="Airat Shigapov" w:date="2021-11-09T21:09:00Z">
        <w:r w:rsidR="00D530C8">
          <w:rPr>
            <w:rStyle w:val="eop"/>
          </w:rPr>
          <w:t>интернет-магазин автозапчастей,</w:t>
        </w:r>
      </w:ins>
      <w:ins w:id="539" w:author="Airat Shigapov" w:date="2021-11-09T21:07:00Z">
        <w:r w:rsidR="00C70FC4">
          <w:rPr>
            <w:rStyle w:val="eop"/>
          </w:rPr>
          <w:t xml:space="preserve"> </w:t>
        </w:r>
      </w:ins>
      <w:ins w:id="540" w:author="Airat Shigapov" w:date="2021-11-09T21:08:00Z">
        <w:r w:rsidR="00C70FC4">
          <w:rPr>
            <w:rStyle w:val="eop"/>
          </w:rPr>
          <w:t>осуществляющий</w:t>
        </w:r>
      </w:ins>
      <w:ins w:id="541" w:author="Airat Shigapov" w:date="2021-11-09T21:07:00Z">
        <w:r w:rsidR="00C70FC4">
          <w:rPr>
            <w:rStyle w:val="eop"/>
          </w:rPr>
          <w:t xml:space="preserve"> онл</w:t>
        </w:r>
      </w:ins>
      <w:ins w:id="542" w:author="Airat Shigapov" w:date="2021-11-09T21:08:00Z">
        <w:r w:rsidR="00C70FC4">
          <w:rPr>
            <w:rStyle w:val="eop"/>
          </w:rPr>
          <w:t xml:space="preserve">айн продажи товаров с помощью </w:t>
        </w:r>
      </w:ins>
      <w:ins w:id="543" w:author="Airat Shigapov" w:date="2021-11-16T08:40:00Z">
        <w:r w:rsidR="00250F53">
          <w:rPr>
            <w:rStyle w:val="eop"/>
          </w:rPr>
          <w:t>клиентского</w:t>
        </w:r>
      </w:ins>
      <w:ins w:id="544" w:author="Airat Shigapov" w:date="2021-11-09T21:08:00Z">
        <w:r w:rsidR="00C70FC4">
          <w:rPr>
            <w:rStyle w:val="eop"/>
          </w:rPr>
          <w:t xml:space="preserve"> приложения.</w:t>
        </w:r>
      </w:ins>
    </w:p>
    <w:p w14:paraId="151A257F" w14:textId="700B9FC0" w:rsidR="00D86F5F" w:rsidRDefault="00D86F5F">
      <w:pPr>
        <w:pStyle w:val="a7"/>
        <w:ind w:left="0"/>
        <w:rPr>
          <w:ins w:id="545" w:author="Airat Shigapov" w:date="2021-11-09T20:59:00Z"/>
        </w:rPr>
        <w:pPrChange w:id="546" w:author="Airat Shigapov" w:date="2021-11-09T21:06:00Z">
          <w:pPr>
            <w:pStyle w:val="a7"/>
            <w:ind w:left="1129"/>
          </w:pPr>
        </w:pPrChange>
      </w:pPr>
      <w:ins w:id="547" w:author="Airat Shigapov" w:date="2021-11-09T20:59:00Z">
        <w:r>
          <w:t>В разрабатываемом проекте</w:t>
        </w:r>
      </w:ins>
      <w:ins w:id="548" w:author="Airat Shigapov" w:date="2021-11-09T21:09:00Z">
        <w:r w:rsidR="00D530C8">
          <w:t xml:space="preserve"> выделяются следующие</w:t>
        </w:r>
      </w:ins>
      <w:ins w:id="549" w:author="Airat Shigapov" w:date="2021-11-09T20:59:00Z">
        <w:r>
          <w:t xml:space="preserve"> сущност</w:t>
        </w:r>
      </w:ins>
      <w:ins w:id="550" w:author="Airat Shigapov" w:date="2021-11-09T21:09:00Z">
        <w:r w:rsidR="00D530C8">
          <w:t>и</w:t>
        </w:r>
      </w:ins>
      <w:ins w:id="551" w:author="Airat Shigapov" w:date="2021-11-09T20:59:00Z">
        <w:r>
          <w:t xml:space="preserve">: </w:t>
        </w:r>
      </w:ins>
    </w:p>
    <w:p w14:paraId="271D2B31" w14:textId="77777777" w:rsidR="00D86F5F" w:rsidRDefault="00D86F5F">
      <w:pPr>
        <w:pStyle w:val="a7"/>
        <w:ind w:left="0"/>
        <w:rPr>
          <w:ins w:id="552" w:author="Airat Shigapov" w:date="2021-11-09T20:59:00Z"/>
        </w:rPr>
        <w:pPrChange w:id="553" w:author="Airat Shigapov" w:date="2021-11-09T21:10:00Z">
          <w:pPr>
            <w:pStyle w:val="a7"/>
            <w:ind w:left="1129"/>
          </w:pPr>
        </w:pPrChange>
      </w:pPr>
      <w:ins w:id="554" w:author="Airat Shigapov" w:date="2021-11-09T20:59:00Z">
        <w:r>
          <w:t>1.</w:t>
        </w:r>
        <w:r>
          <w:tab/>
          <w:t>Brand – хранит список брендов;</w:t>
        </w:r>
      </w:ins>
    </w:p>
    <w:p w14:paraId="250EB72B" w14:textId="77777777" w:rsidR="00D86F5F" w:rsidRDefault="00D86F5F">
      <w:pPr>
        <w:pStyle w:val="a7"/>
        <w:ind w:left="0"/>
        <w:rPr>
          <w:ins w:id="555" w:author="Airat Shigapov" w:date="2021-11-09T20:59:00Z"/>
        </w:rPr>
        <w:pPrChange w:id="556" w:author="Airat Shigapov" w:date="2021-11-09T21:10:00Z">
          <w:pPr>
            <w:pStyle w:val="a7"/>
            <w:ind w:left="1129"/>
          </w:pPr>
        </w:pPrChange>
      </w:pPr>
      <w:ins w:id="557" w:author="Airat Shigapov" w:date="2021-11-09T20:59:00Z">
        <w:r>
          <w:t>2.</w:t>
        </w:r>
        <w:r>
          <w:tab/>
        </w:r>
        <w:proofErr w:type="spellStart"/>
        <w:r>
          <w:t>Category</w:t>
        </w:r>
        <w:proofErr w:type="spellEnd"/>
        <w:r>
          <w:t xml:space="preserve"> – хранит список категорий товаров;</w:t>
        </w:r>
      </w:ins>
    </w:p>
    <w:p w14:paraId="4095A139" w14:textId="77777777" w:rsidR="00D86F5F" w:rsidRDefault="00D86F5F">
      <w:pPr>
        <w:pStyle w:val="a7"/>
        <w:ind w:left="0"/>
        <w:rPr>
          <w:ins w:id="558" w:author="Airat Shigapov" w:date="2021-11-09T20:59:00Z"/>
        </w:rPr>
        <w:pPrChange w:id="559" w:author="Airat Shigapov" w:date="2021-11-09T21:10:00Z">
          <w:pPr>
            <w:pStyle w:val="a7"/>
            <w:ind w:left="1129"/>
          </w:pPr>
        </w:pPrChange>
      </w:pPr>
      <w:ins w:id="560" w:author="Airat Shigapov" w:date="2021-11-09T20:59:00Z">
        <w:r>
          <w:t>3.</w:t>
        </w:r>
        <w:r>
          <w:tab/>
        </w:r>
        <w:proofErr w:type="spellStart"/>
        <w:r>
          <w:t>Subcategory</w:t>
        </w:r>
        <w:proofErr w:type="spellEnd"/>
        <w:r>
          <w:t xml:space="preserve"> – хранит информацию о подкатегориях;</w:t>
        </w:r>
      </w:ins>
    </w:p>
    <w:p w14:paraId="4756CED0" w14:textId="77777777" w:rsidR="00D86F5F" w:rsidRDefault="00D86F5F">
      <w:pPr>
        <w:pStyle w:val="a7"/>
        <w:ind w:left="0"/>
        <w:rPr>
          <w:ins w:id="561" w:author="Airat Shigapov" w:date="2021-11-09T20:59:00Z"/>
        </w:rPr>
        <w:pPrChange w:id="562" w:author="Airat Shigapov" w:date="2021-11-09T21:10:00Z">
          <w:pPr>
            <w:pStyle w:val="a7"/>
            <w:ind w:left="1129"/>
          </w:pPr>
        </w:pPrChange>
      </w:pPr>
      <w:ins w:id="563" w:author="Airat Shigapov" w:date="2021-11-09T20:59:00Z">
        <w:r>
          <w:t>4.</w:t>
        </w:r>
        <w:r>
          <w:tab/>
          <w:t xml:space="preserve">Unit </w:t>
        </w:r>
        <w:proofErr w:type="gramStart"/>
        <w:r>
          <w:t>–  хранит</w:t>
        </w:r>
        <w:proofErr w:type="gramEnd"/>
        <w:r>
          <w:t xml:space="preserve"> список единиц измерения;</w:t>
        </w:r>
      </w:ins>
    </w:p>
    <w:p w14:paraId="6848E9DC" w14:textId="77777777" w:rsidR="00D86F5F" w:rsidRDefault="00D86F5F">
      <w:pPr>
        <w:pStyle w:val="a7"/>
        <w:ind w:left="0"/>
        <w:rPr>
          <w:ins w:id="564" w:author="Airat Shigapov" w:date="2021-11-09T20:59:00Z"/>
        </w:rPr>
        <w:pPrChange w:id="565" w:author="Airat Shigapov" w:date="2021-11-09T21:10:00Z">
          <w:pPr>
            <w:pStyle w:val="a7"/>
            <w:ind w:left="1129"/>
          </w:pPr>
        </w:pPrChange>
      </w:pPr>
      <w:ins w:id="566" w:author="Airat Shigapov" w:date="2021-11-09T20:59:00Z">
        <w:r>
          <w:t>5.</w:t>
        </w:r>
        <w:r>
          <w:tab/>
          <w:t>User – хранит информацию о клиентах;</w:t>
        </w:r>
      </w:ins>
    </w:p>
    <w:p w14:paraId="50409721" w14:textId="77777777" w:rsidR="00D86F5F" w:rsidRDefault="00D86F5F">
      <w:pPr>
        <w:pStyle w:val="a7"/>
        <w:ind w:left="0"/>
        <w:rPr>
          <w:ins w:id="567" w:author="Airat Shigapov" w:date="2021-11-09T20:59:00Z"/>
        </w:rPr>
        <w:pPrChange w:id="568" w:author="Airat Shigapov" w:date="2021-11-09T21:10:00Z">
          <w:pPr>
            <w:pStyle w:val="a7"/>
            <w:ind w:left="1129"/>
          </w:pPr>
        </w:pPrChange>
      </w:pPr>
      <w:ins w:id="569" w:author="Airat Shigapov" w:date="2021-11-09T20:59:00Z">
        <w:r>
          <w:t>6.</w:t>
        </w:r>
        <w:r>
          <w:tab/>
        </w:r>
        <w:proofErr w:type="spellStart"/>
        <w:r>
          <w:t>DataAuthorization</w:t>
        </w:r>
        <w:proofErr w:type="spellEnd"/>
        <w:r>
          <w:t xml:space="preserve"> – хранит информацию о данных для авторизации клиента;</w:t>
        </w:r>
      </w:ins>
    </w:p>
    <w:p w14:paraId="58F2B0A4" w14:textId="77777777" w:rsidR="00D86F5F" w:rsidRDefault="00D86F5F">
      <w:pPr>
        <w:pStyle w:val="a7"/>
        <w:ind w:left="0"/>
        <w:rPr>
          <w:ins w:id="570" w:author="Airat Shigapov" w:date="2021-11-09T20:59:00Z"/>
        </w:rPr>
        <w:pPrChange w:id="571" w:author="Airat Shigapov" w:date="2021-11-09T21:10:00Z">
          <w:pPr>
            <w:pStyle w:val="a7"/>
            <w:ind w:left="1129"/>
          </w:pPr>
        </w:pPrChange>
      </w:pPr>
      <w:ins w:id="572" w:author="Airat Shigapov" w:date="2021-11-09T20:59:00Z">
        <w:r>
          <w:t>7.</w:t>
        </w:r>
        <w:r>
          <w:tab/>
          <w:t>Good – хранит список товаров;</w:t>
        </w:r>
      </w:ins>
    </w:p>
    <w:p w14:paraId="716F73BE" w14:textId="77777777" w:rsidR="00D86F5F" w:rsidRDefault="00D86F5F">
      <w:pPr>
        <w:pStyle w:val="a7"/>
        <w:ind w:left="0"/>
        <w:rPr>
          <w:ins w:id="573" w:author="Airat Shigapov" w:date="2021-11-09T20:59:00Z"/>
        </w:rPr>
        <w:pPrChange w:id="574" w:author="Airat Shigapov" w:date="2021-11-09T21:10:00Z">
          <w:pPr>
            <w:pStyle w:val="a7"/>
            <w:ind w:left="1129"/>
          </w:pPr>
        </w:pPrChange>
      </w:pPr>
      <w:ins w:id="575" w:author="Airat Shigapov" w:date="2021-11-09T20:59:00Z">
        <w:r>
          <w:t>8.</w:t>
        </w:r>
        <w:r>
          <w:tab/>
        </w:r>
        <w:proofErr w:type="spellStart"/>
        <w:r>
          <w:t>GoodSale</w:t>
        </w:r>
        <w:proofErr w:type="spellEnd"/>
        <w:r>
          <w:t xml:space="preserve"> – хранит информацию о проданном товаре;</w:t>
        </w:r>
      </w:ins>
    </w:p>
    <w:p w14:paraId="5BB83D01" w14:textId="77777777" w:rsidR="00D86F5F" w:rsidRDefault="00D86F5F">
      <w:pPr>
        <w:pStyle w:val="a7"/>
        <w:ind w:left="0"/>
        <w:rPr>
          <w:ins w:id="576" w:author="Airat Shigapov" w:date="2021-11-09T20:59:00Z"/>
        </w:rPr>
        <w:pPrChange w:id="577" w:author="Airat Shigapov" w:date="2021-11-09T21:10:00Z">
          <w:pPr>
            <w:pStyle w:val="a7"/>
            <w:ind w:left="1129"/>
          </w:pPr>
        </w:pPrChange>
      </w:pPr>
      <w:ins w:id="578" w:author="Airat Shigapov" w:date="2021-11-09T20:59:00Z">
        <w:r>
          <w:t>9.</w:t>
        </w:r>
        <w:r>
          <w:tab/>
          <w:t>Picture – хранит список картинок товара;</w:t>
        </w:r>
      </w:ins>
    </w:p>
    <w:p w14:paraId="4609284E" w14:textId="77777777" w:rsidR="00D86F5F" w:rsidRDefault="00D86F5F">
      <w:pPr>
        <w:pStyle w:val="a7"/>
        <w:ind w:left="0"/>
        <w:rPr>
          <w:ins w:id="579" w:author="Airat Shigapov" w:date="2021-11-09T20:59:00Z"/>
        </w:rPr>
        <w:pPrChange w:id="580" w:author="Airat Shigapov" w:date="2021-11-09T21:10:00Z">
          <w:pPr>
            <w:pStyle w:val="a7"/>
            <w:ind w:left="1129"/>
          </w:pPr>
        </w:pPrChange>
      </w:pPr>
      <w:ins w:id="581" w:author="Airat Shigapov" w:date="2021-11-09T20:59:00Z">
        <w:r>
          <w:t>10.</w:t>
        </w:r>
        <w:r>
          <w:tab/>
          <w:t xml:space="preserve"> </w:t>
        </w:r>
        <w:proofErr w:type="spellStart"/>
        <w:r>
          <w:t>Sale</w:t>
        </w:r>
        <w:proofErr w:type="spellEnd"/>
        <w:r>
          <w:t xml:space="preserve"> – хранит информацию о проданных товарах.</w:t>
        </w:r>
      </w:ins>
    </w:p>
    <w:p w14:paraId="685C031D" w14:textId="77777777" w:rsidR="00D86F5F" w:rsidRDefault="00D86F5F">
      <w:pPr>
        <w:pStyle w:val="a7"/>
        <w:ind w:left="0"/>
        <w:rPr>
          <w:ins w:id="582" w:author="Airat Shigapov" w:date="2021-11-09T20:59:00Z"/>
        </w:rPr>
        <w:pPrChange w:id="583" w:author="Airat Shigapov" w:date="2021-11-09T21:06:00Z">
          <w:pPr>
            <w:pStyle w:val="a7"/>
            <w:ind w:left="1129"/>
          </w:pPr>
        </w:pPrChange>
      </w:pPr>
      <w:ins w:id="584" w:author="Airat Shigapov" w:date="2021-11-09T20:59:00Z">
        <w:r>
          <w:t>Связь указывает отношение между двумя сущностями в виде линии. Существует три типа связи:</w:t>
        </w:r>
      </w:ins>
    </w:p>
    <w:p w14:paraId="2CF05404" w14:textId="77777777" w:rsidR="00D86F5F" w:rsidRDefault="00D86F5F">
      <w:pPr>
        <w:pStyle w:val="a7"/>
        <w:ind w:left="0"/>
        <w:rPr>
          <w:ins w:id="585" w:author="Airat Shigapov" w:date="2021-11-09T20:59:00Z"/>
        </w:rPr>
        <w:pPrChange w:id="586" w:author="Airat Shigapov" w:date="2021-11-09T21:06:00Z">
          <w:pPr>
            <w:pStyle w:val="a7"/>
            <w:ind w:left="1129"/>
          </w:pPr>
        </w:pPrChange>
      </w:pPr>
      <w:ins w:id="587" w:author="Airat Shigapov" w:date="2021-11-09T20:59:00Z">
        <w:r>
          <w:t>1.</w:t>
        </w:r>
        <w:r>
          <w:tab/>
          <w:t>Много ко многим (</w:t>
        </w:r>
        <w:proofErr w:type="gramStart"/>
        <w:r>
          <w:t>М:М</w:t>
        </w:r>
        <w:proofErr w:type="gramEnd"/>
        <w:r>
          <w:t>) – несколько объектов из одной таблицы соответствует нескольким объектам из другой таблицы;</w:t>
        </w:r>
      </w:ins>
    </w:p>
    <w:p w14:paraId="1AD3E72F" w14:textId="77777777" w:rsidR="00D86F5F" w:rsidRDefault="00D86F5F">
      <w:pPr>
        <w:pStyle w:val="a7"/>
        <w:ind w:left="0"/>
        <w:rPr>
          <w:ins w:id="588" w:author="Airat Shigapov" w:date="2021-11-09T20:59:00Z"/>
        </w:rPr>
        <w:pPrChange w:id="589" w:author="Airat Shigapov" w:date="2021-11-09T21:06:00Z">
          <w:pPr>
            <w:pStyle w:val="a7"/>
            <w:ind w:left="1129"/>
          </w:pPr>
        </w:pPrChange>
      </w:pPr>
      <w:ins w:id="590" w:author="Airat Shigapov" w:date="2021-11-09T20:59:00Z">
        <w:r>
          <w:t>2.</w:t>
        </w:r>
        <w:r>
          <w:tab/>
          <w:t>Один ко многим (</w:t>
        </w:r>
        <w:proofErr w:type="gramStart"/>
        <w:r>
          <w:t>1:М</w:t>
        </w:r>
        <w:proofErr w:type="gramEnd"/>
        <w:r>
          <w:t>) – одному объекту из одной таблицы соответствует несколько объектов из другой;</w:t>
        </w:r>
      </w:ins>
    </w:p>
    <w:p w14:paraId="4E58C5B9" w14:textId="77777777" w:rsidR="00D86F5F" w:rsidRDefault="00D86F5F">
      <w:pPr>
        <w:pStyle w:val="a7"/>
        <w:ind w:left="0"/>
        <w:rPr>
          <w:ins w:id="591" w:author="Airat Shigapov" w:date="2021-11-09T20:59:00Z"/>
        </w:rPr>
        <w:pPrChange w:id="592" w:author="Airat Shigapov" w:date="2021-11-09T21:06:00Z">
          <w:pPr>
            <w:pStyle w:val="a7"/>
            <w:ind w:left="1129"/>
          </w:pPr>
        </w:pPrChange>
      </w:pPr>
      <w:ins w:id="593" w:author="Airat Shigapov" w:date="2021-11-09T20:59:00Z">
        <w:r>
          <w:t>3.</w:t>
        </w:r>
        <w:r>
          <w:tab/>
          <w:t>Один к одному (1:1) – один объект из одной таблицы соответствует одному объекту из другой таблицы.</w:t>
        </w:r>
      </w:ins>
    </w:p>
    <w:p w14:paraId="3EA62745" w14:textId="37884D99" w:rsidR="00D86F5F" w:rsidRDefault="00D86F5F">
      <w:pPr>
        <w:pStyle w:val="a7"/>
        <w:ind w:left="0"/>
        <w:rPr>
          <w:ins w:id="594" w:author="Airat Shigapov" w:date="2021-11-09T20:59:00Z"/>
        </w:rPr>
        <w:pPrChange w:id="595" w:author="Airat Shigapov" w:date="2021-11-09T21:06:00Z">
          <w:pPr>
            <w:pStyle w:val="a7"/>
            <w:ind w:left="1129"/>
          </w:pPr>
        </w:pPrChange>
      </w:pPr>
      <w:ins w:id="596" w:author="Airat Shigapov" w:date="2021-11-09T20:59:00Z">
        <w:r>
          <w:t>В разрабатываемой модели указываются следующие связи:</w:t>
        </w:r>
      </w:ins>
    </w:p>
    <w:p w14:paraId="073D4C79" w14:textId="77777777" w:rsidR="00D86F5F" w:rsidRDefault="00D86F5F">
      <w:pPr>
        <w:pStyle w:val="a7"/>
        <w:ind w:left="0"/>
        <w:rPr>
          <w:ins w:id="597" w:author="Airat Shigapov" w:date="2021-11-09T20:59:00Z"/>
        </w:rPr>
        <w:pPrChange w:id="598" w:author="Airat Shigapov" w:date="2021-11-09T21:06:00Z">
          <w:pPr>
            <w:pStyle w:val="a7"/>
            <w:ind w:left="1129"/>
          </w:pPr>
        </w:pPrChange>
      </w:pPr>
      <w:ins w:id="599" w:author="Airat Shigapov" w:date="2021-11-09T20:59:00Z">
        <w:r>
          <w:t>1.</w:t>
        </w:r>
        <w:r>
          <w:tab/>
          <w:t>Один товар может быть продан по нескольким товарных накладным, а также по одной товарной накладной может быть продано несколько товаров (</w:t>
        </w:r>
        <w:proofErr w:type="gramStart"/>
        <w:r>
          <w:t>М:М</w:t>
        </w:r>
        <w:proofErr w:type="gramEnd"/>
        <w:r>
          <w:t>);</w:t>
        </w:r>
      </w:ins>
    </w:p>
    <w:p w14:paraId="55AB7F98" w14:textId="77777777" w:rsidR="00D86F5F" w:rsidRDefault="00D86F5F">
      <w:pPr>
        <w:pStyle w:val="a7"/>
        <w:ind w:left="0"/>
        <w:rPr>
          <w:ins w:id="600" w:author="Airat Shigapov" w:date="2021-11-09T20:59:00Z"/>
        </w:rPr>
        <w:pPrChange w:id="601" w:author="Airat Shigapov" w:date="2021-11-09T21:06:00Z">
          <w:pPr>
            <w:pStyle w:val="a7"/>
            <w:ind w:left="1129"/>
          </w:pPr>
        </w:pPrChange>
      </w:pPr>
      <w:ins w:id="602" w:author="Airat Shigapov" w:date="2021-11-09T20:59:00Z">
        <w:r>
          <w:t>2.</w:t>
        </w:r>
        <w:r>
          <w:tab/>
          <w:t>У одного товара может быть несколько товаров (</w:t>
        </w:r>
        <w:proofErr w:type="gramStart"/>
        <w:r>
          <w:t>1:М</w:t>
        </w:r>
        <w:proofErr w:type="gramEnd"/>
        <w:r>
          <w:t>);</w:t>
        </w:r>
      </w:ins>
    </w:p>
    <w:p w14:paraId="2F4AC88E" w14:textId="77777777" w:rsidR="00D86F5F" w:rsidRDefault="00D86F5F">
      <w:pPr>
        <w:pStyle w:val="a7"/>
        <w:ind w:left="0"/>
        <w:rPr>
          <w:ins w:id="603" w:author="Airat Shigapov" w:date="2021-11-09T20:59:00Z"/>
        </w:rPr>
        <w:pPrChange w:id="604" w:author="Airat Shigapov" w:date="2021-11-09T21:06:00Z">
          <w:pPr>
            <w:pStyle w:val="a7"/>
            <w:ind w:left="1129"/>
          </w:pPr>
        </w:pPrChange>
      </w:pPr>
      <w:ins w:id="605" w:author="Airat Shigapov" w:date="2021-11-09T20:59:00Z">
        <w:r>
          <w:lastRenderedPageBreak/>
          <w:t>3.</w:t>
        </w:r>
        <w:r>
          <w:tab/>
          <w:t>У одного бренда может быть несколько товаров (</w:t>
        </w:r>
        <w:proofErr w:type="gramStart"/>
        <w:r>
          <w:t>1:М</w:t>
        </w:r>
        <w:proofErr w:type="gramEnd"/>
        <w:r>
          <w:t>);</w:t>
        </w:r>
      </w:ins>
    </w:p>
    <w:p w14:paraId="62FCBD5C" w14:textId="77777777" w:rsidR="00D86F5F" w:rsidRDefault="00D86F5F">
      <w:pPr>
        <w:pStyle w:val="a7"/>
        <w:ind w:left="0"/>
        <w:rPr>
          <w:ins w:id="606" w:author="Airat Shigapov" w:date="2021-11-09T20:59:00Z"/>
        </w:rPr>
        <w:pPrChange w:id="607" w:author="Airat Shigapov" w:date="2021-11-09T21:06:00Z">
          <w:pPr>
            <w:pStyle w:val="a7"/>
            <w:ind w:left="1129"/>
          </w:pPr>
        </w:pPrChange>
      </w:pPr>
      <w:ins w:id="608" w:author="Airat Shigapov" w:date="2021-11-09T20:59:00Z">
        <w:r>
          <w:t>4.</w:t>
        </w:r>
        <w:r>
          <w:tab/>
          <w:t>У одно клиента могут быть только одни данные для авторизации (1:1);</w:t>
        </w:r>
      </w:ins>
    </w:p>
    <w:p w14:paraId="14F96118" w14:textId="77777777" w:rsidR="00D86F5F" w:rsidRDefault="00D86F5F">
      <w:pPr>
        <w:pStyle w:val="a7"/>
        <w:ind w:left="0"/>
        <w:rPr>
          <w:ins w:id="609" w:author="Airat Shigapov" w:date="2021-11-09T20:59:00Z"/>
        </w:rPr>
        <w:pPrChange w:id="610" w:author="Airat Shigapov" w:date="2021-11-09T21:06:00Z">
          <w:pPr>
            <w:pStyle w:val="a7"/>
            <w:ind w:left="1129"/>
          </w:pPr>
        </w:pPrChange>
      </w:pPr>
      <w:ins w:id="611" w:author="Airat Shigapov" w:date="2021-11-09T20:59:00Z">
        <w:r>
          <w:t>5.</w:t>
        </w:r>
        <w:r>
          <w:tab/>
          <w:t>В одной категории есть несколько подкатегорий (</w:t>
        </w:r>
        <w:proofErr w:type="gramStart"/>
        <w:r>
          <w:t>1:М</w:t>
        </w:r>
        <w:proofErr w:type="gramEnd"/>
        <w:r>
          <w:t>);</w:t>
        </w:r>
      </w:ins>
    </w:p>
    <w:p w14:paraId="3E0E940F" w14:textId="77777777" w:rsidR="00D86F5F" w:rsidRDefault="00D86F5F">
      <w:pPr>
        <w:pStyle w:val="a7"/>
        <w:ind w:left="0"/>
        <w:rPr>
          <w:ins w:id="612" w:author="Airat Shigapov" w:date="2021-11-09T20:59:00Z"/>
        </w:rPr>
        <w:pPrChange w:id="613" w:author="Airat Shigapov" w:date="2021-11-09T21:06:00Z">
          <w:pPr>
            <w:pStyle w:val="a7"/>
            <w:ind w:left="1129"/>
          </w:pPr>
        </w:pPrChange>
      </w:pPr>
      <w:ins w:id="614" w:author="Airat Shigapov" w:date="2021-11-09T20:59:00Z">
        <w:r>
          <w:t>6.</w:t>
        </w:r>
        <w:r>
          <w:tab/>
          <w:t>Одна единица измерения может быть у нескольких товаров (</w:t>
        </w:r>
        <w:proofErr w:type="gramStart"/>
        <w:r>
          <w:t>1:М</w:t>
        </w:r>
        <w:proofErr w:type="gramEnd"/>
        <w:r>
          <w:t>).</w:t>
        </w:r>
      </w:ins>
    </w:p>
    <w:p w14:paraId="0E20B517" w14:textId="5BC6724E" w:rsidR="00D86F5F" w:rsidRPr="00D86F5F" w:rsidRDefault="00F965FE">
      <w:pPr>
        <w:pStyle w:val="a7"/>
        <w:ind w:left="0" w:firstLine="0"/>
        <w:rPr>
          <w:ins w:id="615" w:author="Airat Shigapov" w:date="2021-11-09T10:51:00Z"/>
          <w:rPrChange w:id="616" w:author="Airat Shigapov" w:date="2021-11-09T20:59:00Z">
            <w:rPr>
              <w:ins w:id="617" w:author="Airat Shigapov" w:date="2021-11-09T10:51:00Z"/>
            </w:rPr>
          </w:rPrChange>
        </w:rPr>
        <w:pPrChange w:id="618" w:author="Airat Shigapov" w:date="2021-11-09T21:06:00Z">
          <w:pPr>
            <w:pStyle w:val="1"/>
          </w:pPr>
        </w:pPrChange>
      </w:pPr>
      <w:ins w:id="619" w:author="Airat Shigapov" w:date="2021-11-09T21:10:00Z">
        <w:r>
          <w:t xml:space="preserve">          </w:t>
        </w:r>
      </w:ins>
      <w:ins w:id="620" w:author="Airat Shigapov" w:date="2021-11-09T20:59:00Z">
        <w:r w:rsidR="00D86F5F">
          <w:t>7.</w:t>
        </w:r>
        <w:r w:rsidR="00D86F5F">
          <w:tab/>
          <w:t>Один клиент может совершить несколько покупок (</w:t>
        </w:r>
        <w:proofErr w:type="gramStart"/>
        <w:r w:rsidR="00D86F5F">
          <w:t>1:М</w:t>
        </w:r>
        <w:proofErr w:type="gramEnd"/>
        <w:r w:rsidR="00D86F5F">
          <w:t>)</w:t>
        </w:r>
      </w:ins>
    </w:p>
    <w:p w14:paraId="4D805594" w14:textId="116BCDCE" w:rsidR="009A176F" w:rsidRDefault="009A176F">
      <w:pPr>
        <w:pStyle w:val="2"/>
        <w:jc w:val="both"/>
        <w:rPr>
          <w:ins w:id="621" w:author="Airat Shigapov" w:date="2021-11-09T21:27:00Z"/>
        </w:rPr>
        <w:pPrChange w:id="622" w:author="Airat Shigapov" w:date="2021-11-09T21:27:00Z">
          <w:pPr>
            <w:pStyle w:val="2"/>
          </w:pPr>
        </w:pPrChange>
      </w:pPr>
      <w:bookmarkStart w:id="623" w:name="_Toc87533112"/>
      <w:ins w:id="624" w:author="Airat Shigapov" w:date="2021-11-09T10:51:00Z">
        <w:r>
          <w:t>1.</w:t>
        </w:r>
      </w:ins>
      <w:ins w:id="625" w:author="Airat Shigapov" w:date="2021-11-09T10:59:00Z">
        <w:r w:rsidR="006D27E6">
          <w:t>2 Обоснование выбора языка программирования, среды программирования и СУБД</w:t>
        </w:r>
      </w:ins>
      <w:bookmarkEnd w:id="623"/>
      <w:ins w:id="626" w:author="Airat Shigapov" w:date="2021-11-09T10:51:00Z">
        <w:r>
          <w:t xml:space="preserve"> </w:t>
        </w:r>
      </w:ins>
    </w:p>
    <w:p w14:paraId="2DD6A496" w14:textId="77777777" w:rsidR="00DC4108" w:rsidRDefault="00DC4108" w:rsidP="00DC4108">
      <w:pPr>
        <w:spacing w:after="0" w:line="360" w:lineRule="auto"/>
        <w:ind w:firstLine="709"/>
        <w:jc w:val="both"/>
        <w:rPr>
          <w:ins w:id="627" w:author="Airat Shigapov" w:date="2021-11-09T21:37:00Z"/>
          <w:rFonts w:ascii="Times New Roman" w:hAnsi="Times New Roman" w:cs="Times New Roman"/>
          <w:sz w:val="28"/>
          <w:szCs w:val="28"/>
        </w:rPr>
      </w:pPr>
      <w:ins w:id="628" w:author="Airat Shigapov" w:date="2021-11-09T21:37:00Z">
        <w:r w:rsidRPr="00DC4108">
          <w:rPr>
            <w:rFonts w:ascii="Times New Roman" w:hAnsi="Times New Roman" w:cs="Times New Roman"/>
            <w:sz w:val="28"/>
            <w:szCs w:val="28"/>
          </w:rPr>
          <w:t>Язык программирования — это набор формальных правил, по которым пишут программы. Обычный язык нужен для общения людей, а язык программирования — для общения с компьютером. Как и в любом естественном языке, тут есть лексика — слова, функции и операторы, из которых по правилам синтаксиса составляются выражения.</w:t>
        </w:r>
        <w:r>
          <w:rPr>
            <w:rFonts w:ascii="Times New Roman" w:hAnsi="Times New Roman" w:cs="Times New Roman"/>
            <w:sz w:val="28"/>
            <w:szCs w:val="28"/>
          </w:rPr>
          <w:t xml:space="preserve"> </w:t>
        </w:r>
      </w:ins>
    </w:p>
    <w:p w14:paraId="195901F0" w14:textId="42FE38D2" w:rsidR="00101CBE" w:rsidRPr="00255A80" w:rsidRDefault="00101CBE">
      <w:pPr>
        <w:spacing w:after="0" w:line="360" w:lineRule="auto"/>
        <w:ind w:firstLine="709"/>
        <w:jc w:val="both"/>
        <w:rPr>
          <w:ins w:id="629" w:author="Airat Shigapov" w:date="2021-11-09T21:34:00Z"/>
          <w:rFonts w:ascii="Times New Roman" w:hAnsi="Times New Roman" w:cs="Times New Roman"/>
          <w:sz w:val="28"/>
          <w:szCs w:val="28"/>
        </w:rPr>
      </w:pPr>
      <w:ins w:id="630" w:author="Airat Shigapov" w:date="2021-11-09T21:34:00Z">
        <w:r w:rsidRPr="00255A80">
          <w:rPr>
            <w:rFonts w:ascii="Times New Roman" w:hAnsi="Times New Roman" w:cs="Times New Roman"/>
            <w:sz w:val="28"/>
            <w:szCs w:val="28"/>
          </w:rPr>
          <w:t xml:space="preserve">При выборе </w:t>
        </w:r>
      </w:ins>
      <w:ins w:id="631" w:author="Airat Shigapov" w:date="2021-11-09T21:36:00Z">
        <w:r w:rsidR="00DC4108">
          <w:rPr>
            <w:rFonts w:ascii="Times New Roman" w:hAnsi="Times New Roman" w:cs="Times New Roman"/>
            <w:sz w:val="28"/>
            <w:szCs w:val="28"/>
          </w:rPr>
          <w:t>языка программирования</w:t>
        </w:r>
      </w:ins>
      <w:ins w:id="632" w:author="Airat Shigapov" w:date="2021-11-09T21:34:00Z">
        <w:r w:rsidRPr="00255A80">
          <w:rPr>
            <w:rFonts w:ascii="Times New Roman" w:hAnsi="Times New Roman" w:cs="Times New Roman"/>
            <w:sz w:val="28"/>
            <w:szCs w:val="28"/>
          </w:rPr>
          <w:t xml:space="preserve">, первым этапом требуется выявить требования к ней. </w:t>
        </w:r>
      </w:ins>
    </w:p>
    <w:p w14:paraId="06AC1647" w14:textId="77777777" w:rsidR="00101CBE" w:rsidRPr="00255A80" w:rsidRDefault="00101CBE" w:rsidP="00101CBE">
      <w:pPr>
        <w:spacing w:after="0" w:line="360" w:lineRule="auto"/>
        <w:ind w:firstLine="709"/>
        <w:jc w:val="both"/>
        <w:rPr>
          <w:ins w:id="633" w:author="Airat Shigapov" w:date="2021-11-09T21:34:00Z"/>
          <w:rFonts w:ascii="Times New Roman" w:hAnsi="Times New Roman" w:cs="Times New Roman"/>
          <w:sz w:val="28"/>
          <w:szCs w:val="28"/>
        </w:rPr>
      </w:pPr>
      <w:ins w:id="634" w:author="Airat Shigapov" w:date="2021-11-09T21:34:00Z">
        <w:r w:rsidRPr="00255A80">
          <w:rPr>
            <w:rFonts w:ascii="Times New Roman" w:hAnsi="Times New Roman" w:cs="Times New Roman"/>
            <w:sz w:val="28"/>
            <w:szCs w:val="28"/>
          </w:rPr>
          <w:t>Существует два типа разработки:</w:t>
        </w:r>
      </w:ins>
    </w:p>
    <w:p w14:paraId="12DF5D37" w14:textId="77777777" w:rsidR="00101CBE" w:rsidRPr="00AF5898" w:rsidRDefault="00101CBE" w:rsidP="00101CBE">
      <w:pPr>
        <w:pStyle w:val="a7"/>
        <w:numPr>
          <w:ilvl w:val="0"/>
          <w:numId w:val="6"/>
        </w:numPr>
        <w:ind w:left="0" w:firstLine="709"/>
        <w:rPr>
          <w:ins w:id="635" w:author="Airat Shigapov" w:date="2021-11-09T21:34:00Z"/>
          <w:szCs w:val="28"/>
        </w:rPr>
      </w:pPr>
      <w:ins w:id="636" w:author="Airat Shigapov" w:date="2021-11-09T21:34:00Z">
        <w:r w:rsidRPr="007823CA">
          <w:rPr>
            <w:szCs w:val="28"/>
          </w:rPr>
          <w:t>Нативная – это создание продукта исключительно для одной операционной системы;</w:t>
        </w:r>
      </w:ins>
    </w:p>
    <w:p w14:paraId="1E07BC08" w14:textId="77777777" w:rsidR="00101CBE" w:rsidRPr="00AF5898" w:rsidRDefault="00101CBE" w:rsidP="00101CBE">
      <w:pPr>
        <w:pStyle w:val="a7"/>
        <w:numPr>
          <w:ilvl w:val="0"/>
          <w:numId w:val="6"/>
        </w:numPr>
        <w:ind w:left="0" w:firstLine="709"/>
        <w:rPr>
          <w:ins w:id="637" w:author="Airat Shigapov" w:date="2021-11-09T21:34:00Z"/>
          <w:szCs w:val="28"/>
        </w:rPr>
      </w:pPr>
      <w:ins w:id="638" w:author="Airat Shigapov" w:date="2021-11-09T21:34:00Z">
        <w:r w:rsidRPr="00AF5898">
          <w:rPr>
            <w:szCs w:val="28"/>
          </w:rPr>
          <w:t>Кроссплатформенная – это разработка одного программного продукта, имеющий возможность работать на нескольких операционных системах.</w:t>
        </w:r>
      </w:ins>
    </w:p>
    <w:p w14:paraId="29C54976" w14:textId="77777777" w:rsidR="00101CBE" w:rsidRPr="00255A80" w:rsidRDefault="00101CBE" w:rsidP="00101CBE">
      <w:pPr>
        <w:spacing w:after="0" w:line="360" w:lineRule="auto"/>
        <w:ind w:firstLine="709"/>
        <w:jc w:val="both"/>
        <w:rPr>
          <w:ins w:id="639" w:author="Airat Shigapov" w:date="2021-11-09T21:34:00Z"/>
          <w:rFonts w:ascii="Times New Roman" w:hAnsi="Times New Roman" w:cs="Times New Roman"/>
          <w:sz w:val="28"/>
          <w:szCs w:val="28"/>
          <w:shd w:val="clear" w:color="auto" w:fill="FFFFFF"/>
        </w:rPr>
      </w:pPr>
      <w:ins w:id="640" w:author="Airat Shigapov" w:date="2021-11-09T21:34:00Z">
        <w:r w:rsidRPr="00255A80">
          <w:rPr>
            <w:rFonts w:ascii="Times New Roman" w:hAnsi="Times New Roman" w:cs="Times New Roman"/>
            <w:sz w:val="28"/>
            <w:szCs w:val="28"/>
            <w:shd w:val="clear" w:color="auto" w:fill="FFFFFF"/>
          </w:rPr>
          <w:t>Основной причиной выбора нативной разработки является максимальная оптимизация для работы со своей системой, в отличие от кроссплатформенных. Тем самым приложение, написанное для одной операционной системы будет более быстродействующим и менее ресурса-затратным.</w:t>
        </w:r>
      </w:ins>
    </w:p>
    <w:p w14:paraId="385AFC5B" w14:textId="4D97D34D" w:rsidR="00101CBE" w:rsidRDefault="00101CBE" w:rsidP="00F60EBE">
      <w:pPr>
        <w:spacing w:after="0" w:line="360" w:lineRule="auto"/>
        <w:ind w:firstLine="709"/>
        <w:jc w:val="both"/>
        <w:rPr>
          <w:ins w:id="641" w:author="Airat Shigapov" w:date="2021-11-09T21:39:00Z"/>
          <w:rFonts w:ascii="Times New Roman" w:hAnsi="Times New Roman" w:cs="Times New Roman"/>
          <w:color w:val="000000" w:themeColor="text1"/>
          <w:sz w:val="28"/>
          <w:szCs w:val="28"/>
          <w:shd w:val="clear" w:color="auto" w:fill="FFFFFF"/>
        </w:rPr>
      </w:pPr>
      <w:ins w:id="642" w:author="Airat Shigapov" w:date="2021-11-09T21:34:00Z">
        <w:r w:rsidRPr="00255A80">
          <w:rPr>
            <w:rFonts w:ascii="Times New Roman" w:hAnsi="Times New Roman" w:cs="Times New Roman"/>
            <w:color w:val="000000" w:themeColor="text1"/>
            <w:sz w:val="28"/>
            <w:szCs w:val="28"/>
            <w:shd w:val="clear" w:color="auto" w:fill="FFFFFF"/>
          </w:rPr>
          <w:t xml:space="preserve">В настоящее время существует большое количество разновидностей </w:t>
        </w:r>
      </w:ins>
      <w:ins w:id="643" w:author="Airat Shigapov" w:date="2021-11-09T21:38:00Z">
        <w:r w:rsidR="006B6D29">
          <w:rPr>
            <w:rFonts w:ascii="Times New Roman" w:hAnsi="Times New Roman" w:cs="Times New Roman"/>
            <w:color w:val="000000" w:themeColor="text1"/>
            <w:sz w:val="28"/>
            <w:szCs w:val="28"/>
            <w:shd w:val="clear" w:color="auto" w:fill="FFFFFF"/>
          </w:rPr>
          <w:t>языков</w:t>
        </w:r>
      </w:ins>
      <w:ins w:id="644" w:author="Airat Shigapov" w:date="2021-11-09T21:34:00Z">
        <w:r w:rsidRPr="00255A80">
          <w:rPr>
            <w:rFonts w:ascii="Times New Roman" w:hAnsi="Times New Roman" w:cs="Times New Roman"/>
            <w:color w:val="000000" w:themeColor="text1"/>
            <w:sz w:val="28"/>
            <w:szCs w:val="28"/>
            <w:shd w:val="clear" w:color="auto" w:fill="FFFFFF"/>
          </w:rPr>
          <w:t xml:space="preserve"> для разработки</w:t>
        </w:r>
      </w:ins>
      <w:ins w:id="645" w:author="Airat Shigapov" w:date="2021-11-09T21:38:00Z">
        <w:r w:rsidR="006B6D29" w:rsidRPr="006B6D29">
          <w:rPr>
            <w:rFonts w:ascii="Times New Roman" w:hAnsi="Times New Roman" w:cs="Times New Roman"/>
            <w:color w:val="000000" w:themeColor="text1"/>
            <w:sz w:val="28"/>
            <w:szCs w:val="28"/>
            <w:shd w:val="clear" w:color="auto" w:fill="FFFFFF"/>
            <w:rPrChange w:id="646" w:author="Airat Shigapov" w:date="2021-11-09T21:38:00Z">
              <w:rPr>
                <w:rFonts w:ascii="Times New Roman" w:hAnsi="Times New Roman" w:cs="Times New Roman"/>
                <w:color w:val="000000" w:themeColor="text1"/>
                <w:sz w:val="28"/>
                <w:szCs w:val="28"/>
                <w:shd w:val="clear" w:color="auto" w:fill="FFFFFF"/>
                <w:lang w:val="en-US"/>
              </w:rPr>
            </w:rPrChange>
          </w:rPr>
          <w:t xml:space="preserve">: </w:t>
        </w:r>
        <w:r w:rsidR="006B6D29">
          <w:rPr>
            <w:rFonts w:ascii="Times New Roman" w:hAnsi="Times New Roman" w:cs="Times New Roman"/>
            <w:color w:val="000000" w:themeColor="text1"/>
            <w:sz w:val="28"/>
            <w:szCs w:val="28"/>
            <w:shd w:val="clear" w:color="auto" w:fill="FFFFFF"/>
            <w:lang w:val="en-US"/>
          </w:rPr>
          <w:t>C</w:t>
        </w:r>
        <w:r w:rsidR="006B6D29" w:rsidRPr="006B6D29">
          <w:rPr>
            <w:rFonts w:ascii="Times New Roman" w:hAnsi="Times New Roman" w:cs="Times New Roman"/>
            <w:color w:val="000000" w:themeColor="text1"/>
            <w:sz w:val="28"/>
            <w:szCs w:val="28"/>
            <w:shd w:val="clear" w:color="auto" w:fill="FFFFFF"/>
            <w:rPrChange w:id="647" w:author="Airat Shigapov" w:date="2021-11-09T21:38:00Z">
              <w:rPr>
                <w:rFonts w:ascii="Times New Roman" w:hAnsi="Times New Roman" w:cs="Times New Roman"/>
                <w:color w:val="000000" w:themeColor="text1"/>
                <w:sz w:val="28"/>
                <w:szCs w:val="28"/>
                <w:shd w:val="clear" w:color="auto" w:fill="FFFFFF"/>
                <w:lang w:val="en-US"/>
              </w:rPr>
            </w:rPrChange>
          </w:rPr>
          <w:t xml:space="preserve">, </w:t>
        </w:r>
        <w:r w:rsidR="006B6D29">
          <w:rPr>
            <w:rFonts w:ascii="Times New Roman" w:hAnsi="Times New Roman" w:cs="Times New Roman"/>
            <w:color w:val="000000" w:themeColor="text1"/>
            <w:sz w:val="28"/>
            <w:szCs w:val="28"/>
            <w:shd w:val="clear" w:color="auto" w:fill="FFFFFF"/>
            <w:lang w:val="en-US"/>
          </w:rPr>
          <w:t>C</w:t>
        </w:r>
        <w:r w:rsidR="006B6D29" w:rsidRPr="006B6D29">
          <w:rPr>
            <w:rFonts w:ascii="Times New Roman" w:hAnsi="Times New Roman" w:cs="Times New Roman"/>
            <w:color w:val="000000" w:themeColor="text1"/>
            <w:sz w:val="28"/>
            <w:szCs w:val="28"/>
            <w:shd w:val="clear" w:color="auto" w:fill="FFFFFF"/>
            <w:rPrChange w:id="648" w:author="Airat Shigapov" w:date="2021-11-09T21:38:00Z">
              <w:rPr>
                <w:rFonts w:ascii="Times New Roman" w:hAnsi="Times New Roman" w:cs="Times New Roman"/>
                <w:color w:val="000000" w:themeColor="text1"/>
                <w:sz w:val="28"/>
                <w:szCs w:val="28"/>
                <w:shd w:val="clear" w:color="auto" w:fill="FFFFFF"/>
                <w:lang w:val="en-US"/>
              </w:rPr>
            </w:rPrChange>
          </w:rPr>
          <w:t xml:space="preserve">++, </w:t>
        </w:r>
        <w:r w:rsidR="006B6D29">
          <w:rPr>
            <w:rFonts w:ascii="Times New Roman" w:hAnsi="Times New Roman" w:cs="Times New Roman"/>
            <w:color w:val="000000" w:themeColor="text1"/>
            <w:sz w:val="28"/>
            <w:szCs w:val="28"/>
            <w:shd w:val="clear" w:color="auto" w:fill="FFFFFF"/>
            <w:lang w:val="en-US"/>
          </w:rPr>
          <w:t>C</w:t>
        </w:r>
        <w:r w:rsidR="006B6D29" w:rsidRPr="006B6D29">
          <w:rPr>
            <w:rFonts w:ascii="Times New Roman" w:hAnsi="Times New Roman" w:cs="Times New Roman"/>
            <w:color w:val="000000" w:themeColor="text1"/>
            <w:sz w:val="28"/>
            <w:szCs w:val="28"/>
            <w:shd w:val="clear" w:color="auto" w:fill="FFFFFF"/>
            <w:rPrChange w:id="649" w:author="Airat Shigapov" w:date="2021-11-09T21:38:00Z">
              <w:rPr>
                <w:rFonts w:ascii="Times New Roman" w:hAnsi="Times New Roman" w:cs="Times New Roman"/>
                <w:color w:val="000000" w:themeColor="text1"/>
                <w:sz w:val="28"/>
                <w:szCs w:val="28"/>
                <w:shd w:val="clear" w:color="auto" w:fill="FFFFFF"/>
                <w:lang w:val="en-US"/>
              </w:rPr>
            </w:rPrChange>
          </w:rPr>
          <w:t xml:space="preserve">#, </w:t>
        </w:r>
        <w:r w:rsidR="006B6D29">
          <w:rPr>
            <w:rFonts w:ascii="Times New Roman" w:hAnsi="Times New Roman" w:cs="Times New Roman"/>
            <w:color w:val="000000" w:themeColor="text1"/>
            <w:sz w:val="28"/>
            <w:szCs w:val="28"/>
            <w:shd w:val="clear" w:color="auto" w:fill="FFFFFF"/>
            <w:lang w:val="en-US"/>
          </w:rPr>
          <w:t>Python</w:t>
        </w:r>
        <w:r w:rsidR="006B6D29" w:rsidRPr="006B6D29">
          <w:rPr>
            <w:rFonts w:ascii="Times New Roman" w:hAnsi="Times New Roman" w:cs="Times New Roman"/>
            <w:color w:val="000000" w:themeColor="text1"/>
            <w:sz w:val="28"/>
            <w:szCs w:val="28"/>
            <w:shd w:val="clear" w:color="auto" w:fill="FFFFFF"/>
            <w:rPrChange w:id="650" w:author="Airat Shigapov" w:date="2021-11-09T21:38:00Z">
              <w:rPr>
                <w:rFonts w:ascii="Times New Roman" w:hAnsi="Times New Roman" w:cs="Times New Roman"/>
                <w:color w:val="000000" w:themeColor="text1"/>
                <w:sz w:val="28"/>
                <w:szCs w:val="28"/>
                <w:shd w:val="clear" w:color="auto" w:fill="FFFFFF"/>
                <w:lang w:val="en-US"/>
              </w:rPr>
            </w:rPrChange>
          </w:rPr>
          <w:t xml:space="preserve">, </w:t>
        </w:r>
        <w:r w:rsidR="006B6D29">
          <w:rPr>
            <w:rFonts w:ascii="Times New Roman" w:hAnsi="Times New Roman" w:cs="Times New Roman"/>
            <w:color w:val="000000" w:themeColor="text1"/>
            <w:sz w:val="28"/>
            <w:szCs w:val="28"/>
            <w:shd w:val="clear" w:color="auto" w:fill="FFFFFF"/>
            <w:lang w:val="en-US"/>
          </w:rPr>
          <w:t>Java</w:t>
        </w:r>
      </w:ins>
      <w:ins w:id="651" w:author="Airat Shigapov" w:date="2021-11-09T21:39:00Z">
        <w:r w:rsidR="00F60EBE" w:rsidRPr="00F60EBE">
          <w:rPr>
            <w:rFonts w:ascii="Times New Roman" w:hAnsi="Times New Roman" w:cs="Times New Roman"/>
            <w:color w:val="000000" w:themeColor="text1"/>
            <w:sz w:val="28"/>
            <w:szCs w:val="28"/>
            <w:shd w:val="clear" w:color="auto" w:fill="FFFFFF"/>
            <w:rPrChange w:id="652" w:author="Airat Shigapov" w:date="2021-11-09T21:39:00Z">
              <w:rPr>
                <w:rFonts w:ascii="Times New Roman" w:hAnsi="Times New Roman" w:cs="Times New Roman"/>
                <w:color w:val="000000" w:themeColor="text1"/>
                <w:sz w:val="28"/>
                <w:szCs w:val="28"/>
                <w:shd w:val="clear" w:color="auto" w:fill="FFFFFF"/>
                <w:lang w:val="en-US"/>
              </w:rPr>
            </w:rPrChange>
          </w:rPr>
          <w:t>.</w:t>
        </w:r>
      </w:ins>
    </w:p>
    <w:p w14:paraId="0B38D756" w14:textId="248CA8F3" w:rsidR="00620624" w:rsidRDefault="00F60EBE" w:rsidP="00620624">
      <w:pPr>
        <w:spacing w:after="0" w:line="360" w:lineRule="auto"/>
        <w:ind w:firstLine="709"/>
        <w:jc w:val="both"/>
        <w:rPr>
          <w:ins w:id="653" w:author="Airat Shigapov" w:date="2021-11-09T21:41:00Z"/>
          <w:rFonts w:ascii="Times New Roman" w:hAnsi="Times New Roman" w:cs="Times New Roman"/>
          <w:sz w:val="28"/>
          <w:szCs w:val="28"/>
          <w:shd w:val="clear" w:color="auto" w:fill="FFFFFF"/>
        </w:rPr>
      </w:pPr>
      <w:ins w:id="654" w:author="Airat Shigapov" w:date="2021-11-09T21:40:00Z">
        <w:r w:rsidRPr="00F60EBE">
          <w:rPr>
            <w:rFonts w:ascii="Times New Roman" w:hAnsi="Times New Roman" w:cs="Times New Roman"/>
            <w:sz w:val="28"/>
            <w:szCs w:val="28"/>
            <w:shd w:val="clear" w:color="auto" w:fill="FFFFFF"/>
          </w:rPr>
          <w:t xml:space="preserve">Язык Си, созданный Денисом </w:t>
        </w:r>
        <w:proofErr w:type="spellStart"/>
        <w:r w:rsidRPr="00F60EBE">
          <w:rPr>
            <w:rFonts w:ascii="Times New Roman" w:hAnsi="Times New Roman" w:cs="Times New Roman"/>
            <w:sz w:val="28"/>
            <w:szCs w:val="28"/>
            <w:shd w:val="clear" w:color="auto" w:fill="FFFFFF"/>
          </w:rPr>
          <w:t>Ритчи</w:t>
        </w:r>
        <w:proofErr w:type="spellEnd"/>
        <w:r w:rsidRPr="00F60EBE">
          <w:rPr>
            <w:rFonts w:ascii="Times New Roman" w:hAnsi="Times New Roman" w:cs="Times New Roman"/>
            <w:sz w:val="28"/>
            <w:szCs w:val="28"/>
            <w:shd w:val="clear" w:color="auto" w:fill="FFFFFF"/>
          </w:rPr>
          <w:t xml:space="preserve"> в начале 70-х годов в Bell Laboratory американской корпорации AT&amp;T, является одним из универсальных языков программирования. Язык Си считается языком системного программирования, </w:t>
        </w:r>
        <w:r w:rsidRPr="00F60EBE">
          <w:rPr>
            <w:rFonts w:ascii="Times New Roman" w:hAnsi="Times New Roman" w:cs="Times New Roman"/>
            <w:sz w:val="28"/>
            <w:szCs w:val="28"/>
            <w:shd w:val="clear" w:color="auto" w:fill="FFFFFF"/>
          </w:rPr>
          <w:lastRenderedPageBreak/>
          <w:t>хотя он удобен и для написания прикладных программ. Среди преимуществ языка Си следует отметить переносимость программ на компьютеры различной архитектуры и из одной операционной системы в другую, лаконичность записи алгоритмов, логическую стройность программ</w:t>
        </w:r>
      </w:ins>
      <w:ins w:id="655" w:author="Airat Shigapov" w:date="2021-11-09T21:41:00Z">
        <w:r w:rsidR="00620624">
          <w:rPr>
            <w:rFonts w:ascii="Times New Roman" w:hAnsi="Times New Roman" w:cs="Times New Roman"/>
            <w:sz w:val="28"/>
            <w:szCs w:val="28"/>
            <w:shd w:val="clear" w:color="auto" w:fill="FFFFFF"/>
          </w:rPr>
          <w:t xml:space="preserve">. </w:t>
        </w:r>
        <w:r w:rsidR="00620624" w:rsidRPr="00620624">
          <w:rPr>
            <w:rFonts w:ascii="Times New Roman" w:hAnsi="Times New Roman" w:cs="Times New Roman"/>
            <w:sz w:val="28"/>
            <w:szCs w:val="28"/>
            <w:shd w:val="clear" w:color="auto" w:fill="FFFFFF"/>
          </w:rPr>
          <w:t>Программа, написанная на языке Си, состоит из операторов. Каждый оператор вызывает выполнение некоторых действий на соответствующем шаге выполнения программы.</w:t>
        </w:r>
      </w:ins>
    </w:p>
    <w:p w14:paraId="433A321E" w14:textId="0B3DADE6" w:rsidR="00620624" w:rsidRDefault="00A34702" w:rsidP="00A34702">
      <w:pPr>
        <w:spacing w:after="0" w:line="360" w:lineRule="auto"/>
        <w:ind w:firstLine="709"/>
        <w:jc w:val="both"/>
        <w:rPr>
          <w:ins w:id="656" w:author="Airat Shigapov" w:date="2021-11-09T21:54:00Z"/>
          <w:rFonts w:ascii="Times New Roman" w:hAnsi="Times New Roman" w:cs="Times New Roman"/>
          <w:sz w:val="28"/>
          <w:szCs w:val="28"/>
          <w:shd w:val="clear" w:color="auto" w:fill="FFFFFF"/>
        </w:rPr>
      </w:pPr>
      <w:ins w:id="657" w:author="Airat Shigapov" w:date="2021-11-09T21:47:00Z">
        <w:r w:rsidRPr="00A34702">
          <w:rPr>
            <w:rFonts w:ascii="Times New Roman" w:hAnsi="Times New Roman" w:cs="Times New Roman"/>
            <w:sz w:val="28"/>
            <w:szCs w:val="28"/>
            <w:shd w:val="clear" w:color="auto" w:fill="FFFFFF"/>
          </w:rPr>
          <w:t>С++ содержит средства для создания программ практически любого назначения, от низкоуровневых до сложных программных комплексов разного назначения.</w:t>
        </w:r>
        <w:r w:rsidRPr="00A34702">
          <w:t xml:space="preserve"> </w:t>
        </w:r>
        <w:r w:rsidRPr="00A34702">
          <w:rPr>
            <w:rFonts w:ascii="Times New Roman" w:hAnsi="Times New Roman" w:cs="Times New Roman"/>
            <w:sz w:val="28"/>
            <w:szCs w:val="28"/>
            <w:shd w:val="clear" w:color="auto" w:fill="FFFFFF"/>
          </w:rPr>
          <w:t>поддерживает разные технологии и стили программирования, включая объектно-ориентированное, обобщенное</w:t>
        </w:r>
        <w:r>
          <w:rPr>
            <w:rFonts w:ascii="Times New Roman" w:hAnsi="Times New Roman" w:cs="Times New Roman"/>
            <w:sz w:val="28"/>
            <w:szCs w:val="28"/>
            <w:shd w:val="clear" w:color="auto" w:fill="FFFFFF"/>
          </w:rPr>
          <w:t>.</w:t>
        </w:r>
        <w:r w:rsidRPr="00A34702">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rPr>
          <w:t>В</w:t>
        </w:r>
        <w:r w:rsidRPr="00A34702">
          <w:rPr>
            <w:rFonts w:ascii="Times New Roman" w:hAnsi="Times New Roman" w:cs="Times New Roman"/>
            <w:sz w:val="28"/>
            <w:szCs w:val="28"/>
            <w:shd w:val="clear" w:color="auto" w:fill="FFFFFF"/>
          </w:rPr>
          <w:t>ажным достоинством является предсказуемое выполнение программ, что является важным для систем реального времени</w:t>
        </w:r>
      </w:ins>
      <w:ins w:id="658" w:author="Airat Shigapov" w:date="2021-11-09T21:48:00Z">
        <w:r w:rsidR="001A3DF8">
          <w:rPr>
            <w:rFonts w:ascii="Times New Roman" w:hAnsi="Times New Roman" w:cs="Times New Roman"/>
            <w:sz w:val="28"/>
            <w:szCs w:val="28"/>
            <w:shd w:val="clear" w:color="auto" w:fill="FFFFFF"/>
          </w:rPr>
          <w:t>.</w:t>
        </w:r>
      </w:ins>
    </w:p>
    <w:p w14:paraId="5844F50B" w14:textId="415187E3" w:rsidR="003A6F9B" w:rsidRPr="003A6F9B" w:rsidRDefault="003A6F9B" w:rsidP="00A34702">
      <w:pPr>
        <w:spacing w:after="0" w:line="360" w:lineRule="auto"/>
        <w:ind w:firstLine="709"/>
        <w:jc w:val="both"/>
        <w:rPr>
          <w:ins w:id="659" w:author="Airat Shigapov" w:date="2021-11-09T21:47:00Z"/>
          <w:rFonts w:ascii="Times New Roman" w:hAnsi="Times New Roman" w:cs="Times New Roman"/>
          <w:sz w:val="28"/>
          <w:szCs w:val="28"/>
          <w:shd w:val="clear" w:color="auto" w:fill="FFFFFF"/>
        </w:rPr>
      </w:pPr>
      <w:proofErr w:type="gramStart"/>
      <w:ins w:id="660" w:author="Airat Shigapov" w:date="2021-11-09T21:54:00Z">
        <w:r w:rsidRPr="003A6F9B">
          <w:rPr>
            <w:rFonts w:ascii="Times New Roman" w:hAnsi="Times New Roman" w:cs="Times New Roman"/>
            <w:sz w:val="28"/>
            <w:szCs w:val="28"/>
            <w:shd w:val="clear" w:color="auto" w:fill="FFFFFF"/>
            <w:lang w:val="en-US"/>
          </w:rPr>
          <w:t>Java</w:t>
        </w:r>
        <w:r w:rsidRPr="003A6F9B">
          <w:rPr>
            <w:rFonts w:ascii="Times New Roman" w:hAnsi="Times New Roman" w:cs="Times New Roman"/>
            <w:sz w:val="28"/>
            <w:szCs w:val="28"/>
            <w:shd w:val="clear" w:color="auto" w:fill="FFFFFF"/>
            <w:rPrChange w:id="661" w:author="Airat Shigapov" w:date="2021-11-09T21:54:00Z">
              <w:rPr>
                <w:rFonts w:ascii="Times New Roman" w:hAnsi="Times New Roman" w:cs="Times New Roman"/>
                <w:sz w:val="28"/>
                <w:szCs w:val="28"/>
                <w:shd w:val="clear" w:color="auto" w:fill="FFFFFF"/>
                <w:lang w:val="en-US"/>
              </w:rPr>
            </w:rPrChange>
          </w:rPr>
          <w:t> </w:t>
        </w:r>
      </w:ins>
      <w:ins w:id="662" w:author="Airat Shigapov" w:date="2021-11-10T20:05:00Z">
        <w:r w:rsidR="00216381" w:rsidRPr="00216381">
          <w:rPr>
            <w:rFonts w:ascii="Times New Roman" w:hAnsi="Times New Roman" w:cs="Times New Roman"/>
            <w:sz w:val="28"/>
            <w:szCs w:val="28"/>
            <w:shd w:val="clear" w:color="auto" w:fill="FFFFFF"/>
            <w:rPrChange w:id="663" w:author="Airat Shigapov" w:date="2021-11-10T20:05:00Z">
              <w:rPr>
                <w:rFonts w:ascii="Times New Roman" w:hAnsi="Times New Roman" w:cs="Times New Roman"/>
                <w:sz w:val="28"/>
                <w:szCs w:val="28"/>
                <w:shd w:val="clear" w:color="auto" w:fill="FFFFFF"/>
                <w:lang w:val="en-US"/>
              </w:rPr>
            </w:rPrChange>
          </w:rPr>
          <w:t xml:space="preserve"> </w:t>
        </w:r>
      </w:ins>
      <w:ins w:id="664" w:author="Airat Shigapov" w:date="2021-11-10T20:06:00Z">
        <w:r w:rsidR="00216381" w:rsidRPr="00B94FDF">
          <w:rPr>
            <w:rFonts w:ascii="Times New Roman" w:hAnsi="Times New Roman" w:cs="Times New Roman"/>
            <w:sz w:val="28"/>
            <w:szCs w:val="28"/>
            <w:shd w:val="clear" w:color="auto" w:fill="FFFFFF"/>
            <w:rPrChange w:id="665" w:author="Airat Shigapov" w:date="2021-11-10T20:06:00Z">
              <w:rPr>
                <w:rFonts w:ascii="Times New Roman" w:hAnsi="Times New Roman" w:cs="Times New Roman"/>
                <w:sz w:val="28"/>
                <w:szCs w:val="28"/>
                <w:shd w:val="clear" w:color="auto" w:fill="FFFFFF"/>
                <w:lang w:val="en-US"/>
              </w:rPr>
            </w:rPrChange>
          </w:rPr>
          <w:t>-</w:t>
        </w:r>
      </w:ins>
      <w:proofErr w:type="gramEnd"/>
      <w:ins w:id="666" w:author="Airat Shigapov" w:date="2021-11-10T20:05:00Z">
        <w:r w:rsidR="00216381" w:rsidRPr="00216381">
          <w:rPr>
            <w:rFonts w:ascii="Times New Roman" w:hAnsi="Times New Roman" w:cs="Times New Roman"/>
            <w:sz w:val="28"/>
            <w:szCs w:val="28"/>
            <w:shd w:val="clear" w:color="auto" w:fill="FFFFFF"/>
            <w:rPrChange w:id="667" w:author="Airat Shigapov" w:date="2021-11-10T20:05:00Z">
              <w:rPr>
                <w:rFonts w:ascii="Times New Roman" w:hAnsi="Times New Roman" w:cs="Times New Roman"/>
                <w:sz w:val="28"/>
                <w:szCs w:val="28"/>
                <w:shd w:val="clear" w:color="auto" w:fill="FFFFFF"/>
                <w:lang w:val="en-US"/>
              </w:rPr>
            </w:rPrChange>
          </w:rPr>
          <w:t xml:space="preserve"> </w:t>
        </w:r>
      </w:ins>
      <w:ins w:id="668" w:author="Airat Shigapov" w:date="2021-11-09T21:54:00Z">
        <w:r w:rsidRPr="003A6F9B">
          <w:rPr>
            <w:rFonts w:ascii="Times New Roman" w:hAnsi="Times New Roman" w:cs="Times New Roman"/>
            <w:sz w:val="28"/>
            <w:szCs w:val="28"/>
            <w:shd w:val="clear" w:color="auto" w:fill="FFFFFF"/>
            <w:rPrChange w:id="669" w:author="Airat Shigapov" w:date="2021-11-09T21:54:00Z">
              <w:rPr>
                <w:rFonts w:ascii="Times New Roman" w:hAnsi="Times New Roman" w:cs="Times New Roman"/>
                <w:sz w:val="28"/>
                <w:szCs w:val="28"/>
                <w:shd w:val="clear" w:color="auto" w:fill="FFFFFF"/>
                <w:lang w:val="en-US"/>
              </w:rPr>
            </w:rPrChange>
          </w:rPr>
          <w:t xml:space="preserve"> это язык программирования общего назначения, который следует парадигме объектно-ориентированного программирования и подходу «Написать один раз и использовать везде» . </w:t>
        </w:r>
        <w:r w:rsidRPr="003A6F9B">
          <w:rPr>
            <w:rFonts w:ascii="Times New Roman" w:hAnsi="Times New Roman" w:cs="Times New Roman"/>
            <w:sz w:val="28"/>
            <w:szCs w:val="28"/>
            <w:shd w:val="clear" w:color="auto" w:fill="FFFFFF"/>
            <w:lang w:val="en-US"/>
          </w:rPr>
          <w:t>Java</w:t>
        </w:r>
        <w:r w:rsidRPr="003A6F9B">
          <w:rPr>
            <w:rFonts w:ascii="Times New Roman" w:hAnsi="Times New Roman" w:cs="Times New Roman"/>
            <w:sz w:val="28"/>
            <w:szCs w:val="28"/>
            <w:shd w:val="clear" w:color="auto" w:fill="FFFFFF"/>
            <w:rPrChange w:id="670" w:author="Airat Shigapov" w:date="2021-11-09T21:54:00Z">
              <w:rPr>
                <w:rFonts w:ascii="Times New Roman" w:hAnsi="Times New Roman" w:cs="Times New Roman"/>
                <w:sz w:val="28"/>
                <w:szCs w:val="28"/>
                <w:shd w:val="clear" w:color="auto" w:fill="FFFFFF"/>
                <w:lang w:val="en-US"/>
              </w:rPr>
            </w:rPrChange>
          </w:rPr>
          <w:t xml:space="preserve"> используется для настольных, сетевых, мобильных и корпоративных приложений. Подробная информация:</w:t>
        </w:r>
      </w:ins>
    </w:p>
    <w:p w14:paraId="546515D6" w14:textId="5A135A98" w:rsidR="00A34702" w:rsidRDefault="003A6F9B" w:rsidP="00A34702">
      <w:pPr>
        <w:spacing w:after="0" w:line="360" w:lineRule="auto"/>
        <w:ind w:firstLine="709"/>
        <w:jc w:val="both"/>
        <w:rPr>
          <w:ins w:id="671" w:author="Airat Shigapov" w:date="2021-11-09T21:56:00Z"/>
          <w:rFonts w:ascii="Times New Roman" w:hAnsi="Times New Roman" w:cs="Times New Roman"/>
          <w:sz w:val="28"/>
          <w:szCs w:val="28"/>
          <w:shd w:val="clear" w:color="auto" w:fill="FFFFFF"/>
        </w:rPr>
      </w:pPr>
      <w:ins w:id="672" w:author="Airat Shigapov" w:date="2021-11-09T21:53:00Z">
        <w:r w:rsidRPr="003A6F9B">
          <w:rPr>
            <w:rFonts w:ascii="Times New Roman" w:hAnsi="Times New Roman" w:cs="Times New Roman"/>
            <w:sz w:val="28"/>
            <w:szCs w:val="28"/>
            <w:shd w:val="clear" w:color="auto" w:fill="FFFFFF"/>
          </w:rPr>
          <w:t>Язык С# создан как первый компонентно-ориентированный язык программирования семейства С/С++, является объектно-ориентированным языком, в котором любая сущность представляется объектом, но более простым по сравнению с С++, и сохраняющим его мощь и основные конструкции.</w:t>
        </w:r>
      </w:ins>
      <w:ins w:id="673" w:author="Airat Shigapov" w:date="2021-11-09T21:54:00Z">
        <w:r w:rsidRPr="003A6F9B">
          <w:rPr>
            <w:rFonts w:ascii="Times New Roman" w:hAnsi="Times New Roman" w:cs="Times New Roman"/>
            <w:sz w:val="28"/>
            <w:szCs w:val="28"/>
            <w:shd w:val="clear" w:color="auto" w:fill="FFFFFF"/>
            <w:rPrChange w:id="674" w:author="Airat Shigapov" w:date="2021-11-09T21:54:00Z">
              <w:rPr>
                <w:rFonts w:ascii="Times New Roman" w:hAnsi="Times New Roman" w:cs="Times New Roman"/>
                <w:sz w:val="28"/>
                <w:szCs w:val="28"/>
                <w:shd w:val="clear" w:color="auto" w:fill="FFFFFF"/>
                <w:lang w:val="en-US"/>
              </w:rPr>
            </w:rPrChange>
          </w:rPr>
          <w:t xml:space="preserve"> </w:t>
        </w:r>
        <w:r>
          <w:rPr>
            <w:rFonts w:ascii="Times New Roman" w:hAnsi="Times New Roman" w:cs="Times New Roman"/>
            <w:sz w:val="28"/>
            <w:szCs w:val="28"/>
            <w:shd w:val="clear" w:color="auto" w:fill="FFFFFF"/>
          </w:rPr>
          <w:t>Главным пре</w:t>
        </w:r>
      </w:ins>
      <w:ins w:id="675" w:author="Airat Shigapov" w:date="2021-11-09T21:55:00Z">
        <w:r>
          <w:rPr>
            <w:rFonts w:ascii="Times New Roman" w:hAnsi="Times New Roman" w:cs="Times New Roman"/>
            <w:sz w:val="28"/>
            <w:szCs w:val="28"/>
            <w:shd w:val="clear" w:color="auto" w:fill="FFFFFF"/>
          </w:rPr>
          <w:t>и</w:t>
        </w:r>
      </w:ins>
      <w:ins w:id="676" w:author="Airat Shigapov" w:date="2021-11-09T21:54:00Z">
        <w:r>
          <w:rPr>
            <w:rFonts w:ascii="Times New Roman" w:hAnsi="Times New Roman" w:cs="Times New Roman"/>
            <w:sz w:val="28"/>
            <w:szCs w:val="28"/>
            <w:shd w:val="clear" w:color="auto" w:fill="FFFFFF"/>
          </w:rPr>
          <w:t>мущ</w:t>
        </w:r>
      </w:ins>
      <w:ins w:id="677" w:author="Airat Shigapov" w:date="2021-11-09T21:55:00Z">
        <w:r>
          <w:rPr>
            <w:rFonts w:ascii="Times New Roman" w:hAnsi="Times New Roman" w:cs="Times New Roman"/>
            <w:sz w:val="28"/>
            <w:szCs w:val="28"/>
            <w:shd w:val="clear" w:color="auto" w:fill="FFFFFF"/>
          </w:rPr>
          <w:t>е</w:t>
        </w:r>
      </w:ins>
      <w:ins w:id="678" w:author="Airat Shigapov" w:date="2021-11-09T21:54:00Z">
        <w:r>
          <w:rPr>
            <w:rFonts w:ascii="Times New Roman" w:hAnsi="Times New Roman" w:cs="Times New Roman"/>
            <w:sz w:val="28"/>
            <w:szCs w:val="28"/>
            <w:shd w:val="clear" w:color="auto" w:fill="FFFFFF"/>
          </w:rPr>
          <w:t>ст</w:t>
        </w:r>
      </w:ins>
      <w:ins w:id="679" w:author="Airat Shigapov" w:date="2021-11-09T21:55:00Z">
        <w:r>
          <w:rPr>
            <w:rFonts w:ascii="Times New Roman" w:hAnsi="Times New Roman" w:cs="Times New Roman"/>
            <w:sz w:val="28"/>
            <w:szCs w:val="28"/>
            <w:shd w:val="clear" w:color="auto" w:fill="FFFFFF"/>
          </w:rPr>
          <w:t>в</w:t>
        </w:r>
      </w:ins>
      <w:ins w:id="680" w:author="Airat Shigapov" w:date="2021-11-09T21:54:00Z">
        <w:r>
          <w:rPr>
            <w:rFonts w:ascii="Times New Roman" w:hAnsi="Times New Roman" w:cs="Times New Roman"/>
            <w:sz w:val="28"/>
            <w:szCs w:val="28"/>
            <w:shd w:val="clear" w:color="auto" w:fill="FFFFFF"/>
          </w:rPr>
          <w:t xml:space="preserve">ом языка </w:t>
        </w:r>
        <w:r>
          <w:rPr>
            <w:rFonts w:ascii="Times New Roman" w:hAnsi="Times New Roman" w:cs="Times New Roman"/>
            <w:sz w:val="28"/>
            <w:szCs w:val="28"/>
            <w:shd w:val="clear" w:color="auto" w:fill="FFFFFF"/>
            <w:lang w:val="en-US"/>
          </w:rPr>
          <w:t>C</w:t>
        </w:r>
        <w:r w:rsidRPr="003A6F9B">
          <w:rPr>
            <w:rFonts w:ascii="Times New Roman" w:hAnsi="Times New Roman" w:cs="Times New Roman"/>
            <w:sz w:val="28"/>
            <w:szCs w:val="28"/>
            <w:shd w:val="clear" w:color="auto" w:fill="FFFFFF"/>
            <w:rPrChange w:id="681" w:author="Airat Shigapov" w:date="2021-11-09T21:55:00Z">
              <w:rPr>
                <w:rFonts w:ascii="Times New Roman" w:hAnsi="Times New Roman" w:cs="Times New Roman"/>
                <w:sz w:val="28"/>
                <w:szCs w:val="28"/>
                <w:shd w:val="clear" w:color="auto" w:fill="FFFFFF"/>
                <w:lang w:val="en-US"/>
              </w:rPr>
            </w:rPrChange>
          </w:rPr>
          <w:t xml:space="preserve"># </w:t>
        </w:r>
        <w:r>
          <w:rPr>
            <w:rFonts w:ascii="Times New Roman" w:hAnsi="Times New Roman" w:cs="Times New Roman"/>
            <w:sz w:val="28"/>
            <w:szCs w:val="28"/>
            <w:shd w:val="clear" w:color="auto" w:fill="FFFFFF"/>
          </w:rPr>
          <w:t>п</w:t>
        </w:r>
      </w:ins>
      <w:ins w:id="682" w:author="Airat Shigapov" w:date="2021-11-09T21:55:00Z">
        <w:r>
          <w:rPr>
            <w:rFonts w:ascii="Times New Roman" w:hAnsi="Times New Roman" w:cs="Times New Roman"/>
            <w:sz w:val="28"/>
            <w:szCs w:val="28"/>
            <w:shd w:val="clear" w:color="auto" w:fill="FFFFFF"/>
          </w:rPr>
          <w:t xml:space="preserve">еред остальными </w:t>
        </w:r>
      </w:ins>
      <w:ins w:id="683" w:author="Airat Shigapov" w:date="2021-11-09T21:56:00Z">
        <w:r>
          <w:rPr>
            <w:rFonts w:ascii="Times New Roman" w:hAnsi="Times New Roman" w:cs="Times New Roman"/>
            <w:sz w:val="28"/>
            <w:szCs w:val="28"/>
            <w:shd w:val="clear" w:color="auto" w:fill="FFFFFF"/>
          </w:rPr>
          <w:t>является</w:t>
        </w:r>
      </w:ins>
      <w:ins w:id="684" w:author="Airat Shigapov" w:date="2021-11-09T21:55:00Z">
        <w:r>
          <w:rPr>
            <w:rFonts w:ascii="Times New Roman" w:hAnsi="Times New Roman" w:cs="Times New Roman"/>
            <w:sz w:val="28"/>
            <w:szCs w:val="28"/>
            <w:shd w:val="clear" w:color="auto" w:fill="FFFFFF"/>
          </w:rPr>
          <w:t xml:space="preserve">, работ на платформе </w:t>
        </w:r>
        <w:r w:rsidRPr="003A6F9B">
          <w:rPr>
            <w:rFonts w:ascii="Times New Roman" w:hAnsi="Times New Roman" w:cs="Times New Roman"/>
            <w:sz w:val="28"/>
            <w:szCs w:val="28"/>
            <w:shd w:val="clear" w:color="auto" w:fill="FFFFFF"/>
            <w:rPrChange w:id="685" w:author="Airat Shigapov" w:date="2021-11-09T21:55:00Z">
              <w:rPr>
                <w:rFonts w:ascii="Times New Roman" w:hAnsi="Times New Roman" w:cs="Times New Roman"/>
                <w:sz w:val="28"/>
                <w:szCs w:val="28"/>
                <w:shd w:val="clear" w:color="auto" w:fill="FFFFFF"/>
                <w:lang w:val="en-US"/>
              </w:rPr>
            </w:rPrChange>
          </w:rPr>
          <w:t>.</w:t>
        </w:r>
        <w:r>
          <w:rPr>
            <w:rFonts w:ascii="Times New Roman" w:hAnsi="Times New Roman" w:cs="Times New Roman"/>
            <w:sz w:val="28"/>
            <w:szCs w:val="28"/>
            <w:shd w:val="clear" w:color="auto" w:fill="FFFFFF"/>
            <w:lang w:val="en-US"/>
          </w:rPr>
          <w:t>Net</w:t>
        </w:r>
        <w:r w:rsidRPr="003A6F9B">
          <w:rPr>
            <w:rFonts w:ascii="Times New Roman" w:hAnsi="Times New Roman" w:cs="Times New Roman"/>
            <w:sz w:val="28"/>
            <w:szCs w:val="28"/>
            <w:shd w:val="clear" w:color="auto" w:fill="FFFFFF"/>
            <w:rPrChange w:id="686" w:author="Airat Shigapov" w:date="2021-11-09T21:55:00Z">
              <w:rPr>
                <w:rFonts w:ascii="Times New Roman" w:hAnsi="Times New Roman" w:cs="Times New Roman"/>
                <w:sz w:val="28"/>
                <w:szCs w:val="28"/>
                <w:shd w:val="clear" w:color="auto" w:fill="FFFFFF"/>
                <w:lang w:val="en-US"/>
              </w:rPr>
            </w:rPrChange>
          </w:rPr>
          <w:t xml:space="preserve"> </w:t>
        </w:r>
        <w:r>
          <w:rPr>
            <w:rFonts w:ascii="Times New Roman" w:hAnsi="Times New Roman" w:cs="Times New Roman"/>
            <w:sz w:val="28"/>
            <w:szCs w:val="28"/>
            <w:shd w:val="clear" w:color="auto" w:fill="FFFFFF"/>
            <w:lang w:val="en-US"/>
          </w:rPr>
          <w:t>Framework</w:t>
        </w:r>
        <w:r w:rsidRPr="003A6F9B">
          <w:rPr>
            <w:rFonts w:ascii="Times New Roman" w:hAnsi="Times New Roman" w:cs="Times New Roman"/>
            <w:sz w:val="28"/>
            <w:szCs w:val="28"/>
            <w:shd w:val="clear" w:color="auto" w:fill="FFFFFF"/>
            <w:rPrChange w:id="687" w:author="Airat Shigapov" w:date="2021-11-09T21:55:00Z">
              <w:rPr>
                <w:rFonts w:ascii="Times New Roman" w:hAnsi="Times New Roman" w:cs="Times New Roman"/>
                <w:sz w:val="28"/>
                <w:szCs w:val="28"/>
                <w:shd w:val="clear" w:color="auto" w:fill="FFFFFF"/>
                <w:lang w:val="en-US"/>
              </w:rPr>
            </w:rPrChange>
          </w:rPr>
          <w:t xml:space="preserve"> </w:t>
        </w:r>
        <w:r>
          <w:rPr>
            <w:rFonts w:ascii="Times New Roman" w:hAnsi="Times New Roman" w:cs="Times New Roman"/>
            <w:sz w:val="28"/>
            <w:szCs w:val="28"/>
            <w:shd w:val="clear" w:color="auto" w:fill="FFFFFF"/>
          </w:rPr>
          <w:t xml:space="preserve">позволяющий </w:t>
        </w:r>
      </w:ins>
      <w:ins w:id="688" w:author="Airat Shigapov" w:date="2021-11-09T21:56:00Z">
        <w:r>
          <w:rPr>
            <w:rFonts w:ascii="Times New Roman" w:hAnsi="Times New Roman" w:cs="Times New Roman"/>
            <w:sz w:val="28"/>
            <w:szCs w:val="28"/>
            <w:shd w:val="clear" w:color="auto" w:fill="FFFFFF"/>
          </w:rPr>
          <w:t>удобно работать с базой данных</w:t>
        </w:r>
        <w:r w:rsidR="000A7469">
          <w:rPr>
            <w:rFonts w:ascii="Times New Roman" w:hAnsi="Times New Roman" w:cs="Times New Roman"/>
            <w:sz w:val="28"/>
            <w:szCs w:val="28"/>
            <w:shd w:val="clear" w:color="auto" w:fill="FFFFFF"/>
          </w:rPr>
          <w:t xml:space="preserve">, а </w:t>
        </w:r>
      </w:ins>
      <w:ins w:id="689" w:author="Airat Shigapov" w:date="2021-11-09T21:57:00Z">
        <w:r w:rsidR="000A7469">
          <w:rPr>
            <w:rFonts w:ascii="Times New Roman" w:hAnsi="Times New Roman" w:cs="Times New Roman"/>
            <w:sz w:val="28"/>
            <w:szCs w:val="28"/>
            <w:shd w:val="clear" w:color="auto" w:fill="FFFFFF"/>
          </w:rPr>
          <w:t>также</w:t>
        </w:r>
      </w:ins>
      <w:ins w:id="690" w:author="Airat Shigapov" w:date="2021-11-09T21:56:00Z">
        <w:r>
          <w:rPr>
            <w:rFonts w:ascii="Times New Roman" w:hAnsi="Times New Roman" w:cs="Times New Roman"/>
            <w:sz w:val="28"/>
            <w:szCs w:val="28"/>
            <w:shd w:val="clear" w:color="auto" w:fill="FFFFFF"/>
          </w:rPr>
          <w:t xml:space="preserve"> </w:t>
        </w:r>
        <w:r w:rsidR="000A7469">
          <w:rPr>
            <w:rFonts w:ascii="Times New Roman" w:hAnsi="Times New Roman" w:cs="Times New Roman"/>
            <w:sz w:val="28"/>
            <w:szCs w:val="28"/>
            <w:shd w:val="clear" w:color="auto" w:fill="FFFFFF"/>
          </w:rPr>
          <w:t xml:space="preserve">удобство написания кода. </w:t>
        </w:r>
      </w:ins>
    </w:p>
    <w:p w14:paraId="4A73BA0B" w14:textId="61BF642F" w:rsidR="00B94FDF" w:rsidRDefault="00B94FDF" w:rsidP="001A3DF8">
      <w:pPr>
        <w:spacing w:after="0" w:line="360" w:lineRule="auto"/>
        <w:ind w:firstLine="709"/>
        <w:jc w:val="both"/>
        <w:rPr>
          <w:ins w:id="691" w:author="Airat Shigapov" w:date="2021-11-10T20:09:00Z"/>
          <w:rFonts w:ascii="Times New Roman" w:hAnsi="Times New Roman" w:cs="Times New Roman"/>
          <w:sz w:val="28"/>
          <w:szCs w:val="28"/>
          <w:shd w:val="clear" w:color="auto" w:fill="FFFFFF"/>
        </w:rPr>
      </w:pPr>
      <w:ins w:id="692" w:author="Airat Shigapov" w:date="2021-11-10T20:06:00Z">
        <w:r w:rsidRPr="00B94FDF">
          <w:rPr>
            <w:rFonts w:ascii="Times New Roman" w:hAnsi="Times New Roman" w:cs="Times New Roman"/>
            <w:sz w:val="28"/>
            <w:szCs w:val="28"/>
            <w:shd w:val="clear" w:color="auto" w:fill="FFFFFF"/>
          </w:rPr>
          <w:t>В качестве среды разработки был выбран мощнейший инструмент - Visual Studio 20</w:t>
        </w:r>
      </w:ins>
      <w:ins w:id="693" w:author="Airat Shigapov" w:date="2021-11-10T20:09:00Z">
        <w:r w:rsidR="000A5D08" w:rsidRPr="000A5D08">
          <w:rPr>
            <w:rFonts w:ascii="Times New Roman" w:hAnsi="Times New Roman" w:cs="Times New Roman"/>
            <w:sz w:val="28"/>
            <w:szCs w:val="28"/>
            <w:shd w:val="clear" w:color="auto" w:fill="FFFFFF"/>
            <w:rPrChange w:id="694" w:author="Airat Shigapov" w:date="2021-11-10T20:09:00Z">
              <w:rPr>
                <w:rFonts w:ascii="Times New Roman" w:hAnsi="Times New Roman" w:cs="Times New Roman"/>
                <w:sz w:val="28"/>
                <w:szCs w:val="28"/>
                <w:shd w:val="clear" w:color="auto" w:fill="FFFFFF"/>
                <w:lang w:val="en-US"/>
              </w:rPr>
            </w:rPrChange>
          </w:rPr>
          <w:t>19</w:t>
        </w:r>
      </w:ins>
      <w:ins w:id="695" w:author="Airat Shigapov" w:date="2021-11-10T20:06:00Z">
        <w:r w:rsidRPr="00B94FDF">
          <w:rPr>
            <w:rFonts w:ascii="Times New Roman" w:hAnsi="Times New Roman" w:cs="Times New Roman"/>
            <w:sz w:val="28"/>
            <w:szCs w:val="28"/>
            <w:shd w:val="clear" w:color="auto" w:fill="FFFFFF"/>
          </w:rPr>
          <w:t xml:space="preserve">, </w:t>
        </w:r>
        <w:proofErr w:type="gramStart"/>
        <w:r w:rsidRPr="00B94FDF">
          <w:rPr>
            <w:rFonts w:ascii="Times New Roman" w:hAnsi="Times New Roman" w:cs="Times New Roman"/>
            <w:sz w:val="28"/>
            <w:szCs w:val="28"/>
            <w:shd w:val="clear" w:color="auto" w:fill="FFFFFF"/>
          </w:rPr>
          <w:t>оболочка .</w:t>
        </w:r>
        <w:proofErr w:type="spellStart"/>
        <w:r w:rsidRPr="00B94FDF">
          <w:rPr>
            <w:rFonts w:ascii="Times New Roman" w:hAnsi="Times New Roman" w:cs="Times New Roman"/>
            <w:sz w:val="28"/>
            <w:szCs w:val="28"/>
            <w:shd w:val="clear" w:color="auto" w:fill="FFFFFF"/>
          </w:rPr>
          <w:t>NetFramework</w:t>
        </w:r>
        <w:proofErr w:type="spellEnd"/>
        <w:proofErr w:type="gramEnd"/>
        <w:r w:rsidRPr="00B94FDF">
          <w:rPr>
            <w:rFonts w:ascii="Times New Roman" w:hAnsi="Times New Roman" w:cs="Times New Roman"/>
            <w:sz w:val="28"/>
            <w:szCs w:val="28"/>
            <w:shd w:val="clear" w:color="auto" w:fill="FFFFFF"/>
          </w:rPr>
          <w:t xml:space="preserve"> </w:t>
        </w:r>
      </w:ins>
      <w:ins w:id="696" w:author="Airat Shigapov" w:date="2021-11-10T20:09:00Z">
        <w:r w:rsidR="000A5D08" w:rsidRPr="000A5D08">
          <w:rPr>
            <w:rFonts w:ascii="Times New Roman" w:hAnsi="Times New Roman" w:cs="Times New Roman"/>
            <w:sz w:val="28"/>
            <w:szCs w:val="28"/>
            <w:shd w:val="clear" w:color="auto" w:fill="FFFFFF"/>
            <w:rPrChange w:id="697" w:author="Airat Shigapov" w:date="2021-11-10T20:09:00Z">
              <w:rPr>
                <w:rFonts w:ascii="Times New Roman" w:hAnsi="Times New Roman" w:cs="Times New Roman"/>
                <w:sz w:val="28"/>
                <w:szCs w:val="28"/>
                <w:shd w:val="clear" w:color="auto" w:fill="FFFFFF"/>
                <w:lang w:val="en-US"/>
              </w:rPr>
            </w:rPrChange>
          </w:rPr>
          <w:t>4</w:t>
        </w:r>
      </w:ins>
      <w:ins w:id="698" w:author="Airat Shigapov" w:date="2021-11-10T20:06:00Z">
        <w:r w:rsidRPr="00B94FDF">
          <w:rPr>
            <w:rFonts w:ascii="Times New Roman" w:hAnsi="Times New Roman" w:cs="Times New Roman"/>
            <w:sz w:val="28"/>
            <w:szCs w:val="28"/>
            <w:shd w:val="clear" w:color="auto" w:fill="FFFFFF"/>
          </w:rPr>
          <w:t>.</w:t>
        </w:r>
      </w:ins>
      <w:ins w:id="699" w:author="Airat Shigapov" w:date="2021-11-10T20:09:00Z">
        <w:r w:rsidR="000A5D08" w:rsidRPr="000A5D08">
          <w:rPr>
            <w:rFonts w:ascii="Times New Roman" w:hAnsi="Times New Roman" w:cs="Times New Roman"/>
            <w:sz w:val="28"/>
            <w:szCs w:val="28"/>
            <w:shd w:val="clear" w:color="auto" w:fill="FFFFFF"/>
            <w:rPrChange w:id="700" w:author="Airat Shigapov" w:date="2021-11-10T20:09:00Z">
              <w:rPr>
                <w:rFonts w:ascii="Times New Roman" w:hAnsi="Times New Roman" w:cs="Times New Roman"/>
                <w:sz w:val="28"/>
                <w:szCs w:val="28"/>
                <w:shd w:val="clear" w:color="auto" w:fill="FFFFFF"/>
                <w:lang w:val="en-US"/>
              </w:rPr>
            </w:rPrChange>
          </w:rPr>
          <w:t>7</w:t>
        </w:r>
      </w:ins>
      <w:ins w:id="701" w:author="Airat Shigapov" w:date="2021-11-10T20:06:00Z">
        <w:r w:rsidRPr="00B94FDF">
          <w:rPr>
            <w:rFonts w:ascii="Times New Roman" w:hAnsi="Times New Roman" w:cs="Times New Roman"/>
            <w:sz w:val="28"/>
            <w:szCs w:val="28"/>
            <w:shd w:val="clear" w:color="auto" w:fill="FFFFFF"/>
          </w:rPr>
          <w:t>.</w:t>
        </w:r>
      </w:ins>
    </w:p>
    <w:p w14:paraId="15FE3E73" w14:textId="20D04C79" w:rsidR="000A5D08" w:rsidRPr="000A5D08" w:rsidRDefault="000A5D08" w:rsidP="000A5D08">
      <w:pPr>
        <w:spacing w:after="0" w:line="360" w:lineRule="auto"/>
        <w:ind w:firstLine="709"/>
        <w:jc w:val="both"/>
        <w:rPr>
          <w:ins w:id="702" w:author="Airat Shigapov" w:date="2021-11-10T20:10:00Z"/>
          <w:rFonts w:ascii="Times New Roman" w:hAnsi="Times New Roman" w:cs="Times New Roman"/>
          <w:sz w:val="28"/>
          <w:szCs w:val="28"/>
          <w:shd w:val="clear" w:color="auto" w:fill="FFFFFF"/>
        </w:rPr>
      </w:pPr>
      <w:ins w:id="703" w:author="Airat Shigapov" w:date="2021-11-10T20:10:00Z">
        <w:r>
          <w:rPr>
            <w:rFonts w:ascii="Times New Roman" w:hAnsi="Times New Roman" w:cs="Times New Roman"/>
            <w:sz w:val="28"/>
            <w:szCs w:val="28"/>
            <w:shd w:val="clear" w:color="auto" w:fill="FFFFFF"/>
            <w:lang w:val="en-US"/>
          </w:rPr>
          <w:t>M</w:t>
        </w:r>
        <w:proofErr w:type="spellStart"/>
        <w:r w:rsidRPr="000A5D08">
          <w:rPr>
            <w:rFonts w:ascii="Times New Roman" w:hAnsi="Times New Roman" w:cs="Times New Roman"/>
            <w:sz w:val="28"/>
            <w:szCs w:val="28"/>
            <w:shd w:val="clear" w:color="auto" w:fill="FFFFFF"/>
          </w:rPr>
          <w:t>icrosoft</w:t>
        </w:r>
        <w:proofErr w:type="spellEnd"/>
        <w:r w:rsidRPr="000A5D08">
          <w:rPr>
            <w:rFonts w:ascii="Times New Roman" w:hAnsi="Times New Roman" w:cs="Times New Roman"/>
            <w:sz w:val="28"/>
            <w:szCs w:val="28"/>
            <w:shd w:val="clear" w:color="auto" w:fill="FFFFFF"/>
          </w:rPr>
          <w:t xml:space="preserve"> SQL Server 2008 призван помочь справиться с этими проблемами. MS SQL Server 2008 представляет собой интегрированное решение по управлению и анализу данных, которое помогает:</w:t>
        </w:r>
      </w:ins>
    </w:p>
    <w:p w14:paraId="55AE7CBF" w14:textId="77777777" w:rsidR="000A5D08" w:rsidRPr="000A5D08" w:rsidRDefault="000A5D08" w:rsidP="000A5D08">
      <w:pPr>
        <w:spacing w:after="0" w:line="360" w:lineRule="auto"/>
        <w:ind w:firstLine="709"/>
        <w:jc w:val="both"/>
        <w:rPr>
          <w:ins w:id="704" w:author="Airat Shigapov" w:date="2021-11-10T20:10:00Z"/>
          <w:rFonts w:ascii="Times New Roman" w:hAnsi="Times New Roman" w:cs="Times New Roman"/>
          <w:sz w:val="28"/>
          <w:szCs w:val="28"/>
          <w:shd w:val="clear" w:color="auto" w:fill="FFFFFF"/>
        </w:rPr>
      </w:pPr>
    </w:p>
    <w:p w14:paraId="3C5FF6FA" w14:textId="2A941E16" w:rsidR="000A5D08" w:rsidRPr="000A5D08" w:rsidRDefault="000A5D08">
      <w:pPr>
        <w:spacing w:after="0" w:line="360" w:lineRule="auto"/>
        <w:ind w:firstLine="709"/>
        <w:jc w:val="both"/>
        <w:rPr>
          <w:ins w:id="705" w:author="Airat Shigapov" w:date="2021-11-10T20:10:00Z"/>
          <w:rFonts w:ascii="Times New Roman" w:hAnsi="Times New Roman" w:cs="Times New Roman"/>
          <w:sz w:val="28"/>
          <w:szCs w:val="28"/>
          <w:shd w:val="clear" w:color="auto" w:fill="FFFFFF"/>
        </w:rPr>
      </w:pPr>
      <w:ins w:id="706" w:author="Airat Shigapov" w:date="2021-11-10T20:10:00Z">
        <w:r w:rsidRPr="000A5D08">
          <w:rPr>
            <w:rFonts w:ascii="Times New Roman" w:hAnsi="Times New Roman" w:cs="Times New Roman"/>
            <w:sz w:val="28"/>
            <w:szCs w:val="28"/>
            <w:shd w:val="clear" w:color="auto" w:fill="FFFFFF"/>
          </w:rPr>
          <w:lastRenderedPageBreak/>
          <w:t>- строить, развертывать и управлять промышленными приложениями, которые являются более безопасными, масштабируемыми и надежными.</w:t>
        </w:r>
      </w:ins>
    </w:p>
    <w:p w14:paraId="3C6350AA" w14:textId="0F530CF5" w:rsidR="000A5D08" w:rsidRPr="000A5D08" w:rsidRDefault="000A5D08">
      <w:pPr>
        <w:spacing w:after="0" w:line="360" w:lineRule="auto"/>
        <w:ind w:firstLine="709"/>
        <w:jc w:val="both"/>
        <w:rPr>
          <w:ins w:id="707" w:author="Airat Shigapov" w:date="2021-11-10T20:10:00Z"/>
          <w:rFonts w:ascii="Times New Roman" w:hAnsi="Times New Roman" w:cs="Times New Roman"/>
          <w:sz w:val="28"/>
          <w:szCs w:val="28"/>
          <w:shd w:val="clear" w:color="auto" w:fill="FFFFFF"/>
        </w:rPr>
      </w:pPr>
      <w:ins w:id="708" w:author="Airat Shigapov" w:date="2021-11-10T20:10:00Z">
        <w:r w:rsidRPr="000A5D08">
          <w:rPr>
            <w:rFonts w:ascii="Times New Roman" w:hAnsi="Times New Roman" w:cs="Times New Roman"/>
            <w:sz w:val="28"/>
            <w:szCs w:val="28"/>
            <w:shd w:val="clear" w:color="auto" w:fill="FFFFFF"/>
          </w:rPr>
          <w:t>- увеличивать продуктивность информационных технологий, уменьшая сложность построения, развертывания и управления приложениями.</w:t>
        </w:r>
      </w:ins>
    </w:p>
    <w:p w14:paraId="14015B0B" w14:textId="0024DA1D" w:rsidR="000A5D08" w:rsidRPr="000A5D08" w:rsidRDefault="000A5D08">
      <w:pPr>
        <w:spacing w:after="0" w:line="360" w:lineRule="auto"/>
        <w:ind w:firstLine="709"/>
        <w:jc w:val="both"/>
        <w:rPr>
          <w:ins w:id="709" w:author="Airat Shigapov" w:date="2021-11-10T20:10:00Z"/>
          <w:rFonts w:ascii="Times New Roman" w:hAnsi="Times New Roman" w:cs="Times New Roman"/>
          <w:sz w:val="28"/>
          <w:szCs w:val="28"/>
          <w:shd w:val="clear" w:color="auto" w:fill="FFFFFF"/>
        </w:rPr>
      </w:pPr>
      <w:ins w:id="710" w:author="Airat Shigapov" w:date="2021-11-10T20:10:00Z">
        <w:r w:rsidRPr="000A5D08">
          <w:rPr>
            <w:rFonts w:ascii="Times New Roman" w:hAnsi="Times New Roman" w:cs="Times New Roman"/>
            <w:sz w:val="28"/>
            <w:szCs w:val="28"/>
            <w:shd w:val="clear" w:color="auto" w:fill="FFFFFF"/>
          </w:rPr>
          <w:t>- разделять данные между платформами, приложениями и устройствами для облегчения соединения внутренних и внешних систем.</w:t>
        </w:r>
      </w:ins>
    </w:p>
    <w:p w14:paraId="6FC30384" w14:textId="1437EB57" w:rsidR="00303CC2" w:rsidRPr="00101CBE" w:rsidRDefault="000A5D08">
      <w:pPr>
        <w:spacing w:after="0" w:line="360" w:lineRule="auto"/>
        <w:ind w:firstLine="709"/>
        <w:jc w:val="both"/>
        <w:rPr>
          <w:ins w:id="711" w:author="Airat Shigapov" w:date="2021-11-09T10:33:00Z"/>
          <w:rFonts w:eastAsiaTheme="majorEastAsia" w:cs="Times New Roman"/>
          <w:color w:val="000000" w:themeColor="text1"/>
          <w:szCs w:val="28"/>
          <w:lang w:eastAsia="ru-RU"/>
          <w:rPrChange w:id="712" w:author="Airat Shigapov" w:date="2021-11-09T21:34:00Z">
            <w:rPr>
              <w:ins w:id="713" w:author="Airat Shigapov" w:date="2021-11-09T10:33:00Z"/>
              <w:rFonts w:eastAsiaTheme="minorEastAsia" w:cs="Times New Roman"/>
              <w:noProof/>
              <w:szCs w:val="28"/>
              <w:lang w:eastAsia="ru-RU"/>
            </w:rPr>
          </w:rPrChange>
        </w:rPr>
        <w:pPrChange w:id="714" w:author="Airat Shigapov" w:date="2021-11-10T20:10:00Z">
          <w:pPr>
            <w:pStyle w:val="2"/>
            <w:jc w:val="both"/>
          </w:pPr>
        </w:pPrChange>
      </w:pPr>
      <w:ins w:id="715" w:author="Airat Shigapov" w:date="2021-11-10T20:10:00Z">
        <w:r w:rsidRPr="000A5D08">
          <w:rPr>
            <w:rFonts w:ascii="Times New Roman" w:hAnsi="Times New Roman" w:cs="Times New Roman"/>
            <w:sz w:val="28"/>
            <w:szCs w:val="28"/>
            <w:shd w:val="clear" w:color="auto" w:fill="FFFFFF"/>
          </w:rPr>
          <w:t>- контролировать стоимость, не жертвуя качеством выполнения, доступностью, масштабируемостью и безопасностью.</w:t>
        </w:r>
      </w:ins>
      <w:ins w:id="716" w:author="Airat Shigapov" w:date="2021-11-09T21:34:00Z">
        <w:r w:rsidR="00101CBE" w:rsidRPr="00255A80">
          <w:rPr>
            <w:rFonts w:ascii="Times New Roman" w:hAnsi="Times New Roman" w:cs="Times New Roman"/>
            <w:sz w:val="28"/>
            <w:szCs w:val="28"/>
            <w:shd w:val="clear" w:color="auto" w:fill="FDFDFD"/>
          </w:rPr>
          <w:t xml:space="preserve"> </w:t>
        </w:r>
      </w:ins>
    </w:p>
    <w:p w14:paraId="4D30435C" w14:textId="77777777" w:rsidR="001D1016" w:rsidRPr="00255A80" w:rsidRDefault="001D1016" w:rsidP="001D1016">
      <w:pPr>
        <w:spacing w:after="0" w:line="360" w:lineRule="auto"/>
        <w:ind w:firstLine="709"/>
        <w:jc w:val="both"/>
        <w:rPr>
          <w:ins w:id="717" w:author="Airat Shigapov" w:date="2021-11-09T10:33:00Z"/>
          <w:rFonts w:ascii="Times New Roman" w:hAnsi="Times New Roman" w:cs="Times New Roman"/>
          <w:sz w:val="28"/>
          <w:szCs w:val="28"/>
          <w:lang w:eastAsia="ru-RU"/>
        </w:rPr>
      </w:pPr>
      <w:ins w:id="718" w:author="Airat Shigapov" w:date="2021-11-09T10:33:00Z">
        <w:r w:rsidRPr="00255A80">
          <w:rPr>
            <w:rFonts w:ascii="Times New Roman" w:hAnsi="Times New Roman" w:cs="Times New Roman"/>
            <w:sz w:val="28"/>
            <w:szCs w:val="28"/>
            <w:lang w:eastAsia="ru-RU"/>
          </w:rPr>
          <w:t xml:space="preserve">База данных (БД) обеспечивает хранение информации и представляет собой </w:t>
        </w:r>
        <w:r w:rsidRPr="00255A80">
          <w:rPr>
            <w:rFonts w:ascii="Times New Roman" w:hAnsi="Times New Roman" w:cs="Times New Roman"/>
            <w:color w:val="000000" w:themeColor="text1"/>
            <w:sz w:val="28"/>
            <w:szCs w:val="28"/>
            <w:lang w:eastAsia="ru-RU"/>
          </w:rPr>
          <w:t>совокупность данных, организованных по определенным правилам. База данных позволяет структурировать, хранить и обрабатывать данные различного типа.</w:t>
        </w:r>
      </w:ins>
    </w:p>
    <w:p w14:paraId="4F9502E1" w14:textId="77777777" w:rsidR="001D1016" w:rsidRPr="00255A80" w:rsidRDefault="001D1016" w:rsidP="001D1016">
      <w:pPr>
        <w:spacing w:after="0" w:line="360" w:lineRule="auto"/>
        <w:ind w:firstLine="709"/>
        <w:jc w:val="both"/>
        <w:rPr>
          <w:ins w:id="719" w:author="Airat Shigapov" w:date="2021-11-09T10:33:00Z"/>
          <w:rFonts w:ascii="Times New Roman" w:hAnsi="Times New Roman" w:cs="Times New Roman"/>
          <w:color w:val="000000" w:themeColor="text1"/>
          <w:sz w:val="28"/>
          <w:szCs w:val="28"/>
          <w:lang w:eastAsia="ru-RU"/>
        </w:rPr>
      </w:pPr>
      <w:ins w:id="720" w:author="Airat Shigapov" w:date="2021-11-09T10:33:00Z">
        <w:r w:rsidRPr="00255A80">
          <w:rPr>
            <w:rFonts w:ascii="Times New Roman" w:hAnsi="Times New Roman" w:cs="Times New Roman"/>
            <w:color w:val="000000" w:themeColor="text1"/>
            <w:sz w:val="28"/>
            <w:szCs w:val="28"/>
            <w:lang w:eastAsia="ru-RU"/>
          </w:rPr>
          <w:t xml:space="preserve">Система управления базами данных (СУБД) </w:t>
        </w:r>
        <w:proofErr w:type="gramStart"/>
        <w:r w:rsidRPr="00255A80">
          <w:rPr>
            <w:rFonts w:ascii="Times New Roman" w:hAnsi="Times New Roman" w:cs="Times New Roman"/>
            <w:color w:val="000000" w:themeColor="text1"/>
            <w:sz w:val="28"/>
            <w:szCs w:val="28"/>
            <w:lang w:eastAsia="ru-RU"/>
          </w:rPr>
          <w:t>- это</w:t>
        </w:r>
        <w:proofErr w:type="gramEnd"/>
        <w:r w:rsidRPr="00255A80">
          <w:rPr>
            <w:rFonts w:ascii="Times New Roman" w:hAnsi="Times New Roman" w:cs="Times New Roman"/>
            <w:color w:val="000000" w:themeColor="text1"/>
            <w:sz w:val="28"/>
            <w:szCs w:val="28"/>
            <w:lang w:eastAsia="ru-RU"/>
          </w:rPr>
          <w:t xml:space="preserve"> совокупность языковых и программных средств, предназначенных для создания, ведения и использования БД.</w:t>
        </w:r>
      </w:ins>
    </w:p>
    <w:p w14:paraId="229C3F24" w14:textId="77777777" w:rsidR="001D1016" w:rsidRPr="00255A80" w:rsidRDefault="001D1016" w:rsidP="001D1016">
      <w:pPr>
        <w:spacing w:after="0" w:line="360" w:lineRule="auto"/>
        <w:ind w:firstLine="709"/>
        <w:jc w:val="both"/>
        <w:rPr>
          <w:ins w:id="721" w:author="Airat Shigapov" w:date="2021-11-09T10:33:00Z"/>
          <w:rFonts w:ascii="Times New Roman" w:hAnsi="Times New Roman" w:cs="Times New Roman"/>
          <w:color w:val="000000" w:themeColor="text1"/>
          <w:sz w:val="28"/>
          <w:szCs w:val="28"/>
          <w:lang w:eastAsia="ru-RU"/>
        </w:rPr>
      </w:pPr>
      <w:ins w:id="722" w:author="Airat Shigapov" w:date="2021-11-09T10:33:00Z">
        <w:r w:rsidRPr="00255A80">
          <w:rPr>
            <w:rFonts w:ascii="Times New Roman" w:hAnsi="Times New Roman" w:cs="Times New Roman"/>
            <w:color w:val="000000" w:themeColor="text1"/>
            <w:sz w:val="28"/>
            <w:szCs w:val="28"/>
            <w:lang w:eastAsia="ru-RU"/>
          </w:rPr>
          <w:t xml:space="preserve">В рамках разрабатываемого проекта используется реляционная база данных, основным преимуществом которой является то, </w:t>
        </w:r>
        <w:r w:rsidRPr="00255A80">
          <w:rPr>
            <w:rFonts w:ascii="Times New Roman" w:hAnsi="Times New Roman" w:cs="Times New Roman"/>
            <w:color w:val="000000" w:themeColor="text1"/>
            <w:sz w:val="28"/>
            <w:szCs w:val="28"/>
          </w:rPr>
          <w:t>данные хранятся в формате таблиц и строго структурированы</w:t>
        </w:r>
        <w:r w:rsidRPr="00255A80">
          <w:rPr>
            <w:rFonts w:ascii="Times New Roman" w:hAnsi="Times New Roman" w:cs="Times New Roman"/>
            <w:color w:val="000000" w:themeColor="text1"/>
            <w:sz w:val="28"/>
            <w:szCs w:val="28"/>
            <w:lang w:eastAsia="ru-RU"/>
          </w:rPr>
          <w:t xml:space="preserve">. К современным реляционным СУБД относятся Oracle, </w:t>
        </w:r>
        <w:proofErr w:type="spellStart"/>
        <w:r w:rsidRPr="00255A80">
          <w:rPr>
            <w:rFonts w:ascii="Times New Roman" w:hAnsi="Times New Roman" w:cs="Times New Roman"/>
            <w:color w:val="000000" w:themeColor="text1"/>
            <w:sz w:val="28"/>
            <w:szCs w:val="28"/>
            <w:lang w:eastAsia="ru-RU"/>
          </w:rPr>
          <w:t>PostgreSQL</w:t>
        </w:r>
        <w:proofErr w:type="spellEnd"/>
        <w:r w:rsidRPr="00255A80">
          <w:rPr>
            <w:rFonts w:ascii="Times New Roman" w:hAnsi="Times New Roman" w:cs="Times New Roman"/>
            <w:color w:val="000000" w:themeColor="text1"/>
            <w:sz w:val="28"/>
            <w:szCs w:val="28"/>
            <w:lang w:eastAsia="ru-RU"/>
          </w:rPr>
          <w:t xml:space="preserve">, </w:t>
        </w:r>
        <w:r w:rsidRPr="00255A80">
          <w:rPr>
            <w:rFonts w:ascii="Times New Roman" w:hAnsi="Times New Roman" w:cs="Times New Roman"/>
            <w:color w:val="000000" w:themeColor="text1"/>
            <w:sz w:val="28"/>
            <w:szCs w:val="28"/>
            <w:lang w:val="en-US" w:eastAsia="ru-RU"/>
          </w:rPr>
          <w:t>MySQL</w:t>
        </w:r>
        <w:r w:rsidRPr="00255A80">
          <w:rPr>
            <w:rFonts w:ascii="Times New Roman" w:hAnsi="Times New Roman" w:cs="Times New Roman"/>
            <w:color w:val="000000" w:themeColor="text1"/>
            <w:sz w:val="28"/>
            <w:szCs w:val="28"/>
            <w:lang w:eastAsia="ru-RU"/>
          </w:rPr>
          <w:t xml:space="preserve">, </w:t>
        </w:r>
        <w:r w:rsidRPr="00255A80">
          <w:rPr>
            <w:rFonts w:ascii="Times New Roman" w:hAnsi="Times New Roman" w:cs="Times New Roman"/>
            <w:color w:val="000000" w:themeColor="text1"/>
            <w:sz w:val="28"/>
            <w:szCs w:val="28"/>
            <w:lang w:val="en-US" w:eastAsia="ru-RU"/>
          </w:rPr>
          <w:t>Microsoft</w:t>
        </w:r>
        <w:r w:rsidRPr="00255A80">
          <w:rPr>
            <w:rFonts w:ascii="Times New Roman" w:hAnsi="Times New Roman" w:cs="Times New Roman"/>
            <w:color w:val="000000" w:themeColor="text1"/>
            <w:sz w:val="28"/>
            <w:szCs w:val="28"/>
            <w:lang w:eastAsia="ru-RU"/>
          </w:rPr>
          <w:t xml:space="preserve"> </w:t>
        </w:r>
        <w:r w:rsidRPr="00255A80">
          <w:rPr>
            <w:rFonts w:ascii="Times New Roman" w:hAnsi="Times New Roman" w:cs="Times New Roman"/>
            <w:color w:val="000000" w:themeColor="text1"/>
            <w:sz w:val="28"/>
            <w:szCs w:val="28"/>
            <w:lang w:val="en-US" w:eastAsia="ru-RU"/>
          </w:rPr>
          <w:t>SQL</w:t>
        </w:r>
        <w:r w:rsidRPr="00255A80">
          <w:rPr>
            <w:rFonts w:ascii="Times New Roman" w:hAnsi="Times New Roman" w:cs="Times New Roman"/>
            <w:color w:val="000000" w:themeColor="text1"/>
            <w:sz w:val="28"/>
            <w:szCs w:val="28"/>
            <w:lang w:eastAsia="ru-RU"/>
          </w:rPr>
          <w:t xml:space="preserve"> </w:t>
        </w:r>
        <w:r w:rsidRPr="00255A80">
          <w:rPr>
            <w:rFonts w:ascii="Times New Roman" w:hAnsi="Times New Roman" w:cs="Times New Roman"/>
            <w:color w:val="000000" w:themeColor="text1"/>
            <w:sz w:val="28"/>
            <w:szCs w:val="28"/>
            <w:lang w:val="en-US" w:eastAsia="ru-RU"/>
          </w:rPr>
          <w:t>Server</w:t>
        </w:r>
        <w:r w:rsidRPr="00255A80">
          <w:rPr>
            <w:rFonts w:ascii="Times New Roman" w:hAnsi="Times New Roman" w:cs="Times New Roman"/>
            <w:color w:val="000000" w:themeColor="text1"/>
            <w:sz w:val="28"/>
            <w:szCs w:val="28"/>
            <w:lang w:eastAsia="ru-RU"/>
          </w:rPr>
          <w:t>.</w:t>
        </w:r>
      </w:ins>
    </w:p>
    <w:p w14:paraId="5F2F13E7" w14:textId="77777777" w:rsidR="001D1016" w:rsidRPr="00255A80" w:rsidRDefault="001D1016" w:rsidP="001D1016">
      <w:pPr>
        <w:spacing w:after="0" w:line="360" w:lineRule="auto"/>
        <w:ind w:firstLine="709"/>
        <w:jc w:val="both"/>
        <w:rPr>
          <w:ins w:id="723" w:author="Airat Shigapov" w:date="2021-11-09T10:33:00Z"/>
          <w:rFonts w:ascii="Times New Roman" w:hAnsi="Times New Roman" w:cs="Times New Roman"/>
          <w:color w:val="000000" w:themeColor="text1"/>
          <w:sz w:val="28"/>
          <w:szCs w:val="28"/>
          <w:shd w:val="clear" w:color="auto" w:fill="FFFFFF"/>
        </w:rPr>
      </w:pPr>
      <w:proofErr w:type="spellStart"/>
      <w:ins w:id="724" w:author="Airat Shigapov" w:date="2021-11-09T10:33:00Z">
        <w:r w:rsidRPr="00255A80">
          <w:rPr>
            <w:rFonts w:ascii="Times New Roman" w:hAnsi="Times New Roman" w:cs="Times New Roman"/>
            <w:color w:val="000000" w:themeColor="text1"/>
            <w:spacing w:val="2"/>
            <w:sz w:val="28"/>
            <w:szCs w:val="28"/>
            <w:shd w:val="clear" w:color="auto" w:fill="FFFFFF"/>
          </w:rPr>
          <w:t>PostgreSQL</w:t>
        </w:r>
        <w:proofErr w:type="spellEnd"/>
        <w:r w:rsidRPr="00255A80">
          <w:rPr>
            <w:rFonts w:ascii="Times New Roman" w:hAnsi="Times New Roman" w:cs="Times New Roman"/>
            <w:color w:val="000000" w:themeColor="text1"/>
            <w:sz w:val="28"/>
            <w:szCs w:val="28"/>
            <w:shd w:val="clear" w:color="auto" w:fill="FFFFFF"/>
          </w:rPr>
          <w:t xml:space="preserve"> отличается от остальных СУБД тем, что является объектно-ориентированным, это означает </w:t>
        </w:r>
        <w:r w:rsidRPr="00255A80">
          <w:rPr>
            <w:rFonts w:ascii="Times New Roman" w:hAnsi="Times New Roman" w:cs="Times New Roman"/>
            <w:bCs/>
            <w:color w:val="000000" w:themeColor="text1"/>
            <w:sz w:val="28"/>
            <w:szCs w:val="28"/>
            <w:shd w:val="clear" w:color="auto" w:fill="FFFFFF"/>
          </w:rPr>
          <w:t>что</w:t>
        </w:r>
        <w:r w:rsidRPr="00255A80">
          <w:rPr>
            <w:rFonts w:ascii="Times New Roman" w:hAnsi="Times New Roman" w:cs="Times New Roman"/>
            <w:color w:val="000000" w:themeColor="text1"/>
            <w:sz w:val="28"/>
            <w:szCs w:val="28"/>
            <w:shd w:val="clear" w:color="auto" w:fill="FFFFFF"/>
          </w:rPr>
          <w:t> </w:t>
        </w:r>
        <w:r w:rsidRPr="00255A80">
          <w:rPr>
            <w:rFonts w:ascii="Times New Roman" w:hAnsi="Times New Roman" w:cs="Times New Roman"/>
            <w:bCs/>
            <w:color w:val="000000" w:themeColor="text1"/>
            <w:sz w:val="28"/>
            <w:szCs w:val="28"/>
            <w:shd w:val="clear" w:color="auto" w:fill="FFFFFF"/>
          </w:rPr>
          <w:t>данные</w:t>
        </w:r>
        <w:r w:rsidRPr="00255A80">
          <w:rPr>
            <w:rFonts w:ascii="Times New Roman" w:hAnsi="Times New Roman" w:cs="Times New Roman"/>
            <w:color w:val="000000" w:themeColor="text1"/>
            <w:sz w:val="28"/>
            <w:szCs w:val="28"/>
            <w:shd w:val="clear" w:color="auto" w:fill="FFFFFF"/>
          </w:rPr>
          <w:t> моделируются в виде объектов, их атрибутов. Разрабатываемая модель не предусматривает выполнения сложных операций, а данная модель больше предназначена для обработки нескольких операций, и в простых операциях не отличается быстротой обработки.</w:t>
        </w:r>
      </w:ins>
    </w:p>
    <w:p w14:paraId="2C1B7E3A" w14:textId="77777777" w:rsidR="001D1016" w:rsidRPr="00255A80" w:rsidRDefault="001D1016" w:rsidP="001D1016">
      <w:pPr>
        <w:spacing w:after="0" w:line="360" w:lineRule="auto"/>
        <w:ind w:firstLine="709"/>
        <w:jc w:val="both"/>
        <w:rPr>
          <w:ins w:id="725" w:author="Airat Shigapov" w:date="2021-11-09T10:33:00Z"/>
          <w:rFonts w:ascii="Times New Roman" w:hAnsi="Times New Roman" w:cs="Times New Roman"/>
          <w:color w:val="000000" w:themeColor="text1"/>
          <w:sz w:val="28"/>
          <w:szCs w:val="28"/>
          <w:shd w:val="clear" w:color="auto" w:fill="FFFFFF"/>
        </w:rPr>
      </w:pPr>
      <w:proofErr w:type="spellStart"/>
      <w:ins w:id="726" w:author="Airat Shigapov" w:date="2021-11-09T10:33:00Z">
        <w:r w:rsidRPr="00255A80">
          <w:rPr>
            <w:rFonts w:ascii="Times New Roman" w:hAnsi="Times New Roman" w:cs="Times New Roman"/>
            <w:color w:val="000000" w:themeColor="text1"/>
            <w:sz w:val="28"/>
            <w:szCs w:val="28"/>
            <w:shd w:val="clear" w:color="auto" w:fill="FFFFFF"/>
            <w:lang w:val="en-US"/>
          </w:rPr>
          <w:t>MySql</w:t>
        </w:r>
        <w:proofErr w:type="spellEnd"/>
        <w:r w:rsidRPr="00255A80">
          <w:rPr>
            <w:rFonts w:ascii="Times New Roman" w:hAnsi="Times New Roman" w:cs="Times New Roman"/>
            <w:color w:val="000000" w:themeColor="text1"/>
            <w:sz w:val="28"/>
            <w:szCs w:val="28"/>
            <w:shd w:val="clear" w:color="auto" w:fill="FFFFFF"/>
          </w:rPr>
          <w:t xml:space="preserve"> простая в использовании СУБД. Данная СУБД имеет хорошую производительность как при сложных операциях, так и при простых. Для работы с </w:t>
        </w:r>
        <w:r w:rsidRPr="00255A80">
          <w:rPr>
            <w:rFonts w:ascii="Times New Roman" w:hAnsi="Times New Roman" w:cs="Times New Roman"/>
            <w:color w:val="000000" w:themeColor="text1"/>
            <w:sz w:val="28"/>
            <w:szCs w:val="28"/>
            <w:shd w:val="clear" w:color="auto" w:fill="FFFFFF"/>
            <w:lang w:val="en-US"/>
          </w:rPr>
          <w:t>MySQL</w:t>
        </w:r>
        <w:r w:rsidRPr="00255A80">
          <w:rPr>
            <w:rFonts w:ascii="Times New Roman" w:hAnsi="Times New Roman" w:cs="Times New Roman"/>
            <w:color w:val="000000" w:themeColor="text1"/>
            <w:sz w:val="28"/>
            <w:szCs w:val="28"/>
            <w:shd w:val="clear" w:color="auto" w:fill="FFFFFF"/>
          </w:rPr>
          <w:t xml:space="preserve"> в </w:t>
        </w:r>
        <w:r w:rsidRPr="00255A80">
          <w:rPr>
            <w:rFonts w:ascii="Times New Roman" w:hAnsi="Times New Roman" w:cs="Times New Roman"/>
            <w:color w:val="000000" w:themeColor="text1"/>
            <w:sz w:val="28"/>
            <w:szCs w:val="28"/>
            <w:shd w:val="clear" w:color="auto" w:fill="FFFFFF"/>
            <w:lang w:val="en-US"/>
          </w:rPr>
          <w:t>Visual</w:t>
        </w:r>
        <w:r w:rsidRPr="00255A80">
          <w:rPr>
            <w:rFonts w:ascii="Times New Roman" w:hAnsi="Times New Roman" w:cs="Times New Roman"/>
            <w:color w:val="000000" w:themeColor="text1"/>
            <w:sz w:val="28"/>
            <w:szCs w:val="28"/>
            <w:shd w:val="clear" w:color="auto" w:fill="FFFFFF"/>
          </w:rPr>
          <w:t xml:space="preserve"> </w:t>
        </w:r>
        <w:r w:rsidRPr="00255A80">
          <w:rPr>
            <w:rFonts w:ascii="Times New Roman" w:hAnsi="Times New Roman" w:cs="Times New Roman"/>
            <w:color w:val="000000" w:themeColor="text1"/>
            <w:sz w:val="28"/>
            <w:szCs w:val="28"/>
            <w:shd w:val="clear" w:color="auto" w:fill="FFFFFF"/>
            <w:lang w:val="en-US"/>
          </w:rPr>
          <w:t>Studio</w:t>
        </w:r>
        <w:r w:rsidRPr="00255A80">
          <w:rPr>
            <w:rFonts w:ascii="Times New Roman" w:hAnsi="Times New Roman" w:cs="Times New Roman"/>
            <w:color w:val="000000" w:themeColor="text1"/>
            <w:sz w:val="28"/>
            <w:szCs w:val="28"/>
            <w:shd w:val="clear" w:color="auto" w:fill="FFFFFF"/>
          </w:rPr>
          <w:t xml:space="preserve"> существуют как официальные, так и пользовательские плагины, упрощающие работу с ним.</w:t>
        </w:r>
      </w:ins>
    </w:p>
    <w:p w14:paraId="2FD73A8D" w14:textId="201D7519" w:rsidR="001D1016" w:rsidRDefault="001D1016">
      <w:pPr>
        <w:spacing w:after="0" w:line="360" w:lineRule="auto"/>
        <w:ind w:firstLine="709"/>
        <w:jc w:val="both"/>
        <w:rPr>
          <w:ins w:id="727" w:author="Airat Shigapov" w:date="2021-11-09T10:33:00Z"/>
          <w:rFonts w:ascii="Times New Roman" w:hAnsi="Times New Roman" w:cs="Times New Roman"/>
          <w:color w:val="000000" w:themeColor="text1"/>
          <w:sz w:val="28"/>
          <w:szCs w:val="28"/>
          <w:shd w:val="clear" w:color="auto" w:fill="FFFFFF"/>
        </w:rPr>
      </w:pPr>
      <w:ins w:id="728" w:author="Airat Shigapov" w:date="2021-11-09T10:33:00Z">
        <w:r w:rsidRPr="00255A80">
          <w:rPr>
            <w:rFonts w:ascii="Times New Roman" w:hAnsi="Times New Roman" w:cs="Times New Roman"/>
            <w:color w:val="000000" w:themeColor="text1"/>
            <w:sz w:val="28"/>
            <w:szCs w:val="28"/>
            <w:shd w:val="clear" w:color="auto" w:fill="FFFFFF"/>
            <w:lang w:val="en-US"/>
          </w:rPr>
          <w:t>MariaDB</w:t>
        </w:r>
        <w:r w:rsidRPr="00255A80">
          <w:rPr>
            <w:rFonts w:ascii="Times New Roman" w:hAnsi="Times New Roman" w:cs="Times New Roman"/>
            <w:color w:val="000000" w:themeColor="text1"/>
            <w:sz w:val="28"/>
            <w:szCs w:val="28"/>
            <w:shd w:val="clear" w:color="auto" w:fill="FFFFFF"/>
          </w:rPr>
          <w:t xml:space="preserve"> является ветвлением </w:t>
        </w:r>
        <w:r w:rsidRPr="00255A80">
          <w:rPr>
            <w:rFonts w:ascii="Times New Roman" w:hAnsi="Times New Roman" w:cs="Times New Roman"/>
            <w:color w:val="000000" w:themeColor="text1"/>
            <w:sz w:val="28"/>
            <w:szCs w:val="28"/>
            <w:shd w:val="clear" w:color="auto" w:fill="FFFFFF"/>
            <w:lang w:val="en-US"/>
          </w:rPr>
          <w:t>MySQL</w:t>
        </w:r>
        <w:r w:rsidRPr="00255A80">
          <w:rPr>
            <w:rFonts w:ascii="Times New Roman" w:hAnsi="Times New Roman" w:cs="Times New Roman"/>
            <w:color w:val="000000" w:themeColor="text1"/>
            <w:sz w:val="28"/>
            <w:szCs w:val="28"/>
            <w:shd w:val="clear" w:color="auto" w:fill="FFFFFF"/>
          </w:rPr>
          <w:t xml:space="preserve">. </w:t>
        </w:r>
        <w:r w:rsidRPr="00255A80">
          <w:rPr>
            <w:rFonts w:ascii="Times New Roman" w:hAnsi="Times New Roman" w:cs="Times New Roman"/>
            <w:color w:val="000000" w:themeColor="text1"/>
            <w:sz w:val="28"/>
            <w:szCs w:val="28"/>
            <w:shd w:val="clear" w:color="auto" w:fill="FFFFFF"/>
            <w:lang w:val="en-US"/>
          </w:rPr>
          <w:t>MariaDB</w:t>
        </w:r>
        <w:r w:rsidRPr="00255A80">
          <w:rPr>
            <w:rFonts w:ascii="Times New Roman" w:hAnsi="Times New Roman" w:cs="Times New Roman"/>
            <w:color w:val="000000" w:themeColor="text1"/>
            <w:sz w:val="28"/>
            <w:szCs w:val="28"/>
            <w:shd w:val="clear" w:color="auto" w:fill="FFFFFF"/>
          </w:rPr>
          <w:t xml:space="preserve"> предоставляет множество уникальных функций, отсутствующих в MySQL. В рамках создаваемого проекта </w:t>
        </w:r>
        <w:r w:rsidRPr="00255A80">
          <w:rPr>
            <w:rFonts w:ascii="Times New Roman" w:hAnsi="Times New Roman" w:cs="Times New Roman"/>
            <w:color w:val="000000" w:themeColor="text1"/>
            <w:sz w:val="28"/>
            <w:szCs w:val="28"/>
            <w:shd w:val="clear" w:color="auto" w:fill="FFFFFF"/>
            <w:lang w:val="en-US"/>
          </w:rPr>
          <w:lastRenderedPageBreak/>
          <w:t>MariaDB</w:t>
        </w:r>
        <w:r w:rsidRPr="00255A80">
          <w:rPr>
            <w:rFonts w:ascii="Times New Roman" w:hAnsi="Times New Roman" w:cs="Times New Roman"/>
            <w:color w:val="000000" w:themeColor="text1"/>
            <w:sz w:val="28"/>
            <w:szCs w:val="28"/>
            <w:shd w:val="clear" w:color="auto" w:fill="FFFFFF"/>
          </w:rPr>
          <w:t xml:space="preserve"> уступает </w:t>
        </w:r>
        <w:r w:rsidRPr="00255A80">
          <w:rPr>
            <w:rFonts w:ascii="Times New Roman" w:hAnsi="Times New Roman" w:cs="Times New Roman"/>
            <w:color w:val="000000" w:themeColor="text1"/>
            <w:sz w:val="28"/>
            <w:szCs w:val="28"/>
            <w:shd w:val="clear" w:color="auto" w:fill="FFFFFF"/>
            <w:lang w:val="en-US"/>
          </w:rPr>
          <w:t>MySQL</w:t>
        </w:r>
        <w:r w:rsidRPr="00255A80">
          <w:rPr>
            <w:rFonts w:ascii="Times New Roman" w:hAnsi="Times New Roman" w:cs="Times New Roman"/>
            <w:color w:val="000000" w:themeColor="text1"/>
            <w:sz w:val="28"/>
            <w:szCs w:val="28"/>
            <w:shd w:val="clear" w:color="auto" w:fill="FFFFFF"/>
          </w:rPr>
          <w:t xml:space="preserve"> тем, что время для разработки приложения ограничено, а </w:t>
        </w:r>
        <w:proofErr w:type="gramStart"/>
        <w:r w:rsidRPr="00255A80">
          <w:rPr>
            <w:rFonts w:ascii="Times New Roman" w:hAnsi="Times New Roman" w:cs="Times New Roman"/>
            <w:color w:val="000000" w:themeColor="text1"/>
            <w:sz w:val="28"/>
            <w:szCs w:val="28"/>
            <w:shd w:val="clear" w:color="auto" w:fill="FFFFFF"/>
          </w:rPr>
          <w:t>для освоения</w:t>
        </w:r>
        <w:proofErr w:type="gramEnd"/>
        <w:r w:rsidRPr="00255A80">
          <w:rPr>
            <w:rFonts w:ascii="Times New Roman" w:hAnsi="Times New Roman" w:cs="Times New Roman"/>
            <w:color w:val="000000" w:themeColor="text1"/>
            <w:sz w:val="28"/>
            <w:szCs w:val="28"/>
            <w:shd w:val="clear" w:color="auto" w:fill="FFFFFF"/>
          </w:rPr>
          <w:t xml:space="preserve"> данного СУБД требуется большое количество времени.</w:t>
        </w:r>
      </w:ins>
    </w:p>
    <w:p w14:paraId="6EEE100E" w14:textId="77777777" w:rsidR="001D1016" w:rsidRPr="00255A80" w:rsidRDefault="001D1016" w:rsidP="001D1016">
      <w:pPr>
        <w:spacing w:after="0" w:line="360" w:lineRule="auto"/>
        <w:ind w:firstLine="709"/>
        <w:jc w:val="both"/>
        <w:rPr>
          <w:ins w:id="729" w:author="Airat Shigapov" w:date="2021-11-09T10:33:00Z"/>
          <w:rFonts w:ascii="Times New Roman" w:hAnsi="Times New Roman" w:cs="Times New Roman"/>
          <w:color w:val="000000" w:themeColor="text1"/>
          <w:sz w:val="28"/>
          <w:szCs w:val="28"/>
          <w:shd w:val="clear" w:color="auto" w:fill="FFFFFF"/>
        </w:rPr>
      </w:pPr>
      <w:ins w:id="730" w:author="Airat Shigapov" w:date="2021-11-09T10:33:00Z">
        <w:r w:rsidRPr="00255A80">
          <w:rPr>
            <w:rFonts w:ascii="Times New Roman" w:hAnsi="Times New Roman" w:cs="Times New Roman"/>
            <w:color w:val="000000" w:themeColor="text1"/>
            <w:sz w:val="28"/>
            <w:szCs w:val="28"/>
            <w:shd w:val="clear" w:color="auto" w:fill="FFFFFF"/>
          </w:rPr>
          <w:t xml:space="preserve">Специфика работы сервера базы данных </w:t>
        </w:r>
        <w:r w:rsidRPr="00255A80">
          <w:rPr>
            <w:rFonts w:ascii="Times New Roman" w:hAnsi="Times New Roman" w:cs="Times New Roman"/>
            <w:color w:val="000000" w:themeColor="text1"/>
            <w:sz w:val="28"/>
            <w:szCs w:val="28"/>
            <w:shd w:val="clear" w:color="auto" w:fill="FFFFFF"/>
            <w:lang w:val="en-US"/>
          </w:rPr>
          <w:t>MS</w:t>
        </w:r>
        <w:r w:rsidRPr="00255A80">
          <w:rPr>
            <w:rFonts w:ascii="Times New Roman" w:hAnsi="Times New Roman" w:cs="Times New Roman"/>
            <w:color w:val="000000" w:themeColor="text1"/>
            <w:sz w:val="28"/>
            <w:szCs w:val="28"/>
            <w:shd w:val="clear" w:color="auto" w:fill="FFFFFF"/>
          </w:rPr>
          <w:t xml:space="preserve"> SQL </w:t>
        </w:r>
        <w:r w:rsidRPr="00255A80">
          <w:rPr>
            <w:rFonts w:ascii="Times New Roman" w:hAnsi="Times New Roman" w:cs="Times New Roman"/>
            <w:color w:val="000000" w:themeColor="text1"/>
            <w:sz w:val="28"/>
            <w:szCs w:val="28"/>
            <w:shd w:val="clear" w:color="auto" w:fill="FFFFFF"/>
            <w:lang w:val="en-US"/>
          </w:rPr>
          <w:t>S</w:t>
        </w:r>
        <w:proofErr w:type="spellStart"/>
        <w:r w:rsidRPr="00255A80">
          <w:rPr>
            <w:rFonts w:ascii="Times New Roman" w:hAnsi="Times New Roman" w:cs="Times New Roman"/>
            <w:color w:val="000000" w:themeColor="text1"/>
            <w:sz w:val="28"/>
            <w:szCs w:val="28"/>
            <w:shd w:val="clear" w:color="auto" w:fill="FFFFFF"/>
          </w:rPr>
          <w:t>erver</w:t>
        </w:r>
        <w:proofErr w:type="spellEnd"/>
        <w:r w:rsidRPr="00255A80">
          <w:rPr>
            <w:rFonts w:ascii="Times New Roman" w:hAnsi="Times New Roman" w:cs="Times New Roman"/>
            <w:color w:val="000000" w:themeColor="text1"/>
            <w:sz w:val="28"/>
            <w:szCs w:val="28"/>
            <w:shd w:val="clear" w:color="auto" w:fill="FFFFFF"/>
          </w:rPr>
          <w:t xml:space="preserve"> заключается в транзакционной обработке данных. Это означает, что по каждому запросу от СУБД обрабатывается и сохраняется небольшое количество информации, тем самым </w:t>
        </w:r>
        <w:r w:rsidRPr="00255A80">
          <w:rPr>
            <w:rFonts w:ascii="Times New Roman" w:hAnsi="Times New Roman" w:cs="Times New Roman"/>
            <w:color w:val="000000" w:themeColor="text1"/>
            <w:sz w:val="28"/>
            <w:szCs w:val="28"/>
            <w:shd w:val="clear" w:color="auto" w:fill="FFFFFF"/>
            <w:lang w:val="en-US"/>
          </w:rPr>
          <w:t>SQL</w:t>
        </w:r>
        <w:r w:rsidRPr="00255A80">
          <w:rPr>
            <w:rFonts w:ascii="Times New Roman" w:hAnsi="Times New Roman" w:cs="Times New Roman"/>
            <w:color w:val="000000" w:themeColor="text1"/>
            <w:sz w:val="28"/>
            <w:szCs w:val="28"/>
            <w:shd w:val="clear" w:color="auto" w:fill="FFFFFF"/>
          </w:rPr>
          <w:t xml:space="preserve"> </w:t>
        </w:r>
        <w:r w:rsidRPr="00255A80">
          <w:rPr>
            <w:rFonts w:ascii="Times New Roman" w:hAnsi="Times New Roman" w:cs="Times New Roman"/>
            <w:color w:val="000000" w:themeColor="text1"/>
            <w:sz w:val="28"/>
            <w:szCs w:val="28"/>
            <w:shd w:val="clear" w:color="auto" w:fill="FFFFFF"/>
            <w:lang w:val="en-US"/>
          </w:rPr>
          <w:t>Server</w:t>
        </w:r>
        <w:r w:rsidRPr="00255A80">
          <w:rPr>
            <w:rFonts w:ascii="Times New Roman" w:hAnsi="Times New Roman" w:cs="Times New Roman"/>
            <w:color w:val="000000" w:themeColor="text1"/>
            <w:sz w:val="28"/>
            <w:szCs w:val="28"/>
            <w:shd w:val="clear" w:color="auto" w:fill="FFFFFF"/>
          </w:rPr>
          <w:t xml:space="preserve"> является более подходящим для вставки и удаления данных.</w:t>
        </w:r>
      </w:ins>
    </w:p>
    <w:p w14:paraId="3DEAEB50" w14:textId="77777777" w:rsidR="001D1016" w:rsidRPr="00255A80" w:rsidRDefault="001D1016" w:rsidP="001D1016">
      <w:pPr>
        <w:spacing w:after="0" w:line="360" w:lineRule="auto"/>
        <w:ind w:firstLine="709"/>
        <w:jc w:val="both"/>
        <w:rPr>
          <w:ins w:id="731" w:author="Airat Shigapov" w:date="2021-11-09T10:33:00Z"/>
          <w:rFonts w:ascii="Times New Roman" w:hAnsi="Times New Roman" w:cs="Times New Roman"/>
          <w:color w:val="000000" w:themeColor="text1"/>
          <w:sz w:val="28"/>
          <w:szCs w:val="28"/>
          <w:shd w:val="clear" w:color="auto" w:fill="FFFFFF"/>
        </w:rPr>
      </w:pPr>
      <w:ins w:id="732" w:author="Airat Shigapov" w:date="2021-11-09T10:33:00Z">
        <w:r w:rsidRPr="00255A80">
          <w:rPr>
            <w:rFonts w:ascii="Times New Roman" w:hAnsi="Times New Roman" w:cs="Times New Roman"/>
            <w:color w:val="000000" w:themeColor="text1"/>
            <w:sz w:val="28"/>
            <w:szCs w:val="28"/>
            <w:shd w:val="clear" w:color="auto" w:fill="FFFFFF"/>
            <w:lang w:val="en-US"/>
          </w:rPr>
          <w:t>MySQL</w:t>
        </w:r>
        <w:r w:rsidRPr="00255A80">
          <w:rPr>
            <w:rFonts w:ascii="Times New Roman" w:hAnsi="Times New Roman" w:cs="Times New Roman"/>
            <w:color w:val="000000" w:themeColor="text1"/>
            <w:sz w:val="28"/>
            <w:szCs w:val="28"/>
            <w:shd w:val="clear" w:color="auto" w:fill="FFFFFF"/>
          </w:rPr>
          <w:t xml:space="preserve"> и </w:t>
        </w:r>
        <w:r w:rsidRPr="00255A80">
          <w:rPr>
            <w:rFonts w:ascii="Times New Roman" w:hAnsi="Times New Roman" w:cs="Times New Roman"/>
            <w:color w:val="000000" w:themeColor="text1"/>
            <w:sz w:val="28"/>
            <w:szCs w:val="28"/>
            <w:shd w:val="clear" w:color="auto" w:fill="FFFFFF"/>
            <w:lang w:val="en-US"/>
          </w:rPr>
          <w:t>SQL</w:t>
        </w:r>
        <w:r w:rsidRPr="00255A80">
          <w:rPr>
            <w:rFonts w:ascii="Times New Roman" w:hAnsi="Times New Roman" w:cs="Times New Roman"/>
            <w:color w:val="000000" w:themeColor="text1"/>
            <w:sz w:val="28"/>
            <w:szCs w:val="28"/>
            <w:shd w:val="clear" w:color="auto" w:fill="FFFFFF"/>
          </w:rPr>
          <w:t xml:space="preserve"> </w:t>
        </w:r>
        <w:r w:rsidRPr="00255A80">
          <w:rPr>
            <w:rFonts w:ascii="Times New Roman" w:hAnsi="Times New Roman" w:cs="Times New Roman"/>
            <w:color w:val="000000" w:themeColor="text1"/>
            <w:sz w:val="28"/>
            <w:szCs w:val="28"/>
            <w:shd w:val="clear" w:color="auto" w:fill="FFFFFF"/>
            <w:lang w:val="en-US"/>
          </w:rPr>
          <w:t>Server</w:t>
        </w:r>
        <w:r w:rsidRPr="00255A80">
          <w:rPr>
            <w:rFonts w:ascii="Times New Roman" w:hAnsi="Times New Roman" w:cs="Times New Roman"/>
            <w:color w:val="000000" w:themeColor="text1"/>
            <w:sz w:val="28"/>
            <w:szCs w:val="28"/>
            <w:shd w:val="clear" w:color="auto" w:fill="FFFFFF"/>
          </w:rPr>
          <w:t xml:space="preserve"> являются очень похожими по своему синтаксису и параметрам. Ключевым отличием в разработке является возможность работы с средой .</w:t>
        </w:r>
        <w:r w:rsidRPr="00255A80">
          <w:rPr>
            <w:rFonts w:ascii="Times New Roman" w:hAnsi="Times New Roman" w:cs="Times New Roman"/>
            <w:color w:val="000000" w:themeColor="text1"/>
            <w:sz w:val="28"/>
            <w:szCs w:val="28"/>
            <w:shd w:val="clear" w:color="auto" w:fill="FFFFFF"/>
            <w:lang w:val="en-US"/>
          </w:rPr>
          <w:t>NET</w:t>
        </w:r>
        <w:r w:rsidRPr="00255A80">
          <w:rPr>
            <w:rFonts w:ascii="Times New Roman" w:hAnsi="Times New Roman" w:cs="Times New Roman"/>
            <w:color w:val="000000" w:themeColor="text1"/>
            <w:sz w:val="28"/>
            <w:szCs w:val="28"/>
            <w:shd w:val="clear" w:color="auto" w:fill="FFFFFF"/>
          </w:rPr>
          <w:t xml:space="preserve">. Обе СУБД имеют возможность подключения к </w:t>
        </w:r>
        <w:r w:rsidRPr="00255A80">
          <w:rPr>
            <w:rFonts w:ascii="Times New Roman" w:hAnsi="Times New Roman" w:cs="Times New Roman"/>
            <w:color w:val="000000" w:themeColor="text1"/>
            <w:sz w:val="28"/>
            <w:szCs w:val="28"/>
            <w:shd w:val="clear" w:color="auto" w:fill="FFFFFF"/>
            <w:lang w:val="en-US"/>
          </w:rPr>
          <w:t>Visual</w:t>
        </w:r>
        <w:r w:rsidRPr="00255A80">
          <w:rPr>
            <w:rFonts w:ascii="Times New Roman" w:hAnsi="Times New Roman" w:cs="Times New Roman"/>
            <w:color w:val="000000" w:themeColor="text1"/>
            <w:sz w:val="28"/>
            <w:szCs w:val="28"/>
            <w:shd w:val="clear" w:color="auto" w:fill="FFFFFF"/>
          </w:rPr>
          <w:t xml:space="preserve"> </w:t>
        </w:r>
        <w:r w:rsidRPr="00255A80">
          <w:rPr>
            <w:rFonts w:ascii="Times New Roman" w:hAnsi="Times New Roman" w:cs="Times New Roman"/>
            <w:color w:val="000000" w:themeColor="text1"/>
            <w:sz w:val="28"/>
            <w:szCs w:val="28"/>
            <w:shd w:val="clear" w:color="auto" w:fill="FFFFFF"/>
            <w:lang w:val="en-US"/>
          </w:rPr>
          <w:t>Studio</w:t>
        </w:r>
        <w:r w:rsidRPr="00255A80">
          <w:rPr>
            <w:rFonts w:ascii="Times New Roman" w:hAnsi="Times New Roman" w:cs="Times New Roman"/>
            <w:color w:val="000000" w:themeColor="text1"/>
            <w:sz w:val="28"/>
            <w:szCs w:val="28"/>
            <w:shd w:val="clear" w:color="auto" w:fill="FFFFFF"/>
          </w:rPr>
          <w:t xml:space="preserve"> через </w:t>
        </w:r>
        <w:r w:rsidRPr="00255A80">
          <w:rPr>
            <w:rFonts w:ascii="Times New Roman" w:hAnsi="Times New Roman" w:cs="Times New Roman"/>
            <w:color w:val="000000" w:themeColor="text1"/>
            <w:sz w:val="28"/>
            <w:szCs w:val="28"/>
            <w:shd w:val="clear" w:color="auto" w:fill="FFFFFF"/>
            <w:lang w:val="en-US"/>
          </w:rPr>
          <w:t>Entity</w:t>
        </w:r>
        <w:r w:rsidRPr="00255A80">
          <w:rPr>
            <w:rFonts w:ascii="Times New Roman" w:hAnsi="Times New Roman" w:cs="Times New Roman"/>
            <w:color w:val="000000" w:themeColor="text1"/>
            <w:sz w:val="28"/>
            <w:szCs w:val="28"/>
            <w:shd w:val="clear" w:color="auto" w:fill="FFFFFF"/>
          </w:rPr>
          <w:t xml:space="preserve"> </w:t>
        </w:r>
        <w:r w:rsidRPr="00255A80">
          <w:rPr>
            <w:rFonts w:ascii="Times New Roman" w:hAnsi="Times New Roman" w:cs="Times New Roman"/>
            <w:color w:val="000000" w:themeColor="text1"/>
            <w:sz w:val="28"/>
            <w:szCs w:val="28"/>
            <w:shd w:val="clear" w:color="auto" w:fill="FFFFFF"/>
            <w:lang w:val="en-US"/>
          </w:rPr>
          <w:t>Framework</w:t>
        </w:r>
        <w:r w:rsidRPr="00255A80">
          <w:rPr>
            <w:rFonts w:ascii="Times New Roman" w:hAnsi="Times New Roman" w:cs="Times New Roman"/>
            <w:color w:val="000000" w:themeColor="text1"/>
            <w:sz w:val="28"/>
            <w:szCs w:val="28"/>
            <w:shd w:val="clear" w:color="auto" w:fill="FFFFFF"/>
          </w:rPr>
          <w:t xml:space="preserve">, но </w:t>
        </w:r>
        <w:r w:rsidRPr="00255A80">
          <w:rPr>
            <w:rFonts w:ascii="Times New Roman" w:hAnsi="Times New Roman" w:cs="Times New Roman"/>
            <w:color w:val="000000" w:themeColor="text1"/>
            <w:sz w:val="28"/>
            <w:szCs w:val="28"/>
            <w:shd w:val="clear" w:color="auto" w:fill="FFFFFF"/>
            <w:lang w:val="en-US"/>
          </w:rPr>
          <w:t>MySQL</w:t>
        </w:r>
        <w:r w:rsidRPr="00255A80">
          <w:rPr>
            <w:rFonts w:ascii="Times New Roman" w:hAnsi="Times New Roman" w:cs="Times New Roman"/>
            <w:color w:val="000000" w:themeColor="text1"/>
            <w:sz w:val="28"/>
            <w:szCs w:val="28"/>
            <w:shd w:val="clear" w:color="auto" w:fill="FFFFFF"/>
          </w:rPr>
          <w:t xml:space="preserve"> в отличие </w:t>
        </w:r>
        <w:r w:rsidRPr="00255A80">
          <w:rPr>
            <w:rFonts w:ascii="Times New Roman" w:hAnsi="Times New Roman" w:cs="Times New Roman"/>
            <w:color w:val="000000" w:themeColor="text1"/>
            <w:sz w:val="28"/>
            <w:szCs w:val="28"/>
            <w:shd w:val="clear" w:color="auto" w:fill="FFFFFF"/>
            <w:lang w:val="en-US"/>
          </w:rPr>
          <w:t>SQL</w:t>
        </w:r>
        <w:r w:rsidRPr="00255A80">
          <w:rPr>
            <w:rFonts w:ascii="Times New Roman" w:hAnsi="Times New Roman" w:cs="Times New Roman"/>
            <w:color w:val="000000" w:themeColor="text1"/>
            <w:sz w:val="28"/>
            <w:szCs w:val="28"/>
            <w:shd w:val="clear" w:color="auto" w:fill="FFFFFF"/>
          </w:rPr>
          <w:t xml:space="preserve"> </w:t>
        </w:r>
        <w:r w:rsidRPr="00255A80">
          <w:rPr>
            <w:rFonts w:ascii="Times New Roman" w:hAnsi="Times New Roman" w:cs="Times New Roman"/>
            <w:color w:val="000000" w:themeColor="text1"/>
            <w:sz w:val="28"/>
            <w:szCs w:val="28"/>
            <w:shd w:val="clear" w:color="auto" w:fill="FFFFFF"/>
            <w:lang w:val="en-US"/>
          </w:rPr>
          <w:t>Server</w:t>
        </w:r>
        <w:r w:rsidRPr="00255A80">
          <w:rPr>
            <w:rFonts w:ascii="Times New Roman" w:hAnsi="Times New Roman" w:cs="Times New Roman"/>
            <w:color w:val="000000" w:themeColor="text1"/>
            <w:sz w:val="28"/>
            <w:szCs w:val="28"/>
            <w:shd w:val="clear" w:color="auto" w:fill="FFFFFF"/>
          </w:rPr>
          <w:t xml:space="preserve"> для подключения требует установки дополнительных плагинов. В свою же очередь .</w:t>
        </w:r>
        <w:r w:rsidRPr="00255A80">
          <w:rPr>
            <w:rFonts w:ascii="Times New Roman" w:hAnsi="Times New Roman" w:cs="Times New Roman"/>
            <w:color w:val="000000" w:themeColor="text1"/>
            <w:sz w:val="28"/>
            <w:szCs w:val="28"/>
            <w:shd w:val="clear" w:color="auto" w:fill="FFFFFF"/>
            <w:lang w:val="en-US"/>
          </w:rPr>
          <w:t>Net</w:t>
        </w:r>
        <w:r w:rsidRPr="00255A80">
          <w:rPr>
            <w:rFonts w:ascii="Times New Roman" w:hAnsi="Times New Roman" w:cs="Times New Roman"/>
            <w:color w:val="000000" w:themeColor="text1"/>
            <w:sz w:val="28"/>
            <w:szCs w:val="28"/>
            <w:shd w:val="clear" w:color="auto" w:fill="FFFFFF"/>
          </w:rPr>
          <w:t xml:space="preserve"> </w:t>
        </w:r>
        <w:r w:rsidRPr="00255A80">
          <w:rPr>
            <w:rFonts w:ascii="Times New Roman" w:hAnsi="Times New Roman" w:cs="Times New Roman"/>
            <w:color w:val="000000" w:themeColor="text1"/>
            <w:sz w:val="28"/>
            <w:szCs w:val="28"/>
            <w:shd w:val="clear" w:color="auto" w:fill="FFFFFF"/>
            <w:lang w:val="en-US"/>
          </w:rPr>
          <w:t>Framework</w:t>
        </w:r>
        <w:r w:rsidRPr="00255A80">
          <w:rPr>
            <w:rFonts w:ascii="Times New Roman" w:hAnsi="Times New Roman" w:cs="Times New Roman"/>
            <w:color w:val="000000" w:themeColor="text1"/>
            <w:sz w:val="28"/>
            <w:szCs w:val="28"/>
            <w:shd w:val="clear" w:color="auto" w:fill="FFFFFF"/>
          </w:rPr>
          <w:t xml:space="preserve"> в первую очередь нацелен под работу с </w:t>
        </w:r>
        <w:r w:rsidRPr="00255A80">
          <w:rPr>
            <w:rFonts w:ascii="Times New Roman" w:hAnsi="Times New Roman" w:cs="Times New Roman"/>
            <w:color w:val="000000" w:themeColor="text1"/>
            <w:sz w:val="28"/>
            <w:szCs w:val="28"/>
            <w:shd w:val="clear" w:color="auto" w:fill="FFFFFF"/>
            <w:lang w:val="en-US"/>
          </w:rPr>
          <w:t>SQL</w:t>
        </w:r>
        <w:r w:rsidRPr="00255A80">
          <w:rPr>
            <w:rFonts w:ascii="Times New Roman" w:hAnsi="Times New Roman" w:cs="Times New Roman"/>
            <w:color w:val="000000" w:themeColor="text1"/>
            <w:sz w:val="28"/>
            <w:szCs w:val="28"/>
            <w:shd w:val="clear" w:color="auto" w:fill="FFFFFF"/>
          </w:rPr>
          <w:t xml:space="preserve"> </w:t>
        </w:r>
        <w:r w:rsidRPr="00255A80">
          <w:rPr>
            <w:rFonts w:ascii="Times New Roman" w:hAnsi="Times New Roman" w:cs="Times New Roman"/>
            <w:color w:val="000000" w:themeColor="text1"/>
            <w:sz w:val="28"/>
            <w:szCs w:val="28"/>
            <w:shd w:val="clear" w:color="auto" w:fill="FFFFFF"/>
            <w:lang w:val="en-US"/>
          </w:rPr>
          <w:t>Server</w:t>
        </w:r>
        <w:r w:rsidRPr="00255A80">
          <w:rPr>
            <w:rFonts w:ascii="Times New Roman" w:hAnsi="Times New Roman" w:cs="Times New Roman"/>
            <w:color w:val="000000" w:themeColor="text1"/>
            <w:sz w:val="28"/>
            <w:szCs w:val="28"/>
            <w:shd w:val="clear" w:color="auto" w:fill="FFFFFF"/>
          </w:rPr>
          <w:t>, тем самым упрощает процесс разработки.</w:t>
        </w:r>
      </w:ins>
    </w:p>
    <w:p w14:paraId="032A44C5" w14:textId="23052110" w:rsidR="001D1016" w:rsidRPr="007823CA" w:rsidRDefault="001D1016">
      <w:pPr>
        <w:spacing w:after="0" w:line="360" w:lineRule="auto"/>
        <w:ind w:firstLine="709"/>
        <w:jc w:val="both"/>
        <w:rPr>
          <w:ins w:id="733" w:author="Airat Shigapov" w:date="2021-11-09T10:33:00Z"/>
          <w:rFonts w:cs="Times New Roman"/>
          <w:szCs w:val="28"/>
        </w:rPr>
        <w:pPrChange w:id="734" w:author="Airat Shigapov" w:date="2021-11-09T10:47:00Z">
          <w:pPr>
            <w:pStyle w:val="2"/>
            <w:jc w:val="both"/>
          </w:pPr>
        </w:pPrChange>
      </w:pPr>
      <w:ins w:id="735" w:author="Airat Shigapov" w:date="2021-11-09T10:33:00Z">
        <w:r w:rsidRPr="00255A80">
          <w:rPr>
            <w:rFonts w:ascii="Times New Roman" w:hAnsi="Times New Roman" w:cs="Times New Roman"/>
            <w:color w:val="000000" w:themeColor="text1"/>
            <w:sz w:val="28"/>
            <w:szCs w:val="28"/>
            <w:shd w:val="clear" w:color="auto" w:fill="FFFFFF"/>
          </w:rPr>
          <w:t xml:space="preserve">В результате сравнения СУБД </w:t>
        </w:r>
        <w:r w:rsidRPr="00255A80">
          <w:rPr>
            <w:rFonts w:ascii="Times New Roman" w:hAnsi="Times New Roman" w:cs="Times New Roman"/>
            <w:color w:val="000000" w:themeColor="text1"/>
            <w:sz w:val="28"/>
            <w:szCs w:val="28"/>
            <w:shd w:val="clear" w:color="auto" w:fill="FFFFFF"/>
            <w:lang w:val="en-US"/>
          </w:rPr>
          <w:t>SQL</w:t>
        </w:r>
        <w:r w:rsidRPr="00255A80">
          <w:rPr>
            <w:rFonts w:ascii="Times New Roman" w:hAnsi="Times New Roman" w:cs="Times New Roman"/>
            <w:color w:val="000000" w:themeColor="text1"/>
            <w:sz w:val="28"/>
            <w:szCs w:val="28"/>
            <w:shd w:val="clear" w:color="auto" w:fill="FFFFFF"/>
          </w:rPr>
          <w:t xml:space="preserve"> </w:t>
        </w:r>
        <w:r w:rsidRPr="00255A80">
          <w:rPr>
            <w:rFonts w:ascii="Times New Roman" w:hAnsi="Times New Roman" w:cs="Times New Roman"/>
            <w:color w:val="000000" w:themeColor="text1"/>
            <w:sz w:val="28"/>
            <w:szCs w:val="28"/>
            <w:shd w:val="clear" w:color="auto" w:fill="FFFFFF"/>
            <w:lang w:val="en-US"/>
          </w:rPr>
          <w:t>Server</w:t>
        </w:r>
        <w:r w:rsidRPr="00255A80">
          <w:rPr>
            <w:rFonts w:ascii="Times New Roman" w:hAnsi="Times New Roman" w:cs="Times New Roman"/>
            <w:color w:val="000000" w:themeColor="text1"/>
            <w:sz w:val="28"/>
            <w:szCs w:val="28"/>
            <w:shd w:val="clear" w:color="auto" w:fill="FFFFFF"/>
          </w:rPr>
          <w:t xml:space="preserve"> является самой подходящей при разработке базы данных для данной информационной системы.</w:t>
        </w:r>
        <w:r w:rsidRPr="007823CA">
          <w:rPr>
            <w:rFonts w:cs="Times New Roman"/>
            <w:szCs w:val="28"/>
          </w:rPr>
          <w:t xml:space="preserve"> </w:t>
        </w:r>
      </w:ins>
    </w:p>
    <w:p w14:paraId="391D8B70" w14:textId="3006B15F" w:rsidR="001D1016" w:rsidRDefault="001D1016">
      <w:pPr>
        <w:jc w:val="both"/>
        <w:rPr>
          <w:ins w:id="736" w:author="Airat Shigapov" w:date="2021-11-09T10:33:00Z"/>
          <w:rFonts w:ascii="Times New Roman" w:eastAsiaTheme="majorEastAsia" w:hAnsi="Times New Roman" w:cstheme="majorBidi"/>
          <w:noProof/>
          <w:sz w:val="28"/>
          <w:szCs w:val="32"/>
        </w:rPr>
        <w:pPrChange w:id="737" w:author="Airat Shigapov" w:date="2021-11-09T10:33:00Z">
          <w:pPr/>
        </w:pPrChange>
      </w:pPr>
      <w:ins w:id="738" w:author="Airat Shigapov" w:date="2021-11-09T10:33:00Z">
        <w:r>
          <w:rPr>
            <w:noProof/>
          </w:rPr>
          <w:br w:type="page"/>
        </w:r>
      </w:ins>
    </w:p>
    <w:p w14:paraId="50394A05" w14:textId="0BCF47DB" w:rsidR="002D6EEE" w:rsidRPr="00BE63C5" w:rsidRDefault="003816F3" w:rsidP="00BE63C5">
      <w:pPr>
        <w:pStyle w:val="1"/>
        <w:rPr>
          <w:noProof/>
        </w:rPr>
      </w:pPr>
      <w:bookmarkStart w:id="739" w:name="_Toc87533113"/>
      <w:ins w:id="740" w:author="Airat Shigapov" w:date="2021-11-09T10:48:00Z">
        <w:r w:rsidRPr="003816F3">
          <w:rPr>
            <w:noProof/>
            <w:rPrChange w:id="741" w:author="Airat Shigapov" w:date="2021-11-09T10:48:00Z">
              <w:rPr>
                <w:noProof/>
                <w:lang w:val="en-US"/>
              </w:rPr>
            </w:rPrChange>
          </w:rPr>
          <w:lastRenderedPageBreak/>
          <w:t>2</w:t>
        </w:r>
      </w:ins>
      <w:del w:id="742" w:author="Airat Shigapov" w:date="2021-11-09T10:48:00Z">
        <w:r w:rsidR="00BE63C5" w:rsidRPr="00E148CA" w:rsidDel="003816F3">
          <w:rPr>
            <w:noProof/>
          </w:rPr>
          <w:delText>1</w:delText>
        </w:r>
      </w:del>
      <w:r w:rsidR="002D6EEE" w:rsidRPr="00BE63C5">
        <w:rPr>
          <w:noProof/>
        </w:rPr>
        <w:t xml:space="preserve"> </w:t>
      </w:r>
      <w:r w:rsidR="00A3119D" w:rsidRPr="00BE63C5">
        <w:rPr>
          <w:noProof/>
        </w:rPr>
        <w:t>ПРОЕКТИРОВАНИЕ ПРОГРАММНОГО ПРОДУКТА</w:t>
      </w:r>
      <w:bookmarkEnd w:id="527"/>
      <w:bookmarkEnd w:id="528"/>
      <w:bookmarkEnd w:id="739"/>
    </w:p>
    <w:p w14:paraId="63AF40A0" w14:textId="2A0454D5" w:rsidR="00BE63C5" w:rsidRPr="00BE63C5" w:rsidRDefault="003816F3" w:rsidP="00BE63C5">
      <w:pPr>
        <w:pStyle w:val="2"/>
        <w:ind w:firstLine="708"/>
        <w:jc w:val="both"/>
        <w:rPr>
          <w:rFonts w:cs="Times New Roman"/>
          <w:szCs w:val="28"/>
        </w:rPr>
      </w:pPr>
      <w:bookmarkStart w:id="743" w:name="_Toc71577817"/>
      <w:bookmarkStart w:id="744" w:name="_Toc86267459"/>
      <w:bookmarkStart w:id="745" w:name="_Toc86267643"/>
      <w:bookmarkStart w:id="746" w:name="_Toc87533114"/>
      <w:ins w:id="747" w:author="Airat Shigapov" w:date="2021-11-09T10:48:00Z">
        <w:r w:rsidRPr="003816F3">
          <w:rPr>
            <w:rFonts w:cs="Times New Roman"/>
            <w:szCs w:val="28"/>
            <w:rPrChange w:id="748" w:author="Airat Shigapov" w:date="2021-11-09T10:48:00Z">
              <w:rPr>
                <w:rFonts w:cs="Times New Roman"/>
                <w:szCs w:val="28"/>
                <w:lang w:val="en-US"/>
              </w:rPr>
            </w:rPrChange>
          </w:rPr>
          <w:t>2</w:t>
        </w:r>
      </w:ins>
      <w:del w:id="749" w:author="Airat Shigapov" w:date="2021-11-09T10:48:00Z">
        <w:r w:rsidR="00BE63C5" w:rsidRPr="00BE63C5" w:rsidDel="003816F3">
          <w:rPr>
            <w:rFonts w:cs="Times New Roman"/>
            <w:szCs w:val="28"/>
          </w:rPr>
          <w:delText>1</w:delText>
        </w:r>
      </w:del>
      <w:r w:rsidR="00BE63C5" w:rsidRPr="00BE63C5">
        <w:rPr>
          <w:rFonts w:cs="Times New Roman"/>
          <w:szCs w:val="28"/>
        </w:rPr>
        <w:t>.1 Графическое представление программы</w:t>
      </w:r>
      <w:bookmarkEnd w:id="743"/>
      <w:bookmarkEnd w:id="744"/>
      <w:bookmarkEnd w:id="745"/>
      <w:bookmarkEnd w:id="746"/>
    </w:p>
    <w:p w14:paraId="554F31EF" w14:textId="77777777" w:rsidR="00BE63C5" w:rsidRPr="00BE63C5" w:rsidRDefault="00BE63C5" w:rsidP="00BE63C5">
      <w:pPr>
        <w:spacing w:after="0" w:line="360" w:lineRule="auto"/>
        <w:ind w:firstLine="708"/>
        <w:jc w:val="both"/>
        <w:rPr>
          <w:rFonts w:ascii="Times New Roman" w:hAnsi="Times New Roman" w:cs="Times New Roman"/>
          <w:bCs/>
          <w:sz w:val="28"/>
          <w:szCs w:val="28"/>
          <w:shd w:val="clear" w:color="auto" w:fill="FFFFFF"/>
        </w:rPr>
      </w:pPr>
      <w:r w:rsidRPr="00BE63C5">
        <w:rPr>
          <w:rFonts w:ascii="Times New Roman" w:hAnsi="Times New Roman" w:cs="Times New Roman"/>
          <w:bCs/>
          <w:sz w:val="28"/>
          <w:szCs w:val="28"/>
          <w:shd w:val="clear" w:color="auto" w:fill="FFFFFF"/>
        </w:rPr>
        <w:t xml:space="preserve">В ходе реализации проекта может возникнуть необходимость внесения изменений в базу данных или в само приложение. Это может привести к большим временным затратам. Для лучшего понимания концепции приложения, его функционала и уменьшения ошибок в ходе реализации проекта, требуется заблаговременное моделирование информационной системы. Одним из вариантов визуализации приложения является представление его в виде диаграммы. Диаграмма позволяет визуально </w:t>
      </w:r>
      <w:proofErr w:type="gramStart"/>
      <w:r w:rsidRPr="00BE63C5">
        <w:rPr>
          <w:rFonts w:ascii="Times New Roman" w:hAnsi="Times New Roman" w:cs="Times New Roman"/>
          <w:bCs/>
          <w:sz w:val="28"/>
          <w:szCs w:val="28"/>
          <w:shd w:val="clear" w:color="auto" w:fill="FFFFFF"/>
        </w:rPr>
        <w:t>показать</w:t>
      </w:r>
      <w:proofErr w:type="gramEnd"/>
      <w:r w:rsidRPr="00BE63C5">
        <w:rPr>
          <w:rFonts w:ascii="Times New Roman" w:hAnsi="Times New Roman" w:cs="Times New Roman"/>
          <w:bCs/>
          <w:sz w:val="28"/>
          <w:szCs w:val="28"/>
          <w:shd w:val="clear" w:color="auto" w:fill="FFFFFF"/>
        </w:rPr>
        <w:t xml:space="preserve"> как должна работать программа и его структуру. </w:t>
      </w:r>
    </w:p>
    <w:p w14:paraId="38F70913" w14:textId="63348059" w:rsidR="00BE63C5" w:rsidRPr="00BE63C5" w:rsidRDefault="00BE63C5" w:rsidP="00FB1C17">
      <w:pPr>
        <w:spacing w:after="0" w:line="360" w:lineRule="auto"/>
        <w:ind w:firstLine="708"/>
        <w:jc w:val="both"/>
        <w:rPr>
          <w:rFonts w:ascii="Times New Roman" w:hAnsi="Times New Roman" w:cs="Times New Roman"/>
          <w:bCs/>
          <w:sz w:val="28"/>
          <w:szCs w:val="28"/>
          <w:shd w:val="clear" w:color="auto" w:fill="FFFFFF"/>
        </w:rPr>
      </w:pPr>
      <w:r w:rsidRPr="00BE63C5">
        <w:rPr>
          <w:rFonts w:ascii="Times New Roman" w:hAnsi="Times New Roman" w:cs="Times New Roman"/>
          <w:bCs/>
          <w:sz w:val="28"/>
          <w:szCs w:val="28"/>
          <w:shd w:val="clear" w:color="auto" w:fill="FFFFFF"/>
        </w:rPr>
        <w:t xml:space="preserve">Одним из способов моделирования является специализированный язык </w:t>
      </w:r>
      <w:r w:rsidRPr="00BE63C5">
        <w:rPr>
          <w:rFonts w:ascii="Times New Roman" w:hAnsi="Times New Roman" w:cs="Times New Roman"/>
          <w:bCs/>
          <w:sz w:val="28"/>
          <w:szCs w:val="28"/>
          <w:shd w:val="clear" w:color="auto" w:fill="FFFFFF"/>
          <w:lang w:val="en-US"/>
        </w:rPr>
        <w:t>Unified</w:t>
      </w:r>
      <w:r w:rsidRPr="00BE63C5">
        <w:rPr>
          <w:rFonts w:ascii="Times New Roman" w:hAnsi="Times New Roman" w:cs="Times New Roman"/>
          <w:bCs/>
          <w:sz w:val="28"/>
          <w:szCs w:val="28"/>
          <w:shd w:val="clear" w:color="auto" w:fill="FFFFFF"/>
        </w:rPr>
        <w:t xml:space="preserve"> </w:t>
      </w:r>
      <w:r w:rsidRPr="00BE63C5">
        <w:rPr>
          <w:rFonts w:ascii="Times New Roman" w:hAnsi="Times New Roman" w:cs="Times New Roman"/>
          <w:bCs/>
          <w:sz w:val="28"/>
          <w:szCs w:val="28"/>
          <w:shd w:val="clear" w:color="auto" w:fill="FFFFFF"/>
          <w:lang w:val="en-US"/>
        </w:rPr>
        <w:t>Modeling</w:t>
      </w:r>
      <w:r w:rsidRPr="00BE63C5">
        <w:rPr>
          <w:rFonts w:ascii="Times New Roman" w:hAnsi="Times New Roman" w:cs="Times New Roman"/>
          <w:bCs/>
          <w:sz w:val="28"/>
          <w:szCs w:val="28"/>
          <w:shd w:val="clear" w:color="auto" w:fill="FFFFFF"/>
        </w:rPr>
        <w:t xml:space="preserve"> </w:t>
      </w:r>
      <w:r w:rsidRPr="00BE63C5">
        <w:rPr>
          <w:rFonts w:ascii="Times New Roman" w:hAnsi="Times New Roman" w:cs="Times New Roman"/>
          <w:bCs/>
          <w:sz w:val="28"/>
          <w:szCs w:val="28"/>
          <w:shd w:val="clear" w:color="auto" w:fill="FFFFFF"/>
          <w:lang w:val="en-US"/>
        </w:rPr>
        <w:t>Language</w:t>
      </w:r>
      <w:r w:rsidRPr="00BE63C5">
        <w:rPr>
          <w:rFonts w:ascii="Times New Roman" w:hAnsi="Times New Roman" w:cs="Times New Roman"/>
          <w:bCs/>
          <w:sz w:val="28"/>
          <w:szCs w:val="28"/>
          <w:shd w:val="clear" w:color="auto" w:fill="FFFFFF"/>
        </w:rPr>
        <w:t xml:space="preserve"> (</w:t>
      </w:r>
      <w:r w:rsidRPr="00BE63C5">
        <w:rPr>
          <w:rFonts w:ascii="Times New Roman" w:hAnsi="Times New Roman" w:cs="Times New Roman"/>
          <w:bCs/>
          <w:sz w:val="28"/>
          <w:szCs w:val="28"/>
          <w:shd w:val="clear" w:color="auto" w:fill="FFFFFF"/>
          <w:lang w:val="en-US"/>
        </w:rPr>
        <w:t>UML</w:t>
      </w:r>
      <w:r w:rsidRPr="00BE63C5">
        <w:rPr>
          <w:rFonts w:ascii="Times New Roman" w:hAnsi="Times New Roman" w:cs="Times New Roman"/>
          <w:bCs/>
          <w:sz w:val="28"/>
          <w:szCs w:val="28"/>
          <w:shd w:val="clear" w:color="auto" w:fill="FFFFFF"/>
        </w:rPr>
        <w:t xml:space="preserve">), имеющий все необходимые графические объекты. Язык </w:t>
      </w:r>
      <w:r w:rsidRPr="00BE63C5">
        <w:rPr>
          <w:rFonts w:ascii="Times New Roman" w:hAnsi="Times New Roman" w:cs="Times New Roman"/>
          <w:bCs/>
          <w:sz w:val="28"/>
          <w:szCs w:val="28"/>
          <w:shd w:val="clear" w:color="auto" w:fill="FFFFFF"/>
          <w:lang w:val="en-US"/>
        </w:rPr>
        <w:t>UML</w:t>
      </w:r>
      <w:r w:rsidRPr="00BE63C5">
        <w:rPr>
          <w:rFonts w:ascii="Times New Roman" w:hAnsi="Times New Roman" w:cs="Times New Roman"/>
          <w:bCs/>
          <w:sz w:val="28"/>
          <w:szCs w:val="28"/>
          <w:shd w:val="clear" w:color="auto" w:fill="FFFFFF"/>
        </w:rPr>
        <w:t xml:space="preserve"> имеет два типа диаграмм: структурную, отражающая из чего состоит система и поведенческие, </w:t>
      </w:r>
      <w:r w:rsidRPr="00BE63C5">
        <w:rPr>
          <w:rFonts w:ascii="Times New Roman" w:hAnsi="Times New Roman" w:cs="Times New Roman"/>
          <w:sz w:val="28"/>
          <w:szCs w:val="28"/>
          <w:shd w:val="clear" w:color="auto" w:fill="FFFFFF"/>
        </w:rPr>
        <w:t>в этом типе описывается, что делает система</w:t>
      </w:r>
      <w:r w:rsidRPr="00BE63C5">
        <w:rPr>
          <w:rFonts w:ascii="Times New Roman" w:hAnsi="Times New Roman" w:cs="Times New Roman"/>
          <w:bCs/>
          <w:sz w:val="28"/>
          <w:szCs w:val="28"/>
          <w:shd w:val="clear" w:color="auto" w:fill="FFFFFF"/>
        </w:rPr>
        <w:t>.</w:t>
      </w:r>
    </w:p>
    <w:p w14:paraId="7823E887" w14:textId="77777777" w:rsidR="00BE63C5" w:rsidRPr="00BE63C5" w:rsidRDefault="00BE63C5" w:rsidP="00BE63C5">
      <w:pPr>
        <w:spacing w:after="0" w:line="360" w:lineRule="auto"/>
        <w:ind w:firstLine="708"/>
        <w:jc w:val="both"/>
        <w:rPr>
          <w:rFonts w:ascii="Times New Roman" w:hAnsi="Times New Roman" w:cs="Times New Roman"/>
          <w:bCs/>
          <w:sz w:val="28"/>
          <w:szCs w:val="28"/>
          <w:shd w:val="clear" w:color="auto" w:fill="FFFFFF"/>
        </w:rPr>
      </w:pPr>
      <w:r w:rsidRPr="00BE63C5">
        <w:rPr>
          <w:rFonts w:ascii="Times New Roman" w:hAnsi="Times New Roman" w:cs="Times New Roman"/>
          <w:bCs/>
          <w:sz w:val="28"/>
          <w:szCs w:val="28"/>
          <w:shd w:val="clear" w:color="auto" w:fill="FFFFFF"/>
        </w:rPr>
        <w:t>Структурной является диаграмма модели данных (</w:t>
      </w:r>
      <w:r w:rsidRPr="00BE63C5">
        <w:rPr>
          <w:rFonts w:ascii="Times New Roman" w:hAnsi="Times New Roman" w:cs="Times New Roman"/>
          <w:bCs/>
          <w:sz w:val="28"/>
          <w:szCs w:val="28"/>
          <w:shd w:val="clear" w:color="auto" w:fill="FFFFFF"/>
          <w:lang w:val="en-US"/>
        </w:rPr>
        <w:t>ER</w:t>
      </w:r>
      <w:r w:rsidRPr="00BE63C5">
        <w:rPr>
          <w:rFonts w:ascii="Times New Roman" w:hAnsi="Times New Roman" w:cs="Times New Roman"/>
          <w:bCs/>
          <w:sz w:val="28"/>
          <w:szCs w:val="28"/>
          <w:shd w:val="clear" w:color="auto" w:fill="FFFFFF"/>
        </w:rPr>
        <w:t xml:space="preserve">-модель). </w:t>
      </w:r>
      <w:r w:rsidRPr="00BE63C5">
        <w:rPr>
          <w:rFonts w:ascii="Times New Roman" w:hAnsi="Times New Roman" w:cs="Times New Roman"/>
          <w:bCs/>
          <w:sz w:val="28"/>
          <w:szCs w:val="28"/>
          <w:shd w:val="clear" w:color="auto" w:fill="FFFFFF"/>
          <w:lang w:val="en-US"/>
        </w:rPr>
        <w:t>ER</w:t>
      </w:r>
      <w:r w:rsidRPr="00BE63C5">
        <w:rPr>
          <w:rFonts w:ascii="Times New Roman" w:hAnsi="Times New Roman" w:cs="Times New Roman"/>
          <w:bCs/>
          <w:sz w:val="28"/>
          <w:szCs w:val="28"/>
          <w:shd w:val="clear" w:color="auto" w:fill="FFFFFF"/>
        </w:rPr>
        <w:t>-модель отображает сущности базы данных и связь между ними.</w:t>
      </w:r>
      <w:r w:rsidRPr="00BE63C5">
        <w:rPr>
          <w:rFonts w:ascii="Times New Roman" w:hAnsi="Times New Roman" w:cs="Times New Roman"/>
          <w:sz w:val="28"/>
          <w:szCs w:val="28"/>
        </w:rPr>
        <w:t xml:space="preserve"> ER моделирование помогает анализировать требования к данным для создания хорошо спроектированной базы данных.</w:t>
      </w:r>
      <w:r w:rsidRPr="00BE63C5">
        <w:rPr>
          <w:rFonts w:ascii="Times New Roman" w:hAnsi="Times New Roman" w:cs="Times New Roman"/>
          <w:bCs/>
          <w:sz w:val="28"/>
          <w:szCs w:val="28"/>
          <w:shd w:val="clear" w:color="auto" w:fill="FFFFFF"/>
        </w:rPr>
        <w:t xml:space="preserve"> </w:t>
      </w:r>
    </w:p>
    <w:p w14:paraId="149C7FF4" w14:textId="77777777" w:rsidR="00BE63C5" w:rsidRPr="00BE63C5" w:rsidRDefault="00BE63C5" w:rsidP="00BE63C5">
      <w:pPr>
        <w:spacing w:after="0" w:line="360" w:lineRule="auto"/>
        <w:ind w:firstLine="708"/>
        <w:jc w:val="both"/>
        <w:rPr>
          <w:rFonts w:ascii="Times New Roman" w:hAnsi="Times New Roman" w:cs="Times New Roman"/>
          <w:bCs/>
          <w:sz w:val="28"/>
          <w:szCs w:val="28"/>
          <w:shd w:val="clear" w:color="auto" w:fill="FFFFFF"/>
        </w:rPr>
      </w:pPr>
      <w:r w:rsidRPr="00BE63C5">
        <w:rPr>
          <w:rFonts w:ascii="Times New Roman" w:hAnsi="Times New Roman" w:cs="Times New Roman"/>
          <w:bCs/>
          <w:sz w:val="28"/>
          <w:szCs w:val="28"/>
          <w:shd w:val="clear" w:color="auto" w:fill="FFFFFF"/>
        </w:rPr>
        <w:t>Поведенческими являются диаграммы вариантов использования и последовательности.</w:t>
      </w:r>
      <w:r w:rsidRPr="00BE63C5">
        <w:rPr>
          <w:rFonts w:ascii="Times New Roman" w:hAnsi="Times New Roman" w:cs="Times New Roman"/>
          <w:sz w:val="28"/>
          <w:szCs w:val="28"/>
          <w:lang w:eastAsia="ru-RU"/>
        </w:rPr>
        <w:t xml:space="preserve"> Диаграммы прецедентов отражают динамическое поведение работающей системы. Он моделирует, как пользователь взаимодействует с системой. Диаграмма последовательности </w:t>
      </w:r>
      <w:r w:rsidRPr="00BE63C5">
        <w:rPr>
          <w:rFonts w:ascii="Times New Roman" w:hAnsi="Times New Roman" w:cs="Times New Roman"/>
          <w:sz w:val="28"/>
          <w:szCs w:val="28"/>
          <w:shd w:val="clear" w:color="auto" w:fill="FFFFFF"/>
        </w:rPr>
        <w:t>раскрывает структуру системы,</w:t>
      </w:r>
      <w:r w:rsidRPr="00BE63C5">
        <w:rPr>
          <w:rFonts w:ascii="Times New Roman" w:hAnsi="Times New Roman" w:cs="Times New Roman"/>
          <w:sz w:val="28"/>
          <w:szCs w:val="28"/>
          <w:lang w:eastAsia="ru-RU"/>
        </w:rPr>
        <w:t xml:space="preserve"> позволяет реализовать простой сценарий действий, выполняемых пользователем в системе. </w:t>
      </w:r>
    </w:p>
    <w:p w14:paraId="694C7C97" w14:textId="77777777" w:rsidR="00BE63C5" w:rsidRPr="00BE63C5" w:rsidRDefault="00BE63C5" w:rsidP="00BE63C5">
      <w:pPr>
        <w:spacing w:after="0" w:line="360" w:lineRule="auto"/>
        <w:ind w:firstLine="9344"/>
      </w:pPr>
    </w:p>
    <w:p w14:paraId="276BB699" w14:textId="033732AB" w:rsidR="00E148CA" w:rsidRPr="00E148CA" w:rsidRDefault="002D6EEE" w:rsidP="00E148CA">
      <w:pPr>
        <w:pStyle w:val="2"/>
        <w:rPr>
          <w:rFonts w:eastAsia="Times New Roman" w:cs="Times New Roman"/>
        </w:rPr>
      </w:pPr>
      <w:r>
        <w:rPr>
          <w:rStyle w:val="10"/>
        </w:rPr>
        <w:br w:type="page"/>
      </w:r>
      <w:bookmarkStart w:id="750" w:name="_Toc71577818"/>
      <w:bookmarkStart w:id="751" w:name="_Toc86267460"/>
      <w:bookmarkStart w:id="752" w:name="_Toc86267644"/>
      <w:bookmarkStart w:id="753" w:name="_Toc87533115"/>
      <w:ins w:id="754" w:author="Airat Shigapov" w:date="2021-11-09T10:48:00Z">
        <w:r w:rsidR="003816F3" w:rsidRPr="00D86F5F">
          <w:rPr>
            <w:rFonts w:eastAsia="Times New Roman" w:cs="Times New Roman"/>
            <w:rPrChange w:id="755" w:author="Airat Shigapov" w:date="2021-11-09T20:39:00Z">
              <w:rPr>
                <w:rFonts w:eastAsia="Times New Roman" w:cs="Times New Roman"/>
                <w:lang w:val="en-US"/>
              </w:rPr>
            </w:rPrChange>
          </w:rPr>
          <w:lastRenderedPageBreak/>
          <w:t>2</w:t>
        </w:r>
      </w:ins>
      <w:del w:id="756" w:author="Airat Shigapov" w:date="2021-11-09T10:48:00Z">
        <w:r w:rsidR="00E148CA" w:rsidRPr="00E148CA" w:rsidDel="003816F3">
          <w:rPr>
            <w:rFonts w:eastAsia="Times New Roman" w:cs="Times New Roman"/>
          </w:rPr>
          <w:delText>1</w:delText>
        </w:r>
      </w:del>
      <w:r w:rsidR="00E148CA" w:rsidRPr="00E148CA">
        <w:rPr>
          <w:rFonts w:eastAsia="Times New Roman" w:cs="Times New Roman"/>
        </w:rPr>
        <w:t>.2 UML диаграмма прецедентов (</w:t>
      </w:r>
      <w:proofErr w:type="spellStart"/>
      <w:r w:rsidR="00E148CA" w:rsidRPr="00E148CA">
        <w:rPr>
          <w:rFonts w:eastAsia="Times New Roman" w:cs="Times New Roman"/>
        </w:rPr>
        <w:t>use</w:t>
      </w:r>
      <w:proofErr w:type="spellEnd"/>
      <w:r w:rsidR="00E148CA" w:rsidRPr="00E148CA">
        <w:rPr>
          <w:rFonts w:eastAsia="Times New Roman" w:cs="Times New Roman"/>
        </w:rPr>
        <w:t xml:space="preserve"> </w:t>
      </w:r>
      <w:proofErr w:type="spellStart"/>
      <w:r w:rsidR="00E148CA" w:rsidRPr="00E148CA">
        <w:rPr>
          <w:rFonts w:eastAsia="Times New Roman" w:cs="Times New Roman"/>
        </w:rPr>
        <w:t>case</w:t>
      </w:r>
      <w:proofErr w:type="spellEnd"/>
      <w:r w:rsidR="00E148CA" w:rsidRPr="00E148CA">
        <w:rPr>
          <w:rFonts w:eastAsia="Times New Roman" w:cs="Times New Roman"/>
        </w:rPr>
        <w:t xml:space="preserve"> </w:t>
      </w:r>
      <w:proofErr w:type="spellStart"/>
      <w:r w:rsidR="00E148CA" w:rsidRPr="00E148CA">
        <w:rPr>
          <w:rFonts w:eastAsia="Times New Roman" w:cs="Times New Roman"/>
        </w:rPr>
        <w:t>diagram</w:t>
      </w:r>
      <w:proofErr w:type="spellEnd"/>
      <w:r w:rsidR="00E148CA" w:rsidRPr="00E148CA">
        <w:rPr>
          <w:rFonts w:eastAsia="Times New Roman" w:cs="Times New Roman"/>
        </w:rPr>
        <w:t>)</w:t>
      </w:r>
      <w:bookmarkEnd w:id="750"/>
      <w:bookmarkEnd w:id="751"/>
      <w:bookmarkEnd w:id="752"/>
      <w:bookmarkEnd w:id="753"/>
    </w:p>
    <w:p w14:paraId="6A48E113" w14:textId="77777777" w:rsidR="00E148CA" w:rsidRPr="00E148CA" w:rsidRDefault="00E148CA" w:rsidP="00E148CA">
      <w:pPr>
        <w:spacing w:after="0" w:line="360" w:lineRule="auto"/>
        <w:ind w:firstLine="709"/>
        <w:jc w:val="both"/>
        <w:rPr>
          <w:rFonts w:ascii="Times New Roman" w:eastAsia="Calibri" w:hAnsi="Times New Roman" w:cs="Times New Roman"/>
          <w:sz w:val="28"/>
        </w:rPr>
      </w:pPr>
      <w:r w:rsidRPr="00E148CA">
        <w:rPr>
          <w:rFonts w:ascii="Times New Roman" w:eastAsia="Calibri" w:hAnsi="Times New Roman" w:cs="Times New Roman"/>
          <w:spacing w:val="2"/>
          <w:sz w:val="28"/>
          <w:shd w:val="clear" w:color="auto" w:fill="FFFFFF"/>
        </w:rPr>
        <w:t xml:space="preserve">Диаграмма </w:t>
      </w:r>
      <w:r w:rsidRPr="00E148CA">
        <w:rPr>
          <w:rFonts w:ascii="Times New Roman" w:eastAsia="Calibri" w:hAnsi="Times New Roman" w:cs="Times New Roman"/>
          <w:spacing w:val="2"/>
          <w:sz w:val="28"/>
          <w:shd w:val="clear" w:color="auto" w:fill="FFFFFF"/>
          <w:lang w:val="en-US"/>
        </w:rPr>
        <w:t>use</w:t>
      </w:r>
      <w:r w:rsidRPr="00E148CA">
        <w:rPr>
          <w:rFonts w:ascii="Times New Roman" w:eastAsia="Calibri" w:hAnsi="Times New Roman" w:cs="Times New Roman"/>
          <w:spacing w:val="2"/>
          <w:sz w:val="28"/>
          <w:shd w:val="clear" w:color="auto" w:fill="FFFFFF"/>
        </w:rPr>
        <w:t xml:space="preserve"> </w:t>
      </w:r>
      <w:r w:rsidRPr="00E148CA">
        <w:rPr>
          <w:rFonts w:ascii="Times New Roman" w:eastAsia="Calibri" w:hAnsi="Times New Roman" w:cs="Times New Roman"/>
          <w:spacing w:val="2"/>
          <w:sz w:val="28"/>
          <w:shd w:val="clear" w:color="auto" w:fill="FFFFFF"/>
          <w:lang w:val="en-US"/>
        </w:rPr>
        <w:t>case</w:t>
      </w:r>
      <w:r w:rsidRPr="00E148CA">
        <w:rPr>
          <w:rFonts w:ascii="Times New Roman" w:eastAsia="Calibri" w:hAnsi="Times New Roman" w:cs="Times New Roman"/>
          <w:spacing w:val="2"/>
          <w:sz w:val="28"/>
          <w:shd w:val="clear" w:color="auto" w:fill="FFFFFF"/>
        </w:rPr>
        <w:t xml:space="preserve"> отражает функциональные возможности с использованием действующих лиц и вариантов использования.</w:t>
      </w:r>
    </w:p>
    <w:p w14:paraId="08EF7969" w14:textId="77777777" w:rsidR="00E148CA" w:rsidRPr="00E148CA" w:rsidRDefault="00E148CA" w:rsidP="00E148CA">
      <w:pPr>
        <w:spacing w:after="0" w:line="360" w:lineRule="auto"/>
        <w:ind w:firstLine="709"/>
        <w:jc w:val="both"/>
        <w:rPr>
          <w:rFonts w:ascii="Times New Roman" w:eastAsia="Calibri" w:hAnsi="Times New Roman" w:cs="Times New Roman"/>
          <w:sz w:val="28"/>
          <w:shd w:val="clear" w:color="auto" w:fill="FFFFFF"/>
        </w:rPr>
      </w:pPr>
      <w:r w:rsidRPr="00E148CA">
        <w:rPr>
          <w:rFonts w:ascii="Times New Roman" w:eastAsia="Calibri" w:hAnsi="Times New Roman" w:cs="Times New Roman"/>
          <w:sz w:val="28"/>
          <w:shd w:val="clear" w:color="auto" w:fill="FFFFFF"/>
        </w:rPr>
        <w:t xml:space="preserve">Диаграмма </w:t>
      </w:r>
      <w:r w:rsidRPr="00E148CA">
        <w:rPr>
          <w:rFonts w:ascii="Times New Roman" w:eastAsia="Calibri" w:hAnsi="Times New Roman" w:cs="Times New Roman"/>
          <w:sz w:val="28"/>
          <w:shd w:val="clear" w:color="auto" w:fill="FFFFFF"/>
          <w:lang w:val="en-US"/>
        </w:rPr>
        <w:t>use</w:t>
      </w:r>
      <w:r w:rsidRPr="00E148CA">
        <w:rPr>
          <w:rFonts w:ascii="Times New Roman" w:eastAsia="Calibri" w:hAnsi="Times New Roman" w:cs="Times New Roman"/>
          <w:sz w:val="28"/>
          <w:shd w:val="clear" w:color="auto" w:fill="FFFFFF"/>
        </w:rPr>
        <w:t xml:space="preserve"> </w:t>
      </w:r>
      <w:r w:rsidRPr="00E148CA">
        <w:rPr>
          <w:rFonts w:ascii="Times New Roman" w:eastAsia="Calibri" w:hAnsi="Times New Roman" w:cs="Times New Roman"/>
          <w:sz w:val="28"/>
          <w:shd w:val="clear" w:color="auto" w:fill="FFFFFF"/>
          <w:lang w:val="en-US"/>
        </w:rPr>
        <w:t>case</w:t>
      </w:r>
      <w:r w:rsidRPr="00E148CA">
        <w:rPr>
          <w:rFonts w:ascii="Times New Roman" w:eastAsia="Calibri" w:hAnsi="Times New Roman" w:cs="Times New Roman"/>
          <w:sz w:val="28"/>
          <w:shd w:val="clear" w:color="auto" w:fill="FFFFFF"/>
        </w:rPr>
        <w:t xml:space="preserve"> отображается с помощью таких объектов, как актер, варианта использования, а также стрелка отображающая принадлежность функции к актеру. </w:t>
      </w:r>
      <w:r w:rsidRPr="00E148CA">
        <w:rPr>
          <w:rFonts w:ascii="Times New Roman" w:eastAsia="Calibri" w:hAnsi="Times New Roman" w:cs="Times New Roman"/>
          <w:spacing w:val="2"/>
          <w:sz w:val="28"/>
          <w:shd w:val="clear" w:color="auto" w:fill="FFFFFF"/>
        </w:rPr>
        <w:t xml:space="preserve">Актер – это сущность, взаимодействующая с системой. </w:t>
      </w:r>
      <w:r w:rsidRPr="00E148CA">
        <w:rPr>
          <w:rFonts w:ascii="Times New Roman" w:eastAsia="Calibri" w:hAnsi="Times New Roman" w:cs="Times New Roman"/>
          <w:sz w:val="28"/>
        </w:rPr>
        <w:t>Вариант использования представляет отдельную функциональность системы. Он обозначен овальной формой с названием выполняемой функции, написанной внутри овальной формы.</w:t>
      </w:r>
    </w:p>
    <w:p w14:paraId="66116D03" w14:textId="05537C52" w:rsidR="00E148CA" w:rsidRPr="00E148CA" w:rsidRDefault="00E148CA" w:rsidP="00E148CA">
      <w:pPr>
        <w:spacing w:after="0" w:line="360" w:lineRule="auto"/>
        <w:ind w:firstLine="709"/>
        <w:jc w:val="both"/>
        <w:rPr>
          <w:rFonts w:ascii="Times New Roman" w:eastAsia="Calibri" w:hAnsi="Times New Roman" w:cs="Times New Roman"/>
          <w:sz w:val="28"/>
          <w:shd w:val="clear" w:color="auto" w:fill="FFFFFF"/>
        </w:rPr>
      </w:pPr>
      <w:r w:rsidRPr="00E148CA">
        <w:rPr>
          <w:rFonts w:ascii="Times New Roman" w:eastAsia="Calibri" w:hAnsi="Times New Roman" w:cs="Times New Roman"/>
          <w:sz w:val="28"/>
          <w:shd w:val="clear" w:color="auto" w:fill="FFFFFF"/>
        </w:rPr>
        <w:t xml:space="preserve">Разрабатываемая информационная система предназначена для двух типов пользователей: клиента и администратора </w:t>
      </w:r>
      <w:r w:rsidRPr="00E148CA">
        <w:rPr>
          <w:rFonts w:ascii="Times New Roman" w:eastAsia="Calibri" w:hAnsi="Times New Roman" w:cs="Times New Roman"/>
          <w:spacing w:val="2"/>
          <w:sz w:val="28"/>
          <w:shd w:val="clear" w:color="auto" w:fill="FFFFFF"/>
        </w:rPr>
        <w:t xml:space="preserve">(Рисунок </w:t>
      </w:r>
      <w:ins w:id="757" w:author="Airat Shigapov" w:date="2021-11-09T10:50:00Z">
        <w:r w:rsidR="00C25C70">
          <w:rPr>
            <w:rFonts w:ascii="Times New Roman" w:eastAsia="Calibri" w:hAnsi="Times New Roman" w:cs="Times New Roman"/>
            <w:spacing w:val="2"/>
            <w:sz w:val="28"/>
            <w:shd w:val="clear" w:color="auto" w:fill="FFFFFF"/>
          </w:rPr>
          <w:t>2</w:t>
        </w:r>
      </w:ins>
      <w:del w:id="758" w:author="Airat Shigapov" w:date="2021-11-09T10:50:00Z">
        <w:r w:rsidRPr="00E148CA" w:rsidDel="00C25C70">
          <w:rPr>
            <w:rFonts w:ascii="Times New Roman" w:eastAsia="Calibri" w:hAnsi="Times New Roman" w:cs="Times New Roman"/>
            <w:spacing w:val="2"/>
            <w:sz w:val="28"/>
            <w:shd w:val="clear" w:color="auto" w:fill="FFFFFF"/>
          </w:rPr>
          <w:delText>1</w:delText>
        </w:r>
      </w:del>
      <w:r w:rsidRPr="00E148CA">
        <w:rPr>
          <w:rFonts w:ascii="Times New Roman" w:eastAsia="Calibri" w:hAnsi="Times New Roman" w:cs="Times New Roman"/>
          <w:spacing w:val="2"/>
          <w:sz w:val="28"/>
          <w:shd w:val="clear" w:color="auto" w:fill="FFFFFF"/>
        </w:rPr>
        <w:t>.1)</w:t>
      </w:r>
      <w:r w:rsidRPr="00E148CA">
        <w:rPr>
          <w:rFonts w:ascii="Times New Roman" w:eastAsia="Calibri" w:hAnsi="Times New Roman" w:cs="Times New Roman"/>
          <w:sz w:val="28"/>
          <w:shd w:val="clear" w:color="auto" w:fill="FFFFFF"/>
        </w:rPr>
        <w:t>. Клиент может</w:t>
      </w:r>
      <w:r w:rsidR="001177AD">
        <w:rPr>
          <w:rFonts w:ascii="Times New Roman" w:eastAsia="Calibri" w:hAnsi="Times New Roman" w:cs="Times New Roman"/>
          <w:sz w:val="28"/>
          <w:shd w:val="clear" w:color="auto" w:fill="FFFFFF"/>
        </w:rPr>
        <w:t xml:space="preserve"> просматривать ката</w:t>
      </w:r>
      <w:r w:rsidR="004E0058">
        <w:rPr>
          <w:rFonts w:ascii="Times New Roman" w:eastAsia="Calibri" w:hAnsi="Times New Roman" w:cs="Times New Roman"/>
          <w:sz w:val="28"/>
          <w:shd w:val="clear" w:color="auto" w:fill="FFFFFF"/>
        </w:rPr>
        <w:t>лог товаров, фил</w:t>
      </w:r>
      <w:r w:rsidR="00E57E65">
        <w:rPr>
          <w:rFonts w:ascii="Times New Roman" w:eastAsia="Calibri" w:hAnsi="Times New Roman" w:cs="Times New Roman"/>
          <w:sz w:val="28"/>
          <w:shd w:val="clear" w:color="auto" w:fill="FFFFFF"/>
        </w:rPr>
        <w:t>ьт</w:t>
      </w:r>
      <w:r w:rsidR="004E0058">
        <w:rPr>
          <w:rFonts w:ascii="Times New Roman" w:eastAsia="Calibri" w:hAnsi="Times New Roman" w:cs="Times New Roman"/>
          <w:sz w:val="28"/>
          <w:shd w:val="clear" w:color="auto" w:fill="FFFFFF"/>
        </w:rPr>
        <w:t>ровать его по необходимым требования, просматривать подробную информацию и картинки товара, просматривать статус своего заказа и авторизироваться</w:t>
      </w:r>
      <w:r w:rsidR="001177AD">
        <w:rPr>
          <w:rFonts w:ascii="Times New Roman" w:eastAsia="Calibri" w:hAnsi="Times New Roman" w:cs="Times New Roman"/>
          <w:sz w:val="28"/>
          <w:shd w:val="clear" w:color="auto" w:fill="FFFFFF"/>
        </w:rPr>
        <w:t>.</w:t>
      </w:r>
      <w:r w:rsidR="00E57E65">
        <w:rPr>
          <w:rFonts w:ascii="Times New Roman" w:eastAsia="Calibri" w:hAnsi="Times New Roman" w:cs="Times New Roman"/>
          <w:sz w:val="28"/>
          <w:shd w:val="clear" w:color="auto" w:fill="FFFFFF"/>
        </w:rPr>
        <w:t xml:space="preserve"> </w:t>
      </w:r>
      <w:r w:rsidRPr="00E148CA">
        <w:rPr>
          <w:rFonts w:ascii="Times New Roman" w:eastAsia="Calibri" w:hAnsi="Times New Roman" w:cs="Times New Roman"/>
          <w:spacing w:val="2"/>
          <w:sz w:val="28"/>
          <w:shd w:val="clear" w:color="auto" w:fill="FFFFFF"/>
        </w:rPr>
        <w:t>Этот актер может выполнять только указанные в диаграмме взаимодействия с системой, даже если в системе остаются другие варианты использования.</w:t>
      </w:r>
      <w:r w:rsidRPr="00E148CA">
        <w:rPr>
          <w:rFonts w:ascii="Times New Roman" w:eastAsia="Calibri" w:hAnsi="Times New Roman" w:cs="Times New Roman"/>
          <w:sz w:val="28"/>
          <w:shd w:val="clear" w:color="auto" w:fill="FFFFFF"/>
        </w:rPr>
        <w:t xml:space="preserve"> </w:t>
      </w:r>
      <w:r w:rsidRPr="00E148CA">
        <w:rPr>
          <w:rFonts w:ascii="Times New Roman" w:eastAsia="Calibri" w:hAnsi="Times New Roman" w:cs="Times New Roman"/>
          <w:spacing w:val="2"/>
          <w:sz w:val="28"/>
          <w:shd w:val="clear" w:color="auto" w:fill="FFFFFF"/>
        </w:rPr>
        <w:t xml:space="preserve">Администратор в свою очередь может </w:t>
      </w:r>
      <w:r w:rsidR="00E57E65">
        <w:rPr>
          <w:rFonts w:ascii="Times New Roman" w:eastAsia="Calibri" w:hAnsi="Times New Roman" w:cs="Times New Roman"/>
          <w:spacing w:val="2"/>
          <w:sz w:val="28"/>
          <w:shd w:val="clear" w:color="auto" w:fill="FFFFFF"/>
        </w:rPr>
        <w:t xml:space="preserve">добавлять новые товары, редактировать и удалять их по необходимости, </w:t>
      </w:r>
      <w:r w:rsidR="00374637">
        <w:rPr>
          <w:rFonts w:ascii="Times New Roman" w:eastAsia="Calibri" w:hAnsi="Times New Roman" w:cs="Times New Roman"/>
          <w:spacing w:val="2"/>
          <w:sz w:val="28"/>
          <w:shd w:val="clear" w:color="auto" w:fill="FFFFFF"/>
        </w:rPr>
        <w:t>изменять статус товар, просматривать заказы клиентов</w:t>
      </w:r>
      <w:r w:rsidRPr="00E148CA">
        <w:rPr>
          <w:rFonts w:ascii="Times New Roman" w:eastAsia="Calibri" w:hAnsi="Times New Roman" w:cs="Times New Roman"/>
          <w:spacing w:val="2"/>
          <w:sz w:val="28"/>
          <w:shd w:val="clear" w:color="auto" w:fill="FFFFFF"/>
        </w:rPr>
        <w:t>.</w:t>
      </w:r>
    </w:p>
    <w:p w14:paraId="458FEAF3" w14:textId="4489236F" w:rsidR="00E148CA" w:rsidRPr="00E148CA" w:rsidRDefault="004724A2" w:rsidP="00E148CA">
      <w:pPr>
        <w:spacing w:after="0" w:line="360" w:lineRule="auto"/>
        <w:jc w:val="center"/>
        <w:rPr>
          <w:rFonts w:ascii="Times New Roman" w:eastAsia="Calibri" w:hAnsi="Times New Roman" w:cs="Times New Roman"/>
          <w:sz w:val="28"/>
        </w:rPr>
      </w:pPr>
      <w:r>
        <w:object w:dxaOrig="14064" w:dyaOrig="5436" w14:anchorId="34FDDC8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1.8pt;height:186pt" o:ole="">
            <v:imagedata r:id="rId9" o:title=""/>
          </v:shape>
          <o:OLEObject Type="Embed" ProgID="Visio.Drawing.15" ShapeID="_x0000_i1025" DrawAspect="Content" ObjectID="_1698557215" r:id="rId10"/>
        </w:object>
      </w:r>
    </w:p>
    <w:p w14:paraId="3D354478" w14:textId="779F81F1" w:rsidR="00E148CA" w:rsidRPr="00E148CA" w:rsidRDefault="00E148CA" w:rsidP="00E148CA">
      <w:pPr>
        <w:spacing w:after="0" w:line="360" w:lineRule="auto"/>
        <w:jc w:val="center"/>
        <w:rPr>
          <w:rFonts w:ascii="Times New Roman" w:eastAsia="Calibri" w:hAnsi="Times New Roman" w:cs="Times New Roman"/>
          <w:sz w:val="28"/>
        </w:rPr>
      </w:pPr>
      <w:r w:rsidRPr="00E148CA">
        <w:rPr>
          <w:rFonts w:ascii="Times New Roman" w:eastAsia="Calibri" w:hAnsi="Times New Roman" w:cs="Times New Roman"/>
          <w:sz w:val="28"/>
        </w:rPr>
        <w:t xml:space="preserve">Рисунок </w:t>
      </w:r>
      <w:ins w:id="759" w:author="Airat Shigapov" w:date="2021-11-09T10:48:00Z">
        <w:r w:rsidR="003816F3" w:rsidRPr="00D95238">
          <w:rPr>
            <w:rFonts w:ascii="Times New Roman" w:eastAsia="Calibri" w:hAnsi="Times New Roman" w:cs="Times New Roman"/>
            <w:sz w:val="28"/>
            <w:rPrChange w:id="760" w:author="Airat Shigapov" w:date="2021-11-09T10:48:00Z">
              <w:rPr>
                <w:rFonts w:ascii="Times New Roman" w:eastAsia="Calibri" w:hAnsi="Times New Roman" w:cs="Times New Roman"/>
                <w:sz w:val="28"/>
                <w:lang w:val="en-US"/>
              </w:rPr>
            </w:rPrChange>
          </w:rPr>
          <w:t>2</w:t>
        </w:r>
      </w:ins>
      <w:del w:id="761" w:author="Airat Shigapov" w:date="2021-11-09T10:48:00Z">
        <w:r w:rsidRPr="00E148CA" w:rsidDel="003816F3">
          <w:rPr>
            <w:rFonts w:ascii="Times New Roman" w:eastAsia="Calibri" w:hAnsi="Times New Roman" w:cs="Times New Roman"/>
            <w:sz w:val="28"/>
          </w:rPr>
          <w:delText>1</w:delText>
        </w:r>
      </w:del>
      <w:r w:rsidRPr="00E148CA">
        <w:rPr>
          <w:rFonts w:ascii="Times New Roman" w:eastAsia="Calibri" w:hAnsi="Times New Roman" w:cs="Times New Roman"/>
          <w:sz w:val="28"/>
        </w:rPr>
        <w:t>.1</w:t>
      </w:r>
      <w:del w:id="762" w:author="Airat Shigapov" w:date="2021-10-29T17:24:00Z">
        <w:r w:rsidRPr="00E148CA" w:rsidDel="00224327">
          <w:rPr>
            <w:rFonts w:ascii="Times New Roman" w:eastAsia="Calibri" w:hAnsi="Times New Roman" w:cs="Times New Roman"/>
            <w:sz w:val="28"/>
          </w:rPr>
          <w:delText xml:space="preserve"> </w:delText>
        </w:r>
        <w:r w:rsidRPr="00E148CA" w:rsidDel="00224327">
          <w:rPr>
            <w:rFonts w:ascii="Times New Roman" w:eastAsia="Calibri" w:hAnsi="Times New Roman" w:cs="Times New Roman"/>
            <w:sz w:val="28"/>
            <w:szCs w:val="23"/>
            <w:shd w:val="clear" w:color="auto" w:fill="FFFFFF"/>
          </w:rPr>
          <w:delText>–</w:delText>
        </w:r>
      </w:del>
      <w:r w:rsidRPr="00E148CA">
        <w:rPr>
          <w:rFonts w:ascii="Times New Roman" w:eastAsia="Calibri" w:hAnsi="Times New Roman" w:cs="Times New Roman"/>
          <w:sz w:val="28"/>
          <w:szCs w:val="23"/>
          <w:shd w:val="clear" w:color="auto" w:fill="FFFFFF"/>
        </w:rPr>
        <w:t xml:space="preserve"> </w:t>
      </w:r>
      <w:r w:rsidRPr="00E148CA">
        <w:rPr>
          <w:rFonts w:ascii="Times New Roman" w:eastAsia="Calibri" w:hAnsi="Times New Roman" w:cs="Times New Roman"/>
          <w:sz w:val="28"/>
        </w:rPr>
        <w:t xml:space="preserve">Диаграмма </w:t>
      </w:r>
      <w:r w:rsidRPr="00E148CA">
        <w:rPr>
          <w:rFonts w:ascii="Times New Roman" w:eastAsia="Calibri" w:hAnsi="Times New Roman" w:cs="Times New Roman"/>
          <w:sz w:val="28"/>
          <w:lang w:val="en-US"/>
        </w:rPr>
        <w:t>Use</w:t>
      </w:r>
      <w:r w:rsidRPr="00E148CA">
        <w:rPr>
          <w:rFonts w:ascii="Times New Roman" w:eastAsia="Calibri" w:hAnsi="Times New Roman" w:cs="Times New Roman"/>
          <w:sz w:val="28"/>
        </w:rPr>
        <w:t xml:space="preserve"> </w:t>
      </w:r>
      <w:r w:rsidRPr="00E148CA">
        <w:rPr>
          <w:rFonts w:ascii="Times New Roman" w:eastAsia="Calibri" w:hAnsi="Times New Roman" w:cs="Times New Roman"/>
          <w:sz w:val="28"/>
          <w:lang w:val="en-US"/>
        </w:rPr>
        <w:t>Case</w:t>
      </w:r>
      <w:r w:rsidRPr="00E148CA">
        <w:rPr>
          <w:rFonts w:ascii="Times New Roman" w:eastAsia="Calibri" w:hAnsi="Times New Roman" w:cs="Times New Roman"/>
          <w:sz w:val="28"/>
        </w:rPr>
        <w:br w:type="page"/>
      </w:r>
    </w:p>
    <w:p w14:paraId="3F90816A" w14:textId="3D48E0C1" w:rsidR="00E148CA" w:rsidRPr="00E148CA" w:rsidRDefault="003816F3" w:rsidP="00E148CA">
      <w:pPr>
        <w:keepNext/>
        <w:keepLines/>
        <w:spacing w:before="40" w:after="0" w:line="360" w:lineRule="auto"/>
        <w:ind w:firstLine="709"/>
        <w:jc w:val="both"/>
        <w:outlineLvl w:val="1"/>
        <w:rPr>
          <w:rFonts w:ascii="Times New Roman" w:eastAsia="Times New Roman" w:hAnsi="Times New Roman" w:cs="Times New Roman"/>
          <w:sz w:val="28"/>
          <w:szCs w:val="26"/>
        </w:rPr>
      </w:pPr>
      <w:bookmarkStart w:id="763" w:name="_Toc71577819"/>
      <w:bookmarkStart w:id="764" w:name="_Toc86267461"/>
      <w:bookmarkStart w:id="765" w:name="_Toc87533116"/>
      <w:ins w:id="766" w:author="Airat Shigapov" w:date="2021-11-09T10:48:00Z">
        <w:r w:rsidRPr="00D95238">
          <w:rPr>
            <w:rFonts w:ascii="Times New Roman" w:eastAsia="Times New Roman" w:hAnsi="Times New Roman" w:cs="Times New Roman"/>
            <w:sz w:val="28"/>
            <w:szCs w:val="26"/>
            <w:rPrChange w:id="767" w:author="Airat Shigapov" w:date="2021-11-09T10:48:00Z">
              <w:rPr>
                <w:rFonts w:ascii="Times New Roman" w:eastAsia="Times New Roman" w:hAnsi="Times New Roman" w:cs="Times New Roman"/>
                <w:sz w:val="28"/>
                <w:szCs w:val="26"/>
                <w:lang w:val="en-US"/>
              </w:rPr>
            </w:rPrChange>
          </w:rPr>
          <w:lastRenderedPageBreak/>
          <w:t>2</w:t>
        </w:r>
      </w:ins>
      <w:del w:id="768" w:author="Airat Shigapov" w:date="2021-11-09T10:48:00Z">
        <w:r w:rsidR="00E148CA" w:rsidRPr="00E148CA" w:rsidDel="003816F3">
          <w:rPr>
            <w:rFonts w:ascii="Times New Roman" w:eastAsia="Times New Roman" w:hAnsi="Times New Roman" w:cs="Times New Roman"/>
            <w:sz w:val="28"/>
            <w:szCs w:val="26"/>
          </w:rPr>
          <w:delText>1</w:delText>
        </w:r>
      </w:del>
      <w:r w:rsidR="00E148CA" w:rsidRPr="00E148CA">
        <w:rPr>
          <w:rFonts w:ascii="Times New Roman" w:eastAsia="Times New Roman" w:hAnsi="Times New Roman" w:cs="Times New Roman"/>
          <w:sz w:val="28"/>
          <w:szCs w:val="26"/>
        </w:rPr>
        <w:t xml:space="preserve">.3 Диаграмма </w:t>
      </w:r>
      <w:r w:rsidR="00E148CA" w:rsidRPr="00E148CA">
        <w:rPr>
          <w:rFonts w:ascii="Times New Roman" w:eastAsia="Times New Roman" w:hAnsi="Times New Roman" w:cs="Times New Roman"/>
          <w:sz w:val="28"/>
          <w:szCs w:val="26"/>
          <w:lang w:val="en-US"/>
        </w:rPr>
        <w:t>ERD</w:t>
      </w:r>
      <w:bookmarkEnd w:id="763"/>
      <w:bookmarkEnd w:id="764"/>
      <w:bookmarkEnd w:id="765"/>
    </w:p>
    <w:p w14:paraId="25C1A6D6" w14:textId="77777777" w:rsidR="00E148CA" w:rsidRPr="00E148CA" w:rsidRDefault="00E148CA" w:rsidP="00E148CA">
      <w:pPr>
        <w:spacing w:after="0" w:line="360" w:lineRule="auto"/>
        <w:ind w:firstLine="709"/>
        <w:jc w:val="both"/>
        <w:rPr>
          <w:rFonts w:ascii="Times New Roman" w:eastAsia="Calibri" w:hAnsi="Times New Roman" w:cs="Times New Roman"/>
          <w:sz w:val="28"/>
        </w:rPr>
      </w:pPr>
      <w:r w:rsidRPr="00E148CA">
        <w:rPr>
          <w:rFonts w:ascii="Times New Roman" w:eastAsia="Calibri" w:hAnsi="Times New Roman" w:cs="Times New Roman"/>
          <w:sz w:val="28"/>
          <w:szCs w:val="28"/>
        </w:rPr>
        <w:t xml:space="preserve">Диаграмма </w:t>
      </w:r>
      <w:r w:rsidRPr="00E148CA">
        <w:rPr>
          <w:rFonts w:ascii="Times New Roman" w:eastAsia="Calibri" w:hAnsi="Times New Roman" w:cs="Times New Roman"/>
          <w:sz w:val="28"/>
          <w:szCs w:val="28"/>
          <w:lang w:val="en-US"/>
        </w:rPr>
        <w:t>E</w:t>
      </w:r>
      <w:proofErr w:type="spellStart"/>
      <w:r w:rsidRPr="00E148CA">
        <w:rPr>
          <w:rFonts w:ascii="Times New Roman" w:eastAsia="Calibri" w:hAnsi="Times New Roman" w:cs="Times New Roman"/>
          <w:sz w:val="28"/>
          <w:szCs w:val="28"/>
        </w:rPr>
        <w:t>ntity</w:t>
      </w:r>
      <w:proofErr w:type="spellEnd"/>
      <w:r w:rsidRPr="00E148CA">
        <w:rPr>
          <w:rFonts w:ascii="Times New Roman" w:eastAsia="Calibri" w:hAnsi="Times New Roman" w:cs="Times New Roman"/>
          <w:sz w:val="28"/>
          <w:szCs w:val="28"/>
        </w:rPr>
        <w:t>-</w:t>
      </w:r>
      <w:r w:rsidRPr="00E148CA">
        <w:rPr>
          <w:rFonts w:ascii="Times New Roman" w:eastAsia="Calibri" w:hAnsi="Times New Roman" w:cs="Times New Roman"/>
          <w:sz w:val="28"/>
          <w:szCs w:val="28"/>
          <w:lang w:val="en-US"/>
        </w:rPr>
        <w:t>R</w:t>
      </w:r>
      <w:proofErr w:type="spellStart"/>
      <w:r w:rsidRPr="00E148CA">
        <w:rPr>
          <w:rFonts w:ascii="Times New Roman" w:eastAsia="Calibri" w:hAnsi="Times New Roman" w:cs="Times New Roman"/>
          <w:sz w:val="28"/>
          <w:szCs w:val="28"/>
        </w:rPr>
        <w:t>elationship</w:t>
      </w:r>
      <w:proofErr w:type="spellEnd"/>
      <w:r w:rsidRPr="00E148CA">
        <w:rPr>
          <w:rFonts w:ascii="Times New Roman" w:eastAsia="Calibri" w:hAnsi="Times New Roman" w:cs="Times New Roman"/>
          <w:sz w:val="28"/>
          <w:szCs w:val="28"/>
        </w:rPr>
        <w:t xml:space="preserve"> (</w:t>
      </w:r>
      <w:r w:rsidRPr="00E148CA">
        <w:rPr>
          <w:rFonts w:ascii="Times New Roman" w:eastAsia="Calibri" w:hAnsi="Times New Roman" w:cs="Times New Roman"/>
          <w:sz w:val="28"/>
          <w:szCs w:val="28"/>
          <w:lang w:val="en-US"/>
        </w:rPr>
        <w:t>ERD</w:t>
      </w:r>
      <w:r w:rsidRPr="00E148CA">
        <w:rPr>
          <w:rFonts w:ascii="Times New Roman" w:eastAsia="Calibri" w:hAnsi="Times New Roman" w:cs="Times New Roman"/>
          <w:sz w:val="28"/>
          <w:szCs w:val="28"/>
        </w:rPr>
        <w:t xml:space="preserve">) </w:t>
      </w:r>
      <w:r w:rsidRPr="00E148CA">
        <w:rPr>
          <w:rFonts w:ascii="Times New Roman" w:eastAsia="Calibri" w:hAnsi="Times New Roman" w:cs="Times New Roman"/>
          <w:sz w:val="28"/>
        </w:rPr>
        <w:t>предоставляет предварительный просмотр того, как все таблицы должны соединиться, какие поля будут в каждой таблице.</w:t>
      </w:r>
    </w:p>
    <w:p w14:paraId="112A25BA" w14:textId="77777777" w:rsidR="00E148CA" w:rsidRPr="00E148CA" w:rsidRDefault="00E148CA" w:rsidP="00E148CA">
      <w:pPr>
        <w:spacing w:after="0" w:line="360" w:lineRule="auto"/>
        <w:ind w:firstLine="709"/>
        <w:jc w:val="both"/>
        <w:rPr>
          <w:rFonts w:ascii="Times New Roman" w:eastAsia="Calibri" w:hAnsi="Times New Roman" w:cs="Times New Roman"/>
          <w:sz w:val="28"/>
        </w:rPr>
      </w:pPr>
      <w:r w:rsidRPr="00E148CA">
        <w:rPr>
          <w:rFonts w:ascii="Times New Roman" w:eastAsia="Calibri" w:hAnsi="Times New Roman" w:cs="Times New Roman"/>
          <w:sz w:val="28"/>
        </w:rPr>
        <w:t>В ER-моделях и моделях данных обычно выделяют до трех уровней детализации: концептуальная, физическая, логическая. Для создания модели подходящим вариантом является концептуальная модель. Концептуальная модель имеет схему с минимальным количеством подробностей в отличии от физической и логической, что позволяет отобразить общую структуру модели.</w:t>
      </w:r>
    </w:p>
    <w:p w14:paraId="18F61D13" w14:textId="6CAF85C1" w:rsidR="00E148CA" w:rsidRPr="00E148CA" w:rsidDel="00D86F5F" w:rsidRDefault="00E148CA">
      <w:pPr>
        <w:spacing w:after="0" w:line="360" w:lineRule="auto"/>
        <w:ind w:firstLine="709"/>
        <w:jc w:val="both"/>
        <w:rPr>
          <w:del w:id="769" w:author="Airat Shigapov" w:date="2021-11-09T20:59:00Z"/>
          <w:rFonts w:ascii="Times New Roman" w:eastAsia="Calibri" w:hAnsi="Times New Roman" w:cs="Times New Roman"/>
          <w:sz w:val="28"/>
        </w:rPr>
      </w:pPr>
      <w:r w:rsidRPr="00E148CA">
        <w:rPr>
          <w:rFonts w:ascii="Times New Roman" w:eastAsia="Calibri" w:hAnsi="Times New Roman" w:cs="Times New Roman"/>
          <w:sz w:val="28"/>
        </w:rPr>
        <w:t xml:space="preserve">Для создания модели используют два основных элемента: сущность и связь. Сущность – это объект, отображающийся в виде таблицы и содержащий набор атрибутов. </w:t>
      </w:r>
      <w:bookmarkStart w:id="770" w:name="_Hlk87383963"/>
      <w:del w:id="771" w:author="Airat Shigapov" w:date="2021-11-09T20:59:00Z">
        <w:r w:rsidRPr="00E148CA" w:rsidDel="00D86F5F">
          <w:rPr>
            <w:rFonts w:ascii="Times New Roman" w:eastAsia="Calibri" w:hAnsi="Times New Roman" w:cs="Times New Roman"/>
            <w:sz w:val="28"/>
          </w:rPr>
          <w:delText xml:space="preserve">В разрабатываемом проекте сущностями являются: </w:delText>
        </w:r>
      </w:del>
    </w:p>
    <w:p w14:paraId="34C626D6" w14:textId="17DE692E" w:rsidR="00E148CA" w:rsidRPr="00E148CA" w:rsidDel="00D86F5F" w:rsidRDefault="00BA2092">
      <w:pPr>
        <w:spacing w:after="0" w:line="360" w:lineRule="auto"/>
        <w:ind w:firstLine="709"/>
        <w:jc w:val="both"/>
        <w:rPr>
          <w:del w:id="772" w:author="Airat Shigapov" w:date="2021-11-09T20:59:00Z"/>
          <w:rFonts w:ascii="Times New Roman" w:eastAsia="Calibri" w:hAnsi="Times New Roman" w:cs="Times New Roman"/>
          <w:sz w:val="28"/>
        </w:rPr>
        <w:pPrChange w:id="773" w:author="Airat Shigapov" w:date="2021-11-09T20:59:00Z">
          <w:pPr>
            <w:numPr>
              <w:numId w:val="2"/>
            </w:numPr>
            <w:spacing w:after="0" w:line="360" w:lineRule="auto"/>
            <w:ind w:left="1429" w:hanging="360"/>
            <w:contextualSpacing/>
            <w:jc w:val="both"/>
          </w:pPr>
        </w:pPrChange>
      </w:pPr>
      <w:del w:id="774" w:author="Airat Shigapov" w:date="2021-11-09T20:59:00Z">
        <w:r w:rsidDel="00D86F5F">
          <w:rPr>
            <w:rFonts w:ascii="Times New Roman" w:eastAsia="Calibri" w:hAnsi="Times New Roman" w:cs="Times New Roman"/>
            <w:sz w:val="28"/>
            <w:lang w:val="en-US"/>
          </w:rPr>
          <w:delText>Brand</w:delText>
        </w:r>
        <w:r w:rsidR="00E148CA" w:rsidRPr="00E148CA" w:rsidDel="00D86F5F">
          <w:rPr>
            <w:rFonts w:ascii="Times New Roman" w:eastAsia="Calibri" w:hAnsi="Times New Roman" w:cs="Times New Roman"/>
            <w:sz w:val="28"/>
          </w:rPr>
          <w:delText xml:space="preserve"> – хранит </w:delText>
        </w:r>
        <w:r w:rsidDel="00D86F5F">
          <w:rPr>
            <w:rFonts w:ascii="Times New Roman" w:eastAsia="Calibri" w:hAnsi="Times New Roman" w:cs="Times New Roman"/>
            <w:sz w:val="28"/>
          </w:rPr>
          <w:delText>список брендов</w:delText>
        </w:r>
        <w:r w:rsidR="00E148CA" w:rsidRPr="00E148CA" w:rsidDel="00D86F5F">
          <w:rPr>
            <w:rFonts w:ascii="Times New Roman" w:eastAsia="Calibri" w:hAnsi="Times New Roman" w:cs="Times New Roman"/>
            <w:sz w:val="28"/>
          </w:rPr>
          <w:delText>;</w:delText>
        </w:r>
      </w:del>
    </w:p>
    <w:p w14:paraId="30CCBDC7" w14:textId="6200FFAE" w:rsidR="00E148CA" w:rsidRPr="00E148CA" w:rsidDel="00D86F5F" w:rsidRDefault="00BA2092">
      <w:pPr>
        <w:spacing w:after="0" w:line="360" w:lineRule="auto"/>
        <w:ind w:firstLine="709"/>
        <w:jc w:val="both"/>
        <w:rPr>
          <w:del w:id="775" w:author="Airat Shigapov" w:date="2021-11-09T20:59:00Z"/>
          <w:rFonts w:ascii="Times New Roman" w:eastAsia="Calibri" w:hAnsi="Times New Roman" w:cs="Times New Roman"/>
          <w:sz w:val="28"/>
        </w:rPr>
        <w:pPrChange w:id="776" w:author="Airat Shigapov" w:date="2021-11-09T20:59:00Z">
          <w:pPr>
            <w:numPr>
              <w:numId w:val="2"/>
            </w:numPr>
            <w:spacing w:after="0" w:line="360" w:lineRule="auto"/>
            <w:ind w:left="1429" w:hanging="360"/>
            <w:contextualSpacing/>
            <w:jc w:val="both"/>
          </w:pPr>
        </w:pPrChange>
      </w:pPr>
      <w:del w:id="777" w:author="Airat Shigapov" w:date="2021-11-09T20:59:00Z">
        <w:r w:rsidDel="00D86F5F">
          <w:rPr>
            <w:rFonts w:ascii="Times New Roman" w:eastAsia="Calibri" w:hAnsi="Times New Roman" w:cs="Times New Roman"/>
            <w:sz w:val="28"/>
            <w:lang w:val="en-US"/>
          </w:rPr>
          <w:delText>Category</w:delText>
        </w:r>
        <w:r w:rsidR="00E148CA" w:rsidRPr="00E148CA" w:rsidDel="00D86F5F">
          <w:rPr>
            <w:rFonts w:ascii="Times New Roman" w:eastAsia="Calibri" w:hAnsi="Times New Roman" w:cs="Times New Roman"/>
            <w:sz w:val="28"/>
          </w:rPr>
          <w:delText xml:space="preserve"> – хранит </w:delText>
        </w:r>
        <w:r w:rsidDel="00D86F5F">
          <w:rPr>
            <w:rFonts w:ascii="Times New Roman" w:eastAsia="Calibri" w:hAnsi="Times New Roman" w:cs="Times New Roman"/>
            <w:sz w:val="28"/>
          </w:rPr>
          <w:delText>список категорий товаров</w:delText>
        </w:r>
        <w:r w:rsidR="00E148CA" w:rsidRPr="00E148CA" w:rsidDel="00D86F5F">
          <w:rPr>
            <w:rFonts w:ascii="Times New Roman" w:eastAsia="Calibri" w:hAnsi="Times New Roman" w:cs="Times New Roman"/>
            <w:sz w:val="28"/>
          </w:rPr>
          <w:delText>;</w:delText>
        </w:r>
      </w:del>
    </w:p>
    <w:p w14:paraId="3999538F" w14:textId="4AF93145" w:rsidR="00E148CA" w:rsidRPr="00E148CA" w:rsidDel="00D86F5F" w:rsidRDefault="00BA2092">
      <w:pPr>
        <w:spacing w:after="0" w:line="360" w:lineRule="auto"/>
        <w:ind w:firstLine="709"/>
        <w:jc w:val="both"/>
        <w:rPr>
          <w:del w:id="778" w:author="Airat Shigapov" w:date="2021-11-09T20:59:00Z"/>
          <w:rFonts w:ascii="Times New Roman" w:eastAsia="Calibri" w:hAnsi="Times New Roman" w:cs="Times New Roman"/>
          <w:sz w:val="28"/>
        </w:rPr>
        <w:pPrChange w:id="779" w:author="Airat Shigapov" w:date="2021-11-09T20:59:00Z">
          <w:pPr>
            <w:numPr>
              <w:numId w:val="2"/>
            </w:numPr>
            <w:spacing w:after="0" w:line="360" w:lineRule="auto"/>
            <w:ind w:left="1429" w:hanging="360"/>
            <w:contextualSpacing/>
            <w:jc w:val="both"/>
          </w:pPr>
        </w:pPrChange>
      </w:pPr>
      <w:del w:id="780" w:author="Airat Shigapov" w:date="2021-11-09T20:59:00Z">
        <w:r w:rsidDel="00D86F5F">
          <w:rPr>
            <w:rFonts w:ascii="Times New Roman" w:eastAsia="Calibri" w:hAnsi="Times New Roman" w:cs="Times New Roman"/>
            <w:sz w:val="28"/>
            <w:lang w:val="en-US"/>
          </w:rPr>
          <w:delText>Subcategory</w:delText>
        </w:r>
        <w:r w:rsidR="00E148CA" w:rsidRPr="00E148CA" w:rsidDel="00D86F5F">
          <w:rPr>
            <w:rFonts w:ascii="Times New Roman" w:eastAsia="Calibri" w:hAnsi="Times New Roman" w:cs="Times New Roman"/>
            <w:sz w:val="28"/>
          </w:rPr>
          <w:delText xml:space="preserve"> – хранит информацию о </w:delText>
        </w:r>
        <w:r w:rsidDel="00D86F5F">
          <w:rPr>
            <w:rFonts w:ascii="Times New Roman" w:eastAsia="Calibri" w:hAnsi="Times New Roman" w:cs="Times New Roman"/>
            <w:sz w:val="28"/>
          </w:rPr>
          <w:delText>подкатегориях</w:delText>
        </w:r>
        <w:r w:rsidR="00E148CA" w:rsidRPr="00E148CA" w:rsidDel="00D86F5F">
          <w:rPr>
            <w:rFonts w:ascii="Times New Roman" w:eastAsia="Calibri" w:hAnsi="Times New Roman" w:cs="Times New Roman"/>
            <w:sz w:val="28"/>
          </w:rPr>
          <w:delText>;</w:delText>
        </w:r>
      </w:del>
    </w:p>
    <w:p w14:paraId="4A276DBD" w14:textId="1BD47848" w:rsidR="00E148CA" w:rsidRPr="00E148CA" w:rsidDel="00D86F5F" w:rsidRDefault="002D4E70">
      <w:pPr>
        <w:spacing w:after="0" w:line="360" w:lineRule="auto"/>
        <w:ind w:firstLine="709"/>
        <w:jc w:val="both"/>
        <w:rPr>
          <w:del w:id="781" w:author="Airat Shigapov" w:date="2021-11-09T20:59:00Z"/>
          <w:rFonts w:ascii="Times New Roman" w:eastAsia="Calibri" w:hAnsi="Times New Roman" w:cs="Times New Roman"/>
          <w:sz w:val="28"/>
        </w:rPr>
        <w:pPrChange w:id="782" w:author="Airat Shigapov" w:date="2021-11-09T20:59:00Z">
          <w:pPr>
            <w:numPr>
              <w:numId w:val="2"/>
            </w:numPr>
            <w:spacing w:after="0" w:line="360" w:lineRule="auto"/>
            <w:ind w:left="1429" w:hanging="360"/>
            <w:contextualSpacing/>
            <w:jc w:val="both"/>
          </w:pPr>
        </w:pPrChange>
      </w:pPr>
      <w:del w:id="783" w:author="Airat Shigapov" w:date="2021-11-09T20:59:00Z">
        <w:r w:rsidDel="00D86F5F">
          <w:rPr>
            <w:rFonts w:ascii="Times New Roman" w:eastAsia="Calibri" w:hAnsi="Times New Roman" w:cs="Times New Roman"/>
            <w:sz w:val="28"/>
            <w:lang w:val="en-US"/>
          </w:rPr>
          <w:delText>Unit</w:delText>
        </w:r>
      </w:del>
      <w:del w:id="784" w:author="Airat Shigapov" w:date="2021-10-27T21:31:00Z">
        <w:r w:rsidR="00E148CA" w:rsidRPr="00E148CA" w:rsidDel="002D4E70">
          <w:rPr>
            <w:rFonts w:ascii="Times New Roman" w:eastAsia="Calibri" w:hAnsi="Times New Roman" w:cs="Times New Roman"/>
            <w:sz w:val="28"/>
          </w:rPr>
          <w:delText xml:space="preserve">  -</w:delText>
        </w:r>
      </w:del>
      <w:del w:id="785" w:author="Airat Shigapov" w:date="2021-11-09T20:59:00Z">
        <w:r w:rsidR="00E148CA" w:rsidRPr="00E148CA" w:rsidDel="00D86F5F">
          <w:rPr>
            <w:rFonts w:ascii="Times New Roman" w:eastAsia="Calibri" w:hAnsi="Times New Roman" w:cs="Times New Roman"/>
            <w:sz w:val="28"/>
          </w:rPr>
          <w:delText xml:space="preserve"> хранит список </w:delText>
        </w:r>
      </w:del>
      <w:del w:id="786" w:author="Airat Shigapov" w:date="2021-10-27T21:30:00Z">
        <w:r w:rsidR="00E148CA" w:rsidRPr="00E148CA" w:rsidDel="002D4E70">
          <w:rPr>
            <w:rFonts w:ascii="Times New Roman" w:eastAsia="Calibri" w:hAnsi="Times New Roman" w:cs="Times New Roman"/>
            <w:sz w:val="28"/>
          </w:rPr>
          <w:delText>время для записи</w:delText>
        </w:r>
      </w:del>
      <w:del w:id="787" w:author="Airat Shigapov" w:date="2021-11-09T20:59:00Z">
        <w:r w:rsidR="00E148CA" w:rsidRPr="00E148CA" w:rsidDel="00D86F5F">
          <w:rPr>
            <w:rFonts w:ascii="Times New Roman" w:eastAsia="Calibri" w:hAnsi="Times New Roman" w:cs="Times New Roman"/>
            <w:sz w:val="28"/>
          </w:rPr>
          <w:delText>;</w:delText>
        </w:r>
      </w:del>
    </w:p>
    <w:p w14:paraId="65A9CEDD" w14:textId="5D8CFB06" w:rsidR="00E148CA" w:rsidRPr="00E148CA" w:rsidDel="00D86F5F" w:rsidRDefault="00E148CA">
      <w:pPr>
        <w:spacing w:after="0" w:line="360" w:lineRule="auto"/>
        <w:ind w:firstLine="709"/>
        <w:jc w:val="both"/>
        <w:rPr>
          <w:del w:id="788" w:author="Airat Shigapov" w:date="2021-11-09T20:59:00Z"/>
          <w:rFonts w:ascii="Times New Roman" w:eastAsia="Calibri" w:hAnsi="Times New Roman" w:cs="Times New Roman"/>
          <w:sz w:val="28"/>
        </w:rPr>
        <w:pPrChange w:id="789" w:author="Airat Shigapov" w:date="2021-11-09T20:59:00Z">
          <w:pPr>
            <w:numPr>
              <w:numId w:val="2"/>
            </w:numPr>
            <w:spacing w:after="0" w:line="360" w:lineRule="auto"/>
            <w:ind w:left="1429" w:hanging="360"/>
            <w:contextualSpacing/>
            <w:jc w:val="both"/>
          </w:pPr>
        </w:pPrChange>
      </w:pPr>
      <w:del w:id="790" w:author="Airat Shigapov" w:date="2021-10-27T21:31:00Z">
        <w:r w:rsidRPr="00E148CA" w:rsidDel="002D4E70">
          <w:rPr>
            <w:rFonts w:ascii="Times New Roman" w:eastAsia="Calibri" w:hAnsi="Times New Roman" w:cs="Times New Roman"/>
            <w:sz w:val="28"/>
            <w:lang w:val="en-US"/>
          </w:rPr>
          <w:delText>Model</w:delText>
        </w:r>
        <w:r w:rsidRPr="00E148CA" w:rsidDel="002D4E70">
          <w:rPr>
            <w:rFonts w:ascii="Times New Roman" w:eastAsia="Calibri" w:hAnsi="Times New Roman" w:cs="Times New Roman"/>
            <w:sz w:val="28"/>
          </w:rPr>
          <w:delText xml:space="preserve">  </w:delText>
        </w:r>
        <w:r w:rsidRPr="00E148CA" w:rsidDel="00342D52">
          <w:rPr>
            <w:rFonts w:ascii="Times New Roman" w:eastAsia="Calibri" w:hAnsi="Times New Roman" w:cs="Times New Roman"/>
            <w:sz w:val="28"/>
          </w:rPr>
          <w:delText xml:space="preserve">- </w:delText>
        </w:r>
      </w:del>
      <w:del w:id="791" w:author="Airat Shigapov" w:date="2021-11-09T20:59:00Z">
        <w:r w:rsidRPr="00E148CA" w:rsidDel="00D86F5F">
          <w:rPr>
            <w:rFonts w:ascii="Times New Roman" w:eastAsia="Calibri" w:hAnsi="Times New Roman" w:cs="Times New Roman"/>
            <w:sz w:val="28"/>
          </w:rPr>
          <w:delText xml:space="preserve">хранит </w:delText>
        </w:r>
      </w:del>
      <w:del w:id="792" w:author="Airat Shigapov" w:date="2021-10-27T21:31:00Z">
        <w:r w:rsidRPr="00E148CA" w:rsidDel="00342D52">
          <w:rPr>
            <w:rFonts w:ascii="Times New Roman" w:eastAsia="Calibri" w:hAnsi="Times New Roman" w:cs="Times New Roman"/>
            <w:sz w:val="28"/>
          </w:rPr>
          <w:delText>список моделей авто</w:delText>
        </w:r>
      </w:del>
      <w:del w:id="793" w:author="Airat Shigapov" w:date="2021-11-09T20:59:00Z">
        <w:r w:rsidRPr="00E148CA" w:rsidDel="00D86F5F">
          <w:rPr>
            <w:rFonts w:ascii="Times New Roman" w:eastAsia="Calibri" w:hAnsi="Times New Roman" w:cs="Times New Roman"/>
            <w:sz w:val="28"/>
          </w:rPr>
          <w:delText>;</w:delText>
        </w:r>
      </w:del>
    </w:p>
    <w:p w14:paraId="3E71E102" w14:textId="357FDE99" w:rsidR="00E148CA" w:rsidRPr="00E148CA" w:rsidDel="00D86F5F" w:rsidRDefault="00E148CA">
      <w:pPr>
        <w:spacing w:after="0" w:line="360" w:lineRule="auto"/>
        <w:ind w:firstLine="709"/>
        <w:jc w:val="both"/>
        <w:rPr>
          <w:del w:id="794" w:author="Airat Shigapov" w:date="2021-11-09T20:59:00Z"/>
          <w:rFonts w:ascii="Times New Roman" w:eastAsia="Calibri" w:hAnsi="Times New Roman" w:cs="Times New Roman"/>
          <w:sz w:val="28"/>
        </w:rPr>
        <w:pPrChange w:id="795" w:author="Airat Shigapov" w:date="2021-11-09T20:59:00Z">
          <w:pPr>
            <w:numPr>
              <w:numId w:val="2"/>
            </w:numPr>
            <w:spacing w:after="0" w:line="360" w:lineRule="auto"/>
            <w:ind w:left="1429" w:hanging="360"/>
            <w:contextualSpacing/>
            <w:jc w:val="both"/>
          </w:pPr>
        </w:pPrChange>
      </w:pPr>
      <w:del w:id="796" w:author="Airat Shigapov" w:date="2021-10-27T21:32:00Z">
        <w:r w:rsidRPr="00E148CA" w:rsidDel="00342D52">
          <w:rPr>
            <w:rFonts w:ascii="Times New Roman" w:eastAsia="Calibri" w:hAnsi="Times New Roman" w:cs="Times New Roman"/>
            <w:sz w:val="28"/>
            <w:lang w:val="en-US"/>
          </w:rPr>
          <w:delText>Manufacture</w:delText>
        </w:r>
        <w:r w:rsidRPr="00E148CA" w:rsidDel="00342D52">
          <w:rPr>
            <w:rFonts w:ascii="Times New Roman" w:eastAsia="Calibri" w:hAnsi="Times New Roman" w:cs="Times New Roman"/>
            <w:sz w:val="28"/>
          </w:rPr>
          <w:delText xml:space="preserve"> </w:delText>
        </w:r>
      </w:del>
      <w:del w:id="797" w:author="Airat Shigapov" w:date="2021-11-09T20:59:00Z">
        <w:r w:rsidRPr="00E148CA" w:rsidDel="00D86F5F">
          <w:rPr>
            <w:rFonts w:ascii="Times New Roman" w:eastAsia="Calibri" w:hAnsi="Times New Roman" w:cs="Times New Roman"/>
            <w:sz w:val="28"/>
          </w:rPr>
          <w:delText xml:space="preserve">– хранит </w:delText>
        </w:r>
      </w:del>
      <w:del w:id="798" w:author="Airat Shigapov" w:date="2021-10-27T21:32:00Z">
        <w:r w:rsidRPr="00E148CA" w:rsidDel="00342D52">
          <w:rPr>
            <w:rFonts w:ascii="Times New Roman" w:eastAsia="Calibri" w:hAnsi="Times New Roman" w:cs="Times New Roman"/>
            <w:sz w:val="28"/>
          </w:rPr>
          <w:delText>список марок авто</w:delText>
        </w:r>
      </w:del>
      <w:del w:id="799" w:author="Airat Shigapov" w:date="2021-11-09T20:59:00Z">
        <w:r w:rsidRPr="00E148CA" w:rsidDel="00D86F5F">
          <w:rPr>
            <w:rFonts w:ascii="Times New Roman" w:eastAsia="Calibri" w:hAnsi="Times New Roman" w:cs="Times New Roman"/>
            <w:sz w:val="28"/>
          </w:rPr>
          <w:delText>;</w:delText>
        </w:r>
      </w:del>
    </w:p>
    <w:p w14:paraId="31D1D2B5" w14:textId="06EE958A" w:rsidR="00E148CA" w:rsidRPr="00E148CA" w:rsidDel="00D86F5F" w:rsidRDefault="00E148CA">
      <w:pPr>
        <w:spacing w:after="0" w:line="360" w:lineRule="auto"/>
        <w:ind w:firstLine="709"/>
        <w:jc w:val="both"/>
        <w:rPr>
          <w:del w:id="800" w:author="Airat Shigapov" w:date="2021-11-09T20:59:00Z"/>
          <w:rFonts w:ascii="Times New Roman" w:eastAsia="Calibri" w:hAnsi="Times New Roman" w:cs="Times New Roman"/>
          <w:sz w:val="28"/>
        </w:rPr>
        <w:pPrChange w:id="801" w:author="Airat Shigapov" w:date="2021-11-09T20:59:00Z">
          <w:pPr>
            <w:numPr>
              <w:numId w:val="2"/>
            </w:numPr>
            <w:spacing w:after="0" w:line="360" w:lineRule="auto"/>
            <w:ind w:left="1429" w:hanging="360"/>
            <w:contextualSpacing/>
            <w:jc w:val="both"/>
          </w:pPr>
        </w:pPrChange>
      </w:pPr>
      <w:del w:id="802" w:author="Airat Shigapov" w:date="2021-10-27T21:33:00Z">
        <w:r w:rsidRPr="00E148CA" w:rsidDel="006774A0">
          <w:rPr>
            <w:rFonts w:ascii="Times New Roman" w:eastAsia="Calibri" w:hAnsi="Times New Roman" w:cs="Times New Roman"/>
            <w:sz w:val="28"/>
            <w:lang w:val="en-US"/>
          </w:rPr>
          <w:delText>Service</w:delText>
        </w:r>
        <w:r w:rsidRPr="00E148CA" w:rsidDel="006774A0">
          <w:rPr>
            <w:rFonts w:ascii="Times New Roman" w:eastAsia="Calibri" w:hAnsi="Times New Roman" w:cs="Times New Roman"/>
            <w:sz w:val="28"/>
          </w:rPr>
          <w:delText xml:space="preserve"> </w:delText>
        </w:r>
      </w:del>
      <w:del w:id="803" w:author="Airat Shigapov" w:date="2021-11-09T20:59:00Z">
        <w:r w:rsidRPr="00E148CA" w:rsidDel="00D86F5F">
          <w:rPr>
            <w:rFonts w:ascii="Times New Roman" w:eastAsia="Calibri" w:hAnsi="Times New Roman" w:cs="Times New Roman"/>
            <w:sz w:val="28"/>
          </w:rPr>
          <w:delText xml:space="preserve">– хранит список </w:delText>
        </w:r>
      </w:del>
      <w:del w:id="804" w:author="Airat Shigapov" w:date="2021-10-27T21:33:00Z">
        <w:r w:rsidRPr="00E148CA" w:rsidDel="006774A0">
          <w:rPr>
            <w:rFonts w:ascii="Times New Roman" w:eastAsia="Calibri" w:hAnsi="Times New Roman" w:cs="Times New Roman"/>
            <w:sz w:val="28"/>
          </w:rPr>
          <w:delText>предоставляемых услуг</w:delText>
        </w:r>
      </w:del>
      <w:del w:id="805" w:author="Airat Shigapov" w:date="2021-11-09T20:59:00Z">
        <w:r w:rsidRPr="00E148CA" w:rsidDel="00D86F5F">
          <w:rPr>
            <w:rFonts w:ascii="Times New Roman" w:eastAsia="Calibri" w:hAnsi="Times New Roman" w:cs="Times New Roman"/>
            <w:sz w:val="28"/>
          </w:rPr>
          <w:delText>;</w:delText>
        </w:r>
      </w:del>
    </w:p>
    <w:p w14:paraId="0D944BFB" w14:textId="336D65D3" w:rsidR="00072BCB" w:rsidRPr="00E148CA" w:rsidRDefault="00E148CA">
      <w:pPr>
        <w:spacing w:after="0" w:line="360" w:lineRule="auto"/>
        <w:ind w:firstLine="709"/>
        <w:jc w:val="both"/>
        <w:rPr>
          <w:rFonts w:ascii="Times New Roman" w:eastAsia="Calibri" w:hAnsi="Times New Roman" w:cs="Times New Roman"/>
          <w:sz w:val="28"/>
        </w:rPr>
        <w:pPrChange w:id="806" w:author="Airat Shigapov" w:date="2021-11-09T20:59:00Z">
          <w:pPr>
            <w:numPr>
              <w:numId w:val="2"/>
            </w:numPr>
            <w:spacing w:after="0" w:line="360" w:lineRule="auto"/>
            <w:ind w:left="1429" w:hanging="360"/>
            <w:contextualSpacing/>
            <w:jc w:val="both"/>
          </w:pPr>
        </w:pPrChange>
      </w:pPr>
      <w:del w:id="807" w:author="Airat Shigapov" w:date="2021-10-27T21:33:00Z">
        <w:r w:rsidRPr="00E148CA" w:rsidDel="006774A0">
          <w:rPr>
            <w:rFonts w:ascii="Times New Roman" w:eastAsia="Calibri" w:hAnsi="Times New Roman" w:cs="Times New Roman"/>
            <w:sz w:val="28"/>
            <w:lang w:val="en-US"/>
          </w:rPr>
          <w:delText>TypeService</w:delText>
        </w:r>
        <w:r w:rsidRPr="00E148CA" w:rsidDel="006774A0">
          <w:rPr>
            <w:rFonts w:ascii="Times New Roman" w:eastAsia="Calibri" w:hAnsi="Times New Roman" w:cs="Times New Roman"/>
            <w:sz w:val="28"/>
          </w:rPr>
          <w:delText xml:space="preserve"> </w:delText>
        </w:r>
      </w:del>
      <w:del w:id="808" w:author="Airat Shigapov" w:date="2021-11-09T20:59:00Z">
        <w:r w:rsidRPr="00E148CA" w:rsidDel="00D86F5F">
          <w:rPr>
            <w:rFonts w:ascii="Times New Roman" w:eastAsia="Calibri" w:hAnsi="Times New Roman" w:cs="Times New Roman"/>
            <w:sz w:val="28"/>
          </w:rPr>
          <w:delText xml:space="preserve">– хранит </w:delText>
        </w:r>
      </w:del>
      <w:del w:id="809" w:author="Airat Shigapov" w:date="2021-10-27T21:33:00Z">
        <w:r w:rsidRPr="00E148CA" w:rsidDel="006774A0">
          <w:rPr>
            <w:rFonts w:ascii="Times New Roman" w:eastAsia="Calibri" w:hAnsi="Times New Roman" w:cs="Times New Roman"/>
            <w:sz w:val="28"/>
          </w:rPr>
          <w:delText>список категории услуг</w:delText>
        </w:r>
      </w:del>
      <w:del w:id="810" w:author="Airat Shigapov" w:date="2021-10-27T21:34:00Z">
        <w:r w:rsidRPr="00E148CA" w:rsidDel="006774A0">
          <w:rPr>
            <w:rFonts w:ascii="Times New Roman" w:eastAsia="Calibri" w:hAnsi="Times New Roman" w:cs="Times New Roman"/>
            <w:sz w:val="28"/>
          </w:rPr>
          <w:delText>.</w:delText>
        </w:r>
      </w:del>
    </w:p>
    <w:p w14:paraId="1AEE3553" w14:textId="77777777" w:rsidR="00E148CA" w:rsidRPr="00E148CA" w:rsidRDefault="00E148CA" w:rsidP="00E148CA">
      <w:pPr>
        <w:spacing w:after="0" w:line="360" w:lineRule="auto"/>
        <w:ind w:firstLine="708"/>
        <w:jc w:val="both"/>
        <w:rPr>
          <w:rFonts w:ascii="Times New Roman" w:eastAsia="Calibri" w:hAnsi="Times New Roman" w:cs="Times New Roman"/>
          <w:sz w:val="28"/>
        </w:rPr>
      </w:pPr>
      <w:r w:rsidRPr="00E148CA">
        <w:rPr>
          <w:rFonts w:ascii="Times New Roman" w:eastAsia="Calibri" w:hAnsi="Times New Roman" w:cs="Times New Roman"/>
          <w:sz w:val="28"/>
        </w:rPr>
        <w:t>Связь указывает отношение между двумя сущностями в виде линии. Существует три типа связи:</w:t>
      </w:r>
    </w:p>
    <w:p w14:paraId="3F8077CF" w14:textId="77777777" w:rsidR="00E148CA" w:rsidRPr="00E148CA" w:rsidRDefault="00E148CA" w:rsidP="00E148CA">
      <w:pPr>
        <w:numPr>
          <w:ilvl w:val="0"/>
          <w:numId w:val="3"/>
        </w:numPr>
        <w:spacing w:after="0" w:line="360" w:lineRule="auto"/>
        <w:contextualSpacing/>
        <w:jc w:val="both"/>
        <w:rPr>
          <w:rFonts w:ascii="Times New Roman" w:eastAsia="Calibri" w:hAnsi="Times New Roman" w:cs="Times New Roman"/>
          <w:sz w:val="28"/>
        </w:rPr>
      </w:pPr>
      <w:r w:rsidRPr="00E148CA">
        <w:rPr>
          <w:rFonts w:ascii="Times New Roman" w:eastAsia="Calibri" w:hAnsi="Times New Roman" w:cs="Times New Roman"/>
          <w:sz w:val="28"/>
        </w:rPr>
        <w:t>Много ко многим (</w:t>
      </w:r>
      <w:proofErr w:type="gramStart"/>
      <w:r w:rsidRPr="00E148CA">
        <w:rPr>
          <w:rFonts w:ascii="Times New Roman" w:eastAsia="Calibri" w:hAnsi="Times New Roman" w:cs="Times New Roman"/>
          <w:sz w:val="28"/>
        </w:rPr>
        <w:t>М:М</w:t>
      </w:r>
      <w:proofErr w:type="gramEnd"/>
      <w:r w:rsidRPr="00E148CA">
        <w:rPr>
          <w:rFonts w:ascii="Times New Roman" w:eastAsia="Calibri" w:hAnsi="Times New Roman" w:cs="Times New Roman"/>
          <w:sz w:val="28"/>
        </w:rPr>
        <w:t>) – несколько объектов из одной таблицы соответствует нескольким объектам из другой таблицы;</w:t>
      </w:r>
    </w:p>
    <w:p w14:paraId="3E81250E" w14:textId="77777777" w:rsidR="00E148CA" w:rsidRPr="00E148CA" w:rsidRDefault="00E148CA" w:rsidP="00E148CA">
      <w:pPr>
        <w:numPr>
          <w:ilvl w:val="0"/>
          <w:numId w:val="3"/>
        </w:numPr>
        <w:spacing w:after="0" w:line="360" w:lineRule="auto"/>
        <w:contextualSpacing/>
        <w:jc w:val="both"/>
        <w:rPr>
          <w:rFonts w:ascii="Times New Roman" w:eastAsia="Calibri" w:hAnsi="Times New Roman" w:cs="Times New Roman"/>
          <w:sz w:val="28"/>
        </w:rPr>
      </w:pPr>
      <w:r w:rsidRPr="00E148CA">
        <w:rPr>
          <w:rFonts w:ascii="Times New Roman" w:eastAsia="Calibri" w:hAnsi="Times New Roman" w:cs="Times New Roman"/>
          <w:sz w:val="28"/>
        </w:rPr>
        <w:t>Один ко многим (</w:t>
      </w:r>
      <w:proofErr w:type="gramStart"/>
      <w:r w:rsidRPr="00E148CA">
        <w:rPr>
          <w:rFonts w:ascii="Times New Roman" w:eastAsia="Calibri" w:hAnsi="Times New Roman" w:cs="Times New Roman"/>
          <w:sz w:val="28"/>
        </w:rPr>
        <w:t>1:М</w:t>
      </w:r>
      <w:proofErr w:type="gramEnd"/>
      <w:r w:rsidRPr="00E148CA">
        <w:rPr>
          <w:rFonts w:ascii="Times New Roman" w:eastAsia="Calibri" w:hAnsi="Times New Roman" w:cs="Times New Roman"/>
          <w:sz w:val="28"/>
        </w:rPr>
        <w:t>) – одному объекту из одной таблицы соответствует несколько объектов из другой;</w:t>
      </w:r>
    </w:p>
    <w:p w14:paraId="7B77504A" w14:textId="77777777" w:rsidR="00E148CA" w:rsidRPr="00E148CA" w:rsidRDefault="00E148CA" w:rsidP="00E148CA">
      <w:pPr>
        <w:numPr>
          <w:ilvl w:val="0"/>
          <w:numId w:val="3"/>
        </w:numPr>
        <w:spacing w:after="0" w:line="360" w:lineRule="auto"/>
        <w:contextualSpacing/>
        <w:jc w:val="both"/>
        <w:rPr>
          <w:rFonts w:ascii="Times New Roman" w:eastAsia="Calibri" w:hAnsi="Times New Roman" w:cs="Times New Roman"/>
          <w:sz w:val="28"/>
        </w:rPr>
      </w:pPr>
      <w:r w:rsidRPr="00E148CA">
        <w:rPr>
          <w:rFonts w:ascii="Times New Roman" w:eastAsia="Calibri" w:hAnsi="Times New Roman" w:cs="Times New Roman"/>
          <w:sz w:val="28"/>
        </w:rPr>
        <w:t>Один к одному (1:1) – один объект из одной таблицы соответствует одному объекту из другой таблицы.</w:t>
      </w:r>
    </w:p>
    <w:p w14:paraId="2B502EA8" w14:textId="321466FB" w:rsidR="00E148CA" w:rsidRPr="00E148CA" w:rsidDel="00D86F5F" w:rsidRDefault="00E148CA">
      <w:pPr>
        <w:spacing w:after="0" w:line="360" w:lineRule="auto"/>
        <w:ind w:firstLine="709"/>
        <w:jc w:val="both"/>
        <w:rPr>
          <w:del w:id="811" w:author="Airat Shigapov" w:date="2021-11-09T20:59:00Z"/>
          <w:rFonts w:ascii="Times New Roman" w:eastAsia="Calibri" w:hAnsi="Times New Roman" w:cs="Times New Roman"/>
          <w:sz w:val="28"/>
        </w:rPr>
      </w:pPr>
      <w:r w:rsidRPr="00E148CA">
        <w:rPr>
          <w:rFonts w:ascii="Times New Roman" w:eastAsia="Calibri" w:hAnsi="Times New Roman" w:cs="Times New Roman"/>
          <w:sz w:val="28"/>
        </w:rPr>
        <w:t xml:space="preserve">Линия соединяет первичный и вторичный ключ между двумя сущностями, так чтобы стрелка указывала на первичный ключ. На концах линии указывается тип связи между сущностями (Рисунок 1.2). </w:t>
      </w:r>
      <w:del w:id="812" w:author="Airat Shigapov" w:date="2021-11-09T20:59:00Z">
        <w:r w:rsidRPr="00E148CA" w:rsidDel="00D86F5F">
          <w:rPr>
            <w:rFonts w:ascii="Times New Roman" w:eastAsia="Calibri" w:hAnsi="Times New Roman" w:cs="Times New Roman"/>
            <w:sz w:val="28"/>
          </w:rPr>
          <w:delText>В разрабатываемой модели указываются следующие связи:</w:delText>
        </w:r>
      </w:del>
    </w:p>
    <w:p w14:paraId="3E1A9B9A" w14:textId="0B3210A5" w:rsidR="00E148CA" w:rsidRPr="00E148CA" w:rsidDel="00D86F5F" w:rsidRDefault="00E148CA">
      <w:pPr>
        <w:spacing w:after="0" w:line="360" w:lineRule="auto"/>
        <w:ind w:firstLine="709"/>
        <w:jc w:val="both"/>
        <w:rPr>
          <w:del w:id="813" w:author="Airat Shigapov" w:date="2021-11-09T20:59:00Z"/>
          <w:rFonts w:ascii="Times New Roman" w:eastAsia="Calibri" w:hAnsi="Times New Roman" w:cs="Times New Roman"/>
          <w:sz w:val="28"/>
        </w:rPr>
        <w:pPrChange w:id="814" w:author="Airat Shigapov" w:date="2021-11-09T20:59:00Z">
          <w:pPr>
            <w:numPr>
              <w:numId w:val="4"/>
            </w:numPr>
            <w:spacing w:after="0" w:line="360" w:lineRule="auto"/>
            <w:ind w:left="1429" w:hanging="360"/>
            <w:contextualSpacing/>
            <w:jc w:val="both"/>
          </w:pPr>
        </w:pPrChange>
      </w:pPr>
      <w:del w:id="815" w:author="Airat Shigapov" w:date="2021-10-27T21:36:00Z">
        <w:r w:rsidRPr="00E148CA" w:rsidDel="00A32377">
          <w:rPr>
            <w:rFonts w:ascii="Times New Roman" w:eastAsia="Calibri" w:hAnsi="Times New Roman" w:cs="Times New Roman"/>
            <w:sz w:val="28"/>
          </w:rPr>
          <w:delText>У одного клиента может быть несколько автомобилей</w:delText>
        </w:r>
      </w:del>
      <w:del w:id="816" w:author="Airat Shigapov" w:date="2021-11-09T20:59:00Z">
        <w:r w:rsidRPr="00E148CA" w:rsidDel="00D86F5F">
          <w:rPr>
            <w:rFonts w:ascii="Times New Roman" w:eastAsia="Calibri" w:hAnsi="Times New Roman" w:cs="Times New Roman"/>
            <w:sz w:val="28"/>
          </w:rPr>
          <w:delText xml:space="preserve"> (</w:delText>
        </w:r>
      </w:del>
      <w:del w:id="817" w:author="Airat Shigapov" w:date="2021-10-27T21:38:00Z">
        <w:r w:rsidRPr="00E148CA" w:rsidDel="00986D66">
          <w:rPr>
            <w:rFonts w:ascii="Times New Roman" w:eastAsia="Calibri" w:hAnsi="Times New Roman" w:cs="Times New Roman"/>
            <w:sz w:val="28"/>
          </w:rPr>
          <w:delText>1</w:delText>
        </w:r>
      </w:del>
      <w:del w:id="818" w:author="Airat Shigapov" w:date="2021-11-09T20:59:00Z">
        <w:r w:rsidRPr="00E148CA" w:rsidDel="00D86F5F">
          <w:rPr>
            <w:rFonts w:ascii="Times New Roman" w:eastAsia="Calibri" w:hAnsi="Times New Roman" w:cs="Times New Roman"/>
            <w:sz w:val="28"/>
          </w:rPr>
          <w:delText>:М);</w:delText>
        </w:r>
      </w:del>
    </w:p>
    <w:p w14:paraId="1DD0421B" w14:textId="0B49F1BA" w:rsidR="00E148CA" w:rsidRPr="00E148CA" w:rsidDel="00D86F5F" w:rsidRDefault="00E148CA">
      <w:pPr>
        <w:spacing w:after="0" w:line="360" w:lineRule="auto"/>
        <w:ind w:firstLine="709"/>
        <w:jc w:val="both"/>
        <w:rPr>
          <w:del w:id="819" w:author="Airat Shigapov" w:date="2021-11-09T20:59:00Z"/>
          <w:rFonts w:ascii="Times New Roman" w:eastAsia="Calibri" w:hAnsi="Times New Roman" w:cs="Times New Roman"/>
          <w:sz w:val="28"/>
        </w:rPr>
        <w:pPrChange w:id="820" w:author="Airat Shigapov" w:date="2021-11-09T20:59:00Z">
          <w:pPr>
            <w:numPr>
              <w:numId w:val="4"/>
            </w:numPr>
            <w:spacing w:after="0" w:line="360" w:lineRule="auto"/>
            <w:ind w:left="1429" w:hanging="360"/>
            <w:contextualSpacing/>
            <w:jc w:val="both"/>
          </w:pPr>
        </w:pPrChange>
      </w:pPr>
      <w:del w:id="821" w:author="Airat Shigapov" w:date="2021-11-09T20:59:00Z">
        <w:r w:rsidRPr="00E148CA" w:rsidDel="00D86F5F">
          <w:rPr>
            <w:rFonts w:ascii="Times New Roman" w:eastAsia="Calibri" w:hAnsi="Times New Roman" w:cs="Times New Roman"/>
            <w:sz w:val="28"/>
          </w:rPr>
          <w:delText xml:space="preserve">У </w:delText>
        </w:r>
      </w:del>
      <w:del w:id="822" w:author="Airat Shigapov" w:date="2021-10-27T21:37:00Z">
        <w:r w:rsidRPr="00E148CA" w:rsidDel="00986D66">
          <w:rPr>
            <w:rFonts w:ascii="Times New Roman" w:eastAsia="Calibri" w:hAnsi="Times New Roman" w:cs="Times New Roman"/>
            <w:sz w:val="28"/>
          </w:rPr>
          <w:delText>одной марки есть может быть несколько моделей авто</w:delText>
        </w:r>
      </w:del>
      <w:del w:id="823" w:author="Airat Shigapov" w:date="2021-11-09T20:59:00Z">
        <w:r w:rsidRPr="00E148CA" w:rsidDel="00D86F5F">
          <w:rPr>
            <w:rFonts w:ascii="Times New Roman" w:eastAsia="Calibri" w:hAnsi="Times New Roman" w:cs="Times New Roman"/>
            <w:sz w:val="28"/>
          </w:rPr>
          <w:delText xml:space="preserve"> (1:М);</w:delText>
        </w:r>
      </w:del>
    </w:p>
    <w:p w14:paraId="5984D382" w14:textId="1B8B5257" w:rsidR="00E148CA" w:rsidRPr="00E148CA" w:rsidDel="00D86F5F" w:rsidRDefault="00E148CA">
      <w:pPr>
        <w:spacing w:after="0" w:line="360" w:lineRule="auto"/>
        <w:ind w:firstLine="709"/>
        <w:jc w:val="both"/>
        <w:rPr>
          <w:del w:id="824" w:author="Airat Shigapov" w:date="2021-11-09T20:59:00Z"/>
          <w:rFonts w:ascii="Times New Roman" w:eastAsia="Calibri" w:hAnsi="Times New Roman" w:cs="Times New Roman"/>
          <w:sz w:val="28"/>
        </w:rPr>
        <w:pPrChange w:id="825" w:author="Airat Shigapov" w:date="2021-11-09T20:59:00Z">
          <w:pPr>
            <w:numPr>
              <w:numId w:val="4"/>
            </w:numPr>
            <w:spacing w:after="0" w:line="360" w:lineRule="auto"/>
            <w:ind w:left="1429" w:hanging="360"/>
            <w:contextualSpacing/>
            <w:jc w:val="both"/>
          </w:pPr>
        </w:pPrChange>
      </w:pPr>
      <w:del w:id="826" w:author="Airat Shigapov" w:date="2021-10-27T21:38:00Z">
        <w:r w:rsidRPr="00E148CA" w:rsidDel="00986D66">
          <w:rPr>
            <w:rFonts w:ascii="Times New Roman" w:eastAsia="Calibri" w:hAnsi="Times New Roman" w:cs="Times New Roman"/>
            <w:sz w:val="28"/>
          </w:rPr>
          <w:delText>В один день есть несколько временных интервалов для записи</w:delText>
        </w:r>
      </w:del>
      <w:del w:id="827" w:author="Airat Shigapov" w:date="2021-11-09T20:59:00Z">
        <w:r w:rsidRPr="00E148CA" w:rsidDel="00D86F5F">
          <w:rPr>
            <w:rFonts w:ascii="Times New Roman" w:eastAsia="Calibri" w:hAnsi="Times New Roman" w:cs="Times New Roman"/>
            <w:sz w:val="28"/>
          </w:rPr>
          <w:delText xml:space="preserve"> (1:М);</w:delText>
        </w:r>
      </w:del>
    </w:p>
    <w:p w14:paraId="57B309ED" w14:textId="5FC17203" w:rsidR="00E148CA" w:rsidRPr="00E148CA" w:rsidDel="00D86F5F" w:rsidRDefault="00E148CA">
      <w:pPr>
        <w:spacing w:after="0" w:line="360" w:lineRule="auto"/>
        <w:ind w:firstLine="709"/>
        <w:jc w:val="both"/>
        <w:rPr>
          <w:del w:id="828" w:author="Airat Shigapov" w:date="2021-11-09T20:59:00Z"/>
          <w:rFonts w:ascii="Times New Roman" w:eastAsia="Calibri" w:hAnsi="Times New Roman" w:cs="Times New Roman"/>
          <w:sz w:val="28"/>
        </w:rPr>
        <w:pPrChange w:id="829" w:author="Airat Shigapov" w:date="2021-11-09T20:59:00Z">
          <w:pPr>
            <w:numPr>
              <w:numId w:val="4"/>
            </w:numPr>
            <w:spacing w:after="0" w:line="360" w:lineRule="auto"/>
            <w:ind w:left="1429" w:hanging="360"/>
            <w:contextualSpacing/>
            <w:jc w:val="both"/>
          </w:pPr>
        </w:pPrChange>
      </w:pPr>
      <w:del w:id="830" w:author="Airat Shigapov" w:date="2021-10-27T21:39:00Z">
        <w:r w:rsidRPr="00E148CA" w:rsidDel="00CE4B54">
          <w:rPr>
            <w:rFonts w:ascii="Times New Roman" w:eastAsia="Calibri" w:hAnsi="Times New Roman" w:cs="Times New Roman"/>
            <w:sz w:val="28"/>
          </w:rPr>
          <w:delText>Одна категория услуг может состоять из несколько услуг</w:delText>
        </w:r>
      </w:del>
      <w:del w:id="831" w:author="Airat Shigapov" w:date="2021-10-27T21:44:00Z">
        <w:r w:rsidRPr="00E148CA" w:rsidDel="00077BEB">
          <w:rPr>
            <w:rFonts w:ascii="Times New Roman" w:eastAsia="Calibri" w:hAnsi="Times New Roman" w:cs="Times New Roman"/>
            <w:sz w:val="28"/>
          </w:rPr>
          <w:delText xml:space="preserve"> </w:delText>
        </w:r>
      </w:del>
      <w:del w:id="832" w:author="Airat Shigapov" w:date="2021-11-09T20:59:00Z">
        <w:r w:rsidRPr="00E148CA" w:rsidDel="00D86F5F">
          <w:rPr>
            <w:rFonts w:ascii="Times New Roman" w:eastAsia="Calibri" w:hAnsi="Times New Roman" w:cs="Times New Roman"/>
            <w:sz w:val="28"/>
          </w:rPr>
          <w:delText>(1:</w:delText>
        </w:r>
      </w:del>
      <w:del w:id="833" w:author="Airat Shigapov" w:date="2021-10-27T21:42:00Z">
        <w:r w:rsidRPr="00E148CA" w:rsidDel="00314F98">
          <w:rPr>
            <w:rFonts w:ascii="Times New Roman" w:eastAsia="Calibri" w:hAnsi="Times New Roman" w:cs="Times New Roman"/>
            <w:sz w:val="28"/>
          </w:rPr>
          <w:delText>М</w:delText>
        </w:r>
      </w:del>
      <w:del w:id="834" w:author="Airat Shigapov" w:date="2021-11-09T20:59:00Z">
        <w:r w:rsidRPr="00E148CA" w:rsidDel="00D86F5F">
          <w:rPr>
            <w:rFonts w:ascii="Times New Roman" w:eastAsia="Calibri" w:hAnsi="Times New Roman" w:cs="Times New Roman"/>
            <w:sz w:val="28"/>
          </w:rPr>
          <w:delText>);</w:delText>
        </w:r>
      </w:del>
    </w:p>
    <w:p w14:paraId="0A90B1ED" w14:textId="48E4F967" w:rsidR="00E148CA" w:rsidRPr="00E148CA" w:rsidDel="00D86F5F" w:rsidRDefault="00E148CA">
      <w:pPr>
        <w:spacing w:after="0" w:line="360" w:lineRule="auto"/>
        <w:ind w:firstLine="709"/>
        <w:jc w:val="both"/>
        <w:rPr>
          <w:del w:id="835" w:author="Airat Shigapov" w:date="2021-11-09T20:59:00Z"/>
          <w:rFonts w:ascii="Times New Roman" w:eastAsia="Calibri" w:hAnsi="Times New Roman" w:cs="Times New Roman"/>
          <w:sz w:val="28"/>
        </w:rPr>
        <w:pPrChange w:id="836" w:author="Airat Shigapov" w:date="2021-11-09T20:59:00Z">
          <w:pPr>
            <w:numPr>
              <w:numId w:val="4"/>
            </w:numPr>
            <w:spacing w:after="0" w:line="360" w:lineRule="auto"/>
            <w:ind w:left="1429" w:hanging="360"/>
            <w:contextualSpacing/>
            <w:jc w:val="both"/>
          </w:pPr>
        </w:pPrChange>
      </w:pPr>
      <w:del w:id="837" w:author="Airat Shigapov" w:date="2021-10-27T21:42:00Z">
        <w:r w:rsidRPr="00E148CA" w:rsidDel="00314F98">
          <w:rPr>
            <w:rFonts w:ascii="Times New Roman" w:eastAsia="Calibri" w:hAnsi="Times New Roman" w:cs="Times New Roman"/>
            <w:sz w:val="28"/>
          </w:rPr>
          <w:delText>Одна модель авто может быть у нескольких клиентов</w:delText>
        </w:r>
      </w:del>
      <w:del w:id="838" w:author="Airat Shigapov" w:date="2021-11-09T20:59:00Z">
        <w:r w:rsidRPr="00E148CA" w:rsidDel="00D86F5F">
          <w:rPr>
            <w:rFonts w:ascii="Times New Roman" w:eastAsia="Calibri" w:hAnsi="Times New Roman" w:cs="Times New Roman"/>
            <w:sz w:val="28"/>
          </w:rPr>
          <w:delText xml:space="preserve"> (1:М);</w:delText>
        </w:r>
      </w:del>
    </w:p>
    <w:p w14:paraId="6C593D6E" w14:textId="047AF9DB" w:rsidR="006F53E4" w:rsidRDefault="00E148CA">
      <w:pPr>
        <w:spacing w:after="0" w:line="360" w:lineRule="auto"/>
        <w:ind w:firstLine="709"/>
        <w:jc w:val="both"/>
        <w:rPr>
          <w:rFonts w:ascii="Times New Roman" w:eastAsia="Calibri" w:hAnsi="Times New Roman" w:cs="Times New Roman"/>
          <w:sz w:val="28"/>
        </w:rPr>
        <w:pPrChange w:id="839" w:author="Airat Shigapov" w:date="2021-11-09T20:59:00Z">
          <w:pPr>
            <w:numPr>
              <w:numId w:val="4"/>
            </w:numPr>
            <w:spacing w:after="0" w:line="360" w:lineRule="auto"/>
            <w:ind w:left="1429" w:hanging="360"/>
            <w:contextualSpacing/>
            <w:jc w:val="both"/>
          </w:pPr>
        </w:pPrChange>
      </w:pPr>
      <w:del w:id="840" w:author="Airat Shigapov" w:date="2021-10-27T21:43:00Z">
        <w:r w:rsidRPr="00E148CA" w:rsidDel="006F53E4">
          <w:rPr>
            <w:rFonts w:ascii="Times New Roman" w:eastAsia="Calibri" w:hAnsi="Times New Roman" w:cs="Times New Roman"/>
            <w:sz w:val="28"/>
          </w:rPr>
          <w:delText xml:space="preserve">Одна услуга может оказываться по нескольким заявкам на ремонт </w:delText>
        </w:r>
      </w:del>
      <w:del w:id="841" w:author="Airat Shigapov" w:date="2021-11-09T20:59:00Z">
        <w:r w:rsidRPr="00E148CA" w:rsidDel="00D86F5F">
          <w:rPr>
            <w:rFonts w:ascii="Times New Roman" w:eastAsia="Calibri" w:hAnsi="Times New Roman" w:cs="Times New Roman"/>
            <w:sz w:val="28"/>
          </w:rPr>
          <w:delText>(1:М).</w:delText>
        </w:r>
      </w:del>
    </w:p>
    <w:bookmarkEnd w:id="770"/>
    <w:p w14:paraId="27AC6D97" w14:textId="77777777" w:rsidR="00CA3282" w:rsidRDefault="00CA3282" w:rsidP="00CA3282">
      <w:pPr>
        <w:spacing w:after="0" w:line="360" w:lineRule="auto"/>
        <w:ind w:left="1429"/>
        <w:contextualSpacing/>
        <w:jc w:val="both"/>
        <w:rPr>
          <w:rFonts w:ascii="Times New Roman" w:eastAsia="Calibri" w:hAnsi="Times New Roman" w:cs="Times New Roman"/>
          <w:sz w:val="28"/>
        </w:rPr>
      </w:pPr>
    </w:p>
    <w:p w14:paraId="17B5BD52" w14:textId="300B6F6D" w:rsidR="00CA3282" w:rsidRDefault="00CA3282" w:rsidP="00CA3282">
      <w:pPr>
        <w:spacing w:after="0" w:line="360" w:lineRule="auto"/>
        <w:ind w:left="1069" w:hanging="1069"/>
        <w:contextualSpacing/>
        <w:jc w:val="both"/>
        <w:rPr>
          <w:rFonts w:ascii="Times New Roman" w:eastAsia="Calibri" w:hAnsi="Times New Roman" w:cs="Times New Roman"/>
          <w:sz w:val="28"/>
        </w:rPr>
      </w:pPr>
      <w:r w:rsidRPr="00CA3282">
        <w:rPr>
          <w:rFonts w:ascii="Times New Roman" w:eastAsia="Calibri" w:hAnsi="Times New Roman" w:cs="Times New Roman"/>
          <w:noProof/>
          <w:sz w:val="28"/>
        </w:rPr>
        <w:lastRenderedPageBreak/>
        <w:drawing>
          <wp:inline distT="0" distB="0" distL="0" distR="0" wp14:anchorId="6C99CF6F" wp14:editId="2AFD04CF">
            <wp:extent cx="6120130" cy="272796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20130" cy="2727960"/>
                    </a:xfrm>
                    <a:prstGeom prst="rect">
                      <a:avLst/>
                    </a:prstGeom>
                  </pic:spPr>
                </pic:pic>
              </a:graphicData>
            </a:graphic>
          </wp:inline>
        </w:drawing>
      </w:r>
    </w:p>
    <w:p w14:paraId="41BE82A9" w14:textId="792642CB" w:rsidR="00CA3282" w:rsidRPr="00CA3282" w:rsidRDefault="00CA3282" w:rsidP="00CA3282">
      <w:pPr>
        <w:spacing w:after="0" w:line="360" w:lineRule="auto"/>
        <w:ind w:left="1069" w:hanging="1069"/>
        <w:contextualSpacing/>
        <w:jc w:val="center"/>
        <w:rPr>
          <w:rFonts w:ascii="Times New Roman" w:eastAsia="Calibri" w:hAnsi="Times New Roman" w:cs="Times New Roman"/>
          <w:sz w:val="28"/>
        </w:rPr>
      </w:pPr>
      <w:r>
        <w:rPr>
          <w:rFonts w:ascii="Times New Roman" w:eastAsia="Calibri" w:hAnsi="Times New Roman" w:cs="Times New Roman"/>
          <w:sz w:val="28"/>
        </w:rPr>
        <w:t xml:space="preserve">Рисунок </w:t>
      </w:r>
      <w:ins w:id="842" w:author="Airat Shigapov" w:date="2021-11-09T10:48:00Z">
        <w:r w:rsidR="00D95238" w:rsidRPr="00D86F5F">
          <w:rPr>
            <w:rFonts w:ascii="Times New Roman" w:eastAsia="Calibri" w:hAnsi="Times New Roman" w:cs="Times New Roman"/>
            <w:sz w:val="28"/>
            <w:rPrChange w:id="843" w:author="Airat Shigapov" w:date="2021-11-09T20:39:00Z">
              <w:rPr>
                <w:rFonts w:ascii="Times New Roman" w:eastAsia="Calibri" w:hAnsi="Times New Roman" w:cs="Times New Roman"/>
                <w:sz w:val="28"/>
                <w:lang w:val="en-US"/>
              </w:rPr>
            </w:rPrChange>
          </w:rPr>
          <w:t>2</w:t>
        </w:r>
      </w:ins>
      <w:del w:id="844" w:author="Airat Shigapov" w:date="2021-11-09T10:48:00Z">
        <w:r w:rsidRPr="00CA3282" w:rsidDel="00D95238">
          <w:rPr>
            <w:rFonts w:ascii="Times New Roman" w:eastAsia="Calibri" w:hAnsi="Times New Roman" w:cs="Times New Roman"/>
            <w:sz w:val="28"/>
          </w:rPr>
          <w:delText>1</w:delText>
        </w:r>
      </w:del>
      <w:r w:rsidRPr="00CA3282">
        <w:rPr>
          <w:rFonts w:ascii="Times New Roman" w:eastAsia="Calibri" w:hAnsi="Times New Roman" w:cs="Times New Roman"/>
          <w:sz w:val="28"/>
        </w:rPr>
        <w:t>.2</w:t>
      </w:r>
      <w:del w:id="845" w:author="Airat Shigapov" w:date="2021-10-29T17:24:00Z">
        <w:r w:rsidDel="00224327">
          <w:rPr>
            <w:rFonts w:ascii="Times New Roman" w:eastAsia="Calibri" w:hAnsi="Times New Roman" w:cs="Times New Roman"/>
            <w:sz w:val="28"/>
          </w:rPr>
          <w:delText xml:space="preserve"> </w:delText>
        </w:r>
        <w:r w:rsidRPr="00294494" w:rsidDel="00224327">
          <w:rPr>
            <w:rFonts w:ascii="Times New Roman" w:eastAsia="Calibri" w:hAnsi="Times New Roman" w:cs="Times New Roman"/>
            <w:sz w:val="28"/>
            <w:rPrChange w:id="846" w:author="Airat Shigapov" w:date="2021-10-28T17:47:00Z">
              <w:rPr>
                <w:rFonts w:ascii="Times New Roman" w:eastAsia="Calibri" w:hAnsi="Times New Roman" w:cs="Times New Roman"/>
                <w:sz w:val="28"/>
                <w:lang w:val="en-US"/>
              </w:rPr>
            </w:rPrChange>
          </w:rPr>
          <w:delText>–</w:delText>
        </w:r>
      </w:del>
      <w:r>
        <w:rPr>
          <w:rFonts w:ascii="Times New Roman" w:eastAsia="Calibri" w:hAnsi="Times New Roman" w:cs="Times New Roman"/>
          <w:sz w:val="28"/>
        </w:rPr>
        <w:t xml:space="preserve"> Диаграмма </w:t>
      </w:r>
      <w:r>
        <w:rPr>
          <w:rFonts w:ascii="Times New Roman" w:eastAsia="Calibri" w:hAnsi="Times New Roman" w:cs="Times New Roman"/>
          <w:sz w:val="28"/>
          <w:lang w:val="en-US"/>
        </w:rPr>
        <w:t>ERD</w:t>
      </w:r>
    </w:p>
    <w:p w14:paraId="3B5660E0" w14:textId="4BDD5EAE" w:rsidR="004254BC" w:rsidRPr="004254BC" w:rsidRDefault="00D95238" w:rsidP="004254BC">
      <w:pPr>
        <w:pStyle w:val="2"/>
        <w:jc w:val="both"/>
        <w:rPr>
          <w:rFonts w:cs="Times New Roman"/>
          <w:szCs w:val="28"/>
        </w:rPr>
      </w:pPr>
      <w:bookmarkStart w:id="847" w:name="_Toc71577820"/>
      <w:bookmarkStart w:id="848" w:name="_Toc86267462"/>
      <w:bookmarkStart w:id="849" w:name="_Toc86267645"/>
      <w:bookmarkStart w:id="850" w:name="_Toc87533117"/>
      <w:ins w:id="851" w:author="Airat Shigapov" w:date="2021-11-09T10:48:00Z">
        <w:r w:rsidRPr="00D86F5F">
          <w:rPr>
            <w:rFonts w:cs="Times New Roman"/>
            <w:szCs w:val="28"/>
            <w:rPrChange w:id="852" w:author="Airat Shigapov" w:date="2021-11-09T20:39:00Z">
              <w:rPr>
                <w:rFonts w:cs="Times New Roman"/>
                <w:szCs w:val="28"/>
                <w:lang w:val="en-US"/>
              </w:rPr>
            </w:rPrChange>
          </w:rPr>
          <w:t>2</w:t>
        </w:r>
      </w:ins>
      <w:del w:id="853" w:author="Airat Shigapov" w:date="2021-11-09T10:48:00Z">
        <w:r w:rsidR="004254BC" w:rsidRPr="004254BC" w:rsidDel="00D95238">
          <w:rPr>
            <w:rFonts w:cs="Times New Roman"/>
            <w:szCs w:val="28"/>
          </w:rPr>
          <w:delText>1</w:delText>
        </w:r>
      </w:del>
      <w:r w:rsidR="004254BC" w:rsidRPr="004254BC">
        <w:rPr>
          <w:rFonts w:cs="Times New Roman"/>
          <w:szCs w:val="28"/>
        </w:rPr>
        <w:t>.4 Диаграмма последовательности</w:t>
      </w:r>
      <w:bookmarkEnd w:id="847"/>
      <w:bookmarkEnd w:id="848"/>
      <w:bookmarkEnd w:id="849"/>
      <w:bookmarkEnd w:id="850"/>
    </w:p>
    <w:p w14:paraId="7BCF4345" w14:textId="77777777" w:rsidR="004254BC" w:rsidRPr="004254BC" w:rsidRDefault="004254BC" w:rsidP="004254BC">
      <w:pPr>
        <w:spacing w:after="0" w:line="360" w:lineRule="auto"/>
        <w:ind w:firstLine="709"/>
        <w:jc w:val="both"/>
        <w:rPr>
          <w:rFonts w:ascii="Times New Roman" w:hAnsi="Times New Roman" w:cs="Times New Roman"/>
          <w:sz w:val="28"/>
          <w:szCs w:val="28"/>
        </w:rPr>
      </w:pPr>
      <w:r w:rsidRPr="004254BC">
        <w:rPr>
          <w:rFonts w:ascii="Times New Roman" w:hAnsi="Times New Roman" w:cs="Times New Roman"/>
          <w:sz w:val="28"/>
          <w:szCs w:val="28"/>
        </w:rPr>
        <w:t>В ходе разработки приложения возникает необходимость визуального представления последовательности действий клиента, для выполнения определённой функции программы. Представить их можно с помощью диаграммы последовательности.</w:t>
      </w:r>
    </w:p>
    <w:p w14:paraId="59549C5C" w14:textId="77777777" w:rsidR="004254BC" w:rsidRPr="004254BC" w:rsidRDefault="004254BC" w:rsidP="004254BC">
      <w:pPr>
        <w:spacing w:after="0" w:line="360" w:lineRule="auto"/>
        <w:ind w:firstLine="709"/>
        <w:jc w:val="both"/>
        <w:rPr>
          <w:rFonts w:ascii="Times New Roman" w:hAnsi="Times New Roman" w:cs="Times New Roman"/>
          <w:sz w:val="28"/>
          <w:szCs w:val="28"/>
          <w:shd w:val="clear" w:color="auto" w:fill="FFFFFF"/>
        </w:rPr>
      </w:pPr>
      <w:r w:rsidRPr="004254BC">
        <w:rPr>
          <w:rFonts w:ascii="Times New Roman" w:hAnsi="Times New Roman" w:cs="Times New Roman"/>
          <w:sz w:val="28"/>
          <w:szCs w:val="28"/>
          <w:shd w:val="clear" w:color="auto" w:fill="FFFFFF"/>
        </w:rPr>
        <w:t>Диаграмма последовательности моделирует взаимодействие между объектами в едином сценарии использования. Тем самым иллюстрирует, как взаимодействуют между собой отдельные объекты системы для выполнения функции, а также порядок, в котором происходит взаимодействие при выполнении конкретного случая использования.</w:t>
      </w:r>
    </w:p>
    <w:p w14:paraId="0F370A5E" w14:textId="77777777" w:rsidR="00D86F5F" w:rsidRDefault="004254BC" w:rsidP="004254BC">
      <w:pPr>
        <w:spacing w:after="0" w:line="360" w:lineRule="auto"/>
        <w:ind w:firstLine="709"/>
        <w:jc w:val="both"/>
        <w:rPr>
          <w:ins w:id="854" w:author="Airat Shigapov" w:date="2021-11-09T20:59:00Z"/>
          <w:rFonts w:ascii="Times New Roman" w:hAnsi="Times New Roman" w:cs="Times New Roman"/>
          <w:sz w:val="28"/>
          <w:szCs w:val="28"/>
          <w:shd w:val="clear" w:color="auto" w:fill="FFFFFF"/>
        </w:rPr>
      </w:pPr>
      <w:r w:rsidRPr="004254BC">
        <w:rPr>
          <w:rFonts w:ascii="Times New Roman" w:hAnsi="Times New Roman" w:cs="Times New Roman"/>
          <w:sz w:val="28"/>
          <w:szCs w:val="28"/>
          <w:shd w:val="clear" w:color="auto" w:fill="FFFFFF"/>
        </w:rPr>
        <w:t xml:space="preserve">Первым на диаграмме отображается сам пользователь, в данном случае это клиент автосервиса (Рисунок </w:t>
      </w:r>
      <w:ins w:id="855" w:author="Airat Shigapov" w:date="2021-11-09T10:50:00Z">
        <w:r w:rsidR="00C25C70">
          <w:rPr>
            <w:rFonts w:ascii="Times New Roman" w:hAnsi="Times New Roman" w:cs="Times New Roman"/>
            <w:sz w:val="28"/>
            <w:szCs w:val="28"/>
            <w:shd w:val="clear" w:color="auto" w:fill="FFFFFF"/>
          </w:rPr>
          <w:t>2</w:t>
        </w:r>
      </w:ins>
      <w:del w:id="856" w:author="Airat Shigapov" w:date="2021-11-09T10:50:00Z">
        <w:r w:rsidRPr="004254BC" w:rsidDel="00C25C70">
          <w:rPr>
            <w:rFonts w:ascii="Times New Roman" w:hAnsi="Times New Roman" w:cs="Times New Roman"/>
            <w:sz w:val="28"/>
            <w:szCs w:val="28"/>
            <w:shd w:val="clear" w:color="auto" w:fill="FFFFFF"/>
          </w:rPr>
          <w:delText>1</w:delText>
        </w:r>
      </w:del>
      <w:r w:rsidRPr="004254BC">
        <w:rPr>
          <w:rFonts w:ascii="Times New Roman" w:hAnsi="Times New Roman" w:cs="Times New Roman"/>
          <w:sz w:val="28"/>
          <w:szCs w:val="28"/>
          <w:shd w:val="clear" w:color="auto" w:fill="FFFFFF"/>
        </w:rPr>
        <w:t xml:space="preserve">.3). Каждый этап жизни отображается в виде вертикальной пунктирной линии. Каждая линия жизни имеет полосу активности, которая показывает интервал активности участника при взаимодействии. Полоса отображается в виде зеленого выделения линии жизни. Она соответствует временному отрезку от общего времени использования пользователем. Для отображения действий, которые нужно сделать пользователю для авторизации используется стрелка, на которой в краткой форме описано само действие. </w:t>
      </w:r>
    </w:p>
    <w:p w14:paraId="1DFF5DA6" w14:textId="06E80C93" w:rsidR="004254BC" w:rsidRPr="004254BC" w:rsidRDefault="004254BC" w:rsidP="004254BC">
      <w:pPr>
        <w:spacing w:after="0" w:line="360" w:lineRule="auto"/>
        <w:ind w:firstLine="709"/>
        <w:jc w:val="both"/>
        <w:rPr>
          <w:rFonts w:ascii="Times New Roman" w:hAnsi="Times New Roman" w:cs="Times New Roman"/>
          <w:spacing w:val="8"/>
          <w:sz w:val="28"/>
          <w:szCs w:val="28"/>
          <w:shd w:val="clear" w:color="auto" w:fill="FCFCFC"/>
        </w:rPr>
      </w:pPr>
      <w:r w:rsidRPr="004254BC">
        <w:rPr>
          <w:rFonts w:ascii="Times New Roman" w:hAnsi="Times New Roman" w:cs="Times New Roman"/>
          <w:sz w:val="28"/>
          <w:szCs w:val="28"/>
          <w:shd w:val="clear" w:color="auto" w:fill="FFFFFF"/>
        </w:rPr>
        <w:lastRenderedPageBreak/>
        <w:t xml:space="preserve">После </w:t>
      </w:r>
      <w:del w:id="857" w:author="Airat Shigapov" w:date="2021-10-27T21:53:00Z">
        <w:r w:rsidRPr="004254BC" w:rsidDel="00C85FA9">
          <w:rPr>
            <w:rFonts w:ascii="Times New Roman" w:hAnsi="Times New Roman" w:cs="Times New Roman"/>
            <w:sz w:val="28"/>
            <w:szCs w:val="28"/>
            <w:shd w:val="clear" w:color="auto" w:fill="FFFFFF"/>
          </w:rPr>
          <w:delText>выполнения записи на обслуживания</w:delText>
        </w:r>
      </w:del>
      <w:ins w:id="858" w:author="Airat Shigapov" w:date="2021-10-27T21:53:00Z">
        <w:r w:rsidR="00C85FA9">
          <w:rPr>
            <w:rFonts w:ascii="Times New Roman" w:hAnsi="Times New Roman" w:cs="Times New Roman"/>
            <w:sz w:val="28"/>
            <w:szCs w:val="28"/>
            <w:shd w:val="clear" w:color="auto" w:fill="FFFFFF"/>
          </w:rPr>
          <w:t>успешной авторизации</w:t>
        </w:r>
      </w:ins>
      <w:r w:rsidRPr="004254BC">
        <w:rPr>
          <w:rFonts w:ascii="Times New Roman" w:hAnsi="Times New Roman" w:cs="Times New Roman"/>
          <w:sz w:val="28"/>
          <w:szCs w:val="28"/>
          <w:shd w:val="clear" w:color="auto" w:fill="FFFFFF"/>
        </w:rPr>
        <w:t xml:space="preserve"> выполняется </w:t>
      </w:r>
      <w:del w:id="859" w:author="Airat Shigapov" w:date="2021-10-27T21:53:00Z">
        <w:r w:rsidRPr="004254BC" w:rsidDel="00C85FA9">
          <w:rPr>
            <w:rFonts w:ascii="Times New Roman" w:hAnsi="Times New Roman" w:cs="Times New Roman"/>
            <w:sz w:val="28"/>
            <w:szCs w:val="28"/>
            <w:shd w:val="clear" w:color="auto" w:fill="FFFFFF"/>
          </w:rPr>
          <w:delText xml:space="preserve">возврат </w:delText>
        </w:r>
      </w:del>
      <w:ins w:id="860" w:author="Airat Shigapov" w:date="2021-10-27T21:53:00Z">
        <w:r w:rsidR="00C85FA9">
          <w:rPr>
            <w:rFonts w:ascii="Times New Roman" w:hAnsi="Times New Roman" w:cs="Times New Roman"/>
            <w:sz w:val="28"/>
            <w:szCs w:val="28"/>
            <w:shd w:val="clear" w:color="auto" w:fill="FFFFFF"/>
          </w:rPr>
          <w:t>пере</w:t>
        </w:r>
        <w:r w:rsidR="00B17154">
          <w:rPr>
            <w:rFonts w:ascii="Times New Roman" w:hAnsi="Times New Roman" w:cs="Times New Roman"/>
            <w:sz w:val="28"/>
            <w:szCs w:val="28"/>
            <w:shd w:val="clear" w:color="auto" w:fill="FFFFFF"/>
          </w:rPr>
          <w:t>ход</w:t>
        </w:r>
        <w:r w:rsidR="00C85FA9" w:rsidRPr="004254BC">
          <w:rPr>
            <w:rFonts w:ascii="Times New Roman" w:hAnsi="Times New Roman" w:cs="Times New Roman"/>
            <w:sz w:val="28"/>
            <w:szCs w:val="28"/>
            <w:shd w:val="clear" w:color="auto" w:fill="FFFFFF"/>
          </w:rPr>
          <w:t xml:space="preserve"> </w:t>
        </w:r>
      </w:ins>
      <w:r w:rsidRPr="004254BC">
        <w:rPr>
          <w:rFonts w:ascii="Times New Roman" w:hAnsi="Times New Roman" w:cs="Times New Roman"/>
          <w:sz w:val="28"/>
          <w:szCs w:val="28"/>
          <w:shd w:val="clear" w:color="auto" w:fill="FFFFFF"/>
        </w:rPr>
        <w:t xml:space="preserve">на главную страницу, на диаграмме отображается с помощью стрелки </w:t>
      </w:r>
      <w:del w:id="861" w:author="Airat Shigapov" w:date="2021-10-27T21:53:00Z">
        <w:r w:rsidRPr="004254BC" w:rsidDel="00B17154">
          <w:rPr>
            <w:rFonts w:ascii="Times New Roman" w:hAnsi="Times New Roman" w:cs="Times New Roman"/>
            <w:sz w:val="28"/>
            <w:szCs w:val="28"/>
            <w:shd w:val="clear" w:color="auto" w:fill="FFFFFF"/>
          </w:rPr>
          <w:delText xml:space="preserve">в обратную сторону </w:delText>
        </w:r>
      </w:del>
      <w:r w:rsidRPr="004254BC">
        <w:rPr>
          <w:rFonts w:ascii="Times New Roman" w:hAnsi="Times New Roman" w:cs="Times New Roman"/>
          <w:sz w:val="28"/>
          <w:szCs w:val="28"/>
          <w:shd w:val="clear" w:color="auto" w:fill="FFFFFF"/>
        </w:rPr>
        <w:t>и описанием выполненного действия.</w:t>
      </w:r>
      <w:ins w:id="862" w:author="Airat Shigapov" w:date="2021-10-27T21:53:00Z">
        <w:r w:rsidR="00B17154">
          <w:rPr>
            <w:rFonts w:ascii="Times New Roman" w:hAnsi="Times New Roman" w:cs="Times New Roman"/>
            <w:sz w:val="28"/>
            <w:szCs w:val="28"/>
            <w:shd w:val="clear" w:color="auto" w:fill="FFFFFF"/>
          </w:rPr>
          <w:t xml:space="preserve"> </w:t>
        </w:r>
      </w:ins>
      <w:ins w:id="863" w:author="Airat Shigapov" w:date="2021-10-27T21:54:00Z">
        <w:r w:rsidR="00B17154">
          <w:rPr>
            <w:rFonts w:ascii="Times New Roman" w:hAnsi="Times New Roman" w:cs="Times New Roman"/>
            <w:sz w:val="28"/>
            <w:szCs w:val="28"/>
            <w:shd w:val="clear" w:color="auto" w:fill="FFFFFF"/>
          </w:rPr>
          <w:t>После оформления заказа, подтверждения и оплаты работки отправляет товар клиенту</w:t>
        </w:r>
        <w:r w:rsidR="000C0C6F">
          <w:rPr>
            <w:rFonts w:ascii="Times New Roman" w:hAnsi="Times New Roman" w:cs="Times New Roman"/>
            <w:sz w:val="28"/>
            <w:szCs w:val="28"/>
            <w:shd w:val="clear" w:color="auto" w:fill="FFFFFF"/>
          </w:rPr>
          <w:t>, на диаграмме это отображается в виде стрелки в обратную стрелк</w:t>
        </w:r>
      </w:ins>
      <w:ins w:id="864" w:author="Airat Shigapov" w:date="2021-10-27T21:55:00Z">
        <w:r w:rsidR="000C0C6F">
          <w:rPr>
            <w:rFonts w:ascii="Times New Roman" w:hAnsi="Times New Roman" w:cs="Times New Roman"/>
            <w:sz w:val="28"/>
            <w:szCs w:val="28"/>
            <w:shd w:val="clear" w:color="auto" w:fill="FFFFFF"/>
          </w:rPr>
          <w:t>и к клиенту.</w:t>
        </w:r>
      </w:ins>
    </w:p>
    <w:p w14:paraId="68B8762E" w14:textId="41AEFD9E" w:rsidR="004254BC" w:rsidRPr="004254BC" w:rsidRDefault="000C0C6F">
      <w:pPr>
        <w:spacing w:after="0" w:line="360" w:lineRule="auto"/>
        <w:jc w:val="center"/>
        <w:rPr>
          <w:rFonts w:ascii="Times New Roman" w:hAnsi="Times New Roman" w:cs="Times New Roman"/>
          <w:sz w:val="28"/>
          <w:szCs w:val="28"/>
        </w:rPr>
        <w:pPrChange w:id="865" w:author="Airat Shigapov" w:date="2021-10-27T21:55:00Z">
          <w:pPr>
            <w:spacing w:after="0" w:line="360" w:lineRule="auto"/>
            <w:ind w:firstLine="709"/>
            <w:jc w:val="both"/>
          </w:pPr>
        </w:pPrChange>
      </w:pPr>
      <w:ins w:id="866" w:author="Airat Shigapov" w:date="2021-10-27T21:52:00Z">
        <w:r>
          <w:object w:dxaOrig="12720" w:dyaOrig="7176" w14:anchorId="33CE0E53">
            <v:shape id="_x0000_i1026" type="#_x0000_t75" style="width:414pt;height:234pt" o:ole="">
              <v:imagedata r:id="rId12" o:title=""/>
            </v:shape>
            <o:OLEObject Type="Embed" ProgID="Visio.Drawing.15" ShapeID="_x0000_i1026" DrawAspect="Content" ObjectID="_1698557216" r:id="rId13"/>
          </w:object>
        </w:r>
      </w:ins>
      <w:del w:id="867" w:author="Airat Shigapov" w:date="2021-10-27T21:45:00Z">
        <w:r w:rsidR="004254BC" w:rsidRPr="004254BC" w:rsidDel="007D3FB0">
          <w:rPr>
            <w:rFonts w:ascii="Times New Roman" w:hAnsi="Times New Roman" w:cs="Times New Roman"/>
            <w:sz w:val="28"/>
            <w:szCs w:val="28"/>
          </w:rPr>
          <w:object w:dxaOrig="11388" w:dyaOrig="6913" w14:anchorId="6357D369">
            <v:shape id="_x0000_i1027" type="#_x0000_t75" style="width:468pt;height:282pt" o:ole="">
              <v:imagedata r:id="rId14" o:title=""/>
            </v:shape>
            <o:OLEObject Type="Embed" ProgID="Visio.Drawing.15" ShapeID="_x0000_i1027" DrawAspect="Content" ObjectID="_1698557217" r:id="rId15"/>
          </w:object>
        </w:r>
      </w:del>
    </w:p>
    <w:p w14:paraId="079AAA7E" w14:textId="068619A6" w:rsidR="004254BC" w:rsidRPr="004254BC" w:rsidRDefault="004254BC">
      <w:pPr>
        <w:spacing w:after="0" w:line="360" w:lineRule="auto"/>
        <w:ind w:firstLine="709"/>
        <w:jc w:val="center"/>
        <w:rPr>
          <w:rFonts w:ascii="Times New Roman" w:hAnsi="Times New Roman" w:cs="Times New Roman"/>
          <w:sz w:val="28"/>
          <w:szCs w:val="28"/>
        </w:rPr>
        <w:pPrChange w:id="868" w:author="Airat Shigapov" w:date="2021-10-27T21:55:00Z">
          <w:pPr>
            <w:spacing w:after="0" w:line="360" w:lineRule="auto"/>
            <w:ind w:firstLine="709"/>
            <w:jc w:val="both"/>
          </w:pPr>
        </w:pPrChange>
      </w:pPr>
      <w:r w:rsidRPr="004254BC">
        <w:rPr>
          <w:rFonts w:ascii="Times New Roman" w:hAnsi="Times New Roman" w:cs="Times New Roman"/>
          <w:sz w:val="28"/>
          <w:szCs w:val="28"/>
        </w:rPr>
        <w:t xml:space="preserve">Рисунок </w:t>
      </w:r>
      <w:ins w:id="869" w:author="Airat Shigapov" w:date="2021-11-09T10:48:00Z">
        <w:r w:rsidR="00D95238" w:rsidRPr="00D86F5F">
          <w:rPr>
            <w:rFonts w:ascii="Times New Roman" w:hAnsi="Times New Roman" w:cs="Times New Roman"/>
            <w:sz w:val="28"/>
            <w:szCs w:val="28"/>
            <w:rPrChange w:id="870" w:author="Airat Shigapov" w:date="2021-11-09T20:39:00Z">
              <w:rPr>
                <w:rFonts w:ascii="Times New Roman" w:hAnsi="Times New Roman" w:cs="Times New Roman"/>
                <w:sz w:val="28"/>
                <w:szCs w:val="28"/>
                <w:lang w:val="en-US"/>
              </w:rPr>
            </w:rPrChange>
          </w:rPr>
          <w:t>2</w:t>
        </w:r>
      </w:ins>
      <w:del w:id="871" w:author="Airat Shigapov" w:date="2021-11-09T10:48:00Z">
        <w:r w:rsidRPr="004254BC" w:rsidDel="00D95238">
          <w:rPr>
            <w:rFonts w:ascii="Times New Roman" w:hAnsi="Times New Roman" w:cs="Times New Roman"/>
            <w:sz w:val="28"/>
            <w:szCs w:val="28"/>
          </w:rPr>
          <w:delText>1</w:delText>
        </w:r>
      </w:del>
      <w:r w:rsidRPr="004254BC">
        <w:rPr>
          <w:rFonts w:ascii="Times New Roman" w:hAnsi="Times New Roman" w:cs="Times New Roman"/>
          <w:sz w:val="28"/>
          <w:szCs w:val="28"/>
        </w:rPr>
        <w:t>.3</w:t>
      </w:r>
      <w:del w:id="872" w:author="Airat Shigapov" w:date="2021-10-29T17:24:00Z">
        <w:r w:rsidRPr="004254BC" w:rsidDel="00224327">
          <w:rPr>
            <w:rFonts w:ascii="Times New Roman" w:hAnsi="Times New Roman" w:cs="Times New Roman"/>
            <w:sz w:val="28"/>
            <w:szCs w:val="28"/>
          </w:rPr>
          <w:delText xml:space="preserve"> –</w:delText>
        </w:r>
      </w:del>
      <w:r w:rsidRPr="004254BC">
        <w:rPr>
          <w:rFonts w:ascii="Times New Roman" w:hAnsi="Times New Roman" w:cs="Times New Roman"/>
          <w:sz w:val="28"/>
          <w:szCs w:val="28"/>
        </w:rPr>
        <w:t xml:space="preserve"> Диаграмма последовательности</w:t>
      </w:r>
    </w:p>
    <w:p w14:paraId="3123CC65" w14:textId="3BDC1378" w:rsidR="004254BC" w:rsidRPr="007823CA" w:rsidRDefault="00D95238">
      <w:pPr>
        <w:pStyle w:val="2"/>
        <w:rPr>
          <w:ins w:id="873" w:author="Airat Shigapov" w:date="2021-10-27T21:56:00Z"/>
          <w:rFonts w:eastAsia="Calibri"/>
        </w:rPr>
        <w:pPrChange w:id="874" w:author="Airat Shigapov" w:date="2021-10-31T15:25:00Z">
          <w:pPr>
            <w:spacing w:after="0" w:line="360" w:lineRule="auto"/>
            <w:ind w:firstLine="709"/>
            <w:contextualSpacing/>
            <w:jc w:val="both"/>
          </w:pPr>
        </w:pPrChange>
      </w:pPr>
      <w:bookmarkStart w:id="875" w:name="_Toc87533118"/>
      <w:ins w:id="876" w:author="Airat Shigapov" w:date="2021-11-09T10:48:00Z">
        <w:r w:rsidRPr="00D86F5F">
          <w:rPr>
            <w:rFonts w:eastAsia="Calibri"/>
            <w:rPrChange w:id="877" w:author="Airat Shigapov" w:date="2021-11-09T20:39:00Z">
              <w:rPr>
                <w:rFonts w:eastAsia="Calibri"/>
                <w:lang w:val="en-US"/>
              </w:rPr>
            </w:rPrChange>
          </w:rPr>
          <w:t>2</w:t>
        </w:r>
      </w:ins>
      <w:ins w:id="878" w:author="Airat Shigapov" w:date="2021-10-27T21:55:00Z">
        <w:r w:rsidR="000C0C6F" w:rsidRPr="007823CA">
          <w:rPr>
            <w:rFonts w:eastAsia="Calibri"/>
          </w:rPr>
          <w:t>.</w:t>
        </w:r>
      </w:ins>
      <w:ins w:id="879" w:author="Airat Shigapov" w:date="2021-11-16T08:40:00Z">
        <w:r w:rsidR="00250F53">
          <w:rPr>
            <w:rFonts w:eastAsia="Calibri"/>
          </w:rPr>
          <w:t>5</w:t>
        </w:r>
      </w:ins>
      <w:ins w:id="880" w:author="Airat Shigapov" w:date="2021-10-27T21:55:00Z">
        <w:r w:rsidR="000C0C6F" w:rsidRPr="007823CA">
          <w:rPr>
            <w:rFonts w:eastAsia="Calibri"/>
          </w:rPr>
          <w:t xml:space="preserve"> </w:t>
        </w:r>
      </w:ins>
      <w:ins w:id="881" w:author="Airat Shigapov" w:date="2021-10-27T21:56:00Z">
        <w:r w:rsidR="0062185F" w:rsidRPr="007823CA">
          <w:rPr>
            <w:rFonts w:eastAsia="Calibri"/>
          </w:rPr>
          <w:t>Диаграмма IDEF</w:t>
        </w:r>
        <w:bookmarkEnd w:id="875"/>
      </w:ins>
    </w:p>
    <w:p w14:paraId="575FA13D" w14:textId="77777777" w:rsidR="00A716F3" w:rsidRPr="00A716F3" w:rsidRDefault="00A716F3">
      <w:pPr>
        <w:pStyle w:val="a4"/>
        <w:shd w:val="clear" w:color="auto" w:fill="FFFFFF"/>
        <w:spacing w:before="0" w:beforeAutospacing="0" w:after="0" w:afterAutospacing="0" w:line="360" w:lineRule="auto"/>
        <w:ind w:firstLine="709"/>
        <w:jc w:val="both"/>
        <w:rPr>
          <w:ins w:id="882" w:author="Airat Shigapov" w:date="2021-10-27T22:03:00Z"/>
          <w:sz w:val="28"/>
          <w:szCs w:val="28"/>
          <w:rPrChange w:id="883" w:author="Airat Shigapov" w:date="2021-10-27T22:04:00Z">
            <w:rPr>
              <w:ins w:id="884" w:author="Airat Shigapov" w:date="2021-10-27T22:03:00Z"/>
              <w:rFonts w:ascii="Helvetica" w:hAnsi="Helvetica"/>
              <w:color w:val="333333"/>
              <w:sz w:val="21"/>
              <w:szCs w:val="21"/>
            </w:rPr>
          </w:rPrChange>
        </w:rPr>
        <w:pPrChange w:id="885" w:author="Airat Shigapov" w:date="2021-10-27T22:03:00Z">
          <w:pPr>
            <w:pStyle w:val="a4"/>
            <w:shd w:val="clear" w:color="auto" w:fill="FFFFFF"/>
            <w:spacing w:before="0" w:beforeAutospacing="0" w:after="150" w:afterAutospacing="0"/>
            <w:ind w:firstLine="375"/>
            <w:jc w:val="both"/>
          </w:pPr>
        </w:pPrChange>
      </w:pPr>
      <w:ins w:id="886" w:author="Airat Shigapov" w:date="2021-10-27T22:03:00Z">
        <w:r w:rsidRPr="00A716F3">
          <w:rPr>
            <w:rFonts w:hint="eastAsia"/>
            <w:sz w:val="28"/>
            <w:szCs w:val="28"/>
            <w:rPrChange w:id="887" w:author="Airat Shigapov" w:date="2021-10-27T22:04:00Z">
              <w:rPr>
                <w:rFonts w:ascii="Helvetica" w:hAnsi="Helvetica" w:hint="eastAsia"/>
                <w:color w:val="333333"/>
                <w:sz w:val="21"/>
                <w:szCs w:val="21"/>
              </w:rPr>
            </w:rPrChange>
          </w:rPr>
          <w:t>Описание</w:t>
        </w:r>
        <w:r w:rsidRPr="00A716F3">
          <w:rPr>
            <w:sz w:val="28"/>
            <w:szCs w:val="28"/>
            <w:rPrChange w:id="888" w:author="Airat Shigapov" w:date="2021-10-27T22:04:00Z">
              <w:rPr>
                <w:rFonts w:ascii="Helvetica" w:hAnsi="Helvetica"/>
                <w:color w:val="333333"/>
                <w:sz w:val="21"/>
                <w:szCs w:val="21"/>
              </w:rPr>
            </w:rPrChange>
          </w:rPr>
          <w:t xml:space="preserve"> </w:t>
        </w:r>
        <w:r w:rsidRPr="00A716F3">
          <w:rPr>
            <w:rFonts w:hint="eastAsia"/>
            <w:sz w:val="28"/>
            <w:szCs w:val="28"/>
            <w:rPrChange w:id="889" w:author="Airat Shigapov" w:date="2021-10-27T22:04:00Z">
              <w:rPr>
                <w:rFonts w:ascii="Helvetica" w:hAnsi="Helvetica" w:hint="eastAsia"/>
                <w:color w:val="333333"/>
                <w:sz w:val="21"/>
                <w:szCs w:val="21"/>
              </w:rPr>
            </w:rPrChange>
          </w:rPr>
          <w:t>системы</w:t>
        </w:r>
        <w:r w:rsidRPr="00A716F3">
          <w:rPr>
            <w:sz w:val="28"/>
            <w:szCs w:val="28"/>
            <w:rPrChange w:id="890" w:author="Airat Shigapov" w:date="2021-10-27T22:04:00Z">
              <w:rPr>
                <w:rFonts w:ascii="Helvetica" w:hAnsi="Helvetica"/>
                <w:color w:val="333333"/>
                <w:sz w:val="21"/>
                <w:szCs w:val="21"/>
              </w:rPr>
            </w:rPrChange>
          </w:rPr>
          <w:t xml:space="preserve"> </w:t>
        </w:r>
        <w:r w:rsidRPr="00A716F3">
          <w:rPr>
            <w:rFonts w:hint="eastAsia"/>
            <w:sz w:val="28"/>
            <w:szCs w:val="28"/>
            <w:rPrChange w:id="891" w:author="Airat Shigapov" w:date="2021-10-27T22:04:00Z">
              <w:rPr>
                <w:rFonts w:ascii="Helvetica" w:hAnsi="Helvetica" w:hint="eastAsia"/>
                <w:color w:val="333333"/>
                <w:sz w:val="21"/>
                <w:szCs w:val="21"/>
              </w:rPr>
            </w:rPrChange>
          </w:rPr>
          <w:t>с</w:t>
        </w:r>
        <w:r w:rsidRPr="00A716F3">
          <w:rPr>
            <w:sz w:val="28"/>
            <w:szCs w:val="28"/>
            <w:rPrChange w:id="892" w:author="Airat Shigapov" w:date="2021-10-27T22:04:00Z">
              <w:rPr>
                <w:rFonts w:ascii="Helvetica" w:hAnsi="Helvetica"/>
                <w:color w:val="333333"/>
                <w:sz w:val="21"/>
                <w:szCs w:val="21"/>
              </w:rPr>
            </w:rPrChange>
          </w:rPr>
          <w:t xml:space="preserve"> </w:t>
        </w:r>
        <w:r w:rsidRPr="00A716F3">
          <w:rPr>
            <w:rFonts w:hint="eastAsia"/>
            <w:sz w:val="28"/>
            <w:szCs w:val="28"/>
            <w:rPrChange w:id="893" w:author="Airat Shigapov" w:date="2021-10-27T22:04:00Z">
              <w:rPr>
                <w:rFonts w:ascii="Helvetica" w:hAnsi="Helvetica" w:hint="eastAsia"/>
                <w:color w:val="333333"/>
                <w:sz w:val="21"/>
                <w:szCs w:val="21"/>
              </w:rPr>
            </w:rPrChange>
          </w:rPr>
          <w:t>помощью</w:t>
        </w:r>
        <w:r w:rsidRPr="00A716F3">
          <w:rPr>
            <w:sz w:val="28"/>
            <w:szCs w:val="28"/>
            <w:rPrChange w:id="894" w:author="Airat Shigapov" w:date="2021-10-27T22:04:00Z">
              <w:rPr>
                <w:rFonts w:ascii="Helvetica" w:hAnsi="Helvetica"/>
                <w:color w:val="333333"/>
                <w:sz w:val="21"/>
                <w:szCs w:val="21"/>
              </w:rPr>
            </w:rPrChange>
          </w:rPr>
          <w:t xml:space="preserve"> IDEF0 </w:t>
        </w:r>
        <w:r w:rsidRPr="00A716F3">
          <w:rPr>
            <w:rFonts w:hint="eastAsia"/>
            <w:sz w:val="28"/>
            <w:szCs w:val="28"/>
            <w:rPrChange w:id="895" w:author="Airat Shigapov" w:date="2021-10-27T22:04:00Z">
              <w:rPr>
                <w:rFonts w:ascii="Helvetica" w:hAnsi="Helvetica" w:hint="eastAsia"/>
                <w:color w:val="333333"/>
                <w:sz w:val="21"/>
                <w:szCs w:val="21"/>
              </w:rPr>
            </w:rPrChange>
          </w:rPr>
          <w:t>называется</w:t>
        </w:r>
        <w:r w:rsidRPr="00A716F3">
          <w:rPr>
            <w:sz w:val="28"/>
            <w:szCs w:val="28"/>
            <w:rPrChange w:id="896" w:author="Airat Shigapov" w:date="2021-10-27T22:04:00Z">
              <w:rPr>
                <w:rFonts w:ascii="Helvetica" w:hAnsi="Helvetica"/>
                <w:color w:val="333333"/>
                <w:sz w:val="21"/>
                <w:szCs w:val="21"/>
              </w:rPr>
            </w:rPrChange>
          </w:rPr>
          <w:t xml:space="preserve"> </w:t>
        </w:r>
        <w:r w:rsidRPr="00A716F3">
          <w:rPr>
            <w:rFonts w:hint="eastAsia"/>
            <w:sz w:val="28"/>
            <w:szCs w:val="28"/>
            <w:rPrChange w:id="897" w:author="Airat Shigapov" w:date="2021-10-27T22:04:00Z">
              <w:rPr>
                <w:rFonts w:ascii="Helvetica" w:hAnsi="Helvetica" w:hint="eastAsia"/>
                <w:color w:val="333333"/>
                <w:sz w:val="21"/>
                <w:szCs w:val="21"/>
              </w:rPr>
            </w:rPrChange>
          </w:rPr>
          <w:t>функциональной</w:t>
        </w:r>
        <w:r w:rsidRPr="00A716F3">
          <w:rPr>
            <w:sz w:val="28"/>
            <w:szCs w:val="28"/>
            <w:rPrChange w:id="898" w:author="Airat Shigapov" w:date="2021-10-27T22:04:00Z">
              <w:rPr>
                <w:rFonts w:ascii="Helvetica" w:hAnsi="Helvetica"/>
                <w:color w:val="333333"/>
                <w:sz w:val="21"/>
                <w:szCs w:val="21"/>
              </w:rPr>
            </w:rPrChange>
          </w:rPr>
          <w:t xml:space="preserve"> </w:t>
        </w:r>
        <w:r w:rsidRPr="00A716F3">
          <w:rPr>
            <w:rFonts w:hint="eastAsia"/>
            <w:sz w:val="28"/>
            <w:szCs w:val="28"/>
            <w:rPrChange w:id="899" w:author="Airat Shigapov" w:date="2021-10-27T22:04:00Z">
              <w:rPr>
                <w:rFonts w:ascii="Helvetica" w:hAnsi="Helvetica" w:hint="eastAsia"/>
                <w:color w:val="333333"/>
                <w:sz w:val="21"/>
                <w:szCs w:val="21"/>
              </w:rPr>
            </w:rPrChange>
          </w:rPr>
          <w:t>моделью</w:t>
        </w:r>
        <w:r w:rsidRPr="00A716F3">
          <w:rPr>
            <w:sz w:val="28"/>
            <w:szCs w:val="28"/>
            <w:rPrChange w:id="900" w:author="Airat Shigapov" w:date="2021-10-27T22:04:00Z">
              <w:rPr>
                <w:rFonts w:ascii="Helvetica" w:hAnsi="Helvetica"/>
                <w:color w:val="333333"/>
                <w:sz w:val="21"/>
                <w:szCs w:val="21"/>
              </w:rPr>
            </w:rPrChange>
          </w:rPr>
          <w:t xml:space="preserve">. </w:t>
        </w:r>
        <w:r w:rsidRPr="00A716F3">
          <w:rPr>
            <w:rFonts w:hint="eastAsia"/>
            <w:sz w:val="28"/>
            <w:szCs w:val="28"/>
            <w:rPrChange w:id="901" w:author="Airat Shigapov" w:date="2021-10-27T22:04:00Z">
              <w:rPr>
                <w:rFonts w:ascii="Helvetica" w:hAnsi="Helvetica" w:hint="eastAsia"/>
                <w:color w:val="333333"/>
                <w:sz w:val="21"/>
                <w:szCs w:val="21"/>
              </w:rPr>
            </w:rPrChange>
          </w:rPr>
          <w:t>Функциональная</w:t>
        </w:r>
        <w:r w:rsidRPr="00A716F3">
          <w:rPr>
            <w:sz w:val="28"/>
            <w:szCs w:val="28"/>
            <w:rPrChange w:id="902" w:author="Airat Shigapov" w:date="2021-10-27T22:04:00Z">
              <w:rPr>
                <w:rFonts w:ascii="Helvetica" w:hAnsi="Helvetica"/>
                <w:color w:val="333333"/>
                <w:sz w:val="21"/>
                <w:szCs w:val="21"/>
              </w:rPr>
            </w:rPrChange>
          </w:rPr>
          <w:t xml:space="preserve"> </w:t>
        </w:r>
        <w:r w:rsidRPr="00A716F3">
          <w:rPr>
            <w:rFonts w:hint="eastAsia"/>
            <w:sz w:val="28"/>
            <w:szCs w:val="28"/>
            <w:rPrChange w:id="903" w:author="Airat Shigapov" w:date="2021-10-27T22:04:00Z">
              <w:rPr>
                <w:rFonts w:ascii="Helvetica" w:hAnsi="Helvetica" w:hint="eastAsia"/>
                <w:color w:val="333333"/>
                <w:sz w:val="21"/>
                <w:szCs w:val="21"/>
              </w:rPr>
            </w:rPrChange>
          </w:rPr>
          <w:t>модель</w:t>
        </w:r>
        <w:r w:rsidRPr="00A716F3">
          <w:rPr>
            <w:sz w:val="28"/>
            <w:szCs w:val="28"/>
            <w:rPrChange w:id="904" w:author="Airat Shigapov" w:date="2021-10-27T22:04:00Z">
              <w:rPr>
                <w:rFonts w:ascii="Helvetica" w:hAnsi="Helvetica"/>
                <w:color w:val="333333"/>
                <w:sz w:val="21"/>
                <w:szCs w:val="21"/>
              </w:rPr>
            </w:rPrChange>
          </w:rPr>
          <w:t xml:space="preserve"> </w:t>
        </w:r>
        <w:r w:rsidRPr="00A716F3">
          <w:rPr>
            <w:rFonts w:hint="eastAsia"/>
            <w:sz w:val="28"/>
            <w:szCs w:val="28"/>
            <w:rPrChange w:id="905" w:author="Airat Shigapov" w:date="2021-10-27T22:04:00Z">
              <w:rPr>
                <w:rFonts w:ascii="Helvetica" w:hAnsi="Helvetica" w:hint="eastAsia"/>
                <w:color w:val="333333"/>
                <w:sz w:val="21"/>
                <w:szCs w:val="21"/>
              </w:rPr>
            </w:rPrChange>
          </w:rPr>
          <w:t>предназначена</w:t>
        </w:r>
        <w:r w:rsidRPr="00A716F3">
          <w:rPr>
            <w:sz w:val="28"/>
            <w:szCs w:val="28"/>
            <w:rPrChange w:id="906" w:author="Airat Shigapov" w:date="2021-10-27T22:04:00Z">
              <w:rPr>
                <w:rFonts w:ascii="Helvetica" w:hAnsi="Helvetica"/>
                <w:color w:val="333333"/>
                <w:sz w:val="21"/>
                <w:szCs w:val="21"/>
              </w:rPr>
            </w:rPrChange>
          </w:rPr>
          <w:t xml:space="preserve"> </w:t>
        </w:r>
        <w:r w:rsidRPr="00A716F3">
          <w:rPr>
            <w:rFonts w:hint="eastAsia"/>
            <w:sz w:val="28"/>
            <w:szCs w:val="28"/>
            <w:rPrChange w:id="907" w:author="Airat Shigapov" w:date="2021-10-27T22:04:00Z">
              <w:rPr>
                <w:rFonts w:ascii="Helvetica" w:hAnsi="Helvetica" w:hint="eastAsia"/>
                <w:color w:val="333333"/>
                <w:sz w:val="21"/>
                <w:szCs w:val="21"/>
              </w:rPr>
            </w:rPrChange>
          </w:rPr>
          <w:t>для</w:t>
        </w:r>
        <w:r w:rsidRPr="00A716F3">
          <w:rPr>
            <w:sz w:val="28"/>
            <w:szCs w:val="28"/>
            <w:rPrChange w:id="908" w:author="Airat Shigapov" w:date="2021-10-27T22:04:00Z">
              <w:rPr>
                <w:rFonts w:ascii="Helvetica" w:hAnsi="Helvetica"/>
                <w:color w:val="333333"/>
                <w:sz w:val="21"/>
                <w:szCs w:val="21"/>
              </w:rPr>
            </w:rPrChange>
          </w:rPr>
          <w:t xml:space="preserve"> </w:t>
        </w:r>
        <w:r w:rsidRPr="00A716F3">
          <w:rPr>
            <w:rFonts w:hint="eastAsia"/>
            <w:sz w:val="28"/>
            <w:szCs w:val="28"/>
            <w:rPrChange w:id="909" w:author="Airat Shigapov" w:date="2021-10-27T22:04:00Z">
              <w:rPr>
                <w:rFonts w:ascii="Helvetica" w:hAnsi="Helvetica" w:hint="eastAsia"/>
                <w:color w:val="333333"/>
                <w:sz w:val="21"/>
                <w:szCs w:val="21"/>
              </w:rPr>
            </w:rPrChange>
          </w:rPr>
          <w:t>описания</w:t>
        </w:r>
        <w:r w:rsidRPr="00A716F3">
          <w:rPr>
            <w:sz w:val="28"/>
            <w:szCs w:val="28"/>
            <w:rPrChange w:id="910" w:author="Airat Shigapov" w:date="2021-10-27T22:04:00Z">
              <w:rPr>
                <w:rFonts w:ascii="Helvetica" w:hAnsi="Helvetica"/>
                <w:color w:val="333333"/>
                <w:sz w:val="21"/>
                <w:szCs w:val="21"/>
              </w:rPr>
            </w:rPrChange>
          </w:rPr>
          <w:t xml:space="preserve"> </w:t>
        </w:r>
        <w:r w:rsidRPr="00A716F3">
          <w:rPr>
            <w:rFonts w:hint="eastAsia"/>
            <w:sz w:val="28"/>
            <w:szCs w:val="28"/>
            <w:rPrChange w:id="911" w:author="Airat Shigapov" w:date="2021-10-27T22:04:00Z">
              <w:rPr>
                <w:rFonts w:ascii="Helvetica" w:hAnsi="Helvetica" w:hint="eastAsia"/>
                <w:color w:val="333333"/>
                <w:sz w:val="21"/>
                <w:szCs w:val="21"/>
              </w:rPr>
            </w:rPrChange>
          </w:rPr>
          <w:t>существу</w:t>
        </w:r>
        <w:r w:rsidRPr="00A716F3">
          <w:rPr>
            <w:sz w:val="28"/>
            <w:szCs w:val="28"/>
            <w:rPrChange w:id="912" w:author="Airat Shigapov" w:date="2021-10-27T22:04:00Z">
              <w:rPr>
                <w:rFonts w:ascii="Helvetica" w:hAnsi="Helvetica"/>
                <w:color w:val="333333"/>
                <w:sz w:val="21"/>
                <w:szCs w:val="21"/>
              </w:rPr>
            </w:rPrChange>
          </w:rPr>
          <w:softHyphen/>
        </w:r>
        <w:r w:rsidRPr="00A716F3">
          <w:rPr>
            <w:rFonts w:hint="eastAsia"/>
            <w:sz w:val="28"/>
            <w:szCs w:val="28"/>
            <w:rPrChange w:id="913" w:author="Airat Shigapov" w:date="2021-10-27T22:04:00Z">
              <w:rPr>
                <w:rFonts w:ascii="Helvetica" w:hAnsi="Helvetica" w:hint="eastAsia"/>
                <w:color w:val="333333"/>
                <w:sz w:val="21"/>
                <w:szCs w:val="21"/>
              </w:rPr>
            </w:rPrChange>
          </w:rPr>
          <w:t>ющих</w:t>
        </w:r>
        <w:r w:rsidRPr="00A716F3">
          <w:rPr>
            <w:sz w:val="28"/>
            <w:szCs w:val="28"/>
            <w:rPrChange w:id="914" w:author="Airat Shigapov" w:date="2021-10-27T22:04:00Z">
              <w:rPr>
                <w:rFonts w:ascii="Helvetica" w:hAnsi="Helvetica"/>
                <w:color w:val="333333"/>
                <w:sz w:val="21"/>
                <w:szCs w:val="21"/>
              </w:rPr>
            </w:rPrChange>
          </w:rPr>
          <w:t xml:space="preserve"> </w:t>
        </w:r>
        <w:r w:rsidRPr="00A716F3">
          <w:rPr>
            <w:rFonts w:hint="eastAsia"/>
            <w:sz w:val="28"/>
            <w:szCs w:val="28"/>
            <w:rPrChange w:id="915" w:author="Airat Shigapov" w:date="2021-10-27T22:04:00Z">
              <w:rPr>
                <w:rFonts w:ascii="Helvetica" w:hAnsi="Helvetica" w:hint="eastAsia"/>
                <w:color w:val="333333"/>
                <w:sz w:val="21"/>
                <w:szCs w:val="21"/>
              </w:rPr>
            </w:rPrChange>
          </w:rPr>
          <w:t>бизнес</w:t>
        </w:r>
        <w:r w:rsidRPr="00A716F3">
          <w:rPr>
            <w:sz w:val="28"/>
            <w:szCs w:val="28"/>
            <w:rPrChange w:id="916" w:author="Airat Shigapov" w:date="2021-10-27T22:04:00Z">
              <w:rPr>
                <w:rFonts w:ascii="Helvetica" w:hAnsi="Helvetica"/>
                <w:color w:val="333333"/>
                <w:sz w:val="21"/>
                <w:szCs w:val="21"/>
              </w:rPr>
            </w:rPrChange>
          </w:rPr>
          <w:t>-</w:t>
        </w:r>
        <w:r w:rsidRPr="00A716F3">
          <w:rPr>
            <w:rFonts w:hint="eastAsia"/>
            <w:sz w:val="28"/>
            <w:szCs w:val="28"/>
            <w:rPrChange w:id="917" w:author="Airat Shigapov" w:date="2021-10-27T22:04:00Z">
              <w:rPr>
                <w:rFonts w:ascii="Helvetica" w:hAnsi="Helvetica" w:hint="eastAsia"/>
                <w:color w:val="333333"/>
                <w:sz w:val="21"/>
                <w:szCs w:val="21"/>
              </w:rPr>
            </w:rPrChange>
          </w:rPr>
          <w:t>процессов</w:t>
        </w:r>
        <w:r w:rsidRPr="00A716F3">
          <w:rPr>
            <w:sz w:val="28"/>
            <w:szCs w:val="28"/>
            <w:rPrChange w:id="918" w:author="Airat Shigapov" w:date="2021-10-27T22:04:00Z">
              <w:rPr>
                <w:rFonts w:ascii="Helvetica" w:hAnsi="Helvetica"/>
                <w:color w:val="333333"/>
                <w:sz w:val="21"/>
                <w:szCs w:val="21"/>
              </w:rPr>
            </w:rPrChange>
          </w:rPr>
          <w:t xml:space="preserve">, </w:t>
        </w:r>
        <w:r w:rsidRPr="00A716F3">
          <w:rPr>
            <w:rFonts w:hint="eastAsia"/>
            <w:sz w:val="28"/>
            <w:szCs w:val="28"/>
            <w:rPrChange w:id="919" w:author="Airat Shigapov" w:date="2021-10-27T22:04:00Z">
              <w:rPr>
                <w:rFonts w:ascii="Helvetica" w:hAnsi="Helvetica" w:hint="eastAsia"/>
                <w:color w:val="333333"/>
                <w:sz w:val="21"/>
                <w:szCs w:val="21"/>
              </w:rPr>
            </w:rPrChange>
          </w:rPr>
          <w:t>в</w:t>
        </w:r>
        <w:r w:rsidRPr="00A716F3">
          <w:rPr>
            <w:sz w:val="28"/>
            <w:szCs w:val="28"/>
            <w:rPrChange w:id="920" w:author="Airat Shigapov" w:date="2021-10-27T22:04:00Z">
              <w:rPr>
                <w:rFonts w:ascii="Helvetica" w:hAnsi="Helvetica"/>
                <w:color w:val="333333"/>
                <w:sz w:val="21"/>
                <w:szCs w:val="21"/>
              </w:rPr>
            </w:rPrChange>
          </w:rPr>
          <w:t xml:space="preserve"> </w:t>
        </w:r>
        <w:r w:rsidRPr="00A716F3">
          <w:rPr>
            <w:rFonts w:hint="eastAsia"/>
            <w:sz w:val="28"/>
            <w:szCs w:val="28"/>
            <w:rPrChange w:id="921" w:author="Airat Shigapov" w:date="2021-10-27T22:04:00Z">
              <w:rPr>
                <w:rFonts w:ascii="Helvetica" w:hAnsi="Helvetica" w:hint="eastAsia"/>
                <w:color w:val="333333"/>
                <w:sz w:val="21"/>
                <w:szCs w:val="21"/>
              </w:rPr>
            </w:rPrChange>
          </w:rPr>
          <w:t>котором</w:t>
        </w:r>
        <w:r w:rsidRPr="00A716F3">
          <w:rPr>
            <w:sz w:val="28"/>
            <w:szCs w:val="28"/>
            <w:rPrChange w:id="922" w:author="Airat Shigapov" w:date="2021-10-27T22:04:00Z">
              <w:rPr>
                <w:rFonts w:ascii="Helvetica" w:hAnsi="Helvetica"/>
                <w:color w:val="333333"/>
                <w:sz w:val="21"/>
                <w:szCs w:val="21"/>
              </w:rPr>
            </w:rPrChange>
          </w:rPr>
          <w:t xml:space="preserve"> </w:t>
        </w:r>
        <w:r w:rsidRPr="00A716F3">
          <w:rPr>
            <w:rFonts w:hint="eastAsia"/>
            <w:sz w:val="28"/>
            <w:szCs w:val="28"/>
            <w:rPrChange w:id="923" w:author="Airat Shigapov" w:date="2021-10-27T22:04:00Z">
              <w:rPr>
                <w:rFonts w:ascii="Helvetica" w:hAnsi="Helvetica" w:hint="eastAsia"/>
                <w:color w:val="333333"/>
                <w:sz w:val="21"/>
                <w:szCs w:val="21"/>
              </w:rPr>
            </w:rPrChange>
          </w:rPr>
          <w:t>используются</w:t>
        </w:r>
        <w:r w:rsidRPr="00A716F3">
          <w:rPr>
            <w:sz w:val="28"/>
            <w:szCs w:val="28"/>
            <w:rPrChange w:id="924" w:author="Airat Shigapov" w:date="2021-10-27T22:04:00Z">
              <w:rPr>
                <w:rFonts w:ascii="Helvetica" w:hAnsi="Helvetica"/>
                <w:color w:val="333333"/>
                <w:sz w:val="21"/>
                <w:szCs w:val="21"/>
              </w:rPr>
            </w:rPrChange>
          </w:rPr>
          <w:t xml:space="preserve"> </w:t>
        </w:r>
        <w:r w:rsidRPr="00A716F3">
          <w:rPr>
            <w:rFonts w:hint="eastAsia"/>
            <w:sz w:val="28"/>
            <w:szCs w:val="28"/>
            <w:rPrChange w:id="925" w:author="Airat Shigapov" w:date="2021-10-27T22:04:00Z">
              <w:rPr>
                <w:rFonts w:ascii="Helvetica" w:hAnsi="Helvetica" w:hint="eastAsia"/>
                <w:color w:val="333333"/>
                <w:sz w:val="21"/>
                <w:szCs w:val="21"/>
              </w:rPr>
            </w:rPrChange>
          </w:rPr>
          <w:t>как</w:t>
        </w:r>
        <w:r w:rsidRPr="00A716F3">
          <w:rPr>
            <w:sz w:val="28"/>
            <w:szCs w:val="28"/>
            <w:rPrChange w:id="926" w:author="Airat Shigapov" w:date="2021-10-27T22:04:00Z">
              <w:rPr>
                <w:rFonts w:ascii="Helvetica" w:hAnsi="Helvetica"/>
                <w:color w:val="333333"/>
                <w:sz w:val="21"/>
                <w:szCs w:val="21"/>
              </w:rPr>
            </w:rPrChange>
          </w:rPr>
          <w:t xml:space="preserve"> </w:t>
        </w:r>
        <w:r w:rsidRPr="00A716F3">
          <w:rPr>
            <w:rFonts w:hint="eastAsia"/>
            <w:sz w:val="28"/>
            <w:szCs w:val="28"/>
            <w:rPrChange w:id="927" w:author="Airat Shigapov" w:date="2021-10-27T22:04:00Z">
              <w:rPr>
                <w:rFonts w:ascii="Helvetica" w:hAnsi="Helvetica" w:hint="eastAsia"/>
                <w:color w:val="333333"/>
                <w:sz w:val="21"/>
                <w:szCs w:val="21"/>
              </w:rPr>
            </w:rPrChange>
          </w:rPr>
          <w:t>естественный</w:t>
        </w:r>
        <w:r w:rsidRPr="00A716F3">
          <w:rPr>
            <w:sz w:val="28"/>
            <w:szCs w:val="28"/>
            <w:rPrChange w:id="928" w:author="Airat Shigapov" w:date="2021-10-27T22:04:00Z">
              <w:rPr>
                <w:rFonts w:ascii="Helvetica" w:hAnsi="Helvetica"/>
                <w:color w:val="333333"/>
                <w:sz w:val="21"/>
                <w:szCs w:val="21"/>
              </w:rPr>
            </w:rPrChange>
          </w:rPr>
          <w:t xml:space="preserve">, </w:t>
        </w:r>
        <w:r w:rsidRPr="00A716F3">
          <w:rPr>
            <w:rFonts w:hint="eastAsia"/>
            <w:sz w:val="28"/>
            <w:szCs w:val="28"/>
            <w:rPrChange w:id="929" w:author="Airat Shigapov" w:date="2021-10-27T22:04:00Z">
              <w:rPr>
                <w:rFonts w:ascii="Helvetica" w:hAnsi="Helvetica" w:hint="eastAsia"/>
                <w:color w:val="333333"/>
                <w:sz w:val="21"/>
                <w:szCs w:val="21"/>
              </w:rPr>
            </w:rPrChange>
          </w:rPr>
          <w:t>так</w:t>
        </w:r>
        <w:r w:rsidRPr="00A716F3">
          <w:rPr>
            <w:sz w:val="28"/>
            <w:szCs w:val="28"/>
            <w:rPrChange w:id="930" w:author="Airat Shigapov" w:date="2021-10-27T22:04:00Z">
              <w:rPr>
                <w:rFonts w:ascii="Helvetica" w:hAnsi="Helvetica"/>
                <w:color w:val="333333"/>
                <w:sz w:val="21"/>
                <w:szCs w:val="21"/>
              </w:rPr>
            </w:rPrChange>
          </w:rPr>
          <w:t xml:space="preserve"> </w:t>
        </w:r>
        <w:r w:rsidRPr="00A716F3">
          <w:rPr>
            <w:rFonts w:hint="eastAsia"/>
            <w:sz w:val="28"/>
            <w:szCs w:val="28"/>
            <w:rPrChange w:id="931" w:author="Airat Shigapov" w:date="2021-10-27T22:04:00Z">
              <w:rPr>
                <w:rFonts w:ascii="Helvetica" w:hAnsi="Helvetica" w:hint="eastAsia"/>
                <w:color w:val="333333"/>
                <w:sz w:val="21"/>
                <w:szCs w:val="21"/>
              </w:rPr>
            </w:rPrChange>
          </w:rPr>
          <w:t>и</w:t>
        </w:r>
        <w:r w:rsidRPr="00A716F3">
          <w:rPr>
            <w:sz w:val="28"/>
            <w:szCs w:val="28"/>
            <w:rPrChange w:id="932" w:author="Airat Shigapov" w:date="2021-10-27T22:04:00Z">
              <w:rPr>
                <w:rFonts w:ascii="Helvetica" w:hAnsi="Helvetica"/>
                <w:color w:val="333333"/>
                <w:sz w:val="21"/>
                <w:szCs w:val="21"/>
              </w:rPr>
            </w:rPrChange>
          </w:rPr>
          <w:t xml:space="preserve"> </w:t>
        </w:r>
        <w:r w:rsidRPr="00A716F3">
          <w:rPr>
            <w:rFonts w:hint="eastAsia"/>
            <w:sz w:val="28"/>
            <w:szCs w:val="28"/>
            <w:rPrChange w:id="933" w:author="Airat Shigapov" w:date="2021-10-27T22:04:00Z">
              <w:rPr>
                <w:rFonts w:ascii="Helvetica" w:hAnsi="Helvetica" w:hint="eastAsia"/>
                <w:color w:val="333333"/>
                <w:sz w:val="21"/>
                <w:szCs w:val="21"/>
              </w:rPr>
            </w:rPrChange>
          </w:rPr>
          <w:t>графический</w:t>
        </w:r>
        <w:r w:rsidRPr="00A716F3">
          <w:rPr>
            <w:sz w:val="28"/>
            <w:szCs w:val="28"/>
            <w:rPrChange w:id="934" w:author="Airat Shigapov" w:date="2021-10-27T22:04:00Z">
              <w:rPr>
                <w:rFonts w:ascii="Helvetica" w:hAnsi="Helvetica"/>
                <w:color w:val="333333"/>
                <w:sz w:val="21"/>
                <w:szCs w:val="21"/>
              </w:rPr>
            </w:rPrChange>
          </w:rPr>
          <w:t xml:space="preserve"> </w:t>
        </w:r>
        <w:r w:rsidRPr="00A716F3">
          <w:rPr>
            <w:rFonts w:hint="eastAsia"/>
            <w:sz w:val="28"/>
            <w:szCs w:val="28"/>
            <w:rPrChange w:id="935" w:author="Airat Shigapov" w:date="2021-10-27T22:04:00Z">
              <w:rPr>
                <w:rFonts w:ascii="Helvetica" w:hAnsi="Helvetica" w:hint="eastAsia"/>
                <w:color w:val="333333"/>
                <w:sz w:val="21"/>
                <w:szCs w:val="21"/>
              </w:rPr>
            </w:rPrChange>
          </w:rPr>
          <w:t>языки</w:t>
        </w:r>
        <w:r w:rsidRPr="00A716F3">
          <w:rPr>
            <w:sz w:val="28"/>
            <w:szCs w:val="28"/>
            <w:rPrChange w:id="936" w:author="Airat Shigapov" w:date="2021-10-27T22:04:00Z">
              <w:rPr>
                <w:rFonts w:ascii="Helvetica" w:hAnsi="Helvetica"/>
                <w:color w:val="333333"/>
                <w:sz w:val="21"/>
                <w:szCs w:val="21"/>
              </w:rPr>
            </w:rPrChange>
          </w:rPr>
          <w:t xml:space="preserve">. </w:t>
        </w:r>
        <w:r w:rsidRPr="00A716F3">
          <w:rPr>
            <w:rFonts w:hint="eastAsia"/>
            <w:sz w:val="28"/>
            <w:szCs w:val="28"/>
            <w:rPrChange w:id="937" w:author="Airat Shigapov" w:date="2021-10-27T22:04:00Z">
              <w:rPr>
                <w:rFonts w:ascii="Helvetica" w:hAnsi="Helvetica" w:hint="eastAsia"/>
                <w:color w:val="333333"/>
                <w:sz w:val="21"/>
                <w:szCs w:val="21"/>
              </w:rPr>
            </w:rPrChange>
          </w:rPr>
          <w:t>Для</w:t>
        </w:r>
        <w:r w:rsidRPr="00A716F3">
          <w:rPr>
            <w:sz w:val="28"/>
            <w:szCs w:val="28"/>
            <w:rPrChange w:id="938" w:author="Airat Shigapov" w:date="2021-10-27T22:04:00Z">
              <w:rPr>
                <w:rFonts w:ascii="Helvetica" w:hAnsi="Helvetica"/>
                <w:color w:val="333333"/>
                <w:sz w:val="21"/>
                <w:szCs w:val="21"/>
              </w:rPr>
            </w:rPrChange>
          </w:rPr>
          <w:t xml:space="preserve"> </w:t>
        </w:r>
        <w:r w:rsidRPr="00A716F3">
          <w:rPr>
            <w:rFonts w:hint="eastAsia"/>
            <w:sz w:val="28"/>
            <w:szCs w:val="28"/>
            <w:rPrChange w:id="939" w:author="Airat Shigapov" w:date="2021-10-27T22:04:00Z">
              <w:rPr>
                <w:rFonts w:ascii="Helvetica" w:hAnsi="Helvetica" w:hint="eastAsia"/>
                <w:color w:val="333333"/>
                <w:sz w:val="21"/>
                <w:szCs w:val="21"/>
              </w:rPr>
            </w:rPrChange>
          </w:rPr>
          <w:t>передачи</w:t>
        </w:r>
        <w:r w:rsidRPr="00A716F3">
          <w:rPr>
            <w:sz w:val="28"/>
            <w:szCs w:val="28"/>
            <w:rPrChange w:id="940" w:author="Airat Shigapov" w:date="2021-10-27T22:04:00Z">
              <w:rPr>
                <w:rFonts w:ascii="Helvetica" w:hAnsi="Helvetica"/>
                <w:color w:val="333333"/>
                <w:sz w:val="21"/>
                <w:szCs w:val="21"/>
              </w:rPr>
            </w:rPrChange>
          </w:rPr>
          <w:t xml:space="preserve"> </w:t>
        </w:r>
        <w:r w:rsidRPr="00A716F3">
          <w:rPr>
            <w:rFonts w:hint="eastAsia"/>
            <w:sz w:val="28"/>
            <w:szCs w:val="28"/>
            <w:rPrChange w:id="941" w:author="Airat Shigapov" w:date="2021-10-27T22:04:00Z">
              <w:rPr>
                <w:rFonts w:ascii="Helvetica" w:hAnsi="Helvetica" w:hint="eastAsia"/>
                <w:color w:val="333333"/>
                <w:sz w:val="21"/>
                <w:szCs w:val="21"/>
              </w:rPr>
            </w:rPrChange>
          </w:rPr>
          <w:t>информации</w:t>
        </w:r>
        <w:r w:rsidRPr="00A716F3">
          <w:rPr>
            <w:sz w:val="28"/>
            <w:szCs w:val="28"/>
            <w:rPrChange w:id="942" w:author="Airat Shigapov" w:date="2021-10-27T22:04:00Z">
              <w:rPr>
                <w:rFonts w:ascii="Helvetica" w:hAnsi="Helvetica"/>
                <w:color w:val="333333"/>
                <w:sz w:val="21"/>
                <w:szCs w:val="21"/>
              </w:rPr>
            </w:rPrChange>
          </w:rPr>
          <w:t xml:space="preserve"> </w:t>
        </w:r>
        <w:r w:rsidRPr="00A716F3">
          <w:rPr>
            <w:rFonts w:hint="eastAsia"/>
            <w:sz w:val="28"/>
            <w:szCs w:val="28"/>
            <w:rPrChange w:id="943" w:author="Airat Shigapov" w:date="2021-10-27T22:04:00Z">
              <w:rPr>
                <w:rFonts w:ascii="Helvetica" w:hAnsi="Helvetica" w:hint="eastAsia"/>
                <w:color w:val="333333"/>
                <w:sz w:val="21"/>
                <w:szCs w:val="21"/>
              </w:rPr>
            </w:rPrChange>
          </w:rPr>
          <w:t>о</w:t>
        </w:r>
        <w:r w:rsidRPr="00A716F3">
          <w:rPr>
            <w:sz w:val="28"/>
            <w:szCs w:val="28"/>
            <w:rPrChange w:id="944" w:author="Airat Shigapov" w:date="2021-10-27T22:04:00Z">
              <w:rPr>
                <w:rFonts w:ascii="Helvetica" w:hAnsi="Helvetica"/>
                <w:color w:val="333333"/>
                <w:sz w:val="21"/>
                <w:szCs w:val="21"/>
              </w:rPr>
            </w:rPrChange>
          </w:rPr>
          <w:t xml:space="preserve"> </w:t>
        </w:r>
        <w:r w:rsidRPr="00A716F3">
          <w:rPr>
            <w:rFonts w:hint="eastAsia"/>
            <w:sz w:val="28"/>
            <w:szCs w:val="28"/>
            <w:rPrChange w:id="945" w:author="Airat Shigapov" w:date="2021-10-27T22:04:00Z">
              <w:rPr>
                <w:rFonts w:ascii="Helvetica" w:hAnsi="Helvetica" w:hint="eastAsia"/>
                <w:color w:val="333333"/>
                <w:sz w:val="21"/>
                <w:szCs w:val="21"/>
              </w:rPr>
            </w:rPrChange>
          </w:rPr>
          <w:t>конкретной</w:t>
        </w:r>
        <w:r w:rsidRPr="00A716F3">
          <w:rPr>
            <w:sz w:val="28"/>
            <w:szCs w:val="28"/>
            <w:rPrChange w:id="946" w:author="Airat Shigapov" w:date="2021-10-27T22:04:00Z">
              <w:rPr>
                <w:rFonts w:ascii="Helvetica" w:hAnsi="Helvetica"/>
                <w:color w:val="333333"/>
                <w:sz w:val="21"/>
                <w:szCs w:val="21"/>
              </w:rPr>
            </w:rPrChange>
          </w:rPr>
          <w:t xml:space="preserve"> </w:t>
        </w:r>
        <w:r w:rsidRPr="00A716F3">
          <w:rPr>
            <w:rFonts w:hint="eastAsia"/>
            <w:sz w:val="28"/>
            <w:szCs w:val="28"/>
            <w:rPrChange w:id="947" w:author="Airat Shigapov" w:date="2021-10-27T22:04:00Z">
              <w:rPr>
                <w:rFonts w:ascii="Helvetica" w:hAnsi="Helvetica" w:hint="eastAsia"/>
                <w:color w:val="333333"/>
                <w:sz w:val="21"/>
                <w:szCs w:val="21"/>
              </w:rPr>
            </w:rPrChange>
          </w:rPr>
          <w:t>системе</w:t>
        </w:r>
        <w:r w:rsidRPr="00A716F3">
          <w:rPr>
            <w:sz w:val="28"/>
            <w:szCs w:val="28"/>
            <w:rPrChange w:id="948" w:author="Airat Shigapov" w:date="2021-10-27T22:04:00Z">
              <w:rPr>
                <w:rFonts w:ascii="Helvetica" w:hAnsi="Helvetica"/>
                <w:color w:val="333333"/>
                <w:sz w:val="21"/>
                <w:szCs w:val="21"/>
              </w:rPr>
            </w:rPrChange>
          </w:rPr>
          <w:t xml:space="preserve"> </w:t>
        </w:r>
        <w:r w:rsidRPr="00A716F3">
          <w:rPr>
            <w:rFonts w:hint="eastAsia"/>
            <w:sz w:val="28"/>
            <w:szCs w:val="28"/>
            <w:rPrChange w:id="949" w:author="Airat Shigapov" w:date="2021-10-27T22:04:00Z">
              <w:rPr>
                <w:rFonts w:ascii="Helvetica" w:hAnsi="Helvetica" w:hint="eastAsia"/>
                <w:color w:val="333333"/>
                <w:sz w:val="21"/>
                <w:szCs w:val="21"/>
              </w:rPr>
            </w:rPrChange>
          </w:rPr>
          <w:t>источником</w:t>
        </w:r>
        <w:r w:rsidRPr="00A716F3">
          <w:rPr>
            <w:sz w:val="28"/>
            <w:szCs w:val="28"/>
            <w:rPrChange w:id="950" w:author="Airat Shigapov" w:date="2021-10-27T22:04:00Z">
              <w:rPr>
                <w:rFonts w:ascii="Helvetica" w:hAnsi="Helvetica"/>
                <w:color w:val="333333"/>
                <w:sz w:val="21"/>
                <w:szCs w:val="21"/>
              </w:rPr>
            </w:rPrChange>
          </w:rPr>
          <w:t xml:space="preserve"> </w:t>
        </w:r>
        <w:r w:rsidRPr="00A716F3">
          <w:rPr>
            <w:rFonts w:hint="eastAsia"/>
            <w:sz w:val="28"/>
            <w:szCs w:val="28"/>
            <w:rPrChange w:id="951" w:author="Airat Shigapov" w:date="2021-10-27T22:04:00Z">
              <w:rPr>
                <w:rFonts w:ascii="Helvetica" w:hAnsi="Helvetica" w:hint="eastAsia"/>
                <w:color w:val="333333"/>
                <w:sz w:val="21"/>
                <w:szCs w:val="21"/>
              </w:rPr>
            </w:rPrChange>
          </w:rPr>
          <w:t>графического</w:t>
        </w:r>
        <w:r w:rsidRPr="00A716F3">
          <w:rPr>
            <w:sz w:val="28"/>
            <w:szCs w:val="28"/>
            <w:rPrChange w:id="952" w:author="Airat Shigapov" w:date="2021-10-27T22:04:00Z">
              <w:rPr>
                <w:rFonts w:ascii="Helvetica" w:hAnsi="Helvetica"/>
                <w:color w:val="333333"/>
                <w:sz w:val="21"/>
                <w:szCs w:val="21"/>
              </w:rPr>
            </w:rPrChange>
          </w:rPr>
          <w:t xml:space="preserve"> </w:t>
        </w:r>
        <w:r w:rsidRPr="00A716F3">
          <w:rPr>
            <w:rFonts w:hint="eastAsia"/>
            <w:sz w:val="28"/>
            <w:szCs w:val="28"/>
            <w:rPrChange w:id="953" w:author="Airat Shigapov" w:date="2021-10-27T22:04:00Z">
              <w:rPr>
                <w:rFonts w:ascii="Helvetica" w:hAnsi="Helvetica" w:hint="eastAsia"/>
                <w:color w:val="333333"/>
                <w:sz w:val="21"/>
                <w:szCs w:val="21"/>
              </w:rPr>
            </w:rPrChange>
          </w:rPr>
          <w:t>языка</w:t>
        </w:r>
        <w:r w:rsidRPr="00A716F3">
          <w:rPr>
            <w:sz w:val="28"/>
            <w:szCs w:val="28"/>
            <w:rPrChange w:id="954" w:author="Airat Shigapov" w:date="2021-10-27T22:04:00Z">
              <w:rPr>
                <w:rFonts w:ascii="Helvetica" w:hAnsi="Helvetica"/>
                <w:color w:val="333333"/>
                <w:sz w:val="21"/>
                <w:szCs w:val="21"/>
              </w:rPr>
            </w:rPrChange>
          </w:rPr>
          <w:t xml:space="preserve"> </w:t>
        </w:r>
        <w:r w:rsidRPr="00A716F3">
          <w:rPr>
            <w:rFonts w:hint="eastAsia"/>
            <w:sz w:val="28"/>
            <w:szCs w:val="28"/>
            <w:rPrChange w:id="955" w:author="Airat Shigapov" w:date="2021-10-27T22:04:00Z">
              <w:rPr>
                <w:rFonts w:ascii="Helvetica" w:hAnsi="Helvetica" w:hint="eastAsia"/>
                <w:color w:val="333333"/>
                <w:sz w:val="21"/>
                <w:szCs w:val="21"/>
              </w:rPr>
            </w:rPrChange>
          </w:rPr>
          <w:t>является</w:t>
        </w:r>
        <w:r w:rsidRPr="00A716F3">
          <w:rPr>
            <w:sz w:val="28"/>
            <w:szCs w:val="28"/>
            <w:rPrChange w:id="956" w:author="Airat Shigapov" w:date="2021-10-27T22:04:00Z">
              <w:rPr>
                <w:rFonts w:ascii="Helvetica" w:hAnsi="Helvetica"/>
                <w:color w:val="333333"/>
                <w:sz w:val="21"/>
                <w:szCs w:val="21"/>
              </w:rPr>
            </w:rPrChange>
          </w:rPr>
          <w:t xml:space="preserve"> </w:t>
        </w:r>
        <w:r w:rsidRPr="00A716F3">
          <w:rPr>
            <w:rFonts w:hint="eastAsia"/>
            <w:sz w:val="28"/>
            <w:szCs w:val="28"/>
            <w:rPrChange w:id="957" w:author="Airat Shigapov" w:date="2021-10-27T22:04:00Z">
              <w:rPr>
                <w:rFonts w:ascii="Helvetica" w:hAnsi="Helvetica" w:hint="eastAsia"/>
                <w:color w:val="333333"/>
                <w:sz w:val="21"/>
                <w:szCs w:val="21"/>
              </w:rPr>
            </w:rPrChange>
          </w:rPr>
          <w:t>сама</w:t>
        </w:r>
        <w:r w:rsidRPr="00A716F3">
          <w:rPr>
            <w:sz w:val="28"/>
            <w:szCs w:val="28"/>
            <w:rPrChange w:id="958" w:author="Airat Shigapov" w:date="2021-10-27T22:04:00Z">
              <w:rPr>
                <w:rFonts w:ascii="Helvetica" w:hAnsi="Helvetica"/>
                <w:color w:val="333333"/>
                <w:sz w:val="21"/>
                <w:szCs w:val="21"/>
              </w:rPr>
            </w:rPrChange>
          </w:rPr>
          <w:t xml:space="preserve"> </w:t>
        </w:r>
        <w:r w:rsidRPr="00A716F3">
          <w:rPr>
            <w:rFonts w:hint="eastAsia"/>
            <w:sz w:val="28"/>
            <w:szCs w:val="28"/>
            <w:rPrChange w:id="959" w:author="Airat Shigapov" w:date="2021-10-27T22:04:00Z">
              <w:rPr>
                <w:rFonts w:ascii="Helvetica" w:hAnsi="Helvetica" w:hint="eastAsia"/>
                <w:color w:val="333333"/>
                <w:sz w:val="21"/>
                <w:szCs w:val="21"/>
              </w:rPr>
            </w:rPrChange>
          </w:rPr>
          <w:t>методология</w:t>
        </w:r>
        <w:r w:rsidRPr="00A716F3">
          <w:rPr>
            <w:sz w:val="28"/>
            <w:szCs w:val="28"/>
            <w:rPrChange w:id="960" w:author="Airat Shigapov" w:date="2021-10-27T22:04:00Z">
              <w:rPr>
                <w:rFonts w:ascii="Helvetica" w:hAnsi="Helvetica"/>
                <w:color w:val="333333"/>
                <w:sz w:val="21"/>
                <w:szCs w:val="21"/>
              </w:rPr>
            </w:rPrChange>
          </w:rPr>
          <w:t xml:space="preserve"> IDEF0.</w:t>
        </w:r>
      </w:ins>
    </w:p>
    <w:p w14:paraId="0AB98C03" w14:textId="77777777" w:rsidR="00A716F3" w:rsidRPr="00A716F3" w:rsidRDefault="00A716F3">
      <w:pPr>
        <w:pStyle w:val="a4"/>
        <w:shd w:val="clear" w:color="auto" w:fill="FFFFFF"/>
        <w:spacing w:before="0" w:beforeAutospacing="0" w:after="0" w:afterAutospacing="0" w:line="360" w:lineRule="auto"/>
        <w:ind w:firstLine="709"/>
        <w:jc w:val="both"/>
        <w:rPr>
          <w:ins w:id="961" w:author="Airat Shigapov" w:date="2021-10-27T22:03:00Z"/>
          <w:sz w:val="28"/>
          <w:szCs w:val="28"/>
          <w:rPrChange w:id="962" w:author="Airat Shigapov" w:date="2021-10-27T22:04:00Z">
            <w:rPr>
              <w:ins w:id="963" w:author="Airat Shigapov" w:date="2021-10-27T22:03:00Z"/>
              <w:rFonts w:ascii="Helvetica" w:hAnsi="Helvetica"/>
              <w:color w:val="333333"/>
              <w:sz w:val="21"/>
              <w:szCs w:val="21"/>
            </w:rPr>
          </w:rPrChange>
        </w:rPr>
        <w:pPrChange w:id="964" w:author="Airat Shigapov" w:date="2021-10-27T22:03:00Z">
          <w:pPr>
            <w:pStyle w:val="a4"/>
            <w:shd w:val="clear" w:color="auto" w:fill="FFFFFF"/>
            <w:spacing w:before="0" w:beforeAutospacing="0" w:after="150" w:afterAutospacing="0"/>
            <w:ind w:firstLine="375"/>
            <w:jc w:val="both"/>
          </w:pPr>
        </w:pPrChange>
      </w:pPr>
      <w:ins w:id="965" w:author="Airat Shigapov" w:date="2021-10-27T22:03:00Z">
        <w:r w:rsidRPr="00A716F3">
          <w:rPr>
            <w:rStyle w:val="a5"/>
            <w:rFonts w:hint="eastAsia"/>
            <w:b w:val="0"/>
            <w:bCs w:val="0"/>
            <w:sz w:val="28"/>
            <w:szCs w:val="28"/>
            <w:rPrChange w:id="966" w:author="Airat Shigapov" w:date="2021-10-27T22:04:00Z">
              <w:rPr>
                <w:rStyle w:val="a5"/>
                <w:rFonts w:ascii="Helvetica" w:hAnsi="Helvetica" w:hint="eastAsia"/>
                <w:color w:val="333333"/>
                <w:sz w:val="21"/>
                <w:szCs w:val="21"/>
              </w:rPr>
            </w:rPrChange>
          </w:rPr>
          <w:t>Методология</w:t>
        </w:r>
        <w:r w:rsidRPr="00A716F3">
          <w:rPr>
            <w:rStyle w:val="a5"/>
            <w:b w:val="0"/>
            <w:bCs w:val="0"/>
            <w:sz w:val="28"/>
            <w:szCs w:val="28"/>
            <w:rPrChange w:id="967" w:author="Airat Shigapov" w:date="2021-10-27T22:04:00Z">
              <w:rPr>
                <w:rStyle w:val="a5"/>
                <w:rFonts w:ascii="Helvetica" w:hAnsi="Helvetica"/>
                <w:color w:val="333333"/>
                <w:sz w:val="21"/>
                <w:szCs w:val="21"/>
              </w:rPr>
            </w:rPrChange>
          </w:rPr>
          <w:t xml:space="preserve"> IDEF0</w:t>
        </w:r>
        <w:r w:rsidRPr="00A716F3">
          <w:rPr>
            <w:sz w:val="28"/>
            <w:szCs w:val="28"/>
            <w:rPrChange w:id="968" w:author="Airat Shigapov" w:date="2021-10-27T22:04:00Z">
              <w:rPr>
                <w:rFonts w:ascii="Helvetica" w:hAnsi="Helvetica"/>
                <w:color w:val="333333"/>
                <w:sz w:val="21"/>
                <w:szCs w:val="21"/>
              </w:rPr>
            </w:rPrChange>
          </w:rPr>
          <w:t> </w:t>
        </w:r>
        <w:r w:rsidRPr="00A716F3">
          <w:rPr>
            <w:rFonts w:hint="eastAsia"/>
            <w:sz w:val="28"/>
            <w:szCs w:val="28"/>
            <w:rPrChange w:id="969" w:author="Airat Shigapov" w:date="2021-10-27T22:04:00Z">
              <w:rPr>
                <w:rFonts w:ascii="Helvetica" w:hAnsi="Helvetica" w:hint="eastAsia"/>
                <w:color w:val="333333"/>
                <w:sz w:val="21"/>
                <w:szCs w:val="21"/>
              </w:rPr>
            </w:rPrChange>
          </w:rPr>
          <w:t>предписывает</w:t>
        </w:r>
        <w:r w:rsidRPr="00A716F3">
          <w:rPr>
            <w:sz w:val="28"/>
            <w:szCs w:val="28"/>
            <w:rPrChange w:id="970" w:author="Airat Shigapov" w:date="2021-10-27T22:04:00Z">
              <w:rPr>
                <w:rFonts w:ascii="Helvetica" w:hAnsi="Helvetica"/>
                <w:color w:val="333333"/>
                <w:sz w:val="21"/>
                <w:szCs w:val="21"/>
              </w:rPr>
            </w:rPrChange>
          </w:rPr>
          <w:t xml:space="preserve"> </w:t>
        </w:r>
        <w:r w:rsidRPr="00A716F3">
          <w:rPr>
            <w:rFonts w:hint="eastAsia"/>
            <w:sz w:val="28"/>
            <w:szCs w:val="28"/>
            <w:rPrChange w:id="971" w:author="Airat Shigapov" w:date="2021-10-27T22:04:00Z">
              <w:rPr>
                <w:rFonts w:ascii="Helvetica" w:hAnsi="Helvetica" w:hint="eastAsia"/>
                <w:color w:val="333333"/>
                <w:sz w:val="21"/>
                <w:szCs w:val="21"/>
              </w:rPr>
            </w:rPrChange>
          </w:rPr>
          <w:t>построение</w:t>
        </w:r>
        <w:r w:rsidRPr="00A716F3">
          <w:rPr>
            <w:sz w:val="28"/>
            <w:szCs w:val="28"/>
            <w:rPrChange w:id="972" w:author="Airat Shigapov" w:date="2021-10-27T22:04:00Z">
              <w:rPr>
                <w:rFonts w:ascii="Helvetica" w:hAnsi="Helvetica"/>
                <w:color w:val="333333"/>
                <w:sz w:val="21"/>
                <w:szCs w:val="21"/>
              </w:rPr>
            </w:rPrChange>
          </w:rPr>
          <w:t xml:space="preserve"> </w:t>
        </w:r>
        <w:r w:rsidRPr="00A716F3">
          <w:rPr>
            <w:rFonts w:hint="eastAsia"/>
            <w:sz w:val="28"/>
            <w:szCs w:val="28"/>
            <w:rPrChange w:id="973" w:author="Airat Shigapov" w:date="2021-10-27T22:04:00Z">
              <w:rPr>
                <w:rFonts w:ascii="Helvetica" w:hAnsi="Helvetica" w:hint="eastAsia"/>
                <w:color w:val="333333"/>
                <w:sz w:val="21"/>
                <w:szCs w:val="21"/>
              </w:rPr>
            </w:rPrChange>
          </w:rPr>
          <w:t>иерархической</w:t>
        </w:r>
        <w:r w:rsidRPr="00A716F3">
          <w:rPr>
            <w:sz w:val="28"/>
            <w:szCs w:val="28"/>
            <w:rPrChange w:id="974" w:author="Airat Shigapov" w:date="2021-10-27T22:04:00Z">
              <w:rPr>
                <w:rFonts w:ascii="Helvetica" w:hAnsi="Helvetica"/>
                <w:color w:val="333333"/>
                <w:sz w:val="21"/>
                <w:szCs w:val="21"/>
              </w:rPr>
            </w:rPrChange>
          </w:rPr>
          <w:t xml:space="preserve"> </w:t>
        </w:r>
        <w:r w:rsidRPr="00A716F3">
          <w:rPr>
            <w:rFonts w:hint="eastAsia"/>
            <w:sz w:val="28"/>
            <w:szCs w:val="28"/>
            <w:rPrChange w:id="975" w:author="Airat Shigapov" w:date="2021-10-27T22:04:00Z">
              <w:rPr>
                <w:rFonts w:ascii="Helvetica" w:hAnsi="Helvetica" w:hint="eastAsia"/>
                <w:color w:val="333333"/>
                <w:sz w:val="21"/>
                <w:szCs w:val="21"/>
              </w:rPr>
            </w:rPrChange>
          </w:rPr>
          <w:t>системы</w:t>
        </w:r>
        <w:r w:rsidRPr="00A716F3">
          <w:rPr>
            <w:sz w:val="28"/>
            <w:szCs w:val="28"/>
            <w:rPrChange w:id="976" w:author="Airat Shigapov" w:date="2021-10-27T22:04:00Z">
              <w:rPr>
                <w:rFonts w:ascii="Helvetica" w:hAnsi="Helvetica"/>
                <w:color w:val="333333"/>
                <w:sz w:val="21"/>
                <w:szCs w:val="21"/>
              </w:rPr>
            </w:rPrChange>
          </w:rPr>
          <w:t xml:space="preserve"> </w:t>
        </w:r>
        <w:r w:rsidRPr="00A716F3">
          <w:rPr>
            <w:rFonts w:hint="eastAsia"/>
            <w:sz w:val="28"/>
            <w:szCs w:val="28"/>
            <w:rPrChange w:id="977" w:author="Airat Shigapov" w:date="2021-10-27T22:04:00Z">
              <w:rPr>
                <w:rFonts w:ascii="Helvetica" w:hAnsi="Helvetica" w:hint="eastAsia"/>
                <w:color w:val="333333"/>
                <w:sz w:val="21"/>
                <w:szCs w:val="21"/>
              </w:rPr>
            </w:rPrChange>
          </w:rPr>
          <w:t>диаграмм</w:t>
        </w:r>
        <w:r w:rsidRPr="00A716F3">
          <w:rPr>
            <w:sz w:val="28"/>
            <w:szCs w:val="28"/>
            <w:rPrChange w:id="978" w:author="Airat Shigapov" w:date="2021-10-27T22:04:00Z">
              <w:rPr>
                <w:rFonts w:ascii="Helvetica" w:hAnsi="Helvetica"/>
                <w:color w:val="333333"/>
                <w:sz w:val="21"/>
                <w:szCs w:val="21"/>
              </w:rPr>
            </w:rPrChange>
          </w:rPr>
          <w:t xml:space="preserve"> - </w:t>
        </w:r>
        <w:r w:rsidRPr="00A716F3">
          <w:rPr>
            <w:rFonts w:hint="eastAsia"/>
            <w:sz w:val="28"/>
            <w:szCs w:val="28"/>
            <w:rPrChange w:id="979" w:author="Airat Shigapov" w:date="2021-10-27T22:04:00Z">
              <w:rPr>
                <w:rFonts w:ascii="Helvetica" w:hAnsi="Helvetica" w:hint="eastAsia"/>
                <w:color w:val="333333"/>
                <w:sz w:val="21"/>
                <w:szCs w:val="21"/>
              </w:rPr>
            </w:rPrChange>
          </w:rPr>
          <w:t>единичных</w:t>
        </w:r>
        <w:r w:rsidRPr="00A716F3">
          <w:rPr>
            <w:sz w:val="28"/>
            <w:szCs w:val="28"/>
            <w:rPrChange w:id="980" w:author="Airat Shigapov" w:date="2021-10-27T22:04:00Z">
              <w:rPr>
                <w:rFonts w:ascii="Helvetica" w:hAnsi="Helvetica"/>
                <w:color w:val="333333"/>
                <w:sz w:val="21"/>
                <w:szCs w:val="21"/>
              </w:rPr>
            </w:rPrChange>
          </w:rPr>
          <w:t xml:space="preserve"> </w:t>
        </w:r>
        <w:r w:rsidRPr="00A716F3">
          <w:rPr>
            <w:rFonts w:hint="eastAsia"/>
            <w:sz w:val="28"/>
            <w:szCs w:val="28"/>
            <w:rPrChange w:id="981" w:author="Airat Shigapov" w:date="2021-10-27T22:04:00Z">
              <w:rPr>
                <w:rFonts w:ascii="Helvetica" w:hAnsi="Helvetica" w:hint="eastAsia"/>
                <w:color w:val="333333"/>
                <w:sz w:val="21"/>
                <w:szCs w:val="21"/>
              </w:rPr>
            </w:rPrChange>
          </w:rPr>
          <w:t>описаний</w:t>
        </w:r>
        <w:r w:rsidRPr="00A716F3">
          <w:rPr>
            <w:sz w:val="28"/>
            <w:szCs w:val="28"/>
            <w:rPrChange w:id="982" w:author="Airat Shigapov" w:date="2021-10-27T22:04:00Z">
              <w:rPr>
                <w:rFonts w:ascii="Helvetica" w:hAnsi="Helvetica"/>
                <w:color w:val="333333"/>
                <w:sz w:val="21"/>
                <w:szCs w:val="21"/>
              </w:rPr>
            </w:rPrChange>
          </w:rPr>
          <w:t xml:space="preserve"> </w:t>
        </w:r>
        <w:r w:rsidRPr="00A716F3">
          <w:rPr>
            <w:rFonts w:hint="eastAsia"/>
            <w:sz w:val="28"/>
            <w:szCs w:val="28"/>
            <w:rPrChange w:id="983" w:author="Airat Shigapov" w:date="2021-10-27T22:04:00Z">
              <w:rPr>
                <w:rFonts w:ascii="Helvetica" w:hAnsi="Helvetica" w:hint="eastAsia"/>
                <w:color w:val="333333"/>
                <w:sz w:val="21"/>
                <w:szCs w:val="21"/>
              </w:rPr>
            </w:rPrChange>
          </w:rPr>
          <w:t>фрагментов</w:t>
        </w:r>
        <w:r w:rsidRPr="00A716F3">
          <w:rPr>
            <w:sz w:val="28"/>
            <w:szCs w:val="28"/>
            <w:rPrChange w:id="984" w:author="Airat Shigapov" w:date="2021-10-27T22:04:00Z">
              <w:rPr>
                <w:rFonts w:ascii="Helvetica" w:hAnsi="Helvetica"/>
                <w:color w:val="333333"/>
                <w:sz w:val="21"/>
                <w:szCs w:val="21"/>
              </w:rPr>
            </w:rPrChange>
          </w:rPr>
          <w:t xml:space="preserve"> </w:t>
        </w:r>
        <w:r w:rsidRPr="00A716F3">
          <w:rPr>
            <w:rFonts w:hint="eastAsia"/>
            <w:sz w:val="28"/>
            <w:szCs w:val="28"/>
            <w:rPrChange w:id="985" w:author="Airat Shigapov" w:date="2021-10-27T22:04:00Z">
              <w:rPr>
                <w:rFonts w:ascii="Helvetica" w:hAnsi="Helvetica" w:hint="eastAsia"/>
                <w:color w:val="333333"/>
                <w:sz w:val="21"/>
                <w:szCs w:val="21"/>
              </w:rPr>
            </w:rPrChange>
          </w:rPr>
          <w:t>системы</w:t>
        </w:r>
        <w:r w:rsidRPr="00A716F3">
          <w:rPr>
            <w:sz w:val="28"/>
            <w:szCs w:val="28"/>
            <w:rPrChange w:id="986" w:author="Airat Shigapov" w:date="2021-10-27T22:04:00Z">
              <w:rPr>
                <w:rFonts w:ascii="Helvetica" w:hAnsi="Helvetica"/>
                <w:color w:val="333333"/>
                <w:sz w:val="21"/>
                <w:szCs w:val="21"/>
              </w:rPr>
            </w:rPrChange>
          </w:rPr>
          <w:t xml:space="preserve">. </w:t>
        </w:r>
        <w:r w:rsidRPr="00A716F3">
          <w:rPr>
            <w:rFonts w:hint="eastAsia"/>
            <w:sz w:val="28"/>
            <w:szCs w:val="28"/>
            <w:rPrChange w:id="987" w:author="Airat Shigapov" w:date="2021-10-27T22:04:00Z">
              <w:rPr>
                <w:rFonts w:ascii="Helvetica" w:hAnsi="Helvetica" w:hint="eastAsia"/>
                <w:color w:val="333333"/>
                <w:sz w:val="21"/>
                <w:szCs w:val="21"/>
              </w:rPr>
            </w:rPrChange>
          </w:rPr>
          <w:t>Сначала</w:t>
        </w:r>
        <w:r w:rsidRPr="00A716F3">
          <w:rPr>
            <w:sz w:val="28"/>
            <w:szCs w:val="28"/>
            <w:rPrChange w:id="988" w:author="Airat Shigapov" w:date="2021-10-27T22:04:00Z">
              <w:rPr>
                <w:rFonts w:ascii="Helvetica" w:hAnsi="Helvetica"/>
                <w:color w:val="333333"/>
                <w:sz w:val="21"/>
                <w:szCs w:val="21"/>
              </w:rPr>
            </w:rPrChange>
          </w:rPr>
          <w:t xml:space="preserve"> </w:t>
        </w:r>
        <w:r w:rsidRPr="00A716F3">
          <w:rPr>
            <w:rFonts w:hint="eastAsia"/>
            <w:sz w:val="28"/>
            <w:szCs w:val="28"/>
            <w:rPrChange w:id="989" w:author="Airat Shigapov" w:date="2021-10-27T22:04:00Z">
              <w:rPr>
                <w:rFonts w:ascii="Helvetica" w:hAnsi="Helvetica" w:hint="eastAsia"/>
                <w:color w:val="333333"/>
                <w:sz w:val="21"/>
                <w:szCs w:val="21"/>
              </w:rPr>
            </w:rPrChange>
          </w:rPr>
          <w:t>проводит</w:t>
        </w:r>
        <w:r w:rsidRPr="00A716F3">
          <w:rPr>
            <w:sz w:val="28"/>
            <w:szCs w:val="28"/>
            <w:rPrChange w:id="990" w:author="Airat Shigapov" w:date="2021-10-27T22:04:00Z">
              <w:rPr>
                <w:rFonts w:ascii="Helvetica" w:hAnsi="Helvetica"/>
                <w:color w:val="333333"/>
                <w:sz w:val="21"/>
                <w:szCs w:val="21"/>
              </w:rPr>
            </w:rPrChange>
          </w:rPr>
          <w:softHyphen/>
        </w:r>
        <w:r w:rsidRPr="00A716F3">
          <w:rPr>
            <w:rFonts w:hint="eastAsia"/>
            <w:sz w:val="28"/>
            <w:szCs w:val="28"/>
            <w:rPrChange w:id="991" w:author="Airat Shigapov" w:date="2021-10-27T22:04:00Z">
              <w:rPr>
                <w:rFonts w:ascii="Helvetica" w:hAnsi="Helvetica" w:hint="eastAsia"/>
                <w:color w:val="333333"/>
                <w:sz w:val="21"/>
                <w:szCs w:val="21"/>
              </w:rPr>
            </w:rPrChange>
          </w:rPr>
          <w:t>ся</w:t>
        </w:r>
        <w:r w:rsidRPr="00A716F3">
          <w:rPr>
            <w:sz w:val="28"/>
            <w:szCs w:val="28"/>
            <w:rPrChange w:id="992" w:author="Airat Shigapov" w:date="2021-10-27T22:04:00Z">
              <w:rPr>
                <w:rFonts w:ascii="Helvetica" w:hAnsi="Helvetica"/>
                <w:color w:val="333333"/>
                <w:sz w:val="21"/>
                <w:szCs w:val="21"/>
              </w:rPr>
            </w:rPrChange>
          </w:rPr>
          <w:t xml:space="preserve"> </w:t>
        </w:r>
        <w:r w:rsidRPr="00A716F3">
          <w:rPr>
            <w:rFonts w:hint="eastAsia"/>
            <w:sz w:val="28"/>
            <w:szCs w:val="28"/>
            <w:rPrChange w:id="993" w:author="Airat Shigapov" w:date="2021-10-27T22:04:00Z">
              <w:rPr>
                <w:rFonts w:ascii="Helvetica" w:hAnsi="Helvetica" w:hint="eastAsia"/>
                <w:color w:val="333333"/>
                <w:sz w:val="21"/>
                <w:szCs w:val="21"/>
              </w:rPr>
            </w:rPrChange>
          </w:rPr>
          <w:t>описание</w:t>
        </w:r>
        <w:r w:rsidRPr="00A716F3">
          <w:rPr>
            <w:sz w:val="28"/>
            <w:szCs w:val="28"/>
            <w:rPrChange w:id="994" w:author="Airat Shigapov" w:date="2021-10-27T22:04:00Z">
              <w:rPr>
                <w:rFonts w:ascii="Helvetica" w:hAnsi="Helvetica"/>
                <w:color w:val="333333"/>
                <w:sz w:val="21"/>
                <w:szCs w:val="21"/>
              </w:rPr>
            </w:rPrChange>
          </w:rPr>
          <w:t xml:space="preserve"> </w:t>
        </w:r>
        <w:r w:rsidRPr="00A716F3">
          <w:rPr>
            <w:rFonts w:hint="eastAsia"/>
            <w:sz w:val="28"/>
            <w:szCs w:val="28"/>
            <w:rPrChange w:id="995" w:author="Airat Shigapov" w:date="2021-10-27T22:04:00Z">
              <w:rPr>
                <w:rFonts w:ascii="Helvetica" w:hAnsi="Helvetica" w:hint="eastAsia"/>
                <w:color w:val="333333"/>
                <w:sz w:val="21"/>
                <w:szCs w:val="21"/>
              </w:rPr>
            </w:rPrChange>
          </w:rPr>
          <w:t>системы</w:t>
        </w:r>
        <w:r w:rsidRPr="00A716F3">
          <w:rPr>
            <w:sz w:val="28"/>
            <w:szCs w:val="28"/>
            <w:rPrChange w:id="996" w:author="Airat Shigapov" w:date="2021-10-27T22:04:00Z">
              <w:rPr>
                <w:rFonts w:ascii="Helvetica" w:hAnsi="Helvetica"/>
                <w:color w:val="333333"/>
                <w:sz w:val="21"/>
                <w:szCs w:val="21"/>
              </w:rPr>
            </w:rPrChange>
          </w:rPr>
          <w:t xml:space="preserve"> </w:t>
        </w:r>
        <w:r w:rsidRPr="00A716F3">
          <w:rPr>
            <w:rFonts w:hint="eastAsia"/>
            <w:sz w:val="28"/>
            <w:szCs w:val="28"/>
            <w:rPrChange w:id="997" w:author="Airat Shigapov" w:date="2021-10-27T22:04:00Z">
              <w:rPr>
                <w:rFonts w:ascii="Helvetica" w:hAnsi="Helvetica" w:hint="eastAsia"/>
                <w:color w:val="333333"/>
                <w:sz w:val="21"/>
                <w:szCs w:val="21"/>
              </w:rPr>
            </w:rPrChange>
          </w:rPr>
          <w:t>в</w:t>
        </w:r>
        <w:r w:rsidRPr="00A716F3">
          <w:rPr>
            <w:sz w:val="28"/>
            <w:szCs w:val="28"/>
            <w:rPrChange w:id="998" w:author="Airat Shigapov" w:date="2021-10-27T22:04:00Z">
              <w:rPr>
                <w:rFonts w:ascii="Helvetica" w:hAnsi="Helvetica"/>
                <w:color w:val="333333"/>
                <w:sz w:val="21"/>
                <w:szCs w:val="21"/>
              </w:rPr>
            </w:rPrChange>
          </w:rPr>
          <w:t xml:space="preserve"> </w:t>
        </w:r>
        <w:r w:rsidRPr="00A716F3">
          <w:rPr>
            <w:rFonts w:hint="eastAsia"/>
            <w:sz w:val="28"/>
            <w:szCs w:val="28"/>
            <w:rPrChange w:id="999" w:author="Airat Shigapov" w:date="2021-10-27T22:04:00Z">
              <w:rPr>
                <w:rFonts w:ascii="Helvetica" w:hAnsi="Helvetica" w:hint="eastAsia"/>
                <w:color w:val="333333"/>
                <w:sz w:val="21"/>
                <w:szCs w:val="21"/>
              </w:rPr>
            </w:rPrChange>
          </w:rPr>
          <w:t>целом</w:t>
        </w:r>
        <w:r w:rsidRPr="00A716F3">
          <w:rPr>
            <w:sz w:val="28"/>
            <w:szCs w:val="28"/>
            <w:rPrChange w:id="1000" w:author="Airat Shigapov" w:date="2021-10-27T22:04:00Z">
              <w:rPr>
                <w:rFonts w:ascii="Helvetica" w:hAnsi="Helvetica"/>
                <w:color w:val="333333"/>
                <w:sz w:val="21"/>
                <w:szCs w:val="21"/>
              </w:rPr>
            </w:rPrChange>
          </w:rPr>
          <w:t xml:space="preserve"> </w:t>
        </w:r>
        <w:r w:rsidRPr="00A716F3">
          <w:rPr>
            <w:rFonts w:hint="eastAsia"/>
            <w:sz w:val="28"/>
            <w:szCs w:val="28"/>
            <w:rPrChange w:id="1001" w:author="Airat Shigapov" w:date="2021-10-27T22:04:00Z">
              <w:rPr>
                <w:rFonts w:ascii="Helvetica" w:hAnsi="Helvetica" w:hint="eastAsia"/>
                <w:color w:val="333333"/>
                <w:sz w:val="21"/>
                <w:szCs w:val="21"/>
              </w:rPr>
            </w:rPrChange>
          </w:rPr>
          <w:t>и</w:t>
        </w:r>
        <w:r w:rsidRPr="00A716F3">
          <w:rPr>
            <w:sz w:val="28"/>
            <w:szCs w:val="28"/>
            <w:rPrChange w:id="1002" w:author="Airat Shigapov" w:date="2021-10-27T22:04:00Z">
              <w:rPr>
                <w:rFonts w:ascii="Helvetica" w:hAnsi="Helvetica"/>
                <w:color w:val="333333"/>
                <w:sz w:val="21"/>
                <w:szCs w:val="21"/>
              </w:rPr>
            </w:rPrChange>
          </w:rPr>
          <w:t xml:space="preserve"> </w:t>
        </w:r>
        <w:r w:rsidRPr="00A716F3">
          <w:rPr>
            <w:rFonts w:hint="eastAsia"/>
            <w:sz w:val="28"/>
            <w:szCs w:val="28"/>
            <w:rPrChange w:id="1003" w:author="Airat Shigapov" w:date="2021-10-27T22:04:00Z">
              <w:rPr>
                <w:rFonts w:ascii="Helvetica" w:hAnsi="Helvetica" w:hint="eastAsia"/>
                <w:color w:val="333333"/>
                <w:sz w:val="21"/>
                <w:szCs w:val="21"/>
              </w:rPr>
            </w:rPrChange>
          </w:rPr>
          <w:t>ее</w:t>
        </w:r>
        <w:r w:rsidRPr="00A716F3">
          <w:rPr>
            <w:sz w:val="28"/>
            <w:szCs w:val="28"/>
            <w:rPrChange w:id="1004" w:author="Airat Shigapov" w:date="2021-10-27T22:04:00Z">
              <w:rPr>
                <w:rFonts w:ascii="Helvetica" w:hAnsi="Helvetica"/>
                <w:color w:val="333333"/>
                <w:sz w:val="21"/>
                <w:szCs w:val="21"/>
              </w:rPr>
            </w:rPrChange>
          </w:rPr>
          <w:t xml:space="preserve"> </w:t>
        </w:r>
        <w:r w:rsidRPr="00A716F3">
          <w:rPr>
            <w:rFonts w:hint="eastAsia"/>
            <w:sz w:val="28"/>
            <w:szCs w:val="28"/>
            <w:rPrChange w:id="1005" w:author="Airat Shigapov" w:date="2021-10-27T22:04:00Z">
              <w:rPr>
                <w:rFonts w:ascii="Helvetica" w:hAnsi="Helvetica" w:hint="eastAsia"/>
                <w:color w:val="333333"/>
                <w:sz w:val="21"/>
                <w:szCs w:val="21"/>
              </w:rPr>
            </w:rPrChange>
          </w:rPr>
          <w:t>взаимодействия</w:t>
        </w:r>
        <w:r w:rsidRPr="00A716F3">
          <w:rPr>
            <w:sz w:val="28"/>
            <w:szCs w:val="28"/>
            <w:rPrChange w:id="1006" w:author="Airat Shigapov" w:date="2021-10-27T22:04:00Z">
              <w:rPr>
                <w:rFonts w:ascii="Helvetica" w:hAnsi="Helvetica"/>
                <w:color w:val="333333"/>
                <w:sz w:val="21"/>
                <w:szCs w:val="21"/>
              </w:rPr>
            </w:rPrChange>
          </w:rPr>
          <w:t xml:space="preserve"> </w:t>
        </w:r>
        <w:r w:rsidRPr="00A716F3">
          <w:rPr>
            <w:rFonts w:hint="eastAsia"/>
            <w:sz w:val="28"/>
            <w:szCs w:val="28"/>
            <w:rPrChange w:id="1007" w:author="Airat Shigapov" w:date="2021-10-27T22:04:00Z">
              <w:rPr>
                <w:rFonts w:ascii="Helvetica" w:hAnsi="Helvetica" w:hint="eastAsia"/>
                <w:color w:val="333333"/>
                <w:sz w:val="21"/>
                <w:szCs w:val="21"/>
              </w:rPr>
            </w:rPrChange>
          </w:rPr>
          <w:t>с</w:t>
        </w:r>
        <w:r w:rsidRPr="00A716F3">
          <w:rPr>
            <w:sz w:val="28"/>
            <w:szCs w:val="28"/>
            <w:rPrChange w:id="1008" w:author="Airat Shigapov" w:date="2021-10-27T22:04:00Z">
              <w:rPr>
                <w:rFonts w:ascii="Helvetica" w:hAnsi="Helvetica"/>
                <w:color w:val="333333"/>
                <w:sz w:val="21"/>
                <w:szCs w:val="21"/>
              </w:rPr>
            </w:rPrChange>
          </w:rPr>
          <w:t xml:space="preserve"> </w:t>
        </w:r>
        <w:r w:rsidRPr="00A716F3">
          <w:rPr>
            <w:rFonts w:hint="eastAsia"/>
            <w:sz w:val="28"/>
            <w:szCs w:val="28"/>
            <w:rPrChange w:id="1009" w:author="Airat Shigapov" w:date="2021-10-27T22:04:00Z">
              <w:rPr>
                <w:rFonts w:ascii="Helvetica" w:hAnsi="Helvetica" w:hint="eastAsia"/>
                <w:color w:val="333333"/>
                <w:sz w:val="21"/>
                <w:szCs w:val="21"/>
              </w:rPr>
            </w:rPrChange>
          </w:rPr>
          <w:t>окружающим</w:t>
        </w:r>
        <w:r w:rsidRPr="00A716F3">
          <w:rPr>
            <w:sz w:val="28"/>
            <w:szCs w:val="28"/>
            <w:rPrChange w:id="1010" w:author="Airat Shigapov" w:date="2021-10-27T22:04:00Z">
              <w:rPr>
                <w:rFonts w:ascii="Helvetica" w:hAnsi="Helvetica"/>
                <w:color w:val="333333"/>
                <w:sz w:val="21"/>
                <w:szCs w:val="21"/>
              </w:rPr>
            </w:rPrChange>
          </w:rPr>
          <w:t xml:space="preserve"> </w:t>
        </w:r>
        <w:r w:rsidRPr="00A716F3">
          <w:rPr>
            <w:rFonts w:hint="eastAsia"/>
            <w:sz w:val="28"/>
            <w:szCs w:val="28"/>
            <w:rPrChange w:id="1011" w:author="Airat Shigapov" w:date="2021-10-27T22:04:00Z">
              <w:rPr>
                <w:rFonts w:ascii="Helvetica" w:hAnsi="Helvetica" w:hint="eastAsia"/>
                <w:color w:val="333333"/>
                <w:sz w:val="21"/>
                <w:szCs w:val="21"/>
              </w:rPr>
            </w:rPrChange>
          </w:rPr>
          <w:t>миром</w:t>
        </w:r>
        <w:r w:rsidRPr="00A716F3">
          <w:rPr>
            <w:sz w:val="28"/>
            <w:szCs w:val="28"/>
            <w:rPrChange w:id="1012" w:author="Airat Shigapov" w:date="2021-10-27T22:04:00Z">
              <w:rPr>
                <w:rFonts w:ascii="Helvetica" w:hAnsi="Helvetica"/>
                <w:color w:val="333333"/>
                <w:sz w:val="21"/>
                <w:szCs w:val="21"/>
              </w:rPr>
            </w:rPrChange>
          </w:rPr>
          <w:t xml:space="preserve"> (</w:t>
        </w:r>
        <w:r w:rsidRPr="00A716F3">
          <w:rPr>
            <w:rFonts w:hint="eastAsia"/>
            <w:sz w:val="28"/>
            <w:szCs w:val="28"/>
            <w:rPrChange w:id="1013" w:author="Airat Shigapov" w:date="2021-10-27T22:04:00Z">
              <w:rPr>
                <w:rFonts w:ascii="Helvetica" w:hAnsi="Helvetica" w:hint="eastAsia"/>
                <w:color w:val="333333"/>
                <w:sz w:val="21"/>
                <w:szCs w:val="21"/>
              </w:rPr>
            </w:rPrChange>
          </w:rPr>
          <w:t>контекстная</w:t>
        </w:r>
        <w:r w:rsidRPr="00A716F3">
          <w:rPr>
            <w:sz w:val="28"/>
            <w:szCs w:val="28"/>
            <w:rPrChange w:id="1014" w:author="Airat Shigapov" w:date="2021-10-27T22:04:00Z">
              <w:rPr>
                <w:rFonts w:ascii="Helvetica" w:hAnsi="Helvetica"/>
                <w:color w:val="333333"/>
                <w:sz w:val="21"/>
                <w:szCs w:val="21"/>
              </w:rPr>
            </w:rPrChange>
          </w:rPr>
          <w:t xml:space="preserve"> </w:t>
        </w:r>
        <w:r w:rsidRPr="00A716F3">
          <w:rPr>
            <w:rFonts w:hint="eastAsia"/>
            <w:sz w:val="28"/>
            <w:szCs w:val="28"/>
            <w:rPrChange w:id="1015" w:author="Airat Shigapov" w:date="2021-10-27T22:04:00Z">
              <w:rPr>
                <w:rFonts w:ascii="Helvetica" w:hAnsi="Helvetica" w:hint="eastAsia"/>
                <w:color w:val="333333"/>
                <w:sz w:val="21"/>
                <w:szCs w:val="21"/>
              </w:rPr>
            </w:rPrChange>
          </w:rPr>
          <w:t>диаграмма</w:t>
        </w:r>
        <w:r w:rsidRPr="00A716F3">
          <w:rPr>
            <w:sz w:val="28"/>
            <w:szCs w:val="28"/>
            <w:rPrChange w:id="1016" w:author="Airat Shigapov" w:date="2021-10-27T22:04:00Z">
              <w:rPr>
                <w:rFonts w:ascii="Helvetica" w:hAnsi="Helvetica"/>
                <w:color w:val="333333"/>
                <w:sz w:val="21"/>
                <w:szCs w:val="21"/>
              </w:rPr>
            </w:rPrChange>
          </w:rPr>
          <w:t xml:space="preserve">), </w:t>
        </w:r>
        <w:r w:rsidRPr="00A716F3">
          <w:rPr>
            <w:rFonts w:hint="eastAsia"/>
            <w:sz w:val="28"/>
            <w:szCs w:val="28"/>
            <w:rPrChange w:id="1017" w:author="Airat Shigapov" w:date="2021-10-27T22:04:00Z">
              <w:rPr>
                <w:rFonts w:ascii="Helvetica" w:hAnsi="Helvetica" w:hint="eastAsia"/>
                <w:color w:val="333333"/>
                <w:sz w:val="21"/>
                <w:szCs w:val="21"/>
              </w:rPr>
            </w:rPrChange>
          </w:rPr>
          <w:t>после</w:t>
        </w:r>
        <w:r w:rsidRPr="00A716F3">
          <w:rPr>
            <w:sz w:val="28"/>
            <w:szCs w:val="28"/>
            <w:rPrChange w:id="1018" w:author="Airat Shigapov" w:date="2021-10-27T22:04:00Z">
              <w:rPr>
                <w:rFonts w:ascii="Helvetica" w:hAnsi="Helvetica"/>
                <w:color w:val="333333"/>
                <w:sz w:val="21"/>
                <w:szCs w:val="21"/>
              </w:rPr>
            </w:rPrChange>
          </w:rPr>
          <w:t xml:space="preserve"> </w:t>
        </w:r>
        <w:r w:rsidRPr="00A716F3">
          <w:rPr>
            <w:rFonts w:hint="eastAsia"/>
            <w:sz w:val="28"/>
            <w:szCs w:val="28"/>
            <w:rPrChange w:id="1019" w:author="Airat Shigapov" w:date="2021-10-27T22:04:00Z">
              <w:rPr>
                <w:rFonts w:ascii="Helvetica" w:hAnsi="Helvetica" w:hint="eastAsia"/>
                <w:color w:val="333333"/>
                <w:sz w:val="21"/>
                <w:szCs w:val="21"/>
              </w:rPr>
            </w:rPrChange>
          </w:rPr>
          <w:t>чего</w:t>
        </w:r>
        <w:r w:rsidRPr="00A716F3">
          <w:rPr>
            <w:sz w:val="28"/>
            <w:szCs w:val="28"/>
            <w:rPrChange w:id="1020" w:author="Airat Shigapov" w:date="2021-10-27T22:04:00Z">
              <w:rPr>
                <w:rFonts w:ascii="Helvetica" w:hAnsi="Helvetica"/>
                <w:color w:val="333333"/>
                <w:sz w:val="21"/>
                <w:szCs w:val="21"/>
              </w:rPr>
            </w:rPrChange>
          </w:rPr>
          <w:t xml:space="preserve"> </w:t>
        </w:r>
        <w:r w:rsidRPr="00A716F3">
          <w:rPr>
            <w:rFonts w:hint="eastAsia"/>
            <w:sz w:val="28"/>
            <w:szCs w:val="28"/>
            <w:rPrChange w:id="1021" w:author="Airat Shigapov" w:date="2021-10-27T22:04:00Z">
              <w:rPr>
                <w:rFonts w:ascii="Helvetica" w:hAnsi="Helvetica" w:hint="eastAsia"/>
                <w:color w:val="333333"/>
                <w:sz w:val="21"/>
                <w:szCs w:val="21"/>
              </w:rPr>
            </w:rPrChange>
          </w:rPr>
          <w:t>проводится</w:t>
        </w:r>
        <w:r w:rsidRPr="00A716F3">
          <w:rPr>
            <w:sz w:val="28"/>
            <w:szCs w:val="28"/>
            <w:rPrChange w:id="1022" w:author="Airat Shigapov" w:date="2021-10-27T22:04:00Z">
              <w:rPr>
                <w:rFonts w:ascii="Helvetica" w:hAnsi="Helvetica"/>
                <w:color w:val="333333"/>
                <w:sz w:val="21"/>
                <w:szCs w:val="21"/>
              </w:rPr>
            </w:rPrChange>
          </w:rPr>
          <w:t xml:space="preserve"> </w:t>
        </w:r>
        <w:r w:rsidRPr="00A716F3">
          <w:rPr>
            <w:rFonts w:hint="eastAsia"/>
            <w:sz w:val="28"/>
            <w:szCs w:val="28"/>
            <w:rPrChange w:id="1023" w:author="Airat Shigapov" w:date="2021-10-27T22:04:00Z">
              <w:rPr>
                <w:rFonts w:ascii="Helvetica" w:hAnsi="Helvetica" w:hint="eastAsia"/>
                <w:color w:val="333333"/>
                <w:sz w:val="21"/>
                <w:szCs w:val="21"/>
              </w:rPr>
            </w:rPrChange>
          </w:rPr>
          <w:t>функциональная</w:t>
        </w:r>
        <w:r w:rsidRPr="00A716F3">
          <w:rPr>
            <w:sz w:val="28"/>
            <w:szCs w:val="28"/>
            <w:rPrChange w:id="1024" w:author="Airat Shigapov" w:date="2021-10-27T22:04:00Z">
              <w:rPr>
                <w:rFonts w:ascii="Helvetica" w:hAnsi="Helvetica"/>
                <w:color w:val="333333"/>
                <w:sz w:val="21"/>
                <w:szCs w:val="21"/>
              </w:rPr>
            </w:rPrChange>
          </w:rPr>
          <w:t xml:space="preserve"> </w:t>
        </w:r>
        <w:r w:rsidRPr="00A716F3">
          <w:rPr>
            <w:rFonts w:hint="eastAsia"/>
            <w:sz w:val="28"/>
            <w:szCs w:val="28"/>
            <w:rPrChange w:id="1025" w:author="Airat Shigapov" w:date="2021-10-27T22:04:00Z">
              <w:rPr>
                <w:rFonts w:ascii="Helvetica" w:hAnsi="Helvetica" w:hint="eastAsia"/>
                <w:color w:val="333333"/>
                <w:sz w:val="21"/>
                <w:szCs w:val="21"/>
              </w:rPr>
            </w:rPrChange>
          </w:rPr>
          <w:t>деком</w:t>
        </w:r>
        <w:r w:rsidRPr="00A716F3">
          <w:rPr>
            <w:sz w:val="28"/>
            <w:szCs w:val="28"/>
            <w:rPrChange w:id="1026" w:author="Airat Shigapov" w:date="2021-10-27T22:04:00Z">
              <w:rPr>
                <w:rFonts w:ascii="Helvetica" w:hAnsi="Helvetica"/>
                <w:color w:val="333333"/>
                <w:sz w:val="21"/>
                <w:szCs w:val="21"/>
              </w:rPr>
            </w:rPrChange>
          </w:rPr>
          <w:softHyphen/>
        </w:r>
        <w:r w:rsidRPr="00A716F3">
          <w:rPr>
            <w:rFonts w:hint="eastAsia"/>
            <w:sz w:val="28"/>
            <w:szCs w:val="28"/>
            <w:rPrChange w:id="1027" w:author="Airat Shigapov" w:date="2021-10-27T22:04:00Z">
              <w:rPr>
                <w:rFonts w:ascii="Helvetica" w:hAnsi="Helvetica" w:hint="eastAsia"/>
                <w:color w:val="333333"/>
                <w:sz w:val="21"/>
                <w:szCs w:val="21"/>
              </w:rPr>
            </w:rPrChange>
          </w:rPr>
          <w:t>позиция</w:t>
        </w:r>
        <w:r w:rsidRPr="00A716F3">
          <w:rPr>
            <w:sz w:val="28"/>
            <w:szCs w:val="28"/>
            <w:rPrChange w:id="1028" w:author="Airat Shigapov" w:date="2021-10-27T22:04:00Z">
              <w:rPr>
                <w:rFonts w:ascii="Helvetica" w:hAnsi="Helvetica"/>
                <w:color w:val="333333"/>
                <w:sz w:val="21"/>
                <w:szCs w:val="21"/>
              </w:rPr>
            </w:rPrChange>
          </w:rPr>
          <w:t xml:space="preserve"> - </w:t>
        </w:r>
        <w:r w:rsidRPr="00A716F3">
          <w:rPr>
            <w:rFonts w:hint="eastAsia"/>
            <w:sz w:val="28"/>
            <w:szCs w:val="28"/>
            <w:rPrChange w:id="1029" w:author="Airat Shigapov" w:date="2021-10-27T22:04:00Z">
              <w:rPr>
                <w:rFonts w:ascii="Helvetica" w:hAnsi="Helvetica" w:hint="eastAsia"/>
                <w:color w:val="333333"/>
                <w:sz w:val="21"/>
                <w:szCs w:val="21"/>
              </w:rPr>
            </w:rPrChange>
          </w:rPr>
          <w:t>система</w:t>
        </w:r>
        <w:r w:rsidRPr="00A716F3">
          <w:rPr>
            <w:sz w:val="28"/>
            <w:szCs w:val="28"/>
            <w:rPrChange w:id="1030" w:author="Airat Shigapov" w:date="2021-10-27T22:04:00Z">
              <w:rPr>
                <w:rFonts w:ascii="Helvetica" w:hAnsi="Helvetica"/>
                <w:color w:val="333333"/>
                <w:sz w:val="21"/>
                <w:szCs w:val="21"/>
              </w:rPr>
            </w:rPrChange>
          </w:rPr>
          <w:t xml:space="preserve"> </w:t>
        </w:r>
        <w:r w:rsidRPr="00A716F3">
          <w:rPr>
            <w:rFonts w:hint="eastAsia"/>
            <w:sz w:val="28"/>
            <w:szCs w:val="28"/>
            <w:rPrChange w:id="1031" w:author="Airat Shigapov" w:date="2021-10-27T22:04:00Z">
              <w:rPr>
                <w:rFonts w:ascii="Helvetica" w:hAnsi="Helvetica" w:hint="eastAsia"/>
                <w:color w:val="333333"/>
                <w:sz w:val="21"/>
                <w:szCs w:val="21"/>
              </w:rPr>
            </w:rPrChange>
          </w:rPr>
          <w:t>разбивается</w:t>
        </w:r>
        <w:r w:rsidRPr="00A716F3">
          <w:rPr>
            <w:sz w:val="28"/>
            <w:szCs w:val="28"/>
            <w:rPrChange w:id="1032" w:author="Airat Shigapov" w:date="2021-10-27T22:04:00Z">
              <w:rPr>
                <w:rFonts w:ascii="Helvetica" w:hAnsi="Helvetica"/>
                <w:color w:val="333333"/>
                <w:sz w:val="21"/>
                <w:szCs w:val="21"/>
              </w:rPr>
            </w:rPrChange>
          </w:rPr>
          <w:t xml:space="preserve"> </w:t>
        </w:r>
        <w:r w:rsidRPr="00A716F3">
          <w:rPr>
            <w:rFonts w:hint="eastAsia"/>
            <w:sz w:val="28"/>
            <w:szCs w:val="28"/>
            <w:rPrChange w:id="1033" w:author="Airat Shigapov" w:date="2021-10-27T22:04:00Z">
              <w:rPr>
                <w:rFonts w:ascii="Helvetica" w:hAnsi="Helvetica" w:hint="eastAsia"/>
                <w:color w:val="333333"/>
                <w:sz w:val="21"/>
                <w:szCs w:val="21"/>
              </w:rPr>
            </w:rPrChange>
          </w:rPr>
          <w:t>на</w:t>
        </w:r>
        <w:r w:rsidRPr="00A716F3">
          <w:rPr>
            <w:sz w:val="28"/>
            <w:szCs w:val="28"/>
            <w:rPrChange w:id="1034" w:author="Airat Shigapov" w:date="2021-10-27T22:04:00Z">
              <w:rPr>
                <w:rFonts w:ascii="Helvetica" w:hAnsi="Helvetica"/>
                <w:color w:val="333333"/>
                <w:sz w:val="21"/>
                <w:szCs w:val="21"/>
              </w:rPr>
            </w:rPrChange>
          </w:rPr>
          <w:t xml:space="preserve"> </w:t>
        </w:r>
        <w:r w:rsidRPr="00A716F3">
          <w:rPr>
            <w:rFonts w:hint="eastAsia"/>
            <w:sz w:val="28"/>
            <w:szCs w:val="28"/>
            <w:rPrChange w:id="1035" w:author="Airat Shigapov" w:date="2021-10-27T22:04:00Z">
              <w:rPr>
                <w:rFonts w:ascii="Helvetica" w:hAnsi="Helvetica" w:hint="eastAsia"/>
                <w:color w:val="333333"/>
                <w:sz w:val="21"/>
                <w:szCs w:val="21"/>
              </w:rPr>
            </w:rPrChange>
          </w:rPr>
          <w:t>подсистемы</w:t>
        </w:r>
        <w:r w:rsidRPr="00A716F3">
          <w:rPr>
            <w:sz w:val="28"/>
            <w:szCs w:val="28"/>
            <w:rPrChange w:id="1036" w:author="Airat Shigapov" w:date="2021-10-27T22:04:00Z">
              <w:rPr>
                <w:rFonts w:ascii="Helvetica" w:hAnsi="Helvetica"/>
                <w:color w:val="333333"/>
                <w:sz w:val="21"/>
                <w:szCs w:val="21"/>
              </w:rPr>
            </w:rPrChange>
          </w:rPr>
          <w:t xml:space="preserve"> </w:t>
        </w:r>
        <w:r w:rsidRPr="00A716F3">
          <w:rPr>
            <w:rFonts w:hint="eastAsia"/>
            <w:sz w:val="28"/>
            <w:szCs w:val="28"/>
            <w:rPrChange w:id="1037" w:author="Airat Shigapov" w:date="2021-10-27T22:04:00Z">
              <w:rPr>
                <w:rFonts w:ascii="Helvetica" w:hAnsi="Helvetica" w:hint="eastAsia"/>
                <w:color w:val="333333"/>
                <w:sz w:val="21"/>
                <w:szCs w:val="21"/>
              </w:rPr>
            </w:rPrChange>
          </w:rPr>
          <w:t>и</w:t>
        </w:r>
        <w:r w:rsidRPr="00A716F3">
          <w:rPr>
            <w:sz w:val="28"/>
            <w:szCs w:val="28"/>
            <w:rPrChange w:id="1038" w:author="Airat Shigapov" w:date="2021-10-27T22:04:00Z">
              <w:rPr>
                <w:rFonts w:ascii="Helvetica" w:hAnsi="Helvetica"/>
                <w:color w:val="333333"/>
                <w:sz w:val="21"/>
                <w:szCs w:val="21"/>
              </w:rPr>
            </w:rPrChange>
          </w:rPr>
          <w:t xml:space="preserve"> </w:t>
        </w:r>
        <w:r w:rsidRPr="00A716F3">
          <w:rPr>
            <w:rFonts w:hint="eastAsia"/>
            <w:sz w:val="28"/>
            <w:szCs w:val="28"/>
            <w:rPrChange w:id="1039" w:author="Airat Shigapov" w:date="2021-10-27T22:04:00Z">
              <w:rPr>
                <w:rFonts w:ascii="Helvetica" w:hAnsi="Helvetica" w:hint="eastAsia"/>
                <w:color w:val="333333"/>
                <w:sz w:val="21"/>
                <w:szCs w:val="21"/>
              </w:rPr>
            </w:rPrChange>
          </w:rPr>
          <w:t>каждая</w:t>
        </w:r>
        <w:r w:rsidRPr="00A716F3">
          <w:rPr>
            <w:sz w:val="28"/>
            <w:szCs w:val="28"/>
            <w:rPrChange w:id="1040" w:author="Airat Shigapov" w:date="2021-10-27T22:04:00Z">
              <w:rPr>
                <w:rFonts w:ascii="Helvetica" w:hAnsi="Helvetica"/>
                <w:color w:val="333333"/>
                <w:sz w:val="21"/>
                <w:szCs w:val="21"/>
              </w:rPr>
            </w:rPrChange>
          </w:rPr>
          <w:t xml:space="preserve"> </w:t>
        </w:r>
        <w:r w:rsidRPr="00A716F3">
          <w:rPr>
            <w:rFonts w:hint="eastAsia"/>
            <w:sz w:val="28"/>
            <w:szCs w:val="28"/>
            <w:rPrChange w:id="1041" w:author="Airat Shigapov" w:date="2021-10-27T22:04:00Z">
              <w:rPr>
                <w:rFonts w:ascii="Helvetica" w:hAnsi="Helvetica" w:hint="eastAsia"/>
                <w:color w:val="333333"/>
                <w:sz w:val="21"/>
                <w:szCs w:val="21"/>
              </w:rPr>
            </w:rPrChange>
          </w:rPr>
          <w:t>подсистема</w:t>
        </w:r>
        <w:r w:rsidRPr="00A716F3">
          <w:rPr>
            <w:sz w:val="28"/>
            <w:szCs w:val="28"/>
            <w:rPrChange w:id="1042" w:author="Airat Shigapov" w:date="2021-10-27T22:04:00Z">
              <w:rPr>
                <w:rFonts w:ascii="Helvetica" w:hAnsi="Helvetica"/>
                <w:color w:val="333333"/>
                <w:sz w:val="21"/>
                <w:szCs w:val="21"/>
              </w:rPr>
            </w:rPrChange>
          </w:rPr>
          <w:t xml:space="preserve"> </w:t>
        </w:r>
        <w:r w:rsidRPr="00A716F3">
          <w:rPr>
            <w:rFonts w:hint="eastAsia"/>
            <w:sz w:val="28"/>
            <w:szCs w:val="28"/>
            <w:rPrChange w:id="1043" w:author="Airat Shigapov" w:date="2021-10-27T22:04:00Z">
              <w:rPr>
                <w:rFonts w:ascii="Helvetica" w:hAnsi="Helvetica" w:hint="eastAsia"/>
                <w:color w:val="333333"/>
                <w:sz w:val="21"/>
                <w:szCs w:val="21"/>
              </w:rPr>
            </w:rPrChange>
          </w:rPr>
          <w:t>опи</w:t>
        </w:r>
        <w:r w:rsidRPr="00A716F3">
          <w:rPr>
            <w:sz w:val="28"/>
            <w:szCs w:val="28"/>
            <w:rPrChange w:id="1044" w:author="Airat Shigapov" w:date="2021-10-27T22:04:00Z">
              <w:rPr>
                <w:rFonts w:ascii="Helvetica" w:hAnsi="Helvetica"/>
                <w:color w:val="333333"/>
                <w:sz w:val="21"/>
                <w:szCs w:val="21"/>
              </w:rPr>
            </w:rPrChange>
          </w:rPr>
          <w:softHyphen/>
        </w:r>
        <w:r w:rsidRPr="00A716F3">
          <w:rPr>
            <w:rFonts w:hint="eastAsia"/>
            <w:sz w:val="28"/>
            <w:szCs w:val="28"/>
            <w:rPrChange w:id="1045" w:author="Airat Shigapov" w:date="2021-10-27T22:04:00Z">
              <w:rPr>
                <w:rFonts w:ascii="Helvetica" w:hAnsi="Helvetica" w:hint="eastAsia"/>
                <w:color w:val="333333"/>
                <w:sz w:val="21"/>
                <w:szCs w:val="21"/>
              </w:rPr>
            </w:rPrChange>
          </w:rPr>
          <w:t>сывается</w:t>
        </w:r>
        <w:r w:rsidRPr="00A716F3">
          <w:rPr>
            <w:sz w:val="28"/>
            <w:szCs w:val="28"/>
            <w:rPrChange w:id="1046" w:author="Airat Shigapov" w:date="2021-10-27T22:04:00Z">
              <w:rPr>
                <w:rFonts w:ascii="Helvetica" w:hAnsi="Helvetica"/>
                <w:color w:val="333333"/>
                <w:sz w:val="21"/>
                <w:szCs w:val="21"/>
              </w:rPr>
            </w:rPrChange>
          </w:rPr>
          <w:t xml:space="preserve"> </w:t>
        </w:r>
        <w:r w:rsidRPr="00A716F3">
          <w:rPr>
            <w:rFonts w:hint="eastAsia"/>
            <w:sz w:val="28"/>
            <w:szCs w:val="28"/>
            <w:rPrChange w:id="1047" w:author="Airat Shigapov" w:date="2021-10-27T22:04:00Z">
              <w:rPr>
                <w:rFonts w:ascii="Helvetica" w:hAnsi="Helvetica" w:hint="eastAsia"/>
                <w:color w:val="333333"/>
                <w:sz w:val="21"/>
                <w:szCs w:val="21"/>
              </w:rPr>
            </w:rPrChange>
          </w:rPr>
          <w:t>отдельно</w:t>
        </w:r>
        <w:r w:rsidRPr="00A716F3">
          <w:rPr>
            <w:sz w:val="28"/>
            <w:szCs w:val="28"/>
            <w:rPrChange w:id="1048" w:author="Airat Shigapov" w:date="2021-10-27T22:04:00Z">
              <w:rPr>
                <w:rFonts w:ascii="Helvetica" w:hAnsi="Helvetica"/>
                <w:color w:val="333333"/>
                <w:sz w:val="21"/>
                <w:szCs w:val="21"/>
              </w:rPr>
            </w:rPrChange>
          </w:rPr>
          <w:t xml:space="preserve"> (</w:t>
        </w:r>
        <w:r w:rsidRPr="00A716F3">
          <w:rPr>
            <w:rFonts w:hint="eastAsia"/>
            <w:sz w:val="28"/>
            <w:szCs w:val="28"/>
            <w:rPrChange w:id="1049" w:author="Airat Shigapov" w:date="2021-10-27T22:04:00Z">
              <w:rPr>
                <w:rFonts w:ascii="Helvetica" w:hAnsi="Helvetica" w:hint="eastAsia"/>
                <w:color w:val="333333"/>
                <w:sz w:val="21"/>
                <w:szCs w:val="21"/>
              </w:rPr>
            </w:rPrChange>
          </w:rPr>
          <w:t>диаграммы</w:t>
        </w:r>
        <w:r w:rsidRPr="00A716F3">
          <w:rPr>
            <w:sz w:val="28"/>
            <w:szCs w:val="28"/>
            <w:rPrChange w:id="1050" w:author="Airat Shigapov" w:date="2021-10-27T22:04:00Z">
              <w:rPr>
                <w:rFonts w:ascii="Helvetica" w:hAnsi="Helvetica"/>
                <w:color w:val="333333"/>
                <w:sz w:val="21"/>
                <w:szCs w:val="21"/>
              </w:rPr>
            </w:rPrChange>
          </w:rPr>
          <w:t xml:space="preserve"> </w:t>
        </w:r>
        <w:r w:rsidRPr="00A716F3">
          <w:rPr>
            <w:rFonts w:hint="eastAsia"/>
            <w:sz w:val="28"/>
            <w:szCs w:val="28"/>
            <w:rPrChange w:id="1051" w:author="Airat Shigapov" w:date="2021-10-27T22:04:00Z">
              <w:rPr>
                <w:rFonts w:ascii="Helvetica" w:hAnsi="Helvetica" w:hint="eastAsia"/>
                <w:color w:val="333333"/>
                <w:sz w:val="21"/>
                <w:szCs w:val="21"/>
              </w:rPr>
            </w:rPrChange>
          </w:rPr>
          <w:t>декомпозиции</w:t>
        </w:r>
        <w:r w:rsidRPr="00A716F3">
          <w:rPr>
            <w:sz w:val="28"/>
            <w:szCs w:val="28"/>
            <w:rPrChange w:id="1052" w:author="Airat Shigapov" w:date="2021-10-27T22:04:00Z">
              <w:rPr>
                <w:rFonts w:ascii="Helvetica" w:hAnsi="Helvetica"/>
                <w:color w:val="333333"/>
                <w:sz w:val="21"/>
                <w:szCs w:val="21"/>
              </w:rPr>
            </w:rPrChange>
          </w:rPr>
          <w:t xml:space="preserve">). </w:t>
        </w:r>
        <w:r w:rsidRPr="00A716F3">
          <w:rPr>
            <w:rFonts w:hint="eastAsia"/>
            <w:sz w:val="28"/>
            <w:szCs w:val="28"/>
            <w:rPrChange w:id="1053" w:author="Airat Shigapov" w:date="2021-10-27T22:04:00Z">
              <w:rPr>
                <w:rFonts w:ascii="Helvetica" w:hAnsi="Helvetica" w:hint="eastAsia"/>
                <w:color w:val="333333"/>
                <w:sz w:val="21"/>
                <w:szCs w:val="21"/>
              </w:rPr>
            </w:rPrChange>
          </w:rPr>
          <w:t>Затем</w:t>
        </w:r>
        <w:r w:rsidRPr="00A716F3">
          <w:rPr>
            <w:sz w:val="28"/>
            <w:szCs w:val="28"/>
            <w:rPrChange w:id="1054" w:author="Airat Shigapov" w:date="2021-10-27T22:04:00Z">
              <w:rPr>
                <w:rFonts w:ascii="Helvetica" w:hAnsi="Helvetica"/>
                <w:color w:val="333333"/>
                <w:sz w:val="21"/>
                <w:szCs w:val="21"/>
              </w:rPr>
            </w:rPrChange>
          </w:rPr>
          <w:t xml:space="preserve"> </w:t>
        </w:r>
        <w:r w:rsidRPr="00A716F3">
          <w:rPr>
            <w:rFonts w:hint="eastAsia"/>
            <w:sz w:val="28"/>
            <w:szCs w:val="28"/>
            <w:rPrChange w:id="1055" w:author="Airat Shigapov" w:date="2021-10-27T22:04:00Z">
              <w:rPr>
                <w:rFonts w:ascii="Helvetica" w:hAnsi="Helvetica" w:hint="eastAsia"/>
                <w:color w:val="333333"/>
                <w:sz w:val="21"/>
                <w:szCs w:val="21"/>
              </w:rPr>
            </w:rPrChange>
          </w:rPr>
          <w:t>каждая</w:t>
        </w:r>
        <w:r w:rsidRPr="00A716F3">
          <w:rPr>
            <w:sz w:val="28"/>
            <w:szCs w:val="28"/>
            <w:rPrChange w:id="1056" w:author="Airat Shigapov" w:date="2021-10-27T22:04:00Z">
              <w:rPr>
                <w:rFonts w:ascii="Helvetica" w:hAnsi="Helvetica"/>
                <w:color w:val="333333"/>
                <w:sz w:val="21"/>
                <w:szCs w:val="21"/>
              </w:rPr>
            </w:rPrChange>
          </w:rPr>
          <w:t xml:space="preserve"> </w:t>
        </w:r>
        <w:r w:rsidRPr="00A716F3">
          <w:rPr>
            <w:rFonts w:hint="eastAsia"/>
            <w:sz w:val="28"/>
            <w:szCs w:val="28"/>
            <w:rPrChange w:id="1057" w:author="Airat Shigapov" w:date="2021-10-27T22:04:00Z">
              <w:rPr>
                <w:rFonts w:ascii="Helvetica" w:hAnsi="Helvetica" w:hint="eastAsia"/>
                <w:color w:val="333333"/>
                <w:sz w:val="21"/>
                <w:szCs w:val="21"/>
              </w:rPr>
            </w:rPrChange>
          </w:rPr>
          <w:t>подсистема</w:t>
        </w:r>
        <w:r w:rsidRPr="00A716F3">
          <w:rPr>
            <w:sz w:val="28"/>
            <w:szCs w:val="28"/>
            <w:rPrChange w:id="1058" w:author="Airat Shigapov" w:date="2021-10-27T22:04:00Z">
              <w:rPr>
                <w:rFonts w:ascii="Helvetica" w:hAnsi="Helvetica"/>
                <w:color w:val="333333"/>
                <w:sz w:val="21"/>
                <w:szCs w:val="21"/>
              </w:rPr>
            </w:rPrChange>
          </w:rPr>
          <w:t xml:space="preserve"> </w:t>
        </w:r>
        <w:r w:rsidRPr="00A716F3">
          <w:rPr>
            <w:rFonts w:hint="eastAsia"/>
            <w:sz w:val="28"/>
            <w:szCs w:val="28"/>
            <w:rPrChange w:id="1059" w:author="Airat Shigapov" w:date="2021-10-27T22:04:00Z">
              <w:rPr>
                <w:rFonts w:ascii="Helvetica" w:hAnsi="Helvetica" w:hint="eastAsia"/>
                <w:color w:val="333333"/>
                <w:sz w:val="21"/>
                <w:szCs w:val="21"/>
              </w:rPr>
            </w:rPrChange>
          </w:rPr>
          <w:t>разбивается</w:t>
        </w:r>
        <w:r w:rsidRPr="00A716F3">
          <w:rPr>
            <w:sz w:val="28"/>
            <w:szCs w:val="28"/>
            <w:rPrChange w:id="1060" w:author="Airat Shigapov" w:date="2021-10-27T22:04:00Z">
              <w:rPr>
                <w:rFonts w:ascii="Helvetica" w:hAnsi="Helvetica"/>
                <w:color w:val="333333"/>
                <w:sz w:val="21"/>
                <w:szCs w:val="21"/>
              </w:rPr>
            </w:rPrChange>
          </w:rPr>
          <w:t xml:space="preserve"> </w:t>
        </w:r>
        <w:r w:rsidRPr="00A716F3">
          <w:rPr>
            <w:rFonts w:hint="eastAsia"/>
            <w:sz w:val="28"/>
            <w:szCs w:val="28"/>
            <w:rPrChange w:id="1061" w:author="Airat Shigapov" w:date="2021-10-27T22:04:00Z">
              <w:rPr>
                <w:rFonts w:ascii="Helvetica" w:hAnsi="Helvetica" w:hint="eastAsia"/>
                <w:color w:val="333333"/>
                <w:sz w:val="21"/>
                <w:szCs w:val="21"/>
              </w:rPr>
            </w:rPrChange>
          </w:rPr>
          <w:t>на</w:t>
        </w:r>
        <w:r w:rsidRPr="00A716F3">
          <w:rPr>
            <w:sz w:val="28"/>
            <w:szCs w:val="28"/>
            <w:rPrChange w:id="1062" w:author="Airat Shigapov" w:date="2021-10-27T22:04:00Z">
              <w:rPr>
                <w:rFonts w:ascii="Helvetica" w:hAnsi="Helvetica"/>
                <w:color w:val="333333"/>
                <w:sz w:val="21"/>
                <w:szCs w:val="21"/>
              </w:rPr>
            </w:rPrChange>
          </w:rPr>
          <w:t xml:space="preserve"> </w:t>
        </w:r>
        <w:r w:rsidRPr="00A716F3">
          <w:rPr>
            <w:rFonts w:hint="eastAsia"/>
            <w:sz w:val="28"/>
            <w:szCs w:val="28"/>
            <w:rPrChange w:id="1063" w:author="Airat Shigapov" w:date="2021-10-27T22:04:00Z">
              <w:rPr>
                <w:rFonts w:ascii="Helvetica" w:hAnsi="Helvetica" w:hint="eastAsia"/>
                <w:color w:val="333333"/>
                <w:sz w:val="21"/>
                <w:szCs w:val="21"/>
              </w:rPr>
            </w:rPrChange>
          </w:rPr>
          <w:t>более</w:t>
        </w:r>
        <w:r w:rsidRPr="00A716F3">
          <w:rPr>
            <w:sz w:val="28"/>
            <w:szCs w:val="28"/>
            <w:rPrChange w:id="1064" w:author="Airat Shigapov" w:date="2021-10-27T22:04:00Z">
              <w:rPr>
                <w:rFonts w:ascii="Helvetica" w:hAnsi="Helvetica"/>
                <w:color w:val="333333"/>
                <w:sz w:val="21"/>
                <w:szCs w:val="21"/>
              </w:rPr>
            </w:rPrChange>
          </w:rPr>
          <w:t xml:space="preserve"> </w:t>
        </w:r>
        <w:r w:rsidRPr="00A716F3">
          <w:rPr>
            <w:rFonts w:hint="eastAsia"/>
            <w:sz w:val="28"/>
            <w:szCs w:val="28"/>
            <w:rPrChange w:id="1065" w:author="Airat Shigapov" w:date="2021-10-27T22:04:00Z">
              <w:rPr>
                <w:rFonts w:ascii="Helvetica" w:hAnsi="Helvetica" w:hint="eastAsia"/>
                <w:color w:val="333333"/>
                <w:sz w:val="21"/>
                <w:szCs w:val="21"/>
              </w:rPr>
            </w:rPrChange>
          </w:rPr>
          <w:t>мелкие</w:t>
        </w:r>
        <w:r w:rsidRPr="00A716F3">
          <w:rPr>
            <w:sz w:val="28"/>
            <w:szCs w:val="28"/>
            <w:rPrChange w:id="1066" w:author="Airat Shigapov" w:date="2021-10-27T22:04:00Z">
              <w:rPr>
                <w:rFonts w:ascii="Helvetica" w:hAnsi="Helvetica"/>
                <w:color w:val="333333"/>
                <w:sz w:val="21"/>
                <w:szCs w:val="21"/>
              </w:rPr>
            </w:rPrChange>
          </w:rPr>
          <w:t xml:space="preserve"> </w:t>
        </w:r>
        <w:r w:rsidRPr="00A716F3">
          <w:rPr>
            <w:rFonts w:hint="eastAsia"/>
            <w:sz w:val="28"/>
            <w:szCs w:val="28"/>
            <w:rPrChange w:id="1067" w:author="Airat Shigapov" w:date="2021-10-27T22:04:00Z">
              <w:rPr>
                <w:rFonts w:ascii="Helvetica" w:hAnsi="Helvetica" w:hint="eastAsia"/>
                <w:color w:val="333333"/>
                <w:sz w:val="21"/>
                <w:szCs w:val="21"/>
              </w:rPr>
            </w:rPrChange>
          </w:rPr>
          <w:t>и</w:t>
        </w:r>
        <w:r w:rsidRPr="00A716F3">
          <w:rPr>
            <w:sz w:val="28"/>
            <w:szCs w:val="28"/>
            <w:rPrChange w:id="1068" w:author="Airat Shigapov" w:date="2021-10-27T22:04:00Z">
              <w:rPr>
                <w:rFonts w:ascii="Helvetica" w:hAnsi="Helvetica"/>
                <w:color w:val="333333"/>
                <w:sz w:val="21"/>
                <w:szCs w:val="21"/>
              </w:rPr>
            </w:rPrChange>
          </w:rPr>
          <w:t xml:space="preserve"> </w:t>
        </w:r>
        <w:r w:rsidRPr="00A716F3">
          <w:rPr>
            <w:rFonts w:hint="eastAsia"/>
            <w:sz w:val="28"/>
            <w:szCs w:val="28"/>
            <w:rPrChange w:id="1069" w:author="Airat Shigapov" w:date="2021-10-27T22:04:00Z">
              <w:rPr>
                <w:rFonts w:ascii="Helvetica" w:hAnsi="Helvetica" w:hint="eastAsia"/>
                <w:color w:val="333333"/>
                <w:sz w:val="21"/>
                <w:szCs w:val="21"/>
              </w:rPr>
            </w:rPrChange>
          </w:rPr>
          <w:t>так</w:t>
        </w:r>
        <w:r w:rsidRPr="00A716F3">
          <w:rPr>
            <w:sz w:val="28"/>
            <w:szCs w:val="28"/>
            <w:rPrChange w:id="1070" w:author="Airat Shigapov" w:date="2021-10-27T22:04:00Z">
              <w:rPr>
                <w:rFonts w:ascii="Helvetica" w:hAnsi="Helvetica"/>
                <w:color w:val="333333"/>
                <w:sz w:val="21"/>
                <w:szCs w:val="21"/>
              </w:rPr>
            </w:rPrChange>
          </w:rPr>
          <w:t xml:space="preserve"> </w:t>
        </w:r>
        <w:r w:rsidRPr="00A716F3">
          <w:rPr>
            <w:rFonts w:hint="eastAsia"/>
            <w:sz w:val="28"/>
            <w:szCs w:val="28"/>
            <w:rPrChange w:id="1071" w:author="Airat Shigapov" w:date="2021-10-27T22:04:00Z">
              <w:rPr>
                <w:rFonts w:ascii="Helvetica" w:hAnsi="Helvetica" w:hint="eastAsia"/>
                <w:color w:val="333333"/>
                <w:sz w:val="21"/>
                <w:szCs w:val="21"/>
              </w:rPr>
            </w:rPrChange>
          </w:rPr>
          <w:t>далее</w:t>
        </w:r>
        <w:r w:rsidRPr="00A716F3">
          <w:rPr>
            <w:sz w:val="28"/>
            <w:szCs w:val="28"/>
            <w:rPrChange w:id="1072" w:author="Airat Shigapov" w:date="2021-10-27T22:04:00Z">
              <w:rPr>
                <w:rFonts w:ascii="Helvetica" w:hAnsi="Helvetica"/>
                <w:color w:val="333333"/>
                <w:sz w:val="21"/>
                <w:szCs w:val="21"/>
              </w:rPr>
            </w:rPrChange>
          </w:rPr>
          <w:t xml:space="preserve"> </w:t>
        </w:r>
        <w:r w:rsidRPr="00A716F3">
          <w:rPr>
            <w:rFonts w:hint="eastAsia"/>
            <w:sz w:val="28"/>
            <w:szCs w:val="28"/>
            <w:rPrChange w:id="1073" w:author="Airat Shigapov" w:date="2021-10-27T22:04:00Z">
              <w:rPr>
                <w:rFonts w:ascii="Helvetica" w:hAnsi="Helvetica" w:hint="eastAsia"/>
                <w:color w:val="333333"/>
                <w:sz w:val="21"/>
                <w:szCs w:val="21"/>
              </w:rPr>
            </w:rPrChange>
          </w:rPr>
          <w:t>до</w:t>
        </w:r>
        <w:r w:rsidRPr="00A716F3">
          <w:rPr>
            <w:sz w:val="28"/>
            <w:szCs w:val="28"/>
            <w:rPrChange w:id="1074" w:author="Airat Shigapov" w:date="2021-10-27T22:04:00Z">
              <w:rPr>
                <w:rFonts w:ascii="Helvetica" w:hAnsi="Helvetica"/>
                <w:color w:val="333333"/>
                <w:sz w:val="21"/>
                <w:szCs w:val="21"/>
              </w:rPr>
            </w:rPrChange>
          </w:rPr>
          <w:t xml:space="preserve"> </w:t>
        </w:r>
        <w:r w:rsidRPr="00A716F3">
          <w:rPr>
            <w:rFonts w:hint="eastAsia"/>
            <w:sz w:val="28"/>
            <w:szCs w:val="28"/>
            <w:rPrChange w:id="1075" w:author="Airat Shigapov" w:date="2021-10-27T22:04:00Z">
              <w:rPr>
                <w:rFonts w:ascii="Helvetica" w:hAnsi="Helvetica" w:hint="eastAsia"/>
                <w:color w:val="333333"/>
                <w:sz w:val="21"/>
                <w:szCs w:val="21"/>
              </w:rPr>
            </w:rPrChange>
          </w:rPr>
          <w:t>достижения</w:t>
        </w:r>
        <w:r w:rsidRPr="00A716F3">
          <w:rPr>
            <w:sz w:val="28"/>
            <w:szCs w:val="28"/>
            <w:rPrChange w:id="1076" w:author="Airat Shigapov" w:date="2021-10-27T22:04:00Z">
              <w:rPr>
                <w:rFonts w:ascii="Helvetica" w:hAnsi="Helvetica"/>
                <w:color w:val="333333"/>
                <w:sz w:val="21"/>
                <w:szCs w:val="21"/>
              </w:rPr>
            </w:rPrChange>
          </w:rPr>
          <w:t xml:space="preserve"> </w:t>
        </w:r>
        <w:r w:rsidRPr="00A716F3">
          <w:rPr>
            <w:rFonts w:hint="eastAsia"/>
            <w:sz w:val="28"/>
            <w:szCs w:val="28"/>
            <w:rPrChange w:id="1077" w:author="Airat Shigapov" w:date="2021-10-27T22:04:00Z">
              <w:rPr>
                <w:rFonts w:ascii="Helvetica" w:hAnsi="Helvetica" w:hint="eastAsia"/>
                <w:color w:val="333333"/>
                <w:sz w:val="21"/>
                <w:szCs w:val="21"/>
              </w:rPr>
            </w:rPrChange>
          </w:rPr>
          <w:t>нужной</w:t>
        </w:r>
        <w:r w:rsidRPr="00A716F3">
          <w:rPr>
            <w:sz w:val="28"/>
            <w:szCs w:val="28"/>
            <w:rPrChange w:id="1078" w:author="Airat Shigapov" w:date="2021-10-27T22:04:00Z">
              <w:rPr>
                <w:rFonts w:ascii="Helvetica" w:hAnsi="Helvetica"/>
                <w:color w:val="333333"/>
                <w:sz w:val="21"/>
                <w:szCs w:val="21"/>
              </w:rPr>
            </w:rPrChange>
          </w:rPr>
          <w:t xml:space="preserve"> </w:t>
        </w:r>
        <w:r w:rsidRPr="00A716F3">
          <w:rPr>
            <w:rFonts w:hint="eastAsia"/>
            <w:sz w:val="28"/>
            <w:szCs w:val="28"/>
            <w:rPrChange w:id="1079" w:author="Airat Shigapov" w:date="2021-10-27T22:04:00Z">
              <w:rPr>
                <w:rFonts w:ascii="Helvetica" w:hAnsi="Helvetica" w:hint="eastAsia"/>
                <w:color w:val="333333"/>
                <w:sz w:val="21"/>
                <w:szCs w:val="21"/>
              </w:rPr>
            </w:rPrChange>
          </w:rPr>
          <w:t>степени</w:t>
        </w:r>
        <w:r w:rsidRPr="00A716F3">
          <w:rPr>
            <w:sz w:val="28"/>
            <w:szCs w:val="28"/>
            <w:rPrChange w:id="1080" w:author="Airat Shigapov" w:date="2021-10-27T22:04:00Z">
              <w:rPr>
                <w:rFonts w:ascii="Helvetica" w:hAnsi="Helvetica"/>
                <w:color w:val="333333"/>
                <w:sz w:val="21"/>
                <w:szCs w:val="21"/>
              </w:rPr>
            </w:rPrChange>
          </w:rPr>
          <w:t xml:space="preserve"> </w:t>
        </w:r>
        <w:r w:rsidRPr="00A716F3">
          <w:rPr>
            <w:rFonts w:hint="eastAsia"/>
            <w:sz w:val="28"/>
            <w:szCs w:val="28"/>
            <w:rPrChange w:id="1081" w:author="Airat Shigapov" w:date="2021-10-27T22:04:00Z">
              <w:rPr>
                <w:rFonts w:ascii="Helvetica" w:hAnsi="Helvetica" w:hint="eastAsia"/>
                <w:color w:val="333333"/>
                <w:sz w:val="21"/>
                <w:szCs w:val="21"/>
              </w:rPr>
            </w:rPrChange>
          </w:rPr>
          <w:t>подробности</w:t>
        </w:r>
        <w:r w:rsidRPr="00A716F3">
          <w:rPr>
            <w:sz w:val="28"/>
            <w:szCs w:val="28"/>
            <w:rPrChange w:id="1082" w:author="Airat Shigapov" w:date="2021-10-27T22:04:00Z">
              <w:rPr>
                <w:rFonts w:ascii="Helvetica" w:hAnsi="Helvetica"/>
                <w:color w:val="333333"/>
                <w:sz w:val="21"/>
                <w:szCs w:val="21"/>
              </w:rPr>
            </w:rPrChange>
          </w:rPr>
          <w:t>.</w:t>
        </w:r>
      </w:ins>
    </w:p>
    <w:p w14:paraId="0B3D0352" w14:textId="14B74CEC" w:rsidR="00A716F3" w:rsidRPr="00A716F3" w:rsidRDefault="00A716F3">
      <w:pPr>
        <w:pStyle w:val="a4"/>
        <w:shd w:val="clear" w:color="auto" w:fill="FFFFFF"/>
        <w:spacing w:before="0" w:beforeAutospacing="0" w:after="0" w:afterAutospacing="0" w:line="360" w:lineRule="auto"/>
        <w:ind w:firstLine="709"/>
        <w:jc w:val="both"/>
        <w:rPr>
          <w:ins w:id="1083" w:author="Airat Shigapov" w:date="2021-10-27T22:03:00Z"/>
          <w:sz w:val="28"/>
          <w:szCs w:val="28"/>
          <w:rPrChange w:id="1084" w:author="Airat Shigapov" w:date="2021-10-27T22:04:00Z">
            <w:rPr>
              <w:ins w:id="1085" w:author="Airat Shigapov" w:date="2021-10-27T22:03:00Z"/>
              <w:rFonts w:ascii="Helvetica" w:hAnsi="Helvetica"/>
              <w:color w:val="333333"/>
              <w:sz w:val="21"/>
              <w:szCs w:val="21"/>
            </w:rPr>
          </w:rPrChange>
        </w:rPr>
        <w:pPrChange w:id="1086" w:author="Airat Shigapov" w:date="2021-10-27T22:03:00Z">
          <w:pPr>
            <w:pStyle w:val="a4"/>
            <w:shd w:val="clear" w:color="auto" w:fill="FFFFFF"/>
            <w:spacing w:before="0" w:beforeAutospacing="0" w:after="150" w:afterAutospacing="0"/>
            <w:ind w:firstLine="375"/>
            <w:jc w:val="both"/>
          </w:pPr>
        </w:pPrChange>
      </w:pPr>
      <w:ins w:id="1087" w:author="Airat Shigapov" w:date="2021-10-27T22:03:00Z">
        <w:r w:rsidRPr="00A716F3">
          <w:rPr>
            <w:rFonts w:hint="eastAsia"/>
            <w:sz w:val="28"/>
            <w:szCs w:val="28"/>
            <w:rPrChange w:id="1088" w:author="Airat Shigapov" w:date="2021-10-27T22:04:00Z">
              <w:rPr>
                <w:rFonts w:ascii="Helvetica" w:hAnsi="Helvetica" w:hint="eastAsia"/>
                <w:color w:val="333333"/>
                <w:sz w:val="21"/>
                <w:szCs w:val="21"/>
              </w:rPr>
            </w:rPrChange>
          </w:rPr>
          <w:lastRenderedPageBreak/>
          <w:t>Каждая </w:t>
        </w:r>
      </w:ins>
      <w:ins w:id="1089" w:author="Airat Shigapov" w:date="2021-11-09T10:50:00Z">
        <w:r w:rsidR="00C25C70" w:rsidRPr="00A716F3">
          <w:rPr>
            <w:rStyle w:val="a5"/>
            <w:b w:val="0"/>
            <w:bCs w:val="0"/>
            <w:sz w:val="28"/>
            <w:szCs w:val="28"/>
          </w:rPr>
          <w:t>IDEF0-диаграмм,</w:t>
        </w:r>
      </w:ins>
      <w:ins w:id="1090" w:author="Airat Shigapov" w:date="2021-10-27T22:03:00Z">
        <w:r w:rsidRPr="00A716F3">
          <w:rPr>
            <w:sz w:val="28"/>
            <w:szCs w:val="28"/>
            <w:rPrChange w:id="1091" w:author="Airat Shigapov" w:date="2021-10-27T22:04:00Z">
              <w:rPr>
                <w:rFonts w:ascii="Helvetica" w:hAnsi="Helvetica"/>
                <w:color w:val="333333"/>
                <w:sz w:val="21"/>
                <w:szCs w:val="21"/>
              </w:rPr>
            </w:rPrChange>
          </w:rPr>
          <w:t> </w:t>
        </w:r>
        <w:r w:rsidRPr="00A716F3">
          <w:rPr>
            <w:rFonts w:hint="eastAsia"/>
            <w:sz w:val="28"/>
            <w:szCs w:val="28"/>
            <w:rPrChange w:id="1092" w:author="Airat Shigapov" w:date="2021-10-27T22:04:00Z">
              <w:rPr>
                <w:rFonts w:ascii="Helvetica" w:hAnsi="Helvetica" w:hint="eastAsia"/>
                <w:color w:val="333333"/>
                <w:sz w:val="21"/>
                <w:szCs w:val="21"/>
              </w:rPr>
            </w:rPrChange>
          </w:rPr>
          <w:t>а</w:t>
        </w:r>
        <w:r w:rsidRPr="00A716F3">
          <w:rPr>
            <w:sz w:val="28"/>
            <w:szCs w:val="28"/>
            <w:rPrChange w:id="1093" w:author="Airat Shigapov" w:date="2021-10-27T22:04:00Z">
              <w:rPr>
                <w:rFonts w:ascii="Helvetica" w:hAnsi="Helvetica"/>
                <w:color w:val="333333"/>
                <w:sz w:val="21"/>
                <w:szCs w:val="21"/>
              </w:rPr>
            </w:rPrChange>
          </w:rPr>
          <w:t xml:space="preserve"> </w:t>
        </w:r>
        <w:r w:rsidRPr="00A716F3">
          <w:rPr>
            <w:rFonts w:hint="eastAsia"/>
            <w:sz w:val="28"/>
            <w:szCs w:val="28"/>
            <w:rPrChange w:id="1094" w:author="Airat Shigapov" w:date="2021-10-27T22:04:00Z">
              <w:rPr>
                <w:rFonts w:ascii="Helvetica" w:hAnsi="Helvetica" w:hint="eastAsia"/>
                <w:color w:val="333333"/>
                <w:sz w:val="21"/>
                <w:szCs w:val="21"/>
              </w:rPr>
            </w:rPrChange>
          </w:rPr>
          <w:t>содержит</w:t>
        </w:r>
        <w:r w:rsidRPr="00A716F3">
          <w:rPr>
            <w:sz w:val="28"/>
            <w:szCs w:val="28"/>
            <w:rPrChange w:id="1095" w:author="Airat Shigapov" w:date="2021-10-27T22:04:00Z">
              <w:rPr>
                <w:rFonts w:ascii="Helvetica" w:hAnsi="Helvetica"/>
                <w:color w:val="333333"/>
                <w:sz w:val="21"/>
                <w:szCs w:val="21"/>
              </w:rPr>
            </w:rPrChange>
          </w:rPr>
          <w:t xml:space="preserve"> </w:t>
        </w:r>
        <w:r w:rsidRPr="00A716F3">
          <w:rPr>
            <w:rFonts w:hint="eastAsia"/>
            <w:sz w:val="28"/>
            <w:szCs w:val="28"/>
            <w:rPrChange w:id="1096" w:author="Airat Shigapov" w:date="2021-10-27T22:04:00Z">
              <w:rPr>
                <w:rFonts w:ascii="Helvetica" w:hAnsi="Helvetica" w:hint="eastAsia"/>
                <w:color w:val="333333"/>
                <w:sz w:val="21"/>
                <w:szCs w:val="21"/>
              </w:rPr>
            </w:rPrChange>
          </w:rPr>
          <w:t>блоки</w:t>
        </w:r>
        <w:r w:rsidRPr="00A716F3">
          <w:rPr>
            <w:sz w:val="28"/>
            <w:szCs w:val="28"/>
            <w:rPrChange w:id="1097" w:author="Airat Shigapov" w:date="2021-10-27T22:04:00Z">
              <w:rPr>
                <w:rFonts w:ascii="Helvetica" w:hAnsi="Helvetica"/>
                <w:color w:val="333333"/>
                <w:sz w:val="21"/>
                <w:szCs w:val="21"/>
              </w:rPr>
            </w:rPrChange>
          </w:rPr>
          <w:t xml:space="preserve"> </w:t>
        </w:r>
        <w:r w:rsidRPr="00A716F3">
          <w:rPr>
            <w:rFonts w:hint="eastAsia"/>
            <w:sz w:val="28"/>
            <w:szCs w:val="28"/>
            <w:rPrChange w:id="1098" w:author="Airat Shigapov" w:date="2021-10-27T22:04:00Z">
              <w:rPr>
                <w:rFonts w:ascii="Helvetica" w:hAnsi="Helvetica" w:hint="eastAsia"/>
                <w:color w:val="333333"/>
                <w:sz w:val="21"/>
                <w:szCs w:val="21"/>
              </w:rPr>
            </w:rPrChange>
          </w:rPr>
          <w:t>и</w:t>
        </w:r>
        <w:r w:rsidRPr="00A716F3">
          <w:rPr>
            <w:sz w:val="28"/>
            <w:szCs w:val="28"/>
            <w:rPrChange w:id="1099" w:author="Airat Shigapov" w:date="2021-10-27T22:04:00Z">
              <w:rPr>
                <w:rFonts w:ascii="Helvetica" w:hAnsi="Helvetica"/>
                <w:color w:val="333333"/>
                <w:sz w:val="21"/>
                <w:szCs w:val="21"/>
              </w:rPr>
            </w:rPrChange>
          </w:rPr>
          <w:t xml:space="preserve"> </w:t>
        </w:r>
        <w:r w:rsidRPr="00A716F3">
          <w:rPr>
            <w:rFonts w:hint="eastAsia"/>
            <w:sz w:val="28"/>
            <w:szCs w:val="28"/>
            <w:rPrChange w:id="1100" w:author="Airat Shigapov" w:date="2021-10-27T22:04:00Z">
              <w:rPr>
                <w:rFonts w:ascii="Helvetica" w:hAnsi="Helvetica" w:hint="eastAsia"/>
                <w:color w:val="333333"/>
                <w:sz w:val="21"/>
                <w:szCs w:val="21"/>
              </w:rPr>
            </w:rPrChange>
          </w:rPr>
          <w:t>дуги</w:t>
        </w:r>
        <w:r w:rsidRPr="00A716F3">
          <w:rPr>
            <w:sz w:val="28"/>
            <w:szCs w:val="28"/>
            <w:rPrChange w:id="1101" w:author="Airat Shigapov" w:date="2021-10-27T22:04:00Z">
              <w:rPr>
                <w:rFonts w:ascii="Helvetica" w:hAnsi="Helvetica"/>
                <w:color w:val="333333"/>
                <w:sz w:val="21"/>
                <w:szCs w:val="21"/>
              </w:rPr>
            </w:rPrChange>
          </w:rPr>
          <w:t xml:space="preserve">. </w:t>
        </w:r>
        <w:r w:rsidRPr="00A716F3">
          <w:rPr>
            <w:rFonts w:hint="eastAsia"/>
            <w:sz w:val="28"/>
            <w:szCs w:val="28"/>
            <w:rPrChange w:id="1102" w:author="Airat Shigapov" w:date="2021-10-27T22:04:00Z">
              <w:rPr>
                <w:rFonts w:ascii="Helvetica" w:hAnsi="Helvetica" w:hint="eastAsia"/>
                <w:color w:val="333333"/>
                <w:sz w:val="21"/>
                <w:szCs w:val="21"/>
              </w:rPr>
            </w:rPrChange>
          </w:rPr>
          <w:t>Блоки</w:t>
        </w:r>
        <w:r w:rsidRPr="00A716F3">
          <w:rPr>
            <w:sz w:val="28"/>
            <w:szCs w:val="28"/>
            <w:rPrChange w:id="1103" w:author="Airat Shigapov" w:date="2021-10-27T22:04:00Z">
              <w:rPr>
                <w:rFonts w:ascii="Helvetica" w:hAnsi="Helvetica"/>
                <w:color w:val="333333"/>
                <w:sz w:val="21"/>
                <w:szCs w:val="21"/>
              </w:rPr>
            </w:rPrChange>
          </w:rPr>
          <w:t xml:space="preserve"> </w:t>
        </w:r>
        <w:r w:rsidRPr="00A716F3">
          <w:rPr>
            <w:rFonts w:hint="eastAsia"/>
            <w:sz w:val="28"/>
            <w:szCs w:val="28"/>
            <w:rPrChange w:id="1104" w:author="Airat Shigapov" w:date="2021-10-27T22:04:00Z">
              <w:rPr>
                <w:rFonts w:ascii="Helvetica" w:hAnsi="Helvetica" w:hint="eastAsia"/>
                <w:color w:val="333333"/>
                <w:sz w:val="21"/>
                <w:szCs w:val="21"/>
              </w:rPr>
            </w:rPrChange>
          </w:rPr>
          <w:t>изображают</w:t>
        </w:r>
        <w:r w:rsidRPr="00A716F3">
          <w:rPr>
            <w:sz w:val="28"/>
            <w:szCs w:val="28"/>
            <w:rPrChange w:id="1105" w:author="Airat Shigapov" w:date="2021-10-27T22:04:00Z">
              <w:rPr>
                <w:rFonts w:ascii="Helvetica" w:hAnsi="Helvetica"/>
                <w:color w:val="333333"/>
                <w:sz w:val="21"/>
                <w:szCs w:val="21"/>
              </w:rPr>
            </w:rPrChange>
          </w:rPr>
          <w:t xml:space="preserve"> </w:t>
        </w:r>
        <w:r w:rsidRPr="00A716F3">
          <w:rPr>
            <w:rFonts w:hint="eastAsia"/>
            <w:sz w:val="28"/>
            <w:szCs w:val="28"/>
            <w:rPrChange w:id="1106" w:author="Airat Shigapov" w:date="2021-10-27T22:04:00Z">
              <w:rPr>
                <w:rFonts w:ascii="Helvetica" w:hAnsi="Helvetica" w:hint="eastAsia"/>
                <w:color w:val="333333"/>
                <w:sz w:val="21"/>
                <w:szCs w:val="21"/>
              </w:rPr>
            </w:rPrChange>
          </w:rPr>
          <w:t>функции</w:t>
        </w:r>
        <w:r w:rsidRPr="00A716F3">
          <w:rPr>
            <w:sz w:val="28"/>
            <w:szCs w:val="28"/>
            <w:rPrChange w:id="1107" w:author="Airat Shigapov" w:date="2021-10-27T22:04:00Z">
              <w:rPr>
                <w:rFonts w:ascii="Helvetica" w:hAnsi="Helvetica"/>
                <w:color w:val="333333"/>
                <w:sz w:val="21"/>
                <w:szCs w:val="21"/>
              </w:rPr>
            </w:rPrChange>
          </w:rPr>
          <w:t xml:space="preserve"> </w:t>
        </w:r>
        <w:r w:rsidRPr="00A716F3">
          <w:rPr>
            <w:rFonts w:hint="eastAsia"/>
            <w:sz w:val="28"/>
            <w:szCs w:val="28"/>
            <w:rPrChange w:id="1108" w:author="Airat Shigapov" w:date="2021-10-27T22:04:00Z">
              <w:rPr>
                <w:rFonts w:ascii="Helvetica" w:hAnsi="Helvetica" w:hint="eastAsia"/>
                <w:color w:val="333333"/>
                <w:sz w:val="21"/>
                <w:szCs w:val="21"/>
              </w:rPr>
            </w:rPrChange>
          </w:rPr>
          <w:t>моделируемой</w:t>
        </w:r>
        <w:r w:rsidRPr="00A716F3">
          <w:rPr>
            <w:sz w:val="28"/>
            <w:szCs w:val="28"/>
            <w:rPrChange w:id="1109" w:author="Airat Shigapov" w:date="2021-10-27T22:04:00Z">
              <w:rPr>
                <w:rFonts w:ascii="Helvetica" w:hAnsi="Helvetica"/>
                <w:color w:val="333333"/>
                <w:sz w:val="21"/>
                <w:szCs w:val="21"/>
              </w:rPr>
            </w:rPrChange>
          </w:rPr>
          <w:t xml:space="preserve"> </w:t>
        </w:r>
        <w:r w:rsidRPr="00A716F3">
          <w:rPr>
            <w:rFonts w:hint="eastAsia"/>
            <w:sz w:val="28"/>
            <w:szCs w:val="28"/>
            <w:rPrChange w:id="1110" w:author="Airat Shigapov" w:date="2021-10-27T22:04:00Z">
              <w:rPr>
                <w:rFonts w:ascii="Helvetica" w:hAnsi="Helvetica" w:hint="eastAsia"/>
                <w:color w:val="333333"/>
                <w:sz w:val="21"/>
                <w:szCs w:val="21"/>
              </w:rPr>
            </w:rPrChange>
          </w:rPr>
          <w:t>системы</w:t>
        </w:r>
        <w:r w:rsidRPr="00A716F3">
          <w:rPr>
            <w:sz w:val="28"/>
            <w:szCs w:val="28"/>
            <w:rPrChange w:id="1111" w:author="Airat Shigapov" w:date="2021-10-27T22:04:00Z">
              <w:rPr>
                <w:rFonts w:ascii="Helvetica" w:hAnsi="Helvetica"/>
                <w:color w:val="333333"/>
                <w:sz w:val="21"/>
                <w:szCs w:val="21"/>
              </w:rPr>
            </w:rPrChange>
          </w:rPr>
          <w:t xml:space="preserve">. </w:t>
        </w:r>
        <w:r w:rsidRPr="00A716F3">
          <w:rPr>
            <w:rFonts w:hint="eastAsia"/>
            <w:sz w:val="28"/>
            <w:szCs w:val="28"/>
            <w:rPrChange w:id="1112" w:author="Airat Shigapov" w:date="2021-10-27T22:04:00Z">
              <w:rPr>
                <w:rFonts w:ascii="Helvetica" w:hAnsi="Helvetica" w:hint="eastAsia"/>
                <w:color w:val="333333"/>
                <w:sz w:val="21"/>
                <w:szCs w:val="21"/>
              </w:rPr>
            </w:rPrChange>
          </w:rPr>
          <w:t>Дуги</w:t>
        </w:r>
        <w:r w:rsidRPr="00A716F3">
          <w:rPr>
            <w:sz w:val="28"/>
            <w:szCs w:val="28"/>
            <w:rPrChange w:id="1113" w:author="Airat Shigapov" w:date="2021-10-27T22:04:00Z">
              <w:rPr>
                <w:rFonts w:ascii="Helvetica" w:hAnsi="Helvetica"/>
                <w:color w:val="333333"/>
                <w:sz w:val="21"/>
                <w:szCs w:val="21"/>
              </w:rPr>
            </w:rPrChange>
          </w:rPr>
          <w:t xml:space="preserve"> </w:t>
        </w:r>
        <w:r w:rsidRPr="00A716F3">
          <w:rPr>
            <w:rFonts w:hint="eastAsia"/>
            <w:sz w:val="28"/>
            <w:szCs w:val="28"/>
            <w:rPrChange w:id="1114" w:author="Airat Shigapov" w:date="2021-10-27T22:04:00Z">
              <w:rPr>
                <w:rFonts w:ascii="Helvetica" w:hAnsi="Helvetica" w:hint="eastAsia"/>
                <w:color w:val="333333"/>
                <w:sz w:val="21"/>
                <w:szCs w:val="21"/>
              </w:rPr>
            </w:rPrChange>
          </w:rPr>
          <w:t>связывают</w:t>
        </w:r>
        <w:r w:rsidRPr="00A716F3">
          <w:rPr>
            <w:sz w:val="28"/>
            <w:szCs w:val="28"/>
            <w:rPrChange w:id="1115" w:author="Airat Shigapov" w:date="2021-10-27T22:04:00Z">
              <w:rPr>
                <w:rFonts w:ascii="Helvetica" w:hAnsi="Helvetica"/>
                <w:color w:val="333333"/>
                <w:sz w:val="21"/>
                <w:szCs w:val="21"/>
              </w:rPr>
            </w:rPrChange>
          </w:rPr>
          <w:t xml:space="preserve"> </w:t>
        </w:r>
        <w:r w:rsidRPr="00A716F3">
          <w:rPr>
            <w:rFonts w:hint="eastAsia"/>
            <w:sz w:val="28"/>
            <w:szCs w:val="28"/>
            <w:rPrChange w:id="1116" w:author="Airat Shigapov" w:date="2021-10-27T22:04:00Z">
              <w:rPr>
                <w:rFonts w:ascii="Helvetica" w:hAnsi="Helvetica" w:hint="eastAsia"/>
                <w:color w:val="333333"/>
                <w:sz w:val="21"/>
                <w:szCs w:val="21"/>
              </w:rPr>
            </w:rPrChange>
          </w:rPr>
          <w:t>блоки</w:t>
        </w:r>
        <w:r w:rsidRPr="00A716F3">
          <w:rPr>
            <w:sz w:val="28"/>
            <w:szCs w:val="28"/>
            <w:rPrChange w:id="1117" w:author="Airat Shigapov" w:date="2021-10-27T22:04:00Z">
              <w:rPr>
                <w:rFonts w:ascii="Helvetica" w:hAnsi="Helvetica"/>
                <w:color w:val="333333"/>
                <w:sz w:val="21"/>
                <w:szCs w:val="21"/>
              </w:rPr>
            </w:rPrChange>
          </w:rPr>
          <w:t xml:space="preserve"> </w:t>
        </w:r>
        <w:r w:rsidRPr="00A716F3">
          <w:rPr>
            <w:rFonts w:hint="eastAsia"/>
            <w:sz w:val="28"/>
            <w:szCs w:val="28"/>
            <w:rPrChange w:id="1118" w:author="Airat Shigapov" w:date="2021-10-27T22:04:00Z">
              <w:rPr>
                <w:rFonts w:ascii="Helvetica" w:hAnsi="Helvetica" w:hint="eastAsia"/>
                <w:color w:val="333333"/>
                <w:sz w:val="21"/>
                <w:szCs w:val="21"/>
              </w:rPr>
            </w:rPrChange>
          </w:rPr>
          <w:t>вместе</w:t>
        </w:r>
        <w:r w:rsidRPr="00A716F3">
          <w:rPr>
            <w:sz w:val="28"/>
            <w:szCs w:val="28"/>
            <w:rPrChange w:id="1119" w:author="Airat Shigapov" w:date="2021-10-27T22:04:00Z">
              <w:rPr>
                <w:rFonts w:ascii="Helvetica" w:hAnsi="Helvetica"/>
                <w:color w:val="333333"/>
                <w:sz w:val="21"/>
                <w:szCs w:val="21"/>
              </w:rPr>
            </w:rPrChange>
          </w:rPr>
          <w:t xml:space="preserve"> </w:t>
        </w:r>
        <w:r w:rsidRPr="00A716F3">
          <w:rPr>
            <w:rFonts w:hint="eastAsia"/>
            <w:sz w:val="28"/>
            <w:szCs w:val="28"/>
            <w:rPrChange w:id="1120" w:author="Airat Shigapov" w:date="2021-10-27T22:04:00Z">
              <w:rPr>
                <w:rFonts w:ascii="Helvetica" w:hAnsi="Helvetica" w:hint="eastAsia"/>
                <w:color w:val="333333"/>
                <w:sz w:val="21"/>
                <w:szCs w:val="21"/>
              </w:rPr>
            </w:rPrChange>
          </w:rPr>
          <w:t>и</w:t>
        </w:r>
        <w:r w:rsidRPr="00A716F3">
          <w:rPr>
            <w:sz w:val="28"/>
            <w:szCs w:val="28"/>
            <w:rPrChange w:id="1121" w:author="Airat Shigapov" w:date="2021-10-27T22:04:00Z">
              <w:rPr>
                <w:rFonts w:ascii="Helvetica" w:hAnsi="Helvetica"/>
                <w:color w:val="333333"/>
                <w:sz w:val="21"/>
                <w:szCs w:val="21"/>
              </w:rPr>
            </w:rPrChange>
          </w:rPr>
          <w:t xml:space="preserve"> </w:t>
        </w:r>
        <w:r w:rsidRPr="00A716F3">
          <w:rPr>
            <w:rFonts w:hint="eastAsia"/>
            <w:sz w:val="28"/>
            <w:szCs w:val="28"/>
            <w:rPrChange w:id="1122" w:author="Airat Shigapov" w:date="2021-10-27T22:04:00Z">
              <w:rPr>
                <w:rFonts w:ascii="Helvetica" w:hAnsi="Helvetica" w:hint="eastAsia"/>
                <w:color w:val="333333"/>
                <w:sz w:val="21"/>
                <w:szCs w:val="21"/>
              </w:rPr>
            </w:rPrChange>
          </w:rPr>
          <w:t>отобра</w:t>
        </w:r>
        <w:r w:rsidRPr="00A716F3">
          <w:rPr>
            <w:sz w:val="28"/>
            <w:szCs w:val="28"/>
            <w:rPrChange w:id="1123" w:author="Airat Shigapov" w:date="2021-10-27T22:04:00Z">
              <w:rPr>
                <w:rFonts w:ascii="Helvetica" w:hAnsi="Helvetica"/>
                <w:color w:val="333333"/>
                <w:sz w:val="21"/>
                <w:szCs w:val="21"/>
              </w:rPr>
            </w:rPrChange>
          </w:rPr>
          <w:softHyphen/>
        </w:r>
        <w:r w:rsidRPr="00A716F3">
          <w:rPr>
            <w:rFonts w:hint="eastAsia"/>
            <w:sz w:val="28"/>
            <w:szCs w:val="28"/>
            <w:rPrChange w:id="1124" w:author="Airat Shigapov" w:date="2021-10-27T22:04:00Z">
              <w:rPr>
                <w:rFonts w:ascii="Helvetica" w:hAnsi="Helvetica" w:hint="eastAsia"/>
                <w:color w:val="333333"/>
                <w:sz w:val="21"/>
                <w:szCs w:val="21"/>
              </w:rPr>
            </w:rPrChange>
          </w:rPr>
          <w:t>жают</w:t>
        </w:r>
        <w:r w:rsidRPr="00A716F3">
          <w:rPr>
            <w:sz w:val="28"/>
            <w:szCs w:val="28"/>
            <w:rPrChange w:id="1125" w:author="Airat Shigapov" w:date="2021-10-27T22:04:00Z">
              <w:rPr>
                <w:rFonts w:ascii="Helvetica" w:hAnsi="Helvetica"/>
                <w:color w:val="333333"/>
                <w:sz w:val="21"/>
                <w:szCs w:val="21"/>
              </w:rPr>
            </w:rPrChange>
          </w:rPr>
          <w:t xml:space="preserve"> </w:t>
        </w:r>
        <w:r w:rsidRPr="00A716F3">
          <w:rPr>
            <w:rFonts w:hint="eastAsia"/>
            <w:sz w:val="28"/>
            <w:szCs w:val="28"/>
            <w:rPrChange w:id="1126" w:author="Airat Shigapov" w:date="2021-10-27T22:04:00Z">
              <w:rPr>
                <w:rFonts w:ascii="Helvetica" w:hAnsi="Helvetica" w:hint="eastAsia"/>
                <w:color w:val="333333"/>
                <w:sz w:val="21"/>
                <w:szCs w:val="21"/>
              </w:rPr>
            </w:rPrChange>
          </w:rPr>
          <w:t>взаимодействия</w:t>
        </w:r>
        <w:r w:rsidRPr="00A716F3">
          <w:rPr>
            <w:sz w:val="28"/>
            <w:szCs w:val="28"/>
            <w:rPrChange w:id="1127" w:author="Airat Shigapov" w:date="2021-10-27T22:04:00Z">
              <w:rPr>
                <w:rFonts w:ascii="Helvetica" w:hAnsi="Helvetica"/>
                <w:color w:val="333333"/>
                <w:sz w:val="21"/>
                <w:szCs w:val="21"/>
              </w:rPr>
            </w:rPrChange>
          </w:rPr>
          <w:t xml:space="preserve"> </w:t>
        </w:r>
        <w:r w:rsidRPr="00A716F3">
          <w:rPr>
            <w:rFonts w:hint="eastAsia"/>
            <w:sz w:val="28"/>
            <w:szCs w:val="28"/>
            <w:rPrChange w:id="1128" w:author="Airat Shigapov" w:date="2021-10-27T22:04:00Z">
              <w:rPr>
                <w:rFonts w:ascii="Helvetica" w:hAnsi="Helvetica" w:hint="eastAsia"/>
                <w:color w:val="333333"/>
                <w:sz w:val="21"/>
                <w:szCs w:val="21"/>
              </w:rPr>
            </w:rPrChange>
          </w:rPr>
          <w:t>и</w:t>
        </w:r>
        <w:r w:rsidRPr="00A716F3">
          <w:rPr>
            <w:sz w:val="28"/>
            <w:szCs w:val="28"/>
            <w:rPrChange w:id="1129" w:author="Airat Shigapov" w:date="2021-10-27T22:04:00Z">
              <w:rPr>
                <w:rFonts w:ascii="Helvetica" w:hAnsi="Helvetica"/>
                <w:color w:val="333333"/>
                <w:sz w:val="21"/>
                <w:szCs w:val="21"/>
              </w:rPr>
            </w:rPrChange>
          </w:rPr>
          <w:t xml:space="preserve"> </w:t>
        </w:r>
        <w:r w:rsidRPr="00A716F3">
          <w:rPr>
            <w:rFonts w:hint="eastAsia"/>
            <w:sz w:val="28"/>
            <w:szCs w:val="28"/>
            <w:rPrChange w:id="1130" w:author="Airat Shigapov" w:date="2021-10-27T22:04:00Z">
              <w:rPr>
                <w:rFonts w:ascii="Helvetica" w:hAnsi="Helvetica" w:hint="eastAsia"/>
                <w:color w:val="333333"/>
                <w:sz w:val="21"/>
                <w:szCs w:val="21"/>
              </w:rPr>
            </w:rPrChange>
          </w:rPr>
          <w:t>взаимосвязи</w:t>
        </w:r>
        <w:r w:rsidRPr="00A716F3">
          <w:rPr>
            <w:sz w:val="28"/>
            <w:szCs w:val="28"/>
            <w:rPrChange w:id="1131" w:author="Airat Shigapov" w:date="2021-10-27T22:04:00Z">
              <w:rPr>
                <w:rFonts w:ascii="Helvetica" w:hAnsi="Helvetica"/>
                <w:color w:val="333333"/>
                <w:sz w:val="21"/>
                <w:szCs w:val="21"/>
              </w:rPr>
            </w:rPrChange>
          </w:rPr>
          <w:t xml:space="preserve"> </w:t>
        </w:r>
        <w:r w:rsidRPr="00A716F3">
          <w:rPr>
            <w:rFonts w:hint="eastAsia"/>
            <w:sz w:val="28"/>
            <w:szCs w:val="28"/>
            <w:rPrChange w:id="1132" w:author="Airat Shigapov" w:date="2021-10-27T22:04:00Z">
              <w:rPr>
                <w:rFonts w:ascii="Helvetica" w:hAnsi="Helvetica" w:hint="eastAsia"/>
                <w:color w:val="333333"/>
                <w:sz w:val="21"/>
                <w:szCs w:val="21"/>
              </w:rPr>
            </w:rPrChange>
          </w:rPr>
          <w:t>между</w:t>
        </w:r>
        <w:r w:rsidRPr="00A716F3">
          <w:rPr>
            <w:sz w:val="28"/>
            <w:szCs w:val="28"/>
            <w:rPrChange w:id="1133" w:author="Airat Shigapov" w:date="2021-10-27T22:04:00Z">
              <w:rPr>
                <w:rFonts w:ascii="Helvetica" w:hAnsi="Helvetica"/>
                <w:color w:val="333333"/>
                <w:sz w:val="21"/>
                <w:szCs w:val="21"/>
              </w:rPr>
            </w:rPrChange>
          </w:rPr>
          <w:t xml:space="preserve"> </w:t>
        </w:r>
        <w:r w:rsidRPr="00A716F3">
          <w:rPr>
            <w:rFonts w:hint="eastAsia"/>
            <w:sz w:val="28"/>
            <w:szCs w:val="28"/>
            <w:rPrChange w:id="1134" w:author="Airat Shigapov" w:date="2021-10-27T22:04:00Z">
              <w:rPr>
                <w:rFonts w:ascii="Helvetica" w:hAnsi="Helvetica" w:hint="eastAsia"/>
                <w:color w:val="333333"/>
                <w:sz w:val="21"/>
                <w:szCs w:val="21"/>
              </w:rPr>
            </w:rPrChange>
          </w:rPr>
          <w:t>ними</w:t>
        </w:r>
        <w:r w:rsidRPr="00A716F3">
          <w:rPr>
            <w:sz w:val="28"/>
            <w:szCs w:val="28"/>
            <w:rPrChange w:id="1135" w:author="Airat Shigapov" w:date="2021-10-27T22:04:00Z">
              <w:rPr>
                <w:rFonts w:ascii="Helvetica" w:hAnsi="Helvetica"/>
                <w:color w:val="333333"/>
                <w:sz w:val="21"/>
                <w:szCs w:val="21"/>
              </w:rPr>
            </w:rPrChange>
          </w:rPr>
          <w:t>.</w:t>
        </w:r>
      </w:ins>
    </w:p>
    <w:p w14:paraId="3EB5050E" w14:textId="77777777" w:rsidR="00A716F3" w:rsidRPr="00A716F3" w:rsidRDefault="00A716F3">
      <w:pPr>
        <w:pStyle w:val="a4"/>
        <w:shd w:val="clear" w:color="auto" w:fill="FFFFFF"/>
        <w:spacing w:before="0" w:beforeAutospacing="0" w:after="0" w:afterAutospacing="0" w:line="360" w:lineRule="auto"/>
        <w:ind w:firstLine="709"/>
        <w:jc w:val="both"/>
        <w:rPr>
          <w:ins w:id="1136" w:author="Airat Shigapov" w:date="2021-10-27T22:03:00Z"/>
          <w:sz w:val="28"/>
          <w:szCs w:val="28"/>
          <w:rPrChange w:id="1137" w:author="Airat Shigapov" w:date="2021-10-27T22:04:00Z">
            <w:rPr>
              <w:ins w:id="1138" w:author="Airat Shigapov" w:date="2021-10-27T22:03:00Z"/>
              <w:rFonts w:ascii="Helvetica" w:hAnsi="Helvetica"/>
              <w:color w:val="333333"/>
              <w:sz w:val="21"/>
              <w:szCs w:val="21"/>
            </w:rPr>
          </w:rPrChange>
        </w:rPr>
        <w:pPrChange w:id="1139" w:author="Airat Shigapov" w:date="2021-10-27T22:03:00Z">
          <w:pPr>
            <w:pStyle w:val="a4"/>
            <w:shd w:val="clear" w:color="auto" w:fill="FFFFFF"/>
            <w:spacing w:before="0" w:beforeAutospacing="0" w:after="150" w:afterAutospacing="0"/>
            <w:ind w:firstLine="375"/>
            <w:jc w:val="both"/>
          </w:pPr>
        </w:pPrChange>
      </w:pPr>
      <w:ins w:id="1140" w:author="Airat Shigapov" w:date="2021-10-27T22:03:00Z">
        <w:r w:rsidRPr="00A716F3">
          <w:rPr>
            <w:rFonts w:hint="eastAsia"/>
            <w:sz w:val="28"/>
            <w:szCs w:val="28"/>
            <w:rPrChange w:id="1141" w:author="Airat Shigapov" w:date="2021-10-27T22:04:00Z">
              <w:rPr>
                <w:rFonts w:ascii="Helvetica" w:hAnsi="Helvetica" w:hint="eastAsia"/>
                <w:color w:val="333333"/>
                <w:sz w:val="21"/>
                <w:szCs w:val="21"/>
              </w:rPr>
            </w:rPrChange>
          </w:rPr>
          <w:t>Функциональные</w:t>
        </w:r>
        <w:r w:rsidRPr="00A716F3">
          <w:rPr>
            <w:sz w:val="28"/>
            <w:szCs w:val="28"/>
            <w:rPrChange w:id="1142" w:author="Airat Shigapov" w:date="2021-10-27T22:04:00Z">
              <w:rPr>
                <w:rFonts w:ascii="Helvetica" w:hAnsi="Helvetica"/>
                <w:color w:val="333333"/>
                <w:sz w:val="21"/>
                <w:szCs w:val="21"/>
              </w:rPr>
            </w:rPrChange>
          </w:rPr>
          <w:t xml:space="preserve"> </w:t>
        </w:r>
        <w:r w:rsidRPr="00A716F3">
          <w:rPr>
            <w:rFonts w:hint="eastAsia"/>
            <w:sz w:val="28"/>
            <w:szCs w:val="28"/>
            <w:rPrChange w:id="1143" w:author="Airat Shigapov" w:date="2021-10-27T22:04:00Z">
              <w:rPr>
                <w:rFonts w:ascii="Helvetica" w:hAnsi="Helvetica" w:hint="eastAsia"/>
                <w:color w:val="333333"/>
                <w:sz w:val="21"/>
                <w:szCs w:val="21"/>
              </w:rPr>
            </w:rPrChange>
          </w:rPr>
          <w:t>блоки</w:t>
        </w:r>
        <w:r w:rsidRPr="00A716F3">
          <w:rPr>
            <w:sz w:val="28"/>
            <w:szCs w:val="28"/>
            <w:rPrChange w:id="1144" w:author="Airat Shigapov" w:date="2021-10-27T22:04:00Z">
              <w:rPr>
                <w:rFonts w:ascii="Helvetica" w:hAnsi="Helvetica"/>
                <w:color w:val="333333"/>
                <w:sz w:val="21"/>
                <w:szCs w:val="21"/>
              </w:rPr>
            </w:rPrChange>
          </w:rPr>
          <w:t xml:space="preserve"> (</w:t>
        </w:r>
        <w:r w:rsidRPr="00A716F3">
          <w:rPr>
            <w:rFonts w:hint="eastAsia"/>
            <w:sz w:val="28"/>
            <w:szCs w:val="28"/>
            <w:rPrChange w:id="1145" w:author="Airat Shigapov" w:date="2021-10-27T22:04:00Z">
              <w:rPr>
                <w:rFonts w:ascii="Helvetica" w:hAnsi="Helvetica" w:hint="eastAsia"/>
                <w:color w:val="333333"/>
                <w:sz w:val="21"/>
                <w:szCs w:val="21"/>
              </w:rPr>
            </w:rPrChange>
          </w:rPr>
          <w:t>работы</w:t>
        </w:r>
        <w:r w:rsidRPr="00A716F3">
          <w:rPr>
            <w:sz w:val="28"/>
            <w:szCs w:val="28"/>
            <w:rPrChange w:id="1146" w:author="Airat Shigapov" w:date="2021-10-27T22:04:00Z">
              <w:rPr>
                <w:rFonts w:ascii="Helvetica" w:hAnsi="Helvetica"/>
                <w:color w:val="333333"/>
                <w:sz w:val="21"/>
                <w:szCs w:val="21"/>
              </w:rPr>
            </w:rPrChange>
          </w:rPr>
          <w:t xml:space="preserve">) </w:t>
        </w:r>
        <w:r w:rsidRPr="00A716F3">
          <w:rPr>
            <w:rFonts w:hint="eastAsia"/>
            <w:sz w:val="28"/>
            <w:szCs w:val="28"/>
            <w:rPrChange w:id="1147" w:author="Airat Shigapov" w:date="2021-10-27T22:04:00Z">
              <w:rPr>
                <w:rFonts w:ascii="Helvetica" w:hAnsi="Helvetica" w:hint="eastAsia"/>
                <w:color w:val="333333"/>
                <w:sz w:val="21"/>
                <w:szCs w:val="21"/>
              </w:rPr>
            </w:rPrChange>
          </w:rPr>
          <w:t>на</w:t>
        </w:r>
        <w:r w:rsidRPr="00A716F3">
          <w:rPr>
            <w:sz w:val="28"/>
            <w:szCs w:val="28"/>
            <w:rPrChange w:id="1148" w:author="Airat Shigapov" w:date="2021-10-27T22:04:00Z">
              <w:rPr>
                <w:rFonts w:ascii="Helvetica" w:hAnsi="Helvetica"/>
                <w:color w:val="333333"/>
                <w:sz w:val="21"/>
                <w:szCs w:val="21"/>
              </w:rPr>
            </w:rPrChange>
          </w:rPr>
          <w:t xml:space="preserve"> </w:t>
        </w:r>
        <w:r w:rsidRPr="00A716F3">
          <w:rPr>
            <w:rFonts w:hint="eastAsia"/>
            <w:sz w:val="28"/>
            <w:szCs w:val="28"/>
            <w:rPrChange w:id="1149" w:author="Airat Shigapov" w:date="2021-10-27T22:04:00Z">
              <w:rPr>
                <w:rFonts w:ascii="Helvetica" w:hAnsi="Helvetica" w:hint="eastAsia"/>
                <w:color w:val="333333"/>
                <w:sz w:val="21"/>
                <w:szCs w:val="21"/>
              </w:rPr>
            </w:rPrChange>
          </w:rPr>
          <w:t>диаграммах</w:t>
        </w:r>
        <w:r w:rsidRPr="00A716F3">
          <w:rPr>
            <w:sz w:val="28"/>
            <w:szCs w:val="28"/>
            <w:rPrChange w:id="1150" w:author="Airat Shigapov" w:date="2021-10-27T22:04:00Z">
              <w:rPr>
                <w:rFonts w:ascii="Helvetica" w:hAnsi="Helvetica"/>
                <w:color w:val="333333"/>
                <w:sz w:val="21"/>
                <w:szCs w:val="21"/>
              </w:rPr>
            </w:rPrChange>
          </w:rPr>
          <w:t xml:space="preserve"> </w:t>
        </w:r>
        <w:r w:rsidRPr="00A716F3">
          <w:rPr>
            <w:rFonts w:hint="eastAsia"/>
            <w:sz w:val="28"/>
            <w:szCs w:val="28"/>
            <w:rPrChange w:id="1151" w:author="Airat Shigapov" w:date="2021-10-27T22:04:00Z">
              <w:rPr>
                <w:rFonts w:ascii="Helvetica" w:hAnsi="Helvetica" w:hint="eastAsia"/>
                <w:color w:val="333333"/>
                <w:sz w:val="21"/>
                <w:szCs w:val="21"/>
              </w:rPr>
            </w:rPrChange>
          </w:rPr>
          <w:t>изображаются</w:t>
        </w:r>
        <w:r w:rsidRPr="00A716F3">
          <w:rPr>
            <w:sz w:val="28"/>
            <w:szCs w:val="28"/>
            <w:rPrChange w:id="1152" w:author="Airat Shigapov" w:date="2021-10-27T22:04:00Z">
              <w:rPr>
                <w:rFonts w:ascii="Helvetica" w:hAnsi="Helvetica"/>
                <w:color w:val="333333"/>
                <w:sz w:val="21"/>
                <w:szCs w:val="21"/>
              </w:rPr>
            </w:rPrChange>
          </w:rPr>
          <w:t xml:space="preserve"> </w:t>
        </w:r>
        <w:r w:rsidRPr="00A716F3">
          <w:rPr>
            <w:rFonts w:hint="eastAsia"/>
            <w:sz w:val="28"/>
            <w:szCs w:val="28"/>
            <w:rPrChange w:id="1153" w:author="Airat Shigapov" w:date="2021-10-27T22:04:00Z">
              <w:rPr>
                <w:rFonts w:ascii="Helvetica" w:hAnsi="Helvetica" w:hint="eastAsia"/>
                <w:color w:val="333333"/>
                <w:sz w:val="21"/>
                <w:szCs w:val="21"/>
              </w:rPr>
            </w:rPrChange>
          </w:rPr>
          <w:t>прямоугольниками</w:t>
        </w:r>
        <w:r w:rsidRPr="00A716F3">
          <w:rPr>
            <w:sz w:val="28"/>
            <w:szCs w:val="28"/>
            <w:rPrChange w:id="1154" w:author="Airat Shigapov" w:date="2021-10-27T22:04:00Z">
              <w:rPr>
                <w:rFonts w:ascii="Helvetica" w:hAnsi="Helvetica"/>
                <w:color w:val="333333"/>
                <w:sz w:val="21"/>
                <w:szCs w:val="21"/>
              </w:rPr>
            </w:rPrChange>
          </w:rPr>
          <w:t xml:space="preserve">, </w:t>
        </w:r>
        <w:r w:rsidRPr="00A716F3">
          <w:rPr>
            <w:rFonts w:hint="eastAsia"/>
            <w:sz w:val="28"/>
            <w:szCs w:val="28"/>
            <w:rPrChange w:id="1155" w:author="Airat Shigapov" w:date="2021-10-27T22:04:00Z">
              <w:rPr>
                <w:rFonts w:ascii="Helvetica" w:hAnsi="Helvetica" w:hint="eastAsia"/>
                <w:color w:val="333333"/>
                <w:sz w:val="21"/>
                <w:szCs w:val="21"/>
              </w:rPr>
            </w:rPrChange>
          </w:rPr>
          <w:t>означающими</w:t>
        </w:r>
        <w:r w:rsidRPr="00A716F3">
          <w:rPr>
            <w:sz w:val="28"/>
            <w:szCs w:val="28"/>
            <w:rPrChange w:id="1156" w:author="Airat Shigapov" w:date="2021-10-27T22:04:00Z">
              <w:rPr>
                <w:rFonts w:ascii="Helvetica" w:hAnsi="Helvetica"/>
                <w:color w:val="333333"/>
                <w:sz w:val="21"/>
                <w:szCs w:val="21"/>
              </w:rPr>
            </w:rPrChange>
          </w:rPr>
          <w:t xml:space="preserve"> </w:t>
        </w:r>
        <w:r w:rsidRPr="00A716F3">
          <w:rPr>
            <w:rFonts w:hint="eastAsia"/>
            <w:sz w:val="28"/>
            <w:szCs w:val="28"/>
            <w:rPrChange w:id="1157" w:author="Airat Shigapov" w:date="2021-10-27T22:04:00Z">
              <w:rPr>
                <w:rFonts w:ascii="Helvetica" w:hAnsi="Helvetica" w:hint="eastAsia"/>
                <w:color w:val="333333"/>
                <w:sz w:val="21"/>
                <w:szCs w:val="21"/>
              </w:rPr>
            </w:rPrChange>
          </w:rPr>
          <w:t>поименованные</w:t>
        </w:r>
        <w:r w:rsidRPr="00A716F3">
          <w:rPr>
            <w:sz w:val="28"/>
            <w:szCs w:val="28"/>
            <w:rPrChange w:id="1158" w:author="Airat Shigapov" w:date="2021-10-27T22:04:00Z">
              <w:rPr>
                <w:rFonts w:ascii="Helvetica" w:hAnsi="Helvetica"/>
                <w:color w:val="333333"/>
                <w:sz w:val="21"/>
                <w:szCs w:val="21"/>
              </w:rPr>
            </w:rPrChange>
          </w:rPr>
          <w:t xml:space="preserve"> </w:t>
        </w:r>
        <w:r w:rsidRPr="00A716F3">
          <w:rPr>
            <w:rFonts w:hint="eastAsia"/>
            <w:sz w:val="28"/>
            <w:szCs w:val="28"/>
            <w:rPrChange w:id="1159" w:author="Airat Shigapov" w:date="2021-10-27T22:04:00Z">
              <w:rPr>
                <w:rFonts w:ascii="Helvetica" w:hAnsi="Helvetica" w:hint="eastAsia"/>
                <w:color w:val="333333"/>
                <w:sz w:val="21"/>
                <w:szCs w:val="21"/>
              </w:rPr>
            </w:rPrChange>
          </w:rPr>
          <w:t>процессы</w:t>
        </w:r>
        <w:r w:rsidRPr="00A716F3">
          <w:rPr>
            <w:sz w:val="28"/>
            <w:szCs w:val="28"/>
            <w:rPrChange w:id="1160" w:author="Airat Shigapov" w:date="2021-10-27T22:04:00Z">
              <w:rPr>
                <w:rFonts w:ascii="Helvetica" w:hAnsi="Helvetica"/>
                <w:color w:val="333333"/>
                <w:sz w:val="21"/>
                <w:szCs w:val="21"/>
              </w:rPr>
            </w:rPrChange>
          </w:rPr>
          <w:t xml:space="preserve">, </w:t>
        </w:r>
        <w:r w:rsidRPr="00A716F3">
          <w:rPr>
            <w:rFonts w:hint="eastAsia"/>
            <w:sz w:val="28"/>
            <w:szCs w:val="28"/>
            <w:rPrChange w:id="1161" w:author="Airat Shigapov" w:date="2021-10-27T22:04:00Z">
              <w:rPr>
                <w:rFonts w:ascii="Helvetica" w:hAnsi="Helvetica" w:hint="eastAsia"/>
                <w:color w:val="333333"/>
                <w:sz w:val="21"/>
                <w:szCs w:val="21"/>
              </w:rPr>
            </w:rPrChange>
          </w:rPr>
          <w:t>функции</w:t>
        </w:r>
        <w:r w:rsidRPr="00A716F3">
          <w:rPr>
            <w:sz w:val="28"/>
            <w:szCs w:val="28"/>
            <w:rPrChange w:id="1162" w:author="Airat Shigapov" w:date="2021-10-27T22:04:00Z">
              <w:rPr>
                <w:rFonts w:ascii="Helvetica" w:hAnsi="Helvetica"/>
                <w:color w:val="333333"/>
                <w:sz w:val="21"/>
                <w:szCs w:val="21"/>
              </w:rPr>
            </w:rPrChange>
          </w:rPr>
          <w:t xml:space="preserve"> </w:t>
        </w:r>
        <w:r w:rsidRPr="00A716F3">
          <w:rPr>
            <w:rFonts w:hint="eastAsia"/>
            <w:sz w:val="28"/>
            <w:szCs w:val="28"/>
            <w:rPrChange w:id="1163" w:author="Airat Shigapov" w:date="2021-10-27T22:04:00Z">
              <w:rPr>
                <w:rFonts w:ascii="Helvetica" w:hAnsi="Helvetica" w:hint="eastAsia"/>
                <w:color w:val="333333"/>
                <w:sz w:val="21"/>
                <w:szCs w:val="21"/>
              </w:rPr>
            </w:rPrChange>
          </w:rPr>
          <w:t>или</w:t>
        </w:r>
        <w:r w:rsidRPr="00A716F3">
          <w:rPr>
            <w:sz w:val="28"/>
            <w:szCs w:val="28"/>
            <w:rPrChange w:id="1164" w:author="Airat Shigapov" w:date="2021-10-27T22:04:00Z">
              <w:rPr>
                <w:rFonts w:ascii="Helvetica" w:hAnsi="Helvetica"/>
                <w:color w:val="333333"/>
                <w:sz w:val="21"/>
                <w:szCs w:val="21"/>
              </w:rPr>
            </w:rPrChange>
          </w:rPr>
          <w:t xml:space="preserve"> </w:t>
        </w:r>
        <w:r w:rsidRPr="00A716F3">
          <w:rPr>
            <w:rFonts w:hint="eastAsia"/>
            <w:sz w:val="28"/>
            <w:szCs w:val="28"/>
            <w:rPrChange w:id="1165" w:author="Airat Shigapov" w:date="2021-10-27T22:04:00Z">
              <w:rPr>
                <w:rFonts w:ascii="Helvetica" w:hAnsi="Helvetica" w:hint="eastAsia"/>
                <w:color w:val="333333"/>
                <w:sz w:val="21"/>
                <w:szCs w:val="21"/>
              </w:rPr>
            </w:rPrChange>
          </w:rPr>
          <w:t>задачи</w:t>
        </w:r>
        <w:r w:rsidRPr="00A716F3">
          <w:rPr>
            <w:sz w:val="28"/>
            <w:szCs w:val="28"/>
            <w:rPrChange w:id="1166" w:author="Airat Shigapov" w:date="2021-10-27T22:04:00Z">
              <w:rPr>
                <w:rFonts w:ascii="Helvetica" w:hAnsi="Helvetica"/>
                <w:color w:val="333333"/>
                <w:sz w:val="21"/>
                <w:szCs w:val="21"/>
              </w:rPr>
            </w:rPrChange>
          </w:rPr>
          <w:t xml:space="preserve">, </w:t>
        </w:r>
        <w:r w:rsidRPr="00A716F3">
          <w:rPr>
            <w:rFonts w:hint="eastAsia"/>
            <w:sz w:val="28"/>
            <w:szCs w:val="28"/>
            <w:rPrChange w:id="1167" w:author="Airat Shigapov" w:date="2021-10-27T22:04:00Z">
              <w:rPr>
                <w:rFonts w:ascii="Helvetica" w:hAnsi="Helvetica" w:hint="eastAsia"/>
                <w:color w:val="333333"/>
                <w:sz w:val="21"/>
                <w:szCs w:val="21"/>
              </w:rPr>
            </w:rPrChange>
          </w:rPr>
          <w:t>которые</w:t>
        </w:r>
        <w:r w:rsidRPr="00A716F3">
          <w:rPr>
            <w:sz w:val="28"/>
            <w:szCs w:val="28"/>
            <w:rPrChange w:id="1168" w:author="Airat Shigapov" w:date="2021-10-27T22:04:00Z">
              <w:rPr>
                <w:rFonts w:ascii="Helvetica" w:hAnsi="Helvetica"/>
                <w:color w:val="333333"/>
                <w:sz w:val="21"/>
                <w:szCs w:val="21"/>
              </w:rPr>
            </w:rPrChange>
          </w:rPr>
          <w:t xml:space="preserve"> </w:t>
        </w:r>
        <w:r w:rsidRPr="00A716F3">
          <w:rPr>
            <w:rFonts w:hint="eastAsia"/>
            <w:sz w:val="28"/>
            <w:szCs w:val="28"/>
            <w:rPrChange w:id="1169" w:author="Airat Shigapov" w:date="2021-10-27T22:04:00Z">
              <w:rPr>
                <w:rFonts w:ascii="Helvetica" w:hAnsi="Helvetica" w:hint="eastAsia"/>
                <w:color w:val="333333"/>
                <w:sz w:val="21"/>
                <w:szCs w:val="21"/>
              </w:rPr>
            </w:rPrChange>
          </w:rPr>
          <w:t>происходят</w:t>
        </w:r>
        <w:r w:rsidRPr="00A716F3">
          <w:rPr>
            <w:sz w:val="28"/>
            <w:szCs w:val="28"/>
            <w:rPrChange w:id="1170" w:author="Airat Shigapov" w:date="2021-10-27T22:04:00Z">
              <w:rPr>
                <w:rFonts w:ascii="Helvetica" w:hAnsi="Helvetica"/>
                <w:color w:val="333333"/>
                <w:sz w:val="21"/>
                <w:szCs w:val="21"/>
              </w:rPr>
            </w:rPrChange>
          </w:rPr>
          <w:t xml:space="preserve"> </w:t>
        </w:r>
        <w:r w:rsidRPr="00A716F3">
          <w:rPr>
            <w:rFonts w:hint="eastAsia"/>
            <w:sz w:val="28"/>
            <w:szCs w:val="28"/>
            <w:rPrChange w:id="1171" w:author="Airat Shigapov" w:date="2021-10-27T22:04:00Z">
              <w:rPr>
                <w:rFonts w:ascii="Helvetica" w:hAnsi="Helvetica" w:hint="eastAsia"/>
                <w:color w:val="333333"/>
                <w:sz w:val="21"/>
                <w:szCs w:val="21"/>
              </w:rPr>
            </w:rPrChange>
          </w:rPr>
          <w:t>в</w:t>
        </w:r>
        <w:r w:rsidRPr="00A716F3">
          <w:rPr>
            <w:sz w:val="28"/>
            <w:szCs w:val="28"/>
            <w:rPrChange w:id="1172" w:author="Airat Shigapov" w:date="2021-10-27T22:04:00Z">
              <w:rPr>
                <w:rFonts w:ascii="Helvetica" w:hAnsi="Helvetica"/>
                <w:color w:val="333333"/>
                <w:sz w:val="21"/>
                <w:szCs w:val="21"/>
              </w:rPr>
            </w:rPrChange>
          </w:rPr>
          <w:t xml:space="preserve"> </w:t>
        </w:r>
        <w:r w:rsidRPr="00A716F3">
          <w:rPr>
            <w:rFonts w:hint="eastAsia"/>
            <w:sz w:val="28"/>
            <w:szCs w:val="28"/>
            <w:rPrChange w:id="1173" w:author="Airat Shigapov" w:date="2021-10-27T22:04:00Z">
              <w:rPr>
                <w:rFonts w:ascii="Helvetica" w:hAnsi="Helvetica" w:hint="eastAsia"/>
                <w:color w:val="333333"/>
                <w:sz w:val="21"/>
                <w:szCs w:val="21"/>
              </w:rPr>
            </w:rPrChange>
          </w:rPr>
          <w:t>течение</w:t>
        </w:r>
        <w:r w:rsidRPr="00A716F3">
          <w:rPr>
            <w:sz w:val="28"/>
            <w:szCs w:val="28"/>
            <w:rPrChange w:id="1174" w:author="Airat Shigapov" w:date="2021-10-27T22:04:00Z">
              <w:rPr>
                <w:rFonts w:ascii="Helvetica" w:hAnsi="Helvetica"/>
                <w:color w:val="333333"/>
                <w:sz w:val="21"/>
                <w:szCs w:val="21"/>
              </w:rPr>
            </w:rPrChange>
          </w:rPr>
          <w:t xml:space="preserve"> </w:t>
        </w:r>
        <w:r w:rsidRPr="00A716F3">
          <w:rPr>
            <w:rFonts w:hint="eastAsia"/>
            <w:sz w:val="28"/>
            <w:szCs w:val="28"/>
            <w:rPrChange w:id="1175" w:author="Airat Shigapov" w:date="2021-10-27T22:04:00Z">
              <w:rPr>
                <w:rFonts w:ascii="Helvetica" w:hAnsi="Helvetica" w:hint="eastAsia"/>
                <w:color w:val="333333"/>
                <w:sz w:val="21"/>
                <w:szCs w:val="21"/>
              </w:rPr>
            </w:rPrChange>
          </w:rPr>
          <w:t>определенного</w:t>
        </w:r>
        <w:r w:rsidRPr="00A716F3">
          <w:rPr>
            <w:sz w:val="28"/>
            <w:szCs w:val="28"/>
            <w:rPrChange w:id="1176" w:author="Airat Shigapov" w:date="2021-10-27T22:04:00Z">
              <w:rPr>
                <w:rFonts w:ascii="Helvetica" w:hAnsi="Helvetica"/>
                <w:color w:val="333333"/>
                <w:sz w:val="21"/>
                <w:szCs w:val="21"/>
              </w:rPr>
            </w:rPrChange>
          </w:rPr>
          <w:t xml:space="preserve"> </w:t>
        </w:r>
        <w:r w:rsidRPr="00A716F3">
          <w:rPr>
            <w:rFonts w:hint="eastAsia"/>
            <w:sz w:val="28"/>
            <w:szCs w:val="28"/>
            <w:rPrChange w:id="1177" w:author="Airat Shigapov" w:date="2021-10-27T22:04:00Z">
              <w:rPr>
                <w:rFonts w:ascii="Helvetica" w:hAnsi="Helvetica" w:hint="eastAsia"/>
                <w:color w:val="333333"/>
                <w:sz w:val="21"/>
                <w:szCs w:val="21"/>
              </w:rPr>
            </w:rPrChange>
          </w:rPr>
          <w:t>времени</w:t>
        </w:r>
        <w:r w:rsidRPr="00A716F3">
          <w:rPr>
            <w:sz w:val="28"/>
            <w:szCs w:val="28"/>
            <w:rPrChange w:id="1178" w:author="Airat Shigapov" w:date="2021-10-27T22:04:00Z">
              <w:rPr>
                <w:rFonts w:ascii="Helvetica" w:hAnsi="Helvetica"/>
                <w:color w:val="333333"/>
                <w:sz w:val="21"/>
                <w:szCs w:val="21"/>
              </w:rPr>
            </w:rPrChange>
          </w:rPr>
          <w:t xml:space="preserve"> </w:t>
        </w:r>
        <w:r w:rsidRPr="00A716F3">
          <w:rPr>
            <w:rFonts w:hint="eastAsia"/>
            <w:sz w:val="28"/>
            <w:szCs w:val="28"/>
            <w:rPrChange w:id="1179" w:author="Airat Shigapov" w:date="2021-10-27T22:04:00Z">
              <w:rPr>
                <w:rFonts w:ascii="Helvetica" w:hAnsi="Helvetica" w:hint="eastAsia"/>
                <w:color w:val="333333"/>
                <w:sz w:val="21"/>
                <w:szCs w:val="21"/>
              </w:rPr>
            </w:rPrChange>
          </w:rPr>
          <w:t>и</w:t>
        </w:r>
        <w:r w:rsidRPr="00A716F3">
          <w:rPr>
            <w:sz w:val="28"/>
            <w:szCs w:val="28"/>
            <w:rPrChange w:id="1180" w:author="Airat Shigapov" w:date="2021-10-27T22:04:00Z">
              <w:rPr>
                <w:rFonts w:ascii="Helvetica" w:hAnsi="Helvetica"/>
                <w:color w:val="333333"/>
                <w:sz w:val="21"/>
                <w:szCs w:val="21"/>
              </w:rPr>
            </w:rPrChange>
          </w:rPr>
          <w:t xml:space="preserve"> </w:t>
        </w:r>
        <w:r w:rsidRPr="00A716F3">
          <w:rPr>
            <w:rFonts w:hint="eastAsia"/>
            <w:sz w:val="28"/>
            <w:szCs w:val="28"/>
            <w:rPrChange w:id="1181" w:author="Airat Shigapov" w:date="2021-10-27T22:04:00Z">
              <w:rPr>
                <w:rFonts w:ascii="Helvetica" w:hAnsi="Helvetica" w:hint="eastAsia"/>
                <w:color w:val="333333"/>
                <w:sz w:val="21"/>
                <w:szCs w:val="21"/>
              </w:rPr>
            </w:rPrChange>
          </w:rPr>
          <w:t>имеют</w:t>
        </w:r>
        <w:r w:rsidRPr="00A716F3">
          <w:rPr>
            <w:sz w:val="28"/>
            <w:szCs w:val="28"/>
            <w:rPrChange w:id="1182" w:author="Airat Shigapov" w:date="2021-10-27T22:04:00Z">
              <w:rPr>
                <w:rFonts w:ascii="Helvetica" w:hAnsi="Helvetica"/>
                <w:color w:val="333333"/>
                <w:sz w:val="21"/>
                <w:szCs w:val="21"/>
              </w:rPr>
            </w:rPrChange>
          </w:rPr>
          <w:t xml:space="preserve"> </w:t>
        </w:r>
        <w:r w:rsidRPr="00A716F3">
          <w:rPr>
            <w:rFonts w:hint="eastAsia"/>
            <w:sz w:val="28"/>
            <w:szCs w:val="28"/>
            <w:rPrChange w:id="1183" w:author="Airat Shigapov" w:date="2021-10-27T22:04:00Z">
              <w:rPr>
                <w:rFonts w:ascii="Helvetica" w:hAnsi="Helvetica" w:hint="eastAsia"/>
                <w:color w:val="333333"/>
                <w:sz w:val="21"/>
                <w:szCs w:val="21"/>
              </w:rPr>
            </w:rPrChange>
          </w:rPr>
          <w:t>распознаваемые</w:t>
        </w:r>
        <w:r w:rsidRPr="00A716F3">
          <w:rPr>
            <w:sz w:val="28"/>
            <w:szCs w:val="28"/>
            <w:rPrChange w:id="1184" w:author="Airat Shigapov" w:date="2021-10-27T22:04:00Z">
              <w:rPr>
                <w:rFonts w:ascii="Helvetica" w:hAnsi="Helvetica"/>
                <w:color w:val="333333"/>
                <w:sz w:val="21"/>
                <w:szCs w:val="21"/>
              </w:rPr>
            </w:rPrChange>
          </w:rPr>
          <w:t xml:space="preserve"> </w:t>
        </w:r>
        <w:r w:rsidRPr="00A716F3">
          <w:rPr>
            <w:rFonts w:hint="eastAsia"/>
            <w:sz w:val="28"/>
            <w:szCs w:val="28"/>
            <w:rPrChange w:id="1185" w:author="Airat Shigapov" w:date="2021-10-27T22:04:00Z">
              <w:rPr>
                <w:rFonts w:ascii="Helvetica" w:hAnsi="Helvetica" w:hint="eastAsia"/>
                <w:color w:val="333333"/>
                <w:sz w:val="21"/>
                <w:szCs w:val="21"/>
              </w:rPr>
            </w:rPrChange>
          </w:rPr>
          <w:t>результаты</w:t>
        </w:r>
        <w:r w:rsidRPr="00A716F3">
          <w:rPr>
            <w:sz w:val="28"/>
            <w:szCs w:val="28"/>
            <w:rPrChange w:id="1186" w:author="Airat Shigapov" w:date="2021-10-27T22:04:00Z">
              <w:rPr>
                <w:rFonts w:ascii="Helvetica" w:hAnsi="Helvetica"/>
                <w:color w:val="333333"/>
                <w:sz w:val="21"/>
                <w:szCs w:val="21"/>
              </w:rPr>
            </w:rPrChange>
          </w:rPr>
          <w:t xml:space="preserve">. </w:t>
        </w:r>
        <w:r w:rsidRPr="00A716F3">
          <w:rPr>
            <w:rFonts w:hint="eastAsia"/>
            <w:sz w:val="28"/>
            <w:szCs w:val="28"/>
            <w:rPrChange w:id="1187" w:author="Airat Shigapov" w:date="2021-10-27T22:04:00Z">
              <w:rPr>
                <w:rFonts w:ascii="Helvetica" w:hAnsi="Helvetica" w:hint="eastAsia"/>
                <w:color w:val="333333"/>
                <w:sz w:val="21"/>
                <w:szCs w:val="21"/>
              </w:rPr>
            </w:rPrChange>
          </w:rPr>
          <w:t>Имя</w:t>
        </w:r>
        <w:r w:rsidRPr="00A716F3">
          <w:rPr>
            <w:sz w:val="28"/>
            <w:szCs w:val="28"/>
            <w:rPrChange w:id="1188" w:author="Airat Shigapov" w:date="2021-10-27T22:04:00Z">
              <w:rPr>
                <w:rFonts w:ascii="Helvetica" w:hAnsi="Helvetica"/>
                <w:color w:val="333333"/>
                <w:sz w:val="21"/>
                <w:szCs w:val="21"/>
              </w:rPr>
            </w:rPrChange>
          </w:rPr>
          <w:t xml:space="preserve"> </w:t>
        </w:r>
        <w:r w:rsidRPr="00A716F3">
          <w:rPr>
            <w:rFonts w:hint="eastAsia"/>
            <w:sz w:val="28"/>
            <w:szCs w:val="28"/>
            <w:rPrChange w:id="1189" w:author="Airat Shigapov" w:date="2021-10-27T22:04:00Z">
              <w:rPr>
                <w:rFonts w:ascii="Helvetica" w:hAnsi="Helvetica" w:hint="eastAsia"/>
                <w:color w:val="333333"/>
                <w:sz w:val="21"/>
                <w:szCs w:val="21"/>
              </w:rPr>
            </w:rPrChange>
          </w:rPr>
          <w:t>работы</w:t>
        </w:r>
        <w:r w:rsidRPr="00A716F3">
          <w:rPr>
            <w:sz w:val="28"/>
            <w:szCs w:val="28"/>
            <w:rPrChange w:id="1190" w:author="Airat Shigapov" w:date="2021-10-27T22:04:00Z">
              <w:rPr>
                <w:rFonts w:ascii="Helvetica" w:hAnsi="Helvetica"/>
                <w:color w:val="333333"/>
                <w:sz w:val="21"/>
                <w:szCs w:val="21"/>
              </w:rPr>
            </w:rPrChange>
          </w:rPr>
          <w:t xml:space="preserve"> </w:t>
        </w:r>
        <w:r w:rsidRPr="00A716F3">
          <w:rPr>
            <w:rFonts w:hint="eastAsia"/>
            <w:sz w:val="28"/>
            <w:szCs w:val="28"/>
            <w:rPrChange w:id="1191" w:author="Airat Shigapov" w:date="2021-10-27T22:04:00Z">
              <w:rPr>
                <w:rFonts w:ascii="Helvetica" w:hAnsi="Helvetica" w:hint="eastAsia"/>
                <w:color w:val="333333"/>
                <w:sz w:val="21"/>
                <w:szCs w:val="21"/>
              </w:rPr>
            </w:rPrChange>
          </w:rPr>
          <w:t>должно</w:t>
        </w:r>
        <w:r w:rsidRPr="00A716F3">
          <w:rPr>
            <w:sz w:val="28"/>
            <w:szCs w:val="28"/>
            <w:rPrChange w:id="1192" w:author="Airat Shigapov" w:date="2021-10-27T22:04:00Z">
              <w:rPr>
                <w:rFonts w:ascii="Helvetica" w:hAnsi="Helvetica"/>
                <w:color w:val="333333"/>
                <w:sz w:val="21"/>
                <w:szCs w:val="21"/>
              </w:rPr>
            </w:rPrChange>
          </w:rPr>
          <w:t xml:space="preserve"> </w:t>
        </w:r>
        <w:r w:rsidRPr="00A716F3">
          <w:rPr>
            <w:rFonts w:hint="eastAsia"/>
            <w:sz w:val="28"/>
            <w:szCs w:val="28"/>
            <w:rPrChange w:id="1193" w:author="Airat Shigapov" w:date="2021-10-27T22:04:00Z">
              <w:rPr>
                <w:rFonts w:ascii="Helvetica" w:hAnsi="Helvetica" w:hint="eastAsia"/>
                <w:color w:val="333333"/>
                <w:sz w:val="21"/>
                <w:szCs w:val="21"/>
              </w:rPr>
            </w:rPrChange>
          </w:rPr>
          <w:t>быть</w:t>
        </w:r>
        <w:r w:rsidRPr="00A716F3">
          <w:rPr>
            <w:sz w:val="28"/>
            <w:szCs w:val="28"/>
            <w:rPrChange w:id="1194" w:author="Airat Shigapov" w:date="2021-10-27T22:04:00Z">
              <w:rPr>
                <w:rFonts w:ascii="Helvetica" w:hAnsi="Helvetica"/>
                <w:color w:val="333333"/>
                <w:sz w:val="21"/>
                <w:szCs w:val="21"/>
              </w:rPr>
            </w:rPrChange>
          </w:rPr>
          <w:t xml:space="preserve"> </w:t>
        </w:r>
        <w:r w:rsidRPr="00A716F3">
          <w:rPr>
            <w:rFonts w:hint="eastAsia"/>
            <w:sz w:val="28"/>
            <w:szCs w:val="28"/>
            <w:rPrChange w:id="1195" w:author="Airat Shigapov" w:date="2021-10-27T22:04:00Z">
              <w:rPr>
                <w:rFonts w:ascii="Helvetica" w:hAnsi="Helvetica" w:hint="eastAsia"/>
                <w:color w:val="333333"/>
                <w:sz w:val="21"/>
                <w:szCs w:val="21"/>
              </w:rPr>
            </w:rPrChange>
          </w:rPr>
          <w:t>выражено</w:t>
        </w:r>
        <w:r w:rsidRPr="00A716F3">
          <w:rPr>
            <w:sz w:val="28"/>
            <w:szCs w:val="28"/>
            <w:rPrChange w:id="1196" w:author="Airat Shigapov" w:date="2021-10-27T22:04:00Z">
              <w:rPr>
                <w:rFonts w:ascii="Helvetica" w:hAnsi="Helvetica"/>
                <w:color w:val="333333"/>
                <w:sz w:val="21"/>
                <w:szCs w:val="21"/>
              </w:rPr>
            </w:rPrChange>
          </w:rPr>
          <w:t xml:space="preserve"> </w:t>
        </w:r>
        <w:r w:rsidRPr="00A716F3">
          <w:rPr>
            <w:rFonts w:hint="eastAsia"/>
            <w:sz w:val="28"/>
            <w:szCs w:val="28"/>
            <w:rPrChange w:id="1197" w:author="Airat Shigapov" w:date="2021-10-27T22:04:00Z">
              <w:rPr>
                <w:rFonts w:ascii="Helvetica" w:hAnsi="Helvetica" w:hint="eastAsia"/>
                <w:color w:val="333333"/>
                <w:sz w:val="21"/>
                <w:szCs w:val="21"/>
              </w:rPr>
            </w:rPrChange>
          </w:rPr>
          <w:t>отглагольным</w:t>
        </w:r>
        <w:r w:rsidRPr="00A716F3">
          <w:rPr>
            <w:sz w:val="28"/>
            <w:szCs w:val="28"/>
            <w:rPrChange w:id="1198" w:author="Airat Shigapov" w:date="2021-10-27T22:04:00Z">
              <w:rPr>
                <w:rFonts w:ascii="Helvetica" w:hAnsi="Helvetica"/>
                <w:color w:val="333333"/>
                <w:sz w:val="21"/>
                <w:szCs w:val="21"/>
              </w:rPr>
            </w:rPrChange>
          </w:rPr>
          <w:t xml:space="preserve"> </w:t>
        </w:r>
        <w:r w:rsidRPr="00A716F3">
          <w:rPr>
            <w:rFonts w:hint="eastAsia"/>
            <w:sz w:val="28"/>
            <w:szCs w:val="28"/>
            <w:rPrChange w:id="1199" w:author="Airat Shigapov" w:date="2021-10-27T22:04:00Z">
              <w:rPr>
                <w:rFonts w:ascii="Helvetica" w:hAnsi="Helvetica" w:hint="eastAsia"/>
                <w:color w:val="333333"/>
                <w:sz w:val="21"/>
                <w:szCs w:val="21"/>
              </w:rPr>
            </w:rPrChange>
          </w:rPr>
          <w:t>существительным</w:t>
        </w:r>
        <w:r w:rsidRPr="00A716F3">
          <w:rPr>
            <w:sz w:val="28"/>
            <w:szCs w:val="28"/>
            <w:rPrChange w:id="1200" w:author="Airat Shigapov" w:date="2021-10-27T22:04:00Z">
              <w:rPr>
                <w:rFonts w:ascii="Helvetica" w:hAnsi="Helvetica"/>
                <w:color w:val="333333"/>
                <w:sz w:val="21"/>
                <w:szCs w:val="21"/>
              </w:rPr>
            </w:rPrChange>
          </w:rPr>
          <w:t xml:space="preserve">, </w:t>
        </w:r>
        <w:r w:rsidRPr="00A716F3">
          <w:rPr>
            <w:rFonts w:hint="eastAsia"/>
            <w:sz w:val="28"/>
            <w:szCs w:val="28"/>
            <w:rPrChange w:id="1201" w:author="Airat Shigapov" w:date="2021-10-27T22:04:00Z">
              <w:rPr>
                <w:rFonts w:ascii="Helvetica" w:hAnsi="Helvetica" w:hint="eastAsia"/>
                <w:color w:val="333333"/>
                <w:sz w:val="21"/>
                <w:szCs w:val="21"/>
              </w:rPr>
            </w:rPrChange>
          </w:rPr>
          <w:t>обозначающим</w:t>
        </w:r>
        <w:r w:rsidRPr="00A716F3">
          <w:rPr>
            <w:sz w:val="28"/>
            <w:szCs w:val="28"/>
            <w:rPrChange w:id="1202" w:author="Airat Shigapov" w:date="2021-10-27T22:04:00Z">
              <w:rPr>
                <w:rFonts w:ascii="Helvetica" w:hAnsi="Helvetica"/>
                <w:color w:val="333333"/>
                <w:sz w:val="21"/>
                <w:szCs w:val="21"/>
              </w:rPr>
            </w:rPrChange>
          </w:rPr>
          <w:t xml:space="preserve"> </w:t>
        </w:r>
        <w:r w:rsidRPr="00A716F3">
          <w:rPr>
            <w:rFonts w:hint="eastAsia"/>
            <w:sz w:val="28"/>
            <w:szCs w:val="28"/>
            <w:rPrChange w:id="1203" w:author="Airat Shigapov" w:date="2021-10-27T22:04:00Z">
              <w:rPr>
                <w:rFonts w:ascii="Helvetica" w:hAnsi="Helvetica" w:hint="eastAsia"/>
                <w:color w:val="333333"/>
                <w:sz w:val="21"/>
                <w:szCs w:val="21"/>
              </w:rPr>
            </w:rPrChange>
          </w:rPr>
          <w:t>действие</w:t>
        </w:r>
        <w:r w:rsidRPr="00A716F3">
          <w:rPr>
            <w:sz w:val="28"/>
            <w:szCs w:val="28"/>
            <w:rPrChange w:id="1204" w:author="Airat Shigapov" w:date="2021-10-27T22:04:00Z">
              <w:rPr>
                <w:rFonts w:ascii="Helvetica" w:hAnsi="Helvetica"/>
                <w:color w:val="333333"/>
                <w:sz w:val="21"/>
                <w:szCs w:val="21"/>
              </w:rPr>
            </w:rPrChange>
          </w:rPr>
          <w:t>.</w:t>
        </w:r>
      </w:ins>
    </w:p>
    <w:p w14:paraId="418FC0A1" w14:textId="77777777" w:rsidR="00A716F3" w:rsidRPr="00A716F3" w:rsidRDefault="00A716F3">
      <w:pPr>
        <w:pStyle w:val="a4"/>
        <w:shd w:val="clear" w:color="auto" w:fill="FFFFFF"/>
        <w:spacing w:before="0" w:beforeAutospacing="0" w:after="0" w:afterAutospacing="0" w:line="360" w:lineRule="auto"/>
        <w:ind w:firstLine="709"/>
        <w:jc w:val="both"/>
        <w:rPr>
          <w:ins w:id="1205" w:author="Airat Shigapov" w:date="2021-10-27T22:03:00Z"/>
          <w:sz w:val="28"/>
          <w:szCs w:val="28"/>
          <w:rPrChange w:id="1206" w:author="Airat Shigapov" w:date="2021-10-27T22:04:00Z">
            <w:rPr>
              <w:ins w:id="1207" w:author="Airat Shigapov" w:date="2021-10-27T22:03:00Z"/>
              <w:rFonts w:ascii="Helvetica" w:hAnsi="Helvetica"/>
              <w:color w:val="333333"/>
              <w:sz w:val="21"/>
              <w:szCs w:val="21"/>
            </w:rPr>
          </w:rPrChange>
        </w:rPr>
        <w:pPrChange w:id="1208" w:author="Airat Shigapov" w:date="2021-10-27T22:03:00Z">
          <w:pPr>
            <w:pStyle w:val="a4"/>
            <w:shd w:val="clear" w:color="auto" w:fill="FFFFFF"/>
            <w:spacing w:before="0" w:beforeAutospacing="0" w:after="150" w:afterAutospacing="0"/>
            <w:ind w:firstLine="375"/>
            <w:jc w:val="both"/>
          </w:pPr>
        </w:pPrChange>
      </w:pPr>
      <w:ins w:id="1209" w:author="Airat Shigapov" w:date="2021-10-27T22:03:00Z">
        <w:r w:rsidRPr="00A716F3">
          <w:rPr>
            <w:rStyle w:val="a5"/>
            <w:b w:val="0"/>
            <w:bCs w:val="0"/>
            <w:sz w:val="28"/>
            <w:szCs w:val="28"/>
            <w:rPrChange w:id="1210" w:author="Airat Shigapov" w:date="2021-10-27T22:04:00Z">
              <w:rPr>
                <w:rStyle w:val="a5"/>
                <w:rFonts w:ascii="Helvetica" w:hAnsi="Helvetica"/>
                <w:color w:val="333333"/>
                <w:sz w:val="21"/>
                <w:szCs w:val="21"/>
              </w:rPr>
            </w:rPrChange>
          </w:rPr>
          <w:t>IDEF0</w:t>
        </w:r>
        <w:r w:rsidRPr="00A716F3">
          <w:rPr>
            <w:sz w:val="28"/>
            <w:szCs w:val="28"/>
            <w:rPrChange w:id="1211" w:author="Airat Shigapov" w:date="2021-10-27T22:04:00Z">
              <w:rPr>
                <w:rFonts w:ascii="Helvetica" w:hAnsi="Helvetica"/>
                <w:color w:val="333333"/>
                <w:sz w:val="21"/>
                <w:szCs w:val="21"/>
              </w:rPr>
            </w:rPrChange>
          </w:rPr>
          <w:t> </w:t>
        </w:r>
        <w:r w:rsidRPr="00A716F3">
          <w:rPr>
            <w:rFonts w:hint="eastAsia"/>
            <w:sz w:val="28"/>
            <w:szCs w:val="28"/>
            <w:rPrChange w:id="1212" w:author="Airat Shigapov" w:date="2021-10-27T22:04:00Z">
              <w:rPr>
                <w:rFonts w:ascii="Helvetica" w:hAnsi="Helvetica" w:hint="eastAsia"/>
                <w:color w:val="333333"/>
                <w:sz w:val="21"/>
                <w:szCs w:val="21"/>
              </w:rPr>
            </w:rPrChange>
          </w:rPr>
          <w:t>требует</w:t>
        </w:r>
        <w:r w:rsidRPr="00A716F3">
          <w:rPr>
            <w:sz w:val="28"/>
            <w:szCs w:val="28"/>
            <w:rPrChange w:id="1213" w:author="Airat Shigapov" w:date="2021-10-27T22:04:00Z">
              <w:rPr>
                <w:rFonts w:ascii="Helvetica" w:hAnsi="Helvetica"/>
                <w:color w:val="333333"/>
                <w:sz w:val="21"/>
                <w:szCs w:val="21"/>
              </w:rPr>
            </w:rPrChange>
          </w:rPr>
          <w:t xml:space="preserve">, </w:t>
        </w:r>
        <w:r w:rsidRPr="00A716F3">
          <w:rPr>
            <w:rFonts w:hint="eastAsia"/>
            <w:sz w:val="28"/>
            <w:szCs w:val="28"/>
            <w:rPrChange w:id="1214" w:author="Airat Shigapov" w:date="2021-10-27T22:04:00Z">
              <w:rPr>
                <w:rFonts w:ascii="Helvetica" w:hAnsi="Helvetica" w:hint="eastAsia"/>
                <w:color w:val="333333"/>
                <w:sz w:val="21"/>
                <w:szCs w:val="21"/>
              </w:rPr>
            </w:rPrChange>
          </w:rPr>
          <w:t>чтобы</w:t>
        </w:r>
        <w:r w:rsidRPr="00A716F3">
          <w:rPr>
            <w:sz w:val="28"/>
            <w:szCs w:val="28"/>
            <w:rPrChange w:id="1215" w:author="Airat Shigapov" w:date="2021-10-27T22:04:00Z">
              <w:rPr>
                <w:rFonts w:ascii="Helvetica" w:hAnsi="Helvetica"/>
                <w:color w:val="333333"/>
                <w:sz w:val="21"/>
                <w:szCs w:val="21"/>
              </w:rPr>
            </w:rPrChange>
          </w:rPr>
          <w:t xml:space="preserve"> </w:t>
        </w:r>
        <w:r w:rsidRPr="00A716F3">
          <w:rPr>
            <w:rFonts w:hint="eastAsia"/>
            <w:sz w:val="28"/>
            <w:szCs w:val="28"/>
            <w:rPrChange w:id="1216" w:author="Airat Shigapov" w:date="2021-10-27T22:04:00Z">
              <w:rPr>
                <w:rFonts w:ascii="Helvetica" w:hAnsi="Helvetica" w:hint="eastAsia"/>
                <w:color w:val="333333"/>
                <w:sz w:val="21"/>
                <w:szCs w:val="21"/>
              </w:rPr>
            </w:rPrChange>
          </w:rPr>
          <w:t>в</w:t>
        </w:r>
        <w:r w:rsidRPr="00A716F3">
          <w:rPr>
            <w:sz w:val="28"/>
            <w:szCs w:val="28"/>
            <w:rPrChange w:id="1217" w:author="Airat Shigapov" w:date="2021-10-27T22:04:00Z">
              <w:rPr>
                <w:rFonts w:ascii="Helvetica" w:hAnsi="Helvetica"/>
                <w:color w:val="333333"/>
                <w:sz w:val="21"/>
                <w:szCs w:val="21"/>
              </w:rPr>
            </w:rPrChange>
          </w:rPr>
          <w:t xml:space="preserve"> </w:t>
        </w:r>
        <w:r w:rsidRPr="00A716F3">
          <w:rPr>
            <w:rFonts w:hint="eastAsia"/>
            <w:sz w:val="28"/>
            <w:szCs w:val="28"/>
            <w:rPrChange w:id="1218" w:author="Airat Shigapov" w:date="2021-10-27T22:04:00Z">
              <w:rPr>
                <w:rFonts w:ascii="Helvetica" w:hAnsi="Helvetica" w:hint="eastAsia"/>
                <w:color w:val="333333"/>
                <w:sz w:val="21"/>
                <w:szCs w:val="21"/>
              </w:rPr>
            </w:rPrChange>
          </w:rPr>
          <w:t>диаграмме</w:t>
        </w:r>
        <w:r w:rsidRPr="00A716F3">
          <w:rPr>
            <w:sz w:val="28"/>
            <w:szCs w:val="28"/>
            <w:rPrChange w:id="1219" w:author="Airat Shigapov" w:date="2021-10-27T22:04:00Z">
              <w:rPr>
                <w:rFonts w:ascii="Helvetica" w:hAnsi="Helvetica"/>
                <w:color w:val="333333"/>
                <w:sz w:val="21"/>
                <w:szCs w:val="21"/>
              </w:rPr>
            </w:rPrChange>
          </w:rPr>
          <w:t xml:space="preserve"> </w:t>
        </w:r>
        <w:r w:rsidRPr="00A716F3">
          <w:rPr>
            <w:rFonts w:hint="eastAsia"/>
            <w:sz w:val="28"/>
            <w:szCs w:val="28"/>
            <w:rPrChange w:id="1220" w:author="Airat Shigapov" w:date="2021-10-27T22:04:00Z">
              <w:rPr>
                <w:rFonts w:ascii="Helvetica" w:hAnsi="Helvetica" w:hint="eastAsia"/>
                <w:color w:val="333333"/>
                <w:sz w:val="21"/>
                <w:szCs w:val="21"/>
              </w:rPr>
            </w:rPrChange>
          </w:rPr>
          <w:t>было</w:t>
        </w:r>
        <w:r w:rsidRPr="00A716F3">
          <w:rPr>
            <w:sz w:val="28"/>
            <w:szCs w:val="28"/>
            <w:rPrChange w:id="1221" w:author="Airat Shigapov" w:date="2021-10-27T22:04:00Z">
              <w:rPr>
                <w:rFonts w:ascii="Helvetica" w:hAnsi="Helvetica"/>
                <w:color w:val="333333"/>
                <w:sz w:val="21"/>
                <w:szCs w:val="21"/>
              </w:rPr>
            </w:rPrChange>
          </w:rPr>
          <w:t xml:space="preserve"> </w:t>
        </w:r>
        <w:r w:rsidRPr="00A716F3">
          <w:rPr>
            <w:rFonts w:hint="eastAsia"/>
            <w:sz w:val="28"/>
            <w:szCs w:val="28"/>
            <w:rPrChange w:id="1222" w:author="Airat Shigapov" w:date="2021-10-27T22:04:00Z">
              <w:rPr>
                <w:rFonts w:ascii="Helvetica" w:hAnsi="Helvetica" w:hint="eastAsia"/>
                <w:color w:val="333333"/>
                <w:sz w:val="21"/>
                <w:szCs w:val="21"/>
              </w:rPr>
            </w:rPrChange>
          </w:rPr>
          <w:t>не</w:t>
        </w:r>
        <w:r w:rsidRPr="00A716F3">
          <w:rPr>
            <w:sz w:val="28"/>
            <w:szCs w:val="28"/>
            <w:rPrChange w:id="1223" w:author="Airat Shigapov" w:date="2021-10-27T22:04:00Z">
              <w:rPr>
                <w:rFonts w:ascii="Helvetica" w:hAnsi="Helvetica"/>
                <w:color w:val="333333"/>
                <w:sz w:val="21"/>
                <w:szCs w:val="21"/>
              </w:rPr>
            </w:rPrChange>
          </w:rPr>
          <w:t xml:space="preserve"> </w:t>
        </w:r>
        <w:r w:rsidRPr="00A716F3">
          <w:rPr>
            <w:rFonts w:hint="eastAsia"/>
            <w:sz w:val="28"/>
            <w:szCs w:val="28"/>
            <w:rPrChange w:id="1224" w:author="Airat Shigapov" w:date="2021-10-27T22:04:00Z">
              <w:rPr>
                <w:rFonts w:ascii="Helvetica" w:hAnsi="Helvetica" w:hint="eastAsia"/>
                <w:color w:val="333333"/>
                <w:sz w:val="21"/>
                <w:szCs w:val="21"/>
              </w:rPr>
            </w:rPrChange>
          </w:rPr>
          <w:t>менее</w:t>
        </w:r>
        <w:r w:rsidRPr="00A716F3">
          <w:rPr>
            <w:sz w:val="28"/>
            <w:szCs w:val="28"/>
            <w:rPrChange w:id="1225" w:author="Airat Shigapov" w:date="2021-10-27T22:04:00Z">
              <w:rPr>
                <w:rFonts w:ascii="Helvetica" w:hAnsi="Helvetica"/>
                <w:color w:val="333333"/>
                <w:sz w:val="21"/>
                <w:szCs w:val="21"/>
              </w:rPr>
            </w:rPrChange>
          </w:rPr>
          <w:t xml:space="preserve"> </w:t>
        </w:r>
        <w:r w:rsidRPr="00A716F3">
          <w:rPr>
            <w:rFonts w:hint="eastAsia"/>
            <w:sz w:val="28"/>
            <w:szCs w:val="28"/>
            <w:rPrChange w:id="1226" w:author="Airat Shigapov" w:date="2021-10-27T22:04:00Z">
              <w:rPr>
                <w:rFonts w:ascii="Helvetica" w:hAnsi="Helvetica" w:hint="eastAsia"/>
                <w:color w:val="333333"/>
                <w:sz w:val="21"/>
                <w:szCs w:val="21"/>
              </w:rPr>
            </w:rPrChange>
          </w:rPr>
          <w:t>трех</w:t>
        </w:r>
        <w:r w:rsidRPr="00A716F3">
          <w:rPr>
            <w:sz w:val="28"/>
            <w:szCs w:val="28"/>
            <w:rPrChange w:id="1227" w:author="Airat Shigapov" w:date="2021-10-27T22:04:00Z">
              <w:rPr>
                <w:rFonts w:ascii="Helvetica" w:hAnsi="Helvetica"/>
                <w:color w:val="333333"/>
                <w:sz w:val="21"/>
                <w:szCs w:val="21"/>
              </w:rPr>
            </w:rPrChange>
          </w:rPr>
          <w:t xml:space="preserve"> </w:t>
        </w:r>
        <w:r w:rsidRPr="00A716F3">
          <w:rPr>
            <w:rFonts w:hint="eastAsia"/>
            <w:sz w:val="28"/>
            <w:szCs w:val="28"/>
            <w:rPrChange w:id="1228" w:author="Airat Shigapov" w:date="2021-10-27T22:04:00Z">
              <w:rPr>
                <w:rFonts w:ascii="Helvetica" w:hAnsi="Helvetica" w:hint="eastAsia"/>
                <w:color w:val="333333"/>
                <w:sz w:val="21"/>
                <w:szCs w:val="21"/>
              </w:rPr>
            </w:rPrChange>
          </w:rPr>
          <w:t>и</w:t>
        </w:r>
        <w:r w:rsidRPr="00A716F3">
          <w:rPr>
            <w:sz w:val="28"/>
            <w:szCs w:val="28"/>
            <w:rPrChange w:id="1229" w:author="Airat Shigapov" w:date="2021-10-27T22:04:00Z">
              <w:rPr>
                <w:rFonts w:ascii="Helvetica" w:hAnsi="Helvetica"/>
                <w:color w:val="333333"/>
                <w:sz w:val="21"/>
                <w:szCs w:val="21"/>
              </w:rPr>
            </w:rPrChange>
          </w:rPr>
          <w:t xml:space="preserve"> </w:t>
        </w:r>
        <w:r w:rsidRPr="00A716F3">
          <w:rPr>
            <w:rFonts w:hint="eastAsia"/>
            <w:sz w:val="28"/>
            <w:szCs w:val="28"/>
            <w:rPrChange w:id="1230" w:author="Airat Shigapov" w:date="2021-10-27T22:04:00Z">
              <w:rPr>
                <w:rFonts w:ascii="Helvetica" w:hAnsi="Helvetica" w:hint="eastAsia"/>
                <w:color w:val="333333"/>
                <w:sz w:val="21"/>
                <w:szCs w:val="21"/>
              </w:rPr>
            </w:rPrChange>
          </w:rPr>
          <w:t>не</w:t>
        </w:r>
        <w:r w:rsidRPr="00A716F3">
          <w:rPr>
            <w:sz w:val="28"/>
            <w:szCs w:val="28"/>
            <w:rPrChange w:id="1231" w:author="Airat Shigapov" w:date="2021-10-27T22:04:00Z">
              <w:rPr>
                <w:rFonts w:ascii="Helvetica" w:hAnsi="Helvetica"/>
                <w:color w:val="333333"/>
                <w:sz w:val="21"/>
                <w:szCs w:val="21"/>
              </w:rPr>
            </w:rPrChange>
          </w:rPr>
          <w:t xml:space="preserve"> </w:t>
        </w:r>
        <w:r w:rsidRPr="00A716F3">
          <w:rPr>
            <w:rFonts w:hint="eastAsia"/>
            <w:sz w:val="28"/>
            <w:szCs w:val="28"/>
            <w:rPrChange w:id="1232" w:author="Airat Shigapov" w:date="2021-10-27T22:04:00Z">
              <w:rPr>
                <w:rFonts w:ascii="Helvetica" w:hAnsi="Helvetica" w:hint="eastAsia"/>
                <w:color w:val="333333"/>
                <w:sz w:val="21"/>
                <w:szCs w:val="21"/>
              </w:rPr>
            </w:rPrChange>
          </w:rPr>
          <w:t>более</w:t>
        </w:r>
        <w:r w:rsidRPr="00A716F3">
          <w:rPr>
            <w:sz w:val="28"/>
            <w:szCs w:val="28"/>
            <w:rPrChange w:id="1233" w:author="Airat Shigapov" w:date="2021-10-27T22:04:00Z">
              <w:rPr>
                <w:rFonts w:ascii="Helvetica" w:hAnsi="Helvetica"/>
                <w:color w:val="333333"/>
                <w:sz w:val="21"/>
                <w:szCs w:val="21"/>
              </w:rPr>
            </w:rPrChange>
          </w:rPr>
          <w:t xml:space="preserve"> </w:t>
        </w:r>
        <w:r w:rsidRPr="00A716F3">
          <w:rPr>
            <w:rFonts w:hint="eastAsia"/>
            <w:sz w:val="28"/>
            <w:szCs w:val="28"/>
            <w:rPrChange w:id="1234" w:author="Airat Shigapov" w:date="2021-10-27T22:04:00Z">
              <w:rPr>
                <w:rFonts w:ascii="Helvetica" w:hAnsi="Helvetica" w:hint="eastAsia"/>
                <w:color w:val="333333"/>
                <w:sz w:val="21"/>
                <w:szCs w:val="21"/>
              </w:rPr>
            </w:rPrChange>
          </w:rPr>
          <w:t>шести</w:t>
        </w:r>
        <w:r w:rsidRPr="00A716F3">
          <w:rPr>
            <w:sz w:val="28"/>
            <w:szCs w:val="28"/>
            <w:rPrChange w:id="1235" w:author="Airat Shigapov" w:date="2021-10-27T22:04:00Z">
              <w:rPr>
                <w:rFonts w:ascii="Helvetica" w:hAnsi="Helvetica"/>
                <w:color w:val="333333"/>
                <w:sz w:val="21"/>
                <w:szCs w:val="21"/>
              </w:rPr>
            </w:rPrChange>
          </w:rPr>
          <w:t xml:space="preserve"> </w:t>
        </w:r>
        <w:r w:rsidRPr="00A716F3">
          <w:rPr>
            <w:rFonts w:hint="eastAsia"/>
            <w:sz w:val="28"/>
            <w:szCs w:val="28"/>
            <w:rPrChange w:id="1236" w:author="Airat Shigapov" w:date="2021-10-27T22:04:00Z">
              <w:rPr>
                <w:rFonts w:ascii="Helvetica" w:hAnsi="Helvetica" w:hint="eastAsia"/>
                <w:color w:val="333333"/>
                <w:sz w:val="21"/>
                <w:szCs w:val="21"/>
              </w:rPr>
            </w:rPrChange>
          </w:rPr>
          <w:t>блоков</w:t>
        </w:r>
        <w:r w:rsidRPr="00A716F3">
          <w:rPr>
            <w:sz w:val="28"/>
            <w:szCs w:val="28"/>
            <w:rPrChange w:id="1237" w:author="Airat Shigapov" w:date="2021-10-27T22:04:00Z">
              <w:rPr>
                <w:rFonts w:ascii="Helvetica" w:hAnsi="Helvetica"/>
                <w:color w:val="333333"/>
                <w:sz w:val="21"/>
                <w:szCs w:val="21"/>
              </w:rPr>
            </w:rPrChange>
          </w:rPr>
          <w:t xml:space="preserve">. </w:t>
        </w:r>
        <w:r w:rsidRPr="00A716F3">
          <w:rPr>
            <w:rFonts w:hint="eastAsia"/>
            <w:sz w:val="28"/>
            <w:szCs w:val="28"/>
            <w:rPrChange w:id="1238" w:author="Airat Shigapov" w:date="2021-10-27T22:04:00Z">
              <w:rPr>
                <w:rFonts w:ascii="Helvetica" w:hAnsi="Helvetica" w:hint="eastAsia"/>
                <w:color w:val="333333"/>
                <w:sz w:val="21"/>
                <w:szCs w:val="21"/>
              </w:rPr>
            </w:rPrChange>
          </w:rPr>
          <w:t>Эти</w:t>
        </w:r>
        <w:r w:rsidRPr="00A716F3">
          <w:rPr>
            <w:sz w:val="28"/>
            <w:szCs w:val="28"/>
            <w:rPrChange w:id="1239" w:author="Airat Shigapov" w:date="2021-10-27T22:04:00Z">
              <w:rPr>
                <w:rFonts w:ascii="Helvetica" w:hAnsi="Helvetica"/>
                <w:color w:val="333333"/>
                <w:sz w:val="21"/>
                <w:szCs w:val="21"/>
              </w:rPr>
            </w:rPrChange>
          </w:rPr>
          <w:t xml:space="preserve"> </w:t>
        </w:r>
        <w:r w:rsidRPr="00A716F3">
          <w:rPr>
            <w:rFonts w:hint="eastAsia"/>
            <w:sz w:val="28"/>
            <w:szCs w:val="28"/>
            <w:rPrChange w:id="1240" w:author="Airat Shigapov" w:date="2021-10-27T22:04:00Z">
              <w:rPr>
                <w:rFonts w:ascii="Helvetica" w:hAnsi="Helvetica" w:hint="eastAsia"/>
                <w:color w:val="333333"/>
                <w:sz w:val="21"/>
                <w:szCs w:val="21"/>
              </w:rPr>
            </w:rPrChange>
          </w:rPr>
          <w:t>ограничения</w:t>
        </w:r>
        <w:r w:rsidRPr="00A716F3">
          <w:rPr>
            <w:sz w:val="28"/>
            <w:szCs w:val="28"/>
            <w:rPrChange w:id="1241" w:author="Airat Shigapov" w:date="2021-10-27T22:04:00Z">
              <w:rPr>
                <w:rFonts w:ascii="Helvetica" w:hAnsi="Helvetica"/>
                <w:color w:val="333333"/>
                <w:sz w:val="21"/>
                <w:szCs w:val="21"/>
              </w:rPr>
            </w:rPrChange>
          </w:rPr>
          <w:t xml:space="preserve"> </w:t>
        </w:r>
        <w:r w:rsidRPr="00A716F3">
          <w:rPr>
            <w:rFonts w:hint="eastAsia"/>
            <w:sz w:val="28"/>
            <w:szCs w:val="28"/>
            <w:rPrChange w:id="1242" w:author="Airat Shigapov" w:date="2021-10-27T22:04:00Z">
              <w:rPr>
                <w:rFonts w:ascii="Helvetica" w:hAnsi="Helvetica" w:hint="eastAsia"/>
                <w:color w:val="333333"/>
                <w:sz w:val="21"/>
                <w:szCs w:val="21"/>
              </w:rPr>
            </w:rPrChange>
          </w:rPr>
          <w:t>поддерживают</w:t>
        </w:r>
        <w:r w:rsidRPr="00A716F3">
          <w:rPr>
            <w:sz w:val="28"/>
            <w:szCs w:val="28"/>
            <w:rPrChange w:id="1243" w:author="Airat Shigapov" w:date="2021-10-27T22:04:00Z">
              <w:rPr>
                <w:rFonts w:ascii="Helvetica" w:hAnsi="Helvetica"/>
                <w:color w:val="333333"/>
                <w:sz w:val="21"/>
                <w:szCs w:val="21"/>
              </w:rPr>
            </w:rPrChange>
          </w:rPr>
          <w:t xml:space="preserve"> </w:t>
        </w:r>
        <w:r w:rsidRPr="00A716F3">
          <w:rPr>
            <w:rFonts w:hint="eastAsia"/>
            <w:sz w:val="28"/>
            <w:szCs w:val="28"/>
            <w:rPrChange w:id="1244" w:author="Airat Shigapov" w:date="2021-10-27T22:04:00Z">
              <w:rPr>
                <w:rFonts w:ascii="Helvetica" w:hAnsi="Helvetica" w:hint="eastAsia"/>
                <w:color w:val="333333"/>
                <w:sz w:val="21"/>
                <w:szCs w:val="21"/>
              </w:rPr>
            </w:rPrChange>
          </w:rPr>
          <w:t>сложность</w:t>
        </w:r>
        <w:r w:rsidRPr="00A716F3">
          <w:rPr>
            <w:sz w:val="28"/>
            <w:szCs w:val="28"/>
            <w:rPrChange w:id="1245" w:author="Airat Shigapov" w:date="2021-10-27T22:04:00Z">
              <w:rPr>
                <w:rFonts w:ascii="Helvetica" w:hAnsi="Helvetica"/>
                <w:color w:val="333333"/>
                <w:sz w:val="21"/>
                <w:szCs w:val="21"/>
              </w:rPr>
            </w:rPrChange>
          </w:rPr>
          <w:t xml:space="preserve"> </w:t>
        </w:r>
        <w:r w:rsidRPr="00A716F3">
          <w:rPr>
            <w:rFonts w:hint="eastAsia"/>
            <w:sz w:val="28"/>
            <w:szCs w:val="28"/>
            <w:rPrChange w:id="1246" w:author="Airat Shigapov" w:date="2021-10-27T22:04:00Z">
              <w:rPr>
                <w:rFonts w:ascii="Helvetica" w:hAnsi="Helvetica" w:hint="eastAsia"/>
                <w:color w:val="333333"/>
                <w:sz w:val="21"/>
                <w:szCs w:val="21"/>
              </w:rPr>
            </w:rPrChange>
          </w:rPr>
          <w:t>диаграмм</w:t>
        </w:r>
        <w:r w:rsidRPr="00A716F3">
          <w:rPr>
            <w:sz w:val="28"/>
            <w:szCs w:val="28"/>
            <w:rPrChange w:id="1247" w:author="Airat Shigapov" w:date="2021-10-27T22:04:00Z">
              <w:rPr>
                <w:rFonts w:ascii="Helvetica" w:hAnsi="Helvetica"/>
                <w:color w:val="333333"/>
                <w:sz w:val="21"/>
                <w:szCs w:val="21"/>
              </w:rPr>
            </w:rPrChange>
          </w:rPr>
          <w:t xml:space="preserve"> </w:t>
        </w:r>
        <w:r w:rsidRPr="00A716F3">
          <w:rPr>
            <w:rFonts w:hint="eastAsia"/>
            <w:sz w:val="28"/>
            <w:szCs w:val="28"/>
            <w:rPrChange w:id="1248" w:author="Airat Shigapov" w:date="2021-10-27T22:04:00Z">
              <w:rPr>
                <w:rFonts w:ascii="Helvetica" w:hAnsi="Helvetica" w:hint="eastAsia"/>
                <w:color w:val="333333"/>
                <w:sz w:val="21"/>
                <w:szCs w:val="21"/>
              </w:rPr>
            </w:rPrChange>
          </w:rPr>
          <w:t>и</w:t>
        </w:r>
        <w:r w:rsidRPr="00A716F3">
          <w:rPr>
            <w:sz w:val="28"/>
            <w:szCs w:val="28"/>
            <w:rPrChange w:id="1249" w:author="Airat Shigapov" w:date="2021-10-27T22:04:00Z">
              <w:rPr>
                <w:rFonts w:ascii="Helvetica" w:hAnsi="Helvetica"/>
                <w:color w:val="333333"/>
                <w:sz w:val="21"/>
                <w:szCs w:val="21"/>
              </w:rPr>
            </w:rPrChange>
          </w:rPr>
          <w:t xml:space="preserve"> </w:t>
        </w:r>
        <w:r w:rsidRPr="00A716F3">
          <w:rPr>
            <w:rFonts w:hint="eastAsia"/>
            <w:sz w:val="28"/>
            <w:szCs w:val="28"/>
            <w:rPrChange w:id="1250" w:author="Airat Shigapov" w:date="2021-10-27T22:04:00Z">
              <w:rPr>
                <w:rFonts w:ascii="Helvetica" w:hAnsi="Helvetica" w:hint="eastAsia"/>
                <w:color w:val="333333"/>
                <w:sz w:val="21"/>
                <w:szCs w:val="21"/>
              </w:rPr>
            </w:rPrChange>
          </w:rPr>
          <w:t>модели</w:t>
        </w:r>
        <w:r w:rsidRPr="00A716F3">
          <w:rPr>
            <w:sz w:val="28"/>
            <w:szCs w:val="28"/>
            <w:rPrChange w:id="1251" w:author="Airat Shigapov" w:date="2021-10-27T22:04:00Z">
              <w:rPr>
                <w:rFonts w:ascii="Helvetica" w:hAnsi="Helvetica"/>
                <w:color w:val="333333"/>
                <w:sz w:val="21"/>
                <w:szCs w:val="21"/>
              </w:rPr>
            </w:rPrChange>
          </w:rPr>
          <w:t xml:space="preserve"> </w:t>
        </w:r>
        <w:r w:rsidRPr="00A716F3">
          <w:rPr>
            <w:rFonts w:hint="eastAsia"/>
            <w:sz w:val="28"/>
            <w:szCs w:val="28"/>
            <w:rPrChange w:id="1252" w:author="Airat Shigapov" w:date="2021-10-27T22:04:00Z">
              <w:rPr>
                <w:rFonts w:ascii="Helvetica" w:hAnsi="Helvetica" w:hint="eastAsia"/>
                <w:color w:val="333333"/>
                <w:sz w:val="21"/>
                <w:szCs w:val="21"/>
              </w:rPr>
            </w:rPrChange>
          </w:rPr>
          <w:t>на</w:t>
        </w:r>
        <w:r w:rsidRPr="00A716F3">
          <w:rPr>
            <w:sz w:val="28"/>
            <w:szCs w:val="28"/>
            <w:rPrChange w:id="1253" w:author="Airat Shigapov" w:date="2021-10-27T22:04:00Z">
              <w:rPr>
                <w:rFonts w:ascii="Helvetica" w:hAnsi="Helvetica"/>
                <w:color w:val="333333"/>
                <w:sz w:val="21"/>
                <w:szCs w:val="21"/>
              </w:rPr>
            </w:rPrChange>
          </w:rPr>
          <w:t xml:space="preserve"> </w:t>
        </w:r>
        <w:r w:rsidRPr="00A716F3">
          <w:rPr>
            <w:rFonts w:hint="eastAsia"/>
            <w:sz w:val="28"/>
            <w:szCs w:val="28"/>
            <w:rPrChange w:id="1254" w:author="Airat Shigapov" w:date="2021-10-27T22:04:00Z">
              <w:rPr>
                <w:rFonts w:ascii="Helvetica" w:hAnsi="Helvetica" w:hint="eastAsia"/>
                <w:color w:val="333333"/>
                <w:sz w:val="21"/>
                <w:szCs w:val="21"/>
              </w:rPr>
            </w:rPrChange>
          </w:rPr>
          <w:t>уровне</w:t>
        </w:r>
        <w:r w:rsidRPr="00A716F3">
          <w:rPr>
            <w:sz w:val="28"/>
            <w:szCs w:val="28"/>
            <w:rPrChange w:id="1255" w:author="Airat Shigapov" w:date="2021-10-27T22:04:00Z">
              <w:rPr>
                <w:rFonts w:ascii="Helvetica" w:hAnsi="Helvetica"/>
                <w:color w:val="333333"/>
                <w:sz w:val="21"/>
                <w:szCs w:val="21"/>
              </w:rPr>
            </w:rPrChange>
          </w:rPr>
          <w:t xml:space="preserve">, </w:t>
        </w:r>
        <w:r w:rsidRPr="00A716F3">
          <w:rPr>
            <w:rFonts w:hint="eastAsia"/>
            <w:sz w:val="28"/>
            <w:szCs w:val="28"/>
            <w:rPrChange w:id="1256" w:author="Airat Shigapov" w:date="2021-10-27T22:04:00Z">
              <w:rPr>
                <w:rFonts w:ascii="Helvetica" w:hAnsi="Helvetica" w:hint="eastAsia"/>
                <w:color w:val="333333"/>
                <w:sz w:val="21"/>
                <w:szCs w:val="21"/>
              </w:rPr>
            </w:rPrChange>
          </w:rPr>
          <w:t>доступном</w:t>
        </w:r>
        <w:r w:rsidRPr="00A716F3">
          <w:rPr>
            <w:sz w:val="28"/>
            <w:szCs w:val="28"/>
            <w:rPrChange w:id="1257" w:author="Airat Shigapov" w:date="2021-10-27T22:04:00Z">
              <w:rPr>
                <w:rFonts w:ascii="Helvetica" w:hAnsi="Helvetica"/>
                <w:color w:val="333333"/>
                <w:sz w:val="21"/>
                <w:szCs w:val="21"/>
              </w:rPr>
            </w:rPrChange>
          </w:rPr>
          <w:t xml:space="preserve"> </w:t>
        </w:r>
        <w:r w:rsidRPr="00A716F3">
          <w:rPr>
            <w:rFonts w:hint="eastAsia"/>
            <w:sz w:val="28"/>
            <w:szCs w:val="28"/>
            <w:rPrChange w:id="1258" w:author="Airat Shigapov" w:date="2021-10-27T22:04:00Z">
              <w:rPr>
                <w:rFonts w:ascii="Helvetica" w:hAnsi="Helvetica" w:hint="eastAsia"/>
                <w:color w:val="333333"/>
                <w:sz w:val="21"/>
                <w:szCs w:val="21"/>
              </w:rPr>
            </w:rPrChange>
          </w:rPr>
          <w:t>для</w:t>
        </w:r>
        <w:r w:rsidRPr="00A716F3">
          <w:rPr>
            <w:sz w:val="28"/>
            <w:szCs w:val="28"/>
            <w:rPrChange w:id="1259" w:author="Airat Shigapov" w:date="2021-10-27T22:04:00Z">
              <w:rPr>
                <w:rFonts w:ascii="Helvetica" w:hAnsi="Helvetica"/>
                <w:color w:val="333333"/>
                <w:sz w:val="21"/>
                <w:szCs w:val="21"/>
              </w:rPr>
            </w:rPrChange>
          </w:rPr>
          <w:t xml:space="preserve"> </w:t>
        </w:r>
        <w:r w:rsidRPr="00A716F3">
          <w:rPr>
            <w:rFonts w:hint="eastAsia"/>
            <w:sz w:val="28"/>
            <w:szCs w:val="28"/>
            <w:rPrChange w:id="1260" w:author="Airat Shigapov" w:date="2021-10-27T22:04:00Z">
              <w:rPr>
                <w:rFonts w:ascii="Helvetica" w:hAnsi="Helvetica" w:hint="eastAsia"/>
                <w:color w:val="333333"/>
                <w:sz w:val="21"/>
                <w:szCs w:val="21"/>
              </w:rPr>
            </w:rPrChange>
          </w:rPr>
          <w:t>чтения</w:t>
        </w:r>
        <w:r w:rsidRPr="00A716F3">
          <w:rPr>
            <w:sz w:val="28"/>
            <w:szCs w:val="28"/>
            <w:rPrChange w:id="1261" w:author="Airat Shigapov" w:date="2021-10-27T22:04:00Z">
              <w:rPr>
                <w:rFonts w:ascii="Helvetica" w:hAnsi="Helvetica"/>
                <w:color w:val="333333"/>
                <w:sz w:val="21"/>
                <w:szCs w:val="21"/>
              </w:rPr>
            </w:rPrChange>
          </w:rPr>
          <w:t xml:space="preserve">, </w:t>
        </w:r>
        <w:r w:rsidRPr="00A716F3">
          <w:rPr>
            <w:rFonts w:hint="eastAsia"/>
            <w:sz w:val="28"/>
            <w:szCs w:val="28"/>
            <w:rPrChange w:id="1262" w:author="Airat Shigapov" w:date="2021-10-27T22:04:00Z">
              <w:rPr>
                <w:rFonts w:ascii="Helvetica" w:hAnsi="Helvetica" w:hint="eastAsia"/>
                <w:color w:val="333333"/>
                <w:sz w:val="21"/>
                <w:szCs w:val="21"/>
              </w:rPr>
            </w:rPrChange>
          </w:rPr>
          <w:t>понимания</w:t>
        </w:r>
        <w:r w:rsidRPr="00A716F3">
          <w:rPr>
            <w:sz w:val="28"/>
            <w:szCs w:val="28"/>
            <w:rPrChange w:id="1263" w:author="Airat Shigapov" w:date="2021-10-27T22:04:00Z">
              <w:rPr>
                <w:rFonts w:ascii="Helvetica" w:hAnsi="Helvetica"/>
                <w:color w:val="333333"/>
                <w:sz w:val="21"/>
                <w:szCs w:val="21"/>
              </w:rPr>
            </w:rPrChange>
          </w:rPr>
          <w:t xml:space="preserve"> </w:t>
        </w:r>
        <w:r w:rsidRPr="00A716F3">
          <w:rPr>
            <w:rFonts w:hint="eastAsia"/>
            <w:sz w:val="28"/>
            <w:szCs w:val="28"/>
            <w:rPrChange w:id="1264" w:author="Airat Shigapov" w:date="2021-10-27T22:04:00Z">
              <w:rPr>
                <w:rFonts w:ascii="Helvetica" w:hAnsi="Helvetica" w:hint="eastAsia"/>
                <w:color w:val="333333"/>
                <w:sz w:val="21"/>
                <w:szCs w:val="21"/>
              </w:rPr>
            </w:rPrChange>
          </w:rPr>
          <w:t>и</w:t>
        </w:r>
        <w:r w:rsidRPr="00A716F3">
          <w:rPr>
            <w:sz w:val="28"/>
            <w:szCs w:val="28"/>
            <w:rPrChange w:id="1265" w:author="Airat Shigapov" w:date="2021-10-27T22:04:00Z">
              <w:rPr>
                <w:rFonts w:ascii="Helvetica" w:hAnsi="Helvetica"/>
                <w:color w:val="333333"/>
                <w:sz w:val="21"/>
                <w:szCs w:val="21"/>
              </w:rPr>
            </w:rPrChange>
          </w:rPr>
          <w:t xml:space="preserve"> </w:t>
        </w:r>
        <w:r w:rsidRPr="00A716F3">
          <w:rPr>
            <w:rFonts w:hint="eastAsia"/>
            <w:sz w:val="28"/>
            <w:szCs w:val="28"/>
            <w:rPrChange w:id="1266" w:author="Airat Shigapov" w:date="2021-10-27T22:04:00Z">
              <w:rPr>
                <w:rFonts w:ascii="Helvetica" w:hAnsi="Helvetica" w:hint="eastAsia"/>
                <w:color w:val="333333"/>
                <w:sz w:val="21"/>
                <w:szCs w:val="21"/>
              </w:rPr>
            </w:rPrChange>
          </w:rPr>
          <w:t>использования</w:t>
        </w:r>
        <w:r w:rsidRPr="00A716F3">
          <w:rPr>
            <w:sz w:val="28"/>
            <w:szCs w:val="28"/>
            <w:rPrChange w:id="1267" w:author="Airat Shigapov" w:date="2021-10-27T22:04:00Z">
              <w:rPr>
                <w:rFonts w:ascii="Helvetica" w:hAnsi="Helvetica"/>
                <w:color w:val="333333"/>
                <w:sz w:val="21"/>
                <w:szCs w:val="21"/>
              </w:rPr>
            </w:rPrChange>
          </w:rPr>
          <w:t>.</w:t>
        </w:r>
      </w:ins>
    </w:p>
    <w:p w14:paraId="42DDB276" w14:textId="77777777" w:rsidR="00A716F3" w:rsidRPr="00A716F3" w:rsidRDefault="00A716F3">
      <w:pPr>
        <w:pStyle w:val="a4"/>
        <w:shd w:val="clear" w:color="auto" w:fill="FFFFFF"/>
        <w:spacing w:before="0" w:beforeAutospacing="0" w:after="0" w:afterAutospacing="0" w:line="360" w:lineRule="auto"/>
        <w:ind w:firstLine="709"/>
        <w:jc w:val="both"/>
        <w:rPr>
          <w:ins w:id="1268" w:author="Airat Shigapov" w:date="2021-10-27T22:03:00Z"/>
          <w:sz w:val="28"/>
          <w:szCs w:val="28"/>
          <w:rPrChange w:id="1269" w:author="Airat Shigapov" w:date="2021-10-27T22:04:00Z">
            <w:rPr>
              <w:ins w:id="1270" w:author="Airat Shigapov" w:date="2021-10-27T22:03:00Z"/>
              <w:rFonts w:ascii="Helvetica" w:hAnsi="Helvetica"/>
              <w:color w:val="333333"/>
              <w:sz w:val="21"/>
              <w:szCs w:val="21"/>
            </w:rPr>
          </w:rPrChange>
        </w:rPr>
        <w:pPrChange w:id="1271" w:author="Airat Shigapov" w:date="2021-10-27T22:03:00Z">
          <w:pPr>
            <w:pStyle w:val="a4"/>
            <w:shd w:val="clear" w:color="auto" w:fill="FFFFFF"/>
            <w:spacing w:before="0" w:beforeAutospacing="0" w:after="150" w:afterAutospacing="0"/>
            <w:ind w:firstLine="375"/>
            <w:jc w:val="both"/>
          </w:pPr>
        </w:pPrChange>
      </w:pPr>
      <w:ins w:id="1272" w:author="Airat Shigapov" w:date="2021-10-27T22:03:00Z">
        <w:r w:rsidRPr="00A716F3">
          <w:rPr>
            <w:rFonts w:hint="eastAsia"/>
            <w:sz w:val="28"/>
            <w:szCs w:val="28"/>
            <w:rPrChange w:id="1273" w:author="Airat Shigapov" w:date="2021-10-27T22:04:00Z">
              <w:rPr>
                <w:rFonts w:ascii="Helvetica" w:hAnsi="Helvetica" w:hint="eastAsia"/>
                <w:color w:val="333333"/>
                <w:sz w:val="21"/>
                <w:szCs w:val="21"/>
              </w:rPr>
            </w:rPrChange>
          </w:rPr>
          <w:t>Каждая</w:t>
        </w:r>
        <w:r w:rsidRPr="00A716F3">
          <w:rPr>
            <w:sz w:val="28"/>
            <w:szCs w:val="28"/>
            <w:rPrChange w:id="1274" w:author="Airat Shigapov" w:date="2021-10-27T22:04:00Z">
              <w:rPr>
                <w:rFonts w:ascii="Helvetica" w:hAnsi="Helvetica"/>
                <w:color w:val="333333"/>
                <w:sz w:val="21"/>
                <w:szCs w:val="21"/>
              </w:rPr>
            </w:rPrChange>
          </w:rPr>
          <w:t xml:space="preserve"> </w:t>
        </w:r>
        <w:r w:rsidRPr="00A716F3">
          <w:rPr>
            <w:rFonts w:hint="eastAsia"/>
            <w:sz w:val="28"/>
            <w:szCs w:val="28"/>
            <w:rPrChange w:id="1275" w:author="Airat Shigapov" w:date="2021-10-27T22:04:00Z">
              <w:rPr>
                <w:rFonts w:ascii="Helvetica" w:hAnsi="Helvetica" w:hint="eastAsia"/>
                <w:color w:val="333333"/>
                <w:sz w:val="21"/>
                <w:szCs w:val="21"/>
              </w:rPr>
            </w:rPrChange>
          </w:rPr>
          <w:t>сторона</w:t>
        </w:r>
        <w:r w:rsidRPr="00A716F3">
          <w:rPr>
            <w:sz w:val="28"/>
            <w:szCs w:val="28"/>
            <w:rPrChange w:id="1276" w:author="Airat Shigapov" w:date="2021-10-27T22:04:00Z">
              <w:rPr>
                <w:rFonts w:ascii="Helvetica" w:hAnsi="Helvetica"/>
                <w:color w:val="333333"/>
                <w:sz w:val="21"/>
                <w:szCs w:val="21"/>
              </w:rPr>
            </w:rPrChange>
          </w:rPr>
          <w:t xml:space="preserve"> </w:t>
        </w:r>
        <w:r w:rsidRPr="00A716F3">
          <w:rPr>
            <w:rFonts w:hint="eastAsia"/>
            <w:sz w:val="28"/>
            <w:szCs w:val="28"/>
            <w:rPrChange w:id="1277" w:author="Airat Shigapov" w:date="2021-10-27T22:04:00Z">
              <w:rPr>
                <w:rFonts w:ascii="Helvetica" w:hAnsi="Helvetica" w:hint="eastAsia"/>
                <w:color w:val="333333"/>
                <w:sz w:val="21"/>
                <w:szCs w:val="21"/>
              </w:rPr>
            </w:rPrChange>
          </w:rPr>
          <w:t>блока</w:t>
        </w:r>
        <w:r w:rsidRPr="00A716F3">
          <w:rPr>
            <w:sz w:val="28"/>
            <w:szCs w:val="28"/>
            <w:rPrChange w:id="1278" w:author="Airat Shigapov" w:date="2021-10-27T22:04:00Z">
              <w:rPr>
                <w:rFonts w:ascii="Helvetica" w:hAnsi="Helvetica"/>
                <w:color w:val="333333"/>
                <w:sz w:val="21"/>
                <w:szCs w:val="21"/>
              </w:rPr>
            </w:rPrChange>
          </w:rPr>
          <w:t xml:space="preserve"> </w:t>
        </w:r>
        <w:r w:rsidRPr="00A716F3">
          <w:rPr>
            <w:rFonts w:hint="eastAsia"/>
            <w:sz w:val="28"/>
            <w:szCs w:val="28"/>
            <w:rPrChange w:id="1279" w:author="Airat Shigapov" w:date="2021-10-27T22:04:00Z">
              <w:rPr>
                <w:rFonts w:ascii="Helvetica" w:hAnsi="Helvetica" w:hint="eastAsia"/>
                <w:color w:val="333333"/>
                <w:sz w:val="21"/>
                <w:szCs w:val="21"/>
              </w:rPr>
            </w:rPrChange>
          </w:rPr>
          <w:t>имеет</w:t>
        </w:r>
        <w:r w:rsidRPr="00A716F3">
          <w:rPr>
            <w:sz w:val="28"/>
            <w:szCs w:val="28"/>
            <w:rPrChange w:id="1280" w:author="Airat Shigapov" w:date="2021-10-27T22:04:00Z">
              <w:rPr>
                <w:rFonts w:ascii="Helvetica" w:hAnsi="Helvetica"/>
                <w:color w:val="333333"/>
                <w:sz w:val="21"/>
                <w:szCs w:val="21"/>
              </w:rPr>
            </w:rPrChange>
          </w:rPr>
          <w:t xml:space="preserve"> </w:t>
        </w:r>
        <w:r w:rsidRPr="00A716F3">
          <w:rPr>
            <w:rFonts w:hint="eastAsia"/>
            <w:sz w:val="28"/>
            <w:szCs w:val="28"/>
            <w:rPrChange w:id="1281" w:author="Airat Shigapov" w:date="2021-10-27T22:04:00Z">
              <w:rPr>
                <w:rFonts w:ascii="Helvetica" w:hAnsi="Helvetica" w:hint="eastAsia"/>
                <w:color w:val="333333"/>
                <w:sz w:val="21"/>
                <w:szCs w:val="21"/>
              </w:rPr>
            </w:rPrChange>
          </w:rPr>
          <w:t>особое</w:t>
        </w:r>
        <w:r w:rsidRPr="00A716F3">
          <w:rPr>
            <w:sz w:val="28"/>
            <w:szCs w:val="28"/>
            <w:rPrChange w:id="1282" w:author="Airat Shigapov" w:date="2021-10-27T22:04:00Z">
              <w:rPr>
                <w:rFonts w:ascii="Helvetica" w:hAnsi="Helvetica"/>
                <w:color w:val="333333"/>
                <w:sz w:val="21"/>
                <w:szCs w:val="21"/>
              </w:rPr>
            </w:rPrChange>
          </w:rPr>
          <w:t xml:space="preserve">, </w:t>
        </w:r>
        <w:r w:rsidRPr="00A716F3">
          <w:rPr>
            <w:rFonts w:hint="eastAsia"/>
            <w:sz w:val="28"/>
            <w:szCs w:val="28"/>
            <w:rPrChange w:id="1283" w:author="Airat Shigapov" w:date="2021-10-27T22:04:00Z">
              <w:rPr>
                <w:rFonts w:ascii="Helvetica" w:hAnsi="Helvetica" w:hint="eastAsia"/>
                <w:color w:val="333333"/>
                <w:sz w:val="21"/>
                <w:szCs w:val="21"/>
              </w:rPr>
            </w:rPrChange>
          </w:rPr>
          <w:t>вполне</w:t>
        </w:r>
        <w:r w:rsidRPr="00A716F3">
          <w:rPr>
            <w:sz w:val="28"/>
            <w:szCs w:val="28"/>
            <w:rPrChange w:id="1284" w:author="Airat Shigapov" w:date="2021-10-27T22:04:00Z">
              <w:rPr>
                <w:rFonts w:ascii="Helvetica" w:hAnsi="Helvetica"/>
                <w:color w:val="333333"/>
                <w:sz w:val="21"/>
                <w:szCs w:val="21"/>
              </w:rPr>
            </w:rPrChange>
          </w:rPr>
          <w:t xml:space="preserve"> </w:t>
        </w:r>
        <w:r w:rsidRPr="00A716F3">
          <w:rPr>
            <w:rFonts w:hint="eastAsia"/>
            <w:sz w:val="28"/>
            <w:szCs w:val="28"/>
            <w:rPrChange w:id="1285" w:author="Airat Shigapov" w:date="2021-10-27T22:04:00Z">
              <w:rPr>
                <w:rFonts w:ascii="Helvetica" w:hAnsi="Helvetica" w:hint="eastAsia"/>
                <w:color w:val="333333"/>
                <w:sz w:val="21"/>
                <w:szCs w:val="21"/>
              </w:rPr>
            </w:rPrChange>
          </w:rPr>
          <w:t>определенное</w:t>
        </w:r>
        <w:r w:rsidRPr="00A716F3">
          <w:rPr>
            <w:sz w:val="28"/>
            <w:szCs w:val="28"/>
            <w:rPrChange w:id="1286" w:author="Airat Shigapov" w:date="2021-10-27T22:04:00Z">
              <w:rPr>
                <w:rFonts w:ascii="Helvetica" w:hAnsi="Helvetica"/>
                <w:color w:val="333333"/>
                <w:sz w:val="21"/>
                <w:szCs w:val="21"/>
              </w:rPr>
            </w:rPrChange>
          </w:rPr>
          <w:t xml:space="preserve"> </w:t>
        </w:r>
        <w:r w:rsidRPr="00A716F3">
          <w:rPr>
            <w:rFonts w:hint="eastAsia"/>
            <w:sz w:val="28"/>
            <w:szCs w:val="28"/>
            <w:rPrChange w:id="1287" w:author="Airat Shigapov" w:date="2021-10-27T22:04:00Z">
              <w:rPr>
                <w:rFonts w:ascii="Helvetica" w:hAnsi="Helvetica" w:hint="eastAsia"/>
                <w:color w:val="333333"/>
                <w:sz w:val="21"/>
                <w:szCs w:val="21"/>
              </w:rPr>
            </w:rPrChange>
          </w:rPr>
          <w:t>назначение</w:t>
        </w:r>
        <w:r w:rsidRPr="00A716F3">
          <w:rPr>
            <w:sz w:val="28"/>
            <w:szCs w:val="28"/>
            <w:rPrChange w:id="1288" w:author="Airat Shigapov" w:date="2021-10-27T22:04:00Z">
              <w:rPr>
                <w:rFonts w:ascii="Helvetica" w:hAnsi="Helvetica"/>
                <w:color w:val="333333"/>
                <w:sz w:val="21"/>
                <w:szCs w:val="21"/>
              </w:rPr>
            </w:rPrChange>
          </w:rPr>
          <w:t xml:space="preserve">. </w:t>
        </w:r>
        <w:r w:rsidRPr="00A716F3">
          <w:rPr>
            <w:rFonts w:hint="eastAsia"/>
            <w:sz w:val="28"/>
            <w:szCs w:val="28"/>
            <w:rPrChange w:id="1289" w:author="Airat Shigapov" w:date="2021-10-27T22:04:00Z">
              <w:rPr>
                <w:rFonts w:ascii="Helvetica" w:hAnsi="Helvetica" w:hint="eastAsia"/>
                <w:color w:val="333333"/>
                <w:sz w:val="21"/>
                <w:szCs w:val="21"/>
              </w:rPr>
            </w:rPrChange>
          </w:rPr>
          <w:t>Левая</w:t>
        </w:r>
        <w:r w:rsidRPr="00A716F3">
          <w:rPr>
            <w:sz w:val="28"/>
            <w:szCs w:val="28"/>
            <w:rPrChange w:id="1290" w:author="Airat Shigapov" w:date="2021-10-27T22:04:00Z">
              <w:rPr>
                <w:rFonts w:ascii="Helvetica" w:hAnsi="Helvetica"/>
                <w:color w:val="333333"/>
                <w:sz w:val="21"/>
                <w:szCs w:val="21"/>
              </w:rPr>
            </w:rPrChange>
          </w:rPr>
          <w:t xml:space="preserve"> </w:t>
        </w:r>
        <w:r w:rsidRPr="00A716F3">
          <w:rPr>
            <w:rFonts w:hint="eastAsia"/>
            <w:sz w:val="28"/>
            <w:szCs w:val="28"/>
            <w:rPrChange w:id="1291" w:author="Airat Shigapov" w:date="2021-10-27T22:04:00Z">
              <w:rPr>
                <w:rFonts w:ascii="Helvetica" w:hAnsi="Helvetica" w:hint="eastAsia"/>
                <w:color w:val="333333"/>
                <w:sz w:val="21"/>
                <w:szCs w:val="21"/>
              </w:rPr>
            </w:rPrChange>
          </w:rPr>
          <w:t>сторона</w:t>
        </w:r>
        <w:r w:rsidRPr="00A716F3">
          <w:rPr>
            <w:sz w:val="28"/>
            <w:szCs w:val="28"/>
            <w:rPrChange w:id="1292" w:author="Airat Shigapov" w:date="2021-10-27T22:04:00Z">
              <w:rPr>
                <w:rFonts w:ascii="Helvetica" w:hAnsi="Helvetica"/>
                <w:color w:val="333333"/>
                <w:sz w:val="21"/>
                <w:szCs w:val="21"/>
              </w:rPr>
            </w:rPrChange>
          </w:rPr>
          <w:t xml:space="preserve"> </w:t>
        </w:r>
        <w:r w:rsidRPr="00A716F3">
          <w:rPr>
            <w:rFonts w:hint="eastAsia"/>
            <w:sz w:val="28"/>
            <w:szCs w:val="28"/>
            <w:rPrChange w:id="1293" w:author="Airat Shigapov" w:date="2021-10-27T22:04:00Z">
              <w:rPr>
                <w:rFonts w:ascii="Helvetica" w:hAnsi="Helvetica" w:hint="eastAsia"/>
                <w:color w:val="333333"/>
                <w:sz w:val="21"/>
                <w:szCs w:val="21"/>
              </w:rPr>
            </w:rPrChange>
          </w:rPr>
          <w:t>блока</w:t>
        </w:r>
        <w:r w:rsidRPr="00A716F3">
          <w:rPr>
            <w:sz w:val="28"/>
            <w:szCs w:val="28"/>
            <w:rPrChange w:id="1294" w:author="Airat Shigapov" w:date="2021-10-27T22:04:00Z">
              <w:rPr>
                <w:rFonts w:ascii="Helvetica" w:hAnsi="Helvetica"/>
                <w:color w:val="333333"/>
                <w:sz w:val="21"/>
                <w:szCs w:val="21"/>
              </w:rPr>
            </w:rPrChange>
          </w:rPr>
          <w:t xml:space="preserve"> </w:t>
        </w:r>
        <w:r w:rsidRPr="00A716F3">
          <w:rPr>
            <w:rFonts w:hint="eastAsia"/>
            <w:sz w:val="28"/>
            <w:szCs w:val="28"/>
            <w:rPrChange w:id="1295" w:author="Airat Shigapov" w:date="2021-10-27T22:04:00Z">
              <w:rPr>
                <w:rFonts w:ascii="Helvetica" w:hAnsi="Helvetica" w:hint="eastAsia"/>
                <w:color w:val="333333"/>
                <w:sz w:val="21"/>
                <w:szCs w:val="21"/>
              </w:rPr>
            </w:rPrChange>
          </w:rPr>
          <w:t>предназначена</w:t>
        </w:r>
        <w:r w:rsidRPr="00A716F3">
          <w:rPr>
            <w:sz w:val="28"/>
            <w:szCs w:val="28"/>
            <w:rPrChange w:id="1296" w:author="Airat Shigapov" w:date="2021-10-27T22:04:00Z">
              <w:rPr>
                <w:rFonts w:ascii="Helvetica" w:hAnsi="Helvetica"/>
                <w:color w:val="333333"/>
                <w:sz w:val="21"/>
                <w:szCs w:val="21"/>
              </w:rPr>
            </w:rPrChange>
          </w:rPr>
          <w:t xml:space="preserve"> </w:t>
        </w:r>
        <w:r w:rsidRPr="00A716F3">
          <w:rPr>
            <w:rFonts w:hint="eastAsia"/>
            <w:sz w:val="28"/>
            <w:szCs w:val="28"/>
            <w:rPrChange w:id="1297" w:author="Airat Shigapov" w:date="2021-10-27T22:04:00Z">
              <w:rPr>
                <w:rFonts w:ascii="Helvetica" w:hAnsi="Helvetica" w:hint="eastAsia"/>
                <w:color w:val="333333"/>
                <w:sz w:val="21"/>
                <w:szCs w:val="21"/>
              </w:rPr>
            </w:rPrChange>
          </w:rPr>
          <w:t>для</w:t>
        </w:r>
        <w:r w:rsidRPr="00A716F3">
          <w:rPr>
            <w:sz w:val="28"/>
            <w:szCs w:val="28"/>
            <w:rPrChange w:id="1298" w:author="Airat Shigapov" w:date="2021-10-27T22:04:00Z">
              <w:rPr>
                <w:rFonts w:ascii="Helvetica" w:hAnsi="Helvetica"/>
                <w:color w:val="333333"/>
                <w:sz w:val="21"/>
                <w:szCs w:val="21"/>
              </w:rPr>
            </w:rPrChange>
          </w:rPr>
          <w:t xml:space="preserve"> </w:t>
        </w:r>
        <w:r w:rsidRPr="00A716F3">
          <w:rPr>
            <w:rFonts w:hint="eastAsia"/>
            <w:sz w:val="28"/>
            <w:szCs w:val="28"/>
            <w:rPrChange w:id="1299" w:author="Airat Shigapov" w:date="2021-10-27T22:04:00Z">
              <w:rPr>
                <w:rFonts w:ascii="Helvetica" w:hAnsi="Helvetica" w:hint="eastAsia"/>
                <w:color w:val="333333"/>
                <w:sz w:val="21"/>
                <w:szCs w:val="21"/>
              </w:rPr>
            </w:rPrChange>
          </w:rPr>
          <w:t>входов</w:t>
        </w:r>
        <w:r w:rsidRPr="00A716F3">
          <w:rPr>
            <w:sz w:val="28"/>
            <w:szCs w:val="28"/>
            <w:rPrChange w:id="1300" w:author="Airat Shigapov" w:date="2021-10-27T22:04:00Z">
              <w:rPr>
                <w:rFonts w:ascii="Helvetica" w:hAnsi="Helvetica"/>
                <w:color w:val="333333"/>
                <w:sz w:val="21"/>
                <w:szCs w:val="21"/>
              </w:rPr>
            </w:rPrChange>
          </w:rPr>
          <w:t xml:space="preserve">, </w:t>
        </w:r>
        <w:r w:rsidRPr="00A716F3">
          <w:rPr>
            <w:rFonts w:hint="eastAsia"/>
            <w:sz w:val="28"/>
            <w:szCs w:val="28"/>
            <w:rPrChange w:id="1301" w:author="Airat Shigapov" w:date="2021-10-27T22:04:00Z">
              <w:rPr>
                <w:rFonts w:ascii="Helvetica" w:hAnsi="Helvetica" w:hint="eastAsia"/>
                <w:color w:val="333333"/>
                <w:sz w:val="21"/>
                <w:szCs w:val="21"/>
              </w:rPr>
            </w:rPrChange>
          </w:rPr>
          <w:t>верхняя</w:t>
        </w:r>
        <w:r w:rsidRPr="00A716F3">
          <w:rPr>
            <w:sz w:val="28"/>
            <w:szCs w:val="28"/>
            <w:rPrChange w:id="1302" w:author="Airat Shigapov" w:date="2021-10-27T22:04:00Z">
              <w:rPr>
                <w:rFonts w:ascii="Helvetica" w:hAnsi="Helvetica"/>
                <w:color w:val="333333"/>
                <w:sz w:val="21"/>
                <w:szCs w:val="21"/>
              </w:rPr>
            </w:rPrChange>
          </w:rPr>
          <w:t xml:space="preserve"> - </w:t>
        </w:r>
        <w:r w:rsidRPr="00A716F3">
          <w:rPr>
            <w:rFonts w:hint="eastAsia"/>
            <w:sz w:val="28"/>
            <w:szCs w:val="28"/>
            <w:rPrChange w:id="1303" w:author="Airat Shigapov" w:date="2021-10-27T22:04:00Z">
              <w:rPr>
                <w:rFonts w:ascii="Helvetica" w:hAnsi="Helvetica" w:hint="eastAsia"/>
                <w:color w:val="333333"/>
                <w:sz w:val="21"/>
                <w:szCs w:val="21"/>
              </w:rPr>
            </w:rPrChange>
          </w:rPr>
          <w:t>для</w:t>
        </w:r>
        <w:r w:rsidRPr="00A716F3">
          <w:rPr>
            <w:sz w:val="28"/>
            <w:szCs w:val="28"/>
            <w:rPrChange w:id="1304" w:author="Airat Shigapov" w:date="2021-10-27T22:04:00Z">
              <w:rPr>
                <w:rFonts w:ascii="Helvetica" w:hAnsi="Helvetica"/>
                <w:color w:val="333333"/>
                <w:sz w:val="21"/>
                <w:szCs w:val="21"/>
              </w:rPr>
            </w:rPrChange>
          </w:rPr>
          <w:t xml:space="preserve"> </w:t>
        </w:r>
        <w:r w:rsidRPr="00A716F3">
          <w:rPr>
            <w:rFonts w:hint="eastAsia"/>
            <w:sz w:val="28"/>
            <w:szCs w:val="28"/>
            <w:rPrChange w:id="1305" w:author="Airat Shigapov" w:date="2021-10-27T22:04:00Z">
              <w:rPr>
                <w:rFonts w:ascii="Helvetica" w:hAnsi="Helvetica" w:hint="eastAsia"/>
                <w:color w:val="333333"/>
                <w:sz w:val="21"/>
                <w:szCs w:val="21"/>
              </w:rPr>
            </w:rPrChange>
          </w:rPr>
          <w:t>управления</w:t>
        </w:r>
        <w:r w:rsidRPr="00A716F3">
          <w:rPr>
            <w:sz w:val="28"/>
            <w:szCs w:val="28"/>
            <w:rPrChange w:id="1306" w:author="Airat Shigapov" w:date="2021-10-27T22:04:00Z">
              <w:rPr>
                <w:rFonts w:ascii="Helvetica" w:hAnsi="Helvetica"/>
                <w:color w:val="333333"/>
                <w:sz w:val="21"/>
                <w:szCs w:val="21"/>
              </w:rPr>
            </w:rPrChange>
          </w:rPr>
          <w:t xml:space="preserve">, </w:t>
        </w:r>
        <w:r w:rsidRPr="00A716F3">
          <w:rPr>
            <w:rFonts w:hint="eastAsia"/>
            <w:sz w:val="28"/>
            <w:szCs w:val="28"/>
            <w:rPrChange w:id="1307" w:author="Airat Shigapov" w:date="2021-10-27T22:04:00Z">
              <w:rPr>
                <w:rFonts w:ascii="Helvetica" w:hAnsi="Helvetica" w:hint="eastAsia"/>
                <w:color w:val="333333"/>
                <w:sz w:val="21"/>
                <w:szCs w:val="21"/>
              </w:rPr>
            </w:rPrChange>
          </w:rPr>
          <w:t>правая</w:t>
        </w:r>
        <w:r w:rsidRPr="00A716F3">
          <w:rPr>
            <w:sz w:val="28"/>
            <w:szCs w:val="28"/>
            <w:rPrChange w:id="1308" w:author="Airat Shigapov" w:date="2021-10-27T22:04:00Z">
              <w:rPr>
                <w:rFonts w:ascii="Helvetica" w:hAnsi="Helvetica"/>
                <w:color w:val="333333"/>
                <w:sz w:val="21"/>
                <w:szCs w:val="21"/>
              </w:rPr>
            </w:rPrChange>
          </w:rPr>
          <w:t xml:space="preserve"> - </w:t>
        </w:r>
        <w:r w:rsidRPr="00A716F3">
          <w:rPr>
            <w:rFonts w:hint="eastAsia"/>
            <w:sz w:val="28"/>
            <w:szCs w:val="28"/>
            <w:rPrChange w:id="1309" w:author="Airat Shigapov" w:date="2021-10-27T22:04:00Z">
              <w:rPr>
                <w:rFonts w:ascii="Helvetica" w:hAnsi="Helvetica" w:hint="eastAsia"/>
                <w:color w:val="333333"/>
                <w:sz w:val="21"/>
                <w:szCs w:val="21"/>
              </w:rPr>
            </w:rPrChange>
          </w:rPr>
          <w:t>для</w:t>
        </w:r>
        <w:r w:rsidRPr="00A716F3">
          <w:rPr>
            <w:sz w:val="28"/>
            <w:szCs w:val="28"/>
            <w:rPrChange w:id="1310" w:author="Airat Shigapov" w:date="2021-10-27T22:04:00Z">
              <w:rPr>
                <w:rFonts w:ascii="Helvetica" w:hAnsi="Helvetica"/>
                <w:color w:val="333333"/>
                <w:sz w:val="21"/>
                <w:szCs w:val="21"/>
              </w:rPr>
            </w:rPrChange>
          </w:rPr>
          <w:t xml:space="preserve"> </w:t>
        </w:r>
        <w:r w:rsidRPr="00A716F3">
          <w:rPr>
            <w:rFonts w:hint="eastAsia"/>
            <w:sz w:val="28"/>
            <w:szCs w:val="28"/>
            <w:rPrChange w:id="1311" w:author="Airat Shigapov" w:date="2021-10-27T22:04:00Z">
              <w:rPr>
                <w:rFonts w:ascii="Helvetica" w:hAnsi="Helvetica" w:hint="eastAsia"/>
                <w:color w:val="333333"/>
                <w:sz w:val="21"/>
                <w:szCs w:val="21"/>
              </w:rPr>
            </w:rPrChange>
          </w:rPr>
          <w:t>выходов</w:t>
        </w:r>
        <w:r w:rsidRPr="00A716F3">
          <w:rPr>
            <w:sz w:val="28"/>
            <w:szCs w:val="28"/>
            <w:rPrChange w:id="1312" w:author="Airat Shigapov" w:date="2021-10-27T22:04:00Z">
              <w:rPr>
                <w:rFonts w:ascii="Helvetica" w:hAnsi="Helvetica"/>
                <w:color w:val="333333"/>
                <w:sz w:val="21"/>
                <w:szCs w:val="21"/>
              </w:rPr>
            </w:rPrChange>
          </w:rPr>
          <w:t xml:space="preserve">, </w:t>
        </w:r>
        <w:r w:rsidRPr="00A716F3">
          <w:rPr>
            <w:rFonts w:hint="eastAsia"/>
            <w:sz w:val="28"/>
            <w:szCs w:val="28"/>
            <w:rPrChange w:id="1313" w:author="Airat Shigapov" w:date="2021-10-27T22:04:00Z">
              <w:rPr>
                <w:rFonts w:ascii="Helvetica" w:hAnsi="Helvetica" w:hint="eastAsia"/>
                <w:color w:val="333333"/>
                <w:sz w:val="21"/>
                <w:szCs w:val="21"/>
              </w:rPr>
            </w:rPrChange>
          </w:rPr>
          <w:t>нижняя</w:t>
        </w:r>
        <w:r w:rsidRPr="00A716F3">
          <w:rPr>
            <w:sz w:val="28"/>
            <w:szCs w:val="28"/>
            <w:rPrChange w:id="1314" w:author="Airat Shigapov" w:date="2021-10-27T22:04:00Z">
              <w:rPr>
                <w:rFonts w:ascii="Helvetica" w:hAnsi="Helvetica"/>
                <w:color w:val="333333"/>
                <w:sz w:val="21"/>
                <w:szCs w:val="21"/>
              </w:rPr>
            </w:rPrChange>
          </w:rPr>
          <w:t xml:space="preserve"> - </w:t>
        </w:r>
        <w:r w:rsidRPr="00A716F3">
          <w:rPr>
            <w:rFonts w:hint="eastAsia"/>
            <w:sz w:val="28"/>
            <w:szCs w:val="28"/>
            <w:rPrChange w:id="1315" w:author="Airat Shigapov" w:date="2021-10-27T22:04:00Z">
              <w:rPr>
                <w:rFonts w:ascii="Helvetica" w:hAnsi="Helvetica" w:hint="eastAsia"/>
                <w:color w:val="333333"/>
                <w:sz w:val="21"/>
                <w:szCs w:val="21"/>
              </w:rPr>
            </w:rPrChange>
          </w:rPr>
          <w:t>для</w:t>
        </w:r>
        <w:r w:rsidRPr="00A716F3">
          <w:rPr>
            <w:sz w:val="28"/>
            <w:szCs w:val="28"/>
            <w:rPrChange w:id="1316" w:author="Airat Shigapov" w:date="2021-10-27T22:04:00Z">
              <w:rPr>
                <w:rFonts w:ascii="Helvetica" w:hAnsi="Helvetica"/>
                <w:color w:val="333333"/>
                <w:sz w:val="21"/>
                <w:szCs w:val="21"/>
              </w:rPr>
            </w:rPrChange>
          </w:rPr>
          <w:t xml:space="preserve"> </w:t>
        </w:r>
        <w:r w:rsidRPr="00A716F3">
          <w:rPr>
            <w:rFonts w:hint="eastAsia"/>
            <w:sz w:val="28"/>
            <w:szCs w:val="28"/>
            <w:rPrChange w:id="1317" w:author="Airat Shigapov" w:date="2021-10-27T22:04:00Z">
              <w:rPr>
                <w:rFonts w:ascii="Helvetica" w:hAnsi="Helvetica" w:hint="eastAsia"/>
                <w:color w:val="333333"/>
                <w:sz w:val="21"/>
                <w:szCs w:val="21"/>
              </w:rPr>
            </w:rPrChange>
          </w:rPr>
          <w:t>механизмов</w:t>
        </w:r>
        <w:r w:rsidRPr="00A716F3">
          <w:rPr>
            <w:sz w:val="28"/>
            <w:szCs w:val="28"/>
            <w:rPrChange w:id="1318" w:author="Airat Shigapov" w:date="2021-10-27T22:04:00Z">
              <w:rPr>
                <w:rFonts w:ascii="Helvetica" w:hAnsi="Helvetica"/>
                <w:color w:val="333333"/>
                <w:sz w:val="21"/>
                <w:szCs w:val="21"/>
              </w:rPr>
            </w:rPrChange>
          </w:rPr>
          <w:t xml:space="preserve">. </w:t>
        </w:r>
        <w:r w:rsidRPr="00A716F3">
          <w:rPr>
            <w:rFonts w:hint="eastAsia"/>
            <w:sz w:val="28"/>
            <w:szCs w:val="28"/>
            <w:rPrChange w:id="1319" w:author="Airat Shigapov" w:date="2021-10-27T22:04:00Z">
              <w:rPr>
                <w:rFonts w:ascii="Helvetica" w:hAnsi="Helvetica" w:hint="eastAsia"/>
                <w:color w:val="333333"/>
                <w:sz w:val="21"/>
                <w:szCs w:val="21"/>
              </w:rPr>
            </w:rPrChange>
          </w:rPr>
          <w:t>Такое</w:t>
        </w:r>
        <w:r w:rsidRPr="00A716F3">
          <w:rPr>
            <w:sz w:val="28"/>
            <w:szCs w:val="28"/>
            <w:rPrChange w:id="1320" w:author="Airat Shigapov" w:date="2021-10-27T22:04:00Z">
              <w:rPr>
                <w:rFonts w:ascii="Helvetica" w:hAnsi="Helvetica"/>
                <w:color w:val="333333"/>
                <w:sz w:val="21"/>
                <w:szCs w:val="21"/>
              </w:rPr>
            </w:rPrChange>
          </w:rPr>
          <w:t xml:space="preserve"> </w:t>
        </w:r>
        <w:r w:rsidRPr="00A716F3">
          <w:rPr>
            <w:rFonts w:hint="eastAsia"/>
            <w:sz w:val="28"/>
            <w:szCs w:val="28"/>
            <w:rPrChange w:id="1321" w:author="Airat Shigapov" w:date="2021-10-27T22:04:00Z">
              <w:rPr>
                <w:rFonts w:ascii="Helvetica" w:hAnsi="Helvetica" w:hint="eastAsia"/>
                <w:color w:val="333333"/>
                <w:sz w:val="21"/>
                <w:szCs w:val="21"/>
              </w:rPr>
            </w:rPrChange>
          </w:rPr>
          <w:t>обозначение</w:t>
        </w:r>
        <w:r w:rsidRPr="00A716F3">
          <w:rPr>
            <w:sz w:val="28"/>
            <w:szCs w:val="28"/>
            <w:rPrChange w:id="1322" w:author="Airat Shigapov" w:date="2021-10-27T22:04:00Z">
              <w:rPr>
                <w:rFonts w:ascii="Helvetica" w:hAnsi="Helvetica"/>
                <w:color w:val="333333"/>
                <w:sz w:val="21"/>
                <w:szCs w:val="21"/>
              </w:rPr>
            </w:rPrChange>
          </w:rPr>
          <w:t xml:space="preserve"> </w:t>
        </w:r>
        <w:r w:rsidRPr="00A716F3">
          <w:rPr>
            <w:rFonts w:hint="eastAsia"/>
            <w:sz w:val="28"/>
            <w:szCs w:val="28"/>
            <w:rPrChange w:id="1323" w:author="Airat Shigapov" w:date="2021-10-27T22:04:00Z">
              <w:rPr>
                <w:rFonts w:ascii="Helvetica" w:hAnsi="Helvetica" w:hint="eastAsia"/>
                <w:color w:val="333333"/>
                <w:sz w:val="21"/>
                <w:szCs w:val="21"/>
              </w:rPr>
            </w:rPrChange>
          </w:rPr>
          <w:t>отражает</w:t>
        </w:r>
        <w:r w:rsidRPr="00A716F3">
          <w:rPr>
            <w:sz w:val="28"/>
            <w:szCs w:val="28"/>
            <w:rPrChange w:id="1324" w:author="Airat Shigapov" w:date="2021-10-27T22:04:00Z">
              <w:rPr>
                <w:rFonts w:ascii="Helvetica" w:hAnsi="Helvetica"/>
                <w:color w:val="333333"/>
                <w:sz w:val="21"/>
                <w:szCs w:val="21"/>
              </w:rPr>
            </w:rPrChange>
          </w:rPr>
          <w:t xml:space="preserve"> </w:t>
        </w:r>
        <w:r w:rsidRPr="00A716F3">
          <w:rPr>
            <w:rFonts w:hint="eastAsia"/>
            <w:sz w:val="28"/>
            <w:szCs w:val="28"/>
            <w:rPrChange w:id="1325" w:author="Airat Shigapov" w:date="2021-10-27T22:04:00Z">
              <w:rPr>
                <w:rFonts w:ascii="Helvetica" w:hAnsi="Helvetica" w:hint="eastAsia"/>
                <w:color w:val="333333"/>
                <w:sz w:val="21"/>
                <w:szCs w:val="21"/>
              </w:rPr>
            </w:rPrChange>
          </w:rPr>
          <w:t>определенные</w:t>
        </w:r>
        <w:r w:rsidRPr="00A716F3">
          <w:rPr>
            <w:sz w:val="28"/>
            <w:szCs w:val="28"/>
            <w:rPrChange w:id="1326" w:author="Airat Shigapov" w:date="2021-10-27T22:04:00Z">
              <w:rPr>
                <w:rFonts w:ascii="Helvetica" w:hAnsi="Helvetica"/>
                <w:color w:val="333333"/>
                <w:sz w:val="21"/>
                <w:szCs w:val="21"/>
              </w:rPr>
            </w:rPrChange>
          </w:rPr>
          <w:t xml:space="preserve"> </w:t>
        </w:r>
        <w:r w:rsidRPr="00A716F3">
          <w:rPr>
            <w:rFonts w:hint="eastAsia"/>
            <w:sz w:val="28"/>
            <w:szCs w:val="28"/>
            <w:rPrChange w:id="1327" w:author="Airat Shigapov" w:date="2021-10-27T22:04:00Z">
              <w:rPr>
                <w:rFonts w:ascii="Helvetica" w:hAnsi="Helvetica" w:hint="eastAsia"/>
                <w:color w:val="333333"/>
                <w:sz w:val="21"/>
                <w:szCs w:val="21"/>
              </w:rPr>
            </w:rPrChange>
          </w:rPr>
          <w:t>системные</w:t>
        </w:r>
        <w:r w:rsidRPr="00A716F3">
          <w:rPr>
            <w:sz w:val="28"/>
            <w:szCs w:val="28"/>
            <w:rPrChange w:id="1328" w:author="Airat Shigapov" w:date="2021-10-27T22:04:00Z">
              <w:rPr>
                <w:rFonts w:ascii="Helvetica" w:hAnsi="Helvetica"/>
                <w:color w:val="333333"/>
                <w:sz w:val="21"/>
                <w:szCs w:val="21"/>
              </w:rPr>
            </w:rPrChange>
          </w:rPr>
          <w:t xml:space="preserve"> </w:t>
        </w:r>
        <w:r w:rsidRPr="00A716F3">
          <w:rPr>
            <w:rFonts w:hint="eastAsia"/>
            <w:sz w:val="28"/>
            <w:szCs w:val="28"/>
            <w:rPrChange w:id="1329" w:author="Airat Shigapov" w:date="2021-10-27T22:04:00Z">
              <w:rPr>
                <w:rFonts w:ascii="Helvetica" w:hAnsi="Helvetica" w:hint="eastAsia"/>
                <w:color w:val="333333"/>
                <w:sz w:val="21"/>
                <w:szCs w:val="21"/>
              </w:rPr>
            </w:rPrChange>
          </w:rPr>
          <w:t>принципы</w:t>
        </w:r>
        <w:r w:rsidRPr="00A716F3">
          <w:rPr>
            <w:sz w:val="28"/>
            <w:szCs w:val="28"/>
            <w:rPrChange w:id="1330" w:author="Airat Shigapov" w:date="2021-10-27T22:04:00Z">
              <w:rPr>
                <w:rFonts w:ascii="Helvetica" w:hAnsi="Helvetica"/>
                <w:color w:val="333333"/>
                <w:sz w:val="21"/>
                <w:szCs w:val="21"/>
              </w:rPr>
            </w:rPrChange>
          </w:rPr>
          <w:t xml:space="preserve">: </w:t>
        </w:r>
        <w:r w:rsidRPr="00A716F3">
          <w:rPr>
            <w:rFonts w:hint="eastAsia"/>
            <w:sz w:val="28"/>
            <w:szCs w:val="28"/>
            <w:rPrChange w:id="1331" w:author="Airat Shigapov" w:date="2021-10-27T22:04:00Z">
              <w:rPr>
                <w:rFonts w:ascii="Helvetica" w:hAnsi="Helvetica" w:hint="eastAsia"/>
                <w:color w:val="333333"/>
                <w:sz w:val="21"/>
                <w:szCs w:val="21"/>
              </w:rPr>
            </w:rPrChange>
          </w:rPr>
          <w:t>входы</w:t>
        </w:r>
        <w:r w:rsidRPr="00A716F3">
          <w:rPr>
            <w:sz w:val="28"/>
            <w:szCs w:val="28"/>
            <w:rPrChange w:id="1332" w:author="Airat Shigapov" w:date="2021-10-27T22:04:00Z">
              <w:rPr>
                <w:rFonts w:ascii="Helvetica" w:hAnsi="Helvetica"/>
                <w:color w:val="333333"/>
                <w:sz w:val="21"/>
                <w:szCs w:val="21"/>
              </w:rPr>
            </w:rPrChange>
          </w:rPr>
          <w:t xml:space="preserve"> </w:t>
        </w:r>
        <w:r w:rsidRPr="00A716F3">
          <w:rPr>
            <w:rFonts w:hint="eastAsia"/>
            <w:sz w:val="28"/>
            <w:szCs w:val="28"/>
            <w:rPrChange w:id="1333" w:author="Airat Shigapov" w:date="2021-10-27T22:04:00Z">
              <w:rPr>
                <w:rFonts w:ascii="Helvetica" w:hAnsi="Helvetica" w:hint="eastAsia"/>
                <w:color w:val="333333"/>
                <w:sz w:val="21"/>
                <w:szCs w:val="21"/>
              </w:rPr>
            </w:rPrChange>
          </w:rPr>
          <w:t>преобразуются</w:t>
        </w:r>
        <w:r w:rsidRPr="00A716F3">
          <w:rPr>
            <w:sz w:val="28"/>
            <w:szCs w:val="28"/>
            <w:rPrChange w:id="1334" w:author="Airat Shigapov" w:date="2021-10-27T22:04:00Z">
              <w:rPr>
                <w:rFonts w:ascii="Helvetica" w:hAnsi="Helvetica"/>
                <w:color w:val="333333"/>
                <w:sz w:val="21"/>
                <w:szCs w:val="21"/>
              </w:rPr>
            </w:rPrChange>
          </w:rPr>
          <w:t xml:space="preserve"> </w:t>
        </w:r>
        <w:r w:rsidRPr="00A716F3">
          <w:rPr>
            <w:rFonts w:hint="eastAsia"/>
            <w:sz w:val="28"/>
            <w:szCs w:val="28"/>
            <w:rPrChange w:id="1335" w:author="Airat Shigapov" w:date="2021-10-27T22:04:00Z">
              <w:rPr>
                <w:rFonts w:ascii="Helvetica" w:hAnsi="Helvetica" w:hint="eastAsia"/>
                <w:color w:val="333333"/>
                <w:sz w:val="21"/>
                <w:szCs w:val="21"/>
              </w:rPr>
            </w:rPrChange>
          </w:rPr>
          <w:t>в</w:t>
        </w:r>
        <w:r w:rsidRPr="00A716F3">
          <w:rPr>
            <w:sz w:val="28"/>
            <w:szCs w:val="28"/>
            <w:rPrChange w:id="1336" w:author="Airat Shigapov" w:date="2021-10-27T22:04:00Z">
              <w:rPr>
                <w:rFonts w:ascii="Helvetica" w:hAnsi="Helvetica"/>
                <w:color w:val="333333"/>
                <w:sz w:val="21"/>
                <w:szCs w:val="21"/>
              </w:rPr>
            </w:rPrChange>
          </w:rPr>
          <w:t xml:space="preserve"> </w:t>
        </w:r>
        <w:r w:rsidRPr="00A716F3">
          <w:rPr>
            <w:rFonts w:hint="eastAsia"/>
            <w:sz w:val="28"/>
            <w:szCs w:val="28"/>
            <w:rPrChange w:id="1337" w:author="Airat Shigapov" w:date="2021-10-27T22:04:00Z">
              <w:rPr>
                <w:rFonts w:ascii="Helvetica" w:hAnsi="Helvetica" w:hint="eastAsia"/>
                <w:color w:val="333333"/>
                <w:sz w:val="21"/>
                <w:szCs w:val="21"/>
              </w:rPr>
            </w:rPrChange>
          </w:rPr>
          <w:t>выходы</w:t>
        </w:r>
        <w:r w:rsidRPr="00A716F3">
          <w:rPr>
            <w:sz w:val="28"/>
            <w:szCs w:val="28"/>
            <w:rPrChange w:id="1338" w:author="Airat Shigapov" w:date="2021-10-27T22:04:00Z">
              <w:rPr>
                <w:rFonts w:ascii="Helvetica" w:hAnsi="Helvetica"/>
                <w:color w:val="333333"/>
                <w:sz w:val="21"/>
                <w:szCs w:val="21"/>
              </w:rPr>
            </w:rPrChange>
          </w:rPr>
          <w:t xml:space="preserve"> </w:t>
        </w:r>
        <w:r w:rsidRPr="00A716F3">
          <w:rPr>
            <w:rFonts w:hint="eastAsia"/>
            <w:sz w:val="28"/>
            <w:szCs w:val="28"/>
            <w:rPrChange w:id="1339" w:author="Airat Shigapov" w:date="2021-10-27T22:04:00Z">
              <w:rPr>
                <w:rFonts w:ascii="Helvetica" w:hAnsi="Helvetica" w:hint="eastAsia"/>
                <w:color w:val="333333"/>
                <w:sz w:val="21"/>
                <w:szCs w:val="21"/>
              </w:rPr>
            </w:rPrChange>
          </w:rPr>
          <w:t>управление</w:t>
        </w:r>
        <w:r w:rsidRPr="00A716F3">
          <w:rPr>
            <w:sz w:val="28"/>
            <w:szCs w:val="28"/>
            <w:rPrChange w:id="1340" w:author="Airat Shigapov" w:date="2021-10-27T22:04:00Z">
              <w:rPr>
                <w:rFonts w:ascii="Helvetica" w:hAnsi="Helvetica"/>
                <w:color w:val="333333"/>
                <w:sz w:val="21"/>
                <w:szCs w:val="21"/>
              </w:rPr>
            </w:rPrChange>
          </w:rPr>
          <w:t xml:space="preserve"> </w:t>
        </w:r>
        <w:r w:rsidRPr="00A716F3">
          <w:rPr>
            <w:rFonts w:hint="eastAsia"/>
            <w:sz w:val="28"/>
            <w:szCs w:val="28"/>
            <w:rPrChange w:id="1341" w:author="Airat Shigapov" w:date="2021-10-27T22:04:00Z">
              <w:rPr>
                <w:rFonts w:ascii="Helvetica" w:hAnsi="Helvetica" w:hint="eastAsia"/>
                <w:color w:val="333333"/>
                <w:sz w:val="21"/>
                <w:szCs w:val="21"/>
              </w:rPr>
            </w:rPrChange>
          </w:rPr>
          <w:t>ограничивает</w:t>
        </w:r>
        <w:r w:rsidRPr="00A716F3">
          <w:rPr>
            <w:sz w:val="28"/>
            <w:szCs w:val="28"/>
            <w:rPrChange w:id="1342" w:author="Airat Shigapov" w:date="2021-10-27T22:04:00Z">
              <w:rPr>
                <w:rFonts w:ascii="Helvetica" w:hAnsi="Helvetica"/>
                <w:color w:val="333333"/>
                <w:sz w:val="21"/>
                <w:szCs w:val="21"/>
              </w:rPr>
            </w:rPrChange>
          </w:rPr>
          <w:t xml:space="preserve"> </w:t>
        </w:r>
        <w:r w:rsidRPr="00A716F3">
          <w:rPr>
            <w:rFonts w:hint="eastAsia"/>
            <w:sz w:val="28"/>
            <w:szCs w:val="28"/>
            <w:rPrChange w:id="1343" w:author="Airat Shigapov" w:date="2021-10-27T22:04:00Z">
              <w:rPr>
                <w:rFonts w:ascii="Helvetica" w:hAnsi="Helvetica" w:hint="eastAsia"/>
                <w:color w:val="333333"/>
                <w:sz w:val="21"/>
                <w:szCs w:val="21"/>
              </w:rPr>
            </w:rPrChange>
          </w:rPr>
          <w:t>или</w:t>
        </w:r>
        <w:r w:rsidRPr="00A716F3">
          <w:rPr>
            <w:sz w:val="28"/>
            <w:szCs w:val="28"/>
            <w:rPrChange w:id="1344" w:author="Airat Shigapov" w:date="2021-10-27T22:04:00Z">
              <w:rPr>
                <w:rFonts w:ascii="Helvetica" w:hAnsi="Helvetica"/>
                <w:color w:val="333333"/>
                <w:sz w:val="21"/>
                <w:szCs w:val="21"/>
              </w:rPr>
            </w:rPrChange>
          </w:rPr>
          <w:t xml:space="preserve"> </w:t>
        </w:r>
        <w:r w:rsidRPr="00A716F3">
          <w:rPr>
            <w:rFonts w:hint="eastAsia"/>
            <w:sz w:val="28"/>
            <w:szCs w:val="28"/>
            <w:rPrChange w:id="1345" w:author="Airat Shigapov" w:date="2021-10-27T22:04:00Z">
              <w:rPr>
                <w:rFonts w:ascii="Helvetica" w:hAnsi="Helvetica" w:hint="eastAsia"/>
                <w:color w:val="333333"/>
                <w:sz w:val="21"/>
                <w:szCs w:val="21"/>
              </w:rPr>
            </w:rPrChange>
          </w:rPr>
          <w:t>предписывает</w:t>
        </w:r>
        <w:r w:rsidRPr="00A716F3">
          <w:rPr>
            <w:sz w:val="28"/>
            <w:szCs w:val="28"/>
            <w:rPrChange w:id="1346" w:author="Airat Shigapov" w:date="2021-10-27T22:04:00Z">
              <w:rPr>
                <w:rFonts w:ascii="Helvetica" w:hAnsi="Helvetica"/>
                <w:color w:val="333333"/>
                <w:sz w:val="21"/>
                <w:szCs w:val="21"/>
              </w:rPr>
            </w:rPrChange>
          </w:rPr>
          <w:t xml:space="preserve"> </w:t>
        </w:r>
        <w:r w:rsidRPr="00A716F3">
          <w:rPr>
            <w:rFonts w:hint="eastAsia"/>
            <w:sz w:val="28"/>
            <w:szCs w:val="28"/>
            <w:rPrChange w:id="1347" w:author="Airat Shigapov" w:date="2021-10-27T22:04:00Z">
              <w:rPr>
                <w:rFonts w:ascii="Helvetica" w:hAnsi="Helvetica" w:hint="eastAsia"/>
                <w:color w:val="333333"/>
                <w:sz w:val="21"/>
                <w:szCs w:val="21"/>
              </w:rPr>
            </w:rPrChange>
          </w:rPr>
          <w:t>условия</w:t>
        </w:r>
        <w:r w:rsidRPr="00A716F3">
          <w:rPr>
            <w:sz w:val="28"/>
            <w:szCs w:val="28"/>
            <w:rPrChange w:id="1348" w:author="Airat Shigapov" w:date="2021-10-27T22:04:00Z">
              <w:rPr>
                <w:rFonts w:ascii="Helvetica" w:hAnsi="Helvetica"/>
                <w:color w:val="333333"/>
                <w:sz w:val="21"/>
                <w:szCs w:val="21"/>
              </w:rPr>
            </w:rPrChange>
          </w:rPr>
          <w:t xml:space="preserve"> </w:t>
        </w:r>
        <w:r w:rsidRPr="00A716F3">
          <w:rPr>
            <w:rFonts w:hint="eastAsia"/>
            <w:sz w:val="28"/>
            <w:szCs w:val="28"/>
            <w:rPrChange w:id="1349" w:author="Airat Shigapov" w:date="2021-10-27T22:04:00Z">
              <w:rPr>
                <w:rFonts w:ascii="Helvetica" w:hAnsi="Helvetica" w:hint="eastAsia"/>
                <w:color w:val="333333"/>
                <w:sz w:val="21"/>
                <w:szCs w:val="21"/>
              </w:rPr>
            </w:rPrChange>
          </w:rPr>
          <w:t>выполнения</w:t>
        </w:r>
        <w:r w:rsidRPr="00A716F3">
          <w:rPr>
            <w:sz w:val="28"/>
            <w:szCs w:val="28"/>
            <w:rPrChange w:id="1350" w:author="Airat Shigapov" w:date="2021-10-27T22:04:00Z">
              <w:rPr>
                <w:rFonts w:ascii="Helvetica" w:hAnsi="Helvetica"/>
                <w:color w:val="333333"/>
                <w:sz w:val="21"/>
                <w:szCs w:val="21"/>
              </w:rPr>
            </w:rPrChange>
          </w:rPr>
          <w:t xml:space="preserve"> </w:t>
        </w:r>
        <w:r w:rsidRPr="00A716F3">
          <w:rPr>
            <w:rFonts w:hint="eastAsia"/>
            <w:sz w:val="28"/>
            <w:szCs w:val="28"/>
            <w:rPrChange w:id="1351" w:author="Airat Shigapov" w:date="2021-10-27T22:04:00Z">
              <w:rPr>
                <w:rFonts w:ascii="Helvetica" w:hAnsi="Helvetica" w:hint="eastAsia"/>
                <w:color w:val="333333"/>
                <w:sz w:val="21"/>
                <w:szCs w:val="21"/>
              </w:rPr>
            </w:rPrChange>
          </w:rPr>
          <w:t>преобразований</w:t>
        </w:r>
        <w:r w:rsidRPr="00A716F3">
          <w:rPr>
            <w:sz w:val="28"/>
            <w:szCs w:val="28"/>
            <w:rPrChange w:id="1352" w:author="Airat Shigapov" w:date="2021-10-27T22:04:00Z">
              <w:rPr>
                <w:rFonts w:ascii="Helvetica" w:hAnsi="Helvetica"/>
                <w:color w:val="333333"/>
                <w:sz w:val="21"/>
                <w:szCs w:val="21"/>
              </w:rPr>
            </w:rPrChange>
          </w:rPr>
          <w:t xml:space="preserve">, </w:t>
        </w:r>
        <w:r w:rsidRPr="00A716F3">
          <w:rPr>
            <w:rFonts w:hint="eastAsia"/>
            <w:sz w:val="28"/>
            <w:szCs w:val="28"/>
            <w:rPrChange w:id="1353" w:author="Airat Shigapov" w:date="2021-10-27T22:04:00Z">
              <w:rPr>
                <w:rFonts w:ascii="Helvetica" w:hAnsi="Helvetica" w:hint="eastAsia"/>
                <w:color w:val="333333"/>
                <w:sz w:val="21"/>
                <w:szCs w:val="21"/>
              </w:rPr>
            </w:rPrChange>
          </w:rPr>
          <w:t>механизмы</w:t>
        </w:r>
        <w:r w:rsidRPr="00A716F3">
          <w:rPr>
            <w:sz w:val="28"/>
            <w:szCs w:val="28"/>
            <w:rPrChange w:id="1354" w:author="Airat Shigapov" w:date="2021-10-27T22:04:00Z">
              <w:rPr>
                <w:rFonts w:ascii="Helvetica" w:hAnsi="Helvetica"/>
                <w:color w:val="333333"/>
                <w:sz w:val="21"/>
                <w:szCs w:val="21"/>
              </w:rPr>
            </w:rPrChange>
          </w:rPr>
          <w:t xml:space="preserve"> </w:t>
        </w:r>
        <w:r w:rsidRPr="00A716F3">
          <w:rPr>
            <w:rFonts w:hint="eastAsia"/>
            <w:sz w:val="28"/>
            <w:szCs w:val="28"/>
            <w:rPrChange w:id="1355" w:author="Airat Shigapov" w:date="2021-10-27T22:04:00Z">
              <w:rPr>
                <w:rFonts w:ascii="Helvetica" w:hAnsi="Helvetica" w:hint="eastAsia"/>
                <w:color w:val="333333"/>
                <w:sz w:val="21"/>
                <w:szCs w:val="21"/>
              </w:rPr>
            </w:rPrChange>
          </w:rPr>
          <w:t>показывают</w:t>
        </w:r>
        <w:r w:rsidRPr="00A716F3">
          <w:rPr>
            <w:sz w:val="28"/>
            <w:szCs w:val="28"/>
            <w:rPrChange w:id="1356" w:author="Airat Shigapov" w:date="2021-10-27T22:04:00Z">
              <w:rPr>
                <w:rFonts w:ascii="Helvetica" w:hAnsi="Helvetica"/>
                <w:color w:val="333333"/>
                <w:sz w:val="21"/>
                <w:szCs w:val="21"/>
              </w:rPr>
            </w:rPrChange>
          </w:rPr>
          <w:t xml:space="preserve">, </w:t>
        </w:r>
        <w:r w:rsidRPr="00A716F3">
          <w:rPr>
            <w:rFonts w:hint="eastAsia"/>
            <w:sz w:val="28"/>
            <w:szCs w:val="28"/>
            <w:rPrChange w:id="1357" w:author="Airat Shigapov" w:date="2021-10-27T22:04:00Z">
              <w:rPr>
                <w:rFonts w:ascii="Helvetica" w:hAnsi="Helvetica" w:hint="eastAsia"/>
                <w:color w:val="333333"/>
                <w:sz w:val="21"/>
                <w:szCs w:val="21"/>
              </w:rPr>
            </w:rPrChange>
          </w:rPr>
          <w:t>что</w:t>
        </w:r>
        <w:r w:rsidRPr="00A716F3">
          <w:rPr>
            <w:sz w:val="28"/>
            <w:szCs w:val="28"/>
            <w:rPrChange w:id="1358" w:author="Airat Shigapov" w:date="2021-10-27T22:04:00Z">
              <w:rPr>
                <w:rFonts w:ascii="Helvetica" w:hAnsi="Helvetica"/>
                <w:color w:val="333333"/>
                <w:sz w:val="21"/>
                <w:szCs w:val="21"/>
              </w:rPr>
            </w:rPrChange>
          </w:rPr>
          <w:t xml:space="preserve"> </w:t>
        </w:r>
        <w:r w:rsidRPr="00A716F3">
          <w:rPr>
            <w:rFonts w:hint="eastAsia"/>
            <w:sz w:val="28"/>
            <w:szCs w:val="28"/>
            <w:rPrChange w:id="1359" w:author="Airat Shigapov" w:date="2021-10-27T22:04:00Z">
              <w:rPr>
                <w:rFonts w:ascii="Helvetica" w:hAnsi="Helvetica" w:hint="eastAsia"/>
                <w:color w:val="333333"/>
                <w:sz w:val="21"/>
                <w:szCs w:val="21"/>
              </w:rPr>
            </w:rPrChange>
          </w:rPr>
          <w:t>и</w:t>
        </w:r>
        <w:r w:rsidRPr="00A716F3">
          <w:rPr>
            <w:sz w:val="28"/>
            <w:szCs w:val="28"/>
            <w:rPrChange w:id="1360" w:author="Airat Shigapov" w:date="2021-10-27T22:04:00Z">
              <w:rPr>
                <w:rFonts w:ascii="Helvetica" w:hAnsi="Helvetica"/>
                <w:color w:val="333333"/>
                <w:sz w:val="21"/>
                <w:szCs w:val="21"/>
              </w:rPr>
            </w:rPrChange>
          </w:rPr>
          <w:t xml:space="preserve"> </w:t>
        </w:r>
        <w:r w:rsidRPr="00A716F3">
          <w:rPr>
            <w:rFonts w:hint="eastAsia"/>
            <w:sz w:val="28"/>
            <w:szCs w:val="28"/>
            <w:rPrChange w:id="1361" w:author="Airat Shigapov" w:date="2021-10-27T22:04:00Z">
              <w:rPr>
                <w:rFonts w:ascii="Helvetica" w:hAnsi="Helvetica" w:hint="eastAsia"/>
                <w:color w:val="333333"/>
                <w:sz w:val="21"/>
                <w:szCs w:val="21"/>
              </w:rPr>
            </w:rPrChange>
          </w:rPr>
          <w:t>как</w:t>
        </w:r>
        <w:r w:rsidRPr="00A716F3">
          <w:rPr>
            <w:sz w:val="28"/>
            <w:szCs w:val="28"/>
            <w:rPrChange w:id="1362" w:author="Airat Shigapov" w:date="2021-10-27T22:04:00Z">
              <w:rPr>
                <w:rFonts w:ascii="Helvetica" w:hAnsi="Helvetica"/>
                <w:color w:val="333333"/>
                <w:sz w:val="21"/>
                <w:szCs w:val="21"/>
              </w:rPr>
            </w:rPrChange>
          </w:rPr>
          <w:t xml:space="preserve"> </w:t>
        </w:r>
        <w:r w:rsidRPr="00A716F3">
          <w:rPr>
            <w:rFonts w:hint="eastAsia"/>
            <w:sz w:val="28"/>
            <w:szCs w:val="28"/>
            <w:rPrChange w:id="1363" w:author="Airat Shigapov" w:date="2021-10-27T22:04:00Z">
              <w:rPr>
                <w:rFonts w:ascii="Helvetica" w:hAnsi="Helvetica" w:hint="eastAsia"/>
                <w:color w:val="333333"/>
                <w:sz w:val="21"/>
                <w:szCs w:val="21"/>
              </w:rPr>
            </w:rPrChange>
          </w:rPr>
          <w:t>выполняет</w:t>
        </w:r>
        <w:r w:rsidRPr="00A716F3">
          <w:rPr>
            <w:sz w:val="28"/>
            <w:szCs w:val="28"/>
            <w:rPrChange w:id="1364" w:author="Airat Shigapov" w:date="2021-10-27T22:04:00Z">
              <w:rPr>
                <w:rFonts w:ascii="Helvetica" w:hAnsi="Helvetica"/>
                <w:color w:val="333333"/>
                <w:sz w:val="21"/>
                <w:szCs w:val="21"/>
              </w:rPr>
            </w:rPrChange>
          </w:rPr>
          <w:t xml:space="preserve"> </w:t>
        </w:r>
        <w:r w:rsidRPr="00A716F3">
          <w:rPr>
            <w:rFonts w:hint="eastAsia"/>
            <w:sz w:val="28"/>
            <w:szCs w:val="28"/>
            <w:rPrChange w:id="1365" w:author="Airat Shigapov" w:date="2021-10-27T22:04:00Z">
              <w:rPr>
                <w:rFonts w:ascii="Helvetica" w:hAnsi="Helvetica" w:hint="eastAsia"/>
                <w:color w:val="333333"/>
                <w:sz w:val="21"/>
                <w:szCs w:val="21"/>
              </w:rPr>
            </w:rPrChange>
          </w:rPr>
          <w:t>функция</w:t>
        </w:r>
        <w:r w:rsidRPr="00A716F3">
          <w:rPr>
            <w:sz w:val="28"/>
            <w:szCs w:val="28"/>
            <w:rPrChange w:id="1366" w:author="Airat Shigapov" w:date="2021-10-27T22:04:00Z">
              <w:rPr>
                <w:rFonts w:ascii="Helvetica" w:hAnsi="Helvetica"/>
                <w:color w:val="333333"/>
                <w:sz w:val="21"/>
                <w:szCs w:val="21"/>
              </w:rPr>
            </w:rPrChange>
          </w:rPr>
          <w:t>.</w:t>
        </w:r>
      </w:ins>
    </w:p>
    <w:p w14:paraId="4E1427C4" w14:textId="77777777" w:rsidR="00A716F3" w:rsidRPr="00A716F3" w:rsidRDefault="00A716F3">
      <w:pPr>
        <w:pStyle w:val="a4"/>
        <w:shd w:val="clear" w:color="auto" w:fill="FFFFFF"/>
        <w:spacing w:before="0" w:beforeAutospacing="0" w:after="0" w:afterAutospacing="0" w:line="360" w:lineRule="auto"/>
        <w:ind w:firstLine="709"/>
        <w:jc w:val="both"/>
        <w:rPr>
          <w:ins w:id="1367" w:author="Airat Shigapov" w:date="2021-10-27T22:03:00Z"/>
          <w:sz w:val="28"/>
          <w:szCs w:val="28"/>
          <w:rPrChange w:id="1368" w:author="Airat Shigapov" w:date="2021-10-27T22:04:00Z">
            <w:rPr>
              <w:ins w:id="1369" w:author="Airat Shigapov" w:date="2021-10-27T22:03:00Z"/>
              <w:rFonts w:ascii="Helvetica" w:hAnsi="Helvetica"/>
              <w:color w:val="333333"/>
              <w:sz w:val="21"/>
              <w:szCs w:val="21"/>
            </w:rPr>
          </w:rPrChange>
        </w:rPr>
        <w:pPrChange w:id="1370" w:author="Airat Shigapov" w:date="2021-10-27T22:03:00Z">
          <w:pPr>
            <w:pStyle w:val="a4"/>
            <w:shd w:val="clear" w:color="auto" w:fill="FFFFFF"/>
            <w:spacing w:before="0" w:beforeAutospacing="0" w:after="150" w:afterAutospacing="0"/>
            <w:ind w:firstLine="375"/>
            <w:jc w:val="both"/>
          </w:pPr>
        </w:pPrChange>
      </w:pPr>
      <w:ins w:id="1371" w:author="Airat Shigapov" w:date="2021-10-27T22:03:00Z">
        <w:r w:rsidRPr="00A716F3">
          <w:rPr>
            <w:rFonts w:hint="eastAsia"/>
            <w:sz w:val="28"/>
            <w:szCs w:val="28"/>
            <w:rPrChange w:id="1372" w:author="Airat Shigapov" w:date="2021-10-27T22:04:00Z">
              <w:rPr>
                <w:rFonts w:ascii="Helvetica" w:hAnsi="Helvetica" w:hint="eastAsia"/>
                <w:color w:val="333333"/>
                <w:sz w:val="21"/>
                <w:szCs w:val="21"/>
              </w:rPr>
            </w:rPrChange>
          </w:rPr>
          <w:t>Блоки</w:t>
        </w:r>
        <w:r w:rsidRPr="00A716F3">
          <w:rPr>
            <w:sz w:val="28"/>
            <w:szCs w:val="28"/>
            <w:rPrChange w:id="1373" w:author="Airat Shigapov" w:date="2021-10-27T22:04:00Z">
              <w:rPr>
                <w:rFonts w:ascii="Helvetica" w:hAnsi="Helvetica"/>
                <w:color w:val="333333"/>
                <w:sz w:val="21"/>
                <w:szCs w:val="21"/>
              </w:rPr>
            </w:rPrChange>
          </w:rPr>
          <w:t xml:space="preserve"> </w:t>
        </w:r>
        <w:r w:rsidRPr="00A716F3">
          <w:rPr>
            <w:rFonts w:hint="eastAsia"/>
            <w:sz w:val="28"/>
            <w:szCs w:val="28"/>
            <w:rPrChange w:id="1374" w:author="Airat Shigapov" w:date="2021-10-27T22:04:00Z">
              <w:rPr>
                <w:rFonts w:ascii="Helvetica" w:hAnsi="Helvetica" w:hint="eastAsia"/>
                <w:color w:val="333333"/>
                <w:sz w:val="21"/>
                <w:szCs w:val="21"/>
              </w:rPr>
            </w:rPrChange>
          </w:rPr>
          <w:t>в</w:t>
        </w:r>
        <w:r w:rsidRPr="00A716F3">
          <w:rPr>
            <w:sz w:val="28"/>
            <w:szCs w:val="28"/>
            <w:rPrChange w:id="1375" w:author="Airat Shigapov" w:date="2021-10-27T22:04:00Z">
              <w:rPr>
                <w:rFonts w:ascii="Helvetica" w:hAnsi="Helvetica"/>
                <w:color w:val="333333"/>
                <w:sz w:val="21"/>
                <w:szCs w:val="21"/>
              </w:rPr>
            </w:rPrChange>
          </w:rPr>
          <w:t xml:space="preserve"> IDEF0 </w:t>
        </w:r>
        <w:r w:rsidRPr="00A716F3">
          <w:rPr>
            <w:rFonts w:hint="eastAsia"/>
            <w:sz w:val="28"/>
            <w:szCs w:val="28"/>
            <w:rPrChange w:id="1376" w:author="Airat Shigapov" w:date="2021-10-27T22:04:00Z">
              <w:rPr>
                <w:rFonts w:ascii="Helvetica" w:hAnsi="Helvetica" w:hint="eastAsia"/>
                <w:color w:val="333333"/>
                <w:sz w:val="21"/>
                <w:szCs w:val="21"/>
              </w:rPr>
            </w:rPrChange>
          </w:rPr>
          <w:t>размещаются</w:t>
        </w:r>
        <w:r w:rsidRPr="00A716F3">
          <w:rPr>
            <w:sz w:val="28"/>
            <w:szCs w:val="28"/>
            <w:rPrChange w:id="1377" w:author="Airat Shigapov" w:date="2021-10-27T22:04:00Z">
              <w:rPr>
                <w:rFonts w:ascii="Helvetica" w:hAnsi="Helvetica"/>
                <w:color w:val="333333"/>
                <w:sz w:val="21"/>
                <w:szCs w:val="21"/>
              </w:rPr>
            </w:rPrChange>
          </w:rPr>
          <w:t xml:space="preserve"> </w:t>
        </w:r>
        <w:r w:rsidRPr="00A716F3">
          <w:rPr>
            <w:rFonts w:hint="eastAsia"/>
            <w:sz w:val="28"/>
            <w:szCs w:val="28"/>
            <w:rPrChange w:id="1378" w:author="Airat Shigapov" w:date="2021-10-27T22:04:00Z">
              <w:rPr>
                <w:rFonts w:ascii="Helvetica" w:hAnsi="Helvetica" w:hint="eastAsia"/>
                <w:color w:val="333333"/>
                <w:sz w:val="21"/>
                <w:szCs w:val="21"/>
              </w:rPr>
            </w:rPrChange>
          </w:rPr>
          <w:t>по</w:t>
        </w:r>
        <w:r w:rsidRPr="00A716F3">
          <w:rPr>
            <w:sz w:val="28"/>
            <w:szCs w:val="28"/>
            <w:rPrChange w:id="1379" w:author="Airat Shigapov" w:date="2021-10-27T22:04:00Z">
              <w:rPr>
                <w:rFonts w:ascii="Helvetica" w:hAnsi="Helvetica"/>
                <w:color w:val="333333"/>
                <w:sz w:val="21"/>
                <w:szCs w:val="21"/>
              </w:rPr>
            </w:rPrChange>
          </w:rPr>
          <w:t xml:space="preserve"> </w:t>
        </w:r>
        <w:r w:rsidRPr="00A716F3">
          <w:rPr>
            <w:rFonts w:hint="eastAsia"/>
            <w:sz w:val="28"/>
            <w:szCs w:val="28"/>
            <w:rPrChange w:id="1380" w:author="Airat Shigapov" w:date="2021-10-27T22:04:00Z">
              <w:rPr>
                <w:rFonts w:ascii="Helvetica" w:hAnsi="Helvetica" w:hint="eastAsia"/>
                <w:color w:val="333333"/>
                <w:sz w:val="21"/>
                <w:szCs w:val="21"/>
              </w:rPr>
            </w:rPrChange>
          </w:rPr>
          <w:t>степени</w:t>
        </w:r>
        <w:r w:rsidRPr="00A716F3">
          <w:rPr>
            <w:sz w:val="28"/>
            <w:szCs w:val="28"/>
            <w:rPrChange w:id="1381" w:author="Airat Shigapov" w:date="2021-10-27T22:04:00Z">
              <w:rPr>
                <w:rFonts w:ascii="Helvetica" w:hAnsi="Helvetica"/>
                <w:color w:val="333333"/>
                <w:sz w:val="21"/>
                <w:szCs w:val="21"/>
              </w:rPr>
            </w:rPrChange>
          </w:rPr>
          <w:t xml:space="preserve"> </w:t>
        </w:r>
        <w:r w:rsidRPr="00A716F3">
          <w:rPr>
            <w:rFonts w:hint="eastAsia"/>
            <w:sz w:val="28"/>
            <w:szCs w:val="28"/>
            <w:rPrChange w:id="1382" w:author="Airat Shigapov" w:date="2021-10-27T22:04:00Z">
              <w:rPr>
                <w:rFonts w:ascii="Helvetica" w:hAnsi="Helvetica" w:hint="eastAsia"/>
                <w:color w:val="333333"/>
                <w:sz w:val="21"/>
                <w:szCs w:val="21"/>
              </w:rPr>
            </w:rPrChange>
          </w:rPr>
          <w:t>важности</w:t>
        </w:r>
        <w:r w:rsidRPr="00A716F3">
          <w:rPr>
            <w:sz w:val="28"/>
            <w:szCs w:val="28"/>
            <w:rPrChange w:id="1383" w:author="Airat Shigapov" w:date="2021-10-27T22:04:00Z">
              <w:rPr>
                <w:rFonts w:ascii="Helvetica" w:hAnsi="Helvetica"/>
                <w:color w:val="333333"/>
                <w:sz w:val="21"/>
                <w:szCs w:val="21"/>
              </w:rPr>
            </w:rPrChange>
          </w:rPr>
          <w:t xml:space="preserve">, </w:t>
        </w:r>
        <w:r w:rsidRPr="00A716F3">
          <w:rPr>
            <w:rFonts w:hint="eastAsia"/>
            <w:sz w:val="28"/>
            <w:szCs w:val="28"/>
            <w:rPrChange w:id="1384" w:author="Airat Shigapov" w:date="2021-10-27T22:04:00Z">
              <w:rPr>
                <w:rFonts w:ascii="Helvetica" w:hAnsi="Helvetica" w:hint="eastAsia"/>
                <w:color w:val="333333"/>
                <w:sz w:val="21"/>
                <w:szCs w:val="21"/>
              </w:rPr>
            </w:rPrChange>
          </w:rPr>
          <w:t>как</w:t>
        </w:r>
        <w:r w:rsidRPr="00A716F3">
          <w:rPr>
            <w:sz w:val="28"/>
            <w:szCs w:val="28"/>
            <w:rPrChange w:id="1385" w:author="Airat Shigapov" w:date="2021-10-27T22:04:00Z">
              <w:rPr>
                <w:rFonts w:ascii="Helvetica" w:hAnsi="Helvetica"/>
                <w:color w:val="333333"/>
                <w:sz w:val="21"/>
                <w:szCs w:val="21"/>
              </w:rPr>
            </w:rPrChange>
          </w:rPr>
          <w:t xml:space="preserve"> </w:t>
        </w:r>
        <w:r w:rsidRPr="00A716F3">
          <w:rPr>
            <w:rFonts w:hint="eastAsia"/>
            <w:sz w:val="28"/>
            <w:szCs w:val="28"/>
            <w:rPrChange w:id="1386" w:author="Airat Shigapov" w:date="2021-10-27T22:04:00Z">
              <w:rPr>
                <w:rFonts w:ascii="Helvetica" w:hAnsi="Helvetica" w:hint="eastAsia"/>
                <w:color w:val="333333"/>
                <w:sz w:val="21"/>
                <w:szCs w:val="21"/>
              </w:rPr>
            </w:rPrChange>
          </w:rPr>
          <w:t>ее</w:t>
        </w:r>
        <w:r w:rsidRPr="00A716F3">
          <w:rPr>
            <w:sz w:val="28"/>
            <w:szCs w:val="28"/>
            <w:rPrChange w:id="1387" w:author="Airat Shigapov" w:date="2021-10-27T22:04:00Z">
              <w:rPr>
                <w:rFonts w:ascii="Helvetica" w:hAnsi="Helvetica"/>
                <w:color w:val="333333"/>
                <w:sz w:val="21"/>
                <w:szCs w:val="21"/>
              </w:rPr>
            </w:rPrChange>
          </w:rPr>
          <w:t xml:space="preserve"> </w:t>
        </w:r>
        <w:r w:rsidRPr="00A716F3">
          <w:rPr>
            <w:rFonts w:hint="eastAsia"/>
            <w:sz w:val="28"/>
            <w:szCs w:val="28"/>
            <w:rPrChange w:id="1388" w:author="Airat Shigapov" w:date="2021-10-27T22:04:00Z">
              <w:rPr>
                <w:rFonts w:ascii="Helvetica" w:hAnsi="Helvetica" w:hint="eastAsia"/>
                <w:color w:val="333333"/>
                <w:sz w:val="21"/>
                <w:szCs w:val="21"/>
              </w:rPr>
            </w:rPrChange>
          </w:rPr>
          <w:t>понимает</w:t>
        </w:r>
        <w:r w:rsidRPr="00A716F3">
          <w:rPr>
            <w:sz w:val="28"/>
            <w:szCs w:val="28"/>
            <w:rPrChange w:id="1389" w:author="Airat Shigapov" w:date="2021-10-27T22:04:00Z">
              <w:rPr>
                <w:rFonts w:ascii="Helvetica" w:hAnsi="Helvetica"/>
                <w:color w:val="333333"/>
                <w:sz w:val="21"/>
                <w:szCs w:val="21"/>
              </w:rPr>
            </w:rPrChange>
          </w:rPr>
          <w:t xml:space="preserve"> </w:t>
        </w:r>
        <w:r w:rsidRPr="00A716F3">
          <w:rPr>
            <w:rFonts w:hint="eastAsia"/>
            <w:sz w:val="28"/>
            <w:szCs w:val="28"/>
            <w:rPrChange w:id="1390" w:author="Airat Shigapov" w:date="2021-10-27T22:04:00Z">
              <w:rPr>
                <w:rFonts w:ascii="Helvetica" w:hAnsi="Helvetica" w:hint="eastAsia"/>
                <w:color w:val="333333"/>
                <w:sz w:val="21"/>
                <w:szCs w:val="21"/>
              </w:rPr>
            </w:rPrChange>
          </w:rPr>
          <w:t>автор</w:t>
        </w:r>
        <w:r w:rsidRPr="00A716F3">
          <w:rPr>
            <w:sz w:val="28"/>
            <w:szCs w:val="28"/>
            <w:rPrChange w:id="1391" w:author="Airat Shigapov" w:date="2021-10-27T22:04:00Z">
              <w:rPr>
                <w:rFonts w:ascii="Helvetica" w:hAnsi="Helvetica"/>
                <w:color w:val="333333"/>
                <w:sz w:val="21"/>
                <w:szCs w:val="21"/>
              </w:rPr>
            </w:rPrChange>
          </w:rPr>
          <w:t xml:space="preserve"> </w:t>
        </w:r>
        <w:r w:rsidRPr="00A716F3">
          <w:rPr>
            <w:rFonts w:hint="eastAsia"/>
            <w:sz w:val="28"/>
            <w:szCs w:val="28"/>
            <w:rPrChange w:id="1392" w:author="Airat Shigapov" w:date="2021-10-27T22:04:00Z">
              <w:rPr>
                <w:rFonts w:ascii="Helvetica" w:hAnsi="Helvetica" w:hint="eastAsia"/>
                <w:color w:val="333333"/>
                <w:sz w:val="21"/>
                <w:szCs w:val="21"/>
              </w:rPr>
            </w:rPrChange>
          </w:rPr>
          <w:t>диаграммы</w:t>
        </w:r>
        <w:r w:rsidRPr="00A716F3">
          <w:rPr>
            <w:sz w:val="28"/>
            <w:szCs w:val="28"/>
            <w:rPrChange w:id="1393" w:author="Airat Shigapov" w:date="2021-10-27T22:04:00Z">
              <w:rPr>
                <w:rFonts w:ascii="Helvetica" w:hAnsi="Helvetica"/>
                <w:color w:val="333333"/>
                <w:sz w:val="21"/>
                <w:szCs w:val="21"/>
              </w:rPr>
            </w:rPrChange>
          </w:rPr>
          <w:t xml:space="preserve">. </w:t>
        </w:r>
        <w:r w:rsidRPr="00A716F3">
          <w:rPr>
            <w:rFonts w:hint="eastAsia"/>
            <w:sz w:val="28"/>
            <w:szCs w:val="28"/>
            <w:rPrChange w:id="1394" w:author="Airat Shigapov" w:date="2021-10-27T22:04:00Z">
              <w:rPr>
                <w:rFonts w:ascii="Helvetica" w:hAnsi="Helvetica" w:hint="eastAsia"/>
                <w:color w:val="333333"/>
                <w:sz w:val="21"/>
                <w:szCs w:val="21"/>
              </w:rPr>
            </w:rPrChange>
          </w:rPr>
          <w:t>Этот</w:t>
        </w:r>
        <w:r w:rsidRPr="00A716F3">
          <w:rPr>
            <w:sz w:val="28"/>
            <w:szCs w:val="28"/>
            <w:rPrChange w:id="1395" w:author="Airat Shigapov" w:date="2021-10-27T22:04:00Z">
              <w:rPr>
                <w:rFonts w:ascii="Helvetica" w:hAnsi="Helvetica"/>
                <w:color w:val="333333"/>
                <w:sz w:val="21"/>
                <w:szCs w:val="21"/>
              </w:rPr>
            </w:rPrChange>
          </w:rPr>
          <w:t xml:space="preserve"> </w:t>
        </w:r>
        <w:r w:rsidRPr="00A716F3">
          <w:rPr>
            <w:rFonts w:hint="eastAsia"/>
            <w:sz w:val="28"/>
            <w:szCs w:val="28"/>
            <w:rPrChange w:id="1396" w:author="Airat Shigapov" w:date="2021-10-27T22:04:00Z">
              <w:rPr>
                <w:rFonts w:ascii="Helvetica" w:hAnsi="Helvetica" w:hint="eastAsia"/>
                <w:color w:val="333333"/>
                <w:sz w:val="21"/>
                <w:szCs w:val="21"/>
              </w:rPr>
            </w:rPrChange>
          </w:rPr>
          <w:t>относительный</w:t>
        </w:r>
        <w:r w:rsidRPr="00A716F3">
          <w:rPr>
            <w:sz w:val="28"/>
            <w:szCs w:val="28"/>
            <w:rPrChange w:id="1397" w:author="Airat Shigapov" w:date="2021-10-27T22:04:00Z">
              <w:rPr>
                <w:rFonts w:ascii="Helvetica" w:hAnsi="Helvetica"/>
                <w:color w:val="333333"/>
                <w:sz w:val="21"/>
                <w:szCs w:val="21"/>
              </w:rPr>
            </w:rPrChange>
          </w:rPr>
          <w:t xml:space="preserve"> </w:t>
        </w:r>
        <w:r w:rsidRPr="00A716F3">
          <w:rPr>
            <w:rFonts w:hint="eastAsia"/>
            <w:sz w:val="28"/>
            <w:szCs w:val="28"/>
            <w:rPrChange w:id="1398" w:author="Airat Shigapov" w:date="2021-10-27T22:04:00Z">
              <w:rPr>
                <w:rFonts w:ascii="Helvetica" w:hAnsi="Helvetica" w:hint="eastAsia"/>
                <w:color w:val="333333"/>
                <w:sz w:val="21"/>
                <w:szCs w:val="21"/>
              </w:rPr>
            </w:rPrChange>
          </w:rPr>
          <w:t>порядок</w:t>
        </w:r>
        <w:r w:rsidRPr="00A716F3">
          <w:rPr>
            <w:sz w:val="28"/>
            <w:szCs w:val="28"/>
            <w:rPrChange w:id="1399" w:author="Airat Shigapov" w:date="2021-10-27T22:04:00Z">
              <w:rPr>
                <w:rFonts w:ascii="Helvetica" w:hAnsi="Helvetica"/>
                <w:color w:val="333333"/>
                <w:sz w:val="21"/>
                <w:szCs w:val="21"/>
              </w:rPr>
            </w:rPrChange>
          </w:rPr>
          <w:t xml:space="preserve"> </w:t>
        </w:r>
        <w:r w:rsidRPr="00A716F3">
          <w:rPr>
            <w:rFonts w:hint="eastAsia"/>
            <w:sz w:val="28"/>
            <w:szCs w:val="28"/>
            <w:rPrChange w:id="1400" w:author="Airat Shigapov" w:date="2021-10-27T22:04:00Z">
              <w:rPr>
                <w:rFonts w:ascii="Helvetica" w:hAnsi="Helvetica" w:hint="eastAsia"/>
                <w:color w:val="333333"/>
                <w:sz w:val="21"/>
                <w:szCs w:val="21"/>
              </w:rPr>
            </w:rPrChange>
          </w:rPr>
          <w:t>называется</w:t>
        </w:r>
        <w:r w:rsidRPr="00A716F3">
          <w:rPr>
            <w:sz w:val="28"/>
            <w:szCs w:val="28"/>
            <w:rPrChange w:id="1401" w:author="Airat Shigapov" w:date="2021-10-27T22:04:00Z">
              <w:rPr>
                <w:rFonts w:ascii="Helvetica" w:hAnsi="Helvetica"/>
                <w:color w:val="333333"/>
                <w:sz w:val="21"/>
                <w:szCs w:val="21"/>
              </w:rPr>
            </w:rPrChange>
          </w:rPr>
          <w:t xml:space="preserve"> </w:t>
        </w:r>
        <w:r w:rsidRPr="00A716F3">
          <w:rPr>
            <w:rFonts w:hint="eastAsia"/>
            <w:sz w:val="28"/>
            <w:szCs w:val="28"/>
            <w:rPrChange w:id="1402" w:author="Airat Shigapov" w:date="2021-10-27T22:04:00Z">
              <w:rPr>
                <w:rFonts w:ascii="Helvetica" w:hAnsi="Helvetica" w:hint="eastAsia"/>
                <w:color w:val="333333"/>
                <w:sz w:val="21"/>
                <w:szCs w:val="21"/>
              </w:rPr>
            </w:rPrChange>
          </w:rPr>
          <w:t>доминированием</w:t>
        </w:r>
        <w:r w:rsidRPr="00A716F3">
          <w:rPr>
            <w:sz w:val="28"/>
            <w:szCs w:val="28"/>
            <w:rPrChange w:id="1403" w:author="Airat Shigapov" w:date="2021-10-27T22:04:00Z">
              <w:rPr>
                <w:rFonts w:ascii="Helvetica" w:hAnsi="Helvetica"/>
                <w:color w:val="333333"/>
                <w:sz w:val="21"/>
                <w:szCs w:val="21"/>
              </w:rPr>
            </w:rPrChange>
          </w:rPr>
          <w:t xml:space="preserve">. </w:t>
        </w:r>
        <w:r w:rsidRPr="00A716F3">
          <w:rPr>
            <w:rFonts w:hint="eastAsia"/>
            <w:sz w:val="28"/>
            <w:szCs w:val="28"/>
            <w:rPrChange w:id="1404" w:author="Airat Shigapov" w:date="2021-10-27T22:04:00Z">
              <w:rPr>
                <w:rFonts w:ascii="Helvetica" w:hAnsi="Helvetica" w:hint="eastAsia"/>
                <w:color w:val="333333"/>
                <w:sz w:val="21"/>
                <w:szCs w:val="21"/>
              </w:rPr>
            </w:rPrChange>
          </w:rPr>
          <w:t>Доминирование</w:t>
        </w:r>
        <w:r w:rsidRPr="00A716F3">
          <w:rPr>
            <w:sz w:val="28"/>
            <w:szCs w:val="28"/>
            <w:rPrChange w:id="1405" w:author="Airat Shigapov" w:date="2021-10-27T22:04:00Z">
              <w:rPr>
                <w:rFonts w:ascii="Helvetica" w:hAnsi="Helvetica"/>
                <w:color w:val="333333"/>
                <w:sz w:val="21"/>
                <w:szCs w:val="21"/>
              </w:rPr>
            </w:rPrChange>
          </w:rPr>
          <w:t xml:space="preserve"> </w:t>
        </w:r>
        <w:r w:rsidRPr="00A716F3">
          <w:rPr>
            <w:rFonts w:hint="eastAsia"/>
            <w:sz w:val="28"/>
            <w:szCs w:val="28"/>
            <w:rPrChange w:id="1406" w:author="Airat Shigapov" w:date="2021-10-27T22:04:00Z">
              <w:rPr>
                <w:rFonts w:ascii="Helvetica" w:hAnsi="Helvetica" w:hint="eastAsia"/>
                <w:color w:val="333333"/>
                <w:sz w:val="21"/>
                <w:szCs w:val="21"/>
              </w:rPr>
            </w:rPrChange>
          </w:rPr>
          <w:t>понимается</w:t>
        </w:r>
        <w:r w:rsidRPr="00A716F3">
          <w:rPr>
            <w:sz w:val="28"/>
            <w:szCs w:val="28"/>
            <w:rPrChange w:id="1407" w:author="Airat Shigapov" w:date="2021-10-27T22:04:00Z">
              <w:rPr>
                <w:rFonts w:ascii="Helvetica" w:hAnsi="Helvetica"/>
                <w:color w:val="333333"/>
                <w:sz w:val="21"/>
                <w:szCs w:val="21"/>
              </w:rPr>
            </w:rPrChange>
          </w:rPr>
          <w:t xml:space="preserve"> </w:t>
        </w:r>
        <w:r w:rsidRPr="00A716F3">
          <w:rPr>
            <w:rFonts w:hint="eastAsia"/>
            <w:sz w:val="28"/>
            <w:szCs w:val="28"/>
            <w:rPrChange w:id="1408" w:author="Airat Shigapov" w:date="2021-10-27T22:04:00Z">
              <w:rPr>
                <w:rFonts w:ascii="Helvetica" w:hAnsi="Helvetica" w:hint="eastAsia"/>
                <w:color w:val="333333"/>
                <w:sz w:val="21"/>
                <w:szCs w:val="21"/>
              </w:rPr>
            </w:rPrChange>
          </w:rPr>
          <w:t>как</w:t>
        </w:r>
        <w:r w:rsidRPr="00A716F3">
          <w:rPr>
            <w:sz w:val="28"/>
            <w:szCs w:val="28"/>
            <w:rPrChange w:id="1409" w:author="Airat Shigapov" w:date="2021-10-27T22:04:00Z">
              <w:rPr>
                <w:rFonts w:ascii="Helvetica" w:hAnsi="Helvetica"/>
                <w:color w:val="333333"/>
                <w:sz w:val="21"/>
                <w:szCs w:val="21"/>
              </w:rPr>
            </w:rPrChange>
          </w:rPr>
          <w:t xml:space="preserve"> </w:t>
        </w:r>
        <w:r w:rsidRPr="00A716F3">
          <w:rPr>
            <w:rFonts w:hint="eastAsia"/>
            <w:sz w:val="28"/>
            <w:szCs w:val="28"/>
            <w:rPrChange w:id="1410" w:author="Airat Shigapov" w:date="2021-10-27T22:04:00Z">
              <w:rPr>
                <w:rFonts w:ascii="Helvetica" w:hAnsi="Helvetica" w:hint="eastAsia"/>
                <w:color w:val="333333"/>
                <w:sz w:val="21"/>
                <w:szCs w:val="21"/>
              </w:rPr>
            </w:rPrChange>
          </w:rPr>
          <w:t>влияние</w:t>
        </w:r>
        <w:r w:rsidRPr="00A716F3">
          <w:rPr>
            <w:sz w:val="28"/>
            <w:szCs w:val="28"/>
            <w:rPrChange w:id="1411" w:author="Airat Shigapov" w:date="2021-10-27T22:04:00Z">
              <w:rPr>
                <w:rFonts w:ascii="Helvetica" w:hAnsi="Helvetica"/>
                <w:color w:val="333333"/>
                <w:sz w:val="21"/>
                <w:szCs w:val="21"/>
              </w:rPr>
            </w:rPrChange>
          </w:rPr>
          <w:t xml:space="preserve">, </w:t>
        </w:r>
        <w:r w:rsidRPr="00A716F3">
          <w:rPr>
            <w:rFonts w:hint="eastAsia"/>
            <w:sz w:val="28"/>
            <w:szCs w:val="28"/>
            <w:rPrChange w:id="1412" w:author="Airat Shigapov" w:date="2021-10-27T22:04:00Z">
              <w:rPr>
                <w:rFonts w:ascii="Helvetica" w:hAnsi="Helvetica" w:hint="eastAsia"/>
                <w:color w:val="333333"/>
                <w:sz w:val="21"/>
                <w:szCs w:val="21"/>
              </w:rPr>
            </w:rPrChange>
          </w:rPr>
          <w:t>которое</w:t>
        </w:r>
        <w:r w:rsidRPr="00A716F3">
          <w:rPr>
            <w:sz w:val="28"/>
            <w:szCs w:val="28"/>
            <w:rPrChange w:id="1413" w:author="Airat Shigapov" w:date="2021-10-27T22:04:00Z">
              <w:rPr>
                <w:rFonts w:ascii="Helvetica" w:hAnsi="Helvetica"/>
                <w:color w:val="333333"/>
                <w:sz w:val="21"/>
                <w:szCs w:val="21"/>
              </w:rPr>
            </w:rPrChange>
          </w:rPr>
          <w:t xml:space="preserve"> </w:t>
        </w:r>
        <w:r w:rsidRPr="00A716F3">
          <w:rPr>
            <w:rFonts w:hint="eastAsia"/>
            <w:sz w:val="28"/>
            <w:szCs w:val="28"/>
            <w:rPrChange w:id="1414" w:author="Airat Shigapov" w:date="2021-10-27T22:04:00Z">
              <w:rPr>
                <w:rFonts w:ascii="Helvetica" w:hAnsi="Helvetica" w:hint="eastAsia"/>
                <w:color w:val="333333"/>
                <w:sz w:val="21"/>
                <w:szCs w:val="21"/>
              </w:rPr>
            </w:rPrChange>
          </w:rPr>
          <w:t>один</w:t>
        </w:r>
        <w:r w:rsidRPr="00A716F3">
          <w:rPr>
            <w:sz w:val="28"/>
            <w:szCs w:val="28"/>
            <w:rPrChange w:id="1415" w:author="Airat Shigapov" w:date="2021-10-27T22:04:00Z">
              <w:rPr>
                <w:rFonts w:ascii="Helvetica" w:hAnsi="Helvetica"/>
                <w:color w:val="333333"/>
                <w:sz w:val="21"/>
                <w:szCs w:val="21"/>
              </w:rPr>
            </w:rPrChange>
          </w:rPr>
          <w:t xml:space="preserve"> </w:t>
        </w:r>
        <w:r w:rsidRPr="00A716F3">
          <w:rPr>
            <w:rFonts w:hint="eastAsia"/>
            <w:sz w:val="28"/>
            <w:szCs w:val="28"/>
            <w:rPrChange w:id="1416" w:author="Airat Shigapov" w:date="2021-10-27T22:04:00Z">
              <w:rPr>
                <w:rFonts w:ascii="Helvetica" w:hAnsi="Helvetica" w:hint="eastAsia"/>
                <w:color w:val="333333"/>
                <w:sz w:val="21"/>
                <w:szCs w:val="21"/>
              </w:rPr>
            </w:rPrChange>
          </w:rPr>
          <w:t>блок</w:t>
        </w:r>
        <w:r w:rsidRPr="00A716F3">
          <w:rPr>
            <w:sz w:val="28"/>
            <w:szCs w:val="28"/>
            <w:rPrChange w:id="1417" w:author="Airat Shigapov" w:date="2021-10-27T22:04:00Z">
              <w:rPr>
                <w:rFonts w:ascii="Helvetica" w:hAnsi="Helvetica"/>
                <w:color w:val="333333"/>
                <w:sz w:val="21"/>
                <w:szCs w:val="21"/>
              </w:rPr>
            </w:rPrChange>
          </w:rPr>
          <w:t xml:space="preserve"> </w:t>
        </w:r>
        <w:r w:rsidRPr="00A716F3">
          <w:rPr>
            <w:rFonts w:hint="eastAsia"/>
            <w:sz w:val="28"/>
            <w:szCs w:val="28"/>
            <w:rPrChange w:id="1418" w:author="Airat Shigapov" w:date="2021-10-27T22:04:00Z">
              <w:rPr>
                <w:rFonts w:ascii="Helvetica" w:hAnsi="Helvetica" w:hint="eastAsia"/>
                <w:color w:val="333333"/>
                <w:sz w:val="21"/>
                <w:szCs w:val="21"/>
              </w:rPr>
            </w:rPrChange>
          </w:rPr>
          <w:t>оказывает</w:t>
        </w:r>
        <w:r w:rsidRPr="00A716F3">
          <w:rPr>
            <w:sz w:val="28"/>
            <w:szCs w:val="28"/>
            <w:rPrChange w:id="1419" w:author="Airat Shigapov" w:date="2021-10-27T22:04:00Z">
              <w:rPr>
                <w:rFonts w:ascii="Helvetica" w:hAnsi="Helvetica"/>
                <w:color w:val="333333"/>
                <w:sz w:val="21"/>
                <w:szCs w:val="21"/>
              </w:rPr>
            </w:rPrChange>
          </w:rPr>
          <w:t xml:space="preserve"> </w:t>
        </w:r>
        <w:r w:rsidRPr="00A716F3">
          <w:rPr>
            <w:rFonts w:hint="eastAsia"/>
            <w:sz w:val="28"/>
            <w:szCs w:val="28"/>
            <w:rPrChange w:id="1420" w:author="Airat Shigapov" w:date="2021-10-27T22:04:00Z">
              <w:rPr>
                <w:rFonts w:ascii="Helvetica" w:hAnsi="Helvetica" w:hint="eastAsia"/>
                <w:color w:val="333333"/>
                <w:sz w:val="21"/>
                <w:szCs w:val="21"/>
              </w:rPr>
            </w:rPrChange>
          </w:rPr>
          <w:t>на</w:t>
        </w:r>
        <w:r w:rsidRPr="00A716F3">
          <w:rPr>
            <w:sz w:val="28"/>
            <w:szCs w:val="28"/>
            <w:rPrChange w:id="1421" w:author="Airat Shigapov" w:date="2021-10-27T22:04:00Z">
              <w:rPr>
                <w:rFonts w:ascii="Helvetica" w:hAnsi="Helvetica"/>
                <w:color w:val="333333"/>
                <w:sz w:val="21"/>
                <w:szCs w:val="21"/>
              </w:rPr>
            </w:rPrChange>
          </w:rPr>
          <w:t xml:space="preserve"> </w:t>
        </w:r>
        <w:r w:rsidRPr="00A716F3">
          <w:rPr>
            <w:rFonts w:hint="eastAsia"/>
            <w:sz w:val="28"/>
            <w:szCs w:val="28"/>
            <w:rPrChange w:id="1422" w:author="Airat Shigapov" w:date="2021-10-27T22:04:00Z">
              <w:rPr>
                <w:rFonts w:ascii="Helvetica" w:hAnsi="Helvetica" w:hint="eastAsia"/>
                <w:color w:val="333333"/>
                <w:sz w:val="21"/>
                <w:szCs w:val="21"/>
              </w:rPr>
            </w:rPrChange>
          </w:rPr>
          <w:t>другие</w:t>
        </w:r>
        <w:r w:rsidRPr="00A716F3">
          <w:rPr>
            <w:sz w:val="28"/>
            <w:szCs w:val="28"/>
            <w:rPrChange w:id="1423" w:author="Airat Shigapov" w:date="2021-10-27T22:04:00Z">
              <w:rPr>
                <w:rFonts w:ascii="Helvetica" w:hAnsi="Helvetica"/>
                <w:color w:val="333333"/>
                <w:sz w:val="21"/>
                <w:szCs w:val="21"/>
              </w:rPr>
            </w:rPrChange>
          </w:rPr>
          <w:t xml:space="preserve"> </w:t>
        </w:r>
        <w:r w:rsidRPr="00A716F3">
          <w:rPr>
            <w:rFonts w:hint="eastAsia"/>
            <w:sz w:val="28"/>
            <w:szCs w:val="28"/>
            <w:rPrChange w:id="1424" w:author="Airat Shigapov" w:date="2021-10-27T22:04:00Z">
              <w:rPr>
                <w:rFonts w:ascii="Helvetica" w:hAnsi="Helvetica" w:hint="eastAsia"/>
                <w:color w:val="333333"/>
                <w:sz w:val="21"/>
                <w:szCs w:val="21"/>
              </w:rPr>
            </w:rPrChange>
          </w:rPr>
          <w:t>блоки</w:t>
        </w:r>
        <w:r w:rsidRPr="00A716F3">
          <w:rPr>
            <w:sz w:val="28"/>
            <w:szCs w:val="28"/>
            <w:rPrChange w:id="1425" w:author="Airat Shigapov" w:date="2021-10-27T22:04:00Z">
              <w:rPr>
                <w:rFonts w:ascii="Helvetica" w:hAnsi="Helvetica"/>
                <w:color w:val="333333"/>
                <w:sz w:val="21"/>
                <w:szCs w:val="21"/>
              </w:rPr>
            </w:rPrChange>
          </w:rPr>
          <w:t xml:space="preserve"> </w:t>
        </w:r>
        <w:r w:rsidRPr="00A716F3">
          <w:rPr>
            <w:rFonts w:hint="eastAsia"/>
            <w:sz w:val="28"/>
            <w:szCs w:val="28"/>
            <w:rPrChange w:id="1426" w:author="Airat Shigapov" w:date="2021-10-27T22:04:00Z">
              <w:rPr>
                <w:rFonts w:ascii="Helvetica" w:hAnsi="Helvetica" w:hint="eastAsia"/>
                <w:color w:val="333333"/>
                <w:sz w:val="21"/>
                <w:szCs w:val="21"/>
              </w:rPr>
            </w:rPrChange>
          </w:rPr>
          <w:t>диаграммы</w:t>
        </w:r>
        <w:r w:rsidRPr="00A716F3">
          <w:rPr>
            <w:sz w:val="28"/>
            <w:szCs w:val="28"/>
            <w:rPrChange w:id="1427" w:author="Airat Shigapov" w:date="2021-10-27T22:04:00Z">
              <w:rPr>
                <w:rFonts w:ascii="Helvetica" w:hAnsi="Helvetica"/>
                <w:color w:val="333333"/>
                <w:sz w:val="21"/>
                <w:szCs w:val="21"/>
              </w:rPr>
            </w:rPrChange>
          </w:rPr>
          <w:t xml:space="preserve">. </w:t>
        </w:r>
        <w:r w:rsidRPr="00A716F3">
          <w:rPr>
            <w:rFonts w:hint="eastAsia"/>
            <w:sz w:val="28"/>
            <w:szCs w:val="28"/>
            <w:rPrChange w:id="1428" w:author="Airat Shigapov" w:date="2021-10-27T22:04:00Z">
              <w:rPr>
                <w:rFonts w:ascii="Helvetica" w:hAnsi="Helvetica" w:hint="eastAsia"/>
                <w:color w:val="333333"/>
                <w:sz w:val="21"/>
                <w:szCs w:val="21"/>
              </w:rPr>
            </w:rPrChange>
          </w:rPr>
          <w:t>Например</w:t>
        </w:r>
        <w:r w:rsidRPr="00A716F3">
          <w:rPr>
            <w:sz w:val="28"/>
            <w:szCs w:val="28"/>
            <w:rPrChange w:id="1429" w:author="Airat Shigapov" w:date="2021-10-27T22:04:00Z">
              <w:rPr>
                <w:rFonts w:ascii="Helvetica" w:hAnsi="Helvetica"/>
                <w:color w:val="333333"/>
                <w:sz w:val="21"/>
                <w:szCs w:val="21"/>
              </w:rPr>
            </w:rPrChange>
          </w:rPr>
          <w:t xml:space="preserve">, </w:t>
        </w:r>
        <w:r w:rsidRPr="00A716F3">
          <w:rPr>
            <w:rFonts w:hint="eastAsia"/>
            <w:sz w:val="28"/>
            <w:szCs w:val="28"/>
            <w:rPrChange w:id="1430" w:author="Airat Shigapov" w:date="2021-10-27T22:04:00Z">
              <w:rPr>
                <w:rFonts w:ascii="Helvetica" w:hAnsi="Helvetica" w:hint="eastAsia"/>
                <w:color w:val="333333"/>
                <w:sz w:val="21"/>
                <w:szCs w:val="21"/>
              </w:rPr>
            </w:rPrChange>
          </w:rPr>
          <w:t>самым</w:t>
        </w:r>
        <w:r w:rsidRPr="00A716F3">
          <w:rPr>
            <w:sz w:val="28"/>
            <w:szCs w:val="28"/>
            <w:rPrChange w:id="1431" w:author="Airat Shigapov" w:date="2021-10-27T22:04:00Z">
              <w:rPr>
                <w:rFonts w:ascii="Helvetica" w:hAnsi="Helvetica"/>
                <w:color w:val="333333"/>
                <w:sz w:val="21"/>
                <w:szCs w:val="21"/>
              </w:rPr>
            </w:rPrChange>
          </w:rPr>
          <w:t xml:space="preserve"> </w:t>
        </w:r>
        <w:r w:rsidRPr="00A716F3">
          <w:rPr>
            <w:rFonts w:hint="eastAsia"/>
            <w:sz w:val="28"/>
            <w:szCs w:val="28"/>
            <w:rPrChange w:id="1432" w:author="Airat Shigapov" w:date="2021-10-27T22:04:00Z">
              <w:rPr>
                <w:rFonts w:ascii="Helvetica" w:hAnsi="Helvetica" w:hint="eastAsia"/>
                <w:color w:val="333333"/>
                <w:sz w:val="21"/>
                <w:szCs w:val="21"/>
              </w:rPr>
            </w:rPrChange>
          </w:rPr>
          <w:t>доминирующим</w:t>
        </w:r>
        <w:r w:rsidRPr="00A716F3">
          <w:rPr>
            <w:sz w:val="28"/>
            <w:szCs w:val="28"/>
            <w:rPrChange w:id="1433" w:author="Airat Shigapov" w:date="2021-10-27T22:04:00Z">
              <w:rPr>
                <w:rFonts w:ascii="Helvetica" w:hAnsi="Helvetica"/>
                <w:color w:val="333333"/>
                <w:sz w:val="21"/>
                <w:szCs w:val="21"/>
              </w:rPr>
            </w:rPrChange>
          </w:rPr>
          <w:t xml:space="preserve"> </w:t>
        </w:r>
        <w:r w:rsidRPr="00A716F3">
          <w:rPr>
            <w:rFonts w:hint="eastAsia"/>
            <w:sz w:val="28"/>
            <w:szCs w:val="28"/>
            <w:rPrChange w:id="1434" w:author="Airat Shigapov" w:date="2021-10-27T22:04:00Z">
              <w:rPr>
                <w:rFonts w:ascii="Helvetica" w:hAnsi="Helvetica" w:hint="eastAsia"/>
                <w:color w:val="333333"/>
                <w:sz w:val="21"/>
                <w:szCs w:val="21"/>
              </w:rPr>
            </w:rPrChange>
          </w:rPr>
          <w:t>блоком</w:t>
        </w:r>
        <w:r w:rsidRPr="00A716F3">
          <w:rPr>
            <w:sz w:val="28"/>
            <w:szCs w:val="28"/>
            <w:rPrChange w:id="1435" w:author="Airat Shigapov" w:date="2021-10-27T22:04:00Z">
              <w:rPr>
                <w:rFonts w:ascii="Helvetica" w:hAnsi="Helvetica"/>
                <w:color w:val="333333"/>
                <w:sz w:val="21"/>
                <w:szCs w:val="21"/>
              </w:rPr>
            </w:rPrChange>
          </w:rPr>
          <w:t xml:space="preserve"> </w:t>
        </w:r>
        <w:r w:rsidRPr="00A716F3">
          <w:rPr>
            <w:rFonts w:hint="eastAsia"/>
            <w:sz w:val="28"/>
            <w:szCs w:val="28"/>
            <w:rPrChange w:id="1436" w:author="Airat Shigapov" w:date="2021-10-27T22:04:00Z">
              <w:rPr>
                <w:rFonts w:ascii="Helvetica" w:hAnsi="Helvetica" w:hint="eastAsia"/>
                <w:color w:val="333333"/>
                <w:sz w:val="21"/>
                <w:szCs w:val="21"/>
              </w:rPr>
            </w:rPrChange>
          </w:rPr>
          <w:t>диаграммы</w:t>
        </w:r>
        <w:r w:rsidRPr="00A716F3">
          <w:rPr>
            <w:sz w:val="28"/>
            <w:szCs w:val="28"/>
            <w:rPrChange w:id="1437" w:author="Airat Shigapov" w:date="2021-10-27T22:04:00Z">
              <w:rPr>
                <w:rFonts w:ascii="Helvetica" w:hAnsi="Helvetica"/>
                <w:color w:val="333333"/>
                <w:sz w:val="21"/>
                <w:szCs w:val="21"/>
              </w:rPr>
            </w:rPrChange>
          </w:rPr>
          <w:t xml:space="preserve"> </w:t>
        </w:r>
        <w:r w:rsidRPr="00A716F3">
          <w:rPr>
            <w:rFonts w:hint="eastAsia"/>
            <w:sz w:val="28"/>
            <w:szCs w:val="28"/>
            <w:rPrChange w:id="1438" w:author="Airat Shigapov" w:date="2021-10-27T22:04:00Z">
              <w:rPr>
                <w:rFonts w:ascii="Helvetica" w:hAnsi="Helvetica" w:hint="eastAsia"/>
                <w:color w:val="333333"/>
                <w:sz w:val="21"/>
                <w:szCs w:val="21"/>
              </w:rPr>
            </w:rPrChange>
          </w:rPr>
          <w:t>может</w:t>
        </w:r>
        <w:r w:rsidRPr="00A716F3">
          <w:rPr>
            <w:sz w:val="28"/>
            <w:szCs w:val="28"/>
            <w:rPrChange w:id="1439" w:author="Airat Shigapov" w:date="2021-10-27T22:04:00Z">
              <w:rPr>
                <w:rFonts w:ascii="Helvetica" w:hAnsi="Helvetica"/>
                <w:color w:val="333333"/>
                <w:sz w:val="21"/>
                <w:szCs w:val="21"/>
              </w:rPr>
            </w:rPrChange>
          </w:rPr>
          <w:t xml:space="preserve"> </w:t>
        </w:r>
        <w:r w:rsidRPr="00A716F3">
          <w:rPr>
            <w:rFonts w:hint="eastAsia"/>
            <w:sz w:val="28"/>
            <w:szCs w:val="28"/>
            <w:rPrChange w:id="1440" w:author="Airat Shigapov" w:date="2021-10-27T22:04:00Z">
              <w:rPr>
                <w:rFonts w:ascii="Helvetica" w:hAnsi="Helvetica" w:hint="eastAsia"/>
                <w:color w:val="333333"/>
                <w:sz w:val="21"/>
                <w:szCs w:val="21"/>
              </w:rPr>
            </w:rPrChange>
          </w:rPr>
          <w:t>быть</w:t>
        </w:r>
        <w:r w:rsidRPr="00A716F3">
          <w:rPr>
            <w:sz w:val="28"/>
            <w:szCs w:val="28"/>
            <w:rPrChange w:id="1441" w:author="Airat Shigapov" w:date="2021-10-27T22:04:00Z">
              <w:rPr>
                <w:rFonts w:ascii="Helvetica" w:hAnsi="Helvetica"/>
                <w:color w:val="333333"/>
                <w:sz w:val="21"/>
                <w:szCs w:val="21"/>
              </w:rPr>
            </w:rPrChange>
          </w:rPr>
          <w:t xml:space="preserve"> </w:t>
        </w:r>
        <w:r w:rsidRPr="00A716F3">
          <w:rPr>
            <w:rFonts w:hint="eastAsia"/>
            <w:sz w:val="28"/>
            <w:szCs w:val="28"/>
            <w:rPrChange w:id="1442" w:author="Airat Shigapov" w:date="2021-10-27T22:04:00Z">
              <w:rPr>
                <w:rFonts w:ascii="Helvetica" w:hAnsi="Helvetica" w:hint="eastAsia"/>
                <w:color w:val="333333"/>
                <w:sz w:val="21"/>
                <w:szCs w:val="21"/>
              </w:rPr>
            </w:rPrChange>
          </w:rPr>
          <w:t>либо</w:t>
        </w:r>
        <w:r w:rsidRPr="00A716F3">
          <w:rPr>
            <w:sz w:val="28"/>
            <w:szCs w:val="28"/>
            <w:rPrChange w:id="1443" w:author="Airat Shigapov" w:date="2021-10-27T22:04:00Z">
              <w:rPr>
                <w:rFonts w:ascii="Helvetica" w:hAnsi="Helvetica"/>
                <w:color w:val="333333"/>
                <w:sz w:val="21"/>
                <w:szCs w:val="21"/>
              </w:rPr>
            </w:rPrChange>
          </w:rPr>
          <w:t xml:space="preserve"> </w:t>
        </w:r>
        <w:r w:rsidRPr="00A716F3">
          <w:rPr>
            <w:rFonts w:hint="eastAsia"/>
            <w:sz w:val="28"/>
            <w:szCs w:val="28"/>
            <w:rPrChange w:id="1444" w:author="Airat Shigapov" w:date="2021-10-27T22:04:00Z">
              <w:rPr>
                <w:rFonts w:ascii="Helvetica" w:hAnsi="Helvetica" w:hint="eastAsia"/>
                <w:color w:val="333333"/>
                <w:sz w:val="21"/>
                <w:szCs w:val="21"/>
              </w:rPr>
            </w:rPrChange>
          </w:rPr>
          <w:t>первый</w:t>
        </w:r>
        <w:r w:rsidRPr="00A716F3">
          <w:rPr>
            <w:sz w:val="28"/>
            <w:szCs w:val="28"/>
            <w:rPrChange w:id="1445" w:author="Airat Shigapov" w:date="2021-10-27T22:04:00Z">
              <w:rPr>
                <w:rFonts w:ascii="Helvetica" w:hAnsi="Helvetica"/>
                <w:color w:val="333333"/>
                <w:sz w:val="21"/>
                <w:szCs w:val="21"/>
              </w:rPr>
            </w:rPrChange>
          </w:rPr>
          <w:t xml:space="preserve"> </w:t>
        </w:r>
        <w:r w:rsidRPr="00A716F3">
          <w:rPr>
            <w:rFonts w:hint="eastAsia"/>
            <w:sz w:val="28"/>
            <w:szCs w:val="28"/>
            <w:rPrChange w:id="1446" w:author="Airat Shigapov" w:date="2021-10-27T22:04:00Z">
              <w:rPr>
                <w:rFonts w:ascii="Helvetica" w:hAnsi="Helvetica" w:hint="eastAsia"/>
                <w:color w:val="333333"/>
                <w:sz w:val="21"/>
                <w:szCs w:val="21"/>
              </w:rPr>
            </w:rPrChange>
          </w:rPr>
          <w:t>из</w:t>
        </w:r>
        <w:r w:rsidRPr="00A716F3">
          <w:rPr>
            <w:sz w:val="28"/>
            <w:szCs w:val="28"/>
            <w:rPrChange w:id="1447" w:author="Airat Shigapov" w:date="2021-10-27T22:04:00Z">
              <w:rPr>
                <w:rFonts w:ascii="Helvetica" w:hAnsi="Helvetica"/>
                <w:color w:val="333333"/>
                <w:sz w:val="21"/>
                <w:szCs w:val="21"/>
              </w:rPr>
            </w:rPrChange>
          </w:rPr>
          <w:t xml:space="preserve"> </w:t>
        </w:r>
        <w:r w:rsidRPr="00A716F3">
          <w:rPr>
            <w:rFonts w:hint="eastAsia"/>
            <w:sz w:val="28"/>
            <w:szCs w:val="28"/>
            <w:rPrChange w:id="1448" w:author="Airat Shigapov" w:date="2021-10-27T22:04:00Z">
              <w:rPr>
                <w:rFonts w:ascii="Helvetica" w:hAnsi="Helvetica" w:hint="eastAsia"/>
                <w:color w:val="333333"/>
                <w:sz w:val="21"/>
                <w:szCs w:val="21"/>
              </w:rPr>
            </w:rPrChange>
          </w:rPr>
          <w:t>требуемой</w:t>
        </w:r>
        <w:r w:rsidRPr="00A716F3">
          <w:rPr>
            <w:sz w:val="28"/>
            <w:szCs w:val="28"/>
            <w:rPrChange w:id="1449" w:author="Airat Shigapov" w:date="2021-10-27T22:04:00Z">
              <w:rPr>
                <w:rFonts w:ascii="Helvetica" w:hAnsi="Helvetica"/>
                <w:color w:val="333333"/>
                <w:sz w:val="21"/>
                <w:szCs w:val="21"/>
              </w:rPr>
            </w:rPrChange>
          </w:rPr>
          <w:t xml:space="preserve"> </w:t>
        </w:r>
        <w:r w:rsidRPr="00A716F3">
          <w:rPr>
            <w:rFonts w:hint="eastAsia"/>
            <w:sz w:val="28"/>
            <w:szCs w:val="28"/>
            <w:rPrChange w:id="1450" w:author="Airat Shigapov" w:date="2021-10-27T22:04:00Z">
              <w:rPr>
                <w:rFonts w:ascii="Helvetica" w:hAnsi="Helvetica" w:hint="eastAsia"/>
                <w:color w:val="333333"/>
                <w:sz w:val="21"/>
                <w:szCs w:val="21"/>
              </w:rPr>
            </w:rPrChange>
          </w:rPr>
          <w:t>последовательности</w:t>
        </w:r>
        <w:r w:rsidRPr="00A716F3">
          <w:rPr>
            <w:sz w:val="28"/>
            <w:szCs w:val="28"/>
            <w:rPrChange w:id="1451" w:author="Airat Shigapov" w:date="2021-10-27T22:04:00Z">
              <w:rPr>
                <w:rFonts w:ascii="Helvetica" w:hAnsi="Helvetica"/>
                <w:color w:val="333333"/>
                <w:sz w:val="21"/>
                <w:szCs w:val="21"/>
              </w:rPr>
            </w:rPrChange>
          </w:rPr>
          <w:t xml:space="preserve"> </w:t>
        </w:r>
        <w:r w:rsidRPr="00A716F3">
          <w:rPr>
            <w:rFonts w:hint="eastAsia"/>
            <w:sz w:val="28"/>
            <w:szCs w:val="28"/>
            <w:rPrChange w:id="1452" w:author="Airat Shigapov" w:date="2021-10-27T22:04:00Z">
              <w:rPr>
                <w:rFonts w:ascii="Helvetica" w:hAnsi="Helvetica" w:hint="eastAsia"/>
                <w:color w:val="333333"/>
                <w:sz w:val="21"/>
                <w:szCs w:val="21"/>
              </w:rPr>
            </w:rPrChange>
          </w:rPr>
          <w:t>функций</w:t>
        </w:r>
        <w:r w:rsidRPr="00A716F3">
          <w:rPr>
            <w:sz w:val="28"/>
            <w:szCs w:val="28"/>
            <w:rPrChange w:id="1453" w:author="Airat Shigapov" w:date="2021-10-27T22:04:00Z">
              <w:rPr>
                <w:rFonts w:ascii="Helvetica" w:hAnsi="Helvetica"/>
                <w:color w:val="333333"/>
                <w:sz w:val="21"/>
                <w:szCs w:val="21"/>
              </w:rPr>
            </w:rPrChange>
          </w:rPr>
          <w:t xml:space="preserve">, </w:t>
        </w:r>
        <w:r w:rsidRPr="00A716F3">
          <w:rPr>
            <w:rFonts w:hint="eastAsia"/>
            <w:sz w:val="28"/>
            <w:szCs w:val="28"/>
            <w:rPrChange w:id="1454" w:author="Airat Shigapov" w:date="2021-10-27T22:04:00Z">
              <w:rPr>
                <w:rFonts w:ascii="Helvetica" w:hAnsi="Helvetica" w:hint="eastAsia"/>
                <w:color w:val="333333"/>
                <w:sz w:val="21"/>
                <w:szCs w:val="21"/>
              </w:rPr>
            </w:rPrChange>
          </w:rPr>
          <w:t>либо</w:t>
        </w:r>
        <w:r w:rsidRPr="00A716F3">
          <w:rPr>
            <w:sz w:val="28"/>
            <w:szCs w:val="28"/>
            <w:rPrChange w:id="1455" w:author="Airat Shigapov" w:date="2021-10-27T22:04:00Z">
              <w:rPr>
                <w:rFonts w:ascii="Helvetica" w:hAnsi="Helvetica"/>
                <w:color w:val="333333"/>
                <w:sz w:val="21"/>
                <w:szCs w:val="21"/>
              </w:rPr>
            </w:rPrChange>
          </w:rPr>
          <w:t xml:space="preserve"> </w:t>
        </w:r>
        <w:r w:rsidRPr="00A716F3">
          <w:rPr>
            <w:rFonts w:hint="eastAsia"/>
            <w:sz w:val="28"/>
            <w:szCs w:val="28"/>
            <w:rPrChange w:id="1456" w:author="Airat Shigapov" w:date="2021-10-27T22:04:00Z">
              <w:rPr>
                <w:rFonts w:ascii="Helvetica" w:hAnsi="Helvetica" w:hint="eastAsia"/>
                <w:color w:val="333333"/>
                <w:sz w:val="21"/>
                <w:szCs w:val="21"/>
              </w:rPr>
            </w:rPrChange>
          </w:rPr>
          <w:t>планирующая</w:t>
        </w:r>
        <w:r w:rsidRPr="00A716F3">
          <w:rPr>
            <w:sz w:val="28"/>
            <w:szCs w:val="28"/>
            <w:rPrChange w:id="1457" w:author="Airat Shigapov" w:date="2021-10-27T22:04:00Z">
              <w:rPr>
                <w:rFonts w:ascii="Helvetica" w:hAnsi="Helvetica"/>
                <w:color w:val="333333"/>
                <w:sz w:val="21"/>
                <w:szCs w:val="21"/>
              </w:rPr>
            </w:rPrChange>
          </w:rPr>
          <w:t xml:space="preserve"> </w:t>
        </w:r>
        <w:r w:rsidRPr="00A716F3">
          <w:rPr>
            <w:rFonts w:hint="eastAsia"/>
            <w:sz w:val="28"/>
            <w:szCs w:val="28"/>
            <w:rPrChange w:id="1458" w:author="Airat Shigapov" w:date="2021-10-27T22:04:00Z">
              <w:rPr>
                <w:rFonts w:ascii="Helvetica" w:hAnsi="Helvetica" w:hint="eastAsia"/>
                <w:color w:val="333333"/>
                <w:sz w:val="21"/>
                <w:szCs w:val="21"/>
              </w:rPr>
            </w:rPrChange>
          </w:rPr>
          <w:t>или</w:t>
        </w:r>
        <w:r w:rsidRPr="00A716F3">
          <w:rPr>
            <w:sz w:val="28"/>
            <w:szCs w:val="28"/>
            <w:rPrChange w:id="1459" w:author="Airat Shigapov" w:date="2021-10-27T22:04:00Z">
              <w:rPr>
                <w:rFonts w:ascii="Helvetica" w:hAnsi="Helvetica"/>
                <w:color w:val="333333"/>
                <w:sz w:val="21"/>
                <w:szCs w:val="21"/>
              </w:rPr>
            </w:rPrChange>
          </w:rPr>
          <w:t xml:space="preserve"> </w:t>
        </w:r>
        <w:r w:rsidRPr="00A716F3">
          <w:rPr>
            <w:rFonts w:hint="eastAsia"/>
            <w:sz w:val="28"/>
            <w:szCs w:val="28"/>
            <w:rPrChange w:id="1460" w:author="Airat Shigapov" w:date="2021-10-27T22:04:00Z">
              <w:rPr>
                <w:rFonts w:ascii="Helvetica" w:hAnsi="Helvetica" w:hint="eastAsia"/>
                <w:color w:val="333333"/>
                <w:sz w:val="21"/>
                <w:szCs w:val="21"/>
              </w:rPr>
            </w:rPrChange>
          </w:rPr>
          <w:t>контролирующая</w:t>
        </w:r>
        <w:r w:rsidRPr="00A716F3">
          <w:rPr>
            <w:sz w:val="28"/>
            <w:szCs w:val="28"/>
            <w:rPrChange w:id="1461" w:author="Airat Shigapov" w:date="2021-10-27T22:04:00Z">
              <w:rPr>
                <w:rFonts w:ascii="Helvetica" w:hAnsi="Helvetica"/>
                <w:color w:val="333333"/>
                <w:sz w:val="21"/>
                <w:szCs w:val="21"/>
              </w:rPr>
            </w:rPrChange>
          </w:rPr>
          <w:t xml:space="preserve"> </w:t>
        </w:r>
        <w:r w:rsidRPr="00A716F3">
          <w:rPr>
            <w:rFonts w:hint="eastAsia"/>
            <w:sz w:val="28"/>
            <w:szCs w:val="28"/>
            <w:rPrChange w:id="1462" w:author="Airat Shigapov" w:date="2021-10-27T22:04:00Z">
              <w:rPr>
                <w:rFonts w:ascii="Helvetica" w:hAnsi="Helvetica" w:hint="eastAsia"/>
                <w:color w:val="333333"/>
                <w:sz w:val="21"/>
                <w:szCs w:val="21"/>
              </w:rPr>
            </w:rPrChange>
          </w:rPr>
          <w:t>функция</w:t>
        </w:r>
        <w:r w:rsidRPr="00A716F3">
          <w:rPr>
            <w:sz w:val="28"/>
            <w:szCs w:val="28"/>
            <w:rPrChange w:id="1463" w:author="Airat Shigapov" w:date="2021-10-27T22:04:00Z">
              <w:rPr>
                <w:rFonts w:ascii="Helvetica" w:hAnsi="Helvetica"/>
                <w:color w:val="333333"/>
                <w:sz w:val="21"/>
                <w:szCs w:val="21"/>
              </w:rPr>
            </w:rPrChange>
          </w:rPr>
          <w:t xml:space="preserve">, </w:t>
        </w:r>
        <w:r w:rsidRPr="00A716F3">
          <w:rPr>
            <w:rFonts w:hint="eastAsia"/>
            <w:sz w:val="28"/>
            <w:szCs w:val="28"/>
            <w:rPrChange w:id="1464" w:author="Airat Shigapov" w:date="2021-10-27T22:04:00Z">
              <w:rPr>
                <w:rFonts w:ascii="Helvetica" w:hAnsi="Helvetica" w:hint="eastAsia"/>
                <w:color w:val="333333"/>
                <w:sz w:val="21"/>
                <w:szCs w:val="21"/>
              </w:rPr>
            </w:rPrChange>
          </w:rPr>
          <w:t>влияющая</w:t>
        </w:r>
        <w:r w:rsidRPr="00A716F3">
          <w:rPr>
            <w:sz w:val="28"/>
            <w:szCs w:val="28"/>
            <w:rPrChange w:id="1465" w:author="Airat Shigapov" w:date="2021-10-27T22:04:00Z">
              <w:rPr>
                <w:rFonts w:ascii="Helvetica" w:hAnsi="Helvetica"/>
                <w:color w:val="333333"/>
                <w:sz w:val="21"/>
                <w:szCs w:val="21"/>
              </w:rPr>
            </w:rPrChange>
          </w:rPr>
          <w:t xml:space="preserve"> </w:t>
        </w:r>
        <w:r w:rsidRPr="00A716F3">
          <w:rPr>
            <w:rFonts w:hint="eastAsia"/>
            <w:sz w:val="28"/>
            <w:szCs w:val="28"/>
            <w:rPrChange w:id="1466" w:author="Airat Shigapov" w:date="2021-10-27T22:04:00Z">
              <w:rPr>
                <w:rFonts w:ascii="Helvetica" w:hAnsi="Helvetica" w:hint="eastAsia"/>
                <w:color w:val="333333"/>
                <w:sz w:val="21"/>
                <w:szCs w:val="21"/>
              </w:rPr>
            </w:rPrChange>
          </w:rPr>
          <w:t>на</w:t>
        </w:r>
        <w:r w:rsidRPr="00A716F3">
          <w:rPr>
            <w:sz w:val="28"/>
            <w:szCs w:val="28"/>
            <w:rPrChange w:id="1467" w:author="Airat Shigapov" w:date="2021-10-27T22:04:00Z">
              <w:rPr>
                <w:rFonts w:ascii="Helvetica" w:hAnsi="Helvetica"/>
                <w:color w:val="333333"/>
                <w:sz w:val="21"/>
                <w:szCs w:val="21"/>
              </w:rPr>
            </w:rPrChange>
          </w:rPr>
          <w:t xml:space="preserve"> </w:t>
        </w:r>
        <w:r w:rsidRPr="00A716F3">
          <w:rPr>
            <w:rFonts w:hint="eastAsia"/>
            <w:sz w:val="28"/>
            <w:szCs w:val="28"/>
            <w:rPrChange w:id="1468" w:author="Airat Shigapov" w:date="2021-10-27T22:04:00Z">
              <w:rPr>
                <w:rFonts w:ascii="Helvetica" w:hAnsi="Helvetica" w:hint="eastAsia"/>
                <w:color w:val="333333"/>
                <w:sz w:val="21"/>
                <w:szCs w:val="21"/>
              </w:rPr>
            </w:rPrChange>
          </w:rPr>
          <w:t>все</w:t>
        </w:r>
        <w:r w:rsidRPr="00A716F3">
          <w:rPr>
            <w:sz w:val="28"/>
            <w:szCs w:val="28"/>
            <w:rPrChange w:id="1469" w:author="Airat Shigapov" w:date="2021-10-27T22:04:00Z">
              <w:rPr>
                <w:rFonts w:ascii="Helvetica" w:hAnsi="Helvetica"/>
                <w:color w:val="333333"/>
                <w:sz w:val="21"/>
                <w:szCs w:val="21"/>
              </w:rPr>
            </w:rPrChange>
          </w:rPr>
          <w:t xml:space="preserve"> </w:t>
        </w:r>
        <w:r w:rsidRPr="00A716F3">
          <w:rPr>
            <w:rFonts w:hint="eastAsia"/>
            <w:sz w:val="28"/>
            <w:szCs w:val="28"/>
            <w:rPrChange w:id="1470" w:author="Airat Shigapov" w:date="2021-10-27T22:04:00Z">
              <w:rPr>
                <w:rFonts w:ascii="Helvetica" w:hAnsi="Helvetica" w:hint="eastAsia"/>
                <w:color w:val="333333"/>
                <w:sz w:val="21"/>
                <w:szCs w:val="21"/>
              </w:rPr>
            </w:rPrChange>
          </w:rPr>
          <w:t>другие</w:t>
        </w:r>
        <w:r w:rsidRPr="00A716F3">
          <w:rPr>
            <w:sz w:val="28"/>
            <w:szCs w:val="28"/>
            <w:rPrChange w:id="1471" w:author="Airat Shigapov" w:date="2021-10-27T22:04:00Z">
              <w:rPr>
                <w:rFonts w:ascii="Helvetica" w:hAnsi="Helvetica"/>
                <w:color w:val="333333"/>
                <w:sz w:val="21"/>
                <w:szCs w:val="21"/>
              </w:rPr>
            </w:rPrChange>
          </w:rPr>
          <w:t>.</w:t>
        </w:r>
      </w:ins>
    </w:p>
    <w:p w14:paraId="76466E4E" w14:textId="77777777" w:rsidR="00A716F3" w:rsidRPr="00A716F3" w:rsidRDefault="00A716F3">
      <w:pPr>
        <w:pStyle w:val="a4"/>
        <w:shd w:val="clear" w:color="auto" w:fill="FFFFFF"/>
        <w:spacing w:before="0" w:beforeAutospacing="0" w:after="0" w:afterAutospacing="0" w:line="360" w:lineRule="auto"/>
        <w:ind w:firstLine="709"/>
        <w:jc w:val="both"/>
        <w:rPr>
          <w:ins w:id="1472" w:author="Airat Shigapov" w:date="2021-10-27T22:03:00Z"/>
          <w:sz w:val="28"/>
          <w:szCs w:val="28"/>
          <w:rPrChange w:id="1473" w:author="Airat Shigapov" w:date="2021-10-27T22:04:00Z">
            <w:rPr>
              <w:ins w:id="1474" w:author="Airat Shigapov" w:date="2021-10-27T22:03:00Z"/>
              <w:rFonts w:ascii="Helvetica" w:hAnsi="Helvetica"/>
              <w:color w:val="333333"/>
              <w:sz w:val="21"/>
              <w:szCs w:val="21"/>
            </w:rPr>
          </w:rPrChange>
        </w:rPr>
        <w:pPrChange w:id="1475" w:author="Airat Shigapov" w:date="2021-10-27T22:03:00Z">
          <w:pPr>
            <w:pStyle w:val="a4"/>
            <w:shd w:val="clear" w:color="auto" w:fill="FFFFFF"/>
            <w:spacing w:before="0" w:beforeAutospacing="0" w:after="150" w:afterAutospacing="0"/>
            <w:ind w:firstLine="375"/>
            <w:jc w:val="both"/>
          </w:pPr>
        </w:pPrChange>
      </w:pPr>
      <w:ins w:id="1476" w:author="Airat Shigapov" w:date="2021-10-27T22:03:00Z">
        <w:r w:rsidRPr="00A716F3">
          <w:rPr>
            <w:rFonts w:hint="eastAsia"/>
            <w:sz w:val="28"/>
            <w:szCs w:val="28"/>
            <w:rPrChange w:id="1477" w:author="Airat Shigapov" w:date="2021-10-27T22:04:00Z">
              <w:rPr>
                <w:rFonts w:ascii="Helvetica" w:hAnsi="Helvetica" w:hint="eastAsia"/>
                <w:color w:val="333333"/>
                <w:sz w:val="21"/>
                <w:szCs w:val="21"/>
              </w:rPr>
            </w:rPrChange>
          </w:rPr>
          <w:t>Наиболее</w:t>
        </w:r>
        <w:r w:rsidRPr="00A716F3">
          <w:rPr>
            <w:sz w:val="28"/>
            <w:szCs w:val="28"/>
            <w:rPrChange w:id="1478" w:author="Airat Shigapov" w:date="2021-10-27T22:04:00Z">
              <w:rPr>
                <w:rFonts w:ascii="Helvetica" w:hAnsi="Helvetica"/>
                <w:color w:val="333333"/>
                <w:sz w:val="21"/>
                <w:szCs w:val="21"/>
              </w:rPr>
            </w:rPrChange>
          </w:rPr>
          <w:t xml:space="preserve"> </w:t>
        </w:r>
        <w:r w:rsidRPr="00A716F3">
          <w:rPr>
            <w:rFonts w:hint="eastAsia"/>
            <w:sz w:val="28"/>
            <w:szCs w:val="28"/>
            <w:rPrChange w:id="1479" w:author="Airat Shigapov" w:date="2021-10-27T22:04:00Z">
              <w:rPr>
                <w:rFonts w:ascii="Helvetica" w:hAnsi="Helvetica" w:hint="eastAsia"/>
                <w:color w:val="333333"/>
                <w:sz w:val="21"/>
                <w:szCs w:val="21"/>
              </w:rPr>
            </w:rPrChange>
          </w:rPr>
          <w:t>доминирующий</w:t>
        </w:r>
        <w:r w:rsidRPr="00A716F3">
          <w:rPr>
            <w:sz w:val="28"/>
            <w:szCs w:val="28"/>
            <w:rPrChange w:id="1480" w:author="Airat Shigapov" w:date="2021-10-27T22:04:00Z">
              <w:rPr>
                <w:rFonts w:ascii="Helvetica" w:hAnsi="Helvetica"/>
                <w:color w:val="333333"/>
                <w:sz w:val="21"/>
                <w:szCs w:val="21"/>
              </w:rPr>
            </w:rPrChange>
          </w:rPr>
          <w:t xml:space="preserve"> </w:t>
        </w:r>
        <w:r w:rsidRPr="00A716F3">
          <w:rPr>
            <w:rFonts w:hint="eastAsia"/>
            <w:sz w:val="28"/>
            <w:szCs w:val="28"/>
            <w:rPrChange w:id="1481" w:author="Airat Shigapov" w:date="2021-10-27T22:04:00Z">
              <w:rPr>
                <w:rFonts w:ascii="Helvetica" w:hAnsi="Helvetica" w:hint="eastAsia"/>
                <w:color w:val="333333"/>
                <w:sz w:val="21"/>
                <w:szCs w:val="21"/>
              </w:rPr>
            </w:rPrChange>
          </w:rPr>
          <w:t>блок</w:t>
        </w:r>
        <w:r w:rsidRPr="00A716F3">
          <w:rPr>
            <w:sz w:val="28"/>
            <w:szCs w:val="28"/>
            <w:rPrChange w:id="1482" w:author="Airat Shigapov" w:date="2021-10-27T22:04:00Z">
              <w:rPr>
                <w:rFonts w:ascii="Helvetica" w:hAnsi="Helvetica"/>
                <w:color w:val="333333"/>
                <w:sz w:val="21"/>
                <w:szCs w:val="21"/>
              </w:rPr>
            </w:rPrChange>
          </w:rPr>
          <w:t xml:space="preserve"> </w:t>
        </w:r>
        <w:r w:rsidRPr="00A716F3">
          <w:rPr>
            <w:rFonts w:hint="eastAsia"/>
            <w:sz w:val="28"/>
            <w:szCs w:val="28"/>
            <w:rPrChange w:id="1483" w:author="Airat Shigapov" w:date="2021-10-27T22:04:00Z">
              <w:rPr>
                <w:rFonts w:ascii="Helvetica" w:hAnsi="Helvetica" w:hint="eastAsia"/>
                <w:color w:val="333333"/>
                <w:sz w:val="21"/>
                <w:szCs w:val="21"/>
              </w:rPr>
            </w:rPrChange>
          </w:rPr>
          <w:t>обычно</w:t>
        </w:r>
        <w:r w:rsidRPr="00A716F3">
          <w:rPr>
            <w:sz w:val="28"/>
            <w:szCs w:val="28"/>
            <w:rPrChange w:id="1484" w:author="Airat Shigapov" w:date="2021-10-27T22:04:00Z">
              <w:rPr>
                <w:rFonts w:ascii="Helvetica" w:hAnsi="Helvetica"/>
                <w:color w:val="333333"/>
                <w:sz w:val="21"/>
                <w:szCs w:val="21"/>
              </w:rPr>
            </w:rPrChange>
          </w:rPr>
          <w:t xml:space="preserve"> </w:t>
        </w:r>
        <w:r w:rsidRPr="00A716F3">
          <w:rPr>
            <w:rFonts w:hint="eastAsia"/>
            <w:sz w:val="28"/>
            <w:szCs w:val="28"/>
            <w:rPrChange w:id="1485" w:author="Airat Shigapov" w:date="2021-10-27T22:04:00Z">
              <w:rPr>
                <w:rFonts w:ascii="Helvetica" w:hAnsi="Helvetica" w:hint="eastAsia"/>
                <w:color w:val="333333"/>
                <w:sz w:val="21"/>
                <w:szCs w:val="21"/>
              </w:rPr>
            </w:rPrChange>
          </w:rPr>
          <w:t>размещается</w:t>
        </w:r>
        <w:r w:rsidRPr="00A716F3">
          <w:rPr>
            <w:sz w:val="28"/>
            <w:szCs w:val="28"/>
            <w:rPrChange w:id="1486" w:author="Airat Shigapov" w:date="2021-10-27T22:04:00Z">
              <w:rPr>
                <w:rFonts w:ascii="Helvetica" w:hAnsi="Helvetica"/>
                <w:color w:val="333333"/>
                <w:sz w:val="21"/>
                <w:szCs w:val="21"/>
              </w:rPr>
            </w:rPrChange>
          </w:rPr>
          <w:t xml:space="preserve"> </w:t>
        </w:r>
        <w:r w:rsidRPr="00A716F3">
          <w:rPr>
            <w:rFonts w:hint="eastAsia"/>
            <w:sz w:val="28"/>
            <w:szCs w:val="28"/>
            <w:rPrChange w:id="1487" w:author="Airat Shigapov" w:date="2021-10-27T22:04:00Z">
              <w:rPr>
                <w:rFonts w:ascii="Helvetica" w:hAnsi="Helvetica" w:hint="eastAsia"/>
                <w:color w:val="333333"/>
                <w:sz w:val="21"/>
                <w:szCs w:val="21"/>
              </w:rPr>
            </w:rPrChange>
          </w:rPr>
          <w:t>в</w:t>
        </w:r>
        <w:r w:rsidRPr="00A716F3">
          <w:rPr>
            <w:sz w:val="28"/>
            <w:szCs w:val="28"/>
            <w:rPrChange w:id="1488" w:author="Airat Shigapov" w:date="2021-10-27T22:04:00Z">
              <w:rPr>
                <w:rFonts w:ascii="Helvetica" w:hAnsi="Helvetica"/>
                <w:color w:val="333333"/>
                <w:sz w:val="21"/>
                <w:szCs w:val="21"/>
              </w:rPr>
            </w:rPrChange>
          </w:rPr>
          <w:t xml:space="preserve"> </w:t>
        </w:r>
        <w:r w:rsidRPr="00A716F3">
          <w:rPr>
            <w:rFonts w:hint="eastAsia"/>
            <w:sz w:val="28"/>
            <w:szCs w:val="28"/>
            <w:rPrChange w:id="1489" w:author="Airat Shigapov" w:date="2021-10-27T22:04:00Z">
              <w:rPr>
                <w:rFonts w:ascii="Helvetica" w:hAnsi="Helvetica" w:hint="eastAsia"/>
                <w:color w:val="333333"/>
                <w:sz w:val="21"/>
                <w:szCs w:val="21"/>
              </w:rPr>
            </w:rPrChange>
          </w:rPr>
          <w:t>верхнем</w:t>
        </w:r>
        <w:r w:rsidRPr="00A716F3">
          <w:rPr>
            <w:sz w:val="28"/>
            <w:szCs w:val="28"/>
            <w:rPrChange w:id="1490" w:author="Airat Shigapov" w:date="2021-10-27T22:04:00Z">
              <w:rPr>
                <w:rFonts w:ascii="Helvetica" w:hAnsi="Helvetica"/>
                <w:color w:val="333333"/>
                <w:sz w:val="21"/>
                <w:szCs w:val="21"/>
              </w:rPr>
            </w:rPrChange>
          </w:rPr>
          <w:t xml:space="preserve"> </w:t>
        </w:r>
        <w:r w:rsidRPr="00A716F3">
          <w:rPr>
            <w:rFonts w:hint="eastAsia"/>
            <w:sz w:val="28"/>
            <w:szCs w:val="28"/>
            <w:rPrChange w:id="1491" w:author="Airat Shigapov" w:date="2021-10-27T22:04:00Z">
              <w:rPr>
                <w:rFonts w:ascii="Helvetica" w:hAnsi="Helvetica" w:hint="eastAsia"/>
                <w:color w:val="333333"/>
                <w:sz w:val="21"/>
                <w:szCs w:val="21"/>
              </w:rPr>
            </w:rPrChange>
          </w:rPr>
          <w:t>левом</w:t>
        </w:r>
        <w:r w:rsidRPr="00A716F3">
          <w:rPr>
            <w:sz w:val="28"/>
            <w:szCs w:val="28"/>
            <w:rPrChange w:id="1492" w:author="Airat Shigapov" w:date="2021-10-27T22:04:00Z">
              <w:rPr>
                <w:rFonts w:ascii="Helvetica" w:hAnsi="Helvetica"/>
                <w:color w:val="333333"/>
                <w:sz w:val="21"/>
                <w:szCs w:val="21"/>
              </w:rPr>
            </w:rPrChange>
          </w:rPr>
          <w:t xml:space="preserve"> </w:t>
        </w:r>
        <w:r w:rsidRPr="00A716F3">
          <w:rPr>
            <w:rFonts w:hint="eastAsia"/>
            <w:sz w:val="28"/>
            <w:szCs w:val="28"/>
            <w:rPrChange w:id="1493" w:author="Airat Shigapov" w:date="2021-10-27T22:04:00Z">
              <w:rPr>
                <w:rFonts w:ascii="Helvetica" w:hAnsi="Helvetica" w:hint="eastAsia"/>
                <w:color w:val="333333"/>
                <w:sz w:val="21"/>
                <w:szCs w:val="21"/>
              </w:rPr>
            </w:rPrChange>
          </w:rPr>
          <w:t>углу</w:t>
        </w:r>
        <w:r w:rsidRPr="00A716F3">
          <w:rPr>
            <w:sz w:val="28"/>
            <w:szCs w:val="28"/>
            <w:rPrChange w:id="1494" w:author="Airat Shigapov" w:date="2021-10-27T22:04:00Z">
              <w:rPr>
                <w:rFonts w:ascii="Helvetica" w:hAnsi="Helvetica"/>
                <w:color w:val="333333"/>
                <w:sz w:val="21"/>
                <w:szCs w:val="21"/>
              </w:rPr>
            </w:rPrChange>
          </w:rPr>
          <w:t xml:space="preserve"> </w:t>
        </w:r>
        <w:r w:rsidRPr="00A716F3">
          <w:rPr>
            <w:rFonts w:hint="eastAsia"/>
            <w:sz w:val="28"/>
            <w:szCs w:val="28"/>
            <w:rPrChange w:id="1495" w:author="Airat Shigapov" w:date="2021-10-27T22:04:00Z">
              <w:rPr>
                <w:rFonts w:ascii="Helvetica" w:hAnsi="Helvetica" w:hint="eastAsia"/>
                <w:color w:val="333333"/>
                <w:sz w:val="21"/>
                <w:szCs w:val="21"/>
              </w:rPr>
            </w:rPrChange>
          </w:rPr>
          <w:t>диаграммы</w:t>
        </w:r>
        <w:r w:rsidRPr="00A716F3">
          <w:rPr>
            <w:sz w:val="28"/>
            <w:szCs w:val="28"/>
            <w:rPrChange w:id="1496" w:author="Airat Shigapov" w:date="2021-10-27T22:04:00Z">
              <w:rPr>
                <w:rFonts w:ascii="Helvetica" w:hAnsi="Helvetica"/>
                <w:color w:val="333333"/>
                <w:sz w:val="21"/>
                <w:szCs w:val="21"/>
              </w:rPr>
            </w:rPrChange>
          </w:rPr>
          <w:t xml:space="preserve">, </w:t>
        </w:r>
        <w:r w:rsidRPr="00A716F3">
          <w:rPr>
            <w:rFonts w:hint="eastAsia"/>
            <w:sz w:val="28"/>
            <w:szCs w:val="28"/>
            <w:rPrChange w:id="1497" w:author="Airat Shigapov" w:date="2021-10-27T22:04:00Z">
              <w:rPr>
                <w:rFonts w:ascii="Helvetica" w:hAnsi="Helvetica" w:hint="eastAsia"/>
                <w:color w:val="333333"/>
                <w:sz w:val="21"/>
                <w:szCs w:val="21"/>
              </w:rPr>
            </w:rPrChange>
          </w:rPr>
          <w:t>а</w:t>
        </w:r>
        <w:r w:rsidRPr="00A716F3">
          <w:rPr>
            <w:sz w:val="28"/>
            <w:szCs w:val="28"/>
            <w:rPrChange w:id="1498" w:author="Airat Shigapov" w:date="2021-10-27T22:04:00Z">
              <w:rPr>
                <w:rFonts w:ascii="Helvetica" w:hAnsi="Helvetica"/>
                <w:color w:val="333333"/>
                <w:sz w:val="21"/>
                <w:szCs w:val="21"/>
              </w:rPr>
            </w:rPrChange>
          </w:rPr>
          <w:t xml:space="preserve"> </w:t>
        </w:r>
        <w:r w:rsidRPr="00A716F3">
          <w:rPr>
            <w:rFonts w:hint="eastAsia"/>
            <w:sz w:val="28"/>
            <w:szCs w:val="28"/>
            <w:rPrChange w:id="1499" w:author="Airat Shigapov" w:date="2021-10-27T22:04:00Z">
              <w:rPr>
                <w:rFonts w:ascii="Helvetica" w:hAnsi="Helvetica" w:hint="eastAsia"/>
                <w:color w:val="333333"/>
                <w:sz w:val="21"/>
                <w:szCs w:val="21"/>
              </w:rPr>
            </w:rPrChange>
          </w:rPr>
          <w:t>наименее</w:t>
        </w:r>
        <w:r w:rsidRPr="00A716F3">
          <w:rPr>
            <w:sz w:val="28"/>
            <w:szCs w:val="28"/>
            <w:rPrChange w:id="1500" w:author="Airat Shigapov" w:date="2021-10-27T22:04:00Z">
              <w:rPr>
                <w:rFonts w:ascii="Helvetica" w:hAnsi="Helvetica"/>
                <w:color w:val="333333"/>
                <w:sz w:val="21"/>
                <w:szCs w:val="21"/>
              </w:rPr>
            </w:rPrChange>
          </w:rPr>
          <w:t xml:space="preserve"> </w:t>
        </w:r>
        <w:r w:rsidRPr="00A716F3">
          <w:rPr>
            <w:rFonts w:hint="eastAsia"/>
            <w:sz w:val="28"/>
            <w:szCs w:val="28"/>
            <w:rPrChange w:id="1501" w:author="Airat Shigapov" w:date="2021-10-27T22:04:00Z">
              <w:rPr>
                <w:rFonts w:ascii="Helvetica" w:hAnsi="Helvetica" w:hint="eastAsia"/>
                <w:color w:val="333333"/>
                <w:sz w:val="21"/>
                <w:szCs w:val="21"/>
              </w:rPr>
            </w:rPrChange>
          </w:rPr>
          <w:t>доминирующий</w:t>
        </w:r>
        <w:r w:rsidRPr="00A716F3">
          <w:rPr>
            <w:sz w:val="28"/>
            <w:szCs w:val="28"/>
            <w:rPrChange w:id="1502" w:author="Airat Shigapov" w:date="2021-10-27T22:04:00Z">
              <w:rPr>
                <w:rFonts w:ascii="Helvetica" w:hAnsi="Helvetica"/>
                <w:color w:val="333333"/>
                <w:sz w:val="21"/>
                <w:szCs w:val="21"/>
              </w:rPr>
            </w:rPrChange>
          </w:rPr>
          <w:t xml:space="preserve"> - </w:t>
        </w:r>
        <w:r w:rsidRPr="00A716F3">
          <w:rPr>
            <w:rFonts w:hint="eastAsia"/>
            <w:sz w:val="28"/>
            <w:szCs w:val="28"/>
            <w:rPrChange w:id="1503" w:author="Airat Shigapov" w:date="2021-10-27T22:04:00Z">
              <w:rPr>
                <w:rFonts w:ascii="Helvetica" w:hAnsi="Helvetica" w:hint="eastAsia"/>
                <w:color w:val="333333"/>
                <w:sz w:val="21"/>
                <w:szCs w:val="21"/>
              </w:rPr>
            </w:rPrChange>
          </w:rPr>
          <w:t>в</w:t>
        </w:r>
        <w:r w:rsidRPr="00A716F3">
          <w:rPr>
            <w:sz w:val="28"/>
            <w:szCs w:val="28"/>
            <w:rPrChange w:id="1504" w:author="Airat Shigapov" w:date="2021-10-27T22:04:00Z">
              <w:rPr>
                <w:rFonts w:ascii="Helvetica" w:hAnsi="Helvetica"/>
                <w:color w:val="333333"/>
                <w:sz w:val="21"/>
                <w:szCs w:val="21"/>
              </w:rPr>
            </w:rPrChange>
          </w:rPr>
          <w:t xml:space="preserve"> </w:t>
        </w:r>
        <w:r w:rsidRPr="00A716F3">
          <w:rPr>
            <w:rFonts w:hint="eastAsia"/>
            <w:sz w:val="28"/>
            <w:szCs w:val="28"/>
            <w:rPrChange w:id="1505" w:author="Airat Shigapov" w:date="2021-10-27T22:04:00Z">
              <w:rPr>
                <w:rFonts w:ascii="Helvetica" w:hAnsi="Helvetica" w:hint="eastAsia"/>
                <w:color w:val="333333"/>
                <w:sz w:val="21"/>
                <w:szCs w:val="21"/>
              </w:rPr>
            </w:rPrChange>
          </w:rPr>
          <w:t>правом</w:t>
        </w:r>
        <w:r w:rsidRPr="00A716F3">
          <w:rPr>
            <w:sz w:val="28"/>
            <w:szCs w:val="28"/>
            <w:rPrChange w:id="1506" w:author="Airat Shigapov" w:date="2021-10-27T22:04:00Z">
              <w:rPr>
                <w:rFonts w:ascii="Helvetica" w:hAnsi="Helvetica"/>
                <w:color w:val="333333"/>
                <w:sz w:val="21"/>
                <w:szCs w:val="21"/>
              </w:rPr>
            </w:rPrChange>
          </w:rPr>
          <w:t xml:space="preserve"> </w:t>
        </w:r>
        <w:r w:rsidRPr="00A716F3">
          <w:rPr>
            <w:rFonts w:hint="eastAsia"/>
            <w:sz w:val="28"/>
            <w:szCs w:val="28"/>
            <w:rPrChange w:id="1507" w:author="Airat Shigapov" w:date="2021-10-27T22:04:00Z">
              <w:rPr>
                <w:rFonts w:ascii="Helvetica" w:hAnsi="Helvetica" w:hint="eastAsia"/>
                <w:color w:val="333333"/>
                <w:sz w:val="21"/>
                <w:szCs w:val="21"/>
              </w:rPr>
            </w:rPrChange>
          </w:rPr>
          <w:t>углу</w:t>
        </w:r>
        <w:r w:rsidRPr="00A716F3">
          <w:rPr>
            <w:sz w:val="28"/>
            <w:szCs w:val="28"/>
            <w:rPrChange w:id="1508" w:author="Airat Shigapov" w:date="2021-10-27T22:04:00Z">
              <w:rPr>
                <w:rFonts w:ascii="Helvetica" w:hAnsi="Helvetica"/>
                <w:color w:val="333333"/>
                <w:sz w:val="21"/>
                <w:szCs w:val="21"/>
              </w:rPr>
            </w:rPrChange>
          </w:rPr>
          <w:t>.</w:t>
        </w:r>
      </w:ins>
    </w:p>
    <w:p w14:paraId="070299F4" w14:textId="77777777" w:rsidR="00A716F3" w:rsidRPr="00A716F3" w:rsidRDefault="00A716F3">
      <w:pPr>
        <w:pStyle w:val="a4"/>
        <w:shd w:val="clear" w:color="auto" w:fill="FFFFFF"/>
        <w:spacing w:before="0" w:beforeAutospacing="0" w:after="0" w:afterAutospacing="0" w:line="360" w:lineRule="auto"/>
        <w:ind w:firstLine="709"/>
        <w:jc w:val="both"/>
        <w:rPr>
          <w:ins w:id="1509" w:author="Airat Shigapov" w:date="2021-10-27T22:03:00Z"/>
          <w:sz w:val="28"/>
          <w:szCs w:val="28"/>
          <w:rPrChange w:id="1510" w:author="Airat Shigapov" w:date="2021-10-27T22:04:00Z">
            <w:rPr>
              <w:ins w:id="1511" w:author="Airat Shigapov" w:date="2021-10-27T22:03:00Z"/>
              <w:rFonts w:ascii="Helvetica" w:hAnsi="Helvetica"/>
              <w:color w:val="333333"/>
              <w:sz w:val="21"/>
              <w:szCs w:val="21"/>
            </w:rPr>
          </w:rPrChange>
        </w:rPr>
        <w:pPrChange w:id="1512" w:author="Airat Shigapov" w:date="2021-10-27T22:03:00Z">
          <w:pPr>
            <w:pStyle w:val="a4"/>
            <w:shd w:val="clear" w:color="auto" w:fill="FFFFFF"/>
            <w:spacing w:before="0" w:beforeAutospacing="0" w:after="150" w:afterAutospacing="0"/>
            <w:ind w:firstLine="375"/>
            <w:jc w:val="both"/>
          </w:pPr>
        </w:pPrChange>
      </w:pPr>
      <w:ins w:id="1513" w:author="Airat Shigapov" w:date="2021-10-27T22:03:00Z">
        <w:r w:rsidRPr="00A716F3">
          <w:rPr>
            <w:rFonts w:hint="eastAsia"/>
            <w:sz w:val="28"/>
            <w:szCs w:val="28"/>
            <w:rPrChange w:id="1514" w:author="Airat Shigapov" w:date="2021-10-27T22:04:00Z">
              <w:rPr>
                <w:rFonts w:ascii="Helvetica" w:hAnsi="Helvetica" w:hint="eastAsia"/>
                <w:color w:val="333333"/>
                <w:sz w:val="21"/>
                <w:szCs w:val="21"/>
              </w:rPr>
            </w:rPrChange>
          </w:rPr>
          <w:t>Расположение</w:t>
        </w:r>
        <w:r w:rsidRPr="00A716F3">
          <w:rPr>
            <w:sz w:val="28"/>
            <w:szCs w:val="28"/>
            <w:rPrChange w:id="1515" w:author="Airat Shigapov" w:date="2021-10-27T22:04:00Z">
              <w:rPr>
                <w:rFonts w:ascii="Helvetica" w:hAnsi="Helvetica"/>
                <w:color w:val="333333"/>
                <w:sz w:val="21"/>
                <w:szCs w:val="21"/>
              </w:rPr>
            </w:rPrChange>
          </w:rPr>
          <w:t xml:space="preserve"> </w:t>
        </w:r>
        <w:r w:rsidRPr="00A716F3">
          <w:rPr>
            <w:rFonts w:hint="eastAsia"/>
            <w:sz w:val="28"/>
            <w:szCs w:val="28"/>
            <w:rPrChange w:id="1516" w:author="Airat Shigapov" w:date="2021-10-27T22:04:00Z">
              <w:rPr>
                <w:rFonts w:ascii="Helvetica" w:hAnsi="Helvetica" w:hint="eastAsia"/>
                <w:color w:val="333333"/>
                <w:sz w:val="21"/>
                <w:szCs w:val="21"/>
              </w:rPr>
            </w:rPrChange>
          </w:rPr>
          <w:t>блоков</w:t>
        </w:r>
        <w:r w:rsidRPr="00A716F3">
          <w:rPr>
            <w:sz w:val="28"/>
            <w:szCs w:val="28"/>
            <w:rPrChange w:id="1517" w:author="Airat Shigapov" w:date="2021-10-27T22:04:00Z">
              <w:rPr>
                <w:rFonts w:ascii="Helvetica" w:hAnsi="Helvetica"/>
                <w:color w:val="333333"/>
                <w:sz w:val="21"/>
                <w:szCs w:val="21"/>
              </w:rPr>
            </w:rPrChange>
          </w:rPr>
          <w:t xml:space="preserve"> </w:t>
        </w:r>
        <w:r w:rsidRPr="00A716F3">
          <w:rPr>
            <w:rFonts w:hint="eastAsia"/>
            <w:sz w:val="28"/>
            <w:szCs w:val="28"/>
            <w:rPrChange w:id="1518" w:author="Airat Shigapov" w:date="2021-10-27T22:04:00Z">
              <w:rPr>
                <w:rFonts w:ascii="Helvetica" w:hAnsi="Helvetica" w:hint="eastAsia"/>
                <w:color w:val="333333"/>
                <w:sz w:val="21"/>
                <w:szCs w:val="21"/>
              </w:rPr>
            </w:rPrChange>
          </w:rPr>
          <w:t>на</w:t>
        </w:r>
        <w:r w:rsidRPr="00A716F3">
          <w:rPr>
            <w:sz w:val="28"/>
            <w:szCs w:val="28"/>
            <w:rPrChange w:id="1519" w:author="Airat Shigapov" w:date="2021-10-27T22:04:00Z">
              <w:rPr>
                <w:rFonts w:ascii="Helvetica" w:hAnsi="Helvetica"/>
                <w:color w:val="333333"/>
                <w:sz w:val="21"/>
                <w:szCs w:val="21"/>
              </w:rPr>
            </w:rPrChange>
          </w:rPr>
          <w:t xml:space="preserve"> </w:t>
        </w:r>
        <w:r w:rsidRPr="00A716F3">
          <w:rPr>
            <w:rFonts w:hint="eastAsia"/>
            <w:sz w:val="28"/>
            <w:szCs w:val="28"/>
            <w:rPrChange w:id="1520" w:author="Airat Shigapov" w:date="2021-10-27T22:04:00Z">
              <w:rPr>
                <w:rFonts w:ascii="Helvetica" w:hAnsi="Helvetica" w:hint="eastAsia"/>
                <w:color w:val="333333"/>
                <w:sz w:val="21"/>
                <w:szCs w:val="21"/>
              </w:rPr>
            </w:rPrChange>
          </w:rPr>
          <w:t>странице</w:t>
        </w:r>
        <w:r w:rsidRPr="00A716F3">
          <w:rPr>
            <w:sz w:val="28"/>
            <w:szCs w:val="28"/>
            <w:rPrChange w:id="1521" w:author="Airat Shigapov" w:date="2021-10-27T22:04:00Z">
              <w:rPr>
                <w:rFonts w:ascii="Helvetica" w:hAnsi="Helvetica"/>
                <w:color w:val="333333"/>
                <w:sz w:val="21"/>
                <w:szCs w:val="21"/>
              </w:rPr>
            </w:rPrChange>
          </w:rPr>
          <w:t xml:space="preserve"> </w:t>
        </w:r>
        <w:r w:rsidRPr="00A716F3">
          <w:rPr>
            <w:rFonts w:hint="eastAsia"/>
            <w:sz w:val="28"/>
            <w:szCs w:val="28"/>
            <w:rPrChange w:id="1522" w:author="Airat Shigapov" w:date="2021-10-27T22:04:00Z">
              <w:rPr>
                <w:rFonts w:ascii="Helvetica" w:hAnsi="Helvetica" w:hint="eastAsia"/>
                <w:color w:val="333333"/>
                <w:sz w:val="21"/>
                <w:szCs w:val="21"/>
              </w:rPr>
            </w:rPrChange>
          </w:rPr>
          <w:t>отражает</w:t>
        </w:r>
        <w:r w:rsidRPr="00A716F3">
          <w:rPr>
            <w:sz w:val="28"/>
            <w:szCs w:val="28"/>
            <w:rPrChange w:id="1523" w:author="Airat Shigapov" w:date="2021-10-27T22:04:00Z">
              <w:rPr>
                <w:rFonts w:ascii="Helvetica" w:hAnsi="Helvetica"/>
                <w:color w:val="333333"/>
                <w:sz w:val="21"/>
                <w:szCs w:val="21"/>
              </w:rPr>
            </w:rPrChange>
          </w:rPr>
          <w:t xml:space="preserve"> </w:t>
        </w:r>
        <w:r w:rsidRPr="00A716F3">
          <w:rPr>
            <w:rFonts w:hint="eastAsia"/>
            <w:sz w:val="28"/>
            <w:szCs w:val="28"/>
            <w:rPrChange w:id="1524" w:author="Airat Shigapov" w:date="2021-10-27T22:04:00Z">
              <w:rPr>
                <w:rFonts w:ascii="Helvetica" w:hAnsi="Helvetica" w:hint="eastAsia"/>
                <w:color w:val="333333"/>
                <w:sz w:val="21"/>
                <w:szCs w:val="21"/>
              </w:rPr>
            </w:rPrChange>
          </w:rPr>
          <w:t>авторское</w:t>
        </w:r>
        <w:r w:rsidRPr="00A716F3">
          <w:rPr>
            <w:sz w:val="28"/>
            <w:szCs w:val="28"/>
            <w:rPrChange w:id="1525" w:author="Airat Shigapov" w:date="2021-10-27T22:04:00Z">
              <w:rPr>
                <w:rFonts w:ascii="Helvetica" w:hAnsi="Helvetica"/>
                <w:color w:val="333333"/>
                <w:sz w:val="21"/>
                <w:szCs w:val="21"/>
              </w:rPr>
            </w:rPrChange>
          </w:rPr>
          <w:t xml:space="preserve"> </w:t>
        </w:r>
        <w:r w:rsidRPr="00A716F3">
          <w:rPr>
            <w:rFonts w:hint="eastAsia"/>
            <w:sz w:val="28"/>
            <w:szCs w:val="28"/>
            <w:rPrChange w:id="1526" w:author="Airat Shigapov" w:date="2021-10-27T22:04:00Z">
              <w:rPr>
                <w:rFonts w:ascii="Helvetica" w:hAnsi="Helvetica" w:hint="eastAsia"/>
                <w:color w:val="333333"/>
                <w:sz w:val="21"/>
                <w:szCs w:val="21"/>
              </w:rPr>
            </w:rPrChange>
          </w:rPr>
          <w:t>определение</w:t>
        </w:r>
        <w:r w:rsidRPr="00A716F3">
          <w:rPr>
            <w:sz w:val="28"/>
            <w:szCs w:val="28"/>
            <w:rPrChange w:id="1527" w:author="Airat Shigapov" w:date="2021-10-27T22:04:00Z">
              <w:rPr>
                <w:rFonts w:ascii="Helvetica" w:hAnsi="Helvetica"/>
                <w:color w:val="333333"/>
                <w:sz w:val="21"/>
                <w:szCs w:val="21"/>
              </w:rPr>
            </w:rPrChange>
          </w:rPr>
          <w:t xml:space="preserve"> </w:t>
        </w:r>
        <w:r w:rsidRPr="00A716F3">
          <w:rPr>
            <w:rFonts w:hint="eastAsia"/>
            <w:sz w:val="28"/>
            <w:szCs w:val="28"/>
            <w:rPrChange w:id="1528" w:author="Airat Shigapov" w:date="2021-10-27T22:04:00Z">
              <w:rPr>
                <w:rFonts w:ascii="Helvetica" w:hAnsi="Helvetica" w:hint="eastAsia"/>
                <w:color w:val="333333"/>
                <w:sz w:val="21"/>
                <w:szCs w:val="21"/>
              </w:rPr>
            </w:rPrChange>
          </w:rPr>
          <w:t>доминирования</w:t>
        </w:r>
        <w:r w:rsidRPr="00A716F3">
          <w:rPr>
            <w:sz w:val="28"/>
            <w:szCs w:val="28"/>
            <w:rPrChange w:id="1529" w:author="Airat Shigapov" w:date="2021-10-27T22:04:00Z">
              <w:rPr>
                <w:rFonts w:ascii="Helvetica" w:hAnsi="Helvetica"/>
                <w:color w:val="333333"/>
                <w:sz w:val="21"/>
                <w:szCs w:val="21"/>
              </w:rPr>
            </w:rPrChange>
          </w:rPr>
          <w:t xml:space="preserve">. </w:t>
        </w:r>
        <w:r w:rsidRPr="00A716F3">
          <w:rPr>
            <w:rFonts w:hint="eastAsia"/>
            <w:sz w:val="28"/>
            <w:szCs w:val="28"/>
            <w:rPrChange w:id="1530" w:author="Airat Shigapov" w:date="2021-10-27T22:04:00Z">
              <w:rPr>
                <w:rFonts w:ascii="Helvetica" w:hAnsi="Helvetica" w:hint="eastAsia"/>
                <w:color w:val="333333"/>
                <w:sz w:val="21"/>
                <w:szCs w:val="21"/>
              </w:rPr>
            </w:rPrChange>
          </w:rPr>
          <w:t>Таким</w:t>
        </w:r>
        <w:r w:rsidRPr="00A716F3">
          <w:rPr>
            <w:sz w:val="28"/>
            <w:szCs w:val="28"/>
            <w:rPrChange w:id="1531" w:author="Airat Shigapov" w:date="2021-10-27T22:04:00Z">
              <w:rPr>
                <w:rFonts w:ascii="Helvetica" w:hAnsi="Helvetica"/>
                <w:color w:val="333333"/>
                <w:sz w:val="21"/>
                <w:szCs w:val="21"/>
              </w:rPr>
            </w:rPrChange>
          </w:rPr>
          <w:t xml:space="preserve"> </w:t>
        </w:r>
        <w:r w:rsidRPr="00A716F3">
          <w:rPr>
            <w:rFonts w:hint="eastAsia"/>
            <w:sz w:val="28"/>
            <w:szCs w:val="28"/>
            <w:rPrChange w:id="1532" w:author="Airat Shigapov" w:date="2021-10-27T22:04:00Z">
              <w:rPr>
                <w:rFonts w:ascii="Helvetica" w:hAnsi="Helvetica" w:hint="eastAsia"/>
                <w:color w:val="333333"/>
                <w:sz w:val="21"/>
                <w:szCs w:val="21"/>
              </w:rPr>
            </w:rPrChange>
          </w:rPr>
          <w:t>образом</w:t>
        </w:r>
        <w:r w:rsidRPr="00A716F3">
          <w:rPr>
            <w:sz w:val="28"/>
            <w:szCs w:val="28"/>
            <w:rPrChange w:id="1533" w:author="Airat Shigapov" w:date="2021-10-27T22:04:00Z">
              <w:rPr>
                <w:rFonts w:ascii="Helvetica" w:hAnsi="Helvetica"/>
                <w:color w:val="333333"/>
                <w:sz w:val="21"/>
                <w:szCs w:val="21"/>
              </w:rPr>
            </w:rPrChange>
          </w:rPr>
          <w:t xml:space="preserve">, </w:t>
        </w:r>
        <w:r w:rsidRPr="00A716F3">
          <w:rPr>
            <w:rFonts w:hint="eastAsia"/>
            <w:sz w:val="28"/>
            <w:szCs w:val="28"/>
            <w:rPrChange w:id="1534" w:author="Airat Shigapov" w:date="2021-10-27T22:04:00Z">
              <w:rPr>
                <w:rFonts w:ascii="Helvetica" w:hAnsi="Helvetica" w:hint="eastAsia"/>
                <w:color w:val="333333"/>
                <w:sz w:val="21"/>
                <w:szCs w:val="21"/>
              </w:rPr>
            </w:rPrChange>
          </w:rPr>
          <w:t>топология</w:t>
        </w:r>
        <w:r w:rsidRPr="00A716F3">
          <w:rPr>
            <w:sz w:val="28"/>
            <w:szCs w:val="28"/>
            <w:rPrChange w:id="1535" w:author="Airat Shigapov" w:date="2021-10-27T22:04:00Z">
              <w:rPr>
                <w:rFonts w:ascii="Helvetica" w:hAnsi="Helvetica"/>
                <w:color w:val="333333"/>
                <w:sz w:val="21"/>
                <w:szCs w:val="21"/>
              </w:rPr>
            </w:rPrChange>
          </w:rPr>
          <w:t xml:space="preserve"> </w:t>
        </w:r>
        <w:r w:rsidRPr="00A716F3">
          <w:rPr>
            <w:rFonts w:hint="eastAsia"/>
            <w:sz w:val="28"/>
            <w:szCs w:val="28"/>
            <w:rPrChange w:id="1536" w:author="Airat Shigapov" w:date="2021-10-27T22:04:00Z">
              <w:rPr>
                <w:rFonts w:ascii="Helvetica" w:hAnsi="Helvetica" w:hint="eastAsia"/>
                <w:color w:val="333333"/>
                <w:sz w:val="21"/>
                <w:szCs w:val="21"/>
              </w:rPr>
            </w:rPrChange>
          </w:rPr>
          <w:t>диаграммы</w:t>
        </w:r>
        <w:r w:rsidRPr="00A716F3">
          <w:rPr>
            <w:sz w:val="28"/>
            <w:szCs w:val="28"/>
            <w:rPrChange w:id="1537" w:author="Airat Shigapov" w:date="2021-10-27T22:04:00Z">
              <w:rPr>
                <w:rFonts w:ascii="Helvetica" w:hAnsi="Helvetica"/>
                <w:color w:val="333333"/>
                <w:sz w:val="21"/>
                <w:szCs w:val="21"/>
              </w:rPr>
            </w:rPrChange>
          </w:rPr>
          <w:t xml:space="preserve"> </w:t>
        </w:r>
        <w:r w:rsidRPr="00A716F3">
          <w:rPr>
            <w:rFonts w:hint="eastAsia"/>
            <w:sz w:val="28"/>
            <w:szCs w:val="28"/>
            <w:rPrChange w:id="1538" w:author="Airat Shigapov" w:date="2021-10-27T22:04:00Z">
              <w:rPr>
                <w:rFonts w:ascii="Helvetica" w:hAnsi="Helvetica" w:hint="eastAsia"/>
                <w:color w:val="333333"/>
                <w:sz w:val="21"/>
                <w:szCs w:val="21"/>
              </w:rPr>
            </w:rPrChange>
          </w:rPr>
          <w:t>показывает</w:t>
        </w:r>
        <w:r w:rsidRPr="00A716F3">
          <w:rPr>
            <w:sz w:val="28"/>
            <w:szCs w:val="28"/>
            <w:rPrChange w:id="1539" w:author="Airat Shigapov" w:date="2021-10-27T22:04:00Z">
              <w:rPr>
                <w:rFonts w:ascii="Helvetica" w:hAnsi="Helvetica"/>
                <w:color w:val="333333"/>
                <w:sz w:val="21"/>
                <w:szCs w:val="21"/>
              </w:rPr>
            </w:rPrChange>
          </w:rPr>
          <w:t xml:space="preserve">, </w:t>
        </w:r>
        <w:r w:rsidRPr="00A716F3">
          <w:rPr>
            <w:rFonts w:hint="eastAsia"/>
            <w:sz w:val="28"/>
            <w:szCs w:val="28"/>
            <w:rPrChange w:id="1540" w:author="Airat Shigapov" w:date="2021-10-27T22:04:00Z">
              <w:rPr>
                <w:rFonts w:ascii="Helvetica" w:hAnsi="Helvetica" w:hint="eastAsia"/>
                <w:color w:val="333333"/>
                <w:sz w:val="21"/>
                <w:szCs w:val="21"/>
              </w:rPr>
            </w:rPrChange>
          </w:rPr>
          <w:t>какие</w:t>
        </w:r>
        <w:r w:rsidRPr="00A716F3">
          <w:rPr>
            <w:sz w:val="28"/>
            <w:szCs w:val="28"/>
            <w:rPrChange w:id="1541" w:author="Airat Shigapov" w:date="2021-10-27T22:04:00Z">
              <w:rPr>
                <w:rFonts w:ascii="Helvetica" w:hAnsi="Helvetica"/>
                <w:color w:val="333333"/>
                <w:sz w:val="21"/>
                <w:szCs w:val="21"/>
              </w:rPr>
            </w:rPrChange>
          </w:rPr>
          <w:t xml:space="preserve"> </w:t>
        </w:r>
        <w:r w:rsidRPr="00A716F3">
          <w:rPr>
            <w:rFonts w:hint="eastAsia"/>
            <w:sz w:val="28"/>
            <w:szCs w:val="28"/>
            <w:rPrChange w:id="1542" w:author="Airat Shigapov" w:date="2021-10-27T22:04:00Z">
              <w:rPr>
                <w:rFonts w:ascii="Helvetica" w:hAnsi="Helvetica" w:hint="eastAsia"/>
                <w:color w:val="333333"/>
                <w:sz w:val="21"/>
                <w:szCs w:val="21"/>
              </w:rPr>
            </w:rPrChange>
          </w:rPr>
          <w:t>функции</w:t>
        </w:r>
        <w:r w:rsidRPr="00A716F3">
          <w:rPr>
            <w:sz w:val="28"/>
            <w:szCs w:val="28"/>
            <w:rPrChange w:id="1543" w:author="Airat Shigapov" w:date="2021-10-27T22:04:00Z">
              <w:rPr>
                <w:rFonts w:ascii="Helvetica" w:hAnsi="Helvetica"/>
                <w:color w:val="333333"/>
                <w:sz w:val="21"/>
                <w:szCs w:val="21"/>
              </w:rPr>
            </w:rPrChange>
          </w:rPr>
          <w:t xml:space="preserve"> </w:t>
        </w:r>
        <w:r w:rsidRPr="00A716F3">
          <w:rPr>
            <w:rFonts w:hint="eastAsia"/>
            <w:sz w:val="28"/>
            <w:szCs w:val="28"/>
            <w:rPrChange w:id="1544" w:author="Airat Shigapov" w:date="2021-10-27T22:04:00Z">
              <w:rPr>
                <w:rFonts w:ascii="Helvetica" w:hAnsi="Helvetica" w:hint="eastAsia"/>
                <w:color w:val="333333"/>
                <w:sz w:val="21"/>
                <w:szCs w:val="21"/>
              </w:rPr>
            </w:rPrChange>
          </w:rPr>
          <w:t>оказывают</w:t>
        </w:r>
        <w:r w:rsidRPr="00A716F3">
          <w:rPr>
            <w:sz w:val="28"/>
            <w:szCs w:val="28"/>
            <w:rPrChange w:id="1545" w:author="Airat Shigapov" w:date="2021-10-27T22:04:00Z">
              <w:rPr>
                <w:rFonts w:ascii="Helvetica" w:hAnsi="Helvetica"/>
                <w:color w:val="333333"/>
                <w:sz w:val="21"/>
                <w:szCs w:val="21"/>
              </w:rPr>
            </w:rPrChange>
          </w:rPr>
          <w:t xml:space="preserve"> </w:t>
        </w:r>
        <w:r w:rsidRPr="00A716F3">
          <w:rPr>
            <w:rFonts w:hint="eastAsia"/>
            <w:sz w:val="28"/>
            <w:szCs w:val="28"/>
            <w:rPrChange w:id="1546" w:author="Airat Shigapov" w:date="2021-10-27T22:04:00Z">
              <w:rPr>
                <w:rFonts w:ascii="Helvetica" w:hAnsi="Helvetica" w:hint="eastAsia"/>
                <w:color w:val="333333"/>
                <w:sz w:val="21"/>
                <w:szCs w:val="21"/>
              </w:rPr>
            </w:rPrChange>
          </w:rPr>
          <w:t>большее</w:t>
        </w:r>
        <w:r w:rsidRPr="00A716F3">
          <w:rPr>
            <w:sz w:val="28"/>
            <w:szCs w:val="28"/>
            <w:rPrChange w:id="1547" w:author="Airat Shigapov" w:date="2021-10-27T22:04:00Z">
              <w:rPr>
                <w:rFonts w:ascii="Helvetica" w:hAnsi="Helvetica"/>
                <w:color w:val="333333"/>
                <w:sz w:val="21"/>
                <w:szCs w:val="21"/>
              </w:rPr>
            </w:rPrChange>
          </w:rPr>
          <w:t xml:space="preserve"> </w:t>
        </w:r>
        <w:r w:rsidRPr="00A716F3">
          <w:rPr>
            <w:rFonts w:hint="eastAsia"/>
            <w:sz w:val="28"/>
            <w:szCs w:val="28"/>
            <w:rPrChange w:id="1548" w:author="Airat Shigapov" w:date="2021-10-27T22:04:00Z">
              <w:rPr>
                <w:rFonts w:ascii="Helvetica" w:hAnsi="Helvetica" w:hint="eastAsia"/>
                <w:color w:val="333333"/>
                <w:sz w:val="21"/>
                <w:szCs w:val="21"/>
              </w:rPr>
            </w:rPrChange>
          </w:rPr>
          <w:t>влияние</w:t>
        </w:r>
        <w:r w:rsidRPr="00A716F3">
          <w:rPr>
            <w:sz w:val="28"/>
            <w:szCs w:val="28"/>
            <w:rPrChange w:id="1549" w:author="Airat Shigapov" w:date="2021-10-27T22:04:00Z">
              <w:rPr>
                <w:rFonts w:ascii="Helvetica" w:hAnsi="Helvetica"/>
                <w:color w:val="333333"/>
                <w:sz w:val="21"/>
                <w:szCs w:val="21"/>
              </w:rPr>
            </w:rPrChange>
          </w:rPr>
          <w:t xml:space="preserve"> </w:t>
        </w:r>
        <w:r w:rsidRPr="00A716F3">
          <w:rPr>
            <w:rFonts w:hint="eastAsia"/>
            <w:sz w:val="28"/>
            <w:szCs w:val="28"/>
            <w:rPrChange w:id="1550" w:author="Airat Shigapov" w:date="2021-10-27T22:04:00Z">
              <w:rPr>
                <w:rFonts w:ascii="Helvetica" w:hAnsi="Helvetica" w:hint="eastAsia"/>
                <w:color w:val="333333"/>
                <w:sz w:val="21"/>
                <w:szCs w:val="21"/>
              </w:rPr>
            </w:rPrChange>
          </w:rPr>
          <w:t>на</w:t>
        </w:r>
        <w:r w:rsidRPr="00A716F3">
          <w:rPr>
            <w:sz w:val="28"/>
            <w:szCs w:val="28"/>
            <w:rPrChange w:id="1551" w:author="Airat Shigapov" w:date="2021-10-27T22:04:00Z">
              <w:rPr>
                <w:rFonts w:ascii="Helvetica" w:hAnsi="Helvetica"/>
                <w:color w:val="333333"/>
                <w:sz w:val="21"/>
                <w:szCs w:val="21"/>
              </w:rPr>
            </w:rPrChange>
          </w:rPr>
          <w:t xml:space="preserve"> </w:t>
        </w:r>
        <w:r w:rsidRPr="00A716F3">
          <w:rPr>
            <w:rFonts w:hint="eastAsia"/>
            <w:sz w:val="28"/>
            <w:szCs w:val="28"/>
            <w:rPrChange w:id="1552" w:author="Airat Shigapov" w:date="2021-10-27T22:04:00Z">
              <w:rPr>
                <w:rFonts w:ascii="Helvetica" w:hAnsi="Helvetica" w:hint="eastAsia"/>
                <w:color w:val="333333"/>
                <w:sz w:val="21"/>
                <w:szCs w:val="21"/>
              </w:rPr>
            </w:rPrChange>
          </w:rPr>
          <w:t>остальные</w:t>
        </w:r>
        <w:r w:rsidRPr="00A716F3">
          <w:rPr>
            <w:sz w:val="28"/>
            <w:szCs w:val="28"/>
            <w:rPrChange w:id="1553" w:author="Airat Shigapov" w:date="2021-10-27T22:04:00Z">
              <w:rPr>
                <w:rFonts w:ascii="Helvetica" w:hAnsi="Helvetica"/>
                <w:color w:val="333333"/>
                <w:sz w:val="21"/>
                <w:szCs w:val="21"/>
              </w:rPr>
            </w:rPrChange>
          </w:rPr>
          <w:t xml:space="preserve">. </w:t>
        </w:r>
        <w:r w:rsidRPr="00A716F3">
          <w:rPr>
            <w:rFonts w:hint="eastAsia"/>
            <w:sz w:val="28"/>
            <w:szCs w:val="28"/>
            <w:rPrChange w:id="1554" w:author="Airat Shigapov" w:date="2021-10-27T22:04:00Z">
              <w:rPr>
                <w:rFonts w:ascii="Helvetica" w:hAnsi="Helvetica" w:hint="eastAsia"/>
                <w:color w:val="333333"/>
                <w:sz w:val="21"/>
                <w:szCs w:val="21"/>
              </w:rPr>
            </w:rPrChange>
          </w:rPr>
          <w:t>Чтобы</w:t>
        </w:r>
        <w:r w:rsidRPr="00A716F3">
          <w:rPr>
            <w:sz w:val="28"/>
            <w:szCs w:val="28"/>
            <w:rPrChange w:id="1555" w:author="Airat Shigapov" w:date="2021-10-27T22:04:00Z">
              <w:rPr>
                <w:rFonts w:ascii="Helvetica" w:hAnsi="Helvetica"/>
                <w:color w:val="333333"/>
                <w:sz w:val="21"/>
                <w:szCs w:val="21"/>
              </w:rPr>
            </w:rPrChange>
          </w:rPr>
          <w:t xml:space="preserve"> </w:t>
        </w:r>
        <w:r w:rsidRPr="00A716F3">
          <w:rPr>
            <w:rFonts w:hint="eastAsia"/>
            <w:sz w:val="28"/>
            <w:szCs w:val="28"/>
            <w:rPrChange w:id="1556" w:author="Airat Shigapov" w:date="2021-10-27T22:04:00Z">
              <w:rPr>
                <w:rFonts w:ascii="Helvetica" w:hAnsi="Helvetica" w:hint="eastAsia"/>
                <w:color w:val="333333"/>
                <w:sz w:val="21"/>
                <w:szCs w:val="21"/>
              </w:rPr>
            </w:rPrChange>
          </w:rPr>
          <w:t>подчеркнуть</w:t>
        </w:r>
        <w:r w:rsidRPr="00A716F3">
          <w:rPr>
            <w:sz w:val="28"/>
            <w:szCs w:val="28"/>
            <w:rPrChange w:id="1557" w:author="Airat Shigapov" w:date="2021-10-27T22:04:00Z">
              <w:rPr>
                <w:rFonts w:ascii="Helvetica" w:hAnsi="Helvetica"/>
                <w:color w:val="333333"/>
                <w:sz w:val="21"/>
                <w:szCs w:val="21"/>
              </w:rPr>
            </w:rPrChange>
          </w:rPr>
          <w:t xml:space="preserve"> </w:t>
        </w:r>
        <w:r w:rsidRPr="00A716F3">
          <w:rPr>
            <w:rFonts w:hint="eastAsia"/>
            <w:sz w:val="28"/>
            <w:szCs w:val="28"/>
            <w:rPrChange w:id="1558" w:author="Airat Shigapov" w:date="2021-10-27T22:04:00Z">
              <w:rPr>
                <w:rFonts w:ascii="Helvetica" w:hAnsi="Helvetica" w:hint="eastAsia"/>
                <w:color w:val="333333"/>
                <w:sz w:val="21"/>
                <w:szCs w:val="21"/>
              </w:rPr>
            </w:rPrChange>
          </w:rPr>
          <w:t>это</w:t>
        </w:r>
        <w:r w:rsidRPr="00A716F3">
          <w:rPr>
            <w:sz w:val="28"/>
            <w:szCs w:val="28"/>
            <w:rPrChange w:id="1559" w:author="Airat Shigapov" w:date="2021-10-27T22:04:00Z">
              <w:rPr>
                <w:rFonts w:ascii="Helvetica" w:hAnsi="Helvetica"/>
                <w:color w:val="333333"/>
                <w:sz w:val="21"/>
                <w:szCs w:val="21"/>
              </w:rPr>
            </w:rPrChange>
          </w:rPr>
          <w:t xml:space="preserve">, </w:t>
        </w:r>
        <w:r w:rsidRPr="00A716F3">
          <w:rPr>
            <w:rFonts w:hint="eastAsia"/>
            <w:sz w:val="28"/>
            <w:szCs w:val="28"/>
            <w:rPrChange w:id="1560" w:author="Airat Shigapov" w:date="2021-10-27T22:04:00Z">
              <w:rPr>
                <w:rFonts w:ascii="Helvetica" w:hAnsi="Helvetica" w:hint="eastAsia"/>
                <w:color w:val="333333"/>
                <w:sz w:val="21"/>
                <w:szCs w:val="21"/>
              </w:rPr>
            </w:rPrChange>
          </w:rPr>
          <w:t>аналитик</w:t>
        </w:r>
        <w:r w:rsidRPr="00A716F3">
          <w:rPr>
            <w:sz w:val="28"/>
            <w:szCs w:val="28"/>
            <w:rPrChange w:id="1561" w:author="Airat Shigapov" w:date="2021-10-27T22:04:00Z">
              <w:rPr>
                <w:rFonts w:ascii="Helvetica" w:hAnsi="Helvetica"/>
                <w:color w:val="333333"/>
                <w:sz w:val="21"/>
                <w:szCs w:val="21"/>
              </w:rPr>
            </w:rPrChange>
          </w:rPr>
          <w:t xml:space="preserve"> </w:t>
        </w:r>
        <w:r w:rsidRPr="00A716F3">
          <w:rPr>
            <w:rFonts w:hint="eastAsia"/>
            <w:sz w:val="28"/>
            <w:szCs w:val="28"/>
            <w:rPrChange w:id="1562" w:author="Airat Shigapov" w:date="2021-10-27T22:04:00Z">
              <w:rPr>
                <w:rFonts w:ascii="Helvetica" w:hAnsi="Helvetica" w:hint="eastAsia"/>
                <w:color w:val="333333"/>
                <w:sz w:val="21"/>
                <w:szCs w:val="21"/>
              </w:rPr>
            </w:rPrChange>
          </w:rPr>
          <w:t>может</w:t>
        </w:r>
        <w:r w:rsidRPr="00A716F3">
          <w:rPr>
            <w:sz w:val="28"/>
            <w:szCs w:val="28"/>
            <w:rPrChange w:id="1563" w:author="Airat Shigapov" w:date="2021-10-27T22:04:00Z">
              <w:rPr>
                <w:rFonts w:ascii="Helvetica" w:hAnsi="Helvetica"/>
                <w:color w:val="333333"/>
                <w:sz w:val="21"/>
                <w:szCs w:val="21"/>
              </w:rPr>
            </w:rPrChange>
          </w:rPr>
          <w:t xml:space="preserve"> </w:t>
        </w:r>
        <w:r w:rsidRPr="00A716F3">
          <w:rPr>
            <w:rFonts w:hint="eastAsia"/>
            <w:sz w:val="28"/>
            <w:szCs w:val="28"/>
            <w:rPrChange w:id="1564" w:author="Airat Shigapov" w:date="2021-10-27T22:04:00Z">
              <w:rPr>
                <w:rFonts w:ascii="Helvetica" w:hAnsi="Helvetica" w:hint="eastAsia"/>
                <w:color w:val="333333"/>
                <w:sz w:val="21"/>
                <w:szCs w:val="21"/>
              </w:rPr>
            </w:rPrChange>
          </w:rPr>
          <w:t>перенумеровать</w:t>
        </w:r>
        <w:r w:rsidRPr="00A716F3">
          <w:rPr>
            <w:sz w:val="28"/>
            <w:szCs w:val="28"/>
            <w:rPrChange w:id="1565" w:author="Airat Shigapov" w:date="2021-10-27T22:04:00Z">
              <w:rPr>
                <w:rFonts w:ascii="Helvetica" w:hAnsi="Helvetica"/>
                <w:color w:val="333333"/>
                <w:sz w:val="21"/>
                <w:szCs w:val="21"/>
              </w:rPr>
            </w:rPrChange>
          </w:rPr>
          <w:t xml:space="preserve"> </w:t>
        </w:r>
        <w:r w:rsidRPr="00A716F3">
          <w:rPr>
            <w:rFonts w:hint="eastAsia"/>
            <w:sz w:val="28"/>
            <w:szCs w:val="28"/>
            <w:rPrChange w:id="1566" w:author="Airat Shigapov" w:date="2021-10-27T22:04:00Z">
              <w:rPr>
                <w:rFonts w:ascii="Helvetica" w:hAnsi="Helvetica" w:hint="eastAsia"/>
                <w:color w:val="333333"/>
                <w:sz w:val="21"/>
                <w:szCs w:val="21"/>
              </w:rPr>
            </w:rPrChange>
          </w:rPr>
          <w:t>блоки</w:t>
        </w:r>
        <w:r w:rsidRPr="00A716F3">
          <w:rPr>
            <w:sz w:val="28"/>
            <w:szCs w:val="28"/>
            <w:rPrChange w:id="1567" w:author="Airat Shigapov" w:date="2021-10-27T22:04:00Z">
              <w:rPr>
                <w:rFonts w:ascii="Helvetica" w:hAnsi="Helvetica"/>
                <w:color w:val="333333"/>
                <w:sz w:val="21"/>
                <w:szCs w:val="21"/>
              </w:rPr>
            </w:rPrChange>
          </w:rPr>
          <w:t xml:space="preserve"> </w:t>
        </w:r>
        <w:r w:rsidRPr="00A716F3">
          <w:rPr>
            <w:rFonts w:hint="eastAsia"/>
            <w:sz w:val="28"/>
            <w:szCs w:val="28"/>
            <w:rPrChange w:id="1568" w:author="Airat Shigapov" w:date="2021-10-27T22:04:00Z">
              <w:rPr>
                <w:rFonts w:ascii="Helvetica" w:hAnsi="Helvetica" w:hint="eastAsia"/>
                <w:color w:val="333333"/>
                <w:sz w:val="21"/>
                <w:szCs w:val="21"/>
              </w:rPr>
            </w:rPrChange>
          </w:rPr>
          <w:t>в</w:t>
        </w:r>
        <w:r w:rsidRPr="00A716F3">
          <w:rPr>
            <w:sz w:val="28"/>
            <w:szCs w:val="28"/>
            <w:rPrChange w:id="1569" w:author="Airat Shigapov" w:date="2021-10-27T22:04:00Z">
              <w:rPr>
                <w:rFonts w:ascii="Helvetica" w:hAnsi="Helvetica"/>
                <w:color w:val="333333"/>
                <w:sz w:val="21"/>
                <w:szCs w:val="21"/>
              </w:rPr>
            </w:rPrChange>
          </w:rPr>
          <w:t xml:space="preserve"> </w:t>
        </w:r>
        <w:r w:rsidRPr="00A716F3">
          <w:rPr>
            <w:rFonts w:hint="eastAsia"/>
            <w:sz w:val="28"/>
            <w:szCs w:val="28"/>
            <w:rPrChange w:id="1570" w:author="Airat Shigapov" w:date="2021-10-27T22:04:00Z">
              <w:rPr>
                <w:rFonts w:ascii="Helvetica" w:hAnsi="Helvetica" w:hint="eastAsia"/>
                <w:color w:val="333333"/>
                <w:sz w:val="21"/>
                <w:szCs w:val="21"/>
              </w:rPr>
            </w:rPrChange>
          </w:rPr>
          <w:t>соответствии</w:t>
        </w:r>
        <w:r w:rsidRPr="00A716F3">
          <w:rPr>
            <w:sz w:val="28"/>
            <w:szCs w:val="28"/>
            <w:rPrChange w:id="1571" w:author="Airat Shigapov" w:date="2021-10-27T22:04:00Z">
              <w:rPr>
                <w:rFonts w:ascii="Helvetica" w:hAnsi="Helvetica"/>
                <w:color w:val="333333"/>
                <w:sz w:val="21"/>
                <w:szCs w:val="21"/>
              </w:rPr>
            </w:rPrChange>
          </w:rPr>
          <w:t xml:space="preserve"> </w:t>
        </w:r>
        <w:r w:rsidRPr="00A716F3">
          <w:rPr>
            <w:rFonts w:hint="eastAsia"/>
            <w:sz w:val="28"/>
            <w:szCs w:val="28"/>
            <w:rPrChange w:id="1572" w:author="Airat Shigapov" w:date="2021-10-27T22:04:00Z">
              <w:rPr>
                <w:rFonts w:ascii="Helvetica" w:hAnsi="Helvetica" w:hint="eastAsia"/>
                <w:color w:val="333333"/>
                <w:sz w:val="21"/>
                <w:szCs w:val="21"/>
              </w:rPr>
            </w:rPrChange>
          </w:rPr>
          <w:t>с</w:t>
        </w:r>
        <w:r w:rsidRPr="00A716F3">
          <w:rPr>
            <w:sz w:val="28"/>
            <w:szCs w:val="28"/>
            <w:rPrChange w:id="1573" w:author="Airat Shigapov" w:date="2021-10-27T22:04:00Z">
              <w:rPr>
                <w:rFonts w:ascii="Helvetica" w:hAnsi="Helvetica"/>
                <w:color w:val="333333"/>
                <w:sz w:val="21"/>
                <w:szCs w:val="21"/>
              </w:rPr>
            </w:rPrChange>
          </w:rPr>
          <w:t xml:space="preserve"> </w:t>
        </w:r>
        <w:r w:rsidRPr="00A716F3">
          <w:rPr>
            <w:rFonts w:hint="eastAsia"/>
            <w:sz w:val="28"/>
            <w:szCs w:val="28"/>
            <w:rPrChange w:id="1574" w:author="Airat Shigapov" w:date="2021-10-27T22:04:00Z">
              <w:rPr>
                <w:rFonts w:ascii="Helvetica" w:hAnsi="Helvetica" w:hint="eastAsia"/>
                <w:color w:val="333333"/>
                <w:sz w:val="21"/>
                <w:szCs w:val="21"/>
              </w:rPr>
            </w:rPrChange>
          </w:rPr>
          <w:t>порядком</w:t>
        </w:r>
        <w:r w:rsidRPr="00A716F3">
          <w:rPr>
            <w:sz w:val="28"/>
            <w:szCs w:val="28"/>
            <w:rPrChange w:id="1575" w:author="Airat Shigapov" w:date="2021-10-27T22:04:00Z">
              <w:rPr>
                <w:rFonts w:ascii="Helvetica" w:hAnsi="Helvetica"/>
                <w:color w:val="333333"/>
                <w:sz w:val="21"/>
                <w:szCs w:val="21"/>
              </w:rPr>
            </w:rPrChange>
          </w:rPr>
          <w:t xml:space="preserve"> </w:t>
        </w:r>
        <w:r w:rsidRPr="00A716F3">
          <w:rPr>
            <w:rFonts w:hint="eastAsia"/>
            <w:sz w:val="28"/>
            <w:szCs w:val="28"/>
            <w:rPrChange w:id="1576" w:author="Airat Shigapov" w:date="2021-10-27T22:04:00Z">
              <w:rPr>
                <w:rFonts w:ascii="Helvetica" w:hAnsi="Helvetica" w:hint="eastAsia"/>
                <w:color w:val="333333"/>
                <w:sz w:val="21"/>
                <w:szCs w:val="21"/>
              </w:rPr>
            </w:rPrChange>
          </w:rPr>
          <w:t>их</w:t>
        </w:r>
        <w:r w:rsidRPr="00A716F3">
          <w:rPr>
            <w:sz w:val="28"/>
            <w:szCs w:val="28"/>
            <w:rPrChange w:id="1577" w:author="Airat Shigapov" w:date="2021-10-27T22:04:00Z">
              <w:rPr>
                <w:rFonts w:ascii="Helvetica" w:hAnsi="Helvetica"/>
                <w:color w:val="333333"/>
                <w:sz w:val="21"/>
                <w:szCs w:val="21"/>
              </w:rPr>
            </w:rPrChange>
          </w:rPr>
          <w:t xml:space="preserve"> </w:t>
        </w:r>
        <w:r w:rsidRPr="00A716F3">
          <w:rPr>
            <w:rFonts w:hint="eastAsia"/>
            <w:sz w:val="28"/>
            <w:szCs w:val="28"/>
            <w:rPrChange w:id="1578" w:author="Airat Shigapov" w:date="2021-10-27T22:04:00Z">
              <w:rPr>
                <w:rFonts w:ascii="Helvetica" w:hAnsi="Helvetica" w:hint="eastAsia"/>
                <w:color w:val="333333"/>
                <w:sz w:val="21"/>
                <w:szCs w:val="21"/>
              </w:rPr>
            </w:rPrChange>
          </w:rPr>
          <w:t>доминирования</w:t>
        </w:r>
        <w:r w:rsidRPr="00A716F3">
          <w:rPr>
            <w:sz w:val="28"/>
            <w:szCs w:val="28"/>
            <w:rPrChange w:id="1579" w:author="Airat Shigapov" w:date="2021-10-27T22:04:00Z">
              <w:rPr>
                <w:rFonts w:ascii="Helvetica" w:hAnsi="Helvetica"/>
                <w:color w:val="333333"/>
                <w:sz w:val="21"/>
                <w:szCs w:val="21"/>
              </w:rPr>
            </w:rPrChange>
          </w:rPr>
          <w:t xml:space="preserve">. </w:t>
        </w:r>
        <w:r w:rsidRPr="00A716F3">
          <w:rPr>
            <w:rFonts w:hint="eastAsia"/>
            <w:sz w:val="28"/>
            <w:szCs w:val="28"/>
            <w:rPrChange w:id="1580" w:author="Airat Shigapov" w:date="2021-10-27T22:04:00Z">
              <w:rPr>
                <w:rFonts w:ascii="Helvetica" w:hAnsi="Helvetica" w:hint="eastAsia"/>
                <w:color w:val="333333"/>
                <w:sz w:val="21"/>
                <w:szCs w:val="21"/>
              </w:rPr>
            </w:rPrChange>
          </w:rPr>
          <w:t>Порядок</w:t>
        </w:r>
        <w:r w:rsidRPr="00A716F3">
          <w:rPr>
            <w:sz w:val="28"/>
            <w:szCs w:val="28"/>
            <w:rPrChange w:id="1581" w:author="Airat Shigapov" w:date="2021-10-27T22:04:00Z">
              <w:rPr>
                <w:rFonts w:ascii="Helvetica" w:hAnsi="Helvetica"/>
                <w:color w:val="333333"/>
                <w:sz w:val="21"/>
                <w:szCs w:val="21"/>
              </w:rPr>
            </w:rPrChange>
          </w:rPr>
          <w:t xml:space="preserve"> </w:t>
        </w:r>
        <w:r w:rsidRPr="00A716F3">
          <w:rPr>
            <w:rFonts w:hint="eastAsia"/>
            <w:sz w:val="28"/>
            <w:szCs w:val="28"/>
            <w:rPrChange w:id="1582" w:author="Airat Shigapov" w:date="2021-10-27T22:04:00Z">
              <w:rPr>
                <w:rFonts w:ascii="Helvetica" w:hAnsi="Helvetica" w:hint="eastAsia"/>
                <w:color w:val="333333"/>
                <w:sz w:val="21"/>
                <w:szCs w:val="21"/>
              </w:rPr>
            </w:rPrChange>
          </w:rPr>
          <w:t>доминирования</w:t>
        </w:r>
        <w:r w:rsidRPr="00A716F3">
          <w:rPr>
            <w:sz w:val="28"/>
            <w:szCs w:val="28"/>
            <w:rPrChange w:id="1583" w:author="Airat Shigapov" w:date="2021-10-27T22:04:00Z">
              <w:rPr>
                <w:rFonts w:ascii="Helvetica" w:hAnsi="Helvetica"/>
                <w:color w:val="333333"/>
                <w:sz w:val="21"/>
                <w:szCs w:val="21"/>
              </w:rPr>
            </w:rPrChange>
          </w:rPr>
          <w:t xml:space="preserve"> </w:t>
        </w:r>
        <w:r w:rsidRPr="00A716F3">
          <w:rPr>
            <w:rFonts w:hint="eastAsia"/>
            <w:sz w:val="28"/>
            <w:szCs w:val="28"/>
            <w:rPrChange w:id="1584" w:author="Airat Shigapov" w:date="2021-10-27T22:04:00Z">
              <w:rPr>
                <w:rFonts w:ascii="Helvetica" w:hAnsi="Helvetica" w:hint="eastAsia"/>
                <w:color w:val="333333"/>
                <w:sz w:val="21"/>
                <w:szCs w:val="21"/>
              </w:rPr>
            </w:rPrChange>
          </w:rPr>
          <w:t>может</w:t>
        </w:r>
        <w:r w:rsidRPr="00A716F3">
          <w:rPr>
            <w:sz w:val="28"/>
            <w:szCs w:val="28"/>
            <w:rPrChange w:id="1585" w:author="Airat Shigapov" w:date="2021-10-27T22:04:00Z">
              <w:rPr>
                <w:rFonts w:ascii="Helvetica" w:hAnsi="Helvetica"/>
                <w:color w:val="333333"/>
                <w:sz w:val="21"/>
                <w:szCs w:val="21"/>
              </w:rPr>
            </w:rPrChange>
          </w:rPr>
          <w:t xml:space="preserve"> </w:t>
        </w:r>
        <w:r w:rsidRPr="00A716F3">
          <w:rPr>
            <w:rFonts w:hint="eastAsia"/>
            <w:sz w:val="28"/>
            <w:szCs w:val="28"/>
            <w:rPrChange w:id="1586" w:author="Airat Shigapov" w:date="2021-10-27T22:04:00Z">
              <w:rPr>
                <w:rFonts w:ascii="Helvetica" w:hAnsi="Helvetica" w:hint="eastAsia"/>
                <w:color w:val="333333"/>
                <w:sz w:val="21"/>
                <w:szCs w:val="21"/>
              </w:rPr>
            </w:rPrChange>
          </w:rPr>
          <w:t>обозначаться</w:t>
        </w:r>
        <w:r w:rsidRPr="00A716F3">
          <w:rPr>
            <w:sz w:val="28"/>
            <w:szCs w:val="28"/>
            <w:rPrChange w:id="1587" w:author="Airat Shigapov" w:date="2021-10-27T22:04:00Z">
              <w:rPr>
                <w:rFonts w:ascii="Helvetica" w:hAnsi="Helvetica"/>
                <w:color w:val="333333"/>
                <w:sz w:val="21"/>
                <w:szCs w:val="21"/>
              </w:rPr>
            </w:rPrChange>
          </w:rPr>
          <w:t xml:space="preserve"> </w:t>
        </w:r>
        <w:r w:rsidRPr="00A716F3">
          <w:rPr>
            <w:rFonts w:hint="eastAsia"/>
            <w:sz w:val="28"/>
            <w:szCs w:val="28"/>
            <w:rPrChange w:id="1588" w:author="Airat Shigapov" w:date="2021-10-27T22:04:00Z">
              <w:rPr>
                <w:rFonts w:ascii="Helvetica" w:hAnsi="Helvetica" w:hint="eastAsia"/>
                <w:color w:val="333333"/>
                <w:sz w:val="21"/>
                <w:szCs w:val="21"/>
              </w:rPr>
            </w:rPrChange>
          </w:rPr>
          <w:t>цифрой</w:t>
        </w:r>
        <w:r w:rsidRPr="00A716F3">
          <w:rPr>
            <w:sz w:val="28"/>
            <w:szCs w:val="28"/>
            <w:rPrChange w:id="1589" w:author="Airat Shigapov" w:date="2021-10-27T22:04:00Z">
              <w:rPr>
                <w:rFonts w:ascii="Helvetica" w:hAnsi="Helvetica"/>
                <w:color w:val="333333"/>
                <w:sz w:val="21"/>
                <w:szCs w:val="21"/>
              </w:rPr>
            </w:rPrChange>
          </w:rPr>
          <w:t xml:space="preserve">, </w:t>
        </w:r>
        <w:r w:rsidRPr="00A716F3">
          <w:rPr>
            <w:rFonts w:hint="eastAsia"/>
            <w:sz w:val="28"/>
            <w:szCs w:val="28"/>
            <w:rPrChange w:id="1590" w:author="Airat Shigapov" w:date="2021-10-27T22:04:00Z">
              <w:rPr>
                <w:rFonts w:ascii="Helvetica" w:hAnsi="Helvetica" w:hint="eastAsia"/>
                <w:color w:val="333333"/>
                <w:sz w:val="21"/>
                <w:szCs w:val="21"/>
              </w:rPr>
            </w:rPrChange>
          </w:rPr>
          <w:lastRenderedPageBreak/>
          <w:t>размещенной</w:t>
        </w:r>
        <w:r w:rsidRPr="00A716F3">
          <w:rPr>
            <w:sz w:val="28"/>
            <w:szCs w:val="28"/>
            <w:rPrChange w:id="1591" w:author="Airat Shigapov" w:date="2021-10-27T22:04:00Z">
              <w:rPr>
                <w:rFonts w:ascii="Helvetica" w:hAnsi="Helvetica"/>
                <w:color w:val="333333"/>
                <w:sz w:val="21"/>
                <w:szCs w:val="21"/>
              </w:rPr>
            </w:rPrChange>
          </w:rPr>
          <w:t xml:space="preserve"> </w:t>
        </w:r>
        <w:r w:rsidRPr="00A716F3">
          <w:rPr>
            <w:rFonts w:hint="eastAsia"/>
            <w:sz w:val="28"/>
            <w:szCs w:val="28"/>
            <w:rPrChange w:id="1592" w:author="Airat Shigapov" w:date="2021-10-27T22:04:00Z">
              <w:rPr>
                <w:rFonts w:ascii="Helvetica" w:hAnsi="Helvetica" w:hint="eastAsia"/>
                <w:color w:val="333333"/>
                <w:sz w:val="21"/>
                <w:szCs w:val="21"/>
              </w:rPr>
            </w:rPrChange>
          </w:rPr>
          <w:t>в</w:t>
        </w:r>
        <w:r w:rsidRPr="00A716F3">
          <w:rPr>
            <w:sz w:val="28"/>
            <w:szCs w:val="28"/>
            <w:rPrChange w:id="1593" w:author="Airat Shigapov" w:date="2021-10-27T22:04:00Z">
              <w:rPr>
                <w:rFonts w:ascii="Helvetica" w:hAnsi="Helvetica"/>
                <w:color w:val="333333"/>
                <w:sz w:val="21"/>
                <w:szCs w:val="21"/>
              </w:rPr>
            </w:rPrChange>
          </w:rPr>
          <w:t xml:space="preserve"> </w:t>
        </w:r>
        <w:r w:rsidRPr="00A716F3">
          <w:rPr>
            <w:rFonts w:hint="eastAsia"/>
            <w:sz w:val="28"/>
            <w:szCs w:val="28"/>
            <w:rPrChange w:id="1594" w:author="Airat Shigapov" w:date="2021-10-27T22:04:00Z">
              <w:rPr>
                <w:rFonts w:ascii="Helvetica" w:hAnsi="Helvetica" w:hint="eastAsia"/>
                <w:color w:val="333333"/>
                <w:sz w:val="21"/>
                <w:szCs w:val="21"/>
              </w:rPr>
            </w:rPrChange>
          </w:rPr>
          <w:t>правом</w:t>
        </w:r>
        <w:r w:rsidRPr="00A716F3">
          <w:rPr>
            <w:sz w:val="28"/>
            <w:szCs w:val="28"/>
            <w:rPrChange w:id="1595" w:author="Airat Shigapov" w:date="2021-10-27T22:04:00Z">
              <w:rPr>
                <w:rFonts w:ascii="Helvetica" w:hAnsi="Helvetica"/>
                <w:color w:val="333333"/>
                <w:sz w:val="21"/>
                <w:szCs w:val="21"/>
              </w:rPr>
            </w:rPrChange>
          </w:rPr>
          <w:t xml:space="preserve"> </w:t>
        </w:r>
        <w:r w:rsidRPr="00A716F3">
          <w:rPr>
            <w:rFonts w:hint="eastAsia"/>
            <w:sz w:val="28"/>
            <w:szCs w:val="28"/>
            <w:rPrChange w:id="1596" w:author="Airat Shigapov" w:date="2021-10-27T22:04:00Z">
              <w:rPr>
                <w:rFonts w:ascii="Helvetica" w:hAnsi="Helvetica" w:hint="eastAsia"/>
                <w:color w:val="333333"/>
                <w:sz w:val="21"/>
                <w:szCs w:val="21"/>
              </w:rPr>
            </w:rPrChange>
          </w:rPr>
          <w:t>нижнем</w:t>
        </w:r>
        <w:r w:rsidRPr="00A716F3">
          <w:rPr>
            <w:sz w:val="28"/>
            <w:szCs w:val="28"/>
            <w:rPrChange w:id="1597" w:author="Airat Shigapov" w:date="2021-10-27T22:04:00Z">
              <w:rPr>
                <w:rFonts w:ascii="Helvetica" w:hAnsi="Helvetica"/>
                <w:color w:val="333333"/>
                <w:sz w:val="21"/>
                <w:szCs w:val="21"/>
              </w:rPr>
            </w:rPrChange>
          </w:rPr>
          <w:t xml:space="preserve"> </w:t>
        </w:r>
        <w:r w:rsidRPr="00A716F3">
          <w:rPr>
            <w:rFonts w:hint="eastAsia"/>
            <w:sz w:val="28"/>
            <w:szCs w:val="28"/>
            <w:rPrChange w:id="1598" w:author="Airat Shigapov" w:date="2021-10-27T22:04:00Z">
              <w:rPr>
                <w:rFonts w:ascii="Helvetica" w:hAnsi="Helvetica" w:hint="eastAsia"/>
                <w:color w:val="333333"/>
                <w:sz w:val="21"/>
                <w:szCs w:val="21"/>
              </w:rPr>
            </w:rPrChange>
          </w:rPr>
          <w:t>углу</w:t>
        </w:r>
        <w:r w:rsidRPr="00A716F3">
          <w:rPr>
            <w:sz w:val="28"/>
            <w:szCs w:val="28"/>
            <w:rPrChange w:id="1599" w:author="Airat Shigapov" w:date="2021-10-27T22:04:00Z">
              <w:rPr>
                <w:rFonts w:ascii="Helvetica" w:hAnsi="Helvetica"/>
                <w:color w:val="333333"/>
                <w:sz w:val="21"/>
                <w:szCs w:val="21"/>
              </w:rPr>
            </w:rPrChange>
          </w:rPr>
          <w:t xml:space="preserve"> </w:t>
        </w:r>
        <w:r w:rsidRPr="00A716F3">
          <w:rPr>
            <w:rFonts w:hint="eastAsia"/>
            <w:sz w:val="28"/>
            <w:szCs w:val="28"/>
            <w:rPrChange w:id="1600" w:author="Airat Shigapov" w:date="2021-10-27T22:04:00Z">
              <w:rPr>
                <w:rFonts w:ascii="Helvetica" w:hAnsi="Helvetica" w:hint="eastAsia"/>
                <w:color w:val="333333"/>
                <w:sz w:val="21"/>
                <w:szCs w:val="21"/>
              </w:rPr>
            </w:rPrChange>
          </w:rPr>
          <w:t>каждого</w:t>
        </w:r>
        <w:r w:rsidRPr="00A716F3">
          <w:rPr>
            <w:sz w:val="28"/>
            <w:szCs w:val="28"/>
            <w:rPrChange w:id="1601" w:author="Airat Shigapov" w:date="2021-10-27T22:04:00Z">
              <w:rPr>
                <w:rFonts w:ascii="Helvetica" w:hAnsi="Helvetica"/>
                <w:color w:val="333333"/>
                <w:sz w:val="21"/>
                <w:szCs w:val="21"/>
              </w:rPr>
            </w:rPrChange>
          </w:rPr>
          <w:t xml:space="preserve"> </w:t>
        </w:r>
        <w:r w:rsidRPr="00A716F3">
          <w:rPr>
            <w:rFonts w:hint="eastAsia"/>
            <w:sz w:val="28"/>
            <w:szCs w:val="28"/>
            <w:rPrChange w:id="1602" w:author="Airat Shigapov" w:date="2021-10-27T22:04:00Z">
              <w:rPr>
                <w:rFonts w:ascii="Helvetica" w:hAnsi="Helvetica" w:hint="eastAsia"/>
                <w:color w:val="333333"/>
                <w:sz w:val="21"/>
                <w:szCs w:val="21"/>
              </w:rPr>
            </w:rPrChange>
          </w:rPr>
          <w:t>прямоугольника</w:t>
        </w:r>
        <w:r w:rsidRPr="00A716F3">
          <w:rPr>
            <w:sz w:val="28"/>
            <w:szCs w:val="28"/>
            <w:rPrChange w:id="1603" w:author="Airat Shigapov" w:date="2021-10-27T22:04:00Z">
              <w:rPr>
                <w:rFonts w:ascii="Helvetica" w:hAnsi="Helvetica"/>
                <w:color w:val="333333"/>
                <w:sz w:val="21"/>
                <w:szCs w:val="21"/>
              </w:rPr>
            </w:rPrChange>
          </w:rPr>
          <w:t xml:space="preserve">: 1 </w:t>
        </w:r>
        <w:r w:rsidRPr="00A716F3">
          <w:rPr>
            <w:rFonts w:hint="eastAsia"/>
            <w:sz w:val="28"/>
            <w:szCs w:val="28"/>
            <w:rPrChange w:id="1604" w:author="Airat Shigapov" w:date="2021-10-27T22:04:00Z">
              <w:rPr>
                <w:rFonts w:ascii="Helvetica" w:hAnsi="Helvetica" w:hint="eastAsia"/>
                <w:color w:val="333333"/>
                <w:sz w:val="21"/>
                <w:szCs w:val="21"/>
              </w:rPr>
            </w:rPrChange>
          </w:rPr>
          <w:t>будет</w:t>
        </w:r>
        <w:r w:rsidRPr="00A716F3">
          <w:rPr>
            <w:sz w:val="28"/>
            <w:szCs w:val="28"/>
            <w:rPrChange w:id="1605" w:author="Airat Shigapov" w:date="2021-10-27T22:04:00Z">
              <w:rPr>
                <w:rFonts w:ascii="Helvetica" w:hAnsi="Helvetica"/>
                <w:color w:val="333333"/>
                <w:sz w:val="21"/>
                <w:szCs w:val="21"/>
              </w:rPr>
            </w:rPrChange>
          </w:rPr>
          <w:t xml:space="preserve"> </w:t>
        </w:r>
        <w:r w:rsidRPr="00A716F3">
          <w:rPr>
            <w:rFonts w:hint="eastAsia"/>
            <w:sz w:val="28"/>
            <w:szCs w:val="28"/>
            <w:rPrChange w:id="1606" w:author="Airat Shigapov" w:date="2021-10-27T22:04:00Z">
              <w:rPr>
                <w:rFonts w:ascii="Helvetica" w:hAnsi="Helvetica" w:hint="eastAsia"/>
                <w:color w:val="333333"/>
                <w:sz w:val="21"/>
                <w:szCs w:val="21"/>
              </w:rPr>
            </w:rPrChange>
          </w:rPr>
          <w:t>указывать</w:t>
        </w:r>
        <w:r w:rsidRPr="00A716F3">
          <w:rPr>
            <w:sz w:val="28"/>
            <w:szCs w:val="28"/>
            <w:rPrChange w:id="1607" w:author="Airat Shigapov" w:date="2021-10-27T22:04:00Z">
              <w:rPr>
                <w:rFonts w:ascii="Helvetica" w:hAnsi="Helvetica"/>
                <w:color w:val="333333"/>
                <w:sz w:val="21"/>
                <w:szCs w:val="21"/>
              </w:rPr>
            </w:rPrChange>
          </w:rPr>
          <w:t xml:space="preserve"> </w:t>
        </w:r>
        <w:r w:rsidRPr="00A716F3">
          <w:rPr>
            <w:rFonts w:hint="eastAsia"/>
            <w:sz w:val="28"/>
            <w:szCs w:val="28"/>
            <w:rPrChange w:id="1608" w:author="Airat Shigapov" w:date="2021-10-27T22:04:00Z">
              <w:rPr>
                <w:rFonts w:ascii="Helvetica" w:hAnsi="Helvetica" w:hint="eastAsia"/>
                <w:color w:val="333333"/>
                <w:sz w:val="21"/>
                <w:szCs w:val="21"/>
              </w:rPr>
            </w:rPrChange>
          </w:rPr>
          <w:t>на</w:t>
        </w:r>
        <w:r w:rsidRPr="00A716F3">
          <w:rPr>
            <w:sz w:val="28"/>
            <w:szCs w:val="28"/>
            <w:rPrChange w:id="1609" w:author="Airat Shigapov" w:date="2021-10-27T22:04:00Z">
              <w:rPr>
                <w:rFonts w:ascii="Helvetica" w:hAnsi="Helvetica"/>
                <w:color w:val="333333"/>
                <w:sz w:val="21"/>
                <w:szCs w:val="21"/>
              </w:rPr>
            </w:rPrChange>
          </w:rPr>
          <w:t xml:space="preserve"> </w:t>
        </w:r>
        <w:r w:rsidRPr="00A716F3">
          <w:rPr>
            <w:rFonts w:hint="eastAsia"/>
            <w:sz w:val="28"/>
            <w:szCs w:val="28"/>
            <w:rPrChange w:id="1610" w:author="Airat Shigapov" w:date="2021-10-27T22:04:00Z">
              <w:rPr>
                <w:rFonts w:ascii="Helvetica" w:hAnsi="Helvetica" w:hint="eastAsia"/>
                <w:color w:val="333333"/>
                <w:sz w:val="21"/>
                <w:szCs w:val="21"/>
              </w:rPr>
            </w:rPrChange>
          </w:rPr>
          <w:t>наибольшее</w:t>
        </w:r>
        <w:r w:rsidRPr="00A716F3">
          <w:rPr>
            <w:sz w:val="28"/>
            <w:szCs w:val="28"/>
            <w:rPrChange w:id="1611" w:author="Airat Shigapov" w:date="2021-10-27T22:04:00Z">
              <w:rPr>
                <w:rFonts w:ascii="Helvetica" w:hAnsi="Helvetica"/>
                <w:color w:val="333333"/>
                <w:sz w:val="21"/>
                <w:szCs w:val="21"/>
              </w:rPr>
            </w:rPrChange>
          </w:rPr>
          <w:t xml:space="preserve"> </w:t>
        </w:r>
        <w:r w:rsidRPr="00A716F3">
          <w:rPr>
            <w:rFonts w:hint="eastAsia"/>
            <w:sz w:val="28"/>
            <w:szCs w:val="28"/>
            <w:rPrChange w:id="1612" w:author="Airat Shigapov" w:date="2021-10-27T22:04:00Z">
              <w:rPr>
                <w:rFonts w:ascii="Helvetica" w:hAnsi="Helvetica" w:hint="eastAsia"/>
                <w:color w:val="333333"/>
                <w:sz w:val="21"/>
                <w:szCs w:val="21"/>
              </w:rPr>
            </w:rPrChange>
          </w:rPr>
          <w:t>доминирование</w:t>
        </w:r>
        <w:r w:rsidRPr="00A716F3">
          <w:rPr>
            <w:sz w:val="28"/>
            <w:szCs w:val="28"/>
            <w:rPrChange w:id="1613" w:author="Airat Shigapov" w:date="2021-10-27T22:04:00Z">
              <w:rPr>
                <w:rFonts w:ascii="Helvetica" w:hAnsi="Helvetica"/>
                <w:color w:val="333333"/>
                <w:sz w:val="21"/>
                <w:szCs w:val="21"/>
              </w:rPr>
            </w:rPrChange>
          </w:rPr>
          <w:t xml:space="preserve">, 2 - </w:t>
        </w:r>
        <w:r w:rsidRPr="00A716F3">
          <w:rPr>
            <w:rFonts w:hint="eastAsia"/>
            <w:sz w:val="28"/>
            <w:szCs w:val="28"/>
            <w:rPrChange w:id="1614" w:author="Airat Shigapov" w:date="2021-10-27T22:04:00Z">
              <w:rPr>
                <w:rFonts w:ascii="Helvetica" w:hAnsi="Helvetica" w:hint="eastAsia"/>
                <w:color w:val="333333"/>
                <w:sz w:val="21"/>
                <w:szCs w:val="21"/>
              </w:rPr>
            </w:rPrChange>
          </w:rPr>
          <w:t>на</w:t>
        </w:r>
        <w:r w:rsidRPr="00A716F3">
          <w:rPr>
            <w:sz w:val="28"/>
            <w:szCs w:val="28"/>
            <w:rPrChange w:id="1615" w:author="Airat Shigapov" w:date="2021-10-27T22:04:00Z">
              <w:rPr>
                <w:rFonts w:ascii="Helvetica" w:hAnsi="Helvetica"/>
                <w:color w:val="333333"/>
                <w:sz w:val="21"/>
                <w:szCs w:val="21"/>
              </w:rPr>
            </w:rPrChange>
          </w:rPr>
          <w:t xml:space="preserve"> </w:t>
        </w:r>
        <w:r w:rsidRPr="00A716F3">
          <w:rPr>
            <w:rFonts w:hint="eastAsia"/>
            <w:sz w:val="28"/>
            <w:szCs w:val="28"/>
            <w:rPrChange w:id="1616" w:author="Airat Shigapov" w:date="2021-10-27T22:04:00Z">
              <w:rPr>
                <w:rFonts w:ascii="Helvetica" w:hAnsi="Helvetica" w:hint="eastAsia"/>
                <w:color w:val="333333"/>
                <w:sz w:val="21"/>
                <w:szCs w:val="21"/>
              </w:rPr>
            </w:rPrChange>
          </w:rPr>
          <w:t>следующее</w:t>
        </w:r>
        <w:r w:rsidRPr="00A716F3">
          <w:rPr>
            <w:sz w:val="28"/>
            <w:szCs w:val="28"/>
            <w:rPrChange w:id="1617" w:author="Airat Shigapov" w:date="2021-10-27T22:04:00Z">
              <w:rPr>
                <w:rFonts w:ascii="Helvetica" w:hAnsi="Helvetica"/>
                <w:color w:val="333333"/>
                <w:sz w:val="21"/>
                <w:szCs w:val="21"/>
              </w:rPr>
            </w:rPrChange>
          </w:rPr>
          <w:t xml:space="preserve"> </w:t>
        </w:r>
        <w:r w:rsidRPr="00A716F3">
          <w:rPr>
            <w:rFonts w:hint="eastAsia"/>
            <w:sz w:val="28"/>
            <w:szCs w:val="28"/>
            <w:rPrChange w:id="1618" w:author="Airat Shigapov" w:date="2021-10-27T22:04:00Z">
              <w:rPr>
                <w:rFonts w:ascii="Helvetica" w:hAnsi="Helvetica" w:hint="eastAsia"/>
                <w:color w:val="333333"/>
                <w:sz w:val="21"/>
                <w:szCs w:val="21"/>
              </w:rPr>
            </w:rPrChange>
          </w:rPr>
          <w:t>и</w:t>
        </w:r>
        <w:r w:rsidRPr="00A716F3">
          <w:rPr>
            <w:sz w:val="28"/>
            <w:szCs w:val="28"/>
            <w:rPrChange w:id="1619" w:author="Airat Shigapov" w:date="2021-10-27T22:04:00Z">
              <w:rPr>
                <w:rFonts w:ascii="Helvetica" w:hAnsi="Helvetica"/>
                <w:color w:val="333333"/>
                <w:sz w:val="21"/>
                <w:szCs w:val="21"/>
              </w:rPr>
            </w:rPrChange>
          </w:rPr>
          <w:t xml:space="preserve"> </w:t>
        </w:r>
        <w:r w:rsidRPr="00A716F3">
          <w:rPr>
            <w:rFonts w:hint="eastAsia"/>
            <w:sz w:val="28"/>
            <w:szCs w:val="28"/>
            <w:rPrChange w:id="1620" w:author="Airat Shigapov" w:date="2021-10-27T22:04:00Z">
              <w:rPr>
                <w:rFonts w:ascii="Helvetica" w:hAnsi="Helvetica" w:hint="eastAsia"/>
                <w:color w:val="333333"/>
                <w:sz w:val="21"/>
                <w:szCs w:val="21"/>
              </w:rPr>
            </w:rPrChange>
          </w:rPr>
          <w:t>т</w:t>
        </w:r>
        <w:r w:rsidRPr="00A716F3">
          <w:rPr>
            <w:sz w:val="28"/>
            <w:szCs w:val="28"/>
            <w:rPrChange w:id="1621" w:author="Airat Shigapov" w:date="2021-10-27T22:04:00Z">
              <w:rPr>
                <w:rFonts w:ascii="Helvetica" w:hAnsi="Helvetica"/>
                <w:color w:val="333333"/>
                <w:sz w:val="21"/>
                <w:szCs w:val="21"/>
              </w:rPr>
            </w:rPrChange>
          </w:rPr>
          <w:t xml:space="preserve">. </w:t>
        </w:r>
        <w:r w:rsidRPr="00A716F3">
          <w:rPr>
            <w:rFonts w:hint="eastAsia"/>
            <w:sz w:val="28"/>
            <w:szCs w:val="28"/>
            <w:rPrChange w:id="1622" w:author="Airat Shigapov" w:date="2021-10-27T22:04:00Z">
              <w:rPr>
                <w:rFonts w:ascii="Helvetica" w:hAnsi="Helvetica" w:hint="eastAsia"/>
                <w:color w:val="333333"/>
                <w:sz w:val="21"/>
                <w:szCs w:val="21"/>
              </w:rPr>
            </w:rPrChange>
          </w:rPr>
          <w:t>д</w:t>
        </w:r>
        <w:r w:rsidRPr="00A716F3">
          <w:rPr>
            <w:sz w:val="28"/>
            <w:szCs w:val="28"/>
            <w:rPrChange w:id="1623" w:author="Airat Shigapov" w:date="2021-10-27T22:04:00Z">
              <w:rPr>
                <w:rFonts w:ascii="Helvetica" w:hAnsi="Helvetica"/>
                <w:color w:val="333333"/>
                <w:sz w:val="21"/>
                <w:szCs w:val="21"/>
              </w:rPr>
            </w:rPrChange>
          </w:rPr>
          <w:t>.</w:t>
        </w:r>
      </w:ins>
    </w:p>
    <w:p w14:paraId="0276561F" w14:textId="20D98AD6" w:rsidR="00A716F3" w:rsidRDefault="00A716F3">
      <w:pPr>
        <w:pStyle w:val="a4"/>
        <w:shd w:val="clear" w:color="auto" w:fill="FFFFFF"/>
        <w:spacing w:before="0" w:beforeAutospacing="0" w:after="0" w:afterAutospacing="0" w:line="360" w:lineRule="auto"/>
        <w:ind w:firstLine="709"/>
        <w:jc w:val="both"/>
        <w:rPr>
          <w:ins w:id="1624" w:author="Airat Shigapov" w:date="2021-10-27T22:04:00Z"/>
          <w:color w:val="000000"/>
          <w:sz w:val="28"/>
          <w:szCs w:val="28"/>
        </w:rPr>
      </w:pPr>
      <w:ins w:id="1625" w:author="Airat Shigapov" w:date="2021-10-27T22:03:00Z">
        <w:r w:rsidRPr="00A716F3">
          <w:rPr>
            <w:rFonts w:hint="eastAsia"/>
            <w:sz w:val="28"/>
            <w:szCs w:val="28"/>
            <w:rPrChange w:id="1626" w:author="Airat Shigapov" w:date="2021-10-27T22:04:00Z">
              <w:rPr>
                <w:rFonts w:ascii="Helvetica" w:hAnsi="Helvetica" w:hint="eastAsia"/>
                <w:color w:val="333333"/>
                <w:sz w:val="21"/>
                <w:szCs w:val="21"/>
              </w:rPr>
            </w:rPrChange>
          </w:rPr>
          <w:t>Взаимодействие</w:t>
        </w:r>
        <w:r w:rsidRPr="00A716F3">
          <w:rPr>
            <w:sz w:val="28"/>
            <w:szCs w:val="28"/>
            <w:rPrChange w:id="1627" w:author="Airat Shigapov" w:date="2021-10-27T22:04:00Z">
              <w:rPr>
                <w:rFonts w:ascii="Helvetica" w:hAnsi="Helvetica"/>
                <w:color w:val="333333"/>
                <w:sz w:val="21"/>
                <w:szCs w:val="21"/>
              </w:rPr>
            </w:rPrChange>
          </w:rPr>
          <w:t xml:space="preserve"> </w:t>
        </w:r>
        <w:r w:rsidRPr="00A716F3">
          <w:rPr>
            <w:rFonts w:hint="eastAsia"/>
            <w:sz w:val="28"/>
            <w:szCs w:val="28"/>
            <w:rPrChange w:id="1628" w:author="Airat Shigapov" w:date="2021-10-27T22:04:00Z">
              <w:rPr>
                <w:rFonts w:ascii="Helvetica" w:hAnsi="Helvetica" w:hint="eastAsia"/>
                <w:color w:val="333333"/>
                <w:sz w:val="21"/>
                <w:szCs w:val="21"/>
              </w:rPr>
            </w:rPrChange>
          </w:rPr>
          <w:t>работ</w:t>
        </w:r>
        <w:r w:rsidRPr="00A716F3">
          <w:rPr>
            <w:sz w:val="28"/>
            <w:szCs w:val="28"/>
            <w:rPrChange w:id="1629" w:author="Airat Shigapov" w:date="2021-10-27T22:04:00Z">
              <w:rPr>
                <w:rFonts w:ascii="Helvetica" w:hAnsi="Helvetica"/>
                <w:color w:val="333333"/>
                <w:sz w:val="21"/>
                <w:szCs w:val="21"/>
              </w:rPr>
            </w:rPrChange>
          </w:rPr>
          <w:t xml:space="preserve"> </w:t>
        </w:r>
        <w:r w:rsidRPr="00A716F3">
          <w:rPr>
            <w:rFonts w:hint="eastAsia"/>
            <w:sz w:val="28"/>
            <w:szCs w:val="28"/>
            <w:rPrChange w:id="1630" w:author="Airat Shigapov" w:date="2021-10-27T22:04:00Z">
              <w:rPr>
                <w:rFonts w:ascii="Helvetica" w:hAnsi="Helvetica" w:hint="eastAsia"/>
                <w:color w:val="333333"/>
                <w:sz w:val="21"/>
                <w:szCs w:val="21"/>
              </w:rPr>
            </w:rPrChange>
          </w:rPr>
          <w:t>с</w:t>
        </w:r>
        <w:r w:rsidRPr="00A716F3">
          <w:rPr>
            <w:sz w:val="28"/>
            <w:szCs w:val="28"/>
            <w:rPrChange w:id="1631" w:author="Airat Shigapov" w:date="2021-10-27T22:04:00Z">
              <w:rPr>
                <w:rFonts w:ascii="Helvetica" w:hAnsi="Helvetica"/>
                <w:color w:val="333333"/>
                <w:sz w:val="21"/>
                <w:szCs w:val="21"/>
              </w:rPr>
            </w:rPrChange>
          </w:rPr>
          <w:t xml:space="preserve"> </w:t>
        </w:r>
        <w:r w:rsidRPr="00A716F3">
          <w:rPr>
            <w:rFonts w:hint="eastAsia"/>
            <w:sz w:val="28"/>
            <w:szCs w:val="28"/>
            <w:rPrChange w:id="1632" w:author="Airat Shigapov" w:date="2021-10-27T22:04:00Z">
              <w:rPr>
                <w:rFonts w:ascii="Helvetica" w:hAnsi="Helvetica" w:hint="eastAsia"/>
                <w:color w:val="333333"/>
                <w:sz w:val="21"/>
                <w:szCs w:val="21"/>
              </w:rPr>
            </w:rPrChange>
          </w:rPr>
          <w:t>внешним</w:t>
        </w:r>
        <w:r w:rsidRPr="00A716F3">
          <w:rPr>
            <w:sz w:val="28"/>
            <w:szCs w:val="28"/>
            <w:rPrChange w:id="1633" w:author="Airat Shigapov" w:date="2021-10-27T22:04:00Z">
              <w:rPr>
                <w:rFonts w:ascii="Helvetica" w:hAnsi="Helvetica"/>
                <w:color w:val="333333"/>
                <w:sz w:val="21"/>
                <w:szCs w:val="21"/>
              </w:rPr>
            </w:rPrChange>
          </w:rPr>
          <w:t xml:space="preserve"> </w:t>
        </w:r>
        <w:r w:rsidRPr="00A716F3">
          <w:rPr>
            <w:rFonts w:hint="eastAsia"/>
            <w:sz w:val="28"/>
            <w:szCs w:val="28"/>
            <w:rPrChange w:id="1634" w:author="Airat Shigapov" w:date="2021-10-27T22:04:00Z">
              <w:rPr>
                <w:rFonts w:ascii="Helvetica" w:hAnsi="Helvetica" w:hint="eastAsia"/>
                <w:color w:val="333333"/>
                <w:sz w:val="21"/>
                <w:szCs w:val="21"/>
              </w:rPr>
            </w:rPrChange>
          </w:rPr>
          <w:t>миром</w:t>
        </w:r>
        <w:r w:rsidRPr="00A716F3">
          <w:rPr>
            <w:sz w:val="28"/>
            <w:szCs w:val="28"/>
            <w:rPrChange w:id="1635" w:author="Airat Shigapov" w:date="2021-10-27T22:04:00Z">
              <w:rPr>
                <w:rFonts w:ascii="Helvetica" w:hAnsi="Helvetica"/>
                <w:color w:val="333333"/>
                <w:sz w:val="21"/>
                <w:szCs w:val="21"/>
              </w:rPr>
            </w:rPrChange>
          </w:rPr>
          <w:t xml:space="preserve"> </w:t>
        </w:r>
        <w:r w:rsidRPr="00A716F3">
          <w:rPr>
            <w:rFonts w:hint="eastAsia"/>
            <w:sz w:val="28"/>
            <w:szCs w:val="28"/>
            <w:rPrChange w:id="1636" w:author="Airat Shigapov" w:date="2021-10-27T22:04:00Z">
              <w:rPr>
                <w:rFonts w:ascii="Helvetica" w:hAnsi="Helvetica" w:hint="eastAsia"/>
                <w:color w:val="333333"/>
                <w:sz w:val="21"/>
                <w:szCs w:val="21"/>
              </w:rPr>
            </w:rPrChange>
          </w:rPr>
          <w:t>и</w:t>
        </w:r>
        <w:r w:rsidRPr="00A716F3">
          <w:rPr>
            <w:sz w:val="28"/>
            <w:szCs w:val="28"/>
            <w:rPrChange w:id="1637" w:author="Airat Shigapov" w:date="2021-10-27T22:04:00Z">
              <w:rPr>
                <w:rFonts w:ascii="Helvetica" w:hAnsi="Helvetica"/>
                <w:color w:val="333333"/>
                <w:sz w:val="21"/>
                <w:szCs w:val="21"/>
              </w:rPr>
            </w:rPrChange>
          </w:rPr>
          <w:t xml:space="preserve"> </w:t>
        </w:r>
        <w:r w:rsidRPr="00A716F3">
          <w:rPr>
            <w:rFonts w:hint="eastAsia"/>
            <w:sz w:val="28"/>
            <w:szCs w:val="28"/>
            <w:rPrChange w:id="1638" w:author="Airat Shigapov" w:date="2021-10-27T22:04:00Z">
              <w:rPr>
                <w:rFonts w:ascii="Helvetica" w:hAnsi="Helvetica" w:hint="eastAsia"/>
                <w:color w:val="333333"/>
                <w:sz w:val="21"/>
                <w:szCs w:val="21"/>
              </w:rPr>
            </w:rPrChange>
          </w:rPr>
          <w:t>между</w:t>
        </w:r>
        <w:r w:rsidRPr="00A716F3">
          <w:rPr>
            <w:sz w:val="28"/>
            <w:szCs w:val="28"/>
            <w:rPrChange w:id="1639" w:author="Airat Shigapov" w:date="2021-10-27T22:04:00Z">
              <w:rPr>
                <w:rFonts w:ascii="Helvetica" w:hAnsi="Helvetica"/>
                <w:color w:val="333333"/>
                <w:sz w:val="21"/>
                <w:szCs w:val="21"/>
              </w:rPr>
            </w:rPrChange>
          </w:rPr>
          <w:t xml:space="preserve"> </w:t>
        </w:r>
        <w:r w:rsidRPr="00A716F3">
          <w:rPr>
            <w:rFonts w:hint="eastAsia"/>
            <w:sz w:val="28"/>
            <w:szCs w:val="28"/>
            <w:rPrChange w:id="1640" w:author="Airat Shigapov" w:date="2021-10-27T22:04:00Z">
              <w:rPr>
                <w:rFonts w:ascii="Helvetica" w:hAnsi="Helvetica" w:hint="eastAsia"/>
                <w:color w:val="333333"/>
                <w:sz w:val="21"/>
                <w:szCs w:val="21"/>
              </w:rPr>
            </w:rPrChange>
          </w:rPr>
          <w:t>собой</w:t>
        </w:r>
        <w:r w:rsidRPr="00A716F3">
          <w:rPr>
            <w:sz w:val="28"/>
            <w:szCs w:val="28"/>
            <w:rPrChange w:id="1641" w:author="Airat Shigapov" w:date="2021-10-27T22:04:00Z">
              <w:rPr>
                <w:rFonts w:ascii="Helvetica" w:hAnsi="Helvetica"/>
                <w:color w:val="333333"/>
                <w:sz w:val="21"/>
                <w:szCs w:val="21"/>
              </w:rPr>
            </w:rPrChange>
          </w:rPr>
          <w:t xml:space="preserve"> </w:t>
        </w:r>
        <w:r w:rsidRPr="00A716F3">
          <w:rPr>
            <w:rFonts w:hint="eastAsia"/>
            <w:sz w:val="28"/>
            <w:szCs w:val="28"/>
            <w:rPrChange w:id="1642" w:author="Airat Shigapov" w:date="2021-10-27T22:04:00Z">
              <w:rPr>
                <w:rFonts w:ascii="Helvetica" w:hAnsi="Helvetica" w:hint="eastAsia"/>
                <w:color w:val="333333"/>
                <w:sz w:val="21"/>
                <w:szCs w:val="21"/>
              </w:rPr>
            </w:rPrChange>
          </w:rPr>
          <w:t>описывается</w:t>
        </w:r>
        <w:r w:rsidRPr="00A716F3">
          <w:rPr>
            <w:sz w:val="28"/>
            <w:szCs w:val="28"/>
            <w:rPrChange w:id="1643" w:author="Airat Shigapov" w:date="2021-10-27T22:04:00Z">
              <w:rPr>
                <w:rFonts w:ascii="Helvetica" w:hAnsi="Helvetica"/>
                <w:color w:val="333333"/>
                <w:sz w:val="21"/>
                <w:szCs w:val="21"/>
              </w:rPr>
            </w:rPrChange>
          </w:rPr>
          <w:t xml:space="preserve"> </w:t>
        </w:r>
        <w:r w:rsidRPr="00A716F3">
          <w:rPr>
            <w:rFonts w:hint="eastAsia"/>
            <w:sz w:val="28"/>
            <w:szCs w:val="28"/>
            <w:rPrChange w:id="1644" w:author="Airat Shigapov" w:date="2021-10-27T22:04:00Z">
              <w:rPr>
                <w:rFonts w:ascii="Helvetica" w:hAnsi="Helvetica" w:hint="eastAsia"/>
                <w:color w:val="333333"/>
                <w:sz w:val="21"/>
                <w:szCs w:val="21"/>
              </w:rPr>
            </w:rPrChange>
          </w:rPr>
          <w:t>в</w:t>
        </w:r>
        <w:r w:rsidRPr="00A716F3">
          <w:rPr>
            <w:sz w:val="28"/>
            <w:szCs w:val="28"/>
            <w:rPrChange w:id="1645" w:author="Airat Shigapov" w:date="2021-10-27T22:04:00Z">
              <w:rPr>
                <w:rFonts w:ascii="Helvetica" w:hAnsi="Helvetica"/>
                <w:color w:val="333333"/>
                <w:sz w:val="21"/>
                <w:szCs w:val="21"/>
              </w:rPr>
            </w:rPrChange>
          </w:rPr>
          <w:t xml:space="preserve"> </w:t>
        </w:r>
        <w:r w:rsidRPr="00A716F3">
          <w:rPr>
            <w:rFonts w:hint="eastAsia"/>
            <w:sz w:val="28"/>
            <w:szCs w:val="28"/>
            <w:rPrChange w:id="1646" w:author="Airat Shigapov" w:date="2021-10-27T22:04:00Z">
              <w:rPr>
                <w:rFonts w:ascii="Helvetica" w:hAnsi="Helvetica" w:hint="eastAsia"/>
                <w:color w:val="333333"/>
                <w:sz w:val="21"/>
                <w:szCs w:val="21"/>
              </w:rPr>
            </w:rPrChange>
          </w:rPr>
          <w:t>виде</w:t>
        </w:r>
        <w:r w:rsidRPr="00A716F3">
          <w:rPr>
            <w:sz w:val="28"/>
            <w:szCs w:val="28"/>
            <w:rPrChange w:id="1647" w:author="Airat Shigapov" w:date="2021-10-27T22:04:00Z">
              <w:rPr>
                <w:rFonts w:ascii="Helvetica" w:hAnsi="Helvetica"/>
                <w:color w:val="333333"/>
                <w:sz w:val="21"/>
                <w:szCs w:val="21"/>
              </w:rPr>
            </w:rPrChange>
          </w:rPr>
          <w:t xml:space="preserve"> </w:t>
        </w:r>
        <w:r w:rsidRPr="00A716F3">
          <w:rPr>
            <w:rFonts w:hint="eastAsia"/>
            <w:sz w:val="28"/>
            <w:szCs w:val="28"/>
            <w:rPrChange w:id="1648" w:author="Airat Shigapov" w:date="2021-10-27T22:04:00Z">
              <w:rPr>
                <w:rFonts w:ascii="Helvetica" w:hAnsi="Helvetica" w:hint="eastAsia"/>
                <w:color w:val="333333"/>
                <w:sz w:val="21"/>
                <w:szCs w:val="21"/>
              </w:rPr>
            </w:rPrChange>
          </w:rPr>
          <w:t>стрелок</w:t>
        </w:r>
        <w:r w:rsidRPr="00A716F3">
          <w:rPr>
            <w:sz w:val="28"/>
            <w:szCs w:val="28"/>
            <w:rPrChange w:id="1649" w:author="Airat Shigapov" w:date="2021-10-27T22:04:00Z">
              <w:rPr>
                <w:rFonts w:ascii="Helvetica" w:hAnsi="Helvetica"/>
                <w:color w:val="333333"/>
                <w:sz w:val="21"/>
                <w:szCs w:val="21"/>
              </w:rPr>
            </w:rPrChange>
          </w:rPr>
          <w:t xml:space="preserve">, </w:t>
        </w:r>
        <w:r w:rsidRPr="00A716F3">
          <w:rPr>
            <w:rFonts w:hint="eastAsia"/>
            <w:sz w:val="28"/>
            <w:szCs w:val="28"/>
            <w:rPrChange w:id="1650" w:author="Airat Shigapov" w:date="2021-10-27T22:04:00Z">
              <w:rPr>
                <w:rFonts w:ascii="Helvetica" w:hAnsi="Helvetica" w:hint="eastAsia"/>
                <w:color w:val="333333"/>
                <w:sz w:val="21"/>
                <w:szCs w:val="21"/>
              </w:rPr>
            </w:rPrChange>
          </w:rPr>
          <w:t>изображаемых</w:t>
        </w:r>
        <w:r w:rsidRPr="00A716F3">
          <w:rPr>
            <w:sz w:val="28"/>
            <w:szCs w:val="28"/>
            <w:rPrChange w:id="1651" w:author="Airat Shigapov" w:date="2021-10-27T22:04:00Z">
              <w:rPr>
                <w:rFonts w:ascii="Helvetica" w:hAnsi="Helvetica"/>
                <w:color w:val="333333"/>
                <w:sz w:val="21"/>
                <w:szCs w:val="21"/>
              </w:rPr>
            </w:rPrChange>
          </w:rPr>
          <w:t xml:space="preserve"> </w:t>
        </w:r>
        <w:r w:rsidRPr="00A716F3">
          <w:rPr>
            <w:rFonts w:hint="eastAsia"/>
            <w:sz w:val="28"/>
            <w:szCs w:val="28"/>
            <w:rPrChange w:id="1652" w:author="Airat Shigapov" w:date="2021-10-27T22:04:00Z">
              <w:rPr>
                <w:rFonts w:ascii="Helvetica" w:hAnsi="Helvetica" w:hint="eastAsia"/>
                <w:color w:val="333333"/>
                <w:sz w:val="21"/>
                <w:szCs w:val="21"/>
              </w:rPr>
            </w:rPrChange>
          </w:rPr>
          <w:t>одинарными</w:t>
        </w:r>
        <w:r w:rsidRPr="00A716F3">
          <w:rPr>
            <w:sz w:val="28"/>
            <w:szCs w:val="28"/>
            <w:rPrChange w:id="1653" w:author="Airat Shigapov" w:date="2021-10-27T22:04:00Z">
              <w:rPr>
                <w:rFonts w:ascii="Helvetica" w:hAnsi="Helvetica"/>
                <w:color w:val="333333"/>
                <w:sz w:val="21"/>
                <w:szCs w:val="21"/>
              </w:rPr>
            </w:rPrChange>
          </w:rPr>
          <w:t xml:space="preserve"> </w:t>
        </w:r>
        <w:r w:rsidRPr="00A716F3">
          <w:rPr>
            <w:rFonts w:hint="eastAsia"/>
            <w:sz w:val="28"/>
            <w:szCs w:val="28"/>
            <w:rPrChange w:id="1654" w:author="Airat Shigapov" w:date="2021-10-27T22:04:00Z">
              <w:rPr>
                <w:rFonts w:ascii="Helvetica" w:hAnsi="Helvetica" w:hint="eastAsia"/>
                <w:color w:val="333333"/>
                <w:sz w:val="21"/>
                <w:szCs w:val="21"/>
              </w:rPr>
            </w:rPrChange>
          </w:rPr>
          <w:t>линиями</w:t>
        </w:r>
        <w:r w:rsidRPr="00A716F3">
          <w:rPr>
            <w:sz w:val="28"/>
            <w:szCs w:val="28"/>
            <w:rPrChange w:id="1655" w:author="Airat Shigapov" w:date="2021-10-27T22:04:00Z">
              <w:rPr>
                <w:rFonts w:ascii="Helvetica" w:hAnsi="Helvetica"/>
                <w:color w:val="333333"/>
                <w:sz w:val="21"/>
                <w:szCs w:val="21"/>
              </w:rPr>
            </w:rPrChange>
          </w:rPr>
          <w:t xml:space="preserve"> </w:t>
        </w:r>
        <w:r w:rsidRPr="00A716F3">
          <w:rPr>
            <w:rFonts w:hint="eastAsia"/>
            <w:sz w:val="28"/>
            <w:szCs w:val="28"/>
            <w:rPrChange w:id="1656" w:author="Airat Shigapov" w:date="2021-10-27T22:04:00Z">
              <w:rPr>
                <w:rFonts w:ascii="Helvetica" w:hAnsi="Helvetica" w:hint="eastAsia"/>
                <w:color w:val="333333"/>
                <w:sz w:val="21"/>
                <w:szCs w:val="21"/>
              </w:rPr>
            </w:rPrChange>
          </w:rPr>
          <w:t>со</w:t>
        </w:r>
        <w:r w:rsidRPr="00A716F3">
          <w:rPr>
            <w:sz w:val="28"/>
            <w:szCs w:val="28"/>
            <w:rPrChange w:id="1657" w:author="Airat Shigapov" w:date="2021-10-27T22:04:00Z">
              <w:rPr>
                <w:rFonts w:ascii="Helvetica" w:hAnsi="Helvetica"/>
                <w:color w:val="333333"/>
                <w:sz w:val="21"/>
                <w:szCs w:val="21"/>
              </w:rPr>
            </w:rPrChange>
          </w:rPr>
          <w:t xml:space="preserve"> </w:t>
        </w:r>
        <w:r w:rsidRPr="00A716F3">
          <w:rPr>
            <w:rFonts w:hint="eastAsia"/>
            <w:sz w:val="28"/>
            <w:szCs w:val="28"/>
            <w:rPrChange w:id="1658" w:author="Airat Shigapov" w:date="2021-10-27T22:04:00Z">
              <w:rPr>
                <w:rFonts w:ascii="Helvetica" w:hAnsi="Helvetica" w:hint="eastAsia"/>
                <w:color w:val="333333"/>
                <w:sz w:val="21"/>
                <w:szCs w:val="21"/>
              </w:rPr>
            </w:rPrChange>
          </w:rPr>
          <w:t>стрелками</w:t>
        </w:r>
        <w:r w:rsidRPr="00A716F3">
          <w:rPr>
            <w:sz w:val="28"/>
            <w:szCs w:val="28"/>
            <w:rPrChange w:id="1659" w:author="Airat Shigapov" w:date="2021-10-27T22:04:00Z">
              <w:rPr>
                <w:rFonts w:ascii="Helvetica" w:hAnsi="Helvetica"/>
                <w:color w:val="333333"/>
                <w:sz w:val="21"/>
                <w:szCs w:val="21"/>
              </w:rPr>
            </w:rPrChange>
          </w:rPr>
          <w:t xml:space="preserve"> </w:t>
        </w:r>
        <w:r w:rsidRPr="00A716F3">
          <w:rPr>
            <w:rFonts w:hint="eastAsia"/>
            <w:sz w:val="28"/>
            <w:szCs w:val="28"/>
            <w:rPrChange w:id="1660" w:author="Airat Shigapov" w:date="2021-10-27T22:04:00Z">
              <w:rPr>
                <w:rFonts w:ascii="Helvetica" w:hAnsi="Helvetica" w:hint="eastAsia"/>
                <w:color w:val="333333"/>
                <w:sz w:val="21"/>
                <w:szCs w:val="21"/>
              </w:rPr>
            </w:rPrChange>
          </w:rPr>
          <w:t>на</w:t>
        </w:r>
        <w:r w:rsidRPr="00A716F3">
          <w:rPr>
            <w:sz w:val="28"/>
            <w:szCs w:val="28"/>
            <w:rPrChange w:id="1661" w:author="Airat Shigapov" w:date="2021-10-27T22:04:00Z">
              <w:rPr>
                <w:rFonts w:ascii="Helvetica" w:hAnsi="Helvetica"/>
                <w:color w:val="333333"/>
                <w:sz w:val="21"/>
                <w:szCs w:val="21"/>
              </w:rPr>
            </w:rPrChange>
          </w:rPr>
          <w:t xml:space="preserve"> </w:t>
        </w:r>
        <w:r w:rsidRPr="00A716F3">
          <w:rPr>
            <w:rFonts w:hint="eastAsia"/>
            <w:sz w:val="28"/>
            <w:szCs w:val="28"/>
            <w:rPrChange w:id="1662" w:author="Airat Shigapov" w:date="2021-10-27T22:04:00Z">
              <w:rPr>
                <w:rFonts w:ascii="Helvetica" w:hAnsi="Helvetica" w:hint="eastAsia"/>
                <w:color w:val="333333"/>
                <w:sz w:val="21"/>
                <w:szCs w:val="21"/>
              </w:rPr>
            </w:rPrChange>
          </w:rPr>
          <w:t>концах</w:t>
        </w:r>
        <w:r w:rsidRPr="00A716F3">
          <w:rPr>
            <w:sz w:val="28"/>
            <w:szCs w:val="28"/>
            <w:rPrChange w:id="1663" w:author="Airat Shigapov" w:date="2021-10-27T22:04:00Z">
              <w:rPr>
                <w:rFonts w:ascii="Helvetica" w:hAnsi="Helvetica"/>
                <w:color w:val="333333"/>
                <w:sz w:val="21"/>
                <w:szCs w:val="21"/>
              </w:rPr>
            </w:rPrChange>
          </w:rPr>
          <w:t xml:space="preserve">. </w:t>
        </w:r>
        <w:r w:rsidRPr="00A716F3">
          <w:rPr>
            <w:rFonts w:hint="eastAsia"/>
            <w:sz w:val="28"/>
            <w:szCs w:val="28"/>
            <w:rPrChange w:id="1664" w:author="Airat Shigapov" w:date="2021-10-27T22:04:00Z">
              <w:rPr>
                <w:rFonts w:ascii="Helvetica" w:hAnsi="Helvetica" w:hint="eastAsia"/>
                <w:color w:val="333333"/>
                <w:sz w:val="21"/>
                <w:szCs w:val="21"/>
              </w:rPr>
            </w:rPrChange>
          </w:rPr>
          <w:t>Стрелки</w:t>
        </w:r>
        <w:r w:rsidRPr="00A716F3">
          <w:rPr>
            <w:sz w:val="28"/>
            <w:szCs w:val="28"/>
            <w:rPrChange w:id="1665" w:author="Airat Shigapov" w:date="2021-10-27T22:04:00Z">
              <w:rPr>
                <w:rFonts w:ascii="Helvetica" w:hAnsi="Helvetica"/>
                <w:color w:val="333333"/>
                <w:sz w:val="21"/>
                <w:szCs w:val="21"/>
              </w:rPr>
            </w:rPrChange>
          </w:rPr>
          <w:t xml:space="preserve"> </w:t>
        </w:r>
        <w:r w:rsidRPr="00A716F3">
          <w:rPr>
            <w:rFonts w:hint="eastAsia"/>
            <w:sz w:val="28"/>
            <w:szCs w:val="28"/>
            <w:rPrChange w:id="1666" w:author="Airat Shigapov" w:date="2021-10-27T22:04:00Z">
              <w:rPr>
                <w:rFonts w:ascii="Helvetica" w:hAnsi="Helvetica" w:hint="eastAsia"/>
                <w:color w:val="333333"/>
                <w:sz w:val="21"/>
                <w:szCs w:val="21"/>
              </w:rPr>
            </w:rPrChange>
          </w:rPr>
          <w:t>представляют</w:t>
        </w:r>
        <w:r w:rsidRPr="00A716F3">
          <w:rPr>
            <w:sz w:val="28"/>
            <w:szCs w:val="28"/>
            <w:rPrChange w:id="1667" w:author="Airat Shigapov" w:date="2021-10-27T22:04:00Z">
              <w:rPr>
                <w:rFonts w:ascii="Helvetica" w:hAnsi="Helvetica"/>
                <w:color w:val="333333"/>
                <w:sz w:val="21"/>
                <w:szCs w:val="21"/>
              </w:rPr>
            </w:rPrChange>
          </w:rPr>
          <w:t xml:space="preserve"> </w:t>
        </w:r>
        <w:r w:rsidRPr="00A716F3">
          <w:rPr>
            <w:rFonts w:hint="eastAsia"/>
            <w:sz w:val="28"/>
            <w:szCs w:val="28"/>
            <w:rPrChange w:id="1668" w:author="Airat Shigapov" w:date="2021-10-27T22:04:00Z">
              <w:rPr>
                <w:rFonts w:ascii="Helvetica" w:hAnsi="Helvetica" w:hint="eastAsia"/>
                <w:color w:val="333333"/>
                <w:sz w:val="21"/>
                <w:szCs w:val="21"/>
              </w:rPr>
            </w:rPrChange>
          </w:rPr>
          <w:t>собой</w:t>
        </w:r>
        <w:r w:rsidRPr="00A716F3">
          <w:rPr>
            <w:sz w:val="28"/>
            <w:szCs w:val="28"/>
            <w:rPrChange w:id="1669" w:author="Airat Shigapov" w:date="2021-10-27T22:04:00Z">
              <w:rPr>
                <w:rFonts w:ascii="Helvetica" w:hAnsi="Helvetica"/>
                <w:color w:val="333333"/>
                <w:sz w:val="21"/>
                <w:szCs w:val="21"/>
              </w:rPr>
            </w:rPrChange>
          </w:rPr>
          <w:t xml:space="preserve"> </w:t>
        </w:r>
        <w:r w:rsidRPr="00A716F3">
          <w:rPr>
            <w:rFonts w:hint="eastAsia"/>
            <w:sz w:val="28"/>
            <w:szCs w:val="28"/>
            <w:rPrChange w:id="1670" w:author="Airat Shigapov" w:date="2021-10-27T22:04:00Z">
              <w:rPr>
                <w:rFonts w:ascii="Helvetica" w:hAnsi="Helvetica" w:hint="eastAsia"/>
                <w:color w:val="333333"/>
                <w:sz w:val="21"/>
                <w:szCs w:val="21"/>
              </w:rPr>
            </w:rPrChange>
          </w:rPr>
          <w:t>некую</w:t>
        </w:r>
        <w:r w:rsidRPr="00A716F3">
          <w:rPr>
            <w:sz w:val="28"/>
            <w:szCs w:val="28"/>
            <w:rPrChange w:id="1671" w:author="Airat Shigapov" w:date="2021-10-27T22:04:00Z">
              <w:rPr>
                <w:rFonts w:ascii="Helvetica" w:hAnsi="Helvetica"/>
                <w:color w:val="333333"/>
                <w:sz w:val="21"/>
                <w:szCs w:val="21"/>
              </w:rPr>
            </w:rPrChange>
          </w:rPr>
          <w:t xml:space="preserve"> </w:t>
        </w:r>
        <w:r w:rsidRPr="00A716F3">
          <w:rPr>
            <w:rFonts w:hint="eastAsia"/>
            <w:sz w:val="28"/>
            <w:szCs w:val="28"/>
            <w:rPrChange w:id="1672" w:author="Airat Shigapov" w:date="2021-10-27T22:04:00Z">
              <w:rPr>
                <w:rFonts w:ascii="Helvetica" w:hAnsi="Helvetica" w:hint="eastAsia"/>
                <w:color w:val="333333"/>
                <w:sz w:val="21"/>
                <w:szCs w:val="21"/>
              </w:rPr>
            </w:rPrChange>
          </w:rPr>
          <w:t>информацию</w:t>
        </w:r>
        <w:r w:rsidRPr="00A716F3">
          <w:rPr>
            <w:sz w:val="28"/>
            <w:szCs w:val="28"/>
            <w:rPrChange w:id="1673" w:author="Airat Shigapov" w:date="2021-10-27T22:04:00Z">
              <w:rPr>
                <w:rFonts w:ascii="Helvetica" w:hAnsi="Helvetica"/>
                <w:color w:val="333333"/>
                <w:sz w:val="21"/>
                <w:szCs w:val="21"/>
              </w:rPr>
            </w:rPrChange>
          </w:rPr>
          <w:t xml:space="preserve"> </w:t>
        </w:r>
        <w:r w:rsidRPr="00A716F3">
          <w:rPr>
            <w:rFonts w:hint="eastAsia"/>
            <w:sz w:val="28"/>
            <w:szCs w:val="28"/>
            <w:rPrChange w:id="1674" w:author="Airat Shigapov" w:date="2021-10-27T22:04:00Z">
              <w:rPr>
                <w:rFonts w:ascii="Helvetica" w:hAnsi="Helvetica" w:hint="eastAsia"/>
                <w:color w:val="333333"/>
                <w:sz w:val="21"/>
                <w:szCs w:val="21"/>
              </w:rPr>
            </w:rPrChange>
          </w:rPr>
          <w:t>и</w:t>
        </w:r>
        <w:r w:rsidRPr="00A716F3">
          <w:rPr>
            <w:sz w:val="28"/>
            <w:szCs w:val="28"/>
            <w:rPrChange w:id="1675" w:author="Airat Shigapov" w:date="2021-10-27T22:04:00Z">
              <w:rPr>
                <w:rFonts w:ascii="Helvetica" w:hAnsi="Helvetica"/>
                <w:color w:val="333333"/>
                <w:sz w:val="21"/>
                <w:szCs w:val="21"/>
              </w:rPr>
            </w:rPrChange>
          </w:rPr>
          <w:t xml:space="preserve"> </w:t>
        </w:r>
        <w:r w:rsidRPr="00A716F3">
          <w:rPr>
            <w:rFonts w:hint="eastAsia"/>
            <w:sz w:val="28"/>
            <w:szCs w:val="28"/>
            <w:rPrChange w:id="1676" w:author="Airat Shigapov" w:date="2021-10-27T22:04:00Z">
              <w:rPr>
                <w:rFonts w:ascii="Helvetica" w:hAnsi="Helvetica" w:hint="eastAsia"/>
                <w:color w:val="333333"/>
                <w:sz w:val="21"/>
                <w:szCs w:val="21"/>
              </w:rPr>
            </w:rPrChange>
          </w:rPr>
          <w:t>именуются</w:t>
        </w:r>
        <w:r w:rsidRPr="00A716F3">
          <w:rPr>
            <w:sz w:val="28"/>
            <w:szCs w:val="28"/>
            <w:rPrChange w:id="1677" w:author="Airat Shigapov" w:date="2021-10-27T22:04:00Z">
              <w:rPr>
                <w:rFonts w:ascii="Helvetica" w:hAnsi="Helvetica"/>
                <w:color w:val="333333"/>
                <w:sz w:val="21"/>
                <w:szCs w:val="21"/>
              </w:rPr>
            </w:rPrChange>
          </w:rPr>
          <w:t xml:space="preserve"> </w:t>
        </w:r>
        <w:r w:rsidRPr="00A716F3">
          <w:rPr>
            <w:rFonts w:hint="eastAsia"/>
            <w:sz w:val="28"/>
            <w:szCs w:val="28"/>
            <w:rPrChange w:id="1678" w:author="Airat Shigapov" w:date="2021-10-27T22:04:00Z">
              <w:rPr>
                <w:rFonts w:ascii="Helvetica" w:hAnsi="Helvetica" w:hint="eastAsia"/>
                <w:color w:val="333333"/>
                <w:sz w:val="21"/>
                <w:szCs w:val="21"/>
              </w:rPr>
            </w:rPrChange>
          </w:rPr>
          <w:t>существительными</w:t>
        </w:r>
      </w:ins>
      <w:ins w:id="1679" w:author="Airat Shigapov" w:date="2021-11-09T10:50:00Z">
        <w:r w:rsidR="00C25C70">
          <w:rPr>
            <w:sz w:val="28"/>
            <w:szCs w:val="28"/>
          </w:rPr>
          <w:t xml:space="preserve"> (Рисунок 2.4)</w:t>
        </w:r>
      </w:ins>
      <w:ins w:id="1680" w:author="Airat Shigapov" w:date="2021-10-27T22:03:00Z">
        <w:r w:rsidRPr="00A716F3">
          <w:rPr>
            <w:sz w:val="28"/>
            <w:szCs w:val="28"/>
            <w:rPrChange w:id="1681" w:author="Airat Shigapov" w:date="2021-10-27T22:04:00Z">
              <w:rPr>
                <w:rFonts w:ascii="Helvetica" w:hAnsi="Helvetica"/>
                <w:color w:val="333333"/>
                <w:sz w:val="21"/>
                <w:szCs w:val="21"/>
              </w:rPr>
            </w:rPrChange>
          </w:rPr>
          <w:t>.</w:t>
        </w:r>
      </w:ins>
    </w:p>
    <w:p w14:paraId="498FC3D5" w14:textId="10E28DA5" w:rsidR="00A716F3" w:rsidRPr="00A716F3" w:rsidRDefault="00615E08">
      <w:pPr>
        <w:pStyle w:val="a4"/>
        <w:shd w:val="clear" w:color="auto" w:fill="FFFFFF"/>
        <w:spacing w:before="0" w:beforeAutospacing="0" w:after="0" w:afterAutospacing="0" w:line="360" w:lineRule="auto"/>
        <w:jc w:val="center"/>
        <w:rPr>
          <w:ins w:id="1682" w:author="Airat Shigapov" w:date="2021-10-27T22:03:00Z"/>
          <w:sz w:val="28"/>
          <w:szCs w:val="28"/>
          <w:rPrChange w:id="1683" w:author="Airat Shigapov" w:date="2021-10-27T22:04:00Z">
            <w:rPr>
              <w:ins w:id="1684" w:author="Airat Shigapov" w:date="2021-10-27T22:03:00Z"/>
              <w:rFonts w:ascii="Helvetica" w:hAnsi="Helvetica"/>
              <w:color w:val="333333"/>
              <w:sz w:val="21"/>
              <w:szCs w:val="21"/>
            </w:rPr>
          </w:rPrChange>
        </w:rPr>
        <w:pPrChange w:id="1685" w:author="Airat Shigapov" w:date="2021-10-27T22:16:00Z">
          <w:pPr>
            <w:pStyle w:val="a4"/>
            <w:shd w:val="clear" w:color="auto" w:fill="FFFFFF"/>
            <w:spacing w:before="0" w:beforeAutospacing="0" w:after="150" w:afterAutospacing="0"/>
            <w:ind w:firstLine="375"/>
            <w:jc w:val="both"/>
          </w:pPr>
        </w:pPrChange>
      </w:pPr>
      <w:ins w:id="1686" w:author="Airat Shigapov" w:date="2021-10-27T22:15:00Z">
        <w:r w:rsidRPr="00615E08">
          <w:rPr>
            <w:noProof/>
            <w:sz w:val="28"/>
            <w:szCs w:val="28"/>
          </w:rPr>
          <w:drawing>
            <wp:inline distT="0" distB="0" distL="0" distR="0" wp14:anchorId="5E60BDA5" wp14:editId="2DC8EDF6">
              <wp:extent cx="4508530" cy="2456815"/>
              <wp:effectExtent l="0" t="0" r="6350" b="63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22837" cy="2464611"/>
                      </a:xfrm>
                      <a:prstGeom prst="rect">
                        <a:avLst/>
                      </a:prstGeom>
                    </pic:spPr>
                  </pic:pic>
                </a:graphicData>
              </a:graphic>
            </wp:inline>
          </w:drawing>
        </w:r>
      </w:ins>
    </w:p>
    <w:p w14:paraId="591DFAAD" w14:textId="4CDE1FC8" w:rsidR="0062185F" w:rsidRPr="00247EAD" w:rsidDel="00247EAD" w:rsidRDefault="00727AA1" w:rsidP="002425FA">
      <w:pPr>
        <w:spacing w:after="0" w:line="360" w:lineRule="auto"/>
        <w:ind w:firstLine="709"/>
        <w:contextualSpacing/>
        <w:jc w:val="both"/>
        <w:rPr>
          <w:del w:id="1687" w:author="Airat Shigapov" w:date="2021-10-27T22:05:00Z"/>
          <w:rFonts w:ascii="Times New Roman" w:hAnsi="Times New Roman" w:cs="Times New Roman"/>
          <w:sz w:val="28"/>
          <w:szCs w:val="28"/>
          <w:rPrChange w:id="1688" w:author="Airat Shigapov" w:date="2021-10-27T22:20:00Z">
            <w:rPr>
              <w:del w:id="1689" w:author="Airat Shigapov" w:date="2021-10-27T22:05:00Z"/>
              <w:rFonts w:ascii="Times New Roman" w:hAnsi="Times New Roman" w:cs="Times New Roman"/>
              <w:sz w:val="28"/>
              <w:szCs w:val="28"/>
              <w:lang w:val="en-US"/>
            </w:rPr>
          </w:rPrChange>
        </w:rPr>
      </w:pPr>
      <w:ins w:id="1690" w:author="Airat Shigapov" w:date="2021-10-27T22:04:00Z">
        <w:r>
          <w:rPr>
            <w:rFonts w:ascii="Times New Roman" w:hAnsi="Times New Roman" w:cs="Times New Roman"/>
            <w:sz w:val="28"/>
            <w:szCs w:val="28"/>
          </w:rPr>
          <w:t xml:space="preserve">Рисунок </w:t>
        </w:r>
      </w:ins>
      <w:ins w:id="1691" w:author="Airat Shigapov" w:date="2021-11-09T10:48:00Z">
        <w:r w:rsidR="00D95238" w:rsidRPr="00D86F5F">
          <w:rPr>
            <w:rFonts w:ascii="Times New Roman" w:hAnsi="Times New Roman" w:cs="Times New Roman"/>
            <w:sz w:val="28"/>
            <w:szCs w:val="28"/>
            <w:rPrChange w:id="1692" w:author="Airat Shigapov" w:date="2021-11-09T20:39:00Z">
              <w:rPr>
                <w:rFonts w:ascii="Times New Roman" w:hAnsi="Times New Roman" w:cs="Times New Roman"/>
                <w:sz w:val="28"/>
                <w:szCs w:val="28"/>
                <w:lang w:val="en-US"/>
              </w:rPr>
            </w:rPrChange>
          </w:rPr>
          <w:t>2</w:t>
        </w:r>
      </w:ins>
      <w:ins w:id="1693" w:author="Airat Shigapov" w:date="2021-10-27T22:04:00Z">
        <w:r>
          <w:rPr>
            <w:rFonts w:ascii="Times New Roman" w:hAnsi="Times New Roman" w:cs="Times New Roman"/>
            <w:sz w:val="28"/>
            <w:szCs w:val="28"/>
          </w:rPr>
          <w:t>.4</w:t>
        </w:r>
      </w:ins>
      <w:ins w:id="1694" w:author="Airat Shigapov" w:date="2021-10-27T22:21:00Z">
        <w:r w:rsidR="00247EAD" w:rsidRPr="00294494">
          <w:rPr>
            <w:rFonts w:ascii="Times New Roman" w:hAnsi="Times New Roman" w:cs="Times New Roman"/>
            <w:sz w:val="28"/>
            <w:szCs w:val="28"/>
            <w:rPrChange w:id="1695" w:author="Airat Shigapov" w:date="2021-10-28T17:47:00Z">
              <w:rPr>
                <w:rFonts w:ascii="Times New Roman" w:hAnsi="Times New Roman" w:cs="Times New Roman"/>
                <w:sz w:val="28"/>
                <w:szCs w:val="28"/>
                <w:lang w:val="en-US"/>
              </w:rPr>
            </w:rPrChange>
          </w:rPr>
          <w:t xml:space="preserve"> </w:t>
        </w:r>
      </w:ins>
      <w:ins w:id="1696" w:author="Airat Shigapov" w:date="2021-10-27T22:04:00Z">
        <w:r>
          <w:rPr>
            <w:rFonts w:ascii="Times New Roman" w:hAnsi="Times New Roman" w:cs="Times New Roman"/>
            <w:sz w:val="28"/>
            <w:szCs w:val="28"/>
          </w:rPr>
          <w:t xml:space="preserve">Диаграмма </w:t>
        </w:r>
        <w:r>
          <w:rPr>
            <w:rFonts w:ascii="Times New Roman" w:hAnsi="Times New Roman" w:cs="Times New Roman"/>
            <w:sz w:val="28"/>
            <w:szCs w:val="28"/>
            <w:lang w:val="en-US"/>
          </w:rPr>
          <w:t>IDEF</w:t>
        </w:r>
        <w:r w:rsidRPr="004A52CC">
          <w:rPr>
            <w:rFonts w:ascii="Times New Roman" w:hAnsi="Times New Roman" w:cs="Times New Roman"/>
            <w:sz w:val="28"/>
            <w:szCs w:val="28"/>
          </w:rPr>
          <w:t>0</w:t>
        </w:r>
      </w:ins>
      <w:ins w:id="1697" w:author="Airat Shigapov" w:date="2021-10-27T22:17:00Z">
        <w:r w:rsidR="002425FA">
          <w:rPr>
            <w:rFonts w:ascii="Times New Roman" w:hAnsi="Times New Roman" w:cs="Times New Roman"/>
            <w:sz w:val="28"/>
            <w:szCs w:val="28"/>
          </w:rPr>
          <w:t xml:space="preserve"> </w:t>
        </w:r>
      </w:ins>
    </w:p>
    <w:p w14:paraId="3990EA26" w14:textId="77777777" w:rsidR="00247EAD" w:rsidRPr="00247EAD" w:rsidRDefault="00247EAD" w:rsidP="00727AA1">
      <w:pPr>
        <w:spacing w:after="0" w:line="360" w:lineRule="auto"/>
        <w:contextualSpacing/>
        <w:jc w:val="center"/>
        <w:rPr>
          <w:ins w:id="1698" w:author="Airat Shigapov" w:date="2021-10-27T22:20:00Z"/>
          <w:rFonts w:ascii="Times New Roman" w:hAnsi="Times New Roman" w:cs="Times New Roman"/>
          <w:sz w:val="28"/>
          <w:szCs w:val="28"/>
        </w:rPr>
      </w:pPr>
    </w:p>
    <w:p w14:paraId="3DDE50CE" w14:textId="761905C7" w:rsidR="002425FA" w:rsidRDefault="002425FA" w:rsidP="002425FA">
      <w:pPr>
        <w:spacing w:after="0" w:line="360" w:lineRule="auto"/>
        <w:ind w:firstLine="709"/>
        <w:contextualSpacing/>
        <w:jc w:val="both"/>
        <w:rPr>
          <w:ins w:id="1699" w:author="Airat Shigapov" w:date="2021-10-27T22:17:00Z"/>
          <w:rFonts w:ascii="Times New Roman" w:hAnsi="Times New Roman" w:cs="Times New Roman"/>
          <w:sz w:val="28"/>
          <w:szCs w:val="28"/>
        </w:rPr>
      </w:pPr>
      <w:ins w:id="1700" w:author="Airat Shigapov" w:date="2021-10-27T22:17:00Z">
        <w:r>
          <w:rPr>
            <w:rFonts w:ascii="Times New Roman" w:hAnsi="Times New Roman" w:cs="Times New Roman"/>
            <w:sz w:val="28"/>
            <w:szCs w:val="28"/>
          </w:rPr>
          <w:t>Стрелками входа являются непосредственно товары и за</w:t>
        </w:r>
      </w:ins>
      <w:ins w:id="1701" w:author="Airat Shigapov" w:date="2021-10-27T22:18:00Z">
        <w:r>
          <w:rPr>
            <w:rFonts w:ascii="Times New Roman" w:hAnsi="Times New Roman" w:cs="Times New Roman"/>
            <w:sz w:val="28"/>
            <w:szCs w:val="28"/>
          </w:rPr>
          <w:t>казы</w:t>
        </w:r>
      </w:ins>
      <w:ins w:id="1702" w:author="Airat Shigapov" w:date="2021-10-27T22:17:00Z">
        <w:r>
          <w:rPr>
            <w:rFonts w:ascii="Times New Roman" w:hAnsi="Times New Roman" w:cs="Times New Roman"/>
            <w:sz w:val="28"/>
            <w:szCs w:val="28"/>
          </w:rPr>
          <w:t xml:space="preserve">. </w:t>
        </w:r>
      </w:ins>
    </w:p>
    <w:p w14:paraId="14CECD66" w14:textId="5B35E12F" w:rsidR="002425FA" w:rsidRDefault="002425FA" w:rsidP="002425FA">
      <w:pPr>
        <w:spacing w:after="0" w:line="360" w:lineRule="auto"/>
        <w:ind w:firstLine="709"/>
        <w:contextualSpacing/>
        <w:jc w:val="both"/>
        <w:rPr>
          <w:ins w:id="1703" w:author="Airat Shigapov" w:date="2021-10-27T22:17:00Z"/>
          <w:rFonts w:ascii="Times New Roman" w:hAnsi="Times New Roman" w:cs="Times New Roman"/>
          <w:sz w:val="28"/>
          <w:szCs w:val="28"/>
        </w:rPr>
      </w:pPr>
      <w:ins w:id="1704" w:author="Airat Shigapov" w:date="2021-10-27T22:17:00Z">
        <w:r>
          <w:rPr>
            <w:rFonts w:ascii="Times New Roman" w:hAnsi="Times New Roman" w:cs="Times New Roman"/>
            <w:sz w:val="28"/>
            <w:szCs w:val="28"/>
          </w:rPr>
          <w:t xml:space="preserve">В качестве стрелок управления выступает </w:t>
        </w:r>
      </w:ins>
      <w:ins w:id="1705" w:author="Airat Shigapov" w:date="2021-10-27T22:18:00Z">
        <w:r w:rsidR="00AB0506">
          <w:rPr>
            <w:rFonts w:ascii="Times New Roman" w:hAnsi="Times New Roman" w:cs="Times New Roman"/>
            <w:sz w:val="28"/>
            <w:szCs w:val="28"/>
          </w:rPr>
          <w:t>поиск, фильтрация, добавления, удаления, редактирования товаров</w:t>
        </w:r>
      </w:ins>
    </w:p>
    <w:p w14:paraId="5CAA7E5F" w14:textId="226B019A" w:rsidR="002425FA" w:rsidRDefault="002425FA" w:rsidP="002425FA">
      <w:pPr>
        <w:spacing w:after="0" w:line="360" w:lineRule="auto"/>
        <w:ind w:firstLine="709"/>
        <w:contextualSpacing/>
        <w:jc w:val="both"/>
        <w:rPr>
          <w:ins w:id="1706" w:author="Airat Shigapov" w:date="2021-10-27T22:17:00Z"/>
          <w:rFonts w:ascii="Times New Roman" w:hAnsi="Times New Roman" w:cs="Times New Roman"/>
          <w:sz w:val="28"/>
          <w:szCs w:val="28"/>
        </w:rPr>
      </w:pPr>
      <w:ins w:id="1707" w:author="Airat Shigapov" w:date="2021-10-27T22:17:00Z">
        <w:r>
          <w:rPr>
            <w:rFonts w:ascii="Times New Roman" w:hAnsi="Times New Roman" w:cs="Times New Roman"/>
            <w:sz w:val="28"/>
            <w:szCs w:val="28"/>
          </w:rPr>
          <w:t>К стрелкам механизма относятся клиенты</w:t>
        </w:r>
      </w:ins>
      <w:ins w:id="1708" w:author="Airat Shigapov" w:date="2021-10-27T22:18:00Z">
        <w:r w:rsidR="00AB0506">
          <w:rPr>
            <w:rFonts w:ascii="Times New Roman" w:hAnsi="Times New Roman" w:cs="Times New Roman"/>
            <w:sz w:val="28"/>
            <w:szCs w:val="28"/>
          </w:rPr>
          <w:t xml:space="preserve"> и администраторы</w:t>
        </w:r>
      </w:ins>
      <w:ins w:id="1709" w:author="Airat Shigapov" w:date="2021-10-27T22:17:00Z">
        <w:r>
          <w:rPr>
            <w:rFonts w:ascii="Times New Roman" w:hAnsi="Times New Roman" w:cs="Times New Roman"/>
            <w:sz w:val="28"/>
            <w:szCs w:val="28"/>
          </w:rPr>
          <w:t>.</w:t>
        </w:r>
      </w:ins>
    </w:p>
    <w:p w14:paraId="13BEE4D2" w14:textId="4A11B5B8" w:rsidR="002425FA" w:rsidRDefault="002425FA" w:rsidP="002425FA">
      <w:pPr>
        <w:spacing w:after="0" w:line="360" w:lineRule="auto"/>
        <w:ind w:firstLine="709"/>
        <w:contextualSpacing/>
        <w:jc w:val="both"/>
        <w:rPr>
          <w:ins w:id="1710" w:author="Airat Shigapov" w:date="2021-10-27T22:17:00Z"/>
          <w:rFonts w:ascii="Times New Roman" w:hAnsi="Times New Roman" w:cs="Times New Roman"/>
          <w:sz w:val="28"/>
          <w:szCs w:val="28"/>
        </w:rPr>
      </w:pPr>
      <w:ins w:id="1711" w:author="Airat Shigapov" w:date="2021-10-27T22:17:00Z">
        <w:r>
          <w:rPr>
            <w:rFonts w:ascii="Times New Roman" w:hAnsi="Times New Roman" w:cs="Times New Roman"/>
            <w:sz w:val="28"/>
            <w:szCs w:val="28"/>
          </w:rPr>
          <w:t>Стрелки выхода</w:t>
        </w:r>
        <w:r w:rsidRPr="004C49D2">
          <w:rPr>
            <w:rFonts w:ascii="Times New Roman" w:hAnsi="Times New Roman" w:cs="Times New Roman"/>
            <w:sz w:val="28"/>
            <w:szCs w:val="28"/>
          </w:rPr>
          <w:t xml:space="preserve">: </w:t>
        </w:r>
      </w:ins>
      <w:ins w:id="1712" w:author="Airat Shigapov" w:date="2021-10-27T22:19:00Z">
        <w:r w:rsidR="00130980">
          <w:rPr>
            <w:rFonts w:ascii="Times New Roman" w:hAnsi="Times New Roman" w:cs="Times New Roman"/>
            <w:sz w:val="28"/>
            <w:szCs w:val="28"/>
          </w:rPr>
          <w:t>купленные товары, изменённый список товаров, информация о товарах</w:t>
        </w:r>
      </w:ins>
    </w:p>
    <w:p w14:paraId="1D5D0BC1" w14:textId="62D419CE" w:rsidR="002425FA" w:rsidRDefault="00130980" w:rsidP="002425FA">
      <w:pPr>
        <w:spacing w:after="0" w:line="360" w:lineRule="auto"/>
        <w:ind w:firstLine="709"/>
        <w:contextualSpacing/>
        <w:jc w:val="both"/>
        <w:rPr>
          <w:ins w:id="1713" w:author="Airat Shigapov" w:date="2021-10-27T22:17:00Z"/>
          <w:rFonts w:ascii="Times New Roman" w:hAnsi="Times New Roman" w:cs="Times New Roman"/>
          <w:sz w:val="28"/>
          <w:szCs w:val="28"/>
        </w:rPr>
      </w:pPr>
      <w:ins w:id="1714" w:author="Airat Shigapov" w:date="2021-10-27T22:20:00Z">
        <w:r>
          <w:rPr>
            <w:rFonts w:ascii="Times New Roman" w:hAnsi="Times New Roman" w:cs="Times New Roman"/>
            <w:sz w:val="28"/>
            <w:szCs w:val="28"/>
          </w:rPr>
          <w:t xml:space="preserve">Для просмотра более подробной схему последовательности данных </w:t>
        </w:r>
        <w:r w:rsidR="00247EAD">
          <w:rPr>
            <w:rFonts w:ascii="Times New Roman" w:hAnsi="Times New Roman" w:cs="Times New Roman"/>
            <w:sz w:val="28"/>
            <w:szCs w:val="28"/>
          </w:rPr>
          <w:t xml:space="preserve">создаётся схема </w:t>
        </w:r>
        <w:r w:rsidR="00247EAD">
          <w:rPr>
            <w:rFonts w:ascii="Times New Roman" w:hAnsi="Times New Roman" w:cs="Times New Roman"/>
            <w:sz w:val="28"/>
            <w:szCs w:val="28"/>
            <w:lang w:val="en-US"/>
          </w:rPr>
          <w:t>IDEF</w:t>
        </w:r>
        <w:r w:rsidR="00247EAD" w:rsidRPr="00247EAD">
          <w:rPr>
            <w:rFonts w:ascii="Times New Roman" w:hAnsi="Times New Roman" w:cs="Times New Roman"/>
            <w:sz w:val="28"/>
            <w:szCs w:val="28"/>
            <w:rPrChange w:id="1715" w:author="Airat Shigapov" w:date="2021-10-27T22:20:00Z">
              <w:rPr>
                <w:rFonts w:ascii="Times New Roman" w:hAnsi="Times New Roman" w:cs="Times New Roman"/>
                <w:sz w:val="28"/>
                <w:szCs w:val="28"/>
                <w:lang w:val="en-US"/>
              </w:rPr>
            </w:rPrChange>
          </w:rPr>
          <w:t>1</w:t>
        </w:r>
      </w:ins>
      <w:ins w:id="1716" w:author="Airat Shigapov" w:date="2021-11-09T10:51:00Z">
        <w:r w:rsidR="009A176F">
          <w:rPr>
            <w:rFonts w:ascii="Times New Roman" w:hAnsi="Times New Roman" w:cs="Times New Roman"/>
            <w:sz w:val="28"/>
            <w:szCs w:val="28"/>
          </w:rPr>
          <w:t xml:space="preserve"> (Рисунок 2.5)</w:t>
        </w:r>
      </w:ins>
      <w:ins w:id="1717" w:author="Airat Shigapov" w:date="2021-10-27T22:17:00Z">
        <w:r w:rsidR="002425FA">
          <w:rPr>
            <w:rFonts w:ascii="Times New Roman" w:hAnsi="Times New Roman" w:cs="Times New Roman"/>
            <w:sz w:val="28"/>
            <w:szCs w:val="28"/>
          </w:rPr>
          <w:t xml:space="preserve">. </w:t>
        </w:r>
      </w:ins>
    </w:p>
    <w:p w14:paraId="6A6EF5F3" w14:textId="1C8D04BF" w:rsidR="002425FA" w:rsidRPr="00727AA1" w:rsidRDefault="00F75E99">
      <w:pPr>
        <w:spacing w:after="0" w:line="360" w:lineRule="auto"/>
        <w:contextualSpacing/>
        <w:jc w:val="center"/>
        <w:rPr>
          <w:ins w:id="1718" w:author="Airat Shigapov" w:date="2021-10-27T22:17:00Z"/>
          <w:rFonts w:ascii="Times New Roman" w:hAnsi="Times New Roman" w:cs="Times New Roman"/>
          <w:sz w:val="28"/>
          <w:szCs w:val="28"/>
          <w:rPrChange w:id="1719" w:author="Airat Shigapov" w:date="2021-10-27T22:04:00Z">
            <w:rPr>
              <w:ins w:id="1720" w:author="Airat Shigapov" w:date="2021-10-27T22:17:00Z"/>
              <w:rFonts w:ascii="Times New Roman" w:eastAsia="Calibri" w:hAnsi="Times New Roman" w:cs="Times New Roman"/>
              <w:sz w:val="28"/>
            </w:rPr>
          </w:rPrChange>
        </w:rPr>
        <w:pPrChange w:id="1721" w:author="Airat Shigapov" w:date="2021-10-27T22:04:00Z">
          <w:pPr>
            <w:spacing w:after="0" w:line="360" w:lineRule="auto"/>
            <w:ind w:left="1069"/>
            <w:contextualSpacing/>
            <w:jc w:val="both"/>
          </w:pPr>
        </w:pPrChange>
      </w:pPr>
      <w:ins w:id="1722" w:author="Airat Shigapov" w:date="2021-10-27T22:33:00Z">
        <w:r w:rsidRPr="00F75E99">
          <w:rPr>
            <w:rFonts w:ascii="Times New Roman" w:hAnsi="Times New Roman" w:cs="Times New Roman"/>
            <w:noProof/>
            <w:sz w:val="28"/>
            <w:szCs w:val="28"/>
          </w:rPr>
          <w:lastRenderedPageBreak/>
          <w:drawing>
            <wp:inline distT="0" distB="0" distL="0" distR="0" wp14:anchorId="68FBE0DC" wp14:editId="7A3E5877">
              <wp:extent cx="4686300" cy="3165368"/>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06299" cy="3178876"/>
                      </a:xfrm>
                      <a:prstGeom prst="rect">
                        <a:avLst/>
                      </a:prstGeom>
                    </pic:spPr>
                  </pic:pic>
                </a:graphicData>
              </a:graphic>
            </wp:inline>
          </w:drawing>
        </w:r>
      </w:ins>
    </w:p>
    <w:p w14:paraId="1B05FFF6" w14:textId="537A311B" w:rsidR="002D6EEE" w:rsidRPr="00F75E99" w:rsidRDefault="00247EAD">
      <w:pPr>
        <w:spacing w:after="0" w:line="360" w:lineRule="auto"/>
        <w:contextualSpacing/>
        <w:jc w:val="center"/>
        <w:rPr>
          <w:rStyle w:val="10"/>
          <w:rFonts w:eastAsiaTheme="minorHAnsi" w:cs="Times New Roman"/>
          <w:szCs w:val="28"/>
          <w:rPrChange w:id="1723" w:author="Airat Shigapov" w:date="2021-10-27T22:32:00Z">
            <w:rPr>
              <w:rStyle w:val="10"/>
            </w:rPr>
          </w:rPrChange>
        </w:rPr>
        <w:pPrChange w:id="1724" w:author="Airat Shigapov" w:date="2021-10-27T22:21:00Z">
          <w:pPr>
            <w:spacing w:after="0" w:line="360" w:lineRule="auto"/>
            <w:ind w:firstLine="9344"/>
          </w:pPr>
        </w:pPrChange>
      </w:pPr>
      <w:ins w:id="1725" w:author="Airat Shigapov" w:date="2021-10-27T22:21:00Z">
        <w:r>
          <w:rPr>
            <w:rFonts w:ascii="Times New Roman" w:hAnsi="Times New Roman" w:cs="Times New Roman"/>
            <w:sz w:val="28"/>
            <w:szCs w:val="28"/>
          </w:rPr>
          <w:t xml:space="preserve">Рисунок </w:t>
        </w:r>
      </w:ins>
      <w:ins w:id="1726" w:author="Airat Shigapov" w:date="2021-11-09T10:49:00Z">
        <w:r w:rsidR="00D95238">
          <w:rPr>
            <w:rFonts w:ascii="Times New Roman" w:hAnsi="Times New Roman" w:cs="Times New Roman"/>
            <w:sz w:val="28"/>
            <w:szCs w:val="28"/>
          </w:rPr>
          <w:t>2</w:t>
        </w:r>
      </w:ins>
      <w:ins w:id="1727" w:author="Airat Shigapov" w:date="2021-10-27T22:21:00Z">
        <w:r>
          <w:rPr>
            <w:rFonts w:ascii="Times New Roman" w:hAnsi="Times New Roman" w:cs="Times New Roman"/>
            <w:sz w:val="28"/>
            <w:szCs w:val="28"/>
          </w:rPr>
          <w:t>.</w:t>
        </w:r>
        <w:r w:rsidRPr="00F7477C">
          <w:rPr>
            <w:rFonts w:ascii="Times New Roman" w:hAnsi="Times New Roman" w:cs="Times New Roman"/>
            <w:sz w:val="28"/>
            <w:szCs w:val="28"/>
            <w:rPrChange w:id="1728" w:author="Airat Shigapov" w:date="2021-10-27T22:34:00Z">
              <w:rPr>
                <w:rFonts w:ascii="Times New Roman" w:hAnsi="Times New Roman" w:cs="Times New Roman"/>
                <w:sz w:val="28"/>
                <w:szCs w:val="28"/>
                <w:lang w:val="en-US"/>
              </w:rPr>
            </w:rPrChange>
          </w:rPr>
          <w:t xml:space="preserve">5 </w:t>
        </w:r>
        <w:r>
          <w:rPr>
            <w:rFonts w:ascii="Times New Roman" w:hAnsi="Times New Roman" w:cs="Times New Roman"/>
            <w:sz w:val="28"/>
            <w:szCs w:val="28"/>
          </w:rPr>
          <w:t xml:space="preserve">Диаграмма </w:t>
        </w:r>
        <w:r>
          <w:rPr>
            <w:rFonts w:ascii="Times New Roman" w:hAnsi="Times New Roman" w:cs="Times New Roman"/>
            <w:sz w:val="28"/>
            <w:szCs w:val="28"/>
            <w:lang w:val="en-US"/>
          </w:rPr>
          <w:t>IDEF</w:t>
        </w:r>
        <w:r w:rsidRPr="004A52CC">
          <w:rPr>
            <w:rFonts w:ascii="Times New Roman" w:hAnsi="Times New Roman" w:cs="Times New Roman"/>
            <w:sz w:val="28"/>
            <w:szCs w:val="28"/>
          </w:rPr>
          <w:t>0</w:t>
        </w:r>
        <w:r>
          <w:rPr>
            <w:rFonts w:ascii="Times New Roman" w:hAnsi="Times New Roman" w:cs="Times New Roman"/>
            <w:sz w:val="28"/>
            <w:szCs w:val="28"/>
          </w:rPr>
          <w:t xml:space="preserve"> </w:t>
        </w:r>
      </w:ins>
      <w:ins w:id="1729" w:author="Airat Shigapov" w:date="2021-10-27T22:33:00Z">
        <w:r w:rsidR="00F75E99">
          <w:rPr>
            <w:rFonts w:ascii="Times New Roman" w:hAnsi="Times New Roman" w:cs="Times New Roman"/>
            <w:sz w:val="28"/>
            <w:szCs w:val="28"/>
          </w:rPr>
          <w:t>(нотаци</w:t>
        </w:r>
      </w:ins>
      <w:ins w:id="1730" w:author="Airat Shigapov" w:date="2021-10-27T22:34:00Z">
        <w:r w:rsidR="00F75E99">
          <w:rPr>
            <w:rFonts w:ascii="Times New Roman" w:hAnsi="Times New Roman" w:cs="Times New Roman"/>
            <w:sz w:val="28"/>
            <w:szCs w:val="28"/>
          </w:rPr>
          <w:t xml:space="preserve">я </w:t>
        </w:r>
        <w:proofErr w:type="spellStart"/>
        <w:r w:rsidR="00F75E99">
          <w:rPr>
            <w:rFonts w:ascii="Times New Roman" w:hAnsi="Times New Roman" w:cs="Times New Roman"/>
            <w:sz w:val="28"/>
            <w:szCs w:val="28"/>
          </w:rPr>
          <w:t>Гейна</w:t>
        </w:r>
        <w:proofErr w:type="spellEnd"/>
        <w:r w:rsidR="00F75E99">
          <w:rPr>
            <w:rFonts w:ascii="Times New Roman" w:hAnsi="Times New Roman" w:cs="Times New Roman"/>
            <w:sz w:val="28"/>
            <w:szCs w:val="28"/>
          </w:rPr>
          <w:t xml:space="preserve"> </w:t>
        </w:r>
        <w:proofErr w:type="spellStart"/>
        <w:r w:rsidR="00F75E99">
          <w:rPr>
            <w:rFonts w:ascii="Times New Roman" w:hAnsi="Times New Roman" w:cs="Times New Roman"/>
            <w:sz w:val="28"/>
            <w:szCs w:val="28"/>
          </w:rPr>
          <w:t>Сарсона</w:t>
        </w:r>
      </w:ins>
      <w:proofErr w:type="spellEnd"/>
      <w:ins w:id="1731" w:author="Airat Shigapov" w:date="2021-10-27T22:33:00Z">
        <w:r w:rsidR="00F75E99">
          <w:rPr>
            <w:rFonts w:ascii="Times New Roman" w:hAnsi="Times New Roman" w:cs="Times New Roman"/>
            <w:sz w:val="28"/>
            <w:szCs w:val="28"/>
          </w:rPr>
          <w:t>)</w:t>
        </w:r>
      </w:ins>
    </w:p>
    <w:p w14:paraId="5D7937D2" w14:textId="1C2F8D8F" w:rsidR="00621D83" w:rsidRDefault="00F7477C">
      <w:pPr>
        <w:pStyle w:val="1"/>
        <w:rPr>
          <w:ins w:id="1732" w:author="Airat Shigapov" w:date="2021-10-27T22:44:00Z"/>
          <w:lang w:eastAsia="ru-RU"/>
        </w:rPr>
      </w:pPr>
      <w:ins w:id="1733" w:author="Airat Shigapov" w:date="2021-10-27T22:34:00Z">
        <w:r>
          <w:rPr>
            <w:rStyle w:val="10"/>
          </w:rPr>
          <w:br w:type="page"/>
        </w:r>
      </w:ins>
      <w:bookmarkStart w:id="1734" w:name="_Toc86267466"/>
      <w:bookmarkStart w:id="1735" w:name="_Toc86267649"/>
      <w:bookmarkStart w:id="1736" w:name="_Toc87533119"/>
      <w:ins w:id="1737" w:author="Airat Shigapov" w:date="2021-10-27T22:44:00Z">
        <w:r w:rsidR="00621D83">
          <w:rPr>
            <w:lang w:eastAsia="ru-RU"/>
          </w:rPr>
          <w:lastRenderedPageBreak/>
          <w:t xml:space="preserve">3. </w:t>
        </w:r>
        <w:r w:rsidR="00621D83" w:rsidRPr="00506879">
          <w:rPr>
            <w:lang w:eastAsia="ru-RU"/>
          </w:rPr>
          <w:t>РЕАЛИЗАЦИЯ ПРОЕКТА</w:t>
        </w:r>
        <w:bookmarkEnd w:id="1734"/>
        <w:bookmarkEnd w:id="1735"/>
        <w:bookmarkEnd w:id="1736"/>
        <w:r w:rsidR="00621D83" w:rsidRPr="00506879">
          <w:rPr>
            <w:lang w:eastAsia="ru-RU"/>
          </w:rPr>
          <w:t xml:space="preserve"> </w:t>
        </w:r>
      </w:ins>
    </w:p>
    <w:p w14:paraId="1F52ABFA" w14:textId="582EF07F" w:rsidR="00621D83" w:rsidRDefault="00621D83">
      <w:pPr>
        <w:pStyle w:val="2"/>
        <w:rPr>
          <w:ins w:id="1738" w:author="Airat Shigapov" w:date="2021-10-29T17:02:00Z"/>
          <w:lang w:eastAsia="ru-RU"/>
        </w:rPr>
      </w:pPr>
      <w:bookmarkStart w:id="1739" w:name="_Toc71577825"/>
      <w:bookmarkStart w:id="1740" w:name="_Toc86267467"/>
      <w:bookmarkStart w:id="1741" w:name="_Toc86267650"/>
      <w:bookmarkStart w:id="1742" w:name="_Toc87533120"/>
      <w:ins w:id="1743" w:author="Airat Shigapov" w:date="2021-10-27T22:44:00Z">
        <w:r w:rsidRPr="00BB124E">
          <w:rPr>
            <w:lang w:eastAsia="ru-RU"/>
          </w:rPr>
          <w:t>3.1 Создание базы данных</w:t>
        </w:r>
      </w:ins>
      <w:bookmarkEnd w:id="1739"/>
      <w:bookmarkEnd w:id="1740"/>
      <w:bookmarkEnd w:id="1741"/>
      <w:bookmarkEnd w:id="1742"/>
    </w:p>
    <w:p w14:paraId="1BCD1427" w14:textId="39891D10" w:rsidR="00FB05BA" w:rsidRDefault="00831854" w:rsidP="007019D6">
      <w:pPr>
        <w:spacing w:after="0" w:line="360" w:lineRule="auto"/>
        <w:ind w:firstLine="709"/>
        <w:jc w:val="both"/>
        <w:rPr>
          <w:ins w:id="1744" w:author="Airat Shigapov" w:date="2021-10-29T19:30:00Z"/>
          <w:rFonts w:ascii="Times New Roman" w:hAnsi="Times New Roman" w:cs="Times New Roman"/>
          <w:sz w:val="28"/>
          <w:szCs w:val="28"/>
          <w:lang w:eastAsia="ru-RU"/>
        </w:rPr>
      </w:pPr>
      <w:ins w:id="1745" w:author="Airat Shigapov" w:date="2021-10-29T19:26:00Z">
        <w:r>
          <w:rPr>
            <w:lang w:eastAsia="ru-RU"/>
          </w:rPr>
          <w:tab/>
        </w:r>
        <w:r>
          <w:rPr>
            <w:rFonts w:ascii="Times New Roman" w:hAnsi="Times New Roman" w:cs="Times New Roman"/>
            <w:sz w:val="28"/>
            <w:szCs w:val="28"/>
            <w:lang w:eastAsia="ru-RU"/>
          </w:rPr>
          <w:t>Для</w:t>
        </w:r>
      </w:ins>
      <w:ins w:id="1746" w:author="Airat Shigapov" w:date="2021-10-29T19:27:00Z">
        <w:r>
          <w:rPr>
            <w:rFonts w:ascii="Times New Roman" w:hAnsi="Times New Roman" w:cs="Times New Roman"/>
            <w:sz w:val="28"/>
            <w:szCs w:val="28"/>
            <w:lang w:eastAsia="ru-RU"/>
          </w:rPr>
          <w:t xml:space="preserve"> быстро и корректной работы программы в начале разработки требуется определить наиболее сбалансированную </w:t>
        </w:r>
      </w:ins>
      <w:ins w:id="1747" w:author="Airat Shigapov" w:date="2021-10-29T19:28:00Z">
        <w:r>
          <w:rPr>
            <w:rFonts w:ascii="Times New Roman" w:hAnsi="Times New Roman" w:cs="Times New Roman"/>
            <w:sz w:val="28"/>
            <w:szCs w:val="28"/>
            <w:lang w:eastAsia="ru-RU"/>
          </w:rPr>
          <w:t>структуру</w:t>
        </w:r>
      </w:ins>
      <w:ins w:id="1748" w:author="Airat Shigapov" w:date="2021-10-29T19:27:00Z">
        <w:r>
          <w:rPr>
            <w:rFonts w:ascii="Times New Roman" w:hAnsi="Times New Roman" w:cs="Times New Roman"/>
            <w:sz w:val="28"/>
            <w:szCs w:val="28"/>
            <w:lang w:eastAsia="ru-RU"/>
          </w:rPr>
          <w:t xml:space="preserve"> данных</w:t>
        </w:r>
      </w:ins>
      <w:ins w:id="1749" w:author="Airat Shigapov" w:date="2021-10-29T19:28:00Z">
        <w:r w:rsidR="005C3F60">
          <w:rPr>
            <w:rFonts w:ascii="Times New Roman" w:hAnsi="Times New Roman" w:cs="Times New Roman"/>
            <w:sz w:val="28"/>
            <w:szCs w:val="28"/>
            <w:lang w:eastAsia="ru-RU"/>
          </w:rPr>
          <w:t xml:space="preserve">, с помощью анализа предметной области. Требуется </w:t>
        </w:r>
      </w:ins>
      <w:ins w:id="1750" w:author="Airat Shigapov" w:date="2021-10-29T19:29:00Z">
        <w:r w:rsidR="007019D6">
          <w:rPr>
            <w:rFonts w:ascii="Times New Roman" w:hAnsi="Times New Roman" w:cs="Times New Roman"/>
            <w:sz w:val="28"/>
            <w:szCs w:val="28"/>
            <w:lang w:eastAsia="ru-RU"/>
          </w:rPr>
          <w:t>разработать</w:t>
        </w:r>
      </w:ins>
      <w:ins w:id="1751" w:author="Airat Shigapov" w:date="2021-10-29T19:28:00Z">
        <w:r w:rsidR="005C3F60">
          <w:rPr>
            <w:rFonts w:ascii="Times New Roman" w:hAnsi="Times New Roman" w:cs="Times New Roman"/>
            <w:sz w:val="28"/>
            <w:szCs w:val="28"/>
            <w:lang w:eastAsia="ru-RU"/>
          </w:rPr>
          <w:t xml:space="preserve"> такую </w:t>
        </w:r>
      </w:ins>
      <w:ins w:id="1752" w:author="Airat Shigapov" w:date="2021-10-29T19:29:00Z">
        <w:r w:rsidR="005C3F60">
          <w:rPr>
            <w:rFonts w:ascii="Times New Roman" w:hAnsi="Times New Roman" w:cs="Times New Roman"/>
            <w:sz w:val="28"/>
            <w:szCs w:val="28"/>
            <w:lang w:eastAsia="ru-RU"/>
          </w:rPr>
          <w:t>структур</w:t>
        </w:r>
      </w:ins>
      <w:ins w:id="1753" w:author="Airat Shigapov" w:date="2021-10-29T19:46:00Z">
        <w:r w:rsidR="003F79D9">
          <w:rPr>
            <w:rFonts w:ascii="Times New Roman" w:hAnsi="Times New Roman" w:cs="Times New Roman"/>
            <w:sz w:val="28"/>
            <w:szCs w:val="28"/>
            <w:lang w:eastAsia="ru-RU"/>
          </w:rPr>
          <w:t>у,</w:t>
        </w:r>
      </w:ins>
      <w:ins w:id="1754" w:author="Airat Shigapov" w:date="2021-10-29T19:29:00Z">
        <w:r w:rsidR="005C3F60">
          <w:rPr>
            <w:rFonts w:ascii="Times New Roman" w:hAnsi="Times New Roman" w:cs="Times New Roman"/>
            <w:sz w:val="28"/>
            <w:szCs w:val="28"/>
            <w:lang w:eastAsia="ru-RU"/>
          </w:rPr>
          <w:t xml:space="preserve"> которая </w:t>
        </w:r>
        <w:r w:rsidR="007019D6">
          <w:rPr>
            <w:rFonts w:ascii="Times New Roman" w:hAnsi="Times New Roman" w:cs="Times New Roman"/>
            <w:sz w:val="28"/>
            <w:szCs w:val="28"/>
            <w:lang w:eastAsia="ru-RU"/>
          </w:rPr>
          <w:t>исключается</w:t>
        </w:r>
        <w:r w:rsidR="005C3F60">
          <w:rPr>
            <w:rFonts w:ascii="Times New Roman" w:hAnsi="Times New Roman" w:cs="Times New Roman"/>
            <w:sz w:val="28"/>
            <w:szCs w:val="28"/>
            <w:lang w:eastAsia="ru-RU"/>
          </w:rPr>
          <w:t xml:space="preserve"> </w:t>
        </w:r>
        <w:r w:rsidR="007019D6">
          <w:rPr>
            <w:rFonts w:ascii="Times New Roman" w:hAnsi="Times New Roman" w:cs="Times New Roman"/>
            <w:sz w:val="28"/>
            <w:szCs w:val="28"/>
            <w:lang w:eastAsia="ru-RU"/>
          </w:rPr>
          <w:t>поверяющиеся</w:t>
        </w:r>
        <w:r w:rsidR="005C3F60">
          <w:rPr>
            <w:rFonts w:ascii="Times New Roman" w:hAnsi="Times New Roman" w:cs="Times New Roman"/>
            <w:sz w:val="28"/>
            <w:szCs w:val="28"/>
            <w:lang w:eastAsia="ru-RU"/>
          </w:rPr>
          <w:t xml:space="preserve"> объекты </w:t>
        </w:r>
        <w:r w:rsidR="007019D6">
          <w:rPr>
            <w:rFonts w:ascii="Times New Roman" w:hAnsi="Times New Roman" w:cs="Times New Roman"/>
            <w:sz w:val="28"/>
            <w:szCs w:val="28"/>
            <w:lang w:eastAsia="ru-RU"/>
          </w:rPr>
          <w:t>и обеспечивает удобный доступ к данным.</w:t>
        </w:r>
      </w:ins>
    </w:p>
    <w:p w14:paraId="5718A2AD" w14:textId="449DC196" w:rsidR="00A22CA6" w:rsidRDefault="00A22CA6" w:rsidP="007019D6">
      <w:pPr>
        <w:spacing w:after="0" w:line="360" w:lineRule="auto"/>
        <w:ind w:firstLine="709"/>
        <w:jc w:val="both"/>
        <w:rPr>
          <w:ins w:id="1755" w:author="Airat Shigapov" w:date="2021-10-29T19:47:00Z"/>
          <w:rFonts w:ascii="Times New Roman" w:hAnsi="Times New Roman" w:cs="Times New Roman"/>
          <w:sz w:val="28"/>
          <w:szCs w:val="28"/>
          <w:lang w:eastAsia="ru-RU"/>
        </w:rPr>
      </w:pPr>
      <w:ins w:id="1756" w:author="Airat Shigapov" w:date="2021-10-29T19:30:00Z">
        <w:r>
          <w:rPr>
            <w:rFonts w:ascii="Times New Roman" w:hAnsi="Times New Roman" w:cs="Times New Roman"/>
            <w:sz w:val="28"/>
            <w:szCs w:val="28"/>
            <w:lang w:eastAsia="ru-RU"/>
          </w:rPr>
          <w:t>В данной предметной области выделаются следующие сановные сущности</w:t>
        </w:r>
      </w:ins>
      <w:ins w:id="1757" w:author="Airat Shigapov" w:date="2021-10-29T19:47:00Z">
        <w:r w:rsidR="003F79D9" w:rsidRPr="003F79D9">
          <w:rPr>
            <w:rFonts w:ascii="Times New Roman" w:hAnsi="Times New Roman" w:cs="Times New Roman"/>
            <w:sz w:val="28"/>
            <w:szCs w:val="28"/>
            <w:lang w:eastAsia="ru-RU"/>
            <w:rPrChange w:id="1758" w:author="Airat Shigapov" w:date="2021-10-29T19:47:00Z">
              <w:rPr>
                <w:rFonts w:ascii="Times New Roman" w:hAnsi="Times New Roman" w:cs="Times New Roman"/>
                <w:sz w:val="28"/>
                <w:szCs w:val="28"/>
                <w:lang w:val="en-US" w:eastAsia="ru-RU"/>
              </w:rPr>
            </w:rPrChange>
          </w:rPr>
          <w:t>:</w:t>
        </w:r>
      </w:ins>
    </w:p>
    <w:p w14:paraId="56FFEC73" w14:textId="72764677" w:rsidR="000427B8" w:rsidRPr="00817113" w:rsidRDefault="00817113">
      <w:pPr>
        <w:spacing w:after="0" w:line="360" w:lineRule="auto"/>
        <w:ind w:firstLine="708"/>
        <w:rPr>
          <w:ins w:id="1759" w:author="Airat Shigapov" w:date="2021-10-29T19:57:00Z"/>
          <w:rFonts w:ascii="Times New Roman" w:hAnsi="Times New Roman" w:cs="Times New Roman"/>
          <w:sz w:val="28"/>
          <w:szCs w:val="28"/>
          <w:rPrChange w:id="1760" w:author="Airat Shigapov" w:date="2021-10-29T20:03:00Z">
            <w:rPr>
              <w:ins w:id="1761" w:author="Airat Shigapov" w:date="2021-10-29T19:57:00Z"/>
              <w:rFonts w:ascii="Times New Roman" w:hAnsi="Times New Roman" w:cs="Times New Roman"/>
              <w:sz w:val="28"/>
              <w:szCs w:val="28"/>
              <w:lang w:val="en-US"/>
            </w:rPr>
          </w:rPrChange>
        </w:rPr>
        <w:pPrChange w:id="1762" w:author="Airat Shigapov" w:date="2021-10-29T20:04:00Z">
          <w:pPr/>
        </w:pPrChange>
      </w:pPr>
      <w:ins w:id="1763" w:author="Airat Shigapov" w:date="2021-10-29T20:03:00Z">
        <w:r>
          <w:rPr>
            <w:rFonts w:ascii="Times New Roman" w:hAnsi="Times New Roman" w:cs="Times New Roman"/>
            <w:sz w:val="28"/>
            <w:szCs w:val="28"/>
          </w:rPr>
          <w:t xml:space="preserve">Таблица </w:t>
        </w:r>
        <w:r>
          <w:rPr>
            <w:rFonts w:ascii="Times New Roman" w:hAnsi="Times New Roman" w:cs="Times New Roman"/>
            <w:sz w:val="28"/>
            <w:szCs w:val="28"/>
            <w:lang w:val="en-US"/>
          </w:rPr>
          <w:t>Brand</w:t>
        </w:r>
        <w:r w:rsidRPr="00D31A8D">
          <w:rPr>
            <w:rFonts w:ascii="Times New Roman" w:hAnsi="Times New Roman" w:cs="Times New Roman"/>
            <w:sz w:val="28"/>
            <w:szCs w:val="28"/>
            <w:rPrChange w:id="1764" w:author="Airat Shigapov" w:date="2021-10-29T20:03:00Z">
              <w:rPr>
                <w:rFonts w:ascii="Times New Roman" w:hAnsi="Times New Roman" w:cs="Times New Roman"/>
                <w:sz w:val="28"/>
                <w:szCs w:val="28"/>
                <w:lang w:val="en-US"/>
              </w:rPr>
            </w:rPrChange>
          </w:rPr>
          <w:t xml:space="preserve"> </w:t>
        </w:r>
        <w:r>
          <w:rPr>
            <w:rFonts w:ascii="Times New Roman" w:hAnsi="Times New Roman" w:cs="Times New Roman"/>
            <w:sz w:val="28"/>
            <w:szCs w:val="28"/>
          </w:rPr>
          <w:t xml:space="preserve">описывает </w:t>
        </w:r>
        <w:r w:rsidR="00D31A8D">
          <w:rPr>
            <w:rFonts w:ascii="Times New Roman" w:hAnsi="Times New Roman" w:cs="Times New Roman"/>
            <w:sz w:val="28"/>
            <w:szCs w:val="28"/>
          </w:rPr>
          <w:t>производителей товаров (</w:t>
        </w:r>
      </w:ins>
      <w:ins w:id="1765" w:author="Airat Shigapov" w:date="2021-10-29T20:04:00Z">
        <w:r w:rsidR="00D31A8D">
          <w:rPr>
            <w:rFonts w:ascii="Times New Roman" w:hAnsi="Times New Roman" w:cs="Times New Roman"/>
            <w:sz w:val="28"/>
            <w:szCs w:val="28"/>
          </w:rPr>
          <w:t>Рисунок 3.1</w:t>
        </w:r>
      </w:ins>
      <w:ins w:id="1766" w:author="Airat Shigapov" w:date="2021-10-29T20:03:00Z">
        <w:r w:rsidR="00D31A8D">
          <w:rPr>
            <w:rFonts w:ascii="Times New Roman" w:hAnsi="Times New Roman" w:cs="Times New Roman"/>
            <w:sz w:val="28"/>
            <w:szCs w:val="28"/>
          </w:rPr>
          <w:t>)</w:t>
        </w:r>
      </w:ins>
      <w:ins w:id="1767" w:author="Airat Shigapov" w:date="2021-10-29T20:04:00Z">
        <w:r w:rsidR="00D31A8D">
          <w:rPr>
            <w:rFonts w:ascii="Times New Roman" w:hAnsi="Times New Roman" w:cs="Times New Roman"/>
            <w:sz w:val="28"/>
            <w:szCs w:val="28"/>
          </w:rPr>
          <w:t>.</w:t>
        </w:r>
      </w:ins>
    </w:p>
    <w:tbl>
      <w:tblPr>
        <w:tblStyle w:val="a9"/>
        <w:tblpPr w:leftFromText="180" w:rightFromText="180" w:vertAnchor="page" w:horzAnchor="margin" w:tblpY="6241"/>
        <w:tblW w:w="0" w:type="auto"/>
        <w:tblLook w:val="04A0" w:firstRow="1" w:lastRow="0" w:firstColumn="1" w:lastColumn="0" w:noHBand="0" w:noVBand="1"/>
      </w:tblPr>
      <w:tblGrid>
        <w:gridCol w:w="926"/>
        <w:gridCol w:w="4392"/>
        <w:gridCol w:w="2136"/>
        <w:gridCol w:w="1891"/>
      </w:tblGrid>
      <w:tr w:rsidR="00D93FA3" w:rsidRPr="00D93FA3" w14:paraId="644CFB47" w14:textId="77777777" w:rsidTr="00687A9C">
        <w:trPr>
          <w:ins w:id="1768" w:author="Airat Shigapov" w:date="2021-10-29T19:57:00Z"/>
        </w:trPr>
        <w:tc>
          <w:tcPr>
            <w:tcW w:w="926" w:type="dxa"/>
            <w:vAlign w:val="center"/>
          </w:tcPr>
          <w:p w14:paraId="05EFFFF3" w14:textId="77777777" w:rsidR="00D93FA3" w:rsidRPr="00D93FA3" w:rsidRDefault="00D93FA3" w:rsidP="00D93FA3">
            <w:pPr>
              <w:spacing w:after="160" w:line="259" w:lineRule="auto"/>
              <w:rPr>
                <w:ins w:id="1769" w:author="Airat Shigapov" w:date="2021-10-29T19:57:00Z"/>
                <w:rFonts w:ascii="Times New Roman" w:hAnsi="Times New Roman" w:cs="Times New Roman"/>
                <w:sz w:val="28"/>
                <w:szCs w:val="28"/>
              </w:rPr>
            </w:pPr>
            <w:ins w:id="1770" w:author="Airat Shigapov" w:date="2021-10-29T19:57:00Z">
              <w:r w:rsidRPr="00D93FA3">
                <w:rPr>
                  <w:rFonts w:ascii="Times New Roman" w:hAnsi="Times New Roman" w:cs="Times New Roman"/>
                  <w:sz w:val="28"/>
                  <w:szCs w:val="28"/>
                </w:rPr>
                <w:t>Ключ</w:t>
              </w:r>
            </w:ins>
          </w:p>
        </w:tc>
        <w:tc>
          <w:tcPr>
            <w:tcW w:w="4392" w:type="dxa"/>
            <w:vAlign w:val="center"/>
          </w:tcPr>
          <w:p w14:paraId="633AD3EF" w14:textId="77777777" w:rsidR="00D93FA3" w:rsidRPr="00D93FA3" w:rsidRDefault="00D93FA3" w:rsidP="00D93FA3">
            <w:pPr>
              <w:spacing w:after="160" w:line="259" w:lineRule="auto"/>
              <w:rPr>
                <w:ins w:id="1771" w:author="Airat Shigapov" w:date="2021-10-29T19:57:00Z"/>
                <w:rFonts w:ascii="Times New Roman" w:hAnsi="Times New Roman" w:cs="Times New Roman"/>
                <w:sz w:val="28"/>
                <w:szCs w:val="28"/>
              </w:rPr>
            </w:pPr>
            <w:ins w:id="1772" w:author="Airat Shigapov" w:date="2021-10-29T19:57:00Z">
              <w:r w:rsidRPr="00D93FA3">
                <w:rPr>
                  <w:rFonts w:ascii="Times New Roman" w:hAnsi="Times New Roman" w:cs="Times New Roman"/>
                  <w:sz w:val="28"/>
                  <w:szCs w:val="28"/>
                </w:rPr>
                <w:t>Наименование</w:t>
              </w:r>
            </w:ins>
          </w:p>
        </w:tc>
        <w:tc>
          <w:tcPr>
            <w:tcW w:w="2136" w:type="dxa"/>
            <w:vAlign w:val="center"/>
          </w:tcPr>
          <w:p w14:paraId="62E15CAD" w14:textId="77777777" w:rsidR="00D93FA3" w:rsidRPr="00D93FA3" w:rsidRDefault="00D93FA3" w:rsidP="00D93FA3">
            <w:pPr>
              <w:spacing w:after="160" w:line="259" w:lineRule="auto"/>
              <w:rPr>
                <w:ins w:id="1773" w:author="Airat Shigapov" w:date="2021-10-29T19:57:00Z"/>
                <w:rFonts w:ascii="Times New Roman" w:hAnsi="Times New Roman" w:cs="Times New Roman"/>
                <w:sz w:val="28"/>
                <w:szCs w:val="28"/>
              </w:rPr>
            </w:pPr>
            <w:ins w:id="1774" w:author="Airat Shigapov" w:date="2021-10-29T19:57:00Z">
              <w:r w:rsidRPr="00D93FA3">
                <w:rPr>
                  <w:rFonts w:ascii="Times New Roman" w:hAnsi="Times New Roman" w:cs="Times New Roman"/>
                  <w:sz w:val="28"/>
                  <w:szCs w:val="28"/>
                </w:rPr>
                <w:t>Тип данных</w:t>
              </w:r>
            </w:ins>
          </w:p>
        </w:tc>
        <w:tc>
          <w:tcPr>
            <w:tcW w:w="1891" w:type="dxa"/>
          </w:tcPr>
          <w:p w14:paraId="7AAD456A" w14:textId="77777777" w:rsidR="00D93FA3" w:rsidRPr="00D93FA3" w:rsidRDefault="00D93FA3" w:rsidP="00D93FA3">
            <w:pPr>
              <w:spacing w:after="160" w:line="259" w:lineRule="auto"/>
              <w:rPr>
                <w:ins w:id="1775" w:author="Airat Shigapov" w:date="2021-10-29T19:57:00Z"/>
                <w:rFonts w:ascii="Times New Roman" w:hAnsi="Times New Roman" w:cs="Times New Roman"/>
                <w:sz w:val="28"/>
                <w:szCs w:val="28"/>
              </w:rPr>
            </w:pPr>
            <w:ins w:id="1776" w:author="Airat Shigapov" w:date="2021-10-29T19:57:00Z">
              <w:r w:rsidRPr="00D93FA3">
                <w:rPr>
                  <w:rFonts w:ascii="Times New Roman" w:hAnsi="Times New Roman" w:cs="Times New Roman"/>
                  <w:sz w:val="28"/>
                  <w:szCs w:val="28"/>
                </w:rPr>
                <w:t>Не пусто</w:t>
              </w:r>
            </w:ins>
          </w:p>
        </w:tc>
      </w:tr>
      <w:tr w:rsidR="00D93FA3" w:rsidRPr="00D93FA3" w14:paraId="042C75D5" w14:textId="77777777" w:rsidTr="00687A9C">
        <w:trPr>
          <w:ins w:id="1777" w:author="Airat Shigapov" w:date="2021-10-29T19:57:00Z"/>
        </w:trPr>
        <w:tc>
          <w:tcPr>
            <w:tcW w:w="926" w:type="dxa"/>
            <w:vAlign w:val="center"/>
          </w:tcPr>
          <w:p w14:paraId="7850B1B9" w14:textId="77777777" w:rsidR="00D93FA3" w:rsidRPr="00D93FA3" w:rsidRDefault="00D93FA3" w:rsidP="00D93FA3">
            <w:pPr>
              <w:spacing w:after="160" w:line="259" w:lineRule="auto"/>
              <w:rPr>
                <w:ins w:id="1778" w:author="Airat Shigapov" w:date="2021-10-29T19:57:00Z"/>
                <w:rFonts w:ascii="Times New Roman" w:hAnsi="Times New Roman" w:cs="Times New Roman"/>
                <w:sz w:val="28"/>
                <w:szCs w:val="28"/>
                <w:lang w:val="en-US"/>
              </w:rPr>
            </w:pPr>
            <w:ins w:id="1779" w:author="Airat Shigapov" w:date="2021-10-29T19:57:00Z">
              <w:r w:rsidRPr="00D93FA3">
                <w:rPr>
                  <w:rFonts w:ascii="Times New Roman" w:hAnsi="Times New Roman" w:cs="Times New Roman"/>
                  <w:sz w:val="28"/>
                  <w:szCs w:val="28"/>
                  <w:lang w:val="en-US"/>
                </w:rPr>
                <w:t>PK</w:t>
              </w:r>
            </w:ins>
          </w:p>
        </w:tc>
        <w:tc>
          <w:tcPr>
            <w:tcW w:w="4392" w:type="dxa"/>
            <w:vAlign w:val="center"/>
          </w:tcPr>
          <w:p w14:paraId="4ABF0BBB" w14:textId="77777777" w:rsidR="00D93FA3" w:rsidRPr="00D93FA3" w:rsidRDefault="00D93FA3" w:rsidP="00D93FA3">
            <w:pPr>
              <w:spacing w:after="160" w:line="259" w:lineRule="auto"/>
              <w:rPr>
                <w:ins w:id="1780" w:author="Airat Shigapov" w:date="2021-10-29T19:57:00Z"/>
                <w:rFonts w:ascii="Times New Roman" w:hAnsi="Times New Roman" w:cs="Times New Roman"/>
                <w:sz w:val="28"/>
                <w:szCs w:val="28"/>
                <w:lang w:val="en-US"/>
              </w:rPr>
            </w:pPr>
            <w:ins w:id="1781" w:author="Airat Shigapov" w:date="2021-10-29T19:57:00Z">
              <w:r w:rsidRPr="00D93FA3">
                <w:rPr>
                  <w:rFonts w:ascii="Times New Roman" w:hAnsi="Times New Roman" w:cs="Times New Roman"/>
                  <w:sz w:val="28"/>
                  <w:szCs w:val="28"/>
                  <w:lang w:val="en-US"/>
                </w:rPr>
                <w:t>Id</w:t>
              </w:r>
            </w:ins>
          </w:p>
        </w:tc>
        <w:tc>
          <w:tcPr>
            <w:tcW w:w="2136" w:type="dxa"/>
            <w:vAlign w:val="center"/>
          </w:tcPr>
          <w:p w14:paraId="1E31D2C9" w14:textId="77777777" w:rsidR="00D93FA3" w:rsidRPr="00D93FA3" w:rsidRDefault="00D93FA3" w:rsidP="00D93FA3">
            <w:pPr>
              <w:spacing w:after="160" w:line="259" w:lineRule="auto"/>
              <w:rPr>
                <w:ins w:id="1782" w:author="Airat Shigapov" w:date="2021-10-29T19:57:00Z"/>
                <w:rFonts w:ascii="Times New Roman" w:hAnsi="Times New Roman" w:cs="Times New Roman"/>
                <w:sz w:val="28"/>
                <w:szCs w:val="28"/>
                <w:lang w:val="en-US"/>
              </w:rPr>
            </w:pPr>
            <w:ins w:id="1783" w:author="Airat Shigapov" w:date="2021-10-29T19:57:00Z">
              <w:r w:rsidRPr="00D93FA3">
                <w:rPr>
                  <w:rFonts w:ascii="Times New Roman" w:hAnsi="Times New Roman" w:cs="Times New Roman"/>
                  <w:sz w:val="28"/>
                  <w:szCs w:val="28"/>
                  <w:lang w:val="en-US"/>
                </w:rPr>
                <w:t>int</w:t>
              </w:r>
            </w:ins>
          </w:p>
        </w:tc>
        <w:tc>
          <w:tcPr>
            <w:tcW w:w="1891" w:type="dxa"/>
          </w:tcPr>
          <w:p w14:paraId="7870384A" w14:textId="77777777" w:rsidR="00D93FA3" w:rsidRPr="00D93FA3" w:rsidRDefault="00D93FA3" w:rsidP="00D93FA3">
            <w:pPr>
              <w:spacing w:after="160" w:line="259" w:lineRule="auto"/>
              <w:rPr>
                <w:ins w:id="1784" w:author="Airat Shigapov" w:date="2021-10-29T19:57:00Z"/>
                <w:rFonts w:ascii="Times New Roman" w:hAnsi="Times New Roman" w:cs="Times New Roman"/>
                <w:sz w:val="28"/>
                <w:szCs w:val="28"/>
                <w:lang w:val="en-US"/>
              </w:rPr>
            </w:pPr>
            <w:ins w:id="1785" w:author="Airat Shigapov" w:date="2021-10-29T19:57:00Z">
              <w:r w:rsidRPr="00D93FA3">
                <w:rPr>
                  <w:rFonts w:ascii="Times New Roman" w:hAnsi="Times New Roman" w:cs="Times New Roman"/>
                  <w:sz w:val="28"/>
                  <w:szCs w:val="28"/>
                  <w:lang w:val="en-US"/>
                </w:rPr>
                <w:t>Not Null</w:t>
              </w:r>
            </w:ins>
          </w:p>
        </w:tc>
      </w:tr>
      <w:tr w:rsidR="00D93FA3" w:rsidRPr="00D93FA3" w14:paraId="6D9E3130" w14:textId="77777777" w:rsidTr="00687A9C">
        <w:trPr>
          <w:ins w:id="1786" w:author="Airat Shigapov" w:date="2021-10-29T19:57:00Z"/>
        </w:trPr>
        <w:tc>
          <w:tcPr>
            <w:tcW w:w="926" w:type="dxa"/>
            <w:vAlign w:val="center"/>
          </w:tcPr>
          <w:p w14:paraId="38B1251A" w14:textId="77777777" w:rsidR="00D93FA3" w:rsidRPr="00D93FA3" w:rsidRDefault="00D93FA3" w:rsidP="00D93FA3">
            <w:pPr>
              <w:spacing w:after="160" w:line="259" w:lineRule="auto"/>
              <w:rPr>
                <w:ins w:id="1787" w:author="Airat Shigapov" w:date="2021-10-29T19:57:00Z"/>
                <w:rFonts w:ascii="Times New Roman" w:hAnsi="Times New Roman" w:cs="Times New Roman"/>
                <w:sz w:val="28"/>
                <w:szCs w:val="28"/>
              </w:rPr>
            </w:pPr>
          </w:p>
        </w:tc>
        <w:tc>
          <w:tcPr>
            <w:tcW w:w="4392" w:type="dxa"/>
            <w:vAlign w:val="center"/>
          </w:tcPr>
          <w:p w14:paraId="7EE91D2D" w14:textId="77777777" w:rsidR="00D93FA3" w:rsidRPr="00D93FA3" w:rsidRDefault="00D93FA3" w:rsidP="00D93FA3">
            <w:pPr>
              <w:spacing w:after="160" w:line="259" w:lineRule="auto"/>
              <w:rPr>
                <w:ins w:id="1788" w:author="Airat Shigapov" w:date="2021-10-29T19:57:00Z"/>
                <w:rFonts w:ascii="Times New Roman" w:hAnsi="Times New Roman" w:cs="Times New Roman"/>
                <w:sz w:val="28"/>
                <w:szCs w:val="28"/>
                <w:lang w:val="en-US"/>
              </w:rPr>
            </w:pPr>
            <w:ins w:id="1789" w:author="Airat Shigapov" w:date="2021-10-29T19:57:00Z">
              <w:r w:rsidRPr="00D93FA3">
                <w:rPr>
                  <w:rFonts w:ascii="Times New Roman" w:hAnsi="Times New Roman" w:cs="Times New Roman"/>
                  <w:sz w:val="28"/>
                  <w:szCs w:val="28"/>
                  <w:lang w:val="en-US"/>
                </w:rPr>
                <w:t>Name</w:t>
              </w:r>
            </w:ins>
          </w:p>
        </w:tc>
        <w:tc>
          <w:tcPr>
            <w:tcW w:w="2136" w:type="dxa"/>
            <w:vAlign w:val="center"/>
          </w:tcPr>
          <w:p w14:paraId="5011332B" w14:textId="77777777" w:rsidR="00D93FA3" w:rsidRPr="00D93FA3" w:rsidRDefault="00D93FA3" w:rsidP="00D93FA3">
            <w:pPr>
              <w:spacing w:after="160" w:line="259" w:lineRule="auto"/>
              <w:rPr>
                <w:ins w:id="1790" w:author="Airat Shigapov" w:date="2021-10-29T19:57:00Z"/>
                <w:rFonts w:ascii="Times New Roman" w:hAnsi="Times New Roman" w:cs="Times New Roman"/>
                <w:sz w:val="28"/>
                <w:szCs w:val="28"/>
              </w:rPr>
            </w:pPr>
            <w:proofErr w:type="spellStart"/>
            <w:proofErr w:type="gramStart"/>
            <w:ins w:id="1791" w:author="Airat Shigapov" w:date="2021-10-29T19:57:00Z">
              <w:r w:rsidRPr="00D93FA3">
                <w:rPr>
                  <w:rFonts w:ascii="Times New Roman" w:hAnsi="Times New Roman" w:cs="Times New Roman"/>
                  <w:sz w:val="28"/>
                  <w:szCs w:val="28"/>
                  <w:lang w:val="en-US"/>
                </w:rPr>
                <w:t>nvarchar</w:t>
              </w:r>
              <w:proofErr w:type="spellEnd"/>
              <w:r w:rsidRPr="00D93FA3">
                <w:rPr>
                  <w:rFonts w:ascii="Times New Roman" w:hAnsi="Times New Roman" w:cs="Times New Roman"/>
                  <w:sz w:val="28"/>
                  <w:szCs w:val="28"/>
                  <w:lang w:val="en-US"/>
                </w:rPr>
                <w:t>(</w:t>
              </w:r>
              <w:proofErr w:type="gramEnd"/>
              <w:r w:rsidRPr="00D93FA3">
                <w:rPr>
                  <w:rFonts w:ascii="Times New Roman" w:hAnsi="Times New Roman" w:cs="Times New Roman"/>
                  <w:sz w:val="28"/>
                  <w:szCs w:val="28"/>
                  <w:lang w:val="en-US"/>
                </w:rPr>
                <w:t>50)</w:t>
              </w:r>
            </w:ins>
          </w:p>
        </w:tc>
        <w:tc>
          <w:tcPr>
            <w:tcW w:w="1891" w:type="dxa"/>
          </w:tcPr>
          <w:p w14:paraId="3EE4E125" w14:textId="77777777" w:rsidR="00D93FA3" w:rsidRPr="00D93FA3" w:rsidRDefault="00D93FA3" w:rsidP="00D93FA3">
            <w:pPr>
              <w:spacing w:after="160" w:line="259" w:lineRule="auto"/>
              <w:rPr>
                <w:ins w:id="1792" w:author="Airat Shigapov" w:date="2021-10-29T19:57:00Z"/>
                <w:rFonts w:ascii="Times New Roman" w:hAnsi="Times New Roman" w:cs="Times New Roman"/>
                <w:sz w:val="28"/>
                <w:szCs w:val="28"/>
                <w:lang w:val="en-US"/>
              </w:rPr>
            </w:pPr>
            <w:ins w:id="1793" w:author="Airat Shigapov" w:date="2021-10-29T19:57:00Z">
              <w:r w:rsidRPr="00D93FA3">
                <w:rPr>
                  <w:rFonts w:ascii="Times New Roman" w:hAnsi="Times New Roman" w:cs="Times New Roman"/>
                  <w:sz w:val="28"/>
                  <w:szCs w:val="28"/>
                  <w:lang w:val="en-US"/>
                </w:rPr>
                <w:t>Null</w:t>
              </w:r>
            </w:ins>
          </w:p>
        </w:tc>
      </w:tr>
    </w:tbl>
    <w:p w14:paraId="56230F09" w14:textId="159CAF59" w:rsidR="00D93FA3" w:rsidRPr="00A67788" w:rsidRDefault="00D93FA3">
      <w:pPr>
        <w:spacing w:before="120" w:after="0" w:line="360" w:lineRule="auto"/>
        <w:jc w:val="center"/>
        <w:rPr>
          <w:ins w:id="1794" w:author="Airat Shigapov" w:date="2021-10-29T19:53:00Z"/>
          <w:rFonts w:ascii="Times New Roman" w:hAnsi="Times New Roman" w:cs="Times New Roman"/>
          <w:sz w:val="28"/>
          <w:szCs w:val="28"/>
          <w:lang w:val="en-US"/>
          <w:rPrChange w:id="1795" w:author="Airat Shigapov" w:date="2021-10-29T19:58:00Z">
            <w:rPr>
              <w:ins w:id="1796" w:author="Airat Shigapov" w:date="2021-10-29T19:53:00Z"/>
            </w:rPr>
          </w:rPrChange>
        </w:rPr>
        <w:pPrChange w:id="1797" w:author="Airat Shigapov" w:date="2021-10-29T19:59:00Z">
          <w:pPr/>
        </w:pPrChange>
      </w:pPr>
      <w:ins w:id="1798" w:author="Airat Shigapov" w:date="2021-10-29T19:58:00Z">
        <w:r>
          <w:rPr>
            <w:rFonts w:ascii="Times New Roman" w:hAnsi="Times New Roman" w:cs="Times New Roman"/>
            <w:sz w:val="28"/>
            <w:szCs w:val="28"/>
          </w:rPr>
          <w:t xml:space="preserve">Таблица </w:t>
        </w:r>
        <w:r w:rsidR="00A67788">
          <w:rPr>
            <w:rFonts w:ascii="Times New Roman" w:hAnsi="Times New Roman" w:cs="Times New Roman"/>
            <w:sz w:val="28"/>
            <w:szCs w:val="28"/>
          </w:rPr>
          <w:t>3</w:t>
        </w:r>
        <w:r>
          <w:rPr>
            <w:rFonts w:ascii="Times New Roman" w:hAnsi="Times New Roman" w:cs="Times New Roman"/>
            <w:sz w:val="28"/>
            <w:szCs w:val="28"/>
          </w:rPr>
          <w:t>.1</w:t>
        </w:r>
        <w:r w:rsidR="00A67788">
          <w:rPr>
            <w:rFonts w:ascii="Times New Roman" w:hAnsi="Times New Roman" w:cs="Times New Roman"/>
            <w:sz w:val="28"/>
            <w:szCs w:val="28"/>
          </w:rPr>
          <w:t xml:space="preserve"> Таблица </w:t>
        </w:r>
        <w:r w:rsidR="00A67788">
          <w:rPr>
            <w:rFonts w:ascii="Times New Roman" w:hAnsi="Times New Roman" w:cs="Times New Roman"/>
            <w:sz w:val="28"/>
            <w:szCs w:val="28"/>
            <w:lang w:val="en-US"/>
          </w:rPr>
          <w:t>Brand</w:t>
        </w:r>
      </w:ins>
    </w:p>
    <w:p w14:paraId="19850FB9" w14:textId="2D34F9E2" w:rsidR="00D31A8D" w:rsidRPr="00687A9C" w:rsidRDefault="00D31A8D" w:rsidP="00D31A8D">
      <w:pPr>
        <w:spacing w:after="0" w:line="360" w:lineRule="auto"/>
        <w:ind w:firstLine="708"/>
        <w:rPr>
          <w:ins w:id="1799" w:author="Airat Shigapov" w:date="2021-10-29T20:04:00Z"/>
          <w:rFonts w:ascii="Times New Roman" w:hAnsi="Times New Roman" w:cs="Times New Roman"/>
          <w:sz w:val="28"/>
          <w:szCs w:val="28"/>
        </w:rPr>
      </w:pPr>
      <w:ins w:id="1800" w:author="Airat Shigapov" w:date="2021-10-29T20:04:00Z">
        <w:r>
          <w:rPr>
            <w:rFonts w:ascii="Times New Roman" w:hAnsi="Times New Roman" w:cs="Times New Roman"/>
            <w:sz w:val="28"/>
            <w:szCs w:val="28"/>
          </w:rPr>
          <w:t xml:space="preserve">Таблица </w:t>
        </w:r>
        <w:r>
          <w:rPr>
            <w:rFonts w:ascii="Times New Roman" w:hAnsi="Times New Roman" w:cs="Times New Roman"/>
            <w:sz w:val="28"/>
            <w:szCs w:val="28"/>
            <w:lang w:val="en-US"/>
          </w:rPr>
          <w:t>Brand</w:t>
        </w:r>
        <w:r w:rsidRPr="00687A9C">
          <w:rPr>
            <w:rFonts w:ascii="Times New Roman" w:hAnsi="Times New Roman" w:cs="Times New Roman"/>
            <w:sz w:val="28"/>
            <w:szCs w:val="28"/>
          </w:rPr>
          <w:t xml:space="preserve"> </w:t>
        </w:r>
        <w:r>
          <w:rPr>
            <w:rFonts w:ascii="Times New Roman" w:hAnsi="Times New Roman" w:cs="Times New Roman"/>
            <w:sz w:val="28"/>
            <w:szCs w:val="28"/>
          </w:rPr>
          <w:t>описывает единицы измерений продаваемых товаров (Рисунок 3.</w:t>
        </w:r>
      </w:ins>
      <w:ins w:id="1801" w:author="Airat Shigapov" w:date="2021-10-29T20:05:00Z">
        <w:r w:rsidR="008F5CD3">
          <w:rPr>
            <w:rFonts w:ascii="Times New Roman" w:hAnsi="Times New Roman" w:cs="Times New Roman"/>
            <w:sz w:val="28"/>
            <w:szCs w:val="28"/>
          </w:rPr>
          <w:t>2</w:t>
        </w:r>
      </w:ins>
      <w:ins w:id="1802" w:author="Airat Shigapov" w:date="2021-10-29T20:04:00Z">
        <w:r>
          <w:rPr>
            <w:rFonts w:ascii="Times New Roman" w:hAnsi="Times New Roman" w:cs="Times New Roman"/>
            <w:sz w:val="28"/>
            <w:szCs w:val="28"/>
          </w:rPr>
          <w:t>).</w:t>
        </w:r>
      </w:ins>
    </w:p>
    <w:tbl>
      <w:tblPr>
        <w:tblStyle w:val="a9"/>
        <w:tblW w:w="0" w:type="auto"/>
        <w:tblLook w:val="04A0" w:firstRow="1" w:lastRow="0" w:firstColumn="1" w:lastColumn="0" w:noHBand="0" w:noVBand="1"/>
        <w:tblPrChange w:id="1803" w:author="Airat Shigapov" w:date="2021-10-29T19:53:00Z">
          <w:tblPr>
            <w:tblStyle w:val="a9"/>
            <w:tblW w:w="0" w:type="auto"/>
            <w:tblLook w:val="04A0" w:firstRow="1" w:lastRow="0" w:firstColumn="1" w:lastColumn="0" w:noHBand="0" w:noVBand="1"/>
          </w:tblPr>
        </w:tblPrChange>
      </w:tblPr>
      <w:tblGrid>
        <w:gridCol w:w="893"/>
        <w:gridCol w:w="2418"/>
        <w:gridCol w:w="3127"/>
        <w:gridCol w:w="1816"/>
        <w:gridCol w:w="1374"/>
        <w:tblGridChange w:id="1804">
          <w:tblGrid>
            <w:gridCol w:w="926"/>
            <w:gridCol w:w="4392"/>
            <w:gridCol w:w="4392"/>
            <w:gridCol w:w="2136"/>
            <w:gridCol w:w="1891"/>
          </w:tblGrid>
        </w:tblGridChange>
      </w:tblGrid>
      <w:tr w:rsidR="000427B8" w:rsidRPr="007B0F77" w14:paraId="12F12912" w14:textId="77777777" w:rsidTr="00A67788">
        <w:trPr>
          <w:ins w:id="1805" w:author="Airat Shigapov" w:date="2021-10-29T19:53:00Z"/>
        </w:trPr>
        <w:tc>
          <w:tcPr>
            <w:tcW w:w="893" w:type="dxa"/>
            <w:vAlign w:val="center"/>
            <w:tcPrChange w:id="1806" w:author="Airat Shigapov" w:date="2021-10-29T19:53:00Z">
              <w:tcPr>
                <w:tcW w:w="926" w:type="dxa"/>
                <w:vAlign w:val="center"/>
              </w:tcPr>
            </w:tcPrChange>
          </w:tcPr>
          <w:p w14:paraId="41F499B5" w14:textId="77777777" w:rsidR="000427B8" w:rsidRPr="007B0F77" w:rsidRDefault="000427B8" w:rsidP="000427B8">
            <w:pPr>
              <w:spacing w:line="360" w:lineRule="auto"/>
              <w:jc w:val="center"/>
              <w:rPr>
                <w:ins w:id="1807" w:author="Airat Shigapov" w:date="2021-10-29T19:53:00Z"/>
                <w:rFonts w:ascii="Times New Roman" w:hAnsi="Times New Roman" w:cs="Times New Roman"/>
                <w:sz w:val="28"/>
                <w:szCs w:val="28"/>
                <w:rPrChange w:id="1808" w:author="Airat Shigapov" w:date="2021-10-29T19:55:00Z">
                  <w:rPr>
                    <w:ins w:id="1809" w:author="Airat Shigapov" w:date="2021-10-29T19:53:00Z"/>
                    <w:rFonts w:ascii="Times New Roman" w:hAnsi="Times New Roman" w:cs="Times New Roman"/>
                    <w:sz w:val="24"/>
                    <w:szCs w:val="24"/>
                  </w:rPr>
                </w:rPrChange>
              </w:rPr>
            </w:pPr>
            <w:ins w:id="1810" w:author="Airat Shigapov" w:date="2021-10-29T19:53:00Z">
              <w:r w:rsidRPr="007B0F77">
                <w:rPr>
                  <w:rFonts w:ascii="Times New Roman" w:hAnsi="Times New Roman" w:cs="Times New Roman"/>
                  <w:sz w:val="28"/>
                  <w:szCs w:val="28"/>
                  <w:rPrChange w:id="1811" w:author="Airat Shigapov" w:date="2021-10-29T19:55:00Z">
                    <w:rPr>
                      <w:rFonts w:ascii="Times New Roman" w:hAnsi="Times New Roman" w:cs="Times New Roman"/>
                      <w:sz w:val="24"/>
                      <w:szCs w:val="24"/>
                    </w:rPr>
                  </w:rPrChange>
                </w:rPr>
                <w:t>Ключ</w:t>
              </w:r>
            </w:ins>
          </w:p>
        </w:tc>
        <w:tc>
          <w:tcPr>
            <w:tcW w:w="2418" w:type="dxa"/>
            <w:tcPrChange w:id="1812" w:author="Airat Shigapov" w:date="2021-10-29T19:53:00Z">
              <w:tcPr>
                <w:tcW w:w="4392" w:type="dxa"/>
              </w:tcPr>
            </w:tcPrChange>
          </w:tcPr>
          <w:p w14:paraId="274BE4A5" w14:textId="77777777" w:rsidR="000427B8" w:rsidRPr="007B0F77" w:rsidRDefault="000427B8" w:rsidP="000427B8">
            <w:pPr>
              <w:spacing w:line="360" w:lineRule="auto"/>
              <w:jc w:val="center"/>
              <w:rPr>
                <w:ins w:id="1813" w:author="Airat Shigapov" w:date="2021-10-29T19:53:00Z"/>
                <w:rFonts w:ascii="Times New Roman" w:hAnsi="Times New Roman" w:cs="Times New Roman"/>
                <w:sz w:val="28"/>
                <w:szCs w:val="28"/>
                <w:rPrChange w:id="1814" w:author="Airat Shigapov" w:date="2021-10-29T19:55:00Z">
                  <w:rPr>
                    <w:ins w:id="1815" w:author="Airat Shigapov" w:date="2021-10-29T19:53:00Z"/>
                    <w:rFonts w:ascii="Times New Roman" w:hAnsi="Times New Roman" w:cs="Times New Roman"/>
                    <w:sz w:val="24"/>
                    <w:szCs w:val="24"/>
                  </w:rPr>
                </w:rPrChange>
              </w:rPr>
            </w:pPr>
          </w:p>
        </w:tc>
        <w:tc>
          <w:tcPr>
            <w:tcW w:w="3127" w:type="dxa"/>
            <w:vAlign w:val="center"/>
            <w:tcPrChange w:id="1816" w:author="Airat Shigapov" w:date="2021-10-29T19:53:00Z">
              <w:tcPr>
                <w:tcW w:w="4392" w:type="dxa"/>
                <w:vAlign w:val="center"/>
              </w:tcPr>
            </w:tcPrChange>
          </w:tcPr>
          <w:p w14:paraId="5FB98467" w14:textId="43C63E2C" w:rsidR="000427B8" w:rsidRPr="007B0F77" w:rsidRDefault="000427B8" w:rsidP="000427B8">
            <w:pPr>
              <w:spacing w:line="360" w:lineRule="auto"/>
              <w:jc w:val="center"/>
              <w:rPr>
                <w:ins w:id="1817" w:author="Airat Shigapov" w:date="2021-10-29T19:53:00Z"/>
                <w:rFonts w:ascii="Times New Roman" w:hAnsi="Times New Roman" w:cs="Times New Roman"/>
                <w:sz w:val="28"/>
                <w:szCs w:val="28"/>
                <w:rPrChange w:id="1818" w:author="Airat Shigapov" w:date="2021-10-29T19:55:00Z">
                  <w:rPr>
                    <w:ins w:id="1819" w:author="Airat Shigapov" w:date="2021-10-29T19:53:00Z"/>
                    <w:rFonts w:ascii="Times New Roman" w:hAnsi="Times New Roman" w:cs="Times New Roman"/>
                    <w:sz w:val="24"/>
                    <w:szCs w:val="24"/>
                  </w:rPr>
                </w:rPrChange>
              </w:rPr>
            </w:pPr>
            <w:ins w:id="1820" w:author="Airat Shigapov" w:date="2021-10-29T19:53:00Z">
              <w:r w:rsidRPr="007B0F77">
                <w:rPr>
                  <w:rFonts w:ascii="Times New Roman" w:hAnsi="Times New Roman" w:cs="Times New Roman"/>
                  <w:sz w:val="28"/>
                  <w:szCs w:val="28"/>
                  <w:rPrChange w:id="1821" w:author="Airat Shigapov" w:date="2021-10-29T19:55:00Z">
                    <w:rPr>
                      <w:rFonts w:ascii="Times New Roman" w:hAnsi="Times New Roman" w:cs="Times New Roman"/>
                      <w:sz w:val="24"/>
                      <w:szCs w:val="24"/>
                    </w:rPr>
                  </w:rPrChange>
                </w:rPr>
                <w:t>Наименование</w:t>
              </w:r>
            </w:ins>
          </w:p>
        </w:tc>
        <w:tc>
          <w:tcPr>
            <w:tcW w:w="1816" w:type="dxa"/>
            <w:vAlign w:val="center"/>
            <w:tcPrChange w:id="1822" w:author="Airat Shigapov" w:date="2021-10-29T19:53:00Z">
              <w:tcPr>
                <w:tcW w:w="2136" w:type="dxa"/>
                <w:vAlign w:val="center"/>
              </w:tcPr>
            </w:tcPrChange>
          </w:tcPr>
          <w:p w14:paraId="6B19407A" w14:textId="77777777" w:rsidR="000427B8" w:rsidRPr="007B0F77" w:rsidRDefault="000427B8" w:rsidP="000427B8">
            <w:pPr>
              <w:spacing w:line="360" w:lineRule="auto"/>
              <w:jc w:val="center"/>
              <w:rPr>
                <w:ins w:id="1823" w:author="Airat Shigapov" w:date="2021-10-29T19:53:00Z"/>
                <w:rFonts w:ascii="Times New Roman" w:hAnsi="Times New Roman" w:cs="Times New Roman"/>
                <w:sz w:val="28"/>
                <w:szCs w:val="28"/>
                <w:rPrChange w:id="1824" w:author="Airat Shigapov" w:date="2021-10-29T19:55:00Z">
                  <w:rPr>
                    <w:ins w:id="1825" w:author="Airat Shigapov" w:date="2021-10-29T19:53:00Z"/>
                    <w:rFonts w:ascii="Times New Roman" w:hAnsi="Times New Roman" w:cs="Times New Roman"/>
                    <w:sz w:val="24"/>
                    <w:szCs w:val="24"/>
                  </w:rPr>
                </w:rPrChange>
              </w:rPr>
            </w:pPr>
            <w:ins w:id="1826" w:author="Airat Shigapov" w:date="2021-10-29T19:53:00Z">
              <w:r w:rsidRPr="007B0F77">
                <w:rPr>
                  <w:rFonts w:ascii="Times New Roman" w:hAnsi="Times New Roman" w:cs="Times New Roman"/>
                  <w:sz w:val="28"/>
                  <w:szCs w:val="28"/>
                  <w:rPrChange w:id="1827" w:author="Airat Shigapov" w:date="2021-10-29T19:55:00Z">
                    <w:rPr>
                      <w:rFonts w:ascii="Times New Roman" w:hAnsi="Times New Roman" w:cs="Times New Roman"/>
                      <w:sz w:val="24"/>
                      <w:szCs w:val="24"/>
                    </w:rPr>
                  </w:rPrChange>
                </w:rPr>
                <w:t>Тип данных</w:t>
              </w:r>
            </w:ins>
          </w:p>
        </w:tc>
        <w:tc>
          <w:tcPr>
            <w:tcW w:w="1374" w:type="dxa"/>
            <w:tcPrChange w:id="1828" w:author="Airat Shigapov" w:date="2021-10-29T19:53:00Z">
              <w:tcPr>
                <w:tcW w:w="1891" w:type="dxa"/>
              </w:tcPr>
            </w:tcPrChange>
          </w:tcPr>
          <w:p w14:paraId="42CB7916" w14:textId="77777777" w:rsidR="000427B8" w:rsidRPr="007B0F77" w:rsidRDefault="000427B8" w:rsidP="000427B8">
            <w:pPr>
              <w:spacing w:line="360" w:lineRule="auto"/>
              <w:jc w:val="center"/>
              <w:rPr>
                <w:ins w:id="1829" w:author="Airat Shigapov" w:date="2021-10-29T19:53:00Z"/>
                <w:rFonts w:ascii="Times New Roman" w:hAnsi="Times New Roman" w:cs="Times New Roman"/>
                <w:sz w:val="28"/>
                <w:szCs w:val="28"/>
                <w:rPrChange w:id="1830" w:author="Airat Shigapov" w:date="2021-10-29T19:55:00Z">
                  <w:rPr>
                    <w:ins w:id="1831" w:author="Airat Shigapov" w:date="2021-10-29T19:53:00Z"/>
                    <w:rFonts w:ascii="Times New Roman" w:hAnsi="Times New Roman" w:cs="Times New Roman"/>
                    <w:sz w:val="24"/>
                    <w:szCs w:val="24"/>
                  </w:rPr>
                </w:rPrChange>
              </w:rPr>
            </w:pPr>
            <w:ins w:id="1832" w:author="Airat Shigapov" w:date="2021-10-29T19:53:00Z">
              <w:r w:rsidRPr="007B0F77">
                <w:rPr>
                  <w:rFonts w:ascii="Times New Roman" w:hAnsi="Times New Roman" w:cs="Times New Roman"/>
                  <w:sz w:val="28"/>
                  <w:szCs w:val="28"/>
                  <w:rPrChange w:id="1833" w:author="Airat Shigapov" w:date="2021-10-29T19:55:00Z">
                    <w:rPr>
                      <w:rFonts w:ascii="Times New Roman" w:hAnsi="Times New Roman" w:cs="Times New Roman"/>
                      <w:sz w:val="24"/>
                      <w:szCs w:val="24"/>
                    </w:rPr>
                  </w:rPrChange>
                </w:rPr>
                <w:t>Не пусто</w:t>
              </w:r>
            </w:ins>
          </w:p>
        </w:tc>
      </w:tr>
      <w:tr w:rsidR="000427B8" w:rsidRPr="007B0F77" w14:paraId="03F1E06C" w14:textId="77777777" w:rsidTr="00A67788">
        <w:trPr>
          <w:ins w:id="1834" w:author="Airat Shigapov" w:date="2021-10-29T19:53:00Z"/>
        </w:trPr>
        <w:tc>
          <w:tcPr>
            <w:tcW w:w="893" w:type="dxa"/>
            <w:vAlign w:val="center"/>
            <w:tcPrChange w:id="1835" w:author="Airat Shigapov" w:date="2021-10-29T19:53:00Z">
              <w:tcPr>
                <w:tcW w:w="926" w:type="dxa"/>
                <w:vAlign w:val="center"/>
              </w:tcPr>
            </w:tcPrChange>
          </w:tcPr>
          <w:p w14:paraId="48C1567B" w14:textId="77777777" w:rsidR="000427B8" w:rsidRPr="007B0F77" w:rsidRDefault="000427B8" w:rsidP="000427B8">
            <w:pPr>
              <w:spacing w:line="360" w:lineRule="auto"/>
              <w:jc w:val="center"/>
              <w:rPr>
                <w:ins w:id="1836" w:author="Airat Shigapov" w:date="2021-10-29T19:53:00Z"/>
                <w:rFonts w:ascii="Times New Roman" w:hAnsi="Times New Roman" w:cs="Times New Roman"/>
                <w:sz w:val="28"/>
                <w:szCs w:val="28"/>
                <w:lang w:val="en-US"/>
                <w:rPrChange w:id="1837" w:author="Airat Shigapov" w:date="2021-10-29T19:55:00Z">
                  <w:rPr>
                    <w:ins w:id="1838" w:author="Airat Shigapov" w:date="2021-10-29T19:53:00Z"/>
                    <w:rFonts w:ascii="Times New Roman" w:hAnsi="Times New Roman" w:cs="Times New Roman"/>
                    <w:sz w:val="24"/>
                    <w:szCs w:val="24"/>
                    <w:lang w:val="en-US"/>
                  </w:rPr>
                </w:rPrChange>
              </w:rPr>
            </w:pPr>
            <w:ins w:id="1839" w:author="Airat Shigapov" w:date="2021-10-29T19:53:00Z">
              <w:r w:rsidRPr="007B0F77">
                <w:rPr>
                  <w:rFonts w:ascii="Times New Roman" w:hAnsi="Times New Roman" w:cs="Times New Roman"/>
                  <w:sz w:val="28"/>
                  <w:szCs w:val="28"/>
                  <w:lang w:val="en-US"/>
                  <w:rPrChange w:id="1840" w:author="Airat Shigapov" w:date="2021-10-29T19:55:00Z">
                    <w:rPr>
                      <w:rFonts w:ascii="Times New Roman" w:hAnsi="Times New Roman" w:cs="Times New Roman"/>
                      <w:sz w:val="24"/>
                      <w:szCs w:val="24"/>
                      <w:lang w:val="en-US"/>
                    </w:rPr>
                  </w:rPrChange>
                </w:rPr>
                <w:t>PK</w:t>
              </w:r>
            </w:ins>
          </w:p>
        </w:tc>
        <w:tc>
          <w:tcPr>
            <w:tcW w:w="2418" w:type="dxa"/>
            <w:tcPrChange w:id="1841" w:author="Airat Shigapov" w:date="2021-10-29T19:53:00Z">
              <w:tcPr>
                <w:tcW w:w="4392" w:type="dxa"/>
              </w:tcPr>
            </w:tcPrChange>
          </w:tcPr>
          <w:p w14:paraId="05740489" w14:textId="77777777" w:rsidR="000427B8" w:rsidRPr="007B0F77" w:rsidRDefault="000427B8" w:rsidP="000427B8">
            <w:pPr>
              <w:spacing w:line="360" w:lineRule="auto"/>
              <w:jc w:val="center"/>
              <w:rPr>
                <w:ins w:id="1842" w:author="Airat Shigapov" w:date="2021-10-29T19:53:00Z"/>
                <w:rFonts w:ascii="Times New Roman" w:hAnsi="Times New Roman" w:cs="Times New Roman"/>
                <w:sz w:val="28"/>
                <w:szCs w:val="28"/>
                <w:lang w:val="en-US"/>
                <w:rPrChange w:id="1843" w:author="Airat Shigapov" w:date="2021-10-29T19:55:00Z">
                  <w:rPr>
                    <w:ins w:id="1844" w:author="Airat Shigapov" w:date="2021-10-29T19:53:00Z"/>
                    <w:rFonts w:ascii="Times New Roman" w:hAnsi="Times New Roman" w:cs="Times New Roman"/>
                    <w:sz w:val="24"/>
                    <w:szCs w:val="24"/>
                    <w:lang w:val="en-US"/>
                  </w:rPr>
                </w:rPrChange>
              </w:rPr>
            </w:pPr>
          </w:p>
        </w:tc>
        <w:tc>
          <w:tcPr>
            <w:tcW w:w="3127" w:type="dxa"/>
            <w:vAlign w:val="center"/>
            <w:tcPrChange w:id="1845" w:author="Airat Shigapov" w:date="2021-10-29T19:53:00Z">
              <w:tcPr>
                <w:tcW w:w="4392" w:type="dxa"/>
                <w:vAlign w:val="center"/>
              </w:tcPr>
            </w:tcPrChange>
          </w:tcPr>
          <w:p w14:paraId="3C1F7657" w14:textId="258F4C6F" w:rsidR="000427B8" w:rsidRPr="007B0F77" w:rsidRDefault="000427B8" w:rsidP="000427B8">
            <w:pPr>
              <w:spacing w:line="360" w:lineRule="auto"/>
              <w:jc w:val="center"/>
              <w:rPr>
                <w:ins w:id="1846" w:author="Airat Shigapov" w:date="2021-10-29T19:53:00Z"/>
                <w:rFonts w:ascii="Times New Roman" w:hAnsi="Times New Roman" w:cs="Times New Roman"/>
                <w:sz w:val="28"/>
                <w:szCs w:val="28"/>
                <w:lang w:val="en-US"/>
                <w:rPrChange w:id="1847" w:author="Airat Shigapov" w:date="2021-10-29T19:55:00Z">
                  <w:rPr>
                    <w:ins w:id="1848" w:author="Airat Shigapov" w:date="2021-10-29T19:53:00Z"/>
                    <w:rFonts w:ascii="Times New Roman" w:hAnsi="Times New Roman" w:cs="Times New Roman"/>
                    <w:sz w:val="24"/>
                    <w:szCs w:val="24"/>
                    <w:lang w:val="en-US"/>
                  </w:rPr>
                </w:rPrChange>
              </w:rPr>
            </w:pPr>
            <w:ins w:id="1849" w:author="Airat Shigapov" w:date="2021-10-29T19:53:00Z">
              <w:r w:rsidRPr="007B0F77">
                <w:rPr>
                  <w:rFonts w:ascii="Times New Roman" w:hAnsi="Times New Roman" w:cs="Times New Roman"/>
                  <w:sz w:val="28"/>
                  <w:szCs w:val="28"/>
                  <w:lang w:val="en-US"/>
                  <w:rPrChange w:id="1850" w:author="Airat Shigapov" w:date="2021-10-29T19:55:00Z">
                    <w:rPr>
                      <w:rFonts w:ascii="Times New Roman" w:hAnsi="Times New Roman" w:cs="Times New Roman"/>
                      <w:sz w:val="24"/>
                      <w:szCs w:val="24"/>
                      <w:lang w:val="en-US"/>
                    </w:rPr>
                  </w:rPrChange>
                </w:rPr>
                <w:t>Id</w:t>
              </w:r>
            </w:ins>
          </w:p>
        </w:tc>
        <w:tc>
          <w:tcPr>
            <w:tcW w:w="1816" w:type="dxa"/>
            <w:vAlign w:val="center"/>
            <w:tcPrChange w:id="1851" w:author="Airat Shigapov" w:date="2021-10-29T19:53:00Z">
              <w:tcPr>
                <w:tcW w:w="2136" w:type="dxa"/>
                <w:vAlign w:val="center"/>
              </w:tcPr>
            </w:tcPrChange>
          </w:tcPr>
          <w:p w14:paraId="1E0BB04A" w14:textId="77777777" w:rsidR="000427B8" w:rsidRPr="007B0F77" w:rsidRDefault="000427B8" w:rsidP="000427B8">
            <w:pPr>
              <w:spacing w:line="360" w:lineRule="auto"/>
              <w:jc w:val="center"/>
              <w:rPr>
                <w:ins w:id="1852" w:author="Airat Shigapov" w:date="2021-10-29T19:53:00Z"/>
                <w:rFonts w:ascii="Times New Roman" w:hAnsi="Times New Roman" w:cs="Times New Roman"/>
                <w:sz w:val="28"/>
                <w:szCs w:val="28"/>
                <w:lang w:val="en-US"/>
                <w:rPrChange w:id="1853" w:author="Airat Shigapov" w:date="2021-10-29T19:55:00Z">
                  <w:rPr>
                    <w:ins w:id="1854" w:author="Airat Shigapov" w:date="2021-10-29T19:53:00Z"/>
                    <w:rFonts w:ascii="Times New Roman" w:hAnsi="Times New Roman" w:cs="Times New Roman"/>
                    <w:sz w:val="24"/>
                    <w:szCs w:val="24"/>
                    <w:lang w:val="en-US"/>
                  </w:rPr>
                </w:rPrChange>
              </w:rPr>
            </w:pPr>
            <w:ins w:id="1855" w:author="Airat Shigapov" w:date="2021-10-29T19:53:00Z">
              <w:r w:rsidRPr="007B0F77">
                <w:rPr>
                  <w:rFonts w:ascii="Times New Roman" w:hAnsi="Times New Roman" w:cs="Times New Roman"/>
                  <w:sz w:val="28"/>
                  <w:szCs w:val="28"/>
                  <w:lang w:val="en-US"/>
                  <w:rPrChange w:id="1856" w:author="Airat Shigapov" w:date="2021-10-29T19:55:00Z">
                    <w:rPr>
                      <w:rFonts w:ascii="Times New Roman" w:hAnsi="Times New Roman" w:cs="Times New Roman"/>
                      <w:sz w:val="24"/>
                      <w:szCs w:val="24"/>
                      <w:lang w:val="en-US"/>
                    </w:rPr>
                  </w:rPrChange>
                </w:rPr>
                <w:t>int</w:t>
              </w:r>
            </w:ins>
          </w:p>
        </w:tc>
        <w:tc>
          <w:tcPr>
            <w:tcW w:w="1374" w:type="dxa"/>
            <w:tcPrChange w:id="1857" w:author="Airat Shigapov" w:date="2021-10-29T19:53:00Z">
              <w:tcPr>
                <w:tcW w:w="1891" w:type="dxa"/>
              </w:tcPr>
            </w:tcPrChange>
          </w:tcPr>
          <w:p w14:paraId="4176C1B4" w14:textId="77777777" w:rsidR="000427B8" w:rsidRPr="007B0F77" w:rsidRDefault="000427B8" w:rsidP="000427B8">
            <w:pPr>
              <w:spacing w:line="360" w:lineRule="auto"/>
              <w:jc w:val="center"/>
              <w:rPr>
                <w:ins w:id="1858" w:author="Airat Shigapov" w:date="2021-10-29T19:53:00Z"/>
                <w:rFonts w:ascii="Times New Roman" w:hAnsi="Times New Roman" w:cs="Times New Roman"/>
                <w:sz w:val="28"/>
                <w:szCs w:val="28"/>
                <w:lang w:val="en-US"/>
                <w:rPrChange w:id="1859" w:author="Airat Shigapov" w:date="2021-10-29T19:55:00Z">
                  <w:rPr>
                    <w:ins w:id="1860" w:author="Airat Shigapov" w:date="2021-10-29T19:53:00Z"/>
                    <w:rFonts w:ascii="Times New Roman" w:hAnsi="Times New Roman" w:cs="Times New Roman"/>
                    <w:sz w:val="24"/>
                    <w:szCs w:val="24"/>
                    <w:lang w:val="en-US"/>
                  </w:rPr>
                </w:rPrChange>
              </w:rPr>
            </w:pPr>
            <w:ins w:id="1861" w:author="Airat Shigapov" w:date="2021-10-29T19:53:00Z">
              <w:r w:rsidRPr="007B0F77">
                <w:rPr>
                  <w:rFonts w:ascii="Times New Roman" w:hAnsi="Times New Roman" w:cs="Times New Roman"/>
                  <w:sz w:val="28"/>
                  <w:szCs w:val="28"/>
                  <w:lang w:val="en-US"/>
                  <w:rPrChange w:id="1862" w:author="Airat Shigapov" w:date="2021-10-29T19:55:00Z">
                    <w:rPr>
                      <w:rFonts w:ascii="Times New Roman" w:hAnsi="Times New Roman" w:cs="Times New Roman"/>
                      <w:sz w:val="24"/>
                      <w:szCs w:val="24"/>
                      <w:lang w:val="en-US"/>
                    </w:rPr>
                  </w:rPrChange>
                </w:rPr>
                <w:t>Not Null</w:t>
              </w:r>
            </w:ins>
          </w:p>
        </w:tc>
      </w:tr>
      <w:tr w:rsidR="000427B8" w:rsidRPr="007B0F77" w14:paraId="24205E4D" w14:textId="77777777" w:rsidTr="00A67788">
        <w:trPr>
          <w:ins w:id="1863" w:author="Airat Shigapov" w:date="2021-10-29T19:53:00Z"/>
        </w:trPr>
        <w:tc>
          <w:tcPr>
            <w:tcW w:w="893" w:type="dxa"/>
            <w:vAlign w:val="center"/>
            <w:tcPrChange w:id="1864" w:author="Airat Shigapov" w:date="2021-10-29T19:53:00Z">
              <w:tcPr>
                <w:tcW w:w="926" w:type="dxa"/>
                <w:vAlign w:val="center"/>
              </w:tcPr>
            </w:tcPrChange>
          </w:tcPr>
          <w:p w14:paraId="713B5464" w14:textId="77777777" w:rsidR="000427B8" w:rsidRPr="007B0F77" w:rsidRDefault="000427B8" w:rsidP="000427B8">
            <w:pPr>
              <w:spacing w:line="360" w:lineRule="auto"/>
              <w:jc w:val="center"/>
              <w:rPr>
                <w:ins w:id="1865" w:author="Airat Shigapov" w:date="2021-10-29T19:53:00Z"/>
                <w:rFonts w:ascii="Times New Roman" w:hAnsi="Times New Roman" w:cs="Times New Roman"/>
                <w:sz w:val="28"/>
                <w:szCs w:val="28"/>
                <w:rPrChange w:id="1866" w:author="Airat Shigapov" w:date="2021-10-29T19:55:00Z">
                  <w:rPr>
                    <w:ins w:id="1867" w:author="Airat Shigapov" w:date="2021-10-29T19:53:00Z"/>
                    <w:rFonts w:ascii="Times New Roman" w:hAnsi="Times New Roman" w:cs="Times New Roman"/>
                    <w:sz w:val="24"/>
                    <w:szCs w:val="24"/>
                  </w:rPr>
                </w:rPrChange>
              </w:rPr>
            </w:pPr>
          </w:p>
        </w:tc>
        <w:tc>
          <w:tcPr>
            <w:tcW w:w="2418" w:type="dxa"/>
            <w:tcPrChange w:id="1868" w:author="Airat Shigapov" w:date="2021-10-29T19:53:00Z">
              <w:tcPr>
                <w:tcW w:w="4392" w:type="dxa"/>
              </w:tcPr>
            </w:tcPrChange>
          </w:tcPr>
          <w:p w14:paraId="5118287F" w14:textId="77777777" w:rsidR="000427B8" w:rsidRPr="007B0F77" w:rsidRDefault="000427B8" w:rsidP="000427B8">
            <w:pPr>
              <w:spacing w:line="360" w:lineRule="auto"/>
              <w:jc w:val="center"/>
              <w:rPr>
                <w:ins w:id="1869" w:author="Airat Shigapov" w:date="2021-10-29T19:53:00Z"/>
                <w:rFonts w:ascii="Times New Roman" w:hAnsi="Times New Roman" w:cs="Times New Roman"/>
                <w:sz w:val="28"/>
                <w:szCs w:val="28"/>
                <w:lang w:val="en-US"/>
                <w:rPrChange w:id="1870" w:author="Airat Shigapov" w:date="2021-10-29T19:55:00Z">
                  <w:rPr>
                    <w:ins w:id="1871" w:author="Airat Shigapov" w:date="2021-10-29T19:53:00Z"/>
                    <w:rFonts w:ascii="Times New Roman" w:hAnsi="Times New Roman" w:cs="Times New Roman"/>
                    <w:sz w:val="24"/>
                    <w:szCs w:val="24"/>
                    <w:lang w:val="en-US"/>
                  </w:rPr>
                </w:rPrChange>
              </w:rPr>
            </w:pPr>
          </w:p>
        </w:tc>
        <w:tc>
          <w:tcPr>
            <w:tcW w:w="3127" w:type="dxa"/>
            <w:vAlign w:val="center"/>
            <w:tcPrChange w:id="1872" w:author="Airat Shigapov" w:date="2021-10-29T19:53:00Z">
              <w:tcPr>
                <w:tcW w:w="4392" w:type="dxa"/>
                <w:vAlign w:val="center"/>
              </w:tcPr>
            </w:tcPrChange>
          </w:tcPr>
          <w:p w14:paraId="0C217346" w14:textId="4EDEB6D0" w:rsidR="000427B8" w:rsidRPr="007B0F77" w:rsidRDefault="000427B8" w:rsidP="000427B8">
            <w:pPr>
              <w:spacing w:line="360" w:lineRule="auto"/>
              <w:jc w:val="center"/>
              <w:rPr>
                <w:ins w:id="1873" w:author="Airat Shigapov" w:date="2021-10-29T19:53:00Z"/>
                <w:rFonts w:ascii="Times New Roman" w:hAnsi="Times New Roman" w:cs="Times New Roman"/>
                <w:sz w:val="28"/>
                <w:szCs w:val="28"/>
                <w:lang w:val="en-US"/>
                <w:rPrChange w:id="1874" w:author="Airat Shigapov" w:date="2021-10-29T19:55:00Z">
                  <w:rPr>
                    <w:ins w:id="1875" w:author="Airat Shigapov" w:date="2021-10-29T19:53:00Z"/>
                    <w:rFonts w:ascii="Times New Roman" w:hAnsi="Times New Roman" w:cs="Times New Roman"/>
                    <w:sz w:val="24"/>
                    <w:szCs w:val="24"/>
                    <w:lang w:val="en-US"/>
                  </w:rPr>
                </w:rPrChange>
              </w:rPr>
            </w:pPr>
            <w:ins w:id="1876" w:author="Airat Shigapov" w:date="2021-10-29T19:53:00Z">
              <w:r w:rsidRPr="007B0F77">
                <w:rPr>
                  <w:rFonts w:ascii="Times New Roman" w:hAnsi="Times New Roman" w:cs="Times New Roman"/>
                  <w:sz w:val="28"/>
                  <w:szCs w:val="28"/>
                  <w:lang w:val="en-US"/>
                  <w:rPrChange w:id="1877" w:author="Airat Shigapov" w:date="2021-10-29T19:55:00Z">
                    <w:rPr>
                      <w:rFonts w:ascii="Times New Roman" w:hAnsi="Times New Roman" w:cs="Times New Roman"/>
                      <w:sz w:val="24"/>
                      <w:szCs w:val="24"/>
                      <w:lang w:val="en-US"/>
                    </w:rPr>
                  </w:rPrChange>
                </w:rPr>
                <w:t>Name</w:t>
              </w:r>
            </w:ins>
          </w:p>
        </w:tc>
        <w:tc>
          <w:tcPr>
            <w:tcW w:w="1816" w:type="dxa"/>
            <w:vAlign w:val="center"/>
            <w:tcPrChange w:id="1878" w:author="Airat Shigapov" w:date="2021-10-29T19:53:00Z">
              <w:tcPr>
                <w:tcW w:w="2136" w:type="dxa"/>
                <w:vAlign w:val="center"/>
              </w:tcPr>
            </w:tcPrChange>
          </w:tcPr>
          <w:p w14:paraId="7A4FEA1E" w14:textId="77777777" w:rsidR="000427B8" w:rsidRPr="007B0F77" w:rsidRDefault="000427B8" w:rsidP="000427B8">
            <w:pPr>
              <w:spacing w:line="360" w:lineRule="auto"/>
              <w:jc w:val="center"/>
              <w:rPr>
                <w:ins w:id="1879" w:author="Airat Shigapov" w:date="2021-10-29T19:53:00Z"/>
                <w:rFonts w:ascii="Times New Roman" w:hAnsi="Times New Roman" w:cs="Times New Roman"/>
                <w:sz w:val="28"/>
                <w:szCs w:val="28"/>
                <w:rPrChange w:id="1880" w:author="Airat Shigapov" w:date="2021-10-29T19:55:00Z">
                  <w:rPr>
                    <w:ins w:id="1881" w:author="Airat Shigapov" w:date="2021-10-29T19:53:00Z"/>
                    <w:rFonts w:ascii="Times New Roman" w:hAnsi="Times New Roman" w:cs="Times New Roman"/>
                    <w:sz w:val="24"/>
                    <w:szCs w:val="24"/>
                  </w:rPr>
                </w:rPrChange>
              </w:rPr>
            </w:pPr>
            <w:proofErr w:type="spellStart"/>
            <w:proofErr w:type="gramStart"/>
            <w:ins w:id="1882" w:author="Airat Shigapov" w:date="2021-10-29T19:53:00Z">
              <w:r w:rsidRPr="007B0F77">
                <w:rPr>
                  <w:rFonts w:ascii="Times New Roman" w:hAnsi="Times New Roman" w:cs="Times New Roman"/>
                  <w:sz w:val="28"/>
                  <w:szCs w:val="28"/>
                  <w:lang w:val="en-US"/>
                  <w:rPrChange w:id="1883" w:author="Airat Shigapov" w:date="2021-10-29T19:55:00Z">
                    <w:rPr>
                      <w:rFonts w:ascii="Times New Roman" w:hAnsi="Times New Roman" w:cs="Times New Roman"/>
                      <w:sz w:val="24"/>
                      <w:szCs w:val="24"/>
                      <w:lang w:val="en-US"/>
                    </w:rPr>
                  </w:rPrChange>
                </w:rPr>
                <w:t>nvarchar</w:t>
              </w:r>
              <w:proofErr w:type="spellEnd"/>
              <w:r w:rsidRPr="007B0F77">
                <w:rPr>
                  <w:rFonts w:ascii="Times New Roman" w:hAnsi="Times New Roman" w:cs="Times New Roman"/>
                  <w:sz w:val="28"/>
                  <w:szCs w:val="28"/>
                  <w:lang w:val="en-US"/>
                  <w:rPrChange w:id="1884" w:author="Airat Shigapov" w:date="2021-10-29T19:55:00Z">
                    <w:rPr>
                      <w:rFonts w:ascii="Times New Roman" w:hAnsi="Times New Roman" w:cs="Times New Roman"/>
                      <w:sz w:val="24"/>
                      <w:szCs w:val="24"/>
                      <w:lang w:val="en-US"/>
                    </w:rPr>
                  </w:rPrChange>
                </w:rPr>
                <w:t>(</w:t>
              </w:r>
              <w:proofErr w:type="gramEnd"/>
              <w:r w:rsidRPr="007B0F77">
                <w:rPr>
                  <w:rFonts w:ascii="Times New Roman" w:hAnsi="Times New Roman" w:cs="Times New Roman"/>
                  <w:sz w:val="28"/>
                  <w:szCs w:val="28"/>
                  <w:lang w:val="en-US"/>
                  <w:rPrChange w:id="1885" w:author="Airat Shigapov" w:date="2021-10-29T19:55:00Z">
                    <w:rPr>
                      <w:rFonts w:ascii="Times New Roman" w:hAnsi="Times New Roman" w:cs="Times New Roman"/>
                      <w:sz w:val="24"/>
                      <w:szCs w:val="24"/>
                      <w:lang w:val="en-US"/>
                    </w:rPr>
                  </w:rPrChange>
                </w:rPr>
                <w:t>20)</w:t>
              </w:r>
            </w:ins>
          </w:p>
        </w:tc>
        <w:tc>
          <w:tcPr>
            <w:tcW w:w="1374" w:type="dxa"/>
            <w:tcPrChange w:id="1886" w:author="Airat Shigapov" w:date="2021-10-29T19:53:00Z">
              <w:tcPr>
                <w:tcW w:w="1891" w:type="dxa"/>
              </w:tcPr>
            </w:tcPrChange>
          </w:tcPr>
          <w:p w14:paraId="66D568BF" w14:textId="77777777" w:rsidR="000427B8" w:rsidRPr="007B0F77" w:rsidRDefault="000427B8" w:rsidP="000427B8">
            <w:pPr>
              <w:spacing w:line="360" w:lineRule="auto"/>
              <w:jc w:val="center"/>
              <w:rPr>
                <w:ins w:id="1887" w:author="Airat Shigapov" w:date="2021-10-29T19:53:00Z"/>
                <w:rFonts w:ascii="Times New Roman" w:hAnsi="Times New Roman" w:cs="Times New Roman"/>
                <w:sz w:val="28"/>
                <w:szCs w:val="28"/>
                <w:lang w:val="en-US"/>
                <w:rPrChange w:id="1888" w:author="Airat Shigapov" w:date="2021-10-29T19:55:00Z">
                  <w:rPr>
                    <w:ins w:id="1889" w:author="Airat Shigapov" w:date="2021-10-29T19:53:00Z"/>
                    <w:rFonts w:ascii="Times New Roman" w:hAnsi="Times New Roman" w:cs="Times New Roman"/>
                    <w:sz w:val="24"/>
                    <w:szCs w:val="24"/>
                    <w:lang w:val="en-US"/>
                  </w:rPr>
                </w:rPrChange>
              </w:rPr>
            </w:pPr>
            <w:ins w:id="1890" w:author="Airat Shigapov" w:date="2021-10-29T19:53:00Z">
              <w:r w:rsidRPr="007B0F77">
                <w:rPr>
                  <w:rFonts w:ascii="Times New Roman" w:hAnsi="Times New Roman" w:cs="Times New Roman"/>
                  <w:sz w:val="28"/>
                  <w:szCs w:val="28"/>
                  <w:lang w:val="en-US"/>
                  <w:rPrChange w:id="1891" w:author="Airat Shigapov" w:date="2021-10-29T19:55:00Z">
                    <w:rPr>
                      <w:rFonts w:ascii="Times New Roman" w:hAnsi="Times New Roman" w:cs="Times New Roman"/>
                      <w:sz w:val="24"/>
                      <w:szCs w:val="24"/>
                      <w:lang w:val="en-US"/>
                    </w:rPr>
                  </w:rPrChange>
                </w:rPr>
                <w:t>Null</w:t>
              </w:r>
            </w:ins>
          </w:p>
        </w:tc>
      </w:tr>
    </w:tbl>
    <w:p w14:paraId="08CE6D91" w14:textId="016D2D5A" w:rsidR="000427B8" w:rsidRPr="007B0F77" w:rsidRDefault="00A67788">
      <w:pPr>
        <w:spacing w:before="120" w:after="0" w:line="360" w:lineRule="auto"/>
        <w:jc w:val="center"/>
        <w:rPr>
          <w:ins w:id="1892" w:author="Airat Shigapov" w:date="2021-10-29T19:53:00Z"/>
          <w:rFonts w:ascii="Times New Roman" w:hAnsi="Times New Roman" w:cs="Times New Roman"/>
          <w:sz w:val="28"/>
          <w:szCs w:val="28"/>
          <w:rPrChange w:id="1893" w:author="Airat Shigapov" w:date="2021-10-29T19:55:00Z">
            <w:rPr>
              <w:ins w:id="1894" w:author="Airat Shigapov" w:date="2021-10-29T19:53:00Z"/>
            </w:rPr>
          </w:rPrChange>
        </w:rPr>
        <w:pPrChange w:id="1895" w:author="Airat Shigapov" w:date="2021-10-29T20:12:00Z">
          <w:pPr/>
        </w:pPrChange>
      </w:pPr>
      <w:ins w:id="1896" w:author="Airat Shigapov" w:date="2021-10-29T19:59:00Z">
        <w:r>
          <w:rPr>
            <w:rFonts w:ascii="Times New Roman" w:hAnsi="Times New Roman" w:cs="Times New Roman"/>
            <w:sz w:val="28"/>
            <w:szCs w:val="28"/>
          </w:rPr>
          <w:t>Таблица 3.</w:t>
        </w:r>
      </w:ins>
      <w:ins w:id="1897" w:author="Airat Shigapov" w:date="2021-10-29T20:00:00Z">
        <w:r w:rsidR="00D766C5" w:rsidRPr="00D31A8D">
          <w:rPr>
            <w:rFonts w:ascii="Times New Roman" w:hAnsi="Times New Roman" w:cs="Times New Roman"/>
            <w:sz w:val="28"/>
            <w:szCs w:val="28"/>
            <w:rPrChange w:id="1898" w:author="Airat Shigapov" w:date="2021-10-29T20:04:00Z">
              <w:rPr>
                <w:rFonts w:ascii="Times New Roman" w:hAnsi="Times New Roman" w:cs="Times New Roman"/>
                <w:sz w:val="28"/>
                <w:szCs w:val="28"/>
                <w:lang w:val="en-US"/>
              </w:rPr>
            </w:rPrChange>
          </w:rPr>
          <w:t>2</w:t>
        </w:r>
      </w:ins>
      <w:ins w:id="1899" w:author="Airat Shigapov" w:date="2021-10-29T19:59:00Z">
        <w:r>
          <w:rPr>
            <w:rFonts w:ascii="Times New Roman" w:hAnsi="Times New Roman" w:cs="Times New Roman"/>
            <w:sz w:val="28"/>
            <w:szCs w:val="28"/>
          </w:rPr>
          <w:t xml:space="preserve"> Таблица </w:t>
        </w:r>
      </w:ins>
      <w:ins w:id="1900" w:author="Airat Shigapov" w:date="2021-10-29T20:00:00Z">
        <w:r w:rsidR="00D766C5">
          <w:rPr>
            <w:rFonts w:ascii="Times New Roman" w:hAnsi="Times New Roman" w:cs="Times New Roman"/>
            <w:sz w:val="28"/>
            <w:szCs w:val="28"/>
            <w:lang w:val="en-US"/>
          </w:rPr>
          <w:t>Unit</w:t>
        </w:r>
      </w:ins>
    </w:p>
    <w:p w14:paraId="5410EBB1" w14:textId="46D36769" w:rsidR="00D31A8D" w:rsidRPr="00687A9C" w:rsidRDefault="00D31A8D">
      <w:pPr>
        <w:spacing w:before="120" w:after="0" w:line="360" w:lineRule="auto"/>
        <w:ind w:firstLine="709"/>
        <w:rPr>
          <w:ins w:id="1901" w:author="Airat Shigapov" w:date="2021-10-29T20:04:00Z"/>
          <w:rFonts w:ascii="Times New Roman" w:hAnsi="Times New Roman" w:cs="Times New Roman"/>
          <w:sz w:val="28"/>
          <w:szCs w:val="28"/>
        </w:rPr>
        <w:pPrChange w:id="1902" w:author="Airat Shigapov" w:date="2021-10-29T20:13:00Z">
          <w:pPr>
            <w:spacing w:after="0" w:line="360" w:lineRule="auto"/>
            <w:ind w:firstLine="708"/>
          </w:pPr>
        </w:pPrChange>
      </w:pPr>
      <w:ins w:id="1903" w:author="Airat Shigapov" w:date="2021-10-29T20:04:00Z">
        <w:r>
          <w:rPr>
            <w:rFonts w:ascii="Times New Roman" w:hAnsi="Times New Roman" w:cs="Times New Roman"/>
            <w:sz w:val="28"/>
            <w:szCs w:val="28"/>
          </w:rPr>
          <w:t xml:space="preserve">Таблица </w:t>
        </w:r>
      </w:ins>
      <w:ins w:id="1904" w:author="Airat Shigapov" w:date="2021-10-29T20:12:00Z">
        <w:r w:rsidR="007E5706">
          <w:rPr>
            <w:rFonts w:ascii="Times New Roman" w:hAnsi="Times New Roman" w:cs="Times New Roman"/>
            <w:sz w:val="28"/>
            <w:szCs w:val="28"/>
            <w:lang w:val="en-US"/>
          </w:rPr>
          <w:t>Category</w:t>
        </w:r>
      </w:ins>
      <w:ins w:id="1905" w:author="Airat Shigapov" w:date="2021-10-29T20:04:00Z">
        <w:r w:rsidRPr="00687A9C">
          <w:rPr>
            <w:rFonts w:ascii="Times New Roman" w:hAnsi="Times New Roman" w:cs="Times New Roman"/>
            <w:sz w:val="28"/>
            <w:szCs w:val="28"/>
          </w:rPr>
          <w:t xml:space="preserve"> </w:t>
        </w:r>
        <w:r>
          <w:rPr>
            <w:rFonts w:ascii="Times New Roman" w:hAnsi="Times New Roman" w:cs="Times New Roman"/>
            <w:sz w:val="28"/>
            <w:szCs w:val="28"/>
          </w:rPr>
          <w:t>описывает категории товаров (Рисунок 3.</w:t>
        </w:r>
      </w:ins>
      <w:ins w:id="1906" w:author="Airat Shigapov" w:date="2021-10-29T20:05:00Z">
        <w:r w:rsidR="008F5CD3">
          <w:rPr>
            <w:rFonts w:ascii="Times New Roman" w:hAnsi="Times New Roman" w:cs="Times New Roman"/>
            <w:sz w:val="28"/>
            <w:szCs w:val="28"/>
          </w:rPr>
          <w:t>3</w:t>
        </w:r>
      </w:ins>
      <w:ins w:id="1907" w:author="Airat Shigapov" w:date="2021-10-29T20:04:00Z">
        <w:r>
          <w:rPr>
            <w:rFonts w:ascii="Times New Roman" w:hAnsi="Times New Roman" w:cs="Times New Roman"/>
            <w:sz w:val="28"/>
            <w:szCs w:val="28"/>
          </w:rPr>
          <w:t>).</w:t>
        </w:r>
      </w:ins>
    </w:p>
    <w:tbl>
      <w:tblPr>
        <w:tblStyle w:val="a9"/>
        <w:tblW w:w="0" w:type="auto"/>
        <w:tblLook w:val="04A0" w:firstRow="1" w:lastRow="0" w:firstColumn="1" w:lastColumn="0" w:noHBand="0" w:noVBand="1"/>
      </w:tblPr>
      <w:tblGrid>
        <w:gridCol w:w="926"/>
        <w:gridCol w:w="4392"/>
        <w:gridCol w:w="2136"/>
        <w:gridCol w:w="1891"/>
      </w:tblGrid>
      <w:tr w:rsidR="000427B8" w:rsidRPr="007B0F77" w14:paraId="6F788353" w14:textId="77777777" w:rsidTr="00687A9C">
        <w:trPr>
          <w:ins w:id="1908" w:author="Airat Shigapov" w:date="2021-10-29T19:53:00Z"/>
        </w:trPr>
        <w:tc>
          <w:tcPr>
            <w:tcW w:w="926" w:type="dxa"/>
            <w:vAlign w:val="center"/>
          </w:tcPr>
          <w:p w14:paraId="383B6068" w14:textId="77777777" w:rsidR="000427B8" w:rsidRPr="007B0F77" w:rsidRDefault="000427B8" w:rsidP="000427B8">
            <w:pPr>
              <w:spacing w:line="360" w:lineRule="auto"/>
              <w:jc w:val="center"/>
              <w:rPr>
                <w:ins w:id="1909" w:author="Airat Shigapov" w:date="2021-10-29T19:53:00Z"/>
                <w:rFonts w:ascii="Times New Roman" w:hAnsi="Times New Roman" w:cs="Times New Roman"/>
                <w:sz w:val="28"/>
                <w:szCs w:val="28"/>
                <w:rPrChange w:id="1910" w:author="Airat Shigapov" w:date="2021-10-29T19:55:00Z">
                  <w:rPr>
                    <w:ins w:id="1911" w:author="Airat Shigapov" w:date="2021-10-29T19:53:00Z"/>
                    <w:rFonts w:ascii="Times New Roman" w:hAnsi="Times New Roman" w:cs="Times New Roman"/>
                    <w:sz w:val="24"/>
                    <w:szCs w:val="24"/>
                  </w:rPr>
                </w:rPrChange>
              </w:rPr>
            </w:pPr>
            <w:ins w:id="1912" w:author="Airat Shigapov" w:date="2021-10-29T19:53:00Z">
              <w:r w:rsidRPr="007B0F77">
                <w:rPr>
                  <w:rFonts w:ascii="Times New Roman" w:hAnsi="Times New Roman" w:cs="Times New Roman"/>
                  <w:sz w:val="28"/>
                  <w:szCs w:val="28"/>
                  <w:rPrChange w:id="1913" w:author="Airat Shigapov" w:date="2021-10-29T19:55:00Z">
                    <w:rPr>
                      <w:rFonts w:ascii="Times New Roman" w:hAnsi="Times New Roman" w:cs="Times New Roman"/>
                      <w:sz w:val="24"/>
                      <w:szCs w:val="24"/>
                    </w:rPr>
                  </w:rPrChange>
                </w:rPr>
                <w:t>Ключ</w:t>
              </w:r>
            </w:ins>
          </w:p>
        </w:tc>
        <w:tc>
          <w:tcPr>
            <w:tcW w:w="4392" w:type="dxa"/>
            <w:vAlign w:val="center"/>
          </w:tcPr>
          <w:p w14:paraId="58EE5038" w14:textId="77777777" w:rsidR="000427B8" w:rsidRPr="007B0F77" w:rsidRDefault="000427B8" w:rsidP="000427B8">
            <w:pPr>
              <w:spacing w:line="360" w:lineRule="auto"/>
              <w:jc w:val="center"/>
              <w:rPr>
                <w:ins w:id="1914" w:author="Airat Shigapov" w:date="2021-10-29T19:53:00Z"/>
                <w:rFonts w:ascii="Times New Roman" w:hAnsi="Times New Roman" w:cs="Times New Roman"/>
                <w:sz w:val="28"/>
                <w:szCs w:val="28"/>
                <w:rPrChange w:id="1915" w:author="Airat Shigapov" w:date="2021-10-29T19:55:00Z">
                  <w:rPr>
                    <w:ins w:id="1916" w:author="Airat Shigapov" w:date="2021-10-29T19:53:00Z"/>
                    <w:rFonts w:ascii="Times New Roman" w:hAnsi="Times New Roman" w:cs="Times New Roman"/>
                    <w:sz w:val="24"/>
                    <w:szCs w:val="24"/>
                  </w:rPr>
                </w:rPrChange>
              </w:rPr>
            </w:pPr>
            <w:ins w:id="1917" w:author="Airat Shigapov" w:date="2021-10-29T19:53:00Z">
              <w:r w:rsidRPr="007B0F77">
                <w:rPr>
                  <w:rFonts w:ascii="Times New Roman" w:hAnsi="Times New Roman" w:cs="Times New Roman"/>
                  <w:sz w:val="28"/>
                  <w:szCs w:val="28"/>
                  <w:rPrChange w:id="1918" w:author="Airat Shigapov" w:date="2021-10-29T19:55:00Z">
                    <w:rPr>
                      <w:rFonts w:ascii="Times New Roman" w:hAnsi="Times New Roman" w:cs="Times New Roman"/>
                      <w:sz w:val="24"/>
                      <w:szCs w:val="24"/>
                    </w:rPr>
                  </w:rPrChange>
                </w:rPr>
                <w:t>Наименование</w:t>
              </w:r>
            </w:ins>
          </w:p>
        </w:tc>
        <w:tc>
          <w:tcPr>
            <w:tcW w:w="2136" w:type="dxa"/>
            <w:vAlign w:val="center"/>
          </w:tcPr>
          <w:p w14:paraId="49885766" w14:textId="77777777" w:rsidR="000427B8" w:rsidRPr="007B0F77" w:rsidRDefault="000427B8" w:rsidP="000427B8">
            <w:pPr>
              <w:spacing w:line="360" w:lineRule="auto"/>
              <w:jc w:val="center"/>
              <w:rPr>
                <w:ins w:id="1919" w:author="Airat Shigapov" w:date="2021-10-29T19:53:00Z"/>
                <w:rFonts w:ascii="Times New Roman" w:hAnsi="Times New Roman" w:cs="Times New Roman"/>
                <w:sz w:val="28"/>
                <w:szCs w:val="28"/>
                <w:rPrChange w:id="1920" w:author="Airat Shigapov" w:date="2021-10-29T19:55:00Z">
                  <w:rPr>
                    <w:ins w:id="1921" w:author="Airat Shigapov" w:date="2021-10-29T19:53:00Z"/>
                    <w:rFonts w:ascii="Times New Roman" w:hAnsi="Times New Roman" w:cs="Times New Roman"/>
                    <w:sz w:val="24"/>
                    <w:szCs w:val="24"/>
                  </w:rPr>
                </w:rPrChange>
              </w:rPr>
            </w:pPr>
            <w:ins w:id="1922" w:author="Airat Shigapov" w:date="2021-10-29T19:53:00Z">
              <w:r w:rsidRPr="007B0F77">
                <w:rPr>
                  <w:rFonts w:ascii="Times New Roman" w:hAnsi="Times New Roman" w:cs="Times New Roman"/>
                  <w:sz w:val="28"/>
                  <w:szCs w:val="28"/>
                  <w:rPrChange w:id="1923" w:author="Airat Shigapov" w:date="2021-10-29T19:55:00Z">
                    <w:rPr>
                      <w:rFonts w:ascii="Times New Roman" w:hAnsi="Times New Roman" w:cs="Times New Roman"/>
                      <w:sz w:val="24"/>
                      <w:szCs w:val="24"/>
                    </w:rPr>
                  </w:rPrChange>
                </w:rPr>
                <w:t>Тип данных</w:t>
              </w:r>
            </w:ins>
          </w:p>
        </w:tc>
        <w:tc>
          <w:tcPr>
            <w:tcW w:w="1891" w:type="dxa"/>
          </w:tcPr>
          <w:p w14:paraId="0E8DC2D8" w14:textId="77777777" w:rsidR="000427B8" w:rsidRPr="007B0F77" w:rsidRDefault="000427B8" w:rsidP="000427B8">
            <w:pPr>
              <w:spacing w:line="360" w:lineRule="auto"/>
              <w:jc w:val="center"/>
              <w:rPr>
                <w:ins w:id="1924" w:author="Airat Shigapov" w:date="2021-10-29T19:53:00Z"/>
                <w:rFonts w:ascii="Times New Roman" w:hAnsi="Times New Roman" w:cs="Times New Roman"/>
                <w:sz w:val="28"/>
                <w:szCs w:val="28"/>
                <w:rPrChange w:id="1925" w:author="Airat Shigapov" w:date="2021-10-29T19:55:00Z">
                  <w:rPr>
                    <w:ins w:id="1926" w:author="Airat Shigapov" w:date="2021-10-29T19:53:00Z"/>
                    <w:rFonts w:ascii="Times New Roman" w:hAnsi="Times New Roman" w:cs="Times New Roman"/>
                    <w:sz w:val="24"/>
                    <w:szCs w:val="24"/>
                  </w:rPr>
                </w:rPrChange>
              </w:rPr>
            </w:pPr>
            <w:ins w:id="1927" w:author="Airat Shigapov" w:date="2021-10-29T19:53:00Z">
              <w:r w:rsidRPr="007B0F77">
                <w:rPr>
                  <w:rFonts w:ascii="Times New Roman" w:hAnsi="Times New Roman" w:cs="Times New Roman"/>
                  <w:sz w:val="28"/>
                  <w:szCs w:val="28"/>
                  <w:rPrChange w:id="1928" w:author="Airat Shigapov" w:date="2021-10-29T19:55:00Z">
                    <w:rPr>
                      <w:rFonts w:ascii="Times New Roman" w:hAnsi="Times New Roman" w:cs="Times New Roman"/>
                      <w:sz w:val="24"/>
                      <w:szCs w:val="24"/>
                    </w:rPr>
                  </w:rPrChange>
                </w:rPr>
                <w:t>Не пусто</w:t>
              </w:r>
            </w:ins>
          </w:p>
        </w:tc>
      </w:tr>
      <w:tr w:rsidR="000427B8" w:rsidRPr="007B0F77" w14:paraId="12DCC7C5" w14:textId="77777777" w:rsidTr="00687A9C">
        <w:trPr>
          <w:ins w:id="1929" w:author="Airat Shigapov" w:date="2021-10-29T19:53:00Z"/>
        </w:trPr>
        <w:tc>
          <w:tcPr>
            <w:tcW w:w="926" w:type="dxa"/>
            <w:vAlign w:val="center"/>
          </w:tcPr>
          <w:p w14:paraId="7D530374" w14:textId="77777777" w:rsidR="000427B8" w:rsidRPr="007B0F77" w:rsidRDefault="000427B8" w:rsidP="000427B8">
            <w:pPr>
              <w:spacing w:line="360" w:lineRule="auto"/>
              <w:jc w:val="center"/>
              <w:rPr>
                <w:ins w:id="1930" w:author="Airat Shigapov" w:date="2021-10-29T19:53:00Z"/>
                <w:rFonts w:ascii="Times New Roman" w:hAnsi="Times New Roman" w:cs="Times New Roman"/>
                <w:sz w:val="28"/>
                <w:szCs w:val="28"/>
                <w:lang w:val="en-US"/>
                <w:rPrChange w:id="1931" w:author="Airat Shigapov" w:date="2021-10-29T19:55:00Z">
                  <w:rPr>
                    <w:ins w:id="1932" w:author="Airat Shigapov" w:date="2021-10-29T19:53:00Z"/>
                    <w:rFonts w:ascii="Times New Roman" w:hAnsi="Times New Roman" w:cs="Times New Roman"/>
                    <w:sz w:val="24"/>
                    <w:szCs w:val="24"/>
                    <w:lang w:val="en-US"/>
                  </w:rPr>
                </w:rPrChange>
              </w:rPr>
            </w:pPr>
            <w:ins w:id="1933" w:author="Airat Shigapov" w:date="2021-10-29T19:53:00Z">
              <w:r w:rsidRPr="007B0F77">
                <w:rPr>
                  <w:rFonts w:ascii="Times New Roman" w:hAnsi="Times New Roman" w:cs="Times New Roman"/>
                  <w:sz w:val="28"/>
                  <w:szCs w:val="28"/>
                  <w:lang w:val="en-US"/>
                  <w:rPrChange w:id="1934" w:author="Airat Shigapov" w:date="2021-10-29T19:55:00Z">
                    <w:rPr>
                      <w:rFonts w:ascii="Times New Roman" w:hAnsi="Times New Roman" w:cs="Times New Roman"/>
                      <w:sz w:val="24"/>
                      <w:szCs w:val="24"/>
                      <w:lang w:val="en-US"/>
                    </w:rPr>
                  </w:rPrChange>
                </w:rPr>
                <w:t>PK</w:t>
              </w:r>
            </w:ins>
          </w:p>
        </w:tc>
        <w:tc>
          <w:tcPr>
            <w:tcW w:w="4392" w:type="dxa"/>
            <w:vAlign w:val="center"/>
          </w:tcPr>
          <w:p w14:paraId="74B88687" w14:textId="77777777" w:rsidR="000427B8" w:rsidRPr="007B0F77" w:rsidRDefault="000427B8" w:rsidP="000427B8">
            <w:pPr>
              <w:spacing w:line="360" w:lineRule="auto"/>
              <w:jc w:val="center"/>
              <w:rPr>
                <w:ins w:id="1935" w:author="Airat Shigapov" w:date="2021-10-29T19:53:00Z"/>
                <w:rFonts w:ascii="Times New Roman" w:hAnsi="Times New Roman" w:cs="Times New Roman"/>
                <w:sz w:val="28"/>
                <w:szCs w:val="28"/>
                <w:lang w:val="en-US"/>
                <w:rPrChange w:id="1936" w:author="Airat Shigapov" w:date="2021-10-29T19:55:00Z">
                  <w:rPr>
                    <w:ins w:id="1937" w:author="Airat Shigapov" w:date="2021-10-29T19:53:00Z"/>
                    <w:rFonts w:ascii="Times New Roman" w:hAnsi="Times New Roman" w:cs="Times New Roman"/>
                    <w:sz w:val="24"/>
                    <w:szCs w:val="24"/>
                    <w:lang w:val="en-US"/>
                  </w:rPr>
                </w:rPrChange>
              </w:rPr>
            </w:pPr>
            <w:ins w:id="1938" w:author="Airat Shigapov" w:date="2021-10-29T19:53:00Z">
              <w:r w:rsidRPr="007B0F77">
                <w:rPr>
                  <w:rFonts w:ascii="Times New Roman" w:hAnsi="Times New Roman" w:cs="Times New Roman"/>
                  <w:sz w:val="28"/>
                  <w:szCs w:val="28"/>
                  <w:lang w:val="en-US"/>
                  <w:rPrChange w:id="1939" w:author="Airat Shigapov" w:date="2021-10-29T19:55:00Z">
                    <w:rPr>
                      <w:rFonts w:ascii="Times New Roman" w:hAnsi="Times New Roman" w:cs="Times New Roman"/>
                      <w:sz w:val="24"/>
                      <w:szCs w:val="24"/>
                      <w:lang w:val="en-US"/>
                    </w:rPr>
                  </w:rPrChange>
                </w:rPr>
                <w:t>Id</w:t>
              </w:r>
            </w:ins>
          </w:p>
        </w:tc>
        <w:tc>
          <w:tcPr>
            <w:tcW w:w="2136" w:type="dxa"/>
            <w:vAlign w:val="center"/>
          </w:tcPr>
          <w:p w14:paraId="660DDFF4" w14:textId="77777777" w:rsidR="000427B8" w:rsidRPr="007B0F77" w:rsidRDefault="000427B8" w:rsidP="000427B8">
            <w:pPr>
              <w:spacing w:line="360" w:lineRule="auto"/>
              <w:jc w:val="center"/>
              <w:rPr>
                <w:ins w:id="1940" w:author="Airat Shigapov" w:date="2021-10-29T19:53:00Z"/>
                <w:rFonts w:ascii="Times New Roman" w:hAnsi="Times New Roman" w:cs="Times New Roman"/>
                <w:sz w:val="28"/>
                <w:szCs w:val="28"/>
                <w:lang w:val="en-US"/>
                <w:rPrChange w:id="1941" w:author="Airat Shigapov" w:date="2021-10-29T19:55:00Z">
                  <w:rPr>
                    <w:ins w:id="1942" w:author="Airat Shigapov" w:date="2021-10-29T19:53:00Z"/>
                    <w:rFonts w:ascii="Times New Roman" w:hAnsi="Times New Roman" w:cs="Times New Roman"/>
                    <w:sz w:val="24"/>
                    <w:szCs w:val="24"/>
                    <w:lang w:val="en-US"/>
                  </w:rPr>
                </w:rPrChange>
              </w:rPr>
            </w:pPr>
            <w:ins w:id="1943" w:author="Airat Shigapov" w:date="2021-10-29T19:53:00Z">
              <w:r w:rsidRPr="007B0F77">
                <w:rPr>
                  <w:rFonts w:ascii="Times New Roman" w:hAnsi="Times New Roman" w:cs="Times New Roman"/>
                  <w:sz w:val="28"/>
                  <w:szCs w:val="28"/>
                  <w:lang w:val="en-US"/>
                  <w:rPrChange w:id="1944" w:author="Airat Shigapov" w:date="2021-10-29T19:55:00Z">
                    <w:rPr>
                      <w:rFonts w:ascii="Times New Roman" w:hAnsi="Times New Roman" w:cs="Times New Roman"/>
                      <w:sz w:val="24"/>
                      <w:szCs w:val="24"/>
                      <w:lang w:val="en-US"/>
                    </w:rPr>
                  </w:rPrChange>
                </w:rPr>
                <w:t>int</w:t>
              </w:r>
            </w:ins>
          </w:p>
        </w:tc>
        <w:tc>
          <w:tcPr>
            <w:tcW w:w="1891" w:type="dxa"/>
          </w:tcPr>
          <w:p w14:paraId="3D5577AC" w14:textId="77777777" w:rsidR="000427B8" w:rsidRPr="007B0F77" w:rsidRDefault="000427B8" w:rsidP="000427B8">
            <w:pPr>
              <w:spacing w:line="360" w:lineRule="auto"/>
              <w:jc w:val="center"/>
              <w:rPr>
                <w:ins w:id="1945" w:author="Airat Shigapov" w:date="2021-10-29T19:53:00Z"/>
                <w:rFonts w:ascii="Times New Roman" w:hAnsi="Times New Roman" w:cs="Times New Roman"/>
                <w:sz w:val="28"/>
                <w:szCs w:val="28"/>
                <w:lang w:val="en-US"/>
                <w:rPrChange w:id="1946" w:author="Airat Shigapov" w:date="2021-10-29T19:55:00Z">
                  <w:rPr>
                    <w:ins w:id="1947" w:author="Airat Shigapov" w:date="2021-10-29T19:53:00Z"/>
                    <w:rFonts w:ascii="Times New Roman" w:hAnsi="Times New Roman" w:cs="Times New Roman"/>
                    <w:sz w:val="24"/>
                    <w:szCs w:val="24"/>
                    <w:lang w:val="en-US"/>
                  </w:rPr>
                </w:rPrChange>
              </w:rPr>
            </w:pPr>
            <w:ins w:id="1948" w:author="Airat Shigapov" w:date="2021-10-29T19:53:00Z">
              <w:r w:rsidRPr="007B0F77">
                <w:rPr>
                  <w:rFonts w:ascii="Times New Roman" w:hAnsi="Times New Roman" w:cs="Times New Roman"/>
                  <w:sz w:val="28"/>
                  <w:szCs w:val="28"/>
                  <w:lang w:val="en-US"/>
                  <w:rPrChange w:id="1949" w:author="Airat Shigapov" w:date="2021-10-29T19:55:00Z">
                    <w:rPr>
                      <w:rFonts w:ascii="Times New Roman" w:hAnsi="Times New Roman" w:cs="Times New Roman"/>
                      <w:sz w:val="24"/>
                      <w:szCs w:val="24"/>
                      <w:lang w:val="en-US"/>
                    </w:rPr>
                  </w:rPrChange>
                </w:rPr>
                <w:t>Not Null</w:t>
              </w:r>
            </w:ins>
          </w:p>
        </w:tc>
      </w:tr>
      <w:tr w:rsidR="000427B8" w:rsidRPr="007B0F77" w14:paraId="5A0BBE43" w14:textId="77777777" w:rsidTr="00687A9C">
        <w:trPr>
          <w:ins w:id="1950" w:author="Airat Shigapov" w:date="2021-10-29T19:53:00Z"/>
        </w:trPr>
        <w:tc>
          <w:tcPr>
            <w:tcW w:w="926" w:type="dxa"/>
            <w:vAlign w:val="center"/>
          </w:tcPr>
          <w:p w14:paraId="3AE89294" w14:textId="77777777" w:rsidR="000427B8" w:rsidRPr="007B0F77" w:rsidRDefault="000427B8" w:rsidP="000427B8">
            <w:pPr>
              <w:spacing w:line="360" w:lineRule="auto"/>
              <w:jc w:val="center"/>
              <w:rPr>
                <w:ins w:id="1951" w:author="Airat Shigapov" w:date="2021-10-29T19:53:00Z"/>
                <w:rFonts w:ascii="Times New Roman" w:hAnsi="Times New Roman" w:cs="Times New Roman"/>
                <w:sz w:val="28"/>
                <w:szCs w:val="28"/>
                <w:rPrChange w:id="1952" w:author="Airat Shigapov" w:date="2021-10-29T19:55:00Z">
                  <w:rPr>
                    <w:ins w:id="1953" w:author="Airat Shigapov" w:date="2021-10-29T19:53:00Z"/>
                    <w:rFonts w:ascii="Times New Roman" w:hAnsi="Times New Roman" w:cs="Times New Roman"/>
                    <w:sz w:val="24"/>
                    <w:szCs w:val="24"/>
                  </w:rPr>
                </w:rPrChange>
              </w:rPr>
            </w:pPr>
          </w:p>
        </w:tc>
        <w:tc>
          <w:tcPr>
            <w:tcW w:w="4392" w:type="dxa"/>
            <w:vAlign w:val="center"/>
          </w:tcPr>
          <w:p w14:paraId="074C1295" w14:textId="77777777" w:rsidR="000427B8" w:rsidRPr="007B0F77" w:rsidRDefault="000427B8" w:rsidP="000427B8">
            <w:pPr>
              <w:spacing w:line="360" w:lineRule="auto"/>
              <w:jc w:val="center"/>
              <w:rPr>
                <w:ins w:id="1954" w:author="Airat Shigapov" w:date="2021-10-29T19:53:00Z"/>
                <w:rFonts w:ascii="Times New Roman" w:hAnsi="Times New Roman" w:cs="Times New Roman"/>
                <w:sz w:val="28"/>
                <w:szCs w:val="28"/>
                <w:lang w:val="en-US"/>
                <w:rPrChange w:id="1955" w:author="Airat Shigapov" w:date="2021-10-29T19:55:00Z">
                  <w:rPr>
                    <w:ins w:id="1956" w:author="Airat Shigapov" w:date="2021-10-29T19:53:00Z"/>
                    <w:rFonts w:ascii="Times New Roman" w:hAnsi="Times New Roman" w:cs="Times New Roman"/>
                    <w:sz w:val="24"/>
                    <w:szCs w:val="24"/>
                    <w:lang w:val="en-US"/>
                  </w:rPr>
                </w:rPrChange>
              </w:rPr>
            </w:pPr>
            <w:ins w:id="1957" w:author="Airat Shigapov" w:date="2021-10-29T19:53:00Z">
              <w:r w:rsidRPr="007B0F77">
                <w:rPr>
                  <w:rFonts w:ascii="Times New Roman" w:hAnsi="Times New Roman" w:cs="Times New Roman"/>
                  <w:sz w:val="28"/>
                  <w:szCs w:val="28"/>
                  <w:lang w:val="en-US"/>
                  <w:rPrChange w:id="1958" w:author="Airat Shigapov" w:date="2021-10-29T19:55:00Z">
                    <w:rPr>
                      <w:rFonts w:ascii="Times New Roman" w:hAnsi="Times New Roman" w:cs="Times New Roman"/>
                      <w:sz w:val="24"/>
                      <w:szCs w:val="24"/>
                      <w:lang w:val="en-US"/>
                    </w:rPr>
                  </w:rPrChange>
                </w:rPr>
                <w:t>Name</w:t>
              </w:r>
            </w:ins>
          </w:p>
        </w:tc>
        <w:tc>
          <w:tcPr>
            <w:tcW w:w="2136" w:type="dxa"/>
            <w:vAlign w:val="center"/>
          </w:tcPr>
          <w:p w14:paraId="0C71974D" w14:textId="77777777" w:rsidR="000427B8" w:rsidRPr="007B0F77" w:rsidRDefault="000427B8" w:rsidP="000427B8">
            <w:pPr>
              <w:spacing w:line="360" w:lineRule="auto"/>
              <w:jc w:val="center"/>
              <w:rPr>
                <w:ins w:id="1959" w:author="Airat Shigapov" w:date="2021-10-29T19:53:00Z"/>
                <w:rFonts w:ascii="Times New Roman" w:hAnsi="Times New Roman" w:cs="Times New Roman"/>
                <w:sz w:val="28"/>
                <w:szCs w:val="28"/>
                <w:rPrChange w:id="1960" w:author="Airat Shigapov" w:date="2021-10-29T19:55:00Z">
                  <w:rPr>
                    <w:ins w:id="1961" w:author="Airat Shigapov" w:date="2021-10-29T19:53:00Z"/>
                    <w:rFonts w:ascii="Times New Roman" w:hAnsi="Times New Roman" w:cs="Times New Roman"/>
                    <w:sz w:val="24"/>
                    <w:szCs w:val="24"/>
                  </w:rPr>
                </w:rPrChange>
              </w:rPr>
            </w:pPr>
            <w:proofErr w:type="spellStart"/>
            <w:proofErr w:type="gramStart"/>
            <w:ins w:id="1962" w:author="Airat Shigapov" w:date="2021-10-29T19:53:00Z">
              <w:r w:rsidRPr="007B0F77">
                <w:rPr>
                  <w:rFonts w:ascii="Times New Roman" w:hAnsi="Times New Roman" w:cs="Times New Roman"/>
                  <w:sz w:val="28"/>
                  <w:szCs w:val="28"/>
                  <w:lang w:val="en-US"/>
                  <w:rPrChange w:id="1963" w:author="Airat Shigapov" w:date="2021-10-29T19:55:00Z">
                    <w:rPr>
                      <w:rFonts w:ascii="Times New Roman" w:hAnsi="Times New Roman" w:cs="Times New Roman"/>
                      <w:sz w:val="24"/>
                      <w:szCs w:val="24"/>
                      <w:lang w:val="en-US"/>
                    </w:rPr>
                  </w:rPrChange>
                </w:rPr>
                <w:t>nvarchar</w:t>
              </w:r>
              <w:proofErr w:type="spellEnd"/>
              <w:r w:rsidRPr="007B0F77">
                <w:rPr>
                  <w:rFonts w:ascii="Times New Roman" w:hAnsi="Times New Roman" w:cs="Times New Roman"/>
                  <w:sz w:val="28"/>
                  <w:szCs w:val="28"/>
                  <w:lang w:val="en-US"/>
                  <w:rPrChange w:id="1964" w:author="Airat Shigapov" w:date="2021-10-29T19:55:00Z">
                    <w:rPr>
                      <w:rFonts w:ascii="Times New Roman" w:hAnsi="Times New Roman" w:cs="Times New Roman"/>
                      <w:sz w:val="24"/>
                      <w:szCs w:val="24"/>
                      <w:lang w:val="en-US"/>
                    </w:rPr>
                  </w:rPrChange>
                </w:rPr>
                <w:t>(</w:t>
              </w:r>
              <w:proofErr w:type="gramEnd"/>
              <w:r w:rsidRPr="007B0F77">
                <w:rPr>
                  <w:rFonts w:ascii="Times New Roman" w:hAnsi="Times New Roman" w:cs="Times New Roman"/>
                  <w:sz w:val="28"/>
                  <w:szCs w:val="28"/>
                  <w:lang w:val="en-US"/>
                  <w:rPrChange w:id="1965" w:author="Airat Shigapov" w:date="2021-10-29T19:55:00Z">
                    <w:rPr>
                      <w:rFonts w:ascii="Times New Roman" w:hAnsi="Times New Roman" w:cs="Times New Roman"/>
                      <w:sz w:val="24"/>
                      <w:szCs w:val="24"/>
                      <w:lang w:val="en-US"/>
                    </w:rPr>
                  </w:rPrChange>
                </w:rPr>
                <w:t>50)</w:t>
              </w:r>
            </w:ins>
          </w:p>
        </w:tc>
        <w:tc>
          <w:tcPr>
            <w:tcW w:w="1891" w:type="dxa"/>
          </w:tcPr>
          <w:p w14:paraId="7CC62F26" w14:textId="77777777" w:rsidR="000427B8" w:rsidRPr="007B0F77" w:rsidRDefault="000427B8" w:rsidP="000427B8">
            <w:pPr>
              <w:spacing w:line="360" w:lineRule="auto"/>
              <w:jc w:val="center"/>
              <w:rPr>
                <w:ins w:id="1966" w:author="Airat Shigapov" w:date="2021-10-29T19:53:00Z"/>
                <w:rFonts w:ascii="Times New Roman" w:hAnsi="Times New Roman" w:cs="Times New Roman"/>
                <w:sz w:val="28"/>
                <w:szCs w:val="28"/>
                <w:lang w:val="en-US"/>
                <w:rPrChange w:id="1967" w:author="Airat Shigapov" w:date="2021-10-29T19:55:00Z">
                  <w:rPr>
                    <w:ins w:id="1968" w:author="Airat Shigapov" w:date="2021-10-29T19:53:00Z"/>
                    <w:rFonts w:ascii="Times New Roman" w:hAnsi="Times New Roman" w:cs="Times New Roman"/>
                    <w:sz w:val="24"/>
                    <w:szCs w:val="24"/>
                    <w:lang w:val="en-US"/>
                  </w:rPr>
                </w:rPrChange>
              </w:rPr>
            </w:pPr>
            <w:ins w:id="1969" w:author="Airat Shigapov" w:date="2021-10-29T19:53:00Z">
              <w:r w:rsidRPr="007B0F77">
                <w:rPr>
                  <w:rFonts w:ascii="Times New Roman" w:hAnsi="Times New Roman" w:cs="Times New Roman"/>
                  <w:sz w:val="28"/>
                  <w:szCs w:val="28"/>
                  <w:lang w:val="en-US"/>
                  <w:rPrChange w:id="1970" w:author="Airat Shigapov" w:date="2021-10-29T19:55:00Z">
                    <w:rPr>
                      <w:rFonts w:ascii="Times New Roman" w:hAnsi="Times New Roman" w:cs="Times New Roman"/>
                      <w:sz w:val="24"/>
                      <w:szCs w:val="24"/>
                      <w:lang w:val="en-US"/>
                    </w:rPr>
                  </w:rPrChange>
                </w:rPr>
                <w:t>Null</w:t>
              </w:r>
            </w:ins>
          </w:p>
        </w:tc>
      </w:tr>
    </w:tbl>
    <w:p w14:paraId="0F8EFB1E" w14:textId="44253AA5" w:rsidR="000427B8" w:rsidRPr="00D50DB0" w:rsidRDefault="00A67788">
      <w:pPr>
        <w:spacing w:before="120" w:after="0" w:line="360" w:lineRule="auto"/>
        <w:jc w:val="center"/>
        <w:rPr>
          <w:ins w:id="1971" w:author="Airat Shigapov" w:date="2021-10-29T19:53:00Z"/>
          <w:rFonts w:ascii="Times New Roman" w:hAnsi="Times New Roman" w:cs="Times New Roman"/>
          <w:sz w:val="28"/>
          <w:szCs w:val="28"/>
          <w:lang w:val="en-US"/>
          <w:rPrChange w:id="1972" w:author="Airat Shigapov" w:date="2021-10-29T20:12:00Z">
            <w:rPr>
              <w:ins w:id="1973" w:author="Airat Shigapov" w:date="2021-10-29T19:53:00Z"/>
            </w:rPr>
          </w:rPrChange>
        </w:rPr>
        <w:pPrChange w:id="1974" w:author="Airat Shigapov" w:date="2021-10-29T20:12:00Z">
          <w:pPr/>
        </w:pPrChange>
      </w:pPr>
      <w:ins w:id="1975" w:author="Airat Shigapov" w:date="2021-10-29T19:59:00Z">
        <w:r>
          <w:rPr>
            <w:rFonts w:ascii="Times New Roman" w:hAnsi="Times New Roman" w:cs="Times New Roman"/>
            <w:sz w:val="28"/>
            <w:szCs w:val="28"/>
          </w:rPr>
          <w:t>Таблица 3.</w:t>
        </w:r>
      </w:ins>
      <w:ins w:id="1976" w:author="Airat Shigapov" w:date="2021-10-29T20:00:00Z">
        <w:r w:rsidR="00916F70">
          <w:rPr>
            <w:rFonts w:ascii="Times New Roman" w:hAnsi="Times New Roman" w:cs="Times New Roman"/>
            <w:sz w:val="28"/>
            <w:szCs w:val="28"/>
            <w:lang w:val="en-US"/>
          </w:rPr>
          <w:t>3</w:t>
        </w:r>
      </w:ins>
      <w:ins w:id="1977" w:author="Airat Shigapov" w:date="2021-10-29T19:59:00Z">
        <w:r>
          <w:rPr>
            <w:rFonts w:ascii="Times New Roman" w:hAnsi="Times New Roman" w:cs="Times New Roman"/>
            <w:sz w:val="28"/>
            <w:szCs w:val="28"/>
          </w:rPr>
          <w:t xml:space="preserve"> Таблица </w:t>
        </w:r>
      </w:ins>
      <w:ins w:id="1978" w:author="Airat Shigapov" w:date="2021-10-29T20:00:00Z">
        <w:r w:rsidR="00D766C5">
          <w:rPr>
            <w:rFonts w:ascii="Times New Roman" w:hAnsi="Times New Roman" w:cs="Times New Roman"/>
            <w:sz w:val="28"/>
            <w:szCs w:val="28"/>
            <w:lang w:val="en-US"/>
          </w:rPr>
          <w:t>Category</w:t>
        </w:r>
      </w:ins>
    </w:p>
    <w:p w14:paraId="065760E8" w14:textId="64F6CC58" w:rsidR="00D31A8D" w:rsidRPr="00687A9C" w:rsidRDefault="00D31A8D">
      <w:pPr>
        <w:spacing w:before="120" w:after="0" w:line="360" w:lineRule="auto"/>
        <w:ind w:firstLine="709"/>
        <w:rPr>
          <w:ins w:id="1979" w:author="Airat Shigapov" w:date="2021-10-29T20:04:00Z"/>
          <w:rFonts w:ascii="Times New Roman" w:hAnsi="Times New Roman" w:cs="Times New Roman"/>
          <w:sz w:val="28"/>
          <w:szCs w:val="28"/>
        </w:rPr>
        <w:pPrChange w:id="1980" w:author="Airat Shigapov" w:date="2021-10-29T20:13:00Z">
          <w:pPr>
            <w:spacing w:after="0" w:line="360" w:lineRule="auto"/>
            <w:ind w:firstLine="708"/>
          </w:pPr>
        </w:pPrChange>
      </w:pPr>
      <w:ins w:id="1981" w:author="Airat Shigapov" w:date="2021-10-29T20:04:00Z">
        <w:r>
          <w:rPr>
            <w:rFonts w:ascii="Times New Roman" w:hAnsi="Times New Roman" w:cs="Times New Roman"/>
            <w:sz w:val="28"/>
            <w:szCs w:val="28"/>
          </w:rPr>
          <w:t xml:space="preserve">Таблица </w:t>
        </w:r>
      </w:ins>
      <w:ins w:id="1982" w:author="Airat Shigapov" w:date="2021-10-29T20:12:00Z">
        <w:r w:rsidR="007E5706">
          <w:rPr>
            <w:rFonts w:ascii="Times New Roman" w:hAnsi="Times New Roman" w:cs="Times New Roman"/>
            <w:sz w:val="28"/>
            <w:szCs w:val="28"/>
            <w:lang w:val="en-US"/>
          </w:rPr>
          <w:t>Subcategory</w:t>
        </w:r>
      </w:ins>
      <w:ins w:id="1983" w:author="Airat Shigapov" w:date="2021-10-29T20:04:00Z">
        <w:r w:rsidRPr="00687A9C">
          <w:rPr>
            <w:rFonts w:ascii="Times New Roman" w:hAnsi="Times New Roman" w:cs="Times New Roman"/>
            <w:sz w:val="28"/>
            <w:szCs w:val="28"/>
          </w:rPr>
          <w:t xml:space="preserve"> </w:t>
        </w:r>
        <w:r>
          <w:rPr>
            <w:rFonts w:ascii="Times New Roman" w:hAnsi="Times New Roman" w:cs="Times New Roman"/>
            <w:sz w:val="28"/>
            <w:szCs w:val="28"/>
          </w:rPr>
          <w:t xml:space="preserve">описывает </w:t>
        </w:r>
      </w:ins>
      <w:ins w:id="1984" w:author="Airat Shigapov" w:date="2021-10-29T20:05:00Z">
        <w:r w:rsidR="008F5CD3">
          <w:rPr>
            <w:rFonts w:ascii="Times New Roman" w:hAnsi="Times New Roman" w:cs="Times New Roman"/>
            <w:sz w:val="28"/>
            <w:szCs w:val="28"/>
          </w:rPr>
          <w:t>подкатегории</w:t>
        </w:r>
      </w:ins>
      <w:ins w:id="1985" w:author="Airat Shigapov" w:date="2021-10-29T20:04:00Z">
        <w:r>
          <w:rPr>
            <w:rFonts w:ascii="Times New Roman" w:hAnsi="Times New Roman" w:cs="Times New Roman"/>
            <w:sz w:val="28"/>
            <w:szCs w:val="28"/>
          </w:rPr>
          <w:t xml:space="preserve"> товаров (Рисунок 3.</w:t>
        </w:r>
      </w:ins>
      <w:ins w:id="1986" w:author="Airat Shigapov" w:date="2021-10-29T20:05:00Z">
        <w:r w:rsidR="008F5CD3">
          <w:rPr>
            <w:rFonts w:ascii="Times New Roman" w:hAnsi="Times New Roman" w:cs="Times New Roman"/>
            <w:sz w:val="28"/>
            <w:szCs w:val="28"/>
          </w:rPr>
          <w:t>4</w:t>
        </w:r>
      </w:ins>
      <w:ins w:id="1987" w:author="Airat Shigapov" w:date="2021-10-29T20:04:00Z">
        <w:r>
          <w:rPr>
            <w:rFonts w:ascii="Times New Roman" w:hAnsi="Times New Roman" w:cs="Times New Roman"/>
            <w:sz w:val="28"/>
            <w:szCs w:val="28"/>
          </w:rPr>
          <w:t>).</w:t>
        </w:r>
      </w:ins>
    </w:p>
    <w:tbl>
      <w:tblPr>
        <w:tblStyle w:val="a9"/>
        <w:tblW w:w="0" w:type="auto"/>
        <w:tblLook w:val="04A0" w:firstRow="1" w:lastRow="0" w:firstColumn="1" w:lastColumn="0" w:noHBand="0" w:noVBand="1"/>
      </w:tblPr>
      <w:tblGrid>
        <w:gridCol w:w="926"/>
        <w:gridCol w:w="4392"/>
        <w:gridCol w:w="2136"/>
        <w:gridCol w:w="1891"/>
      </w:tblGrid>
      <w:tr w:rsidR="000427B8" w:rsidRPr="007B0F77" w14:paraId="4C9139D9" w14:textId="77777777" w:rsidTr="00687A9C">
        <w:trPr>
          <w:ins w:id="1988" w:author="Airat Shigapov" w:date="2021-10-29T19:53:00Z"/>
        </w:trPr>
        <w:tc>
          <w:tcPr>
            <w:tcW w:w="926" w:type="dxa"/>
            <w:vAlign w:val="center"/>
          </w:tcPr>
          <w:p w14:paraId="0869DC49" w14:textId="77777777" w:rsidR="000427B8" w:rsidRPr="007B0F77" w:rsidRDefault="000427B8" w:rsidP="000427B8">
            <w:pPr>
              <w:spacing w:line="360" w:lineRule="auto"/>
              <w:jc w:val="center"/>
              <w:rPr>
                <w:ins w:id="1989" w:author="Airat Shigapov" w:date="2021-10-29T19:53:00Z"/>
                <w:rFonts w:ascii="Times New Roman" w:hAnsi="Times New Roman" w:cs="Times New Roman"/>
                <w:sz w:val="28"/>
                <w:szCs w:val="28"/>
                <w:rPrChange w:id="1990" w:author="Airat Shigapov" w:date="2021-10-29T19:55:00Z">
                  <w:rPr>
                    <w:ins w:id="1991" w:author="Airat Shigapov" w:date="2021-10-29T19:53:00Z"/>
                    <w:rFonts w:ascii="Times New Roman" w:hAnsi="Times New Roman" w:cs="Times New Roman"/>
                    <w:sz w:val="24"/>
                    <w:szCs w:val="24"/>
                  </w:rPr>
                </w:rPrChange>
              </w:rPr>
            </w:pPr>
            <w:ins w:id="1992" w:author="Airat Shigapov" w:date="2021-10-29T19:53:00Z">
              <w:r w:rsidRPr="007B0F77">
                <w:rPr>
                  <w:rFonts w:ascii="Times New Roman" w:hAnsi="Times New Roman" w:cs="Times New Roman"/>
                  <w:sz w:val="28"/>
                  <w:szCs w:val="28"/>
                  <w:rPrChange w:id="1993" w:author="Airat Shigapov" w:date="2021-10-29T19:55:00Z">
                    <w:rPr>
                      <w:rFonts w:ascii="Times New Roman" w:hAnsi="Times New Roman" w:cs="Times New Roman"/>
                      <w:sz w:val="24"/>
                      <w:szCs w:val="24"/>
                    </w:rPr>
                  </w:rPrChange>
                </w:rPr>
                <w:t>Ключ</w:t>
              </w:r>
            </w:ins>
          </w:p>
        </w:tc>
        <w:tc>
          <w:tcPr>
            <w:tcW w:w="4392" w:type="dxa"/>
            <w:vAlign w:val="center"/>
          </w:tcPr>
          <w:p w14:paraId="60348C66" w14:textId="77777777" w:rsidR="000427B8" w:rsidRPr="007B0F77" w:rsidRDefault="000427B8" w:rsidP="000427B8">
            <w:pPr>
              <w:spacing w:line="360" w:lineRule="auto"/>
              <w:jc w:val="center"/>
              <w:rPr>
                <w:ins w:id="1994" w:author="Airat Shigapov" w:date="2021-10-29T19:53:00Z"/>
                <w:rFonts w:ascii="Times New Roman" w:hAnsi="Times New Roman" w:cs="Times New Roman"/>
                <w:sz w:val="28"/>
                <w:szCs w:val="28"/>
                <w:rPrChange w:id="1995" w:author="Airat Shigapov" w:date="2021-10-29T19:55:00Z">
                  <w:rPr>
                    <w:ins w:id="1996" w:author="Airat Shigapov" w:date="2021-10-29T19:53:00Z"/>
                    <w:rFonts w:ascii="Times New Roman" w:hAnsi="Times New Roman" w:cs="Times New Roman"/>
                    <w:sz w:val="24"/>
                    <w:szCs w:val="24"/>
                  </w:rPr>
                </w:rPrChange>
              </w:rPr>
            </w:pPr>
            <w:ins w:id="1997" w:author="Airat Shigapov" w:date="2021-10-29T19:53:00Z">
              <w:r w:rsidRPr="007B0F77">
                <w:rPr>
                  <w:rFonts w:ascii="Times New Roman" w:hAnsi="Times New Roman" w:cs="Times New Roman"/>
                  <w:sz w:val="28"/>
                  <w:szCs w:val="28"/>
                  <w:rPrChange w:id="1998" w:author="Airat Shigapov" w:date="2021-10-29T19:55:00Z">
                    <w:rPr>
                      <w:rFonts w:ascii="Times New Roman" w:hAnsi="Times New Roman" w:cs="Times New Roman"/>
                      <w:sz w:val="24"/>
                      <w:szCs w:val="24"/>
                    </w:rPr>
                  </w:rPrChange>
                </w:rPr>
                <w:t>Наименование</w:t>
              </w:r>
            </w:ins>
          </w:p>
        </w:tc>
        <w:tc>
          <w:tcPr>
            <w:tcW w:w="2136" w:type="dxa"/>
            <w:vAlign w:val="center"/>
          </w:tcPr>
          <w:p w14:paraId="5AFB0184" w14:textId="77777777" w:rsidR="000427B8" w:rsidRPr="007B0F77" w:rsidRDefault="000427B8" w:rsidP="000427B8">
            <w:pPr>
              <w:spacing w:line="360" w:lineRule="auto"/>
              <w:jc w:val="center"/>
              <w:rPr>
                <w:ins w:id="1999" w:author="Airat Shigapov" w:date="2021-10-29T19:53:00Z"/>
                <w:rFonts w:ascii="Times New Roman" w:hAnsi="Times New Roman" w:cs="Times New Roman"/>
                <w:sz w:val="28"/>
                <w:szCs w:val="28"/>
                <w:rPrChange w:id="2000" w:author="Airat Shigapov" w:date="2021-10-29T19:55:00Z">
                  <w:rPr>
                    <w:ins w:id="2001" w:author="Airat Shigapov" w:date="2021-10-29T19:53:00Z"/>
                    <w:rFonts w:ascii="Times New Roman" w:hAnsi="Times New Roman" w:cs="Times New Roman"/>
                    <w:sz w:val="24"/>
                    <w:szCs w:val="24"/>
                  </w:rPr>
                </w:rPrChange>
              </w:rPr>
            </w:pPr>
            <w:ins w:id="2002" w:author="Airat Shigapov" w:date="2021-10-29T19:53:00Z">
              <w:r w:rsidRPr="007B0F77">
                <w:rPr>
                  <w:rFonts w:ascii="Times New Roman" w:hAnsi="Times New Roman" w:cs="Times New Roman"/>
                  <w:sz w:val="28"/>
                  <w:szCs w:val="28"/>
                  <w:rPrChange w:id="2003" w:author="Airat Shigapov" w:date="2021-10-29T19:55:00Z">
                    <w:rPr>
                      <w:rFonts w:ascii="Times New Roman" w:hAnsi="Times New Roman" w:cs="Times New Roman"/>
                      <w:sz w:val="24"/>
                      <w:szCs w:val="24"/>
                    </w:rPr>
                  </w:rPrChange>
                </w:rPr>
                <w:t>Тип данных</w:t>
              </w:r>
            </w:ins>
          </w:p>
        </w:tc>
        <w:tc>
          <w:tcPr>
            <w:tcW w:w="1891" w:type="dxa"/>
          </w:tcPr>
          <w:p w14:paraId="6A760456" w14:textId="77777777" w:rsidR="000427B8" w:rsidRPr="007B0F77" w:rsidRDefault="000427B8" w:rsidP="000427B8">
            <w:pPr>
              <w:spacing w:line="360" w:lineRule="auto"/>
              <w:jc w:val="center"/>
              <w:rPr>
                <w:ins w:id="2004" w:author="Airat Shigapov" w:date="2021-10-29T19:53:00Z"/>
                <w:rFonts w:ascii="Times New Roman" w:hAnsi="Times New Roman" w:cs="Times New Roman"/>
                <w:sz w:val="28"/>
                <w:szCs w:val="28"/>
                <w:rPrChange w:id="2005" w:author="Airat Shigapov" w:date="2021-10-29T19:55:00Z">
                  <w:rPr>
                    <w:ins w:id="2006" w:author="Airat Shigapov" w:date="2021-10-29T19:53:00Z"/>
                    <w:rFonts w:ascii="Times New Roman" w:hAnsi="Times New Roman" w:cs="Times New Roman"/>
                    <w:sz w:val="24"/>
                    <w:szCs w:val="24"/>
                  </w:rPr>
                </w:rPrChange>
              </w:rPr>
            </w:pPr>
            <w:ins w:id="2007" w:author="Airat Shigapov" w:date="2021-10-29T19:53:00Z">
              <w:r w:rsidRPr="007B0F77">
                <w:rPr>
                  <w:rFonts w:ascii="Times New Roman" w:hAnsi="Times New Roman" w:cs="Times New Roman"/>
                  <w:sz w:val="28"/>
                  <w:szCs w:val="28"/>
                  <w:rPrChange w:id="2008" w:author="Airat Shigapov" w:date="2021-10-29T19:55:00Z">
                    <w:rPr>
                      <w:rFonts w:ascii="Times New Roman" w:hAnsi="Times New Roman" w:cs="Times New Roman"/>
                      <w:sz w:val="24"/>
                      <w:szCs w:val="24"/>
                    </w:rPr>
                  </w:rPrChange>
                </w:rPr>
                <w:t>Не пусто</w:t>
              </w:r>
            </w:ins>
          </w:p>
        </w:tc>
      </w:tr>
      <w:tr w:rsidR="000427B8" w:rsidRPr="007B0F77" w14:paraId="04613949" w14:textId="77777777" w:rsidTr="00687A9C">
        <w:trPr>
          <w:ins w:id="2009" w:author="Airat Shigapov" w:date="2021-10-29T19:53:00Z"/>
        </w:trPr>
        <w:tc>
          <w:tcPr>
            <w:tcW w:w="926" w:type="dxa"/>
            <w:vAlign w:val="center"/>
          </w:tcPr>
          <w:p w14:paraId="7A65152B" w14:textId="77777777" w:rsidR="000427B8" w:rsidRPr="007B0F77" w:rsidRDefault="000427B8" w:rsidP="000427B8">
            <w:pPr>
              <w:spacing w:line="360" w:lineRule="auto"/>
              <w:jc w:val="center"/>
              <w:rPr>
                <w:ins w:id="2010" w:author="Airat Shigapov" w:date="2021-10-29T19:53:00Z"/>
                <w:rFonts w:ascii="Times New Roman" w:hAnsi="Times New Roman" w:cs="Times New Roman"/>
                <w:sz w:val="28"/>
                <w:szCs w:val="28"/>
                <w:lang w:val="en-US"/>
                <w:rPrChange w:id="2011" w:author="Airat Shigapov" w:date="2021-10-29T19:55:00Z">
                  <w:rPr>
                    <w:ins w:id="2012" w:author="Airat Shigapov" w:date="2021-10-29T19:53:00Z"/>
                    <w:rFonts w:ascii="Times New Roman" w:hAnsi="Times New Roman" w:cs="Times New Roman"/>
                    <w:sz w:val="24"/>
                    <w:szCs w:val="24"/>
                    <w:lang w:val="en-US"/>
                  </w:rPr>
                </w:rPrChange>
              </w:rPr>
            </w:pPr>
            <w:ins w:id="2013" w:author="Airat Shigapov" w:date="2021-10-29T19:53:00Z">
              <w:r w:rsidRPr="007B0F77">
                <w:rPr>
                  <w:rFonts w:ascii="Times New Roman" w:hAnsi="Times New Roman" w:cs="Times New Roman"/>
                  <w:sz w:val="28"/>
                  <w:szCs w:val="28"/>
                  <w:lang w:val="en-US"/>
                  <w:rPrChange w:id="2014" w:author="Airat Shigapov" w:date="2021-10-29T19:55:00Z">
                    <w:rPr>
                      <w:rFonts w:ascii="Times New Roman" w:hAnsi="Times New Roman" w:cs="Times New Roman"/>
                      <w:sz w:val="24"/>
                      <w:szCs w:val="24"/>
                      <w:lang w:val="en-US"/>
                    </w:rPr>
                  </w:rPrChange>
                </w:rPr>
                <w:lastRenderedPageBreak/>
                <w:t>PK</w:t>
              </w:r>
            </w:ins>
          </w:p>
        </w:tc>
        <w:tc>
          <w:tcPr>
            <w:tcW w:w="4392" w:type="dxa"/>
            <w:vAlign w:val="center"/>
          </w:tcPr>
          <w:p w14:paraId="12E9FC93" w14:textId="77777777" w:rsidR="000427B8" w:rsidRPr="007B0F77" w:rsidRDefault="000427B8" w:rsidP="000427B8">
            <w:pPr>
              <w:spacing w:line="360" w:lineRule="auto"/>
              <w:jc w:val="center"/>
              <w:rPr>
                <w:ins w:id="2015" w:author="Airat Shigapov" w:date="2021-10-29T19:53:00Z"/>
                <w:rFonts w:ascii="Times New Roman" w:hAnsi="Times New Roman" w:cs="Times New Roman"/>
                <w:sz w:val="28"/>
                <w:szCs w:val="28"/>
                <w:lang w:val="en-US"/>
                <w:rPrChange w:id="2016" w:author="Airat Shigapov" w:date="2021-10-29T19:55:00Z">
                  <w:rPr>
                    <w:ins w:id="2017" w:author="Airat Shigapov" w:date="2021-10-29T19:53:00Z"/>
                    <w:rFonts w:ascii="Times New Roman" w:hAnsi="Times New Roman" w:cs="Times New Roman"/>
                    <w:sz w:val="24"/>
                    <w:szCs w:val="24"/>
                    <w:lang w:val="en-US"/>
                  </w:rPr>
                </w:rPrChange>
              </w:rPr>
            </w:pPr>
            <w:ins w:id="2018" w:author="Airat Shigapov" w:date="2021-10-29T19:53:00Z">
              <w:r w:rsidRPr="007B0F77">
                <w:rPr>
                  <w:rFonts w:ascii="Times New Roman" w:hAnsi="Times New Roman" w:cs="Times New Roman"/>
                  <w:sz w:val="28"/>
                  <w:szCs w:val="28"/>
                  <w:lang w:val="en-US"/>
                  <w:rPrChange w:id="2019" w:author="Airat Shigapov" w:date="2021-10-29T19:55:00Z">
                    <w:rPr>
                      <w:rFonts w:ascii="Times New Roman" w:hAnsi="Times New Roman" w:cs="Times New Roman"/>
                      <w:sz w:val="24"/>
                      <w:szCs w:val="24"/>
                      <w:lang w:val="en-US"/>
                    </w:rPr>
                  </w:rPrChange>
                </w:rPr>
                <w:t>Id</w:t>
              </w:r>
            </w:ins>
          </w:p>
        </w:tc>
        <w:tc>
          <w:tcPr>
            <w:tcW w:w="2136" w:type="dxa"/>
            <w:vAlign w:val="center"/>
          </w:tcPr>
          <w:p w14:paraId="358B40E3" w14:textId="77777777" w:rsidR="000427B8" w:rsidRPr="007B0F77" w:rsidRDefault="000427B8" w:rsidP="000427B8">
            <w:pPr>
              <w:spacing w:line="360" w:lineRule="auto"/>
              <w:jc w:val="center"/>
              <w:rPr>
                <w:ins w:id="2020" w:author="Airat Shigapov" w:date="2021-10-29T19:53:00Z"/>
                <w:rFonts w:ascii="Times New Roman" w:hAnsi="Times New Roman" w:cs="Times New Roman"/>
                <w:sz w:val="28"/>
                <w:szCs w:val="28"/>
                <w:lang w:val="en-US"/>
                <w:rPrChange w:id="2021" w:author="Airat Shigapov" w:date="2021-10-29T19:55:00Z">
                  <w:rPr>
                    <w:ins w:id="2022" w:author="Airat Shigapov" w:date="2021-10-29T19:53:00Z"/>
                    <w:rFonts w:ascii="Times New Roman" w:hAnsi="Times New Roman" w:cs="Times New Roman"/>
                    <w:sz w:val="24"/>
                    <w:szCs w:val="24"/>
                    <w:lang w:val="en-US"/>
                  </w:rPr>
                </w:rPrChange>
              </w:rPr>
            </w:pPr>
            <w:ins w:id="2023" w:author="Airat Shigapov" w:date="2021-10-29T19:53:00Z">
              <w:r w:rsidRPr="007B0F77">
                <w:rPr>
                  <w:rFonts w:ascii="Times New Roman" w:hAnsi="Times New Roman" w:cs="Times New Roman"/>
                  <w:sz w:val="28"/>
                  <w:szCs w:val="28"/>
                  <w:lang w:val="en-US"/>
                  <w:rPrChange w:id="2024" w:author="Airat Shigapov" w:date="2021-10-29T19:55:00Z">
                    <w:rPr>
                      <w:rFonts w:ascii="Times New Roman" w:hAnsi="Times New Roman" w:cs="Times New Roman"/>
                      <w:sz w:val="24"/>
                      <w:szCs w:val="24"/>
                      <w:lang w:val="en-US"/>
                    </w:rPr>
                  </w:rPrChange>
                </w:rPr>
                <w:t>int</w:t>
              </w:r>
            </w:ins>
          </w:p>
        </w:tc>
        <w:tc>
          <w:tcPr>
            <w:tcW w:w="1891" w:type="dxa"/>
          </w:tcPr>
          <w:p w14:paraId="3A4501C2" w14:textId="77777777" w:rsidR="000427B8" w:rsidRPr="007B0F77" w:rsidRDefault="000427B8" w:rsidP="000427B8">
            <w:pPr>
              <w:spacing w:line="360" w:lineRule="auto"/>
              <w:jc w:val="center"/>
              <w:rPr>
                <w:ins w:id="2025" w:author="Airat Shigapov" w:date="2021-10-29T19:53:00Z"/>
                <w:rFonts w:ascii="Times New Roman" w:hAnsi="Times New Roman" w:cs="Times New Roman"/>
                <w:sz w:val="28"/>
                <w:szCs w:val="28"/>
                <w:lang w:val="en-US"/>
                <w:rPrChange w:id="2026" w:author="Airat Shigapov" w:date="2021-10-29T19:55:00Z">
                  <w:rPr>
                    <w:ins w:id="2027" w:author="Airat Shigapov" w:date="2021-10-29T19:53:00Z"/>
                    <w:rFonts w:ascii="Times New Roman" w:hAnsi="Times New Roman" w:cs="Times New Roman"/>
                    <w:sz w:val="24"/>
                    <w:szCs w:val="24"/>
                    <w:lang w:val="en-US"/>
                  </w:rPr>
                </w:rPrChange>
              </w:rPr>
            </w:pPr>
            <w:ins w:id="2028" w:author="Airat Shigapov" w:date="2021-10-29T19:53:00Z">
              <w:r w:rsidRPr="007B0F77">
                <w:rPr>
                  <w:rFonts w:ascii="Times New Roman" w:hAnsi="Times New Roman" w:cs="Times New Roman"/>
                  <w:sz w:val="28"/>
                  <w:szCs w:val="28"/>
                  <w:lang w:val="en-US"/>
                  <w:rPrChange w:id="2029" w:author="Airat Shigapov" w:date="2021-10-29T19:55:00Z">
                    <w:rPr>
                      <w:rFonts w:ascii="Times New Roman" w:hAnsi="Times New Roman" w:cs="Times New Roman"/>
                      <w:sz w:val="24"/>
                      <w:szCs w:val="24"/>
                      <w:lang w:val="en-US"/>
                    </w:rPr>
                  </w:rPrChange>
                </w:rPr>
                <w:t>Not Null</w:t>
              </w:r>
            </w:ins>
          </w:p>
        </w:tc>
      </w:tr>
      <w:tr w:rsidR="000427B8" w:rsidRPr="007B0F77" w14:paraId="3DD66304" w14:textId="77777777" w:rsidTr="00687A9C">
        <w:trPr>
          <w:ins w:id="2030" w:author="Airat Shigapov" w:date="2021-10-29T19:53:00Z"/>
        </w:trPr>
        <w:tc>
          <w:tcPr>
            <w:tcW w:w="926" w:type="dxa"/>
            <w:vAlign w:val="center"/>
          </w:tcPr>
          <w:p w14:paraId="20DF55C7" w14:textId="77777777" w:rsidR="000427B8" w:rsidRPr="007B0F77" w:rsidRDefault="000427B8" w:rsidP="000427B8">
            <w:pPr>
              <w:spacing w:line="360" w:lineRule="auto"/>
              <w:jc w:val="center"/>
              <w:rPr>
                <w:ins w:id="2031" w:author="Airat Shigapov" w:date="2021-10-29T19:53:00Z"/>
                <w:rFonts w:ascii="Times New Roman" w:hAnsi="Times New Roman" w:cs="Times New Roman"/>
                <w:sz w:val="28"/>
                <w:szCs w:val="28"/>
                <w:rPrChange w:id="2032" w:author="Airat Shigapov" w:date="2021-10-29T19:55:00Z">
                  <w:rPr>
                    <w:ins w:id="2033" w:author="Airat Shigapov" w:date="2021-10-29T19:53:00Z"/>
                    <w:rFonts w:ascii="Times New Roman" w:hAnsi="Times New Roman" w:cs="Times New Roman"/>
                    <w:sz w:val="24"/>
                    <w:szCs w:val="24"/>
                  </w:rPr>
                </w:rPrChange>
              </w:rPr>
            </w:pPr>
          </w:p>
        </w:tc>
        <w:tc>
          <w:tcPr>
            <w:tcW w:w="4392" w:type="dxa"/>
            <w:vAlign w:val="center"/>
          </w:tcPr>
          <w:p w14:paraId="32EA65DF" w14:textId="77777777" w:rsidR="000427B8" w:rsidRPr="007B0F77" w:rsidRDefault="000427B8" w:rsidP="000427B8">
            <w:pPr>
              <w:spacing w:line="360" w:lineRule="auto"/>
              <w:jc w:val="center"/>
              <w:rPr>
                <w:ins w:id="2034" w:author="Airat Shigapov" w:date="2021-10-29T19:53:00Z"/>
                <w:rFonts w:ascii="Times New Roman" w:hAnsi="Times New Roman" w:cs="Times New Roman"/>
                <w:sz w:val="28"/>
                <w:szCs w:val="28"/>
                <w:lang w:val="en-US"/>
                <w:rPrChange w:id="2035" w:author="Airat Shigapov" w:date="2021-10-29T19:55:00Z">
                  <w:rPr>
                    <w:ins w:id="2036" w:author="Airat Shigapov" w:date="2021-10-29T19:53:00Z"/>
                    <w:rFonts w:ascii="Times New Roman" w:hAnsi="Times New Roman" w:cs="Times New Roman"/>
                    <w:sz w:val="24"/>
                    <w:szCs w:val="24"/>
                    <w:lang w:val="en-US"/>
                  </w:rPr>
                </w:rPrChange>
              </w:rPr>
            </w:pPr>
            <w:ins w:id="2037" w:author="Airat Shigapov" w:date="2021-10-29T19:53:00Z">
              <w:r w:rsidRPr="007B0F77">
                <w:rPr>
                  <w:rFonts w:ascii="Times New Roman" w:hAnsi="Times New Roman" w:cs="Times New Roman"/>
                  <w:sz w:val="28"/>
                  <w:szCs w:val="28"/>
                  <w:lang w:val="en-US"/>
                  <w:rPrChange w:id="2038" w:author="Airat Shigapov" w:date="2021-10-29T19:55:00Z">
                    <w:rPr>
                      <w:rFonts w:ascii="Times New Roman" w:hAnsi="Times New Roman" w:cs="Times New Roman"/>
                      <w:sz w:val="24"/>
                      <w:szCs w:val="24"/>
                      <w:lang w:val="en-US"/>
                    </w:rPr>
                  </w:rPrChange>
                </w:rPr>
                <w:t>Name</w:t>
              </w:r>
            </w:ins>
          </w:p>
        </w:tc>
        <w:tc>
          <w:tcPr>
            <w:tcW w:w="2136" w:type="dxa"/>
            <w:vAlign w:val="center"/>
          </w:tcPr>
          <w:p w14:paraId="6552E6CA" w14:textId="77777777" w:rsidR="000427B8" w:rsidRPr="007B0F77" w:rsidRDefault="000427B8" w:rsidP="000427B8">
            <w:pPr>
              <w:spacing w:line="360" w:lineRule="auto"/>
              <w:jc w:val="center"/>
              <w:rPr>
                <w:ins w:id="2039" w:author="Airat Shigapov" w:date="2021-10-29T19:53:00Z"/>
                <w:rFonts w:ascii="Times New Roman" w:hAnsi="Times New Roman" w:cs="Times New Roman"/>
                <w:sz w:val="28"/>
                <w:szCs w:val="28"/>
                <w:rPrChange w:id="2040" w:author="Airat Shigapov" w:date="2021-10-29T19:55:00Z">
                  <w:rPr>
                    <w:ins w:id="2041" w:author="Airat Shigapov" w:date="2021-10-29T19:53:00Z"/>
                    <w:rFonts w:ascii="Times New Roman" w:hAnsi="Times New Roman" w:cs="Times New Roman"/>
                    <w:sz w:val="24"/>
                    <w:szCs w:val="24"/>
                  </w:rPr>
                </w:rPrChange>
              </w:rPr>
            </w:pPr>
            <w:proofErr w:type="spellStart"/>
            <w:proofErr w:type="gramStart"/>
            <w:ins w:id="2042" w:author="Airat Shigapov" w:date="2021-10-29T19:53:00Z">
              <w:r w:rsidRPr="007B0F77">
                <w:rPr>
                  <w:rFonts w:ascii="Times New Roman" w:hAnsi="Times New Roman" w:cs="Times New Roman"/>
                  <w:sz w:val="28"/>
                  <w:szCs w:val="28"/>
                  <w:lang w:val="en-US"/>
                  <w:rPrChange w:id="2043" w:author="Airat Shigapov" w:date="2021-10-29T19:55:00Z">
                    <w:rPr>
                      <w:rFonts w:ascii="Times New Roman" w:hAnsi="Times New Roman" w:cs="Times New Roman"/>
                      <w:sz w:val="24"/>
                      <w:szCs w:val="24"/>
                      <w:lang w:val="en-US"/>
                    </w:rPr>
                  </w:rPrChange>
                </w:rPr>
                <w:t>nvarchar</w:t>
              </w:r>
              <w:proofErr w:type="spellEnd"/>
              <w:r w:rsidRPr="007B0F77">
                <w:rPr>
                  <w:rFonts w:ascii="Times New Roman" w:hAnsi="Times New Roman" w:cs="Times New Roman"/>
                  <w:sz w:val="28"/>
                  <w:szCs w:val="28"/>
                  <w:lang w:val="en-US"/>
                  <w:rPrChange w:id="2044" w:author="Airat Shigapov" w:date="2021-10-29T19:55:00Z">
                    <w:rPr>
                      <w:rFonts w:ascii="Times New Roman" w:hAnsi="Times New Roman" w:cs="Times New Roman"/>
                      <w:sz w:val="24"/>
                      <w:szCs w:val="24"/>
                      <w:lang w:val="en-US"/>
                    </w:rPr>
                  </w:rPrChange>
                </w:rPr>
                <w:t>(</w:t>
              </w:r>
              <w:proofErr w:type="gramEnd"/>
              <w:r w:rsidRPr="007B0F77">
                <w:rPr>
                  <w:rFonts w:ascii="Times New Roman" w:hAnsi="Times New Roman" w:cs="Times New Roman"/>
                  <w:sz w:val="28"/>
                  <w:szCs w:val="28"/>
                  <w:lang w:val="en-US"/>
                  <w:rPrChange w:id="2045" w:author="Airat Shigapov" w:date="2021-10-29T19:55:00Z">
                    <w:rPr>
                      <w:rFonts w:ascii="Times New Roman" w:hAnsi="Times New Roman" w:cs="Times New Roman"/>
                      <w:sz w:val="24"/>
                      <w:szCs w:val="24"/>
                      <w:lang w:val="en-US"/>
                    </w:rPr>
                  </w:rPrChange>
                </w:rPr>
                <w:t>20)</w:t>
              </w:r>
            </w:ins>
          </w:p>
        </w:tc>
        <w:tc>
          <w:tcPr>
            <w:tcW w:w="1891" w:type="dxa"/>
          </w:tcPr>
          <w:p w14:paraId="386CB7DD" w14:textId="77777777" w:rsidR="000427B8" w:rsidRPr="007B0F77" w:rsidRDefault="000427B8" w:rsidP="000427B8">
            <w:pPr>
              <w:spacing w:line="360" w:lineRule="auto"/>
              <w:jc w:val="center"/>
              <w:rPr>
                <w:ins w:id="2046" w:author="Airat Shigapov" w:date="2021-10-29T19:53:00Z"/>
                <w:rFonts w:ascii="Times New Roman" w:hAnsi="Times New Roman" w:cs="Times New Roman"/>
                <w:sz w:val="28"/>
                <w:szCs w:val="28"/>
                <w:lang w:val="en-US"/>
                <w:rPrChange w:id="2047" w:author="Airat Shigapov" w:date="2021-10-29T19:55:00Z">
                  <w:rPr>
                    <w:ins w:id="2048" w:author="Airat Shigapov" w:date="2021-10-29T19:53:00Z"/>
                    <w:rFonts w:ascii="Times New Roman" w:hAnsi="Times New Roman" w:cs="Times New Roman"/>
                    <w:sz w:val="24"/>
                    <w:szCs w:val="24"/>
                    <w:lang w:val="en-US"/>
                  </w:rPr>
                </w:rPrChange>
              </w:rPr>
            </w:pPr>
            <w:ins w:id="2049" w:author="Airat Shigapov" w:date="2021-10-29T19:53:00Z">
              <w:r w:rsidRPr="007B0F77">
                <w:rPr>
                  <w:rFonts w:ascii="Times New Roman" w:hAnsi="Times New Roman" w:cs="Times New Roman"/>
                  <w:sz w:val="28"/>
                  <w:szCs w:val="28"/>
                  <w:lang w:val="en-US"/>
                  <w:rPrChange w:id="2050" w:author="Airat Shigapov" w:date="2021-10-29T19:55:00Z">
                    <w:rPr>
                      <w:rFonts w:ascii="Times New Roman" w:hAnsi="Times New Roman" w:cs="Times New Roman"/>
                      <w:sz w:val="24"/>
                      <w:szCs w:val="24"/>
                      <w:lang w:val="en-US"/>
                    </w:rPr>
                  </w:rPrChange>
                </w:rPr>
                <w:t>Null</w:t>
              </w:r>
            </w:ins>
          </w:p>
        </w:tc>
      </w:tr>
      <w:tr w:rsidR="000427B8" w:rsidRPr="007B0F77" w14:paraId="2B4DD8BF" w14:textId="77777777" w:rsidTr="00687A9C">
        <w:trPr>
          <w:ins w:id="2051" w:author="Airat Shigapov" w:date="2021-10-29T19:53:00Z"/>
        </w:trPr>
        <w:tc>
          <w:tcPr>
            <w:tcW w:w="926" w:type="dxa"/>
            <w:vAlign w:val="center"/>
          </w:tcPr>
          <w:p w14:paraId="64A1601A" w14:textId="77777777" w:rsidR="000427B8" w:rsidRPr="007B0F77" w:rsidRDefault="000427B8" w:rsidP="000427B8">
            <w:pPr>
              <w:spacing w:line="360" w:lineRule="auto"/>
              <w:jc w:val="center"/>
              <w:rPr>
                <w:ins w:id="2052" w:author="Airat Shigapov" w:date="2021-10-29T19:53:00Z"/>
                <w:rFonts w:ascii="Times New Roman" w:hAnsi="Times New Roman" w:cs="Times New Roman"/>
                <w:sz w:val="28"/>
                <w:szCs w:val="28"/>
                <w:lang w:val="en-US"/>
                <w:rPrChange w:id="2053" w:author="Airat Shigapov" w:date="2021-10-29T19:55:00Z">
                  <w:rPr>
                    <w:ins w:id="2054" w:author="Airat Shigapov" w:date="2021-10-29T19:53:00Z"/>
                    <w:rFonts w:ascii="Times New Roman" w:hAnsi="Times New Roman" w:cs="Times New Roman"/>
                    <w:sz w:val="24"/>
                    <w:szCs w:val="24"/>
                    <w:lang w:val="en-US"/>
                  </w:rPr>
                </w:rPrChange>
              </w:rPr>
            </w:pPr>
            <w:ins w:id="2055" w:author="Airat Shigapov" w:date="2021-10-29T19:53:00Z">
              <w:r w:rsidRPr="007B0F77">
                <w:rPr>
                  <w:rFonts w:ascii="Times New Roman" w:hAnsi="Times New Roman" w:cs="Times New Roman"/>
                  <w:sz w:val="28"/>
                  <w:szCs w:val="28"/>
                  <w:lang w:val="en-US"/>
                  <w:rPrChange w:id="2056" w:author="Airat Shigapov" w:date="2021-10-29T19:55:00Z">
                    <w:rPr>
                      <w:rFonts w:ascii="Times New Roman" w:hAnsi="Times New Roman" w:cs="Times New Roman"/>
                      <w:sz w:val="24"/>
                      <w:szCs w:val="24"/>
                      <w:lang w:val="en-US"/>
                    </w:rPr>
                  </w:rPrChange>
                </w:rPr>
                <w:t>FK</w:t>
              </w:r>
            </w:ins>
          </w:p>
        </w:tc>
        <w:tc>
          <w:tcPr>
            <w:tcW w:w="4392" w:type="dxa"/>
            <w:vAlign w:val="center"/>
          </w:tcPr>
          <w:p w14:paraId="1DF0A282" w14:textId="77777777" w:rsidR="000427B8" w:rsidRPr="007B0F77" w:rsidRDefault="000427B8" w:rsidP="000427B8">
            <w:pPr>
              <w:spacing w:line="360" w:lineRule="auto"/>
              <w:jc w:val="center"/>
              <w:rPr>
                <w:ins w:id="2057" w:author="Airat Shigapov" w:date="2021-10-29T19:53:00Z"/>
                <w:rFonts w:ascii="Times New Roman" w:hAnsi="Times New Roman" w:cs="Times New Roman"/>
                <w:sz w:val="28"/>
                <w:szCs w:val="28"/>
                <w:lang w:val="en-US"/>
                <w:rPrChange w:id="2058" w:author="Airat Shigapov" w:date="2021-10-29T19:55:00Z">
                  <w:rPr>
                    <w:ins w:id="2059" w:author="Airat Shigapov" w:date="2021-10-29T19:53:00Z"/>
                    <w:rFonts w:ascii="Times New Roman" w:hAnsi="Times New Roman" w:cs="Times New Roman"/>
                    <w:sz w:val="24"/>
                    <w:szCs w:val="24"/>
                    <w:lang w:val="en-US"/>
                  </w:rPr>
                </w:rPrChange>
              </w:rPr>
            </w:pPr>
            <w:proofErr w:type="spellStart"/>
            <w:ins w:id="2060" w:author="Airat Shigapov" w:date="2021-10-29T19:53:00Z">
              <w:r w:rsidRPr="007B0F77">
                <w:rPr>
                  <w:rFonts w:ascii="Times New Roman" w:hAnsi="Times New Roman" w:cs="Times New Roman"/>
                  <w:sz w:val="28"/>
                  <w:szCs w:val="28"/>
                  <w:lang w:val="en-US"/>
                  <w:rPrChange w:id="2061" w:author="Airat Shigapov" w:date="2021-10-29T19:55:00Z">
                    <w:rPr>
                      <w:rFonts w:ascii="Times New Roman" w:hAnsi="Times New Roman" w:cs="Times New Roman"/>
                      <w:sz w:val="24"/>
                      <w:szCs w:val="24"/>
                      <w:lang w:val="en-US"/>
                    </w:rPr>
                  </w:rPrChange>
                </w:rPr>
                <w:t>CategoryId</w:t>
              </w:r>
              <w:proofErr w:type="spellEnd"/>
            </w:ins>
          </w:p>
        </w:tc>
        <w:tc>
          <w:tcPr>
            <w:tcW w:w="2136" w:type="dxa"/>
            <w:vAlign w:val="center"/>
          </w:tcPr>
          <w:p w14:paraId="33971FA2" w14:textId="77777777" w:rsidR="000427B8" w:rsidRPr="007B0F77" w:rsidRDefault="000427B8" w:rsidP="000427B8">
            <w:pPr>
              <w:spacing w:line="360" w:lineRule="auto"/>
              <w:jc w:val="center"/>
              <w:rPr>
                <w:ins w:id="2062" w:author="Airat Shigapov" w:date="2021-10-29T19:53:00Z"/>
                <w:rFonts w:ascii="Times New Roman" w:hAnsi="Times New Roman" w:cs="Times New Roman"/>
                <w:sz w:val="28"/>
                <w:szCs w:val="28"/>
                <w:lang w:val="en-US"/>
                <w:rPrChange w:id="2063" w:author="Airat Shigapov" w:date="2021-10-29T19:55:00Z">
                  <w:rPr>
                    <w:ins w:id="2064" w:author="Airat Shigapov" w:date="2021-10-29T19:53:00Z"/>
                    <w:rFonts w:ascii="Times New Roman" w:hAnsi="Times New Roman" w:cs="Times New Roman"/>
                    <w:sz w:val="24"/>
                    <w:szCs w:val="24"/>
                    <w:lang w:val="en-US"/>
                  </w:rPr>
                </w:rPrChange>
              </w:rPr>
            </w:pPr>
            <w:ins w:id="2065" w:author="Airat Shigapov" w:date="2021-10-29T19:53:00Z">
              <w:r w:rsidRPr="007B0F77">
                <w:rPr>
                  <w:rFonts w:ascii="Times New Roman" w:hAnsi="Times New Roman" w:cs="Times New Roman"/>
                  <w:sz w:val="28"/>
                  <w:szCs w:val="28"/>
                  <w:lang w:val="en-US"/>
                  <w:rPrChange w:id="2066" w:author="Airat Shigapov" w:date="2021-10-29T19:55:00Z">
                    <w:rPr>
                      <w:rFonts w:ascii="Times New Roman" w:hAnsi="Times New Roman" w:cs="Times New Roman"/>
                      <w:sz w:val="24"/>
                      <w:szCs w:val="24"/>
                      <w:lang w:val="en-US"/>
                    </w:rPr>
                  </w:rPrChange>
                </w:rPr>
                <w:t>int</w:t>
              </w:r>
            </w:ins>
          </w:p>
        </w:tc>
        <w:tc>
          <w:tcPr>
            <w:tcW w:w="1891" w:type="dxa"/>
          </w:tcPr>
          <w:p w14:paraId="47A54B7D" w14:textId="77777777" w:rsidR="000427B8" w:rsidRPr="007B0F77" w:rsidRDefault="000427B8" w:rsidP="000427B8">
            <w:pPr>
              <w:spacing w:line="360" w:lineRule="auto"/>
              <w:jc w:val="center"/>
              <w:rPr>
                <w:ins w:id="2067" w:author="Airat Shigapov" w:date="2021-10-29T19:53:00Z"/>
                <w:rFonts w:ascii="Times New Roman" w:hAnsi="Times New Roman" w:cs="Times New Roman"/>
                <w:sz w:val="28"/>
                <w:szCs w:val="28"/>
                <w:lang w:val="en-US"/>
                <w:rPrChange w:id="2068" w:author="Airat Shigapov" w:date="2021-10-29T19:55:00Z">
                  <w:rPr>
                    <w:ins w:id="2069" w:author="Airat Shigapov" w:date="2021-10-29T19:53:00Z"/>
                    <w:rFonts w:ascii="Times New Roman" w:hAnsi="Times New Roman" w:cs="Times New Roman"/>
                    <w:sz w:val="24"/>
                    <w:szCs w:val="24"/>
                    <w:lang w:val="en-US"/>
                  </w:rPr>
                </w:rPrChange>
              </w:rPr>
            </w:pPr>
            <w:ins w:id="2070" w:author="Airat Shigapov" w:date="2021-10-29T19:53:00Z">
              <w:r w:rsidRPr="007B0F77">
                <w:rPr>
                  <w:rFonts w:ascii="Times New Roman" w:hAnsi="Times New Roman" w:cs="Times New Roman"/>
                  <w:sz w:val="28"/>
                  <w:szCs w:val="28"/>
                  <w:lang w:val="en-US"/>
                  <w:rPrChange w:id="2071" w:author="Airat Shigapov" w:date="2021-10-29T19:55:00Z">
                    <w:rPr>
                      <w:rFonts w:ascii="Times New Roman" w:hAnsi="Times New Roman" w:cs="Times New Roman"/>
                      <w:sz w:val="24"/>
                      <w:szCs w:val="24"/>
                      <w:lang w:val="en-US"/>
                    </w:rPr>
                  </w:rPrChange>
                </w:rPr>
                <w:t>Not Null</w:t>
              </w:r>
            </w:ins>
          </w:p>
        </w:tc>
      </w:tr>
    </w:tbl>
    <w:p w14:paraId="6480E529" w14:textId="6347A03C" w:rsidR="000427B8" w:rsidRPr="00D50DB0" w:rsidRDefault="00A67788">
      <w:pPr>
        <w:spacing w:before="120" w:after="0" w:line="360" w:lineRule="auto"/>
        <w:jc w:val="center"/>
        <w:rPr>
          <w:ins w:id="2072" w:author="Airat Shigapov" w:date="2021-10-29T19:53:00Z"/>
          <w:rFonts w:ascii="Times New Roman" w:hAnsi="Times New Roman" w:cs="Times New Roman"/>
          <w:sz w:val="28"/>
          <w:szCs w:val="28"/>
          <w:lang w:val="en-US"/>
          <w:rPrChange w:id="2073" w:author="Airat Shigapov" w:date="2021-10-29T20:12:00Z">
            <w:rPr>
              <w:ins w:id="2074" w:author="Airat Shigapov" w:date="2021-10-29T19:53:00Z"/>
            </w:rPr>
          </w:rPrChange>
        </w:rPr>
        <w:pPrChange w:id="2075" w:author="Airat Shigapov" w:date="2021-10-29T20:12:00Z">
          <w:pPr/>
        </w:pPrChange>
      </w:pPr>
      <w:ins w:id="2076" w:author="Airat Shigapov" w:date="2021-10-29T19:59:00Z">
        <w:r>
          <w:rPr>
            <w:rFonts w:ascii="Times New Roman" w:hAnsi="Times New Roman" w:cs="Times New Roman"/>
            <w:sz w:val="28"/>
            <w:szCs w:val="28"/>
          </w:rPr>
          <w:t>Таблица 3.</w:t>
        </w:r>
      </w:ins>
      <w:ins w:id="2077" w:author="Airat Shigapov" w:date="2021-10-29T20:00:00Z">
        <w:r w:rsidR="00916F70">
          <w:rPr>
            <w:rFonts w:ascii="Times New Roman" w:hAnsi="Times New Roman" w:cs="Times New Roman"/>
            <w:sz w:val="28"/>
            <w:szCs w:val="28"/>
            <w:lang w:val="en-US"/>
          </w:rPr>
          <w:t>4</w:t>
        </w:r>
      </w:ins>
      <w:ins w:id="2078" w:author="Airat Shigapov" w:date="2021-10-29T19:59:00Z">
        <w:r>
          <w:rPr>
            <w:rFonts w:ascii="Times New Roman" w:hAnsi="Times New Roman" w:cs="Times New Roman"/>
            <w:sz w:val="28"/>
            <w:szCs w:val="28"/>
          </w:rPr>
          <w:t xml:space="preserve"> Таблица </w:t>
        </w:r>
      </w:ins>
      <w:ins w:id="2079" w:author="Airat Shigapov" w:date="2021-10-29T20:00:00Z">
        <w:r w:rsidR="00916F70">
          <w:rPr>
            <w:rFonts w:ascii="Times New Roman" w:hAnsi="Times New Roman" w:cs="Times New Roman"/>
            <w:sz w:val="28"/>
            <w:szCs w:val="28"/>
            <w:lang w:val="en-US"/>
          </w:rPr>
          <w:t>Subcategory</w:t>
        </w:r>
      </w:ins>
    </w:p>
    <w:p w14:paraId="095BC19D" w14:textId="56BEF121" w:rsidR="008F5CD3" w:rsidRPr="00687A9C" w:rsidRDefault="008F5CD3">
      <w:pPr>
        <w:spacing w:before="120" w:after="0" w:line="360" w:lineRule="auto"/>
        <w:ind w:firstLine="709"/>
        <w:rPr>
          <w:ins w:id="2080" w:author="Airat Shigapov" w:date="2021-10-29T20:05:00Z"/>
          <w:rFonts w:ascii="Times New Roman" w:hAnsi="Times New Roman" w:cs="Times New Roman"/>
          <w:sz w:val="28"/>
          <w:szCs w:val="28"/>
        </w:rPr>
        <w:pPrChange w:id="2081" w:author="Airat Shigapov" w:date="2021-10-29T20:13:00Z">
          <w:pPr>
            <w:spacing w:after="0" w:line="360" w:lineRule="auto"/>
            <w:ind w:firstLine="708"/>
          </w:pPr>
        </w:pPrChange>
      </w:pPr>
      <w:ins w:id="2082" w:author="Airat Shigapov" w:date="2021-10-29T20:05:00Z">
        <w:r>
          <w:rPr>
            <w:rFonts w:ascii="Times New Roman" w:hAnsi="Times New Roman" w:cs="Times New Roman"/>
            <w:sz w:val="28"/>
            <w:szCs w:val="28"/>
          </w:rPr>
          <w:t xml:space="preserve">Таблица </w:t>
        </w:r>
      </w:ins>
      <w:ins w:id="2083" w:author="Airat Shigapov" w:date="2021-10-29T20:12:00Z">
        <w:r w:rsidR="007E5706">
          <w:rPr>
            <w:rFonts w:ascii="Times New Roman" w:hAnsi="Times New Roman" w:cs="Times New Roman"/>
            <w:sz w:val="28"/>
            <w:szCs w:val="28"/>
            <w:lang w:val="en-US"/>
          </w:rPr>
          <w:t>User</w:t>
        </w:r>
      </w:ins>
      <w:ins w:id="2084" w:author="Airat Shigapov" w:date="2021-10-29T20:05:00Z">
        <w:r w:rsidRPr="00687A9C">
          <w:rPr>
            <w:rFonts w:ascii="Times New Roman" w:hAnsi="Times New Roman" w:cs="Times New Roman"/>
            <w:sz w:val="28"/>
            <w:szCs w:val="28"/>
          </w:rPr>
          <w:t xml:space="preserve"> </w:t>
        </w:r>
        <w:r>
          <w:rPr>
            <w:rFonts w:ascii="Times New Roman" w:hAnsi="Times New Roman" w:cs="Times New Roman"/>
            <w:sz w:val="28"/>
            <w:szCs w:val="28"/>
          </w:rPr>
          <w:t xml:space="preserve">описывает </w:t>
        </w:r>
      </w:ins>
      <w:ins w:id="2085" w:author="Airat Shigapov" w:date="2021-10-29T20:09:00Z">
        <w:r w:rsidR="0053714C">
          <w:rPr>
            <w:rFonts w:ascii="Times New Roman" w:hAnsi="Times New Roman" w:cs="Times New Roman"/>
            <w:sz w:val="28"/>
            <w:szCs w:val="28"/>
          </w:rPr>
          <w:t>клиентов и администраторов</w:t>
        </w:r>
      </w:ins>
      <w:ins w:id="2086" w:author="Airat Shigapov" w:date="2021-10-29T20:05:00Z">
        <w:r>
          <w:rPr>
            <w:rFonts w:ascii="Times New Roman" w:hAnsi="Times New Roman" w:cs="Times New Roman"/>
            <w:sz w:val="28"/>
            <w:szCs w:val="28"/>
          </w:rPr>
          <w:t xml:space="preserve"> (Рисунок 3.5).</w:t>
        </w:r>
      </w:ins>
    </w:p>
    <w:tbl>
      <w:tblPr>
        <w:tblStyle w:val="a9"/>
        <w:tblW w:w="0" w:type="auto"/>
        <w:tblLook w:val="04A0" w:firstRow="1" w:lastRow="0" w:firstColumn="1" w:lastColumn="0" w:noHBand="0" w:noVBand="1"/>
      </w:tblPr>
      <w:tblGrid>
        <w:gridCol w:w="926"/>
        <w:gridCol w:w="4392"/>
        <w:gridCol w:w="2136"/>
        <w:gridCol w:w="1891"/>
      </w:tblGrid>
      <w:tr w:rsidR="000427B8" w:rsidRPr="007B0F77" w14:paraId="637EE98B" w14:textId="77777777" w:rsidTr="00687A9C">
        <w:trPr>
          <w:ins w:id="2087" w:author="Airat Shigapov" w:date="2021-10-29T19:53:00Z"/>
        </w:trPr>
        <w:tc>
          <w:tcPr>
            <w:tcW w:w="926" w:type="dxa"/>
            <w:vAlign w:val="center"/>
          </w:tcPr>
          <w:p w14:paraId="33272D04" w14:textId="77777777" w:rsidR="000427B8" w:rsidRPr="007B0F77" w:rsidRDefault="000427B8" w:rsidP="000427B8">
            <w:pPr>
              <w:spacing w:line="360" w:lineRule="auto"/>
              <w:jc w:val="center"/>
              <w:rPr>
                <w:ins w:id="2088" w:author="Airat Shigapov" w:date="2021-10-29T19:53:00Z"/>
                <w:rFonts w:ascii="Times New Roman" w:hAnsi="Times New Roman" w:cs="Times New Roman"/>
                <w:sz w:val="28"/>
                <w:szCs w:val="28"/>
                <w:rPrChange w:id="2089" w:author="Airat Shigapov" w:date="2021-10-29T19:55:00Z">
                  <w:rPr>
                    <w:ins w:id="2090" w:author="Airat Shigapov" w:date="2021-10-29T19:53:00Z"/>
                    <w:rFonts w:ascii="Times New Roman" w:hAnsi="Times New Roman" w:cs="Times New Roman"/>
                    <w:sz w:val="24"/>
                    <w:szCs w:val="24"/>
                  </w:rPr>
                </w:rPrChange>
              </w:rPr>
            </w:pPr>
            <w:ins w:id="2091" w:author="Airat Shigapov" w:date="2021-10-29T19:53:00Z">
              <w:r w:rsidRPr="007B0F77">
                <w:rPr>
                  <w:rFonts w:ascii="Times New Roman" w:hAnsi="Times New Roman" w:cs="Times New Roman"/>
                  <w:sz w:val="28"/>
                  <w:szCs w:val="28"/>
                  <w:rPrChange w:id="2092" w:author="Airat Shigapov" w:date="2021-10-29T19:55:00Z">
                    <w:rPr>
                      <w:rFonts w:ascii="Times New Roman" w:hAnsi="Times New Roman" w:cs="Times New Roman"/>
                      <w:sz w:val="24"/>
                      <w:szCs w:val="24"/>
                    </w:rPr>
                  </w:rPrChange>
                </w:rPr>
                <w:t>Ключ</w:t>
              </w:r>
            </w:ins>
          </w:p>
        </w:tc>
        <w:tc>
          <w:tcPr>
            <w:tcW w:w="4392" w:type="dxa"/>
            <w:vAlign w:val="center"/>
          </w:tcPr>
          <w:p w14:paraId="00F6D117" w14:textId="77777777" w:rsidR="000427B8" w:rsidRPr="007B0F77" w:rsidRDefault="000427B8" w:rsidP="000427B8">
            <w:pPr>
              <w:spacing w:line="360" w:lineRule="auto"/>
              <w:jc w:val="center"/>
              <w:rPr>
                <w:ins w:id="2093" w:author="Airat Shigapov" w:date="2021-10-29T19:53:00Z"/>
                <w:rFonts w:ascii="Times New Roman" w:hAnsi="Times New Roman" w:cs="Times New Roman"/>
                <w:sz w:val="28"/>
                <w:szCs w:val="28"/>
                <w:rPrChange w:id="2094" w:author="Airat Shigapov" w:date="2021-10-29T19:55:00Z">
                  <w:rPr>
                    <w:ins w:id="2095" w:author="Airat Shigapov" w:date="2021-10-29T19:53:00Z"/>
                    <w:rFonts w:ascii="Times New Roman" w:hAnsi="Times New Roman" w:cs="Times New Roman"/>
                    <w:sz w:val="24"/>
                    <w:szCs w:val="24"/>
                  </w:rPr>
                </w:rPrChange>
              </w:rPr>
            </w:pPr>
            <w:ins w:id="2096" w:author="Airat Shigapov" w:date="2021-10-29T19:53:00Z">
              <w:r w:rsidRPr="007B0F77">
                <w:rPr>
                  <w:rFonts w:ascii="Times New Roman" w:hAnsi="Times New Roman" w:cs="Times New Roman"/>
                  <w:sz w:val="28"/>
                  <w:szCs w:val="28"/>
                  <w:rPrChange w:id="2097" w:author="Airat Shigapov" w:date="2021-10-29T19:55:00Z">
                    <w:rPr>
                      <w:rFonts w:ascii="Times New Roman" w:hAnsi="Times New Roman" w:cs="Times New Roman"/>
                      <w:sz w:val="24"/>
                      <w:szCs w:val="24"/>
                    </w:rPr>
                  </w:rPrChange>
                </w:rPr>
                <w:t>Наименование</w:t>
              </w:r>
            </w:ins>
          </w:p>
        </w:tc>
        <w:tc>
          <w:tcPr>
            <w:tcW w:w="2136" w:type="dxa"/>
            <w:vAlign w:val="center"/>
          </w:tcPr>
          <w:p w14:paraId="17C022A5" w14:textId="77777777" w:rsidR="000427B8" w:rsidRPr="007B0F77" w:rsidRDefault="000427B8" w:rsidP="000427B8">
            <w:pPr>
              <w:spacing w:line="360" w:lineRule="auto"/>
              <w:jc w:val="center"/>
              <w:rPr>
                <w:ins w:id="2098" w:author="Airat Shigapov" w:date="2021-10-29T19:53:00Z"/>
                <w:rFonts w:ascii="Times New Roman" w:hAnsi="Times New Roman" w:cs="Times New Roman"/>
                <w:sz w:val="28"/>
                <w:szCs w:val="28"/>
                <w:rPrChange w:id="2099" w:author="Airat Shigapov" w:date="2021-10-29T19:55:00Z">
                  <w:rPr>
                    <w:ins w:id="2100" w:author="Airat Shigapov" w:date="2021-10-29T19:53:00Z"/>
                    <w:rFonts w:ascii="Times New Roman" w:hAnsi="Times New Roman" w:cs="Times New Roman"/>
                    <w:sz w:val="24"/>
                    <w:szCs w:val="24"/>
                  </w:rPr>
                </w:rPrChange>
              </w:rPr>
            </w:pPr>
            <w:ins w:id="2101" w:author="Airat Shigapov" w:date="2021-10-29T19:53:00Z">
              <w:r w:rsidRPr="007B0F77">
                <w:rPr>
                  <w:rFonts w:ascii="Times New Roman" w:hAnsi="Times New Roman" w:cs="Times New Roman"/>
                  <w:sz w:val="28"/>
                  <w:szCs w:val="28"/>
                  <w:rPrChange w:id="2102" w:author="Airat Shigapov" w:date="2021-10-29T19:55:00Z">
                    <w:rPr>
                      <w:rFonts w:ascii="Times New Roman" w:hAnsi="Times New Roman" w:cs="Times New Roman"/>
                      <w:sz w:val="24"/>
                      <w:szCs w:val="24"/>
                    </w:rPr>
                  </w:rPrChange>
                </w:rPr>
                <w:t>Тип данных</w:t>
              </w:r>
            </w:ins>
          </w:p>
        </w:tc>
        <w:tc>
          <w:tcPr>
            <w:tcW w:w="1891" w:type="dxa"/>
          </w:tcPr>
          <w:p w14:paraId="40FDCBC4" w14:textId="77777777" w:rsidR="000427B8" w:rsidRPr="007B0F77" w:rsidRDefault="000427B8" w:rsidP="000427B8">
            <w:pPr>
              <w:spacing w:line="360" w:lineRule="auto"/>
              <w:jc w:val="center"/>
              <w:rPr>
                <w:ins w:id="2103" w:author="Airat Shigapov" w:date="2021-10-29T19:53:00Z"/>
                <w:rFonts w:ascii="Times New Roman" w:hAnsi="Times New Roman" w:cs="Times New Roman"/>
                <w:sz w:val="28"/>
                <w:szCs w:val="28"/>
                <w:rPrChange w:id="2104" w:author="Airat Shigapov" w:date="2021-10-29T19:55:00Z">
                  <w:rPr>
                    <w:ins w:id="2105" w:author="Airat Shigapov" w:date="2021-10-29T19:53:00Z"/>
                    <w:rFonts w:ascii="Times New Roman" w:hAnsi="Times New Roman" w:cs="Times New Roman"/>
                    <w:sz w:val="24"/>
                    <w:szCs w:val="24"/>
                  </w:rPr>
                </w:rPrChange>
              </w:rPr>
            </w:pPr>
            <w:ins w:id="2106" w:author="Airat Shigapov" w:date="2021-10-29T19:53:00Z">
              <w:r w:rsidRPr="007B0F77">
                <w:rPr>
                  <w:rFonts w:ascii="Times New Roman" w:hAnsi="Times New Roman" w:cs="Times New Roman"/>
                  <w:sz w:val="28"/>
                  <w:szCs w:val="28"/>
                  <w:rPrChange w:id="2107" w:author="Airat Shigapov" w:date="2021-10-29T19:55:00Z">
                    <w:rPr>
                      <w:rFonts w:ascii="Times New Roman" w:hAnsi="Times New Roman" w:cs="Times New Roman"/>
                      <w:sz w:val="24"/>
                      <w:szCs w:val="24"/>
                    </w:rPr>
                  </w:rPrChange>
                </w:rPr>
                <w:t>Не пусто</w:t>
              </w:r>
            </w:ins>
          </w:p>
        </w:tc>
      </w:tr>
      <w:tr w:rsidR="000427B8" w:rsidRPr="007B0F77" w14:paraId="5DEDAD2E" w14:textId="77777777" w:rsidTr="00687A9C">
        <w:trPr>
          <w:ins w:id="2108" w:author="Airat Shigapov" w:date="2021-10-29T19:53:00Z"/>
        </w:trPr>
        <w:tc>
          <w:tcPr>
            <w:tcW w:w="926" w:type="dxa"/>
            <w:vAlign w:val="center"/>
          </w:tcPr>
          <w:p w14:paraId="16D258A8" w14:textId="77777777" w:rsidR="000427B8" w:rsidRPr="007B0F77" w:rsidRDefault="000427B8" w:rsidP="000427B8">
            <w:pPr>
              <w:spacing w:line="360" w:lineRule="auto"/>
              <w:jc w:val="center"/>
              <w:rPr>
                <w:ins w:id="2109" w:author="Airat Shigapov" w:date="2021-10-29T19:53:00Z"/>
                <w:rFonts w:ascii="Times New Roman" w:hAnsi="Times New Roman" w:cs="Times New Roman"/>
                <w:sz w:val="28"/>
                <w:szCs w:val="28"/>
                <w:lang w:val="en-US"/>
                <w:rPrChange w:id="2110" w:author="Airat Shigapov" w:date="2021-10-29T19:55:00Z">
                  <w:rPr>
                    <w:ins w:id="2111" w:author="Airat Shigapov" w:date="2021-10-29T19:53:00Z"/>
                    <w:rFonts w:ascii="Times New Roman" w:hAnsi="Times New Roman" w:cs="Times New Roman"/>
                    <w:sz w:val="24"/>
                    <w:szCs w:val="24"/>
                    <w:lang w:val="en-US"/>
                  </w:rPr>
                </w:rPrChange>
              </w:rPr>
            </w:pPr>
            <w:ins w:id="2112" w:author="Airat Shigapov" w:date="2021-10-29T19:53:00Z">
              <w:r w:rsidRPr="007B0F77">
                <w:rPr>
                  <w:rFonts w:ascii="Times New Roman" w:hAnsi="Times New Roman" w:cs="Times New Roman"/>
                  <w:sz w:val="28"/>
                  <w:szCs w:val="28"/>
                  <w:lang w:val="en-US"/>
                  <w:rPrChange w:id="2113" w:author="Airat Shigapov" w:date="2021-10-29T19:55:00Z">
                    <w:rPr>
                      <w:rFonts w:ascii="Times New Roman" w:hAnsi="Times New Roman" w:cs="Times New Roman"/>
                      <w:sz w:val="24"/>
                      <w:szCs w:val="24"/>
                      <w:lang w:val="en-US"/>
                    </w:rPr>
                  </w:rPrChange>
                </w:rPr>
                <w:t>PK</w:t>
              </w:r>
            </w:ins>
          </w:p>
        </w:tc>
        <w:tc>
          <w:tcPr>
            <w:tcW w:w="4392" w:type="dxa"/>
            <w:vAlign w:val="center"/>
          </w:tcPr>
          <w:p w14:paraId="1E9FF2BC" w14:textId="77777777" w:rsidR="000427B8" w:rsidRPr="007B0F77" w:rsidRDefault="000427B8" w:rsidP="000427B8">
            <w:pPr>
              <w:spacing w:line="360" w:lineRule="auto"/>
              <w:jc w:val="center"/>
              <w:rPr>
                <w:ins w:id="2114" w:author="Airat Shigapov" w:date="2021-10-29T19:53:00Z"/>
                <w:rFonts w:ascii="Times New Roman" w:hAnsi="Times New Roman" w:cs="Times New Roman"/>
                <w:sz w:val="28"/>
                <w:szCs w:val="28"/>
                <w:lang w:val="en-US"/>
                <w:rPrChange w:id="2115" w:author="Airat Shigapov" w:date="2021-10-29T19:55:00Z">
                  <w:rPr>
                    <w:ins w:id="2116" w:author="Airat Shigapov" w:date="2021-10-29T19:53:00Z"/>
                    <w:rFonts w:ascii="Times New Roman" w:hAnsi="Times New Roman" w:cs="Times New Roman"/>
                    <w:sz w:val="24"/>
                    <w:szCs w:val="24"/>
                    <w:lang w:val="en-US"/>
                  </w:rPr>
                </w:rPrChange>
              </w:rPr>
            </w:pPr>
            <w:ins w:id="2117" w:author="Airat Shigapov" w:date="2021-10-29T19:53:00Z">
              <w:r w:rsidRPr="007B0F77">
                <w:rPr>
                  <w:rFonts w:ascii="Times New Roman" w:hAnsi="Times New Roman" w:cs="Times New Roman"/>
                  <w:sz w:val="28"/>
                  <w:szCs w:val="28"/>
                  <w:lang w:val="en-US"/>
                  <w:rPrChange w:id="2118" w:author="Airat Shigapov" w:date="2021-10-29T19:55:00Z">
                    <w:rPr>
                      <w:rFonts w:ascii="Times New Roman" w:hAnsi="Times New Roman" w:cs="Times New Roman"/>
                      <w:sz w:val="24"/>
                      <w:szCs w:val="24"/>
                      <w:lang w:val="en-US"/>
                    </w:rPr>
                  </w:rPrChange>
                </w:rPr>
                <w:t>Id</w:t>
              </w:r>
            </w:ins>
          </w:p>
        </w:tc>
        <w:tc>
          <w:tcPr>
            <w:tcW w:w="2136" w:type="dxa"/>
            <w:vAlign w:val="center"/>
          </w:tcPr>
          <w:p w14:paraId="792FD7A2" w14:textId="77777777" w:rsidR="000427B8" w:rsidRPr="007B0F77" w:rsidRDefault="000427B8" w:rsidP="000427B8">
            <w:pPr>
              <w:spacing w:line="360" w:lineRule="auto"/>
              <w:jc w:val="center"/>
              <w:rPr>
                <w:ins w:id="2119" w:author="Airat Shigapov" w:date="2021-10-29T19:53:00Z"/>
                <w:rFonts w:ascii="Times New Roman" w:hAnsi="Times New Roman" w:cs="Times New Roman"/>
                <w:sz w:val="28"/>
                <w:szCs w:val="28"/>
                <w:lang w:val="en-US"/>
                <w:rPrChange w:id="2120" w:author="Airat Shigapov" w:date="2021-10-29T19:55:00Z">
                  <w:rPr>
                    <w:ins w:id="2121" w:author="Airat Shigapov" w:date="2021-10-29T19:53:00Z"/>
                    <w:rFonts w:ascii="Times New Roman" w:hAnsi="Times New Roman" w:cs="Times New Roman"/>
                    <w:sz w:val="24"/>
                    <w:szCs w:val="24"/>
                    <w:lang w:val="en-US"/>
                  </w:rPr>
                </w:rPrChange>
              </w:rPr>
            </w:pPr>
            <w:ins w:id="2122" w:author="Airat Shigapov" w:date="2021-10-29T19:53:00Z">
              <w:r w:rsidRPr="007B0F77">
                <w:rPr>
                  <w:rFonts w:ascii="Times New Roman" w:hAnsi="Times New Roman" w:cs="Times New Roman"/>
                  <w:sz w:val="28"/>
                  <w:szCs w:val="28"/>
                  <w:lang w:val="en-US"/>
                  <w:rPrChange w:id="2123" w:author="Airat Shigapov" w:date="2021-10-29T19:55:00Z">
                    <w:rPr>
                      <w:rFonts w:ascii="Times New Roman" w:hAnsi="Times New Roman" w:cs="Times New Roman"/>
                      <w:sz w:val="24"/>
                      <w:szCs w:val="24"/>
                      <w:lang w:val="en-US"/>
                    </w:rPr>
                  </w:rPrChange>
                </w:rPr>
                <w:t>int</w:t>
              </w:r>
            </w:ins>
          </w:p>
        </w:tc>
        <w:tc>
          <w:tcPr>
            <w:tcW w:w="1891" w:type="dxa"/>
          </w:tcPr>
          <w:p w14:paraId="3B704AAD" w14:textId="77777777" w:rsidR="000427B8" w:rsidRPr="007B0F77" w:rsidRDefault="000427B8" w:rsidP="000427B8">
            <w:pPr>
              <w:spacing w:line="360" w:lineRule="auto"/>
              <w:jc w:val="center"/>
              <w:rPr>
                <w:ins w:id="2124" w:author="Airat Shigapov" w:date="2021-10-29T19:53:00Z"/>
                <w:rFonts w:ascii="Times New Roman" w:hAnsi="Times New Roman" w:cs="Times New Roman"/>
                <w:sz w:val="28"/>
                <w:szCs w:val="28"/>
                <w:lang w:val="en-US"/>
                <w:rPrChange w:id="2125" w:author="Airat Shigapov" w:date="2021-10-29T19:55:00Z">
                  <w:rPr>
                    <w:ins w:id="2126" w:author="Airat Shigapov" w:date="2021-10-29T19:53:00Z"/>
                    <w:rFonts w:ascii="Times New Roman" w:hAnsi="Times New Roman" w:cs="Times New Roman"/>
                    <w:sz w:val="24"/>
                    <w:szCs w:val="24"/>
                    <w:lang w:val="en-US"/>
                  </w:rPr>
                </w:rPrChange>
              </w:rPr>
            </w:pPr>
            <w:ins w:id="2127" w:author="Airat Shigapov" w:date="2021-10-29T19:53:00Z">
              <w:r w:rsidRPr="007B0F77">
                <w:rPr>
                  <w:rFonts w:ascii="Times New Roman" w:hAnsi="Times New Roman" w:cs="Times New Roman"/>
                  <w:sz w:val="28"/>
                  <w:szCs w:val="28"/>
                  <w:lang w:val="en-US"/>
                  <w:rPrChange w:id="2128" w:author="Airat Shigapov" w:date="2021-10-29T19:55:00Z">
                    <w:rPr>
                      <w:rFonts w:ascii="Times New Roman" w:hAnsi="Times New Roman" w:cs="Times New Roman"/>
                      <w:sz w:val="24"/>
                      <w:szCs w:val="24"/>
                      <w:lang w:val="en-US"/>
                    </w:rPr>
                  </w:rPrChange>
                </w:rPr>
                <w:t>Not Null</w:t>
              </w:r>
            </w:ins>
          </w:p>
        </w:tc>
      </w:tr>
      <w:tr w:rsidR="000427B8" w:rsidRPr="007B0F77" w14:paraId="2D4C86A1" w14:textId="77777777" w:rsidTr="00687A9C">
        <w:trPr>
          <w:ins w:id="2129" w:author="Airat Shigapov" w:date="2021-10-29T19:53:00Z"/>
        </w:trPr>
        <w:tc>
          <w:tcPr>
            <w:tcW w:w="926" w:type="dxa"/>
            <w:vAlign w:val="center"/>
          </w:tcPr>
          <w:p w14:paraId="0219B1DB" w14:textId="77777777" w:rsidR="000427B8" w:rsidRPr="007B0F77" w:rsidRDefault="000427B8" w:rsidP="000427B8">
            <w:pPr>
              <w:spacing w:line="360" w:lineRule="auto"/>
              <w:jc w:val="center"/>
              <w:rPr>
                <w:ins w:id="2130" w:author="Airat Shigapov" w:date="2021-10-29T19:53:00Z"/>
                <w:rFonts w:ascii="Times New Roman" w:hAnsi="Times New Roman" w:cs="Times New Roman"/>
                <w:sz w:val="28"/>
                <w:szCs w:val="28"/>
                <w:rPrChange w:id="2131" w:author="Airat Shigapov" w:date="2021-10-29T19:55:00Z">
                  <w:rPr>
                    <w:ins w:id="2132" w:author="Airat Shigapov" w:date="2021-10-29T19:53:00Z"/>
                    <w:rFonts w:ascii="Times New Roman" w:hAnsi="Times New Roman" w:cs="Times New Roman"/>
                    <w:sz w:val="24"/>
                    <w:szCs w:val="24"/>
                  </w:rPr>
                </w:rPrChange>
              </w:rPr>
            </w:pPr>
          </w:p>
        </w:tc>
        <w:tc>
          <w:tcPr>
            <w:tcW w:w="4392" w:type="dxa"/>
            <w:vAlign w:val="center"/>
          </w:tcPr>
          <w:p w14:paraId="2EC8C081" w14:textId="77777777" w:rsidR="000427B8" w:rsidRPr="007B0F77" w:rsidRDefault="000427B8" w:rsidP="000427B8">
            <w:pPr>
              <w:spacing w:line="360" w:lineRule="auto"/>
              <w:jc w:val="center"/>
              <w:rPr>
                <w:ins w:id="2133" w:author="Airat Shigapov" w:date="2021-10-29T19:53:00Z"/>
                <w:rFonts w:ascii="Times New Roman" w:hAnsi="Times New Roman" w:cs="Times New Roman"/>
                <w:sz w:val="28"/>
                <w:szCs w:val="28"/>
                <w:lang w:val="en-US"/>
                <w:rPrChange w:id="2134" w:author="Airat Shigapov" w:date="2021-10-29T19:55:00Z">
                  <w:rPr>
                    <w:ins w:id="2135" w:author="Airat Shigapov" w:date="2021-10-29T19:53:00Z"/>
                    <w:rFonts w:ascii="Times New Roman" w:hAnsi="Times New Roman" w:cs="Times New Roman"/>
                    <w:sz w:val="24"/>
                    <w:szCs w:val="24"/>
                    <w:lang w:val="en-US"/>
                  </w:rPr>
                </w:rPrChange>
              </w:rPr>
            </w:pPr>
            <w:ins w:id="2136" w:author="Airat Shigapov" w:date="2021-10-29T19:53:00Z">
              <w:r w:rsidRPr="007B0F77">
                <w:rPr>
                  <w:rFonts w:ascii="Times New Roman" w:hAnsi="Times New Roman" w:cs="Times New Roman"/>
                  <w:sz w:val="28"/>
                  <w:szCs w:val="28"/>
                  <w:lang w:val="en-US"/>
                  <w:rPrChange w:id="2137" w:author="Airat Shigapov" w:date="2021-10-29T19:55:00Z">
                    <w:rPr>
                      <w:rFonts w:ascii="Times New Roman" w:hAnsi="Times New Roman" w:cs="Times New Roman"/>
                      <w:sz w:val="24"/>
                      <w:szCs w:val="24"/>
                      <w:lang w:val="en-US"/>
                    </w:rPr>
                  </w:rPrChange>
                </w:rPr>
                <w:t>Surname</w:t>
              </w:r>
            </w:ins>
          </w:p>
        </w:tc>
        <w:tc>
          <w:tcPr>
            <w:tcW w:w="2136" w:type="dxa"/>
            <w:vAlign w:val="center"/>
          </w:tcPr>
          <w:p w14:paraId="668DD334" w14:textId="77777777" w:rsidR="000427B8" w:rsidRPr="007B0F77" w:rsidRDefault="000427B8" w:rsidP="000427B8">
            <w:pPr>
              <w:spacing w:line="360" w:lineRule="auto"/>
              <w:jc w:val="center"/>
              <w:rPr>
                <w:ins w:id="2138" w:author="Airat Shigapov" w:date="2021-10-29T19:53:00Z"/>
                <w:rFonts w:ascii="Times New Roman" w:hAnsi="Times New Roman" w:cs="Times New Roman"/>
                <w:sz w:val="28"/>
                <w:szCs w:val="28"/>
                <w:rPrChange w:id="2139" w:author="Airat Shigapov" w:date="2021-10-29T19:55:00Z">
                  <w:rPr>
                    <w:ins w:id="2140" w:author="Airat Shigapov" w:date="2021-10-29T19:53:00Z"/>
                    <w:rFonts w:ascii="Times New Roman" w:hAnsi="Times New Roman" w:cs="Times New Roman"/>
                    <w:sz w:val="24"/>
                    <w:szCs w:val="24"/>
                  </w:rPr>
                </w:rPrChange>
              </w:rPr>
            </w:pPr>
            <w:proofErr w:type="spellStart"/>
            <w:proofErr w:type="gramStart"/>
            <w:ins w:id="2141" w:author="Airat Shigapov" w:date="2021-10-29T19:53:00Z">
              <w:r w:rsidRPr="007B0F77">
                <w:rPr>
                  <w:rFonts w:ascii="Times New Roman" w:hAnsi="Times New Roman" w:cs="Times New Roman"/>
                  <w:sz w:val="28"/>
                  <w:szCs w:val="28"/>
                  <w:lang w:val="en-US"/>
                  <w:rPrChange w:id="2142" w:author="Airat Shigapov" w:date="2021-10-29T19:55:00Z">
                    <w:rPr>
                      <w:rFonts w:ascii="Times New Roman" w:hAnsi="Times New Roman" w:cs="Times New Roman"/>
                      <w:sz w:val="24"/>
                      <w:szCs w:val="24"/>
                      <w:lang w:val="en-US"/>
                    </w:rPr>
                  </w:rPrChange>
                </w:rPr>
                <w:t>nvarchar</w:t>
              </w:r>
              <w:proofErr w:type="spellEnd"/>
              <w:r w:rsidRPr="007B0F77">
                <w:rPr>
                  <w:rFonts w:ascii="Times New Roman" w:hAnsi="Times New Roman" w:cs="Times New Roman"/>
                  <w:sz w:val="28"/>
                  <w:szCs w:val="28"/>
                  <w:lang w:val="en-US"/>
                  <w:rPrChange w:id="2143" w:author="Airat Shigapov" w:date="2021-10-29T19:55:00Z">
                    <w:rPr>
                      <w:rFonts w:ascii="Times New Roman" w:hAnsi="Times New Roman" w:cs="Times New Roman"/>
                      <w:sz w:val="24"/>
                      <w:szCs w:val="24"/>
                      <w:lang w:val="en-US"/>
                    </w:rPr>
                  </w:rPrChange>
                </w:rPr>
                <w:t>(</w:t>
              </w:r>
              <w:proofErr w:type="gramEnd"/>
              <w:r w:rsidRPr="007B0F77">
                <w:rPr>
                  <w:rFonts w:ascii="Times New Roman" w:hAnsi="Times New Roman" w:cs="Times New Roman"/>
                  <w:sz w:val="28"/>
                  <w:szCs w:val="28"/>
                  <w:lang w:val="en-US"/>
                  <w:rPrChange w:id="2144" w:author="Airat Shigapov" w:date="2021-10-29T19:55:00Z">
                    <w:rPr>
                      <w:rFonts w:ascii="Times New Roman" w:hAnsi="Times New Roman" w:cs="Times New Roman"/>
                      <w:sz w:val="24"/>
                      <w:szCs w:val="24"/>
                      <w:lang w:val="en-US"/>
                    </w:rPr>
                  </w:rPrChange>
                </w:rPr>
                <w:t>50)</w:t>
              </w:r>
            </w:ins>
          </w:p>
        </w:tc>
        <w:tc>
          <w:tcPr>
            <w:tcW w:w="1891" w:type="dxa"/>
          </w:tcPr>
          <w:p w14:paraId="69EC6787" w14:textId="77777777" w:rsidR="000427B8" w:rsidRPr="007B0F77" w:rsidRDefault="000427B8" w:rsidP="000427B8">
            <w:pPr>
              <w:spacing w:line="360" w:lineRule="auto"/>
              <w:jc w:val="center"/>
              <w:rPr>
                <w:ins w:id="2145" w:author="Airat Shigapov" w:date="2021-10-29T19:53:00Z"/>
                <w:rFonts w:ascii="Times New Roman" w:hAnsi="Times New Roman" w:cs="Times New Roman"/>
                <w:sz w:val="28"/>
                <w:szCs w:val="28"/>
                <w:lang w:val="en-US"/>
                <w:rPrChange w:id="2146" w:author="Airat Shigapov" w:date="2021-10-29T19:55:00Z">
                  <w:rPr>
                    <w:ins w:id="2147" w:author="Airat Shigapov" w:date="2021-10-29T19:53:00Z"/>
                    <w:rFonts w:ascii="Times New Roman" w:hAnsi="Times New Roman" w:cs="Times New Roman"/>
                    <w:sz w:val="24"/>
                    <w:szCs w:val="24"/>
                    <w:lang w:val="en-US"/>
                  </w:rPr>
                </w:rPrChange>
              </w:rPr>
            </w:pPr>
            <w:ins w:id="2148" w:author="Airat Shigapov" w:date="2021-10-29T19:53:00Z">
              <w:r w:rsidRPr="007B0F77">
                <w:rPr>
                  <w:rFonts w:ascii="Times New Roman" w:hAnsi="Times New Roman" w:cs="Times New Roman"/>
                  <w:sz w:val="28"/>
                  <w:szCs w:val="28"/>
                  <w:lang w:val="en-US"/>
                  <w:rPrChange w:id="2149" w:author="Airat Shigapov" w:date="2021-10-29T19:55:00Z">
                    <w:rPr>
                      <w:rFonts w:ascii="Times New Roman" w:hAnsi="Times New Roman" w:cs="Times New Roman"/>
                      <w:sz w:val="24"/>
                      <w:szCs w:val="24"/>
                      <w:lang w:val="en-US"/>
                    </w:rPr>
                  </w:rPrChange>
                </w:rPr>
                <w:t>Not Null</w:t>
              </w:r>
            </w:ins>
          </w:p>
        </w:tc>
      </w:tr>
      <w:tr w:rsidR="000427B8" w:rsidRPr="007B0F77" w14:paraId="2AF12093" w14:textId="77777777" w:rsidTr="00687A9C">
        <w:trPr>
          <w:ins w:id="2150" w:author="Airat Shigapov" w:date="2021-10-29T19:53:00Z"/>
        </w:trPr>
        <w:tc>
          <w:tcPr>
            <w:tcW w:w="926" w:type="dxa"/>
            <w:vAlign w:val="center"/>
          </w:tcPr>
          <w:p w14:paraId="6BD58722" w14:textId="77777777" w:rsidR="000427B8" w:rsidRPr="007B0F77" w:rsidRDefault="000427B8" w:rsidP="000427B8">
            <w:pPr>
              <w:spacing w:line="360" w:lineRule="auto"/>
              <w:jc w:val="center"/>
              <w:rPr>
                <w:ins w:id="2151" w:author="Airat Shigapov" w:date="2021-10-29T19:53:00Z"/>
                <w:rFonts w:ascii="Times New Roman" w:hAnsi="Times New Roman" w:cs="Times New Roman"/>
                <w:sz w:val="28"/>
                <w:szCs w:val="28"/>
                <w:rPrChange w:id="2152" w:author="Airat Shigapov" w:date="2021-10-29T19:55:00Z">
                  <w:rPr>
                    <w:ins w:id="2153" w:author="Airat Shigapov" w:date="2021-10-29T19:53:00Z"/>
                    <w:rFonts w:ascii="Times New Roman" w:hAnsi="Times New Roman" w:cs="Times New Roman"/>
                    <w:sz w:val="24"/>
                    <w:szCs w:val="24"/>
                  </w:rPr>
                </w:rPrChange>
              </w:rPr>
            </w:pPr>
          </w:p>
        </w:tc>
        <w:tc>
          <w:tcPr>
            <w:tcW w:w="4392" w:type="dxa"/>
            <w:vAlign w:val="center"/>
          </w:tcPr>
          <w:p w14:paraId="79AE097A" w14:textId="77777777" w:rsidR="000427B8" w:rsidRPr="007B0F77" w:rsidRDefault="000427B8" w:rsidP="000427B8">
            <w:pPr>
              <w:spacing w:line="360" w:lineRule="auto"/>
              <w:jc w:val="center"/>
              <w:rPr>
                <w:ins w:id="2154" w:author="Airat Shigapov" w:date="2021-10-29T19:53:00Z"/>
                <w:rFonts w:ascii="Times New Roman" w:hAnsi="Times New Roman" w:cs="Times New Roman"/>
                <w:sz w:val="28"/>
                <w:szCs w:val="28"/>
                <w:lang w:val="en-US"/>
                <w:rPrChange w:id="2155" w:author="Airat Shigapov" w:date="2021-10-29T19:55:00Z">
                  <w:rPr>
                    <w:ins w:id="2156" w:author="Airat Shigapov" w:date="2021-10-29T19:53:00Z"/>
                    <w:rFonts w:ascii="Times New Roman" w:hAnsi="Times New Roman" w:cs="Times New Roman"/>
                    <w:sz w:val="24"/>
                    <w:szCs w:val="24"/>
                    <w:lang w:val="en-US"/>
                  </w:rPr>
                </w:rPrChange>
              </w:rPr>
            </w:pPr>
            <w:ins w:id="2157" w:author="Airat Shigapov" w:date="2021-10-29T19:53:00Z">
              <w:r w:rsidRPr="007B0F77">
                <w:rPr>
                  <w:rFonts w:ascii="Times New Roman" w:hAnsi="Times New Roman" w:cs="Times New Roman"/>
                  <w:sz w:val="28"/>
                  <w:szCs w:val="28"/>
                  <w:lang w:val="en-US"/>
                  <w:rPrChange w:id="2158" w:author="Airat Shigapov" w:date="2021-10-29T19:55:00Z">
                    <w:rPr>
                      <w:rFonts w:ascii="Times New Roman" w:hAnsi="Times New Roman" w:cs="Times New Roman"/>
                      <w:sz w:val="24"/>
                      <w:szCs w:val="24"/>
                      <w:lang w:val="en-US"/>
                    </w:rPr>
                  </w:rPrChange>
                </w:rPr>
                <w:t>Name</w:t>
              </w:r>
            </w:ins>
          </w:p>
        </w:tc>
        <w:tc>
          <w:tcPr>
            <w:tcW w:w="2136" w:type="dxa"/>
            <w:vAlign w:val="center"/>
          </w:tcPr>
          <w:p w14:paraId="24AE7D57" w14:textId="77777777" w:rsidR="000427B8" w:rsidRPr="007B0F77" w:rsidRDefault="000427B8" w:rsidP="000427B8">
            <w:pPr>
              <w:spacing w:line="360" w:lineRule="auto"/>
              <w:jc w:val="center"/>
              <w:rPr>
                <w:ins w:id="2159" w:author="Airat Shigapov" w:date="2021-10-29T19:53:00Z"/>
                <w:rFonts w:ascii="Times New Roman" w:hAnsi="Times New Roman" w:cs="Times New Roman"/>
                <w:sz w:val="28"/>
                <w:szCs w:val="28"/>
                <w:lang w:val="en-US"/>
                <w:rPrChange w:id="2160" w:author="Airat Shigapov" w:date="2021-10-29T19:55:00Z">
                  <w:rPr>
                    <w:ins w:id="2161" w:author="Airat Shigapov" w:date="2021-10-29T19:53:00Z"/>
                    <w:rFonts w:ascii="Times New Roman" w:hAnsi="Times New Roman" w:cs="Times New Roman"/>
                    <w:sz w:val="24"/>
                    <w:szCs w:val="24"/>
                    <w:lang w:val="en-US"/>
                  </w:rPr>
                </w:rPrChange>
              </w:rPr>
            </w:pPr>
            <w:proofErr w:type="spellStart"/>
            <w:proofErr w:type="gramStart"/>
            <w:ins w:id="2162" w:author="Airat Shigapov" w:date="2021-10-29T19:53:00Z">
              <w:r w:rsidRPr="007B0F77">
                <w:rPr>
                  <w:rFonts w:ascii="Times New Roman" w:hAnsi="Times New Roman" w:cs="Times New Roman"/>
                  <w:sz w:val="28"/>
                  <w:szCs w:val="28"/>
                  <w:lang w:val="en-US"/>
                  <w:rPrChange w:id="2163" w:author="Airat Shigapov" w:date="2021-10-29T19:55:00Z">
                    <w:rPr>
                      <w:rFonts w:ascii="Times New Roman" w:hAnsi="Times New Roman" w:cs="Times New Roman"/>
                      <w:sz w:val="24"/>
                      <w:szCs w:val="24"/>
                      <w:lang w:val="en-US"/>
                    </w:rPr>
                  </w:rPrChange>
                </w:rPr>
                <w:t>nvarchar</w:t>
              </w:r>
              <w:proofErr w:type="spellEnd"/>
              <w:r w:rsidRPr="007B0F77">
                <w:rPr>
                  <w:rFonts w:ascii="Times New Roman" w:hAnsi="Times New Roman" w:cs="Times New Roman"/>
                  <w:sz w:val="28"/>
                  <w:szCs w:val="28"/>
                  <w:lang w:val="en-US"/>
                  <w:rPrChange w:id="2164" w:author="Airat Shigapov" w:date="2021-10-29T19:55:00Z">
                    <w:rPr>
                      <w:rFonts w:ascii="Times New Roman" w:hAnsi="Times New Roman" w:cs="Times New Roman"/>
                      <w:sz w:val="24"/>
                      <w:szCs w:val="24"/>
                      <w:lang w:val="en-US"/>
                    </w:rPr>
                  </w:rPrChange>
                </w:rPr>
                <w:t>(</w:t>
              </w:r>
              <w:proofErr w:type="gramEnd"/>
              <w:r w:rsidRPr="007B0F77">
                <w:rPr>
                  <w:rFonts w:ascii="Times New Roman" w:hAnsi="Times New Roman" w:cs="Times New Roman"/>
                  <w:sz w:val="28"/>
                  <w:szCs w:val="28"/>
                  <w:lang w:val="en-US"/>
                  <w:rPrChange w:id="2165" w:author="Airat Shigapov" w:date="2021-10-29T19:55:00Z">
                    <w:rPr>
                      <w:rFonts w:ascii="Times New Roman" w:hAnsi="Times New Roman" w:cs="Times New Roman"/>
                      <w:sz w:val="24"/>
                      <w:szCs w:val="24"/>
                      <w:lang w:val="en-US"/>
                    </w:rPr>
                  </w:rPrChange>
                </w:rPr>
                <w:t>50)</w:t>
              </w:r>
            </w:ins>
          </w:p>
        </w:tc>
        <w:tc>
          <w:tcPr>
            <w:tcW w:w="1891" w:type="dxa"/>
          </w:tcPr>
          <w:p w14:paraId="550B3B5C" w14:textId="77777777" w:rsidR="000427B8" w:rsidRPr="007B0F77" w:rsidRDefault="000427B8" w:rsidP="000427B8">
            <w:pPr>
              <w:spacing w:line="360" w:lineRule="auto"/>
              <w:jc w:val="center"/>
              <w:rPr>
                <w:ins w:id="2166" w:author="Airat Shigapov" w:date="2021-10-29T19:53:00Z"/>
                <w:rFonts w:ascii="Times New Roman" w:hAnsi="Times New Roman" w:cs="Times New Roman"/>
                <w:sz w:val="28"/>
                <w:szCs w:val="28"/>
                <w:lang w:val="en-US"/>
                <w:rPrChange w:id="2167" w:author="Airat Shigapov" w:date="2021-10-29T19:55:00Z">
                  <w:rPr>
                    <w:ins w:id="2168" w:author="Airat Shigapov" w:date="2021-10-29T19:53:00Z"/>
                    <w:rFonts w:ascii="Times New Roman" w:hAnsi="Times New Roman" w:cs="Times New Roman"/>
                    <w:sz w:val="24"/>
                    <w:szCs w:val="24"/>
                    <w:lang w:val="en-US"/>
                  </w:rPr>
                </w:rPrChange>
              </w:rPr>
            </w:pPr>
            <w:ins w:id="2169" w:author="Airat Shigapov" w:date="2021-10-29T19:53:00Z">
              <w:r w:rsidRPr="007B0F77">
                <w:rPr>
                  <w:rFonts w:ascii="Times New Roman" w:hAnsi="Times New Roman" w:cs="Times New Roman"/>
                  <w:sz w:val="28"/>
                  <w:szCs w:val="28"/>
                  <w:lang w:val="en-US"/>
                  <w:rPrChange w:id="2170" w:author="Airat Shigapov" w:date="2021-10-29T19:55:00Z">
                    <w:rPr>
                      <w:rFonts w:ascii="Times New Roman" w:hAnsi="Times New Roman" w:cs="Times New Roman"/>
                      <w:sz w:val="24"/>
                      <w:szCs w:val="24"/>
                      <w:lang w:val="en-US"/>
                    </w:rPr>
                  </w:rPrChange>
                </w:rPr>
                <w:t>Not Null</w:t>
              </w:r>
            </w:ins>
          </w:p>
        </w:tc>
      </w:tr>
      <w:tr w:rsidR="000427B8" w:rsidRPr="007B0F77" w14:paraId="18C8FC2A" w14:textId="77777777" w:rsidTr="00687A9C">
        <w:trPr>
          <w:ins w:id="2171" w:author="Airat Shigapov" w:date="2021-10-29T19:53:00Z"/>
        </w:trPr>
        <w:tc>
          <w:tcPr>
            <w:tcW w:w="926" w:type="dxa"/>
            <w:vAlign w:val="center"/>
          </w:tcPr>
          <w:p w14:paraId="7F7B6D4F" w14:textId="77777777" w:rsidR="000427B8" w:rsidRPr="007B0F77" w:rsidRDefault="000427B8" w:rsidP="000427B8">
            <w:pPr>
              <w:spacing w:line="360" w:lineRule="auto"/>
              <w:jc w:val="center"/>
              <w:rPr>
                <w:ins w:id="2172" w:author="Airat Shigapov" w:date="2021-10-29T19:53:00Z"/>
                <w:rFonts w:ascii="Times New Roman" w:hAnsi="Times New Roman" w:cs="Times New Roman"/>
                <w:sz w:val="28"/>
                <w:szCs w:val="28"/>
                <w:rPrChange w:id="2173" w:author="Airat Shigapov" w:date="2021-10-29T19:55:00Z">
                  <w:rPr>
                    <w:ins w:id="2174" w:author="Airat Shigapov" w:date="2021-10-29T19:53:00Z"/>
                    <w:rFonts w:ascii="Times New Roman" w:hAnsi="Times New Roman" w:cs="Times New Roman"/>
                    <w:sz w:val="24"/>
                    <w:szCs w:val="24"/>
                  </w:rPr>
                </w:rPrChange>
              </w:rPr>
            </w:pPr>
          </w:p>
        </w:tc>
        <w:tc>
          <w:tcPr>
            <w:tcW w:w="4392" w:type="dxa"/>
            <w:vAlign w:val="center"/>
          </w:tcPr>
          <w:p w14:paraId="3D1D5B99" w14:textId="77777777" w:rsidR="000427B8" w:rsidRPr="007B0F77" w:rsidRDefault="000427B8" w:rsidP="000427B8">
            <w:pPr>
              <w:spacing w:line="360" w:lineRule="auto"/>
              <w:jc w:val="center"/>
              <w:rPr>
                <w:ins w:id="2175" w:author="Airat Shigapov" w:date="2021-10-29T19:53:00Z"/>
                <w:rFonts w:ascii="Times New Roman" w:hAnsi="Times New Roman" w:cs="Times New Roman"/>
                <w:sz w:val="28"/>
                <w:szCs w:val="28"/>
                <w:lang w:val="en-US"/>
                <w:rPrChange w:id="2176" w:author="Airat Shigapov" w:date="2021-10-29T19:55:00Z">
                  <w:rPr>
                    <w:ins w:id="2177" w:author="Airat Shigapov" w:date="2021-10-29T19:53:00Z"/>
                    <w:rFonts w:ascii="Times New Roman" w:hAnsi="Times New Roman" w:cs="Times New Roman"/>
                    <w:sz w:val="24"/>
                    <w:szCs w:val="24"/>
                    <w:lang w:val="en-US"/>
                  </w:rPr>
                </w:rPrChange>
              </w:rPr>
            </w:pPr>
            <w:ins w:id="2178" w:author="Airat Shigapov" w:date="2021-10-29T19:53:00Z">
              <w:r w:rsidRPr="007B0F77">
                <w:rPr>
                  <w:rFonts w:ascii="Times New Roman" w:hAnsi="Times New Roman" w:cs="Times New Roman"/>
                  <w:sz w:val="28"/>
                  <w:szCs w:val="28"/>
                  <w:lang w:val="en-US"/>
                  <w:rPrChange w:id="2179" w:author="Airat Shigapov" w:date="2021-10-29T19:55:00Z">
                    <w:rPr>
                      <w:rFonts w:ascii="Times New Roman" w:hAnsi="Times New Roman" w:cs="Times New Roman"/>
                      <w:sz w:val="24"/>
                      <w:szCs w:val="24"/>
                      <w:lang w:val="en-US"/>
                    </w:rPr>
                  </w:rPrChange>
                </w:rPr>
                <w:t>Phone</w:t>
              </w:r>
            </w:ins>
          </w:p>
        </w:tc>
        <w:tc>
          <w:tcPr>
            <w:tcW w:w="2136" w:type="dxa"/>
            <w:vAlign w:val="center"/>
          </w:tcPr>
          <w:p w14:paraId="2A4FC5A4" w14:textId="77777777" w:rsidR="000427B8" w:rsidRPr="007B0F77" w:rsidRDefault="000427B8" w:rsidP="000427B8">
            <w:pPr>
              <w:spacing w:line="360" w:lineRule="auto"/>
              <w:jc w:val="center"/>
              <w:rPr>
                <w:ins w:id="2180" w:author="Airat Shigapov" w:date="2021-10-29T19:53:00Z"/>
                <w:rFonts w:ascii="Times New Roman" w:hAnsi="Times New Roman" w:cs="Times New Roman"/>
                <w:sz w:val="28"/>
                <w:szCs w:val="28"/>
                <w:lang w:val="en-US"/>
                <w:rPrChange w:id="2181" w:author="Airat Shigapov" w:date="2021-10-29T19:55:00Z">
                  <w:rPr>
                    <w:ins w:id="2182" w:author="Airat Shigapov" w:date="2021-10-29T19:53:00Z"/>
                    <w:rFonts w:ascii="Times New Roman" w:hAnsi="Times New Roman" w:cs="Times New Roman"/>
                    <w:sz w:val="24"/>
                    <w:szCs w:val="24"/>
                    <w:lang w:val="en-US"/>
                  </w:rPr>
                </w:rPrChange>
              </w:rPr>
            </w:pPr>
            <w:proofErr w:type="gramStart"/>
            <w:ins w:id="2183" w:author="Airat Shigapov" w:date="2021-10-29T19:53:00Z">
              <w:r w:rsidRPr="007B0F77">
                <w:rPr>
                  <w:rFonts w:ascii="Times New Roman" w:hAnsi="Times New Roman" w:cs="Times New Roman"/>
                  <w:sz w:val="28"/>
                  <w:szCs w:val="28"/>
                  <w:lang w:val="en-US"/>
                  <w:rPrChange w:id="2184" w:author="Airat Shigapov" w:date="2021-10-29T19:55:00Z">
                    <w:rPr>
                      <w:rFonts w:ascii="Times New Roman" w:hAnsi="Times New Roman" w:cs="Times New Roman"/>
                      <w:sz w:val="24"/>
                      <w:szCs w:val="24"/>
                      <w:lang w:val="en-US"/>
                    </w:rPr>
                  </w:rPrChange>
                </w:rPr>
                <w:t>char(</w:t>
              </w:r>
              <w:proofErr w:type="gramEnd"/>
              <w:r w:rsidRPr="007B0F77">
                <w:rPr>
                  <w:rFonts w:ascii="Times New Roman" w:hAnsi="Times New Roman" w:cs="Times New Roman"/>
                  <w:sz w:val="28"/>
                  <w:szCs w:val="28"/>
                  <w:lang w:val="en-US"/>
                  <w:rPrChange w:id="2185" w:author="Airat Shigapov" w:date="2021-10-29T19:55:00Z">
                    <w:rPr>
                      <w:rFonts w:ascii="Times New Roman" w:hAnsi="Times New Roman" w:cs="Times New Roman"/>
                      <w:sz w:val="24"/>
                      <w:szCs w:val="24"/>
                      <w:lang w:val="en-US"/>
                    </w:rPr>
                  </w:rPrChange>
                </w:rPr>
                <w:t>11)</w:t>
              </w:r>
            </w:ins>
          </w:p>
        </w:tc>
        <w:tc>
          <w:tcPr>
            <w:tcW w:w="1891" w:type="dxa"/>
          </w:tcPr>
          <w:p w14:paraId="515DDBE0" w14:textId="77777777" w:rsidR="000427B8" w:rsidRPr="007B0F77" w:rsidRDefault="000427B8" w:rsidP="000427B8">
            <w:pPr>
              <w:spacing w:line="360" w:lineRule="auto"/>
              <w:jc w:val="center"/>
              <w:rPr>
                <w:ins w:id="2186" w:author="Airat Shigapov" w:date="2021-10-29T19:53:00Z"/>
                <w:rFonts w:ascii="Times New Roman" w:hAnsi="Times New Roman" w:cs="Times New Roman"/>
                <w:sz w:val="28"/>
                <w:szCs w:val="28"/>
                <w:lang w:val="en-US"/>
                <w:rPrChange w:id="2187" w:author="Airat Shigapov" w:date="2021-10-29T19:55:00Z">
                  <w:rPr>
                    <w:ins w:id="2188" w:author="Airat Shigapov" w:date="2021-10-29T19:53:00Z"/>
                    <w:rFonts w:ascii="Times New Roman" w:hAnsi="Times New Roman" w:cs="Times New Roman"/>
                    <w:sz w:val="24"/>
                    <w:szCs w:val="24"/>
                    <w:lang w:val="en-US"/>
                  </w:rPr>
                </w:rPrChange>
              </w:rPr>
            </w:pPr>
            <w:ins w:id="2189" w:author="Airat Shigapov" w:date="2021-10-29T19:53:00Z">
              <w:r w:rsidRPr="007B0F77">
                <w:rPr>
                  <w:rFonts w:ascii="Times New Roman" w:hAnsi="Times New Roman" w:cs="Times New Roman"/>
                  <w:sz w:val="28"/>
                  <w:szCs w:val="28"/>
                  <w:lang w:val="en-US"/>
                  <w:rPrChange w:id="2190" w:author="Airat Shigapov" w:date="2021-10-29T19:55:00Z">
                    <w:rPr>
                      <w:rFonts w:ascii="Times New Roman" w:hAnsi="Times New Roman" w:cs="Times New Roman"/>
                      <w:sz w:val="24"/>
                      <w:szCs w:val="24"/>
                      <w:lang w:val="en-US"/>
                    </w:rPr>
                  </w:rPrChange>
                </w:rPr>
                <w:t>Not Null</w:t>
              </w:r>
            </w:ins>
          </w:p>
        </w:tc>
      </w:tr>
      <w:tr w:rsidR="000427B8" w:rsidRPr="007B0F77" w14:paraId="38373388" w14:textId="77777777" w:rsidTr="00687A9C">
        <w:trPr>
          <w:ins w:id="2191" w:author="Airat Shigapov" w:date="2021-10-29T19:53:00Z"/>
        </w:trPr>
        <w:tc>
          <w:tcPr>
            <w:tcW w:w="926" w:type="dxa"/>
            <w:vAlign w:val="center"/>
          </w:tcPr>
          <w:p w14:paraId="717E9E4A" w14:textId="77777777" w:rsidR="000427B8" w:rsidRPr="007B0F77" w:rsidRDefault="000427B8" w:rsidP="000427B8">
            <w:pPr>
              <w:spacing w:line="360" w:lineRule="auto"/>
              <w:jc w:val="center"/>
              <w:rPr>
                <w:ins w:id="2192" w:author="Airat Shigapov" w:date="2021-10-29T19:53:00Z"/>
                <w:rFonts w:ascii="Times New Roman" w:hAnsi="Times New Roman" w:cs="Times New Roman"/>
                <w:sz w:val="28"/>
                <w:szCs w:val="28"/>
                <w:rPrChange w:id="2193" w:author="Airat Shigapov" w:date="2021-10-29T19:55:00Z">
                  <w:rPr>
                    <w:ins w:id="2194" w:author="Airat Shigapov" w:date="2021-10-29T19:53:00Z"/>
                    <w:rFonts w:ascii="Times New Roman" w:hAnsi="Times New Roman" w:cs="Times New Roman"/>
                    <w:sz w:val="24"/>
                    <w:szCs w:val="24"/>
                  </w:rPr>
                </w:rPrChange>
              </w:rPr>
            </w:pPr>
          </w:p>
        </w:tc>
        <w:tc>
          <w:tcPr>
            <w:tcW w:w="4392" w:type="dxa"/>
            <w:vAlign w:val="center"/>
          </w:tcPr>
          <w:p w14:paraId="218B5E38" w14:textId="77777777" w:rsidR="000427B8" w:rsidRPr="007B0F77" w:rsidRDefault="000427B8" w:rsidP="000427B8">
            <w:pPr>
              <w:spacing w:line="360" w:lineRule="auto"/>
              <w:jc w:val="center"/>
              <w:rPr>
                <w:ins w:id="2195" w:author="Airat Shigapov" w:date="2021-10-29T19:53:00Z"/>
                <w:rFonts w:ascii="Times New Roman" w:hAnsi="Times New Roman" w:cs="Times New Roman"/>
                <w:sz w:val="28"/>
                <w:szCs w:val="28"/>
                <w:lang w:val="en-US"/>
                <w:rPrChange w:id="2196" w:author="Airat Shigapov" w:date="2021-10-29T19:55:00Z">
                  <w:rPr>
                    <w:ins w:id="2197" w:author="Airat Shigapov" w:date="2021-10-29T19:53:00Z"/>
                    <w:rFonts w:ascii="Times New Roman" w:hAnsi="Times New Roman" w:cs="Times New Roman"/>
                    <w:sz w:val="24"/>
                    <w:szCs w:val="24"/>
                    <w:lang w:val="en-US"/>
                  </w:rPr>
                </w:rPrChange>
              </w:rPr>
            </w:pPr>
            <w:proofErr w:type="spellStart"/>
            <w:ins w:id="2198" w:author="Airat Shigapov" w:date="2021-10-29T19:53:00Z">
              <w:r w:rsidRPr="007B0F77">
                <w:rPr>
                  <w:rFonts w:ascii="Times New Roman" w:hAnsi="Times New Roman" w:cs="Times New Roman"/>
                  <w:sz w:val="28"/>
                  <w:szCs w:val="28"/>
                  <w:lang w:val="en-US"/>
                  <w:rPrChange w:id="2199" w:author="Airat Shigapov" w:date="2021-10-29T19:55:00Z">
                    <w:rPr>
                      <w:rFonts w:ascii="Times New Roman" w:hAnsi="Times New Roman" w:cs="Times New Roman"/>
                      <w:sz w:val="24"/>
                      <w:szCs w:val="24"/>
                      <w:lang w:val="en-US"/>
                    </w:rPr>
                  </w:rPrChange>
                </w:rPr>
                <w:t>MiddleName</w:t>
              </w:r>
              <w:proofErr w:type="spellEnd"/>
            </w:ins>
          </w:p>
        </w:tc>
        <w:tc>
          <w:tcPr>
            <w:tcW w:w="2136" w:type="dxa"/>
            <w:vAlign w:val="center"/>
          </w:tcPr>
          <w:p w14:paraId="7AAA3C05" w14:textId="77777777" w:rsidR="000427B8" w:rsidRPr="007B0F77" w:rsidRDefault="000427B8" w:rsidP="000427B8">
            <w:pPr>
              <w:spacing w:line="360" w:lineRule="auto"/>
              <w:jc w:val="center"/>
              <w:rPr>
                <w:ins w:id="2200" w:author="Airat Shigapov" w:date="2021-10-29T19:53:00Z"/>
                <w:rFonts w:ascii="Times New Roman" w:hAnsi="Times New Roman" w:cs="Times New Roman"/>
                <w:sz w:val="28"/>
                <w:szCs w:val="28"/>
                <w:lang w:val="en-US"/>
                <w:rPrChange w:id="2201" w:author="Airat Shigapov" w:date="2021-10-29T19:55:00Z">
                  <w:rPr>
                    <w:ins w:id="2202" w:author="Airat Shigapov" w:date="2021-10-29T19:53:00Z"/>
                    <w:rFonts w:ascii="Times New Roman" w:hAnsi="Times New Roman" w:cs="Times New Roman"/>
                    <w:sz w:val="24"/>
                    <w:szCs w:val="24"/>
                    <w:lang w:val="en-US"/>
                  </w:rPr>
                </w:rPrChange>
              </w:rPr>
            </w:pPr>
            <w:proofErr w:type="spellStart"/>
            <w:proofErr w:type="gramStart"/>
            <w:ins w:id="2203" w:author="Airat Shigapov" w:date="2021-10-29T19:53:00Z">
              <w:r w:rsidRPr="007B0F77">
                <w:rPr>
                  <w:rFonts w:ascii="Times New Roman" w:hAnsi="Times New Roman" w:cs="Times New Roman"/>
                  <w:sz w:val="28"/>
                  <w:szCs w:val="28"/>
                  <w:lang w:val="en-US"/>
                  <w:rPrChange w:id="2204" w:author="Airat Shigapov" w:date="2021-10-29T19:55:00Z">
                    <w:rPr>
                      <w:rFonts w:ascii="Times New Roman" w:hAnsi="Times New Roman" w:cs="Times New Roman"/>
                      <w:sz w:val="24"/>
                      <w:szCs w:val="24"/>
                      <w:lang w:val="en-US"/>
                    </w:rPr>
                  </w:rPrChange>
                </w:rPr>
                <w:t>nvarchar</w:t>
              </w:r>
              <w:proofErr w:type="spellEnd"/>
              <w:r w:rsidRPr="007B0F77">
                <w:rPr>
                  <w:rFonts w:ascii="Times New Roman" w:hAnsi="Times New Roman" w:cs="Times New Roman"/>
                  <w:sz w:val="28"/>
                  <w:szCs w:val="28"/>
                  <w:lang w:val="en-US"/>
                  <w:rPrChange w:id="2205" w:author="Airat Shigapov" w:date="2021-10-29T19:55:00Z">
                    <w:rPr>
                      <w:rFonts w:ascii="Times New Roman" w:hAnsi="Times New Roman" w:cs="Times New Roman"/>
                      <w:sz w:val="24"/>
                      <w:szCs w:val="24"/>
                      <w:lang w:val="en-US"/>
                    </w:rPr>
                  </w:rPrChange>
                </w:rPr>
                <w:t>(</w:t>
              </w:r>
              <w:proofErr w:type="gramEnd"/>
              <w:r w:rsidRPr="007B0F77">
                <w:rPr>
                  <w:rFonts w:ascii="Times New Roman" w:hAnsi="Times New Roman" w:cs="Times New Roman"/>
                  <w:sz w:val="28"/>
                  <w:szCs w:val="28"/>
                  <w:lang w:val="en-US"/>
                  <w:rPrChange w:id="2206" w:author="Airat Shigapov" w:date="2021-10-29T19:55:00Z">
                    <w:rPr>
                      <w:rFonts w:ascii="Times New Roman" w:hAnsi="Times New Roman" w:cs="Times New Roman"/>
                      <w:sz w:val="24"/>
                      <w:szCs w:val="24"/>
                      <w:lang w:val="en-US"/>
                    </w:rPr>
                  </w:rPrChange>
                </w:rPr>
                <w:t>50)</w:t>
              </w:r>
            </w:ins>
          </w:p>
        </w:tc>
        <w:tc>
          <w:tcPr>
            <w:tcW w:w="1891" w:type="dxa"/>
          </w:tcPr>
          <w:p w14:paraId="6FCD7610" w14:textId="77777777" w:rsidR="000427B8" w:rsidRPr="007B0F77" w:rsidRDefault="000427B8" w:rsidP="000427B8">
            <w:pPr>
              <w:spacing w:line="360" w:lineRule="auto"/>
              <w:jc w:val="center"/>
              <w:rPr>
                <w:ins w:id="2207" w:author="Airat Shigapov" w:date="2021-10-29T19:53:00Z"/>
                <w:rFonts w:ascii="Times New Roman" w:hAnsi="Times New Roman" w:cs="Times New Roman"/>
                <w:sz w:val="28"/>
                <w:szCs w:val="28"/>
                <w:lang w:val="en-US"/>
                <w:rPrChange w:id="2208" w:author="Airat Shigapov" w:date="2021-10-29T19:55:00Z">
                  <w:rPr>
                    <w:ins w:id="2209" w:author="Airat Shigapov" w:date="2021-10-29T19:53:00Z"/>
                    <w:rFonts w:ascii="Times New Roman" w:hAnsi="Times New Roman" w:cs="Times New Roman"/>
                    <w:sz w:val="24"/>
                    <w:szCs w:val="24"/>
                    <w:lang w:val="en-US"/>
                  </w:rPr>
                </w:rPrChange>
              </w:rPr>
            </w:pPr>
            <w:ins w:id="2210" w:author="Airat Shigapov" w:date="2021-10-29T19:53:00Z">
              <w:r w:rsidRPr="007B0F77">
                <w:rPr>
                  <w:rFonts w:ascii="Times New Roman" w:hAnsi="Times New Roman" w:cs="Times New Roman"/>
                  <w:sz w:val="28"/>
                  <w:szCs w:val="28"/>
                  <w:lang w:val="en-US"/>
                  <w:rPrChange w:id="2211" w:author="Airat Shigapov" w:date="2021-10-29T19:55:00Z">
                    <w:rPr>
                      <w:rFonts w:ascii="Times New Roman" w:hAnsi="Times New Roman" w:cs="Times New Roman"/>
                      <w:sz w:val="24"/>
                      <w:szCs w:val="24"/>
                      <w:lang w:val="en-US"/>
                    </w:rPr>
                  </w:rPrChange>
                </w:rPr>
                <w:t>Null</w:t>
              </w:r>
            </w:ins>
          </w:p>
        </w:tc>
      </w:tr>
      <w:tr w:rsidR="000427B8" w:rsidRPr="007B0F77" w14:paraId="0BF034AA" w14:textId="77777777" w:rsidTr="00687A9C">
        <w:trPr>
          <w:ins w:id="2212" w:author="Airat Shigapov" w:date="2021-10-29T19:53:00Z"/>
        </w:trPr>
        <w:tc>
          <w:tcPr>
            <w:tcW w:w="926" w:type="dxa"/>
            <w:vAlign w:val="center"/>
          </w:tcPr>
          <w:p w14:paraId="38C0BBA7" w14:textId="77777777" w:rsidR="000427B8" w:rsidRPr="007B0F77" w:rsidRDefault="000427B8" w:rsidP="000427B8">
            <w:pPr>
              <w:spacing w:line="360" w:lineRule="auto"/>
              <w:jc w:val="center"/>
              <w:rPr>
                <w:ins w:id="2213" w:author="Airat Shigapov" w:date="2021-10-29T19:53:00Z"/>
                <w:rFonts w:ascii="Times New Roman" w:hAnsi="Times New Roman" w:cs="Times New Roman"/>
                <w:sz w:val="28"/>
                <w:szCs w:val="28"/>
                <w:lang w:val="en-US"/>
                <w:rPrChange w:id="2214" w:author="Airat Shigapov" w:date="2021-10-29T19:55:00Z">
                  <w:rPr>
                    <w:ins w:id="2215" w:author="Airat Shigapov" w:date="2021-10-29T19:53:00Z"/>
                    <w:rFonts w:ascii="Times New Roman" w:hAnsi="Times New Roman" w:cs="Times New Roman"/>
                    <w:sz w:val="24"/>
                    <w:szCs w:val="24"/>
                    <w:lang w:val="en-US"/>
                  </w:rPr>
                </w:rPrChange>
              </w:rPr>
            </w:pPr>
          </w:p>
        </w:tc>
        <w:tc>
          <w:tcPr>
            <w:tcW w:w="4392" w:type="dxa"/>
            <w:vAlign w:val="center"/>
          </w:tcPr>
          <w:p w14:paraId="54EBC7F0" w14:textId="77777777" w:rsidR="000427B8" w:rsidRPr="007B0F77" w:rsidRDefault="000427B8" w:rsidP="000427B8">
            <w:pPr>
              <w:spacing w:line="360" w:lineRule="auto"/>
              <w:jc w:val="center"/>
              <w:rPr>
                <w:ins w:id="2216" w:author="Airat Shigapov" w:date="2021-10-29T19:53:00Z"/>
                <w:rFonts w:ascii="Times New Roman" w:hAnsi="Times New Roman" w:cs="Times New Roman"/>
                <w:sz w:val="28"/>
                <w:szCs w:val="28"/>
                <w:lang w:val="en-US"/>
                <w:rPrChange w:id="2217" w:author="Airat Shigapov" w:date="2021-10-29T19:55:00Z">
                  <w:rPr>
                    <w:ins w:id="2218" w:author="Airat Shigapov" w:date="2021-10-29T19:53:00Z"/>
                    <w:rFonts w:ascii="Times New Roman" w:hAnsi="Times New Roman" w:cs="Times New Roman"/>
                    <w:sz w:val="24"/>
                    <w:szCs w:val="24"/>
                    <w:lang w:val="en-US"/>
                  </w:rPr>
                </w:rPrChange>
              </w:rPr>
            </w:pPr>
            <w:proofErr w:type="spellStart"/>
            <w:ins w:id="2219" w:author="Airat Shigapov" w:date="2021-10-29T19:53:00Z">
              <w:r w:rsidRPr="007B0F77">
                <w:rPr>
                  <w:rFonts w:ascii="Times New Roman" w:hAnsi="Times New Roman" w:cs="Times New Roman"/>
                  <w:sz w:val="28"/>
                  <w:szCs w:val="28"/>
                  <w:lang w:val="en-US"/>
                  <w:rPrChange w:id="2220" w:author="Airat Shigapov" w:date="2021-10-29T19:55:00Z">
                    <w:rPr>
                      <w:rFonts w:ascii="Times New Roman" w:hAnsi="Times New Roman" w:cs="Times New Roman"/>
                      <w:sz w:val="24"/>
                      <w:szCs w:val="24"/>
                      <w:lang w:val="en-US"/>
                    </w:rPr>
                  </w:rPrChange>
                </w:rPr>
                <w:t>IsAdmin</w:t>
              </w:r>
              <w:proofErr w:type="spellEnd"/>
            </w:ins>
          </w:p>
        </w:tc>
        <w:tc>
          <w:tcPr>
            <w:tcW w:w="2136" w:type="dxa"/>
            <w:vAlign w:val="center"/>
          </w:tcPr>
          <w:p w14:paraId="74622CF5" w14:textId="77777777" w:rsidR="000427B8" w:rsidRPr="007B0F77" w:rsidRDefault="000427B8" w:rsidP="000427B8">
            <w:pPr>
              <w:spacing w:line="360" w:lineRule="auto"/>
              <w:jc w:val="center"/>
              <w:rPr>
                <w:ins w:id="2221" w:author="Airat Shigapov" w:date="2021-10-29T19:53:00Z"/>
                <w:rFonts w:ascii="Times New Roman" w:hAnsi="Times New Roman" w:cs="Times New Roman"/>
                <w:sz w:val="28"/>
                <w:szCs w:val="28"/>
                <w:lang w:val="en-US"/>
                <w:rPrChange w:id="2222" w:author="Airat Shigapov" w:date="2021-10-29T19:55:00Z">
                  <w:rPr>
                    <w:ins w:id="2223" w:author="Airat Shigapov" w:date="2021-10-29T19:53:00Z"/>
                    <w:rFonts w:ascii="Times New Roman" w:hAnsi="Times New Roman" w:cs="Times New Roman"/>
                    <w:sz w:val="24"/>
                    <w:szCs w:val="24"/>
                    <w:lang w:val="en-US"/>
                  </w:rPr>
                </w:rPrChange>
              </w:rPr>
            </w:pPr>
            <w:ins w:id="2224" w:author="Airat Shigapov" w:date="2021-10-29T19:53:00Z">
              <w:r w:rsidRPr="007B0F77">
                <w:rPr>
                  <w:rFonts w:ascii="Times New Roman" w:hAnsi="Times New Roman" w:cs="Times New Roman"/>
                  <w:sz w:val="28"/>
                  <w:szCs w:val="28"/>
                  <w:lang w:val="en-US"/>
                  <w:rPrChange w:id="2225" w:author="Airat Shigapov" w:date="2021-10-29T19:55:00Z">
                    <w:rPr>
                      <w:rFonts w:ascii="Times New Roman" w:hAnsi="Times New Roman" w:cs="Times New Roman"/>
                      <w:sz w:val="24"/>
                      <w:szCs w:val="24"/>
                      <w:lang w:val="en-US"/>
                    </w:rPr>
                  </w:rPrChange>
                </w:rPr>
                <w:t>bit</w:t>
              </w:r>
            </w:ins>
          </w:p>
        </w:tc>
        <w:tc>
          <w:tcPr>
            <w:tcW w:w="1891" w:type="dxa"/>
          </w:tcPr>
          <w:p w14:paraId="7563ACFC" w14:textId="77777777" w:rsidR="000427B8" w:rsidRPr="007B0F77" w:rsidRDefault="000427B8" w:rsidP="000427B8">
            <w:pPr>
              <w:spacing w:line="360" w:lineRule="auto"/>
              <w:jc w:val="center"/>
              <w:rPr>
                <w:ins w:id="2226" w:author="Airat Shigapov" w:date="2021-10-29T19:53:00Z"/>
                <w:rFonts w:ascii="Times New Roman" w:hAnsi="Times New Roman" w:cs="Times New Roman"/>
                <w:sz w:val="28"/>
                <w:szCs w:val="28"/>
                <w:lang w:val="en-US"/>
                <w:rPrChange w:id="2227" w:author="Airat Shigapov" w:date="2021-10-29T19:55:00Z">
                  <w:rPr>
                    <w:ins w:id="2228" w:author="Airat Shigapov" w:date="2021-10-29T19:53:00Z"/>
                    <w:rFonts w:ascii="Times New Roman" w:hAnsi="Times New Roman" w:cs="Times New Roman"/>
                    <w:sz w:val="24"/>
                    <w:szCs w:val="24"/>
                    <w:lang w:val="en-US"/>
                  </w:rPr>
                </w:rPrChange>
              </w:rPr>
            </w:pPr>
            <w:ins w:id="2229" w:author="Airat Shigapov" w:date="2021-10-29T19:53:00Z">
              <w:r w:rsidRPr="007B0F77">
                <w:rPr>
                  <w:rFonts w:ascii="Times New Roman" w:hAnsi="Times New Roman" w:cs="Times New Roman"/>
                  <w:sz w:val="28"/>
                  <w:szCs w:val="28"/>
                  <w:lang w:val="en-US"/>
                  <w:rPrChange w:id="2230" w:author="Airat Shigapov" w:date="2021-10-29T19:55:00Z">
                    <w:rPr>
                      <w:rFonts w:ascii="Times New Roman" w:hAnsi="Times New Roman" w:cs="Times New Roman"/>
                      <w:sz w:val="24"/>
                      <w:szCs w:val="24"/>
                      <w:lang w:val="en-US"/>
                    </w:rPr>
                  </w:rPrChange>
                </w:rPr>
                <w:t>Not Null</w:t>
              </w:r>
            </w:ins>
          </w:p>
        </w:tc>
      </w:tr>
    </w:tbl>
    <w:p w14:paraId="19210DA4" w14:textId="4DDB04E6" w:rsidR="000427B8" w:rsidRPr="00D50DB0" w:rsidRDefault="00A67788">
      <w:pPr>
        <w:spacing w:before="120" w:after="0" w:line="360" w:lineRule="auto"/>
        <w:jc w:val="center"/>
        <w:rPr>
          <w:ins w:id="2231" w:author="Airat Shigapov" w:date="2021-10-29T19:53:00Z"/>
          <w:rFonts w:ascii="Times New Roman" w:hAnsi="Times New Roman" w:cs="Times New Roman"/>
          <w:sz w:val="28"/>
          <w:szCs w:val="28"/>
          <w:lang w:val="en-US"/>
          <w:rPrChange w:id="2232" w:author="Airat Shigapov" w:date="2021-10-29T20:12:00Z">
            <w:rPr>
              <w:ins w:id="2233" w:author="Airat Shigapov" w:date="2021-10-29T19:53:00Z"/>
            </w:rPr>
          </w:rPrChange>
        </w:rPr>
        <w:pPrChange w:id="2234" w:author="Airat Shigapov" w:date="2021-10-29T20:12:00Z">
          <w:pPr/>
        </w:pPrChange>
      </w:pPr>
      <w:ins w:id="2235" w:author="Airat Shigapov" w:date="2021-10-29T19:59:00Z">
        <w:r>
          <w:rPr>
            <w:rFonts w:ascii="Times New Roman" w:hAnsi="Times New Roman" w:cs="Times New Roman"/>
            <w:sz w:val="28"/>
            <w:szCs w:val="28"/>
          </w:rPr>
          <w:t>Таблица 3.</w:t>
        </w:r>
      </w:ins>
      <w:ins w:id="2236" w:author="Airat Shigapov" w:date="2021-10-29T20:00:00Z">
        <w:r w:rsidR="00916F70">
          <w:rPr>
            <w:rFonts w:ascii="Times New Roman" w:hAnsi="Times New Roman" w:cs="Times New Roman"/>
            <w:sz w:val="28"/>
            <w:szCs w:val="28"/>
            <w:lang w:val="en-US"/>
          </w:rPr>
          <w:t>5</w:t>
        </w:r>
      </w:ins>
      <w:ins w:id="2237" w:author="Airat Shigapov" w:date="2021-10-29T19:59:00Z">
        <w:r>
          <w:rPr>
            <w:rFonts w:ascii="Times New Roman" w:hAnsi="Times New Roman" w:cs="Times New Roman"/>
            <w:sz w:val="28"/>
            <w:szCs w:val="28"/>
          </w:rPr>
          <w:t xml:space="preserve"> Таблица </w:t>
        </w:r>
      </w:ins>
      <w:ins w:id="2238" w:author="Airat Shigapov" w:date="2021-10-29T20:00:00Z">
        <w:r w:rsidR="00916F70">
          <w:rPr>
            <w:rFonts w:ascii="Times New Roman" w:hAnsi="Times New Roman" w:cs="Times New Roman"/>
            <w:sz w:val="28"/>
            <w:szCs w:val="28"/>
            <w:lang w:val="en-US"/>
          </w:rPr>
          <w:t>User</w:t>
        </w:r>
      </w:ins>
    </w:p>
    <w:p w14:paraId="7B06B8CA" w14:textId="4537560E" w:rsidR="0053714C" w:rsidRPr="00687A9C" w:rsidRDefault="0053714C">
      <w:pPr>
        <w:spacing w:before="120" w:after="0" w:line="360" w:lineRule="auto"/>
        <w:ind w:firstLine="709"/>
        <w:rPr>
          <w:ins w:id="2239" w:author="Airat Shigapov" w:date="2021-10-29T20:09:00Z"/>
          <w:rFonts w:ascii="Times New Roman" w:hAnsi="Times New Roman" w:cs="Times New Roman"/>
          <w:sz w:val="28"/>
          <w:szCs w:val="28"/>
        </w:rPr>
        <w:pPrChange w:id="2240" w:author="Airat Shigapov" w:date="2021-10-29T20:13:00Z">
          <w:pPr>
            <w:spacing w:after="0" w:line="360" w:lineRule="auto"/>
            <w:ind w:firstLine="708"/>
          </w:pPr>
        </w:pPrChange>
      </w:pPr>
      <w:ins w:id="2241" w:author="Airat Shigapov" w:date="2021-10-29T20:09:00Z">
        <w:r>
          <w:rPr>
            <w:rFonts w:ascii="Times New Roman" w:hAnsi="Times New Roman" w:cs="Times New Roman"/>
            <w:sz w:val="28"/>
            <w:szCs w:val="28"/>
          </w:rPr>
          <w:t xml:space="preserve">Таблица </w:t>
        </w:r>
      </w:ins>
      <w:proofErr w:type="spellStart"/>
      <w:ins w:id="2242" w:author="Airat Shigapov" w:date="2021-10-29T20:12:00Z">
        <w:r w:rsidR="007E5706">
          <w:rPr>
            <w:rFonts w:ascii="Times New Roman" w:hAnsi="Times New Roman" w:cs="Times New Roman"/>
            <w:sz w:val="28"/>
            <w:szCs w:val="28"/>
            <w:lang w:val="en-US"/>
          </w:rPr>
          <w:t>DataAuthorization</w:t>
        </w:r>
      </w:ins>
      <w:proofErr w:type="spellEnd"/>
      <w:ins w:id="2243" w:author="Airat Shigapov" w:date="2021-10-29T20:09:00Z">
        <w:r w:rsidRPr="00687A9C">
          <w:rPr>
            <w:rFonts w:ascii="Times New Roman" w:hAnsi="Times New Roman" w:cs="Times New Roman"/>
            <w:sz w:val="28"/>
            <w:szCs w:val="28"/>
          </w:rPr>
          <w:t xml:space="preserve"> </w:t>
        </w:r>
        <w:r>
          <w:rPr>
            <w:rFonts w:ascii="Times New Roman" w:hAnsi="Times New Roman" w:cs="Times New Roman"/>
            <w:sz w:val="28"/>
            <w:szCs w:val="28"/>
          </w:rPr>
          <w:t>описывает данные для авторизации клиента (Рисунок 3.</w:t>
        </w:r>
      </w:ins>
      <w:ins w:id="2244" w:author="Airat Shigapov" w:date="2021-10-29T20:11:00Z">
        <w:r w:rsidR="007E5706" w:rsidRPr="007E5706">
          <w:rPr>
            <w:rFonts w:ascii="Times New Roman" w:hAnsi="Times New Roman" w:cs="Times New Roman"/>
            <w:sz w:val="28"/>
            <w:szCs w:val="28"/>
            <w:rPrChange w:id="2245" w:author="Airat Shigapov" w:date="2021-10-29T20:11:00Z">
              <w:rPr>
                <w:rFonts w:ascii="Times New Roman" w:hAnsi="Times New Roman" w:cs="Times New Roman"/>
                <w:sz w:val="28"/>
                <w:szCs w:val="28"/>
                <w:lang w:val="en-US"/>
              </w:rPr>
            </w:rPrChange>
          </w:rPr>
          <w:t>6</w:t>
        </w:r>
      </w:ins>
      <w:ins w:id="2246" w:author="Airat Shigapov" w:date="2021-10-29T20:09:00Z">
        <w:r>
          <w:rPr>
            <w:rFonts w:ascii="Times New Roman" w:hAnsi="Times New Roman" w:cs="Times New Roman"/>
            <w:sz w:val="28"/>
            <w:szCs w:val="28"/>
          </w:rPr>
          <w:t>).</w:t>
        </w:r>
      </w:ins>
    </w:p>
    <w:tbl>
      <w:tblPr>
        <w:tblStyle w:val="a9"/>
        <w:tblW w:w="0" w:type="auto"/>
        <w:tblLook w:val="04A0" w:firstRow="1" w:lastRow="0" w:firstColumn="1" w:lastColumn="0" w:noHBand="0" w:noVBand="1"/>
      </w:tblPr>
      <w:tblGrid>
        <w:gridCol w:w="926"/>
        <w:gridCol w:w="4392"/>
        <w:gridCol w:w="2136"/>
        <w:gridCol w:w="1891"/>
      </w:tblGrid>
      <w:tr w:rsidR="000427B8" w:rsidRPr="007B0F77" w14:paraId="2E566FB1" w14:textId="77777777" w:rsidTr="00687A9C">
        <w:trPr>
          <w:ins w:id="2247" w:author="Airat Shigapov" w:date="2021-10-29T19:53:00Z"/>
        </w:trPr>
        <w:tc>
          <w:tcPr>
            <w:tcW w:w="926" w:type="dxa"/>
            <w:vAlign w:val="center"/>
          </w:tcPr>
          <w:p w14:paraId="5514863B" w14:textId="77777777" w:rsidR="000427B8" w:rsidRPr="007B0F77" w:rsidRDefault="000427B8" w:rsidP="000427B8">
            <w:pPr>
              <w:spacing w:line="360" w:lineRule="auto"/>
              <w:jc w:val="center"/>
              <w:rPr>
                <w:ins w:id="2248" w:author="Airat Shigapov" w:date="2021-10-29T19:53:00Z"/>
                <w:rFonts w:ascii="Times New Roman" w:hAnsi="Times New Roman" w:cs="Times New Roman"/>
                <w:sz w:val="28"/>
                <w:szCs w:val="28"/>
                <w:rPrChange w:id="2249" w:author="Airat Shigapov" w:date="2021-10-29T19:55:00Z">
                  <w:rPr>
                    <w:ins w:id="2250" w:author="Airat Shigapov" w:date="2021-10-29T19:53:00Z"/>
                    <w:rFonts w:ascii="Times New Roman" w:hAnsi="Times New Roman" w:cs="Times New Roman"/>
                    <w:sz w:val="24"/>
                    <w:szCs w:val="24"/>
                  </w:rPr>
                </w:rPrChange>
              </w:rPr>
            </w:pPr>
            <w:ins w:id="2251" w:author="Airat Shigapov" w:date="2021-10-29T19:53:00Z">
              <w:r w:rsidRPr="007B0F77">
                <w:rPr>
                  <w:rFonts w:ascii="Times New Roman" w:hAnsi="Times New Roman" w:cs="Times New Roman"/>
                  <w:sz w:val="28"/>
                  <w:szCs w:val="28"/>
                  <w:rPrChange w:id="2252" w:author="Airat Shigapov" w:date="2021-10-29T19:55:00Z">
                    <w:rPr>
                      <w:rFonts w:ascii="Times New Roman" w:hAnsi="Times New Roman" w:cs="Times New Roman"/>
                      <w:sz w:val="24"/>
                      <w:szCs w:val="24"/>
                    </w:rPr>
                  </w:rPrChange>
                </w:rPr>
                <w:t>Ключ</w:t>
              </w:r>
            </w:ins>
          </w:p>
        </w:tc>
        <w:tc>
          <w:tcPr>
            <w:tcW w:w="4392" w:type="dxa"/>
            <w:vAlign w:val="center"/>
          </w:tcPr>
          <w:p w14:paraId="0F6E680B" w14:textId="77777777" w:rsidR="000427B8" w:rsidRPr="007B0F77" w:rsidRDefault="000427B8" w:rsidP="000427B8">
            <w:pPr>
              <w:spacing w:line="360" w:lineRule="auto"/>
              <w:jc w:val="center"/>
              <w:rPr>
                <w:ins w:id="2253" w:author="Airat Shigapov" w:date="2021-10-29T19:53:00Z"/>
                <w:rFonts w:ascii="Times New Roman" w:hAnsi="Times New Roman" w:cs="Times New Roman"/>
                <w:sz w:val="28"/>
                <w:szCs w:val="28"/>
                <w:rPrChange w:id="2254" w:author="Airat Shigapov" w:date="2021-10-29T19:55:00Z">
                  <w:rPr>
                    <w:ins w:id="2255" w:author="Airat Shigapov" w:date="2021-10-29T19:53:00Z"/>
                    <w:rFonts w:ascii="Times New Roman" w:hAnsi="Times New Roman" w:cs="Times New Roman"/>
                    <w:sz w:val="24"/>
                    <w:szCs w:val="24"/>
                  </w:rPr>
                </w:rPrChange>
              </w:rPr>
            </w:pPr>
            <w:ins w:id="2256" w:author="Airat Shigapov" w:date="2021-10-29T19:53:00Z">
              <w:r w:rsidRPr="007B0F77">
                <w:rPr>
                  <w:rFonts w:ascii="Times New Roman" w:hAnsi="Times New Roman" w:cs="Times New Roman"/>
                  <w:sz w:val="28"/>
                  <w:szCs w:val="28"/>
                  <w:rPrChange w:id="2257" w:author="Airat Shigapov" w:date="2021-10-29T19:55:00Z">
                    <w:rPr>
                      <w:rFonts w:ascii="Times New Roman" w:hAnsi="Times New Roman" w:cs="Times New Roman"/>
                      <w:sz w:val="24"/>
                      <w:szCs w:val="24"/>
                    </w:rPr>
                  </w:rPrChange>
                </w:rPr>
                <w:t>Наименование</w:t>
              </w:r>
            </w:ins>
          </w:p>
        </w:tc>
        <w:tc>
          <w:tcPr>
            <w:tcW w:w="2136" w:type="dxa"/>
            <w:vAlign w:val="center"/>
          </w:tcPr>
          <w:p w14:paraId="199A22F9" w14:textId="77777777" w:rsidR="000427B8" w:rsidRPr="007B0F77" w:rsidRDefault="000427B8" w:rsidP="000427B8">
            <w:pPr>
              <w:spacing w:line="360" w:lineRule="auto"/>
              <w:jc w:val="center"/>
              <w:rPr>
                <w:ins w:id="2258" w:author="Airat Shigapov" w:date="2021-10-29T19:53:00Z"/>
                <w:rFonts w:ascii="Times New Roman" w:hAnsi="Times New Roman" w:cs="Times New Roman"/>
                <w:sz w:val="28"/>
                <w:szCs w:val="28"/>
                <w:rPrChange w:id="2259" w:author="Airat Shigapov" w:date="2021-10-29T19:55:00Z">
                  <w:rPr>
                    <w:ins w:id="2260" w:author="Airat Shigapov" w:date="2021-10-29T19:53:00Z"/>
                    <w:rFonts w:ascii="Times New Roman" w:hAnsi="Times New Roman" w:cs="Times New Roman"/>
                    <w:sz w:val="24"/>
                    <w:szCs w:val="24"/>
                  </w:rPr>
                </w:rPrChange>
              </w:rPr>
            </w:pPr>
            <w:ins w:id="2261" w:author="Airat Shigapov" w:date="2021-10-29T19:53:00Z">
              <w:r w:rsidRPr="007B0F77">
                <w:rPr>
                  <w:rFonts w:ascii="Times New Roman" w:hAnsi="Times New Roman" w:cs="Times New Roman"/>
                  <w:sz w:val="28"/>
                  <w:szCs w:val="28"/>
                  <w:rPrChange w:id="2262" w:author="Airat Shigapov" w:date="2021-10-29T19:55:00Z">
                    <w:rPr>
                      <w:rFonts w:ascii="Times New Roman" w:hAnsi="Times New Roman" w:cs="Times New Roman"/>
                      <w:sz w:val="24"/>
                      <w:szCs w:val="24"/>
                    </w:rPr>
                  </w:rPrChange>
                </w:rPr>
                <w:t>Тип данных</w:t>
              </w:r>
            </w:ins>
          </w:p>
        </w:tc>
        <w:tc>
          <w:tcPr>
            <w:tcW w:w="1891" w:type="dxa"/>
          </w:tcPr>
          <w:p w14:paraId="493C6E0B" w14:textId="77777777" w:rsidR="000427B8" w:rsidRPr="007B0F77" w:rsidRDefault="000427B8" w:rsidP="000427B8">
            <w:pPr>
              <w:spacing w:line="360" w:lineRule="auto"/>
              <w:jc w:val="center"/>
              <w:rPr>
                <w:ins w:id="2263" w:author="Airat Shigapov" w:date="2021-10-29T19:53:00Z"/>
                <w:rFonts w:ascii="Times New Roman" w:hAnsi="Times New Roman" w:cs="Times New Roman"/>
                <w:sz w:val="28"/>
                <w:szCs w:val="28"/>
                <w:rPrChange w:id="2264" w:author="Airat Shigapov" w:date="2021-10-29T19:55:00Z">
                  <w:rPr>
                    <w:ins w:id="2265" w:author="Airat Shigapov" w:date="2021-10-29T19:53:00Z"/>
                    <w:rFonts w:ascii="Times New Roman" w:hAnsi="Times New Roman" w:cs="Times New Roman"/>
                    <w:sz w:val="24"/>
                    <w:szCs w:val="24"/>
                  </w:rPr>
                </w:rPrChange>
              </w:rPr>
            </w:pPr>
            <w:ins w:id="2266" w:author="Airat Shigapov" w:date="2021-10-29T19:53:00Z">
              <w:r w:rsidRPr="007B0F77">
                <w:rPr>
                  <w:rFonts w:ascii="Times New Roman" w:hAnsi="Times New Roman" w:cs="Times New Roman"/>
                  <w:sz w:val="28"/>
                  <w:szCs w:val="28"/>
                  <w:rPrChange w:id="2267" w:author="Airat Shigapov" w:date="2021-10-29T19:55:00Z">
                    <w:rPr>
                      <w:rFonts w:ascii="Times New Roman" w:hAnsi="Times New Roman" w:cs="Times New Roman"/>
                      <w:sz w:val="24"/>
                      <w:szCs w:val="24"/>
                    </w:rPr>
                  </w:rPrChange>
                </w:rPr>
                <w:t>Не пусто</w:t>
              </w:r>
            </w:ins>
          </w:p>
        </w:tc>
      </w:tr>
      <w:tr w:rsidR="000427B8" w:rsidRPr="007B0F77" w14:paraId="7EA2C5CA" w14:textId="77777777" w:rsidTr="00687A9C">
        <w:trPr>
          <w:ins w:id="2268" w:author="Airat Shigapov" w:date="2021-10-29T19:53:00Z"/>
        </w:trPr>
        <w:tc>
          <w:tcPr>
            <w:tcW w:w="926" w:type="dxa"/>
            <w:vAlign w:val="center"/>
          </w:tcPr>
          <w:p w14:paraId="4507AF05" w14:textId="77777777" w:rsidR="000427B8" w:rsidRPr="007B0F77" w:rsidRDefault="000427B8" w:rsidP="000427B8">
            <w:pPr>
              <w:spacing w:line="360" w:lineRule="auto"/>
              <w:jc w:val="center"/>
              <w:rPr>
                <w:ins w:id="2269" w:author="Airat Shigapov" w:date="2021-10-29T19:53:00Z"/>
                <w:rFonts w:ascii="Times New Roman" w:hAnsi="Times New Roman" w:cs="Times New Roman"/>
                <w:sz w:val="28"/>
                <w:szCs w:val="28"/>
                <w:lang w:val="en-US"/>
                <w:rPrChange w:id="2270" w:author="Airat Shigapov" w:date="2021-10-29T19:55:00Z">
                  <w:rPr>
                    <w:ins w:id="2271" w:author="Airat Shigapov" w:date="2021-10-29T19:53:00Z"/>
                    <w:rFonts w:ascii="Times New Roman" w:hAnsi="Times New Roman" w:cs="Times New Roman"/>
                    <w:sz w:val="24"/>
                    <w:szCs w:val="24"/>
                    <w:lang w:val="en-US"/>
                  </w:rPr>
                </w:rPrChange>
              </w:rPr>
            </w:pPr>
            <w:ins w:id="2272" w:author="Airat Shigapov" w:date="2021-10-29T19:53:00Z">
              <w:r w:rsidRPr="007B0F77">
                <w:rPr>
                  <w:rFonts w:ascii="Times New Roman" w:hAnsi="Times New Roman" w:cs="Times New Roman"/>
                  <w:sz w:val="28"/>
                  <w:szCs w:val="28"/>
                  <w:lang w:val="en-US"/>
                  <w:rPrChange w:id="2273" w:author="Airat Shigapov" w:date="2021-10-29T19:55:00Z">
                    <w:rPr>
                      <w:rFonts w:ascii="Times New Roman" w:hAnsi="Times New Roman" w:cs="Times New Roman"/>
                      <w:sz w:val="24"/>
                      <w:szCs w:val="24"/>
                      <w:lang w:val="en-US"/>
                    </w:rPr>
                  </w:rPrChange>
                </w:rPr>
                <w:t>PK</w:t>
              </w:r>
            </w:ins>
          </w:p>
        </w:tc>
        <w:tc>
          <w:tcPr>
            <w:tcW w:w="4392" w:type="dxa"/>
            <w:vAlign w:val="center"/>
          </w:tcPr>
          <w:p w14:paraId="52D224DD" w14:textId="77777777" w:rsidR="000427B8" w:rsidRPr="007B0F77" w:rsidRDefault="000427B8" w:rsidP="000427B8">
            <w:pPr>
              <w:spacing w:line="360" w:lineRule="auto"/>
              <w:jc w:val="center"/>
              <w:rPr>
                <w:ins w:id="2274" w:author="Airat Shigapov" w:date="2021-10-29T19:53:00Z"/>
                <w:rFonts w:ascii="Times New Roman" w:hAnsi="Times New Roman" w:cs="Times New Roman"/>
                <w:sz w:val="28"/>
                <w:szCs w:val="28"/>
                <w:lang w:val="en-US"/>
                <w:rPrChange w:id="2275" w:author="Airat Shigapov" w:date="2021-10-29T19:55:00Z">
                  <w:rPr>
                    <w:ins w:id="2276" w:author="Airat Shigapov" w:date="2021-10-29T19:53:00Z"/>
                    <w:rFonts w:ascii="Times New Roman" w:hAnsi="Times New Roman" w:cs="Times New Roman"/>
                    <w:sz w:val="24"/>
                    <w:szCs w:val="24"/>
                    <w:lang w:val="en-US"/>
                  </w:rPr>
                </w:rPrChange>
              </w:rPr>
            </w:pPr>
            <w:ins w:id="2277" w:author="Airat Shigapov" w:date="2021-10-29T19:53:00Z">
              <w:r w:rsidRPr="007B0F77">
                <w:rPr>
                  <w:rFonts w:ascii="Times New Roman" w:hAnsi="Times New Roman" w:cs="Times New Roman"/>
                  <w:sz w:val="28"/>
                  <w:szCs w:val="28"/>
                  <w:lang w:val="en-US"/>
                  <w:rPrChange w:id="2278" w:author="Airat Shigapov" w:date="2021-10-29T19:55:00Z">
                    <w:rPr>
                      <w:rFonts w:ascii="Times New Roman" w:hAnsi="Times New Roman" w:cs="Times New Roman"/>
                      <w:sz w:val="24"/>
                      <w:szCs w:val="24"/>
                      <w:lang w:val="en-US"/>
                    </w:rPr>
                  </w:rPrChange>
                </w:rPr>
                <w:t>Id</w:t>
              </w:r>
            </w:ins>
          </w:p>
        </w:tc>
        <w:tc>
          <w:tcPr>
            <w:tcW w:w="2136" w:type="dxa"/>
            <w:vAlign w:val="center"/>
          </w:tcPr>
          <w:p w14:paraId="62DD0827" w14:textId="77777777" w:rsidR="000427B8" w:rsidRPr="007B0F77" w:rsidRDefault="000427B8" w:rsidP="000427B8">
            <w:pPr>
              <w:spacing w:line="360" w:lineRule="auto"/>
              <w:jc w:val="center"/>
              <w:rPr>
                <w:ins w:id="2279" w:author="Airat Shigapov" w:date="2021-10-29T19:53:00Z"/>
                <w:rFonts w:ascii="Times New Roman" w:hAnsi="Times New Roman" w:cs="Times New Roman"/>
                <w:sz w:val="28"/>
                <w:szCs w:val="28"/>
                <w:lang w:val="en-US"/>
                <w:rPrChange w:id="2280" w:author="Airat Shigapov" w:date="2021-10-29T19:55:00Z">
                  <w:rPr>
                    <w:ins w:id="2281" w:author="Airat Shigapov" w:date="2021-10-29T19:53:00Z"/>
                    <w:rFonts w:ascii="Times New Roman" w:hAnsi="Times New Roman" w:cs="Times New Roman"/>
                    <w:sz w:val="24"/>
                    <w:szCs w:val="24"/>
                    <w:lang w:val="en-US"/>
                  </w:rPr>
                </w:rPrChange>
              </w:rPr>
            </w:pPr>
            <w:ins w:id="2282" w:author="Airat Shigapov" w:date="2021-10-29T19:53:00Z">
              <w:r w:rsidRPr="007B0F77">
                <w:rPr>
                  <w:rFonts w:ascii="Times New Roman" w:hAnsi="Times New Roman" w:cs="Times New Roman"/>
                  <w:sz w:val="28"/>
                  <w:szCs w:val="28"/>
                  <w:lang w:val="en-US"/>
                  <w:rPrChange w:id="2283" w:author="Airat Shigapov" w:date="2021-10-29T19:55:00Z">
                    <w:rPr>
                      <w:rFonts w:ascii="Times New Roman" w:hAnsi="Times New Roman" w:cs="Times New Roman"/>
                      <w:sz w:val="24"/>
                      <w:szCs w:val="24"/>
                      <w:lang w:val="en-US"/>
                    </w:rPr>
                  </w:rPrChange>
                </w:rPr>
                <w:t>int</w:t>
              </w:r>
            </w:ins>
          </w:p>
        </w:tc>
        <w:tc>
          <w:tcPr>
            <w:tcW w:w="1891" w:type="dxa"/>
          </w:tcPr>
          <w:p w14:paraId="548EA026" w14:textId="77777777" w:rsidR="000427B8" w:rsidRPr="007B0F77" w:rsidRDefault="000427B8" w:rsidP="000427B8">
            <w:pPr>
              <w:spacing w:line="360" w:lineRule="auto"/>
              <w:jc w:val="center"/>
              <w:rPr>
                <w:ins w:id="2284" w:author="Airat Shigapov" w:date="2021-10-29T19:53:00Z"/>
                <w:rFonts w:ascii="Times New Roman" w:hAnsi="Times New Roman" w:cs="Times New Roman"/>
                <w:sz w:val="28"/>
                <w:szCs w:val="28"/>
                <w:lang w:val="en-US"/>
                <w:rPrChange w:id="2285" w:author="Airat Shigapov" w:date="2021-10-29T19:55:00Z">
                  <w:rPr>
                    <w:ins w:id="2286" w:author="Airat Shigapov" w:date="2021-10-29T19:53:00Z"/>
                    <w:rFonts w:ascii="Times New Roman" w:hAnsi="Times New Roman" w:cs="Times New Roman"/>
                    <w:sz w:val="24"/>
                    <w:szCs w:val="24"/>
                    <w:lang w:val="en-US"/>
                  </w:rPr>
                </w:rPrChange>
              </w:rPr>
            </w:pPr>
            <w:ins w:id="2287" w:author="Airat Shigapov" w:date="2021-10-29T19:53:00Z">
              <w:r w:rsidRPr="007B0F77">
                <w:rPr>
                  <w:rFonts w:ascii="Times New Roman" w:hAnsi="Times New Roman" w:cs="Times New Roman"/>
                  <w:sz w:val="28"/>
                  <w:szCs w:val="28"/>
                  <w:lang w:val="en-US"/>
                  <w:rPrChange w:id="2288" w:author="Airat Shigapov" w:date="2021-10-29T19:55:00Z">
                    <w:rPr>
                      <w:rFonts w:ascii="Times New Roman" w:hAnsi="Times New Roman" w:cs="Times New Roman"/>
                      <w:sz w:val="24"/>
                      <w:szCs w:val="24"/>
                      <w:lang w:val="en-US"/>
                    </w:rPr>
                  </w:rPrChange>
                </w:rPr>
                <w:t>Not Null</w:t>
              </w:r>
            </w:ins>
          </w:p>
        </w:tc>
      </w:tr>
      <w:tr w:rsidR="000427B8" w:rsidRPr="007B0F77" w14:paraId="55E34F0D" w14:textId="77777777" w:rsidTr="00687A9C">
        <w:trPr>
          <w:ins w:id="2289" w:author="Airat Shigapov" w:date="2021-10-29T19:53:00Z"/>
        </w:trPr>
        <w:tc>
          <w:tcPr>
            <w:tcW w:w="926" w:type="dxa"/>
            <w:vAlign w:val="center"/>
          </w:tcPr>
          <w:p w14:paraId="458ADD7A" w14:textId="77777777" w:rsidR="000427B8" w:rsidRPr="007B0F77" w:rsidRDefault="000427B8" w:rsidP="000427B8">
            <w:pPr>
              <w:spacing w:line="360" w:lineRule="auto"/>
              <w:jc w:val="center"/>
              <w:rPr>
                <w:ins w:id="2290" w:author="Airat Shigapov" w:date="2021-10-29T19:53:00Z"/>
                <w:rFonts w:ascii="Times New Roman" w:hAnsi="Times New Roman" w:cs="Times New Roman"/>
                <w:sz w:val="28"/>
                <w:szCs w:val="28"/>
                <w:rPrChange w:id="2291" w:author="Airat Shigapov" w:date="2021-10-29T19:55:00Z">
                  <w:rPr>
                    <w:ins w:id="2292" w:author="Airat Shigapov" w:date="2021-10-29T19:53:00Z"/>
                    <w:rFonts w:ascii="Times New Roman" w:hAnsi="Times New Roman" w:cs="Times New Roman"/>
                    <w:sz w:val="24"/>
                    <w:szCs w:val="24"/>
                  </w:rPr>
                </w:rPrChange>
              </w:rPr>
            </w:pPr>
          </w:p>
        </w:tc>
        <w:tc>
          <w:tcPr>
            <w:tcW w:w="4392" w:type="dxa"/>
            <w:vAlign w:val="center"/>
          </w:tcPr>
          <w:p w14:paraId="7B5F7E56" w14:textId="77777777" w:rsidR="000427B8" w:rsidRPr="007B0F77" w:rsidRDefault="000427B8" w:rsidP="000427B8">
            <w:pPr>
              <w:spacing w:line="360" w:lineRule="auto"/>
              <w:jc w:val="center"/>
              <w:rPr>
                <w:ins w:id="2293" w:author="Airat Shigapov" w:date="2021-10-29T19:53:00Z"/>
                <w:rFonts w:ascii="Times New Roman" w:hAnsi="Times New Roman" w:cs="Times New Roman"/>
                <w:sz w:val="28"/>
                <w:szCs w:val="28"/>
                <w:lang w:val="en-US"/>
                <w:rPrChange w:id="2294" w:author="Airat Shigapov" w:date="2021-10-29T19:55:00Z">
                  <w:rPr>
                    <w:ins w:id="2295" w:author="Airat Shigapov" w:date="2021-10-29T19:53:00Z"/>
                    <w:rFonts w:ascii="Times New Roman" w:hAnsi="Times New Roman" w:cs="Times New Roman"/>
                    <w:sz w:val="24"/>
                    <w:szCs w:val="24"/>
                    <w:lang w:val="en-US"/>
                  </w:rPr>
                </w:rPrChange>
              </w:rPr>
            </w:pPr>
            <w:ins w:id="2296" w:author="Airat Shigapov" w:date="2021-10-29T19:53:00Z">
              <w:r w:rsidRPr="007B0F77">
                <w:rPr>
                  <w:rFonts w:ascii="Times New Roman" w:hAnsi="Times New Roman" w:cs="Times New Roman"/>
                  <w:sz w:val="28"/>
                  <w:szCs w:val="28"/>
                  <w:lang w:val="en-US"/>
                  <w:rPrChange w:id="2297" w:author="Airat Shigapov" w:date="2021-10-29T19:55:00Z">
                    <w:rPr>
                      <w:rFonts w:ascii="Times New Roman" w:hAnsi="Times New Roman" w:cs="Times New Roman"/>
                      <w:sz w:val="24"/>
                      <w:szCs w:val="24"/>
                      <w:lang w:val="en-US"/>
                    </w:rPr>
                  </w:rPrChange>
                </w:rPr>
                <w:t>Email</w:t>
              </w:r>
            </w:ins>
          </w:p>
        </w:tc>
        <w:tc>
          <w:tcPr>
            <w:tcW w:w="2136" w:type="dxa"/>
            <w:vAlign w:val="center"/>
          </w:tcPr>
          <w:p w14:paraId="197EB476" w14:textId="77777777" w:rsidR="000427B8" w:rsidRPr="007B0F77" w:rsidRDefault="000427B8" w:rsidP="000427B8">
            <w:pPr>
              <w:spacing w:line="360" w:lineRule="auto"/>
              <w:jc w:val="center"/>
              <w:rPr>
                <w:ins w:id="2298" w:author="Airat Shigapov" w:date="2021-10-29T19:53:00Z"/>
                <w:rFonts w:ascii="Times New Roman" w:hAnsi="Times New Roman" w:cs="Times New Roman"/>
                <w:sz w:val="28"/>
                <w:szCs w:val="28"/>
                <w:rPrChange w:id="2299" w:author="Airat Shigapov" w:date="2021-10-29T19:55:00Z">
                  <w:rPr>
                    <w:ins w:id="2300" w:author="Airat Shigapov" w:date="2021-10-29T19:53:00Z"/>
                    <w:rFonts w:ascii="Times New Roman" w:hAnsi="Times New Roman" w:cs="Times New Roman"/>
                    <w:sz w:val="24"/>
                    <w:szCs w:val="24"/>
                  </w:rPr>
                </w:rPrChange>
              </w:rPr>
            </w:pPr>
            <w:proofErr w:type="spellStart"/>
            <w:proofErr w:type="gramStart"/>
            <w:ins w:id="2301" w:author="Airat Shigapov" w:date="2021-10-29T19:53:00Z">
              <w:r w:rsidRPr="007B0F77">
                <w:rPr>
                  <w:rFonts w:ascii="Times New Roman" w:hAnsi="Times New Roman" w:cs="Times New Roman"/>
                  <w:sz w:val="28"/>
                  <w:szCs w:val="28"/>
                  <w:lang w:val="en-US"/>
                  <w:rPrChange w:id="2302" w:author="Airat Shigapov" w:date="2021-10-29T19:55:00Z">
                    <w:rPr>
                      <w:rFonts w:ascii="Times New Roman" w:hAnsi="Times New Roman" w:cs="Times New Roman"/>
                      <w:sz w:val="24"/>
                      <w:szCs w:val="24"/>
                      <w:lang w:val="en-US"/>
                    </w:rPr>
                  </w:rPrChange>
                </w:rPr>
                <w:t>nvarchar</w:t>
              </w:r>
              <w:proofErr w:type="spellEnd"/>
              <w:r w:rsidRPr="007B0F77">
                <w:rPr>
                  <w:rFonts w:ascii="Times New Roman" w:hAnsi="Times New Roman" w:cs="Times New Roman"/>
                  <w:sz w:val="28"/>
                  <w:szCs w:val="28"/>
                  <w:lang w:val="en-US"/>
                  <w:rPrChange w:id="2303" w:author="Airat Shigapov" w:date="2021-10-29T19:55:00Z">
                    <w:rPr>
                      <w:rFonts w:ascii="Times New Roman" w:hAnsi="Times New Roman" w:cs="Times New Roman"/>
                      <w:sz w:val="24"/>
                      <w:szCs w:val="24"/>
                      <w:lang w:val="en-US"/>
                    </w:rPr>
                  </w:rPrChange>
                </w:rPr>
                <w:t>(</w:t>
              </w:r>
              <w:proofErr w:type="gramEnd"/>
              <w:r w:rsidRPr="007B0F77">
                <w:rPr>
                  <w:rFonts w:ascii="Times New Roman" w:hAnsi="Times New Roman" w:cs="Times New Roman"/>
                  <w:sz w:val="28"/>
                  <w:szCs w:val="28"/>
                  <w:lang w:val="en-US"/>
                  <w:rPrChange w:id="2304" w:author="Airat Shigapov" w:date="2021-10-29T19:55:00Z">
                    <w:rPr>
                      <w:rFonts w:ascii="Times New Roman" w:hAnsi="Times New Roman" w:cs="Times New Roman"/>
                      <w:sz w:val="24"/>
                      <w:szCs w:val="24"/>
                      <w:lang w:val="en-US"/>
                    </w:rPr>
                  </w:rPrChange>
                </w:rPr>
                <w:t>60)</w:t>
              </w:r>
            </w:ins>
          </w:p>
        </w:tc>
        <w:tc>
          <w:tcPr>
            <w:tcW w:w="1891" w:type="dxa"/>
          </w:tcPr>
          <w:p w14:paraId="2CDDD93A" w14:textId="77777777" w:rsidR="000427B8" w:rsidRPr="007B0F77" w:rsidRDefault="000427B8" w:rsidP="000427B8">
            <w:pPr>
              <w:spacing w:line="360" w:lineRule="auto"/>
              <w:jc w:val="center"/>
              <w:rPr>
                <w:ins w:id="2305" w:author="Airat Shigapov" w:date="2021-10-29T19:53:00Z"/>
                <w:rFonts w:ascii="Times New Roman" w:hAnsi="Times New Roman" w:cs="Times New Roman"/>
                <w:sz w:val="28"/>
                <w:szCs w:val="28"/>
                <w:lang w:val="en-US"/>
                <w:rPrChange w:id="2306" w:author="Airat Shigapov" w:date="2021-10-29T19:55:00Z">
                  <w:rPr>
                    <w:ins w:id="2307" w:author="Airat Shigapov" w:date="2021-10-29T19:53:00Z"/>
                    <w:rFonts w:ascii="Times New Roman" w:hAnsi="Times New Roman" w:cs="Times New Roman"/>
                    <w:sz w:val="24"/>
                    <w:szCs w:val="24"/>
                    <w:lang w:val="en-US"/>
                  </w:rPr>
                </w:rPrChange>
              </w:rPr>
            </w:pPr>
            <w:ins w:id="2308" w:author="Airat Shigapov" w:date="2021-10-29T19:53:00Z">
              <w:r w:rsidRPr="007B0F77">
                <w:rPr>
                  <w:rFonts w:ascii="Times New Roman" w:hAnsi="Times New Roman" w:cs="Times New Roman"/>
                  <w:sz w:val="28"/>
                  <w:szCs w:val="28"/>
                  <w:lang w:val="en-US"/>
                  <w:rPrChange w:id="2309" w:author="Airat Shigapov" w:date="2021-10-29T19:55:00Z">
                    <w:rPr>
                      <w:rFonts w:ascii="Times New Roman" w:hAnsi="Times New Roman" w:cs="Times New Roman"/>
                      <w:sz w:val="24"/>
                      <w:szCs w:val="24"/>
                      <w:lang w:val="en-US"/>
                    </w:rPr>
                  </w:rPrChange>
                </w:rPr>
                <w:t>Not Null</w:t>
              </w:r>
            </w:ins>
          </w:p>
        </w:tc>
      </w:tr>
      <w:tr w:rsidR="000427B8" w:rsidRPr="007B0F77" w14:paraId="12C80DC4" w14:textId="77777777" w:rsidTr="00687A9C">
        <w:trPr>
          <w:ins w:id="2310" w:author="Airat Shigapov" w:date="2021-10-29T19:53:00Z"/>
        </w:trPr>
        <w:tc>
          <w:tcPr>
            <w:tcW w:w="926" w:type="dxa"/>
            <w:vAlign w:val="center"/>
          </w:tcPr>
          <w:p w14:paraId="0C5C7C6B" w14:textId="77777777" w:rsidR="000427B8" w:rsidRPr="007B0F77" w:rsidRDefault="000427B8" w:rsidP="000427B8">
            <w:pPr>
              <w:spacing w:line="360" w:lineRule="auto"/>
              <w:jc w:val="center"/>
              <w:rPr>
                <w:ins w:id="2311" w:author="Airat Shigapov" w:date="2021-10-29T19:53:00Z"/>
                <w:rFonts w:ascii="Times New Roman" w:hAnsi="Times New Roman" w:cs="Times New Roman"/>
                <w:sz w:val="28"/>
                <w:szCs w:val="28"/>
                <w:rPrChange w:id="2312" w:author="Airat Shigapov" w:date="2021-10-29T19:55:00Z">
                  <w:rPr>
                    <w:ins w:id="2313" w:author="Airat Shigapov" w:date="2021-10-29T19:53:00Z"/>
                    <w:rFonts w:ascii="Times New Roman" w:hAnsi="Times New Roman" w:cs="Times New Roman"/>
                    <w:sz w:val="24"/>
                    <w:szCs w:val="24"/>
                  </w:rPr>
                </w:rPrChange>
              </w:rPr>
            </w:pPr>
          </w:p>
        </w:tc>
        <w:tc>
          <w:tcPr>
            <w:tcW w:w="4392" w:type="dxa"/>
            <w:vAlign w:val="center"/>
          </w:tcPr>
          <w:p w14:paraId="531DCE6A" w14:textId="77777777" w:rsidR="000427B8" w:rsidRPr="007B0F77" w:rsidRDefault="000427B8" w:rsidP="000427B8">
            <w:pPr>
              <w:spacing w:line="360" w:lineRule="auto"/>
              <w:jc w:val="center"/>
              <w:rPr>
                <w:ins w:id="2314" w:author="Airat Shigapov" w:date="2021-10-29T19:53:00Z"/>
                <w:rFonts w:ascii="Times New Roman" w:hAnsi="Times New Roman" w:cs="Times New Roman"/>
                <w:sz w:val="28"/>
                <w:szCs w:val="28"/>
                <w:lang w:val="en-US"/>
                <w:rPrChange w:id="2315" w:author="Airat Shigapov" w:date="2021-10-29T19:55:00Z">
                  <w:rPr>
                    <w:ins w:id="2316" w:author="Airat Shigapov" w:date="2021-10-29T19:53:00Z"/>
                    <w:rFonts w:ascii="Times New Roman" w:hAnsi="Times New Roman" w:cs="Times New Roman"/>
                    <w:sz w:val="24"/>
                    <w:szCs w:val="24"/>
                    <w:lang w:val="en-US"/>
                  </w:rPr>
                </w:rPrChange>
              </w:rPr>
            </w:pPr>
            <w:ins w:id="2317" w:author="Airat Shigapov" w:date="2021-10-29T19:53:00Z">
              <w:r w:rsidRPr="007B0F77">
                <w:rPr>
                  <w:rFonts w:ascii="Times New Roman" w:hAnsi="Times New Roman" w:cs="Times New Roman"/>
                  <w:sz w:val="28"/>
                  <w:szCs w:val="28"/>
                  <w:lang w:val="en-US"/>
                  <w:rPrChange w:id="2318" w:author="Airat Shigapov" w:date="2021-10-29T19:55:00Z">
                    <w:rPr>
                      <w:rFonts w:ascii="Times New Roman" w:hAnsi="Times New Roman" w:cs="Times New Roman"/>
                      <w:sz w:val="24"/>
                      <w:szCs w:val="24"/>
                      <w:lang w:val="en-US"/>
                    </w:rPr>
                  </w:rPrChange>
                </w:rPr>
                <w:t>Password</w:t>
              </w:r>
            </w:ins>
          </w:p>
        </w:tc>
        <w:tc>
          <w:tcPr>
            <w:tcW w:w="2136" w:type="dxa"/>
            <w:vAlign w:val="center"/>
          </w:tcPr>
          <w:p w14:paraId="3984A587" w14:textId="77777777" w:rsidR="000427B8" w:rsidRPr="007B0F77" w:rsidRDefault="000427B8" w:rsidP="000427B8">
            <w:pPr>
              <w:spacing w:line="360" w:lineRule="auto"/>
              <w:jc w:val="center"/>
              <w:rPr>
                <w:ins w:id="2319" w:author="Airat Shigapov" w:date="2021-10-29T19:53:00Z"/>
                <w:rFonts w:ascii="Times New Roman" w:hAnsi="Times New Roman" w:cs="Times New Roman"/>
                <w:sz w:val="28"/>
                <w:szCs w:val="28"/>
                <w:lang w:val="en-US"/>
                <w:rPrChange w:id="2320" w:author="Airat Shigapov" w:date="2021-10-29T19:55:00Z">
                  <w:rPr>
                    <w:ins w:id="2321" w:author="Airat Shigapov" w:date="2021-10-29T19:53:00Z"/>
                    <w:rFonts w:ascii="Times New Roman" w:hAnsi="Times New Roman" w:cs="Times New Roman"/>
                    <w:sz w:val="24"/>
                    <w:szCs w:val="24"/>
                    <w:lang w:val="en-US"/>
                  </w:rPr>
                </w:rPrChange>
              </w:rPr>
            </w:pPr>
            <w:proofErr w:type="spellStart"/>
            <w:proofErr w:type="gramStart"/>
            <w:ins w:id="2322" w:author="Airat Shigapov" w:date="2021-10-29T19:53:00Z">
              <w:r w:rsidRPr="007B0F77">
                <w:rPr>
                  <w:rFonts w:ascii="Times New Roman" w:hAnsi="Times New Roman" w:cs="Times New Roman"/>
                  <w:sz w:val="28"/>
                  <w:szCs w:val="28"/>
                  <w:lang w:val="en-US"/>
                  <w:rPrChange w:id="2323" w:author="Airat Shigapov" w:date="2021-10-29T19:55:00Z">
                    <w:rPr>
                      <w:rFonts w:ascii="Times New Roman" w:hAnsi="Times New Roman" w:cs="Times New Roman"/>
                      <w:sz w:val="24"/>
                      <w:szCs w:val="24"/>
                      <w:lang w:val="en-US"/>
                    </w:rPr>
                  </w:rPrChange>
                </w:rPr>
                <w:t>nvarchar</w:t>
              </w:r>
              <w:proofErr w:type="spellEnd"/>
              <w:r w:rsidRPr="007B0F77">
                <w:rPr>
                  <w:rFonts w:ascii="Times New Roman" w:hAnsi="Times New Roman" w:cs="Times New Roman"/>
                  <w:sz w:val="28"/>
                  <w:szCs w:val="28"/>
                  <w:lang w:val="en-US"/>
                  <w:rPrChange w:id="2324" w:author="Airat Shigapov" w:date="2021-10-29T19:55:00Z">
                    <w:rPr>
                      <w:rFonts w:ascii="Times New Roman" w:hAnsi="Times New Roman" w:cs="Times New Roman"/>
                      <w:sz w:val="24"/>
                      <w:szCs w:val="24"/>
                      <w:lang w:val="en-US"/>
                    </w:rPr>
                  </w:rPrChange>
                </w:rPr>
                <w:t>(</w:t>
              </w:r>
              <w:proofErr w:type="gramEnd"/>
              <w:r w:rsidRPr="007B0F77">
                <w:rPr>
                  <w:rFonts w:ascii="Times New Roman" w:hAnsi="Times New Roman" w:cs="Times New Roman"/>
                  <w:sz w:val="28"/>
                  <w:szCs w:val="28"/>
                  <w:lang w:val="en-US"/>
                  <w:rPrChange w:id="2325" w:author="Airat Shigapov" w:date="2021-10-29T19:55:00Z">
                    <w:rPr>
                      <w:rFonts w:ascii="Times New Roman" w:hAnsi="Times New Roman" w:cs="Times New Roman"/>
                      <w:sz w:val="24"/>
                      <w:szCs w:val="24"/>
                      <w:lang w:val="en-US"/>
                    </w:rPr>
                  </w:rPrChange>
                </w:rPr>
                <w:t>50)</w:t>
              </w:r>
            </w:ins>
          </w:p>
        </w:tc>
        <w:tc>
          <w:tcPr>
            <w:tcW w:w="1891" w:type="dxa"/>
          </w:tcPr>
          <w:p w14:paraId="30CF10E6" w14:textId="77777777" w:rsidR="000427B8" w:rsidRPr="007B0F77" w:rsidRDefault="000427B8" w:rsidP="000427B8">
            <w:pPr>
              <w:spacing w:line="360" w:lineRule="auto"/>
              <w:jc w:val="center"/>
              <w:rPr>
                <w:ins w:id="2326" w:author="Airat Shigapov" w:date="2021-10-29T19:53:00Z"/>
                <w:rFonts w:ascii="Times New Roman" w:hAnsi="Times New Roman" w:cs="Times New Roman"/>
                <w:sz w:val="28"/>
                <w:szCs w:val="28"/>
                <w:lang w:val="en-US"/>
                <w:rPrChange w:id="2327" w:author="Airat Shigapov" w:date="2021-10-29T19:55:00Z">
                  <w:rPr>
                    <w:ins w:id="2328" w:author="Airat Shigapov" w:date="2021-10-29T19:53:00Z"/>
                    <w:rFonts w:ascii="Times New Roman" w:hAnsi="Times New Roman" w:cs="Times New Roman"/>
                    <w:sz w:val="24"/>
                    <w:szCs w:val="24"/>
                    <w:lang w:val="en-US"/>
                  </w:rPr>
                </w:rPrChange>
              </w:rPr>
            </w:pPr>
            <w:ins w:id="2329" w:author="Airat Shigapov" w:date="2021-10-29T19:53:00Z">
              <w:r w:rsidRPr="007B0F77">
                <w:rPr>
                  <w:rFonts w:ascii="Times New Roman" w:hAnsi="Times New Roman" w:cs="Times New Roman"/>
                  <w:sz w:val="28"/>
                  <w:szCs w:val="28"/>
                  <w:lang w:val="en-US"/>
                  <w:rPrChange w:id="2330" w:author="Airat Shigapov" w:date="2021-10-29T19:55:00Z">
                    <w:rPr>
                      <w:rFonts w:ascii="Times New Roman" w:hAnsi="Times New Roman" w:cs="Times New Roman"/>
                      <w:sz w:val="24"/>
                      <w:szCs w:val="24"/>
                      <w:lang w:val="en-US"/>
                    </w:rPr>
                  </w:rPrChange>
                </w:rPr>
                <w:t>Not Null</w:t>
              </w:r>
            </w:ins>
          </w:p>
        </w:tc>
      </w:tr>
    </w:tbl>
    <w:p w14:paraId="1FC4D340" w14:textId="6657C2FE" w:rsidR="000427B8" w:rsidRPr="00D50DB0" w:rsidRDefault="00A67788">
      <w:pPr>
        <w:spacing w:before="120" w:after="0" w:line="360" w:lineRule="auto"/>
        <w:jc w:val="center"/>
        <w:rPr>
          <w:ins w:id="2331" w:author="Airat Shigapov" w:date="2021-10-29T19:53:00Z"/>
          <w:rFonts w:ascii="Times New Roman" w:hAnsi="Times New Roman" w:cs="Times New Roman"/>
          <w:sz w:val="28"/>
          <w:szCs w:val="28"/>
          <w:lang w:val="en-US"/>
          <w:rPrChange w:id="2332" w:author="Airat Shigapov" w:date="2021-10-29T20:12:00Z">
            <w:rPr>
              <w:ins w:id="2333" w:author="Airat Shigapov" w:date="2021-10-29T19:53:00Z"/>
            </w:rPr>
          </w:rPrChange>
        </w:rPr>
        <w:pPrChange w:id="2334" w:author="Airat Shigapov" w:date="2021-10-29T20:12:00Z">
          <w:pPr/>
        </w:pPrChange>
      </w:pPr>
      <w:ins w:id="2335" w:author="Airat Shigapov" w:date="2021-10-29T19:59:00Z">
        <w:r>
          <w:rPr>
            <w:rFonts w:ascii="Times New Roman" w:hAnsi="Times New Roman" w:cs="Times New Roman"/>
            <w:sz w:val="28"/>
            <w:szCs w:val="28"/>
          </w:rPr>
          <w:t>Таблица 3.</w:t>
        </w:r>
      </w:ins>
      <w:ins w:id="2336" w:author="Airat Shigapov" w:date="2021-10-29T20:02:00Z">
        <w:r w:rsidR="00817113">
          <w:rPr>
            <w:rFonts w:ascii="Times New Roman" w:hAnsi="Times New Roman" w:cs="Times New Roman"/>
            <w:sz w:val="28"/>
            <w:szCs w:val="28"/>
            <w:lang w:val="en-US"/>
          </w:rPr>
          <w:t>6</w:t>
        </w:r>
      </w:ins>
      <w:ins w:id="2337" w:author="Airat Shigapov" w:date="2021-10-29T19:59:00Z">
        <w:r>
          <w:rPr>
            <w:rFonts w:ascii="Times New Roman" w:hAnsi="Times New Roman" w:cs="Times New Roman"/>
            <w:sz w:val="28"/>
            <w:szCs w:val="28"/>
          </w:rPr>
          <w:t xml:space="preserve"> Таблица </w:t>
        </w:r>
      </w:ins>
      <w:proofErr w:type="spellStart"/>
      <w:ins w:id="2338" w:author="Airat Shigapov" w:date="2021-10-29T20:00:00Z">
        <w:r w:rsidR="00916F70">
          <w:rPr>
            <w:rFonts w:ascii="Times New Roman" w:hAnsi="Times New Roman" w:cs="Times New Roman"/>
            <w:sz w:val="28"/>
            <w:szCs w:val="28"/>
            <w:lang w:val="en-US"/>
          </w:rPr>
          <w:t>Dat</w:t>
        </w:r>
      </w:ins>
      <w:ins w:id="2339" w:author="Airat Shigapov" w:date="2021-10-29T20:01:00Z">
        <w:r w:rsidR="00916F70">
          <w:rPr>
            <w:rFonts w:ascii="Times New Roman" w:hAnsi="Times New Roman" w:cs="Times New Roman"/>
            <w:sz w:val="28"/>
            <w:szCs w:val="28"/>
            <w:lang w:val="en-US"/>
          </w:rPr>
          <w:t>aAuthorization</w:t>
        </w:r>
      </w:ins>
      <w:proofErr w:type="spellEnd"/>
    </w:p>
    <w:p w14:paraId="606891F2" w14:textId="2AA911E5" w:rsidR="0053714C" w:rsidRPr="00687A9C" w:rsidRDefault="0053714C">
      <w:pPr>
        <w:spacing w:before="120" w:after="0" w:line="360" w:lineRule="auto"/>
        <w:ind w:firstLine="709"/>
        <w:rPr>
          <w:ins w:id="2340" w:author="Airat Shigapov" w:date="2021-10-29T20:09:00Z"/>
          <w:rFonts w:ascii="Times New Roman" w:hAnsi="Times New Roman" w:cs="Times New Roman"/>
          <w:sz w:val="28"/>
          <w:szCs w:val="28"/>
        </w:rPr>
        <w:pPrChange w:id="2341" w:author="Airat Shigapov" w:date="2021-10-29T20:13:00Z">
          <w:pPr>
            <w:spacing w:after="0" w:line="360" w:lineRule="auto"/>
            <w:ind w:firstLine="708"/>
          </w:pPr>
        </w:pPrChange>
      </w:pPr>
      <w:ins w:id="2342" w:author="Airat Shigapov" w:date="2021-10-29T20:09:00Z">
        <w:r>
          <w:rPr>
            <w:rFonts w:ascii="Times New Roman" w:hAnsi="Times New Roman" w:cs="Times New Roman"/>
            <w:sz w:val="28"/>
            <w:szCs w:val="28"/>
          </w:rPr>
          <w:t xml:space="preserve">Таблица </w:t>
        </w:r>
      </w:ins>
      <w:ins w:id="2343" w:author="Airat Shigapov" w:date="2021-10-29T20:11:00Z">
        <w:r w:rsidR="007E5706">
          <w:rPr>
            <w:rFonts w:ascii="Times New Roman" w:hAnsi="Times New Roman" w:cs="Times New Roman"/>
            <w:sz w:val="28"/>
            <w:szCs w:val="28"/>
            <w:lang w:val="en-US"/>
          </w:rPr>
          <w:t>Good</w:t>
        </w:r>
      </w:ins>
      <w:ins w:id="2344" w:author="Airat Shigapov" w:date="2021-10-29T20:09:00Z">
        <w:r w:rsidRPr="00687A9C">
          <w:rPr>
            <w:rFonts w:ascii="Times New Roman" w:hAnsi="Times New Roman" w:cs="Times New Roman"/>
            <w:sz w:val="28"/>
            <w:szCs w:val="28"/>
          </w:rPr>
          <w:t xml:space="preserve"> </w:t>
        </w:r>
        <w:r>
          <w:rPr>
            <w:rFonts w:ascii="Times New Roman" w:hAnsi="Times New Roman" w:cs="Times New Roman"/>
            <w:sz w:val="28"/>
            <w:szCs w:val="28"/>
          </w:rPr>
          <w:t xml:space="preserve">описывает </w:t>
        </w:r>
      </w:ins>
      <w:ins w:id="2345" w:author="Airat Shigapov" w:date="2021-10-29T20:10:00Z">
        <w:r>
          <w:rPr>
            <w:rFonts w:ascii="Times New Roman" w:hAnsi="Times New Roman" w:cs="Times New Roman"/>
            <w:sz w:val="28"/>
            <w:szCs w:val="28"/>
          </w:rPr>
          <w:t>информацию о</w:t>
        </w:r>
      </w:ins>
      <w:ins w:id="2346" w:author="Airat Shigapov" w:date="2021-10-29T20:09:00Z">
        <w:r>
          <w:rPr>
            <w:rFonts w:ascii="Times New Roman" w:hAnsi="Times New Roman" w:cs="Times New Roman"/>
            <w:sz w:val="28"/>
            <w:szCs w:val="28"/>
          </w:rPr>
          <w:t xml:space="preserve"> товар</w:t>
        </w:r>
      </w:ins>
      <w:ins w:id="2347" w:author="Airat Shigapov" w:date="2021-10-29T20:10:00Z">
        <w:r>
          <w:rPr>
            <w:rFonts w:ascii="Times New Roman" w:hAnsi="Times New Roman" w:cs="Times New Roman"/>
            <w:sz w:val="28"/>
            <w:szCs w:val="28"/>
          </w:rPr>
          <w:t>е</w:t>
        </w:r>
      </w:ins>
      <w:ins w:id="2348" w:author="Airat Shigapov" w:date="2021-10-29T20:09:00Z">
        <w:r>
          <w:rPr>
            <w:rFonts w:ascii="Times New Roman" w:hAnsi="Times New Roman" w:cs="Times New Roman"/>
            <w:sz w:val="28"/>
            <w:szCs w:val="28"/>
          </w:rPr>
          <w:t xml:space="preserve"> (Рисунок 3.</w:t>
        </w:r>
      </w:ins>
      <w:ins w:id="2349" w:author="Airat Shigapov" w:date="2021-10-29T20:11:00Z">
        <w:r w:rsidR="007E5706" w:rsidRPr="007E5706">
          <w:rPr>
            <w:rFonts w:ascii="Times New Roman" w:hAnsi="Times New Roman" w:cs="Times New Roman"/>
            <w:sz w:val="28"/>
            <w:szCs w:val="28"/>
            <w:rPrChange w:id="2350" w:author="Airat Shigapov" w:date="2021-10-29T20:11:00Z">
              <w:rPr>
                <w:rFonts w:ascii="Times New Roman" w:hAnsi="Times New Roman" w:cs="Times New Roman"/>
                <w:sz w:val="28"/>
                <w:szCs w:val="28"/>
                <w:lang w:val="en-US"/>
              </w:rPr>
            </w:rPrChange>
          </w:rPr>
          <w:t>7</w:t>
        </w:r>
      </w:ins>
      <w:ins w:id="2351" w:author="Airat Shigapov" w:date="2021-10-29T20:09:00Z">
        <w:r>
          <w:rPr>
            <w:rFonts w:ascii="Times New Roman" w:hAnsi="Times New Roman" w:cs="Times New Roman"/>
            <w:sz w:val="28"/>
            <w:szCs w:val="28"/>
          </w:rPr>
          <w:t>).</w:t>
        </w:r>
      </w:ins>
    </w:p>
    <w:tbl>
      <w:tblPr>
        <w:tblStyle w:val="a9"/>
        <w:tblW w:w="0" w:type="auto"/>
        <w:tblLook w:val="04A0" w:firstRow="1" w:lastRow="0" w:firstColumn="1" w:lastColumn="0" w:noHBand="0" w:noVBand="1"/>
      </w:tblPr>
      <w:tblGrid>
        <w:gridCol w:w="926"/>
        <w:gridCol w:w="4392"/>
        <w:gridCol w:w="2136"/>
        <w:gridCol w:w="1891"/>
      </w:tblGrid>
      <w:tr w:rsidR="000427B8" w:rsidRPr="007B0F77" w14:paraId="226485BB" w14:textId="77777777" w:rsidTr="00687A9C">
        <w:trPr>
          <w:ins w:id="2352" w:author="Airat Shigapov" w:date="2021-10-29T19:53:00Z"/>
        </w:trPr>
        <w:tc>
          <w:tcPr>
            <w:tcW w:w="926" w:type="dxa"/>
            <w:vAlign w:val="center"/>
          </w:tcPr>
          <w:p w14:paraId="7051B572" w14:textId="77777777" w:rsidR="000427B8" w:rsidRPr="007B0F77" w:rsidRDefault="000427B8" w:rsidP="000427B8">
            <w:pPr>
              <w:spacing w:line="360" w:lineRule="auto"/>
              <w:jc w:val="center"/>
              <w:rPr>
                <w:ins w:id="2353" w:author="Airat Shigapov" w:date="2021-10-29T19:53:00Z"/>
                <w:rFonts w:ascii="Times New Roman" w:hAnsi="Times New Roman" w:cs="Times New Roman"/>
                <w:sz w:val="28"/>
                <w:szCs w:val="28"/>
                <w:rPrChange w:id="2354" w:author="Airat Shigapov" w:date="2021-10-29T19:55:00Z">
                  <w:rPr>
                    <w:ins w:id="2355" w:author="Airat Shigapov" w:date="2021-10-29T19:53:00Z"/>
                    <w:rFonts w:ascii="Times New Roman" w:hAnsi="Times New Roman" w:cs="Times New Roman"/>
                    <w:sz w:val="24"/>
                    <w:szCs w:val="24"/>
                  </w:rPr>
                </w:rPrChange>
              </w:rPr>
            </w:pPr>
            <w:ins w:id="2356" w:author="Airat Shigapov" w:date="2021-10-29T19:53:00Z">
              <w:r w:rsidRPr="007B0F77">
                <w:rPr>
                  <w:rFonts w:ascii="Times New Roman" w:hAnsi="Times New Roman" w:cs="Times New Roman"/>
                  <w:sz w:val="28"/>
                  <w:szCs w:val="28"/>
                  <w:rPrChange w:id="2357" w:author="Airat Shigapov" w:date="2021-10-29T19:55:00Z">
                    <w:rPr>
                      <w:rFonts w:ascii="Times New Roman" w:hAnsi="Times New Roman" w:cs="Times New Roman"/>
                      <w:sz w:val="24"/>
                      <w:szCs w:val="24"/>
                    </w:rPr>
                  </w:rPrChange>
                </w:rPr>
                <w:t>Ключ</w:t>
              </w:r>
            </w:ins>
          </w:p>
        </w:tc>
        <w:tc>
          <w:tcPr>
            <w:tcW w:w="4392" w:type="dxa"/>
            <w:vAlign w:val="center"/>
          </w:tcPr>
          <w:p w14:paraId="09AACA7B" w14:textId="77777777" w:rsidR="000427B8" w:rsidRPr="007B0F77" w:rsidRDefault="000427B8" w:rsidP="000427B8">
            <w:pPr>
              <w:spacing w:line="360" w:lineRule="auto"/>
              <w:jc w:val="center"/>
              <w:rPr>
                <w:ins w:id="2358" w:author="Airat Shigapov" w:date="2021-10-29T19:53:00Z"/>
                <w:rFonts w:ascii="Times New Roman" w:hAnsi="Times New Roman" w:cs="Times New Roman"/>
                <w:sz w:val="28"/>
                <w:szCs w:val="28"/>
                <w:rPrChange w:id="2359" w:author="Airat Shigapov" w:date="2021-10-29T19:55:00Z">
                  <w:rPr>
                    <w:ins w:id="2360" w:author="Airat Shigapov" w:date="2021-10-29T19:53:00Z"/>
                    <w:rFonts w:ascii="Times New Roman" w:hAnsi="Times New Roman" w:cs="Times New Roman"/>
                    <w:sz w:val="24"/>
                    <w:szCs w:val="24"/>
                  </w:rPr>
                </w:rPrChange>
              </w:rPr>
            </w:pPr>
            <w:ins w:id="2361" w:author="Airat Shigapov" w:date="2021-10-29T19:53:00Z">
              <w:r w:rsidRPr="007B0F77">
                <w:rPr>
                  <w:rFonts w:ascii="Times New Roman" w:hAnsi="Times New Roman" w:cs="Times New Roman"/>
                  <w:sz w:val="28"/>
                  <w:szCs w:val="28"/>
                  <w:rPrChange w:id="2362" w:author="Airat Shigapov" w:date="2021-10-29T19:55:00Z">
                    <w:rPr>
                      <w:rFonts w:ascii="Times New Roman" w:hAnsi="Times New Roman" w:cs="Times New Roman"/>
                      <w:sz w:val="24"/>
                      <w:szCs w:val="24"/>
                    </w:rPr>
                  </w:rPrChange>
                </w:rPr>
                <w:t>Наименование</w:t>
              </w:r>
            </w:ins>
          </w:p>
        </w:tc>
        <w:tc>
          <w:tcPr>
            <w:tcW w:w="2136" w:type="dxa"/>
            <w:vAlign w:val="center"/>
          </w:tcPr>
          <w:p w14:paraId="78269218" w14:textId="77777777" w:rsidR="000427B8" w:rsidRPr="007B0F77" w:rsidRDefault="000427B8" w:rsidP="000427B8">
            <w:pPr>
              <w:spacing w:line="360" w:lineRule="auto"/>
              <w:jc w:val="center"/>
              <w:rPr>
                <w:ins w:id="2363" w:author="Airat Shigapov" w:date="2021-10-29T19:53:00Z"/>
                <w:rFonts w:ascii="Times New Roman" w:hAnsi="Times New Roman" w:cs="Times New Roman"/>
                <w:sz w:val="28"/>
                <w:szCs w:val="28"/>
                <w:rPrChange w:id="2364" w:author="Airat Shigapov" w:date="2021-10-29T19:55:00Z">
                  <w:rPr>
                    <w:ins w:id="2365" w:author="Airat Shigapov" w:date="2021-10-29T19:53:00Z"/>
                    <w:rFonts w:ascii="Times New Roman" w:hAnsi="Times New Roman" w:cs="Times New Roman"/>
                    <w:sz w:val="24"/>
                    <w:szCs w:val="24"/>
                  </w:rPr>
                </w:rPrChange>
              </w:rPr>
            </w:pPr>
            <w:ins w:id="2366" w:author="Airat Shigapov" w:date="2021-10-29T19:53:00Z">
              <w:r w:rsidRPr="007B0F77">
                <w:rPr>
                  <w:rFonts w:ascii="Times New Roman" w:hAnsi="Times New Roman" w:cs="Times New Roman"/>
                  <w:sz w:val="28"/>
                  <w:szCs w:val="28"/>
                  <w:rPrChange w:id="2367" w:author="Airat Shigapov" w:date="2021-10-29T19:55:00Z">
                    <w:rPr>
                      <w:rFonts w:ascii="Times New Roman" w:hAnsi="Times New Roman" w:cs="Times New Roman"/>
                      <w:sz w:val="24"/>
                      <w:szCs w:val="24"/>
                    </w:rPr>
                  </w:rPrChange>
                </w:rPr>
                <w:t>Тип данных</w:t>
              </w:r>
            </w:ins>
          </w:p>
        </w:tc>
        <w:tc>
          <w:tcPr>
            <w:tcW w:w="1891" w:type="dxa"/>
          </w:tcPr>
          <w:p w14:paraId="7ABF9282" w14:textId="77777777" w:rsidR="000427B8" w:rsidRPr="007B0F77" w:rsidRDefault="000427B8" w:rsidP="000427B8">
            <w:pPr>
              <w:spacing w:line="360" w:lineRule="auto"/>
              <w:jc w:val="center"/>
              <w:rPr>
                <w:ins w:id="2368" w:author="Airat Shigapov" w:date="2021-10-29T19:53:00Z"/>
                <w:rFonts w:ascii="Times New Roman" w:hAnsi="Times New Roman" w:cs="Times New Roman"/>
                <w:sz w:val="28"/>
                <w:szCs w:val="28"/>
                <w:rPrChange w:id="2369" w:author="Airat Shigapov" w:date="2021-10-29T19:55:00Z">
                  <w:rPr>
                    <w:ins w:id="2370" w:author="Airat Shigapov" w:date="2021-10-29T19:53:00Z"/>
                    <w:rFonts w:ascii="Times New Roman" w:hAnsi="Times New Roman" w:cs="Times New Roman"/>
                    <w:sz w:val="24"/>
                    <w:szCs w:val="24"/>
                  </w:rPr>
                </w:rPrChange>
              </w:rPr>
            </w:pPr>
            <w:ins w:id="2371" w:author="Airat Shigapov" w:date="2021-10-29T19:53:00Z">
              <w:r w:rsidRPr="007B0F77">
                <w:rPr>
                  <w:rFonts w:ascii="Times New Roman" w:hAnsi="Times New Roman" w:cs="Times New Roman"/>
                  <w:sz w:val="28"/>
                  <w:szCs w:val="28"/>
                  <w:rPrChange w:id="2372" w:author="Airat Shigapov" w:date="2021-10-29T19:55:00Z">
                    <w:rPr>
                      <w:rFonts w:ascii="Times New Roman" w:hAnsi="Times New Roman" w:cs="Times New Roman"/>
                      <w:sz w:val="24"/>
                      <w:szCs w:val="24"/>
                    </w:rPr>
                  </w:rPrChange>
                </w:rPr>
                <w:t>Не пусто</w:t>
              </w:r>
            </w:ins>
          </w:p>
        </w:tc>
      </w:tr>
      <w:tr w:rsidR="000427B8" w:rsidRPr="007B0F77" w14:paraId="4D6906B5" w14:textId="77777777" w:rsidTr="00687A9C">
        <w:trPr>
          <w:ins w:id="2373" w:author="Airat Shigapov" w:date="2021-10-29T19:53:00Z"/>
        </w:trPr>
        <w:tc>
          <w:tcPr>
            <w:tcW w:w="926" w:type="dxa"/>
            <w:vAlign w:val="center"/>
          </w:tcPr>
          <w:p w14:paraId="056B1E32" w14:textId="77777777" w:rsidR="000427B8" w:rsidRPr="007B0F77" w:rsidRDefault="000427B8" w:rsidP="000427B8">
            <w:pPr>
              <w:spacing w:line="360" w:lineRule="auto"/>
              <w:jc w:val="center"/>
              <w:rPr>
                <w:ins w:id="2374" w:author="Airat Shigapov" w:date="2021-10-29T19:53:00Z"/>
                <w:rFonts w:ascii="Times New Roman" w:hAnsi="Times New Roman" w:cs="Times New Roman"/>
                <w:sz w:val="28"/>
                <w:szCs w:val="28"/>
                <w:lang w:val="en-US"/>
                <w:rPrChange w:id="2375" w:author="Airat Shigapov" w:date="2021-10-29T19:55:00Z">
                  <w:rPr>
                    <w:ins w:id="2376" w:author="Airat Shigapov" w:date="2021-10-29T19:53:00Z"/>
                    <w:rFonts w:ascii="Times New Roman" w:hAnsi="Times New Roman" w:cs="Times New Roman"/>
                    <w:sz w:val="24"/>
                    <w:szCs w:val="24"/>
                    <w:lang w:val="en-US"/>
                  </w:rPr>
                </w:rPrChange>
              </w:rPr>
            </w:pPr>
            <w:ins w:id="2377" w:author="Airat Shigapov" w:date="2021-10-29T19:53:00Z">
              <w:r w:rsidRPr="007B0F77">
                <w:rPr>
                  <w:rFonts w:ascii="Times New Roman" w:hAnsi="Times New Roman" w:cs="Times New Roman"/>
                  <w:sz w:val="28"/>
                  <w:szCs w:val="28"/>
                  <w:lang w:val="en-US"/>
                  <w:rPrChange w:id="2378" w:author="Airat Shigapov" w:date="2021-10-29T19:55:00Z">
                    <w:rPr>
                      <w:rFonts w:ascii="Times New Roman" w:hAnsi="Times New Roman" w:cs="Times New Roman"/>
                      <w:sz w:val="24"/>
                      <w:szCs w:val="24"/>
                      <w:lang w:val="en-US"/>
                    </w:rPr>
                  </w:rPrChange>
                </w:rPr>
                <w:t>PK</w:t>
              </w:r>
            </w:ins>
          </w:p>
        </w:tc>
        <w:tc>
          <w:tcPr>
            <w:tcW w:w="4392" w:type="dxa"/>
            <w:vAlign w:val="center"/>
          </w:tcPr>
          <w:p w14:paraId="79720DAC" w14:textId="77777777" w:rsidR="000427B8" w:rsidRPr="007B0F77" w:rsidRDefault="000427B8" w:rsidP="000427B8">
            <w:pPr>
              <w:spacing w:line="360" w:lineRule="auto"/>
              <w:jc w:val="center"/>
              <w:rPr>
                <w:ins w:id="2379" w:author="Airat Shigapov" w:date="2021-10-29T19:53:00Z"/>
                <w:rFonts w:ascii="Times New Roman" w:hAnsi="Times New Roman" w:cs="Times New Roman"/>
                <w:sz w:val="28"/>
                <w:szCs w:val="28"/>
                <w:lang w:val="en-US"/>
                <w:rPrChange w:id="2380" w:author="Airat Shigapov" w:date="2021-10-29T19:55:00Z">
                  <w:rPr>
                    <w:ins w:id="2381" w:author="Airat Shigapov" w:date="2021-10-29T19:53:00Z"/>
                    <w:rFonts w:ascii="Times New Roman" w:hAnsi="Times New Roman" w:cs="Times New Roman"/>
                    <w:sz w:val="24"/>
                    <w:szCs w:val="24"/>
                    <w:lang w:val="en-US"/>
                  </w:rPr>
                </w:rPrChange>
              </w:rPr>
            </w:pPr>
            <w:ins w:id="2382" w:author="Airat Shigapov" w:date="2021-10-29T19:53:00Z">
              <w:r w:rsidRPr="007B0F77">
                <w:rPr>
                  <w:rFonts w:ascii="Times New Roman" w:hAnsi="Times New Roman" w:cs="Times New Roman"/>
                  <w:sz w:val="28"/>
                  <w:szCs w:val="28"/>
                  <w:lang w:val="en-US"/>
                  <w:rPrChange w:id="2383" w:author="Airat Shigapov" w:date="2021-10-29T19:55:00Z">
                    <w:rPr>
                      <w:rFonts w:ascii="Times New Roman" w:hAnsi="Times New Roman" w:cs="Times New Roman"/>
                      <w:sz w:val="24"/>
                      <w:szCs w:val="24"/>
                      <w:lang w:val="en-US"/>
                    </w:rPr>
                  </w:rPrChange>
                </w:rPr>
                <w:t>Id</w:t>
              </w:r>
            </w:ins>
          </w:p>
        </w:tc>
        <w:tc>
          <w:tcPr>
            <w:tcW w:w="2136" w:type="dxa"/>
            <w:vAlign w:val="center"/>
          </w:tcPr>
          <w:p w14:paraId="27837174" w14:textId="77777777" w:rsidR="000427B8" w:rsidRPr="007B0F77" w:rsidRDefault="000427B8" w:rsidP="000427B8">
            <w:pPr>
              <w:spacing w:line="360" w:lineRule="auto"/>
              <w:jc w:val="center"/>
              <w:rPr>
                <w:ins w:id="2384" w:author="Airat Shigapov" w:date="2021-10-29T19:53:00Z"/>
                <w:rFonts w:ascii="Times New Roman" w:hAnsi="Times New Roman" w:cs="Times New Roman"/>
                <w:sz w:val="28"/>
                <w:szCs w:val="28"/>
                <w:lang w:val="en-US"/>
                <w:rPrChange w:id="2385" w:author="Airat Shigapov" w:date="2021-10-29T19:55:00Z">
                  <w:rPr>
                    <w:ins w:id="2386" w:author="Airat Shigapov" w:date="2021-10-29T19:53:00Z"/>
                    <w:rFonts w:ascii="Times New Roman" w:hAnsi="Times New Roman" w:cs="Times New Roman"/>
                    <w:sz w:val="24"/>
                    <w:szCs w:val="24"/>
                    <w:lang w:val="en-US"/>
                  </w:rPr>
                </w:rPrChange>
              </w:rPr>
            </w:pPr>
            <w:ins w:id="2387" w:author="Airat Shigapov" w:date="2021-10-29T19:53:00Z">
              <w:r w:rsidRPr="007B0F77">
                <w:rPr>
                  <w:rFonts w:ascii="Times New Roman" w:hAnsi="Times New Roman" w:cs="Times New Roman"/>
                  <w:sz w:val="28"/>
                  <w:szCs w:val="28"/>
                  <w:lang w:val="en-US"/>
                  <w:rPrChange w:id="2388" w:author="Airat Shigapov" w:date="2021-10-29T19:55:00Z">
                    <w:rPr>
                      <w:rFonts w:ascii="Times New Roman" w:hAnsi="Times New Roman" w:cs="Times New Roman"/>
                      <w:sz w:val="24"/>
                      <w:szCs w:val="24"/>
                      <w:lang w:val="en-US"/>
                    </w:rPr>
                  </w:rPrChange>
                </w:rPr>
                <w:t>int</w:t>
              </w:r>
            </w:ins>
          </w:p>
        </w:tc>
        <w:tc>
          <w:tcPr>
            <w:tcW w:w="1891" w:type="dxa"/>
          </w:tcPr>
          <w:p w14:paraId="78A42D41" w14:textId="77777777" w:rsidR="000427B8" w:rsidRPr="007B0F77" w:rsidRDefault="000427B8" w:rsidP="000427B8">
            <w:pPr>
              <w:spacing w:line="360" w:lineRule="auto"/>
              <w:jc w:val="center"/>
              <w:rPr>
                <w:ins w:id="2389" w:author="Airat Shigapov" w:date="2021-10-29T19:53:00Z"/>
                <w:rFonts w:ascii="Times New Roman" w:hAnsi="Times New Roman" w:cs="Times New Roman"/>
                <w:sz w:val="28"/>
                <w:szCs w:val="28"/>
                <w:lang w:val="en-US"/>
                <w:rPrChange w:id="2390" w:author="Airat Shigapov" w:date="2021-10-29T19:55:00Z">
                  <w:rPr>
                    <w:ins w:id="2391" w:author="Airat Shigapov" w:date="2021-10-29T19:53:00Z"/>
                    <w:rFonts w:ascii="Times New Roman" w:hAnsi="Times New Roman" w:cs="Times New Roman"/>
                    <w:sz w:val="24"/>
                    <w:szCs w:val="24"/>
                    <w:lang w:val="en-US"/>
                  </w:rPr>
                </w:rPrChange>
              </w:rPr>
            </w:pPr>
            <w:ins w:id="2392" w:author="Airat Shigapov" w:date="2021-10-29T19:53:00Z">
              <w:r w:rsidRPr="007B0F77">
                <w:rPr>
                  <w:rFonts w:ascii="Times New Roman" w:hAnsi="Times New Roman" w:cs="Times New Roman"/>
                  <w:sz w:val="28"/>
                  <w:szCs w:val="28"/>
                  <w:lang w:val="en-US"/>
                  <w:rPrChange w:id="2393" w:author="Airat Shigapov" w:date="2021-10-29T19:55:00Z">
                    <w:rPr>
                      <w:rFonts w:ascii="Times New Roman" w:hAnsi="Times New Roman" w:cs="Times New Roman"/>
                      <w:sz w:val="24"/>
                      <w:szCs w:val="24"/>
                      <w:lang w:val="en-US"/>
                    </w:rPr>
                  </w:rPrChange>
                </w:rPr>
                <w:t>Not Null</w:t>
              </w:r>
            </w:ins>
          </w:p>
        </w:tc>
      </w:tr>
      <w:tr w:rsidR="000427B8" w:rsidRPr="007B0F77" w14:paraId="79935F9B" w14:textId="77777777" w:rsidTr="00687A9C">
        <w:trPr>
          <w:ins w:id="2394" w:author="Airat Shigapov" w:date="2021-10-29T19:53:00Z"/>
        </w:trPr>
        <w:tc>
          <w:tcPr>
            <w:tcW w:w="926" w:type="dxa"/>
            <w:vAlign w:val="center"/>
          </w:tcPr>
          <w:p w14:paraId="51331D67" w14:textId="77777777" w:rsidR="000427B8" w:rsidRPr="007B0F77" w:rsidRDefault="000427B8" w:rsidP="000427B8">
            <w:pPr>
              <w:spacing w:line="360" w:lineRule="auto"/>
              <w:jc w:val="center"/>
              <w:rPr>
                <w:ins w:id="2395" w:author="Airat Shigapov" w:date="2021-10-29T19:53:00Z"/>
                <w:rFonts w:ascii="Times New Roman" w:hAnsi="Times New Roman" w:cs="Times New Roman"/>
                <w:sz w:val="28"/>
                <w:szCs w:val="28"/>
                <w:lang w:val="en-US"/>
                <w:rPrChange w:id="2396" w:author="Airat Shigapov" w:date="2021-10-29T19:55:00Z">
                  <w:rPr>
                    <w:ins w:id="2397" w:author="Airat Shigapov" w:date="2021-10-29T19:53:00Z"/>
                    <w:rFonts w:ascii="Times New Roman" w:hAnsi="Times New Roman" w:cs="Times New Roman"/>
                    <w:sz w:val="24"/>
                    <w:szCs w:val="24"/>
                    <w:lang w:val="en-US"/>
                  </w:rPr>
                </w:rPrChange>
              </w:rPr>
            </w:pPr>
            <w:ins w:id="2398" w:author="Airat Shigapov" w:date="2021-10-29T19:53:00Z">
              <w:r w:rsidRPr="007B0F77">
                <w:rPr>
                  <w:rFonts w:ascii="Times New Roman" w:hAnsi="Times New Roman" w:cs="Times New Roman"/>
                  <w:sz w:val="28"/>
                  <w:szCs w:val="28"/>
                  <w:lang w:val="en-US"/>
                  <w:rPrChange w:id="2399" w:author="Airat Shigapov" w:date="2021-10-29T19:55:00Z">
                    <w:rPr>
                      <w:rFonts w:ascii="Times New Roman" w:hAnsi="Times New Roman" w:cs="Times New Roman"/>
                      <w:sz w:val="24"/>
                      <w:szCs w:val="24"/>
                      <w:lang w:val="en-US"/>
                    </w:rPr>
                  </w:rPrChange>
                </w:rPr>
                <w:t>FK</w:t>
              </w:r>
            </w:ins>
          </w:p>
        </w:tc>
        <w:tc>
          <w:tcPr>
            <w:tcW w:w="4392" w:type="dxa"/>
            <w:vAlign w:val="center"/>
          </w:tcPr>
          <w:p w14:paraId="30FBD57B" w14:textId="77777777" w:rsidR="000427B8" w:rsidRPr="007B0F77" w:rsidRDefault="000427B8" w:rsidP="000427B8">
            <w:pPr>
              <w:spacing w:line="360" w:lineRule="auto"/>
              <w:jc w:val="center"/>
              <w:rPr>
                <w:ins w:id="2400" w:author="Airat Shigapov" w:date="2021-10-29T19:53:00Z"/>
                <w:rFonts w:ascii="Times New Roman" w:hAnsi="Times New Roman" w:cs="Times New Roman"/>
                <w:sz w:val="28"/>
                <w:szCs w:val="28"/>
                <w:lang w:val="en-US"/>
                <w:rPrChange w:id="2401" w:author="Airat Shigapov" w:date="2021-10-29T19:55:00Z">
                  <w:rPr>
                    <w:ins w:id="2402" w:author="Airat Shigapov" w:date="2021-10-29T19:53:00Z"/>
                    <w:rFonts w:ascii="Times New Roman" w:hAnsi="Times New Roman" w:cs="Times New Roman"/>
                    <w:sz w:val="24"/>
                    <w:szCs w:val="24"/>
                    <w:lang w:val="en-US"/>
                  </w:rPr>
                </w:rPrChange>
              </w:rPr>
            </w:pPr>
            <w:proofErr w:type="spellStart"/>
            <w:ins w:id="2403" w:author="Airat Shigapov" w:date="2021-10-29T19:53:00Z">
              <w:r w:rsidRPr="007B0F77">
                <w:rPr>
                  <w:rFonts w:ascii="Times New Roman" w:hAnsi="Times New Roman" w:cs="Times New Roman"/>
                  <w:sz w:val="28"/>
                  <w:szCs w:val="28"/>
                  <w:lang w:val="en-US"/>
                  <w:rPrChange w:id="2404" w:author="Airat Shigapov" w:date="2021-10-29T19:55:00Z">
                    <w:rPr>
                      <w:rFonts w:ascii="Times New Roman" w:hAnsi="Times New Roman" w:cs="Times New Roman"/>
                      <w:sz w:val="24"/>
                      <w:szCs w:val="24"/>
                      <w:lang w:val="en-US"/>
                    </w:rPr>
                  </w:rPrChange>
                </w:rPr>
                <w:t>BrandId</w:t>
              </w:r>
              <w:proofErr w:type="spellEnd"/>
            </w:ins>
          </w:p>
        </w:tc>
        <w:tc>
          <w:tcPr>
            <w:tcW w:w="2136" w:type="dxa"/>
            <w:vAlign w:val="center"/>
          </w:tcPr>
          <w:p w14:paraId="48399A16" w14:textId="77777777" w:rsidR="000427B8" w:rsidRPr="007B0F77" w:rsidRDefault="000427B8" w:rsidP="000427B8">
            <w:pPr>
              <w:spacing w:line="360" w:lineRule="auto"/>
              <w:jc w:val="center"/>
              <w:rPr>
                <w:ins w:id="2405" w:author="Airat Shigapov" w:date="2021-10-29T19:53:00Z"/>
                <w:rFonts w:ascii="Times New Roman" w:hAnsi="Times New Roman" w:cs="Times New Roman"/>
                <w:sz w:val="28"/>
                <w:szCs w:val="28"/>
                <w:rPrChange w:id="2406" w:author="Airat Shigapov" w:date="2021-10-29T19:55:00Z">
                  <w:rPr>
                    <w:ins w:id="2407" w:author="Airat Shigapov" w:date="2021-10-29T19:53:00Z"/>
                    <w:rFonts w:ascii="Times New Roman" w:hAnsi="Times New Roman" w:cs="Times New Roman"/>
                    <w:sz w:val="24"/>
                    <w:szCs w:val="24"/>
                  </w:rPr>
                </w:rPrChange>
              </w:rPr>
            </w:pPr>
            <w:ins w:id="2408" w:author="Airat Shigapov" w:date="2021-10-29T19:53:00Z">
              <w:r w:rsidRPr="007B0F77">
                <w:rPr>
                  <w:rFonts w:ascii="Times New Roman" w:hAnsi="Times New Roman" w:cs="Times New Roman"/>
                  <w:sz w:val="28"/>
                  <w:szCs w:val="28"/>
                  <w:lang w:val="en-US"/>
                  <w:rPrChange w:id="2409" w:author="Airat Shigapov" w:date="2021-10-29T19:55:00Z">
                    <w:rPr>
                      <w:rFonts w:ascii="Times New Roman" w:hAnsi="Times New Roman" w:cs="Times New Roman"/>
                      <w:sz w:val="24"/>
                      <w:szCs w:val="24"/>
                      <w:lang w:val="en-US"/>
                    </w:rPr>
                  </w:rPrChange>
                </w:rPr>
                <w:t>int</w:t>
              </w:r>
            </w:ins>
          </w:p>
        </w:tc>
        <w:tc>
          <w:tcPr>
            <w:tcW w:w="1891" w:type="dxa"/>
          </w:tcPr>
          <w:p w14:paraId="64D925FE" w14:textId="77777777" w:rsidR="000427B8" w:rsidRPr="007B0F77" w:rsidRDefault="000427B8" w:rsidP="000427B8">
            <w:pPr>
              <w:spacing w:line="360" w:lineRule="auto"/>
              <w:jc w:val="center"/>
              <w:rPr>
                <w:ins w:id="2410" w:author="Airat Shigapov" w:date="2021-10-29T19:53:00Z"/>
                <w:rFonts w:ascii="Times New Roman" w:hAnsi="Times New Roman" w:cs="Times New Roman"/>
                <w:sz w:val="28"/>
                <w:szCs w:val="28"/>
                <w:lang w:val="en-US"/>
                <w:rPrChange w:id="2411" w:author="Airat Shigapov" w:date="2021-10-29T19:55:00Z">
                  <w:rPr>
                    <w:ins w:id="2412" w:author="Airat Shigapov" w:date="2021-10-29T19:53:00Z"/>
                    <w:rFonts w:ascii="Times New Roman" w:hAnsi="Times New Roman" w:cs="Times New Roman"/>
                    <w:sz w:val="24"/>
                    <w:szCs w:val="24"/>
                    <w:lang w:val="en-US"/>
                  </w:rPr>
                </w:rPrChange>
              </w:rPr>
            </w:pPr>
            <w:ins w:id="2413" w:author="Airat Shigapov" w:date="2021-10-29T19:53:00Z">
              <w:r w:rsidRPr="007B0F77">
                <w:rPr>
                  <w:rFonts w:ascii="Times New Roman" w:hAnsi="Times New Roman" w:cs="Times New Roman"/>
                  <w:sz w:val="28"/>
                  <w:szCs w:val="28"/>
                  <w:lang w:val="en-US"/>
                  <w:rPrChange w:id="2414" w:author="Airat Shigapov" w:date="2021-10-29T19:55:00Z">
                    <w:rPr>
                      <w:rFonts w:ascii="Times New Roman" w:hAnsi="Times New Roman" w:cs="Times New Roman"/>
                      <w:sz w:val="24"/>
                      <w:szCs w:val="24"/>
                      <w:lang w:val="en-US"/>
                    </w:rPr>
                  </w:rPrChange>
                </w:rPr>
                <w:t>Not Null</w:t>
              </w:r>
            </w:ins>
          </w:p>
        </w:tc>
      </w:tr>
      <w:tr w:rsidR="000427B8" w:rsidRPr="007B0F77" w14:paraId="6AFCA962" w14:textId="77777777" w:rsidTr="00687A9C">
        <w:trPr>
          <w:ins w:id="2415" w:author="Airat Shigapov" w:date="2021-10-29T19:53:00Z"/>
        </w:trPr>
        <w:tc>
          <w:tcPr>
            <w:tcW w:w="926" w:type="dxa"/>
            <w:vAlign w:val="center"/>
          </w:tcPr>
          <w:p w14:paraId="25C7B173" w14:textId="77777777" w:rsidR="000427B8" w:rsidRPr="007B0F77" w:rsidRDefault="000427B8" w:rsidP="000427B8">
            <w:pPr>
              <w:spacing w:line="360" w:lineRule="auto"/>
              <w:jc w:val="center"/>
              <w:rPr>
                <w:ins w:id="2416" w:author="Airat Shigapov" w:date="2021-10-29T19:53:00Z"/>
                <w:rFonts w:ascii="Times New Roman" w:hAnsi="Times New Roman" w:cs="Times New Roman"/>
                <w:sz w:val="28"/>
                <w:szCs w:val="28"/>
                <w:rPrChange w:id="2417" w:author="Airat Shigapov" w:date="2021-10-29T19:55:00Z">
                  <w:rPr>
                    <w:ins w:id="2418" w:author="Airat Shigapov" w:date="2021-10-29T19:53:00Z"/>
                    <w:rFonts w:ascii="Times New Roman" w:hAnsi="Times New Roman" w:cs="Times New Roman"/>
                    <w:sz w:val="24"/>
                    <w:szCs w:val="24"/>
                  </w:rPr>
                </w:rPrChange>
              </w:rPr>
            </w:pPr>
          </w:p>
        </w:tc>
        <w:tc>
          <w:tcPr>
            <w:tcW w:w="4392" w:type="dxa"/>
            <w:vAlign w:val="center"/>
          </w:tcPr>
          <w:p w14:paraId="78EF513B" w14:textId="77777777" w:rsidR="000427B8" w:rsidRPr="007B0F77" w:rsidRDefault="000427B8" w:rsidP="000427B8">
            <w:pPr>
              <w:spacing w:line="360" w:lineRule="auto"/>
              <w:jc w:val="center"/>
              <w:rPr>
                <w:ins w:id="2419" w:author="Airat Shigapov" w:date="2021-10-29T19:53:00Z"/>
                <w:rFonts w:ascii="Times New Roman" w:hAnsi="Times New Roman" w:cs="Times New Roman"/>
                <w:sz w:val="28"/>
                <w:szCs w:val="28"/>
                <w:lang w:val="en-US"/>
                <w:rPrChange w:id="2420" w:author="Airat Shigapov" w:date="2021-10-29T19:55:00Z">
                  <w:rPr>
                    <w:ins w:id="2421" w:author="Airat Shigapov" w:date="2021-10-29T19:53:00Z"/>
                    <w:rFonts w:ascii="Times New Roman" w:hAnsi="Times New Roman" w:cs="Times New Roman"/>
                    <w:sz w:val="24"/>
                    <w:szCs w:val="24"/>
                    <w:lang w:val="en-US"/>
                  </w:rPr>
                </w:rPrChange>
              </w:rPr>
            </w:pPr>
            <w:ins w:id="2422" w:author="Airat Shigapov" w:date="2021-10-29T19:53:00Z">
              <w:r w:rsidRPr="007B0F77">
                <w:rPr>
                  <w:rFonts w:ascii="Times New Roman" w:hAnsi="Times New Roman" w:cs="Times New Roman"/>
                  <w:sz w:val="28"/>
                  <w:szCs w:val="28"/>
                  <w:lang w:val="en-US"/>
                  <w:rPrChange w:id="2423" w:author="Airat Shigapov" w:date="2021-10-29T19:55:00Z">
                    <w:rPr>
                      <w:rFonts w:ascii="Times New Roman" w:hAnsi="Times New Roman" w:cs="Times New Roman"/>
                      <w:sz w:val="24"/>
                      <w:szCs w:val="24"/>
                      <w:lang w:val="en-US"/>
                    </w:rPr>
                  </w:rPrChange>
                </w:rPr>
                <w:t>Name</w:t>
              </w:r>
            </w:ins>
          </w:p>
        </w:tc>
        <w:tc>
          <w:tcPr>
            <w:tcW w:w="2136" w:type="dxa"/>
            <w:vAlign w:val="center"/>
          </w:tcPr>
          <w:p w14:paraId="100C3714" w14:textId="77777777" w:rsidR="000427B8" w:rsidRPr="007B0F77" w:rsidRDefault="000427B8" w:rsidP="000427B8">
            <w:pPr>
              <w:spacing w:line="360" w:lineRule="auto"/>
              <w:jc w:val="center"/>
              <w:rPr>
                <w:ins w:id="2424" w:author="Airat Shigapov" w:date="2021-10-29T19:53:00Z"/>
                <w:rFonts w:ascii="Times New Roman" w:hAnsi="Times New Roman" w:cs="Times New Roman"/>
                <w:sz w:val="28"/>
                <w:szCs w:val="28"/>
                <w:lang w:val="en-US"/>
                <w:rPrChange w:id="2425" w:author="Airat Shigapov" w:date="2021-10-29T19:55:00Z">
                  <w:rPr>
                    <w:ins w:id="2426" w:author="Airat Shigapov" w:date="2021-10-29T19:53:00Z"/>
                    <w:rFonts w:ascii="Times New Roman" w:hAnsi="Times New Roman" w:cs="Times New Roman"/>
                    <w:sz w:val="24"/>
                    <w:szCs w:val="24"/>
                    <w:lang w:val="en-US"/>
                  </w:rPr>
                </w:rPrChange>
              </w:rPr>
            </w:pPr>
            <w:proofErr w:type="spellStart"/>
            <w:proofErr w:type="gramStart"/>
            <w:ins w:id="2427" w:author="Airat Shigapov" w:date="2021-10-29T19:53:00Z">
              <w:r w:rsidRPr="007B0F77">
                <w:rPr>
                  <w:rFonts w:ascii="Times New Roman" w:hAnsi="Times New Roman" w:cs="Times New Roman"/>
                  <w:sz w:val="28"/>
                  <w:szCs w:val="28"/>
                  <w:lang w:val="en-US"/>
                  <w:rPrChange w:id="2428" w:author="Airat Shigapov" w:date="2021-10-29T19:55:00Z">
                    <w:rPr>
                      <w:rFonts w:ascii="Times New Roman" w:hAnsi="Times New Roman" w:cs="Times New Roman"/>
                      <w:sz w:val="24"/>
                      <w:szCs w:val="24"/>
                      <w:lang w:val="en-US"/>
                    </w:rPr>
                  </w:rPrChange>
                </w:rPr>
                <w:t>nvarchar</w:t>
              </w:r>
              <w:proofErr w:type="spellEnd"/>
              <w:r w:rsidRPr="007B0F77">
                <w:rPr>
                  <w:rFonts w:ascii="Times New Roman" w:hAnsi="Times New Roman" w:cs="Times New Roman"/>
                  <w:sz w:val="28"/>
                  <w:szCs w:val="28"/>
                  <w:lang w:val="en-US"/>
                  <w:rPrChange w:id="2429" w:author="Airat Shigapov" w:date="2021-10-29T19:55:00Z">
                    <w:rPr>
                      <w:rFonts w:ascii="Times New Roman" w:hAnsi="Times New Roman" w:cs="Times New Roman"/>
                      <w:sz w:val="24"/>
                      <w:szCs w:val="24"/>
                      <w:lang w:val="en-US"/>
                    </w:rPr>
                  </w:rPrChange>
                </w:rPr>
                <w:t>(</w:t>
              </w:r>
              <w:proofErr w:type="gramEnd"/>
              <w:r w:rsidRPr="007B0F77">
                <w:rPr>
                  <w:rFonts w:ascii="Times New Roman" w:hAnsi="Times New Roman" w:cs="Times New Roman"/>
                  <w:sz w:val="28"/>
                  <w:szCs w:val="28"/>
                  <w:rPrChange w:id="2430" w:author="Airat Shigapov" w:date="2021-10-29T19:55:00Z">
                    <w:rPr>
                      <w:rFonts w:ascii="Times New Roman" w:hAnsi="Times New Roman" w:cs="Times New Roman"/>
                      <w:sz w:val="24"/>
                      <w:szCs w:val="24"/>
                    </w:rPr>
                  </w:rPrChange>
                </w:rPr>
                <w:t>6</w:t>
              </w:r>
              <w:r w:rsidRPr="007B0F77">
                <w:rPr>
                  <w:rFonts w:ascii="Times New Roman" w:hAnsi="Times New Roman" w:cs="Times New Roman"/>
                  <w:sz w:val="28"/>
                  <w:szCs w:val="28"/>
                  <w:lang w:val="en-US"/>
                  <w:rPrChange w:id="2431" w:author="Airat Shigapov" w:date="2021-10-29T19:55:00Z">
                    <w:rPr>
                      <w:rFonts w:ascii="Times New Roman" w:hAnsi="Times New Roman" w:cs="Times New Roman"/>
                      <w:sz w:val="24"/>
                      <w:szCs w:val="24"/>
                      <w:lang w:val="en-US"/>
                    </w:rPr>
                  </w:rPrChange>
                </w:rPr>
                <w:t>0)</w:t>
              </w:r>
            </w:ins>
          </w:p>
        </w:tc>
        <w:tc>
          <w:tcPr>
            <w:tcW w:w="1891" w:type="dxa"/>
          </w:tcPr>
          <w:p w14:paraId="3FA9AA72" w14:textId="77777777" w:rsidR="000427B8" w:rsidRPr="007B0F77" w:rsidRDefault="000427B8" w:rsidP="000427B8">
            <w:pPr>
              <w:spacing w:line="360" w:lineRule="auto"/>
              <w:jc w:val="center"/>
              <w:rPr>
                <w:ins w:id="2432" w:author="Airat Shigapov" w:date="2021-10-29T19:53:00Z"/>
                <w:rFonts w:ascii="Times New Roman" w:hAnsi="Times New Roman" w:cs="Times New Roman"/>
                <w:sz w:val="28"/>
                <w:szCs w:val="28"/>
                <w:lang w:val="en-US"/>
                <w:rPrChange w:id="2433" w:author="Airat Shigapov" w:date="2021-10-29T19:55:00Z">
                  <w:rPr>
                    <w:ins w:id="2434" w:author="Airat Shigapov" w:date="2021-10-29T19:53:00Z"/>
                    <w:rFonts w:ascii="Times New Roman" w:hAnsi="Times New Roman" w:cs="Times New Roman"/>
                    <w:sz w:val="24"/>
                    <w:szCs w:val="24"/>
                    <w:lang w:val="en-US"/>
                  </w:rPr>
                </w:rPrChange>
              </w:rPr>
            </w:pPr>
            <w:ins w:id="2435" w:author="Airat Shigapov" w:date="2021-10-29T19:53:00Z">
              <w:r w:rsidRPr="007B0F77">
                <w:rPr>
                  <w:rFonts w:ascii="Times New Roman" w:hAnsi="Times New Roman" w:cs="Times New Roman"/>
                  <w:sz w:val="28"/>
                  <w:szCs w:val="28"/>
                  <w:lang w:val="en-US"/>
                  <w:rPrChange w:id="2436" w:author="Airat Shigapov" w:date="2021-10-29T19:55:00Z">
                    <w:rPr>
                      <w:rFonts w:ascii="Times New Roman" w:hAnsi="Times New Roman" w:cs="Times New Roman"/>
                      <w:sz w:val="24"/>
                      <w:szCs w:val="24"/>
                      <w:lang w:val="en-US"/>
                    </w:rPr>
                  </w:rPrChange>
                </w:rPr>
                <w:t>Not Null</w:t>
              </w:r>
            </w:ins>
          </w:p>
        </w:tc>
      </w:tr>
      <w:tr w:rsidR="000427B8" w:rsidRPr="007B0F77" w14:paraId="36471319" w14:textId="77777777" w:rsidTr="00687A9C">
        <w:trPr>
          <w:ins w:id="2437" w:author="Airat Shigapov" w:date="2021-10-29T19:53:00Z"/>
        </w:trPr>
        <w:tc>
          <w:tcPr>
            <w:tcW w:w="926" w:type="dxa"/>
            <w:vAlign w:val="center"/>
          </w:tcPr>
          <w:p w14:paraId="79FB09DC" w14:textId="77777777" w:rsidR="000427B8" w:rsidRPr="007B0F77" w:rsidRDefault="000427B8" w:rsidP="000427B8">
            <w:pPr>
              <w:spacing w:line="360" w:lineRule="auto"/>
              <w:jc w:val="center"/>
              <w:rPr>
                <w:ins w:id="2438" w:author="Airat Shigapov" w:date="2021-10-29T19:53:00Z"/>
                <w:rFonts w:ascii="Times New Roman" w:hAnsi="Times New Roman" w:cs="Times New Roman"/>
                <w:sz w:val="28"/>
                <w:szCs w:val="28"/>
                <w:lang w:val="en-US"/>
                <w:rPrChange w:id="2439" w:author="Airat Shigapov" w:date="2021-10-29T19:55:00Z">
                  <w:rPr>
                    <w:ins w:id="2440" w:author="Airat Shigapov" w:date="2021-10-29T19:53:00Z"/>
                    <w:rFonts w:ascii="Times New Roman" w:hAnsi="Times New Roman" w:cs="Times New Roman"/>
                    <w:sz w:val="24"/>
                    <w:szCs w:val="24"/>
                    <w:lang w:val="en-US"/>
                  </w:rPr>
                </w:rPrChange>
              </w:rPr>
            </w:pPr>
          </w:p>
        </w:tc>
        <w:tc>
          <w:tcPr>
            <w:tcW w:w="4392" w:type="dxa"/>
            <w:vAlign w:val="center"/>
          </w:tcPr>
          <w:p w14:paraId="2EB64777" w14:textId="77777777" w:rsidR="000427B8" w:rsidRPr="007B0F77" w:rsidRDefault="000427B8" w:rsidP="000427B8">
            <w:pPr>
              <w:spacing w:line="360" w:lineRule="auto"/>
              <w:jc w:val="center"/>
              <w:rPr>
                <w:ins w:id="2441" w:author="Airat Shigapov" w:date="2021-10-29T19:53:00Z"/>
                <w:rFonts w:ascii="Times New Roman" w:hAnsi="Times New Roman" w:cs="Times New Roman"/>
                <w:sz w:val="28"/>
                <w:szCs w:val="28"/>
                <w:lang w:val="en-US"/>
                <w:rPrChange w:id="2442" w:author="Airat Shigapov" w:date="2021-10-29T19:55:00Z">
                  <w:rPr>
                    <w:ins w:id="2443" w:author="Airat Shigapov" w:date="2021-10-29T19:53:00Z"/>
                    <w:rFonts w:ascii="Times New Roman" w:hAnsi="Times New Roman" w:cs="Times New Roman"/>
                    <w:sz w:val="24"/>
                    <w:szCs w:val="24"/>
                    <w:lang w:val="en-US"/>
                  </w:rPr>
                </w:rPrChange>
              </w:rPr>
            </w:pPr>
            <w:ins w:id="2444" w:author="Airat Shigapov" w:date="2021-10-29T19:53:00Z">
              <w:r w:rsidRPr="007B0F77">
                <w:rPr>
                  <w:rFonts w:ascii="Times New Roman" w:hAnsi="Times New Roman" w:cs="Times New Roman"/>
                  <w:sz w:val="28"/>
                  <w:szCs w:val="28"/>
                  <w:lang w:val="en-US"/>
                  <w:rPrChange w:id="2445" w:author="Airat Shigapov" w:date="2021-10-29T19:55:00Z">
                    <w:rPr>
                      <w:rFonts w:ascii="Times New Roman" w:hAnsi="Times New Roman" w:cs="Times New Roman"/>
                      <w:sz w:val="24"/>
                      <w:szCs w:val="24"/>
                      <w:lang w:val="en-US"/>
                    </w:rPr>
                  </w:rPrChange>
                </w:rPr>
                <w:t>Count</w:t>
              </w:r>
            </w:ins>
          </w:p>
        </w:tc>
        <w:tc>
          <w:tcPr>
            <w:tcW w:w="2136" w:type="dxa"/>
            <w:vAlign w:val="center"/>
          </w:tcPr>
          <w:p w14:paraId="21E07487" w14:textId="77777777" w:rsidR="000427B8" w:rsidRPr="007B0F77" w:rsidRDefault="000427B8" w:rsidP="000427B8">
            <w:pPr>
              <w:spacing w:line="360" w:lineRule="auto"/>
              <w:jc w:val="center"/>
              <w:rPr>
                <w:ins w:id="2446" w:author="Airat Shigapov" w:date="2021-10-29T19:53:00Z"/>
                <w:rFonts w:ascii="Times New Roman" w:hAnsi="Times New Roman" w:cs="Times New Roman"/>
                <w:sz w:val="28"/>
                <w:szCs w:val="28"/>
                <w:lang w:val="en-US"/>
                <w:rPrChange w:id="2447" w:author="Airat Shigapov" w:date="2021-10-29T19:55:00Z">
                  <w:rPr>
                    <w:ins w:id="2448" w:author="Airat Shigapov" w:date="2021-10-29T19:53:00Z"/>
                    <w:rFonts w:ascii="Times New Roman" w:hAnsi="Times New Roman" w:cs="Times New Roman"/>
                    <w:sz w:val="24"/>
                    <w:szCs w:val="24"/>
                    <w:lang w:val="en-US"/>
                  </w:rPr>
                </w:rPrChange>
              </w:rPr>
            </w:pPr>
            <w:ins w:id="2449" w:author="Airat Shigapov" w:date="2021-10-29T19:53:00Z">
              <w:r w:rsidRPr="007B0F77">
                <w:rPr>
                  <w:rFonts w:ascii="Times New Roman" w:hAnsi="Times New Roman" w:cs="Times New Roman"/>
                  <w:sz w:val="28"/>
                  <w:szCs w:val="28"/>
                  <w:lang w:val="en-US"/>
                  <w:rPrChange w:id="2450" w:author="Airat Shigapov" w:date="2021-10-29T19:55:00Z">
                    <w:rPr>
                      <w:rFonts w:ascii="Times New Roman" w:hAnsi="Times New Roman" w:cs="Times New Roman"/>
                      <w:sz w:val="24"/>
                      <w:szCs w:val="24"/>
                      <w:lang w:val="en-US"/>
                    </w:rPr>
                  </w:rPrChange>
                </w:rPr>
                <w:t>int</w:t>
              </w:r>
            </w:ins>
          </w:p>
        </w:tc>
        <w:tc>
          <w:tcPr>
            <w:tcW w:w="1891" w:type="dxa"/>
          </w:tcPr>
          <w:p w14:paraId="3AE31FC8" w14:textId="77777777" w:rsidR="000427B8" w:rsidRPr="007B0F77" w:rsidRDefault="000427B8" w:rsidP="000427B8">
            <w:pPr>
              <w:spacing w:line="360" w:lineRule="auto"/>
              <w:jc w:val="center"/>
              <w:rPr>
                <w:ins w:id="2451" w:author="Airat Shigapov" w:date="2021-10-29T19:53:00Z"/>
                <w:rFonts w:ascii="Times New Roman" w:hAnsi="Times New Roman" w:cs="Times New Roman"/>
                <w:sz w:val="28"/>
                <w:szCs w:val="28"/>
                <w:lang w:val="en-US"/>
                <w:rPrChange w:id="2452" w:author="Airat Shigapov" w:date="2021-10-29T19:55:00Z">
                  <w:rPr>
                    <w:ins w:id="2453" w:author="Airat Shigapov" w:date="2021-10-29T19:53:00Z"/>
                    <w:rFonts w:ascii="Times New Roman" w:hAnsi="Times New Roman" w:cs="Times New Roman"/>
                    <w:sz w:val="24"/>
                    <w:szCs w:val="24"/>
                    <w:lang w:val="en-US"/>
                  </w:rPr>
                </w:rPrChange>
              </w:rPr>
            </w:pPr>
            <w:ins w:id="2454" w:author="Airat Shigapov" w:date="2021-10-29T19:53:00Z">
              <w:r w:rsidRPr="007B0F77">
                <w:rPr>
                  <w:rFonts w:ascii="Times New Roman" w:hAnsi="Times New Roman" w:cs="Times New Roman"/>
                  <w:sz w:val="28"/>
                  <w:szCs w:val="28"/>
                  <w:lang w:val="en-US"/>
                  <w:rPrChange w:id="2455" w:author="Airat Shigapov" w:date="2021-10-29T19:55:00Z">
                    <w:rPr>
                      <w:rFonts w:ascii="Times New Roman" w:hAnsi="Times New Roman" w:cs="Times New Roman"/>
                      <w:sz w:val="24"/>
                      <w:szCs w:val="24"/>
                      <w:lang w:val="en-US"/>
                    </w:rPr>
                  </w:rPrChange>
                </w:rPr>
                <w:t>Not Null</w:t>
              </w:r>
            </w:ins>
          </w:p>
        </w:tc>
      </w:tr>
      <w:tr w:rsidR="000427B8" w:rsidRPr="007B0F77" w14:paraId="1F7DC293" w14:textId="77777777" w:rsidTr="00687A9C">
        <w:trPr>
          <w:ins w:id="2456" w:author="Airat Shigapov" w:date="2021-10-29T19:53:00Z"/>
        </w:trPr>
        <w:tc>
          <w:tcPr>
            <w:tcW w:w="926" w:type="dxa"/>
            <w:vAlign w:val="center"/>
          </w:tcPr>
          <w:p w14:paraId="5FB47EF2" w14:textId="77777777" w:rsidR="000427B8" w:rsidRPr="007B0F77" w:rsidRDefault="000427B8" w:rsidP="000427B8">
            <w:pPr>
              <w:spacing w:line="360" w:lineRule="auto"/>
              <w:jc w:val="center"/>
              <w:rPr>
                <w:ins w:id="2457" w:author="Airat Shigapov" w:date="2021-10-29T19:53:00Z"/>
                <w:rFonts w:ascii="Times New Roman" w:hAnsi="Times New Roman" w:cs="Times New Roman"/>
                <w:sz w:val="28"/>
                <w:szCs w:val="28"/>
                <w:lang w:val="en-US"/>
                <w:rPrChange w:id="2458" w:author="Airat Shigapov" w:date="2021-10-29T19:55:00Z">
                  <w:rPr>
                    <w:ins w:id="2459" w:author="Airat Shigapov" w:date="2021-10-29T19:53:00Z"/>
                    <w:rFonts w:ascii="Times New Roman" w:hAnsi="Times New Roman" w:cs="Times New Roman"/>
                    <w:sz w:val="24"/>
                    <w:szCs w:val="24"/>
                    <w:lang w:val="en-US"/>
                  </w:rPr>
                </w:rPrChange>
              </w:rPr>
            </w:pPr>
            <w:ins w:id="2460" w:author="Airat Shigapov" w:date="2021-10-29T19:53:00Z">
              <w:r w:rsidRPr="007B0F77">
                <w:rPr>
                  <w:rFonts w:ascii="Times New Roman" w:hAnsi="Times New Roman" w:cs="Times New Roman"/>
                  <w:sz w:val="28"/>
                  <w:szCs w:val="28"/>
                  <w:lang w:val="en-US"/>
                  <w:rPrChange w:id="2461" w:author="Airat Shigapov" w:date="2021-10-29T19:55:00Z">
                    <w:rPr>
                      <w:rFonts w:ascii="Times New Roman" w:hAnsi="Times New Roman" w:cs="Times New Roman"/>
                      <w:sz w:val="24"/>
                      <w:szCs w:val="24"/>
                      <w:lang w:val="en-US"/>
                    </w:rPr>
                  </w:rPrChange>
                </w:rPr>
                <w:t>FK</w:t>
              </w:r>
            </w:ins>
          </w:p>
        </w:tc>
        <w:tc>
          <w:tcPr>
            <w:tcW w:w="4392" w:type="dxa"/>
            <w:vAlign w:val="center"/>
          </w:tcPr>
          <w:p w14:paraId="2A76F417" w14:textId="77777777" w:rsidR="000427B8" w:rsidRPr="007B0F77" w:rsidRDefault="000427B8" w:rsidP="000427B8">
            <w:pPr>
              <w:spacing w:line="360" w:lineRule="auto"/>
              <w:jc w:val="center"/>
              <w:rPr>
                <w:ins w:id="2462" w:author="Airat Shigapov" w:date="2021-10-29T19:53:00Z"/>
                <w:rFonts w:ascii="Times New Roman" w:hAnsi="Times New Roman" w:cs="Times New Roman"/>
                <w:sz w:val="28"/>
                <w:szCs w:val="28"/>
                <w:lang w:val="en-US"/>
                <w:rPrChange w:id="2463" w:author="Airat Shigapov" w:date="2021-10-29T19:55:00Z">
                  <w:rPr>
                    <w:ins w:id="2464" w:author="Airat Shigapov" w:date="2021-10-29T19:53:00Z"/>
                    <w:rFonts w:ascii="Times New Roman" w:hAnsi="Times New Roman" w:cs="Times New Roman"/>
                    <w:sz w:val="24"/>
                    <w:szCs w:val="24"/>
                    <w:lang w:val="en-US"/>
                  </w:rPr>
                </w:rPrChange>
              </w:rPr>
            </w:pPr>
            <w:proofErr w:type="spellStart"/>
            <w:ins w:id="2465" w:author="Airat Shigapov" w:date="2021-10-29T19:53:00Z">
              <w:r w:rsidRPr="007B0F77">
                <w:rPr>
                  <w:rFonts w:ascii="Times New Roman" w:hAnsi="Times New Roman" w:cs="Times New Roman"/>
                  <w:sz w:val="28"/>
                  <w:szCs w:val="28"/>
                  <w:lang w:val="en-US"/>
                  <w:rPrChange w:id="2466" w:author="Airat Shigapov" w:date="2021-10-29T19:55:00Z">
                    <w:rPr>
                      <w:rFonts w:ascii="Times New Roman" w:hAnsi="Times New Roman" w:cs="Times New Roman"/>
                      <w:sz w:val="24"/>
                      <w:szCs w:val="24"/>
                      <w:lang w:val="en-US"/>
                    </w:rPr>
                  </w:rPrChange>
                </w:rPr>
                <w:t>SubcategoriesId</w:t>
              </w:r>
              <w:proofErr w:type="spellEnd"/>
            </w:ins>
          </w:p>
        </w:tc>
        <w:tc>
          <w:tcPr>
            <w:tcW w:w="2136" w:type="dxa"/>
            <w:vAlign w:val="center"/>
          </w:tcPr>
          <w:p w14:paraId="307ED898" w14:textId="77777777" w:rsidR="000427B8" w:rsidRPr="007B0F77" w:rsidRDefault="000427B8" w:rsidP="000427B8">
            <w:pPr>
              <w:spacing w:line="360" w:lineRule="auto"/>
              <w:jc w:val="center"/>
              <w:rPr>
                <w:ins w:id="2467" w:author="Airat Shigapov" w:date="2021-10-29T19:53:00Z"/>
                <w:rFonts w:ascii="Times New Roman" w:hAnsi="Times New Roman" w:cs="Times New Roman"/>
                <w:sz w:val="28"/>
                <w:szCs w:val="28"/>
                <w:lang w:val="en-US"/>
                <w:rPrChange w:id="2468" w:author="Airat Shigapov" w:date="2021-10-29T19:55:00Z">
                  <w:rPr>
                    <w:ins w:id="2469" w:author="Airat Shigapov" w:date="2021-10-29T19:53:00Z"/>
                    <w:rFonts w:ascii="Times New Roman" w:hAnsi="Times New Roman" w:cs="Times New Roman"/>
                    <w:sz w:val="24"/>
                    <w:szCs w:val="24"/>
                    <w:lang w:val="en-US"/>
                  </w:rPr>
                </w:rPrChange>
              </w:rPr>
            </w:pPr>
            <w:ins w:id="2470" w:author="Airat Shigapov" w:date="2021-10-29T19:53:00Z">
              <w:r w:rsidRPr="007B0F77">
                <w:rPr>
                  <w:rFonts w:ascii="Times New Roman" w:hAnsi="Times New Roman" w:cs="Times New Roman"/>
                  <w:sz w:val="28"/>
                  <w:szCs w:val="28"/>
                  <w:lang w:val="en-US"/>
                  <w:rPrChange w:id="2471" w:author="Airat Shigapov" w:date="2021-10-29T19:55:00Z">
                    <w:rPr>
                      <w:rFonts w:ascii="Times New Roman" w:hAnsi="Times New Roman" w:cs="Times New Roman"/>
                      <w:sz w:val="24"/>
                      <w:szCs w:val="24"/>
                      <w:lang w:val="en-US"/>
                    </w:rPr>
                  </w:rPrChange>
                </w:rPr>
                <w:t>int</w:t>
              </w:r>
            </w:ins>
          </w:p>
        </w:tc>
        <w:tc>
          <w:tcPr>
            <w:tcW w:w="1891" w:type="dxa"/>
          </w:tcPr>
          <w:p w14:paraId="0D480894" w14:textId="77777777" w:rsidR="000427B8" w:rsidRPr="007B0F77" w:rsidRDefault="000427B8" w:rsidP="000427B8">
            <w:pPr>
              <w:spacing w:line="360" w:lineRule="auto"/>
              <w:jc w:val="center"/>
              <w:rPr>
                <w:ins w:id="2472" w:author="Airat Shigapov" w:date="2021-10-29T19:53:00Z"/>
                <w:rFonts w:ascii="Times New Roman" w:hAnsi="Times New Roman" w:cs="Times New Roman"/>
                <w:sz w:val="28"/>
                <w:szCs w:val="28"/>
                <w:lang w:val="en-US"/>
                <w:rPrChange w:id="2473" w:author="Airat Shigapov" w:date="2021-10-29T19:55:00Z">
                  <w:rPr>
                    <w:ins w:id="2474" w:author="Airat Shigapov" w:date="2021-10-29T19:53:00Z"/>
                    <w:rFonts w:ascii="Times New Roman" w:hAnsi="Times New Roman" w:cs="Times New Roman"/>
                    <w:sz w:val="24"/>
                    <w:szCs w:val="24"/>
                    <w:lang w:val="en-US"/>
                  </w:rPr>
                </w:rPrChange>
              </w:rPr>
            </w:pPr>
            <w:ins w:id="2475" w:author="Airat Shigapov" w:date="2021-10-29T19:53:00Z">
              <w:r w:rsidRPr="007B0F77">
                <w:rPr>
                  <w:rFonts w:ascii="Times New Roman" w:hAnsi="Times New Roman" w:cs="Times New Roman"/>
                  <w:sz w:val="28"/>
                  <w:szCs w:val="28"/>
                  <w:lang w:val="en-US"/>
                  <w:rPrChange w:id="2476" w:author="Airat Shigapov" w:date="2021-10-29T19:55:00Z">
                    <w:rPr>
                      <w:rFonts w:ascii="Times New Roman" w:hAnsi="Times New Roman" w:cs="Times New Roman"/>
                      <w:sz w:val="24"/>
                      <w:szCs w:val="24"/>
                      <w:lang w:val="en-US"/>
                    </w:rPr>
                  </w:rPrChange>
                </w:rPr>
                <w:t>Not Null</w:t>
              </w:r>
            </w:ins>
          </w:p>
        </w:tc>
      </w:tr>
      <w:tr w:rsidR="000427B8" w:rsidRPr="007B0F77" w14:paraId="3F32689A" w14:textId="77777777" w:rsidTr="00687A9C">
        <w:trPr>
          <w:ins w:id="2477" w:author="Airat Shigapov" w:date="2021-10-29T19:53:00Z"/>
        </w:trPr>
        <w:tc>
          <w:tcPr>
            <w:tcW w:w="926" w:type="dxa"/>
            <w:vAlign w:val="center"/>
          </w:tcPr>
          <w:p w14:paraId="369E4CB5" w14:textId="77777777" w:rsidR="000427B8" w:rsidRPr="007B0F77" w:rsidRDefault="000427B8" w:rsidP="000427B8">
            <w:pPr>
              <w:spacing w:line="360" w:lineRule="auto"/>
              <w:jc w:val="center"/>
              <w:rPr>
                <w:ins w:id="2478" w:author="Airat Shigapov" w:date="2021-10-29T19:53:00Z"/>
                <w:rFonts w:ascii="Times New Roman" w:hAnsi="Times New Roman" w:cs="Times New Roman"/>
                <w:sz w:val="28"/>
                <w:szCs w:val="28"/>
                <w:lang w:val="en-US"/>
                <w:rPrChange w:id="2479" w:author="Airat Shigapov" w:date="2021-10-29T19:55:00Z">
                  <w:rPr>
                    <w:ins w:id="2480" w:author="Airat Shigapov" w:date="2021-10-29T19:53:00Z"/>
                    <w:rFonts w:ascii="Times New Roman" w:hAnsi="Times New Roman" w:cs="Times New Roman"/>
                    <w:sz w:val="24"/>
                    <w:szCs w:val="24"/>
                    <w:lang w:val="en-US"/>
                  </w:rPr>
                </w:rPrChange>
              </w:rPr>
            </w:pPr>
          </w:p>
        </w:tc>
        <w:tc>
          <w:tcPr>
            <w:tcW w:w="4392" w:type="dxa"/>
            <w:vAlign w:val="center"/>
          </w:tcPr>
          <w:p w14:paraId="71F18448" w14:textId="77777777" w:rsidR="000427B8" w:rsidRPr="007B0F77" w:rsidRDefault="000427B8" w:rsidP="000427B8">
            <w:pPr>
              <w:spacing w:line="360" w:lineRule="auto"/>
              <w:jc w:val="center"/>
              <w:rPr>
                <w:ins w:id="2481" w:author="Airat Shigapov" w:date="2021-10-29T19:53:00Z"/>
                <w:rFonts w:ascii="Times New Roman" w:hAnsi="Times New Roman" w:cs="Times New Roman"/>
                <w:sz w:val="28"/>
                <w:szCs w:val="28"/>
                <w:lang w:val="en-US"/>
                <w:rPrChange w:id="2482" w:author="Airat Shigapov" w:date="2021-10-29T19:55:00Z">
                  <w:rPr>
                    <w:ins w:id="2483" w:author="Airat Shigapov" w:date="2021-10-29T19:53:00Z"/>
                    <w:rFonts w:ascii="Times New Roman" w:hAnsi="Times New Roman" w:cs="Times New Roman"/>
                    <w:sz w:val="24"/>
                    <w:szCs w:val="24"/>
                    <w:lang w:val="en-US"/>
                  </w:rPr>
                </w:rPrChange>
              </w:rPr>
            </w:pPr>
            <w:ins w:id="2484" w:author="Airat Shigapov" w:date="2021-10-29T19:53:00Z">
              <w:r w:rsidRPr="007B0F77">
                <w:rPr>
                  <w:rFonts w:ascii="Times New Roman" w:hAnsi="Times New Roman" w:cs="Times New Roman"/>
                  <w:sz w:val="28"/>
                  <w:szCs w:val="28"/>
                  <w:lang w:val="en-US"/>
                  <w:rPrChange w:id="2485" w:author="Airat Shigapov" w:date="2021-10-29T19:55:00Z">
                    <w:rPr>
                      <w:rFonts w:ascii="Times New Roman" w:hAnsi="Times New Roman" w:cs="Times New Roman"/>
                      <w:sz w:val="24"/>
                      <w:szCs w:val="24"/>
                      <w:lang w:val="en-US"/>
                    </w:rPr>
                  </w:rPrChange>
                </w:rPr>
                <w:t>Price</w:t>
              </w:r>
            </w:ins>
          </w:p>
        </w:tc>
        <w:tc>
          <w:tcPr>
            <w:tcW w:w="2136" w:type="dxa"/>
            <w:vAlign w:val="center"/>
          </w:tcPr>
          <w:p w14:paraId="596CB7C3" w14:textId="77777777" w:rsidR="000427B8" w:rsidRPr="007B0F77" w:rsidRDefault="000427B8" w:rsidP="000427B8">
            <w:pPr>
              <w:spacing w:line="360" w:lineRule="auto"/>
              <w:jc w:val="center"/>
              <w:rPr>
                <w:ins w:id="2486" w:author="Airat Shigapov" w:date="2021-10-29T19:53:00Z"/>
                <w:rFonts w:ascii="Times New Roman" w:hAnsi="Times New Roman" w:cs="Times New Roman"/>
                <w:sz w:val="28"/>
                <w:szCs w:val="28"/>
                <w:lang w:val="en-US"/>
                <w:rPrChange w:id="2487" w:author="Airat Shigapov" w:date="2021-10-29T19:55:00Z">
                  <w:rPr>
                    <w:ins w:id="2488" w:author="Airat Shigapov" w:date="2021-10-29T19:53:00Z"/>
                    <w:rFonts w:ascii="Times New Roman" w:hAnsi="Times New Roman" w:cs="Times New Roman"/>
                    <w:sz w:val="24"/>
                    <w:szCs w:val="24"/>
                    <w:lang w:val="en-US"/>
                  </w:rPr>
                </w:rPrChange>
              </w:rPr>
            </w:pPr>
            <w:proofErr w:type="gramStart"/>
            <w:ins w:id="2489" w:author="Airat Shigapov" w:date="2021-10-29T19:53:00Z">
              <w:r w:rsidRPr="007B0F77">
                <w:rPr>
                  <w:rFonts w:ascii="Times New Roman" w:hAnsi="Times New Roman" w:cs="Times New Roman"/>
                  <w:sz w:val="28"/>
                  <w:szCs w:val="28"/>
                  <w:lang w:val="en-US"/>
                  <w:rPrChange w:id="2490" w:author="Airat Shigapov" w:date="2021-10-29T19:55:00Z">
                    <w:rPr>
                      <w:rFonts w:ascii="Times New Roman" w:hAnsi="Times New Roman" w:cs="Times New Roman"/>
                      <w:sz w:val="24"/>
                      <w:szCs w:val="24"/>
                      <w:lang w:val="en-US"/>
                    </w:rPr>
                  </w:rPrChange>
                </w:rPr>
                <w:t>decimal(</w:t>
              </w:r>
              <w:proofErr w:type="gramEnd"/>
              <w:r w:rsidRPr="007B0F77">
                <w:rPr>
                  <w:rFonts w:ascii="Times New Roman" w:hAnsi="Times New Roman" w:cs="Times New Roman"/>
                  <w:sz w:val="28"/>
                  <w:szCs w:val="28"/>
                  <w:lang w:val="en-US"/>
                  <w:rPrChange w:id="2491" w:author="Airat Shigapov" w:date="2021-10-29T19:55:00Z">
                    <w:rPr>
                      <w:rFonts w:ascii="Times New Roman" w:hAnsi="Times New Roman" w:cs="Times New Roman"/>
                      <w:sz w:val="24"/>
                      <w:szCs w:val="24"/>
                      <w:lang w:val="en-US"/>
                    </w:rPr>
                  </w:rPrChange>
                </w:rPr>
                <w:t>18, 2)</w:t>
              </w:r>
            </w:ins>
          </w:p>
        </w:tc>
        <w:tc>
          <w:tcPr>
            <w:tcW w:w="1891" w:type="dxa"/>
          </w:tcPr>
          <w:p w14:paraId="3AD2AC8D" w14:textId="77777777" w:rsidR="000427B8" w:rsidRPr="007B0F77" w:rsidRDefault="000427B8" w:rsidP="000427B8">
            <w:pPr>
              <w:spacing w:line="360" w:lineRule="auto"/>
              <w:jc w:val="center"/>
              <w:rPr>
                <w:ins w:id="2492" w:author="Airat Shigapov" w:date="2021-10-29T19:53:00Z"/>
                <w:rFonts w:ascii="Times New Roman" w:hAnsi="Times New Roman" w:cs="Times New Roman"/>
                <w:sz w:val="28"/>
                <w:szCs w:val="28"/>
                <w:lang w:val="en-US"/>
                <w:rPrChange w:id="2493" w:author="Airat Shigapov" w:date="2021-10-29T19:55:00Z">
                  <w:rPr>
                    <w:ins w:id="2494" w:author="Airat Shigapov" w:date="2021-10-29T19:53:00Z"/>
                    <w:rFonts w:ascii="Times New Roman" w:hAnsi="Times New Roman" w:cs="Times New Roman"/>
                    <w:sz w:val="24"/>
                    <w:szCs w:val="24"/>
                    <w:lang w:val="en-US"/>
                  </w:rPr>
                </w:rPrChange>
              </w:rPr>
            </w:pPr>
            <w:ins w:id="2495" w:author="Airat Shigapov" w:date="2021-10-29T19:53:00Z">
              <w:r w:rsidRPr="007B0F77">
                <w:rPr>
                  <w:rFonts w:ascii="Times New Roman" w:hAnsi="Times New Roman" w:cs="Times New Roman"/>
                  <w:sz w:val="28"/>
                  <w:szCs w:val="28"/>
                  <w:lang w:val="en-US"/>
                  <w:rPrChange w:id="2496" w:author="Airat Shigapov" w:date="2021-10-29T19:55:00Z">
                    <w:rPr>
                      <w:rFonts w:ascii="Times New Roman" w:hAnsi="Times New Roman" w:cs="Times New Roman"/>
                      <w:sz w:val="24"/>
                      <w:szCs w:val="24"/>
                      <w:lang w:val="en-US"/>
                    </w:rPr>
                  </w:rPrChange>
                </w:rPr>
                <w:t>Not Null</w:t>
              </w:r>
            </w:ins>
          </w:p>
        </w:tc>
      </w:tr>
      <w:tr w:rsidR="000427B8" w:rsidRPr="007B0F77" w14:paraId="564B7DDF" w14:textId="77777777" w:rsidTr="00687A9C">
        <w:trPr>
          <w:ins w:id="2497" w:author="Airat Shigapov" w:date="2021-10-29T19:53:00Z"/>
        </w:trPr>
        <w:tc>
          <w:tcPr>
            <w:tcW w:w="926" w:type="dxa"/>
            <w:vAlign w:val="center"/>
          </w:tcPr>
          <w:p w14:paraId="0BE3AB73" w14:textId="77777777" w:rsidR="000427B8" w:rsidRPr="007B0F77" w:rsidRDefault="000427B8" w:rsidP="000427B8">
            <w:pPr>
              <w:spacing w:line="360" w:lineRule="auto"/>
              <w:jc w:val="center"/>
              <w:rPr>
                <w:ins w:id="2498" w:author="Airat Shigapov" w:date="2021-10-29T19:53:00Z"/>
                <w:rFonts w:ascii="Times New Roman" w:hAnsi="Times New Roman" w:cs="Times New Roman"/>
                <w:sz w:val="28"/>
                <w:szCs w:val="28"/>
                <w:lang w:val="en-US"/>
                <w:rPrChange w:id="2499" w:author="Airat Shigapov" w:date="2021-10-29T19:55:00Z">
                  <w:rPr>
                    <w:ins w:id="2500" w:author="Airat Shigapov" w:date="2021-10-29T19:53:00Z"/>
                    <w:rFonts w:ascii="Times New Roman" w:hAnsi="Times New Roman" w:cs="Times New Roman"/>
                    <w:sz w:val="24"/>
                    <w:szCs w:val="24"/>
                    <w:lang w:val="en-US"/>
                  </w:rPr>
                </w:rPrChange>
              </w:rPr>
            </w:pPr>
          </w:p>
        </w:tc>
        <w:tc>
          <w:tcPr>
            <w:tcW w:w="4392" w:type="dxa"/>
            <w:vAlign w:val="center"/>
          </w:tcPr>
          <w:p w14:paraId="3835038A" w14:textId="77777777" w:rsidR="000427B8" w:rsidRPr="007B0F77" w:rsidRDefault="000427B8" w:rsidP="000427B8">
            <w:pPr>
              <w:spacing w:line="360" w:lineRule="auto"/>
              <w:jc w:val="center"/>
              <w:rPr>
                <w:ins w:id="2501" w:author="Airat Shigapov" w:date="2021-10-29T19:53:00Z"/>
                <w:rFonts w:ascii="Times New Roman" w:hAnsi="Times New Roman" w:cs="Times New Roman"/>
                <w:sz w:val="28"/>
                <w:szCs w:val="28"/>
                <w:lang w:val="en-US"/>
                <w:rPrChange w:id="2502" w:author="Airat Shigapov" w:date="2021-10-29T19:55:00Z">
                  <w:rPr>
                    <w:ins w:id="2503" w:author="Airat Shigapov" w:date="2021-10-29T19:53:00Z"/>
                    <w:rFonts w:ascii="Times New Roman" w:hAnsi="Times New Roman" w:cs="Times New Roman"/>
                    <w:sz w:val="24"/>
                    <w:szCs w:val="24"/>
                    <w:lang w:val="en-US"/>
                  </w:rPr>
                </w:rPrChange>
              </w:rPr>
            </w:pPr>
            <w:proofErr w:type="spellStart"/>
            <w:ins w:id="2504" w:author="Airat Shigapov" w:date="2021-10-29T19:53:00Z">
              <w:r w:rsidRPr="007B0F77">
                <w:rPr>
                  <w:rFonts w:ascii="Times New Roman" w:hAnsi="Times New Roman" w:cs="Times New Roman"/>
                  <w:sz w:val="28"/>
                  <w:szCs w:val="28"/>
                  <w:lang w:val="en-US"/>
                  <w:rPrChange w:id="2505" w:author="Airat Shigapov" w:date="2021-10-29T19:55:00Z">
                    <w:rPr>
                      <w:rFonts w:ascii="Times New Roman" w:hAnsi="Times New Roman" w:cs="Times New Roman"/>
                      <w:sz w:val="24"/>
                      <w:szCs w:val="24"/>
                      <w:lang w:val="en-US"/>
                    </w:rPr>
                  </w:rPrChange>
                </w:rPr>
                <w:t>UnitId</w:t>
              </w:r>
              <w:proofErr w:type="spellEnd"/>
            </w:ins>
          </w:p>
        </w:tc>
        <w:tc>
          <w:tcPr>
            <w:tcW w:w="2136" w:type="dxa"/>
            <w:vAlign w:val="center"/>
          </w:tcPr>
          <w:p w14:paraId="64D597C7" w14:textId="77777777" w:rsidR="000427B8" w:rsidRPr="007B0F77" w:rsidRDefault="000427B8" w:rsidP="000427B8">
            <w:pPr>
              <w:spacing w:line="360" w:lineRule="auto"/>
              <w:jc w:val="center"/>
              <w:rPr>
                <w:ins w:id="2506" w:author="Airat Shigapov" w:date="2021-10-29T19:53:00Z"/>
                <w:rFonts w:ascii="Times New Roman" w:hAnsi="Times New Roman" w:cs="Times New Roman"/>
                <w:sz w:val="28"/>
                <w:szCs w:val="28"/>
                <w:lang w:val="en-US"/>
                <w:rPrChange w:id="2507" w:author="Airat Shigapov" w:date="2021-10-29T19:55:00Z">
                  <w:rPr>
                    <w:ins w:id="2508" w:author="Airat Shigapov" w:date="2021-10-29T19:53:00Z"/>
                    <w:rFonts w:ascii="Times New Roman" w:hAnsi="Times New Roman" w:cs="Times New Roman"/>
                    <w:sz w:val="24"/>
                    <w:szCs w:val="24"/>
                    <w:lang w:val="en-US"/>
                  </w:rPr>
                </w:rPrChange>
              </w:rPr>
            </w:pPr>
            <w:ins w:id="2509" w:author="Airat Shigapov" w:date="2021-10-29T19:53:00Z">
              <w:r w:rsidRPr="007B0F77">
                <w:rPr>
                  <w:rFonts w:ascii="Times New Roman" w:hAnsi="Times New Roman" w:cs="Times New Roman"/>
                  <w:sz w:val="28"/>
                  <w:szCs w:val="28"/>
                  <w:lang w:val="en-US"/>
                  <w:rPrChange w:id="2510" w:author="Airat Shigapov" w:date="2021-10-29T19:55:00Z">
                    <w:rPr>
                      <w:rFonts w:ascii="Times New Roman" w:hAnsi="Times New Roman" w:cs="Times New Roman"/>
                      <w:sz w:val="24"/>
                      <w:szCs w:val="24"/>
                      <w:lang w:val="en-US"/>
                    </w:rPr>
                  </w:rPrChange>
                </w:rPr>
                <w:t>int</w:t>
              </w:r>
            </w:ins>
          </w:p>
        </w:tc>
        <w:tc>
          <w:tcPr>
            <w:tcW w:w="1891" w:type="dxa"/>
          </w:tcPr>
          <w:p w14:paraId="712C948B" w14:textId="77777777" w:rsidR="000427B8" w:rsidRPr="007B0F77" w:rsidRDefault="000427B8" w:rsidP="000427B8">
            <w:pPr>
              <w:spacing w:line="360" w:lineRule="auto"/>
              <w:jc w:val="center"/>
              <w:rPr>
                <w:ins w:id="2511" w:author="Airat Shigapov" w:date="2021-10-29T19:53:00Z"/>
                <w:rFonts w:ascii="Times New Roman" w:hAnsi="Times New Roman" w:cs="Times New Roman"/>
                <w:sz w:val="28"/>
                <w:szCs w:val="28"/>
                <w:lang w:val="en-US"/>
                <w:rPrChange w:id="2512" w:author="Airat Shigapov" w:date="2021-10-29T19:55:00Z">
                  <w:rPr>
                    <w:ins w:id="2513" w:author="Airat Shigapov" w:date="2021-10-29T19:53:00Z"/>
                    <w:rFonts w:ascii="Times New Roman" w:hAnsi="Times New Roman" w:cs="Times New Roman"/>
                    <w:sz w:val="24"/>
                    <w:szCs w:val="24"/>
                    <w:lang w:val="en-US"/>
                  </w:rPr>
                </w:rPrChange>
              </w:rPr>
            </w:pPr>
            <w:ins w:id="2514" w:author="Airat Shigapov" w:date="2021-10-29T19:53:00Z">
              <w:r w:rsidRPr="007B0F77">
                <w:rPr>
                  <w:rFonts w:ascii="Times New Roman" w:hAnsi="Times New Roman" w:cs="Times New Roman"/>
                  <w:sz w:val="28"/>
                  <w:szCs w:val="28"/>
                  <w:lang w:val="en-US"/>
                  <w:rPrChange w:id="2515" w:author="Airat Shigapov" w:date="2021-10-29T19:55:00Z">
                    <w:rPr>
                      <w:rFonts w:ascii="Times New Roman" w:hAnsi="Times New Roman" w:cs="Times New Roman"/>
                      <w:sz w:val="24"/>
                      <w:szCs w:val="24"/>
                      <w:lang w:val="en-US"/>
                    </w:rPr>
                  </w:rPrChange>
                </w:rPr>
                <w:t>Not Null</w:t>
              </w:r>
            </w:ins>
          </w:p>
        </w:tc>
      </w:tr>
      <w:tr w:rsidR="000427B8" w:rsidRPr="007B0F77" w14:paraId="49C50D95" w14:textId="77777777" w:rsidTr="00687A9C">
        <w:trPr>
          <w:ins w:id="2516" w:author="Airat Shigapov" w:date="2021-10-29T19:53:00Z"/>
        </w:trPr>
        <w:tc>
          <w:tcPr>
            <w:tcW w:w="926" w:type="dxa"/>
            <w:vAlign w:val="center"/>
          </w:tcPr>
          <w:p w14:paraId="2928CB13" w14:textId="77777777" w:rsidR="000427B8" w:rsidRPr="007B0F77" w:rsidRDefault="000427B8" w:rsidP="000427B8">
            <w:pPr>
              <w:spacing w:line="360" w:lineRule="auto"/>
              <w:jc w:val="center"/>
              <w:rPr>
                <w:ins w:id="2517" w:author="Airat Shigapov" w:date="2021-10-29T19:53:00Z"/>
                <w:rFonts w:ascii="Times New Roman" w:hAnsi="Times New Roman" w:cs="Times New Roman"/>
                <w:sz w:val="28"/>
                <w:szCs w:val="28"/>
                <w:lang w:val="en-US"/>
                <w:rPrChange w:id="2518" w:author="Airat Shigapov" w:date="2021-10-29T19:55:00Z">
                  <w:rPr>
                    <w:ins w:id="2519" w:author="Airat Shigapov" w:date="2021-10-29T19:53:00Z"/>
                    <w:rFonts w:ascii="Times New Roman" w:hAnsi="Times New Roman" w:cs="Times New Roman"/>
                    <w:sz w:val="24"/>
                    <w:szCs w:val="24"/>
                    <w:lang w:val="en-US"/>
                  </w:rPr>
                </w:rPrChange>
              </w:rPr>
            </w:pPr>
          </w:p>
        </w:tc>
        <w:tc>
          <w:tcPr>
            <w:tcW w:w="4392" w:type="dxa"/>
            <w:vAlign w:val="center"/>
          </w:tcPr>
          <w:p w14:paraId="1D03636F" w14:textId="77777777" w:rsidR="000427B8" w:rsidRPr="007B0F77" w:rsidRDefault="000427B8" w:rsidP="000427B8">
            <w:pPr>
              <w:spacing w:line="360" w:lineRule="auto"/>
              <w:jc w:val="center"/>
              <w:rPr>
                <w:ins w:id="2520" w:author="Airat Shigapov" w:date="2021-10-29T19:53:00Z"/>
                <w:rFonts w:ascii="Times New Roman" w:hAnsi="Times New Roman" w:cs="Times New Roman"/>
                <w:sz w:val="28"/>
                <w:szCs w:val="28"/>
                <w:lang w:val="en-US"/>
                <w:rPrChange w:id="2521" w:author="Airat Shigapov" w:date="2021-10-29T19:55:00Z">
                  <w:rPr>
                    <w:ins w:id="2522" w:author="Airat Shigapov" w:date="2021-10-29T19:53:00Z"/>
                    <w:rFonts w:ascii="Times New Roman" w:hAnsi="Times New Roman" w:cs="Times New Roman"/>
                    <w:sz w:val="24"/>
                    <w:szCs w:val="24"/>
                    <w:lang w:val="en-US"/>
                  </w:rPr>
                </w:rPrChange>
              </w:rPr>
            </w:pPr>
            <w:ins w:id="2523" w:author="Airat Shigapov" w:date="2021-10-29T19:53:00Z">
              <w:r w:rsidRPr="007B0F77">
                <w:rPr>
                  <w:rFonts w:ascii="Times New Roman" w:hAnsi="Times New Roman" w:cs="Times New Roman"/>
                  <w:sz w:val="28"/>
                  <w:szCs w:val="28"/>
                  <w:lang w:val="en-US"/>
                  <w:rPrChange w:id="2524" w:author="Airat Shigapov" w:date="2021-10-29T19:55:00Z">
                    <w:rPr>
                      <w:rFonts w:ascii="Times New Roman" w:hAnsi="Times New Roman" w:cs="Times New Roman"/>
                      <w:sz w:val="24"/>
                      <w:szCs w:val="24"/>
                      <w:lang w:val="en-US"/>
                    </w:rPr>
                  </w:rPrChange>
                </w:rPr>
                <w:t>Description</w:t>
              </w:r>
            </w:ins>
          </w:p>
        </w:tc>
        <w:tc>
          <w:tcPr>
            <w:tcW w:w="2136" w:type="dxa"/>
            <w:vAlign w:val="center"/>
          </w:tcPr>
          <w:p w14:paraId="260A5066" w14:textId="77777777" w:rsidR="000427B8" w:rsidRPr="007B0F77" w:rsidRDefault="000427B8" w:rsidP="000427B8">
            <w:pPr>
              <w:spacing w:line="360" w:lineRule="auto"/>
              <w:jc w:val="center"/>
              <w:rPr>
                <w:ins w:id="2525" w:author="Airat Shigapov" w:date="2021-10-29T19:53:00Z"/>
                <w:rFonts w:ascii="Times New Roman" w:hAnsi="Times New Roman" w:cs="Times New Roman"/>
                <w:sz w:val="28"/>
                <w:szCs w:val="28"/>
                <w:lang w:val="en-US"/>
                <w:rPrChange w:id="2526" w:author="Airat Shigapov" w:date="2021-10-29T19:55:00Z">
                  <w:rPr>
                    <w:ins w:id="2527" w:author="Airat Shigapov" w:date="2021-10-29T19:53:00Z"/>
                    <w:rFonts w:ascii="Times New Roman" w:hAnsi="Times New Roman" w:cs="Times New Roman"/>
                    <w:sz w:val="24"/>
                    <w:szCs w:val="24"/>
                    <w:lang w:val="en-US"/>
                  </w:rPr>
                </w:rPrChange>
              </w:rPr>
            </w:pPr>
            <w:proofErr w:type="spellStart"/>
            <w:proofErr w:type="gramStart"/>
            <w:ins w:id="2528" w:author="Airat Shigapov" w:date="2021-10-29T19:53:00Z">
              <w:r w:rsidRPr="007B0F77">
                <w:rPr>
                  <w:rFonts w:ascii="Times New Roman" w:hAnsi="Times New Roman" w:cs="Times New Roman"/>
                  <w:sz w:val="28"/>
                  <w:szCs w:val="28"/>
                  <w:lang w:val="en-US"/>
                  <w:rPrChange w:id="2529" w:author="Airat Shigapov" w:date="2021-10-29T19:55:00Z">
                    <w:rPr>
                      <w:rFonts w:ascii="Times New Roman" w:hAnsi="Times New Roman" w:cs="Times New Roman"/>
                      <w:sz w:val="24"/>
                      <w:szCs w:val="24"/>
                      <w:lang w:val="en-US"/>
                    </w:rPr>
                  </w:rPrChange>
                </w:rPr>
                <w:t>nvarchar</w:t>
              </w:r>
              <w:proofErr w:type="spellEnd"/>
              <w:r w:rsidRPr="007B0F77">
                <w:rPr>
                  <w:rFonts w:ascii="Times New Roman" w:hAnsi="Times New Roman" w:cs="Times New Roman"/>
                  <w:sz w:val="28"/>
                  <w:szCs w:val="28"/>
                  <w:lang w:val="en-US"/>
                  <w:rPrChange w:id="2530" w:author="Airat Shigapov" w:date="2021-10-29T19:55:00Z">
                    <w:rPr>
                      <w:rFonts w:ascii="Times New Roman" w:hAnsi="Times New Roman" w:cs="Times New Roman"/>
                      <w:sz w:val="24"/>
                      <w:szCs w:val="24"/>
                      <w:lang w:val="en-US"/>
                    </w:rPr>
                  </w:rPrChange>
                </w:rPr>
                <w:t>(</w:t>
              </w:r>
              <w:proofErr w:type="gramEnd"/>
              <w:r w:rsidRPr="007B0F77">
                <w:rPr>
                  <w:rFonts w:ascii="Times New Roman" w:hAnsi="Times New Roman" w:cs="Times New Roman"/>
                  <w:sz w:val="28"/>
                  <w:szCs w:val="28"/>
                  <w:lang w:val="en-US"/>
                  <w:rPrChange w:id="2531" w:author="Airat Shigapov" w:date="2021-10-29T19:55:00Z">
                    <w:rPr>
                      <w:rFonts w:ascii="Times New Roman" w:hAnsi="Times New Roman" w:cs="Times New Roman"/>
                      <w:sz w:val="24"/>
                      <w:szCs w:val="24"/>
                      <w:lang w:val="en-US"/>
                    </w:rPr>
                  </w:rPrChange>
                </w:rPr>
                <w:t>MAX)</w:t>
              </w:r>
            </w:ins>
          </w:p>
        </w:tc>
        <w:tc>
          <w:tcPr>
            <w:tcW w:w="1891" w:type="dxa"/>
          </w:tcPr>
          <w:p w14:paraId="74BB1FEF" w14:textId="77777777" w:rsidR="000427B8" w:rsidRPr="007B0F77" w:rsidRDefault="000427B8" w:rsidP="000427B8">
            <w:pPr>
              <w:spacing w:line="360" w:lineRule="auto"/>
              <w:jc w:val="center"/>
              <w:rPr>
                <w:ins w:id="2532" w:author="Airat Shigapov" w:date="2021-10-29T19:53:00Z"/>
                <w:rFonts w:ascii="Times New Roman" w:hAnsi="Times New Roman" w:cs="Times New Roman"/>
                <w:sz w:val="28"/>
                <w:szCs w:val="28"/>
                <w:lang w:val="en-US"/>
                <w:rPrChange w:id="2533" w:author="Airat Shigapov" w:date="2021-10-29T19:55:00Z">
                  <w:rPr>
                    <w:ins w:id="2534" w:author="Airat Shigapov" w:date="2021-10-29T19:53:00Z"/>
                    <w:rFonts w:ascii="Times New Roman" w:hAnsi="Times New Roman" w:cs="Times New Roman"/>
                    <w:sz w:val="24"/>
                    <w:szCs w:val="24"/>
                    <w:lang w:val="en-US"/>
                  </w:rPr>
                </w:rPrChange>
              </w:rPr>
            </w:pPr>
            <w:ins w:id="2535" w:author="Airat Shigapov" w:date="2021-10-29T19:53:00Z">
              <w:r w:rsidRPr="007B0F77">
                <w:rPr>
                  <w:rFonts w:ascii="Times New Roman" w:hAnsi="Times New Roman" w:cs="Times New Roman"/>
                  <w:sz w:val="28"/>
                  <w:szCs w:val="28"/>
                  <w:lang w:val="en-US"/>
                  <w:rPrChange w:id="2536" w:author="Airat Shigapov" w:date="2021-10-29T19:55:00Z">
                    <w:rPr>
                      <w:rFonts w:ascii="Times New Roman" w:hAnsi="Times New Roman" w:cs="Times New Roman"/>
                      <w:sz w:val="24"/>
                      <w:szCs w:val="24"/>
                      <w:lang w:val="en-US"/>
                    </w:rPr>
                  </w:rPrChange>
                </w:rPr>
                <w:t>Null</w:t>
              </w:r>
            </w:ins>
          </w:p>
        </w:tc>
      </w:tr>
      <w:tr w:rsidR="00916F70" w:rsidRPr="007B0F77" w14:paraId="25B2B3E1" w14:textId="77777777" w:rsidTr="00687A9C">
        <w:trPr>
          <w:ins w:id="2537" w:author="Airat Shigapov" w:date="2021-10-29T20:01:00Z"/>
        </w:trPr>
        <w:tc>
          <w:tcPr>
            <w:tcW w:w="926" w:type="dxa"/>
            <w:vAlign w:val="center"/>
          </w:tcPr>
          <w:p w14:paraId="6A869C31" w14:textId="77777777" w:rsidR="00916F70" w:rsidRPr="007B0F77" w:rsidRDefault="00916F70" w:rsidP="000427B8">
            <w:pPr>
              <w:spacing w:line="360" w:lineRule="auto"/>
              <w:jc w:val="center"/>
              <w:rPr>
                <w:ins w:id="2538" w:author="Airat Shigapov" w:date="2021-10-29T20:01:00Z"/>
                <w:rFonts w:ascii="Times New Roman" w:hAnsi="Times New Roman" w:cs="Times New Roman"/>
                <w:sz w:val="28"/>
                <w:szCs w:val="28"/>
                <w:lang w:val="en-US"/>
              </w:rPr>
            </w:pPr>
          </w:p>
        </w:tc>
        <w:tc>
          <w:tcPr>
            <w:tcW w:w="4392" w:type="dxa"/>
            <w:vAlign w:val="center"/>
          </w:tcPr>
          <w:p w14:paraId="4922E50F" w14:textId="6DB54169" w:rsidR="00916F70" w:rsidRPr="007B0F77" w:rsidRDefault="00916F70" w:rsidP="000427B8">
            <w:pPr>
              <w:spacing w:line="360" w:lineRule="auto"/>
              <w:jc w:val="center"/>
              <w:rPr>
                <w:ins w:id="2539" w:author="Airat Shigapov" w:date="2021-10-29T20:01:00Z"/>
                <w:rFonts w:ascii="Times New Roman" w:hAnsi="Times New Roman" w:cs="Times New Roman"/>
                <w:sz w:val="28"/>
                <w:szCs w:val="28"/>
                <w:lang w:val="en-US"/>
              </w:rPr>
            </w:pPr>
            <w:proofErr w:type="spellStart"/>
            <w:ins w:id="2540" w:author="Airat Shigapov" w:date="2021-10-29T20:01:00Z">
              <w:r>
                <w:rPr>
                  <w:rFonts w:ascii="Times New Roman" w:hAnsi="Times New Roman" w:cs="Times New Roman"/>
                  <w:sz w:val="28"/>
                  <w:szCs w:val="28"/>
                  <w:lang w:val="en-US"/>
                </w:rPr>
                <w:t>IsActive</w:t>
              </w:r>
              <w:proofErr w:type="spellEnd"/>
            </w:ins>
          </w:p>
        </w:tc>
        <w:tc>
          <w:tcPr>
            <w:tcW w:w="2136" w:type="dxa"/>
            <w:vAlign w:val="center"/>
          </w:tcPr>
          <w:p w14:paraId="5ABA4172" w14:textId="1285C298" w:rsidR="00916F70" w:rsidRPr="007B0F77" w:rsidRDefault="00817113" w:rsidP="000427B8">
            <w:pPr>
              <w:spacing w:line="360" w:lineRule="auto"/>
              <w:jc w:val="center"/>
              <w:rPr>
                <w:ins w:id="2541" w:author="Airat Shigapov" w:date="2021-10-29T20:01:00Z"/>
                <w:rFonts w:ascii="Times New Roman" w:hAnsi="Times New Roman" w:cs="Times New Roman"/>
                <w:sz w:val="28"/>
                <w:szCs w:val="28"/>
                <w:lang w:val="en-US"/>
              </w:rPr>
            </w:pPr>
            <w:ins w:id="2542" w:author="Airat Shigapov" w:date="2021-10-29T20:01:00Z">
              <w:r>
                <w:rPr>
                  <w:rFonts w:ascii="Times New Roman" w:hAnsi="Times New Roman" w:cs="Times New Roman"/>
                  <w:sz w:val="28"/>
                  <w:szCs w:val="28"/>
                  <w:lang w:val="en-US"/>
                </w:rPr>
                <w:t>bit</w:t>
              </w:r>
            </w:ins>
          </w:p>
        </w:tc>
        <w:tc>
          <w:tcPr>
            <w:tcW w:w="1891" w:type="dxa"/>
          </w:tcPr>
          <w:p w14:paraId="366D99D1" w14:textId="4A7FCA50" w:rsidR="00916F70" w:rsidRPr="007B0F77" w:rsidRDefault="00817113" w:rsidP="000427B8">
            <w:pPr>
              <w:spacing w:line="360" w:lineRule="auto"/>
              <w:jc w:val="center"/>
              <w:rPr>
                <w:ins w:id="2543" w:author="Airat Shigapov" w:date="2021-10-29T20:01:00Z"/>
                <w:rFonts w:ascii="Times New Roman" w:hAnsi="Times New Roman" w:cs="Times New Roman"/>
                <w:sz w:val="28"/>
                <w:szCs w:val="28"/>
                <w:lang w:val="en-US"/>
              </w:rPr>
            </w:pPr>
            <w:ins w:id="2544" w:author="Airat Shigapov" w:date="2021-10-29T20:02:00Z">
              <w:r>
                <w:rPr>
                  <w:rFonts w:ascii="Times New Roman" w:hAnsi="Times New Roman" w:cs="Times New Roman"/>
                  <w:sz w:val="28"/>
                  <w:szCs w:val="28"/>
                  <w:lang w:val="en-US"/>
                </w:rPr>
                <w:t>Not Null</w:t>
              </w:r>
            </w:ins>
          </w:p>
        </w:tc>
      </w:tr>
    </w:tbl>
    <w:p w14:paraId="27A6ED6A" w14:textId="4FE08980" w:rsidR="000427B8" w:rsidRPr="00D50DB0" w:rsidRDefault="00A67788">
      <w:pPr>
        <w:spacing w:before="120" w:after="0" w:line="360" w:lineRule="auto"/>
        <w:jc w:val="center"/>
        <w:rPr>
          <w:ins w:id="2545" w:author="Airat Shigapov" w:date="2021-10-29T19:53:00Z"/>
          <w:rFonts w:ascii="Times New Roman" w:hAnsi="Times New Roman" w:cs="Times New Roman"/>
          <w:sz w:val="28"/>
          <w:szCs w:val="28"/>
          <w:lang w:val="en-US"/>
          <w:rPrChange w:id="2546" w:author="Airat Shigapov" w:date="2021-10-29T20:12:00Z">
            <w:rPr>
              <w:ins w:id="2547" w:author="Airat Shigapov" w:date="2021-10-29T19:53:00Z"/>
            </w:rPr>
          </w:rPrChange>
        </w:rPr>
        <w:pPrChange w:id="2548" w:author="Airat Shigapov" w:date="2021-10-29T20:12:00Z">
          <w:pPr/>
        </w:pPrChange>
      </w:pPr>
      <w:ins w:id="2549" w:author="Airat Shigapov" w:date="2021-10-29T19:59:00Z">
        <w:r>
          <w:rPr>
            <w:rFonts w:ascii="Times New Roman" w:hAnsi="Times New Roman" w:cs="Times New Roman"/>
            <w:sz w:val="28"/>
            <w:szCs w:val="28"/>
          </w:rPr>
          <w:t>Таблица 3.</w:t>
        </w:r>
      </w:ins>
      <w:ins w:id="2550" w:author="Airat Shigapov" w:date="2021-10-29T20:02:00Z">
        <w:r w:rsidR="00817113">
          <w:rPr>
            <w:rFonts w:ascii="Times New Roman" w:hAnsi="Times New Roman" w:cs="Times New Roman"/>
            <w:sz w:val="28"/>
            <w:szCs w:val="28"/>
            <w:lang w:val="en-US"/>
          </w:rPr>
          <w:t>7</w:t>
        </w:r>
      </w:ins>
      <w:ins w:id="2551" w:author="Airat Shigapov" w:date="2021-10-29T19:59:00Z">
        <w:r>
          <w:rPr>
            <w:rFonts w:ascii="Times New Roman" w:hAnsi="Times New Roman" w:cs="Times New Roman"/>
            <w:sz w:val="28"/>
            <w:szCs w:val="28"/>
          </w:rPr>
          <w:t xml:space="preserve"> Таблица </w:t>
        </w:r>
      </w:ins>
      <w:ins w:id="2552" w:author="Airat Shigapov" w:date="2021-10-29T20:01:00Z">
        <w:r w:rsidR="00916F70">
          <w:rPr>
            <w:rFonts w:ascii="Times New Roman" w:hAnsi="Times New Roman" w:cs="Times New Roman"/>
            <w:sz w:val="28"/>
            <w:szCs w:val="28"/>
            <w:lang w:val="en-US"/>
          </w:rPr>
          <w:t>Good</w:t>
        </w:r>
      </w:ins>
    </w:p>
    <w:p w14:paraId="24FA8F0A" w14:textId="553D3DBB" w:rsidR="0053714C" w:rsidRPr="00687A9C" w:rsidRDefault="0053714C">
      <w:pPr>
        <w:spacing w:before="120" w:after="0" w:line="360" w:lineRule="auto"/>
        <w:ind w:firstLine="709"/>
        <w:rPr>
          <w:ins w:id="2553" w:author="Airat Shigapov" w:date="2021-10-29T20:10:00Z"/>
          <w:rFonts w:ascii="Times New Roman" w:hAnsi="Times New Roman" w:cs="Times New Roman"/>
          <w:sz w:val="28"/>
          <w:szCs w:val="28"/>
        </w:rPr>
        <w:pPrChange w:id="2554" w:author="Airat Shigapov" w:date="2021-10-29T20:13:00Z">
          <w:pPr>
            <w:spacing w:after="0" w:line="360" w:lineRule="auto"/>
            <w:ind w:firstLine="708"/>
          </w:pPr>
        </w:pPrChange>
      </w:pPr>
      <w:ins w:id="2555" w:author="Airat Shigapov" w:date="2021-10-29T20:10:00Z">
        <w:r>
          <w:rPr>
            <w:rFonts w:ascii="Times New Roman" w:hAnsi="Times New Roman" w:cs="Times New Roman"/>
            <w:sz w:val="28"/>
            <w:szCs w:val="28"/>
          </w:rPr>
          <w:t xml:space="preserve">Таблица </w:t>
        </w:r>
      </w:ins>
      <w:ins w:id="2556" w:author="Airat Shigapov" w:date="2021-10-29T20:11:00Z">
        <w:r w:rsidR="007E5706">
          <w:rPr>
            <w:rFonts w:ascii="Times New Roman" w:hAnsi="Times New Roman" w:cs="Times New Roman"/>
            <w:sz w:val="28"/>
            <w:szCs w:val="28"/>
            <w:lang w:val="en-US"/>
          </w:rPr>
          <w:t>Sale</w:t>
        </w:r>
      </w:ins>
      <w:ins w:id="2557" w:author="Airat Shigapov" w:date="2021-10-29T20:10:00Z">
        <w:r w:rsidRPr="00687A9C">
          <w:rPr>
            <w:rFonts w:ascii="Times New Roman" w:hAnsi="Times New Roman" w:cs="Times New Roman"/>
            <w:sz w:val="28"/>
            <w:szCs w:val="28"/>
          </w:rPr>
          <w:t xml:space="preserve"> </w:t>
        </w:r>
        <w:r>
          <w:rPr>
            <w:rFonts w:ascii="Times New Roman" w:hAnsi="Times New Roman" w:cs="Times New Roman"/>
            <w:sz w:val="28"/>
            <w:szCs w:val="28"/>
          </w:rPr>
          <w:t>описывает товарные накладные (Рисунок 3.</w:t>
        </w:r>
      </w:ins>
      <w:ins w:id="2558" w:author="Airat Shigapov" w:date="2021-10-29T20:11:00Z">
        <w:r w:rsidR="007E5706" w:rsidRPr="007E5706">
          <w:rPr>
            <w:rFonts w:ascii="Times New Roman" w:hAnsi="Times New Roman" w:cs="Times New Roman"/>
            <w:sz w:val="28"/>
            <w:szCs w:val="28"/>
            <w:rPrChange w:id="2559" w:author="Airat Shigapov" w:date="2021-10-29T20:11:00Z">
              <w:rPr>
                <w:rFonts w:ascii="Times New Roman" w:hAnsi="Times New Roman" w:cs="Times New Roman"/>
                <w:sz w:val="28"/>
                <w:szCs w:val="28"/>
                <w:lang w:val="en-US"/>
              </w:rPr>
            </w:rPrChange>
          </w:rPr>
          <w:t>8</w:t>
        </w:r>
      </w:ins>
      <w:ins w:id="2560" w:author="Airat Shigapov" w:date="2021-10-29T20:10:00Z">
        <w:r>
          <w:rPr>
            <w:rFonts w:ascii="Times New Roman" w:hAnsi="Times New Roman" w:cs="Times New Roman"/>
            <w:sz w:val="28"/>
            <w:szCs w:val="28"/>
          </w:rPr>
          <w:t>).</w:t>
        </w:r>
      </w:ins>
    </w:p>
    <w:tbl>
      <w:tblPr>
        <w:tblStyle w:val="a9"/>
        <w:tblW w:w="0" w:type="auto"/>
        <w:tblLook w:val="04A0" w:firstRow="1" w:lastRow="0" w:firstColumn="1" w:lastColumn="0" w:noHBand="0" w:noVBand="1"/>
      </w:tblPr>
      <w:tblGrid>
        <w:gridCol w:w="926"/>
        <w:gridCol w:w="4392"/>
        <w:gridCol w:w="2136"/>
        <w:gridCol w:w="1891"/>
      </w:tblGrid>
      <w:tr w:rsidR="000427B8" w:rsidRPr="007B0F77" w14:paraId="1E99A3C0" w14:textId="77777777" w:rsidTr="00687A9C">
        <w:trPr>
          <w:ins w:id="2561" w:author="Airat Shigapov" w:date="2021-10-29T19:53:00Z"/>
        </w:trPr>
        <w:tc>
          <w:tcPr>
            <w:tcW w:w="926" w:type="dxa"/>
            <w:vAlign w:val="center"/>
          </w:tcPr>
          <w:p w14:paraId="67149030" w14:textId="77777777" w:rsidR="000427B8" w:rsidRPr="007B0F77" w:rsidRDefault="000427B8" w:rsidP="000427B8">
            <w:pPr>
              <w:spacing w:line="360" w:lineRule="auto"/>
              <w:jc w:val="center"/>
              <w:rPr>
                <w:ins w:id="2562" w:author="Airat Shigapov" w:date="2021-10-29T19:53:00Z"/>
                <w:rFonts w:ascii="Times New Roman" w:hAnsi="Times New Roman" w:cs="Times New Roman"/>
                <w:sz w:val="28"/>
                <w:szCs w:val="28"/>
                <w:rPrChange w:id="2563" w:author="Airat Shigapov" w:date="2021-10-29T19:55:00Z">
                  <w:rPr>
                    <w:ins w:id="2564" w:author="Airat Shigapov" w:date="2021-10-29T19:53:00Z"/>
                    <w:rFonts w:ascii="Times New Roman" w:hAnsi="Times New Roman" w:cs="Times New Roman"/>
                    <w:sz w:val="24"/>
                    <w:szCs w:val="24"/>
                  </w:rPr>
                </w:rPrChange>
              </w:rPr>
            </w:pPr>
            <w:ins w:id="2565" w:author="Airat Shigapov" w:date="2021-10-29T19:53:00Z">
              <w:r w:rsidRPr="007B0F77">
                <w:rPr>
                  <w:rFonts w:ascii="Times New Roman" w:hAnsi="Times New Roman" w:cs="Times New Roman"/>
                  <w:sz w:val="28"/>
                  <w:szCs w:val="28"/>
                  <w:rPrChange w:id="2566" w:author="Airat Shigapov" w:date="2021-10-29T19:55:00Z">
                    <w:rPr>
                      <w:rFonts w:ascii="Times New Roman" w:hAnsi="Times New Roman" w:cs="Times New Roman"/>
                      <w:sz w:val="24"/>
                      <w:szCs w:val="24"/>
                    </w:rPr>
                  </w:rPrChange>
                </w:rPr>
                <w:t>Ключ</w:t>
              </w:r>
            </w:ins>
          </w:p>
        </w:tc>
        <w:tc>
          <w:tcPr>
            <w:tcW w:w="4392" w:type="dxa"/>
            <w:vAlign w:val="center"/>
          </w:tcPr>
          <w:p w14:paraId="1AEC6FE2" w14:textId="77777777" w:rsidR="000427B8" w:rsidRPr="007B0F77" w:rsidRDefault="000427B8" w:rsidP="000427B8">
            <w:pPr>
              <w:spacing w:line="360" w:lineRule="auto"/>
              <w:jc w:val="center"/>
              <w:rPr>
                <w:ins w:id="2567" w:author="Airat Shigapov" w:date="2021-10-29T19:53:00Z"/>
                <w:rFonts w:ascii="Times New Roman" w:hAnsi="Times New Roman" w:cs="Times New Roman"/>
                <w:sz w:val="28"/>
                <w:szCs w:val="28"/>
                <w:rPrChange w:id="2568" w:author="Airat Shigapov" w:date="2021-10-29T19:55:00Z">
                  <w:rPr>
                    <w:ins w:id="2569" w:author="Airat Shigapov" w:date="2021-10-29T19:53:00Z"/>
                    <w:rFonts w:ascii="Times New Roman" w:hAnsi="Times New Roman" w:cs="Times New Roman"/>
                    <w:sz w:val="24"/>
                    <w:szCs w:val="24"/>
                  </w:rPr>
                </w:rPrChange>
              </w:rPr>
            </w:pPr>
            <w:ins w:id="2570" w:author="Airat Shigapov" w:date="2021-10-29T19:53:00Z">
              <w:r w:rsidRPr="007B0F77">
                <w:rPr>
                  <w:rFonts w:ascii="Times New Roman" w:hAnsi="Times New Roman" w:cs="Times New Roman"/>
                  <w:sz w:val="28"/>
                  <w:szCs w:val="28"/>
                  <w:rPrChange w:id="2571" w:author="Airat Shigapov" w:date="2021-10-29T19:55:00Z">
                    <w:rPr>
                      <w:rFonts w:ascii="Times New Roman" w:hAnsi="Times New Roman" w:cs="Times New Roman"/>
                      <w:sz w:val="24"/>
                      <w:szCs w:val="24"/>
                    </w:rPr>
                  </w:rPrChange>
                </w:rPr>
                <w:t>Наименование</w:t>
              </w:r>
            </w:ins>
          </w:p>
        </w:tc>
        <w:tc>
          <w:tcPr>
            <w:tcW w:w="2136" w:type="dxa"/>
            <w:vAlign w:val="center"/>
          </w:tcPr>
          <w:p w14:paraId="7B8D00E6" w14:textId="77777777" w:rsidR="000427B8" w:rsidRPr="007B0F77" w:rsidRDefault="000427B8" w:rsidP="000427B8">
            <w:pPr>
              <w:spacing w:line="360" w:lineRule="auto"/>
              <w:jc w:val="center"/>
              <w:rPr>
                <w:ins w:id="2572" w:author="Airat Shigapov" w:date="2021-10-29T19:53:00Z"/>
                <w:rFonts w:ascii="Times New Roman" w:hAnsi="Times New Roman" w:cs="Times New Roman"/>
                <w:sz w:val="28"/>
                <w:szCs w:val="28"/>
                <w:rPrChange w:id="2573" w:author="Airat Shigapov" w:date="2021-10-29T19:55:00Z">
                  <w:rPr>
                    <w:ins w:id="2574" w:author="Airat Shigapov" w:date="2021-10-29T19:53:00Z"/>
                    <w:rFonts w:ascii="Times New Roman" w:hAnsi="Times New Roman" w:cs="Times New Roman"/>
                    <w:sz w:val="24"/>
                    <w:szCs w:val="24"/>
                  </w:rPr>
                </w:rPrChange>
              </w:rPr>
            </w:pPr>
            <w:ins w:id="2575" w:author="Airat Shigapov" w:date="2021-10-29T19:53:00Z">
              <w:r w:rsidRPr="007B0F77">
                <w:rPr>
                  <w:rFonts w:ascii="Times New Roman" w:hAnsi="Times New Roman" w:cs="Times New Roman"/>
                  <w:sz w:val="28"/>
                  <w:szCs w:val="28"/>
                  <w:rPrChange w:id="2576" w:author="Airat Shigapov" w:date="2021-10-29T19:55:00Z">
                    <w:rPr>
                      <w:rFonts w:ascii="Times New Roman" w:hAnsi="Times New Roman" w:cs="Times New Roman"/>
                      <w:sz w:val="24"/>
                      <w:szCs w:val="24"/>
                    </w:rPr>
                  </w:rPrChange>
                </w:rPr>
                <w:t>Тип данных</w:t>
              </w:r>
            </w:ins>
          </w:p>
        </w:tc>
        <w:tc>
          <w:tcPr>
            <w:tcW w:w="1891" w:type="dxa"/>
          </w:tcPr>
          <w:p w14:paraId="6B68628D" w14:textId="77777777" w:rsidR="000427B8" w:rsidRPr="007B0F77" w:rsidRDefault="000427B8" w:rsidP="000427B8">
            <w:pPr>
              <w:spacing w:line="360" w:lineRule="auto"/>
              <w:jc w:val="center"/>
              <w:rPr>
                <w:ins w:id="2577" w:author="Airat Shigapov" w:date="2021-10-29T19:53:00Z"/>
                <w:rFonts w:ascii="Times New Roman" w:hAnsi="Times New Roman" w:cs="Times New Roman"/>
                <w:sz w:val="28"/>
                <w:szCs w:val="28"/>
                <w:rPrChange w:id="2578" w:author="Airat Shigapov" w:date="2021-10-29T19:55:00Z">
                  <w:rPr>
                    <w:ins w:id="2579" w:author="Airat Shigapov" w:date="2021-10-29T19:53:00Z"/>
                    <w:rFonts w:ascii="Times New Roman" w:hAnsi="Times New Roman" w:cs="Times New Roman"/>
                    <w:sz w:val="24"/>
                    <w:szCs w:val="24"/>
                  </w:rPr>
                </w:rPrChange>
              </w:rPr>
            </w:pPr>
            <w:ins w:id="2580" w:author="Airat Shigapov" w:date="2021-10-29T19:53:00Z">
              <w:r w:rsidRPr="007B0F77">
                <w:rPr>
                  <w:rFonts w:ascii="Times New Roman" w:hAnsi="Times New Roman" w:cs="Times New Roman"/>
                  <w:sz w:val="28"/>
                  <w:szCs w:val="28"/>
                  <w:rPrChange w:id="2581" w:author="Airat Shigapov" w:date="2021-10-29T19:55:00Z">
                    <w:rPr>
                      <w:rFonts w:ascii="Times New Roman" w:hAnsi="Times New Roman" w:cs="Times New Roman"/>
                      <w:sz w:val="24"/>
                      <w:szCs w:val="24"/>
                    </w:rPr>
                  </w:rPrChange>
                </w:rPr>
                <w:t>Не пусто</w:t>
              </w:r>
            </w:ins>
          </w:p>
        </w:tc>
      </w:tr>
      <w:tr w:rsidR="000427B8" w:rsidRPr="007B0F77" w14:paraId="50CEC5D9" w14:textId="77777777" w:rsidTr="00687A9C">
        <w:trPr>
          <w:ins w:id="2582" w:author="Airat Shigapov" w:date="2021-10-29T19:53:00Z"/>
        </w:trPr>
        <w:tc>
          <w:tcPr>
            <w:tcW w:w="926" w:type="dxa"/>
            <w:vAlign w:val="center"/>
          </w:tcPr>
          <w:p w14:paraId="072BBF37" w14:textId="77777777" w:rsidR="000427B8" w:rsidRPr="007B0F77" w:rsidRDefault="000427B8" w:rsidP="000427B8">
            <w:pPr>
              <w:spacing w:line="360" w:lineRule="auto"/>
              <w:jc w:val="center"/>
              <w:rPr>
                <w:ins w:id="2583" w:author="Airat Shigapov" w:date="2021-10-29T19:53:00Z"/>
                <w:rFonts w:ascii="Times New Roman" w:hAnsi="Times New Roman" w:cs="Times New Roman"/>
                <w:sz w:val="28"/>
                <w:szCs w:val="28"/>
                <w:lang w:val="en-US"/>
                <w:rPrChange w:id="2584" w:author="Airat Shigapov" w:date="2021-10-29T19:55:00Z">
                  <w:rPr>
                    <w:ins w:id="2585" w:author="Airat Shigapov" w:date="2021-10-29T19:53:00Z"/>
                    <w:rFonts w:ascii="Times New Roman" w:hAnsi="Times New Roman" w:cs="Times New Roman"/>
                    <w:sz w:val="24"/>
                    <w:szCs w:val="24"/>
                    <w:lang w:val="en-US"/>
                  </w:rPr>
                </w:rPrChange>
              </w:rPr>
            </w:pPr>
            <w:ins w:id="2586" w:author="Airat Shigapov" w:date="2021-10-29T19:53:00Z">
              <w:r w:rsidRPr="007B0F77">
                <w:rPr>
                  <w:rFonts w:ascii="Times New Roman" w:hAnsi="Times New Roman" w:cs="Times New Roman"/>
                  <w:sz w:val="28"/>
                  <w:szCs w:val="28"/>
                  <w:lang w:val="en-US"/>
                  <w:rPrChange w:id="2587" w:author="Airat Shigapov" w:date="2021-10-29T19:55:00Z">
                    <w:rPr>
                      <w:rFonts w:ascii="Times New Roman" w:hAnsi="Times New Roman" w:cs="Times New Roman"/>
                      <w:sz w:val="24"/>
                      <w:szCs w:val="24"/>
                      <w:lang w:val="en-US"/>
                    </w:rPr>
                  </w:rPrChange>
                </w:rPr>
                <w:t>PK</w:t>
              </w:r>
            </w:ins>
          </w:p>
        </w:tc>
        <w:tc>
          <w:tcPr>
            <w:tcW w:w="4392" w:type="dxa"/>
            <w:vAlign w:val="center"/>
          </w:tcPr>
          <w:p w14:paraId="345358E1" w14:textId="77777777" w:rsidR="000427B8" w:rsidRPr="007B0F77" w:rsidRDefault="000427B8" w:rsidP="000427B8">
            <w:pPr>
              <w:spacing w:line="360" w:lineRule="auto"/>
              <w:jc w:val="center"/>
              <w:rPr>
                <w:ins w:id="2588" w:author="Airat Shigapov" w:date="2021-10-29T19:53:00Z"/>
                <w:rFonts w:ascii="Times New Roman" w:hAnsi="Times New Roman" w:cs="Times New Roman"/>
                <w:sz w:val="28"/>
                <w:szCs w:val="28"/>
                <w:lang w:val="en-US"/>
                <w:rPrChange w:id="2589" w:author="Airat Shigapov" w:date="2021-10-29T19:55:00Z">
                  <w:rPr>
                    <w:ins w:id="2590" w:author="Airat Shigapov" w:date="2021-10-29T19:53:00Z"/>
                    <w:rFonts w:ascii="Times New Roman" w:hAnsi="Times New Roman" w:cs="Times New Roman"/>
                    <w:sz w:val="24"/>
                    <w:szCs w:val="24"/>
                    <w:lang w:val="en-US"/>
                  </w:rPr>
                </w:rPrChange>
              </w:rPr>
            </w:pPr>
            <w:ins w:id="2591" w:author="Airat Shigapov" w:date="2021-10-29T19:53:00Z">
              <w:r w:rsidRPr="007B0F77">
                <w:rPr>
                  <w:rFonts w:ascii="Times New Roman" w:hAnsi="Times New Roman" w:cs="Times New Roman"/>
                  <w:sz w:val="28"/>
                  <w:szCs w:val="28"/>
                  <w:lang w:val="en-US"/>
                  <w:rPrChange w:id="2592" w:author="Airat Shigapov" w:date="2021-10-29T19:55:00Z">
                    <w:rPr>
                      <w:rFonts w:ascii="Times New Roman" w:hAnsi="Times New Roman" w:cs="Times New Roman"/>
                      <w:sz w:val="24"/>
                      <w:szCs w:val="24"/>
                      <w:lang w:val="en-US"/>
                    </w:rPr>
                  </w:rPrChange>
                </w:rPr>
                <w:t>Id</w:t>
              </w:r>
            </w:ins>
          </w:p>
        </w:tc>
        <w:tc>
          <w:tcPr>
            <w:tcW w:w="2136" w:type="dxa"/>
            <w:vAlign w:val="center"/>
          </w:tcPr>
          <w:p w14:paraId="7C85768B" w14:textId="77777777" w:rsidR="000427B8" w:rsidRPr="007B0F77" w:rsidRDefault="000427B8" w:rsidP="000427B8">
            <w:pPr>
              <w:spacing w:line="360" w:lineRule="auto"/>
              <w:jc w:val="center"/>
              <w:rPr>
                <w:ins w:id="2593" w:author="Airat Shigapov" w:date="2021-10-29T19:53:00Z"/>
                <w:rFonts w:ascii="Times New Roman" w:hAnsi="Times New Roman" w:cs="Times New Roman"/>
                <w:sz w:val="28"/>
                <w:szCs w:val="28"/>
                <w:lang w:val="en-US"/>
                <w:rPrChange w:id="2594" w:author="Airat Shigapov" w:date="2021-10-29T19:55:00Z">
                  <w:rPr>
                    <w:ins w:id="2595" w:author="Airat Shigapov" w:date="2021-10-29T19:53:00Z"/>
                    <w:rFonts w:ascii="Times New Roman" w:hAnsi="Times New Roman" w:cs="Times New Roman"/>
                    <w:sz w:val="24"/>
                    <w:szCs w:val="24"/>
                    <w:lang w:val="en-US"/>
                  </w:rPr>
                </w:rPrChange>
              </w:rPr>
            </w:pPr>
            <w:ins w:id="2596" w:author="Airat Shigapov" w:date="2021-10-29T19:53:00Z">
              <w:r w:rsidRPr="007B0F77">
                <w:rPr>
                  <w:rFonts w:ascii="Times New Roman" w:hAnsi="Times New Roman" w:cs="Times New Roman"/>
                  <w:sz w:val="28"/>
                  <w:szCs w:val="28"/>
                  <w:lang w:val="en-US"/>
                  <w:rPrChange w:id="2597" w:author="Airat Shigapov" w:date="2021-10-29T19:55:00Z">
                    <w:rPr>
                      <w:rFonts w:ascii="Times New Roman" w:hAnsi="Times New Roman" w:cs="Times New Roman"/>
                      <w:sz w:val="24"/>
                      <w:szCs w:val="24"/>
                      <w:lang w:val="en-US"/>
                    </w:rPr>
                  </w:rPrChange>
                </w:rPr>
                <w:t>int</w:t>
              </w:r>
            </w:ins>
          </w:p>
        </w:tc>
        <w:tc>
          <w:tcPr>
            <w:tcW w:w="1891" w:type="dxa"/>
          </w:tcPr>
          <w:p w14:paraId="2721A54A" w14:textId="77777777" w:rsidR="000427B8" w:rsidRPr="007B0F77" w:rsidRDefault="000427B8" w:rsidP="000427B8">
            <w:pPr>
              <w:spacing w:line="360" w:lineRule="auto"/>
              <w:jc w:val="center"/>
              <w:rPr>
                <w:ins w:id="2598" w:author="Airat Shigapov" w:date="2021-10-29T19:53:00Z"/>
                <w:rFonts w:ascii="Times New Roman" w:hAnsi="Times New Roman" w:cs="Times New Roman"/>
                <w:sz w:val="28"/>
                <w:szCs w:val="28"/>
                <w:lang w:val="en-US"/>
                <w:rPrChange w:id="2599" w:author="Airat Shigapov" w:date="2021-10-29T19:55:00Z">
                  <w:rPr>
                    <w:ins w:id="2600" w:author="Airat Shigapov" w:date="2021-10-29T19:53:00Z"/>
                    <w:rFonts w:ascii="Times New Roman" w:hAnsi="Times New Roman" w:cs="Times New Roman"/>
                    <w:sz w:val="24"/>
                    <w:szCs w:val="24"/>
                    <w:lang w:val="en-US"/>
                  </w:rPr>
                </w:rPrChange>
              </w:rPr>
            </w:pPr>
            <w:ins w:id="2601" w:author="Airat Shigapov" w:date="2021-10-29T19:53:00Z">
              <w:r w:rsidRPr="007B0F77">
                <w:rPr>
                  <w:rFonts w:ascii="Times New Roman" w:hAnsi="Times New Roman" w:cs="Times New Roman"/>
                  <w:sz w:val="28"/>
                  <w:szCs w:val="28"/>
                  <w:lang w:val="en-US"/>
                  <w:rPrChange w:id="2602" w:author="Airat Shigapov" w:date="2021-10-29T19:55:00Z">
                    <w:rPr>
                      <w:rFonts w:ascii="Times New Roman" w:hAnsi="Times New Roman" w:cs="Times New Roman"/>
                      <w:sz w:val="24"/>
                      <w:szCs w:val="24"/>
                      <w:lang w:val="en-US"/>
                    </w:rPr>
                  </w:rPrChange>
                </w:rPr>
                <w:t>Not Null</w:t>
              </w:r>
            </w:ins>
          </w:p>
        </w:tc>
      </w:tr>
      <w:tr w:rsidR="000427B8" w:rsidRPr="007B0F77" w14:paraId="4ACB9027" w14:textId="77777777" w:rsidTr="00687A9C">
        <w:trPr>
          <w:ins w:id="2603" w:author="Airat Shigapov" w:date="2021-10-29T19:53:00Z"/>
        </w:trPr>
        <w:tc>
          <w:tcPr>
            <w:tcW w:w="926" w:type="dxa"/>
            <w:vAlign w:val="center"/>
          </w:tcPr>
          <w:p w14:paraId="2788F7FD" w14:textId="77777777" w:rsidR="000427B8" w:rsidRPr="007B0F77" w:rsidRDefault="000427B8" w:rsidP="000427B8">
            <w:pPr>
              <w:spacing w:line="360" w:lineRule="auto"/>
              <w:jc w:val="center"/>
              <w:rPr>
                <w:ins w:id="2604" w:author="Airat Shigapov" w:date="2021-10-29T19:53:00Z"/>
                <w:rFonts w:ascii="Times New Roman" w:hAnsi="Times New Roman" w:cs="Times New Roman"/>
                <w:sz w:val="28"/>
                <w:szCs w:val="28"/>
                <w:rPrChange w:id="2605" w:author="Airat Shigapov" w:date="2021-10-29T19:55:00Z">
                  <w:rPr>
                    <w:ins w:id="2606" w:author="Airat Shigapov" w:date="2021-10-29T19:53:00Z"/>
                    <w:rFonts w:ascii="Times New Roman" w:hAnsi="Times New Roman" w:cs="Times New Roman"/>
                    <w:sz w:val="24"/>
                    <w:szCs w:val="24"/>
                  </w:rPr>
                </w:rPrChange>
              </w:rPr>
            </w:pPr>
          </w:p>
        </w:tc>
        <w:tc>
          <w:tcPr>
            <w:tcW w:w="4392" w:type="dxa"/>
            <w:vAlign w:val="center"/>
          </w:tcPr>
          <w:p w14:paraId="4C9E7CCD" w14:textId="77777777" w:rsidR="000427B8" w:rsidRPr="007B0F77" w:rsidRDefault="000427B8" w:rsidP="000427B8">
            <w:pPr>
              <w:spacing w:line="360" w:lineRule="auto"/>
              <w:jc w:val="center"/>
              <w:rPr>
                <w:ins w:id="2607" w:author="Airat Shigapov" w:date="2021-10-29T19:53:00Z"/>
                <w:rFonts w:ascii="Times New Roman" w:hAnsi="Times New Roman" w:cs="Times New Roman"/>
                <w:sz w:val="28"/>
                <w:szCs w:val="28"/>
                <w:lang w:val="en-US"/>
                <w:rPrChange w:id="2608" w:author="Airat Shigapov" w:date="2021-10-29T19:55:00Z">
                  <w:rPr>
                    <w:ins w:id="2609" w:author="Airat Shigapov" w:date="2021-10-29T19:53:00Z"/>
                    <w:rFonts w:ascii="Times New Roman" w:hAnsi="Times New Roman" w:cs="Times New Roman"/>
                    <w:sz w:val="24"/>
                    <w:szCs w:val="24"/>
                    <w:lang w:val="en-US"/>
                  </w:rPr>
                </w:rPrChange>
              </w:rPr>
            </w:pPr>
            <w:ins w:id="2610" w:author="Airat Shigapov" w:date="2021-10-29T19:53:00Z">
              <w:r w:rsidRPr="007B0F77">
                <w:rPr>
                  <w:rFonts w:ascii="Times New Roman" w:hAnsi="Times New Roman" w:cs="Times New Roman"/>
                  <w:sz w:val="28"/>
                  <w:szCs w:val="28"/>
                  <w:lang w:val="en-US"/>
                  <w:rPrChange w:id="2611" w:author="Airat Shigapov" w:date="2021-10-29T19:55:00Z">
                    <w:rPr>
                      <w:rFonts w:ascii="Times New Roman" w:hAnsi="Times New Roman" w:cs="Times New Roman"/>
                      <w:sz w:val="24"/>
                      <w:szCs w:val="24"/>
                      <w:lang w:val="en-US"/>
                    </w:rPr>
                  </w:rPrChange>
                </w:rPr>
                <w:t>Date</w:t>
              </w:r>
            </w:ins>
          </w:p>
        </w:tc>
        <w:tc>
          <w:tcPr>
            <w:tcW w:w="2136" w:type="dxa"/>
            <w:vAlign w:val="center"/>
          </w:tcPr>
          <w:p w14:paraId="7726A0C8" w14:textId="77777777" w:rsidR="000427B8" w:rsidRPr="007B0F77" w:rsidRDefault="000427B8" w:rsidP="000427B8">
            <w:pPr>
              <w:spacing w:line="360" w:lineRule="auto"/>
              <w:jc w:val="center"/>
              <w:rPr>
                <w:ins w:id="2612" w:author="Airat Shigapov" w:date="2021-10-29T19:53:00Z"/>
                <w:rFonts w:ascii="Times New Roman" w:hAnsi="Times New Roman" w:cs="Times New Roman"/>
                <w:sz w:val="28"/>
                <w:szCs w:val="28"/>
                <w:rPrChange w:id="2613" w:author="Airat Shigapov" w:date="2021-10-29T19:55:00Z">
                  <w:rPr>
                    <w:ins w:id="2614" w:author="Airat Shigapov" w:date="2021-10-29T19:53:00Z"/>
                    <w:rFonts w:ascii="Times New Roman" w:hAnsi="Times New Roman" w:cs="Times New Roman"/>
                    <w:sz w:val="24"/>
                    <w:szCs w:val="24"/>
                  </w:rPr>
                </w:rPrChange>
              </w:rPr>
            </w:pPr>
            <w:ins w:id="2615" w:author="Airat Shigapov" w:date="2021-10-29T19:53:00Z">
              <w:r w:rsidRPr="007B0F77">
                <w:rPr>
                  <w:rFonts w:ascii="Times New Roman" w:hAnsi="Times New Roman" w:cs="Times New Roman"/>
                  <w:sz w:val="28"/>
                  <w:szCs w:val="28"/>
                  <w:lang w:val="en-US"/>
                  <w:rPrChange w:id="2616" w:author="Airat Shigapov" w:date="2021-10-29T19:55:00Z">
                    <w:rPr>
                      <w:rFonts w:ascii="Times New Roman" w:hAnsi="Times New Roman" w:cs="Times New Roman"/>
                      <w:sz w:val="24"/>
                      <w:szCs w:val="24"/>
                      <w:lang w:val="en-US"/>
                    </w:rPr>
                  </w:rPrChange>
                </w:rPr>
                <w:t>date</w:t>
              </w:r>
            </w:ins>
          </w:p>
        </w:tc>
        <w:tc>
          <w:tcPr>
            <w:tcW w:w="1891" w:type="dxa"/>
          </w:tcPr>
          <w:p w14:paraId="1FF31078" w14:textId="77777777" w:rsidR="000427B8" w:rsidRPr="007B0F77" w:rsidRDefault="000427B8" w:rsidP="000427B8">
            <w:pPr>
              <w:spacing w:line="360" w:lineRule="auto"/>
              <w:jc w:val="center"/>
              <w:rPr>
                <w:ins w:id="2617" w:author="Airat Shigapov" w:date="2021-10-29T19:53:00Z"/>
                <w:rFonts w:ascii="Times New Roman" w:hAnsi="Times New Roman" w:cs="Times New Roman"/>
                <w:sz w:val="28"/>
                <w:szCs w:val="28"/>
                <w:lang w:val="en-US"/>
                <w:rPrChange w:id="2618" w:author="Airat Shigapov" w:date="2021-10-29T19:55:00Z">
                  <w:rPr>
                    <w:ins w:id="2619" w:author="Airat Shigapov" w:date="2021-10-29T19:53:00Z"/>
                    <w:rFonts w:ascii="Times New Roman" w:hAnsi="Times New Roman" w:cs="Times New Roman"/>
                    <w:sz w:val="24"/>
                    <w:szCs w:val="24"/>
                    <w:lang w:val="en-US"/>
                  </w:rPr>
                </w:rPrChange>
              </w:rPr>
            </w:pPr>
            <w:ins w:id="2620" w:author="Airat Shigapov" w:date="2021-10-29T19:53:00Z">
              <w:r w:rsidRPr="007B0F77">
                <w:rPr>
                  <w:rFonts w:ascii="Times New Roman" w:hAnsi="Times New Roman" w:cs="Times New Roman"/>
                  <w:sz w:val="28"/>
                  <w:szCs w:val="28"/>
                  <w:lang w:val="en-US"/>
                  <w:rPrChange w:id="2621" w:author="Airat Shigapov" w:date="2021-10-29T19:55:00Z">
                    <w:rPr>
                      <w:rFonts w:ascii="Times New Roman" w:hAnsi="Times New Roman" w:cs="Times New Roman"/>
                      <w:sz w:val="24"/>
                      <w:szCs w:val="24"/>
                      <w:lang w:val="en-US"/>
                    </w:rPr>
                  </w:rPrChange>
                </w:rPr>
                <w:t>Not Null</w:t>
              </w:r>
            </w:ins>
          </w:p>
        </w:tc>
      </w:tr>
      <w:tr w:rsidR="000427B8" w:rsidRPr="007B0F77" w14:paraId="66A7D13A" w14:textId="77777777" w:rsidTr="00687A9C">
        <w:trPr>
          <w:ins w:id="2622" w:author="Airat Shigapov" w:date="2021-10-29T19:53:00Z"/>
        </w:trPr>
        <w:tc>
          <w:tcPr>
            <w:tcW w:w="926" w:type="dxa"/>
            <w:vAlign w:val="center"/>
          </w:tcPr>
          <w:p w14:paraId="7E6609B9" w14:textId="77777777" w:rsidR="000427B8" w:rsidRPr="007B0F77" w:rsidRDefault="000427B8" w:rsidP="000427B8">
            <w:pPr>
              <w:spacing w:line="360" w:lineRule="auto"/>
              <w:jc w:val="center"/>
              <w:rPr>
                <w:ins w:id="2623" w:author="Airat Shigapov" w:date="2021-10-29T19:53:00Z"/>
                <w:rFonts w:ascii="Times New Roman" w:hAnsi="Times New Roman" w:cs="Times New Roman"/>
                <w:sz w:val="28"/>
                <w:szCs w:val="28"/>
                <w:rPrChange w:id="2624" w:author="Airat Shigapov" w:date="2021-10-29T19:55:00Z">
                  <w:rPr>
                    <w:ins w:id="2625" w:author="Airat Shigapov" w:date="2021-10-29T19:53:00Z"/>
                    <w:rFonts w:ascii="Times New Roman" w:hAnsi="Times New Roman" w:cs="Times New Roman"/>
                    <w:sz w:val="24"/>
                    <w:szCs w:val="24"/>
                  </w:rPr>
                </w:rPrChange>
              </w:rPr>
            </w:pPr>
          </w:p>
        </w:tc>
        <w:tc>
          <w:tcPr>
            <w:tcW w:w="4392" w:type="dxa"/>
            <w:vAlign w:val="center"/>
          </w:tcPr>
          <w:p w14:paraId="2B8FEB14" w14:textId="77777777" w:rsidR="000427B8" w:rsidRPr="007B0F77" w:rsidRDefault="000427B8" w:rsidP="000427B8">
            <w:pPr>
              <w:spacing w:line="360" w:lineRule="auto"/>
              <w:jc w:val="center"/>
              <w:rPr>
                <w:ins w:id="2626" w:author="Airat Shigapov" w:date="2021-10-29T19:53:00Z"/>
                <w:rFonts w:ascii="Times New Roman" w:hAnsi="Times New Roman" w:cs="Times New Roman"/>
                <w:sz w:val="28"/>
                <w:szCs w:val="28"/>
                <w:lang w:val="en-US"/>
                <w:rPrChange w:id="2627" w:author="Airat Shigapov" w:date="2021-10-29T19:55:00Z">
                  <w:rPr>
                    <w:ins w:id="2628" w:author="Airat Shigapov" w:date="2021-10-29T19:53:00Z"/>
                    <w:rFonts w:ascii="Times New Roman" w:hAnsi="Times New Roman" w:cs="Times New Roman"/>
                    <w:sz w:val="24"/>
                    <w:szCs w:val="24"/>
                    <w:lang w:val="en-US"/>
                  </w:rPr>
                </w:rPrChange>
              </w:rPr>
            </w:pPr>
            <w:proofErr w:type="spellStart"/>
            <w:ins w:id="2629" w:author="Airat Shigapov" w:date="2021-10-29T19:53:00Z">
              <w:r w:rsidRPr="007B0F77">
                <w:rPr>
                  <w:rFonts w:ascii="Times New Roman" w:hAnsi="Times New Roman" w:cs="Times New Roman"/>
                  <w:sz w:val="28"/>
                  <w:szCs w:val="28"/>
                  <w:lang w:val="en-US"/>
                  <w:rPrChange w:id="2630" w:author="Airat Shigapov" w:date="2021-10-29T19:55:00Z">
                    <w:rPr>
                      <w:rFonts w:ascii="Times New Roman" w:hAnsi="Times New Roman" w:cs="Times New Roman"/>
                      <w:sz w:val="24"/>
                      <w:szCs w:val="24"/>
                      <w:lang w:val="en-US"/>
                    </w:rPr>
                  </w:rPrChange>
                </w:rPr>
                <w:t>IsDelivered</w:t>
              </w:r>
              <w:proofErr w:type="spellEnd"/>
            </w:ins>
          </w:p>
        </w:tc>
        <w:tc>
          <w:tcPr>
            <w:tcW w:w="2136" w:type="dxa"/>
            <w:vAlign w:val="center"/>
          </w:tcPr>
          <w:p w14:paraId="4B3A3542" w14:textId="77777777" w:rsidR="000427B8" w:rsidRPr="007B0F77" w:rsidRDefault="000427B8" w:rsidP="000427B8">
            <w:pPr>
              <w:spacing w:line="360" w:lineRule="auto"/>
              <w:jc w:val="center"/>
              <w:rPr>
                <w:ins w:id="2631" w:author="Airat Shigapov" w:date="2021-10-29T19:53:00Z"/>
                <w:rFonts w:ascii="Times New Roman" w:hAnsi="Times New Roman" w:cs="Times New Roman"/>
                <w:sz w:val="28"/>
                <w:szCs w:val="28"/>
                <w:lang w:val="en-US"/>
                <w:rPrChange w:id="2632" w:author="Airat Shigapov" w:date="2021-10-29T19:55:00Z">
                  <w:rPr>
                    <w:ins w:id="2633" w:author="Airat Shigapov" w:date="2021-10-29T19:53:00Z"/>
                    <w:rFonts w:ascii="Times New Roman" w:hAnsi="Times New Roman" w:cs="Times New Roman"/>
                    <w:sz w:val="24"/>
                    <w:szCs w:val="24"/>
                    <w:lang w:val="en-US"/>
                  </w:rPr>
                </w:rPrChange>
              </w:rPr>
            </w:pPr>
            <w:ins w:id="2634" w:author="Airat Shigapov" w:date="2021-10-29T19:53:00Z">
              <w:r w:rsidRPr="007B0F77">
                <w:rPr>
                  <w:rFonts w:ascii="Times New Roman" w:hAnsi="Times New Roman" w:cs="Times New Roman"/>
                  <w:sz w:val="28"/>
                  <w:szCs w:val="28"/>
                  <w:lang w:val="en-US"/>
                  <w:rPrChange w:id="2635" w:author="Airat Shigapov" w:date="2021-10-29T19:55:00Z">
                    <w:rPr>
                      <w:rFonts w:ascii="Times New Roman" w:hAnsi="Times New Roman" w:cs="Times New Roman"/>
                      <w:sz w:val="24"/>
                      <w:szCs w:val="24"/>
                      <w:lang w:val="en-US"/>
                    </w:rPr>
                  </w:rPrChange>
                </w:rPr>
                <w:t>bit</w:t>
              </w:r>
            </w:ins>
          </w:p>
        </w:tc>
        <w:tc>
          <w:tcPr>
            <w:tcW w:w="1891" w:type="dxa"/>
          </w:tcPr>
          <w:p w14:paraId="1319FA66" w14:textId="77777777" w:rsidR="000427B8" w:rsidRPr="007B0F77" w:rsidRDefault="000427B8" w:rsidP="000427B8">
            <w:pPr>
              <w:spacing w:line="360" w:lineRule="auto"/>
              <w:jc w:val="center"/>
              <w:rPr>
                <w:ins w:id="2636" w:author="Airat Shigapov" w:date="2021-10-29T19:53:00Z"/>
                <w:rFonts w:ascii="Times New Roman" w:hAnsi="Times New Roman" w:cs="Times New Roman"/>
                <w:sz w:val="28"/>
                <w:szCs w:val="28"/>
                <w:lang w:val="en-US"/>
                <w:rPrChange w:id="2637" w:author="Airat Shigapov" w:date="2021-10-29T19:55:00Z">
                  <w:rPr>
                    <w:ins w:id="2638" w:author="Airat Shigapov" w:date="2021-10-29T19:53:00Z"/>
                    <w:rFonts w:ascii="Times New Roman" w:hAnsi="Times New Roman" w:cs="Times New Roman"/>
                    <w:sz w:val="24"/>
                    <w:szCs w:val="24"/>
                    <w:lang w:val="en-US"/>
                  </w:rPr>
                </w:rPrChange>
              </w:rPr>
            </w:pPr>
            <w:ins w:id="2639" w:author="Airat Shigapov" w:date="2021-10-29T19:53:00Z">
              <w:r w:rsidRPr="007B0F77">
                <w:rPr>
                  <w:rFonts w:ascii="Times New Roman" w:hAnsi="Times New Roman" w:cs="Times New Roman"/>
                  <w:sz w:val="28"/>
                  <w:szCs w:val="28"/>
                  <w:lang w:val="en-US"/>
                  <w:rPrChange w:id="2640" w:author="Airat Shigapov" w:date="2021-10-29T19:55:00Z">
                    <w:rPr>
                      <w:rFonts w:ascii="Times New Roman" w:hAnsi="Times New Roman" w:cs="Times New Roman"/>
                      <w:sz w:val="24"/>
                      <w:szCs w:val="24"/>
                      <w:lang w:val="en-US"/>
                    </w:rPr>
                  </w:rPrChange>
                </w:rPr>
                <w:t>Not Null</w:t>
              </w:r>
            </w:ins>
          </w:p>
        </w:tc>
      </w:tr>
      <w:tr w:rsidR="000427B8" w:rsidRPr="007B0F77" w14:paraId="3933718B" w14:textId="77777777" w:rsidTr="00687A9C">
        <w:trPr>
          <w:ins w:id="2641" w:author="Airat Shigapov" w:date="2021-10-29T19:53:00Z"/>
        </w:trPr>
        <w:tc>
          <w:tcPr>
            <w:tcW w:w="926" w:type="dxa"/>
            <w:vAlign w:val="center"/>
          </w:tcPr>
          <w:p w14:paraId="4F12846C" w14:textId="77777777" w:rsidR="000427B8" w:rsidRPr="007B0F77" w:rsidRDefault="000427B8" w:rsidP="000427B8">
            <w:pPr>
              <w:spacing w:line="360" w:lineRule="auto"/>
              <w:jc w:val="center"/>
              <w:rPr>
                <w:ins w:id="2642" w:author="Airat Shigapov" w:date="2021-10-29T19:53:00Z"/>
                <w:rFonts w:ascii="Times New Roman" w:hAnsi="Times New Roman" w:cs="Times New Roman"/>
                <w:sz w:val="28"/>
                <w:szCs w:val="28"/>
                <w:lang w:val="en-US"/>
                <w:rPrChange w:id="2643" w:author="Airat Shigapov" w:date="2021-10-29T19:55:00Z">
                  <w:rPr>
                    <w:ins w:id="2644" w:author="Airat Shigapov" w:date="2021-10-29T19:53:00Z"/>
                    <w:rFonts w:ascii="Times New Roman" w:hAnsi="Times New Roman" w:cs="Times New Roman"/>
                    <w:sz w:val="24"/>
                    <w:szCs w:val="24"/>
                    <w:lang w:val="en-US"/>
                  </w:rPr>
                </w:rPrChange>
              </w:rPr>
            </w:pPr>
            <w:ins w:id="2645" w:author="Airat Shigapov" w:date="2021-10-29T19:53:00Z">
              <w:r w:rsidRPr="007B0F77">
                <w:rPr>
                  <w:rFonts w:ascii="Times New Roman" w:hAnsi="Times New Roman" w:cs="Times New Roman"/>
                  <w:sz w:val="28"/>
                  <w:szCs w:val="28"/>
                  <w:lang w:val="en-US"/>
                  <w:rPrChange w:id="2646" w:author="Airat Shigapov" w:date="2021-10-29T19:55:00Z">
                    <w:rPr>
                      <w:rFonts w:ascii="Times New Roman" w:hAnsi="Times New Roman" w:cs="Times New Roman"/>
                      <w:sz w:val="24"/>
                      <w:szCs w:val="24"/>
                      <w:lang w:val="en-US"/>
                    </w:rPr>
                  </w:rPrChange>
                </w:rPr>
                <w:t>FK</w:t>
              </w:r>
            </w:ins>
          </w:p>
        </w:tc>
        <w:tc>
          <w:tcPr>
            <w:tcW w:w="4392" w:type="dxa"/>
            <w:vAlign w:val="center"/>
          </w:tcPr>
          <w:p w14:paraId="146F01B9" w14:textId="77777777" w:rsidR="000427B8" w:rsidRPr="007B0F77" w:rsidRDefault="000427B8" w:rsidP="000427B8">
            <w:pPr>
              <w:spacing w:line="360" w:lineRule="auto"/>
              <w:jc w:val="center"/>
              <w:rPr>
                <w:ins w:id="2647" w:author="Airat Shigapov" w:date="2021-10-29T19:53:00Z"/>
                <w:rFonts w:ascii="Times New Roman" w:hAnsi="Times New Roman" w:cs="Times New Roman"/>
                <w:sz w:val="28"/>
                <w:szCs w:val="28"/>
                <w:lang w:val="en-US"/>
                <w:rPrChange w:id="2648" w:author="Airat Shigapov" w:date="2021-10-29T19:55:00Z">
                  <w:rPr>
                    <w:ins w:id="2649" w:author="Airat Shigapov" w:date="2021-10-29T19:53:00Z"/>
                    <w:rFonts w:ascii="Times New Roman" w:hAnsi="Times New Roman" w:cs="Times New Roman"/>
                    <w:sz w:val="24"/>
                    <w:szCs w:val="24"/>
                    <w:lang w:val="en-US"/>
                  </w:rPr>
                </w:rPrChange>
              </w:rPr>
            </w:pPr>
            <w:proofErr w:type="spellStart"/>
            <w:ins w:id="2650" w:author="Airat Shigapov" w:date="2021-10-29T19:53:00Z">
              <w:r w:rsidRPr="007B0F77">
                <w:rPr>
                  <w:rFonts w:ascii="Times New Roman" w:hAnsi="Times New Roman" w:cs="Times New Roman"/>
                  <w:sz w:val="28"/>
                  <w:szCs w:val="28"/>
                  <w:lang w:val="en-US"/>
                  <w:rPrChange w:id="2651" w:author="Airat Shigapov" w:date="2021-10-29T19:55:00Z">
                    <w:rPr>
                      <w:rFonts w:ascii="Times New Roman" w:hAnsi="Times New Roman" w:cs="Times New Roman"/>
                      <w:sz w:val="24"/>
                      <w:szCs w:val="24"/>
                      <w:lang w:val="en-US"/>
                    </w:rPr>
                  </w:rPrChange>
                </w:rPr>
                <w:t>ClientId</w:t>
              </w:r>
              <w:proofErr w:type="spellEnd"/>
            </w:ins>
          </w:p>
        </w:tc>
        <w:tc>
          <w:tcPr>
            <w:tcW w:w="2136" w:type="dxa"/>
            <w:vAlign w:val="center"/>
          </w:tcPr>
          <w:p w14:paraId="01A1CB8F" w14:textId="77777777" w:rsidR="000427B8" w:rsidRPr="007B0F77" w:rsidRDefault="000427B8" w:rsidP="000427B8">
            <w:pPr>
              <w:spacing w:line="360" w:lineRule="auto"/>
              <w:jc w:val="center"/>
              <w:rPr>
                <w:ins w:id="2652" w:author="Airat Shigapov" w:date="2021-10-29T19:53:00Z"/>
                <w:rFonts w:ascii="Times New Roman" w:hAnsi="Times New Roman" w:cs="Times New Roman"/>
                <w:sz w:val="28"/>
                <w:szCs w:val="28"/>
                <w:lang w:val="en-US"/>
                <w:rPrChange w:id="2653" w:author="Airat Shigapov" w:date="2021-10-29T19:55:00Z">
                  <w:rPr>
                    <w:ins w:id="2654" w:author="Airat Shigapov" w:date="2021-10-29T19:53:00Z"/>
                    <w:rFonts w:ascii="Times New Roman" w:hAnsi="Times New Roman" w:cs="Times New Roman"/>
                    <w:sz w:val="24"/>
                    <w:szCs w:val="24"/>
                    <w:lang w:val="en-US"/>
                  </w:rPr>
                </w:rPrChange>
              </w:rPr>
            </w:pPr>
            <w:ins w:id="2655" w:author="Airat Shigapov" w:date="2021-10-29T19:53:00Z">
              <w:r w:rsidRPr="007B0F77">
                <w:rPr>
                  <w:rFonts w:ascii="Times New Roman" w:hAnsi="Times New Roman" w:cs="Times New Roman"/>
                  <w:sz w:val="28"/>
                  <w:szCs w:val="28"/>
                  <w:lang w:val="en-US"/>
                  <w:rPrChange w:id="2656" w:author="Airat Shigapov" w:date="2021-10-29T19:55:00Z">
                    <w:rPr>
                      <w:rFonts w:ascii="Times New Roman" w:hAnsi="Times New Roman" w:cs="Times New Roman"/>
                      <w:sz w:val="24"/>
                      <w:szCs w:val="24"/>
                      <w:lang w:val="en-US"/>
                    </w:rPr>
                  </w:rPrChange>
                </w:rPr>
                <w:t>int</w:t>
              </w:r>
            </w:ins>
          </w:p>
        </w:tc>
        <w:tc>
          <w:tcPr>
            <w:tcW w:w="1891" w:type="dxa"/>
          </w:tcPr>
          <w:p w14:paraId="370AED04" w14:textId="77777777" w:rsidR="000427B8" w:rsidRPr="007B0F77" w:rsidRDefault="000427B8" w:rsidP="000427B8">
            <w:pPr>
              <w:spacing w:line="360" w:lineRule="auto"/>
              <w:jc w:val="center"/>
              <w:rPr>
                <w:ins w:id="2657" w:author="Airat Shigapov" w:date="2021-10-29T19:53:00Z"/>
                <w:rFonts w:ascii="Times New Roman" w:hAnsi="Times New Roman" w:cs="Times New Roman"/>
                <w:sz w:val="28"/>
                <w:szCs w:val="28"/>
                <w:lang w:val="en-US"/>
                <w:rPrChange w:id="2658" w:author="Airat Shigapov" w:date="2021-10-29T19:55:00Z">
                  <w:rPr>
                    <w:ins w:id="2659" w:author="Airat Shigapov" w:date="2021-10-29T19:53:00Z"/>
                    <w:rFonts w:ascii="Times New Roman" w:hAnsi="Times New Roman" w:cs="Times New Roman"/>
                    <w:sz w:val="24"/>
                    <w:szCs w:val="24"/>
                    <w:lang w:val="en-US"/>
                  </w:rPr>
                </w:rPrChange>
              </w:rPr>
            </w:pPr>
            <w:ins w:id="2660" w:author="Airat Shigapov" w:date="2021-10-29T19:53:00Z">
              <w:r w:rsidRPr="007B0F77">
                <w:rPr>
                  <w:rFonts w:ascii="Times New Roman" w:hAnsi="Times New Roman" w:cs="Times New Roman"/>
                  <w:sz w:val="28"/>
                  <w:szCs w:val="28"/>
                  <w:lang w:val="en-US"/>
                  <w:rPrChange w:id="2661" w:author="Airat Shigapov" w:date="2021-10-29T19:55:00Z">
                    <w:rPr>
                      <w:rFonts w:ascii="Times New Roman" w:hAnsi="Times New Roman" w:cs="Times New Roman"/>
                      <w:sz w:val="24"/>
                      <w:szCs w:val="24"/>
                      <w:lang w:val="en-US"/>
                    </w:rPr>
                  </w:rPrChange>
                </w:rPr>
                <w:t>Not Null</w:t>
              </w:r>
            </w:ins>
          </w:p>
        </w:tc>
      </w:tr>
    </w:tbl>
    <w:p w14:paraId="0597C48E" w14:textId="7407DDAC" w:rsidR="000427B8" w:rsidRPr="00D50DB0" w:rsidRDefault="00A67788">
      <w:pPr>
        <w:spacing w:before="120" w:after="0" w:line="360" w:lineRule="auto"/>
        <w:jc w:val="center"/>
        <w:rPr>
          <w:ins w:id="2662" w:author="Airat Shigapov" w:date="2021-10-29T19:53:00Z"/>
          <w:rFonts w:ascii="Times New Roman" w:hAnsi="Times New Roman" w:cs="Times New Roman"/>
          <w:sz w:val="28"/>
          <w:szCs w:val="28"/>
          <w:lang w:val="en-US"/>
          <w:rPrChange w:id="2663" w:author="Airat Shigapov" w:date="2021-10-29T20:12:00Z">
            <w:rPr>
              <w:ins w:id="2664" w:author="Airat Shigapov" w:date="2021-10-29T19:53:00Z"/>
            </w:rPr>
          </w:rPrChange>
        </w:rPr>
        <w:pPrChange w:id="2665" w:author="Airat Shigapov" w:date="2021-10-29T20:12:00Z">
          <w:pPr/>
        </w:pPrChange>
      </w:pPr>
      <w:ins w:id="2666" w:author="Airat Shigapov" w:date="2021-10-29T19:59:00Z">
        <w:r>
          <w:rPr>
            <w:rFonts w:ascii="Times New Roman" w:hAnsi="Times New Roman" w:cs="Times New Roman"/>
            <w:sz w:val="28"/>
            <w:szCs w:val="28"/>
          </w:rPr>
          <w:t>Таблица 3.</w:t>
        </w:r>
      </w:ins>
      <w:ins w:id="2667" w:author="Airat Shigapov" w:date="2021-10-29T20:02:00Z">
        <w:r w:rsidR="00817113">
          <w:rPr>
            <w:rFonts w:ascii="Times New Roman" w:hAnsi="Times New Roman" w:cs="Times New Roman"/>
            <w:sz w:val="28"/>
            <w:szCs w:val="28"/>
            <w:lang w:val="en-US"/>
          </w:rPr>
          <w:t>8</w:t>
        </w:r>
      </w:ins>
      <w:ins w:id="2668" w:author="Airat Shigapov" w:date="2021-10-29T19:59:00Z">
        <w:r>
          <w:rPr>
            <w:rFonts w:ascii="Times New Roman" w:hAnsi="Times New Roman" w:cs="Times New Roman"/>
            <w:sz w:val="28"/>
            <w:szCs w:val="28"/>
          </w:rPr>
          <w:t xml:space="preserve"> Таблица </w:t>
        </w:r>
      </w:ins>
      <w:ins w:id="2669" w:author="Airat Shigapov" w:date="2021-10-29T20:02:00Z">
        <w:r w:rsidR="00817113">
          <w:rPr>
            <w:rFonts w:ascii="Times New Roman" w:hAnsi="Times New Roman" w:cs="Times New Roman"/>
            <w:sz w:val="28"/>
            <w:szCs w:val="28"/>
            <w:lang w:val="en-US"/>
          </w:rPr>
          <w:t>Sale</w:t>
        </w:r>
      </w:ins>
    </w:p>
    <w:p w14:paraId="357963F3" w14:textId="35ADF132" w:rsidR="0053714C" w:rsidRPr="00687A9C" w:rsidRDefault="0053714C">
      <w:pPr>
        <w:spacing w:before="120" w:after="0" w:line="360" w:lineRule="auto"/>
        <w:ind w:firstLine="709"/>
        <w:rPr>
          <w:ins w:id="2670" w:author="Airat Shigapov" w:date="2021-10-29T20:10:00Z"/>
          <w:rFonts w:ascii="Times New Roman" w:hAnsi="Times New Roman" w:cs="Times New Roman"/>
          <w:sz w:val="28"/>
          <w:szCs w:val="28"/>
        </w:rPr>
        <w:pPrChange w:id="2671" w:author="Airat Shigapov" w:date="2021-10-29T20:13:00Z">
          <w:pPr>
            <w:spacing w:after="0" w:line="360" w:lineRule="auto"/>
            <w:ind w:firstLine="708"/>
          </w:pPr>
        </w:pPrChange>
      </w:pPr>
      <w:ins w:id="2672" w:author="Airat Shigapov" w:date="2021-10-29T20:10:00Z">
        <w:r>
          <w:rPr>
            <w:rFonts w:ascii="Times New Roman" w:hAnsi="Times New Roman" w:cs="Times New Roman"/>
            <w:sz w:val="28"/>
            <w:szCs w:val="28"/>
          </w:rPr>
          <w:t xml:space="preserve">Таблица </w:t>
        </w:r>
      </w:ins>
      <w:proofErr w:type="spellStart"/>
      <w:ins w:id="2673" w:author="Airat Shigapov" w:date="2021-10-29T20:11:00Z">
        <w:r w:rsidR="007E5706">
          <w:rPr>
            <w:rFonts w:ascii="Times New Roman" w:hAnsi="Times New Roman" w:cs="Times New Roman"/>
            <w:sz w:val="28"/>
            <w:szCs w:val="28"/>
            <w:lang w:val="en-US"/>
          </w:rPr>
          <w:t>GoodSale</w:t>
        </w:r>
      </w:ins>
      <w:proofErr w:type="spellEnd"/>
      <w:ins w:id="2674" w:author="Airat Shigapov" w:date="2021-10-29T20:10:00Z">
        <w:r w:rsidRPr="00687A9C">
          <w:rPr>
            <w:rFonts w:ascii="Times New Roman" w:hAnsi="Times New Roman" w:cs="Times New Roman"/>
            <w:sz w:val="28"/>
            <w:szCs w:val="28"/>
          </w:rPr>
          <w:t xml:space="preserve"> </w:t>
        </w:r>
        <w:r>
          <w:rPr>
            <w:rFonts w:ascii="Times New Roman" w:hAnsi="Times New Roman" w:cs="Times New Roman"/>
            <w:sz w:val="28"/>
            <w:szCs w:val="28"/>
          </w:rPr>
          <w:t>описывает товары из товарной накладной (Рисунок 3.</w:t>
        </w:r>
      </w:ins>
      <w:ins w:id="2675" w:author="Airat Shigapov" w:date="2021-10-29T20:11:00Z">
        <w:r w:rsidR="007E5706">
          <w:rPr>
            <w:rFonts w:ascii="Times New Roman" w:hAnsi="Times New Roman" w:cs="Times New Roman"/>
            <w:sz w:val="28"/>
            <w:szCs w:val="28"/>
          </w:rPr>
          <w:t>9</w:t>
        </w:r>
      </w:ins>
      <w:ins w:id="2676" w:author="Airat Shigapov" w:date="2021-10-29T20:10:00Z">
        <w:r>
          <w:rPr>
            <w:rFonts w:ascii="Times New Roman" w:hAnsi="Times New Roman" w:cs="Times New Roman"/>
            <w:sz w:val="28"/>
            <w:szCs w:val="28"/>
          </w:rPr>
          <w:t>).</w:t>
        </w:r>
      </w:ins>
    </w:p>
    <w:tbl>
      <w:tblPr>
        <w:tblStyle w:val="a9"/>
        <w:tblW w:w="0" w:type="auto"/>
        <w:tblLook w:val="04A0" w:firstRow="1" w:lastRow="0" w:firstColumn="1" w:lastColumn="0" w:noHBand="0" w:noVBand="1"/>
      </w:tblPr>
      <w:tblGrid>
        <w:gridCol w:w="926"/>
        <w:gridCol w:w="4392"/>
        <w:gridCol w:w="2136"/>
        <w:gridCol w:w="1891"/>
      </w:tblGrid>
      <w:tr w:rsidR="000427B8" w:rsidRPr="007B0F77" w14:paraId="7E809DA4" w14:textId="77777777" w:rsidTr="00687A9C">
        <w:trPr>
          <w:ins w:id="2677" w:author="Airat Shigapov" w:date="2021-10-29T19:53:00Z"/>
        </w:trPr>
        <w:tc>
          <w:tcPr>
            <w:tcW w:w="926" w:type="dxa"/>
            <w:vAlign w:val="center"/>
          </w:tcPr>
          <w:p w14:paraId="2E4401F3" w14:textId="77777777" w:rsidR="000427B8" w:rsidRPr="007B0F77" w:rsidRDefault="000427B8" w:rsidP="000427B8">
            <w:pPr>
              <w:spacing w:line="360" w:lineRule="auto"/>
              <w:jc w:val="center"/>
              <w:rPr>
                <w:ins w:id="2678" w:author="Airat Shigapov" w:date="2021-10-29T19:53:00Z"/>
                <w:rFonts w:ascii="Times New Roman" w:hAnsi="Times New Roman" w:cs="Times New Roman"/>
                <w:sz w:val="28"/>
                <w:szCs w:val="28"/>
                <w:rPrChange w:id="2679" w:author="Airat Shigapov" w:date="2021-10-29T19:55:00Z">
                  <w:rPr>
                    <w:ins w:id="2680" w:author="Airat Shigapov" w:date="2021-10-29T19:53:00Z"/>
                    <w:rFonts w:ascii="Times New Roman" w:hAnsi="Times New Roman" w:cs="Times New Roman"/>
                    <w:sz w:val="24"/>
                    <w:szCs w:val="24"/>
                  </w:rPr>
                </w:rPrChange>
              </w:rPr>
            </w:pPr>
            <w:ins w:id="2681" w:author="Airat Shigapov" w:date="2021-10-29T19:53:00Z">
              <w:r w:rsidRPr="007B0F77">
                <w:rPr>
                  <w:rFonts w:ascii="Times New Roman" w:hAnsi="Times New Roman" w:cs="Times New Roman"/>
                  <w:sz w:val="28"/>
                  <w:szCs w:val="28"/>
                  <w:rPrChange w:id="2682" w:author="Airat Shigapov" w:date="2021-10-29T19:55:00Z">
                    <w:rPr>
                      <w:rFonts w:ascii="Times New Roman" w:hAnsi="Times New Roman" w:cs="Times New Roman"/>
                      <w:sz w:val="24"/>
                      <w:szCs w:val="24"/>
                    </w:rPr>
                  </w:rPrChange>
                </w:rPr>
                <w:t>Ключ</w:t>
              </w:r>
            </w:ins>
          </w:p>
        </w:tc>
        <w:tc>
          <w:tcPr>
            <w:tcW w:w="4392" w:type="dxa"/>
            <w:vAlign w:val="center"/>
          </w:tcPr>
          <w:p w14:paraId="020B9D39" w14:textId="77777777" w:rsidR="000427B8" w:rsidRPr="007B0F77" w:rsidRDefault="000427B8" w:rsidP="000427B8">
            <w:pPr>
              <w:spacing w:line="360" w:lineRule="auto"/>
              <w:jc w:val="center"/>
              <w:rPr>
                <w:ins w:id="2683" w:author="Airat Shigapov" w:date="2021-10-29T19:53:00Z"/>
                <w:rFonts w:ascii="Times New Roman" w:hAnsi="Times New Roman" w:cs="Times New Roman"/>
                <w:sz w:val="28"/>
                <w:szCs w:val="28"/>
                <w:rPrChange w:id="2684" w:author="Airat Shigapov" w:date="2021-10-29T19:55:00Z">
                  <w:rPr>
                    <w:ins w:id="2685" w:author="Airat Shigapov" w:date="2021-10-29T19:53:00Z"/>
                    <w:rFonts w:ascii="Times New Roman" w:hAnsi="Times New Roman" w:cs="Times New Roman"/>
                    <w:sz w:val="24"/>
                    <w:szCs w:val="24"/>
                  </w:rPr>
                </w:rPrChange>
              </w:rPr>
            </w:pPr>
            <w:ins w:id="2686" w:author="Airat Shigapov" w:date="2021-10-29T19:53:00Z">
              <w:r w:rsidRPr="007B0F77">
                <w:rPr>
                  <w:rFonts w:ascii="Times New Roman" w:hAnsi="Times New Roman" w:cs="Times New Roman"/>
                  <w:sz w:val="28"/>
                  <w:szCs w:val="28"/>
                  <w:rPrChange w:id="2687" w:author="Airat Shigapov" w:date="2021-10-29T19:55:00Z">
                    <w:rPr>
                      <w:rFonts w:ascii="Times New Roman" w:hAnsi="Times New Roman" w:cs="Times New Roman"/>
                      <w:sz w:val="24"/>
                      <w:szCs w:val="24"/>
                    </w:rPr>
                  </w:rPrChange>
                </w:rPr>
                <w:t>Наименование</w:t>
              </w:r>
            </w:ins>
          </w:p>
        </w:tc>
        <w:tc>
          <w:tcPr>
            <w:tcW w:w="2136" w:type="dxa"/>
            <w:vAlign w:val="center"/>
          </w:tcPr>
          <w:p w14:paraId="129B544C" w14:textId="77777777" w:rsidR="000427B8" w:rsidRPr="007B0F77" w:rsidRDefault="000427B8" w:rsidP="000427B8">
            <w:pPr>
              <w:spacing w:line="360" w:lineRule="auto"/>
              <w:jc w:val="center"/>
              <w:rPr>
                <w:ins w:id="2688" w:author="Airat Shigapov" w:date="2021-10-29T19:53:00Z"/>
                <w:rFonts w:ascii="Times New Roman" w:hAnsi="Times New Roman" w:cs="Times New Roman"/>
                <w:sz w:val="28"/>
                <w:szCs w:val="28"/>
                <w:rPrChange w:id="2689" w:author="Airat Shigapov" w:date="2021-10-29T19:55:00Z">
                  <w:rPr>
                    <w:ins w:id="2690" w:author="Airat Shigapov" w:date="2021-10-29T19:53:00Z"/>
                    <w:rFonts w:ascii="Times New Roman" w:hAnsi="Times New Roman" w:cs="Times New Roman"/>
                    <w:sz w:val="24"/>
                    <w:szCs w:val="24"/>
                  </w:rPr>
                </w:rPrChange>
              </w:rPr>
            </w:pPr>
            <w:ins w:id="2691" w:author="Airat Shigapov" w:date="2021-10-29T19:53:00Z">
              <w:r w:rsidRPr="007B0F77">
                <w:rPr>
                  <w:rFonts w:ascii="Times New Roman" w:hAnsi="Times New Roman" w:cs="Times New Roman"/>
                  <w:sz w:val="28"/>
                  <w:szCs w:val="28"/>
                  <w:rPrChange w:id="2692" w:author="Airat Shigapov" w:date="2021-10-29T19:55:00Z">
                    <w:rPr>
                      <w:rFonts w:ascii="Times New Roman" w:hAnsi="Times New Roman" w:cs="Times New Roman"/>
                      <w:sz w:val="24"/>
                      <w:szCs w:val="24"/>
                    </w:rPr>
                  </w:rPrChange>
                </w:rPr>
                <w:t>Тип данных</w:t>
              </w:r>
            </w:ins>
          </w:p>
        </w:tc>
        <w:tc>
          <w:tcPr>
            <w:tcW w:w="1891" w:type="dxa"/>
          </w:tcPr>
          <w:p w14:paraId="6BFDB11D" w14:textId="77777777" w:rsidR="000427B8" w:rsidRPr="007B0F77" w:rsidRDefault="000427B8" w:rsidP="000427B8">
            <w:pPr>
              <w:spacing w:line="360" w:lineRule="auto"/>
              <w:jc w:val="center"/>
              <w:rPr>
                <w:ins w:id="2693" w:author="Airat Shigapov" w:date="2021-10-29T19:53:00Z"/>
                <w:rFonts w:ascii="Times New Roman" w:hAnsi="Times New Roman" w:cs="Times New Roman"/>
                <w:sz w:val="28"/>
                <w:szCs w:val="28"/>
                <w:rPrChange w:id="2694" w:author="Airat Shigapov" w:date="2021-10-29T19:55:00Z">
                  <w:rPr>
                    <w:ins w:id="2695" w:author="Airat Shigapov" w:date="2021-10-29T19:53:00Z"/>
                    <w:rFonts w:ascii="Times New Roman" w:hAnsi="Times New Roman" w:cs="Times New Roman"/>
                    <w:sz w:val="24"/>
                    <w:szCs w:val="24"/>
                  </w:rPr>
                </w:rPrChange>
              </w:rPr>
            </w:pPr>
            <w:ins w:id="2696" w:author="Airat Shigapov" w:date="2021-10-29T19:53:00Z">
              <w:r w:rsidRPr="007B0F77">
                <w:rPr>
                  <w:rFonts w:ascii="Times New Roman" w:hAnsi="Times New Roman" w:cs="Times New Roman"/>
                  <w:sz w:val="28"/>
                  <w:szCs w:val="28"/>
                  <w:rPrChange w:id="2697" w:author="Airat Shigapov" w:date="2021-10-29T19:55:00Z">
                    <w:rPr>
                      <w:rFonts w:ascii="Times New Roman" w:hAnsi="Times New Roman" w:cs="Times New Roman"/>
                      <w:sz w:val="24"/>
                      <w:szCs w:val="24"/>
                    </w:rPr>
                  </w:rPrChange>
                </w:rPr>
                <w:t>Не пусто</w:t>
              </w:r>
            </w:ins>
          </w:p>
        </w:tc>
      </w:tr>
      <w:tr w:rsidR="000427B8" w:rsidRPr="007B0F77" w14:paraId="1670DE66" w14:textId="77777777" w:rsidTr="00687A9C">
        <w:trPr>
          <w:ins w:id="2698" w:author="Airat Shigapov" w:date="2021-10-29T19:53:00Z"/>
        </w:trPr>
        <w:tc>
          <w:tcPr>
            <w:tcW w:w="926" w:type="dxa"/>
            <w:vAlign w:val="center"/>
          </w:tcPr>
          <w:p w14:paraId="272CA360" w14:textId="77777777" w:rsidR="000427B8" w:rsidRPr="007B0F77" w:rsidRDefault="000427B8" w:rsidP="000427B8">
            <w:pPr>
              <w:spacing w:line="360" w:lineRule="auto"/>
              <w:jc w:val="center"/>
              <w:rPr>
                <w:ins w:id="2699" w:author="Airat Shigapov" w:date="2021-10-29T19:53:00Z"/>
                <w:rFonts w:ascii="Times New Roman" w:hAnsi="Times New Roman" w:cs="Times New Roman"/>
                <w:sz w:val="28"/>
                <w:szCs w:val="28"/>
                <w:lang w:val="en-US"/>
                <w:rPrChange w:id="2700" w:author="Airat Shigapov" w:date="2021-10-29T19:55:00Z">
                  <w:rPr>
                    <w:ins w:id="2701" w:author="Airat Shigapov" w:date="2021-10-29T19:53:00Z"/>
                    <w:rFonts w:ascii="Times New Roman" w:hAnsi="Times New Roman" w:cs="Times New Roman"/>
                    <w:sz w:val="24"/>
                    <w:szCs w:val="24"/>
                    <w:lang w:val="en-US"/>
                  </w:rPr>
                </w:rPrChange>
              </w:rPr>
            </w:pPr>
            <w:ins w:id="2702" w:author="Airat Shigapov" w:date="2021-10-29T19:53:00Z">
              <w:r w:rsidRPr="007B0F77">
                <w:rPr>
                  <w:rFonts w:ascii="Times New Roman" w:hAnsi="Times New Roman" w:cs="Times New Roman"/>
                  <w:sz w:val="28"/>
                  <w:szCs w:val="28"/>
                  <w:lang w:val="en-US"/>
                  <w:rPrChange w:id="2703" w:author="Airat Shigapov" w:date="2021-10-29T19:55:00Z">
                    <w:rPr>
                      <w:rFonts w:ascii="Times New Roman" w:hAnsi="Times New Roman" w:cs="Times New Roman"/>
                      <w:sz w:val="24"/>
                      <w:szCs w:val="24"/>
                      <w:lang w:val="en-US"/>
                    </w:rPr>
                  </w:rPrChange>
                </w:rPr>
                <w:t>PK</w:t>
              </w:r>
            </w:ins>
          </w:p>
        </w:tc>
        <w:tc>
          <w:tcPr>
            <w:tcW w:w="4392" w:type="dxa"/>
            <w:vAlign w:val="center"/>
          </w:tcPr>
          <w:p w14:paraId="76846B05" w14:textId="77777777" w:rsidR="000427B8" w:rsidRPr="007B0F77" w:rsidRDefault="000427B8" w:rsidP="000427B8">
            <w:pPr>
              <w:spacing w:line="360" w:lineRule="auto"/>
              <w:jc w:val="center"/>
              <w:rPr>
                <w:ins w:id="2704" w:author="Airat Shigapov" w:date="2021-10-29T19:53:00Z"/>
                <w:rFonts w:ascii="Times New Roman" w:hAnsi="Times New Roman" w:cs="Times New Roman"/>
                <w:sz w:val="28"/>
                <w:szCs w:val="28"/>
                <w:lang w:val="en-US"/>
                <w:rPrChange w:id="2705" w:author="Airat Shigapov" w:date="2021-10-29T19:55:00Z">
                  <w:rPr>
                    <w:ins w:id="2706" w:author="Airat Shigapov" w:date="2021-10-29T19:53:00Z"/>
                    <w:rFonts w:ascii="Times New Roman" w:hAnsi="Times New Roman" w:cs="Times New Roman"/>
                    <w:sz w:val="24"/>
                    <w:szCs w:val="24"/>
                    <w:lang w:val="en-US"/>
                  </w:rPr>
                </w:rPrChange>
              </w:rPr>
            </w:pPr>
            <w:ins w:id="2707" w:author="Airat Shigapov" w:date="2021-10-29T19:53:00Z">
              <w:r w:rsidRPr="007B0F77">
                <w:rPr>
                  <w:rFonts w:ascii="Times New Roman" w:hAnsi="Times New Roman" w:cs="Times New Roman"/>
                  <w:sz w:val="28"/>
                  <w:szCs w:val="28"/>
                  <w:lang w:val="en-US"/>
                  <w:rPrChange w:id="2708" w:author="Airat Shigapov" w:date="2021-10-29T19:55:00Z">
                    <w:rPr>
                      <w:rFonts w:ascii="Times New Roman" w:hAnsi="Times New Roman" w:cs="Times New Roman"/>
                      <w:sz w:val="24"/>
                      <w:szCs w:val="24"/>
                      <w:lang w:val="en-US"/>
                    </w:rPr>
                  </w:rPrChange>
                </w:rPr>
                <w:t>Id</w:t>
              </w:r>
            </w:ins>
          </w:p>
        </w:tc>
        <w:tc>
          <w:tcPr>
            <w:tcW w:w="2136" w:type="dxa"/>
            <w:vAlign w:val="center"/>
          </w:tcPr>
          <w:p w14:paraId="510A9427" w14:textId="77777777" w:rsidR="000427B8" w:rsidRPr="007B0F77" w:rsidRDefault="000427B8" w:rsidP="000427B8">
            <w:pPr>
              <w:spacing w:line="360" w:lineRule="auto"/>
              <w:jc w:val="center"/>
              <w:rPr>
                <w:ins w:id="2709" w:author="Airat Shigapov" w:date="2021-10-29T19:53:00Z"/>
                <w:rFonts w:ascii="Times New Roman" w:hAnsi="Times New Roman" w:cs="Times New Roman"/>
                <w:sz w:val="28"/>
                <w:szCs w:val="28"/>
                <w:lang w:val="en-US"/>
                <w:rPrChange w:id="2710" w:author="Airat Shigapov" w:date="2021-10-29T19:55:00Z">
                  <w:rPr>
                    <w:ins w:id="2711" w:author="Airat Shigapov" w:date="2021-10-29T19:53:00Z"/>
                    <w:rFonts w:ascii="Times New Roman" w:hAnsi="Times New Roman" w:cs="Times New Roman"/>
                    <w:sz w:val="24"/>
                    <w:szCs w:val="24"/>
                    <w:lang w:val="en-US"/>
                  </w:rPr>
                </w:rPrChange>
              </w:rPr>
            </w:pPr>
            <w:ins w:id="2712" w:author="Airat Shigapov" w:date="2021-10-29T19:53:00Z">
              <w:r w:rsidRPr="007B0F77">
                <w:rPr>
                  <w:rFonts w:ascii="Times New Roman" w:hAnsi="Times New Roman" w:cs="Times New Roman"/>
                  <w:sz w:val="28"/>
                  <w:szCs w:val="28"/>
                  <w:lang w:val="en-US"/>
                  <w:rPrChange w:id="2713" w:author="Airat Shigapov" w:date="2021-10-29T19:55:00Z">
                    <w:rPr>
                      <w:rFonts w:ascii="Times New Roman" w:hAnsi="Times New Roman" w:cs="Times New Roman"/>
                      <w:sz w:val="24"/>
                      <w:szCs w:val="24"/>
                      <w:lang w:val="en-US"/>
                    </w:rPr>
                  </w:rPrChange>
                </w:rPr>
                <w:t>int</w:t>
              </w:r>
            </w:ins>
          </w:p>
        </w:tc>
        <w:tc>
          <w:tcPr>
            <w:tcW w:w="1891" w:type="dxa"/>
          </w:tcPr>
          <w:p w14:paraId="1DE28765" w14:textId="77777777" w:rsidR="000427B8" w:rsidRPr="007B0F77" w:rsidRDefault="000427B8" w:rsidP="000427B8">
            <w:pPr>
              <w:spacing w:line="360" w:lineRule="auto"/>
              <w:jc w:val="center"/>
              <w:rPr>
                <w:ins w:id="2714" w:author="Airat Shigapov" w:date="2021-10-29T19:53:00Z"/>
                <w:rFonts w:ascii="Times New Roman" w:hAnsi="Times New Roman" w:cs="Times New Roman"/>
                <w:sz w:val="28"/>
                <w:szCs w:val="28"/>
                <w:lang w:val="en-US"/>
                <w:rPrChange w:id="2715" w:author="Airat Shigapov" w:date="2021-10-29T19:55:00Z">
                  <w:rPr>
                    <w:ins w:id="2716" w:author="Airat Shigapov" w:date="2021-10-29T19:53:00Z"/>
                    <w:rFonts w:ascii="Times New Roman" w:hAnsi="Times New Roman" w:cs="Times New Roman"/>
                    <w:sz w:val="24"/>
                    <w:szCs w:val="24"/>
                    <w:lang w:val="en-US"/>
                  </w:rPr>
                </w:rPrChange>
              </w:rPr>
            </w:pPr>
            <w:ins w:id="2717" w:author="Airat Shigapov" w:date="2021-10-29T19:53:00Z">
              <w:r w:rsidRPr="007B0F77">
                <w:rPr>
                  <w:rFonts w:ascii="Times New Roman" w:hAnsi="Times New Roman" w:cs="Times New Roman"/>
                  <w:sz w:val="28"/>
                  <w:szCs w:val="28"/>
                  <w:lang w:val="en-US"/>
                  <w:rPrChange w:id="2718" w:author="Airat Shigapov" w:date="2021-10-29T19:55:00Z">
                    <w:rPr>
                      <w:rFonts w:ascii="Times New Roman" w:hAnsi="Times New Roman" w:cs="Times New Roman"/>
                      <w:sz w:val="24"/>
                      <w:szCs w:val="24"/>
                      <w:lang w:val="en-US"/>
                    </w:rPr>
                  </w:rPrChange>
                </w:rPr>
                <w:t>Not Null</w:t>
              </w:r>
            </w:ins>
          </w:p>
        </w:tc>
      </w:tr>
      <w:tr w:rsidR="000427B8" w:rsidRPr="007B0F77" w14:paraId="0C1CCA93" w14:textId="77777777" w:rsidTr="00687A9C">
        <w:trPr>
          <w:ins w:id="2719" w:author="Airat Shigapov" w:date="2021-10-29T19:53:00Z"/>
        </w:trPr>
        <w:tc>
          <w:tcPr>
            <w:tcW w:w="926" w:type="dxa"/>
            <w:vAlign w:val="center"/>
          </w:tcPr>
          <w:p w14:paraId="0310A515" w14:textId="77777777" w:rsidR="000427B8" w:rsidRPr="007B0F77" w:rsidRDefault="000427B8" w:rsidP="000427B8">
            <w:pPr>
              <w:spacing w:line="360" w:lineRule="auto"/>
              <w:jc w:val="center"/>
              <w:rPr>
                <w:ins w:id="2720" w:author="Airat Shigapov" w:date="2021-10-29T19:53:00Z"/>
                <w:rFonts w:ascii="Times New Roman" w:hAnsi="Times New Roman" w:cs="Times New Roman"/>
                <w:sz w:val="28"/>
                <w:szCs w:val="28"/>
                <w:lang w:val="en-US"/>
                <w:rPrChange w:id="2721" w:author="Airat Shigapov" w:date="2021-10-29T19:55:00Z">
                  <w:rPr>
                    <w:ins w:id="2722" w:author="Airat Shigapov" w:date="2021-10-29T19:53:00Z"/>
                    <w:rFonts w:ascii="Times New Roman" w:hAnsi="Times New Roman" w:cs="Times New Roman"/>
                    <w:sz w:val="24"/>
                    <w:szCs w:val="24"/>
                    <w:lang w:val="en-US"/>
                  </w:rPr>
                </w:rPrChange>
              </w:rPr>
            </w:pPr>
            <w:ins w:id="2723" w:author="Airat Shigapov" w:date="2021-10-29T19:53:00Z">
              <w:r w:rsidRPr="007B0F77">
                <w:rPr>
                  <w:rFonts w:ascii="Times New Roman" w:hAnsi="Times New Roman" w:cs="Times New Roman"/>
                  <w:sz w:val="28"/>
                  <w:szCs w:val="28"/>
                  <w:lang w:val="en-US"/>
                  <w:rPrChange w:id="2724" w:author="Airat Shigapov" w:date="2021-10-29T19:55:00Z">
                    <w:rPr>
                      <w:rFonts w:ascii="Times New Roman" w:hAnsi="Times New Roman" w:cs="Times New Roman"/>
                      <w:sz w:val="24"/>
                      <w:szCs w:val="24"/>
                      <w:lang w:val="en-US"/>
                    </w:rPr>
                  </w:rPrChange>
                </w:rPr>
                <w:t>FK</w:t>
              </w:r>
            </w:ins>
          </w:p>
        </w:tc>
        <w:tc>
          <w:tcPr>
            <w:tcW w:w="4392" w:type="dxa"/>
            <w:vAlign w:val="center"/>
          </w:tcPr>
          <w:p w14:paraId="3099C8AF" w14:textId="77777777" w:rsidR="000427B8" w:rsidRPr="007B0F77" w:rsidRDefault="000427B8" w:rsidP="000427B8">
            <w:pPr>
              <w:spacing w:line="360" w:lineRule="auto"/>
              <w:jc w:val="center"/>
              <w:rPr>
                <w:ins w:id="2725" w:author="Airat Shigapov" w:date="2021-10-29T19:53:00Z"/>
                <w:rFonts w:ascii="Times New Roman" w:hAnsi="Times New Roman" w:cs="Times New Roman"/>
                <w:sz w:val="28"/>
                <w:szCs w:val="28"/>
                <w:lang w:val="en-US"/>
                <w:rPrChange w:id="2726" w:author="Airat Shigapov" w:date="2021-10-29T19:55:00Z">
                  <w:rPr>
                    <w:ins w:id="2727" w:author="Airat Shigapov" w:date="2021-10-29T19:53:00Z"/>
                    <w:rFonts w:ascii="Times New Roman" w:hAnsi="Times New Roman" w:cs="Times New Roman"/>
                    <w:sz w:val="24"/>
                    <w:szCs w:val="24"/>
                    <w:lang w:val="en-US"/>
                  </w:rPr>
                </w:rPrChange>
              </w:rPr>
            </w:pPr>
            <w:proofErr w:type="spellStart"/>
            <w:ins w:id="2728" w:author="Airat Shigapov" w:date="2021-10-29T19:53:00Z">
              <w:r w:rsidRPr="007B0F77">
                <w:rPr>
                  <w:rFonts w:ascii="Times New Roman" w:hAnsi="Times New Roman" w:cs="Times New Roman"/>
                  <w:sz w:val="28"/>
                  <w:szCs w:val="28"/>
                  <w:lang w:val="en-US"/>
                  <w:rPrChange w:id="2729" w:author="Airat Shigapov" w:date="2021-10-29T19:55:00Z">
                    <w:rPr>
                      <w:rFonts w:ascii="Times New Roman" w:hAnsi="Times New Roman" w:cs="Times New Roman"/>
                      <w:sz w:val="24"/>
                      <w:szCs w:val="24"/>
                      <w:lang w:val="en-US"/>
                    </w:rPr>
                  </w:rPrChange>
                </w:rPr>
                <w:t>GoodId</w:t>
              </w:r>
              <w:proofErr w:type="spellEnd"/>
            </w:ins>
          </w:p>
        </w:tc>
        <w:tc>
          <w:tcPr>
            <w:tcW w:w="2136" w:type="dxa"/>
            <w:vAlign w:val="center"/>
          </w:tcPr>
          <w:p w14:paraId="16B4A1F1" w14:textId="77777777" w:rsidR="000427B8" w:rsidRPr="007B0F77" w:rsidRDefault="000427B8" w:rsidP="000427B8">
            <w:pPr>
              <w:spacing w:line="360" w:lineRule="auto"/>
              <w:jc w:val="center"/>
              <w:rPr>
                <w:ins w:id="2730" w:author="Airat Shigapov" w:date="2021-10-29T19:53:00Z"/>
                <w:rFonts w:ascii="Times New Roman" w:hAnsi="Times New Roman" w:cs="Times New Roman"/>
                <w:sz w:val="28"/>
                <w:szCs w:val="28"/>
                <w:rPrChange w:id="2731" w:author="Airat Shigapov" w:date="2021-10-29T19:55:00Z">
                  <w:rPr>
                    <w:ins w:id="2732" w:author="Airat Shigapov" w:date="2021-10-29T19:53:00Z"/>
                    <w:rFonts w:ascii="Times New Roman" w:hAnsi="Times New Roman" w:cs="Times New Roman"/>
                    <w:sz w:val="24"/>
                    <w:szCs w:val="24"/>
                  </w:rPr>
                </w:rPrChange>
              </w:rPr>
            </w:pPr>
            <w:ins w:id="2733" w:author="Airat Shigapov" w:date="2021-10-29T19:53:00Z">
              <w:r w:rsidRPr="007B0F77">
                <w:rPr>
                  <w:rFonts w:ascii="Times New Roman" w:hAnsi="Times New Roman" w:cs="Times New Roman"/>
                  <w:sz w:val="28"/>
                  <w:szCs w:val="28"/>
                  <w:lang w:val="en-US"/>
                  <w:rPrChange w:id="2734" w:author="Airat Shigapov" w:date="2021-10-29T19:55:00Z">
                    <w:rPr>
                      <w:rFonts w:ascii="Times New Roman" w:hAnsi="Times New Roman" w:cs="Times New Roman"/>
                      <w:sz w:val="24"/>
                      <w:szCs w:val="24"/>
                      <w:lang w:val="en-US"/>
                    </w:rPr>
                  </w:rPrChange>
                </w:rPr>
                <w:t>int</w:t>
              </w:r>
            </w:ins>
          </w:p>
        </w:tc>
        <w:tc>
          <w:tcPr>
            <w:tcW w:w="1891" w:type="dxa"/>
          </w:tcPr>
          <w:p w14:paraId="2AB56628" w14:textId="77777777" w:rsidR="000427B8" w:rsidRPr="007B0F77" w:rsidRDefault="000427B8" w:rsidP="000427B8">
            <w:pPr>
              <w:spacing w:line="360" w:lineRule="auto"/>
              <w:jc w:val="center"/>
              <w:rPr>
                <w:ins w:id="2735" w:author="Airat Shigapov" w:date="2021-10-29T19:53:00Z"/>
                <w:rFonts w:ascii="Times New Roman" w:hAnsi="Times New Roman" w:cs="Times New Roman"/>
                <w:sz w:val="28"/>
                <w:szCs w:val="28"/>
                <w:lang w:val="en-US"/>
                <w:rPrChange w:id="2736" w:author="Airat Shigapov" w:date="2021-10-29T19:55:00Z">
                  <w:rPr>
                    <w:ins w:id="2737" w:author="Airat Shigapov" w:date="2021-10-29T19:53:00Z"/>
                    <w:rFonts w:ascii="Times New Roman" w:hAnsi="Times New Roman" w:cs="Times New Roman"/>
                    <w:sz w:val="24"/>
                    <w:szCs w:val="24"/>
                    <w:lang w:val="en-US"/>
                  </w:rPr>
                </w:rPrChange>
              </w:rPr>
            </w:pPr>
            <w:ins w:id="2738" w:author="Airat Shigapov" w:date="2021-10-29T19:53:00Z">
              <w:r w:rsidRPr="007B0F77">
                <w:rPr>
                  <w:rFonts w:ascii="Times New Roman" w:hAnsi="Times New Roman" w:cs="Times New Roman"/>
                  <w:sz w:val="28"/>
                  <w:szCs w:val="28"/>
                  <w:lang w:val="en-US"/>
                  <w:rPrChange w:id="2739" w:author="Airat Shigapov" w:date="2021-10-29T19:55:00Z">
                    <w:rPr>
                      <w:rFonts w:ascii="Times New Roman" w:hAnsi="Times New Roman" w:cs="Times New Roman"/>
                      <w:sz w:val="24"/>
                      <w:szCs w:val="24"/>
                      <w:lang w:val="en-US"/>
                    </w:rPr>
                  </w:rPrChange>
                </w:rPr>
                <w:t>Not Null</w:t>
              </w:r>
            </w:ins>
          </w:p>
        </w:tc>
      </w:tr>
      <w:tr w:rsidR="000427B8" w:rsidRPr="007B0F77" w14:paraId="14AA08AB" w14:textId="77777777" w:rsidTr="00687A9C">
        <w:trPr>
          <w:ins w:id="2740" w:author="Airat Shigapov" w:date="2021-10-29T19:53:00Z"/>
        </w:trPr>
        <w:tc>
          <w:tcPr>
            <w:tcW w:w="926" w:type="dxa"/>
            <w:vAlign w:val="center"/>
          </w:tcPr>
          <w:p w14:paraId="47942C2A" w14:textId="77777777" w:rsidR="000427B8" w:rsidRPr="007B0F77" w:rsidRDefault="000427B8" w:rsidP="000427B8">
            <w:pPr>
              <w:spacing w:line="360" w:lineRule="auto"/>
              <w:jc w:val="center"/>
              <w:rPr>
                <w:ins w:id="2741" w:author="Airat Shigapov" w:date="2021-10-29T19:53:00Z"/>
                <w:rFonts w:ascii="Times New Roman" w:hAnsi="Times New Roman" w:cs="Times New Roman"/>
                <w:sz w:val="28"/>
                <w:szCs w:val="28"/>
                <w:lang w:val="en-US"/>
                <w:rPrChange w:id="2742" w:author="Airat Shigapov" w:date="2021-10-29T19:55:00Z">
                  <w:rPr>
                    <w:ins w:id="2743" w:author="Airat Shigapov" w:date="2021-10-29T19:53:00Z"/>
                    <w:rFonts w:ascii="Times New Roman" w:hAnsi="Times New Roman" w:cs="Times New Roman"/>
                    <w:sz w:val="24"/>
                    <w:szCs w:val="24"/>
                    <w:lang w:val="en-US"/>
                  </w:rPr>
                </w:rPrChange>
              </w:rPr>
            </w:pPr>
            <w:proofErr w:type="spellStart"/>
            <w:ins w:id="2744" w:author="Airat Shigapov" w:date="2021-10-29T19:53:00Z">
              <w:r w:rsidRPr="007B0F77">
                <w:rPr>
                  <w:rFonts w:ascii="Times New Roman" w:hAnsi="Times New Roman" w:cs="Times New Roman"/>
                  <w:sz w:val="28"/>
                  <w:szCs w:val="28"/>
                  <w:lang w:val="en-US"/>
                  <w:rPrChange w:id="2745" w:author="Airat Shigapov" w:date="2021-10-29T19:55:00Z">
                    <w:rPr>
                      <w:rFonts w:ascii="Times New Roman" w:hAnsi="Times New Roman" w:cs="Times New Roman"/>
                      <w:sz w:val="24"/>
                      <w:szCs w:val="24"/>
                      <w:lang w:val="en-US"/>
                    </w:rPr>
                  </w:rPrChange>
                </w:rPr>
                <w:t>Fk</w:t>
              </w:r>
              <w:proofErr w:type="spellEnd"/>
            </w:ins>
          </w:p>
        </w:tc>
        <w:tc>
          <w:tcPr>
            <w:tcW w:w="4392" w:type="dxa"/>
            <w:vAlign w:val="center"/>
          </w:tcPr>
          <w:p w14:paraId="1A6F1B08" w14:textId="77777777" w:rsidR="000427B8" w:rsidRPr="007B0F77" w:rsidRDefault="000427B8" w:rsidP="000427B8">
            <w:pPr>
              <w:spacing w:line="360" w:lineRule="auto"/>
              <w:jc w:val="center"/>
              <w:rPr>
                <w:ins w:id="2746" w:author="Airat Shigapov" w:date="2021-10-29T19:53:00Z"/>
                <w:rFonts w:ascii="Times New Roman" w:hAnsi="Times New Roman" w:cs="Times New Roman"/>
                <w:sz w:val="28"/>
                <w:szCs w:val="28"/>
                <w:lang w:val="en-US"/>
                <w:rPrChange w:id="2747" w:author="Airat Shigapov" w:date="2021-10-29T19:55:00Z">
                  <w:rPr>
                    <w:ins w:id="2748" w:author="Airat Shigapov" w:date="2021-10-29T19:53:00Z"/>
                    <w:rFonts w:ascii="Times New Roman" w:hAnsi="Times New Roman" w:cs="Times New Roman"/>
                    <w:sz w:val="24"/>
                    <w:szCs w:val="24"/>
                    <w:lang w:val="en-US"/>
                  </w:rPr>
                </w:rPrChange>
              </w:rPr>
            </w:pPr>
            <w:proofErr w:type="spellStart"/>
            <w:ins w:id="2749" w:author="Airat Shigapov" w:date="2021-10-29T19:53:00Z">
              <w:r w:rsidRPr="007B0F77">
                <w:rPr>
                  <w:rFonts w:ascii="Times New Roman" w:hAnsi="Times New Roman" w:cs="Times New Roman"/>
                  <w:sz w:val="28"/>
                  <w:szCs w:val="28"/>
                  <w:lang w:val="en-US"/>
                  <w:rPrChange w:id="2750" w:author="Airat Shigapov" w:date="2021-10-29T19:55:00Z">
                    <w:rPr>
                      <w:rFonts w:ascii="Times New Roman" w:hAnsi="Times New Roman" w:cs="Times New Roman"/>
                      <w:sz w:val="24"/>
                      <w:szCs w:val="24"/>
                      <w:lang w:val="en-US"/>
                    </w:rPr>
                  </w:rPrChange>
                </w:rPr>
                <w:t>SaleId</w:t>
              </w:r>
              <w:proofErr w:type="spellEnd"/>
            </w:ins>
          </w:p>
        </w:tc>
        <w:tc>
          <w:tcPr>
            <w:tcW w:w="2136" w:type="dxa"/>
            <w:vAlign w:val="center"/>
          </w:tcPr>
          <w:p w14:paraId="336CB83B" w14:textId="77777777" w:rsidR="000427B8" w:rsidRPr="007B0F77" w:rsidRDefault="000427B8" w:rsidP="000427B8">
            <w:pPr>
              <w:spacing w:line="360" w:lineRule="auto"/>
              <w:jc w:val="center"/>
              <w:rPr>
                <w:ins w:id="2751" w:author="Airat Shigapov" w:date="2021-10-29T19:53:00Z"/>
                <w:rFonts w:ascii="Times New Roman" w:hAnsi="Times New Roman" w:cs="Times New Roman"/>
                <w:sz w:val="28"/>
                <w:szCs w:val="28"/>
                <w:lang w:val="en-US"/>
                <w:rPrChange w:id="2752" w:author="Airat Shigapov" w:date="2021-10-29T19:55:00Z">
                  <w:rPr>
                    <w:ins w:id="2753" w:author="Airat Shigapov" w:date="2021-10-29T19:53:00Z"/>
                    <w:rFonts w:ascii="Times New Roman" w:hAnsi="Times New Roman" w:cs="Times New Roman"/>
                    <w:sz w:val="24"/>
                    <w:szCs w:val="24"/>
                    <w:lang w:val="en-US"/>
                  </w:rPr>
                </w:rPrChange>
              </w:rPr>
            </w:pPr>
            <w:ins w:id="2754" w:author="Airat Shigapov" w:date="2021-10-29T19:53:00Z">
              <w:r w:rsidRPr="007B0F77">
                <w:rPr>
                  <w:rFonts w:ascii="Times New Roman" w:hAnsi="Times New Roman" w:cs="Times New Roman"/>
                  <w:sz w:val="28"/>
                  <w:szCs w:val="28"/>
                  <w:lang w:val="en-US"/>
                  <w:rPrChange w:id="2755" w:author="Airat Shigapov" w:date="2021-10-29T19:55:00Z">
                    <w:rPr>
                      <w:rFonts w:ascii="Times New Roman" w:hAnsi="Times New Roman" w:cs="Times New Roman"/>
                      <w:sz w:val="24"/>
                      <w:szCs w:val="24"/>
                      <w:lang w:val="en-US"/>
                    </w:rPr>
                  </w:rPrChange>
                </w:rPr>
                <w:t>int</w:t>
              </w:r>
            </w:ins>
          </w:p>
        </w:tc>
        <w:tc>
          <w:tcPr>
            <w:tcW w:w="1891" w:type="dxa"/>
          </w:tcPr>
          <w:p w14:paraId="6CE47D5B" w14:textId="77777777" w:rsidR="000427B8" w:rsidRPr="007B0F77" w:rsidRDefault="000427B8" w:rsidP="000427B8">
            <w:pPr>
              <w:spacing w:line="360" w:lineRule="auto"/>
              <w:jc w:val="center"/>
              <w:rPr>
                <w:ins w:id="2756" w:author="Airat Shigapov" w:date="2021-10-29T19:53:00Z"/>
                <w:rFonts w:ascii="Times New Roman" w:hAnsi="Times New Roman" w:cs="Times New Roman"/>
                <w:sz w:val="28"/>
                <w:szCs w:val="28"/>
                <w:lang w:val="en-US"/>
                <w:rPrChange w:id="2757" w:author="Airat Shigapov" w:date="2021-10-29T19:55:00Z">
                  <w:rPr>
                    <w:ins w:id="2758" w:author="Airat Shigapov" w:date="2021-10-29T19:53:00Z"/>
                    <w:rFonts w:ascii="Times New Roman" w:hAnsi="Times New Roman" w:cs="Times New Roman"/>
                    <w:sz w:val="24"/>
                    <w:szCs w:val="24"/>
                    <w:lang w:val="en-US"/>
                  </w:rPr>
                </w:rPrChange>
              </w:rPr>
            </w:pPr>
            <w:ins w:id="2759" w:author="Airat Shigapov" w:date="2021-10-29T19:53:00Z">
              <w:r w:rsidRPr="007B0F77">
                <w:rPr>
                  <w:rFonts w:ascii="Times New Roman" w:hAnsi="Times New Roman" w:cs="Times New Roman"/>
                  <w:sz w:val="28"/>
                  <w:szCs w:val="28"/>
                  <w:lang w:val="en-US"/>
                  <w:rPrChange w:id="2760" w:author="Airat Shigapov" w:date="2021-10-29T19:55:00Z">
                    <w:rPr>
                      <w:rFonts w:ascii="Times New Roman" w:hAnsi="Times New Roman" w:cs="Times New Roman"/>
                      <w:sz w:val="24"/>
                      <w:szCs w:val="24"/>
                      <w:lang w:val="en-US"/>
                    </w:rPr>
                  </w:rPrChange>
                </w:rPr>
                <w:t>Not Null</w:t>
              </w:r>
            </w:ins>
          </w:p>
        </w:tc>
      </w:tr>
      <w:tr w:rsidR="000427B8" w:rsidRPr="007B0F77" w14:paraId="2BC8CEE5" w14:textId="77777777" w:rsidTr="00687A9C">
        <w:trPr>
          <w:ins w:id="2761" w:author="Airat Shigapov" w:date="2021-10-29T19:53:00Z"/>
        </w:trPr>
        <w:tc>
          <w:tcPr>
            <w:tcW w:w="926" w:type="dxa"/>
            <w:vAlign w:val="center"/>
          </w:tcPr>
          <w:p w14:paraId="5A1B3E4B" w14:textId="77777777" w:rsidR="000427B8" w:rsidRPr="007B0F77" w:rsidRDefault="000427B8" w:rsidP="000427B8">
            <w:pPr>
              <w:spacing w:line="360" w:lineRule="auto"/>
              <w:jc w:val="center"/>
              <w:rPr>
                <w:ins w:id="2762" w:author="Airat Shigapov" w:date="2021-10-29T19:53:00Z"/>
                <w:rFonts w:ascii="Times New Roman" w:hAnsi="Times New Roman" w:cs="Times New Roman"/>
                <w:sz w:val="28"/>
                <w:szCs w:val="28"/>
                <w:lang w:val="en-US"/>
                <w:rPrChange w:id="2763" w:author="Airat Shigapov" w:date="2021-10-29T19:55:00Z">
                  <w:rPr>
                    <w:ins w:id="2764" w:author="Airat Shigapov" w:date="2021-10-29T19:53:00Z"/>
                    <w:rFonts w:ascii="Times New Roman" w:hAnsi="Times New Roman" w:cs="Times New Roman"/>
                    <w:sz w:val="24"/>
                    <w:szCs w:val="24"/>
                    <w:lang w:val="en-US"/>
                  </w:rPr>
                </w:rPrChange>
              </w:rPr>
            </w:pPr>
          </w:p>
        </w:tc>
        <w:tc>
          <w:tcPr>
            <w:tcW w:w="4392" w:type="dxa"/>
            <w:vAlign w:val="center"/>
          </w:tcPr>
          <w:p w14:paraId="6231A999" w14:textId="77777777" w:rsidR="000427B8" w:rsidRPr="007B0F77" w:rsidRDefault="000427B8" w:rsidP="000427B8">
            <w:pPr>
              <w:spacing w:line="360" w:lineRule="auto"/>
              <w:jc w:val="center"/>
              <w:rPr>
                <w:ins w:id="2765" w:author="Airat Shigapov" w:date="2021-10-29T19:53:00Z"/>
                <w:rFonts w:ascii="Times New Roman" w:hAnsi="Times New Roman" w:cs="Times New Roman"/>
                <w:sz w:val="28"/>
                <w:szCs w:val="28"/>
                <w:lang w:val="en-US"/>
                <w:rPrChange w:id="2766" w:author="Airat Shigapov" w:date="2021-10-29T19:55:00Z">
                  <w:rPr>
                    <w:ins w:id="2767" w:author="Airat Shigapov" w:date="2021-10-29T19:53:00Z"/>
                    <w:rFonts w:ascii="Times New Roman" w:hAnsi="Times New Roman" w:cs="Times New Roman"/>
                    <w:sz w:val="24"/>
                    <w:szCs w:val="24"/>
                    <w:lang w:val="en-US"/>
                  </w:rPr>
                </w:rPrChange>
              </w:rPr>
            </w:pPr>
            <w:ins w:id="2768" w:author="Airat Shigapov" w:date="2021-10-29T19:53:00Z">
              <w:r w:rsidRPr="007B0F77">
                <w:rPr>
                  <w:rFonts w:ascii="Times New Roman" w:hAnsi="Times New Roman" w:cs="Times New Roman"/>
                  <w:sz w:val="28"/>
                  <w:szCs w:val="28"/>
                  <w:lang w:val="en-US"/>
                  <w:rPrChange w:id="2769" w:author="Airat Shigapov" w:date="2021-10-29T19:55:00Z">
                    <w:rPr>
                      <w:rFonts w:ascii="Times New Roman" w:hAnsi="Times New Roman" w:cs="Times New Roman"/>
                      <w:sz w:val="24"/>
                      <w:szCs w:val="24"/>
                      <w:lang w:val="en-US"/>
                    </w:rPr>
                  </w:rPrChange>
                </w:rPr>
                <w:t>Count</w:t>
              </w:r>
            </w:ins>
          </w:p>
        </w:tc>
        <w:tc>
          <w:tcPr>
            <w:tcW w:w="2136" w:type="dxa"/>
            <w:vAlign w:val="center"/>
          </w:tcPr>
          <w:p w14:paraId="26443112" w14:textId="77777777" w:rsidR="000427B8" w:rsidRPr="007B0F77" w:rsidRDefault="000427B8" w:rsidP="000427B8">
            <w:pPr>
              <w:spacing w:line="360" w:lineRule="auto"/>
              <w:jc w:val="center"/>
              <w:rPr>
                <w:ins w:id="2770" w:author="Airat Shigapov" w:date="2021-10-29T19:53:00Z"/>
                <w:rFonts w:ascii="Times New Roman" w:hAnsi="Times New Roman" w:cs="Times New Roman"/>
                <w:sz w:val="28"/>
                <w:szCs w:val="28"/>
                <w:lang w:val="en-US"/>
                <w:rPrChange w:id="2771" w:author="Airat Shigapov" w:date="2021-10-29T19:55:00Z">
                  <w:rPr>
                    <w:ins w:id="2772" w:author="Airat Shigapov" w:date="2021-10-29T19:53:00Z"/>
                    <w:rFonts w:ascii="Times New Roman" w:hAnsi="Times New Roman" w:cs="Times New Roman"/>
                    <w:sz w:val="24"/>
                    <w:szCs w:val="24"/>
                    <w:lang w:val="en-US"/>
                  </w:rPr>
                </w:rPrChange>
              </w:rPr>
            </w:pPr>
            <w:ins w:id="2773" w:author="Airat Shigapov" w:date="2021-10-29T19:53:00Z">
              <w:r w:rsidRPr="007B0F77">
                <w:rPr>
                  <w:rFonts w:ascii="Times New Roman" w:hAnsi="Times New Roman" w:cs="Times New Roman"/>
                  <w:sz w:val="28"/>
                  <w:szCs w:val="28"/>
                  <w:lang w:val="en-US"/>
                  <w:rPrChange w:id="2774" w:author="Airat Shigapov" w:date="2021-10-29T19:55:00Z">
                    <w:rPr>
                      <w:rFonts w:ascii="Times New Roman" w:hAnsi="Times New Roman" w:cs="Times New Roman"/>
                      <w:sz w:val="24"/>
                      <w:szCs w:val="24"/>
                      <w:lang w:val="en-US"/>
                    </w:rPr>
                  </w:rPrChange>
                </w:rPr>
                <w:t>int</w:t>
              </w:r>
            </w:ins>
          </w:p>
        </w:tc>
        <w:tc>
          <w:tcPr>
            <w:tcW w:w="1891" w:type="dxa"/>
          </w:tcPr>
          <w:p w14:paraId="211B34E4" w14:textId="77777777" w:rsidR="000427B8" w:rsidRPr="007B0F77" w:rsidRDefault="000427B8" w:rsidP="000427B8">
            <w:pPr>
              <w:spacing w:line="360" w:lineRule="auto"/>
              <w:jc w:val="center"/>
              <w:rPr>
                <w:ins w:id="2775" w:author="Airat Shigapov" w:date="2021-10-29T19:53:00Z"/>
                <w:rFonts w:ascii="Times New Roman" w:hAnsi="Times New Roman" w:cs="Times New Roman"/>
                <w:sz w:val="28"/>
                <w:szCs w:val="28"/>
                <w:lang w:val="en-US"/>
                <w:rPrChange w:id="2776" w:author="Airat Shigapov" w:date="2021-10-29T19:55:00Z">
                  <w:rPr>
                    <w:ins w:id="2777" w:author="Airat Shigapov" w:date="2021-10-29T19:53:00Z"/>
                    <w:rFonts w:ascii="Times New Roman" w:hAnsi="Times New Roman" w:cs="Times New Roman"/>
                    <w:sz w:val="24"/>
                    <w:szCs w:val="24"/>
                    <w:lang w:val="en-US"/>
                  </w:rPr>
                </w:rPrChange>
              </w:rPr>
            </w:pPr>
            <w:ins w:id="2778" w:author="Airat Shigapov" w:date="2021-10-29T19:53:00Z">
              <w:r w:rsidRPr="007B0F77">
                <w:rPr>
                  <w:rFonts w:ascii="Times New Roman" w:hAnsi="Times New Roman" w:cs="Times New Roman"/>
                  <w:sz w:val="28"/>
                  <w:szCs w:val="28"/>
                  <w:lang w:val="en-US"/>
                  <w:rPrChange w:id="2779" w:author="Airat Shigapov" w:date="2021-10-29T19:55:00Z">
                    <w:rPr>
                      <w:rFonts w:ascii="Times New Roman" w:hAnsi="Times New Roman" w:cs="Times New Roman"/>
                      <w:sz w:val="24"/>
                      <w:szCs w:val="24"/>
                      <w:lang w:val="en-US"/>
                    </w:rPr>
                  </w:rPrChange>
                </w:rPr>
                <w:t>Not Null</w:t>
              </w:r>
            </w:ins>
          </w:p>
        </w:tc>
      </w:tr>
    </w:tbl>
    <w:p w14:paraId="51B5E648" w14:textId="6CCFF815" w:rsidR="000427B8" w:rsidRPr="00D50DB0" w:rsidRDefault="00A67788">
      <w:pPr>
        <w:spacing w:before="120" w:after="0" w:line="360" w:lineRule="auto"/>
        <w:jc w:val="center"/>
        <w:rPr>
          <w:ins w:id="2780" w:author="Airat Shigapov" w:date="2021-10-29T19:53:00Z"/>
          <w:rFonts w:ascii="Times New Roman" w:hAnsi="Times New Roman" w:cs="Times New Roman"/>
          <w:sz w:val="28"/>
          <w:szCs w:val="28"/>
          <w:lang w:val="en-US"/>
          <w:rPrChange w:id="2781" w:author="Airat Shigapov" w:date="2021-10-29T20:12:00Z">
            <w:rPr>
              <w:ins w:id="2782" w:author="Airat Shigapov" w:date="2021-10-29T19:53:00Z"/>
            </w:rPr>
          </w:rPrChange>
        </w:rPr>
        <w:pPrChange w:id="2783" w:author="Airat Shigapov" w:date="2021-10-29T20:12:00Z">
          <w:pPr/>
        </w:pPrChange>
      </w:pPr>
      <w:ins w:id="2784" w:author="Airat Shigapov" w:date="2021-10-29T19:59:00Z">
        <w:r>
          <w:rPr>
            <w:rFonts w:ascii="Times New Roman" w:hAnsi="Times New Roman" w:cs="Times New Roman"/>
            <w:sz w:val="28"/>
            <w:szCs w:val="28"/>
          </w:rPr>
          <w:t>Таблица 3.</w:t>
        </w:r>
      </w:ins>
      <w:ins w:id="2785" w:author="Airat Shigapov" w:date="2021-10-29T20:02:00Z">
        <w:r w:rsidR="00817113">
          <w:rPr>
            <w:rFonts w:ascii="Times New Roman" w:hAnsi="Times New Roman" w:cs="Times New Roman"/>
            <w:sz w:val="28"/>
            <w:szCs w:val="28"/>
            <w:lang w:val="en-US"/>
          </w:rPr>
          <w:t>9</w:t>
        </w:r>
      </w:ins>
      <w:ins w:id="2786" w:author="Airat Shigapov" w:date="2021-10-29T19:59:00Z">
        <w:r>
          <w:rPr>
            <w:rFonts w:ascii="Times New Roman" w:hAnsi="Times New Roman" w:cs="Times New Roman"/>
            <w:sz w:val="28"/>
            <w:szCs w:val="28"/>
          </w:rPr>
          <w:t xml:space="preserve"> Таблица </w:t>
        </w:r>
      </w:ins>
      <w:proofErr w:type="spellStart"/>
      <w:ins w:id="2787" w:author="Airat Shigapov" w:date="2021-10-29T20:02:00Z">
        <w:r w:rsidR="00817113">
          <w:rPr>
            <w:rFonts w:ascii="Times New Roman" w:hAnsi="Times New Roman" w:cs="Times New Roman"/>
            <w:sz w:val="28"/>
            <w:szCs w:val="28"/>
            <w:lang w:val="en-US"/>
          </w:rPr>
          <w:t>GoodSale</w:t>
        </w:r>
      </w:ins>
      <w:proofErr w:type="spellEnd"/>
    </w:p>
    <w:p w14:paraId="26B83D1F" w14:textId="45551904" w:rsidR="0053714C" w:rsidRPr="00687A9C" w:rsidRDefault="0053714C">
      <w:pPr>
        <w:spacing w:before="120" w:after="0" w:line="360" w:lineRule="auto"/>
        <w:ind w:firstLine="709"/>
        <w:rPr>
          <w:ins w:id="2788" w:author="Airat Shigapov" w:date="2021-10-29T20:10:00Z"/>
          <w:rFonts w:ascii="Times New Roman" w:hAnsi="Times New Roman" w:cs="Times New Roman"/>
          <w:sz w:val="28"/>
          <w:szCs w:val="28"/>
        </w:rPr>
        <w:pPrChange w:id="2789" w:author="Airat Shigapov" w:date="2021-10-29T20:13:00Z">
          <w:pPr>
            <w:spacing w:after="0" w:line="360" w:lineRule="auto"/>
            <w:ind w:firstLine="708"/>
          </w:pPr>
        </w:pPrChange>
      </w:pPr>
      <w:ins w:id="2790" w:author="Airat Shigapov" w:date="2021-10-29T20:10:00Z">
        <w:r>
          <w:rPr>
            <w:rFonts w:ascii="Times New Roman" w:hAnsi="Times New Roman" w:cs="Times New Roman"/>
            <w:sz w:val="28"/>
            <w:szCs w:val="28"/>
          </w:rPr>
          <w:t>Таблица</w:t>
        </w:r>
        <w:r w:rsidRPr="0053714C">
          <w:rPr>
            <w:rFonts w:ascii="Times New Roman" w:hAnsi="Times New Roman" w:cs="Times New Roman"/>
            <w:sz w:val="28"/>
            <w:szCs w:val="28"/>
            <w:rPrChange w:id="2791" w:author="Airat Shigapov" w:date="2021-10-29T20:11:00Z">
              <w:rPr>
                <w:rFonts w:ascii="Times New Roman" w:hAnsi="Times New Roman" w:cs="Times New Roman"/>
                <w:sz w:val="28"/>
                <w:szCs w:val="28"/>
                <w:lang w:val="en-US"/>
              </w:rPr>
            </w:rPrChange>
          </w:rPr>
          <w:t xml:space="preserve"> </w:t>
        </w:r>
        <w:r>
          <w:rPr>
            <w:rFonts w:ascii="Times New Roman" w:hAnsi="Times New Roman" w:cs="Times New Roman"/>
            <w:sz w:val="28"/>
            <w:szCs w:val="28"/>
            <w:lang w:val="en-US"/>
          </w:rPr>
          <w:t>Pictures</w:t>
        </w:r>
        <w:r w:rsidRPr="00687A9C">
          <w:rPr>
            <w:rFonts w:ascii="Times New Roman" w:hAnsi="Times New Roman" w:cs="Times New Roman"/>
            <w:sz w:val="28"/>
            <w:szCs w:val="28"/>
          </w:rPr>
          <w:t xml:space="preserve"> </w:t>
        </w:r>
      </w:ins>
      <w:ins w:id="2792" w:author="Airat Shigapov" w:date="2021-10-29T20:11:00Z">
        <w:r>
          <w:rPr>
            <w:rFonts w:ascii="Times New Roman" w:hAnsi="Times New Roman" w:cs="Times New Roman"/>
            <w:sz w:val="28"/>
            <w:szCs w:val="28"/>
          </w:rPr>
          <w:t>хранит список картинок товара</w:t>
        </w:r>
      </w:ins>
      <w:ins w:id="2793" w:author="Airat Shigapov" w:date="2021-10-29T20:10:00Z">
        <w:r>
          <w:rPr>
            <w:rFonts w:ascii="Times New Roman" w:hAnsi="Times New Roman" w:cs="Times New Roman"/>
            <w:sz w:val="28"/>
            <w:szCs w:val="28"/>
          </w:rPr>
          <w:t xml:space="preserve"> (Рисунок 3.1</w:t>
        </w:r>
      </w:ins>
      <w:ins w:id="2794" w:author="Airat Shigapov" w:date="2021-10-29T20:11:00Z">
        <w:r w:rsidR="007E5706">
          <w:rPr>
            <w:rFonts w:ascii="Times New Roman" w:hAnsi="Times New Roman" w:cs="Times New Roman"/>
            <w:sz w:val="28"/>
            <w:szCs w:val="28"/>
          </w:rPr>
          <w:t>0</w:t>
        </w:r>
      </w:ins>
      <w:ins w:id="2795" w:author="Airat Shigapov" w:date="2021-10-29T20:10:00Z">
        <w:r>
          <w:rPr>
            <w:rFonts w:ascii="Times New Roman" w:hAnsi="Times New Roman" w:cs="Times New Roman"/>
            <w:sz w:val="28"/>
            <w:szCs w:val="28"/>
          </w:rPr>
          <w:t>).</w:t>
        </w:r>
      </w:ins>
    </w:p>
    <w:tbl>
      <w:tblPr>
        <w:tblStyle w:val="a9"/>
        <w:tblW w:w="0" w:type="auto"/>
        <w:tblLook w:val="04A0" w:firstRow="1" w:lastRow="0" w:firstColumn="1" w:lastColumn="0" w:noHBand="0" w:noVBand="1"/>
      </w:tblPr>
      <w:tblGrid>
        <w:gridCol w:w="926"/>
        <w:gridCol w:w="4392"/>
        <w:gridCol w:w="2136"/>
        <w:gridCol w:w="1891"/>
      </w:tblGrid>
      <w:tr w:rsidR="000427B8" w:rsidRPr="007B0F77" w14:paraId="4E5F7719" w14:textId="77777777" w:rsidTr="00687A9C">
        <w:trPr>
          <w:ins w:id="2796" w:author="Airat Shigapov" w:date="2021-10-29T19:53:00Z"/>
        </w:trPr>
        <w:tc>
          <w:tcPr>
            <w:tcW w:w="926" w:type="dxa"/>
            <w:vAlign w:val="center"/>
          </w:tcPr>
          <w:p w14:paraId="01449931" w14:textId="77777777" w:rsidR="000427B8" w:rsidRPr="007B0F77" w:rsidRDefault="000427B8" w:rsidP="000427B8">
            <w:pPr>
              <w:spacing w:line="360" w:lineRule="auto"/>
              <w:jc w:val="center"/>
              <w:rPr>
                <w:ins w:id="2797" w:author="Airat Shigapov" w:date="2021-10-29T19:53:00Z"/>
                <w:rFonts w:ascii="Times New Roman" w:hAnsi="Times New Roman" w:cs="Times New Roman"/>
                <w:sz w:val="28"/>
                <w:szCs w:val="28"/>
                <w:rPrChange w:id="2798" w:author="Airat Shigapov" w:date="2021-10-29T19:55:00Z">
                  <w:rPr>
                    <w:ins w:id="2799" w:author="Airat Shigapov" w:date="2021-10-29T19:53:00Z"/>
                    <w:rFonts w:ascii="Times New Roman" w:hAnsi="Times New Roman" w:cs="Times New Roman"/>
                    <w:sz w:val="24"/>
                    <w:szCs w:val="24"/>
                  </w:rPr>
                </w:rPrChange>
              </w:rPr>
            </w:pPr>
            <w:ins w:id="2800" w:author="Airat Shigapov" w:date="2021-10-29T19:53:00Z">
              <w:r w:rsidRPr="007B0F77">
                <w:rPr>
                  <w:rFonts w:ascii="Times New Roman" w:hAnsi="Times New Roman" w:cs="Times New Roman"/>
                  <w:sz w:val="28"/>
                  <w:szCs w:val="28"/>
                  <w:rPrChange w:id="2801" w:author="Airat Shigapov" w:date="2021-10-29T19:55:00Z">
                    <w:rPr>
                      <w:rFonts w:ascii="Times New Roman" w:hAnsi="Times New Roman" w:cs="Times New Roman"/>
                      <w:sz w:val="24"/>
                      <w:szCs w:val="24"/>
                    </w:rPr>
                  </w:rPrChange>
                </w:rPr>
                <w:t>Ключ</w:t>
              </w:r>
            </w:ins>
          </w:p>
        </w:tc>
        <w:tc>
          <w:tcPr>
            <w:tcW w:w="4392" w:type="dxa"/>
            <w:vAlign w:val="center"/>
          </w:tcPr>
          <w:p w14:paraId="3FB5A85E" w14:textId="77777777" w:rsidR="000427B8" w:rsidRPr="007B0F77" w:rsidRDefault="000427B8" w:rsidP="000427B8">
            <w:pPr>
              <w:spacing w:line="360" w:lineRule="auto"/>
              <w:jc w:val="center"/>
              <w:rPr>
                <w:ins w:id="2802" w:author="Airat Shigapov" w:date="2021-10-29T19:53:00Z"/>
                <w:rFonts w:ascii="Times New Roman" w:hAnsi="Times New Roman" w:cs="Times New Roman"/>
                <w:sz w:val="28"/>
                <w:szCs w:val="28"/>
                <w:rPrChange w:id="2803" w:author="Airat Shigapov" w:date="2021-10-29T19:55:00Z">
                  <w:rPr>
                    <w:ins w:id="2804" w:author="Airat Shigapov" w:date="2021-10-29T19:53:00Z"/>
                    <w:rFonts w:ascii="Times New Roman" w:hAnsi="Times New Roman" w:cs="Times New Roman"/>
                    <w:sz w:val="24"/>
                    <w:szCs w:val="24"/>
                  </w:rPr>
                </w:rPrChange>
              </w:rPr>
            </w:pPr>
            <w:ins w:id="2805" w:author="Airat Shigapov" w:date="2021-10-29T19:53:00Z">
              <w:r w:rsidRPr="007B0F77">
                <w:rPr>
                  <w:rFonts w:ascii="Times New Roman" w:hAnsi="Times New Roman" w:cs="Times New Roman"/>
                  <w:sz w:val="28"/>
                  <w:szCs w:val="28"/>
                  <w:rPrChange w:id="2806" w:author="Airat Shigapov" w:date="2021-10-29T19:55:00Z">
                    <w:rPr>
                      <w:rFonts w:ascii="Times New Roman" w:hAnsi="Times New Roman" w:cs="Times New Roman"/>
                      <w:sz w:val="24"/>
                      <w:szCs w:val="24"/>
                    </w:rPr>
                  </w:rPrChange>
                </w:rPr>
                <w:t>Наименование</w:t>
              </w:r>
            </w:ins>
          </w:p>
        </w:tc>
        <w:tc>
          <w:tcPr>
            <w:tcW w:w="2136" w:type="dxa"/>
            <w:vAlign w:val="center"/>
          </w:tcPr>
          <w:p w14:paraId="37090780" w14:textId="77777777" w:rsidR="000427B8" w:rsidRPr="007B0F77" w:rsidRDefault="000427B8" w:rsidP="000427B8">
            <w:pPr>
              <w:spacing w:line="360" w:lineRule="auto"/>
              <w:jc w:val="center"/>
              <w:rPr>
                <w:ins w:id="2807" w:author="Airat Shigapov" w:date="2021-10-29T19:53:00Z"/>
                <w:rFonts w:ascii="Times New Roman" w:hAnsi="Times New Roman" w:cs="Times New Roman"/>
                <w:sz w:val="28"/>
                <w:szCs w:val="28"/>
                <w:rPrChange w:id="2808" w:author="Airat Shigapov" w:date="2021-10-29T19:55:00Z">
                  <w:rPr>
                    <w:ins w:id="2809" w:author="Airat Shigapov" w:date="2021-10-29T19:53:00Z"/>
                    <w:rFonts w:ascii="Times New Roman" w:hAnsi="Times New Roman" w:cs="Times New Roman"/>
                    <w:sz w:val="24"/>
                    <w:szCs w:val="24"/>
                  </w:rPr>
                </w:rPrChange>
              </w:rPr>
            </w:pPr>
            <w:ins w:id="2810" w:author="Airat Shigapov" w:date="2021-10-29T19:53:00Z">
              <w:r w:rsidRPr="007B0F77">
                <w:rPr>
                  <w:rFonts w:ascii="Times New Roman" w:hAnsi="Times New Roman" w:cs="Times New Roman"/>
                  <w:sz w:val="28"/>
                  <w:szCs w:val="28"/>
                  <w:rPrChange w:id="2811" w:author="Airat Shigapov" w:date="2021-10-29T19:55:00Z">
                    <w:rPr>
                      <w:rFonts w:ascii="Times New Roman" w:hAnsi="Times New Roman" w:cs="Times New Roman"/>
                      <w:sz w:val="24"/>
                      <w:szCs w:val="24"/>
                    </w:rPr>
                  </w:rPrChange>
                </w:rPr>
                <w:t>Тип данных</w:t>
              </w:r>
            </w:ins>
          </w:p>
        </w:tc>
        <w:tc>
          <w:tcPr>
            <w:tcW w:w="1891" w:type="dxa"/>
          </w:tcPr>
          <w:p w14:paraId="70718746" w14:textId="77777777" w:rsidR="000427B8" w:rsidRPr="007B0F77" w:rsidRDefault="000427B8" w:rsidP="000427B8">
            <w:pPr>
              <w:spacing w:line="360" w:lineRule="auto"/>
              <w:jc w:val="center"/>
              <w:rPr>
                <w:ins w:id="2812" w:author="Airat Shigapov" w:date="2021-10-29T19:53:00Z"/>
                <w:rFonts w:ascii="Times New Roman" w:hAnsi="Times New Roman" w:cs="Times New Roman"/>
                <w:sz w:val="28"/>
                <w:szCs w:val="28"/>
                <w:rPrChange w:id="2813" w:author="Airat Shigapov" w:date="2021-10-29T19:55:00Z">
                  <w:rPr>
                    <w:ins w:id="2814" w:author="Airat Shigapov" w:date="2021-10-29T19:53:00Z"/>
                    <w:rFonts w:ascii="Times New Roman" w:hAnsi="Times New Roman" w:cs="Times New Roman"/>
                    <w:sz w:val="24"/>
                    <w:szCs w:val="24"/>
                  </w:rPr>
                </w:rPrChange>
              </w:rPr>
            </w:pPr>
            <w:ins w:id="2815" w:author="Airat Shigapov" w:date="2021-10-29T19:53:00Z">
              <w:r w:rsidRPr="007B0F77">
                <w:rPr>
                  <w:rFonts w:ascii="Times New Roman" w:hAnsi="Times New Roman" w:cs="Times New Roman"/>
                  <w:sz w:val="28"/>
                  <w:szCs w:val="28"/>
                  <w:rPrChange w:id="2816" w:author="Airat Shigapov" w:date="2021-10-29T19:55:00Z">
                    <w:rPr>
                      <w:rFonts w:ascii="Times New Roman" w:hAnsi="Times New Roman" w:cs="Times New Roman"/>
                      <w:sz w:val="24"/>
                      <w:szCs w:val="24"/>
                    </w:rPr>
                  </w:rPrChange>
                </w:rPr>
                <w:t>Не пусто</w:t>
              </w:r>
            </w:ins>
          </w:p>
        </w:tc>
      </w:tr>
      <w:tr w:rsidR="000427B8" w:rsidRPr="007B0F77" w14:paraId="6D681A3E" w14:textId="77777777" w:rsidTr="00687A9C">
        <w:trPr>
          <w:ins w:id="2817" w:author="Airat Shigapov" w:date="2021-10-29T19:53:00Z"/>
        </w:trPr>
        <w:tc>
          <w:tcPr>
            <w:tcW w:w="926" w:type="dxa"/>
            <w:vAlign w:val="center"/>
          </w:tcPr>
          <w:p w14:paraId="3F68DEDC" w14:textId="77777777" w:rsidR="000427B8" w:rsidRPr="007B0F77" w:rsidRDefault="000427B8" w:rsidP="000427B8">
            <w:pPr>
              <w:spacing w:line="360" w:lineRule="auto"/>
              <w:jc w:val="center"/>
              <w:rPr>
                <w:ins w:id="2818" w:author="Airat Shigapov" w:date="2021-10-29T19:53:00Z"/>
                <w:rFonts w:ascii="Times New Roman" w:hAnsi="Times New Roman" w:cs="Times New Roman"/>
                <w:sz w:val="28"/>
                <w:szCs w:val="28"/>
                <w:lang w:val="en-US"/>
                <w:rPrChange w:id="2819" w:author="Airat Shigapov" w:date="2021-10-29T19:55:00Z">
                  <w:rPr>
                    <w:ins w:id="2820" w:author="Airat Shigapov" w:date="2021-10-29T19:53:00Z"/>
                    <w:rFonts w:ascii="Times New Roman" w:hAnsi="Times New Roman" w:cs="Times New Roman"/>
                    <w:sz w:val="24"/>
                    <w:szCs w:val="24"/>
                    <w:lang w:val="en-US"/>
                  </w:rPr>
                </w:rPrChange>
              </w:rPr>
            </w:pPr>
            <w:ins w:id="2821" w:author="Airat Shigapov" w:date="2021-10-29T19:53:00Z">
              <w:r w:rsidRPr="007B0F77">
                <w:rPr>
                  <w:rFonts w:ascii="Times New Roman" w:hAnsi="Times New Roman" w:cs="Times New Roman"/>
                  <w:sz w:val="28"/>
                  <w:szCs w:val="28"/>
                  <w:lang w:val="en-US"/>
                  <w:rPrChange w:id="2822" w:author="Airat Shigapov" w:date="2021-10-29T19:55:00Z">
                    <w:rPr>
                      <w:rFonts w:ascii="Times New Roman" w:hAnsi="Times New Roman" w:cs="Times New Roman"/>
                      <w:sz w:val="24"/>
                      <w:szCs w:val="24"/>
                      <w:lang w:val="en-US"/>
                    </w:rPr>
                  </w:rPrChange>
                </w:rPr>
                <w:t>PK</w:t>
              </w:r>
            </w:ins>
          </w:p>
        </w:tc>
        <w:tc>
          <w:tcPr>
            <w:tcW w:w="4392" w:type="dxa"/>
            <w:vAlign w:val="center"/>
          </w:tcPr>
          <w:p w14:paraId="353A8387" w14:textId="77777777" w:rsidR="000427B8" w:rsidRPr="007B0F77" w:rsidRDefault="000427B8" w:rsidP="000427B8">
            <w:pPr>
              <w:spacing w:line="360" w:lineRule="auto"/>
              <w:jc w:val="center"/>
              <w:rPr>
                <w:ins w:id="2823" w:author="Airat Shigapov" w:date="2021-10-29T19:53:00Z"/>
                <w:rFonts w:ascii="Times New Roman" w:hAnsi="Times New Roman" w:cs="Times New Roman"/>
                <w:sz w:val="28"/>
                <w:szCs w:val="28"/>
                <w:lang w:val="en-US"/>
                <w:rPrChange w:id="2824" w:author="Airat Shigapov" w:date="2021-10-29T19:55:00Z">
                  <w:rPr>
                    <w:ins w:id="2825" w:author="Airat Shigapov" w:date="2021-10-29T19:53:00Z"/>
                    <w:rFonts w:ascii="Times New Roman" w:hAnsi="Times New Roman" w:cs="Times New Roman"/>
                    <w:sz w:val="24"/>
                    <w:szCs w:val="24"/>
                    <w:lang w:val="en-US"/>
                  </w:rPr>
                </w:rPrChange>
              </w:rPr>
            </w:pPr>
            <w:ins w:id="2826" w:author="Airat Shigapov" w:date="2021-10-29T19:53:00Z">
              <w:r w:rsidRPr="007B0F77">
                <w:rPr>
                  <w:rFonts w:ascii="Times New Roman" w:hAnsi="Times New Roman" w:cs="Times New Roman"/>
                  <w:sz w:val="28"/>
                  <w:szCs w:val="28"/>
                  <w:lang w:val="en-US"/>
                  <w:rPrChange w:id="2827" w:author="Airat Shigapov" w:date="2021-10-29T19:55:00Z">
                    <w:rPr>
                      <w:rFonts w:ascii="Times New Roman" w:hAnsi="Times New Roman" w:cs="Times New Roman"/>
                      <w:sz w:val="24"/>
                      <w:szCs w:val="24"/>
                      <w:lang w:val="en-US"/>
                    </w:rPr>
                  </w:rPrChange>
                </w:rPr>
                <w:t>Id</w:t>
              </w:r>
            </w:ins>
          </w:p>
        </w:tc>
        <w:tc>
          <w:tcPr>
            <w:tcW w:w="2136" w:type="dxa"/>
            <w:vAlign w:val="center"/>
          </w:tcPr>
          <w:p w14:paraId="20D49136" w14:textId="77777777" w:rsidR="000427B8" w:rsidRPr="007B0F77" w:rsidRDefault="000427B8" w:rsidP="000427B8">
            <w:pPr>
              <w:spacing w:line="360" w:lineRule="auto"/>
              <w:jc w:val="center"/>
              <w:rPr>
                <w:ins w:id="2828" w:author="Airat Shigapov" w:date="2021-10-29T19:53:00Z"/>
                <w:rFonts w:ascii="Times New Roman" w:hAnsi="Times New Roman" w:cs="Times New Roman"/>
                <w:sz w:val="28"/>
                <w:szCs w:val="28"/>
                <w:lang w:val="en-US"/>
                <w:rPrChange w:id="2829" w:author="Airat Shigapov" w:date="2021-10-29T19:55:00Z">
                  <w:rPr>
                    <w:ins w:id="2830" w:author="Airat Shigapov" w:date="2021-10-29T19:53:00Z"/>
                    <w:rFonts w:ascii="Times New Roman" w:hAnsi="Times New Roman" w:cs="Times New Roman"/>
                    <w:sz w:val="24"/>
                    <w:szCs w:val="24"/>
                    <w:lang w:val="en-US"/>
                  </w:rPr>
                </w:rPrChange>
              </w:rPr>
            </w:pPr>
            <w:ins w:id="2831" w:author="Airat Shigapov" w:date="2021-10-29T19:53:00Z">
              <w:r w:rsidRPr="007B0F77">
                <w:rPr>
                  <w:rFonts w:ascii="Times New Roman" w:hAnsi="Times New Roman" w:cs="Times New Roman"/>
                  <w:sz w:val="28"/>
                  <w:szCs w:val="28"/>
                  <w:lang w:val="en-US"/>
                  <w:rPrChange w:id="2832" w:author="Airat Shigapov" w:date="2021-10-29T19:55:00Z">
                    <w:rPr>
                      <w:rFonts w:ascii="Times New Roman" w:hAnsi="Times New Roman" w:cs="Times New Roman"/>
                      <w:sz w:val="24"/>
                      <w:szCs w:val="24"/>
                      <w:lang w:val="en-US"/>
                    </w:rPr>
                  </w:rPrChange>
                </w:rPr>
                <w:t>int</w:t>
              </w:r>
            </w:ins>
          </w:p>
        </w:tc>
        <w:tc>
          <w:tcPr>
            <w:tcW w:w="1891" w:type="dxa"/>
          </w:tcPr>
          <w:p w14:paraId="15D37CD1" w14:textId="77777777" w:rsidR="000427B8" w:rsidRPr="007B0F77" w:rsidRDefault="000427B8" w:rsidP="000427B8">
            <w:pPr>
              <w:spacing w:line="360" w:lineRule="auto"/>
              <w:jc w:val="center"/>
              <w:rPr>
                <w:ins w:id="2833" w:author="Airat Shigapov" w:date="2021-10-29T19:53:00Z"/>
                <w:rFonts w:ascii="Times New Roman" w:hAnsi="Times New Roman" w:cs="Times New Roman"/>
                <w:sz w:val="28"/>
                <w:szCs w:val="28"/>
                <w:lang w:val="en-US"/>
                <w:rPrChange w:id="2834" w:author="Airat Shigapov" w:date="2021-10-29T19:55:00Z">
                  <w:rPr>
                    <w:ins w:id="2835" w:author="Airat Shigapov" w:date="2021-10-29T19:53:00Z"/>
                    <w:rFonts w:ascii="Times New Roman" w:hAnsi="Times New Roman" w:cs="Times New Roman"/>
                    <w:sz w:val="24"/>
                    <w:szCs w:val="24"/>
                    <w:lang w:val="en-US"/>
                  </w:rPr>
                </w:rPrChange>
              </w:rPr>
            </w:pPr>
            <w:ins w:id="2836" w:author="Airat Shigapov" w:date="2021-10-29T19:53:00Z">
              <w:r w:rsidRPr="007B0F77">
                <w:rPr>
                  <w:rFonts w:ascii="Times New Roman" w:hAnsi="Times New Roman" w:cs="Times New Roman"/>
                  <w:sz w:val="28"/>
                  <w:szCs w:val="28"/>
                  <w:lang w:val="en-US"/>
                  <w:rPrChange w:id="2837" w:author="Airat Shigapov" w:date="2021-10-29T19:55:00Z">
                    <w:rPr>
                      <w:rFonts w:ascii="Times New Roman" w:hAnsi="Times New Roman" w:cs="Times New Roman"/>
                      <w:sz w:val="24"/>
                      <w:szCs w:val="24"/>
                      <w:lang w:val="en-US"/>
                    </w:rPr>
                  </w:rPrChange>
                </w:rPr>
                <w:t>Not Null</w:t>
              </w:r>
            </w:ins>
          </w:p>
        </w:tc>
      </w:tr>
      <w:tr w:rsidR="000427B8" w:rsidRPr="007B0F77" w14:paraId="6DA08C64" w14:textId="77777777" w:rsidTr="00687A9C">
        <w:trPr>
          <w:ins w:id="2838" w:author="Airat Shigapov" w:date="2021-10-29T19:53:00Z"/>
        </w:trPr>
        <w:tc>
          <w:tcPr>
            <w:tcW w:w="926" w:type="dxa"/>
            <w:vAlign w:val="center"/>
          </w:tcPr>
          <w:p w14:paraId="4DC39ED4" w14:textId="77777777" w:rsidR="000427B8" w:rsidRPr="007B0F77" w:rsidRDefault="000427B8" w:rsidP="000427B8">
            <w:pPr>
              <w:spacing w:line="360" w:lineRule="auto"/>
              <w:jc w:val="center"/>
              <w:rPr>
                <w:ins w:id="2839" w:author="Airat Shigapov" w:date="2021-10-29T19:53:00Z"/>
                <w:rFonts w:ascii="Times New Roman" w:hAnsi="Times New Roman" w:cs="Times New Roman"/>
                <w:sz w:val="28"/>
                <w:szCs w:val="28"/>
                <w:lang w:val="en-US"/>
                <w:rPrChange w:id="2840" w:author="Airat Shigapov" w:date="2021-10-29T19:55:00Z">
                  <w:rPr>
                    <w:ins w:id="2841" w:author="Airat Shigapov" w:date="2021-10-29T19:53:00Z"/>
                    <w:rFonts w:ascii="Times New Roman" w:hAnsi="Times New Roman" w:cs="Times New Roman"/>
                    <w:sz w:val="24"/>
                    <w:szCs w:val="24"/>
                    <w:lang w:val="en-US"/>
                  </w:rPr>
                </w:rPrChange>
              </w:rPr>
            </w:pPr>
            <w:ins w:id="2842" w:author="Airat Shigapov" w:date="2021-10-29T19:53:00Z">
              <w:r w:rsidRPr="007B0F77">
                <w:rPr>
                  <w:rFonts w:ascii="Times New Roman" w:hAnsi="Times New Roman" w:cs="Times New Roman"/>
                  <w:sz w:val="28"/>
                  <w:szCs w:val="28"/>
                  <w:lang w:val="en-US"/>
                  <w:rPrChange w:id="2843" w:author="Airat Shigapov" w:date="2021-10-29T19:55:00Z">
                    <w:rPr>
                      <w:rFonts w:ascii="Times New Roman" w:hAnsi="Times New Roman" w:cs="Times New Roman"/>
                      <w:sz w:val="24"/>
                      <w:szCs w:val="24"/>
                      <w:lang w:val="en-US"/>
                    </w:rPr>
                  </w:rPrChange>
                </w:rPr>
                <w:t>FK</w:t>
              </w:r>
            </w:ins>
          </w:p>
        </w:tc>
        <w:tc>
          <w:tcPr>
            <w:tcW w:w="4392" w:type="dxa"/>
            <w:vAlign w:val="center"/>
          </w:tcPr>
          <w:p w14:paraId="64B110D7" w14:textId="77777777" w:rsidR="000427B8" w:rsidRPr="007B0F77" w:rsidRDefault="000427B8" w:rsidP="000427B8">
            <w:pPr>
              <w:spacing w:line="360" w:lineRule="auto"/>
              <w:jc w:val="center"/>
              <w:rPr>
                <w:ins w:id="2844" w:author="Airat Shigapov" w:date="2021-10-29T19:53:00Z"/>
                <w:rFonts w:ascii="Times New Roman" w:hAnsi="Times New Roman" w:cs="Times New Roman"/>
                <w:sz w:val="28"/>
                <w:szCs w:val="28"/>
                <w:lang w:val="en-US"/>
                <w:rPrChange w:id="2845" w:author="Airat Shigapov" w:date="2021-10-29T19:55:00Z">
                  <w:rPr>
                    <w:ins w:id="2846" w:author="Airat Shigapov" w:date="2021-10-29T19:53:00Z"/>
                    <w:rFonts w:ascii="Times New Roman" w:hAnsi="Times New Roman" w:cs="Times New Roman"/>
                    <w:sz w:val="24"/>
                    <w:szCs w:val="24"/>
                    <w:lang w:val="en-US"/>
                  </w:rPr>
                </w:rPrChange>
              </w:rPr>
            </w:pPr>
            <w:proofErr w:type="spellStart"/>
            <w:ins w:id="2847" w:author="Airat Shigapov" w:date="2021-10-29T19:53:00Z">
              <w:r w:rsidRPr="007B0F77">
                <w:rPr>
                  <w:rFonts w:ascii="Times New Roman" w:hAnsi="Times New Roman" w:cs="Times New Roman"/>
                  <w:sz w:val="28"/>
                  <w:szCs w:val="28"/>
                  <w:lang w:val="en-US"/>
                  <w:rPrChange w:id="2848" w:author="Airat Shigapov" w:date="2021-10-29T19:55:00Z">
                    <w:rPr>
                      <w:rFonts w:ascii="Times New Roman" w:hAnsi="Times New Roman" w:cs="Times New Roman"/>
                      <w:sz w:val="24"/>
                      <w:szCs w:val="24"/>
                      <w:lang w:val="en-US"/>
                    </w:rPr>
                  </w:rPrChange>
                </w:rPr>
                <w:t>GoodId</w:t>
              </w:r>
              <w:proofErr w:type="spellEnd"/>
            </w:ins>
          </w:p>
        </w:tc>
        <w:tc>
          <w:tcPr>
            <w:tcW w:w="2136" w:type="dxa"/>
            <w:vAlign w:val="center"/>
          </w:tcPr>
          <w:p w14:paraId="77E00289" w14:textId="77777777" w:rsidR="000427B8" w:rsidRPr="007B0F77" w:rsidRDefault="000427B8" w:rsidP="000427B8">
            <w:pPr>
              <w:spacing w:line="360" w:lineRule="auto"/>
              <w:jc w:val="center"/>
              <w:rPr>
                <w:ins w:id="2849" w:author="Airat Shigapov" w:date="2021-10-29T19:53:00Z"/>
                <w:rFonts w:ascii="Times New Roman" w:hAnsi="Times New Roman" w:cs="Times New Roman"/>
                <w:sz w:val="28"/>
                <w:szCs w:val="28"/>
                <w:rPrChange w:id="2850" w:author="Airat Shigapov" w:date="2021-10-29T19:55:00Z">
                  <w:rPr>
                    <w:ins w:id="2851" w:author="Airat Shigapov" w:date="2021-10-29T19:53:00Z"/>
                    <w:rFonts w:ascii="Times New Roman" w:hAnsi="Times New Roman" w:cs="Times New Roman"/>
                    <w:sz w:val="24"/>
                    <w:szCs w:val="24"/>
                  </w:rPr>
                </w:rPrChange>
              </w:rPr>
            </w:pPr>
            <w:ins w:id="2852" w:author="Airat Shigapov" w:date="2021-10-29T19:53:00Z">
              <w:r w:rsidRPr="007B0F77">
                <w:rPr>
                  <w:rFonts w:ascii="Times New Roman" w:hAnsi="Times New Roman" w:cs="Times New Roman"/>
                  <w:sz w:val="28"/>
                  <w:szCs w:val="28"/>
                  <w:lang w:val="en-US"/>
                  <w:rPrChange w:id="2853" w:author="Airat Shigapov" w:date="2021-10-29T19:55:00Z">
                    <w:rPr>
                      <w:rFonts w:ascii="Times New Roman" w:hAnsi="Times New Roman" w:cs="Times New Roman"/>
                      <w:sz w:val="24"/>
                      <w:szCs w:val="24"/>
                      <w:lang w:val="en-US"/>
                    </w:rPr>
                  </w:rPrChange>
                </w:rPr>
                <w:t>int</w:t>
              </w:r>
            </w:ins>
          </w:p>
        </w:tc>
        <w:tc>
          <w:tcPr>
            <w:tcW w:w="1891" w:type="dxa"/>
          </w:tcPr>
          <w:p w14:paraId="67CE3A54" w14:textId="77777777" w:rsidR="000427B8" w:rsidRPr="007B0F77" w:rsidRDefault="000427B8" w:rsidP="000427B8">
            <w:pPr>
              <w:spacing w:line="360" w:lineRule="auto"/>
              <w:jc w:val="center"/>
              <w:rPr>
                <w:ins w:id="2854" w:author="Airat Shigapov" w:date="2021-10-29T19:53:00Z"/>
                <w:rFonts w:ascii="Times New Roman" w:hAnsi="Times New Roman" w:cs="Times New Roman"/>
                <w:sz w:val="28"/>
                <w:szCs w:val="28"/>
                <w:lang w:val="en-US"/>
                <w:rPrChange w:id="2855" w:author="Airat Shigapov" w:date="2021-10-29T19:55:00Z">
                  <w:rPr>
                    <w:ins w:id="2856" w:author="Airat Shigapov" w:date="2021-10-29T19:53:00Z"/>
                    <w:rFonts w:ascii="Times New Roman" w:hAnsi="Times New Roman" w:cs="Times New Roman"/>
                    <w:sz w:val="24"/>
                    <w:szCs w:val="24"/>
                    <w:lang w:val="en-US"/>
                  </w:rPr>
                </w:rPrChange>
              </w:rPr>
            </w:pPr>
            <w:ins w:id="2857" w:author="Airat Shigapov" w:date="2021-10-29T19:53:00Z">
              <w:r w:rsidRPr="007B0F77">
                <w:rPr>
                  <w:rFonts w:ascii="Times New Roman" w:hAnsi="Times New Roman" w:cs="Times New Roman"/>
                  <w:sz w:val="28"/>
                  <w:szCs w:val="28"/>
                  <w:lang w:val="en-US"/>
                  <w:rPrChange w:id="2858" w:author="Airat Shigapov" w:date="2021-10-29T19:55:00Z">
                    <w:rPr>
                      <w:rFonts w:ascii="Times New Roman" w:hAnsi="Times New Roman" w:cs="Times New Roman"/>
                      <w:sz w:val="24"/>
                      <w:szCs w:val="24"/>
                      <w:lang w:val="en-US"/>
                    </w:rPr>
                  </w:rPrChange>
                </w:rPr>
                <w:t>Not Null</w:t>
              </w:r>
            </w:ins>
          </w:p>
        </w:tc>
      </w:tr>
      <w:tr w:rsidR="000427B8" w:rsidRPr="007B0F77" w14:paraId="55107CB6" w14:textId="77777777" w:rsidTr="00687A9C">
        <w:trPr>
          <w:ins w:id="2859" w:author="Airat Shigapov" w:date="2021-10-29T19:53:00Z"/>
        </w:trPr>
        <w:tc>
          <w:tcPr>
            <w:tcW w:w="926" w:type="dxa"/>
            <w:vAlign w:val="center"/>
          </w:tcPr>
          <w:p w14:paraId="4336DD67" w14:textId="77777777" w:rsidR="000427B8" w:rsidRPr="007B0F77" w:rsidRDefault="000427B8" w:rsidP="000427B8">
            <w:pPr>
              <w:spacing w:line="360" w:lineRule="auto"/>
              <w:jc w:val="center"/>
              <w:rPr>
                <w:ins w:id="2860" w:author="Airat Shigapov" w:date="2021-10-29T19:53:00Z"/>
                <w:rFonts w:ascii="Times New Roman" w:hAnsi="Times New Roman" w:cs="Times New Roman"/>
                <w:sz w:val="28"/>
                <w:szCs w:val="28"/>
                <w:lang w:val="en-US"/>
                <w:rPrChange w:id="2861" w:author="Airat Shigapov" w:date="2021-10-29T19:55:00Z">
                  <w:rPr>
                    <w:ins w:id="2862" w:author="Airat Shigapov" w:date="2021-10-29T19:53:00Z"/>
                    <w:rFonts w:ascii="Times New Roman" w:hAnsi="Times New Roman" w:cs="Times New Roman"/>
                    <w:sz w:val="24"/>
                    <w:szCs w:val="24"/>
                    <w:lang w:val="en-US"/>
                  </w:rPr>
                </w:rPrChange>
              </w:rPr>
            </w:pPr>
          </w:p>
        </w:tc>
        <w:tc>
          <w:tcPr>
            <w:tcW w:w="4392" w:type="dxa"/>
            <w:vAlign w:val="center"/>
          </w:tcPr>
          <w:p w14:paraId="2AD882AC" w14:textId="01851914" w:rsidR="000427B8" w:rsidRPr="00D766C5" w:rsidRDefault="00D766C5" w:rsidP="000427B8">
            <w:pPr>
              <w:spacing w:line="360" w:lineRule="auto"/>
              <w:jc w:val="center"/>
              <w:rPr>
                <w:ins w:id="2863" w:author="Airat Shigapov" w:date="2021-10-29T19:53:00Z"/>
                <w:rFonts w:ascii="Times New Roman" w:hAnsi="Times New Roman" w:cs="Times New Roman"/>
                <w:sz w:val="28"/>
                <w:szCs w:val="28"/>
                <w:lang w:val="en-US"/>
                <w:rPrChange w:id="2864" w:author="Airat Shigapov" w:date="2021-10-29T19:59:00Z">
                  <w:rPr>
                    <w:ins w:id="2865" w:author="Airat Shigapov" w:date="2021-10-29T19:53:00Z"/>
                    <w:rFonts w:ascii="Times New Roman" w:hAnsi="Times New Roman" w:cs="Times New Roman"/>
                    <w:sz w:val="24"/>
                    <w:szCs w:val="24"/>
                    <w:lang w:val="en-US"/>
                  </w:rPr>
                </w:rPrChange>
              </w:rPr>
            </w:pPr>
            <w:ins w:id="2866" w:author="Airat Shigapov" w:date="2021-10-29T19:59:00Z">
              <w:r>
                <w:rPr>
                  <w:rFonts w:ascii="Times New Roman" w:hAnsi="Times New Roman" w:cs="Times New Roman"/>
                  <w:sz w:val="28"/>
                  <w:szCs w:val="28"/>
                  <w:lang w:val="en-US"/>
                </w:rPr>
                <w:t>Image</w:t>
              </w:r>
            </w:ins>
          </w:p>
        </w:tc>
        <w:tc>
          <w:tcPr>
            <w:tcW w:w="2136" w:type="dxa"/>
            <w:vAlign w:val="center"/>
          </w:tcPr>
          <w:p w14:paraId="4F19DA8C" w14:textId="77777777" w:rsidR="000427B8" w:rsidRPr="007B0F77" w:rsidRDefault="000427B8" w:rsidP="000427B8">
            <w:pPr>
              <w:spacing w:line="360" w:lineRule="auto"/>
              <w:jc w:val="center"/>
              <w:rPr>
                <w:ins w:id="2867" w:author="Airat Shigapov" w:date="2021-10-29T19:53:00Z"/>
                <w:rFonts w:ascii="Times New Roman" w:hAnsi="Times New Roman" w:cs="Times New Roman"/>
                <w:sz w:val="28"/>
                <w:szCs w:val="28"/>
                <w:lang w:val="en-US"/>
                <w:rPrChange w:id="2868" w:author="Airat Shigapov" w:date="2021-10-29T19:55:00Z">
                  <w:rPr>
                    <w:ins w:id="2869" w:author="Airat Shigapov" w:date="2021-10-29T19:53:00Z"/>
                    <w:rFonts w:ascii="Times New Roman" w:hAnsi="Times New Roman" w:cs="Times New Roman"/>
                    <w:sz w:val="24"/>
                    <w:szCs w:val="24"/>
                    <w:lang w:val="en-US"/>
                  </w:rPr>
                </w:rPrChange>
              </w:rPr>
            </w:pPr>
            <w:ins w:id="2870" w:author="Airat Shigapov" w:date="2021-10-29T19:53:00Z">
              <w:r w:rsidRPr="007B0F77">
                <w:rPr>
                  <w:rFonts w:ascii="Times New Roman" w:hAnsi="Times New Roman" w:cs="Times New Roman"/>
                  <w:sz w:val="28"/>
                  <w:szCs w:val="28"/>
                  <w:lang w:val="en-US"/>
                  <w:rPrChange w:id="2871" w:author="Airat Shigapov" w:date="2021-10-29T19:55:00Z">
                    <w:rPr>
                      <w:rFonts w:ascii="Times New Roman" w:hAnsi="Times New Roman" w:cs="Times New Roman"/>
                      <w:sz w:val="24"/>
                      <w:szCs w:val="24"/>
                      <w:lang w:val="en-US"/>
                    </w:rPr>
                  </w:rPrChange>
                </w:rPr>
                <w:t>byte</w:t>
              </w:r>
            </w:ins>
          </w:p>
        </w:tc>
        <w:tc>
          <w:tcPr>
            <w:tcW w:w="1891" w:type="dxa"/>
          </w:tcPr>
          <w:p w14:paraId="2DE21370" w14:textId="77777777" w:rsidR="000427B8" w:rsidRPr="007B0F77" w:rsidRDefault="000427B8" w:rsidP="000427B8">
            <w:pPr>
              <w:spacing w:line="360" w:lineRule="auto"/>
              <w:jc w:val="center"/>
              <w:rPr>
                <w:ins w:id="2872" w:author="Airat Shigapov" w:date="2021-10-29T19:53:00Z"/>
                <w:rFonts w:ascii="Times New Roman" w:hAnsi="Times New Roman" w:cs="Times New Roman"/>
                <w:sz w:val="28"/>
                <w:szCs w:val="28"/>
                <w:lang w:val="en-US"/>
                <w:rPrChange w:id="2873" w:author="Airat Shigapov" w:date="2021-10-29T19:55:00Z">
                  <w:rPr>
                    <w:ins w:id="2874" w:author="Airat Shigapov" w:date="2021-10-29T19:53:00Z"/>
                    <w:rFonts w:ascii="Times New Roman" w:hAnsi="Times New Roman" w:cs="Times New Roman"/>
                    <w:sz w:val="24"/>
                    <w:szCs w:val="24"/>
                    <w:lang w:val="en-US"/>
                  </w:rPr>
                </w:rPrChange>
              </w:rPr>
            </w:pPr>
            <w:ins w:id="2875" w:author="Airat Shigapov" w:date="2021-10-29T19:53:00Z">
              <w:r w:rsidRPr="007B0F77">
                <w:rPr>
                  <w:rFonts w:ascii="Times New Roman" w:hAnsi="Times New Roman" w:cs="Times New Roman"/>
                  <w:sz w:val="28"/>
                  <w:szCs w:val="28"/>
                  <w:lang w:val="en-US"/>
                  <w:rPrChange w:id="2876" w:author="Airat Shigapov" w:date="2021-10-29T19:55:00Z">
                    <w:rPr>
                      <w:rFonts w:ascii="Times New Roman" w:hAnsi="Times New Roman" w:cs="Times New Roman"/>
                      <w:sz w:val="24"/>
                      <w:szCs w:val="24"/>
                      <w:lang w:val="en-US"/>
                    </w:rPr>
                  </w:rPrChange>
                </w:rPr>
                <w:t>Not Null</w:t>
              </w:r>
            </w:ins>
          </w:p>
        </w:tc>
      </w:tr>
    </w:tbl>
    <w:p w14:paraId="15DD13AA" w14:textId="3C0FE9F0" w:rsidR="00A67788" w:rsidRPr="00687A9C" w:rsidRDefault="00A67788" w:rsidP="00A67788">
      <w:pPr>
        <w:spacing w:before="120" w:after="0" w:line="360" w:lineRule="auto"/>
        <w:jc w:val="center"/>
        <w:rPr>
          <w:ins w:id="2877" w:author="Airat Shigapov" w:date="2021-10-29T19:59:00Z"/>
          <w:rFonts w:ascii="Times New Roman" w:hAnsi="Times New Roman" w:cs="Times New Roman"/>
          <w:sz w:val="28"/>
          <w:szCs w:val="28"/>
          <w:lang w:val="en-US"/>
        </w:rPr>
      </w:pPr>
      <w:ins w:id="2878" w:author="Airat Shigapov" w:date="2021-10-29T19:59:00Z">
        <w:r>
          <w:rPr>
            <w:rFonts w:ascii="Times New Roman" w:hAnsi="Times New Roman" w:cs="Times New Roman"/>
            <w:sz w:val="28"/>
            <w:szCs w:val="28"/>
          </w:rPr>
          <w:t>Таблица 3.1</w:t>
        </w:r>
      </w:ins>
      <w:ins w:id="2879" w:author="Airat Shigapov" w:date="2021-10-29T20:02:00Z">
        <w:r w:rsidR="00817113">
          <w:rPr>
            <w:rFonts w:ascii="Times New Roman" w:hAnsi="Times New Roman" w:cs="Times New Roman"/>
            <w:sz w:val="28"/>
            <w:szCs w:val="28"/>
            <w:lang w:val="en-US"/>
          </w:rPr>
          <w:t>0</w:t>
        </w:r>
      </w:ins>
      <w:ins w:id="2880" w:author="Airat Shigapov" w:date="2021-10-29T19:59:00Z">
        <w:r>
          <w:rPr>
            <w:rFonts w:ascii="Times New Roman" w:hAnsi="Times New Roman" w:cs="Times New Roman"/>
            <w:sz w:val="28"/>
            <w:szCs w:val="28"/>
          </w:rPr>
          <w:t xml:space="preserve"> Таблица </w:t>
        </w:r>
        <w:r w:rsidR="00D766C5">
          <w:rPr>
            <w:rFonts w:ascii="Times New Roman" w:hAnsi="Times New Roman" w:cs="Times New Roman"/>
            <w:sz w:val="28"/>
            <w:szCs w:val="28"/>
            <w:lang w:val="en-US"/>
          </w:rPr>
          <w:t>Pict</w:t>
        </w:r>
      </w:ins>
      <w:ins w:id="2881" w:author="Airat Shigapov" w:date="2021-10-29T20:00:00Z">
        <w:r w:rsidR="00D766C5">
          <w:rPr>
            <w:rFonts w:ascii="Times New Roman" w:hAnsi="Times New Roman" w:cs="Times New Roman"/>
            <w:sz w:val="28"/>
            <w:szCs w:val="28"/>
            <w:lang w:val="en-US"/>
          </w:rPr>
          <w:t>ure</w:t>
        </w:r>
      </w:ins>
    </w:p>
    <w:p w14:paraId="748D47D4" w14:textId="77777777" w:rsidR="000427B8" w:rsidRPr="000427B8" w:rsidRDefault="000427B8" w:rsidP="000427B8">
      <w:pPr>
        <w:rPr>
          <w:ins w:id="2882" w:author="Airat Shigapov" w:date="2021-10-29T19:53:00Z"/>
        </w:rPr>
      </w:pPr>
    </w:p>
    <w:p w14:paraId="7318802A" w14:textId="77777777" w:rsidR="003F79D9" w:rsidRPr="007823CA" w:rsidRDefault="003F79D9">
      <w:pPr>
        <w:spacing w:after="0" w:line="360" w:lineRule="auto"/>
        <w:ind w:firstLine="709"/>
        <w:jc w:val="both"/>
        <w:rPr>
          <w:ins w:id="2883" w:author="Airat Shigapov" w:date="2021-10-27T22:44:00Z"/>
          <w:rFonts w:cs="Times New Roman"/>
          <w:szCs w:val="28"/>
          <w:lang w:eastAsia="ru-RU"/>
        </w:rPr>
        <w:pPrChange w:id="2884" w:author="Airat Shigapov" w:date="2021-10-29T19:29:00Z">
          <w:pPr>
            <w:pStyle w:val="2"/>
          </w:pPr>
        </w:pPrChange>
      </w:pPr>
    </w:p>
    <w:p w14:paraId="247271BF" w14:textId="77777777" w:rsidR="00621D83" w:rsidRPr="005E3BE2" w:rsidRDefault="00621D83" w:rsidP="00621D83">
      <w:pPr>
        <w:pStyle w:val="2"/>
        <w:rPr>
          <w:ins w:id="2885" w:author="Airat Shigapov" w:date="2021-10-27T22:45:00Z"/>
        </w:rPr>
      </w:pPr>
      <w:bookmarkStart w:id="2886" w:name="_Toc71577826"/>
      <w:bookmarkStart w:id="2887" w:name="_Toc86267468"/>
      <w:bookmarkStart w:id="2888" w:name="_Toc86267651"/>
      <w:bookmarkStart w:id="2889" w:name="_Toc87533121"/>
      <w:ins w:id="2890" w:author="Airat Shigapov" w:date="2021-10-27T22:45:00Z">
        <w:r>
          <w:lastRenderedPageBreak/>
          <w:t>3.2 Создание при</w:t>
        </w:r>
        <w:r w:rsidRPr="00214FEF">
          <w:t>ложения</w:t>
        </w:r>
        <w:bookmarkEnd w:id="2886"/>
        <w:bookmarkEnd w:id="2887"/>
        <w:bookmarkEnd w:id="2888"/>
        <w:bookmarkEnd w:id="2889"/>
      </w:ins>
    </w:p>
    <w:p w14:paraId="3BB0E900" w14:textId="411E5B29" w:rsidR="00D62981" w:rsidRPr="00D62981" w:rsidRDefault="00EB4173">
      <w:pPr>
        <w:spacing w:after="0" w:line="360" w:lineRule="auto"/>
        <w:ind w:firstLine="709"/>
        <w:jc w:val="both"/>
        <w:rPr>
          <w:ins w:id="2891" w:author="Airat Shigapov" w:date="2021-10-29T17:22:00Z"/>
          <w:rFonts w:ascii="Times New Roman" w:eastAsia="Calibri" w:hAnsi="Times New Roman" w:cs="Times New Roman"/>
          <w:sz w:val="28"/>
        </w:rPr>
        <w:pPrChange w:id="2892" w:author="Airat Shigapov" w:date="2021-10-29T17:23:00Z">
          <w:pPr/>
        </w:pPrChange>
      </w:pPr>
      <w:ins w:id="2893" w:author="Airat Shigapov" w:date="2021-10-29T17:17:00Z">
        <w:r>
          <w:rPr>
            <w:rFonts w:ascii="Times New Roman" w:eastAsiaTheme="majorEastAsia" w:hAnsi="Times New Roman" w:cs="Times New Roman"/>
            <w:sz w:val="28"/>
            <w:szCs w:val="28"/>
            <w:lang w:eastAsia="ru-RU"/>
          </w:rPr>
          <w:t xml:space="preserve">Создание приложение начинается с создания пустого проекта </w:t>
        </w:r>
        <w:r>
          <w:rPr>
            <w:rFonts w:ascii="Times New Roman" w:eastAsiaTheme="majorEastAsia" w:hAnsi="Times New Roman" w:cs="Times New Roman"/>
            <w:sz w:val="28"/>
            <w:szCs w:val="28"/>
            <w:lang w:val="en-US" w:eastAsia="ru-RU"/>
          </w:rPr>
          <w:t>WPF</w:t>
        </w:r>
        <w:r w:rsidRPr="00EB4173">
          <w:rPr>
            <w:rFonts w:ascii="Times New Roman" w:eastAsiaTheme="majorEastAsia" w:hAnsi="Times New Roman" w:cs="Times New Roman"/>
            <w:sz w:val="28"/>
            <w:szCs w:val="28"/>
            <w:lang w:eastAsia="ru-RU"/>
            <w:rPrChange w:id="2894" w:author="Airat Shigapov" w:date="2021-10-29T17:17:00Z">
              <w:rPr>
                <w:rFonts w:ascii="Times New Roman" w:eastAsiaTheme="majorEastAsia" w:hAnsi="Times New Roman" w:cs="Times New Roman"/>
                <w:sz w:val="28"/>
                <w:szCs w:val="28"/>
                <w:lang w:val="en-US" w:eastAsia="ru-RU"/>
              </w:rPr>
            </w:rPrChange>
          </w:rPr>
          <w:t xml:space="preserve"> .</w:t>
        </w:r>
        <w:r>
          <w:rPr>
            <w:rFonts w:ascii="Times New Roman" w:eastAsiaTheme="majorEastAsia" w:hAnsi="Times New Roman" w:cs="Times New Roman"/>
            <w:sz w:val="28"/>
            <w:szCs w:val="28"/>
            <w:lang w:val="en-US" w:eastAsia="ru-RU"/>
          </w:rPr>
          <w:t>Net</w:t>
        </w:r>
        <w:r w:rsidRPr="00EB4173">
          <w:rPr>
            <w:rFonts w:ascii="Times New Roman" w:eastAsiaTheme="majorEastAsia" w:hAnsi="Times New Roman" w:cs="Times New Roman"/>
            <w:sz w:val="28"/>
            <w:szCs w:val="28"/>
            <w:lang w:eastAsia="ru-RU"/>
            <w:rPrChange w:id="2895" w:author="Airat Shigapov" w:date="2021-10-29T17:17:00Z">
              <w:rPr>
                <w:rFonts w:ascii="Times New Roman" w:eastAsiaTheme="majorEastAsia" w:hAnsi="Times New Roman" w:cs="Times New Roman"/>
                <w:sz w:val="28"/>
                <w:szCs w:val="28"/>
                <w:lang w:val="en-US" w:eastAsia="ru-RU"/>
              </w:rPr>
            </w:rPrChange>
          </w:rPr>
          <w:t xml:space="preserve"> </w:t>
        </w:r>
        <w:proofErr w:type="spellStart"/>
        <w:r>
          <w:rPr>
            <w:rFonts w:ascii="Times New Roman" w:eastAsiaTheme="majorEastAsia" w:hAnsi="Times New Roman" w:cs="Times New Roman"/>
            <w:sz w:val="28"/>
            <w:szCs w:val="28"/>
            <w:lang w:val="en-US" w:eastAsia="ru-RU"/>
          </w:rPr>
          <w:t>Framwork</w:t>
        </w:r>
        <w:proofErr w:type="spellEnd"/>
        <w:r w:rsidRPr="00EB4173">
          <w:rPr>
            <w:rFonts w:ascii="Times New Roman" w:eastAsiaTheme="majorEastAsia" w:hAnsi="Times New Roman" w:cs="Times New Roman"/>
            <w:sz w:val="28"/>
            <w:szCs w:val="28"/>
            <w:lang w:eastAsia="ru-RU"/>
            <w:rPrChange w:id="2896" w:author="Airat Shigapov" w:date="2021-10-29T17:17:00Z">
              <w:rPr>
                <w:rFonts w:ascii="Times New Roman" w:eastAsiaTheme="majorEastAsia" w:hAnsi="Times New Roman" w:cs="Times New Roman"/>
                <w:sz w:val="28"/>
                <w:szCs w:val="28"/>
                <w:lang w:val="en-US" w:eastAsia="ru-RU"/>
              </w:rPr>
            </w:rPrChange>
          </w:rPr>
          <w:t>.</w:t>
        </w:r>
      </w:ins>
      <w:ins w:id="2897" w:author="Airat Shigapov" w:date="2021-10-29T17:19:00Z">
        <w:r w:rsidR="00850F8C">
          <w:rPr>
            <w:rFonts w:ascii="Times New Roman" w:eastAsiaTheme="majorEastAsia" w:hAnsi="Times New Roman" w:cs="Times New Roman"/>
            <w:sz w:val="28"/>
            <w:szCs w:val="28"/>
            <w:lang w:eastAsia="ru-RU"/>
          </w:rPr>
          <w:t xml:space="preserve"> </w:t>
        </w:r>
      </w:ins>
      <w:ins w:id="2898" w:author="Airat Shigapov" w:date="2021-10-29T17:22:00Z">
        <w:r w:rsidR="00D62981" w:rsidRPr="00D62981">
          <w:rPr>
            <w:rFonts w:ascii="Times New Roman" w:eastAsia="Calibri" w:hAnsi="Times New Roman" w:cs="Times New Roman"/>
            <w:sz w:val="28"/>
          </w:rPr>
          <w:t xml:space="preserve">После создания интерфейса наступает этап соединения приложения и БД. Подключение осуществляется с помощью модели </w:t>
        </w:r>
        <w:r w:rsidR="00D62981" w:rsidRPr="00D62981">
          <w:rPr>
            <w:rFonts w:ascii="Times New Roman" w:eastAsia="Calibri" w:hAnsi="Times New Roman" w:cs="Times New Roman"/>
            <w:sz w:val="28"/>
            <w:lang w:val="en-US"/>
          </w:rPr>
          <w:t>ADO</w:t>
        </w:r>
        <w:r w:rsidR="00D62981" w:rsidRPr="00D62981">
          <w:rPr>
            <w:rFonts w:ascii="Times New Roman" w:eastAsia="Calibri" w:hAnsi="Times New Roman" w:cs="Times New Roman"/>
            <w:sz w:val="28"/>
          </w:rPr>
          <w:t>.</w:t>
        </w:r>
        <w:r w:rsidR="00D62981" w:rsidRPr="00D62981">
          <w:rPr>
            <w:rFonts w:ascii="Times New Roman" w:eastAsia="Calibri" w:hAnsi="Times New Roman" w:cs="Times New Roman"/>
            <w:sz w:val="28"/>
            <w:lang w:val="en-US"/>
          </w:rPr>
          <w:t>NET</w:t>
        </w:r>
        <w:r w:rsidR="00D62981" w:rsidRPr="00D62981">
          <w:rPr>
            <w:rFonts w:ascii="Times New Roman" w:eastAsia="Calibri" w:hAnsi="Times New Roman" w:cs="Times New Roman"/>
            <w:sz w:val="28"/>
          </w:rPr>
          <w:t xml:space="preserve">. Перед созданием модели добавляются две библиотеки </w:t>
        </w:r>
        <w:proofErr w:type="spellStart"/>
        <w:r w:rsidR="00D62981" w:rsidRPr="00D62981">
          <w:rPr>
            <w:rFonts w:ascii="Times New Roman" w:eastAsia="Calibri" w:hAnsi="Times New Roman" w:cs="Times New Roman"/>
            <w:sz w:val="28"/>
            <w:lang w:val="en-US"/>
          </w:rPr>
          <w:t>EntityFramework</w:t>
        </w:r>
        <w:proofErr w:type="spellEnd"/>
        <w:r w:rsidR="00D62981" w:rsidRPr="00D62981">
          <w:rPr>
            <w:rFonts w:ascii="Times New Roman" w:eastAsia="Calibri" w:hAnsi="Times New Roman" w:cs="Times New Roman"/>
            <w:sz w:val="28"/>
          </w:rPr>
          <w:t xml:space="preserve"> и </w:t>
        </w:r>
        <w:proofErr w:type="spellStart"/>
        <w:r w:rsidR="00D62981" w:rsidRPr="00D62981">
          <w:rPr>
            <w:rFonts w:ascii="Times New Roman" w:eastAsia="Calibri" w:hAnsi="Times New Roman" w:cs="Times New Roman"/>
            <w:sz w:val="28"/>
            <w:lang w:val="en-US"/>
          </w:rPr>
          <w:t>EntityFramework</w:t>
        </w:r>
        <w:proofErr w:type="spellEnd"/>
        <w:r w:rsidR="00D62981" w:rsidRPr="00D62981">
          <w:rPr>
            <w:rFonts w:ascii="Times New Roman" w:eastAsia="Calibri" w:hAnsi="Times New Roman" w:cs="Times New Roman"/>
            <w:sz w:val="28"/>
          </w:rPr>
          <w:t>.</w:t>
        </w:r>
        <w:proofErr w:type="spellStart"/>
        <w:r w:rsidR="00D62981" w:rsidRPr="00D62981">
          <w:rPr>
            <w:rFonts w:ascii="Times New Roman" w:eastAsia="Calibri" w:hAnsi="Times New Roman" w:cs="Times New Roman"/>
            <w:sz w:val="28"/>
            <w:lang w:val="en-US"/>
          </w:rPr>
          <w:t>SqlServer</w:t>
        </w:r>
        <w:proofErr w:type="spellEnd"/>
        <w:r w:rsidR="00D62981" w:rsidRPr="00D62981">
          <w:rPr>
            <w:rFonts w:ascii="Times New Roman" w:eastAsia="Calibri" w:hAnsi="Times New Roman" w:cs="Times New Roman"/>
            <w:sz w:val="28"/>
          </w:rPr>
          <w:t xml:space="preserve"> находящиеся в корневой папке </w:t>
        </w:r>
        <w:proofErr w:type="spellStart"/>
        <w:r w:rsidR="00D62981" w:rsidRPr="00D62981">
          <w:rPr>
            <w:rFonts w:ascii="Times New Roman" w:eastAsia="Calibri" w:hAnsi="Times New Roman" w:cs="Times New Roman"/>
            <w:sz w:val="28"/>
            <w:lang w:val="en-US"/>
          </w:rPr>
          <w:t>VisualStudio</w:t>
        </w:r>
        <w:proofErr w:type="spellEnd"/>
        <w:r w:rsidR="00D62981" w:rsidRPr="00D62981">
          <w:rPr>
            <w:rFonts w:ascii="Times New Roman" w:eastAsia="Calibri" w:hAnsi="Times New Roman" w:cs="Times New Roman"/>
            <w:sz w:val="28"/>
          </w:rPr>
          <w:t xml:space="preserve"> Studio\</w:t>
        </w:r>
        <w:proofErr w:type="spellStart"/>
        <w:r w:rsidR="00D62981" w:rsidRPr="00D62981">
          <w:rPr>
            <w:rFonts w:ascii="Times New Roman" w:eastAsia="Calibri" w:hAnsi="Times New Roman" w:cs="Times New Roman"/>
            <w:sz w:val="28"/>
          </w:rPr>
          <w:t>Shared</w:t>
        </w:r>
        <w:proofErr w:type="spellEnd"/>
        <w:r w:rsidR="00D62981" w:rsidRPr="00D62981">
          <w:rPr>
            <w:rFonts w:ascii="Times New Roman" w:eastAsia="Calibri" w:hAnsi="Times New Roman" w:cs="Times New Roman"/>
            <w:sz w:val="28"/>
          </w:rPr>
          <w:t>\</w:t>
        </w:r>
        <w:proofErr w:type="spellStart"/>
        <w:r w:rsidR="00D62981" w:rsidRPr="00D62981">
          <w:rPr>
            <w:rFonts w:ascii="Times New Roman" w:eastAsia="Calibri" w:hAnsi="Times New Roman" w:cs="Times New Roman"/>
            <w:sz w:val="28"/>
          </w:rPr>
          <w:t>Packages</w:t>
        </w:r>
        <w:proofErr w:type="spellEnd"/>
        <w:r w:rsidR="00D62981" w:rsidRPr="00D62981">
          <w:rPr>
            <w:rFonts w:ascii="Times New Roman" w:eastAsia="Calibri" w:hAnsi="Times New Roman" w:cs="Times New Roman"/>
            <w:sz w:val="28"/>
          </w:rPr>
          <w:t>\EntityFramework.6.2.0\</w:t>
        </w:r>
        <w:proofErr w:type="spellStart"/>
        <w:r w:rsidR="00D62981" w:rsidRPr="00D62981">
          <w:rPr>
            <w:rFonts w:ascii="Times New Roman" w:eastAsia="Calibri" w:hAnsi="Times New Roman" w:cs="Times New Roman"/>
            <w:sz w:val="28"/>
          </w:rPr>
          <w:t>lib</w:t>
        </w:r>
        <w:proofErr w:type="spellEnd"/>
        <w:r w:rsidR="00D62981" w:rsidRPr="00D62981">
          <w:rPr>
            <w:rFonts w:ascii="Times New Roman" w:eastAsia="Calibri" w:hAnsi="Times New Roman" w:cs="Times New Roman"/>
            <w:sz w:val="28"/>
          </w:rPr>
          <w:t>\net45. (Рисунок 3.</w:t>
        </w:r>
      </w:ins>
      <w:ins w:id="2899" w:author="Airat Shigapov" w:date="2021-10-30T18:38:00Z">
        <w:r w:rsidR="009027AA">
          <w:rPr>
            <w:rFonts w:ascii="Times New Roman" w:eastAsia="Calibri" w:hAnsi="Times New Roman" w:cs="Times New Roman"/>
            <w:sz w:val="28"/>
            <w:lang w:val="en-US"/>
          </w:rPr>
          <w:t>1</w:t>
        </w:r>
      </w:ins>
      <w:ins w:id="2900" w:author="Airat Shigapov" w:date="2021-10-29T17:22:00Z">
        <w:r w:rsidR="00D62981" w:rsidRPr="00D62981">
          <w:rPr>
            <w:rFonts w:ascii="Times New Roman" w:eastAsia="Calibri" w:hAnsi="Times New Roman" w:cs="Times New Roman"/>
            <w:sz w:val="28"/>
          </w:rPr>
          <w:t>).</w:t>
        </w:r>
      </w:ins>
    </w:p>
    <w:p w14:paraId="0CE789C9" w14:textId="77777777" w:rsidR="00D62981" w:rsidRPr="00D62981" w:rsidRDefault="00D62981">
      <w:pPr>
        <w:spacing w:after="0" w:line="360" w:lineRule="auto"/>
        <w:jc w:val="center"/>
        <w:rPr>
          <w:ins w:id="2901" w:author="Airat Shigapov" w:date="2021-10-29T17:22:00Z"/>
          <w:rFonts w:ascii="Times New Roman" w:eastAsia="Calibri" w:hAnsi="Times New Roman" w:cs="Times New Roman"/>
          <w:sz w:val="28"/>
        </w:rPr>
        <w:pPrChange w:id="2902" w:author="Airat Shigapov" w:date="2021-10-29T17:23:00Z">
          <w:pPr>
            <w:spacing w:after="0" w:line="360" w:lineRule="auto"/>
            <w:ind w:firstLine="709"/>
            <w:jc w:val="center"/>
          </w:pPr>
        </w:pPrChange>
      </w:pPr>
      <w:ins w:id="2903" w:author="Airat Shigapov" w:date="2021-10-29T17:22:00Z">
        <w:r w:rsidRPr="00D62981">
          <w:rPr>
            <w:rFonts w:ascii="Times New Roman" w:eastAsia="Calibri" w:hAnsi="Times New Roman" w:cs="Times New Roman"/>
            <w:noProof/>
            <w:sz w:val="28"/>
            <w:lang w:eastAsia="ru-RU"/>
          </w:rPr>
          <w:drawing>
            <wp:inline distT="0" distB="0" distL="0" distR="0" wp14:anchorId="6A6E33F9" wp14:editId="20CCD078">
              <wp:extent cx="3381847" cy="990738"/>
              <wp:effectExtent l="0" t="0" r="952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81847" cy="990738"/>
                      </a:xfrm>
                      <a:prstGeom prst="rect">
                        <a:avLst/>
                      </a:prstGeom>
                    </pic:spPr>
                  </pic:pic>
                </a:graphicData>
              </a:graphic>
            </wp:inline>
          </w:drawing>
        </w:r>
      </w:ins>
    </w:p>
    <w:p w14:paraId="299D93E7" w14:textId="449C1AC5" w:rsidR="00D62981" w:rsidRPr="00D62981" w:rsidRDefault="00D62981">
      <w:pPr>
        <w:spacing w:after="0" w:line="360" w:lineRule="auto"/>
        <w:jc w:val="center"/>
        <w:rPr>
          <w:ins w:id="2904" w:author="Airat Shigapov" w:date="2021-10-29T17:22:00Z"/>
          <w:rFonts w:ascii="Times New Roman" w:eastAsia="Calibri" w:hAnsi="Times New Roman" w:cs="Times New Roman"/>
          <w:sz w:val="28"/>
        </w:rPr>
        <w:pPrChange w:id="2905" w:author="Airat Shigapov" w:date="2021-10-29T17:23:00Z">
          <w:pPr>
            <w:spacing w:after="0" w:line="360" w:lineRule="auto"/>
            <w:ind w:firstLine="709"/>
            <w:jc w:val="center"/>
          </w:pPr>
        </w:pPrChange>
      </w:pPr>
      <w:ins w:id="2906" w:author="Airat Shigapov" w:date="2021-10-29T17:22:00Z">
        <w:r w:rsidRPr="00D62981">
          <w:rPr>
            <w:rFonts w:ascii="Times New Roman" w:eastAsia="Calibri" w:hAnsi="Times New Roman" w:cs="Times New Roman"/>
            <w:sz w:val="28"/>
          </w:rPr>
          <w:t xml:space="preserve">Рисунок 3.1 Библиотеки </w:t>
        </w:r>
        <w:r w:rsidRPr="00D62981">
          <w:rPr>
            <w:rFonts w:ascii="Times New Roman" w:eastAsia="Calibri" w:hAnsi="Times New Roman" w:cs="Times New Roman"/>
            <w:sz w:val="28"/>
            <w:lang w:val="en-US"/>
          </w:rPr>
          <w:t>EF</w:t>
        </w:r>
      </w:ins>
    </w:p>
    <w:p w14:paraId="1D3FBB05" w14:textId="25B4FAB6" w:rsidR="00D62981" w:rsidRPr="00D62981" w:rsidRDefault="00D62981">
      <w:pPr>
        <w:spacing w:after="0" w:line="360" w:lineRule="auto"/>
        <w:ind w:firstLine="709"/>
        <w:jc w:val="both"/>
        <w:rPr>
          <w:ins w:id="2907" w:author="Airat Shigapov" w:date="2021-10-29T17:22:00Z"/>
          <w:rFonts w:ascii="Times New Roman" w:eastAsia="Calibri" w:hAnsi="Times New Roman" w:cs="Times New Roman"/>
          <w:sz w:val="28"/>
        </w:rPr>
      </w:pPr>
      <w:ins w:id="2908" w:author="Airat Shigapov" w:date="2021-10-29T17:22:00Z">
        <w:r w:rsidRPr="00D62981">
          <w:rPr>
            <w:rFonts w:ascii="Times New Roman" w:eastAsia="Calibri" w:hAnsi="Times New Roman" w:cs="Times New Roman"/>
            <w:sz w:val="28"/>
          </w:rPr>
          <w:t xml:space="preserve"> Далее создаётся модель </w:t>
        </w:r>
        <w:r w:rsidRPr="00D62981">
          <w:rPr>
            <w:rFonts w:ascii="Times New Roman" w:eastAsia="Calibri" w:hAnsi="Times New Roman" w:cs="Times New Roman"/>
            <w:sz w:val="28"/>
            <w:lang w:val="en-US"/>
          </w:rPr>
          <w:t>ADO</w:t>
        </w:r>
        <w:r w:rsidRPr="00D62981">
          <w:rPr>
            <w:rFonts w:ascii="Times New Roman" w:eastAsia="Calibri" w:hAnsi="Times New Roman" w:cs="Times New Roman"/>
            <w:sz w:val="28"/>
          </w:rPr>
          <w:t>.</w:t>
        </w:r>
        <w:r w:rsidRPr="00D62981">
          <w:rPr>
            <w:rFonts w:ascii="Times New Roman" w:eastAsia="Calibri" w:hAnsi="Times New Roman" w:cs="Times New Roman"/>
            <w:sz w:val="28"/>
            <w:lang w:val="en-US"/>
          </w:rPr>
          <w:t>NET</w:t>
        </w:r>
        <w:r w:rsidRPr="00D62981">
          <w:rPr>
            <w:rFonts w:ascii="Times New Roman" w:eastAsia="Calibri" w:hAnsi="Times New Roman" w:cs="Times New Roman"/>
            <w:sz w:val="28"/>
          </w:rPr>
          <w:t xml:space="preserve"> в окне добавления нового элемента. Преимуществами модели </w:t>
        </w:r>
        <w:r w:rsidRPr="00D62981">
          <w:rPr>
            <w:rFonts w:ascii="Times New Roman" w:eastAsia="Calibri" w:hAnsi="Times New Roman" w:cs="Times New Roman"/>
            <w:sz w:val="28"/>
            <w:lang w:val="en-US"/>
          </w:rPr>
          <w:t>ADO</w:t>
        </w:r>
        <w:r w:rsidRPr="00D62981">
          <w:rPr>
            <w:rFonts w:ascii="Times New Roman" w:eastAsia="Calibri" w:hAnsi="Times New Roman" w:cs="Times New Roman"/>
            <w:sz w:val="28"/>
          </w:rPr>
          <w:t>.</w:t>
        </w:r>
        <w:r w:rsidRPr="00D62981">
          <w:rPr>
            <w:rFonts w:ascii="Times New Roman" w:eastAsia="Calibri" w:hAnsi="Times New Roman" w:cs="Times New Roman"/>
            <w:sz w:val="28"/>
            <w:lang w:val="en-US"/>
          </w:rPr>
          <w:t>N</w:t>
        </w:r>
        <w:r w:rsidRPr="00D62981">
          <w:rPr>
            <w:rFonts w:ascii="Times New Roman" w:eastAsia="Calibri" w:hAnsi="Times New Roman" w:cs="Times New Roman"/>
            <w:sz w:val="28"/>
          </w:rPr>
          <w:t>Е</w:t>
        </w:r>
        <w:r w:rsidRPr="00D62981">
          <w:rPr>
            <w:rFonts w:ascii="Times New Roman" w:eastAsia="Calibri" w:hAnsi="Times New Roman" w:cs="Times New Roman"/>
            <w:sz w:val="28"/>
            <w:lang w:val="en-US"/>
          </w:rPr>
          <w:t>T</w:t>
        </w:r>
        <w:r w:rsidRPr="00D62981">
          <w:rPr>
            <w:rFonts w:ascii="Times New Roman" w:eastAsia="Calibri" w:hAnsi="Times New Roman" w:cs="Times New Roman"/>
            <w:sz w:val="28"/>
          </w:rPr>
          <w:t xml:space="preserve"> является то, что она автоматически генерирует классы тем самым упрощает разработку, а также предоставляет оптимизированный доступ к базам данных SQL Server.</w:t>
        </w:r>
      </w:ins>
    </w:p>
    <w:p w14:paraId="30F667D7" w14:textId="33BBE078" w:rsidR="00D62981" w:rsidRPr="00D62981" w:rsidRDefault="00D62981">
      <w:pPr>
        <w:spacing w:after="0" w:line="360" w:lineRule="auto"/>
        <w:ind w:firstLine="709"/>
        <w:jc w:val="both"/>
        <w:rPr>
          <w:ins w:id="2909" w:author="Airat Shigapov" w:date="2021-10-29T17:22:00Z"/>
          <w:rFonts w:ascii="Times New Roman" w:eastAsia="Calibri" w:hAnsi="Times New Roman" w:cs="Times New Roman"/>
          <w:sz w:val="28"/>
        </w:rPr>
      </w:pPr>
      <w:ins w:id="2910" w:author="Airat Shigapov" w:date="2021-10-29T17:22:00Z">
        <w:r w:rsidRPr="00D62981">
          <w:rPr>
            <w:rFonts w:ascii="Times New Roman" w:eastAsia="Calibri" w:hAnsi="Times New Roman" w:cs="Times New Roman"/>
            <w:sz w:val="28"/>
          </w:rPr>
          <w:t>На следующем шаге выбора подключения к данным, добавляется нужное подключение (Рисунок 3.2)</w:t>
        </w:r>
      </w:ins>
    </w:p>
    <w:p w14:paraId="77FA5F58" w14:textId="3F704DEB" w:rsidR="00D62981" w:rsidRPr="00D62981" w:rsidRDefault="00593F71">
      <w:pPr>
        <w:spacing w:after="0" w:line="360" w:lineRule="auto"/>
        <w:jc w:val="center"/>
        <w:rPr>
          <w:ins w:id="2911" w:author="Airat Shigapov" w:date="2021-10-29T17:22:00Z"/>
          <w:rFonts w:ascii="Times New Roman" w:eastAsia="Calibri" w:hAnsi="Times New Roman" w:cs="Times New Roman"/>
          <w:sz w:val="28"/>
        </w:rPr>
      </w:pPr>
      <w:ins w:id="2912" w:author="Airat Shigapov" w:date="2021-10-29T17:26:00Z">
        <w:r w:rsidRPr="00593F71">
          <w:rPr>
            <w:rFonts w:ascii="Times New Roman" w:eastAsia="Calibri" w:hAnsi="Times New Roman" w:cs="Times New Roman"/>
            <w:noProof/>
            <w:sz w:val="28"/>
          </w:rPr>
          <w:drawing>
            <wp:inline distT="0" distB="0" distL="0" distR="0" wp14:anchorId="526A178C" wp14:editId="40808700">
              <wp:extent cx="4925832" cy="2419985"/>
              <wp:effectExtent l="0" t="0" r="825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27860" cy="2420981"/>
                      </a:xfrm>
                      <a:prstGeom prst="rect">
                        <a:avLst/>
                      </a:prstGeom>
                    </pic:spPr>
                  </pic:pic>
                </a:graphicData>
              </a:graphic>
            </wp:inline>
          </w:drawing>
        </w:r>
      </w:ins>
    </w:p>
    <w:p w14:paraId="5B28B4AB" w14:textId="499F1A75" w:rsidR="00D62981" w:rsidRPr="00D62981" w:rsidRDefault="00D62981">
      <w:pPr>
        <w:spacing w:after="0" w:line="360" w:lineRule="auto"/>
        <w:jc w:val="center"/>
        <w:rPr>
          <w:ins w:id="2913" w:author="Airat Shigapov" w:date="2021-10-29T17:22:00Z"/>
          <w:rFonts w:ascii="Times New Roman" w:eastAsia="Calibri" w:hAnsi="Times New Roman" w:cs="Times New Roman"/>
          <w:sz w:val="28"/>
        </w:rPr>
      </w:pPr>
      <w:ins w:id="2914" w:author="Airat Shigapov" w:date="2021-10-29T17:22:00Z">
        <w:r w:rsidRPr="00D62981">
          <w:rPr>
            <w:rFonts w:ascii="Times New Roman" w:eastAsia="Calibri" w:hAnsi="Times New Roman" w:cs="Times New Roman"/>
            <w:sz w:val="28"/>
          </w:rPr>
          <w:t>Рисунок 3.2 Выбор подключения к данным</w:t>
        </w:r>
      </w:ins>
    </w:p>
    <w:p w14:paraId="43A7EE25" w14:textId="1D4F9139" w:rsidR="00D62981" w:rsidRPr="00D62981" w:rsidRDefault="00D62981">
      <w:pPr>
        <w:spacing w:after="0" w:line="360" w:lineRule="auto"/>
        <w:ind w:firstLine="709"/>
        <w:jc w:val="center"/>
        <w:rPr>
          <w:ins w:id="2915" w:author="Airat Shigapov" w:date="2021-10-29T17:22:00Z"/>
          <w:rFonts w:ascii="Times New Roman" w:eastAsia="Calibri" w:hAnsi="Times New Roman" w:cs="Times New Roman"/>
          <w:sz w:val="28"/>
        </w:rPr>
        <w:pPrChange w:id="2916" w:author="Airat Shigapov" w:date="2021-10-29T17:23:00Z">
          <w:pPr>
            <w:spacing w:after="0" w:line="360" w:lineRule="auto"/>
            <w:jc w:val="center"/>
          </w:pPr>
        </w:pPrChange>
      </w:pPr>
    </w:p>
    <w:p w14:paraId="10026D35" w14:textId="5C9288AF" w:rsidR="00D62981" w:rsidRPr="00D62981" w:rsidRDefault="00D62981">
      <w:pPr>
        <w:spacing w:after="0" w:line="360" w:lineRule="auto"/>
        <w:ind w:firstLine="709"/>
        <w:jc w:val="both"/>
        <w:rPr>
          <w:ins w:id="2917" w:author="Airat Shigapov" w:date="2021-10-29T17:22:00Z"/>
          <w:rFonts w:ascii="Times New Roman" w:eastAsia="Calibri" w:hAnsi="Times New Roman" w:cs="Times New Roman"/>
          <w:sz w:val="28"/>
        </w:rPr>
      </w:pPr>
      <w:ins w:id="2918" w:author="Airat Shigapov" w:date="2021-10-29T17:22:00Z">
        <w:r w:rsidRPr="00D62981">
          <w:rPr>
            <w:rFonts w:ascii="Times New Roman" w:eastAsia="Calibri" w:hAnsi="Times New Roman" w:cs="Times New Roman"/>
            <w:sz w:val="28"/>
          </w:rPr>
          <w:lastRenderedPageBreak/>
          <w:t xml:space="preserve">Выбрав подключение </w:t>
        </w:r>
      </w:ins>
      <w:ins w:id="2919" w:author="Airat Shigapov" w:date="2021-10-29T17:25:00Z">
        <w:r w:rsidR="00123457" w:rsidRPr="00D62981">
          <w:rPr>
            <w:rFonts w:ascii="Times New Roman" w:eastAsia="Calibri" w:hAnsi="Times New Roman" w:cs="Times New Roman"/>
            <w:sz w:val="28"/>
          </w:rPr>
          <w:t>на следующем шаге,</w:t>
        </w:r>
      </w:ins>
      <w:ins w:id="2920" w:author="Airat Shigapov" w:date="2021-10-29T17:22:00Z">
        <w:r w:rsidRPr="00D62981">
          <w:rPr>
            <w:rFonts w:ascii="Times New Roman" w:eastAsia="Calibri" w:hAnsi="Times New Roman" w:cs="Times New Roman"/>
            <w:sz w:val="28"/>
          </w:rPr>
          <w:t xml:space="preserve"> указываются таблицы для добавления в модель</w:t>
        </w:r>
      </w:ins>
      <w:ins w:id="2921" w:author="Airat Shigapov" w:date="2021-10-29T17:25:00Z">
        <w:r w:rsidR="00123457">
          <w:rPr>
            <w:rFonts w:ascii="Times New Roman" w:eastAsia="Calibri" w:hAnsi="Times New Roman" w:cs="Times New Roman"/>
            <w:sz w:val="28"/>
          </w:rPr>
          <w:t xml:space="preserve">. </w:t>
        </w:r>
        <w:r w:rsidR="00593F71">
          <w:rPr>
            <w:rFonts w:ascii="Times New Roman" w:eastAsia="Calibri" w:hAnsi="Times New Roman" w:cs="Times New Roman"/>
            <w:sz w:val="28"/>
          </w:rPr>
          <w:t>После выбо</w:t>
        </w:r>
      </w:ins>
      <w:ins w:id="2922" w:author="Airat Shigapov" w:date="2021-10-29T17:26:00Z">
        <w:r w:rsidR="00593F71">
          <w:rPr>
            <w:rFonts w:ascii="Times New Roman" w:eastAsia="Calibri" w:hAnsi="Times New Roman" w:cs="Times New Roman"/>
            <w:sz w:val="28"/>
          </w:rPr>
          <w:t>ра таблиц автоматический</w:t>
        </w:r>
      </w:ins>
      <w:ins w:id="2923" w:author="Airat Shigapov" w:date="2021-10-29T17:22:00Z">
        <w:r w:rsidRPr="00D62981">
          <w:rPr>
            <w:rFonts w:ascii="Times New Roman" w:eastAsia="Calibri" w:hAnsi="Times New Roman" w:cs="Times New Roman"/>
            <w:sz w:val="28"/>
          </w:rPr>
          <w:t xml:space="preserve"> формируется модель </w:t>
        </w:r>
        <w:r w:rsidRPr="00D62981">
          <w:rPr>
            <w:rFonts w:ascii="Times New Roman" w:eastAsia="Calibri" w:hAnsi="Times New Roman" w:cs="Times New Roman"/>
            <w:sz w:val="28"/>
            <w:lang w:val="en-US"/>
          </w:rPr>
          <w:t>ADO</w:t>
        </w:r>
        <w:r w:rsidRPr="00D62981">
          <w:rPr>
            <w:rFonts w:ascii="Times New Roman" w:eastAsia="Calibri" w:hAnsi="Times New Roman" w:cs="Times New Roman"/>
            <w:sz w:val="28"/>
          </w:rPr>
          <w:t>.</w:t>
        </w:r>
        <w:r w:rsidRPr="00D62981">
          <w:rPr>
            <w:rFonts w:ascii="Times New Roman" w:eastAsia="Calibri" w:hAnsi="Times New Roman" w:cs="Times New Roman"/>
            <w:sz w:val="28"/>
            <w:lang w:val="en-US"/>
          </w:rPr>
          <w:t>NET</w:t>
        </w:r>
        <w:r w:rsidRPr="00D62981">
          <w:rPr>
            <w:rFonts w:ascii="Times New Roman" w:eastAsia="Calibri" w:hAnsi="Times New Roman" w:cs="Times New Roman"/>
            <w:sz w:val="28"/>
          </w:rPr>
          <w:t xml:space="preserve"> с указанием сущностей и связей между ними (Рисунок 3.</w:t>
        </w:r>
      </w:ins>
      <w:ins w:id="2924" w:author="Airat Shigapov" w:date="2021-10-30T18:38:00Z">
        <w:r w:rsidR="009027AA" w:rsidRPr="009027AA">
          <w:rPr>
            <w:rFonts w:ascii="Times New Roman" w:eastAsia="Calibri" w:hAnsi="Times New Roman" w:cs="Times New Roman"/>
            <w:sz w:val="28"/>
            <w:rPrChange w:id="2925" w:author="Airat Shigapov" w:date="2021-10-30T18:39:00Z">
              <w:rPr>
                <w:rFonts w:ascii="Times New Roman" w:eastAsia="Calibri" w:hAnsi="Times New Roman" w:cs="Times New Roman"/>
                <w:sz w:val="28"/>
                <w:lang w:val="en-US"/>
              </w:rPr>
            </w:rPrChange>
          </w:rPr>
          <w:t>3</w:t>
        </w:r>
      </w:ins>
      <w:ins w:id="2926" w:author="Airat Shigapov" w:date="2021-10-29T17:22:00Z">
        <w:r w:rsidRPr="00D62981">
          <w:rPr>
            <w:rFonts w:ascii="Times New Roman" w:eastAsia="Calibri" w:hAnsi="Times New Roman" w:cs="Times New Roman"/>
            <w:sz w:val="28"/>
          </w:rPr>
          <w:t>)</w:t>
        </w:r>
      </w:ins>
    </w:p>
    <w:p w14:paraId="4824363D" w14:textId="77777777" w:rsidR="00D62981" w:rsidRPr="00D62981" w:rsidRDefault="00D62981">
      <w:pPr>
        <w:spacing w:after="0" w:line="360" w:lineRule="auto"/>
        <w:jc w:val="center"/>
        <w:rPr>
          <w:ins w:id="2927" w:author="Airat Shigapov" w:date="2021-10-29T17:22:00Z"/>
          <w:rFonts w:ascii="Times New Roman" w:eastAsia="Calibri" w:hAnsi="Times New Roman" w:cs="Times New Roman"/>
          <w:sz w:val="28"/>
        </w:rPr>
      </w:pPr>
      <w:ins w:id="2928" w:author="Airat Shigapov" w:date="2021-10-29T17:22:00Z">
        <w:r w:rsidRPr="00D62981">
          <w:rPr>
            <w:rFonts w:ascii="Times New Roman" w:eastAsia="Calibri" w:hAnsi="Times New Roman" w:cs="Times New Roman"/>
            <w:noProof/>
            <w:sz w:val="28"/>
            <w:lang w:eastAsia="ru-RU"/>
          </w:rPr>
          <w:drawing>
            <wp:inline distT="0" distB="0" distL="0" distR="0" wp14:anchorId="6F2B0B55" wp14:editId="615EA933">
              <wp:extent cx="5940425" cy="3799840"/>
              <wp:effectExtent l="0" t="0" r="762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3799840"/>
                      </a:xfrm>
                      <a:prstGeom prst="rect">
                        <a:avLst/>
                      </a:prstGeom>
                    </pic:spPr>
                  </pic:pic>
                </a:graphicData>
              </a:graphic>
            </wp:inline>
          </w:drawing>
        </w:r>
      </w:ins>
    </w:p>
    <w:p w14:paraId="30418D8A" w14:textId="433435D9" w:rsidR="00D62981" w:rsidRPr="00D62981" w:rsidRDefault="00D62981">
      <w:pPr>
        <w:spacing w:after="0" w:line="360" w:lineRule="auto"/>
        <w:ind w:firstLine="709"/>
        <w:jc w:val="center"/>
        <w:rPr>
          <w:ins w:id="2929" w:author="Airat Shigapov" w:date="2021-10-29T17:22:00Z"/>
          <w:rFonts w:ascii="Times New Roman" w:eastAsia="Calibri" w:hAnsi="Times New Roman" w:cs="Times New Roman"/>
          <w:sz w:val="28"/>
        </w:rPr>
        <w:pPrChange w:id="2930" w:author="Airat Shigapov" w:date="2021-10-29T17:23:00Z">
          <w:pPr>
            <w:spacing w:after="0" w:line="360" w:lineRule="auto"/>
            <w:jc w:val="center"/>
          </w:pPr>
        </w:pPrChange>
      </w:pPr>
      <w:ins w:id="2931" w:author="Airat Shigapov" w:date="2021-10-29T17:22:00Z">
        <w:r w:rsidRPr="00D62981">
          <w:rPr>
            <w:rFonts w:ascii="Times New Roman" w:eastAsia="Calibri" w:hAnsi="Times New Roman" w:cs="Times New Roman"/>
            <w:sz w:val="28"/>
          </w:rPr>
          <w:t>Рисунок 3.</w:t>
        </w:r>
      </w:ins>
      <w:ins w:id="2932" w:author="Airat Shigapov" w:date="2021-10-30T18:38:00Z">
        <w:r w:rsidR="009027AA" w:rsidRPr="008D2D70">
          <w:rPr>
            <w:rFonts w:ascii="Times New Roman" w:eastAsia="Calibri" w:hAnsi="Times New Roman" w:cs="Times New Roman"/>
            <w:sz w:val="28"/>
            <w:rPrChange w:id="2933" w:author="Airat Shigapov" w:date="2021-10-31T13:16:00Z">
              <w:rPr>
                <w:rFonts w:ascii="Times New Roman" w:eastAsia="Calibri" w:hAnsi="Times New Roman" w:cs="Times New Roman"/>
                <w:sz w:val="28"/>
                <w:lang w:val="en-US"/>
              </w:rPr>
            </w:rPrChange>
          </w:rPr>
          <w:t>3</w:t>
        </w:r>
      </w:ins>
      <w:ins w:id="2934" w:author="Airat Shigapov" w:date="2021-10-29T17:22:00Z">
        <w:r w:rsidRPr="00D62981">
          <w:rPr>
            <w:rFonts w:ascii="Times New Roman" w:eastAsia="Calibri" w:hAnsi="Times New Roman" w:cs="Times New Roman"/>
            <w:sz w:val="28"/>
          </w:rPr>
          <w:t xml:space="preserve"> Модель </w:t>
        </w:r>
        <w:r w:rsidRPr="00D62981">
          <w:rPr>
            <w:rFonts w:ascii="Times New Roman" w:eastAsia="Calibri" w:hAnsi="Times New Roman" w:cs="Times New Roman"/>
            <w:sz w:val="28"/>
            <w:lang w:val="en-US"/>
          </w:rPr>
          <w:t>ADO</w:t>
        </w:r>
        <w:r w:rsidRPr="00D62981">
          <w:rPr>
            <w:rFonts w:ascii="Times New Roman" w:eastAsia="Calibri" w:hAnsi="Times New Roman" w:cs="Times New Roman"/>
            <w:sz w:val="28"/>
          </w:rPr>
          <w:t>.</w:t>
        </w:r>
        <w:r w:rsidRPr="00D62981">
          <w:rPr>
            <w:rFonts w:ascii="Times New Roman" w:eastAsia="Calibri" w:hAnsi="Times New Roman" w:cs="Times New Roman"/>
            <w:sz w:val="28"/>
            <w:lang w:val="en-US"/>
          </w:rPr>
          <w:t>NET</w:t>
        </w:r>
      </w:ins>
    </w:p>
    <w:p w14:paraId="46BF878C" w14:textId="55299E3E" w:rsidR="00771EB2" w:rsidRPr="00771EB2" w:rsidRDefault="00771EB2" w:rsidP="00771EB2">
      <w:pPr>
        <w:spacing w:after="0" w:line="360" w:lineRule="auto"/>
        <w:ind w:firstLine="709"/>
        <w:jc w:val="both"/>
        <w:rPr>
          <w:ins w:id="2935" w:author="Airat Shigapov" w:date="2021-10-29T17:29:00Z"/>
          <w:rFonts w:ascii="Times New Roman" w:eastAsia="Calibri" w:hAnsi="Times New Roman" w:cs="Times New Roman"/>
          <w:sz w:val="28"/>
          <w:szCs w:val="28"/>
        </w:rPr>
      </w:pPr>
      <w:ins w:id="2936" w:author="Airat Shigapov" w:date="2021-10-29T17:29:00Z">
        <w:r w:rsidRPr="00771EB2">
          <w:rPr>
            <w:rFonts w:ascii="Times New Roman" w:eastAsia="Calibri" w:hAnsi="Times New Roman" w:cs="Times New Roman"/>
            <w:sz w:val="28"/>
            <w:szCs w:val="28"/>
          </w:rPr>
          <w:t xml:space="preserve">Следующим этапом устанавливается </w:t>
        </w:r>
        <w:r w:rsidRPr="00771EB2">
          <w:rPr>
            <w:rFonts w:ascii="Times New Roman" w:eastAsia="Calibri" w:hAnsi="Times New Roman" w:cs="Times New Roman"/>
            <w:sz w:val="28"/>
            <w:szCs w:val="28"/>
            <w:lang w:val="en-US"/>
          </w:rPr>
          <w:t>NuGet</w:t>
        </w:r>
        <w:r w:rsidRPr="00771EB2">
          <w:rPr>
            <w:rFonts w:ascii="Times New Roman" w:eastAsia="Calibri" w:hAnsi="Times New Roman" w:cs="Times New Roman"/>
            <w:sz w:val="28"/>
            <w:szCs w:val="28"/>
          </w:rPr>
          <w:t xml:space="preserve"> пакет </w:t>
        </w:r>
        <w:r w:rsidRPr="00771EB2">
          <w:rPr>
            <w:rFonts w:ascii="Times New Roman" w:eastAsia="Calibri" w:hAnsi="Times New Roman" w:cs="Times New Roman"/>
            <w:sz w:val="28"/>
            <w:szCs w:val="28"/>
            <w:lang w:val="en-US"/>
          </w:rPr>
          <w:t>Material</w:t>
        </w:r>
        <w:r w:rsidRPr="00771EB2">
          <w:rPr>
            <w:rFonts w:ascii="Times New Roman" w:eastAsia="Calibri" w:hAnsi="Times New Roman" w:cs="Times New Roman"/>
            <w:sz w:val="28"/>
            <w:szCs w:val="28"/>
          </w:rPr>
          <w:t xml:space="preserve"> </w:t>
        </w:r>
        <w:r w:rsidRPr="00771EB2">
          <w:rPr>
            <w:rFonts w:ascii="Times New Roman" w:eastAsia="Calibri" w:hAnsi="Times New Roman" w:cs="Times New Roman"/>
            <w:sz w:val="28"/>
            <w:szCs w:val="28"/>
            <w:lang w:val="en-US"/>
          </w:rPr>
          <w:t>Design</w:t>
        </w:r>
        <w:r w:rsidRPr="00771EB2">
          <w:rPr>
            <w:rFonts w:ascii="Times New Roman" w:eastAsia="Calibri" w:hAnsi="Times New Roman" w:cs="Times New Roman"/>
            <w:sz w:val="28"/>
            <w:szCs w:val="28"/>
          </w:rPr>
          <w:t xml:space="preserve">. </w:t>
        </w:r>
        <w:r w:rsidRPr="00771EB2">
          <w:rPr>
            <w:rFonts w:ascii="Times New Roman" w:eastAsia="Calibri" w:hAnsi="Times New Roman" w:cs="Times New Roman"/>
            <w:sz w:val="28"/>
            <w:szCs w:val="28"/>
            <w:lang w:val="en-US"/>
          </w:rPr>
          <w:t>Material</w:t>
        </w:r>
        <w:r w:rsidRPr="00771EB2">
          <w:rPr>
            <w:rFonts w:ascii="Times New Roman" w:eastAsia="Calibri" w:hAnsi="Times New Roman" w:cs="Times New Roman"/>
            <w:sz w:val="28"/>
            <w:szCs w:val="28"/>
          </w:rPr>
          <w:t xml:space="preserve"> </w:t>
        </w:r>
        <w:r w:rsidRPr="00771EB2">
          <w:rPr>
            <w:rFonts w:ascii="Times New Roman" w:eastAsia="Calibri" w:hAnsi="Times New Roman" w:cs="Times New Roman"/>
            <w:sz w:val="28"/>
            <w:szCs w:val="28"/>
            <w:lang w:val="en-US"/>
          </w:rPr>
          <w:t>Design</w:t>
        </w:r>
        <w:r w:rsidRPr="00771EB2">
          <w:rPr>
            <w:rFonts w:ascii="Times New Roman" w:eastAsia="Calibri" w:hAnsi="Times New Roman" w:cs="Times New Roman"/>
            <w:sz w:val="28"/>
            <w:szCs w:val="28"/>
          </w:rPr>
          <w:t xml:space="preserve"> предоставляет дополнительные элементы управления объектов, позволяющих реализовать красивый интерфейс.   </w:t>
        </w:r>
        <w:r w:rsidRPr="00771EB2">
          <w:rPr>
            <w:rFonts w:ascii="Times New Roman" w:eastAsia="Calibri" w:hAnsi="Times New Roman" w:cs="Times New Roman"/>
            <w:sz w:val="28"/>
            <w:szCs w:val="28"/>
            <w:lang w:val="en-US"/>
          </w:rPr>
          <w:t>C</w:t>
        </w:r>
        <w:r w:rsidRPr="00771EB2">
          <w:rPr>
            <w:rFonts w:ascii="Times New Roman" w:eastAsia="Calibri" w:hAnsi="Times New Roman" w:cs="Times New Roman"/>
            <w:sz w:val="28"/>
            <w:szCs w:val="28"/>
          </w:rPr>
          <w:t xml:space="preserve"> помощью диспетчера пакетов </w:t>
        </w:r>
        <w:r w:rsidRPr="00771EB2">
          <w:rPr>
            <w:rFonts w:ascii="Times New Roman" w:eastAsia="Calibri" w:hAnsi="Times New Roman" w:cs="Times New Roman"/>
            <w:sz w:val="28"/>
            <w:szCs w:val="28"/>
            <w:lang w:val="en-US"/>
          </w:rPr>
          <w:t>NuGet</w:t>
        </w:r>
        <w:r w:rsidRPr="00771EB2">
          <w:rPr>
            <w:rFonts w:ascii="Times New Roman" w:eastAsia="Calibri" w:hAnsi="Times New Roman" w:cs="Times New Roman"/>
            <w:sz w:val="28"/>
            <w:szCs w:val="28"/>
          </w:rPr>
          <w:t xml:space="preserve"> находящийся во кладке «Проект». В диспетчера пакетов выполняется поиск и установка пакета «</w:t>
        </w:r>
        <w:proofErr w:type="spellStart"/>
        <w:r w:rsidRPr="00771EB2">
          <w:rPr>
            <w:rFonts w:ascii="Times New Roman" w:eastAsia="Calibri" w:hAnsi="Times New Roman" w:cs="Times New Roman"/>
            <w:sz w:val="28"/>
            <w:szCs w:val="28"/>
          </w:rPr>
          <w:t>MaterialDesignThemes</w:t>
        </w:r>
        <w:proofErr w:type="spellEnd"/>
        <w:r w:rsidRPr="00771EB2">
          <w:rPr>
            <w:rFonts w:ascii="Times New Roman" w:eastAsia="Calibri" w:hAnsi="Times New Roman" w:cs="Times New Roman"/>
            <w:sz w:val="28"/>
            <w:szCs w:val="28"/>
          </w:rPr>
          <w:t>» (Рисунок 3.</w:t>
        </w:r>
      </w:ins>
      <w:ins w:id="2937" w:author="Airat Shigapov" w:date="2021-10-30T18:39:00Z">
        <w:r w:rsidR="009027AA" w:rsidRPr="009027AA">
          <w:rPr>
            <w:rFonts w:ascii="Times New Roman" w:eastAsia="Calibri" w:hAnsi="Times New Roman" w:cs="Times New Roman"/>
            <w:sz w:val="28"/>
            <w:szCs w:val="28"/>
            <w:rPrChange w:id="2938" w:author="Airat Shigapov" w:date="2021-10-30T18:39:00Z">
              <w:rPr>
                <w:rFonts w:ascii="Times New Roman" w:eastAsia="Calibri" w:hAnsi="Times New Roman" w:cs="Times New Roman"/>
                <w:sz w:val="28"/>
                <w:szCs w:val="28"/>
                <w:lang w:val="en-US"/>
              </w:rPr>
            </w:rPrChange>
          </w:rPr>
          <w:t>4</w:t>
        </w:r>
      </w:ins>
      <w:ins w:id="2939" w:author="Airat Shigapov" w:date="2021-10-29T17:29:00Z">
        <w:r w:rsidRPr="00771EB2">
          <w:rPr>
            <w:rFonts w:ascii="Times New Roman" w:eastAsia="Calibri" w:hAnsi="Times New Roman" w:cs="Times New Roman"/>
            <w:sz w:val="28"/>
            <w:szCs w:val="28"/>
          </w:rPr>
          <w:t xml:space="preserve">). </w:t>
        </w:r>
      </w:ins>
    </w:p>
    <w:p w14:paraId="3CBFE8EA" w14:textId="77777777" w:rsidR="00771EB2" w:rsidRPr="00771EB2" w:rsidRDefault="00771EB2" w:rsidP="00771EB2">
      <w:pPr>
        <w:spacing w:after="0" w:line="360" w:lineRule="auto"/>
        <w:jc w:val="center"/>
        <w:rPr>
          <w:ins w:id="2940" w:author="Airat Shigapov" w:date="2021-10-29T17:29:00Z"/>
          <w:rFonts w:ascii="Times New Roman" w:eastAsia="Calibri" w:hAnsi="Times New Roman" w:cs="Times New Roman"/>
          <w:sz w:val="27"/>
          <w:szCs w:val="27"/>
        </w:rPr>
      </w:pPr>
      <w:ins w:id="2941" w:author="Airat Shigapov" w:date="2021-10-29T17:29:00Z">
        <w:r w:rsidRPr="00771EB2">
          <w:rPr>
            <w:rFonts w:ascii="Times New Roman" w:eastAsia="Calibri" w:hAnsi="Times New Roman" w:cs="Times New Roman"/>
            <w:noProof/>
            <w:sz w:val="27"/>
            <w:szCs w:val="27"/>
            <w:lang w:eastAsia="ru-RU"/>
          </w:rPr>
          <w:lastRenderedPageBreak/>
          <w:drawing>
            <wp:inline distT="0" distB="0" distL="0" distR="0" wp14:anchorId="73E721E6" wp14:editId="050C6374">
              <wp:extent cx="5940425" cy="2714625"/>
              <wp:effectExtent l="0" t="0" r="3175" b="9525"/>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425" cy="2714625"/>
                      </a:xfrm>
                      <a:prstGeom prst="rect">
                        <a:avLst/>
                      </a:prstGeom>
                    </pic:spPr>
                  </pic:pic>
                </a:graphicData>
              </a:graphic>
            </wp:inline>
          </w:drawing>
        </w:r>
      </w:ins>
    </w:p>
    <w:p w14:paraId="295737CB" w14:textId="43114778" w:rsidR="00771EB2" w:rsidRPr="00771EB2" w:rsidRDefault="00771EB2" w:rsidP="00771EB2">
      <w:pPr>
        <w:spacing w:after="0" w:line="360" w:lineRule="auto"/>
        <w:jc w:val="center"/>
        <w:rPr>
          <w:ins w:id="2942" w:author="Airat Shigapov" w:date="2021-10-29T17:29:00Z"/>
          <w:rFonts w:ascii="Times New Roman" w:eastAsia="Calibri" w:hAnsi="Times New Roman" w:cs="Times New Roman"/>
          <w:sz w:val="28"/>
          <w:szCs w:val="28"/>
        </w:rPr>
      </w:pPr>
      <w:ins w:id="2943" w:author="Airat Shigapov" w:date="2021-10-29T17:29:00Z">
        <w:r w:rsidRPr="00771EB2">
          <w:rPr>
            <w:rFonts w:ascii="Times New Roman" w:eastAsia="Calibri" w:hAnsi="Times New Roman" w:cs="Times New Roman"/>
            <w:sz w:val="28"/>
            <w:szCs w:val="28"/>
          </w:rPr>
          <w:t>Рисунок 3.</w:t>
        </w:r>
      </w:ins>
      <w:ins w:id="2944" w:author="Airat Shigapov" w:date="2021-10-30T18:39:00Z">
        <w:r w:rsidR="009027AA" w:rsidRPr="009027AA">
          <w:rPr>
            <w:rFonts w:ascii="Times New Roman" w:eastAsia="Calibri" w:hAnsi="Times New Roman" w:cs="Times New Roman"/>
            <w:sz w:val="28"/>
            <w:szCs w:val="28"/>
            <w:rPrChange w:id="2945" w:author="Airat Shigapov" w:date="2021-10-30T18:39:00Z">
              <w:rPr>
                <w:rFonts w:ascii="Times New Roman" w:eastAsia="Calibri" w:hAnsi="Times New Roman" w:cs="Times New Roman"/>
                <w:sz w:val="28"/>
                <w:szCs w:val="28"/>
                <w:lang w:val="en-US"/>
              </w:rPr>
            </w:rPrChange>
          </w:rPr>
          <w:t>4</w:t>
        </w:r>
      </w:ins>
      <w:ins w:id="2946" w:author="Airat Shigapov" w:date="2021-10-29T17:29:00Z">
        <w:r w:rsidRPr="00771EB2">
          <w:rPr>
            <w:rFonts w:ascii="Times New Roman" w:eastAsia="Calibri" w:hAnsi="Times New Roman" w:cs="Times New Roman"/>
            <w:sz w:val="28"/>
            <w:szCs w:val="28"/>
          </w:rPr>
          <w:t xml:space="preserve"> Диспетчер пакетов </w:t>
        </w:r>
        <w:r w:rsidRPr="00771EB2">
          <w:rPr>
            <w:rFonts w:ascii="Times New Roman" w:eastAsia="Calibri" w:hAnsi="Times New Roman" w:cs="Times New Roman"/>
            <w:sz w:val="28"/>
            <w:szCs w:val="28"/>
            <w:lang w:val="en-US"/>
          </w:rPr>
          <w:t>NuGet</w:t>
        </w:r>
      </w:ins>
    </w:p>
    <w:p w14:paraId="120437F9" w14:textId="3062062A" w:rsidR="00771EB2" w:rsidRPr="00771EB2" w:rsidRDefault="00771EB2" w:rsidP="00771EB2">
      <w:pPr>
        <w:spacing w:after="0" w:line="360" w:lineRule="auto"/>
        <w:ind w:firstLine="709"/>
        <w:jc w:val="both"/>
        <w:rPr>
          <w:ins w:id="2947" w:author="Airat Shigapov" w:date="2021-10-29T17:29:00Z"/>
          <w:rFonts w:ascii="Times New Roman" w:eastAsia="Calibri" w:hAnsi="Times New Roman" w:cs="Times New Roman"/>
          <w:sz w:val="28"/>
          <w:szCs w:val="28"/>
        </w:rPr>
      </w:pPr>
      <w:ins w:id="2948" w:author="Airat Shigapov" w:date="2021-10-29T17:29:00Z">
        <w:r w:rsidRPr="00771EB2">
          <w:rPr>
            <w:rFonts w:ascii="Times New Roman" w:eastAsia="Calibri" w:hAnsi="Times New Roman" w:cs="Times New Roman"/>
            <w:sz w:val="28"/>
            <w:szCs w:val="28"/>
          </w:rPr>
          <w:t xml:space="preserve">В файле </w:t>
        </w:r>
        <w:r w:rsidRPr="00771EB2">
          <w:rPr>
            <w:rFonts w:ascii="Times New Roman" w:eastAsia="Calibri" w:hAnsi="Times New Roman" w:cs="Times New Roman"/>
            <w:sz w:val="28"/>
            <w:szCs w:val="28"/>
            <w:lang w:val="en-US"/>
          </w:rPr>
          <w:t>App</w:t>
        </w:r>
        <w:r w:rsidRPr="00771EB2">
          <w:rPr>
            <w:rFonts w:ascii="Times New Roman" w:eastAsia="Calibri" w:hAnsi="Times New Roman" w:cs="Times New Roman"/>
            <w:sz w:val="28"/>
            <w:szCs w:val="28"/>
          </w:rPr>
          <w:t>.</w:t>
        </w:r>
        <w:proofErr w:type="spellStart"/>
        <w:r w:rsidRPr="00771EB2">
          <w:rPr>
            <w:rFonts w:ascii="Times New Roman" w:eastAsia="Calibri" w:hAnsi="Times New Roman" w:cs="Times New Roman"/>
            <w:sz w:val="28"/>
            <w:szCs w:val="28"/>
            <w:lang w:val="en-US"/>
          </w:rPr>
          <w:t>xaml</w:t>
        </w:r>
        <w:proofErr w:type="spellEnd"/>
        <w:r w:rsidRPr="00771EB2">
          <w:rPr>
            <w:rFonts w:ascii="Times New Roman" w:eastAsia="Calibri" w:hAnsi="Times New Roman" w:cs="Times New Roman"/>
            <w:sz w:val="28"/>
            <w:szCs w:val="28"/>
          </w:rPr>
          <w:t xml:space="preserve"> указываются ссылки на компоненты в виде библиотеки ресурсов (Рисунок 3.</w:t>
        </w:r>
      </w:ins>
      <w:ins w:id="2949" w:author="Airat Shigapov" w:date="2021-10-30T18:39:00Z">
        <w:r w:rsidR="009027AA" w:rsidRPr="009027AA">
          <w:rPr>
            <w:rFonts w:ascii="Times New Roman" w:eastAsia="Calibri" w:hAnsi="Times New Roman" w:cs="Times New Roman"/>
            <w:sz w:val="28"/>
            <w:szCs w:val="28"/>
            <w:rPrChange w:id="2950" w:author="Airat Shigapov" w:date="2021-10-30T18:39:00Z">
              <w:rPr>
                <w:rFonts w:ascii="Times New Roman" w:eastAsia="Calibri" w:hAnsi="Times New Roman" w:cs="Times New Roman"/>
                <w:sz w:val="28"/>
                <w:szCs w:val="28"/>
                <w:lang w:val="en-US"/>
              </w:rPr>
            </w:rPrChange>
          </w:rPr>
          <w:t>5</w:t>
        </w:r>
      </w:ins>
      <w:ins w:id="2951" w:author="Airat Shigapov" w:date="2021-10-29T17:29:00Z">
        <w:r w:rsidRPr="00771EB2">
          <w:rPr>
            <w:rFonts w:ascii="Times New Roman" w:eastAsia="Calibri" w:hAnsi="Times New Roman" w:cs="Times New Roman"/>
            <w:sz w:val="28"/>
            <w:szCs w:val="28"/>
          </w:rPr>
          <w:t>.</w:t>
        </w:r>
      </w:ins>
    </w:p>
    <w:p w14:paraId="46E3FB09" w14:textId="77777777" w:rsidR="00771EB2" w:rsidRPr="00771EB2" w:rsidRDefault="00771EB2" w:rsidP="00771EB2">
      <w:pPr>
        <w:spacing w:after="0" w:line="360" w:lineRule="auto"/>
        <w:jc w:val="center"/>
        <w:rPr>
          <w:ins w:id="2952" w:author="Airat Shigapov" w:date="2021-10-29T17:29:00Z"/>
          <w:rFonts w:ascii="Times New Roman" w:eastAsia="Calibri" w:hAnsi="Times New Roman" w:cs="Times New Roman"/>
          <w:sz w:val="28"/>
          <w:szCs w:val="28"/>
        </w:rPr>
      </w:pPr>
      <w:ins w:id="2953" w:author="Airat Shigapov" w:date="2021-10-29T17:29:00Z">
        <w:r w:rsidRPr="00771EB2">
          <w:rPr>
            <w:rFonts w:ascii="Times New Roman" w:eastAsia="Calibri" w:hAnsi="Times New Roman" w:cs="Times New Roman"/>
            <w:noProof/>
            <w:sz w:val="28"/>
            <w:szCs w:val="28"/>
            <w:lang w:eastAsia="ru-RU"/>
          </w:rPr>
          <w:drawing>
            <wp:inline distT="0" distB="0" distL="0" distR="0" wp14:anchorId="47500606" wp14:editId="6403E673">
              <wp:extent cx="5326380" cy="682095"/>
              <wp:effectExtent l="0" t="0" r="7620" b="381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45351" cy="684524"/>
                      </a:xfrm>
                      <a:prstGeom prst="rect">
                        <a:avLst/>
                      </a:prstGeom>
                    </pic:spPr>
                  </pic:pic>
                </a:graphicData>
              </a:graphic>
            </wp:inline>
          </w:drawing>
        </w:r>
      </w:ins>
    </w:p>
    <w:p w14:paraId="33226F39" w14:textId="76DF2A16" w:rsidR="00771EB2" w:rsidRPr="00771EB2" w:rsidRDefault="00771EB2" w:rsidP="00771EB2">
      <w:pPr>
        <w:spacing w:after="0" w:line="360" w:lineRule="auto"/>
        <w:jc w:val="center"/>
        <w:rPr>
          <w:ins w:id="2954" w:author="Airat Shigapov" w:date="2021-10-29T17:29:00Z"/>
          <w:rFonts w:ascii="Times New Roman" w:eastAsia="Calibri" w:hAnsi="Times New Roman" w:cs="Times New Roman"/>
          <w:sz w:val="28"/>
          <w:szCs w:val="28"/>
        </w:rPr>
      </w:pPr>
      <w:ins w:id="2955" w:author="Airat Shigapov" w:date="2021-10-29T17:29:00Z">
        <w:r w:rsidRPr="00771EB2">
          <w:rPr>
            <w:rFonts w:ascii="Times New Roman" w:eastAsia="Calibri" w:hAnsi="Times New Roman" w:cs="Times New Roman"/>
            <w:sz w:val="28"/>
            <w:szCs w:val="28"/>
          </w:rPr>
          <w:t>Рисунок 3.</w:t>
        </w:r>
      </w:ins>
      <w:ins w:id="2956" w:author="Airat Shigapov" w:date="2021-10-30T18:39:00Z">
        <w:r w:rsidR="009027AA" w:rsidRPr="009027AA">
          <w:rPr>
            <w:rFonts w:ascii="Times New Roman" w:eastAsia="Calibri" w:hAnsi="Times New Roman" w:cs="Times New Roman"/>
            <w:sz w:val="28"/>
            <w:szCs w:val="28"/>
            <w:rPrChange w:id="2957" w:author="Airat Shigapov" w:date="2021-10-30T18:39:00Z">
              <w:rPr>
                <w:rFonts w:ascii="Times New Roman" w:eastAsia="Calibri" w:hAnsi="Times New Roman" w:cs="Times New Roman"/>
                <w:sz w:val="28"/>
                <w:szCs w:val="28"/>
                <w:lang w:val="en-US"/>
              </w:rPr>
            </w:rPrChange>
          </w:rPr>
          <w:t>5</w:t>
        </w:r>
      </w:ins>
      <w:ins w:id="2958" w:author="Airat Shigapov" w:date="2021-10-29T17:29:00Z">
        <w:r w:rsidRPr="00771EB2">
          <w:rPr>
            <w:rFonts w:ascii="Times New Roman" w:eastAsia="Calibri" w:hAnsi="Times New Roman" w:cs="Times New Roman"/>
            <w:sz w:val="28"/>
            <w:szCs w:val="28"/>
          </w:rPr>
          <w:t xml:space="preserve"> Ссылки на компоненты </w:t>
        </w:r>
        <w:r w:rsidRPr="00771EB2">
          <w:rPr>
            <w:rFonts w:ascii="Times New Roman" w:eastAsia="Calibri" w:hAnsi="Times New Roman" w:cs="Times New Roman"/>
            <w:sz w:val="28"/>
            <w:szCs w:val="28"/>
            <w:lang w:val="en-US"/>
          </w:rPr>
          <w:t>Material</w:t>
        </w:r>
        <w:r w:rsidRPr="00771EB2">
          <w:rPr>
            <w:rFonts w:ascii="Times New Roman" w:eastAsia="Calibri" w:hAnsi="Times New Roman" w:cs="Times New Roman"/>
            <w:sz w:val="28"/>
            <w:szCs w:val="28"/>
          </w:rPr>
          <w:t xml:space="preserve"> </w:t>
        </w:r>
        <w:r w:rsidRPr="00771EB2">
          <w:rPr>
            <w:rFonts w:ascii="Times New Roman" w:eastAsia="Calibri" w:hAnsi="Times New Roman" w:cs="Times New Roman"/>
            <w:sz w:val="28"/>
            <w:szCs w:val="28"/>
            <w:lang w:val="en-US"/>
          </w:rPr>
          <w:t>Design</w:t>
        </w:r>
      </w:ins>
    </w:p>
    <w:p w14:paraId="4B11A736" w14:textId="730736C1" w:rsidR="00771EB2" w:rsidRPr="00771EB2" w:rsidRDefault="00771EB2" w:rsidP="00771EB2">
      <w:pPr>
        <w:spacing w:after="0" w:line="360" w:lineRule="auto"/>
        <w:ind w:firstLine="709"/>
        <w:jc w:val="both"/>
        <w:rPr>
          <w:ins w:id="2959" w:author="Airat Shigapov" w:date="2021-10-29T17:29:00Z"/>
          <w:rFonts w:ascii="Times New Roman" w:eastAsia="Calibri" w:hAnsi="Times New Roman" w:cs="Times New Roman"/>
          <w:sz w:val="28"/>
          <w:szCs w:val="28"/>
        </w:rPr>
      </w:pPr>
      <w:ins w:id="2960" w:author="Airat Shigapov" w:date="2021-10-29T17:29:00Z">
        <w:r w:rsidRPr="00771EB2">
          <w:rPr>
            <w:rFonts w:ascii="Times New Roman" w:eastAsia="Calibri" w:hAnsi="Times New Roman" w:cs="Times New Roman"/>
            <w:sz w:val="28"/>
            <w:szCs w:val="28"/>
          </w:rPr>
          <w:t>Для облегчения создания интерфейса следует использовать стили хранящие в себе общие черты объектов (Рисунок 3.6). Стили позволяют централизованно изменить объекты имущие общий стиль, тем самым позволяет быстро вносить изменения на все элементы, упростить разработку и сократить код</w:t>
        </w:r>
      </w:ins>
      <w:ins w:id="2961" w:author="Airat Shigapov" w:date="2021-10-30T18:39:00Z">
        <w:r w:rsidR="000475FE" w:rsidRPr="000475FE">
          <w:rPr>
            <w:rFonts w:ascii="Times New Roman" w:eastAsia="Calibri" w:hAnsi="Times New Roman" w:cs="Times New Roman"/>
            <w:sz w:val="28"/>
            <w:szCs w:val="28"/>
            <w:rPrChange w:id="2962" w:author="Airat Shigapov" w:date="2021-10-30T18:39:00Z">
              <w:rPr>
                <w:rFonts w:ascii="Times New Roman" w:eastAsia="Calibri" w:hAnsi="Times New Roman" w:cs="Times New Roman"/>
                <w:sz w:val="28"/>
                <w:szCs w:val="28"/>
                <w:lang w:val="en-US"/>
              </w:rPr>
            </w:rPrChange>
          </w:rPr>
          <w:t xml:space="preserve"> (</w:t>
        </w:r>
        <w:r w:rsidR="000475FE">
          <w:rPr>
            <w:rFonts w:ascii="Times New Roman" w:eastAsia="Calibri" w:hAnsi="Times New Roman" w:cs="Times New Roman"/>
            <w:sz w:val="28"/>
            <w:szCs w:val="28"/>
          </w:rPr>
          <w:t>Рисунок 3.7</w:t>
        </w:r>
        <w:r w:rsidR="000475FE" w:rsidRPr="000475FE">
          <w:rPr>
            <w:rFonts w:ascii="Times New Roman" w:eastAsia="Calibri" w:hAnsi="Times New Roman" w:cs="Times New Roman"/>
            <w:sz w:val="28"/>
            <w:szCs w:val="28"/>
            <w:rPrChange w:id="2963" w:author="Airat Shigapov" w:date="2021-10-30T18:39:00Z">
              <w:rPr>
                <w:rFonts w:ascii="Times New Roman" w:eastAsia="Calibri" w:hAnsi="Times New Roman" w:cs="Times New Roman"/>
                <w:sz w:val="28"/>
                <w:szCs w:val="28"/>
                <w:lang w:val="en-US"/>
              </w:rPr>
            </w:rPrChange>
          </w:rPr>
          <w:t>)</w:t>
        </w:r>
      </w:ins>
      <w:ins w:id="2964" w:author="Airat Shigapov" w:date="2021-10-29T17:29:00Z">
        <w:r w:rsidRPr="00771EB2">
          <w:rPr>
            <w:rFonts w:ascii="Times New Roman" w:eastAsia="Calibri" w:hAnsi="Times New Roman" w:cs="Times New Roman"/>
            <w:sz w:val="28"/>
            <w:szCs w:val="28"/>
          </w:rPr>
          <w:t>.</w:t>
        </w:r>
      </w:ins>
    </w:p>
    <w:p w14:paraId="7F48A3B9" w14:textId="77777777" w:rsidR="00771EB2" w:rsidRPr="00771EB2" w:rsidRDefault="00771EB2" w:rsidP="00771EB2">
      <w:pPr>
        <w:spacing w:after="0" w:line="360" w:lineRule="auto"/>
        <w:jc w:val="center"/>
        <w:rPr>
          <w:ins w:id="2965" w:author="Airat Shigapov" w:date="2021-10-29T17:29:00Z"/>
          <w:rFonts w:ascii="Times New Roman" w:eastAsia="Calibri" w:hAnsi="Times New Roman" w:cs="Times New Roman"/>
          <w:sz w:val="27"/>
          <w:szCs w:val="27"/>
        </w:rPr>
      </w:pPr>
      <w:ins w:id="2966" w:author="Airat Shigapov" w:date="2021-10-29T17:29:00Z">
        <w:r w:rsidRPr="00771EB2">
          <w:rPr>
            <w:rFonts w:ascii="Times New Roman" w:eastAsia="Calibri" w:hAnsi="Times New Roman" w:cs="Times New Roman"/>
            <w:noProof/>
            <w:sz w:val="27"/>
            <w:szCs w:val="27"/>
            <w:lang w:eastAsia="ru-RU"/>
          </w:rPr>
          <w:drawing>
            <wp:inline distT="0" distB="0" distL="0" distR="0" wp14:anchorId="04ACB48E" wp14:editId="709758D7">
              <wp:extent cx="2944091" cy="1472046"/>
              <wp:effectExtent l="0" t="0" r="889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47343" cy="1473672"/>
                      </a:xfrm>
                      <a:prstGeom prst="rect">
                        <a:avLst/>
                      </a:prstGeom>
                    </pic:spPr>
                  </pic:pic>
                </a:graphicData>
              </a:graphic>
            </wp:inline>
          </w:drawing>
        </w:r>
      </w:ins>
    </w:p>
    <w:p w14:paraId="20BDD9A2" w14:textId="46B5FA9A" w:rsidR="00771EB2" w:rsidRPr="00771EB2" w:rsidRDefault="00771EB2" w:rsidP="00771EB2">
      <w:pPr>
        <w:spacing w:after="0" w:line="360" w:lineRule="auto"/>
        <w:jc w:val="center"/>
        <w:rPr>
          <w:ins w:id="2967" w:author="Airat Shigapov" w:date="2021-10-29T17:29:00Z"/>
          <w:rFonts w:ascii="Times New Roman" w:eastAsia="Calibri" w:hAnsi="Times New Roman" w:cs="Times New Roman"/>
          <w:sz w:val="27"/>
          <w:szCs w:val="27"/>
        </w:rPr>
      </w:pPr>
      <w:ins w:id="2968" w:author="Airat Shigapov" w:date="2021-10-29T17:29:00Z">
        <w:r w:rsidRPr="00771EB2">
          <w:rPr>
            <w:rFonts w:ascii="Times New Roman" w:eastAsia="Calibri" w:hAnsi="Times New Roman" w:cs="Times New Roman"/>
            <w:sz w:val="27"/>
            <w:szCs w:val="27"/>
          </w:rPr>
          <w:t xml:space="preserve">Рисунок 3.6 </w:t>
        </w:r>
        <w:r w:rsidRPr="00771EB2">
          <w:rPr>
            <w:rFonts w:ascii="Times New Roman" w:eastAsia="Calibri" w:hAnsi="Times New Roman" w:cs="Times New Roman"/>
            <w:sz w:val="27"/>
            <w:szCs w:val="27"/>
            <w:lang w:val="en-US"/>
          </w:rPr>
          <w:t>Style</w:t>
        </w:r>
        <w:r w:rsidRPr="00771EB2">
          <w:rPr>
            <w:rFonts w:ascii="Times New Roman" w:eastAsia="Calibri" w:hAnsi="Times New Roman" w:cs="Times New Roman"/>
            <w:sz w:val="27"/>
            <w:szCs w:val="27"/>
          </w:rPr>
          <w:t xml:space="preserve"> в файле </w:t>
        </w:r>
        <w:r w:rsidRPr="00771EB2">
          <w:rPr>
            <w:rFonts w:ascii="Times New Roman" w:eastAsia="Calibri" w:hAnsi="Times New Roman" w:cs="Times New Roman"/>
            <w:sz w:val="27"/>
            <w:szCs w:val="27"/>
            <w:lang w:val="en-US"/>
          </w:rPr>
          <w:t>App</w:t>
        </w:r>
        <w:r w:rsidRPr="00771EB2">
          <w:rPr>
            <w:rFonts w:ascii="Times New Roman" w:eastAsia="Calibri" w:hAnsi="Times New Roman" w:cs="Times New Roman"/>
            <w:sz w:val="27"/>
            <w:szCs w:val="27"/>
          </w:rPr>
          <w:t>.</w:t>
        </w:r>
        <w:proofErr w:type="spellStart"/>
        <w:r w:rsidRPr="00771EB2">
          <w:rPr>
            <w:rFonts w:ascii="Times New Roman" w:eastAsia="Calibri" w:hAnsi="Times New Roman" w:cs="Times New Roman"/>
            <w:sz w:val="27"/>
            <w:szCs w:val="27"/>
            <w:lang w:val="en-US"/>
          </w:rPr>
          <w:t>xaml</w:t>
        </w:r>
        <w:proofErr w:type="spellEnd"/>
      </w:ins>
    </w:p>
    <w:p w14:paraId="2E52E535" w14:textId="77777777" w:rsidR="00771EB2" w:rsidRPr="00771EB2" w:rsidRDefault="00771EB2" w:rsidP="00771EB2">
      <w:pPr>
        <w:spacing w:after="0" w:line="360" w:lineRule="auto"/>
        <w:ind w:firstLine="709"/>
        <w:jc w:val="center"/>
        <w:rPr>
          <w:ins w:id="2969" w:author="Airat Shigapov" w:date="2021-10-29T17:29:00Z"/>
          <w:rFonts w:ascii="Times New Roman" w:eastAsia="Calibri" w:hAnsi="Times New Roman" w:cs="Times New Roman"/>
          <w:sz w:val="28"/>
        </w:rPr>
      </w:pPr>
      <w:ins w:id="2970" w:author="Airat Shigapov" w:date="2021-10-29T17:29:00Z">
        <w:r w:rsidRPr="00771EB2">
          <w:rPr>
            <w:rFonts w:ascii="Times New Roman" w:eastAsia="Calibri" w:hAnsi="Times New Roman" w:cs="Times New Roman"/>
            <w:noProof/>
            <w:sz w:val="28"/>
            <w:lang w:eastAsia="ru-RU"/>
          </w:rPr>
          <w:lastRenderedPageBreak/>
          <w:drawing>
            <wp:inline distT="0" distB="0" distL="0" distR="0" wp14:anchorId="79382537" wp14:editId="79F8AB95">
              <wp:extent cx="3642360" cy="1734831"/>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58044" cy="1742301"/>
                      </a:xfrm>
                      <a:prstGeom prst="rect">
                        <a:avLst/>
                      </a:prstGeom>
                    </pic:spPr>
                  </pic:pic>
                </a:graphicData>
              </a:graphic>
            </wp:inline>
          </w:drawing>
        </w:r>
      </w:ins>
    </w:p>
    <w:p w14:paraId="3D2FF56D" w14:textId="4E5BCD7F" w:rsidR="00771EB2" w:rsidRPr="00771EB2" w:rsidRDefault="00771EB2" w:rsidP="00771EB2">
      <w:pPr>
        <w:spacing w:after="0" w:line="360" w:lineRule="auto"/>
        <w:jc w:val="center"/>
        <w:rPr>
          <w:ins w:id="2971" w:author="Airat Shigapov" w:date="2021-10-29T17:29:00Z"/>
          <w:rFonts w:ascii="Times New Roman" w:eastAsia="Calibri" w:hAnsi="Times New Roman" w:cs="Times New Roman"/>
          <w:sz w:val="27"/>
          <w:szCs w:val="27"/>
        </w:rPr>
      </w:pPr>
      <w:ins w:id="2972" w:author="Airat Shigapov" w:date="2021-10-29T17:29:00Z">
        <w:r w:rsidRPr="00771EB2">
          <w:rPr>
            <w:rFonts w:ascii="Times New Roman" w:eastAsia="Calibri" w:hAnsi="Times New Roman" w:cs="Times New Roman"/>
            <w:sz w:val="27"/>
            <w:szCs w:val="27"/>
          </w:rPr>
          <w:t>Рисунок 3.7 Использование стилей</w:t>
        </w:r>
      </w:ins>
    </w:p>
    <w:p w14:paraId="400DCF1A" w14:textId="77777777" w:rsidR="00B16C1C" w:rsidRPr="009027AA" w:rsidRDefault="00771EB2" w:rsidP="00771EB2">
      <w:pPr>
        <w:spacing w:after="0" w:line="360" w:lineRule="auto"/>
        <w:ind w:firstLine="709"/>
        <w:jc w:val="both"/>
        <w:rPr>
          <w:ins w:id="2973" w:author="Airat Shigapov" w:date="2021-10-29T17:37:00Z"/>
          <w:rFonts w:ascii="Times New Roman" w:eastAsiaTheme="majorEastAsia" w:hAnsi="Times New Roman" w:cs="Times New Roman"/>
          <w:sz w:val="28"/>
          <w:szCs w:val="28"/>
          <w:lang w:eastAsia="ru-RU"/>
          <w:rPrChange w:id="2974" w:author="Airat Shigapov" w:date="2021-10-30T18:38:00Z">
            <w:rPr>
              <w:ins w:id="2975" w:author="Airat Shigapov" w:date="2021-10-29T17:37:00Z"/>
              <w:rFonts w:ascii="Times New Roman" w:eastAsiaTheme="majorEastAsia" w:hAnsi="Times New Roman" w:cs="Times New Roman"/>
              <w:sz w:val="28"/>
              <w:szCs w:val="28"/>
              <w:lang w:val="en-US" w:eastAsia="ru-RU"/>
            </w:rPr>
          </w:rPrChange>
        </w:rPr>
      </w:pPr>
      <w:ins w:id="2976" w:author="Airat Shigapov" w:date="2021-10-29T17:30:00Z">
        <w:r>
          <w:rPr>
            <w:rFonts w:eastAsiaTheme="majorEastAsia" w:cstheme="majorBidi"/>
            <w:szCs w:val="32"/>
            <w:lang w:eastAsia="ru-RU"/>
          </w:rPr>
          <w:t xml:space="preserve"> </w:t>
        </w:r>
        <w:r w:rsidR="0050700A">
          <w:rPr>
            <w:rFonts w:ascii="Times New Roman" w:eastAsiaTheme="majorEastAsia" w:hAnsi="Times New Roman" w:cs="Times New Roman"/>
            <w:sz w:val="28"/>
            <w:szCs w:val="28"/>
            <w:lang w:eastAsia="ru-RU"/>
          </w:rPr>
          <w:t>Пройдя все этапы подго</w:t>
        </w:r>
      </w:ins>
      <w:ins w:id="2977" w:author="Airat Shigapov" w:date="2021-10-29T17:31:00Z">
        <w:r w:rsidR="0050700A">
          <w:rPr>
            <w:rFonts w:ascii="Times New Roman" w:eastAsiaTheme="majorEastAsia" w:hAnsi="Times New Roman" w:cs="Times New Roman"/>
            <w:sz w:val="28"/>
            <w:szCs w:val="28"/>
            <w:lang w:eastAsia="ru-RU"/>
          </w:rPr>
          <w:t xml:space="preserve">товки </w:t>
        </w:r>
        <w:r w:rsidR="00C80133">
          <w:rPr>
            <w:rFonts w:ascii="Times New Roman" w:eastAsiaTheme="majorEastAsia" w:hAnsi="Times New Roman" w:cs="Times New Roman"/>
            <w:sz w:val="28"/>
            <w:szCs w:val="28"/>
            <w:lang w:eastAsia="ru-RU"/>
          </w:rPr>
          <w:t xml:space="preserve">следует этап верстки дизайна на разметки </w:t>
        </w:r>
        <w:r w:rsidR="00C80133">
          <w:rPr>
            <w:rFonts w:ascii="Times New Roman" w:eastAsiaTheme="majorEastAsia" w:hAnsi="Times New Roman" w:cs="Times New Roman"/>
            <w:sz w:val="28"/>
            <w:szCs w:val="28"/>
            <w:lang w:val="en-US" w:eastAsia="ru-RU"/>
          </w:rPr>
          <w:t>XA</w:t>
        </w:r>
      </w:ins>
      <w:ins w:id="2978" w:author="Airat Shigapov" w:date="2021-10-29T17:32:00Z">
        <w:r w:rsidR="00C80133">
          <w:rPr>
            <w:rFonts w:ascii="Times New Roman" w:eastAsiaTheme="majorEastAsia" w:hAnsi="Times New Roman" w:cs="Times New Roman"/>
            <w:sz w:val="28"/>
            <w:szCs w:val="28"/>
            <w:lang w:val="en-US" w:eastAsia="ru-RU"/>
          </w:rPr>
          <w:t>ML</w:t>
        </w:r>
        <w:r w:rsidR="001C3EAC">
          <w:rPr>
            <w:rFonts w:ascii="Times New Roman" w:eastAsiaTheme="majorEastAsia" w:hAnsi="Times New Roman" w:cs="Times New Roman"/>
            <w:sz w:val="28"/>
            <w:szCs w:val="28"/>
            <w:lang w:eastAsia="ru-RU"/>
          </w:rPr>
          <w:t xml:space="preserve">. При разработке </w:t>
        </w:r>
      </w:ins>
      <w:ins w:id="2979" w:author="Airat Shigapov" w:date="2021-10-29T17:33:00Z">
        <w:r w:rsidR="001C3EAC">
          <w:rPr>
            <w:rFonts w:ascii="Times New Roman" w:eastAsiaTheme="majorEastAsia" w:hAnsi="Times New Roman" w:cs="Times New Roman"/>
            <w:sz w:val="28"/>
            <w:szCs w:val="28"/>
            <w:lang w:eastAsia="ru-RU"/>
          </w:rPr>
          <w:t xml:space="preserve">интерфейса используются </w:t>
        </w:r>
        <w:r w:rsidR="00862929">
          <w:rPr>
            <w:rFonts w:ascii="Times New Roman" w:eastAsiaTheme="majorEastAsia" w:hAnsi="Times New Roman" w:cs="Times New Roman"/>
            <w:sz w:val="28"/>
            <w:szCs w:val="28"/>
            <w:lang w:eastAsia="ru-RU"/>
          </w:rPr>
          <w:t xml:space="preserve">такие элементы как </w:t>
        </w:r>
        <w:proofErr w:type="spellStart"/>
        <w:r w:rsidR="00862929">
          <w:rPr>
            <w:rFonts w:ascii="Times New Roman" w:eastAsiaTheme="majorEastAsia" w:hAnsi="Times New Roman" w:cs="Times New Roman"/>
            <w:sz w:val="28"/>
            <w:szCs w:val="28"/>
            <w:lang w:val="en-US" w:eastAsia="ru-RU"/>
          </w:rPr>
          <w:t>ListB</w:t>
        </w:r>
      </w:ins>
      <w:ins w:id="2980" w:author="Airat Shigapov" w:date="2021-10-29T17:34:00Z">
        <w:r w:rsidR="00862929">
          <w:rPr>
            <w:rFonts w:ascii="Times New Roman" w:eastAsiaTheme="majorEastAsia" w:hAnsi="Times New Roman" w:cs="Times New Roman"/>
            <w:sz w:val="28"/>
            <w:szCs w:val="28"/>
            <w:lang w:val="en-US" w:eastAsia="ru-RU"/>
          </w:rPr>
          <w:t>ox</w:t>
        </w:r>
        <w:proofErr w:type="spellEnd"/>
        <w:r w:rsidR="00862929" w:rsidRPr="00862929">
          <w:rPr>
            <w:rFonts w:ascii="Times New Roman" w:eastAsiaTheme="majorEastAsia" w:hAnsi="Times New Roman" w:cs="Times New Roman"/>
            <w:sz w:val="28"/>
            <w:szCs w:val="28"/>
            <w:lang w:eastAsia="ru-RU"/>
            <w:rPrChange w:id="2981" w:author="Airat Shigapov" w:date="2021-10-29T17:34:00Z">
              <w:rPr>
                <w:rFonts w:ascii="Times New Roman" w:eastAsiaTheme="majorEastAsia" w:hAnsi="Times New Roman" w:cs="Times New Roman"/>
                <w:sz w:val="28"/>
                <w:szCs w:val="28"/>
                <w:lang w:val="en-US" w:eastAsia="ru-RU"/>
              </w:rPr>
            </w:rPrChange>
          </w:rPr>
          <w:t xml:space="preserve">, </w:t>
        </w:r>
        <w:proofErr w:type="spellStart"/>
        <w:r w:rsidR="00862929">
          <w:rPr>
            <w:rFonts w:ascii="Times New Roman" w:eastAsiaTheme="majorEastAsia" w:hAnsi="Times New Roman" w:cs="Times New Roman"/>
            <w:sz w:val="28"/>
            <w:szCs w:val="28"/>
            <w:lang w:val="en-US" w:eastAsia="ru-RU"/>
          </w:rPr>
          <w:t>ListView</w:t>
        </w:r>
        <w:proofErr w:type="spellEnd"/>
        <w:r w:rsidR="00862929" w:rsidRPr="00862929">
          <w:rPr>
            <w:rFonts w:ascii="Times New Roman" w:eastAsiaTheme="majorEastAsia" w:hAnsi="Times New Roman" w:cs="Times New Roman"/>
            <w:sz w:val="28"/>
            <w:szCs w:val="28"/>
            <w:lang w:eastAsia="ru-RU"/>
            <w:rPrChange w:id="2982" w:author="Airat Shigapov" w:date="2021-10-29T17:34:00Z">
              <w:rPr>
                <w:rFonts w:ascii="Times New Roman" w:eastAsiaTheme="majorEastAsia" w:hAnsi="Times New Roman" w:cs="Times New Roman"/>
                <w:sz w:val="28"/>
                <w:szCs w:val="28"/>
                <w:lang w:val="en-US" w:eastAsia="ru-RU"/>
              </w:rPr>
            </w:rPrChange>
          </w:rPr>
          <w:t xml:space="preserve">, </w:t>
        </w:r>
        <w:r w:rsidR="00862929">
          <w:rPr>
            <w:rFonts w:ascii="Times New Roman" w:eastAsiaTheme="majorEastAsia" w:hAnsi="Times New Roman" w:cs="Times New Roman"/>
            <w:sz w:val="28"/>
            <w:szCs w:val="28"/>
            <w:lang w:val="en-US" w:eastAsia="ru-RU"/>
          </w:rPr>
          <w:t>Button</w:t>
        </w:r>
        <w:r w:rsidR="00862929" w:rsidRPr="00862929">
          <w:rPr>
            <w:rFonts w:ascii="Times New Roman" w:eastAsiaTheme="majorEastAsia" w:hAnsi="Times New Roman" w:cs="Times New Roman"/>
            <w:sz w:val="28"/>
            <w:szCs w:val="28"/>
            <w:lang w:eastAsia="ru-RU"/>
            <w:rPrChange w:id="2983" w:author="Airat Shigapov" w:date="2021-10-29T17:34:00Z">
              <w:rPr>
                <w:rFonts w:ascii="Times New Roman" w:eastAsiaTheme="majorEastAsia" w:hAnsi="Times New Roman" w:cs="Times New Roman"/>
                <w:sz w:val="28"/>
                <w:szCs w:val="28"/>
                <w:lang w:val="en-US" w:eastAsia="ru-RU"/>
              </w:rPr>
            </w:rPrChange>
          </w:rPr>
          <w:t xml:space="preserve">, </w:t>
        </w:r>
        <w:proofErr w:type="spellStart"/>
        <w:r w:rsidR="00862929">
          <w:rPr>
            <w:rFonts w:ascii="Times New Roman" w:eastAsiaTheme="majorEastAsia" w:hAnsi="Times New Roman" w:cs="Times New Roman"/>
            <w:sz w:val="28"/>
            <w:szCs w:val="28"/>
            <w:lang w:val="en-US" w:eastAsia="ru-RU"/>
          </w:rPr>
          <w:t>TextBox</w:t>
        </w:r>
        <w:proofErr w:type="spellEnd"/>
        <w:r w:rsidR="00862929" w:rsidRPr="00862929">
          <w:rPr>
            <w:rFonts w:ascii="Times New Roman" w:eastAsiaTheme="majorEastAsia" w:hAnsi="Times New Roman" w:cs="Times New Roman"/>
            <w:sz w:val="28"/>
            <w:szCs w:val="28"/>
            <w:lang w:eastAsia="ru-RU"/>
            <w:rPrChange w:id="2984" w:author="Airat Shigapov" w:date="2021-10-29T17:34:00Z">
              <w:rPr>
                <w:rFonts w:ascii="Times New Roman" w:eastAsiaTheme="majorEastAsia" w:hAnsi="Times New Roman" w:cs="Times New Roman"/>
                <w:sz w:val="28"/>
                <w:szCs w:val="28"/>
                <w:lang w:val="en-US" w:eastAsia="ru-RU"/>
              </w:rPr>
            </w:rPrChange>
          </w:rPr>
          <w:t xml:space="preserve">, </w:t>
        </w:r>
        <w:proofErr w:type="spellStart"/>
        <w:r w:rsidR="00862929">
          <w:rPr>
            <w:rFonts w:ascii="Times New Roman" w:eastAsiaTheme="majorEastAsia" w:hAnsi="Times New Roman" w:cs="Times New Roman"/>
            <w:sz w:val="28"/>
            <w:szCs w:val="28"/>
            <w:lang w:val="en-US" w:eastAsia="ru-RU"/>
          </w:rPr>
          <w:t>TextBlock</w:t>
        </w:r>
        <w:proofErr w:type="spellEnd"/>
        <w:r w:rsidR="00862929" w:rsidRPr="00862929">
          <w:rPr>
            <w:rFonts w:ascii="Times New Roman" w:eastAsiaTheme="majorEastAsia" w:hAnsi="Times New Roman" w:cs="Times New Roman"/>
            <w:sz w:val="28"/>
            <w:szCs w:val="28"/>
            <w:lang w:eastAsia="ru-RU"/>
            <w:rPrChange w:id="2985" w:author="Airat Shigapov" w:date="2021-10-29T17:34:00Z">
              <w:rPr>
                <w:rFonts w:ascii="Times New Roman" w:eastAsiaTheme="majorEastAsia" w:hAnsi="Times New Roman" w:cs="Times New Roman"/>
                <w:sz w:val="28"/>
                <w:szCs w:val="28"/>
                <w:lang w:val="en-US" w:eastAsia="ru-RU"/>
              </w:rPr>
            </w:rPrChange>
          </w:rPr>
          <w:t xml:space="preserve">, </w:t>
        </w:r>
        <w:proofErr w:type="spellStart"/>
        <w:r w:rsidR="00862929">
          <w:rPr>
            <w:rFonts w:ascii="Times New Roman" w:eastAsiaTheme="majorEastAsia" w:hAnsi="Times New Roman" w:cs="Times New Roman"/>
            <w:sz w:val="28"/>
            <w:szCs w:val="28"/>
            <w:lang w:val="en-US" w:eastAsia="ru-RU"/>
          </w:rPr>
          <w:t>CheckBox</w:t>
        </w:r>
        <w:proofErr w:type="spellEnd"/>
        <w:r w:rsidR="00862929" w:rsidRPr="00862929">
          <w:rPr>
            <w:rFonts w:ascii="Times New Roman" w:eastAsiaTheme="majorEastAsia" w:hAnsi="Times New Roman" w:cs="Times New Roman"/>
            <w:sz w:val="28"/>
            <w:szCs w:val="28"/>
            <w:lang w:eastAsia="ru-RU"/>
            <w:rPrChange w:id="2986" w:author="Airat Shigapov" w:date="2021-10-29T17:34:00Z">
              <w:rPr>
                <w:rFonts w:ascii="Times New Roman" w:eastAsiaTheme="majorEastAsia" w:hAnsi="Times New Roman" w:cs="Times New Roman"/>
                <w:sz w:val="28"/>
                <w:szCs w:val="28"/>
                <w:lang w:val="en-US" w:eastAsia="ru-RU"/>
              </w:rPr>
            </w:rPrChange>
          </w:rPr>
          <w:t xml:space="preserve">, </w:t>
        </w:r>
      </w:ins>
      <w:ins w:id="2987" w:author="Airat Shigapov" w:date="2021-10-29T17:36:00Z">
        <w:r w:rsidR="00B16C1C">
          <w:rPr>
            <w:rFonts w:ascii="Times New Roman" w:eastAsiaTheme="majorEastAsia" w:hAnsi="Times New Roman" w:cs="Times New Roman"/>
            <w:sz w:val="28"/>
            <w:szCs w:val="28"/>
            <w:lang w:val="en-US" w:eastAsia="ru-RU"/>
          </w:rPr>
          <w:t>Expander</w:t>
        </w:r>
        <w:r w:rsidR="00B16C1C" w:rsidRPr="00B16C1C">
          <w:rPr>
            <w:rFonts w:ascii="Times New Roman" w:eastAsiaTheme="majorEastAsia" w:hAnsi="Times New Roman" w:cs="Times New Roman"/>
            <w:sz w:val="28"/>
            <w:szCs w:val="28"/>
            <w:lang w:eastAsia="ru-RU"/>
            <w:rPrChange w:id="2988" w:author="Airat Shigapov" w:date="2021-10-29T17:36:00Z">
              <w:rPr>
                <w:rFonts w:ascii="Times New Roman" w:eastAsiaTheme="majorEastAsia" w:hAnsi="Times New Roman" w:cs="Times New Roman"/>
                <w:sz w:val="28"/>
                <w:szCs w:val="28"/>
                <w:lang w:val="en-US" w:eastAsia="ru-RU"/>
              </w:rPr>
            </w:rPrChange>
          </w:rPr>
          <w:t xml:space="preserve">. </w:t>
        </w:r>
      </w:ins>
      <w:ins w:id="2989" w:author="Airat Shigapov" w:date="2021-10-29T17:37:00Z">
        <w:r w:rsidR="00B16C1C">
          <w:rPr>
            <w:rFonts w:ascii="Times New Roman" w:eastAsiaTheme="majorEastAsia" w:hAnsi="Times New Roman" w:cs="Times New Roman"/>
            <w:sz w:val="28"/>
            <w:szCs w:val="28"/>
            <w:lang w:eastAsia="ru-RU"/>
          </w:rPr>
          <w:t xml:space="preserve">Для изменения внешнего вида элемента использовалось свойство </w:t>
        </w:r>
        <w:proofErr w:type="spellStart"/>
        <w:r w:rsidR="00B16C1C">
          <w:rPr>
            <w:rFonts w:ascii="Times New Roman" w:eastAsiaTheme="majorEastAsia" w:hAnsi="Times New Roman" w:cs="Times New Roman"/>
            <w:sz w:val="28"/>
            <w:szCs w:val="28"/>
            <w:lang w:val="en-US" w:eastAsia="ru-RU"/>
          </w:rPr>
          <w:t>ControlTemplate</w:t>
        </w:r>
        <w:proofErr w:type="spellEnd"/>
        <w:r w:rsidR="00B16C1C" w:rsidRPr="009027AA">
          <w:rPr>
            <w:rFonts w:ascii="Times New Roman" w:eastAsiaTheme="majorEastAsia" w:hAnsi="Times New Roman" w:cs="Times New Roman"/>
            <w:sz w:val="28"/>
            <w:szCs w:val="28"/>
            <w:lang w:eastAsia="ru-RU"/>
            <w:rPrChange w:id="2990" w:author="Airat Shigapov" w:date="2021-10-30T18:38:00Z">
              <w:rPr>
                <w:rFonts w:ascii="Times New Roman" w:eastAsiaTheme="majorEastAsia" w:hAnsi="Times New Roman" w:cs="Times New Roman"/>
                <w:sz w:val="28"/>
                <w:szCs w:val="28"/>
                <w:lang w:val="en-US" w:eastAsia="ru-RU"/>
              </w:rPr>
            </w:rPrChange>
          </w:rPr>
          <w:t>.</w:t>
        </w:r>
      </w:ins>
    </w:p>
    <w:p w14:paraId="3D6B7B65" w14:textId="76CC8524" w:rsidR="00881E82" w:rsidRPr="00F60635" w:rsidRDefault="00B16C1C" w:rsidP="00771EB2">
      <w:pPr>
        <w:spacing w:after="0" w:line="360" w:lineRule="auto"/>
        <w:ind w:firstLine="709"/>
        <w:jc w:val="both"/>
        <w:rPr>
          <w:ins w:id="2991" w:author="Airat Shigapov" w:date="2021-10-29T17:46:00Z"/>
          <w:rFonts w:ascii="Times New Roman" w:eastAsiaTheme="majorEastAsia" w:hAnsi="Times New Roman" w:cs="Times New Roman"/>
          <w:sz w:val="28"/>
          <w:szCs w:val="28"/>
          <w:lang w:eastAsia="ru-RU"/>
        </w:rPr>
      </w:pPr>
      <w:ins w:id="2992" w:author="Airat Shigapov" w:date="2021-10-29T17:37:00Z">
        <w:r w:rsidRPr="004605AC">
          <w:rPr>
            <w:rFonts w:ascii="Times New Roman" w:eastAsiaTheme="majorEastAsia" w:hAnsi="Times New Roman" w:cs="Times New Roman"/>
            <w:sz w:val="28"/>
            <w:szCs w:val="28"/>
            <w:lang w:eastAsia="ru-RU"/>
            <w:rPrChange w:id="2993" w:author="Airat Shigapov" w:date="2021-10-29T17:40:00Z">
              <w:rPr>
                <w:rFonts w:ascii="Times New Roman" w:eastAsiaTheme="majorEastAsia" w:hAnsi="Times New Roman" w:cs="Times New Roman"/>
                <w:sz w:val="28"/>
                <w:szCs w:val="28"/>
                <w:lang w:val="en-US" w:eastAsia="ru-RU"/>
              </w:rPr>
            </w:rPrChange>
          </w:rPr>
          <w:t xml:space="preserve"> </w:t>
        </w:r>
      </w:ins>
      <w:ins w:id="2994" w:author="Airat Shigapov" w:date="2021-10-29T17:40:00Z">
        <w:r w:rsidR="004605AC">
          <w:rPr>
            <w:rFonts w:ascii="Times New Roman" w:eastAsiaTheme="majorEastAsia" w:hAnsi="Times New Roman" w:cs="Times New Roman"/>
            <w:sz w:val="28"/>
            <w:szCs w:val="28"/>
            <w:lang w:eastAsia="ru-RU"/>
          </w:rPr>
          <w:t xml:space="preserve">Основной функций в программе </w:t>
        </w:r>
      </w:ins>
      <w:ins w:id="2995" w:author="Airat Shigapov" w:date="2021-10-29T17:41:00Z">
        <w:r w:rsidR="004605AC">
          <w:rPr>
            <w:rFonts w:ascii="Times New Roman" w:eastAsiaTheme="majorEastAsia" w:hAnsi="Times New Roman" w:cs="Times New Roman"/>
            <w:sz w:val="28"/>
            <w:szCs w:val="28"/>
            <w:lang w:eastAsia="ru-RU"/>
          </w:rPr>
          <w:t xml:space="preserve">является функция корзины товаров. Для её реализации создаётся список </w:t>
        </w:r>
        <w:proofErr w:type="spellStart"/>
        <w:r w:rsidR="004605AC">
          <w:rPr>
            <w:rFonts w:ascii="Times New Roman" w:eastAsiaTheme="majorEastAsia" w:hAnsi="Times New Roman" w:cs="Times New Roman"/>
            <w:sz w:val="28"/>
            <w:szCs w:val="28"/>
            <w:lang w:val="en-US" w:eastAsia="ru-RU"/>
          </w:rPr>
          <w:t>SaleProduct</w:t>
        </w:r>
        <w:proofErr w:type="spellEnd"/>
        <w:r w:rsidR="004605AC" w:rsidRPr="004605AC">
          <w:rPr>
            <w:rFonts w:ascii="Times New Roman" w:eastAsiaTheme="majorEastAsia" w:hAnsi="Times New Roman" w:cs="Times New Roman"/>
            <w:sz w:val="28"/>
            <w:szCs w:val="28"/>
            <w:lang w:eastAsia="ru-RU"/>
            <w:rPrChange w:id="2996" w:author="Airat Shigapov" w:date="2021-10-29T17:41:00Z">
              <w:rPr>
                <w:rFonts w:ascii="Times New Roman" w:eastAsiaTheme="majorEastAsia" w:hAnsi="Times New Roman" w:cs="Times New Roman"/>
                <w:sz w:val="28"/>
                <w:szCs w:val="28"/>
                <w:lang w:val="en-US" w:eastAsia="ru-RU"/>
              </w:rPr>
            </w:rPrChange>
          </w:rPr>
          <w:t xml:space="preserve"> </w:t>
        </w:r>
        <w:r w:rsidR="004605AC">
          <w:rPr>
            <w:rFonts w:ascii="Times New Roman" w:eastAsiaTheme="majorEastAsia" w:hAnsi="Times New Roman" w:cs="Times New Roman"/>
            <w:sz w:val="28"/>
            <w:szCs w:val="28"/>
            <w:lang w:eastAsia="ru-RU"/>
          </w:rPr>
          <w:t>содержащий товар и его количес</w:t>
        </w:r>
        <w:r w:rsidR="00EA1B0D">
          <w:rPr>
            <w:rFonts w:ascii="Times New Roman" w:eastAsiaTheme="majorEastAsia" w:hAnsi="Times New Roman" w:cs="Times New Roman"/>
            <w:sz w:val="28"/>
            <w:szCs w:val="28"/>
            <w:lang w:eastAsia="ru-RU"/>
          </w:rPr>
          <w:t xml:space="preserve">тво </w:t>
        </w:r>
      </w:ins>
      <w:ins w:id="2997" w:author="Airat Shigapov" w:date="2021-10-29T17:42:00Z">
        <w:r w:rsidR="00EA1B0D">
          <w:rPr>
            <w:rFonts w:ascii="Times New Roman" w:eastAsiaTheme="majorEastAsia" w:hAnsi="Times New Roman" w:cs="Times New Roman"/>
            <w:sz w:val="28"/>
            <w:szCs w:val="28"/>
            <w:lang w:eastAsia="ru-RU"/>
          </w:rPr>
          <w:t xml:space="preserve">объявленный в виде статичного свойства имеющий модификатор доступа </w:t>
        </w:r>
        <w:r w:rsidR="00EA1B0D">
          <w:rPr>
            <w:rFonts w:ascii="Times New Roman" w:eastAsiaTheme="majorEastAsia" w:hAnsi="Times New Roman" w:cs="Times New Roman"/>
            <w:sz w:val="28"/>
            <w:szCs w:val="28"/>
            <w:lang w:val="en-US" w:eastAsia="ru-RU"/>
          </w:rPr>
          <w:t>public</w:t>
        </w:r>
        <w:r w:rsidR="00EA1B0D" w:rsidRPr="00EA1B0D">
          <w:rPr>
            <w:rFonts w:ascii="Times New Roman" w:eastAsiaTheme="majorEastAsia" w:hAnsi="Times New Roman" w:cs="Times New Roman"/>
            <w:sz w:val="28"/>
            <w:szCs w:val="28"/>
            <w:lang w:eastAsia="ru-RU"/>
            <w:rPrChange w:id="2998" w:author="Airat Shigapov" w:date="2021-10-29T17:42:00Z">
              <w:rPr>
                <w:rFonts w:ascii="Times New Roman" w:eastAsiaTheme="majorEastAsia" w:hAnsi="Times New Roman" w:cs="Times New Roman"/>
                <w:sz w:val="28"/>
                <w:szCs w:val="28"/>
                <w:lang w:val="en-US" w:eastAsia="ru-RU"/>
              </w:rPr>
            </w:rPrChange>
          </w:rPr>
          <w:t xml:space="preserve"> </w:t>
        </w:r>
        <w:proofErr w:type="spellStart"/>
        <w:r w:rsidR="00EA1B0D">
          <w:rPr>
            <w:rFonts w:ascii="Times New Roman" w:eastAsiaTheme="majorEastAsia" w:hAnsi="Times New Roman" w:cs="Times New Roman"/>
            <w:sz w:val="28"/>
            <w:szCs w:val="28"/>
            <w:lang w:val="en-US" w:eastAsia="ru-RU"/>
          </w:rPr>
          <w:t>MainWindow</w:t>
        </w:r>
        <w:proofErr w:type="spellEnd"/>
        <w:r w:rsidR="00EA1B0D" w:rsidRPr="00EA1B0D">
          <w:rPr>
            <w:rFonts w:ascii="Times New Roman" w:eastAsiaTheme="majorEastAsia" w:hAnsi="Times New Roman" w:cs="Times New Roman"/>
            <w:sz w:val="28"/>
            <w:szCs w:val="28"/>
            <w:lang w:eastAsia="ru-RU"/>
            <w:rPrChange w:id="2999" w:author="Airat Shigapov" w:date="2021-10-29T17:42:00Z">
              <w:rPr>
                <w:rFonts w:ascii="Times New Roman" w:eastAsiaTheme="majorEastAsia" w:hAnsi="Times New Roman" w:cs="Times New Roman"/>
                <w:sz w:val="28"/>
                <w:szCs w:val="28"/>
                <w:lang w:val="en-US" w:eastAsia="ru-RU"/>
              </w:rPr>
            </w:rPrChange>
          </w:rPr>
          <w:t>.</w:t>
        </w:r>
        <w:proofErr w:type="spellStart"/>
        <w:r w:rsidR="00EA1B0D">
          <w:rPr>
            <w:rFonts w:ascii="Times New Roman" w:eastAsiaTheme="majorEastAsia" w:hAnsi="Times New Roman" w:cs="Times New Roman"/>
            <w:sz w:val="28"/>
            <w:szCs w:val="28"/>
            <w:lang w:val="en-US" w:eastAsia="ru-RU"/>
          </w:rPr>
          <w:t>xaml</w:t>
        </w:r>
        <w:proofErr w:type="spellEnd"/>
        <w:r w:rsidR="00EA1B0D" w:rsidRPr="00EA1B0D">
          <w:rPr>
            <w:rFonts w:ascii="Times New Roman" w:eastAsiaTheme="majorEastAsia" w:hAnsi="Times New Roman" w:cs="Times New Roman"/>
            <w:sz w:val="28"/>
            <w:szCs w:val="28"/>
            <w:lang w:eastAsia="ru-RU"/>
            <w:rPrChange w:id="3000" w:author="Airat Shigapov" w:date="2021-10-29T17:42:00Z">
              <w:rPr>
                <w:rFonts w:ascii="Times New Roman" w:eastAsiaTheme="majorEastAsia" w:hAnsi="Times New Roman" w:cs="Times New Roman"/>
                <w:sz w:val="28"/>
                <w:szCs w:val="28"/>
                <w:lang w:val="en-US" w:eastAsia="ru-RU"/>
              </w:rPr>
            </w:rPrChange>
          </w:rPr>
          <w:t>.</w:t>
        </w:r>
        <w:r w:rsidR="00EA1B0D">
          <w:rPr>
            <w:rFonts w:ascii="Times New Roman" w:eastAsiaTheme="majorEastAsia" w:hAnsi="Times New Roman" w:cs="Times New Roman"/>
            <w:sz w:val="28"/>
            <w:szCs w:val="28"/>
            <w:lang w:val="en-US" w:eastAsia="ru-RU"/>
          </w:rPr>
          <w:t>c</w:t>
        </w:r>
      </w:ins>
      <w:ins w:id="3001" w:author="Airat Shigapov" w:date="2021-10-29T17:43:00Z">
        <w:r w:rsidR="00EA1B0D">
          <w:rPr>
            <w:rFonts w:ascii="Times New Roman" w:eastAsiaTheme="majorEastAsia" w:hAnsi="Times New Roman" w:cs="Times New Roman"/>
            <w:sz w:val="28"/>
            <w:szCs w:val="28"/>
            <w:lang w:val="en-US" w:eastAsia="ru-RU"/>
          </w:rPr>
          <w:t>s</w:t>
        </w:r>
        <w:r w:rsidR="00EC5624" w:rsidRPr="00EC5624">
          <w:rPr>
            <w:rFonts w:ascii="Times New Roman" w:eastAsiaTheme="majorEastAsia" w:hAnsi="Times New Roman" w:cs="Times New Roman"/>
            <w:sz w:val="28"/>
            <w:szCs w:val="28"/>
            <w:lang w:eastAsia="ru-RU"/>
            <w:rPrChange w:id="3002" w:author="Airat Shigapov" w:date="2021-10-29T17:43:00Z">
              <w:rPr>
                <w:rFonts w:ascii="Times New Roman" w:eastAsiaTheme="majorEastAsia" w:hAnsi="Times New Roman" w:cs="Times New Roman"/>
                <w:sz w:val="28"/>
                <w:szCs w:val="28"/>
                <w:lang w:val="en-US" w:eastAsia="ru-RU"/>
              </w:rPr>
            </w:rPrChange>
          </w:rPr>
          <w:t xml:space="preserve"> (</w:t>
        </w:r>
        <w:r w:rsidR="00EC5624">
          <w:rPr>
            <w:rFonts w:ascii="Times New Roman" w:eastAsiaTheme="majorEastAsia" w:hAnsi="Times New Roman" w:cs="Times New Roman"/>
            <w:sz w:val="28"/>
            <w:szCs w:val="28"/>
            <w:lang w:eastAsia="ru-RU"/>
          </w:rPr>
          <w:t>Рисунок 3.</w:t>
        </w:r>
      </w:ins>
      <w:ins w:id="3003" w:author="Airat Shigapov" w:date="2021-10-29T17:44:00Z">
        <w:r w:rsidR="00EC5624">
          <w:rPr>
            <w:rFonts w:ascii="Times New Roman" w:eastAsiaTheme="majorEastAsia" w:hAnsi="Times New Roman" w:cs="Times New Roman"/>
            <w:sz w:val="28"/>
            <w:szCs w:val="28"/>
            <w:lang w:eastAsia="ru-RU"/>
          </w:rPr>
          <w:t>8</w:t>
        </w:r>
      </w:ins>
      <w:ins w:id="3004" w:author="Airat Shigapov" w:date="2021-10-29T17:43:00Z">
        <w:r w:rsidR="00EC5624" w:rsidRPr="00EC5624">
          <w:rPr>
            <w:rFonts w:ascii="Times New Roman" w:eastAsiaTheme="majorEastAsia" w:hAnsi="Times New Roman" w:cs="Times New Roman"/>
            <w:sz w:val="28"/>
            <w:szCs w:val="28"/>
            <w:lang w:eastAsia="ru-RU"/>
            <w:rPrChange w:id="3005" w:author="Airat Shigapov" w:date="2021-10-29T17:43:00Z">
              <w:rPr>
                <w:rFonts w:ascii="Times New Roman" w:eastAsiaTheme="majorEastAsia" w:hAnsi="Times New Roman" w:cs="Times New Roman"/>
                <w:sz w:val="28"/>
                <w:szCs w:val="28"/>
                <w:lang w:val="en-US" w:eastAsia="ru-RU"/>
              </w:rPr>
            </w:rPrChange>
          </w:rPr>
          <w:t>)</w:t>
        </w:r>
        <w:r w:rsidR="00EA1B0D" w:rsidRPr="00EA1B0D">
          <w:rPr>
            <w:rFonts w:ascii="Times New Roman" w:eastAsiaTheme="majorEastAsia" w:hAnsi="Times New Roman" w:cs="Times New Roman"/>
            <w:sz w:val="28"/>
            <w:szCs w:val="28"/>
            <w:lang w:eastAsia="ru-RU"/>
            <w:rPrChange w:id="3006" w:author="Airat Shigapov" w:date="2021-10-29T17:43:00Z">
              <w:rPr>
                <w:rFonts w:ascii="Times New Roman" w:eastAsiaTheme="majorEastAsia" w:hAnsi="Times New Roman" w:cs="Times New Roman"/>
                <w:sz w:val="28"/>
                <w:szCs w:val="28"/>
                <w:lang w:val="en-US" w:eastAsia="ru-RU"/>
              </w:rPr>
            </w:rPrChange>
          </w:rPr>
          <w:t>.</w:t>
        </w:r>
      </w:ins>
      <w:ins w:id="3007" w:author="Airat Shigapov" w:date="2021-10-29T17:48:00Z">
        <w:r w:rsidR="00F60635">
          <w:rPr>
            <w:rFonts w:ascii="Times New Roman" w:eastAsiaTheme="majorEastAsia" w:hAnsi="Times New Roman" w:cs="Times New Roman"/>
            <w:sz w:val="28"/>
            <w:szCs w:val="28"/>
            <w:lang w:eastAsia="ru-RU"/>
          </w:rPr>
          <w:t xml:space="preserve"> Для осуществление автоматического обновления </w:t>
        </w:r>
      </w:ins>
      <w:ins w:id="3008" w:author="Airat Shigapov" w:date="2021-10-29T17:49:00Z">
        <w:r w:rsidR="00F60635">
          <w:rPr>
            <w:rFonts w:ascii="Times New Roman" w:eastAsiaTheme="majorEastAsia" w:hAnsi="Times New Roman" w:cs="Times New Roman"/>
            <w:sz w:val="28"/>
            <w:szCs w:val="28"/>
            <w:lang w:eastAsia="ru-RU"/>
          </w:rPr>
          <w:t>информации</w:t>
        </w:r>
      </w:ins>
      <w:ins w:id="3009" w:author="Airat Shigapov" w:date="2021-10-29T17:48:00Z">
        <w:r w:rsidR="00F60635">
          <w:rPr>
            <w:rFonts w:ascii="Times New Roman" w:eastAsiaTheme="majorEastAsia" w:hAnsi="Times New Roman" w:cs="Times New Roman"/>
            <w:sz w:val="28"/>
            <w:szCs w:val="28"/>
            <w:lang w:eastAsia="ru-RU"/>
          </w:rPr>
          <w:t xml:space="preserve"> о количества товаров в корзине и общей стоимость исполь</w:t>
        </w:r>
      </w:ins>
      <w:ins w:id="3010" w:author="Airat Shigapov" w:date="2021-10-29T17:49:00Z">
        <w:r w:rsidR="00F60635">
          <w:rPr>
            <w:rFonts w:ascii="Times New Roman" w:eastAsiaTheme="majorEastAsia" w:hAnsi="Times New Roman" w:cs="Times New Roman"/>
            <w:sz w:val="28"/>
            <w:szCs w:val="28"/>
            <w:lang w:eastAsia="ru-RU"/>
          </w:rPr>
          <w:t xml:space="preserve">зуется блок </w:t>
        </w:r>
        <w:r w:rsidR="00F60635">
          <w:rPr>
            <w:rFonts w:ascii="Times New Roman" w:eastAsiaTheme="majorEastAsia" w:hAnsi="Times New Roman" w:cs="Times New Roman"/>
            <w:sz w:val="28"/>
            <w:szCs w:val="28"/>
            <w:lang w:val="en-US" w:eastAsia="ru-RU"/>
          </w:rPr>
          <w:t>Set</w:t>
        </w:r>
        <w:r w:rsidR="00F60635" w:rsidRPr="00F60635">
          <w:rPr>
            <w:rFonts w:ascii="Times New Roman" w:eastAsiaTheme="majorEastAsia" w:hAnsi="Times New Roman" w:cs="Times New Roman"/>
            <w:sz w:val="28"/>
            <w:szCs w:val="28"/>
            <w:lang w:eastAsia="ru-RU"/>
            <w:rPrChange w:id="3011" w:author="Airat Shigapov" w:date="2021-10-29T17:49:00Z">
              <w:rPr>
                <w:rFonts w:ascii="Times New Roman" w:eastAsiaTheme="majorEastAsia" w:hAnsi="Times New Roman" w:cs="Times New Roman"/>
                <w:sz w:val="28"/>
                <w:szCs w:val="28"/>
                <w:lang w:val="en-US" w:eastAsia="ru-RU"/>
              </w:rPr>
            </w:rPrChange>
          </w:rPr>
          <w:t xml:space="preserve">, </w:t>
        </w:r>
        <w:r w:rsidR="00F60635">
          <w:rPr>
            <w:rFonts w:ascii="Times New Roman" w:eastAsiaTheme="majorEastAsia" w:hAnsi="Times New Roman" w:cs="Times New Roman"/>
            <w:sz w:val="28"/>
            <w:szCs w:val="28"/>
            <w:lang w:eastAsia="ru-RU"/>
          </w:rPr>
          <w:t xml:space="preserve">содержащий функции </w:t>
        </w:r>
        <w:r w:rsidR="009A3482">
          <w:rPr>
            <w:rFonts w:ascii="Times New Roman" w:eastAsiaTheme="majorEastAsia" w:hAnsi="Times New Roman" w:cs="Times New Roman"/>
            <w:sz w:val="28"/>
            <w:szCs w:val="28"/>
            <w:lang w:eastAsia="ru-RU"/>
          </w:rPr>
          <w:t>подсчёта и обновления информации на экране.</w:t>
        </w:r>
      </w:ins>
    </w:p>
    <w:p w14:paraId="60B3E930" w14:textId="77777777" w:rsidR="00881E82" w:rsidRPr="003274BD" w:rsidRDefault="00881E82" w:rsidP="00881E82">
      <w:pPr>
        <w:spacing w:after="0" w:line="360" w:lineRule="auto"/>
        <w:jc w:val="center"/>
        <w:rPr>
          <w:ins w:id="3012" w:author="Airat Shigapov" w:date="2021-10-29T17:47:00Z"/>
          <w:rFonts w:eastAsiaTheme="majorEastAsia" w:cstheme="majorBidi"/>
          <w:sz w:val="28"/>
          <w:szCs w:val="28"/>
          <w:lang w:eastAsia="ru-RU"/>
          <w:rPrChange w:id="3013" w:author="Airat Shigapov" w:date="2021-10-31T15:54:00Z">
            <w:rPr>
              <w:ins w:id="3014" w:author="Airat Shigapov" w:date="2021-10-29T17:47:00Z"/>
              <w:rFonts w:eastAsiaTheme="majorEastAsia" w:cstheme="majorBidi"/>
              <w:szCs w:val="32"/>
              <w:lang w:eastAsia="ru-RU"/>
            </w:rPr>
          </w:rPrChange>
        </w:rPr>
      </w:pPr>
      <w:ins w:id="3015" w:author="Airat Shigapov" w:date="2021-10-29T17:46:00Z">
        <w:r w:rsidRPr="003274BD">
          <w:rPr>
            <w:rFonts w:eastAsiaTheme="majorEastAsia" w:cstheme="majorBidi"/>
            <w:noProof/>
            <w:sz w:val="28"/>
            <w:szCs w:val="28"/>
            <w:lang w:eastAsia="ru-RU"/>
            <w:rPrChange w:id="3016" w:author="Airat Shigapov" w:date="2021-10-31T15:54:00Z">
              <w:rPr>
                <w:rFonts w:eastAsiaTheme="majorEastAsia" w:cstheme="majorBidi"/>
                <w:noProof/>
                <w:szCs w:val="32"/>
                <w:lang w:eastAsia="ru-RU"/>
              </w:rPr>
            </w:rPrChange>
          </w:rPr>
          <w:drawing>
            <wp:inline distT="0" distB="0" distL="0" distR="0" wp14:anchorId="589825F3" wp14:editId="5ED01D5B">
              <wp:extent cx="4541520" cy="3093493"/>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52860" cy="3101217"/>
                      </a:xfrm>
                      <a:prstGeom prst="rect">
                        <a:avLst/>
                      </a:prstGeom>
                    </pic:spPr>
                  </pic:pic>
                </a:graphicData>
              </a:graphic>
            </wp:inline>
          </w:drawing>
        </w:r>
      </w:ins>
    </w:p>
    <w:p w14:paraId="7105C1F5" w14:textId="1F1CC02C" w:rsidR="00881E82" w:rsidRPr="003274BD" w:rsidRDefault="00881E82" w:rsidP="00881E82">
      <w:pPr>
        <w:spacing w:after="0" w:line="360" w:lineRule="auto"/>
        <w:jc w:val="center"/>
        <w:rPr>
          <w:ins w:id="3017" w:author="Airat Shigapov" w:date="2021-10-29T17:47:00Z"/>
          <w:rFonts w:ascii="Times New Roman" w:eastAsia="Calibri" w:hAnsi="Times New Roman" w:cs="Times New Roman"/>
          <w:sz w:val="28"/>
          <w:szCs w:val="28"/>
          <w:rPrChange w:id="3018" w:author="Airat Shigapov" w:date="2021-10-31T15:54:00Z">
            <w:rPr>
              <w:ins w:id="3019" w:author="Airat Shigapov" w:date="2021-10-29T17:47:00Z"/>
              <w:rFonts w:ascii="Times New Roman" w:eastAsia="Calibri" w:hAnsi="Times New Roman" w:cs="Times New Roman"/>
              <w:sz w:val="27"/>
              <w:szCs w:val="27"/>
            </w:rPr>
          </w:rPrChange>
        </w:rPr>
      </w:pPr>
      <w:ins w:id="3020" w:author="Airat Shigapov" w:date="2021-10-29T17:47:00Z">
        <w:r w:rsidRPr="003274BD">
          <w:rPr>
            <w:rFonts w:ascii="Times New Roman" w:eastAsia="Calibri" w:hAnsi="Times New Roman" w:cs="Times New Roman"/>
            <w:sz w:val="28"/>
            <w:szCs w:val="28"/>
            <w:rPrChange w:id="3021" w:author="Airat Shigapov" w:date="2021-10-31T15:54:00Z">
              <w:rPr>
                <w:rFonts w:ascii="Times New Roman" w:eastAsia="Calibri" w:hAnsi="Times New Roman" w:cs="Times New Roman"/>
                <w:sz w:val="27"/>
                <w:szCs w:val="27"/>
              </w:rPr>
            </w:rPrChange>
          </w:rPr>
          <w:t>Рисунок 3.</w:t>
        </w:r>
      </w:ins>
      <w:ins w:id="3022" w:author="Airat Shigapov" w:date="2021-10-29T17:48:00Z">
        <w:r w:rsidRPr="003274BD">
          <w:rPr>
            <w:rFonts w:ascii="Times New Roman" w:eastAsia="Calibri" w:hAnsi="Times New Roman" w:cs="Times New Roman"/>
            <w:sz w:val="28"/>
            <w:szCs w:val="28"/>
            <w:rPrChange w:id="3023" w:author="Airat Shigapov" w:date="2021-10-31T15:54:00Z">
              <w:rPr>
                <w:rFonts w:ascii="Times New Roman" w:eastAsia="Calibri" w:hAnsi="Times New Roman" w:cs="Times New Roman"/>
                <w:sz w:val="27"/>
                <w:szCs w:val="27"/>
              </w:rPr>
            </w:rPrChange>
          </w:rPr>
          <w:t>8</w:t>
        </w:r>
      </w:ins>
      <w:ins w:id="3024" w:author="Airat Shigapov" w:date="2021-10-29T17:47:00Z">
        <w:r w:rsidRPr="003274BD">
          <w:rPr>
            <w:rFonts w:ascii="Times New Roman" w:eastAsia="Calibri" w:hAnsi="Times New Roman" w:cs="Times New Roman"/>
            <w:sz w:val="28"/>
            <w:szCs w:val="28"/>
            <w:rPrChange w:id="3025" w:author="Airat Shigapov" w:date="2021-10-31T15:54:00Z">
              <w:rPr>
                <w:rFonts w:ascii="Times New Roman" w:eastAsia="Calibri" w:hAnsi="Times New Roman" w:cs="Times New Roman"/>
                <w:sz w:val="27"/>
                <w:szCs w:val="27"/>
              </w:rPr>
            </w:rPrChange>
          </w:rPr>
          <w:t xml:space="preserve"> </w:t>
        </w:r>
      </w:ins>
      <w:ins w:id="3026" w:author="Airat Shigapov" w:date="2021-10-29T17:48:00Z">
        <w:r w:rsidRPr="003274BD">
          <w:rPr>
            <w:rFonts w:ascii="Times New Roman" w:eastAsia="Calibri" w:hAnsi="Times New Roman" w:cs="Times New Roman"/>
            <w:sz w:val="28"/>
            <w:szCs w:val="28"/>
            <w:rPrChange w:id="3027" w:author="Airat Shigapov" w:date="2021-10-31T15:54:00Z">
              <w:rPr>
                <w:rFonts w:ascii="Times New Roman" w:eastAsia="Calibri" w:hAnsi="Times New Roman" w:cs="Times New Roman"/>
                <w:sz w:val="27"/>
                <w:szCs w:val="27"/>
              </w:rPr>
            </w:rPrChange>
          </w:rPr>
          <w:t>Свойство,</w:t>
        </w:r>
      </w:ins>
      <w:ins w:id="3028" w:author="Airat Shigapov" w:date="2021-10-29T17:47:00Z">
        <w:r w:rsidRPr="003274BD">
          <w:rPr>
            <w:rFonts w:ascii="Times New Roman" w:eastAsia="Calibri" w:hAnsi="Times New Roman" w:cs="Times New Roman"/>
            <w:sz w:val="28"/>
            <w:szCs w:val="28"/>
            <w:rPrChange w:id="3029" w:author="Airat Shigapov" w:date="2021-10-31T15:54:00Z">
              <w:rPr>
                <w:rFonts w:ascii="Times New Roman" w:eastAsia="Calibri" w:hAnsi="Times New Roman" w:cs="Times New Roman"/>
                <w:sz w:val="27"/>
                <w:szCs w:val="27"/>
              </w:rPr>
            </w:rPrChange>
          </w:rPr>
          <w:t xml:space="preserve"> хранящее список товаров в корзине</w:t>
        </w:r>
      </w:ins>
    </w:p>
    <w:p w14:paraId="163F288D" w14:textId="2A5E13A5" w:rsidR="00F4099C" w:rsidRDefault="002973E4" w:rsidP="004D6026">
      <w:pPr>
        <w:spacing w:after="0" w:line="360" w:lineRule="auto"/>
        <w:jc w:val="both"/>
        <w:rPr>
          <w:ins w:id="3030" w:author="Airat Shigapov" w:date="2021-10-29T17:55:00Z"/>
          <w:rFonts w:ascii="Times New Roman" w:eastAsiaTheme="majorEastAsia" w:hAnsi="Times New Roman" w:cs="Times New Roman"/>
          <w:sz w:val="28"/>
          <w:szCs w:val="28"/>
          <w:lang w:eastAsia="ru-RU"/>
        </w:rPr>
      </w:pPr>
      <w:ins w:id="3031" w:author="Airat Shigapov" w:date="2021-10-29T17:51:00Z">
        <w:r>
          <w:rPr>
            <w:rFonts w:eastAsiaTheme="majorEastAsia" w:cstheme="majorBidi"/>
            <w:szCs w:val="32"/>
            <w:lang w:eastAsia="ru-RU"/>
          </w:rPr>
          <w:lastRenderedPageBreak/>
          <w:tab/>
        </w:r>
      </w:ins>
      <w:ins w:id="3032" w:author="Airat Shigapov" w:date="2021-10-29T17:53:00Z">
        <w:r w:rsidR="004D6026">
          <w:rPr>
            <w:rFonts w:ascii="Times New Roman" w:eastAsiaTheme="majorEastAsia" w:hAnsi="Times New Roman" w:cs="Times New Roman"/>
            <w:sz w:val="28"/>
            <w:szCs w:val="28"/>
            <w:lang w:eastAsia="ru-RU"/>
          </w:rPr>
          <w:t>Для вывода информации о состоянии корзины в независимости от текущей страницы,</w:t>
        </w:r>
      </w:ins>
      <w:ins w:id="3033" w:author="Airat Shigapov" w:date="2021-10-29T17:54:00Z">
        <w:r w:rsidR="00C201C9">
          <w:rPr>
            <w:rFonts w:ascii="Times New Roman" w:eastAsiaTheme="majorEastAsia" w:hAnsi="Times New Roman" w:cs="Times New Roman"/>
            <w:sz w:val="28"/>
            <w:szCs w:val="28"/>
            <w:lang w:eastAsia="ru-RU"/>
          </w:rPr>
          <w:t xml:space="preserve"> следует</w:t>
        </w:r>
      </w:ins>
      <w:ins w:id="3034" w:author="Airat Shigapov" w:date="2021-10-29T17:53:00Z">
        <w:r w:rsidR="004D6026">
          <w:rPr>
            <w:rFonts w:ascii="Times New Roman" w:eastAsiaTheme="majorEastAsia" w:hAnsi="Times New Roman" w:cs="Times New Roman"/>
            <w:sz w:val="28"/>
            <w:szCs w:val="28"/>
            <w:lang w:eastAsia="ru-RU"/>
          </w:rPr>
          <w:t xml:space="preserve"> </w:t>
        </w:r>
      </w:ins>
      <w:ins w:id="3035" w:author="Airat Shigapov" w:date="2021-10-29T17:54:00Z">
        <w:r w:rsidR="00C201C9">
          <w:rPr>
            <w:rFonts w:ascii="Times New Roman" w:eastAsiaTheme="majorEastAsia" w:hAnsi="Times New Roman" w:cs="Times New Roman"/>
            <w:sz w:val="28"/>
            <w:szCs w:val="28"/>
            <w:lang w:eastAsia="ru-RU"/>
          </w:rPr>
          <w:t xml:space="preserve">расположить в </w:t>
        </w:r>
        <w:proofErr w:type="spellStart"/>
        <w:r w:rsidR="00C201C9">
          <w:rPr>
            <w:rFonts w:ascii="Times New Roman" w:eastAsiaTheme="majorEastAsia" w:hAnsi="Times New Roman" w:cs="Times New Roman"/>
            <w:sz w:val="28"/>
            <w:szCs w:val="28"/>
            <w:lang w:val="en-US" w:eastAsia="ru-RU"/>
          </w:rPr>
          <w:t>MainWindow</w:t>
        </w:r>
        <w:proofErr w:type="spellEnd"/>
        <w:r w:rsidR="00C201C9" w:rsidRPr="00C201C9">
          <w:rPr>
            <w:rFonts w:ascii="Times New Roman" w:eastAsiaTheme="majorEastAsia" w:hAnsi="Times New Roman" w:cs="Times New Roman"/>
            <w:sz w:val="28"/>
            <w:szCs w:val="28"/>
            <w:lang w:eastAsia="ru-RU"/>
            <w:rPrChange w:id="3036" w:author="Airat Shigapov" w:date="2021-10-29T17:54:00Z">
              <w:rPr>
                <w:rFonts w:ascii="Times New Roman" w:eastAsiaTheme="majorEastAsia" w:hAnsi="Times New Roman" w:cs="Times New Roman"/>
                <w:sz w:val="28"/>
                <w:szCs w:val="28"/>
                <w:lang w:val="en-US" w:eastAsia="ru-RU"/>
              </w:rPr>
            </w:rPrChange>
          </w:rPr>
          <w:t xml:space="preserve"> </w:t>
        </w:r>
        <w:r w:rsidR="00C201C9">
          <w:rPr>
            <w:rFonts w:ascii="Times New Roman" w:eastAsiaTheme="majorEastAsia" w:hAnsi="Times New Roman" w:cs="Times New Roman"/>
            <w:sz w:val="28"/>
            <w:szCs w:val="28"/>
            <w:lang w:eastAsia="ru-RU"/>
          </w:rPr>
          <w:t xml:space="preserve">так как она является </w:t>
        </w:r>
        <w:r w:rsidR="00F4099C">
          <w:rPr>
            <w:rFonts w:ascii="Times New Roman" w:eastAsiaTheme="majorEastAsia" w:hAnsi="Times New Roman" w:cs="Times New Roman"/>
            <w:sz w:val="28"/>
            <w:szCs w:val="28"/>
            <w:lang w:eastAsia="ru-RU"/>
          </w:rPr>
          <w:t xml:space="preserve">навигационной страницей </w:t>
        </w:r>
      </w:ins>
      <w:ins w:id="3037" w:author="Airat Shigapov" w:date="2021-10-29T17:55:00Z">
        <w:r w:rsidR="00F4099C">
          <w:rPr>
            <w:rFonts w:ascii="Times New Roman" w:eastAsiaTheme="majorEastAsia" w:hAnsi="Times New Roman" w:cs="Times New Roman"/>
            <w:sz w:val="28"/>
            <w:szCs w:val="28"/>
            <w:lang w:eastAsia="ru-RU"/>
          </w:rPr>
          <w:t>(Рисунок 3.</w:t>
        </w:r>
      </w:ins>
      <w:ins w:id="3038" w:author="Airat Shigapov" w:date="2021-10-30T18:40:00Z">
        <w:r w:rsidR="000475FE">
          <w:rPr>
            <w:rFonts w:ascii="Times New Roman" w:eastAsiaTheme="majorEastAsia" w:hAnsi="Times New Roman" w:cs="Times New Roman"/>
            <w:sz w:val="28"/>
            <w:szCs w:val="28"/>
            <w:lang w:eastAsia="ru-RU"/>
          </w:rPr>
          <w:t>9</w:t>
        </w:r>
      </w:ins>
      <w:ins w:id="3039" w:author="Airat Shigapov" w:date="2021-10-29T17:55:00Z">
        <w:r w:rsidR="00F4099C">
          <w:rPr>
            <w:rFonts w:ascii="Times New Roman" w:eastAsiaTheme="majorEastAsia" w:hAnsi="Times New Roman" w:cs="Times New Roman"/>
            <w:sz w:val="28"/>
            <w:szCs w:val="28"/>
            <w:lang w:eastAsia="ru-RU"/>
          </w:rPr>
          <w:t>)</w:t>
        </w:r>
      </w:ins>
      <w:ins w:id="3040" w:author="Airat Shigapov" w:date="2021-10-29T17:56:00Z">
        <w:r w:rsidR="00913229">
          <w:rPr>
            <w:rFonts w:ascii="Times New Roman" w:eastAsiaTheme="majorEastAsia" w:hAnsi="Times New Roman" w:cs="Times New Roman"/>
            <w:sz w:val="28"/>
            <w:szCs w:val="28"/>
            <w:lang w:eastAsia="ru-RU"/>
          </w:rPr>
          <w:t>. А также для быстрого перехода в корзин</w:t>
        </w:r>
      </w:ins>
      <w:ins w:id="3041" w:author="Airat Shigapov" w:date="2021-10-29T17:57:00Z">
        <w:r w:rsidR="001419F3">
          <w:rPr>
            <w:rFonts w:ascii="Times New Roman" w:eastAsiaTheme="majorEastAsia" w:hAnsi="Times New Roman" w:cs="Times New Roman"/>
            <w:sz w:val="28"/>
            <w:szCs w:val="28"/>
            <w:lang w:eastAsia="ru-RU"/>
          </w:rPr>
          <w:t xml:space="preserve">у </w:t>
        </w:r>
      </w:ins>
      <w:ins w:id="3042" w:author="Airat Shigapov" w:date="2021-10-30T18:40:00Z">
        <w:r w:rsidR="00854C45">
          <w:rPr>
            <w:rFonts w:ascii="Times New Roman" w:eastAsiaTheme="majorEastAsia" w:hAnsi="Times New Roman" w:cs="Times New Roman"/>
            <w:sz w:val="28"/>
            <w:szCs w:val="28"/>
            <w:lang w:eastAsia="ru-RU"/>
          </w:rPr>
          <w:t>следует использовать</w:t>
        </w:r>
      </w:ins>
      <w:ins w:id="3043" w:author="Airat Shigapov" w:date="2021-10-29T17:57:00Z">
        <w:r w:rsidR="001419F3">
          <w:rPr>
            <w:rFonts w:ascii="Times New Roman" w:eastAsiaTheme="majorEastAsia" w:hAnsi="Times New Roman" w:cs="Times New Roman"/>
            <w:sz w:val="28"/>
            <w:szCs w:val="28"/>
            <w:lang w:eastAsia="ru-RU"/>
          </w:rPr>
          <w:t xml:space="preserve"> клик по иконке корзины.</w:t>
        </w:r>
      </w:ins>
    </w:p>
    <w:p w14:paraId="7E4ABE9E" w14:textId="77777777" w:rsidR="00F4099C" w:rsidRDefault="00F4099C" w:rsidP="00F4099C">
      <w:pPr>
        <w:spacing w:after="0" w:line="360" w:lineRule="auto"/>
        <w:jc w:val="center"/>
        <w:rPr>
          <w:ins w:id="3044" w:author="Airat Shigapov" w:date="2021-10-29T17:55:00Z"/>
          <w:rFonts w:eastAsiaTheme="majorEastAsia" w:cstheme="majorBidi"/>
          <w:szCs w:val="32"/>
          <w:lang w:eastAsia="ru-RU"/>
        </w:rPr>
      </w:pPr>
      <w:ins w:id="3045" w:author="Airat Shigapov" w:date="2021-10-29T17:55:00Z">
        <w:r w:rsidRPr="00F4099C">
          <w:rPr>
            <w:rFonts w:eastAsiaTheme="majorEastAsia" w:cstheme="majorBidi"/>
            <w:noProof/>
            <w:szCs w:val="32"/>
            <w:lang w:eastAsia="ru-RU"/>
          </w:rPr>
          <w:drawing>
            <wp:inline distT="0" distB="0" distL="0" distR="0" wp14:anchorId="4873E2D2" wp14:editId="49EA5161">
              <wp:extent cx="3596640" cy="2220375"/>
              <wp:effectExtent l="0" t="0" r="3810" b="889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05152" cy="2225630"/>
                      </a:xfrm>
                      <a:prstGeom prst="rect">
                        <a:avLst/>
                      </a:prstGeom>
                    </pic:spPr>
                  </pic:pic>
                </a:graphicData>
              </a:graphic>
            </wp:inline>
          </w:drawing>
        </w:r>
      </w:ins>
    </w:p>
    <w:p w14:paraId="147FA272" w14:textId="1EB54352" w:rsidR="00F4099C" w:rsidRPr="00687A9C" w:rsidRDefault="00F4099C" w:rsidP="00F4099C">
      <w:pPr>
        <w:spacing w:after="0" w:line="360" w:lineRule="auto"/>
        <w:jc w:val="center"/>
        <w:rPr>
          <w:ins w:id="3046" w:author="Airat Shigapov" w:date="2021-10-29T17:55:00Z"/>
          <w:rFonts w:ascii="Times New Roman" w:eastAsia="Calibri" w:hAnsi="Times New Roman" w:cs="Times New Roman"/>
          <w:sz w:val="27"/>
          <w:szCs w:val="27"/>
        </w:rPr>
      </w:pPr>
      <w:ins w:id="3047" w:author="Airat Shigapov" w:date="2021-10-29T17:55:00Z">
        <w:r w:rsidRPr="00771EB2">
          <w:rPr>
            <w:rFonts w:ascii="Times New Roman" w:eastAsia="Calibri" w:hAnsi="Times New Roman" w:cs="Times New Roman"/>
            <w:sz w:val="27"/>
            <w:szCs w:val="27"/>
          </w:rPr>
          <w:t>Рисунок 3.</w:t>
        </w:r>
      </w:ins>
      <w:ins w:id="3048" w:author="Airat Shigapov" w:date="2021-10-30T18:40:00Z">
        <w:r w:rsidR="000475FE">
          <w:rPr>
            <w:rFonts w:ascii="Times New Roman" w:eastAsia="Calibri" w:hAnsi="Times New Roman" w:cs="Times New Roman"/>
            <w:sz w:val="27"/>
            <w:szCs w:val="27"/>
          </w:rPr>
          <w:t>9</w:t>
        </w:r>
      </w:ins>
      <w:ins w:id="3049" w:author="Airat Shigapov" w:date="2021-10-29T17:55:00Z">
        <w:r w:rsidRPr="00771EB2">
          <w:rPr>
            <w:rFonts w:ascii="Times New Roman" w:eastAsia="Calibri" w:hAnsi="Times New Roman" w:cs="Times New Roman"/>
            <w:sz w:val="27"/>
            <w:szCs w:val="27"/>
          </w:rPr>
          <w:t xml:space="preserve"> </w:t>
        </w:r>
        <w:r>
          <w:rPr>
            <w:rFonts w:ascii="Times New Roman" w:eastAsia="Calibri" w:hAnsi="Times New Roman" w:cs="Times New Roman"/>
            <w:sz w:val="27"/>
            <w:szCs w:val="27"/>
          </w:rPr>
          <w:t xml:space="preserve">Код </w:t>
        </w:r>
        <w:r w:rsidR="00913229">
          <w:rPr>
            <w:rFonts w:ascii="Times New Roman" w:eastAsia="Calibri" w:hAnsi="Times New Roman" w:cs="Times New Roman"/>
            <w:sz w:val="27"/>
            <w:szCs w:val="27"/>
          </w:rPr>
          <w:t xml:space="preserve">интерфейса </w:t>
        </w:r>
      </w:ins>
      <w:ins w:id="3050" w:author="Airat Shigapov" w:date="2021-10-29T17:56:00Z">
        <w:r w:rsidR="00913229">
          <w:rPr>
            <w:rFonts w:ascii="Times New Roman" w:eastAsia="Calibri" w:hAnsi="Times New Roman" w:cs="Times New Roman"/>
            <w:sz w:val="27"/>
            <w:szCs w:val="27"/>
          </w:rPr>
          <w:t>состояния корзины</w:t>
        </w:r>
      </w:ins>
      <w:ins w:id="3051" w:author="Airat Shigapov" w:date="2021-10-29T17:55:00Z">
        <w:r w:rsidR="00913229">
          <w:rPr>
            <w:rFonts w:ascii="Times New Roman" w:eastAsia="Calibri" w:hAnsi="Times New Roman" w:cs="Times New Roman"/>
            <w:sz w:val="27"/>
            <w:szCs w:val="27"/>
          </w:rPr>
          <w:t xml:space="preserve"> </w:t>
        </w:r>
      </w:ins>
    </w:p>
    <w:p w14:paraId="407A7547" w14:textId="7E58FE30" w:rsidR="007F3EEE" w:rsidRPr="007F3EEE" w:rsidRDefault="007F3EEE" w:rsidP="007F3EEE">
      <w:pPr>
        <w:spacing w:after="0" w:line="360" w:lineRule="auto"/>
        <w:jc w:val="both"/>
        <w:rPr>
          <w:ins w:id="3052" w:author="Airat Shigapov" w:date="2021-10-29T18:01:00Z"/>
          <w:rFonts w:ascii="Times New Roman" w:eastAsia="Calibri" w:hAnsi="Times New Roman" w:cs="Times New Roman"/>
          <w:sz w:val="28"/>
        </w:rPr>
      </w:pPr>
      <w:ins w:id="3053" w:author="Airat Shigapov" w:date="2021-10-29T18:01:00Z">
        <w:r w:rsidRPr="007F3EEE">
          <w:rPr>
            <w:rFonts w:ascii="Times New Roman" w:eastAsia="Calibri" w:hAnsi="Times New Roman" w:cs="Times New Roman"/>
            <w:sz w:val="28"/>
          </w:rPr>
          <w:t xml:space="preserve">Данные на страницу передаются </w:t>
        </w:r>
        <w:r w:rsidRPr="007F3EEE">
          <w:rPr>
            <w:rFonts w:ascii="Times New Roman" w:eastAsia="Calibri" w:hAnsi="Times New Roman" w:cs="Times New Roman"/>
            <w:sz w:val="28"/>
            <w:lang w:val="en-US"/>
          </w:rPr>
          <w:t>c</w:t>
        </w:r>
        <w:r w:rsidRPr="007F3EEE">
          <w:rPr>
            <w:rFonts w:ascii="Times New Roman" w:eastAsia="Calibri" w:hAnsi="Times New Roman" w:cs="Times New Roman"/>
            <w:sz w:val="28"/>
          </w:rPr>
          <w:t xml:space="preserve"> помощью свойство </w:t>
        </w:r>
        <w:proofErr w:type="spellStart"/>
        <w:r w:rsidRPr="007F3EEE">
          <w:rPr>
            <w:rFonts w:ascii="Times New Roman" w:eastAsia="Calibri" w:hAnsi="Times New Roman" w:cs="Times New Roman"/>
            <w:sz w:val="28"/>
            <w:lang w:val="en-US"/>
          </w:rPr>
          <w:t>DataContext</w:t>
        </w:r>
        <w:proofErr w:type="spellEnd"/>
        <w:r w:rsidRPr="007F3EEE">
          <w:rPr>
            <w:rFonts w:ascii="Times New Roman" w:eastAsia="Calibri" w:hAnsi="Times New Roman" w:cs="Times New Roman"/>
            <w:sz w:val="28"/>
          </w:rPr>
          <w:t xml:space="preserve">. </w:t>
        </w:r>
        <w:proofErr w:type="spellStart"/>
        <w:r w:rsidRPr="007F3EEE">
          <w:rPr>
            <w:rFonts w:ascii="Times New Roman" w:eastAsia="Calibri" w:hAnsi="Times New Roman" w:cs="Times New Roman"/>
            <w:sz w:val="28"/>
          </w:rPr>
          <w:t>DataContext</w:t>
        </w:r>
        <w:proofErr w:type="spellEnd"/>
        <w:r w:rsidRPr="007F3EEE">
          <w:rPr>
            <w:rFonts w:ascii="Times New Roman" w:eastAsia="Calibri" w:hAnsi="Times New Roman" w:cs="Times New Roman"/>
            <w:sz w:val="28"/>
          </w:rPr>
          <w:t xml:space="preserve"> – это свойство, поддерживающее привязку, для упрощения сценариев, в которых один контекст может быть привязан к другому. Отображения данных на странице осуществляются с помощью привязок. </w:t>
        </w:r>
        <w:proofErr w:type="spellStart"/>
        <w:r w:rsidRPr="007F3EEE">
          <w:rPr>
            <w:rFonts w:ascii="Times New Roman" w:eastAsia="Calibri" w:hAnsi="Times New Roman" w:cs="Times New Roman"/>
            <w:sz w:val="28"/>
            <w:lang w:val="en-US"/>
          </w:rPr>
          <w:t>DataContext</w:t>
        </w:r>
        <w:proofErr w:type="spellEnd"/>
        <w:r w:rsidRPr="007F3EEE">
          <w:rPr>
            <w:rFonts w:ascii="Times New Roman" w:eastAsia="Calibri" w:hAnsi="Times New Roman" w:cs="Times New Roman"/>
            <w:sz w:val="28"/>
          </w:rPr>
          <w:t xml:space="preserve"> является источником привязок по умолчанию. Привязки указываются с помощью ключевого слова </w:t>
        </w:r>
        <w:r w:rsidRPr="007F3EEE">
          <w:rPr>
            <w:rFonts w:ascii="Times New Roman" w:eastAsia="Calibri" w:hAnsi="Times New Roman" w:cs="Times New Roman"/>
            <w:sz w:val="28"/>
            <w:lang w:val="en-US"/>
          </w:rPr>
          <w:t>Binding</w:t>
        </w:r>
        <w:r w:rsidRPr="007F3EEE">
          <w:rPr>
            <w:rFonts w:ascii="Times New Roman" w:eastAsia="Calibri" w:hAnsi="Times New Roman" w:cs="Times New Roman"/>
            <w:sz w:val="28"/>
          </w:rPr>
          <w:t xml:space="preserve"> после которого следует название свойства для привязки (Рисунок 3.</w:t>
        </w:r>
      </w:ins>
      <w:ins w:id="3054" w:author="Airat Shigapov" w:date="2021-10-30T18:41:00Z">
        <w:r w:rsidR="00854C45">
          <w:rPr>
            <w:rFonts w:ascii="Times New Roman" w:eastAsia="Calibri" w:hAnsi="Times New Roman" w:cs="Times New Roman"/>
            <w:sz w:val="28"/>
          </w:rPr>
          <w:t>10</w:t>
        </w:r>
      </w:ins>
      <w:ins w:id="3055" w:author="Airat Shigapov" w:date="2021-10-29T18:01:00Z">
        <w:r w:rsidRPr="007F3EEE">
          <w:rPr>
            <w:rFonts w:ascii="Times New Roman" w:eastAsia="Calibri" w:hAnsi="Times New Roman" w:cs="Times New Roman"/>
            <w:sz w:val="28"/>
          </w:rPr>
          <w:t>).</w:t>
        </w:r>
      </w:ins>
    </w:p>
    <w:p w14:paraId="34F1FBF0" w14:textId="04734FCC" w:rsidR="007F3EEE" w:rsidRPr="007F3EEE" w:rsidRDefault="007F3EEE">
      <w:pPr>
        <w:spacing w:after="0" w:line="360" w:lineRule="auto"/>
        <w:jc w:val="center"/>
        <w:rPr>
          <w:ins w:id="3056" w:author="Airat Shigapov" w:date="2021-10-29T18:01:00Z"/>
          <w:rFonts w:ascii="Times New Roman" w:eastAsia="Calibri" w:hAnsi="Times New Roman" w:cs="Times New Roman"/>
          <w:sz w:val="28"/>
        </w:rPr>
        <w:pPrChange w:id="3057" w:author="Airat Shigapov" w:date="2021-10-29T18:01:00Z">
          <w:pPr>
            <w:spacing w:after="0" w:line="360" w:lineRule="auto"/>
            <w:jc w:val="both"/>
          </w:pPr>
        </w:pPrChange>
      </w:pPr>
      <w:ins w:id="3058" w:author="Airat Shigapov" w:date="2021-10-29T18:01:00Z">
        <w:r w:rsidRPr="007F3EEE">
          <w:rPr>
            <w:rFonts w:ascii="Times New Roman" w:eastAsia="Calibri" w:hAnsi="Times New Roman" w:cs="Times New Roman"/>
            <w:noProof/>
            <w:sz w:val="28"/>
          </w:rPr>
          <w:drawing>
            <wp:inline distT="0" distB="0" distL="0" distR="0" wp14:anchorId="56C90792" wp14:editId="6699EA7F">
              <wp:extent cx="3916680" cy="914140"/>
              <wp:effectExtent l="0" t="0" r="7620" b="63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19916" cy="914895"/>
                      </a:xfrm>
                      <a:prstGeom prst="rect">
                        <a:avLst/>
                      </a:prstGeom>
                    </pic:spPr>
                  </pic:pic>
                </a:graphicData>
              </a:graphic>
            </wp:inline>
          </w:drawing>
        </w:r>
      </w:ins>
    </w:p>
    <w:p w14:paraId="425AE32E" w14:textId="0994BA2D" w:rsidR="007F3EEE" w:rsidRPr="007F3EEE" w:rsidRDefault="007F3EEE" w:rsidP="007F3EEE">
      <w:pPr>
        <w:spacing w:after="0" w:line="360" w:lineRule="auto"/>
        <w:jc w:val="center"/>
        <w:rPr>
          <w:ins w:id="3059" w:author="Airat Shigapov" w:date="2021-10-29T18:01:00Z"/>
          <w:rFonts w:ascii="Times New Roman" w:eastAsia="Calibri" w:hAnsi="Times New Roman" w:cs="Times New Roman"/>
          <w:sz w:val="28"/>
        </w:rPr>
      </w:pPr>
      <w:ins w:id="3060" w:author="Airat Shigapov" w:date="2021-10-29T18:01:00Z">
        <w:r w:rsidRPr="007F3EEE">
          <w:rPr>
            <w:rFonts w:ascii="Times New Roman" w:eastAsia="Calibri" w:hAnsi="Times New Roman" w:cs="Times New Roman"/>
            <w:sz w:val="28"/>
          </w:rPr>
          <w:t>Рисунок 3.</w:t>
        </w:r>
      </w:ins>
      <w:ins w:id="3061" w:author="Airat Shigapov" w:date="2021-10-30T18:41:00Z">
        <w:r w:rsidR="00854C45">
          <w:rPr>
            <w:rFonts w:ascii="Times New Roman" w:eastAsia="Calibri" w:hAnsi="Times New Roman" w:cs="Times New Roman"/>
            <w:sz w:val="28"/>
          </w:rPr>
          <w:t>10</w:t>
        </w:r>
      </w:ins>
      <w:ins w:id="3062" w:author="Airat Shigapov" w:date="2021-10-29T18:01:00Z">
        <w:r w:rsidRPr="007F3EEE">
          <w:rPr>
            <w:rFonts w:ascii="Times New Roman" w:eastAsia="Calibri" w:hAnsi="Times New Roman" w:cs="Times New Roman"/>
            <w:sz w:val="28"/>
          </w:rPr>
          <w:t xml:space="preserve"> Добавление привязок</w:t>
        </w:r>
      </w:ins>
    </w:p>
    <w:p w14:paraId="22A948FA" w14:textId="4B6A2FD9" w:rsidR="00F50DAB" w:rsidRPr="00F50DAB" w:rsidRDefault="00F50DAB" w:rsidP="00F50DAB">
      <w:pPr>
        <w:spacing w:after="0" w:line="360" w:lineRule="auto"/>
        <w:ind w:firstLine="709"/>
        <w:jc w:val="both"/>
        <w:rPr>
          <w:ins w:id="3063" w:author="Airat Shigapov" w:date="2021-10-29T18:07:00Z"/>
          <w:rFonts w:ascii="Times New Roman" w:eastAsia="Calibri" w:hAnsi="Times New Roman" w:cs="Times New Roman"/>
          <w:sz w:val="28"/>
        </w:rPr>
      </w:pPr>
      <w:ins w:id="3064" w:author="Airat Shigapov" w:date="2021-10-29T18:07:00Z">
        <w:r w:rsidRPr="00F50DAB">
          <w:rPr>
            <w:rFonts w:ascii="Times New Roman" w:eastAsia="Calibri" w:hAnsi="Times New Roman" w:cs="Times New Roman"/>
            <w:sz w:val="28"/>
          </w:rPr>
          <w:t xml:space="preserve">Переход между страницами осуществляется с помощью </w:t>
        </w:r>
      </w:ins>
      <w:ins w:id="3065" w:author="Airat Shigapov" w:date="2021-10-29T18:09:00Z">
        <w:r w:rsidR="00D655B6">
          <w:rPr>
            <w:rFonts w:ascii="Times New Roman" w:eastAsia="Calibri" w:hAnsi="Times New Roman" w:cs="Times New Roman"/>
            <w:sz w:val="28"/>
          </w:rPr>
          <w:t xml:space="preserve">навигации в </w:t>
        </w:r>
        <w:r w:rsidR="00D655B6">
          <w:rPr>
            <w:rFonts w:ascii="Times New Roman" w:eastAsia="Calibri" w:hAnsi="Times New Roman" w:cs="Times New Roman"/>
            <w:sz w:val="28"/>
            <w:lang w:val="en-US"/>
          </w:rPr>
          <w:t>Frame</w:t>
        </w:r>
        <w:r w:rsidR="00D655B6" w:rsidRPr="00D655B6">
          <w:rPr>
            <w:rFonts w:ascii="Times New Roman" w:eastAsia="Calibri" w:hAnsi="Times New Roman" w:cs="Times New Roman"/>
            <w:sz w:val="28"/>
            <w:rPrChange w:id="3066" w:author="Airat Shigapov" w:date="2021-10-29T18:09:00Z">
              <w:rPr>
                <w:rFonts w:ascii="Times New Roman" w:eastAsia="Calibri" w:hAnsi="Times New Roman" w:cs="Times New Roman"/>
                <w:sz w:val="28"/>
                <w:lang w:val="en-US"/>
              </w:rPr>
            </w:rPrChange>
          </w:rPr>
          <w:t xml:space="preserve"> </w:t>
        </w:r>
        <w:r w:rsidR="00D655B6">
          <w:rPr>
            <w:rFonts w:ascii="Times New Roman" w:eastAsia="Calibri" w:hAnsi="Times New Roman" w:cs="Times New Roman"/>
            <w:sz w:val="28"/>
          </w:rPr>
          <w:t>расположенный в</w:t>
        </w:r>
        <w:r w:rsidR="00D655B6" w:rsidRPr="00D655B6">
          <w:rPr>
            <w:rFonts w:ascii="Times New Roman" w:eastAsia="Calibri" w:hAnsi="Times New Roman" w:cs="Times New Roman"/>
            <w:sz w:val="28"/>
            <w:rPrChange w:id="3067" w:author="Airat Shigapov" w:date="2021-10-29T18:09:00Z">
              <w:rPr>
                <w:rFonts w:ascii="Times New Roman" w:eastAsia="Calibri" w:hAnsi="Times New Roman" w:cs="Times New Roman"/>
                <w:sz w:val="28"/>
                <w:lang w:val="en-US"/>
              </w:rPr>
            </w:rPrChange>
          </w:rPr>
          <w:t xml:space="preserve"> </w:t>
        </w:r>
        <w:proofErr w:type="spellStart"/>
        <w:r w:rsidR="00D655B6">
          <w:rPr>
            <w:rFonts w:ascii="Times New Roman" w:eastAsia="Calibri" w:hAnsi="Times New Roman" w:cs="Times New Roman"/>
            <w:sz w:val="28"/>
            <w:lang w:val="en-US"/>
          </w:rPr>
          <w:t>MainWindow</w:t>
        </w:r>
      </w:ins>
      <w:proofErr w:type="spellEnd"/>
      <w:ins w:id="3068" w:author="Airat Shigapov" w:date="2021-10-29T18:07:00Z">
        <w:r w:rsidRPr="00F50DAB">
          <w:rPr>
            <w:rFonts w:ascii="Times New Roman" w:eastAsia="Calibri" w:hAnsi="Times New Roman" w:cs="Times New Roman"/>
            <w:sz w:val="28"/>
          </w:rPr>
          <w:t xml:space="preserve"> (Рисунок 3.</w:t>
        </w:r>
      </w:ins>
      <w:ins w:id="3069" w:author="Airat Shigapov" w:date="2021-10-30T18:41:00Z">
        <w:r w:rsidR="00854C45">
          <w:rPr>
            <w:rFonts w:ascii="Times New Roman" w:eastAsia="Calibri" w:hAnsi="Times New Roman" w:cs="Times New Roman"/>
            <w:sz w:val="28"/>
          </w:rPr>
          <w:t>11</w:t>
        </w:r>
      </w:ins>
      <w:ins w:id="3070" w:author="Airat Shigapov" w:date="2021-10-29T18:07:00Z">
        <w:r w:rsidRPr="00F50DAB">
          <w:rPr>
            <w:rFonts w:ascii="Times New Roman" w:eastAsia="Calibri" w:hAnsi="Times New Roman" w:cs="Times New Roman"/>
            <w:sz w:val="28"/>
          </w:rPr>
          <w:t xml:space="preserve">). Навигация осуществляется с помощью класса </w:t>
        </w:r>
        <w:proofErr w:type="spellStart"/>
        <w:r w:rsidRPr="00F50DAB">
          <w:rPr>
            <w:rFonts w:ascii="Times New Roman" w:eastAsia="Calibri" w:hAnsi="Times New Roman" w:cs="Times New Roman"/>
            <w:sz w:val="28"/>
            <w:lang w:val="en-US"/>
          </w:rPr>
          <w:t>NavigationService</w:t>
        </w:r>
        <w:proofErr w:type="spellEnd"/>
        <w:r w:rsidRPr="00F50DAB">
          <w:rPr>
            <w:rFonts w:ascii="Times New Roman" w:eastAsia="Calibri" w:hAnsi="Times New Roman" w:cs="Times New Roman"/>
            <w:sz w:val="28"/>
          </w:rPr>
          <w:t xml:space="preserve">. Для перехода на новую страницу используется метод </w:t>
        </w:r>
        <w:proofErr w:type="gramStart"/>
        <w:r w:rsidRPr="00F50DAB">
          <w:rPr>
            <w:rFonts w:ascii="Times New Roman" w:eastAsia="Calibri" w:hAnsi="Times New Roman" w:cs="Times New Roman"/>
            <w:sz w:val="28"/>
            <w:lang w:val="en-US"/>
          </w:rPr>
          <w:t>Navigate</w:t>
        </w:r>
        <w:r w:rsidRPr="00F50DAB">
          <w:rPr>
            <w:rFonts w:ascii="Times New Roman" w:eastAsia="Calibri" w:hAnsi="Times New Roman" w:cs="Times New Roman"/>
            <w:sz w:val="28"/>
          </w:rPr>
          <w:t>(</w:t>
        </w:r>
        <w:proofErr w:type="gramEnd"/>
        <w:r w:rsidRPr="00F50DAB">
          <w:rPr>
            <w:rFonts w:ascii="Times New Roman" w:eastAsia="Calibri" w:hAnsi="Times New Roman" w:cs="Times New Roman"/>
            <w:sz w:val="28"/>
          </w:rPr>
          <w:t xml:space="preserve">), принимающий в виде параметра экземпляр страницы, на которую осуществляется переход. Переход на предыдущую страницу осуществляется с помощью метода </w:t>
        </w:r>
        <w:proofErr w:type="spellStart"/>
        <w:proofErr w:type="gramStart"/>
        <w:r w:rsidRPr="00F50DAB">
          <w:rPr>
            <w:rFonts w:ascii="Times New Roman" w:eastAsia="Calibri" w:hAnsi="Times New Roman" w:cs="Times New Roman"/>
            <w:sz w:val="28"/>
            <w:lang w:val="en-US"/>
          </w:rPr>
          <w:t>GoBack</w:t>
        </w:r>
        <w:proofErr w:type="spellEnd"/>
        <w:r w:rsidRPr="00F50DAB">
          <w:rPr>
            <w:rFonts w:ascii="Times New Roman" w:eastAsia="Calibri" w:hAnsi="Times New Roman" w:cs="Times New Roman"/>
            <w:sz w:val="28"/>
          </w:rPr>
          <w:t>(</w:t>
        </w:r>
        <w:proofErr w:type="gramEnd"/>
        <w:r w:rsidRPr="00F50DAB">
          <w:rPr>
            <w:rFonts w:ascii="Times New Roman" w:eastAsia="Calibri" w:hAnsi="Times New Roman" w:cs="Times New Roman"/>
            <w:sz w:val="28"/>
          </w:rPr>
          <w:t>).</w:t>
        </w:r>
      </w:ins>
    </w:p>
    <w:p w14:paraId="53615A3D" w14:textId="50D377F0" w:rsidR="00F50DAB" w:rsidRPr="00F50DAB" w:rsidRDefault="00C22729" w:rsidP="00F50DAB">
      <w:pPr>
        <w:spacing w:after="0" w:line="360" w:lineRule="auto"/>
        <w:jc w:val="center"/>
        <w:rPr>
          <w:ins w:id="3071" w:author="Airat Shigapov" w:date="2021-10-29T18:07:00Z"/>
          <w:rFonts w:ascii="Times New Roman" w:eastAsia="Calibri" w:hAnsi="Times New Roman" w:cs="Times New Roman"/>
          <w:sz w:val="28"/>
        </w:rPr>
      </w:pPr>
      <w:ins w:id="3072" w:author="Airat Shigapov" w:date="2021-10-29T18:10:00Z">
        <w:r w:rsidRPr="00C22729">
          <w:rPr>
            <w:rFonts w:ascii="Times New Roman" w:eastAsia="Calibri" w:hAnsi="Times New Roman" w:cs="Times New Roman"/>
            <w:noProof/>
            <w:sz w:val="28"/>
          </w:rPr>
          <w:lastRenderedPageBreak/>
          <w:drawing>
            <wp:inline distT="0" distB="0" distL="0" distR="0" wp14:anchorId="5BAD19D0" wp14:editId="086CBD50">
              <wp:extent cx="6120130" cy="97409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0130" cy="974090"/>
                      </a:xfrm>
                      <a:prstGeom prst="rect">
                        <a:avLst/>
                      </a:prstGeom>
                    </pic:spPr>
                  </pic:pic>
                </a:graphicData>
              </a:graphic>
            </wp:inline>
          </w:drawing>
        </w:r>
      </w:ins>
    </w:p>
    <w:p w14:paraId="58CFB192" w14:textId="6D7DE2AA" w:rsidR="00F50DAB" w:rsidRPr="007823CA" w:rsidRDefault="00F50DAB" w:rsidP="00F50DAB">
      <w:pPr>
        <w:spacing w:after="0" w:line="360" w:lineRule="auto"/>
        <w:jc w:val="center"/>
        <w:rPr>
          <w:ins w:id="3073" w:author="Airat Shigapov" w:date="2021-10-29T18:07:00Z"/>
          <w:rFonts w:ascii="Times New Roman" w:eastAsia="Calibri" w:hAnsi="Times New Roman" w:cs="Times New Roman"/>
          <w:sz w:val="28"/>
        </w:rPr>
      </w:pPr>
      <w:ins w:id="3074" w:author="Airat Shigapov" w:date="2021-10-29T18:07:00Z">
        <w:r w:rsidRPr="00F50DAB">
          <w:rPr>
            <w:rFonts w:ascii="Times New Roman" w:eastAsia="Calibri" w:hAnsi="Times New Roman" w:cs="Times New Roman"/>
            <w:sz w:val="28"/>
          </w:rPr>
          <w:t>Рисунок 3.</w:t>
        </w:r>
      </w:ins>
      <w:ins w:id="3075" w:author="Airat Shigapov" w:date="2021-10-30T18:41:00Z">
        <w:r w:rsidR="00854C45">
          <w:rPr>
            <w:rFonts w:ascii="Times New Roman" w:eastAsia="Calibri" w:hAnsi="Times New Roman" w:cs="Times New Roman"/>
            <w:sz w:val="28"/>
          </w:rPr>
          <w:t>11</w:t>
        </w:r>
      </w:ins>
      <w:ins w:id="3076" w:author="Airat Shigapov" w:date="2021-10-29T18:07:00Z">
        <w:r w:rsidRPr="00F50DAB">
          <w:rPr>
            <w:rFonts w:ascii="Times New Roman" w:eastAsia="Calibri" w:hAnsi="Times New Roman" w:cs="Times New Roman"/>
            <w:sz w:val="28"/>
          </w:rPr>
          <w:t xml:space="preserve"> Функция для перехода </w:t>
        </w:r>
        <w:r w:rsidRPr="00F50DAB">
          <w:rPr>
            <w:rFonts w:ascii="Times New Roman" w:eastAsia="Calibri" w:hAnsi="Times New Roman" w:cs="Times New Roman"/>
            <w:sz w:val="28"/>
            <w:lang w:val="en-US"/>
          </w:rPr>
          <w:t>c</w:t>
        </w:r>
        <w:r w:rsidRPr="00F50DAB">
          <w:rPr>
            <w:rFonts w:ascii="Times New Roman" w:eastAsia="Calibri" w:hAnsi="Times New Roman" w:cs="Times New Roman"/>
            <w:sz w:val="28"/>
          </w:rPr>
          <w:t xml:space="preserve">о страницы </w:t>
        </w:r>
        <w:r w:rsidRPr="00F50DAB">
          <w:rPr>
            <w:rFonts w:ascii="Times New Roman" w:eastAsia="Calibri" w:hAnsi="Times New Roman" w:cs="Times New Roman"/>
            <w:sz w:val="28"/>
            <w:lang w:val="en-US"/>
          </w:rPr>
          <w:t>Main</w:t>
        </w:r>
        <w:r w:rsidRPr="00F50DAB">
          <w:rPr>
            <w:rFonts w:ascii="Times New Roman" w:eastAsia="Calibri" w:hAnsi="Times New Roman" w:cs="Times New Roman"/>
            <w:sz w:val="28"/>
          </w:rPr>
          <w:t xml:space="preserve"> на страницу </w:t>
        </w:r>
      </w:ins>
      <w:proofErr w:type="spellStart"/>
      <w:ins w:id="3077" w:author="Airat Shigapov" w:date="2021-10-29T18:10:00Z">
        <w:r w:rsidR="00C22729">
          <w:rPr>
            <w:rFonts w:ascii="Times New Roman" w:eastAsia="Calibri" w:hAnsi="Times New Roman" w:cs="Times New Roman"/>
            <w:sz w:val="28"/>
            <w:lang w:val="en-US"/>
          </w:rPr>
          <w:t>MainShoppingCart</w:t>
        </w:r>
      </w:ins>
      <w:proofErr w:type="spellEnd"/>
      <w:ins w:id="3078" w:author="Airat Shigapov" w:date="2021-10-30T18:44:00Z">
        <w:r w:rsidR="0018069E">
          <w:rPr>
            <w:rFonts w:ascii="Times New Roman" w:eastAsia="Calibri" w:hAnsi="Times New Roman" w:cs="Times New Roman"/>
            <w:sz w:val="28"/>
          </w:rPr>
          <w:t>.</w:t>
        </w:r>
      </w:ins>
      <w:ins w:id="3079" w:author="Airat Shigapov" w:date="2021-10-30T19:07:00Z">
        <w:r w:rsidR="007823CA">
          <w:rPr>
            <w:rFonts w:ascii="Times New Roman" w:eastAsia="Calibri" w:hAnsi="Times New Roman" w:cs="Times New Roman"/>
            <w:sz w:val="28"/>
            <w:lang w:val="en-US"/>
          </w:rPr>
          <w:t>cs</w:t>
        </w:r>
      </w:ins>
    </w:p>
    <w:p w14:paraId="4E66588D" w14:textId="58DBAB62" w:rsidR="0029778A" w:rsidRDefault="003E4D1B">
      <w:pPr>
        <w:spacing w:after="0" w:line="360" w:lineRule="auto"/>
        <w:jc w:val="both"/>
        <w:rPr>
          <w:ins w:id="3080" w:author="Airat Shigapov" w:date="2021-10-27T22:41:00Z"/>
          <w:rFonts w:eastAsiaTheme="majorEastAsia" w:cstheme="majorBidi"/>
          <w:szCs w:val="32"/>
          <w:lang w:eastAsia="ru-RU"/>
        </w:rPr>
        <w:pPrChange w:id="3081" w:author="Airat Shigapov" w:date="2021-10-29T18:07:00Z">
          <w:pPr/>
        </w:pPrChange>
      </w:pPr>
      <w:ins w:id="3082" w:author="Airat Shigapov" w:date="2021-10-27T22:46:00Z">
        <w:r>
          <w:rPr>
            <w:rFonts w:eastAsiaTheme="majorEastAsia" w:cstheme="majorBidi"/>
            <w:szCs w:val="32"/>
            <w:lang w:eastAsia="ru-RU"/>
          </w:rPr>
          <w:br w:type="page"/>
        </w:r>
      </w:ins>
    </w:p>
    <w:p w14:paraId="283B28E0" w14:textId="77777777" w:rsidR="003E4D1B" w:rsidRDefault="003E4D1B" w:rsidP="003E4D1B">
      <w:pPr>
        <w:pStyle w:val="1"/>
        <w:rPr>
          <w:ins w:id="3083" w:author="Airat Shigapov" w:date="2021-10-27T22:45:00Z"/>
        </w:rPr>
      </w:pPr>
      <w:bookmarkStart w:id="3084" w:name="_Toc71577827"/>
      <w:bookmarkStart w:id="3085" w:name="_Toc86267469"/>
      <w:bookmarkStart w:id="3086" w:name="_Toc86267652"/>
      <w:bookmarkStart w:id="3087" w:name="_Toc87533122"/>
      <w:ins w:id="3088" w:author="Airat Shigapov" w:date="2021-10-27T22:45:00Z">
        <w:r>
          <w:lastRenderedPageBreak/>
          <w:t xml:space="preserve">4. </w:t>
        </w:r>
        <w:r w:rsidRPr="001C23B1">
          <w:t>РУКОВОДСТВО ПОЛЬЗОВАТЕЛЯ</w:t>
        </w:r>
        <w:bookmarkEnd w:id="3084"/>
        <w:bookmarkEnd w:id="3085"/>
        <w:bookmarkEnd w:id="3086"/>
        <w:bookmarkEnd w:id="3087"/>
      </w:ins>
    </w:p>
    <w:p w14:paraId="009BD253" w14:textId="50719D18" w:rsidR="003E4D1B" w:rsidRDefault="003E4D1B" w:rsidP="003E4D1B">
      <w:pPr>
        <w:pStyle w:val="2"/>
        <w:rPr>
          <w:ins w:id="3089" w:author="Airat Shigapov" w:date="2021-10-31T15:10:00Z"/>
        </w:rPr>
      </w:pPr>
      <w:bookmarkStart w:id="3090" w:name="_Toc71577828"/>
      <w:bookmarkStart w:id="3091" w:name="_Toc86267470"/>
      <w:bookmarkStart w:id="3092" w:name="_Toc86267653"/>
      <w:bookmarkStart w:id="3093" w:name="_Toc87533123"/>
      <w:ins w:id="3094" w:author="Airat Shigapov" w:date="2021-10-27T22:45:00Z">
        <w:r w:rsidRPr="001C23B1">
          <w:t>4.1 Запуск программы</w:t>
        </w:r>
      </w:ins>
      <w:bookmarkEnd w:id="3090"/>
      <w:bookmarkEnd w:id="3091"/>
      <w:bookmarkEnd w:id="3092"/>
      <w:bookmarkEnd w:id="3093"/>
    </w:p>
    <w:p w14:paraId="0CD49DC1" w14:textId="763B101A" w:rsidR="0049142B" w:rsidRPr="0049142B" w:rsidRDefault="0049142B">
      <w:pPr>
        <w:spacing w:after="0" w:line="360" w:lineRule="auto"/>
        <w:ind w:firstLine="709"/>
        <w:rPr>
          <w:ins w:id="3095" w:author="Airat Shigapov" w:date="2021-10-31T15:10:00Z"/>
          <w:rFonts w:ascii="Times New Roman" w:hAnsi="Times New Roman" w:cs="Times New Roman"/>
          <w:sz w:val="28"/>
          <w:szCs w:val="28"/>
          <w:rPrChange w:id="3096" w:author="Airat Shigapov" w:date="2021-10-31T15:11:00Z">
            <w:rPr>
              <w:ins w:id="3097" w:author="Airat Shigapov" w:date="2021-10-31T15:10:00Z"/>
            </w:rPr>
          </w:rPrChange>
        </w:rPr>
        <w:pPrChange w:id="3098" w:author="Airat Shigapov" w:date="2021-10-31T15:11:00Z">
          <w:pPr/>
        </w:pPrChange>
      </w:pPr>
      <w:ins w:id="3099" w:author="Airat Shigapov" w:date="2021-10-31T15:10:00Z">
        <w:r w:rsidRPr="0049142B">
          <w:rPr>
            <w:rFonts w:ascii="Times New Roman" w:hAnsi="Times New Roman" w:cs="Times New Roman"/>
            <w:sz w:val="28"/>
            <w:szCs w:val="28"/>
            <w:rPrChange w:id="3100" w:author="Airat Shigapov" w:date="2021-10-31T15:11:00Z">
              <w:rPr/>
            </w:rPrChange>
          </w:rPr>
          <w:t xml:space="preserve">Для запуска программы понадобится файл с названием </w:t>
        </w:r>
      </w:ins>
      <w:proofErr w:type="spellStart"/>
      <w:ins w:id="3101" w:author="Airat Shigapov" w:date="2021-10-31T15:43:00Z">
        <w:r w:rsidR="006A2699">
          <w:rPr>
            <w:rFonts w:ascii="Times New Roman" w:hAnsi="Times New Roman" w:cs="Times New Roman"/>
            <w:sz w:val="28"/>
            <w:szCs w:val="28"/>
            <w:lang w:val="en-US"/>
          </w:rPr>
          <w:t>my</w:t>
        </w:r>
      </w:ins>
      <w:ins w:id="3102" w:author="Airat Shigapov" w:date="2021-10-31T15:10:00Z">
        <w:r w:rsidRPr="0049142B">
          <w:rPr>
            <w:rFonts w:ascii="Times New Roman" w:hAnsi="Times New Roman" w:cs="Times New Roman"/>
            <w:sz w:val="28"/>
            <w:szCs w:val="28"/>
            <w:lang w:val="en-US"/>
            <w:rPrChange w:id="3103" w:author="Airat Shigapov" w:date="2021-10-31T15:11:00Z">
              <w:rPr>
                <w:lang w:val="en-US"/>
              </w:rPr>
            </w:rPrChange>
          </w:rPr>
          <w:t>setup</w:t>
        </w:r>
        <w:proofErr w:type="spellEnd"/>
        <w:r w:rsidRPr="0049142B">
          <w:rPr>
            <w:rFonts w:ascii="Times New Roman" w:hAnsi="Times New Roman" w:cs="Times New Roman"/>
            <w:sz w:val="28"/>
            <w:szCs w:val="28"/>
            <w:rPrChange w:id="3104" w:author="Airat Shigapov" w:date="2021-10-31T15:11:00Z">
              <w:rPr/>
            </w:rPrChange>
          </w:rPr>
          <w:t>.</w:t>
        </w:r>
        <w:r w:rsidRPr="0049142B">
          <w:rPr>
            <w:rFonts w:ascii="Times New Roman" w:hAnsi="Times New Roman" w:cs="Times New Roman"/>
            <w:sz w:val="28"/>
            <w:szCs w:val="28"/>
            <w:lang w:val="en-US"/>
            <w:rPrChange w:id="3105" w:author="Airat Shigapov" w:date="2021-10-31T15:11:00Z">
              <w:rPr>
                <w:lang w:val="en-US"/>
              </w:rPr>
            </w:rPrChange>
          </w:rPr>
          <w:t>exe</w:t>
        </w:r>
        <w:r w:rsidRPr="0049142B">
          <w:rPr>
            <w:rFonts w:ascii="Times New Roman" w:hAnsi="Times New Roman" w:cs="Times New Roman"/>
            <w:sz w:val="28"/>
            <w:szCs w:val="28"/>
            <w:rPrChange w:id="3106" w:author="Airat Shigapov" w:date="2021-10-31T15:11:00Z">
              <w:rPr/>
            </w:rPrChange>
          </w:rPr>
          <w:t xml:space="preserve"> который находится в папке проекта (Рисунок 4.1).  </w:t>
        </w:r>
      </w:ins>
    </w:p>
    <w:p w14:paraId="53B4BDF1" w14:textId="331CFEF9" w:rsidR="0049142B" w:rsidRPr="0049142B" w:rsidRDefault="00DB47B9">
      <w:pPr>
        <w:spacing w:after="0" w:line="360" w:lineRule="auto"/>
        <w:jc w:val="center"/>
        <w:rPr>
          <w:ins w:id="3107" w:author="Airat Shigapov" w:date="2021-10-31T15:10:00Z"/>
          <w:rFonts w:ascii="Times New Roman" w:hAnsi="Times New Roman" w:cs="Times New Roman"/>
          <w:sz w:val="28"/>
          <w:szCs w:val="28"/>
          <w:rPrChange w:id="3108" w:author="Airat Shigapov" w:date="2021-10-31T15:11:00Z">
            <w:rPr>
              <w:ins w:id="3109" w:author="Airat Shigapov" w:date="2021-10-31T15:10:00Z"/>
            </w:rPr>
          </w:rPrChange>
        </w:rPr>
        <w:pPrChange w:id="3110" w:author="Airat Shigapov" w:date="2021-10-31T15:11:00Z">
          <w:pPr>
            <w:jc w:val="center"/>
          </w:pPr>
        </w:pPrChange>
      </w:pPr>
      <w:ins w:id="3111" w:author="Airat Shigapov" w:date="2021-10-31T15:17:00Z">
        <w:r w:rsidRPr="00DB47B9">
          <w:rPr>
            <w:rFonts w:ascii="Times New Roman" w:hAnsi="Times New Roman" w:cs="Times New Roman"/>
            <w:noProof/>
            <w:sz w:val="28"/>
            <w:szCs w:val="28"/>
          </w:rPr>
          <w:drawing>
            <wp:inline distT="0" distB="0" distL="0" distR="0" wp14:anchorId="7A6E61AF" wp14:editId="34F1CD8E">
              <wp:extent cx="6120130" cy="1231900"/>
              <wp:effectExtent l="0" t="0" r="0" b="635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20130" cy="1231900"/>
                      </a:xfrm>
                      <a:prstGeom prst="rect">
                        <a:avLst/>
                      </a:prstGeom>
                    </pic:spPr>
                  </pic:pic>
                </a:graphicData>
              </a:graphic>
            </wp:inline>
          </w:drawing>
        </w:r>
      </w:ins>
    </w:p>
    <w:p w14:paraId="31A472CB" w14:textId="4F122EAC" w:rsidR="0049142B" w:rsidRPr="0049142B" w:rsidRDefault="0049142B">
      <w:pPr>
        <w:spacing w:after="0" w:line="360" w:lineRule="auto"/>
        <w:jc w:val="center"/>
        <w:rPr>
          <w:ins w:id="3112" w:author="Airat Shigapov" w:date="2021-10-27T22:45:00Z"/>
          <w:rFonts w:cs="Times New Roman"/>
          <w:szCs w:val="28"/>
          <w:rPrChange w:id="3113" w:author="Airat Shigapov" w:date="2021-10-31T15:11:00Z">
            <w:rPr>
              <w:ins w:id="3114" w:author="Airat Shigapov" w:date="2021-10-27T22:45:00Z"/>
            </w:rPr>
          </w:rPrChange>
        </w:rPr>
        <w:pPrChange w:id="3115" w:author="Airat Shigapov" w:date="2021-10-31T15:11:00Z">
          <w:pPr>
            <w:pStyle w:val="2"/>
          </w:pPr>
        </w:pPrChange>
      </w:pPr>
      <w:ins w:id="3116" w:author="Airat Shigapov" w:date="2021-10-31T15:10:00Z">
        <w:r w:rsidRPr="0049142B">
          <w:rPr>
            <w:rFonts w:ascii="Times New Roman" w:hAnsi="Times New Roman" w:cs="Times New Roman"/>
            <w:sz w:val="28"/>
            <w:szCs w:val="28"/>
            <w:rPrChange w:id="3117" w:author="Airat Shigapov" w:date="2021-10-31T15:11:00Z">
              <w:rPr/>
            </w:rPrChange>
          </w:rPr>
          <w:t>Рисунок 4.1 Папка с установщиком приложения</w:t>
        </w:r>
      </w:ins>
    </w:p>
    <w:p w14:paraId="54A29558" w14:textId="54B6445F" w:rsidR="00F7477C" w:rsidRDefault="003E4D1B">
      <w:pPr>
        <w:pStyle w:val="2"/>
        <w:rPr>
          <w:ins w:id="3118" w:author="Airat Shigapov" w:date="2021-10-30T19:10:00Z"/>
        </w:rPr>
      </w:pPr>
      <w:bookmarkStart w:id="3119" w:name="_Toc71577829"/>
      <w:bookmarkStart w:id="3120" w:name="_Toc86267471"/>
      <w:bookmarkStart w:id="3121" w:name="_Toc86267654"/>
      <w:bookmarkStart w:id="3122" w:name="_Toc87533124"/>
      <w:ins w:id="3123" w:author="Airat Shigapov" w:date="2021-10-27T22:46:00Z">
        <w:r w:rsidRPr="007823CA">
          <w:t>4.2 Работа с программой</w:t>
        </w:r>
      </w:ins>
      <w:bookmarkEnd w:id="3119"/>
      <w:bookmarkEnd w:id="3120"/>
      <w:bookmarkEnd w:id="3121"/>
      <w:bookmarkEnd w:id="3122"/>
    </w:p>
    <w:p w14:paraId="6F69D48A" w14:textId="46D6F11B" w:rsidR="00AF5898" w:rsidRPr="0049142B" w:rsidRDefault="005D157F">
      <w:pPr>
        <w:spacing w:after="0" w:line="360" w:lineRule="auto"/>
        <w:jc w:val="both"/>
        <w:rPr>
          <w:ins w:id="3124" w:author="Airat Shigapov" w:date="2021-10-27T22:34:00Z"/>
          <w:rStyle w:val="eop"/>
          <w:rPrChange w:id="3125" w:author="Airat Shigapov" w:date="2021-10-31T15:14:00Z">
            <w:rPr>
              <w:ins w:id="3126" w:author="Airat Shigapov" w:date="2021-10-27T22:34:00Z"/>
              <w:rStyle w:val="10"/>
              <w:rFonts w:cs="Times New Roman"/>
              <w:szCs w:val="28"/>
            </w:rPr>
          </w:rPrChange>
        </w:rPr>
        <w:pPrChange w:id="3127" w:author="Airat Shigapov" w:date="2021-10-30T19:15:00Z">
          <w:pPr/>
        </w:pPrChange>
      </w:pPr>
      <w:ins w:id="3128" w:author="Airat Shigapov" w:date="2021-10-30T19:14:00Z">
        <w:r w:rsidRPr="0049142B">
          <w:rPr>
            <w:rStyle w:val="eop"/>
            <w:rPrChange w:id="3129" w:author="Airat Shigapov" w:date="2021-10-31T15:14:00Z">
              <w:rPr>
                <w:rFonts w:ascii="Times New Roman" w:eastAsiaTheme="majorEastAsia" w:hAnsi="Times New Roman" w:cstheme="majorBidi"/>
                <w:sz w:val="28"/>
                <w:szCs w:val="32"/>
              </w:rPr>
            </w:rPrChange>
          </w:rPr>
          <w:tab/>
        </w:r>
        <w:r w:rsidRPr="0049142B">
          <w:rPr>
            <w:rStyle w:val="eop"/>
            <w:rPrChange w:id="3130" w:author="Airat Shigapov" w:date="2021-10-31T15:14:00Z">
              <w:rPr>
                <w:rFonts w:ascii="Times New Roman" w:hAnsi="Times New Roman" w:cs="Times New Roman"/>
                <w:sz w:val="28"/>
                <w:szCs w:val="28"/>
              </w:rPr>
            </w:rPrChange>
          </w:rPr>
          <w:t xml:space="preserve">После запуска программы открывается </w:t>
        </w:r>
      </w:ins>
      <w:ins w:id="3131" w:author="Airat Shigapov" w:date="2021-10-30T19:18:00Z">
        <w:r w:rsidR="00E01A72" w:rsidRPr="0049142B">
          <w:rPr>
            <w:rStyle w:val="eop"/>
            <w:rPrChange w:id="3132" w:author="Airat Shigapov" w:date="2021-10-31T15:14:00Z">
              <w:rPr>
                <w:rFonts w:ascii="Times New Roman" w:hAnsi="Times New Roman" w:cs="Times New Roman"/>
                <w:sz w:val="28"/>
                <w:szCs w:val="28"/>
              </w:rPr>
            </w:rPrChange>
          </w:rPr>
          <w:t>главная страница,</w:t>
        </w:r>
      </w:ins>
      <w:ins w:id="3133" w:author="Airat Shigapov" w:date="2021-10-30T19:14:00Z">
        <w:r w:rsidRPr="0049142B">
          <w:rPr>
            <w:rStyle w:val="eop"/>
            <w:rPrChange w:id="3134" w:author="Airat Shigapov" w:date="2021-10-31T15:14:00Z">
              <w:rPr>
                <w:rFonts w:ascii="Times New Roman" w:hAnsi="Times New Roman" w:cs="Times New Roman"/>
                <w:sz w:val="28"/>
                <w:szCs w:val="28"/>
              </w:rPr>
            </w:rPrChange>
          </w:rPr>
          <w:t xml:space="preserve"> содержащая </w:t>
        </w:r>
      </w:ins>
      <w:ins w:id="3135" w:author="Airat Shigapov" w:date="2021-10-30T19:15:00Z">
        <w:r w:rsidRPr="0049142B">
          <w:rPr>
            <w:rStyle w:val="eop"/>
            <w:rPrChange w:id="3136" w:author="Airat Shigapov" w:date="2021-10-31T15:14:00Z">
              <w:rPr>
                <w:rFonts w:ascii="Times New Roman" w:hAnsi="Times New Roman" w:cs="Times New Roman"/>
                <w:sz w:val="28"/>
                <w:szCs w:val="28"/>
              </w:rPr>
            </w:rPrChange>
          </w:rPr>
          <w:t xml:space="preserve">список самых покупаемых товаров и </w:t>
        </w:r>
      </w:ins>
      <w:ins w:id="3137" w:author="Airat Shigapov" w:date="2021-10-30T19:30:00Z">
        <w:r w:rsidR="000231A9" w:rsidRPr="0049142B">
          <w:rPr>
            <w:rStyle w:val="eop"/>
            <w:rPrChange w:id="3138" w:author="Airat Shigapov" w:date="2021-10-31T15:14:00Z">
              <w:rPr>
                <w:rFonts w:ascii="Times New Roman" w:hAnsi="Times New Roman" w:cs="Times New Roman"/>
                <w:sz w:val="28"/>
                <w:szCs w:val="28"/>
              </w:rPr>
            </w:rPrChange>
          </w:rPr>
          <w:t>информационные</w:t>
        </w:r>
      </w:ins>
      <w:ins w:id="3139" w:author="Airat Shigapov" w:date="2021-10-30T19:15:00Z">
        <w:r w:rsidRPr="0049142B">
          <w:rPr>
            <w:rStyle w:val="eop"/>
            <w:rPrChange w:id="3140" w:author="Airat Shigapov" w:date="2021-10-31T15:14:00Z">
              <w:rPr>
                <w:rFonts w:ascii="Times New Roman" w:hAnsi="Times New Roman" w:cs="Times New Roman"/>
                <w:sz w:val="28"/>
                <w:szCs w:val="28"/>
              </w:rPr>
            </w:rPrChange>
          </w:rPr>
          <w:t xml:space="preserve"> </w:t>
        </w:r>
      </w:ins>
      <w:ins w:id="3141" w:author="Airat Shigapov" w:date="2021-10-30T19:30:00Z">
        <w:r w:rsidR="000231A9" w:rsidRPr="0049142B">
          <w:rPr>
            <w:rStyle w:val="eop"/>
            <w:rPrChange w:id="3142" w:author="Airat Shigapov" w:date="2021-10-31T15:14:00Z">
              <w:rPr>
                <w:rFonts w:ascii="Times New Roman" w:hAnsi="Times New Roman" w:cs="Times New Roman"/>
                <w:sz w:val="28"/>
                <w:szCs w:val="28"/>
              </w:rPr>
            </w:rPrChange>
          </w:rPr>
          <w:t>баннеры</w:t>
        </w:r>
      </w:ins>
      <w:ins w:id="3143" w:author="Airat Shigapov" w:date="2021-10-30T19:22:00Z">
        <w:r w:rsidR="00580935" w:rsidRPr="0049142B">
          <w:rPr>
            <w:rStyle w:val="eop"/>
            <w:rPrChange w:id="3144" w:author="Airat Shigapov" w:date="2021-10-31T15:14:00Z">
              <w:rPr>
                <w:rFonts w:ascii="Times New Roman" w:hAnsi="Times New Roman" w:cs="Times New Roman"/>
                <w:sz w:val="28"/>
                <w:szCs w:val="28"/>
              </w:rPr>
            </w:rPrChange>
          </w:rPr>
          <w:t xml:space="preserve"> (Рисунок 4.2)</w:t>
        </w:r>
      </w:ins>
      <w:ins w:id="3145" w:author="Airat Shigapov" w:date="2021-10-30T19:15:00Z">
        <w:r w:rsidRPr="0049142B">
          <w:rPr>
            <w:rStyle w:val="eop"/>
            <w:rPrChange w:id="3146" w:author="Airat Shigapov" w:date="2021-10-31T15:14:00Z">
              <w:rPr>
                <w:rFonts w:ascii="Times New Roman" w:hAnsi="Times New Roman" w:cs="Times New Roman"/>
                <w:sz w:val="28"/>
                <w:szCs w:val="28"/>
              </w:rPr>
            </w:rPrChange>
          </w:rPr>
          <w:t>.</w:t>
        </w:r>
      </w:ins>
      <w:ins w:id="3147" w:author="Airat Shigapov" w:date="2021-10-30T19:16:00Z">
        <w:r w:rsidR="00587284" w:rsidRPr="0049142B">
          <w:rPr>
            <w:rStyle w:val="eop"/>
            <w:rPrChange w:id="3148" w:author="Airat Shigapov" w:date="2021-10-31T15:14:00Z">
              <w:rPr>
                <w:rFonts w:ascii="Times New Roman" w:hAnsi="Times New Roman" w:cs="Times New Roman"/>
                <w:sz w:val="28"/>
                <w:szCs w:val="28"/>
              </w:rPr>
            </w:rPrChange>
          </w:rPr>
          <w:t xml:space="preserve"> В правом верхнем углу находится </w:t>
        </w:r>
      </w:ins>
      <w:ins w:id="3149" w:author="Airat Shigapov" w:date="2021-10-30T19:20:00Z">
        <w:r w:rsidR="004D7A94" w:rsidRPr="0049142B">
          <w:rPr>
            <w:rStyle w:val="eop"/>
            <w:rPrChange w:id="3150" w:author="Airat Shigapov" w:date="2021-10-31T15:14:00Z">
              <w:rPr>
                <w:rFonts w:ascii="Times New Roman" w:hAnsi="Times New Roman" w:cs="Times New Roman"/>
                <w:sz w:val="28"/>
                <w:szCs w:val="28"/>
              </w:rPr>
            </w:rPrChange>
          </w:rPr>
          <w:t xml:space="preserve">информацию о состоянии корзины. </w:t>
        </w:r>
      </w:ins>
    </w:p>
    <w:p w14:paraId="10509D1B" w14:textId="4DEE0F29" w:rsidR="003E4D1B" w:rsidRPr="0049142B" w:rsidRDefault="00580935" w:rsidP="00580935">
      <w:pPr>
        <w:jc w:val="center"/>
        <w:rPr>
          <w:ins w:id="3151" w:author="Airat Shigapov" w:date="2021-10-30T19:23:00Z"/>
          <w:rStyle w:val="eop"/>
          <w:rPrChange w:id="3152" w:author="Airat Shigapov" w:date="2021-10-31T15:14:00Z">
            <w:rPr>
              <w:ins w:id="3153" w:author="Airat Shigapov" w:date="2021-10-30T19:23:00Z"/>
              <w:rStyle w:val="10"/>
              <w:rFonts w:cs="Times New Roman"/>
              <w:szCs w:val="28"/>
            </w:rPr>
          </w:rPrChange>
        </w:rPr>
      </w:pPr>
      <w:ins w:id="3154" w:author="Airat Shigapov" w:date="2021-10-30T19:23:00Z">
        <w:r w:rsidRPr="0049142B">
          <w:rPr>
            <w:rStyle w:val="eop"/>
            <w:rPrChange w:id="3155" w:author="Airat Shigapov" w:date="2021-10-31T15:14:00Z">
              <w:rPr>
                <w:rStyle w:val="10"/>
                <w:rFonts w:cs="Times New Roman"/>
                <w:noProof/>
                <w:szCs w:val="28"/>
              </w:rPr>
            </w:rPrChange>
          </w:rPr>
          <w:drawing>
            <wp:inline distT="0" distB="0" distL="0" distR="0" wp14:anchorId="036E6414" wp14:editId="77E14C79">
              <wp:extent cx="4583631" cy="2250440"/>
              <wp:effectExtent l="0" t="0" r="762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85500" cy="2251358"/>
                      </a:xfrm>
                      <a:prstGeom prst="rect">
                        <a:avLst/>
                      </a:prstGeom>
                    </pic:spPr>
                  </pic:pic>
                </a:graphicData>
              </a:graphic>
            </wp:inline>
          </w:drawing>
        </w:r>
      </w:ins>
    </w:p>
    <w:p w14:paraId="40C86B4A" w14:textId="21DEDBAF" w:rsidR="00580935" w:rsidRPr="0049142B" w:rsidRDefault="00580935">
      <w:pPr>
        <w:spacing w:after="0" w:line="360" w:lineRule="auto"/>
        <w:ind w:firstLine="709"/>
        <w:jc w:val="center"/>
        <w:rPr>
          <w:ins w:id="3156" w:author="Airat Shigapov" w:date="2021-10-27T22:46:00Z"/>
          <w:rStyle w:val="eop"/>
          <w:rPrChange w:id="3157" w:author="Airat Shigapov" w:date="2021-10-31T15:14:00Z">
            <w:rPr>
              <w:ins w:id="3158" w:author="Airat Shigapov" w:date="2021-10-27T22:46:00Z"/>
              <w:rStyle w:val="10"/>
              <w:rFonts w:cs="Times New Roman"/>
              <w:szCs w:val="28"/>
            </w:rPr>
          </w:rPrChange>
        </w:rPr>
        <w:pPrChange w:id="3159" w:author="Airat Shigapov" w:date="2021-10-30T19:38:00Z">
          <w:pPr/>
        </w:pPrChange>
      </w:pPr>
      <w:ins w:id="3160" w:author="Airat Shigapov" w:date="2021-10-30T19:23:00Z">
        <w:r w:rsidRPr="0049142B">
          <w:rPr>
            <w:rStyle w:val="eop"/>
            <w:rPrChange w:id="3161" w:author="Airat Shigapov" w:date="2021-10-31T15:14:00Z">
              <w:rPr>
                <w:rStyle w:val="10"/>
                <w:rFonts w:cs="Times New Roman"/>
                <w:szCs w:val="28"/>
              </w:rPr>
            </w:rPrChange>
          </w:rPr>
          <w:t>Рисунок 4.2 Главная страница</w:t>
        </w:r>
      </w:ins>
    </w:p>
    <w:p w14:paraId="238C56FE" w14:textId="588D7C53" w:rsidR="00580935" w:rsidRPr="0049142B" w:rsidRDefault="000231A9">
      <w:pPr>
        <w:spacing w:after="0" w:line="360" w:lineRule="auto"/>
        <w:ind w:firstLine="709"/>
        <w:jc w:val="both"/>
        <w:rPr>
          <w:ins w:id="3162" w:author="Airat Shigapov" w:date="2021-10-30T19:35:00Z"/>
          <w:rStyle w:val="eop"/>
          <w:rPrChange w:id="3163" w:author="Airat Shigapov" w:date="2021-10-31T15:14:00Z">
            <w:rPr>
              <w:ins w:id="3164" w:author="Airat Shigapov" w:date="2021-10-30T19:35:00Z"/>
              <w:rStyle w:val="10"/>
              <w:rFonts w:cs="Times New Roman"/>
              <w:szCs w:val="28"/>
            </w:rPr>
          </w:rPrChange>
        </w:rPr>
        <w:pPrChange w:id="3165" w:author="Airat Shigapov" w:date="2021-10-30T19:36:00Z">
          <w:pPr/>
        </w:pPrChange>
      </w:pPr>
      <w:bookmarkStart w:id="3166" w:name="_Toc86267472"/>
      <w:bookmarkStart w:id="3167" w:name="_Toc86267655"/>
      <w:ins w:id="3168" w:author="Airat Shigapov" w:date="2021-10-30T19:30:00Z">
        <w:r w:rsidRPr="0049142B">
          <w:rPr>
            <w:rStyle w:val="eop"/>
            <w:rPrChange w:id="3169" w:author="Airat Shigapov" w:date="2021-10-31T15:14:00Z">
              <w:rPr>
                <w:rStyle w:val="10"/>
                <w:rFonts w:cs="Times New Roman"/>
                <w:szCs w:val="28"/>
              </w:rPr>
            </w:rPrChange>
          </w:rPr>
          <w:t>Для оформления требует</w:t>
        </w:r>
      </w:ins>
      <w:ins w:id="3170" w:author="Airat Shigapov" w:date="2021-10-30T19:31:00Z">
        <w:r w:rsidRPr="0049142B">
          <w:rPr>
            <w:rStyle w:val="eop"/>
            <w:rPrChange w:id="3171" w:author="Airat Shigapov" w:date="2021-10-31T15:14:00Z">
              <w:rPr>
                <w:rStyle w:val="10"/>
                <w:rFonts w:cs="Times New Roman"/>
                <w:szCs w:val="28"/>
              </w:rPr>
            </w:rPrChange>
          </w:rPr>
          <w:t>ся авторизация, в случае если аккаунт отсутствует следует зарегистрировать</w:t>
        </w:r>
      </w:ins>
      <w:ins w:id="3172" w:author="Airat Shigapov" w:date="2021-10-30T19:33:00Z">
        <w:r w:rsidRPr="0049142B">
          <w:rPr>
            <w:rStyle w:val="eop"/>
            <w:rPrChange w:id="3173" w:author="Airat Shigapov" w:date="2021-10-31T15:14:00Z">
              <w:rPr>
                <w:rStyle w:val="10"/>
                <w:rFonts w:cs="Times New Roman"/>
                <w:szCs w:val="28"/>
              </w:rPr>
            </w:rPrChange>
          </w:rPr>
          <w:t>ся</w:t>
        </w:r>
      </w:ins>
      <w:ins w:id="3174" w:author="Airat Shigapov" w:date="2021-10-30T19:31:00Z">
        <w:r w:rsidRPr="0049142B">
          <w:rPr>
            <w:rStyle w:val="eop"/>
            <w:rPrChange w:id="3175" w:author="Airat Shigapov" w:date="2021-10-31T15:14:00Z">
              <w:rPr>
                <w:rStyle w:val="10"/>
                <w:rFonts w:cs="Times New Roman"/>
                <w:szCs w:val="28"/>
              </w:rPr>
            </w:rPrChange>
          </w:rPr>
          <w:t>.</w:t>
        </w:r>
      </w:ins>
      <w:ins w:id="3176" w:author="Airat Shigapov" w:date="2021-10-30T19:46:00Z">
        <w:r w:rsidR="00784BC5" w:rsidRPr="0049142B">
          <w:rPr>
            <w:rStyle w:val="eop"/>
            <w:rPrChange w:id="3177" w:author="Airat Shigapov" w:date="2021-10-31T15:14:00Z">
              <w:rPr>
                <w:rStyle w:val="10"/>
                <w:rFonts w:cs="Times New Roman"/>
                <w:szCs w:val="28"/>
              </w:rPr>
            </w:rPrChange>
          </w:rPr>
          <w:t xml:space="preserve"> Для перехода в окно </w:t>
        </w:r>
      </w:ins>
      <w:ins w:id="3178" w:author="Airat Shigapov" w:date="2021-10-30T19:47:00Z">
        <w:r w:rsidR="00784BC5" w:rsidRPr="0049142B">
          <w:rPr>
            <w:rStyle w:val="eop"/>
            <w:rPrChange w:id="3179" w:author="Airat Shigapov" w:date="2021-10-31T15:14:00Z">
              <w:rPr>
                <w:rStyle w:val="10"/>
                <w:rFonts w:cs="Times New Roman"/>
                <w:szCs w:val="28"/>
              </w:rPr>
            </w:rPrChange>
          </w:rPr>
          <w:t>регистрации</w:t>
        </w:r>
      </w:ins>
      <w:ins w:id="3180" w:author="Airat Shigapov" w:date="2021-10-30T19:46:00Z">
        <w:r w:rsidR="00784BC5" w:rsidRPr="0049142B">
          <w:rPr>
            <w:rStyle w:val="eop"/>
            <w:rPrChange w:id="3181" w:author="Airat Shigapov" w:date="2021-10-31T15:14:00Z">
              <w:rPr>
                <w:rStyle w:val="10"/>
                <w:rFonts w:cs="Times New Roman"/>
                <w:szCs w:val="28"/>
              </w:rPr>
            </w:rPrChange>
          </w:rPr>
          <w:t xml:space="preserve"> требуется нажать на кнопку «Регистрация» в правом верхнем угл</w:t>
        </w:r>
      </w:ins>
      <w:ins w:id="3182" w:author="Airat Shigapov" w:date="2021-10-30T19:47:00Z">
        <w:r w:rsidR="00784BC5" w:rsidRPr="0049142B">
          <w:rPr>
            <w:rStyle w:val="eop"/>
            <w:rPrChange w:id="3183" w:author="Airat Shigapov" w:date="2021-10-31T15:14:00Z">
              <w:rPr>
                <w:rStyle w:val="10"/>
                <w:rFonts w:cs="Times New Roman"/>
                <w:szCs w:val="28"/>
              </w:rPr>
            </w:rPrChange>
          </w:rPr>
          <w:t>у.</w:t>
        </w:r>
      </w:ins>
      <w:ins w:id="3184" w:author="Airat Shigapov" w:date="2021-10-30T19:32:00Z">
        <w:r w:rsidRPr="0049142B">
          <w:rPr>
            <w:rStyle w:val="eop"/>
            <w:rPrChange w:id="3185" w:author="Airat Shigapov" w:date="2021-10-31T15:14:00Z">
              <w:rPr>
                <w:rStyle w:val="10"/>
                <w:rFonts w:cs="Times New Roman"/>
                <w:szCs w:val="28"/>
              </w:rPr>
            </w:rPrChange>
          </w:rPr>
          <w:t xml:space="preserve"> Для р</w:t>
        </w:r>
      </w:ins>
      <w:ins w:id="3186" w:author="Airat Shigapov" w:date="2021-10-30T19:33:00Z">
        <w:r w:rsidRPr="0049142B">
          <w:rPr>
            <w:rStyle w:val="eop"/>
            <w:rPrChange w:id="3187" w:author="Airat Shigapov" w:date="2021-10-31T15:14:00Z">
              <w:rPr>
                <w:rStyle w:val="10"/>
                <w:rFonts w:cs="Times New Roman"/>
                <w:szCs w:val="28"/>
              </w:rPr>
            </w:rPrChange>
          </w:rPr>
          <w:t>егистрации нового аккаунта требуется заполнить все поля</w:t>
        </w:r>
      </w:ins>
      <w:ins w:id="3188" w:author="Airat Shigapov" w:date="2021-10-30T19:36:00Z">
        <w:r w:rsidR="002645B0" w:rsidRPr="0049142B">
          <w:rPr>
            <w:rStyle w:val="eop"/>
            <w:rPrChange w:id="3189" w:author="Airat Shigapov" w:date="2021-10-31T15:14:00Z">
              <w:rPr>
                <w:rStyle w:val="10"/>
                <w:rFonts w:cs="Times New Roman"/>
                <w:szCs w:val="28"/>
              </w:rPr>
            </w:rPrChange>
          </w:rPr>
          <w:t>, после нажать кнопку «Регистрация»</w:t>
        </w:r>
      </w:ins>
      <w:ins w:id="3190" w:author="Airat Shigapov" w:date="2021-10-30T19:38:00Z">
        <w:r w:rsidR="002645B0" w:rsidRPr="0049142B">
          <w:rPr>
            <w:rStyle w:val="eop"/>
            <w:rPrChange w:id="3191" w:author="Airat Shigapov" w:date="2021-10-31T15:14:00Z">
              <w:rPr>
                <w:rStyle w:val="10"/>
                <w:rFonts w:cs="Times New Roman"/>
                <w:szCs w:val="28"/>
              </w:rPr>
            </w:rPrChange>
          </w:rPr>
          <w:t xml:space="preserve"> (Рисунок 4.3)</w:t>
        </w:r>
      </w:ins>
      <w:ins w:id="3192" w:author="Airat Shigapov" w:date="2021-10-30T19:37:00Z">
        <w:r w:rsidR="002645B0" w:rsidRPr="0049142B">
          <w:rPr>
            <w:rStyle w:val="eop"/>
            <w:rPrChange w:id="3193" w:author="Airat Shigapov" w:date="2021-10-31T15:14:00Z">
              <w:rPr>
                <w:rStyle w:val="10"/>
                <w:rFonts w:cs="Times New Roman"/>
                <w:szCs w:val="28"/>
              </w:rPr>
            </w:rPrChange>
          </w:rPr>
          <w:t xml:space="preserve">. В случае если одно из полей введено не корректно или эл. почта занята высветится </w:t>
        </w:r>
      </w:ins>
      <w:ins w:id="3194" w:author="Airat Shigapov" w:date="2021-10-30T19:38:00Z">
        <w:r w:rsidR="002645B0" w:rsidRPr="0049142B">
          <w:rPr>
            <w:rStyle w:val="eop"/>
            <w:rPrChange w:id="3195" w:author="Airat Shigapov" w:date="2021-10-31T15:14:00Z">
              <w:rPr>
                <w:rStyle w:val="10"/>
                <w:rFonts w:cs="Times New Roman"/>
                <w:szCs w:val="28"/>
              </w:rPr>
            </w:rPrChange>
          </w:rPr>
          <w:t>соответствующее</w:t>
        </w:r>
      </w:ins>
      <w:ins w:id="3196" w:author="Airat Shigapov" w:date="2021-10-30T19:37:00Z">
        <w:r w:rsidR="002645B0" w:rsidRPr="0049142B">
          <w:rPr>
            <w:rStyle w:val="eop"/>
            <w:rPrChange w:id="3197" w:author="Airat Shigapov" w:date="2021-10-31T15:14:00Z">
              <w:rPr>
                <w:rStyle w:val="10"/>
                <w:rFonts w:cs="Times New Roman"/>
                <w:szCs w:val="28"/>
              </w:rPr>
            </w:rPrChange>
          </w:rPr>
          <w:t xml:space="preserve"> сооб</w:t>
        </w:r>
      </w:ins>
      <w:ins w:id="3198" w:author="Airat Shigapov" w:date="2021-10-30T19:38:00Z">
        <w:r w:rsidR="002645B0" w:rsidRPr="0049142B">
          <w:rPr>
            <w:rStyle w:val="eop"/>
            <w:rPrChange w:id="3199" w:author="Airat Shigapov" w:date="2021-10-31T15:14:00Z">
              <w:rPr>
                <w:rStyle w:val="10"/>
                <w:rFonts w:cs="Times New Roman"/>
                <w:szCs w:val="28"/>
              </w:rPr>
            </w:rPrChange>
          </w:rPr>
          <w:t>щение.</w:t>
        </w:r>
      </w:ins>
    </w:p>
    <w:p w14:paraId="02AD77CA" w14:textId="70F6F35C" w:rsidR="002645B0" w:rsidRPr="0049142B" w:rsidRDefault="002645B0">
      <w:pPr>
        <w:jc w:val="center"/>
        <w:rPr>
          <w:ins w:id="3200" w:author="Airat Shigapov" w:date="2021-10-30T19:38:00Z"/>
          <w:rStyle w:val="eop"/>
          <w:rPrChange w:id="3201" w:author="Airat Shigapov" w:date="2021-10-31T15:14:00Z">
            <w:rPr>
              <w:ins w:id="3202" w:author="Airat Shigapov" w:date="2021-10-30T19:38:00Z"/>
              <w:rStyle w:val="10"/>
              <w:rFonts w:cs="Times New Roman"/>
              <w:szCs w:val="28"/>
            </w:rPr>
          </w:rPrChange>
        </w:rPr>
        <w:pPrChange w:id="3203" w:author="Airat Shigapov" w:date="2021-10-30T19:38:00Z">
          <w:pPr/>
        </w:pPrChange>
      </w:pPr>
      <w:ins w:id="3204" w:author="Airat Shigapov" w:date="2021-10-30T19:35:00Z">
        <w:r w:rsidRPr="0049142B">
          <w:rPr>
            <w:rStyle w:val="eop"/>
            <w:rPrChange w:id="3205" w:author="Airat Shigapov" w:date="2021-10-31T15:14:00Z">
              <w:rPr>
                <w:rStyle w:val="10"/>
                <w:rFonts w:cs="Times New Roman"/>
                <w:noProof/>
                <w:szCs w:val="28"/>
              </w:rPr>
            </w:rPrChange>
          </w:rPr>
          <w:lastRenderedPageBreak/>
          <w:drawing>
            <wp:inline distT="0" distB="0" distL="0" distR="0" wp14:anchorId="00917235" wp14:editId="3F96AF9B">
              <wp:extent cx="4991100" cy="2376961"/>
              <wp:effectExtent l="0" t="0" r="0" b="444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93819" cy="2378256"/>
                      </a:xfrm>
                      <a:prstGeom prst="rect">
                        <a:avLst/>
                      </a:prstGeom>
                    </pic:spPr>
                  </pic:pic>
                </a:graphicData>
              </a:graphic>
            </wp:inline>
          </w:drawing>
        </w:r>
      </w:ins>
    </w:p>
    <w:p w14:paraId="376248AB" w14:textId="491F3D83" w:rsidR="002645B0" w:rsidRPr="0049142B" w:rsidRDefault="002645B0" w:rsidP="002645B0">
      <w:pPr>
        <w:spacing w:after="0" w:line="360" w:lineRule="auto"/>
        <w:ind w:firstLine="709"/>
        <w:jc w:val="center"/>
        <w:rPr>
          <w:ins w:id="3206" w:author="Airat Shigapov" w:date="2021-10-30T19:38:00Z"/>
          <w:rStyle w:val="eop"/>
          <w:rPrChange w:id="3207" w:author="Airat Shigapov" w:date="2021-10-31T15:14:00Z">
            <w:rPr>
              <w:ins w:id="3208" w:author="Airat Shigapov" w:date="2021-10-30T19:38:00Z"/>
              <w:rStyle w:val="10"/>
              <w:rFonts w:cs="Times New Roman"/>
              <w:szCs w:val="28"/>
            </w:rPr>
          </w:rPrChange>
        </w:rPr>
      </w:pPr>
      <w:ins w:id="3209" w:author="Airat Shigapov" w:date="2021-10-30T19:38:00Z">
        <w:r w:rsidRPr="0049142B">
          <w:rPr>
            <w:rStyle w:val="eop"/>
            <w:rPrChange w:id="3210" w:author="Airat Shigapov" w:date="2021-10-31T15:14:00Z">
              <w:rPr>
                <w:rStyle w:val="10"/>
                <w:rFonts w:cs="Times New Roman"/>
                <w:szCs w:val="28"/>
              </w:rPr>
            </w:rPrChange>
          </w:rPr>
          <w:t>Рисунок 4.</w:t>
        </w:r>
      </w:ins>
      <w:ins w:id="3211" w:author="Airat Shigapov" w:date="2021-10-30T19:39:00Z">
        <w:r w:rsidRPr="0049142B">
          <w:rPr>
            <w:rStyle w:val="eop"/>
            <w:rPrChange w:id="3212" w:author="Airat Shigapov" w:date="2021-10-31T15:14:00Z">
              <w:rPr>
                <w:rStyle w:val="10"/>
                <w:rFonts w:cs="Times New Roman"/>
                <w:szCs w:val="28"/>
              </w:rPr>
            </w:rPrChange>
          </w:rPr>
          <w:t>3</w:t>
        </w:r>
      </w:ins>
      <w:ins w:id="3213" w:author="Airat Shigapov" w:date="2021-10-30T19:38:00Z">
        <w:r w:rsidRPr="0049142B">
          <w:rPr>
            <w:rStyle w:val="eop"/>
            <w:rPrChange w:id="3214" w:author="Airat Shigapov" w:date="2021-10-31T15:14:00Z">
              <w:rPr>
                <w:rStyle w:val="10"/>
                <w:rFonts w:cs="Times New Roman"/>
                <w:szCs w:val="28"/>
              </w:rPr>
            </w:rPrChange>
          </w:rPr>
          <w:t xml:space="preserve"> </w:t>
        </w:r>
      </w:ins>
      <w:ins w:id="3215" w:author="Airat Shigapov" w:date="2021-10-30T19:39:00Z">
        <w:r w:rsidRPr="0049142B">
          <w:rPr>
            <w:rStyle w:val="eop"/>
            <w:rPrChange w:id="3216" w:author="Airat Shigapov" w:date="2021-10-31T15:14:00Z">
              <w:rPr>
                <w:rStyle w:val="10"/>
                <w:rFonts w:cs="Times New Roman"/>
                <w:szCs w:val="28"/>
              </w:rPr>
            </w:rPrChange>
          </w:rPr>
          <w:t>Страница регистрации</w:t>
        </w:r>
      </w:ins>
    </w:p>
    <w:p w14:paraId="4CE2F31A" w14:textId="5AA30BCC" w:rsidR="002645B0" w:rsidRPr="0049142B" w:rsidRDefault="00784BC5">
      <w:pPr>
        <w:spacing w:after="0" w:line="360" w:lineRule="auto"/>
        <w:ind w:firstLine="709"/>
        <w:jc w:val="both"/>
        <w:rPr>
          <w:ins w:id="3217" w:author="Airat Shigapov" w:date="2021-10-30T20:08:00Z"/>
          <w:rStyle w:val="eop"/>
          <w:rPrChange w:id="3218" w:author="Airat Shigapov" w:date="2021-10-31T15:14:00Z">
            <w:rPr>
              <w:ins w:id="3219" w:author="Airat Shigapov" w:date="2021-10-30T20:08:00Z"/>
              <w:rStyle w:val="10"/>
              <w:rFonts w:cs="Times New Roman"/>
              <w:szCs w:val="28"/>
            </w:rPr>
          </w:rPrChange>
        </w:rPr>
        <w:pPrChange w:id="3220" w:author="Airat Shigapov" w:date="2021-10-30T20:09:00Z">
          <w:pPr/>
        </w:pPrChange>
      </w:pPr>
      <w:ins w:id="3221" w:author="Airat Shigapov" w:date="2021-10-30T19:47:00Z">
        <w:r w:rsidRPr="0049142B">
          <w:rPr>
            <w:rStyle w:val="eop"/>
            <w:rPrChange w:id="3222" w:author="Airat Shigapov" w:date="2021-10-31T15:14:00Z">
              <w:rPr>
                <w:rStyle w:val="10"/>
                <w:rFonts w:cs="Times New Roman"/>
                <w:szCs w:val="28"/>
              </w:rPr>
            </w:rPrChange>
          </w:rPr>
          <w:t>Пройдя этап авторизации</w:t>
        </w:r>
      </w:ins>
      <w:ins w:id="3223" w:author="Airat Shigapov" w:date="2021-10-30T19:48:00Z">
        <w:r w:rsidRPr="0049142B">
          <w:rPr>
            <w:rStyle w:val="eop"/>
            <w:rPrChange w:id="3224" w:author="Airat Shigapov" w:date="2021-10-31T15:14:00Z">
              <w:rPr>
                <w:rStyle w:val="10"/>
                <w:rFonts w:cs="Times New Roman"/>
                <w:szCs w:val="28"/>
              </w:rPr>
            </w:rPrChange>
          </w:rPr>
          <w:t xml:space="preserve">, можно приступить к оформлению заказы. </w:t>
        </w:r>
      </w:ins>
      <w:ins w:id="3225" w:author="Airat Shigapov" w:date="2021-10-30T19:53:00Z">
        <w:r w:rsidR="00B304BD" w:rsidRPr="0049142B">
          <w:rPr>
            <w:rStyle w:val="eop"/>
            <w:rPrChange w:id="3226" w:author="Airat Shigapov" w:date="2021-10-31T15:14:00Z">
              <w:rPr>
                <w:rStyle w:val="10"/>
                <w:rFonts w:cs="Times New Roman"/>
                <w:szCs w:val="28"/>
              </w:rPr>
            </w:rPrChange>
          </w:rPr>
          <w:t>Каталог товаров открывается нажатием на «Каталог товаров» в левом верхнем углу</w:t>
        </w:r>
      </w:ins>
      <w:ins w:id="3227" w:author="Airat Shigapov" w:date="2021-10-30T19:54:00Z">
        <w:r w:rsidR="00B304BD" w:rsidRPr="0049142B">
          <w:rPr>
            <w:rStyle w:val="eop"/>
            <w:rPrChange w:id="3228" w:author="Airat Shigapov" w:date="2021-10-31T15:14:00Z">
              <w:rPr>
                <w:rStyle w:val="10"/>
                <w:rFonts w:cs="Times New Roman"/>
                <w:szCs w:val="28"/>
              </w:rPr>
            </w:rPrChange>
          </w:rPr>
          <w:t>. Нажатием на категории товаров выпадает список подкатегорий</w:t>
        </w:r>
      </w:ins>
      <w:ins w:id="3229" w:author="Airat Shigapov" w:date="2021-10-30T20:07:00Z">
        <w:r w:rsidR="00EF01D1" w:rsidRPr="0049142B">
          <w:rPr>
            <w:rStyle w:val="eop"/>
            <w:rPrChange w:id="3230" w:author="Airat Shigapov" w:date="2021-10-31T15:14:00Z">
              <w:rPr>
                <w:rStyle w:val="10"/>
                <w:rFonts w:cs="Times New Roman"/>
                <w:szCs w:val="28"/>
                <w:lang w:val="en-US"/>
              </w:rPr>
            </w:rPrChange>
          </w:rPr>
          <w:t xml:space="preserve"> </w:t>
        </w:r>
        <w:r w:rsidR="00EF01D1" w:rsidRPr="0049142B">
          <w:rPr>
            <w:rStyle w:val="eop"/>
            <w:rPrChange w:id="3231" w:author="Airat Shigapov" w:date="2021-10-31T15:14:00Z">
              <w:rPr>
                <w:rStyle w:val="10"/>
                <w:rFonts w:cs="Times New Roman"/>
                <w:szCs w:val="28"/>
              </w:rPr>
            </w:rPrChange>
          </w:rPr>
          <w:t>(Рисунок 4.4</w:t>
        </w:r>
        <w:r w:rsidR="00EF01D1" w:rsidRPr="0049142B">
          <w:rPr>
            <w:rStyle w:val="eop"/>
            <w:rPrChange w:id="3232" w:author="Airat Shigapov" w:date="2021-10-31T15:14:00Z">
              <w:rPr>
                <w:rStyle w:val="10"/>
                <w:rFonts w:cs="Times New Roman"/>
                <w:szCs w:val="28"/>
                <w:lang w:val="en-US"/>
              </w:rPr>
            </w:rPrChange>
          </w:rPr>
          <w:t>)</w:t>
        </w:r>
        <w:r w:rsidR="00EF01D1" w:rsidRPr="0049142B">
          <w:rPr>
            <w:rStyle w:val="eop"/>
            <w:rPrChange w:id="3233" w:author="Airat Shigapov" w:date="2021-10-31T15:14:00Z">
              <w:rPr>
                <w:rStyle w:val="10"/>
                <w:rFonts w:cs="Times New Roman"/>
                <w:szCs w:val="28"/>
              </w:rPr>
            </w:rPrChange>
          </w:rPr>
          <w:t>.</w:t>
        </w:r>
      </w:ins>
    </w:p>
    <w:p w14:paraId="06C41F2A" w14:textId="5777E508" w:rsidR="00EF01D1" w:rsidRPr="0049142B" w:rsidRDefault="00EF01D1" w:rsidP="00EF01D1">
      <w:pPr>
        <w:jc w:val="center"/>
        <w:rPr>
          <w:ins w:id="3234" w:author="Airat Shigapov" w:date="2021-10-30T20:08:00Z"/>
          <w:rStyle w:val="eop"/>
          <w:rPrChange w:id="3235" w:author="Airat Shigapov" w:date="2021-10-31T15:14:00Z">
            <w:rPr>
              <w:ins w:id="3236" w:author="Airat Shigapov" w:date="2021-10-30T20:08:00Z"/>
              <w:rStyle w:val="10"/>
              <w:rFonts w:cs="Times New Roman"/>
              <w:szCs w:val="28"/>
            </w:rPr>
          </w:rPrChange>
        </w:rPr>
      </w:pPr>
      <w:ins w:id="3237" w:author="Airat Shigapov" w:date="2021-10-30T20:08:00Z">
        <w:r w:rsidRPr="0049142B">
          <w:rPr>
            <w:rStyle w:val="eop"/>
            <w:rPrChange w:id="3238" w:author="Airat Shigapov" w:date="2021-10-31T15:14:00Z">
              <w:rPr>
                <w:rStyle w:val="10"/>
                <w:rFonts w:cs="Times New Roman"/>
                <w:noProof/>
                <w:szCs w:val="28"/>
              </w:rPr>
            </w:rPrChange>
          </w:rPr>
          <w:drawing>
            <wp:inline distT="0" distB="0" distL="0" distR="0" wp14:anchorId="5E35F0FD" wp14:editId="32DF23CA">
              <wp:extent cx="4389120" cy="2454592"/>
              <wp:effectExtent l="0" t="0" r="0" b="317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95315" cy="2458056"/>
                      </a:xfrm>
                      <a:prstGeom prst="rect">
                        <a:avLst/>
                      </a:prstGeom>
                    </pic:spPr>
                  </pic:pic>
                </a:graphicData>
              </a:graphic>
            </wp:inline>
          </w:drawing>
        </w:r>
      </w:ins>
    </w:p>
    <w:p w14:paraId="2D9A3EB9" w14:textId="1BCA13C4" w:rsidR="00EF01D1" w:rsidRPr="0049142B" w:rsidRDefault="00EF01D1" w:rsidP="00EF01D1">
      <w:pPr>
        <w:jc w:val="center"/>
        <w:rPr>
          <w:ins w:id="3239" w:author="Airat Shigapov" w:date="2021-10-30T20:09:00Z"/>
          <w:rStyle w:val="eop"/>
          <w:rPrChange w:id="3240" w:author="Airat Shigapov" w:date="2021-10-31T15:14:00Z">
            <w:rPr>
              <w:ins w:id="3241" w:author="Airat Shigapov" w:date="2021-10-30T20:09:00Z"/>
              <w:rStyle w:val="10"/>
              <w:rFonts w:cs="Times New Roman"/>
              <w:szCs w:val="28"/>
            </w:rPr>
          </w:rPrChange>
        </w:rPr>
      </w:pPr>
      <w:ins w:id="3242" w:author="Airat Shigapov" w:date="2021-10-30T20:08:00Z">
        <w:r w:rsidRPr="0049142B">
          <w:rPr>
            <w:rStyle w:val="eop"/>
            <w:rPrChange w:id="3243" w:author="Airat Shigapov" w:date="2021-10-31T15:14:00Z">
              <w:rPr>
                <w:rStyle w:val="10"/>
                <w:rFonts w:cs="Times New Roman"/>
                <w:szCs w:val="28"/>
              </w:rPr>
            </w:rPrChange>
          </w:rPr>
          <w:t>Рисунок 4.4 Каталог товаров</w:t>
        </w:r>
      </w:ins>
    </w:p>
    <w:p w14:paraId="3265110F" w14:textId="66E4206C" w:rsidR="00A2283F" w:rsidRPr="0049142B" w:rsidRDefault="00A2283F">
      <w:pPr>
        <w:spacing w:after="0" w:line="360" w:lineRule="auto"/>
        <w:jc w:val="both"/>
        <w:rPr>
          <w:ins w:id="3244" w:author="Airat Shigapov" w:date="2021-10-30T20:13:00Z"/>
          <w:rStyle w:val="eop"/>
          <w:rPrChange w:id="3245" w:author="Airat Shigapov" w:date="2021-10-31T15:14:00Z">
            <w:rPr>
              <w:ins w:id="3246" w:author="Airat Shigapov" w:date="2021-10-30T20:13:00Z"/>
              <w:rStyle w:val="10"/>
              <w:rFonts w:cs="Times New Roman"/>
              <w:szCs w:val="28"/>
            </w:rPr>
          </w:rPrChange>
        </w:rPr>
        <w:pPrChange w:id="3247" w:author="Airat Shigapov" w:date="2021-10-30T20:14:00Z">
          <w:pPr>
            <w:jc w:val="both"/>
          </w:pPr>
        </w:pPrChange>
      </w:pPr>
      <w:ins w:id="3248" w:author="Airat Shigapov" w:date="2021-10-30T20:09:00Z">
        <w:r w:rsidRPr="0049142B">
          <w:rPr>
            <w:rStyle w:val="eop"/>
            <w:rPrChange w:id="3249" w:author="Airat Shigapov" w:date="2021-10-31T15:14:00Z">
              <w:rPr>
                <w:rStyle w:val="10"/>
                <w:rFonts w:cs="Times New Roman"/>
                <w:szCs w:val="28"/>
              </w:rPr>
            </w:rPrChange>
          </w:rPr>
          <w:tab/>
          <w:t>Выбра</w:t>
        </w:r>
      </w:ins>
      <w:ins w:id="3250" w:author="Airat Shigapov" w:date="2021-10-30T20:10:00Z">
        <w:r w:rsidRPr="0049142B">
          <w:rPr>
            <w:rStyle w:val="eop"/>
            <w:rPrChange w:id="3251" w:author="Airat Shigapov" w:date="2021-10-31T15:14:00Z">
              <w:rPr>
                <w:rStyle w:val="10"/>
                <w:rFonts w:cs="Times New Roman"/>
                <w:szCs w:val="28"/>
              </w:rPr>
            </w:rPrChange>
          </w:rPr>
          <w:t>в</w:t>
        </w:r>
      </w:ins>
      <w:ins w:id="3252" w:author="Airat Shigapov" w:date="2021-10-30T20:09:00Z">
        <w:r w:rsidRPr="0049142B">
          <w:rPr>
            <w:rStyle w:val="eop"/>
            <w:rPrChange w:id="3253" w:author="Airat Shigapov" w:date="2021-10-31T15:14:00Z">
              <w:rPr>
                <w:rStyle w:val="10"/>
                <w:rFonts w:cs="Times New Roman"/>
                <w:szCs w:val="28"/>
              </w:rPr>
            </w:rPrChange>
          </w:rPr>
          <w:t xml:space="preserve"> </w:t>
        </w:r>
      </w:ins>
      <w:ins w:id="3254" w:author="Airat Shigapov" w:date="2021-10-30T20:10:00Z">
        <w:r w:rsidRPr="0049142B">
          <w:rPr>
            <w:rStyle w:val="eop"/>
            <w:rPrChange w:id="3255" w:author="Airat Shigapov" w:date="2021-10-31T15:14:00Z">
              <w:rPr>
                <w:rStyle w:val="10"/>
                <w:rFonts w:cs="Times New Roman"/>
                <w:szCs w:val="28"/>
              </w:rPr>
            </w:rPrChange>
          </w:rPr>
          <w:t>необходимую подкатегорию товаров, открывается страница списка товаров</w:t>
        </w:r>
      </w:ins>
      <w:ins w:id="3256" w:author="Airat Shigapov" w:date="2021-10-30T20:12:00Z">
        <w:r w:rsidR="00C43A49" w:rsidRPr="0049142B">
          <w:rPr>
            <w:rStyle w:val="eop"/>
            <w:rPrChange w:id="3257" w:author="Airat Shigapov" w:date="2021-10-31T15:14:00Z">
              <w:rPr>
                <w:rStyle w:val="10"/>
                <w:rFonts w:cs="Times New Roman"/>
                <w:szCs w:val="28"/>
                <w:lang w:val="en-US"/>
              </w:rPr>
            </w:rPrChange>
          </w:rPr>
          <w:t xml:space="preserve"> </w:t>
        </w:r>
        <w:r w:rsidR="00C43A49" w:rsidRPr="0049142B">
          <w:rPr>
            <w:rStyle w:val="eop"/>
            <w:rPrChange w:id="3258" w:author="Airat Shigapov" w:date="2021-10-31T15:14:00Z">
              <w:rPr>
                <w:rStyle w:val="10"/>
                <w:rFonts w:cs="Times New Roman"/>
                <w:szCs w:val="28"/>
              </w:rPr>
            </w:rPrChange>
          </w:rPr>
          <w:t>(Рисунок 4.5)</w:t>
        </w:r>
      </w:ins>
      <w:ins w:id="3259" w:author="Airat Shigapov" w:date="2021-10-30T20:10:00Z">
        <w:r w:rsidRPr="0049142B">
          <w:rPr>
            <w:rStyle w:val="eop"/>
            <w:rPrChange w:id="3260" w:author="Airat Shigapov" w:date="2021-10-31T15:14:00Z">
              <w:rPr>
                <w:rStyle w:val="10"/>
                <w:rFonts w:cs="Times New Roman"/>
                <w:szCs w:val="28"/>
              </w:rPr>
            </w:rPrChange>
          </w:rPr>
          <w:t xml:space="preserve">. В левой части страницы находятся </w:t>
        </w:r>
      </w:ins>
      <w:ins w:id="3261" w:author="Airat Shigapov" w:date="2021-10-30T20:11:00Z">
        <w:r w:rsidRPr="0049142B">
          <w:rPr>
            <w:rStyle w:val="eop"/>
            <w:rPrChange w:id="3262" w:author="Airat Shigapov" w:date="2021-10-31T15:14:00Z">
              <w:rPr>
                <w:rStyle w:val="10"/>
                <w:rFonts w:cs="Times New Roman"/>
                <w:szCs w:val="28"/>
              </w:rPr>
            </w:rPrChange>
          </w:rPr>
          <w:t>категории</w:t>
        </w:r>
      </w:ins>
      <w:ins w:id="3263" w:author="Airat Shigapov" w:date="2021-10-30T20:10:00Z">
        <w:r w:rsidRPr="0049142B">
          <w:rPr>
            <w:rStyle w:val="eop"/>
            <w:rPrChange w:id="3264" w:author="Airat Shigapov" w:date="2021-10-31T15:14:00Z">
              <w:rPr>
                <w:rStyle w:val="10"/>
                <w:rFonts w:cs="Times New Roman"/>
                <w:szCs w:val="28"/>
              </w:rPr>
            </w:rPrChange>
          </w:rPr>
          <w:t xml:space="preserve"> фильтрации. Так же можно выполнить поиск товаров</w:t>
        </w:r>
      </w:ins>
      <w:ins w:id="3265" w:author="Airat Shigapov" w:date="2021-10-30T20:11:00Z">
        <w:r w:rsidRPr="0049142B">
          <w:rPr>
            <w:rStyle w:val="eop"/>
            <w:rPrChange w:id="3266" w:author="Airat Shigapov" w:date="2021-10-31T15:14:00Z">
              <w:rPr>
                <w:rStyle w:val="10"/>
                <w:rFonts w:cs="Times New Roman"/>
                <w:szCs w:val="28"/>
              </w:rPr>
            </w:rPrChange>
          </w:rPr>
          <w:t>, введ</w:t>
        </w:r>
        <w:r w:rsidR="00C43A49" w:rsidRPr="0049142B">
          <w:rPr>
            <w:rStyle w:val="eop"/>
            <w:rPrChange w:id="3267" w:author="Airat Shigapov" w:date="2021-10-31T15:14:00Z">
              <w:rPr>
                <w:rStyle w:val="10"/>
                <w:rFonts w:cs="Times New Roman"/>
                <w:szCs w:val="28"/>
              </w:rPr>
            </w:rPrChange>
          </w:rPr>
          <w:t>я</w:t>
        </w:r>
        <w:r w:rsidRPr="0049142B">
          <w:rPr>
            <w:rStyle w:val="eop"/>
            <w:rPrChange w:id="3268" w:author="Airat Shigapov" w:date="2021-10-31T15:14:00Z">
              <w:rPr>
                <w:rStyle w:val="10"/>
                <w:rFonts w:cs="Times New Roman"/>
                <w:szCs w:val="28"/>
              </w:rPr>
            </w:rPrChange>
          </w:rPr>
          <w:t xml:space="preserve"> название товара в поле «Введите название товара»</w:t>
        </w:r>
        <w:r w:rsidR="00C43A49" w:rsidRPr="0049142B">
          <w:rPr>
            <w:rStyle w:val="eop"/>
            <w:rPrChange w:id="3269" w:author="Airat Shigapov" w:date="2021-10-31T15:14:00Z">
              <w:rPr>
                <w:rStyle w:val="10"/>
                <w:rFonts w:cs="Times New Roman"/>
                <w:szCs w:val="28"/>
              </w:rPr>
            </w:rPrChange>
          </w:rPr>
          <w:t xml:space="preserve"> а нажав кнопку «</w:t>
        </w:r>
        <w:r w:rsidR="00C43A49" w:rsidRPr="0049142B">
          <w:rPr>
            <w:rStyle w:val="eop"/>
            <w:rPrChange w:id="3270" w:author="Airat Shigapov" w:date="2021-10-31T15:14:00Z">
              <w:rPr>
                <w:rStyle w:val="10"/>
                <w:rFonts w:cs="Times New Roman"/>
                <w:szCs w:val="28"/>
                <w:lang w:val="en-US"/>
              </w:rPr>
            </w:rPrChange>
          </w:rPr>
          <w:t>Enter</w:t>
        </w:r>
        <w:r w:rsidR="00C43A49" w:rsidRPr="0049142B">
          <w:rPr>
            <w:rStyle w:val="eop"/>
            <w:rPrChange w:id="3271" w:author="Airat Shigapov" w:date="2021-10-31T15:14:00Z">
              <w:rPr>
                <w:rStyle w:val="10"/>
                <w:rFonts w:cs="Times New Roman"/>
                <w:szCs w:val="28"/>
              </w:rPr>
            </w:rPrChange>
          </w:rPr>
          <w:t>»</w:t>
        </w:r>
      </w:ins>
      <w:ins w:id="3272" w:author="Airat Shigapov" w:date="2021-10-30T20:12:00Z">
        <w:r w:rsidR="00C43A49" w:rsidRPr="0049142B">
          <w:rPr>
            <w:rStyle w:val="eop"/>
            <w:rPrChange w:id="3273" w:author="Airat Shigapov" w:date="2021-10-31T15:14:00Z">
              <w:rPr>
                <w:rStyle w:val="10"/>
                <w:rFonts w:cs="Times New Roman"/>
                <w:szCs w:val="28"/>
                <w:lang w:val="en-US"/>
              </w:rPr>
            </w:rPrChange>
          </w:rPr>
          <w:t>.</w:t>
        </w:r>
      </w:ins>
    </w:p>
    <w:p w14:paraId="58BCB92F" w14:textId="0C84B78A" w:rsidR="00C43A49" w:rsidRPr="0049142B" w:rsidRDefault="00C43A49" w:rsidP="00C43A49">
      <w:pPr>
        <w:jc w:val="center"/>
        <w:rPr>
          <w:ins w:id="3274" w:author="Airat Shigapov" w:date="2021-10-30T20:13:00Z"/>
          <w:rStyle w:val="eop"/>
          <w:rPrChange w:id="3275" w:author="Airat Shigapov" w:date="2021-10-31T15:14:00Z">
            <w:rPr>
              <w:ins w:id="3276" w:author="Airat Shigapov" w:date="2021-10-30T20:13:00Z"/>
              <w:rStyle w:val="10"/>
              <w:rFonts w:cs="Times New Roman"/>
              <w:szCs w:val="28"/>
            </w:rPr>
          </w:rPrChange>
        </w:rPr>
      </w:pPr>
      <w:ins w:id="3277" w:author="Airat Shigapov" w:date="2021-10-30T20:13:00Z">
        <w:r w:rsidRPr="0049142B">
          <w:rPr>
            <w:rStyle w:val="eop"/>
            <w:rPrChange w:id="3278" w:author="Airat Shigapov" w:date="2021-10-31T15:14:00Z">
              <w:rPr>
                <w:rStyle w:val="10"/>
                <w:rFonts w:cs="Times New Roman"/>
                <w:noProof/>
                <w:szCs w:val="28"/>
              </w:rPr>
            </w:rPrChange>
          </w:rPr>
          <w:lastRenderedPageBreak/>
          <w:drawing>
            <wp:inline distT="0" distB="0" distL="0" distR="0" wp14:anchorId="4878BEB4" wp14:editId="0FD3964C">
              <wp:extent cx="4495800" cy="2311339"/>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507798" cy="2317508"/>
                      </a:xfrm>
                      <a:prstGeom prst="rect">
                        <a:avLst/>
                      </a:prstGeom>
                    </pic:spPr>
                  </pic:pic>
                </a:graphicData>
              </a:graphic>
            </wp:inline>
          </w:drawing>
        </w:r>
      </w:ins>
    </w:p>
    <w:p w14:paraId="1822EEA4" w14:textId="5E4FDE76" w:rsidR="00E64153" w:rsidRPr="0049142B" w:rsidRDefault="00C43A49">
      <w:pPr>
        <w:jc w:val="center"/>
        <w:rPr>
          <w:ins w:id="3279" w:author="Airat Shigapov" w:date="2021-10-30T20:16:00Z"/>
          <w:rStyle w:val="eop"/>
          <w:rPrChange w:id="3280" w:author="Airat Shigapov" w:date="2021-10-31T15:14:00Z">
            <w:rPr>
              <w:ins w:id="3281" w:author="Airat Shigapov" w:date="2021-10-30T20:16:00Z"/>
              <w:rStyle w:val="10"/>
              <w:rFonts w:cs="Times New Roman"/>
              <w:szCs w:val="28"/>
            </w:rPr>
          </w:rPrChange>
        </w:rPr>
        <w:pPrChange w:id="3282" w:author="Airat Shigapov" w:date="2021-10-31T15:14:00Z">
          <w:pPr>
            <w:ind w:firstLine="708"/>
            <w:jc w:val="both"/>
          </w:pPr>
        </w:pPrChange>
      </w:pPr>
      <w:ins w:id="3283" w:author="Airat Shigapov" w:date="2021-10-30T20:13:00Z">
        <w:r w:rsidRPr="0049142B">
          <w:rPr>
            <w:rStyle w:val="eop"/>
            <w:rPrChange w:id="3284" w:author="Airat Shigapov" w:date="2021-10-31T15:14:00Z">
              <w:rPr>
                <w:rStyle w:val="10"/>
                <w:rFonts w:cs="Times New Roman"/>
                <w:szCs w:val="28"/>
              </w:rPr>
            </w:rPrChange>
          </w:rPr>
          <w:t>Рисунок 4.5 Каталог товаров</w:t>
        </w:r>
      </w:ins>
    </w:p>
    <w:p w14:paraId="6F568BD0" w14:textId="5471071F" w:rsidR="00E64153" w:rsidRPr="0049142B" w:rsidRDefault="00E64153">
      <w:pPr>
        <w:spacing w:after="0" w:line="360" w:lineRule="auto"/>
        <w:ind w:firstLine="709"/>
        <w:jc w:val="both"/>
        <w:rPr>
          <w:ins w:id="3285" w:author="Airat Shigapov" w:date="2021-10-30T20:16:00Z"/>
          <w:rStyle w:val="eop"/>
          <w:rPrChange w:id="3286" w:author="Airat Shigapov" w:date="2021-10-31T15:14:00Z">
            <w:rPr>
              <w:ins w:id="3287" w:author="Airat Shigapov" w:date="2021-10-30T20:16:00Z"/>
              <w:rStyle w:val="10"/>
              <w:rFonts w:cs="Times New Roman"/>
              <w:szCs w:val="28"/>
            </w:rPr>
          </w:rPrChange>
        </w:rPr>
        <w:pPrChange w:id="3288" w:author="Airat Shigapov" w:date="2021-10-30T20:27:00Z">
          <w:pPr>
            <w:ind w:firstLine="708"/>
            <w:jc w:val="both"/>
          </w:pPr>
        </w:pPrChange>
      </w:pPr>
      <w:ins w:id="3289" w:author="Airat Shigapov" w:date="2021-10-30T20:15:00Z">
        <w:r w:rsidRPr="0049142B">
          <w:rPr>
            <w:rStyle w:val="eop"/>
            <w:rPrChange w:id="3290" w:author="Airat Shigapov" w:date="2021-10-31T15:14:00Z">
              <w:rPr>
                <w:rStyle w:val="10"/>
                <w:rFonts w:cs="Times New Roman"/>
                <w:szCs w:val="28"/>
              </w:rPr>
            </w:rPrChange>
          </w:rPr>
          <w:t>Выбрав необходимый товар,</w:t>
        </w:r>
      </w:ins>
      <w:ins w:id="3291" w:author="Airat Shigapov" w:date="2021-10-30T20:16:00Z">
        <w:r w:rsidRPr="0049142B">
          <w:rPr>
            <w:rStyle w:val="eop"/>
            <w:rPrChange w:id="3292" w:author="Airat Shigapov" w:date="2021-10-31T15:14:00Z">
              <w:rPr>
                <w:rStyle w:val="10"/>
                <w:rFonts w:cs="Times New Roman"/>
                <w:szCs w:val="28"/>
              </w:rPr>
            </w:rPrChange>
          </w:rPr>
          <w:t xml:space="preserve"> открывается</w:t>
        </w:r>
      </w:ins>
      <w:ins w:id="3293" w:author="Airat Shigapov" w:date="2021-10-30T20:15:00Z">
        <w:r w:rsidRPr="0049142B">
          <w:rPr>
            <w:rStyle w:val="eop"/>
            <w:rPrChange w:id="3294" w:author="Airat Shigapov" w:date="2021-10-31T15:14:00Z">
              <w:rPr>
                <w:rStyle w:val="10"/>
                <w:rFonts w:cs="Times New Roman"/>
                <w:szCs w:val="28"/>
              </w:rPr>
            </w:rPrChange>
          </w:rPr>
          <w:t xml:space="preserve"> страница под</w:t>
        </w:r>
      </w:ins>
      <w:ins w:id="3295" w:author="Airat Shigapov" w:date="2021-10-30T20:16:00Z">
        <w:r w:rsidRPr="0049142B">
          <w:rPr>
            <w:rStyle w:val="eop"/>
            <w:rPrChange w:id="3296" w:author="Airat Shigapov" w:date="2021-10-31T15:14:00Z">
              <w:rPr>
                <w:rStyle w:val="10"/>
                <w:rFonts w:cs="Times New Roman"/>
                <w:szCs w:val="28"/>
              </w:rPr>
            </w:rPrChange>
          </w:rPr>
          <w:t>робной информации о товаре (</w:t>
        </w:r>
      </w:ins>
      <w:ins w:id="3297" w:author="Airat Shigapov" w:date="2021-10-30T20:22:00Z">
        <w:r w:rsidRPr="0049142B">
          <w:rPr>
            <w:rStyle w:val="eop"/>
            <w:rPrChange w:id="3298" w:author="Airat Shigapov" w:date="2021-10-31T15:14:00Z">
              <w:rPr>
                <w:rStyle w:val="10"/>
                <w:rFonts w:cs="Times New Roman"/>
                <w:szCs w:val="28"/>
              </w:rPr>
            </w:rPrChange>
          </w:rPr>
          <w:t>Р</w:t>
        </w:r>
      </w:ins>
      <w:ins w:id="3299" w:author="Airat Shigapov" w:date="2021-10-30T20:16:00Z">
        <w:r w:rsidRPr="0049142B">
          <w:rPr>
            <w:rStyle w:val="eop"/>
            <w:rPrChange w:id="3300" w:author="Airat Shigapov" w:date="2021-10-31T15:14:00Z">
              <w:rPr>
                <w:rStyle w:val="10"/>
                <w:rFonts w:cs="Times New Roman"/>
                <w:szCs w:val="28"/>
              </w:rPr>
            </w:rPrChange>
          </w:rPr>
          <w:t>исунок 4.6).</w:t>
        </w:r>
      </w:ins>
    </w:p>
    <w:p w14:paraId="4FF521FB" w14:textId="5206B1CF" w:rsidR="00E64153" w:rsidRPr="0049142B" w:rsidRDefault="00E64153" w:rsidP="00E64153">
      <w:pPr>
        <w:jc w:val="center"/>
        <w:rPr>
          <w:ins w:id="3301" w:author="Airat Shigapov" w:date="2021-10-30T20:22:00Z"/>
          <w:rStyle w:val="eop"/>
          <w:rPrChange w:id="3302" w:author="Airat Shigapov" w:date="2021-10-31T15:14:00Z">
            <w:rPr>
              <w:ins w:id="3303" w:author="Airat Shigapov" w:date="2021-10-30T20:22:00Z"/>
              <w:rStyle w:val="10"/>
              <w:rFonts w:cs="Times New Roman"/>
              <w:szCs w:val="28"/>
            </w:rPr>
          </w:rPrChange>
        </w:rPr>
      </w:pPr>
      <w:ins w:id="3304" w:author="Airat Shigapov" w:date="2021-10-30T20:16:00Z">
        <w:r w:rsidRPr="0049142B">
          <w:rPr>
            <w:rStyle w:val="eop"/>
            <w:rPrChange w:id="3305" w:author="Airat Shigapov" w:date="2021-10-31T15:14:00Z">
              <w:rPr>
                <w:rStyle w:val="10"/>
                <w:rFonts w:cs="Times New Roman"/>
                <w:noProof/>
                <w:szCs w:val="28"/>
              </w:rPr>
            </w:rPrChange>
          </w:rPr>
          <w:drawing>
            <wp:inline distT="0" distB="0" distL="0" distR="0" wp14:anchorId="0D2C9D4D" wp14:editId="59949EC7">
              <wp:extent cx="6120130" cy="2383155"/>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0130" cy="2383155"/>
                      </a:xfrm>
                      <a:prstGeom prst="rect">
                        <a:avLst/>
                      </a:prstGeom>
                    </pic:spPr>
                  </pic:pic>
                </a:graphicData>
              </a:graphic>
            </wp:inline>
          </w:drawing>
        </w:r>
      </w:ins>
    </w:p>
    <w:p w14:paraId="65E0224C" w14:textId="341238D4" w:rsidR="00E64153" w:rsidRPr="0049142B" w:rsidRDefault="00E64153" w:rsidP="00E64153">
      <w:pPr>
        <w:jc w:val="center"/>
        <w:rPr>
          <w:ins w:id="3306" w:author="Airat Shigapov" w:date="2021-10-30T20:16:00Z"/>
          <w:rStyle w:val="eop"/>
          <w:rPrChange w:id="3307" w:author="Airat Shigapov" w:date="2021-10-31T15:14:00Z">
            <w:rPr>
              <w:ins w:id="3308" w:author="Airat Shigapov" w:date="2021-10-30T20:16:00Z"/>
              <w:rStyle w:val="10"/>
              <w:rFonts w:cs="Times New Roman"/>
              <w:szCs w:val="28"/>
            </w:rPr>
          </w:rPrChange>
        </w:rPr>
      </w:pPr>
      <w:ins w:id="3309" w:author="Airat Shigapov" w:date="2021-10-30T20:22:00Z">
        <w:r w:rsidRPr="0049142B">
          <w:rPr>
            <w:rStyle w:val="eop"/>
            <w:rPrChange w:id="3310" w:author="Airat Shigapov" w:date="2021-10-31T15:14:00Z">
              <w:rPr>
                <w:rStyle w:val="10"/>
                <w:rFonts w:cs="Times New Roman"/>
                <w:szCs w:val="28"/>
              </w:rPr>
            </w:rPrChange>
          </w:rPr>
          <w:t>Рисунок 4.</w:t>
        </w:r>
      </w:ins>
      <w:ins w:id="3311" w:author="Airat Shigapov" w:date="2021-10-30T20:23:00Z">
        <w:r w:rsidRPr="0049142B">
          <w:rPr>
            <w:rStyle w:val="eop"/>
            <w:rPrChange w:id="3312" w:author="Airat Shigapov" w:date="2021-10-31T15:14:00Z">
              <w:rPr>
                <w:rStyle w:val="10"/>
                <w:rFonts w:cs="Times New Roman"/>
                <w:szCs w:val="28"/>
              </w:rPr>
            </w:rPrChange>
          </w:rPr>
          <w:t>6</w:t>
        </w:r>
      </w:ins>
      <w:ins w:id="3313" w:author="Airat Shigapov" w:date="2021-10-30T20:22:00Z">
        <w:r w:rsidRPr="0049142B">
          <w:rPr>
            <w:rStyle w:val="eop"/>
            <w:rPrChange w:id="3314" w:author="Airat Shigapov" w:date="2021-10-31T15:14:00Z">
              <w:rPr>
                <w:rStyle w:val="10"/>
                <w:rFonts w:cs="Times New Roman"/>
                <w:szCs w:val="28"/>
              </w:rPr>
            </w:rPrChange>
          </w:rPr>
          <w:t xml:space="preserve"> Страница подробной информации о товаре</w:t>
        </w:r>
      </w:ins>
    </w:p>
    <w:p w14:paraId="78F9BA77" w14:textId="77777777" w:rsidR="008B0F6D" w:rsidRDefault="00E64153">
      <w:pPr>
        <w:spacing w:after="0" w:line="360" w:lineRule="auto"/>
        <w:ind w:firstLine="709"/>
        <w:jc w:val="both"/>
        <w:rPr>
          <w:ins w:id="3315" w:author="Airat Shigapov" w:date="2021-10-31T15:15:00Z"/>
          <w:rStyle w:val="eop"/>
        </w:rPr>
      </w:pPr>
      <w:ins w:id="3316" w:author="Airat Shigapov" w:date="2021-10-30T20:16:00Z">
        <w:r w:rsidRPr="0049142B">
          <w:rPr>
            <w:rStyle w:val="eop"/>
            <w:rPrChange w:id="3317" w:author="Airat Shigapov" w:date="2021-10-31T15:14:00Z">
              <w:rPr>
                <w:rStyle w:val="10"/>
                <w:rFonts w:cs="Times New Roman"/>
                <w:szCs w:val="28"/>
              </w:rPr>
            </w:rPrChange>
          </w:rPr>
          <w:t xml:space="preserve">Для добавления товара в </w:t>
        </w:r>
      </w:ins>
      <w:ins w:id="3318" w:author="Airat Shigapov" w:date="2021-10-30T20:17:00Z">
        <w:r w:rsidRPr="0049142B">
          <w:rPr>
            <w:rStyle w:val="eop"/>
            <w:rPrChange w:id="3319" w:author="Airat Shigapov" w:date="2021-10-31T15:14:00Z">
              <w:rPr>
                <w:rStyle w:val="10"/>
                <w:rFonts w:cs="Times New Roman"/>
                <w:szCs w:val="28"/>
              </w:rPr>
            </w:rPrChange>
          </w:rPr>
          <w:t>корзину</w:t>
        </w:r>
      </w:ins>
      <w:ins w:id="3320" w:author="Airat Shigapov" w:date="2021-10-30T20:16:00Z">
        <w:r w:rsidRPr="0049142B">
          <w:rPr>
            <w:rStyle w:val="eop"/>
            <w:rPrChange w:id="3321" w:author="Airat Shigapov" w:date="2021-10-31T15:14:00Z">
              <w:rPr>
                <w:rStyle w:val="10"/>
                <w:rFonts w:cs="Times New Roman"/>
                <w:szCs w:val="28"/>
              </w:rPr>
            </w:rPrChange>
          </w:rPr>
          <w:t xml:space="preserve"> </w:t>
        </w:r>
      </w:ins>
      <w:ins w:id="3322" w:author="Airat Shigapov" w:date="2021-10-30T20:17:00Z">
        <w:r w:rsidRPr="0049142B">
          <w:rPr>
            <w:rStyle w:val="eop"/>
            <w:rPrChange w:id="3323" w:author="Airat Shigapov" w:date="2021-10-31T15:14:00Z">
              <w:rPr>
                <w:rStyle w:val="10"/>
                <w:rFonts w:cs="Times New Roman"/>
                <w:szCs w:val="28"/>
              </w:rPr>
            </w:rPrChange>
          </w:rPr>
          <w:t>необходимо нажать на кнопку "В корзину»</w:t>
        </w:r>
      </w:ins>
      <w:ins w:id="3324" w:author="Airat Shigapov" w:date="2021-10-30T20:18:00Z">
        <w:r w:rsidRPr="0049142B">
          <w:rPr>
            <w:rStyle w:val="eop"/>
            <w:rPrChange w:id="3325" w:author="Airat Shigapov" w:date="2021-10-31T15:14:00Z">
              <w:rPr>
                <w:rStyle w:val="10"/>
                <w:rFonts w:cs="Times New Roman"/>
                <w:szCs w:val="28"/>
              </w:rPr>
            </w:rPrChange>
          </w:rPr>
          <w:t xml:space="preserve">. Добавив все необходимые товары следует перейти в корзину для оформления </w:t>
        </w:r>
      </w:ins>
      <w:ins w:id="3326" w:author="Airat Shigapov" w:date="2021-10-30T20:19:00Z">
        <w:r w:rsidRPr="0049142B">
          <w:rPr>
            <w:rStyle w:val="eop"/>
            <w:rPrChange w:id="3327" w:author="Airat Shigapov" w:date="2021-10-31T15:14:00Z">
              <w:rPr>
                <w:rStyle w:val="10"/>
                <w:rFonts w:cs="Times New Roman"/>
                <w:szCs w:val="28"/>
              </w:rPr>
            </w:rPrChange>
          </w:rPr>
          <w:t>заказа нажав на поле «Моя корзина».</w:t>
        </w:r>
      </w:ins>
      <w:ins w:id="3328" w:author="Airat Shigapov" w:date="2021-10-30T20:18:00Z">
        <w:r w:rsidRPr="0049142B">
          <w:rPr>
            <w:rStyle w:val="eop"/>
            <w:rPrChange w:id="3329" w:author="Airat Shigapov" w:date="2021-10-31T15:14:00Z">
              <w:rPr>
                <w:rStyle w:val="10"/>
                <w:rFonts w:cs="Times New Roman"/>
                <w:szCs w:val="28"/>
              </w:rPr>
            </w:rPrChange>
          </w:rPr>
          <w:t xml:space="preserve"> </w:t>
        </w:r>
      </w:ins>
      <w:ins w:id="3330" w:author="Airat Shigapov" w:date="2021-10-30T20:19:00Z">
        <w:r w:rsidRPr="0049142B">
          <w:rPr>
            <w:rStyle w:val="eop"/>
            <w:rPrChange w:id="3331" w:author="Airat Shigapov" w:date="2021-10-31T15:14:00Z">
              <w:rPr>
                <w:rStyle w:val="10"/>
                <w:rFonts w:cs="Times New Roman"/>
                <w:szCs w:val="28"/>
              </w:rPr>
            </w:rPrChange>
          </w:rPr>
          <w:t xml:space="preserve">Перейдя </w:t>
        </w:r>
      </w:ins>
      <w:ins w:id="3332" w:author="Airat Shigapov" w:date="2021-10-30T20:22:00Z">
        <w:r w:rsidRPr="0049142B">
          <w:rPr>
            <w:rStyle w:val="eop"/>
            <w:rPrChange w:id="3333" w:author="Airat Shigapov" w:date="2021-10-31T15:14:00Z">
              <w:rPr>
                <w:rStyle w:val="10"/>
                <w:rFonts w:cs="Times New Roman"/>
                <w:szCs w:val="28"/>
              </w:rPr>
            </w:rPrChange>
          </w:rPr>
          <w:t>в корзину,</w:t>
        </w:r>
      </w:ins>
      <w:ins w:id="3334" w:author="Airat Shigapov" w:date="2021-10-30T20:19:00Z">
        <w:r w:rsidRPr="0049142B">
          <w:rPr>
            <w:rStyle w:val="eop"/>
            <w:rPrChange w:id="3335" w:author="Airat Shigapov" w:date="2021-10-31T15:14:00Z">
              <w:rPr>
                <w:rStyle w:val="10"/>
                <w:rFonts w:cs="Times New Roman"/>
                <w:szCs w:val="28"/>
              </w:rPr>
            </w:rPrChange>
          </w:rPr>
          <w:t xml:space="preserve"> открывается </w:t>
        </w:r>
      </w:ins>
      <w:ins w:id="3336" w:author="Airat Shigapov" w:date="2021-10-30T20:22:00Z">
        <w:r w:rsidRPr="0049142B">
          <w:rPr>
            <w:rStyle w:val="eop"/>
            <w:rPrChange w:id="3337" w:author="Airat Shigapov" w:date="2021-10-31T15:14:00Z">
              <w:rPr>
                <w:rStyle w:val="10"/>
                <w:rFonts w:cs="Times New Roman"/>
                <w:szCs w:val="28"/>
              </w:rPr>
            </w:rPrChange>
          </w:rPr>
          <w:t>список товаров,</w:t>
        </w:r>
      </w:ins>
      <w:ins w:id="3338" w:author="Airat Shigapov" w:date="2021-10-30T20:20:00Z">
        <w:r w:rsidRPr="0049142B">
          <w:rPr>
            <w:rStyle w:val="eop"/>
            <w:rPrChange w:id="3339" w:author="Airat Shigapov" w:date="2021-10-31T15:14:00Z">
              <w:rPr>
                <w:rStyle w:val="10"/>
                <w:rFonts w:cs="Times New Roman"/>
                <w:szCs w:val="28"/>
              </w:rPr>
            </w:rPrChange>
          </w:rPr>
          <w:t xml:space="preserve"> находящихся в нём</w:t>
        </w:r>
      </w:ins>
      <w:ins w:id="3340" w:author="Airat Shigapov" w:date="2021-10-30T20:21:00Z">
        <w:r w:rsidRPr="0049142B">
          <w:rPr>
            <w:rStyle w:val="eop"/>
            <w:rPrChange w:id="3341" w:author="Airat Shigapov" w:date="2021-10-31T15:14:00Z">
              <w:rPr>
                <w:rStyle w:val="10"/>
                <w:rFonts w:cs="Times New Roman"/>
                <w:szCs w:val="28"/>
              </w:rPr>
            </w:rPrChange>
          </w:rPr>
          <w:t xml:space="preserve"> (Рисунок </w:t>
        </w:r>
      </w:ins>
      <w:ins w:id="3342" w:author="Airat Shigapov" w:date="2021-10-30T20:22:00Z">
        <w:r w:rsidRPr="0049142B">
          <w:rPr>
            <w:rStyle w:val="eop"/>
            <w:rPrChange w:id="3343" w:author="Airat Shigapov" w:date="2021-10-31T15:14:00Z">
              <w:rPr>
                <w:rStyle w:val="10"/>
                <w:rFonts w:cs="Times New Roman"/>
                <w:szCs w:val="28"/>
              </w:rPr>
            </w:rPrChange>
          </w:rPr>
          <w:t>4.7</w:t>
        </w:r>
      </w:ins>
      <w:ins w:id="3344" w:author="Airat Shigapov" w:date="2021-10-30T20:21:00Z">
        <w:r w:rsidRPr="0049142B">
          <w:rPr>
            <w:rStyle w:val="eop"/>
            <w:rPrChange w:id="3345" w:author="Airat Shigapov" w:date="2021-10-31T15:14:00Z">
              <w:rPr>
                <w:rStyle w:val="10"/>
                <w:rFonts w:cs="Times New Roman"/>
                <w:szCs w:val="28"/>
              </w:rPr>
            </w:rPrChange>
          </w:rPr>
          <w:t>)</w:t>
        </w:r>
      </w:ins>
      <w:ins w:id="3346" w:author="Airat Shigapov" w:date="2021-10-30T20:20:00Z">
        <w:r w:rsidRPr="0049142B">
          <w:rPr>
            <w:rStyle w:val="eop"/>
            <w:rPrChange w:id="3347" w:author="Airat Shigapov" w:date="2021-10-31T15:14:00Z">
              <w:rPr>
                <w:rStyle w:val="10"/>
                <w:rFonts w:cs="Times New Roman"/>
                <w:szCs w:val="28"/>
              </w:rPr>
            </w:rPrChange>
          </w:rPr>
          <w:t>. При необходимости можно удалить ненужные товары выбрав один или более товар</w:t>
        </w:r>
      </w:ins>
      <w:ins w:id="3348" w:author="Airat Shigapov" w:date="2021-10-30T20:21:00Z">
        <w:r w:rsidRPr="0049142B">
          <w:rPr>
            <w:rStyle w:val="eop"/>
            <w:rPrChange w:id="3349" w:author="Airat Shigapov" w:date="2021-10-31T15:14:00Z">
              <w:rPr>
                <w:rStyle w:val="10"/>
                <w:rFonts w:cs="Times New Roman"/>
                <w:szCs w:val="28"/>
              </w:rPr>
            </w:rPrChange>
          </w:rPr>
          <w:t>о</w:t>
        </w:r>
      </w:ins>
      <w:ins w:id="3350" w:author="Airat Shigapov" w:date="2021-10-30T20:20:00Z">
        <w:r w:rsidRPr="0049142B">
          <w:rPr>
            <w:rStyle w:val="eop"/>
            <w:rPrChange w:id="3351" w:author="Airat Shigapov" w:date="2021-10-31T15:14:00Z">
              <w:rPr>
                <w:rStyle w:val="10"/>
                <w:rFonts w:cs="Times New Roman"/>
                <w:szCs w:val="28"/>
              </w:rPr>
            </w:rPrChange>
          </w:rPr>
          <w:t>в и нажать на кнопку «Удалить», либо если есть необход</w:t>
        </w:r>
      </w:ins>
      <w:ins w:id="3352" w:author="Airat Shigapov" w:date="2021-10-30T20:21:00Z">
        <w:r w:rsidRPr="0049142B">
          <w:rPr>
            <w:rStyle w:val="eop"/>
            <w:rPrChange w:id="3353" w:author="Airat Shigapov" w:date="2021-10-31T15:14:00Z">
              <w:rPr>
                <w:rStyle w:val="10"/>
                <w:rFonts w:cs="Times New Roman"/>
                <w:szCs w:val="28"/>
              </w:rPr>
            </w:rPrChange>
          </w:rPr>
          <w:t xml:space="preserve">имость </w:t>
        </w:r>
      </w:ins>
      <w:ins w:id="3354" w:author="Airat Shigapov" w:date="2021-10-30T20:22:00Z">
        <w:r w:rsidRPr="0049142B">
          <w:rPr>
            <w:rStyle w:val="eop"/>
            <w:rPrChange w:id="3355" w:author="Airat Shigapov" w:date="2021-10-31T15:14:00Z">
              <w:rPr>
                <w:rStyle w:val="10"/>
                <w:rFonts w:cs="Times New Roman"/>
                <w:szCs w:val="28"/>
              </w:rPr>
            </w:rPrChange>
          </w:rPr>
          <w:t>полностью</w:t>
        </w:r>
      </w:ins>
      <w:ins w:id="3356" w:author="Airat Shigapov" w:date="2021-10-30T20:21:00Z">
        <w:r w:rsidRPr="0049142B">
          <w:rPr>
            <w:rStyle w:val="eop"/>
            <w:rPrChange w:id="3357" w:author="Airat Shigapov" w:date="2021-10-31T15:14:00Z">
              <w:rPr>
                <w:rStyle w:val="10"/>
                <w:rFonts w:cs="Times New Roman"/>
                <w:szCs w:val="28"/>
              </w:rPr>
            </w:rPrChange>
          </w:rPr>
          <w:t xml:space="preserve"> </w:t>
        </w:r>
      </w:ins>
      <w:ins w:id="3358" w:author="Airat Shigapov" w:date="2021-10-30T20:22:00Z">
        <w:r w:rsidRPr="0049142B">
          <w:rPr>
            <w:rStyle w:val="eop"/>
            <w:rPrChange w:id="3359" w:author="Airat Shigapov" w:date="2021-10-31T15:14:00Z">
              <w:rPr>
                <w:rStyle w:val="10"/>
                <w:rFonts w:cs="Times New Roman"/>
                <w:szCs w:val="28"/>
              </w:rPr>
            </w:rPrChange>
          </w:rPr>
          <w:t>очистить</w:t>
        </w:r>
      </w:ins>
      <w:ins w:id="3360" w:author="Airat Shigapov" w:date="2021-10-30T20:21:00Z">
        <w:r w:rsidRPr="0049142B">
          <w:rPr>
            <w:rStyle w:val="eop"/>
            <w:rPrChange w:id="3361" w:author="Airat Shigapov" w:date="2021-10-31T15:14:00Z">
              <w:rPr>
                <w:rStyle w:val="10"/>
                <w:rFonts w:cs="Times New Roman"/>
                <w:szCs w:val="28"/>
              </w:rPr>
            </w:rPrChange>
          </w:rPr>
          <w:t xml:space="preserve"> </w:t>
        </w:r>
      </w:ins>
      <w:ins w:id="3362" w:author="Airat Shigapov" w:date="2021-10-30T20:22:00Z">
        <w:r w:rsidRPr="0049142B">
          <w:rPr>
            <w:rStyle w:val="eop"/>
            <w:rPrChange w:id="3363" w:author="Airat Shigapov" w:date="2021-10-31T15:14:00Z">
              <w:rPr>
                <w:rStyle w:val="10"/>
                <w:rFonts w:cs="Times New Roman"/>
                <w:szCs w:val="28"/>
              </w:rPr>
            </w:rPrChange>
          </w:rPr>
          <w:t>корзину,</w:t>
        </w:r>
      </w:ins>
      <w:ins w:id="3364" w:author="Airat Shigapov" w:date="2021-10-30T20:21:00Z">
        <w:r w:rsidRPr="0049142B">
          <w:rPr>
            <w:rStyle w:val="eop"/>
            <w:rPrChange w:id="3365" w:author="Airat Shigapov" w:date="2021-10-31T15:14:00Z">
              <w:rPr>
                <w:rStyle w:val="10"/>
                <w:rFonts w:cs="Times New Roman"/>
                <w:szCs w:val="28"/>
              </w:rPr>
            </w:rPrChange>
          </w:rPr>
          <w:t xml:space="preserve"> то нажать на кнопку «Удалить всё».</w:t>
        </w:r>
      </w:ins>
      <w:ins w:id="3366" w:author="Airat Shigapov" w:date="2021-10-30T20:23:00Z">
        <w:r w:rsidRPr="0049142B">
          <w:rPr>
            <w:rStyle w:val="eop"/>
            <w:rPrChange w:id="3367" w:author="Airat Shigapov" w:date="2021-10-31T15:14:00Z">
              <w:rPr>
                <w:rStyle w:val="10"/>
                <w:rFonts w:cs="Times New Roman"/>
                <w:szCs w:val="28"/>
              </w:rPr>
            </w:rPrChange>
          </w:rPr>
          <w:t xml:space="preserve"> Так же на данную стран</w:t>
        </w:r>
      </w:ins>
      <w:ins w:id="3368" w:author="Airat Shigapov" w:date="2021-10-30T20:24:00Z">
        <w:r w:rsidRPr="0049142B">
          <w:rPr>
            <w:rStyle w:val="eop"/>
            <w:rPrChange w:id="3369" w:author="Airat Shigapov" w:date="2021-10-31T15:14:00Z">
              <w:rPr>
                <w:rStyle w:val="10"/>
                <w:rFonts w:cs="Times New Roman"/>
                <w:szCs w:val="28"/>
              </w:rPr>
            </w:rPrChange>
          </w:rPr>
          <w:t xml:space="preserve">ицу можно перейти с помощью нажатия на кнопку «Личный кабинет». </w:t>
        </w:r>
      </w:ins>
    </w:p>
    <w:p w14:paraId="01F8C342" w14:textId="7815D783" w:rsidR="00E64153" w:rsidRPr="0049142B" w:rsidRDefault="00E64153">
      <w:pPr>
        <w:spacing w:after="0" w:line="360" w:lineRule="auto"/>
        <w:ind w:firstLine="709"/>
        <w:jc w:val="both"/>
        <w:rPr>
          <w:ins w:id="3370" w:author="Airat Shigapov" w:date="2021-10-30T20:22:00Z"/>
          <w:rStyle w:val="eop"/>
          <w:rPrChange w:id="3371" w:author="Airat Shigapov" w:date="2021-10-31T15:14:00Z">
            <w:rPr>
              <w:ins w:id="3372" w:author="Airat Shigapov" w:date="2021-10-30T20:22:00Z"/>
              <w:rStyle w:val="10"/>
              <w:rFonts w:cs="Times New Roman"/>
              <w:szCs w:val="28"/>
            </w:rPr>
          </w:rPrChange>
        </w:rPr>
        <w:pPrChange w:id="3373" w:author="Airat Shigapov" w:date="2021-10-30T20:27:00Z">
          <w:pPr>
            <w:ind w:firstLine="708"/>
            <w:jc w:val="both"/>
          </w:pPr>
        </w:pPrChange>
      </w:pPr>
      <w:ins w:id="3374" w:author="Airat Shigapov" w:date="2021-10-30T20:24:00Z">
        <w:r w:rsidRPr="0049142B">
          <w:rPr>
            <w:rStyle w:val="eop"/>
            <w:rPrChange w:id="3375" w:author="Airat Shigapov" w:date="2021-10-31T15:14:00Z">
              <w:rPr>
                <w:rStyle w:val="10"/>
                <w:rFonts w:cs="Times New Roman"/>
                <w:szCs w:val="28"/>
              </w:rPr>
            </w:rPrChange>
          </w:rPr>
          <w:lastRenderedPageBreak/>
          <w:t>И выбрав в закладках «Корз</w:t>
        </w:r>
      </w:ins>
      <w:ins w:id="3376" w:author="Airat Shigapov" w:date="2021-10-30T20:25:00Z">
        <w:r w:rsidRPr="0049142B">
          <w:rPr>
            <w:rStyle w:val="eop"/>
            <w:rPrChange w:id="3377" w:author="Airat Shigapov" w:date="2021-10-31T15:14:00Z">
              <w:rPr>
                <w:rStyle w:val="10"/>
                <w:rFonts w:cs="Times New Roman"/>
                <w:szCs w:val="28"/>
              </w:rPr>
            </w:rPrChange>
          </w:rPr>
          <w:t>и</w:t>
        </w:r>
      </w:ins>
      <w:ins w:id="3378" w:author="Airat Shigapov" w:date="2021-10-30T20:24:00Z">
        <w:r w:rsidRPr="0049142B">
          <w:rPr>
            <w:rStyle w:val="eop"/>
            <w:rPrChange w:id="3379" w:author="Airat Shigapov" w:date="2021-10-31T15:14:00Z">
              <w:rPr>
                <w:rStyle w:val="10"/>
                <w:rFonts w:cs="Times New Roman"/>
                <w:szCs w:val="28"/>
              </w:rPr>
            </w:rPrChange>
          </w:rPr>
          <w:t>на». Для оформления заказа требуется н</w:t>
        </w:r>
      </w:ins>
      <w:ins w:id="3380" w:author="Airat Shigapov" w:date="2021-10-30T20:25:00Z">
        <w:r w:rsidRPr="0049142B">
          <w:rPr>
            <w:rStyle w:val="eop"/>
            <w:rPrChange w:id="3381" w:author="Airat Shigapov" w:date="2021-10-31T15:14:00Z">
              <w:rPr>
                <w:rStyle w:val="10"/>
                <w:rFonts w:cs="Times New Roman"/>
                <w:szCs w:val="28"/>
              </w:rPr>
            </w:rPrChange>
          </w:rPr>
          <w:t>ажать на кнопку «Оформить».</w:t>
        </w:r>
      </w:ins>
    </w:p>
    <w:p w14:paraId="1A54BE65" w14:textId="27253199" w:rsidR="00E64153" w:rsidRPr="0049142B" w:rsidRDefault="00E64153" w:rsidP="00E64153">
      <w:pPr>
        <w:jc w:val="center"/>
        <w:rPr>
          <w:ins w:id="3382" w:author="Airat Shigapov" w:date="2021-10-30T20:23:00Z"/>
          <w:rStyle w:val="eop"/>
          <w:rPrChange w:id="3383" w:author="Airat Shigapov" w:date="2021-10-31T15:14:00Z">
            <w:rPr>
              <w:ins w:id="3384" w:author="Airat Shigapov" w:date="2021-10-30T20:23:00Z"/>
              <w:rStyle w:val="10"/>
              <w:rFonts w:cs="Times New Roman"/>
              <w:szCs w:val="28"/>
            </w:rPr>
          </w:rPrChange>
        </w:rPr>
      </w:pPr>
      <w:ins w:id="3385" w:author="Airat Shigapov" w:date="2021-10-30T20:23:00Z">
        <w:r w:rsidRPr="0049142B">
          <w:rPr>
            <w:rStyle w:val="eop"/>
            <w:rPrChange w:id="3386" w:author="Airat Shigapov" w:date="2021-10-31T15:14:00Z">
              <w:rPr>
                <w:rStyle w:val="10"/>
                <w:rFonts w:cs="Times New Roman"/>
                <w:noProof/>
                <w:szCs w:val="28"/>
              </w:rPr>
            </w:rPrChange>
          </w:rPr>
          <w:drawing>
            <wp:inline distT="0" distB="0" distL="0" distR="0" wp14:anchorId="358A997E" wp14:editId="1F8054A4">
              <wp:extent cx="6120130" cy="1735455"/>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20130" cy="1735455"/>
                      </a:xfrm>
                      <a:prstGeom prst="rect">
                        <a:avLst/>
                      </a:prstGeom>
                    </pic:spPr>
                  </pic:pic>
                </a:graphicData>
              </a:graphic>
            </wp:inline>
          </w:drawing>
        </w:r>
      </w:ins>
    </w:p>
    <w:p w14:paraId="685E5C35" w14:textId="160EEC88" w:rsidR="00E64153" w:rsidRPr="0049142B" w:rsidRDefault="00E64153">
      <w:pPr>
        <w:jc w:val="center"/>
        <w:rPr>
          <w:ins w:id="3387" w:author="Airat Shigapov" w:date="2021-10-30T20:26:00Z"/>
          <w:rStyle w:val="eop"/>
          <w:rPrChange w:id="3388" w:author="Airat Shigapov" w:date="2021-10-31T15:14:00Z">
            <w:rPr>
              <w:ins w:id="3389" w:author="Airat Shigapov" w:date="2021-10-30T20:26:00Z"/>
              <w:rStyle w:val="10"/>
              <w:rFonts w:cs="Times New Roman"/>
              <w:szCs w:val="28"/>
            </w:rPr>
          </w:rPrChange>
        </w:rPr>
      </w:pPr>
      <w:ins w:id="3390" w:author="Airat Shigapov" w:date="2021-10-30T20:23:00Z">
        <w:r w:rsidRPr="0049142B">
          <w:rPr>
            <w:rStyle w:val="eop"/>
            <w:rPrChange w:id="3391" w:author="Airat Shigapov" w:date="2021-10-31T15:14:00Z">
              <w:rPr>
                <w:rStyle w:val="10"/>
                <w:rFonts w:cs="Times New Roman"/>
                <w:szCs w:val="28"/>
              </w:rPr>
            </w:rPrChange>
          </w:rPr>
          <w:t>Рисунок 4.</w:t>
        </w:r>
      </w:ins>
      <w:ins w:id="3392" w:author="Airat Shigapov" w:date="2021-10-30T20:29:00Z">
        <w:r w:rsidRPr="0049142B">
          <w:rPr>
            <w:rStyle w:val="eop"/>
            <w:rPrChange w:id="3393" w:author="Airat Shigapov" w:date="2021-10-31T15:14:00Z">
              <w:rPr>
                <w:rStyle w:val="10"/>
                <w:rFonts w:cs="Times New Roman"/>
                <w:szCs w:val="28"/>
              </w:rPr>
            </w:rPrChange>
          </w:rPr>
          <w:t>7</w:t>
        </w:r>
      </w:ins>
      <w:ins w:id="3394" w:author="Airat Shigapov" w:date="2021-10-30T20:23:00Z">
        <w:r w:rsidRPr="0049142B">
          <w:rPr>
            <w:rStyle w:val="eop"/>
            <w:rPrChange w:id="3395" w:author="Airat Shigapov" w:date="2021-10-31T15:14:00Z">
              <w:rPr>
                <w:rStyle w:val="10"/>
                <w:rFonts w:cs="Times New Roman"/>
                <w:szCs w:val="28"/>
              </w:rPr>
            </w:rPrChange>
          </w:rPr>
          <w:t xml:space="preserve"> Корзина товаров</w:t>
        </w:r>
      </w:ins>
    </w:p>
    <w:p w14:paraId="71BDF0DC" w14:textId="0CCE938F" w:rsidR="00E64153" w:rsidRPr="0049142B" w:rsidRDefault="00E64153">
      <w:pPr>
        <w:spacing w:after="0" w:line="360" w:lineRule="auto"/>
        <w:ind w:firstLine="708"/>
        <w:jc w:val="both"/>
        <w:rPr>
          <w:ins w:id="3396" w:author="Airat Shigapov" w:date="2021-10-30T20:23:00Z"/>
          <w:rStyle w:val="eop"/>
          <w:rPrChange w:id="3397" w:author="Airat Shigapov" w:date="2021-10-31T15:14:00Z">
            <w:rPr>
              <w:ins w:id="3398" w:author="Airat Shigapov" w:date="2021-10-30T20:23:00Z"/>
              <w:rStyle w:val="10"/>
              <w:rFonts w:cs="Times New Roman"/>
              <w:szCs w:val="28"/>
            </w:rPr>
          </w:rPrChange>
        </w:rPr>
        <w:pPrChange w:id="3399" w:author="Airat Shigapov" w:date="2021-10-30T20:32:00Z">
          <w:pPr>
            <w:jc w:val="center"/>
          </w:pPr>
        </w:pPrChange>
      </w:pPr>
      <w:ins w:id="3400" w:author="Airat Shigapov" w:date="2021-10-30T20:26:00Z">
        <w:r w:rsidRPr="0049142B">
          <w:rPr>
            <w:rStyle w:val="eop"/>
            <w:rPrChange w:id="3401" w:author="Airat Shigapov" w:date="2021-10-31T15:14:00Z">
              <w:rPr>
                <w:rStyle w:val="10"/>
                <w:rFonts w:cs="Times New Roman"/>
                <w:szCs w:val="28"/>
              </w:rPr>
            </w:rPrChange>
          </w:rPr>
          <w:t>При успешном оформлении заказа высветиться соответствующее сообщение (Рисунок 4.</w:t>
        </w:r>
      </w:ins>
      <w:ins w:id="3402" w:author="Airat Shigapov" w:date="2021-10-30T20:29:00Z">
        <w:r w:rsidRPr="0049142B">
          <w:rPr>
            <w:rStyle w:val="eop"/>
            <w:rPrChange w:id="3403" w:author="Airat Shigapov" w:date="2021-10-31T15:14:00Z">
              <w:rPr>
                <w:rStyle w:val="10"/>
                <w:rFonts w:cs="Times New Roman"/>
                <w:szCs w:val="28"/>
              </w:rPr>
            </w:rPrChange>
          </w:rPr>
          <w:t>8</w:t>
        </w:r>
      </w:ins>
      <w:ins w:id="3404" w:author="Airat Shigapov" w:date="2021-10-30T20:26:00Z">
        <w:r w:rsidRPr="0049142B">
          <w:rPr>
            <w:rStyle w:val="eop"/>
            <w:rPrChange w:id="3405" w:author="Airat Shigapov" w:date="2021-10-31T15:14:00Z">
              <w:rPr>
                <w:rStyle w:val="10"/>
                <w:rFonts w:cs="Times New Roman"/>
                <w:szCs w:val="28"/>
              </w:rPr>
            </w:rPrChange>
          </w:rPr>
          <w:t>).</w:t>
        </w:r>
      </w:ins>
    </w:p>
    <w:p w14:paraId="58EC8B6E" w14:textId="4AA86FB9" w:rsidR="00E64153" w:rsidRPr="0049142B" w:rsidRDefault="00E64153" w:rsidP="00E64153">
      <w:pPr>
        <w:jc w:val="center"/>
        <w:rPr>
          <w:ins w:id="3406" w:author="Airat Shigapov" w:date="2021-10-30T20:25:00Z"/>
          <w:rStyle w:val="eop"/>
          <w:rPrChange w:id="3407" w:author="Airat Shigapov" w:date="2021-10-31T15:14:00Z">
            <w:rPr>
              <w:ins w:id="3408" w:author="Airat Shigapov" w:date="2021-10-30T20:25:00Z"/>
              <w:rStyle w:val="10"/>
              <w:rFonts w:cs="Times New Roman"/>
              <w:szCs w:val="28"/>
            </w:rPr>
          </w:rPrChange>
        </w:rPr>
      </w:pPr>
      <w:ins w:id="3409" w:author="Airat Shigapov" w:date="2021-10-30T20:25:00Z">
        <w:r w:rsidRPr="0049142B">
          <w:rPr>
            <w:rStyle w:val="eop"/>
            <w:rPrChange w:id="3410" w:author="Airat Shigapov" w:date="2021-10-31T15:14:00Z">
              <w:rPr>
                <w:rStyle w:val="10"/>
                <w:rFonts w:cs="Times New Roman"/>
                <w:noProof/>
                <w:szCs w:val="28"/>
              </w:rPr>
            </w:rPrChange>
          </w:rPr>
          <w:drawing>
            <wp:inline distT="0" distB="0" distL="0" distR="0" wp14:anchorId="71201355" wp14:editId="5BCE9BC7">
              <wp:extent cx="3817620" cy="1942694"/>
              <wp:effectExtent l="0" t="0" r="0" b="63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827048" cy="1947492"/>
                      </a:xfrm>
                      <a:prstGeom prst="rect">
                        <a:avLst/>
                      </a:prstGeom>
                    </pic:spPr>
                  </pic:pic>
                </a:graphicData>
              </a:graphic>
            </wp:inline>
          </w:drawing>
        </w:r>
      </w:ins>
    </w:p>
    <w:p w14:paraId="35DE6F7E" w14:textId="538CCA1B" w:rsidR="00E64153" w:rsidRPr="0049142B" w:rsidRDefault="00E64153" w:rsidP="00E64153">
      <w:pPr>
        <w:jc w:val="center"/>
        <w:rPr>
          <w:ins w:id="3411" w:author="Airat Shigapov" w:date="2021-10-30T20:25:00Z"/>
          <w:rStyle w:val="eop"/>
          <w:rPrChange w:id="3412" w:author="Airat Shigapov" w:date="2021-10-31T15:14:00Z">
            <w:rPr>
              <w:ins w:id="3413" w:author="Airat Shigapov" w:date="2021-10-30T20:25:00Z"/>
              <w:rStyle w:val="10"/>
              <w:rFonts w:cs="Times New Roman"/>
              <w:szCs w:val="28"/>
            </w:rPr>
          </w:rPrChange>
        </w:rPr>
      </w:pPr>
      <w:ins w:id="3414" w:author="Airat Shigapov" w:date="2021-10-30T20:25:00Z">
        <w:r w:rsidRPr="0049142B">
          <w:rPr>
            <w:rStyle w:val="eop"/>
            <w:rPrChange w:id="3415" w:author="Airat Shigapov" w:date="2021-10-31T15:14:00Z">
              <w:rPr>
                <w:rStyle w:val="10"/>
                <w:rFonts w:cs="Times New Roman"/>
                <w:szCs w:val="28"/>
              </w:rPr>
            </w:rPrChange>
          </w:rPr>
          <w:t>Рисунок 4.</w:t>
        </w:r>
      </w:ins>
      <w:ins w:id="3416" w:author="Airat Shigapov" w:date="2021-10-30T20:29:00Z">
        <w:r w:rsidRPr="0049142B">
          <w:rPr>
            <w:rStyle w:val="eop"/>
            <w:rPrChange w:id="3417" w:author="Airat Shigapov" w:date="2021-10-31T15:14:00Z">
              <w:rPr>
                <w:rStyle w:val="10"/>
                <w:rFonts w:cs="Times New Roman"/>
                <w:szCs w:val="28"/>
              </w:rPr>
            </w:rPrChange>
          </w:rPr>
          <w:t>8</w:t>
        </w:r>
      </w:ins>
      <w:ins w:id="3418" w:author="Airat Shigapov" w:date="2021-10-30T20:25:00Z">
        <w:r w:rsidRPr="0049142B">
          <w:rPr>
            <w:rStyle w:val="eop"/>
            <w:rPrChange w:id="3419" w:author="Airat Shigapov" w:date="2021-10-31T15:14:00Z">
              <w:rPr>
                <w:rStyle w:val="10"/>
                <w:rFonts w:cs="Times New Roman"/>
                <w:szCs w:val="28"/>
              </w:rPr>
            </w:rPrChange>
          </w:rPr>
          <w:t xml:space="preserve"> </w:t>
        </w:r>
      </w:ins>
      <w:ins w:id="3420" w:author="Airat Shigapov" w:date="2021-10-30T20:26:00Z">
        <w:r w:rsidRPr="0049142B">
          <w:rPr>
            <w:rStyle w:val="eop"/>
            <w:rPrChange w:id="3421" w:author="Airat Shigapov" w:date="2021-10-31T15:14:00Z">
              <w:rPr>
                <w:rStyle w:val="10"/>
                <w:rFonts w:cs="Times New Roman"/>
                <w:szCs w:val="28"/>
              </w:rPr>
            </w:rPrChange>
          </w:rPr>
          <w:t>Сообщение</w:t>
        </w:r>
      </w:ins>
      <w:ins w:id="3422" w:author="Airat Shigapov" w:date="2021-10-30T20:25:00Z">
        <w:r w:rsidRPr="0049142B">
          <w:rPr>
            <w:rStyle w:val="eop"/>
            <w:rPrChange w:id="3423" w:author="Airat Shigapov" w:date="2021-10-31T15:14:00Z">
              <w:rPr>
                <w:rStyle w:val="10"/>
                <w:rFonts w:cs="Times New Roman"/>
                <w:szCs w:val="28"/>
              </w:rPr>
            </w:rPrChange>
          </w:rPr>
          <w:t xml:space="preserve"> </w:t>
        </w:r>
      </w:ins>
      <w:ins w:id="3424" w:author="Airat Shigapov" w:date="2021-10-30T20:26:00Z">
        <w:r w:rsidRPr="0049142B">
          <w:rPr>
            <w:rStyle w:val="eop"/>
            <w:rPrChange w:id="3425" w:author="Airat Shigapov" w:date="2021-10-31T15:14:00Z">
              <w:rPr>
                <w:rStyle w:val="10"/>
                <w:rFonts w:cs="Times New Roman"/>
                <w:szCs w:val="28"/>
              </w:rPr>
            </w:rPrChange>
          </w:rPr>
          <w:t>об успешном оформлении заказа</w:t>
        </w:r>
      </w:ins>
    </w:p>
    <w:p w14:paraId="3AD2E440" w14:textId="0AB1DE4D" w:rsidR="00E64153" w:rsidRPr="0049142B" w:rsidRDefault="00E64153">
      <w:pPr>
        <w:ind w:firstLine="708"/>
        <w:rPr>
          <w:ins w:id="3426" w:author="Airat Shigapov" w:date="2021-10-30T20:29:00Z"/>
          <w:rStyle w:val="eop"/>
          <w:rPrChange w:id="3427" w:author="Airat Shigapov" w:date="2021-10-31T15:14:00Z">
            <w:rPr>
              <w:ins w:id="3428" w:author="Airat Shigapov" w:date="2021-10-30T20:29:00Z"/>
              <w:rStyle w:val="10"/>
              <w:rFonts w:cs="Times New Roman"/>
              <w:szCs w:val="28"/>
            </w:rPr>
          </w:rPrChange>
        </w:rPr>
        <w:pPrChange w:id="3429" w:author="Airat Shigapov" w:date="2021-10-30T20:32:00Z">
          <w:pPr>
            <w:jc w:val="center"/>
          </w:pPr>
        </w:pPrChange>
      </w:pPr>
      <w:ins w:id="3430" w:author="Airat Shigapov" w:date="2021-10-30T20:28:00Z">
        <w:r w:rsidRPr="0049142B">
          <w:rPr>
            <w:rStyle w:val="eop"/>
            <w:rPrChange w:id="3431" w:author="Airat Shigapov" w:date="2021-10-31T15:14:00Z">
              <w:rPr>
                <w:rStyle w:val="10"/>
                <w:rFonts w:cs="Times New Roman"/>
                <w:szCs w:val="28"/>
              </w:rPr>
            </w:rPrChange>
          </w:rPr>
          <w:t xml:space="preserve">Теперь данный заказ можно отселить во вкладке заказы </w:t>
        </w:r>
      </w:ins>
      <w:ins w:id="3432" w:author="Airat Shigapov" w:date="2021-10-30T20:29:00Z">
        <w:r w:rsidRPr="0049142B">
          <w:rPr>
            <w:rStyle w:val="eop"/>
            <w:rPrChange w:id="3433" w:author="Airat Shigapov" w:date="2021-10-31T15:14:00Z">
              <w:rPr>
                <w:rStyle w:val="10"/>
                <w:rFonts w:cs="Times New Roman"/>
                <w:szCs w:val="28"/>
              </w:rPr>
            </w:rPrChange>
          </w:rPr>
          <w:t>(Рисунок 4.9)</w:t>
        </w:r>
        <w:r w:rsidRPr="0049142B">
          <w:rPr>
            <w:rStyle w:val="eop"/>
            <w:rPrChange w:id="3434" w:author="Airat Shigapov" w:date="2021-10-31T15:14:00Z">
              <w:rPr>
                <w:noProof/>
              </w:rPr>
            </w:rPrChange>
          </w:rPr>
          <w:t xml:space="preserve"> </w:t>
        </w:r>
        <w:r w:rsidRPr="0049142B">
          <w:rPr>
            <w:rStyle w:val="eop"/>
            <w:rPrChange w:id="3435" w:author="Airat Shigapov" w:date="2021-10-31T15:14:00Z">
              <w:rPr>
                <w:rStyle w:val="10"/>
                <w:rFonts w:cs="Times New Roman"/>
                <w:noProof/>
                <w:szCs w:val="28"/>
              </w:rPr>
            </w:rPrChange>
          </w:rPr>
          <w:drawing>
            <wp:inline distT="0" distB="0" distL="0" distR="0" wp14:anchorId="502297B6" wp14:editId="61643562">
              <wp:extent cx="6120130" cy="1421130"/>
              <wp:effectExtent l="0" t="0" r="0" b="762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20130" cy="1421130"/>
                      </a:xfrm>
                      <a:prstGeom prst="rect">
                        <a:avLst/>
                      </a:prstGeom>
                    </pic:spPr>
                  </pic:pic>
                </a:graphicData>
              </a:graphic>
            </wp:inline>
          </w:drawing>
        </w:r>
      </w:ins>
    </w:p>
    <w:p w14:paraId="680020E8" w14:textId="7F380FC2" w:rsidR="00E64153" w:rsidRPr="0049142B" w:rsidRDefault="00E64153" w:rsidP="00E64153">
      <w:pPr>
        <w:jc w:val="center"/>
        <w:rPr>
          <w:ins w:id="3436" w:author="Airat Shigapov" w:date="2021-10-30T20:30:00Z"/>
          <w:rStyle w:val="eop"/>
          <w:rPrChange w:id="3437" w:author="Airat Shigapov" w:date="2021-10-31T15:14:00Z">
            <w:rPr>
              <w:ins w:id="3438" w:author="Airat Shigapov" w:date="2021-10-30T20:30:00Z"/>
              <w:rStyle w:val="10"/>
              <w:rFonts w:cs="Times New Roman"/>
              <w:szCs w:val="28"/>
            </w:rPr>
          </w:rPrChange>
        </w:rPr>
      </w:pPr>
      <w:ins w:id="3439" w:author="Airat Shigapov" w:date="2021-10-30T20:29:00Z">
        <w:r w:rsidRPr="0049142B">
          <w:rPr>
            <w:rStyle w:val="eop"/>
            <w:rPrChange w:id="3440" w:author="Airat Shigapov" w:date="2021-10-31T15:14:00Z">
              <w:rPr>
                <w:rStyle w:val="10"/>
                <w:rFonts w:cs="Times New Roman"/>
                <w:szCs w:val="28"/>
              </w:rPr>
            </w:rPrChange>
          </w:rPr>
          <w:t xml:space="preserve">Рисунок 4.9 </w:t>
        </w:r>
      </w:ins>
      <w:ins w:id="3441" w:author="Airat Shigapov" w:date="2021-10-30T20:30:00Z">
        <w:r w:rsidRPr="0049142B">
          <w:rPr>
            <w:rStyle w:val="eop"/>
            <w:rPrChange w:id="3442" w:author="Airat Shigapov" w:date="2021-10-31T15:14:00Z">
              <w:rPr>
                <w:rStyle w:val="10"/>
                <w:rFonts w:cs="Times New Roman"/>
                <w:szCs w:val="28"/>
              </w:rPr>
            </w:rPrChange>
          </w:rPr>
          <w:t>Страница заказов клиента</w:t>
        </w:r>
      </w:ins>
    </w:p>
    <w:p w14:paraId="24C17951" w14:textId="3660A129" w:rsidR="00E64153" w:rsidRPr="0049142B" w:rsidRDefault="00E64153">
      <w:pPr>
        <w:spacing w:after="0" w:line="360" w:lineRule="auto"/>
        <w:jc w:val="both"/>
        <w:rPr>
          <w:ins w:id="3443" w:author="Airat Shigapov" w:date="2021-10-30T20:32:00Z"/>
          <w:rStyle w:val="eop"/>
          <w:rPrChange w:id="3444" w:author="Airat Shigapov" w:date="2021-10-31T15:14:00Z">
            <w:rPr>
              <w:ins w:id="3445" w:author="Airat Shigapov" w:date="2021-10-30T20:32:00Z"/>
              <w:rStyle w:val="10"/>
              <w:rFonts w:cs="Times New Roman"/>
              <w:szCs w:val="28"/>
            </w:rPr>
          </w:rPrChange>
        </w:rPr>
      </w:pPr>
      <w:ins w:id="3446" w:author="Airat Shigapov" w:date="2021-10-30T20:30:00Z">
        <w:r w:rsidRPr="0049142B">
          <w:rPr>
            <w:rStyle w:val="eop"/>
            <w:rPrChange w:id="3447" w:author="Airat Shigapov" w:date="2021-10-31T15:14:00Z">
              <w:rPr>
                <w:rStyle w:val="10"/>
                <w:rFonts w:cs="Times New Roman"/>
                <w:szCs w:val="28"/>
              </w:rPr>
            </w:rPrChange>
          </w:rPr>
          <w:tab/>
          <w:t xml:space="preserve">Так же редактировании данных или смена пароля можно осуществить во вкладках «Общая </w:t>
        </w:r>
      </w:ins>
      <w:ins w:id="3448" w:author="Airat Shigapov" w:date="2021-10-30T20:31:00Z">
        <w:r w:rsidRPr="0049142B">
          <w:rPr>
            <w:rStyle w:val="eop"/>
            <w:rPrChange w:id="3449" w:author="Airat Shigapov" w:date="2021-10-31T15:14:00Z">
              <w:rPr>
                <w:rStyle w:val="10"/>
                <w:rFonts w:cs="Times New Roman"/>
                <w:szCs w:val="28"/>
              </w:rPr>
            </w:rPrChange>
          </w:rPr>
          <w:t>информация</w:t>
        </w:r>
      </w:ins>
      <w:ins w:id="3450" w:author="Airat Shigapov" w:date="2021-10-30T20:30:00Z">
        <w:r w:rsidRPr="0049142B">
          <w:rPr>
            <w:rStyle w:val="eop"/>
            <w:rPrChange w:id="3451" w:author="Airat Shigapov" w:date="2021-10-31T15:14:00Z">
              <w:rPr>
                <w:rStyle w:val="10"/>
                <w:rFonts w:cs="Times New Roman"/>
                <w:szCs w:val="28"/>
              </w:rPr>
            </w:rPrChange>
          </w:rPr>
          <w:t>» и</w:t>
        </w:r>
      </w:ins>
      <w:ins w:id="3452" w:author="Airat Shigapov" w:date="2021-10-30T20:31:00Z">
        <w:r w:rsidRPr="0049142B">
          <w:rPr>
            <w:rStyle w:val="eop"/>
            <w:rPrChange w:id="3453" w:author="Airat Shigapov" w:date="2021-10-31T15:14:00Z">
              <w:rPr>
                <w:rStyle w:val="10"/>
                <w:rFonts w:cs="Times New Roman"/>
                <w:szCs w:val="28"/>
              </w:rPr>
            </w:rPrChange>
          </w:rPr>
          <w:t xml:space="preserve"> «Смена пароля» соответственно.</w:t>
        </w:r>
      </w:ins>
    </w:p>
    <w:p w14:paraId="577CF9A8" w14:textId="749C2656" w:rsidR="00E64153" w:rsidRPr="0049142B" w:rsidRDefault="00E64153" w:rsidP="00E64153">
      <w:pPr>
        <w:spacing w:after="0" w:line="360" w:lineRule="auto"/>
        <w:jc w:val="both"/>
        <w:rPr>
          <w:ins w:id="3454" w:author="Airat Shigapov" w:date="2021-10-30T20:37:00Z"/>
          <w:rStyle w:val="eop"/>
          <w:rPrChange w:id="3455" w:author="Airat Shigapov" w:date="2021-10-31T15:14:00Z">
            <w:rPr>
              <w:ins w:id="3456" w:author="Airat Shigapov" w:date="2021-10-30T20:37:00Z"/>
              <w:rStyle w:val="10"/>
              <w:rFonts w:cs="Times New Roman"/>
              <w:szCs w:val="28"/>
              <w:lang w:val="en-US"/>
            </w:rPr>
          </w:rPrChange>
        </w:rPr>
      </w:pPr>
      <w:ins w:id="3457" w:author="Airat Shigapov" w:date="2021-10-30T20:32:00Z">
        <w:r w:rsidRPr="0049142B">
          <w:rPr>
            <w:rStyle w:val="eop"/>
            <w:rPrChange w:id="3458" w:author="Airat Shigapov" w:date="2021-10-31T15:14:00Z">
              <w:rPr>
                <w:rStyle w:val="10"/>
                <w:rFonts w:cs="Times New Roman"/>
                <w:szCs w:val="28"/>
              </w:rPr>
            </w:rPrChange>
          </w:rPr>
          <w:tab/>
          <w:t>При работке с программой в роле администрат</w:t>
        </w:r>
      </w:ins>
      <w:ins w:id="3459" w:author="Airat Shigapov" w:date="2021-10-30T20:33:00Z">
        <w:r w:rsidRPr="0049142B">
          <w:rPr>
            <w:rStyle w:val="eop"/>
            <w:rPrChange w:id="3460" w:author="Airat Shigapov" w:date="2021-10-31T15:14:00Z">
              <w:rPr>
                <w:rStyle w:val="10"/>
                <w:rFonts w:cs="Times New Roman"/>
                <w:szCs w:val="28"/>
              </w:rPr>
            </w:rPrChange>
          </w:rPr>
          <w:t>о</w:t>
        </w:r>
      </w:ins>
      <w:ins w:id="3461" w:author="Airat Shigapov" w:date="2021-10-30T20:32:00Z">
        <w:r w:rsidRPr="0049142B">
          <w:rPr>
            <w:rStyle w:val="eop"/>
            <w:rPrChange w:id="3462" w:author="Airat Shigapov" w:date="2021-10-31T15:14:00Z">
              <w:rPr>
                <w:rStyle w:val="10"/>
                <w:rFonts w:cs="Times New Roman"/>
                <w:szCs w:val="28"/>
              </w:rPr>
            </w:rPrChange>
          </w:rPr>
          <w:t>ра открывается окно списка товаров</w:t>
        </w:r>
      </w:ins>
      <w:ins w:id="3463" w:author="Airat Shigapov" w:date="2021-10-30T20:33:00Z">
        <w:r w:rsidRPr="0049142B">
          <w:rPr>
            <w:rStyle w:val="eop"/>
            <w:rPrChange w:id="3464" w:author="Airat Shigapov" w:date="2021-10-31T15:14:00Z">
              <w:rPr>
                <w:rStyle w:val="10"/>
                <w:rFonts w:cs="Times New Roman"/>
                <w:szCs w:val="28"/>
              </w:rPr>
            </w:rPrChange>
          </w:rPr>
          <w:t xml:space="preserve"> (Рисунок 4.10)</w:t>
        </w:r>
      </w:ins>
      <w:ins w:id="3465" w:author="Airat Shigapov" w:date="2021-10-30T20:32:00Z">
        <w:r w:rsidRPr="0049142B">
          <w:rPr>
            <w:rStyle w:val="eop"/>
            <w:rPrChange w:id="3466" w:author="Airat Shigapov" w:date="2021-10-31T15:14:00Z">
              <w:rPr>
                <w:rStyle w:val="10"/>
                <w:rFonts w:cs="Times New Roman"/>
                <w:szCs w:val="28"/>
              </w:rPr>
            </w:rPrChange>
          </w:rPr>
          <w:t xml:space="preserve">. </w:t>
        </w:r>
      </w:ins>
    </w:p>
    <w:p w14:paraId="2577A47C" w14:textId="4E8EF80F" w:rsidR="00302AC1" w:rsidRPr="0049142B" w:rsidRDefault="00302AC1" w:rsidP="00302AC1">
      <w:pPr>
        <w:spacing w:after="0" w:line="360" w:lineRule="auto"/>
        <w:jc w:val="center"/>
        <w:rPr>
          <w:ins w:id="3467" w:author="Airat Shigapov" w:date="2021-10-30T20:37:00Z"/>
          <w:rStyle w:val="eop"/>
          <w:rPrChange w:id="3468" w:author="Airat Shigapov" w:date="2021-10-31T15:14:00Z">
            <w:rPr>
              <w:ins w:id="3469" w:author="Airat Shigapov" w:date="2021-10-30T20:37:00Z"/>
              <w:rStyle w:val="10"/>
              <w:rFonts w:cs="Times New Roman"/>
              <w:szCs w:val="28"/>
              <w:lang w:val="en-US"/>
            </w:rPr>
          </w:rPrChange>
        </w:rPr>
      </w:pPr>
      <w:ins w:id="3470" w:author="Airat Shigapov" w:date="2021-10-30T20:37:00Z">
        <w:r w:rsidRPr="0049142B">
          <w:rPr>
            <w:rStyle w:val="eop"/>
            <w:rPrChange w:id="3471" w:author="Airat Shigapov" w:date="2021-10-31T15:14:00Z">
              <w:rPr>
                <w:rStyle w:val="10"/>
                <w:rFonts w:cs="Times New Roman"/>
                <w:noProof/>
                <w:szCs w:val="28"/>
                <w:lang w:val="en-US"/>
              </w:rPr>
            </w:rPrChange>
          </w:rPr>
          <w:lastRenderedPageBreak/>
          <w:drawing>
            <wp:inline distT="0" distB="0" distL="0" distR="0" wp14:anchorId="5A39A5E0" wp14:editId="281F50A0">
              <wp:extent cx="5273040" cy="1953728"/>
              <wp:effectExtent l="0" t="0" r="3810" b="889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83590" cy="1957637"/>
                      </a:xfrm>
                      <a:prstGeom prst="rect">
                        <a:avLst/>
                      </a:prstGeom>
                    </pic:spPr>
                  </pic:pic>
                </a:graphicData>
              </a:graphic>
            </wp:inline>
          </w:drawing>
        </w:r>
      </w:ins>
    </w:p>
    <w:p w14:paraId="5DCF49CA" w14:textId="7C27D32F" w:rsidR="00302AC1" w:rsidRPr="0049142B" w:rsidRDefault="00302AC1" w:rsidP="00302AC1">
      <w:pPr>
        <w:spacing w:after="0" w:line="360" w:lineRule="auto"/>
        <w:jc w:val="center"/>
        <w:rPr>
          <w:ins w:id="3472" w:author="Airat Shigapov" w:date="2021-10-30T20:38:00Z"/>
          <w:rStyle w:val="eop"/>
          <w:rPrChange w:id="3473" w:author="Airat Shigapov" w:date="2021-10-31T15:14:00Z">
            <w:rPr>
              <w:ins w:id="3474" w:author="Airat Shigapov" w:date="2021-10-30T20:38:00Z"/>
              <w:rStyle w:val="10"/>
              <w:rFonts w:cs="Times New Roman"/>
              <w:szCs w:val="28"/>
            </w:rPr>
          </w:rPrChange>
        </w:rPr>
      </w:pPr>
      <w:ins w:id="3475" w:author="Airat Shigapov" w:date="2021-10-30T20:37:00Z">
        <w:r w:rsidRPr="0049142B">
          <w:rPr>
            <w:rStyle w:val="eop"/>
            <w:rPrChange w:id="3476" w:author="Airat Shigapov" w:date="2021-10-31T15:14:00Z">
              <w:rPr>
                <w:rStyle w:val="10"/>
                <w:rFonts w:cs="Times New Roman"/>
                <w:szCs w:val="28"/>
              </w:rPr>
            </w:rPrChange>
          </w:rPr>
          <w:t xml:space="preserve">Рисунок 4.10 </w:t>
        </w:r>
      </w:ins>
      <w:ins w:id="3477" w:author="Airat Shigapov" w:date="2021-10-30T20:38:00Z">
        <w:r w:rsidRPr="0049142B">
          <w:rPr>
            <w:rStyle w:val="eop"/>
            <w:rPrChange w:id="3478" w:author="Airat Shigapov" w:date="2021-10-31T15:14:00Z">
              <w:rPr>
                <w:rStyle w:val="10"/>
                <w:rFonts w:cs="Times New Roman"/>
                <w:szCs w:val="28"/>
              </w:rPr>
            </w:rPrChange>
          </w:rPr>
          <w:t>Страница редактирования списка товаров.</w:t>
        </w:r>
      </w:ins>
    </w:p>
    <w:p w14:paraId="4584A745" w14:textId="77777777" w:rsidR="00302AC1" w:rsidRPr="0049142B" w:rsidRDefault="00302AC1" w:rsidP="00302AC1">
      <w:pPr>
        <w:spacing w:after="0" w:line="360" w:lineRule="auto"/>
        <w:jc w:val="both"/>
        <w:rPr>
          <w:ins w:id="3479" w:author="Airat Shigapov" w:date="2021-10-30T20:39:00Z"/>
          <w:rStyle w:val="eop"/>
          <w:rPrChange w:id="3480" w:author="Airat Shigapov" w:date="2021-10-31T15:14:00Z">
            <w:rPr>
              <w:ins w:id="3481" w:author="Airat Shigapov" w:date="2021-10-30T20:39:00Z"/>
              <w:rStyle w:val="10"/>
              <w:rFonts w:cs="Times New Roman"/>
              <w:szCs w:val="28"/>
            </w:rPr>
          </w:rPrChange>
        </w:rPr>
      </w:pPr>
      <w:ins w:id="3482" w:author="Airat Shigapov" w:date="2021-10-30T20:38:00Z">
        <w:r w:rsidRPr="0049142B">
          <w:rPr>
            <w:rStyle w:val="eop"/>
            <w:rPrChange w:id="3483" w:author="Airat Shigapov" w:date="2021-10-31T15:14:00Z">
              <w:rPr>
                <w:rStyle w:val="10"/>
                <w:rFonts w:cs="Times New Roman"/>
                <w:szCs w:val="28"/>
              </w:rPr>
            </w:rPrChange>
          </w:rPr>
          <w:tab/>
          <w:t>Для удобного поиска товаро</w:t>
        </w:r>
      </w:ins>
      <w:ins w:id="3484" w:author="Airat Shigapov" w:date="2021-10-30T20:39:00Z">
        <w:r w:rsidRPr="0049142B">
          <w:rPr>
            <w:rStyle w:val="eop"/>
            <w:rPrChange w:id="3485" w:author="Airat Shigapov" w:date="2021-10-31T15:14:00Z">
              <w:rPr>
                <w:rStyle w:val="10"/>
                <w:rFonts w:cs="Times New Roman"/>
                <w:szCs w:val="28"/>
              </w:rPr>
            </w:rPrChange>
          </w:rPr>
          <w:t>в</w:t>
        </w:r>
      </w:ins>
      <w:ins w:id="3486" w:author="Airat Shigapov" w:date="2021-10-30T20:38:00Z">
        <w:r w:rsidRPr="0049142B">
          <w:rPr>
            <w:rStyle w:val="eop"/>
            <w:rPrChange w:id="3487" w:author="Airat Shigapov" w:date="2021-10-31T15:14:00Z">
              <w:rPr>
                <w:rStyle w:val="10"/>
                <w:rFonts w:cs="Times New Roman"/>
                <w:szCs w:val="28"/>
              </w:rPr>
            </w:rPrChange>
          </w:rPr>
          <w:t xml:space="preserve"> есть </w:t>
        </w:r>
      </w:ins>
      <w:ins w:id="3488" w:author="Airat Shigapov" w:date="2021-10-30T20:39:00Z">
        <w:r w:rsidRPr="0049142B">
          <w:rPr>
            <w:rStyle w:val="eop"/>
            <w:rPrChange w:id="3489" w:author="Airat Shigapov" w:date="2021-10-31T15:14:00Z">
              <w:rPr>
                <w:rStyle w:val="10"/>
                <w:rFonts w:cs="Times New Roman"/>
                <w:szCs w:val="28"/>
              </w:rPr>
            </w:rPrChange>
          </w:rPr>
          <w:t>фильтрации</w:t>
        </w:r>
      </w:ins>
      <w:ins w:id="3490" w:author="Airat Shigapov" w:date="2021-10-30T20:38:00Z">
        <w:r w:rsidRPr="0049142B">
          <w:rPr>
            <w:rStyle w:val="eop"/>
            <w:rPrChange w:id="3491" w:author="Airat Shigapov" w:date="2021-10-31T15:14:00Z">
              <w:rPr>
                <w:rStyle w:val="10"/>
                <w:rFonts w:cs="Times New Roman"/>
                <w:szCs w:val="28"/>
              </w:rPr>
            </w:rPrChange>
          </w:rPr>
          <w:t xml:space="preserve"> по категориям и </w:t>
        </w:r>
      </w:ins>
      <w:ins w:id="3492" w:author="Airat Shigapov" w:date="2021-10-30T20:39:00Z">
        <w:r w:rsidRPr="0049142B">
          <w:rPr>
            <w:rStyle w:val="eop"/>
            <w:rPrChange w:id="3493" w:author="Airat Shigapov" w:date="2021-10-31T15:14:00Z">
              <w:rPr>
                <w:rStyle w:val="10"/>
                <w:rFonts w:cs="Times New Roman"/>
                <w:szCs w:val="28"/>
              </w:rPr>
            </w:rPrChange>
          </w:rPr>
          <w:t xml:space="preserve">под категории. </w:t>
        </w:r>
      </w:ins>
    </w:p>
    <w:p w14:paraId="1EDDAE16" w14:textId="7545AEC0" w:rsidR="00302AC1" w:rsidRPr="0049142B" w:rsidRDefault="00302AC1">
      <w:pPr>
        <w:spacing w:after="0" w:line="360" w:lineRule="auto"/>
        <w:ind w:firstLine="708"/>
        <w:jc w:val="both"/>
        <w:rPr>
          <w:ins w:id="3494" w:author="Airat Shigapov" w:date="2021-10-30T20:39:00Z"/>
          <w:rStyle w:val="eop"/>
          <w:rPrChange w:id="3495" w:author="Airat Shigapov" w:date="2021-10-31T15:14:00Z">
            <w:rPr>
              <w:ins w:id="3496" w:author="Airat Shigapov" w:date="2021-10-30T20:39:00Z"/>
              <w:rStyle w:val="10"/>
              <w:rFonts w:cs="Times New Roman"/>
              <w:szCs w:val="28"/>
            </w:rPr>
          </w:rPrChange>
        </w:rPr>
        <w:pPrChange w:id="3497" w:author="Airat Shigapov" w:date="2021-10-30T20:39:00Z">
          <w:pPr>
            <w:spacing w:after="0" w:line="360" w:lineRule="auto"/>
            <w:jc w:val="both"/>
          </w:pPr>
        </w:pPrChange>
      </w:pPr>
      <w:ins w:id="3498" w:author="Airat Shigapov" w:date="2021-10-30T20:39:00Z">
        <w:r w:rsidRPr="0049142B">
          <w:rPr>
            <w:rStyle w:val="eop"/>
            <w:rPrChange w:id="3499" w:author="Airat Shigapov" w:date="2021-10-31T15:14:00Z">
              <w:rPr>
                <w:rStyle w:val="10"/>
                <w:rFonts w:cs="Times New Roman"/>
                <w:szCs w:val="28"/>
              </w:rPr>
            </w:rPrChange>
          </w:rPr>
          <w:t xml:space="preserve">Для добавления нового продукта </w:t>
        </w:r>
      </w:ins>
      <w:ins w:id="3500" w:author="Airat Shigapov" w:date="2021-10-30T20:41:00Z">
        <w:r w:rsidRPr="0049142B">
          <w:rPr>
            <w:rStyle w:val="eop"/>
            <w:rPrChange w:id="3501" w:author="Airat Shigapov" w:date="2021-10-31T15:14:00Z">
              <w:rPr>
                <w:rStyle w:val="10"/>
                <w:rFonts w:cs="Times New Roman"/>
                <w:szCs w:val="28"/>
              </w:rPr>
            </w:rPrChange>
          </w:rPr>
          <w:t>требуется</w:t>
        </w:r>
      </w:ins>
      <w:ins w:id="3502" w:author="Airat Shigapov" w:date="2021-10-30T20:39:00Z">
        <w:r w:rsidRPr="0049142B">
          <w:rPr>
            <w:rStyle w:val="eop"/>
            <w:rPrChange w:id="3503" w:author="Airat Shigapov" w:date="2021-10-31T15:14:00Z">
              <w:rPr>
                <w:rStyle w:val="10"/>
                <w:rFonts w:cs="Times New Roman"/>
                <w:szCs w:val="28"/>
              </w:rPr>
            </w:rPrChange>
          </w:rPr>
          <w:t xml:space="preserve"> нажать кнопку «Добавить».</w:t>
        </w:r>
      </w:ins>
    </w:p>
    <w:p w14:paraId="4FAD8B7A" w14:textId="276F3AA6" w:rsidR="00302AC1" w:rsidRPr="0049142B" w:rsidRDefault="00302AC1" w:rsidP="00302AC1">
      <w:pPr>
        <w:spacing w:after="0" w:line="360" w:lineRule="auto"/>
        <w:jc w:val="both"/>
        <w:rPr>
          <w:ins w:id="3504" w:author="Airat Shigapov" w:date="2021-10-30T20:41:00Z"/>
          <w:rStyle w:val="eop"/>
          <w:rPrChange w:id="3505" w:author="Airat Shigapov" w:date="2021-10-31T15:14:00Z">
            <w:rPr>
              <w:ins w:id="3506" w:author="Airat Shigapov" w:date="2021-10-30T20:41:00Z"/>
              <w:rStyle w:val="10"/>
              <w:rFonts w:cs="Times New Roman"/>
              <w:szCs w:val="28"/>
            </w:rPr>
          </w:rPrChange>
        </w:rPr>
      </w:pPr>
      <w:ins w:id="3507" w:author="Airat Shigapov" w:date="2021-10-30T20:39:00Z">
        <w:r w:rsidRPr="0049142B">
          <w:rPr>
            <w:rStyle w:val="eop"/>
            <w:rPrChange w:id="3508" w:author="Airat Shigapov" w:date="2021-10-31T15:14:00Z">
              <w:rPr>
                <w:rStyle w:val="10"/>
                <w:rFonts w:cs="Times New Roman"/>
                <w:szCs w:val="28"/>
              </w:rPr>
            </w:rPrChange>
          </w:rPr>
          <w:t xml:space="preserve">В </w:t>
        </w:r>
      </w:ins>
      <w:ins w:id="3509" w:author="Airat Shigapov" w:date="2021-10-30T20:40:00Z">
        <w:r w:rsidRPr="0049142B">
          <w:rPr>
            <w:rStyle w:val="eop"/>
            <w:rPrChange w:id="3510" w:author="Airat Shigapov" w:date="2021-10-31T15:14:00Z">
              <w:rPr>
                <w:rStyle w:val="10"/>
                <w:rFonts w:cs="Times New Roman"/>
                <w:szCs w:val="28"/>
              </w:rPr>
            </w:rPrChange>
          </w:rPr>
          <w:t xml:space="preserve">отрывшемся окне следует заполнить все поля и добавить картинки товара. Заполнив все поля </w:t>
        </w:r>
      </w:ins>
      <w:ins w:id="3511" w:author="Airat Shigapov" w:date="2021-10-30T20:41:00Z">
        <w:r w:rsidRPr="0049142B">
          <w:rPr>
            <w:rStyle w:val="eop"/>
            <w:rPrChange w:id="3512" w:author="Airat Shigapov" w:date="2021-10-31T15:14:00Z">
              <w:rPr>
                <w:rStyle w:val="10"/>
                <w:rFonts w:cs="Times New Roman"/>
                <w:szCs w:val="28"/>
              </w:rPr>
            </w:rPrChange>
          </w:rPr>
          <w:t>для заверения добавления требуется нажать на кнопку (Рисунок 4.1</w:t>
        </w:r>
      </w:ins>
      <w:ins w:id="3513" w:author="Airat Shigapov" w:date="2021-10-30T20:44:00Z">
        <w:r w:rsidR="008218B0" w:rsidRPr="0049142B">
          <w:rPr>
            <w:rStyle w:val="eop"/>
            <w:rPrChange w:id="3514" w:author="Airat Shigapov" w:date="2021-10-31T15:14:00Z">
              <w:rPr>
                <w:rStyle w:val="10"/>
                <w:rFonts w:cs="Times New Roman"/>
                <w:szCs w:val="28"/>
              </w:rPr>
            </w:rPrChange>
          </w:rPr>
          <w:t>1</w:t>
        </w:r>
      </w:ins>
      <w:ins w:id="3515" w:author="Airat Shigapov" w:date="2021-10-30T20:41:00Z">
        <w:r w:rsidRPr="0049142B">
          <w:rPr>
            <w:rStyle w:val="eop"/>
            <w:rPrChange w:id="3516" w:author="Airat Shigapov" w:date="2021-10-31T15:14:00Z">
              <w:rPr>
                <w:rStyle w:val="10"/>
                <w:rFonts w:cs="Times New Roman"/>
                <w:szCs w:val="28"/>
              </w:rPr>
            </w:rPrChange>
          </w:rPr>
          <w:t>).</w:t>
        </w:r>
      </w:ins>
      <w:ins w:id="3517" w:author="Airat Shigapov" w:date="2021-10-30T20:46:00Z">
        <w:r w:rsidR="00FD12EE" w:rsidRPr="0049142B">
          <w:rPr>
            <w:rStyle w:val="eop"/>
            <w:rPrChange w:id="3518" w:author="Airat Shigapov" w:date="2021-10-31T15:14:00Z">
              <w:rPr>
                <w:rStyle w:val="10"/>
                <w:rFonts w:cs="Times New Roman"/>
                <w:szCs w:val="28"/>
              </w:rPr>
            </w:rPrChange>
          </w:rPr>
          <w:t xml:space="preserve"> После нажатия кнопки «Сохранить» программа вернётся на предыдущую страни</w:t>
        </w:r>
      </w:ins>
      <w:ins w:id="3519" w:author="Airat Shigapov" w:date="2021-10-30T20:47:00Z">
        <w:r w:rsidR="00FD12EE" w:rsidRPr="0049142B">
          <w:rPr>
            <w:rStyle w:val="eop"/>
            <w:rPrChange w:id="3520" w:author="Airat Shigapov" w:date="2021-10-31T15:14:00Z">
              <w:rPr>
                <w:rStyle w:val="10"/>
                <w:rFonts w:cs="Times New Roman"/>
                <w:szCs w:val="28"/>
              </w:rPr>
            </w:rPrChange>
          </w:rPr>
          <w:t>цу.</w:t>
        </w:r>
      </w:ins>
    </w:p>
    <w:p w14:paraId="4F389B2C" w14:textId="52E7D93D" w:rsidR="00302AC1" w:rsidRPr="0049142B" w:rsidRDefault="008218B0" w:rsidP="008218B0">
      <w:pPr>
        <w:spacing w:after="0" w:line="360" w:lineRule="auto"/>
        <w:jc w:val="center"/>
        <w:rPr>
          <w:ins w:id="3521" w:author="Airat Shigapov" w:date="2021-10-30T20:44:00Z"/>
          <w:rStyle w:val="eop"/>
          <w:rPrChange w:id="3522" w:author="Airat Shigapov" w:date="2021-10-31T15:14:00Z">
            <w:rPr>
              <w:ins w:id="3523" w:author="Airat Shigapov" w:date="2021-10-30T20:44:00Z"/>
              <w:rStyle w:val="10"/>
              <w:rFonts w:cs="Times New Roman"/>
              <w:szCs w:val="28"/>
            </w:rPr>
          </w:rPrChange>
        </w:rPr>
      </w:pPr>
      <w:ins w:id="3524" w:author="Airat Shigapov" w:date="2021-10-30T20:44:00Z">
        <w:r w:rsidRPr="0049142B">
          <w:rPr>
            <w:rStyle w:val="eop"/>
            <w:rPrChange w:id="3525" w:author="Airat Shigapov" w:date="2021-10-31T15:14:00Z">
              <w:rPr>
                <w:rStyle w:val="10"/>
                <w:rFonts w:cs="Times New Roman"/>
                <w:noProof/>
                <w:szCs w:val="28"/>
              </w:rPr>
            </w:rPrChange>
          </w:rPr>
          <w:drawing>
            <wp:inline distT="0" distB="0" distL="0" distR="0" wp14:anchorId="0C52D072" wp14:editId="2663EF5B">
              <wp:extent cx="4777740" cy="2387383"/>
              <wp:effectExtent l="0" t="0" r="381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783517" cy="2390270"/>
                      </a:xfrm>
                      <a:prstGeom prst="rect">
                        <a:avLst/>
                      </a:prstGeom>
                    </pic:spPr>
                  </pic:pic>
                </a:graphicData>
              </a:graphic>
            </wp:inline>
          </w:drawing>
        </w:r>
      </w:ins>
    </w:p>
    <w:p w14:paraId="2AB6DA5F" w14:textId="0B91A327" w:rsidR="008218B0" w:rsidRPr="0049142B" w:rsidRDefault="008218B0" w:rsidP="008218B0">
      <w:pPr>
        <w:spacing w:after="0" w:line="360" w:lineRule="auto"/>
        <w:jc w:val="center"/>
        <w:rPr>
          <w:ins w:id="3526" w:author="Airat Shigapov" w:date="2021-10-30T20:45:00Z"/>
          <w:rStyle w:val="eop"/>
          <w:rPrChange w:id="3527" w:author="Airat Shigapov" w:date="2021-10-31T15:14:00Z">
            <w:rPr>
              <w:ins w:id="3528" w:author="Airat Shigapov" w:date="2021-10-30T20:45:00Z"/>
              <w:rStyle w:val="10"/>
              <w:rFonts w:cs="Times New Roman"/>
              <w:szCs w:val="28"/>
            </w:rPr>
          </w:rPrChange>
        </w:rPr>
      </w:pPr>
      <w:ins w:id="3529" w:author="Airat Shigapov" w:date="2021-10-30T20:44:00Z">
        <w:r w:rsidRPr="0049142B">
          <w:rPr>
            <w:rStyle w:val="eop"/>
            <w:rPrChange w:id="3530" w:author="Airat Shigapov" w:date="2021-10-31T15:14:00Z">
              <w:rPr>
                <w:rStyle w:val="10"/>
                <w:rFonts w:cs="Times New Roman"/>
                <w:szCs w:val="28"/>
              </w:rPr>
            </w:rPrChange>
          </w:rPr>
          <w:t>Рисунок 4.11 Страница добавления/</w:t>
        </w:r>
      </w:ins>
      <w:ins w:id="3531" w:author="Airat Shigapov" w:date="2021-10-30T20:45:00Z">
        <w:r w:rsidRPr="0049142B">
          <w:rPr>
            <w:rStyle w:val="eop"/>
            <w:rPrChange w:id="3532" w:author="Airat Shigapov" w:date="2021-10-31T15:14:00Z">
              <w:rPr>
                <w:rStyle w:val="10"/>
                <w:rFonts w:cs="Times New Roman"/>
                <w:szCs w:val="28"/>
              </w:rPr>
            </w:rPrChange>
          </w:rPr>
          <w:t>редактирования товара</w:t>
        </w:r>
      </w:ins>
    </w:p>
    <w:p w14:paraId="69B855E4" w14:textId="1F736D6E" w:rsidR="0049142B" w:rsidRPr="0049142B" w:rsidRDefault="008218B0">
      <w:pPr>
        <w:spacing w:after="0" w:line="360" w:lineRule="auto"/>
        <w:ind w:firstLine="708"/>
        <w:jc w:val="both"/>
        <w:rPr>
          <w:ins w:id="3533" w:author="Airat Shigapov" w:date="2021-10-31T15:12:00Z"/>
          <w:rStyle w:val="eop"/>
          <w:rPrChange w:id="3534" w:author="Airat Shigapov" w:date="2021-10-31T15:14:00Z">
            <w:rPr>
              <w:ins w:id="3535" w:author="Airat Shigapov" w:date="2021-10-31T15:12:00Z"/>
              <w:rStyle w:val="10"/>
              <w:rFonts w:cs="Times New Roman"/>
              <w:szCs w:val="28"/>
            </w:rPr>
          </w:rPrChange>
        </w:rPr>
      </w:pPr>
      <w:ins w:id="3536" w:author="Airat Shigapov" w:date="2021-10-30T20:45:00Z">
        <w:r w:rsidRPr="0049142B">
          <w:rPr>
            <w:rStyle w:val="eop"/>
            <w:rPrChange w:id="3537" w:author="Airat Shigapov" w:date="2021-10-31T15:14:00Z">
              <w:rPr>
                <w:rStyle w:val="10"/>
                <w:rFonts w:cs="Times New Roman"/>
                <w:szCs w:val="28"/>
              </w:rPr>
            </w:rPrChange>
          </w:rPr>
          <w:t>Для удаления товара необходимо выбрать один или несколько товаров и нажать кнопку удалить.</w:t>
        </w:r>
      </w:ins>
    </w:p>
    <w:p w14:paraId="2C698331" w14:textId="34137691" w:rsidR="00446FC0" w:rsidRPr="0049142B" w:rsidRDefault="00446FC0" w:rsidP="00446FC0">
      <w:pPr>
        <w:spacing w:after="0" w:line="360" w:lineRule="auto"/>
        <w:ind w:firstLine="708"/>
        <w:jc w:val="both"/>
        <w:rPr>
          <w:ins w:id="3538" w:author="Airat Shigapov" w:date="2021-10-30T21:00:00Z"/>
          <w:rStyle w:val="eop"/>
          <w:rPrChange w:id="3539" w:author="Airat Shigapov" w:date="2021-10-31T15:14:00Z">
            <w:rPr>
              <w:ins w:id="3540" w:author="Airat Shigapov" w:date="2021-10-30T21:00:00Z"/>
              <w:rStyle w:val="10"/>
              <w:rFonts w:cs="Times New Roman"/>
              <w:szCs w:val="28"/>
            </w:rPr>
          </w:rPrChange>
        </w:rPr>
      </w:pPr>
      <w:ins w:id="3541" w:author="Airat Shigapov" w:date="2021-10-30T20:58:00Z">
        <w:r w:rsidRPr="0049142B">
          <w:rPr>
            <w:rStyle w:val="eop"/>
            <w:rPrChange w:id="3542" w:author="Airat Shigapov" w:date="2021-10-31T15:14:00Z">
              <w:rPr>
                <w:rStyle w:val="10"/>
                <w:rFonts w:cs="Times New Roman"/>
                <w:szCs w:val="28"/>
              </w:rPr>
            </w:rPrChange>
          </w:rPr>
          <w:t xml:space="preserve">Для просмотра списка </w:t>
        </w:r>
      </w:ins>
      <w:ins w:id="3543" w:author="Airat Shigapov" w:date="2021-10-30T20:59:00Z">
        <w:r w:rsidRPr="0049142B">
          <w:rPr>
            <w:rStyle w:val="eop"/>
            <w:rPrChange w:id="3544" w:author="Airat Shigapov" w:date="2021-10-31T15:14:00Z">
              <w:rPr>
                <w:rStyle w:val="10"/>
                <w:rFonts w:cs="Times New Roman"/>
                <w:szCs w:val="28"/>
              </w:rPr>
            </w:rPrChange>
          </w:rPr>
          <w:t>заказов необходимо нажать на вкладку «Заказы»</w:t>
        </w:r>
      </w:ins>
      <w:ins w:id="3545" w:author="Airat Shigapov" w:date="2021-10-30T21:00:00Z">
        <w:r w:rsidRPr="0049142B">
          <w:rPr>
            <w:rStyle w:val="eop"/>
            <w:rPrChange w:id="3546" w:author="Airat Shigapov" w:date="2021-10-31T15:14:00Z">
              <w:rPr>
                <w:rStyle w:val="10"/>
                <w:rFonts w:cs="Times New Roman"/>
                <w:szCs w:val="28"/>
              </w:rPr>
            </w:rPrChange>
          </w:rPr>
          <w:t xml:space="preserve"> (Рисунок 4.12)</w:t>
        </w:r>
      </w:ins>
      <w:ins w:id="3547" w:author="Airat Shigapov" w:date="2021-10-30T20:59:00Z">
        <w:r w:rsidRPr="0049142B">
          <w:rPr>
            <w:rStyle w:val="eop"/>
            <w:rPrChange w:id="3548" w:author="Airat Shigapov" w:date="2021-10-31T15:14:00Z">
              <w:rPr>
                <w:rStyle w:val="10"/>
                <w:rFonts w:cs="Times New Roman"/>
                <w:szCs w:val="28"/>
              </w:rPr>
            </w:rPrChange>
          </w:rPr>
          <w:t xml:space="preserve">. Откроется список заказов для </w:t>
        </w:r>
        <w:proofErr w:type="gramStart"/>
        <w:r w:rsidRPr="0049142B">
          <w:rPr>
            <w:rStyle w:val="eop"/>
            <w:rPrChange w:id="3549" w:author="Airat Shigapov" w:date="2021-10-31T15:14:00Z">
              <w:rPr>
                <w:rStyle w:val="10"/>
                <w:rFonts w:cs="Times New Roman"/>
                <w:szCs w:val="28"/>
              </w:rPr>
            </w:rPrChange>
          </w:rPr>
          <w:t>того</w:t>
        </w:r>
        <w:proofErr w:type="gramEnd"/>
        <w:r w:rsidRPr="0049142B">
          <w:rPr>
            <w:rStyle w:val="eop"/>
            <w:rPrChange w:id="3550" w:author="Airat Shigapov" w:date="2021-10-31T15:14:00Z">
              <w:rPr>
                <w:rStyle w:val="10"/>
                <w:rFonts w:cs="Times New Roman"/>
                <w:szCs w:val="28"/>
              </w:rPr>
            </w:rPrChange>
          </w:rPr>
          <w:t xml:space="preserve"> чтобы указать что данный заказ доставлен необходи</w:t>
        </w:r>
      </w:ins>
      <w:ins w:id="3551" w:author="Airat Shigapov" w:date="2021-10-30T21:00:00Z">
        <w:r w:rsidRPr="0049142B">
          <w:rPr>
            <w:rStyle w:val="eop"/>
            <w:rPrChange w:id="3552" w:author="Airat Shigapov" w:date="2021-10-31T15:14:00Z">
              <w:rPr>
                <w:rStyle w:val="10"/>
                <w:rFonts w:cs="Times New Roman"/>
                <w:szCs w:val="28"/>
              </w:rPr>
            </w:rPrChange>
          </w:rPr>
          <w:t xml:space="preserve">мо перевести поле флажка «Доставка» в </w:t>
        </w:r>
      </w:ins>
      <w:ins w:id="3553" w:author="Airat Shigapov" w:date="2021-10-30T21:01:00Z">
        <w:r w:rsidRPr="0049142B">
          <w:rPr>
            <w:rStyle w:val="eop"/>
            <w:rPrChange w:id="3554" w:author="Airat Shigapov" w:date="2021-10-31T15:14:00Z">
              <w:rPr>
                <w:rStyle w:val="10"/>
                <w:rFonts w:cs="Times New Roman"/>
                <w:szCs w:val="28"/>
              </w:rPr>
            </w:rPrChange>
          </w:rPr>
          <w:t>истинное</w:t>
        </w:r>
      </w:ins>
      <w:ins w:id="3555" w:author="Airat Shigapov" w:date="2021-10-30T21:00:00Z">
        <w:r w:rsidRPr="0049142B">
          <w:rPr>
            <w:rStyle w:val="eop"/>
            <w:rPrChange w:id="3556" w:author="Airat Shigapov" w:date="2021-10-31T15:14:00Z">
              <w:rPr>
                <w:rStyle w:val="10"/>
                <w:rFonts w:cs="Times New Roman"/>
                <w:szCs w:val="28"/>
              </w:rPr>
            </w:rPrChange>
          </w:rPr>
          <w:t xml:space="preserve"> значение путём нажатия на него.</w:t>
        </w:r>
      </w:ins>
    </w:p>
    <w:p w14:paraId="637C6C5D" w14:textId="4DFEC344" w:rsidR="00446FC0" w:rsidRPr="0049142B" w:rsidRDefault="00446FC0" w:rsidP="00446FC0">
      <w:pPr>
        <w:spacing w:after="0" w:line="360" w:lineRule="auto"/>
        <w:jc w:val="center"/>
        <w:rPr>
          <w:ins w:id="3557" w:author="Airat Shigapov" w:date="2021-10-30T21:01:00Z"/>
          <w:rStyle w:val="eop"/>
          <w:rPrChange w:id="3558" w:author="Airat Shigapov" w:date="2021-10-31T15:14:00Z">
            <w:rPr>
              <w:ins w:id="3559" w:author="Airat Shigapov" w:date="2021-10-30T21:01:00Z"/>
              <w:rStyle w:val="10"/>
              <w:rFonts w:cs="Times New Roman"/>
              <w:szCs w:val="28"/>
            </w:rPr>
          </w:rPrChange>
        </w:rPr>
      </w:pPr>
      <w:ins w:id="3560" w:author="Airat Shigapov" w:date="2021-10-30T21:00:00Z">
        <w:r w:rsidRPr="0049142B">
          <w:rPr>
            <w:rStyle w:val="eop"/>
            <w:rPrChange w:id="3561" w:author="Airat Shigapov" w:date="2021-10-31T15:14:00Z">
              <w:rPr>
                <w:rStyle w:val="10"/>
                <w:rFonts w:cs="Times New Roman"/>
                <w:noProof/>
                <w:szCs w:val="28"/>
              </w:rPr>
            </w:rPrChange>
          </w:rPr>
          <w:lastRenderedPageBreak/>
          <w:drawing>
            <wp:inline distT="0" distB="0" distL="0" distR="0" wp14:anchorId="4475C029" wp14:editId="3B85249E">
              <wp:extent cx="5273040" cy="1742543"/>
              <wp:effectExtent l="0" t="0" r="381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8472" cy="1744338"/>
                      </a:xfrm>
                      <a:prstGeom prst="rect">
                        <a:avLst/>
                      </a:prstGeom>
                    </pic:spPr>
                  </pic:pic>
                </a:graphicData>
              </a:graphic>
            </wp:inline>
          </w:drawing>
        </w:r>
      </w:ins>
    </w:p>
    <w:p w14:paraId="0AED6A29" w14:textId="165566BF" w:rsidR="00446FC0" w:rsidRPr="0049142B" w:rsidRDefault="00446FC0" w:rsidP="00446FC0">
      <w:pPr>
        <w:spacing w:after="0" w:line="360" w:lineRule="auto"/>
        <w:jc w:val="center"/>
        <w:rPr>
          <w:ins w:id="3562" w:author="Airat Shigapov" w:date="2021-10-30T21:01:00Z"/>
          <w:rStyle w:val="eop"/>
          <w:rPrChange w:id="3563" w:author="Airat Shigapov" w:date="2021-10-31T15:14:00Z">
            <w:rPr>
              <w:ins w:id="3564" w:author="Airat Shigapov" w:date="2021-10-30T21:01:00Z"/>
              <w:rStyle w:val="10"/>
              <w:rFonts w:cs="Times New Roman"/>
              <w:szCs w:val="28"/>
            </w:rPr>
          </w:rPrChange>
        </w:rPr>
      </w:pPr>
      <w:ins w:id="3565" w:author="Airat Shigapov" w:date="2021-10-30T21:01:00Z">
        <w:r w:rsidRPr="0049142B">
          <w:rPr>
            <w:rStyle w:val="eop"/>
            <w:rPrChange w:id="3566" w:author="Airat Shigapov" w:date="2021-10-31T15:14:00Z">
              <w:rPr>
                <w:rStyle w:val="10"/>
                <w:rFonts w:cs="Times New Roman"/>
                <w:szCs w:val="28"/>
              </w:rPr>
            </w:rPrChange>
          </w:rPr>
          <w:t>Рисунок 4.12 Список заказов для администратора</w:t>
        </w:r>
      </w:ins>
    </w:p>
    <w:p w14:paraId="4195E776" w14:textId="77777777" w:rsidR="00446FC0" w:rsidRDefault="00446FC0" w:rsidP="00446FC0">
      <w:pPr>
        <w:spacing w:after="0" w:line="360" w:lineRule="auto"/>
        <w:jc w:val="center"/>
        <w:rPr>
          <w:ins w:id="3567" w:author="Airat Shigapov" w:date="2021-10-30T20:44:00Z"/>
          <w:rStyle w:val="10"/>
          <w:rFonts w:cs="Times New Roman"/>
          <w:szCs w:val="28"/>
        </w:rPr>
      </w:pPr>
    </w:p>
    <w:p w14:paraId="2385E67C" w14:textId="77777777" w:rsidR="008218B0" w:rsidRPr="00302AC1" w:rsidRDefault="008218B0">
      <w:pPr>
        <w:spacing w:after="0" w:line="360" w:lineRule="auto"/>
        <w:jc w:val="center"/>
        <w:rPr>
          <w:ins w:id="3568" w:author="Airat Shigapov" w:date="2021-10-30T19:23:00Z"/>
          <w:rStyle w:val="10"/>
          <w:rFonts w:cs="Times New Roman"/>
          <w:szCs w:val="28"/>
        </w:rPr>
        <w:pPrChange w:id="3569" w:author="Airat Shigapov" w:date="2021-10-30T20:44:00Z">
          <w:pPr/>
        </w:pPrChange>
      </w:pPr>
    </w:p>
    <w:p w14:paraId="1A07ECEB" w14:textId="77777777" w:rsidR="002905FF" w:rsidRDefault="002905FF">
      <w:pPr>
        <w:pStyle w:val="a6"/>
        <w:spacing w:line="360" w:lineRule="auto"/>
        <w:ind w:firstLine="709"/>
        <w:jc w:val="both"/>
        <w:rPr>
          <w:ins w:id="3570" w:author="Airat Shigapov" w:date="2021-10-30T21:04:00Z"/>
          <w:rStyle w:val="10"/>
          <w:rFonts w:cs="Times New Roman"/>
          <w:szCs w:val="28"/>
        </w:rPr>
      </w:pPr>
    </w:p>
    <w:p w14:paraId="7B9BE847" w14:textId="77777777" w:rsidR="0049142B" w:rsidRDefault="0049142B">
      <w:pPr>
        <w:rPr>
          <w:ins w:id="3571" w:author="Airat Shigapov" w:date="2021-10-31T15:12:00Z"/>
          <w:rStyle w:val="10"/>
          <w:rFonts w:cs="Times New Roman"/>
          <w:szCs w:val="28"/>
        </w:rPr>
      </w:pPr>
      <w:ins w:id="3572" w:author="Airat Shigapov" w:date="2021-10-31T15:12:00Z">
        <w:r>
          <w:rPr>
            <w:rStyle w:val="10"/>
            <w:rFonts w:cs="Times New Roman"/>
            <w:szCs w:val="28"/>
          </w:rPr>
          <w:br w:type="page"/>
        </w:r>
      </w:ins>
    </w:p>
    <w:p w14:paraId="325F81EA" w14:textId="283A853D" w:rsidR="00F7477C" w:rsidRPr="00DA2DCD" w:rsidRDefault="00C606C5">
      <w:pPr>
        <w:pStyle w:val="a6"/>
        <w:spacing w:line="360" w:lineRule="auto"/>
        <w:ind w:firstLine="709"/>
        <w:jc w:val="both"/>
        <w:rPr>
          <w:ins w:id="3573" w:author="Airat Shigapov" w:date="2021-11-10T20:11:00Z"/>
          <w:rStyle w:val="10"/>
          <w:rFonts w:cs="Times New Roman"/>
          <w:szCs w:val="28"/>
          <w:rPrChange w:id="3574" w:author="Airat Shigapov" w:date="2021-11-10T20:21:00Z">
            <w:rPr>
              <w:ins w:id="3575" w:author="Airat Shigapov" w:date="2021-11-10T20:11:00Z"/>
              <w:rStyle w:val="10"/>
              <w:rFonts w:cs="Times New Roman"/>
              <w:szCs w:val="28"/>
              <w:lang w:val="en-US"/>
            </w:rPr>
          </w:rPrChange>
        </w:rPr>
      </w:pPr>
      <w:bookmarkStart w:id="3576" w:name="_Toc87533125"/>
      <w:ins w:id="3577" w:author="Airat Shigapov" w:date="2021-10-27T22:35:00Z">
        <w:r w:rsidRPr="007823CA">
          <w:rPr>
            <w:rStyle w:val="10"/>
            <w:rFonts w:cs="Times New Roman"/>
            <w:szCs w:val="28"/>
          </w:rPr>
          <w:lastRenderedPageBreak/>
          <w:t>5. ТЕСТИРОВАНИЕ</w:t>
        </w:r>
      </w:ins>
      <w:bookmarkEnd w:id="3166"/>
      <w:bookmarkEnd w:id="3167"/>
      <w:bookmarkEnd w:id="3576"/>
    </w:p>
    <w:p w14:paraId="2C7E59B7" w14:textId="4E633980" w:rsidR="00BB4BF7" w:rsidRDefault="00BB4BF7" w:rsidP="00BB4BF7">
      <w:pPr>
        <w:pStyle w:val="2"/>
        <w:rPr>
          <w:ins w:id="3578" w:author="Airat Shigapov" w:date="2021-11-10T20:11:00Z"/>
          <w:rFonts w:eastAsiaTheme="minorEastAsia"/>
          <w:noProof/>
          <w:lang w:eastAsia="ru-RU"/>
        </w:rPr>
      </w:pPr>
      <w:bookmarkStart w:id="3579" w:name="_Toc87533126"/>
      <w:ins w:id="3580" w:author="Airat Shigapov" w:date="2021-11-10T20:11:00Z">
        <w:r w:rsidRPr="00DA2DCD">
          <w:rPr>
            <w:rFonts w:eastAsiaTheme="minorEastAsia"/>
            <w:noProof/>
            <w:lang w:eastAsia="ru-RU"/>
            <w:rPrChange w:id="3581" w:author="Airat Shigapov" w:date="2021-11-10T20:21:00Z">
              <w:rPr>
                <w:rFonts w:eastAsiaTheme="minorEastAsia"/>
                <w:noProof/>
                <w:lang w:val="en-US" w:eastAsia="ru-RU"/>
              </w:rPr>
            </w:rPrChange>
          </w:rPr>
          <w:t xml:space="preserve">5.1 </w:t>
        </w:r>
        <w:r>
          <w:rPr>
            <w:rFonts w:eastAsiaTheme="minorEastAsia"/>
            <w:noProof/>
            <w:lang w:eastAsia="ru-RU"/>
          </w:rPr>
          <w:t>Виды тестирования</w:t>
        </w:r>
        <w:bookmarkEnd w:id="3579"/>
      </w:ins>
    </w:p>
    <w:p w14:paraId="22F8E464" w14:textId="77777777" w:rsidR="00346516" w:rsidRPr="009C5A9D" w:rsidRDefault="00346516">
      <w:pPr>
        <w:spacing w:after="0" w:line="360" w:lineRule="auto"/>
        <w:ind w:firstLine="709"/>
        <w:jc w:val="both"/>
        <w:rPr>
          <w:ins w:id="3582" w:author="Airat Shigapov" w:date="2021-11-10T20:15:00Z"/>
          <w:rFonts w:ascii="Times New Roman" w:hAnsi="Times New Roman" w:cs="Times New Roman"/>
          <w:sz w:val="28"/>
          <w:szCs w:val="28"/>
        </w:rPr>
      </w:pPr>
      <w:ins w:id="3583" w:author="Airat Shigapov" w:date="2021-11-10T20:15:00Z">
        <w:r w:rsidRPr="009C5A9D">
          <w:rPr>
            <w:rFonts w:ascii="Times New Roman" w:hAnsi="Times New Roman" w:cs="Times New Roman"/>
            <w:sz w:val="28"/>
            <w:szCs w:val="28"/>
            <w:shd w:val="clear" w:color="auto" w:fill="FFFFFF"/>
          </w:rPr>
          <w:t>Целью тестирования программного обеспечения является выявление ошибок, пробелов или недостающих требований в отличие от фактических требований. Для тестирования проводится с помощью тест - кейса.</w:t>
        </w:r>
      </w:ins>
    </w:p>
    <w:p w14:paraId="4FA1CF3F" w14:textId="1B68CCB6" w:rsidR="00BB4BF7" w:rsidRPr="009C5A9D" w:rsidRDefault="0056535F">
      <w:pPr>
        <w:spacing w:after="0" w:line="360" w:lineRule="auto"/>
        <w:ind w:firstLine="709"/>
        <w:jc w:val="both"/>
        <w:rPr>
          <w:ins w:id="3584" w:author="Airat Shigapov" w:date="2021-11-10T20:15:00Z"/>
          <w:rFonts w:ascii="Times New Roman" w:hAnsi="Times New Roman" w:cs="Times New Roman"/>
          <w:sz w:val="28"/>
          <w:szCs w:val="28"/>
          <w:lang w:eastAsia="ru-RU"/>
          <w:rPrChange w:id="3585" w:author="Airat Shigapov" w:date="2021-11-10T20:18:00Z">
            <w:rPr>
              <w:ins w:id="3586" w:author="Airat Shigapov" w:date="2021-11-10T20:15:00Z"/>
              <w:lang w:eastAsia="ru-RU"/>
            </w:rPr>
          </w:rPrChange>
        </w:rPr>
        <w:pPrChange w:id="3587" w:author="Airat Shigapov" w:date="2021-11-10T20:18:00Z">
          <w:pPr/>
        </w:pPrChange>
      </w:pPr>
      <w:ins w:id="3588" w:author="Airat Shigapov" w:date="2021-11-10T20:15:00Z">
        <w:r w:rsidRPr="009C5A9D">
          <w:rPr>
            <w:rFonts w:ascii="Times New Roman" w:hAnsi="Times New Roman" w:cs="Times New Roman"/>
            <w:sz w:val="28"/>
            <w:szCs w:val="28"/>
            <w:lang w:eastAsia="ru-RU"/>
            <w:rPrChange w:id="3589" w:author="Airat Shigapov" w:date="2021-11-10T20:18:00Z">
              <w:rPr>
                <w:lang w:eastAsia="ru-RU"/>
              </w:rPr>
            </w:rPrChange>
          </w:rPr>
          <w:t>Модульное тестирование выполняется на ранних этапах, когда готовятся отдельные куски приложения (классы, компоненты, функции). В этот момент тестировщики скрупулезно пишут автоматические тесты для каждой функции будущей программы. Это необходимо потому, что проверить «софт» в графическом интерфейсе пока нереально, да и автоматика дает лучший результат.</w:t>
        </w:r>
      </w:ins>
    </w:p>
    <w:p w14:paraId="6B31EE2B" w14:textId="5F6AB896" w:rsidR="0056535F" w:rsidRPr="009C5A9D" w:rsidRDefault="0056535F">
      <w:pPr>
        <w:spacing w:after="0" w:line="360" w:lineRule="auto"/>
        <w:ind w:firstLine="709"/>
        <w:jc w:val="both"/>
        <w:rPr>
          <w:ins w:id="3590" w:author="Airat Shigapov" w:date="2021-11-10T20:16:00Z"/>
          <w:rFonts w:ascii="Times New Roman" w:hAnsi="Times New Roman" w:cs="Times New Roman"/>
          <w:sz w:val="28"/>
          <w:szCs w:val="28"/>
          <w:lang w:eastAsia="ru-RU"/>
          <w:rPrChange w:id="3591" w:author="Airat Shigapov" w:date="2021-11-10T20:18:00Z">
            <w:rPr>
              <w:ins w:id="3592" w:author="Airat Shigapov" w:date="2021-11-10T20:16:00Z"/>
              <w:lang w:eastAsia="ru-RU"/>
            </w:rPr>
          </w:rPrChange>
        </w:rPr>
        <w:pPrChange w:id="3593" w:author="Airat Shigapov" w:date="2021-11-10T20:18:00Z">
          <w:pPr/>
        </w:pPrChange>
      </w:pPr>
      <w:ins w:id="3594" w:author="Airat Shigapov" w:date="2021-11-10T20:16:00Z">
        <w:r w:rsidRPr="009C5A9D">
          <w:rPr>
            <w:rFonts w:ascii="Times New Roman" w:hAnsi="Times New Roman" w:cs="Times New Roman"/>
            <w:sz w:val="28"/>
            <w:szCs w:val="28"/>
            <w:lang w:eastAsia="ru-RU"/>
            <w:rPrChange w:id="3595" w:author="Airat Shigapov" w:date="2021-11-10T20:18:00Z">
              <w:rPr>
                <w:lang w:eastAsia="ru-RU"/>
              </w:rPr>
            </w:rPrChange>
          </w:rPr>
          <w:t>Интеграционное</w:t>
        </w:r>
      </w:ins>
      <w:ins w:id="3596" w:author="Airat Shigapov" w:date="2021-11-10T20:17:00Z">
        <w:r w:rsidR="00B175AA" w:rsidRPr="009C5A9D">
          <w:rPr>
            <w:rFonts w:ascii="Times New Roman" w:hAnsi="Times New Roman" w:cs="Times New Roman"/>
            <w:sz w:val="28"/>
            <w:szCs w:val="28"/>
            <w:lang w:eastAsia="ru-RU"/>
            <w:rPrChange w:id="3597" w:author="Airat Shigapov" w:date="2021-11-10T20:18:00Z">
              <w:rPr>
                <w:lang w:eastAsia="ru-RU"/>
              </w:rPr>
            </w:rPrChange>
          </w:rPr>
          <w:t xml:space="preserve"> тестирование п</w:t>
        </w:r>
      </w:ins>
      <w:ins w:id="3598" w:author="Airat Shigapov" w:date="2021-11-10T20:16:00Z">
        <w:r w:rsidRPr="009C5A9D">
          <w:rPr>
            <w:rFonts w:ascii="Times New Roman" w:hAnsi="Times New Roman" w:cs="Times New Roman"/>
            <w:sz w:val="28"/>
            <w:szCs w:val="28"/>
            <w:lang w:eastAsia="ru-RU"/>
            <w:rPrChange w:id="3599" w:author="Airat Shigapov" w:date="2021-11-10T20:18:00Z">
              <w:rPr>
                <w:lang w:eastAsia="ru-RU"/>
              </w:rPr>
            </w:rPrChange>
          </w:rPr>
          <w:t>роводится на следующем этапе, когда некоторые модули объединяются и превращаются в более крупный компонент, более приближенный к готовой программе. Тестировщики проверяют, как ведут себе ранее разобщенные модули, совмещенные в единый продукт, и как этот готовый продукт функционирует сам по себе. Также на стадии интеграции проверяется совместимость создаваемого ПО с операционной системой, на которой оно будет работать, а иногда еще и с аппаратной частью, чтобы создаваемый продукт нормально функционировал на большем количестве устройств.</w:t>
        </w:r>
      </w:ins>
    </w:p>
    <w:p w14:paraId="1F5CD1C7" w14:textId="01CAF727" w:rsidR="0056535F" w:rsidRPr="009C5A9D" w:rsidRDefault="0056535F">
      <w:pPr>
        <w:spacing w:after="0" w:line="360" w:lineRule="auto"/>
        <w:ind w:firstLine="709"/>
        <w:jc w:val="both"/>
        <w:rPr>
          <w:ins w:id="3600" w:author="Airat Shigapov" w:date="2021-11-10T20:16:00Z"/>
          <w:rFonts w:ascii="Times New Roman" w:hAnsi="Times New Roman" w:cs="Times New Roman"/>
          <w:sz w:val="28"/>
          <w:szCs w:val="28"/>
          <w:lang w:eastAsia="ru-RU"/>
          <w:rPrChange w:id="3601" w:author="Airat Shigapov" w:date="2021-11-10T20:18:00Z">
            <w:rPr>
              <w:ins w:id="3602" w:author="Airat Shigapov" w:date="2021-11-10T20:16:00Z"/>
              <w:lang w:eastAsia="ru-RU"/>
            </w:rPr>
          </w:rPrChange>
        </w:rPr>
        <w:pPrChange w:id="3603" w:author="Airat Shigapov" w:date="2021-11-10T20:18:00Z">
          <w:pPr/>
        </w:pPrChange>
      </w:pPr>
      <w:ins w:id="3604" w:author="Airat Shigapov" w:date="2021-11-10T20:16:00Z">
        <w:r w:rsidRPr="009C5A9D">
          <w:rPr>
            <w:rFonts w:ascii="Times New Roman" w:hAnsi="Times New Roman" w:cs="Times New Roman"/>
            <w:sz w:val="28"/>
            <w:szCs w:val="28"/>
            <w:lang w:eastAsia="ru-RU"/>
            <w:rPrChange w:id="3605" w:author="Airat Shigapov" w:date="2021-11-10T20:18:00Z">
              <w:rPr>
                <w:lang w:eastAsia="ru-RU"/>
              </w:rPr>
            </w:rPrChange>
          </w:rPr>
          <w:t>Системное</w:t>
        </w:r>
      </w:ins>
      <w:ins w:id="3606" w:author="Airat Shigapov" w:date="2021-11-10T20:17:00Z">
        <w:r w:rsidR="00B175AA" w:rsidRPr="009C5A9D">
          <w:rPr>
            <w:rFonts w:ascii="Times New Roman" w:hAnsi="Times New Roman" w:cs="Times New Roman"/>
            <w:sz w:val="28"/>
            <w:szCs w:val="28"/>
            <w:lang w:eastAsia="ru-RU"/>
            <w:rPrChange w:id="3607" w:author="Airat Shigapov" w:date="2021-11-10T20:18:00Z">
              <w:rPr>
                <w:lang w:eastAsia="ru-RU"/>
              </w:rPr>
            </w:rPrChange>
          </w:rPr>
          <w:t xml:space="preserve"> </w:t>
        </w:r>
      </w:ins>
      <w:ins w:id="3608" w:author="Airat Shigapov" w:date="2021-11-10T20:16:00Z">
        <w:r w:rsidRPr="009C5A9D">
          <w:rPr>
            <w:rFonts w:ascii="Times New Roman" w:hAnsi="Times New Roman" w:cs="Times New Roman"/>
            <w:sz w:val="28"/>
            <w:szCs w:val="28"/>
            <w:lang w:eastAsia="ru-RU"/>
            <w:rPrChange w:id="3609" w:author="Airat Shigapov" w:date="2021-11-10T20:18:00Z">
              <w:rPr>
                <w:lang w:eastAsia="ru-RU"/>
              </w:rPr>
            </w:rPrChange>
          </w:rPr>
          <w:t>тестирования тесно привязана к функциональному и нефункциональному типу. Именно в ходе системного тестирования специально обученные люди проверяют, соответствует ли детище программистов тому, что было заявлено с точки зрения возможностей, и стандартам качества компании с позиции производительности, отзывчивости, отказоустойчивости и прочих технических аспектов.</w:t>
        </w:r>
      </w:ins>
    </w:p>
    <w:p w14:paraId="7FFA6680" w14:textId="16DEF91D" w:rsidR="0056535F" w:rsidRDefault="0056535F" w:rsidP="009C5A9D">
      <w:pPr>
        <w:spacing w:after="0" w:line="360" w:lineRule="auto"/>
        <w:ind w:firstLine="709"/>
        <w:jc w:val="both"/>
        <w:rPr>
          <w:ins w:id="3610" w:author="Airat Shigapov" w:date="2021-11-10T20:18:00Z"/>
          <w:rFonts w:ascii="Times New Roman" w:hAnsi="Times New Roman" w:cs="Times New Roman"/>
          <w:sz w:val="28"/>
          <w:szCs w:val="28"/>
          <w:lang w:eastAsia="ru-RU"/>
        </w:rPr>
      </w:pPr>
      <w:ins w:id="3611" w:author="Airat Shigapov" w:date="2021-11-10T20:16:00Z">
        <w:r w:rsidRPr="009C5A9D">
          <w:rPr>
            <w:rFonts w:ascii="Times New Roman" w:hAnsi="Times New Roman" w:cs="Times New Roman"/>
            <w:sz w:val="28"/>
            <w:szCs w:val="28"/>
            <w:lang w:eastAsia="ru-RU"/>
            <w:rPrChange w:id="3612" w:author="Airat Shigapov" w:date="2021-11-10T20:18:00Z">
              <w:rPr>
                <w:lang w:eastAsia="ru-RU"/>
              </w:rPr>
            </w:rPrChange>
          </w:rPr>
          <w:t>Тест-кейсы – конкретные действия или наборы действий, выполняемые тестировщиками, чтобы оценить работоспособность ПО. Здесь важно учесть те сценарии, которые будут наиболее близки к реальности.</w:t>
        </w:r>
      </w:ins>
    </w:p>
    <w:p w14:paraId="03077840" w14:textId="28014607" w:rsidR="009C5A9D" w:rsidRPr="009C5A9D" w:rsidRDefault="009C5A9D">
      <w:pPr>
        <w:spacing w:after="0" w:line="360" w:lineRule="auto"/>
        <w:ind w:firstLine="709"/>
        <w:jc w:val="both"/>
        <w:rPr>
          <w:ins w:id="3613" w:author="Airat Shigapov" w:date="2021-10-27T22:34:00Z"/>
          <w:rFonts w:ascii="Times New Roman" w:hAnsi="Times New Roman" w:cs="Times New Roman"/>
          <w:sz w:val="28"/>
          <w:szCs w:val="28"/>
          <w:lang w:eastAsia="ru-RU"/>
          <w:rPrChange w:id="3614" w:author="Airat Shigapov" w:date="2021-11-10T20:19:00Z">
            <w:rPr>
              <w:ins w:id="3615" w:author="Airat Shigapov" w:date="2021-10-27T22:34:00Z"/>
              <w:rFonts w:eastAsiaTheme="minorEastAsia"/>
              <w:noProof/>
              <w:szCs w:val="28"/>
              <w:lang w:eastAsia="ru-RU"/>
            </w:rPr>
          </w:rPrChange>
        </w:rPr>
        <w:pPrChange w:id="3616" w:author="Airat Shigapov" w:date="2021-11-10T20:18:00Z">
          <w:pPr>
            <w:pStyle w:val="11"/>
          </w:pPr>
        </w:pPrChange>
      </w:pPr>
      <w:ins w:id="3617" w:author="Airat Shigapov" w:date="2021-11-10T20:18:00Z">
        <w:r>
          <w:rPr>
            <w:rFonts w:ascii="Times New Roman" w:hAnsi="Times New Roman" w:cs="Times New Roman"/>
            <w:sz w:val="28"/>
            <w:szCs w:val="28"/>
            <w:lang w:eastAsia="ru-RU"/>
          </w:rPr>
          <w:lastRenderedPageBreak/>
          <w:t>Для проверки разрабатываемого приложения идеально</w:t>
        </w:r>
      </w:ins>
      <w:ins w:id="3618" w:author="Airat Shigapov" w:date="2021-11-10T20:19:00Z">
        <w:r>
          <w:rPr>
            <w:rFonts w:ascii="Times New Roman" w:hAnsi="Times New Roman" w:cs="Times New Roman"/>
            <w:sz w:val="28"/>
            <w:szCs w:val="28"/>
            <w:lang w:eastAsia="ru-RU"/>
          </w:rPr>
          <w:t xml:space="preserve"> п</w:t>
        </w:r>
        <w:r w:rsidR="00390845">
          <w:rPr>
            <w:rFonts w:ascii="Times New Roman" w:hAnsi="Times New Roman" w:cs="Times New Roman"/>
            <w:sz w:val="28"/>
            <w:szCs w:val="28"/>
            <w:lang w:eastAsia="ru-RU"/>
          </w:rPr>
          <w:t>о</w:t>
        </w:r>
        <w:r>
          <w:rPr>
            <w:rFonts w:ascii="Times New Roman" w:hAnsi="Times New Roman" w:cs="Times New Roman"/>
            <w:sz w:val="28"/>
            <w:szCs w:val="28"/>
            <w:lang w:eastAsia="ru-RU"/>
          </w:rPr>
          <w:t xml:space="preserve">дходит </w:t>
        </w:r>
        <w:r>
          <w:rPr>
            <w:rFonts w:ascii="Times New Roman" w:hAnsi="Times New Roman" w:cs="Times New Roman"/>
            <w:sz w:val="28"/>
            <w:szCs w:val="28"/>
            <w:lang w:val="en-US" w:eastAsia="ru-RU"/>
          </w:rPr>
          <w:t>unit</w:t>
        </w:r>
        <w:r w:rsidRPr="009C5A9D">
          <w:rPr>
            <w:rFonts w:ascii="Times New Roman" w:hAnsi="Times New Roman" w:cs="Times New Roman"/>
            <w:sz w:val="28"/>
            <w:szCs w:val="28"/>
            <w:lang w:eastAsia="ru-RU"/>
            <w:rPrChange w:id="3619" w:author="Airat Shigapov" w:date="2021-11-10T20:19:00Z">
              <w:rPr>
                <w:rFonts w:ascii="Times New Roman" w:hAnsi="Times New Roman" w:cs="Times New Roman"/>
                <w:sz w:val="28"/>
                <w:szCs w:val="28"/>
                <w:lang w:val="en-US" w:eastAsia="ru-RU"/>
              </w:rPr>
            </w:rPrChange>
          </w:rPr>
          <w:t>-</w:t>
        </w:r>
        <w:r>
          <w:rPr>
            <w:rFonts w:ascii="Times New Roman" w:hAnsi="Times New Roman" w:cs="Times New Roman"/>
            <w:sz w:val="28"/>
            <w:szCs w:val="28"/>
            <w:lang w:eastAsia="ru-RU"/>
          </w:rPr>
          <w:t xml:space="preserve"> тест</w:t>
        </w:r>
        <w:r w:rsidRPr="009C5A9D">
          <w:rPr>
            <w:rFonts w:ascii="Times New Roman" w:hAnsi="Times New Roman" w:cs="Times New Roman"/>
            <w:sz w:val="28"/>
            <w:szCs w:val="28"/>
            <w:lang w:eastAsia="ru-RU"/>
            <w:rPrChange w:id="3620" w:author="Airat Shigapov" w:date="2021-11-10T20:19:00Z">
              <w:rPr>
                <w:rFonts w:ascii="Times New Roman" w:hAnsi="Times New Roman" w:cs="Times New Roman"/>
                <w:sz w:val="28"/>
                <w:szCs w:val="28"/>
                <w:lang w:val="en-US" w:eastAsia="ru-RU"/>
              </w:rPr>
            </w:rPrChange>
          </w:rPr>
          <w:t xml:space="preserve">, </w:t>
        </w:r>
        <w:r>
          <w:rPr>
            <w:rFonts w:ascii="Times New Roman" w:hAnsi="Times New Roman" w:cs="Times New Roman"/>
            <w:sz w:val="28"/>
            <w:szCs w:val="28"/>
            <w:lang w:eastAsia="ru-RU"/>
          </w:rPr>
          <w:t>так как не тре</w:t>
        </w:r>
        <w:r w:rsidR="00390845">
          <w:rPr>
            <w:rFonts w:ascii="Times New Roman" w:hAnsi="Times New Roman" w:cs="Times New Roman"/>
            <w:sz w:val="28"/>
            <w:szCs w:val="28"/>
            <w:lang w:eastAsia="ru-RU"/>
          </w:rPr>
          <w:t>буют специальных знаний, а так проверяю весь ф</w:t>
        </w:r>
      </w:ins>
      <w:ins w:id="3621" w:author="Airat Shigapov" w:date="2021-11-10T20:20:00Z">
        <w:r w:rsidR="00390845">
          <w:rPr>
            <w:rFonts w:ascii="Times New Roman" w:hAnsi="Times New Roman" w:cs="Times New Roman"/>
            <w:sz w:val="28"/>
            <w:szCs w:val="28"/>
            <w:lang w:eastAsia="ru-RU"/>
          </w:rPr>
          <w:t>ункционал со стороны пользователя.</w:t>
        </w:r>
      </w:ins>
    </w:p>
    <w:p w14:paraId="00871404" w14:textId="7CAD7926" w:rsidR="00C606C5" w:rsidRPr="006956C3" w:rsidRDefault="00C606C5">
      <w:pPr>
        <w:pStyle w:val="2"/>
        <w:jc w:val="both"/>
        <w:rPr>
          <w:ins w:id="3622" w:author="Airat Shigapov" w:date="2021-10-27T22:36:00Z"/>
          <w:rFonts w:cs="Times New Roman"/>
          <w:szCs w:val="28"/>
          <w:rPrChange w:id="3623" w:author="Airat Shigapov" w:date="2021-10-27T22:37:00Z">
            <w:rPr>
              <w:ins w:id="3624" w:author="Airat Shigapov" w:date="2021-10-27T22:36:00Z"/>
              <w:szCs w:val="28"/>
            </w:rPr>
          </w:rPrChange>
        </w:rPr>
        <w:pPrChange w:id="3625" w:author="Airat Shigapov" w:date="2021-11-10T20:20:00Z">
          <w:pPr/>
        </w:pPrChange>
      </w:pPr>
      <w:bookmarkStart w:id="3626" w:name="_Toc71577831"/>
      <w:bookmarkStart w:id="3627" w:name="_Toc86267473"/>
      <w:bookmarkStart w:id="3628" w:name="_Toc86267656"/>
      <w:bookmarkStart w:id="3629" w:name="_Toc87533127"/>
      <w:ins w:id="3630" w:author="Airat Shigapov" w:date="2021-10-27T22:36:00Z">
        <w:r w:rsidRPr="007823CA">
          <w:rPr>
            <w:rFonts w:cs="Times New Roman"/>
            <w:szCs w:val="28"/>
          </w:rPr>
          <w:t>5.</w:t>
        </w:r>
      </w:ins>
      <w:ins w:id="3631" w:author="Airat Shigapov" w:date="2021-11-10T20:11:00Z">
        <w:r w:rsidR="00BB4BF7" w:rsidRPr="00346516">
          <w:rPr>
            <w:rFonts w:cs="Times New Roman"/>
            <w:szCs w:val="28"/>
            <w:rPrChange w:id="3632" w:author="Airat Shigapov" w:date="2021-11-10T20:15:00Z">
              <w:rPr>
                <w:rFonts w:cs="Times New Roman"/>
                <w:szCs w:val="28"/>
                <w:lang w:val="en-US"/>
              </w:rPr>
            </w:rPrChange>
          </w:rPr>
          <w:t>2</w:t>
        </w:r>
      </w:ins>
      <w:ins w:id="3633" w:author="Airat Shigapov" w:date="2021-10-27T22:36:00Z">
        <w:r w:rsidRPr="007823CA">
          <w:rPr>
            <w:rFonts w:cs="Times New Roman"/>
            <w:szCs w:val="28"/>
          </w:rPr>
          <w:t xml:space="preserve"> Тест-кейсы</w:t>
        </w:r>
        <w:bookmarkEnd w:id="3626"/>
        <w:bookmarkEnd w:id="3627"/>
        <w:bookmarkEnd w:id="3628"/>
        <w:bookmarkEnd w:id="3629"/>
      </w:ins>
    </w:p>
    <w:p w14:paraId="59178C5B" w14:textId="77777777" w:rsidR="00C606C5" w:rsidRPr="006956C3" w:rsidRDefault="00C606C5">
      <w:pPr>
        <w:spacing w:after="0" w:line="360" w:lineRule="auto"/>
        <w:ind w:firstLine="709"/>
        <w:jc w:val="both"/>
        <w:rPr>
          <w:ins w:id="3634" w:author="Airat Shigapov" w:date="2021-10-27T22:36:00Z"/>
          <w:rFonts w:ascii="Times New Roman" w:hAnsi="Times New Roman" w:cs="Times New Roman"/>
          <w:sz w:val="28"/>
          <w:szCs w:val="28"/>
          <w:rPrChange w:id="3635" w:author="Airat Shigapov" w:date="2021-10-27T22:37:00Z">
            <w:rPr>
              <w:ins w:id="3636" w:author="Airat Shigapov" w:date="2021-10-27T22:36:00Z"/>
              <w:szCs w:val="28"/>
            </w:rPr>
          </w:rPrChange>
        </w:rPr>
        <w:pPrChange w:id="3637" w:author="Airat Shigapov" w:date="2021-10-27T22:37:00Z">
          <w:pPr/>
        </w:pPrChange>
      </w:pPr>
      <w:ins w:id="3638" w:author="Airat Shigapov" w:date="2021-10-27T22:36:00Z">
        <w:r w:rsidRPr="006956C3">
          <w:rPr>
            <w:rFonts w:ascii="Times New Roman" w:hAnsi="Times New Roman" w:cs="Times New Roman"/>
            <w:sz w:val="28"/>
            <w:szCs w:val="28"/>
            <w:rPrChange w:id="3639" w:author="Airat Shigapov" w:date="2021-10-27T22:37:00Z">
              <w:rPr>
                <w:szCs w:val="28"/>
              </w:rPr>
            </w:rPrChange>
          </w:rPr>
          <w:t>Тест-кейсы разрабатывается для основных функций программ:</w:t>
        </w:r>
      </w:ins>
    </w:p>
    <w:p w14:paraId="77707405" w14:textId="77777777" w:rsidR="00C606C5" w:rsidRPr="006956C3" w:rsidRDefault="00C606C5">
      <w:pPr>
        <w:pStyle w:val="a7"/>
        <w:numPr>
          <w:ilvl w:val="0"/>
          <w:numId w:val="5"/>
        </w:numPr>
        <w:ind w:left="0" w:firstLine="709"/>
        <w:rPr>
          <w:ins w:id="3640" w:author="Airat Shigapov" w:date="2021-10-27T22:36:00Z"/>
          <w:szCs w:val="28"/>
        </w:rPr>
        <w:pPrChange w:id="3641" w:author="Airat Shigapov" w:date="2021-10-27T22:37:00Z">
          <w:pPr>
            <w:pStyle w:val="a7"/>
            <w:numPr>
              <w:numId w:val="5"/>
            </w:numPr>
            <w:ind w:left="1429" w:hanging="360"/>
          </w:pPr>
        </w:pPrChange>
      </w:pPr>
      <w:ins w:id="3642" w:author="Airat Shigapov" w:date="2021-10-27T22:36:00Z">
        <w:r w:rsidRPr="006956C3">
          <w:rPr>
            <w:szCs w:val="28"/>
          </w:rPr>
          <w:t>Регистрация клиента (Таблица 5.1)</w:t>
        </w:r>
      </w:ins>
    </w:p>
    <w:p w14:paraId="301FDDE0" w14:textId="42091BD3" w:rsidR="00C606C5" w:rsidRPr="006956C3" w:rsidRDefault="00F132C2">
      <w:pPr>
        <w:pStyle w:val="a7"/>
        <w:numPr>
          <w:ilvl w:val="0"/>
          <w:numId w:val="5"/>
        </w:numPr>
        <w:ind w:left="0" w:firstLine="709"/>
        <w:rPr>
          <w:ins w:id="3643" w:author="Airat Shigapov" w:date="2021-10-27T22:36:00Z"/>
          <w:szCs w:val="28"/>
        </w:rPr>
        <w:pPrChange w:id="3644" w:author="Airat Shigapov" w:date="2021-10-27T22:37:00Z">
          <w:pPr>
            <w:pStyle w:val="a7"/>
            <w:numPr>
              <w:numId w:val="5"/>
            </w:numPr>
            <w:ind w:left="1429" w:hanging="360"/>
          </w:pPr>
        </w:pPrChange>
      </w:pPr>
      <w:ins w:id="3645" w:author="Airat Shigapov" w:date="2021-10-28T17:58:00Z">
        <w:r>
          <w:rPr>
            <w:szCs w:val="28"/>
          </w:rPr>
          <w:t>Оформление заказа</w:t>
        </w:r>
      </w:ins>
      <w:ins w:id="3646" w:author="Airat Shigapov" w:date="2021-10-27T22:36:00Z">
        <w:r w:rsidR="00C606C5" w:rsidRPr="006956C3">
          <w:rPr>
            <w:szCs w:val="28"/>
          </w:rPr>
          <w:t xml:space="preserve"> (Таблица 5.2)</w:t>
        </w:r>
      </w:ins>
    </w:p>
    <w:p w14:paraId="6211D5DE" w14:textId="20F526FF" w:rsidR="00294494" w:rsidRDefault="002905FF" w:rsidP="00983B58">
      <w:pPr>
        <w:pStyle w:val="a7"/>
        <w:numPr>
          <w:ilvl w:val="0"/>
          <w:numId w:val="5"/>
        </w:numPr>
        <w:ind w:left="0" w:firstLine="709"/>
        <w:rPr>
          <w:ins w:id="3647" w:author="Airat Shigapov" w:date="2021-10-28T17:49:00Z"/>
        </w:rPr>
      </w:pPr>
      <w:ins w:id="3648" w:author="Airat Shigapov" w:date="2021-10-30T21:04:00Z">
        <w:r>
          <w:rPr>
            <w:szCs w:val="28"/>
          </w:rPr>
          <w:t>Добавление товара</w:t>
        </w:r>
      </w:ins>
      <w:ins w:id="3649" w:author="Airat Shigapov" w:date="2021-10-27T22:36:00Z">
        <w:r w:rsidR="00C606C5" w:rsidRPr="006956C3">
          <w:rPr>
            <w:szCs w:val="28"/>
          </w:rPr>
          <w:t xml:space="preserve"> (Таблица 5.3)</w:t>
        </w:r>
      </w:ins>
    </w:p>
    <w:p w14:paraId="33A7E531" w14:textId="77777777" w:rsidR="00983B58" w:rsidRPr="00983B58" w:rsidRDefault="00983B58">
      <w:pPr>
        <w:rPr>
          <w:ins w:id="3650" w:author="Airat Shigapov" w:date="2021-10-28T17:47:00Z"/>
          <w:rPrChange w:id="3651" w:author="Airat Shigapov" w:date="2021-10-28T17:49:00Z">
            <w:rPr>
              <w:ins w:id="3652" w:author="Airat Shigapov" w:date="2021-10-28T17:47:00Z"/>
              <w:lang w:val="en-US"/>
            </w:rPr>
          </w:rPrChange>
        </w:rPr>
        <w:pPrChange w:id="3653" w:author="Airat Shigapov" w:date="2021-10-29T15:30:00Z">
          <w:pPr>
            <w:pStyle w:val="2"/>
          </w:pPr>
        </w:pPrChange>
      </w:pPr>
    </w:p>
    <w:tbl>
      <w:tblPr>
        <w:tblW w:w="9540" w:type="dxa"/>
        <w:tblInd w:w="80" w:type="dxa"/>
        <w:tblLayout w:type="fixed"/>
        <w:tblLook w:val="04A0" w:firstRow="1" w:lastRow="0" w:firstColumn="1" w:lastColumn="0" w:noHBand="0" w:noVBand="1"/>
        <w:tblPrChange w:id="3654" w:author="Airat Shigapov" w:date="2021-10-28T17:56:00Z">
          <w:tblPr>
            <w:tblW w:w="10263" w:type="dxa"/>
            <w:tblInd w:w="80" w:type="dxa"/>
            <w:tblLayout w:type="fixed"/>
            <w:tblLook w:val="04A0" w:firstRow="1" w:lastRow="0" w:firstColumn="1" w:lastColumn="0" w:noHBand="0" w:noVBand="1"/>
          </w:tblPr>
        </w:tblPrChange>
      </w:tblPr>
      <w:tblGrid>
        <w:gridCol w:w="2914"/>
        <w:gridCol w:w="6626"/>
        <w:tblGridChange w:id="3655">
          <w:tblGrid>
            <w:gridCol w:w="3136"/>
            <w:gridCol w:w="7127"/>
          </w:tblGrid>
        </w:tblGridChange>
      </w:tblGrid>
      <w:tr w:rsidR="00294494" w:rsidRPr="00A20E81" w14:paraId="0A4D3F44" w14:textId="77777777" w:rsidTr="00EB1F27">
        <w:trPr>
          <w:trHeight w:val="463"/>
          <w:ins w:id="3656" w:author="Airat Shigapov" w:date="2021-10-28T17:47:00Z"/>
          <w:trPrChange w:id="3657" w:author="Airat Shigapov" w:date="2021-10-28T17:56:00Z">
            <w:trPr>
              <w:trHeight w:val="499"/>
            </w:trPr>
          </w:trPrChange>
        </w:trPr>
        <w:tc>
          <w:tcPr>
            <w:tcW w:w="2914" w:type="dxa"/>
            <w:tcBorders>
              <w:top w:val="single" w:sz="4" w:space="0" w:color="2F75B5"/>
              <w:left w:val="single" w:sz="4" w:space="0" w:color="2F75B5"/>
              <w:bottom w:val="single" w:sz="4" w:space="0" w:color="FFFFFF"/>
              <w:right w:val="single" w:sz="4" w:space="0" w:color="2F75B5"/>
            </w:tcBorders>
            <w:shd w:val="clear" w:color="000000" w:fill="2F75B5"/>
            <w:vAlign w:val="center"/>
            <w:hideMark/>
            <w:tcPrChange w:id="3658" w:author="Airat Shigapov" w:date="2021-10-28T17:56:00Z">
              <w:tcPr>
                <w:tcW w:w="3136" w:type="dxa"/>
                <w:tcBorders>
                  <w:top w:val="single" w:sz="4" w:space="0" w:color="2F75B5"/>
                  <w:left w:val="single" w:sz="4" w:space="0" w:color="2F75B5"/>
                  <w:bottom w:val="single" w:sz="4" w:space="0" w:color="FFFFFF"/>
                  <w:right w:val="single" w:sz="4" w:space="0" w:color="2F75B5"/>
                </w:tcBorders>
                <w:shd w:val="clear" w:color="000000" w:fill="2F75B5"/>
                <w:vAlign w:val="center"/>
                <w:hideMark/>
              </w:tcPr>
            </w:tcPrChange>
          </w:tcPr>
          <w:p w14:paraId="61468E65" w14:textId="77777777" w:rsidR="00294494" w:rsidRPr="00881D72" w:rsidRDefault="00294494" w:rsidP="00975416">
            <w:pPr>
              <w:spacing w:after="0" w:line="240" w:lineRule="auto"/>
              <w:ind w:firstLineChars="100" w:firstLine="281"/>
              <w:jc w:val="right"/>
              <w:rPr>
                <w:ins w:id="3659" w:author="Airat Shigapov" w:date="2021-10-28T17:47:00Z"/>
                <w:rFonts w:ascii="Times New Roman" w:eastAsia="Times New Roman" w:hAnsi="Times New Roman" w:cs="Times New Roman"/>
                <w:b/>
                <w:bCs/>
                <w:color w:val="FFFFFF"/>
                <w:sz w:val="28"/>
                <w:szCs w:val="28"/>
                <w:lang w:val="en-US" w:eastAsia="en-AU"/>
                <w:rPrChange w:id="3660" w:author="Airat Shigapov" w:date="2021-10-28T17:51:00Z">
                  <w:rPr>
                    <w:ins w:id="3661" w:author="Airat Shigapov" w:date="2021-10-28T17:47:00Z"/>
                    <w:rFonts w:ascii="Verdana" w:eastAsia="Times New Roman" w:hAnsi="Verdana" w:cs="Arial"/>
                    <w:b/>
                    <w:bCs/>
                    <w:color w:val="FFFFFF"/>
                    <w:sz w:val="20"/>
                    <w:szCs w:val="20"/>
                    <w:lang w:val="en-US" w:eastAsia="en-AU"/>
                  </w:rPr>
                </w:rPrChange>
              </w:rPr>
            </w:pPr>
            <w:ins w:id="3662" w:author="Airat Shigapov" w:date="2021-10-28T17:47:00Z">
              <w:r w:rsidRPr="00881D72">
                <w:rPr>
                  <w:rFonts w:ascii="Times New Roman" w:eastAsia="Times New Roman" w:hAnsi="Times New Roman" w:cs="Times New Roman"/>
                  <w:b/>
                  <w:bCs/>
                  <w:color w:val="FFFFFF"/>
                  <w:sz w:val="28"/>
                  <w:szCs w:val="28"/>
                  <w:lang w:val="en-AU" w:eastAsia="en-AU"/>
                  <w:rPrChange w:id="3663" w:author="Airat Shigapov" w:date="2021-10-28T17:51:00Z">
                    <w:rPr>
                      <w:rFonts w:ascii="Verdana" w:eastAsia="Times New Roman" w:hAnsi="Verdana" w:cs="Arial"/>
                      <w:b/>
                      <w:bCs/>
                      <w:color w:val="FFFFFF"/>
                      <w:sz w:val="20"/>
                      <w:szCs w:val="20"/>
                      <w:lang w:val="en-AU" w:eastAsia="en-AU"/>
                    </w:rPr>
                  </w:rPrChange>
                </w:rPr>
                <w:t>Test</w:t>
              </w:r>
              <w:r w:rsidRPr="00881D72">
                <w:rPr>
                  <w:rFonts w:ascii="Times New Roman" w:eastAsia="Times New Roman" w:hAnsi="Times New Roman" w:cs="Times New Roman"/>
                  <w:b/>
                  <w:bCs/>
                  <w:color w:val="FFFFFF"/>
                  <w:sz w:val="28"/>
                  <w:szCs w:val="28"/>
                  <w:lang w:val="en-US" w:eastAsia="en-AU"/>
                  <w:rPrChange w:id="3664" w:author="Airat Shigapov" w:date="2021-10-28T17:51:00Z">
                    <w:rPr>
                      <w:rFonts w:ascii="Verdana" w:eastAsia="Times New Roman" w:hAnsi="Verdana" w:cs="Arial"/>
                      <w:b/>
                      <w:bCs/>
                      <w:color w:val="FFFFFF"/>
                      <w:sz w:val="20"/>
                      <w:szCs w:val="20"/>
                      <w:lang w:val="en-US" w:eastAsia="en-AU"/>
                    </w:rPr>
                  </w:rPrChange>
                </w:rPr>
                <w:t xml:space="preserve"> </w:t>
              </w:r>
              <w:r w:rsidRPr="00881D72">
                <w:rPr>
                  <w:rFonts w:ascii="Times New Roman" w:eastAsia="Times New Roman" w:hAnsi="Times New Roman" w:cs="Times New Roman"/>
                  <w:b/>
                  <w:bCs/>
                  <w:color w:val="FFFFFF"/>
                  <w:sz w:val="28"/>
                  <w:szCs w:val="28"/>
                  <w:lang w:val="en-AU" w:eastAsia="en-AU"/>
                  <w:rPrChange w:id="3665" w:author="Airat Shigapov" w:date="2021-10-28T17:51:00Z">
                    <w:rPr>
                      <w:rFonts w:ascii="Verdana" w:eastAsia="Times New Roman" w:hAnsi="Verdana" w:cs="Arial"/>
                      <w:b/>
                      <w:bCs/>
                      <w:color w:val="FFFFFF"/>
                      <w:sz w:val="20"/>
                      <w:szCs w:val="20"/>
                      <w:lang w:val="en-AU" w:eastAsia="en-AU"/>
                    </w:rPr>
                  </w:rPrChange>
                </w:rPr>
                <w:t>Case</w:t>
              </w:r>
              <w:r w:rsidRPr="00881D72">
                <w:rPr>
                  <w:rFonts w:ascii="Times New Roman" w:eastAsia="Times New Roman" w:hAnsi="Times New Roman" w:cs="Times New Roman"/>
                  <w:b/>
                  <w:bCs/>
                  <w:color w:val="FFFFFF"/>
                  <w:sz w:val="28"/>
                  <w:szCs w:val="28"/>
                  <w:lang w:val="en-US" w:eastAsia="en-AU"/>
                  <w:rPrChange w:id="3666" w:author="Airat Shigapov" w:date="2021-10-28T17:51:00Z">
                    <w:rPr>
                      <w:rFonts w:ascii="Verdana" w:eastAsia="Times New Roman" w:hAnsi="Verdana" w:cs="Arial"/>
                      <w:b/>
                      <w:bCs/>
                      <w:color w:val="FFFFFF"/>
                      <w:sz w:val="20"/>
                      <w:szCs w:val="20"/>
                      <w:lang w:val="en-US" w:eastAsia="en-AU"/>
                    </w:rPr>
                  </w:rPrChange>
                </w:rPr>
                <w:t xml:space="preserve"> #</w:t>
              </w:r>
            </w:ins>
          </w:p>
        </w:tc>
        <w:tc>
          <w:tcPr>
            <w:tcW w:w="6626" w:type="dxa"/>
            <w:tcBorders>
              <w:top w:val="single" w:sz="4" w:space="0" w:color="2F75B5"/>
              <w:left w:val="nil"/>
              <w:bottom w:val="single" w:sz="4" w:space="0" w:color="2F75B5"/>
              <w:right w:val="single" w:sz="4" w:space="0" w:color="2F75B5"/>
            </w:tcBorders>
            <w:shd w:val="clear" w:color="auto" w:fill="auto"/>
            <w:noWrap/>
            <w:vAlign w:val="center"/>
            <w:hideMark/>
            <w:tcPrChange w:id="3667" w:author="Airat Shigapov" w:date="2021-10-28T17:56:00Z">
              <w:tcPr>
                <w:tcW w:w="7127" w:type="dxa"/>
                <w:tcBorders>
                  <w:top w:val="single" w:sz="4" w:space="0" w:color="2F75B5"/>
                  <w:left w:val="nil"/>
                  <w:bottom w:val="single" w:sz="4" w:space="0" w:color="2F75B5"/>
                  <w:right w:val="single" w:sz="4" w:space="0" w:color="2F75B5"/>
                </w:tcBorders>
                <w:shd w:val="clear" w:color="auto" w:fill="auto"/>
                <w:noWrap/>
                <w:vAlign w:val="center"/>
                <w:hideMark/>
              </w:tcPr>
            </w:tcPrChange>
          </w:tcPr>
          <w:p w14:paraId="6AD1B658" w14:textId="77777777" w:rsidR="00294494" w:rsidRPr="00881D72" w:rsidRDefault="00294494" w:rsidP="00975416">
            <w:pPr>
              <w:spacing w:after="0" w:line="240" w:lineRule="auto"/>
              <w:rPr>
                <w:ins w:id="3668" w:author="Airat Shigapov" w:date="2021-10-28T17:47:00Z"/>
                <w:rFonts w:ascii="Times New Roman" w:eastAsia="Times New Roman" w:hAnsi="Times New Roman" w:cs="Times New Roman"/>
                <w:sz w:val="28"/>
                <w:szCs w:val="28"/>
                <w:lang w:val="en-US" w:eastAsia="en-AU"/>
                <w:rPrChange w:id="3669" w:author="Airat Shigapov" w:date="2021-10-28T17:51:00Z">
                  <w:rPr>
                    <w:ins w:id="3670" w:author="Airat Shigapov" w:date="2021-10-28T17:47:00Z"/>
                    <w:rFonts w:ascii="Arial" w:eastAsia="Times New Roman" w:hAnsi="Arial" w:cs="Arial"/>
                    <w:sz w:val="20"/>
                    <w:szCs w:val="20"/>
                    <w:lang w:val="en-US" w:eastAsia="en-AU"/>
                  </w:rPr>
                </w:rPrChange>
              </w:rPr>
            </w:pPr>
            <w:ins w:id="3671" w:author="Airat Shigapov" w:date="2021-10-28T17:47:00Z">
              <w:r w:rsidRPr="00881D72">
                <w:rPr>
                  <w:rFonts w:ascii="Times New Roman" w:eastAsia="Times New Roman" w:hAnsi="Times New Roman" w:cs="Times New Roman"/>
                  <w:sz w:val="28"/>
                  <w:szCs w:val="28"/>
                  <w:lang w:val="en-AU" w:eastAsia="en-AU"/>
                  <w:rPrChange w:id="3672" w:author="Airat Shigapov" w:date="2021-10-28T17:51:00Z">
                    <w:rPr>
                      <w:rFonts w:ascii="Arial" w:eastAsia="Times New Roman" w:hAnsi="Arial" w:cs="Arial"/>
                      <w:sz w:val="20"/>
                      <w:szCs w:val="20"/>
                      <w:lang w:val="en-AU" w:eastAsia="en-AU"/>
                    </w:rPr>
                  </w:rPrChange>
                </w:rPr>
                <w:t> 1</w:t>
              </w:r>
            </w:ins>
          </w:p>
        </w:tc>
      </w:tr>
      <w:tr w:rsidR="00294494" w:rsidRPr="007A3A06" w14:paraId="5CB3CA1C" w14:textId="77777777" w:rsidTr="00EB1F27">
        <w:trPr>
          <w:trHeight w:val="463"/>
          <w:ins w:id="3673" w:author="Airat Shigapov" w:date="2021-10-28T17:47:00Z"/>
          <w:trPrChange w:id="3674" w:author="Airat Shigapov" w:date="2021-10-28T17:56:00Z">
            <w:trPr>
              <w:trHeight w:val="499"/>
            </w:trPr>
          </w:trPrChange>
        </w:trPr>
        <w:tc>
          <w:tcPr>
            <w:tcW w:w="2914" w:type="dxa"/>
            <w:tcBorders>
              <w:top w:val="nil"/>
              <w:left w:val="single" w:sz="4" w:space="0" w:color="2F75B5"/>
              <w:bottom w:val="single" w:sz="4" w:space="0" w:color="FFFFFF"/>
              <w:right w:val="single" w:sz="4" w:space="0" w:color="2F75B5"/>
            </w:tcBorders>
            <w:shd w:val="clear" w:color="000000" w:fill="2F75B5"/>
            <w:noWrap/>
            <w:vAlign w:val="center"/>
            <w:hideMark/>
            <w:tcPrChange w:id="3675" w:author="Airat Shigapov" w:date="2021-10-28T17:56:00Z">
              <w:tcPr>
                <w:tcW w:w="3136" w:type="dxa"/>
                <w:tcBorders>
                  <w:top w:val="nil"/>
                  <w:left w:val="single" w:sz="4" w:space="0" w:color="2F75B5"/>
                  <w:bottom w:val="single" w:sz="4" w:space="0" w:color="FFFFFF"/>
                  <w:right w:val="single" w:sz="4" w:space="0" w:color="2F75B5"/>
                </w:tcBorders>
                <w:shd w:val="clear" w:color="000000" w:fill="2F75B5"/>
                <w:noWrap/>
                <w:vAlign w:val="center"/>
                <w:hideMark/>
              </w:tcPr>
            </w:tcPrChange>
          </w:tcPr>
          <w:p w14:paraId="5080B964" w14:textId="77777777" w:rsidR="00294494" w:rsidRPr="00881D72" w:rsidRDefault="00294494" w:rsidP="00975416">
            <w:pPr>
              <w:spacing w:after="0" w:line="240" w:lineRule="auto"/>
              <w:ind w:firstLineChars="100" w:firstLine="281"/>
              <w:jc w:val="right"/>
              <w:rPr>
                <w:ins w:id="3676" w:author="Airat Shigapov" w:date="2021-10-28T17:47:00Z"/>
                <w:rFonts w:ascii="Times New Roman" w:eastAsia="Times New Roman" w:hAnsi="Times New Roman" w:cs="Times New Roman"/>
                <w:b/>
                <w:bCs/>
                <w:color w:val="FFFFFF"/>
                <w:sz w:val="28"/>
                <w:szCs w:val="28"/>
                <w:lang w:eastAsia="en-AU"/>
                <w:rPrChange w:id="3677" w:author="Airat Shigapov" w:date="2021-10-28T17:51:00Z">
                  <w:rPr>
                    <w:ins w:id="3678" w:author="Airat Shigapov" w:date="2021-10-28T17:47:00Z"/>
                    <w:rFonts w:ascii="Verdana" w:eastAsia="Times New Roman" w:hAnsi="Verdana" w:cs="Arial"/>
                    <w:b/>
                    <w:bCs/>
                    <w:color w:val="FFFFFF"/>
                    <w:sz w:val="20"/>
                    <w:szCs w:val="20"/>
                    <w:lang w:eastAsia="en-AU"/>
                  </w:rPr>
                </w:rPrChange>
              </w:rPr>
            </w:pPr>
            <w:ins w:id="3679" w:author="Airat Shigapov" w:date="2021-10-28T17:47:00Z">
              <w:r w:rsidRPr="00881D72">
                <w:rPr>
                  <w:rFonts w:ascii="Times New Roman" w:eastAsia="Times New Roman" w:hAnsi="Times New Roman" w:cs="Times New Roman"/>
                  <w:b/>
                  <w:bCs/>
                  <w:color w:val="FFFFFF"/>
                  <w:sz w:val="28"/>
                  <w:szCs w:val="28"/>
                  <w:lang w:eastAsia="en-AU"/>
                  <w:rPrChange w:id="3680" w:author="Airat Shigapov" w:date="2021-10-28T17:51:00Z">
                    <w:rPr>
                      <w:rFonts w:ascii="Verdana" w:eastAsia="Times New Roman" w:hAnsi="Verdana" w:cs="Arial"/>
                      <w:b/>
                      <w:bCs/>
                      <w:color w:val="FFFFFF"/>
                      <w:sz w:val="20"/>
                      <w:szCs w:val="20"/>
                      <w:lang w:eastAsia="en-AU"/>
                    </w:rPr>
                  </w:rPrChange>
                </w:rPr>
                <w:t>Приоритет теста</w:t>
              </w:r>
            </w:ins>
          </w:p>
        </w:tc>
        <w:tc>
          <w:tcPr>
            <w:tcW w:w="6626" w:type="dxa"/>
            <w:tcBorders>
              <w:top w:val="nil"/>
              <w:left w:val="nil"/>
              <w:bottom w:val="single" w:sz="4" w:space="0" w:color="2F75B5"/>
              <w:right w:val="single" w:sz="4" w:space="0" w:color="2F75B5"/>
            </w:tcBorders>
            <w:shd w:val="clear" w:color="auto" w:fill="auto"/>
            <w:noWrap/>
            <w:vAlign w:val="center"/>
            <w:hideMark/>
            <w:tcPrChange w:id="3681" w:author="Airat Shigapov" w:date="2021-10-28T17:56:00Z">
              <w:tcPr>
                <w:tcW w:w="7127" w:type="dxa"/>
                <w:tcBorders>
                  <w:top w:val="nil"/>
                  <w:left w:val="nil"/>
                  <w:bottom w:val="single" w:sz="4" w:space="0" w:color="2F75B5"/>
                  <w:right w:val="single" w:sz="4" w:space="0" w:color="2F75B5"/>
                </w:tcBorders>
                <w:shd w:val="clear" w:color="auto" w:fill="auto"/>
                <w:noWrap/>
                <w:vAlign w:val="center"/>
                <w:hideMark/>
              </w:tcPr>
            </w:tcPrChange>
          </w:tcPr>
          <w:p w14:paraId="7555192D" w14:textId="77777777" w:rsidR="00294494" w:rsidRPr="00881D72" w:rsidRDefault="00294494" w:rsidP="00975416">
            <w:pPr>
              <w:spacing w:after="0" w:line="240" w:lineRule="auto"/>
              <w:rPr>
                <w:ins w:id="3682" w:author="Airat Shigapov" w:date="2021-10-28T17:47:00Z"/>
                <w:rFonts w:ascii="Times New Roman" w:eastAsia="Times New Roman" w:hAnsi="Times New Roman" w:cs="Times New Roman"/>
                <w:sz w:val="28"/>
                <w:szCs w:val="28"/>
                <w:lang w:eastAsia="en-AU"/>
                <w:rPrChange w:id="3683" w:author="Airat Shigapov" w:date="2021-10-28T17:51:00Z">
                  <w:rPr>
                    <w:ins w:id="3684" w:author="Airat Shigapov" w:date="2021-10-28T17:47:00Z"/>
                    <w:rFonts w:ascii="Arial" w:eastAsia="Times New Roman" w:hAnsi="Arial" w:cs="Arial"/>
                    <w:sz w:val="20"/>
                    <w:szCs w:val="20"/>
                    <w:lang w:eastAsia="en-AU"/>
                  </w:rPr>
                </w:rPrChange>
              </w:rPr>
            </w:pPr>
            <w:ins w:id="3685" w:author="Airat Shigapov" w:date="2021-10-28T17:47:00Z">
              <w:r w:rsidRPr="00881D72">
                <w:rPr>
                  <w:rFonts w:ascii="Times New Roman" w:eastAsia="Times New Roman" w:hAnsi="Times New Roman" w:cs="Times New Roman"/>
                  <w:sz w:val="28"/>
                  <w:szCs w:val="28"/>
                  <w:lang w:val="en-AU" w:eastAsia="en-AU"/>
                  <w:rPrChange w:id="3686" w:author="Airat Shigapov" w:date="2021-10-28T17:51:00Z">
                    <w:rPr>
                      <w:rFonts w:ascii="Arial" w:eastAsia="Times New Roman" w:hAnsi="Arial" w:cs="Arial"/>
                      <w:sz w:val="20"/>
                      <w:szCs w:val="20"/>
                      <w:lang w:val="en-AU" w:eastAsia="en-AU"/>
                    </w:rPr>
                  </w:rPrChange>
                </w:rPr>
                <w:t> </w:t>
              </w:r>
              <w:r w:rsidRPr="00881D72">
                <w:rPr>
                  <w:rFonts w:ascii="Times New Roman" w:eastAsia="Times New Roman" w:hAnsi="Times New Roman" w:cs="Times New Roman"/>
                  <w:sz w:val="28"/>
                  <w:szCs w:val="28"/>
                  <w:lang w:eastAsia="en-AU"/>
                  <w:rPrChange w:id="3687" w:author="Airat Shigapov" w:date="2021-10-28T17:51:00Z">
                    <w:rPr>
                      <w:rFonts w:ascii="Arial" w:eastAsia="Times New Roman" w:hAnsi="Arial" w:cs="Arial"/>
                      <w:sz w:val="20"/>
                      <w:szCs w:val="20"/>
                      <w:lang w:eastAsia="en-AU"/>
                    </w:rPr>
                  </w:rPrChange>
                </w:rPr>
                <w:t>Высокий</w:t>
              </w:r>
            </w:ins>
          </w:p>
        </w:tc>
      </w:tr>
      <w:tr w:rsidR="00294494" w:rsidRPr="00B8355A" w14:paraId="6AE475B2" w14:textId="77777777" w:rsidTr="00EB1F27">
        <w:trPr>
          <w:trHeight w:val="463"/>
          <w:ins w:id="3688" w:author="Airat Shigapov" w:date="2021-10-28T17:47:00Z"/>
          <w:trPrChange w:id="3689" w:author="Airat Shigapov" w:date="2021-10-28T17:56:00Z">
            <w:trPr>
              <w:trHeight w:val="499"/>
            </w:trPr>
          </w:trPrChange>
        </w:trPr>
        <w:tc>
          <w:tcPr>
            <w:tcW w:w="2914" w:type="dxa"/>
            <w:tcBorders>
              <w:top w:val="nil"/>
              <w:left w:val="single" w:sz="4" w:space="0" w:color="2F75B5"/>
              <w:bottom w:val="single" w:sz="4" w:space="0" w:color="FFFFFF"/>
              <w:right w:val="single" w:sz="4" w:space="0" w:color="2F75B5"/>
            </w:tcBorders>
            <w:shd w:val="clear" w:color="000000" w:fill="2F75B5"/>
            <w:noWrap/>
            <w:vAlign w:val="center"/>
            <w:hideMark/>
            <w:tcPrChange w:id="3690" w:author="Airat Shigapov" w:date="2021-10-28T17:56:00Z">
              <w:tcPr>
                <w:tcW w:w="3136" w:type="dxa"/>
                <w:tcBorders>
                  <w:top w:val="nil"/>
                  <w:left w:val="single" w:sz="4" w:space="0" w:color="2F75B5"/>
                  <w:bottom w:val="single" w:sz="4" w:space="0" w:color="FFFFFF"/>
                  <w:right w:val="single" w:sz="4" w:space="0" w:color="2F75B5"/>
                </w:tcBorders>
                <w:shd w:val="clear" w:color="000000" w:fill="2F75B5"/>
                <w:noWrap/>
                <w:vAlign w:val="center"/>
                <w:hideMark/>
              </w:tcPr>
            </w:tcPrChange>
          </w:tcPr>
          <w:p w14:paraId="785D6A43" w14:textId="77777777" w:rsidR="00294494" w:rsidRPr="00881D72" w:rsidRDefault="00294494" w:rsidP="00975416">
            <w:pPr>
              <w:spacing w:after="0" w:line="240" w:lineRule="auto"/>
              <w:ind w:firstLineChars="100" w:firstLine="281"/>
              <w:jc w:val="right"/>
              <w:rPr>
                <w:ins w:id="3691" w:author="Airat Shigapov" w:date="2021-10-28T17:47:00Z"/>
                <w:rFonts w:ascii="Times New Roman" w:eastAsia="Times New Roman" w:hAnsi="Times New Roman" w:cs="Times New Roman"/>
                <w:b/>
                <w:bCs/>
                <w:color w:val="FFFFFF"/>
                <w:sz w:val="28"/>
                <w:szCs w:val="28"/>
                <w:lang w:eastAsia="en-AU"/>
                <w:rPrChange w:id="3692" w:author="Airat Shigapov" w:date="2021-10-28T17:51:00Z">
                  <w:rPr>
                    <w:ins w:id="3693" w:author="Airat Shigapov" w:date="2021-10-28T17:47:00Z"/>
                    <w:rFonts w:ascii="Verdana" w:eastAsia="Times New Roman" w:hAnsi="Verdana" w:cs="Arial"/>
                    <w:b/>
                    <w:bCs/>
                    <w:color w:val="FFFFFF"/>
                    <w:sz w:val="20"/>
                    <w:szCs w:val="20"/>
                    <w:lang w:eastAsia="en-AU"/>
                  </w:rPr>
                </w:rPrChange>
              </w:rPr>
            </w:pPr>
            <w:ins w:id="3694" w:author="Airat Shigapov" w:date="2021-10-28T17:47:00Z">
              <w:r w:rsidRPr="00881D72">
                <w:rPr>
                  <w:rFonts w:ascii="Times New Roman" w:eastAsia="Times New Roman" w:hAnsi="Times New Roman" w:cs="Times New Roman"/>
                  <w:b/>
                  <w:bCs/>
                  <w:color w:val="FFFFFF"/>
                  <w:sz w:val="28"/>
                  <w:szCs w:val="28"/>
                  <w:lang w:eastAsia="en-AU"/>
                  <w:rPrChange w:id="3695" w:author="Airat Shigapov" w:date="2021-10-28T17:51:00Z">
                    <w:rPr>
                      <w:rFonts w:ascii="Verdana" w:eastAsia="Times New Roman" w:hAnsi="Verdana" w:cs="Arial"/>
                      <w:b/>
                      <w:bCs/>
                      <w:color w:val="FFFFFF"/>
                      <w:sz w:val="20"/>
                      <w:szCs w:val="20"/>
                      <w:lang w:eastAsia="en-AU"/>
                    </w:rPr>
                  </w:rPrChange>
                </w:rPr>
                <w:t>Название тестирования/Имя</w:t>
              </w:r>
            </w:ins>
          </w:p>
        </w:tc>
        <w:tc>
          <w:tcPr>
            <w:tcW w:w="6626" w:type="dxa"/>
            <w:tcBorders>
              <w:top w:val="nil"/>
              <w:left w:val="nil"/>
              <w:bottom w:val="single" w:sz="4" w:space="0" w:color="2F75B5"/>
              <w:right w:val="single" w:sz="4" w:space="0" w:color="2F75B5"/>
            </w:tcBorders>
            <w:shd w:val="clear" w:color="auto" w:fill="auto"/>
            <w:noWrap/>
            <w:vAlign w:val="center"/>
            <w:hideMark/>
            <w:tcPrChange w:id="3696" w:author="Airat Shigapov" w:date="2021-10-28T17:56:00Z">
              <w:tcPr>
                <w:tcW w:w="7127" w:type="dxa"/>
                <w:tcBorders>
                  <w:top w:val="nil"/>
                  <w:left w:val="nil"/>
                  <w:bottom w:val="single" w:sz="4" w:space="0" w:color="2F75B5"/>
                  <w:right w:val="single" w:sz="4" w:space="0" w:color="2F75B5"/>
                </w:tcBorders>
                <w:shd w:val="clear" w:color="auto" w:fill="auto"/>
                <w:noWrap/>
                <w:vAlign w:val="center"/>
                <w:hideMark/>
              </w:tcPr>
            </w:tcPrChange>
          </w:tcPr>
          <w:p w14:paraId="32C2813B" w14:textId="77777777" w:rsidR="00294494" w:rsidRPr="00881D72" w:rsidRDefault="00294494" w:rsidP="00975416">
            <w:pPr>
              <w:spacing w:after="0" w:line="240" w:lineRule="auto"/>
              <w:rPr>
                <w:ins w:id="3697" w:author="Airat Shigapov" w:date="2021-10-28T17:47:00Z"/>
                <w:rFonts w:ascii="Times New Roman" w:eastAsia="Times New Roman" w:hAnsi="Times New Roman" w:cs="Times New Roman"/>
                <w:sz w:val="28"/>
                <w:szCs w:val="28"/>
                <w:lang w:eastAsia="en-AU"/>
                <w:rPrChange w:id="3698" w:author="Airat Shigapov" w:date="2021-10-28T17:51:00Z">
                  <w:rPr>
                    <w:ins w:id="3699" w:author="Airat Shigapov" w:date="2021-10-28T17:47:00Z"/>
                    <w:rFonts w:ascii="Arial" w:eastAsia="Times New Roman" w:hAnsi="Arial" w:cs="Arial"/>
                    <w:sz w:val="20"/>
                    <w:szCs w:val="20"/>
                    <w:lang w:eastAsia="en-AU"/>
                  </w:rPr>
                </w:rPrChange>
              </w:rPr>
            </w:pPr>
            <w:ins w:id="3700" w:author="Airat Shigapov" w:date="2021-10-28T17:47:00Z">
              <w:r w:rsidRPr="00881D72">
                <w:rPr>
                  <w:rFonts w:ascii="Times New Roman" w:eastAsia="Times New Roman" w:hAnsi="Times New Roman" w:cs="Times New Roman"/>
                  <w:sz w:val="28"/>
                  <w:szCs w:val="28"/>
                  <w:lang w:val="en-AU" w:eastAsia="en-AU"/>
                  <w:rPrChange w:id="3701" w:author="Airat Shigapov" w:date="2021-10-28T17:51:00Z">
                    <w:rPr>
                      <w:rFonts w:ascii="Arial" w:eastAsia="Times New Roman" w:hAnsi="Arial" w:cs="Arial"/>
                      <w:sz w:val="20"/>
                      <w:szCs w:val="20"/>
                      <w:lang w:val="en-AU" w:eastAsia="en-AU"/>
                    </w:rPr>
                  </w:rPrChange>
                </w:rPr>
                <w:t> </w:t>
              </w:r>
              <w:r w:rsidRPr="00881D72">
                <w:rPr>
                  <w:rFonts w:ascii="Times New Roman" w:eastAsia="Times New Roman" w:hAnsi="Times New Roman" w:cs="Times New Roman"/>
                  <w:sz w:val="28"/>
                  <w:szCs w:val="28"/>
                  <w:lang w:eastAsia="en-AU"/>
                  <w:rPrChange w:id="3702" w:author="Airat Shigapov" w:date="2021-10-28T17:51:00Z">
                    <w:rPr>
                      <w:rFonts w:ascii="Arial" w:eastAsia="Times New Roman" w:hAnsi="Arial" w:cs="Arial"/>
                      <w:sz w:val="20"/>
                      <w:szCs w:val="20"/>
                      <w:lang w:eastAsia="en-AU"/>
                    </w:rPr>
                  </w:rPrChange>
                </w:rPr>
                <w:t>Регистрация нового пользователя, почта которого уже занята</w:t>
              </w:r>
            </w:ins>
          </w:p>
        </w:tc>
      </w:tr>
      <w:tr w:rsidR="00294494" w:rsidRPr="00B8355A" w14:paraId="4DBBB033" w14:textId="77777777" w:rsidTr="00EB1F27">
        <w:trPr>
          <w:trHeight w:val="463"/>
          <w:ins w:id="3703" w:author="Airat Shigapov" w:date="2021-10-28T17:47:00Z"/>
          <w:trPrChange w:id="3704" w:author="Airat Shigapov" w:date="2021-10-28T17:56:00Z">
            <w:trPr>
              <w:trHeight w:val="499"/>
            </w:trPr>
          </w:trPrChange>
        </w:trPr>
        <w:tc>
          <w:tcPr>
            <w:tcW w:w="2914" w:type="dxa"/>
            <w:tcBorders>
              <w:top w:val="nil"/>
              <w:left w:val="single" w:sz="4" w:space="0" w:color="2F75B5"/>
              <w:bottom w:val="single" w:sz="4" w:space="0" w:color="FFFFFF"/>
              <w:right w:val="single" w:sz="4" w:space="0" w:color="2F75B5"/>
            </w:tcBorders>
            <w:shd w:val="clear" w:color="000000" w:fill="2F75B5"/>
            <w:noWrap/>
            <w:vAlign w:val="center"/>
            <w:hideMark/>
            <w:tcPrChange w:id="3705" w:author="Airat Shigapov" w:date="2021-10-28T17:56:00Z">
              <w:tcPr>
                <w:tcW w:w="3136" w:type="dxa"/>
                <w:tcBorders>
                  <w:top w:val="nil"/>
                  <w:left w:val="single" w:sz="4" w:space="0" w:color="2F75B5"/>
                  <w:bottom w:val="single" w:sz="4" w:space="0" w:color="FFFFFF"/>
                  <w:right w:val="single" w:sz="4" w:space="0" w:color="2F75B5"/>
                </w:tcBorders>
                <w:shd w:val="clear" w:color="000000" w:fill="2F75B5"/>
                <w:noWrap/>
                <w:vAlign w:val="center"/>
                <w:hideMark/>
              </w:tcPr>
            </w:tcPrChange>
          </w:tcPr>
          <w:p w14:paraId="59840F85" w14:textId="77777777" w:rsidR="00294494" w:rsidRPr="00881D72" w:rsidRDefault="00294494" w:rsidP="00975416">
            <w:pPr>
              <w:spacing w:after="0" w:line="240" w:lineRule="auto"/>
              <w:ind w:firstLineChars="100" w:firstLine="281"/>
              <w:jc w:val="right"/>
              <w:rPr>
                <w:ins w:id="3706" w:author="Airat Shigapov" w:date="2021-10-28T17:47:00Z"/>
                <w:rFonts w:ascii="Times New Roman" w:eastAsia="Times New Roman" w:hAnsi="Times New Roman" w:cs="Times New Roman"/>
                <w:b/>
                <w:bCs/>
                <w:color w:val="FFFFFF"/>
                <w:sz w:val="28"/>
                <w:szCs w:val="28"/>
                <w:lang w:eastAsia="en-AU"/>
                <w:rPrChange w:id="3707" w:author="Airat Shigapov" w:date="2021-10-28T17:51:00Z">
                  <w:rPr>
                    <w:ins w:id="3708" w:author="Airat Shigapov" w:date="2021-10-28T17:47:00Z"/>
                    <w:rFonts w:ascii="Verdana" w:eastAsia="Times New Roman" w:hAnsi="Verdana" w:cs="Arial"/>
                    <w:b/>
                    <w:bCs/>
                    <w:color w:val="FFFFFF"/>
                    <w:sz w:val="20"/>
                    <w:szCs w:val="20"/>
                    <w:lang w:eastAsia="en-AU"/>
                  </w:rPr>
                </w:rPrChange>
              </w:rPr>
            </w:pPr>
            <w:ins w:id="3709" w:author="Airat Shigapov" w:date="2021-10-28T17:47:00Z">
              <w:r w:rsidRPr="00881D72">
                <w:rPr>
                  <w:rFonts w:ascii="Times New Roman" w:eastAsia="Times New Roman" w:hAnsi="Times New Roman" w:cs="Times New Roman"/>
                  <w:b/>
                  <w:bCs/>
                  <w:color w:val="FFFFFF"/>
                  <w:sz w:val="28"/>
                  <w:szCs w:val="28"/>
                  <w:lang w:eastAsia="en-AU"/>
                  <w:rPrChange w:id="3710" w:author="Airat Shigapov" w:date="2021-10-28T17:51:00Z">
                    <w:rPr>
                      <w:rFonts w:ascii="Verdana" w:eastAsia="Times New Roman" w:hAnsi="Verdana" w:cs="Arial"/>
                      <w:b/>
                      <w:bCs/>
                      <w:color w:val="FFFFFF"/>
                      <w:sz w:val="20"/>
                      <w:szCs w:val="20"/>
                      <w:lang w:eastAsia="en-AU"/>
                    </w:rPr>
                  </w:rPrChange>
                </w:rPr>
                <w:t>Резюме испытания</w:t>
              </w:r>
            </w:ins>
          </w:p>
        </w:tc>
        <w:tc>
          <w:tcPr>
            <w:tcW w:w="6626" w:type="dxa"/>
            <w:tcBorders>
              <w:top w:val="nil"/>
              <w:left w:val="nil"/>
              <w:bottom w:val="single" w:sz="4" w:space="0" w:color="2F75B5"/>
              <w:right w:val="single" w:sz="4" w:space="0" w:color="2F75B5"/>
            </w:tcBorders>
            <w:shd w:val="clear" w:color="auto" w:fill="auto"/>
            <w:noWrap/>
            <w:vAlign w:val="center"/>
            <w:hideMark/>
            <w:tcPrChange w:id="3711" w:author="Airat Shigapov" w:date="2021-10-28T17:56:00Z">
              <w:tcPr>
                <w:tcW w:w="7127" w:type="dxa"/>
                <w:tcBorders>
                  <w:top w:val="nil"/>
                  <w:left w:val="nil"/>
                  <w:bottom w:val="single" w:sz="4" w:space="0" w:color="2F75B5"/>
                  <w:right w:val="single" w:sz="4" w:space="0" w:color="2F75B5"/>
                </w:tcBorders>
                <w:shd w:val="clear" w:color="auto" w:fill="auto"/>
                <w:noWrap/>
                <w:vAlign w:val="center"/>
                <w:hideMark/>
              </w:tcPr>
            </w:tcPrChange>
          </w:tcPr>
          <w:p w14:paraId="3A5443D9" w14:textId="77777777" w:rsidR="00294494" w:rsidRPr="00881D72" w:rsidRDefault="00294494" w:rsidP="00975416">
            <w:pPr>
              <w:spacing w:after="0" w:line="240" w:lineRule="auto"/>
              <w:rPr>
                <w:ins w:id="3712" w:author="Airat Shigapov" w:date="2021-10-28T17:47:00Z"/>
                <w:rFonts w:ascii="Times New Roman" w:eastAsia="Times New Roman" w:hAnsi="Times New Roman" w:cs="Times New Roman"/>
                <w:sz w:val="28"/>
                <w:szCs w:val="28"/>
                <w:lang w:eastAsia="en-AU"/>
                <w:rPrChange w:id="3713" w:author="Airat Shigapov" w:date="2021-10-28T17:51:00Z">
                  <w:rPr>
                    <w:ins w:id="3714" w:author="Airat Shigapov" w:date="2021-10-28T17:47:00Z"/>
                    <w:rFonts w:ascii="Arial" w:eastAsia="Times New Roman" w:hAnsi="Arial" w:cs="Arial"/>
                    <w:sz w:val="20"/>
                    <w:szCs w:val="20"/>
                    <w:lang w:eastAsia="en-AU"/>
                  </w:rPr>
                </w:rPrChange>
              </w:rPr>
            </w:pPr>
            <w:ins w:id="3715" w:author="Airat Shigapov" w:date="2021-10-28T17:47:00Z">
              <w:r w:rsidRPr="00881D72">
                <w:rPr>
                  <w:rFonts w:ascii="Times New Roman" w:eastAsia="Times New Roman" w:hAnsi="Times New Roman" w:cs="Times New Roman"/>
                  <w:sz w:val="28"/>
                  <w:szCs w:val="28"/>
                  <w:lang w:val="en-AU" w:eastAsia="en-AU"/>
                  <w:rPrChange w:id="3716" w:author="Airat Shigapov" w:date="2021-10-28T17:51:00Z">
                    <w:rPr>
                      <w:rFonts w:ascii="Arial" w:eastAsia="Times New Roman" w:hAnsi="Arial" w:cs="Arial"/>
                      <w:sz w:val="20"/>
                      <w:szCs w:val="20"/>
                      <w:lang w:val="en-AU" w:eastAsia="en-AU"/>
                    </w:rPr>
                  </w:rPrChange>
                </w:rPr>
                <w:t> </w:t>
              </w:r>
              <w:r w:rsidRPr="00881D72">
                <w:rPr>
                  <w:rFonts w:ascii="Times New Roman" w:eastAsia="Times New Roman" w:hAnsi="Times New Roman" w:cs="Times New Roman"/>
                  <w:sz w:val="28"/>
                  <w:szCs w:val="28"/>
                  <w:lang w:eastAsia="en-AU"/>
                  <w:rPrChange w:id="3717" w:author="Airat Shigapov" w:date="2021-10-28T17:51:00Z">
                    <w:rPr>
                      <w:rFonts w:ascii="Arial" w:eastAsia="Times New Roman" w:hAnsi="Arial" w:cs="Arial"/>
                      <w:sz w:val="20"/>
                      <w:szCs w:val="20"/>
                      <w:lang w:eastAsia="en-AU"/>
                    </w:rPr>
                  </w:rPrChange>
                </w:rPr>
                <w:t>Необходимо чтобы программа выводила сообщение об ошибке при недоступной почте.</w:t>
              </w:r>
            </w:ins>
          </w:p>
        </w:tc>
      </w:tr>
      <w:tr w:rsidR="00294494" w:rsidRPr="003A33D0" w14:paraId="2F4C6112" w14:textId="77777777" w:rsidTr="00EB1F27">
        <w:trPr>
          <w:trHeight w:val="463"/>
          <w:ins w:id="3718" w:author="Airat Shigapov" w:date="2021-10-28T17:47:00Z"/>
          <w:trPrChange w:id="3719" w:author="Airat Shigapov" w:date="2021-10-28T17:56:00Z">
            <w:trPr>
              <w:trHeight w:val="499"/>
            </w:trPr>
          </w:trPrChange>
        </w:trPr>
        <w:tc>
          <w:tcPr>
            <w:tcW w:w="2914" w:type="dxa"/>
            <w:tcBorders>
              <w:top w:val="nil"/>
              <w:left w:val="single" w:sz="4" w:space="0" w:color="2F75B5"/>
              <w:bottom w:val="single" w:sz="4" w:space="0" w:color="FFFFFF"/>
              <w:right w:val="single" w:sz="4" w:space="0" w:color="2F75B5"/>
            </w:tcBorders>
            <w:shd w:val="clear" w:color="000000" w:fill="2F75B5"/>
            <w:noWrap/>
            <w:vAlign w:val="center"/>
            <w:hideMark/>
            <w:tcPrChange w:id="3720" w:author="Airat Shigapov" w:date="2021-10-28T17:56:00Z">
              <w:tcPr>
                <w:tcW w:w="3136" w:type="dxa"/>
                <w:tcBorders>
                  <w:top w:val="nil"/>
                  <w:left w:val="single" w:sz="4" w:space="0" w:color="2F75B5"/>
                  <w:bottom w:val="single" w:sz="4" w:space="0" w:color="FFFFFF"/>
                  <w:right w:val="single" w:sz="4" w:space="0" w:color="2F75B5"/>
                </w:tcBorders>
                <w:shd w:val="clear" w:color="000000" w:fill="2F75B5"/>
                <w:noWrap/>
                <w:vAlign w:val="center"/>
                <w:hideMark/>
              </w:tcPr>
            </w:tcPrChange>
          </w:tcPr>
          <w:p w14:paraId="34638299" w14:textId="77777777" w:rsidR="00294494" w:rsidRPr="00881D72" w:rsidRDefault="00294494" w:rsidP="00975416">
            <w:pPr>
              <w:spacing w:after="0" w:line="240" w:lineRule="auto"/>
              <w:ind w:firstLineChars="100" w:firstLine="281"/>
              <w:jc w:val="right"/>
              <w:rPr>
                <w:ins w:id="3721" w:author="Airat Shigapov" w:date="2021-10-28T17:47:00Z"/>
                <w:rFonts w:ascii="Times New Roman" w:eastAsia="Times New Roman" w:hAnsi="Times New Roman" w:cs="Times New Roman"/>
                <w:b/>
                <w:bCs/>
                <w:color w:val="FFFFFF"/>
                <w:sz w:val="28"/>
                <w:szCs w:val="28"/>
                <w:lang w:eastAsia="en-AU"/>
                <w:rPrChange w:id="3722" w:author="Airat Shigapov" w:date="2021-10-28T17:51:00Z">
                  <w:rPr>
                    <w:ins w:id="3723" w:author="Airat Shigapov" w:date="2021-10-28T17:47:00Z"/>
                    <w:rFonts w:ascii="Verdana" w:eastAsia="Times New Roman" w:hAnsi="Verdana" w:cs="Arial"/>
                    <w:b/>
                    <w:bCs/>
                    <w:color w:val="FFFFFF"/>
                    <w:sz w:val="20"/>
                    <w:szCs w:val="20"/>
                    <w:lang w:eastAsia="en-AU"/>
                  </w:rPr>
                </w:rPrChange>
              </w:rPr>
            </w:pPr>
            <w:ins w:id="3724" w:author="Airat Shigapov" w:date="2021-10-28T17:47:00Z">
              <w:r w:rsidRPr="00881D72">
                <w:rPr>
                  <w:rFonts w:ascii="Times New Roman" w:eastAsia="Times New Roman" w:hAnsi="Times New Roman" w:cs="Times New Roman"/>
                  <w:b/>
                  <w:bCs/>
                  <w:color w:val="FFFFFF"/>
                  <w:sz w:val="28"/>
                  <w:szCs w:val="28"/>
                  <w:lang w:eastAsia="en-AU"/>
                  <w:rPrChange w:id="3725" w:author="Airat Shigapov" w:date="2021-10-28T17:51:00Z">
                    <w:rPr>
                      <w:rFonts w:ascii="Verdana" w:eastAsia="Times New Roman" w:hAnsi="Verdana" w:cs="Arial"/>
                      <w:b/>
                      <w:bCs/>
                      <w:color w:val="FFFFFF"/>
                      <w:sz w:val="20"/>
                      <w:szCs w:val="20"/>
                      <w:lang w:eastAsia="en-AU"/>
                    </w:rPr>
                  </w:rPrChange>
                </w:rPr>
                <w:t>Шаги тестирования</w:t>
              </w:r>
            </w:ins>
          </w:p>
        </w:tc>
        <w:tc>
          <w:tcPr>
            <w:tcW w:w="6626" w:type="dxa"/>
            <w:tcBorders>
              <w:top w:val="nil"/>
              <w:left w:val="nil"/>
              <w:bottom w:val="single" w:sz="4" w:space="0" w:color="2F75B5"/>
              <w:right w:val="single" w:sz="4" w:space="0" w:color="2F75B5"/>
            </w:tcBorders>
            <w:shd w:val="clear" w:color="auto" w:fill="auto"/>
            <w:noWrap/>
            <w:vAlign w:val="center"/>
            <w:hideMark/>
            <w:tcPrChange w:id="3726" w:author="Airat Shigapov" w:date="2021-10-28T17:56:00Z">
              <w:tcPr>
                <w:tcW w:w="7127" w:type="dxa"/>
                <w:tcBorders>
                  <w:top w:val="nil"/>
                  <w:left w:val="nil"/>
                  <w:bottom w:val="single" w:sz="4" w:space="0" w:color="2F75B5"/>
                  <w:right w:val="single" w:sz="4" w:space="0" w:color="2F75B5"/>
                </w:tcBorders>
                <w:shd w:val="clear" w:color="auto" w:fill="auto"/>
                <w:noWrap/>
                <w:vAlign w:val="center"/>
                <w:hideMark/>
              </w:tcPr>
            </w:tcPrChange>
          </w:tcPr>
          <w:p w14:paraId="6895FAE6" w14:textId="77777777" w:rsidR="00294494" w:rsidRPr="00881D72" w:rsidRDefault="00294494" w:rsidP="00975416">
            <w:pPr>
              <w:spacing w:after="0" w:line="240" w:lineRule="auto"/>
              <w:rPr>
                <w:ins w:id="3727" w:author="Airat Shigapov" w:date="2021-10-28T17:47:00Z"/>
                <w:rFonts w:ascii="Times New Roman" w:eastAsia="Times New Roman" w:hAnsi="Times New Roman" w:cs="Times New Roman"/>
                <w:sz w:val="28"/>
                <w:szCs w:val="28"/>
                <w:lang w:eastAsia="en-AU"/>
                <w:rPrChange w:id="3728" w:author="Airat Shigapov" w:date="2021-10-28T17:51:00Z">
                  <w:rPr>
                    <w:ins w:id="3729" w:author="Airat Shigapov" w:date="2021-10-28T17:47:00Z"/>
                    <w:rFonts w:ascii="Arial" w:eastAsia="Times New Roman" w:hAnsi="Arial" w:cs="Arial"/>
                    <w:sz w:val="20"/>
                    <w:szCs w:val="20"/>
                    <w:lang w:eastAsia="en-AU"/>
                  </w:rPr>
                </w:rPrChange>
              </w:rPr>
            </w:pPr>
            <w:ins w:id="3730" w:author="Airat Shigapov" w:date="2021-10-28T17:47:00Z">
              <w:r w:rsidRPr="00881D72">
                <w:rPr>
                  <w:rFonts w:ascii="Times New Roman" w:eastAsia="Times New Roman" w:hAnsi="Times New Roman" w:cs="Times New Roman"/>
                  <w:sz w:val="28"/>
                  <w:szCs w:val="28"/>
                  <w:lang w:eastAsia="en-AU"/>
                  <w:rPrChange w:id="3731" w:author="Airat Shigapov" w:date="2021-10-28T17:51:00Z">
                    <w:rPr>
                      <w:rFonts w:ascii="Arial" w:eastAsia="Times New Roman" w:hAnsi="Arial" w:cs="Arial"/>
                      <w:sz w:val="20"/>
                      <w:szCs w:val="20"/>
                      <w:lang w:eastAsia="en-AU"/>
                    </w:rPr>
                  </w:rPrChange>
                </w:rPr>
                <w:t xml:space="preserve"> 1. Нажать на вкладку “Регистрация”;</w:t>
              </w:r>
            </w:ins>
          </w:p>
          <w:p w14:paraId="5CC74928" w14:textId="77777777" w:rsidR="00294494" w:rsidRPr="00881D72" w:rsidRDefault="00294494" w:rsidP="00975416">
            <w:pPr>
              <w:spacing w:after="0" w:line="240" w:lineRule="auto"/>
              <w:rPr>
                <w:ins w:id="3732" w:author="Airat Shigapov" w:date="2021-10-28T17:47:00Z"/>
                <w:rFonts w:ascii="Times New Roman" w:eastAsia="Times New Roman" w:hAnsi="Times New Roman" w:cs="Times New Roman"/>
                <w:sz w:val="28"/>
                <w:szCs w:val="28"/>
                <w:lang w:eastAsia="en-AU"/>
                <w:rPrChange w:id="3733" w:author="Airat Shigapov" w:date="2021-10-28T17:51:00Z">
                  <w:rPr>
                    <w:ins w:id="3734" w:author="Airat Shigapov" w:date="2021-10-28T17:47:00Z"/>
                    <w:rFonts w:ascii="Arial" w:eastAsia="Times New Roman" w:hAnsi="Arial" w:cs="Arial"/>
                    <w:sz w:val="20"/>
                    <w:szCs w:val="20"/>
                    <w:lang w:eastAsia="en-AU"/>
                  </w:rPr>
                </w:rPrChange>
              </w:rPr>
            </w:pPr>
            <w:ins w:id="3735" w:author="Airat Shigapov" w:date="2021-10-28T17:47:00Z">
              <w:r w:rsidRPr="00881D72">
                <w:rPr>
                  <w:rFonts w:ascii="Times New Roman" w:eastAsia="Times New Roman" w:hAnsi="Times New Roman" w:cs="Times New Roman"/>
                  <w:sz w:val="28"/>
                  <w:szCs w:val="28"/>
                  <w:lang w:eastAsia="en-AU"/>
                  <w:rPrChange w:id="3736" w:author="Airat Shigapov" w:date="2021-10-28T17:51:00Z">
                    <w:rPr>
                      <w:rFonts w:ascii="Arial" w:eastAsia="Times New Roman" w:hAnsi="Arial" w:cs="Arial"/>
                      <w:sz w:val="20"/>
                      <w:szCs w:val="20"/>
                      <w:lang w:eastAsia="en-AU"/>
                    </w:rPr>
                  </w:rPrChange>
                </w:rPr>
                <w:t xml:space="preserve"> 2. В отрывшемся окне заполнить поля: Почта, Номер телефона, Фамилия, Имя, Отчество;</w:t>
              </w:r>
            </w:ins>
          </w:p>
          <w:p w14:paraId="644E6A2E" w14:textId="77777777" w:rsidR="00294494" w:rsidRPr="00881D72" w:rsidRDefault="00294494" w:rsidP="00975416">
            <w:pPr>
              <w:spacing w:after="0" w:line="240" w:lineRule="auto"/>
              <w:rPr>
                <w:ins w:id="3737" w:author="Airat Shigapov" w:date="2021-10-28T17:47:00Z"/>
                <w:rFonts w:ascii="Times New Roman" w:eastAsia="Times New Roman" w:hAnsi="Times New Roman" w:cs="Times New Roman"/>
                <w:sz w:val="28"/>
                <w:szCs w:val="28"/>
                <w:lang w:val="en-US" w:eastAsia="en-AU"/>
                <w:rPrChange w:id="3738" w:author="Airat Shigapov" w:date="2021-10-28T17:51:00Z">
                  <w:rPr>
                    <w:ins w:id="3739" w:author="Airat Shigapov" w:date="2021-10-28T17:47:00Z"/>
                    <w:rFonts w:ascii="Arial" w:eastAsia="Times New Roman" w:hAnsi="Arial" w:cs="Arial"/>
                    <w:sz w:val="20"/>
                    <w:szCs w:val="20"/>
                    <w:lang w:val="en-US" w:eastAsia="en-AU"/>
                  </w:rPr>
                </w:rPrChange>
              </w:rPr>
            </w:pPr>
            <w:ins w:id="3740" w:author="Airat Shigapov" w:date="2021-10-28T17:47:00Z">
              <w:r w:rsidRPr="00881D72">
                <w:rPr>
                  <w:rFonts w:ascii="Times New Roman" w:eastAsia="Times New Roman" w:hAnsi="Times New Roman" w:cs="Times New Roman"/>
                  <w:sz w:val="28"/>
                  <w:szCs w:val="28"/>
                  <w:lang w:eastAsia="en-AU"/>
                  <w:rPrChange w:id="3741" w:author="Airat Shigapov" w:date="2021-10-28T17:51:00Z">
                    <w:rPr>
                      <w:rFonts w:ascii="Arial" w:eastAsia="Times New Roman" w:hAnsi="Arial" w:cs="Arial"/>
                      <w:sz w:val="20"/>
                      <w:szCs w:val="20"/>
                      <w:lang w:eastAsia="en-AU"/>
                    </w:rPr>
                  </w:rPrChange>
                </w:rPr>
                <w:t xml:space="preserve"> </w:t>
              </w:r>
              <w:r w:rsidRPr="00881D72">
                <w:rPr>
                  <w:rFonts w:ascii="Times New Roman" w:eastAsia="Times New Roman" w:hAnsi="Times New Roman" w:cs="Times New Roman"/>
                  <w:sz w:val="28"/>
                  <w:szCs w:val="28"/>
                  <w:lang w:val="en-US" w:eastAsia="en-AU"/>
                  <w:rPrChange w:id="3742" w:author="Airat Shigapov" w:date="2021-10-28T17:51:00Z">
                    <w:rPr>
                      <w:rFonts w:ascii="Arial" w:eastAsia="Times New Roman" w:hAnsi="Arial" w:cs="Arial"/>
                      <w:sz w:val="20"/>
                      <w:szCs w:val="20"/>
                      <w:lang w:val="en-US" w:eastAsia="en-AU"/>
                    </w:rPr>
                  </w:rPrChange>
                </w:rPr>
                <w:t>3</w:t>
              </w:r>
              <w:r w:rsidRPr="00881D72">
                <w:rPr>
                  <w:rFonts w:ascii="Times New Roman" w:eastAsia="Times New Roman" w:hAnsi="Times New Roman" w:cs="Times New Roman"/>
                  <w:sz w:val="28"/>
                  <w:szCs w:val="28"/>
                  <w:lang w:eastAsia="en-AU"/>
                  <w:rPrChange w:id="3743" w:author="Airat Shigapov" w:date="2021-10-28T17:51:00Z">
                    <w:rPr>
                      <w:rFonts w:ascii="Arial" w:eastAsia="Times New Roman" w:hAnsi="Arial" w:cs="Arial"/>
                      <w:sz w:val="20"/>
                      <w:szCs w:val="20"/>
                      <w:lang w:eastAsia="en-AU"/>
                    </w:rPr>
                  </w:rPrChange>
                </w:rPr>
                <w:t xml:space="preserve">. Нажать на кнопку </w:t>
              </w:r>
              <w:r w:rsidRPr="00881D72">
                <w:rPr>
                  <w:rFonts w:ascii="Times New Roman" w:eastAsia="Times New Roman" w:hAnsi="Times New Roman" w:cs="Times New Roman"/>
                  <w:sz w:val="28"/>
                  <w:szCs w:val="28"/>
                  <w:lang w:val="en-US" w:eastAsia="en-AU"/>
                  <w:rPrChange w:id="3744" w:author="Airat Shigapov" w:date="2021-10-28T17:51:00Z">
                    <w:rPr>
                      <w:rFonts w:ascii="Arial" w:eastAsia="Times New Roman" w:hAnsi="Arial" w:cs="Arial"/>
                      <w:sz w:val="20"/>
                      <w:szCs w:val="20"/>
                      <w:lang w:val="en-US" w:eastAsia="en-AU"/>
                    </w:rPr>
                  </w:rPrChange>
                </w:rPr>
                <w:t>“</w:t>
              </w:r>
              <w:r w:rsidRPr="00881D72">
                <w:rPr>
                  <w:rFonts w:ascii="Times New Roman" w:eastAsia="Times New Roman" w:hAnsi="Times New Roman" w:cs="Times New Roman"/>
                  <w:sz w:val="28"/>
                  <w:szCs w:val="28"/>
                  <w:lang w:eastAsia="en-AU"/>
                  <w:rPrChange w:id="3745" w:author="Airat Shigapov" w:date="2021-10-28T17:51:00Z">
                    <w:rPr>
                      <w:rFonts w:ascii="Arial" w:eastAsia="Times New Roman" w:hAnsi="Arial" w:cs="Arial"/>
                      <w:sz w:val="20"/>
                      <w:szCs w:val="20"/>
                      <w:lang w:eastAsia="en-AU"/>
                    </w:rPr>
                  </w:rPrChange>
                </w:rPr>
                <w:t>Регистрация</w:t>
              </w:r>
              <w:r w:rsidRPr="00881D72">
                <w:rPr>
                  <w:rFonts w:ascii="Times New Roman" w:eastAsia="Times New Roman" w:hAnsi="Times New Roman" w:cs="Times New Roman"/>
                  <w:sz w:val="28"/>
                  <w:szCs w:val="28"/>
                  <w:lang w:val="en-US" w:eastAsia="en-AU"/>
                  <w:rPrChange w:id="3746" w:author="Airat Shigapov" w:date="2021-10-28T17:51:00Z">
                    <w:rPr>
                      <w:rFonts w:ascii="Arial" w:eastAsia="Times New Roman" w:hAnsi="Arial" w:cs="Arial"/>
                      <w:sz w:val="20"/>
                      <w:szCs w:val="20"/>
                      <w:lang w:val="en-US" w:eastAsia="en-AU"/>
                    </w:rPr>
                  </w:rPrChange>
                </w:rPr>
                <w:t>”;</w:t>
              </w:r>
            </w:ins>
          </w:p>
        </w:tc>
      </w:tr>
      <w:tr w:rsidR="00294494" w:rsidRPr="00B8355A" w14:paraId="3CAF9E5B" w14:textId="77777777" w:rsidTr="00EB1F27">
        <w:trPr>
          <w:trHeight w:val="463"/>
          <w:ins w:id="3747" w:author="Airat Shigapov" w:date="2021-10-28T17:47:00Z"/>
          <w:trPrChange w:id="3748" w:author="Airat Shigapov" w:date="2021-10-28T17:56:00Z">
            <w:trPr>
              <w:trHeight w:val="499"/>
            </w:trPr>
          </w:trPrChange>
        </w:trPr>
        <w:tc>
          <w:tcPr>
            <w:tcW w:w="2914" w:type="dxa"/>
            <w:tcBorders>
              <w:top w:val="nil"/>
              <w:left w:val="single" w:sz="4" w:space="0" w:color="2F75B5"/>
              <w:bottom w:val="single" w:sz="4" w:space="0" w:color="FFFFFF"/>
              <w:right w:val="single" w:sz="4" w:space="0" w:color="2F75B5"/>
            </w:tcBorders>
            <w:shd w:val="clear" w:color="000000" w:fill="2F75B5"/>
            <w:noWrap/>
            <w:vAlign w:val="center"/>
            <w:hideMark/>
            <w:tcPrChange w:id="3749" w:author="Airat Shigapov" w:date="2021-10-28T17:56:00Z">
              <w:tcPr>
                <w:tcW w:w="3136" w:type="dxa"/>
                <w:tcBorders>
                  <w:top w:val="nil"/>
                  <w:left w:val="single" w:sz="4" w:space="0" w:color="2F75B5"/>
                  <w:bottom w:val="single" w:sz="4" w:space="0" w:color="FFFFFF"/>
                  <w:right w:val="single" w:sz="4" w:space="0" w:color="2F75B5"/>
                </w:tcBorders>
                <w:shd w:val="clear" w:color="000000" w:fill="2F75B5"/>
                <w:noWrap/>
                <w:vAlign w:val="center"/>
                <w:hideMark/>
              </w:tcPr>
            </w:tcPrChange>
          </w:tcPr>
          <w:p w14:paraId="2034BAC5" w14:textId="77777777" w:rsidR="00294494" w:rsidRPr="00881D72" w:rsidRDefault="00294494" w:rsidP="00975416">
            <w:pPr>
              <w:spacing w:after="0" w:line="240" w:lineRule="auto"/>
              <w:ind w:firstLineChars="100" w:firstLine="281"/>
              <w:jc w:val="right"/>
              <w:rPr>
                <w:ins w:id="3750" w:author="Airat Shigapov" w:date="2021-10-28T17:47:00Z"/>
                <w:rFonts w:ascii="Times New Roman" w:eastAsia="Times New Roman" w:hAnsi="Times New Roman" w:cs="Times New Roman"/>
                <w:b/>
                <w:bCs/>
                <w:color w:val="FFFFFF"/>
                <w:sz w:val="28"/>
                <w:szCs w:val="28"/>
                <w:lang w:eastAsia="en-AU"/>
                <w:rPrChange w:id="3751" w:author="Airat Shigapov" w:date="2021-10-28T17:51:00Z">
                  <w:rPr>
                    <w:ins w:id="3752" w:author="Airat Shigapov" w:date="2021-10-28T17:47:00Z"/>
                    <w:rFonts w:ascii="Verdana" w:eastAsia="Times New Roman" w:hAnsi="Verdana" w:cs="Arial"/>
                    <w:b/>
                    <w:bCs/>
                    <w:color w:val="FFFFFF"/>
                    <w:sz w:val="20"/>
                    <w:szCs w:val="20"/>
                    <w:lang w:eastAsia="en-AU"/>
                  </w:rPr>
                </w:rPrChange>
              </w:rPr>
            </w:pPr>
            <w:ins w:id="3753" w:author="Airat Shigapov" w:date="2021-10-28T17:47:00Z">
              <w:r w:rsidRPr="00881D72">
                <w:rPr>
                  <w:rFonts w:ascii="Times New Roman" w:eastAsia="Times New Roman" w:hAnsi="Times New Roman" w:cs="Times New Roman"/>
                  <w:b/>
                  <w:bCs/>
                  <w:color w:val="FFFFFF"/>
                  <w:sz w:val="28"/>
                  <w:szCs w:val="28"/>
                  <w:lang w:eastAsia="en-AU"/>
                  <w:rPrChange w:id="3754" w:author="Airat Shigapov" w:date="2021-10-28T17:51:00Z">
                    <w:rPr>
                      <w:rFonts w:ascii="Verdana" w:eastAsia="Times New Roman" w:hAnsi="Verdana" w:cs="Arial"/>
                      <w:b/>
                      <w:bCs/>
                      <w:color w:val="FFFFFF"/>
                      <w:sz w:val="20"/>
                      <w:szCs w:val="20"/>
                      <w:lang w:eastAsia="en-AU"/>
                    </w:rPr>
                  </w:rPrChange>
                </w:rPr>
                <w:t>Данные тестирования</w:t>
              </w:r>
            </w:ins>
          </w:p>
        </w:tc>
        <w:tc>
          <w:tcPr>
            <w:tcW w:w="6626" w:type="dxa"/>
            <w:tcBorders>
              <w:top w:val="nil"/>
              <w:left w:val="nil"/>
              <w:bottom w:val="single" w:sz="4" w:space="0" w:color="2F75B5"/>
              <w:right w:val="single" w:sz="4" w:space="0" w:color="2F75B5"/>
            </w:tcBorders>
            <w:shd w:val="clear" w:color="auto" w:fill="auto"/>
            <w:noWrap/>
            <w:vAlign w:val="center"/>
            <w:hideMark/>
            <w:tcPrChange w:id="3755" w:author="Airat Shigapov" w:date="2021-10-28T17:56:00Z">
              <w:tcPr>
                <w:tcW w:w="7127" w:type="dxa"/>
                <w:tcBorders>
                  <w:top w:val="nil"/>
                  <w:left w:val="nil"/>
                  <w:bottom w:val="single" w:sz="4" w:space="0" w:color="2F75B5"/>
                  <w:right w:val="single" w:sz="4" w:space="0" w:color="2F75B5"/>
                </w:tcBorders>
                <w:shd w:val="clear" w:color="auto" w:fill="auto"/>
                <w:noWrap/>
                <w:vAlign w:val="center"/>
                <w:hideMark/>
              </w:tcPr>
            </w:tcPrChange>
          </w:tcPr>
          <w:p w14:paraId="21EDD921" w14:textId="77777777" w:rsidR="00294494" w:rsidRPr="00881D72" w:rsidRDefault="00294494" w:rsidP="00975416">
            <w:pPr>
              <w:spacing w:after="0" w:line="240" w:lineRule="auto"/>
              <w:rPr>
                <w:ins w:id="3756" w:author="Airat Shigapov" w:date="2021-10-28T17:47:00Z"/>
                <w:rFonts w:ascii="Times New Roman" w:eastAsia="Times New Roman" w:hAnsi="Times New Roman" w:cs="Times New Roman"/>
                <w:sz w:val="28"/>
                <w:szCs w:val="28"/>
                <w:lang w:eastAsia="en-AU"/>
                <w:rPrChange w:id="3757" w:author="Airat Shigapov" w:date="2021-10-28T17:51:00Z">
                  <w:rPr>
                    <w:ins w:id="3758" w:author="Airat Shigapov" w:date="2021-10-28T17:47:00Z"/>
                    <w:rFonts w:ascii="Arial" w:eastAsia="Times New Roman" w:hAnsi="Arial" w:cs="Arial"/>
                    <w:sz w:val="20"/>
                    <w:szCs w:val="20"/>
                    <w:lang w:eastAsia="en-AU"/>
                  </w:rPr>
                </w:rPrChange>
              </w:rPr>
            </w:pPr>
            <w:ins w:id="3759" w:author="Airat Shigapov" w:date="2021-10-28T17:47:00Z">
              <w:r w:rsidRPr="00881D72">
                <w:rPr>
                  <w:rFonts w:ascii="Times New Roman" w:eastAsia="Times New Roman" w:hAnsi="Times New Roman" w:cs="Times New Roman"/>
                  <w:sz w:val="28"/>
                  <w:szCs w:val="28"/>
                  <w:lang w:val="en-US" w:eastAsia="en-AU"/>
                  <w:rPrChange w:id="3760" w:author="Airat Shigapov" w:date="2021-10-28T17:51:00Z">
                    <w:rPr>
                      <w:rFonts w:ascii="Arial" w:eastAsia="Times New Roman" w:hAnsi="Arial" w:cs="Arial"/>
                      <w:sz w:val="20"/>
                      <w:szCs w:val="20"/>
                      <w:lang w:val="en-US" w:eastAsia="en-AU"/>
                    </w:rPr>
                  </w:rPrChange>
                </w:rPr>
                <w:t>Email</w:t>
              </w:r>
              <w:r w:rsidRPr="00881D72">
                <w:rPr>
                  <w:rFonts w:ascii="Times New Roman" w:eastAsia="Times New Roman" w:hAnsi="Times New Roman" w:cs="Times New Roman"/>
                  <w:sz w:val="28"/>
                  <w:szCs w:val="28"/>
                  <w:lang w:eastAsia="en-AU"/>
                  <w:rPrChange w:id="3761" w:author="Airat Shigapov" w:date="2021-10-28T17:51:00Z">
                    <w:rPr>
                      <w:rFonts w:ascii="Arial" w:eastAsia="Times New Roman" w:hAnsi="Arial" w:cs="Arial"/>
                      <w:sz w:val="20"/>
                      <w:szCs w:val="20"/>
                      <w:lang w:eastAsia="en-AU"/>
                    </w:rPr>
                  </w:rPrChange>
                </w:rPr>
                <w:t xml:space="preserve">: </w:t>
              </w:r>
              <w:r w:rsidRPr="00881D72">
                <w:rPr>
                  <w:rFonts w:ascii="Times New Roman" w:eastAsia="Times New Roman" w:hAnsi="Times New Roman" w:cs="Times New Roman"/>
                  <w:sz w:val="28"/>
                  <w:szCs w:val="28"/>
                  <w:lang w:val="en-US" w:eastAsia="en-AU"/>
                  <w:rPrChange w:id="3762" w:author="Airat Shigapov" w:date="2021-10-28T17:51:00Z">
                    <w:rPr>
                      <w:rFonts w:ascii="Arial" w:eastAsia="Times New Roman" w:hAnsi="Arial" w:cs="Arial"/>
                      <w:sz w:val="20"/>
                      <w:szCs w:val="20"/>
                      <w:lang w:val="en-US" w:eastAsia="en-AU"/>
                    </w:rPr>
                  </w:rPrChange>
                </w:rPr>
                <w:t>rail</w:t>
              </w:r>
              <w:r w:rsidRPr="00881D72">
                <w:rPr>
                  <w:rFonts w:ascii="Times New Roman" w:eastAsia="Times New Roman" w:hAnsi="Times New Roman" w:cs="Times New Roman"/>
                  <w:sz w:val="28"/>
                  <w:szCs w:val="28"/>
                  <w:lang w:eastAsia="en-AU"/>
                  <w:rPrChange w:id="3763" w:author="Airat Shigapov" w:date="2021-10-28T17:51:00Z">
                    <w:rPr>
                      <w:rFonts w:ascii="Arial" w:eastAsia="Times New Roman" w:hAnsi="Arial" w:cs="Arial"/>
                      <w:sz w:val="20"/>
                      <w:szCs w:val="20"/>
                      <w:lang w:eastAsia="en-AU"/>
                    </w:rPr>
                  </w:rPrChange>
                </w:rPr>
                <w:t>@</w:t>
              </w:r>
              <w:r w:rsidRPr="00881D72">
                <w:rPr>
                  <w:rFonts w:ascii="Times New Roman" w:eastAsia="Times New Roman" w:hAnsi="Times New Roman" w:cs="Times New Roman"/>
                  <w:sz w:val="28"/>
                  <w:szCs w:val="28"/>
                  <w:lang w:val="en-US" w:eastAsia="en-AU"/>
                  <w:rPrChange w:id="3764" w:author="Airat Shigapov" w:date="2021-10-28T17:51:00Z">
                    <w:rPr>
                      <w:rFonts w:ascii="Arial" w:eastAsia="Times New Roman" w:hAnsi="Arial" w:cs="Arial"/>
                      <w:sz w:val="20"/>
                      <w:szCs w:val="20"/>
                      <w:lang w:val="en-US" w:eastAsia="en-AU"/>
                    </w:rPr>
                  </w:rPrChange>
                </w:rPr>
                <w:t>mail</w:t>
              </w:r>
              <w:r w:rsidRPr="00881D72">
                <w:rPr>
                  <w:rFonts w:ascii="Times New Roman" w:eastAsia="Times New Roman" w:hAnsi="Times New Roman" w:cs="Times New Roman"/>
                  <w:sz w:val="28"/>
                  <w:szCs w:val="28"/>
                  <w:lang w:eastAsia="en-AU"/>
                  <w:rPrChange w:id="3765" w:author="Airat Shigapov" w:date="2021-10-28T17:51:00Z">
                    <w:rPr>
                      <w:rFonts w:ascii="Arial" w:eastAsia="Times New Roman" w:hAnsi="Arial" w:cs="Arial"/>
                      <w:sz w:val="20"/>
                      <w:szCs w:val="20"/>
                      <w:lang w:eastAsia="en-AU"/>
                    </w:rPr>
                  </w:rPrChange>
                </w:rPr>
                <w:t>.</w:t>
              </w:r>
              <w:proofErr w:type="spellStart"/>
              <w:r w:rsidRPr="00881D72">
                <w:rPr>
                  <w:rFonts w:ascii="Times New Roman" w:eastAsia="Times New Roman" w:hAnsi="Times New Roman" w:cs="Times New Roman"/>
                  <w:sz w:val="28"/>
                  <w:szCs w:val="28"/>
                  <w:lang w:val="en-US" w:eastAsia="en-AU"/>
                  <w:rPrChange w:id="3766" w:author="Airat Shigapov" w:date="2021-10-28T17:51:00Z">
                    <w:rPr>
                      <w:rFonts w:ascii="Arial" w:eastAsia="Times New Roman" w:hAnsi="Arial" w:cs="Arial"/>
                      <w:sz w:val="20"/>
                      <w:szCs w:val="20"/>
                      <w:lang w:val="en-US" w:eastAsia="en-AU"/>
                    </w:rPr>
                  </w:rPrChange>
                </w:rPr>
                <w:t>ru</w:t>
              </w:r>
              <w:proofErr w:type="spellEnd"/>
              <w:r w:rsidRPr="00881D72">
                <w:rPr>
                  <w:rFonts w:ascii="Times New Roman" w:eastAsia="Times New Roman" w:hAnsi="Times New Roman" w:cs="Times New Roman"/>
                  <w:sz w:val="28"/>
                  <w:szCs w:val="28"/>
                  <w:lang w:eastAsia="en-AU"/>
                  <w:rPrChange w:id="3767" w:author="Airat Shigapov" w:date="2021-10-28T17:51:00Z">
                    <w:rPr>
                      <w:rFonts w:ascii="Arial" w:eastAsia="Times New Roman" w:hAnsi="Arial" w:cs="Arial"/>
                      <w:sz w:val="20"/>
                      <w:szCs w:val="20"/>
                      <w:lang w:eastAsia="en-AU"/>
                    </w:rPr>
                  </w:rPrChange>
                </w:rPr>
                <w:t xml:space="preserve">; </w:t>
              </w:r>
              <w:r w:rsidRPr="00881D72">
                <w:rPr>
                  <w:rFonts w:ascii="Times New Roman" w:eastAsia="Times New Roman" w:hAnsi="Times New Roman" w:cs="Times New Roman"/>
                  <w:sz w:val="28"/>
                  <w:szCs w:val="28"/>
                  <w:lang w:val="en-US" w:eastAsia="en-AU"/>
                  <w:rPrChange w:id="3768" w:author="Airat Shigapov" w:date="2021-10-28T17:51:00Z">
                    <w:rPr>
                      <w:rFonts w:ascii="Arial" w:eastAsia="Times New Roman" w:hAnsi="Arial" w:cs="Arial"/>
                      <w:sz w:val="20"/>
                      <w:szCs w:val="20"/>
                      <w:lang w:val="en-US" w:eastAsia="en-AU"/>
                    </w:rPr>
                  </w:rPrChange>
                </w:rPr>
                <w:t>Phone</w:t>
              </w:r>
              <w:r w:rsidRPr="00881D72">
                <w:rPr>
                  <w:rFonts w:ascii="Times New Roman" w:eastAsia="Times New Roman" w:hAnsi="Times New Roman" w:cs="Times New Roman"/>
                  <w:sz w:val="28"/>
                  <w:szCs w:val="28"/>
                  <w:lang w:eastAsia="en-AU"/>
                  <w:rPrChange w:id="3769" w:author="Airat Shigapov" w:date="2021-10-28T17:51:00Z">
                    <w:rPr>
                      <w:rFonts w:ascii="Arial" w:eastAsia="Times New Roman" w:hAnsi="Arial" w:cs="Arial"/>
                      <w:sz w:val="20"/>
                      <w:szCs w:val="20"/>
                      <w:lang w:eastAsia="en-AU"/>
                    </w:rPr>
                  </w:rPrChange>
                </w:rPr>
                <w:t xml:space="preserve">: +77777777777; Фамилия: </w:t>
              </w:r>
              <w:proofErr w:type="spellStart"/>
              <w:r w:rsidRPr="00881D72">
                <w:rPr>
                  <w:rFonts w:ascii="Times New Roman" w:eastAsia="Times New Roman" w:hAnsi="Times New Roman" w:cs="Times New Roman"/>
                  <w:sz w:val="28"/>
                  <w:szCs w:val="28"/>
                  <w:lang w:eastAsia="en-AU"/>
                  <w:rPrChange w:id="3770" w:author="Airat Shigapov" w:date="2021-10-28T17:51:00Z">
                    <w:rPr>
                      <w:rFonts w:ascii="Arial" w:eastAsia="Times New Roman" w:hAnsi="Arial" w:cs="Arial"/>
                      <w:sz w:val="20"/>
                      <w:szCs w:val="20"/>
                      <w:lang w:eastAsia="en-AU"/>
                    </w:rPr>
                  </w:rPrChange>
                </w:rPr>
                <w:t>Абдраков</w:t>
              </w:r>
              <w:proofErr w:type="spellEnd"/>
              <w:r w:rsidRPr="00881D72">
                <w:rPr>
                  <w:rFonts w:ascii="Times New Roman" w:eastAsia="Times New Roman" w:hAnsi="Times New Roman" w:cs="Times New Roman"/>
                  <w:sz w:val="28"/>
                  <w:szCs w:val="28"/>
                  <w:lang w:eastAsia="en-AU"/>
                  <w:rPrChange w:id="3771" w:author="Airat Shigapov" w:date="2021-10-28T17:51:00Z">
                    <w:rPr>
                      <w:rFonts w:ascii="Arial" w:eastAsia="Times New Roman" w:hAnsi="Arial" w:cs="Arial"/>
                      <w:sz w:val="20"/>
                      <w:szCs w:val="20"/>
                      <w:lang w:eastAsia="en-AU"/>
                    </w:rPr>
                  </w:rPrChange>
                </w:rPr>
                <w:t xml:space="preserve">; Имя: </w:t>
              </w:r>
              <w:proofErr w:type="spellStart"/>
              <w:proofErr w:type="gramStart"/>
              <w:r w:rsidRPr="00881D72">
                <w:rPr>
                  <w:rFonts w:ascii="Times New Roman" w:eastAsia="Times New Roman" w:hAnsi="Times New Roman" w:cs="Times New Roman"/>
                  <w:sz w:val="28"/>
                  <w:szCs w:val="28"/>
                  <w:lang w:eastAsia="en-AU"/>
                  <w:rPrChange w:id="3772" w:author="Airat Shigapov" w:date="2021-10-28T17:51:00Z">
                    <w:rPr>
                      <w:rFonts w:ascii="Arial" w:eastAsia="Times New Roman" w:hAnsi="Arial" w:cs="Arial"/>
                      <w:sz w:val="20"/>
                      <w:szCs w:val="20"/>
                      <w:lang w:eastAsia="en-AU"/>
                    </w:rPr>
                  </w:rPrChange>
                </w:rPr>
                <w:t>Раиль</w:t>
              </w:r>
              <w:proofErr w:type="spellEnd"/>
              <w:r w:rsidRPr="00881D72">
                <w:rPr>
                  <w:rFonts w:ascii="Times New Roman" w:eastAsia="Times New Roman" w:hAnsi="Times New Roman" w:cs="Times New Roman"/>
                  <w:sz w:val="28"/>
                  <w:szCs w:val="28"/>
                  <w:lang w:eastAsia="en-AU"/>
                  <w:rPrChange w:id="3773" w:author="Airat Shigapov" w:date="2021-10-28T17:51:00Z">
                    <w:rPr>
                      <w:rFonts w:ascii="Arial" w:eastAsia="Times New Roman" w:hAnsi="Arial" w:cs="Arial"/>
                      <w:sz w:val="20"/>
                      <w:szCs w:val="20"/>
                      <w:lang w:eastAsia="en-AU"/>
                    </w:rPr>
                  </w:rPrChange>
                </w:rPr>
                <w:t xml:space="preserve"> ;</w:t>
              </w:r>
              <w:proofErr w:type="gramEnd"/>
              <w:r w:rsidRPr="00881D72">
                <w:rPr>
                  <w:rFonts w:ascii="Times New Roman" w:eastAsia="Times New Roman" w:hAnsi="Times New Roman" w:cs="Times New Roman"/>
                  <w:sz w:val="28"/>
                  <w:szCs w:val="28"/>
                  <w:lang w:eastAsia="en-AU"/>
                  <w:rPrChange w:id="3774" w:author="Airat Shigapov" w:date="2021-10-28T17:51:00Z">
                    <w:rPr>
                      <w:rFonts w:ascii="Arial" w:eastAsia="Times New Roman" w:hAnsi="Arial" w:cs="Arial"/>
                      <w:sz w:val="20"/>
                      <w:szCs w:val="20"/>
                      <w:lang w:eastAsia="en-AU"/>
                    </w:rPr>
                  </w:rPrChange>
                </w:rPr>
                <w:t xml:space="preserve"> Отчество: </w:t>
              </w:r>
              <w:proofErr w:type="spellStart"/>
              <w:r w:rsidRPr="00881D72">
                <w:rPr>
                  <w:rFonts w:ascii="Times New Roman" w:eastAsia="Times New Roman" w:hAnsi="Times New Roman" w:cs="Times New Roman"/>
                  <w:sz w:val="28"/>
                  <w:szCs w:val="28"/>
                  <w:lang w:eastAsia="en-AU"/>
                  <w:rPrChange w:id="3775" w:author="Airat Shigapov" w:date="2021-10-28T17:51:00Z">
                    <w:rPr>
                      <w:rFonts w:ascii="Arial" w:eastAsia="Times New Roman" w:hAnsi="Arial" w:cs="Arial"/>
                      <w:sz w:val="20"/>
                      <w:szCs w:val="20"/>
                      <w:lang w:eastAsia="en-AU"/>
                    </w:rPr>
                  </w:rPrChange>
                </w:rPr>
                <w:t>Ильдарович</w:t>
              </w:r>
              <w:proofErr w:type="spellEnd"/>
            </w:ins>
          </w:p>
        </w:tc>
      </w:tr>
      <w:tr w:rsidR="00294494" w:rsidRPr="00B8355A" w14:paraId="4D26A90D" w14:textId="77777777" w:rsidTr="00EB1F27">
        <w:trPr>
          <w:trHeight w:val="463"/>
          <w:ins w:id="3776" w:author="Airat Shigapov" w:date="2021-10-28T17:47:00Z"/>
          <w:trPrChange w:id="3777" w:author="Airat Shigapov" w:date="2021-10-28T17:56:00Z">
            <w:trPr>
              <w:trHeight w:val="499"/>
            </w:trPr>
          </w:trPrChange>
        </w:trPr>
        <w:tc>
          <w:tcPr>
            <w:tcW w:w="2914" w:type="dxa"/>
            <w:tcBorders>
              <w:top w:val="nil"/>
              <w:left w:val="single" w:sz="4" w:space="0" w:color="2F75B5"/>
              <w:bottom w:val="single" w:sz="4" w:space="0" w:color="FFFFFF"/>
              <w:right w:val="single" w:sz="4" w:space="0" w:color="2F75B5"/>
            </w:tcBorders>
            <w:shd w:val="clear" w:color="000000" w:fill="2F75B5"/>
            <w:noWrap/>
            <w:vAlign w:val="center"/>
            <w:hideMark/>
            <w:tcPrChange w:id="3778" w:author="Airat Shigapov" w:date="2021-10-28T17:56:00Z">
              <w:tcPr>
                <w:tcW w:w="3136" w:type="dxa"/>
                <w:tcBorders>
                  <w:top w:val="nil"/>
                  <w:left w:val="single" w:sz="4" w:space="0" w:color="2F75B5"/>
                  <w:bottom w:val="single" w:sz="4" w:space="0" w:color="FFFFFF"/>
                  <w:right w:val="single" w:sz="4" w:space="0" w:color="2F75B5"/>
                </w:tcBorders>
                <w:shd w:val="clear" w:color="000000" w:fill="2F75B5"/>
                <w:noWrap/>
                <w:vAlign w:val="center"/>
                <w:hideMark/>
              </w:tcPr>
            </w:tcPrChange>
          </w:tcPr>
          <w:p w14:paraId="385ADAF5" w14:textId="77777777" w:rsidR="00294494" w:rsidRPr="00881D72" w:rsidRDefault="00294494" w:rsidP="00975416">
            <w:pPr>
              <w:spacing w:after="0" w:line="240" w:lineRule="auto"/>
              <w:ind w:firstLineChars="100" w:firstLine="281"/>
              <w:jc w:val="right"/>
              <w:rPr>
                <w:ins w:id="3779" w:author="Airat Shigapov" w:date="2021-10-28T17:47:00Z"/>
                <w:rFonts w:ascii="Times New Roman" w:eastAsia="Times New Roman" w:hAnsi="Times New Roman" w:cs="Times New Roman"/>
                <w:b/>
                <w:bCs/>
                <w:color w:val="FFFFFF"/>
                <w:sz w:val="28"/>
                <w:szCs w:val="28"/>
                <w:lang w:eastAsia="en-AU"/>
                <w:rPrChange w:id="3780" w:author="Airat Shigapov" w:date="2021-10-28T17:51:00Z">
                  <w:rPr>
                    <w:ins w:id="3781" w:author="Airat Shigapov" w:date="2021-10-28T17:47:00Z"/>
                    <w:rFonts w:ascii="Verdana" w:eastAsia="Times New Roman" w:hAnsi="Verdana" w:cs="Arial"/>
                    <w:b/>
                    <w:bCs/>
                    <w:color w:val="FFFFFF"/>
                    <w:sz w:val="20"/>
                    <w:szCs w:val="20"/>
                    <w:lang w:eastAsia="en-AU"/>
                  </w:rPr>
                </w:rPrChange>
              </w:rPr>
            </w:pPr>
            <w:ins w:id="3782" w:author="Airat Shigapov" w:date="2021-10-28T17:47:00Z">
              <w:r w:rsidRPr="00881D72">
                <w:rPr>
                  <w:rFonts w:ascii="Times New Roman" w:eastAsia="Times New Roman" w:hAnsi="Times New Roman" w:cs="Times New Roman"/>
                  <w:b/>
                  <w:bCs/>
                  <w:color w:val="FFFFFF"/>
                  <w:sz w:val="28"/>
                  <w:szCs w:val="28"/>
                  <w:lang w:eastAsia="en-AU"/>
                  <w:rPrChange w:id="3783" w:author="Airat Shigapov" w:date="2021-10-28T17:51:00Z">
                    <w:rPr>
                      <w:rFonts w:ascii="Verdana" w:eastAsia="Times New Roman" w:hAnsi="Verdana" w:cs="Arial"/>
                      <w:b/>
                      <w:bCs/>
                      <w:color w:val="FFFFFF"/>
                      <w:sz w:val="20"/>
                      <w:szCs w:val="20"/>
                      <w:lang w:eastAsia="en-AU"/>
                    </w:rPr>
                  </w:rPrChange>
                </w:rPr>
                <w:t>Ожидаемый результат</w:t>
              </w:r>
            </w:ins>
          </w:p>
        </w:tc>
        <w:tc>
          <w:tcPr>
            <w:tcW w:w="6626" w:type="dxa"/>
            <w:tcBorders>
              <w:top w:val="nil"/>
              <w:left w:val="nil"/>
              <w:bottom w:val="single" w:sz="4" w:space="0" w:color="2F75B5"/>
              <w:right w:val="single" w:sz="4" w:space="0" w:color="2F75B5"/>
            </w:tcBorders>
            <w:shd w:val="clear" w:color="auto" w:fill="auto"/>
            <w:noWrap/>
            <w:vAlign w:val="center"/>
            <w:hideMark/>
            <w:tcPrChange w:id="3784" w:author="Airat Shigapov" w:date="2021-10-28T17:56:00Z">
              <w:tcPr>
                <w:tcW w:w="7127" w:type="dxa"/>
                <w:tcBorders>
                  <w:top w:val="nil"/>
                  <w:left w:val="nil"/>
                  <w:bottom w:val="single" w:sz="4" w:space="0" w:color="2F75B5"/>
                  <w:right w:val="single" w:sz="4" w:space="0" w:color="2F75B5"/>
                </w:tcBorders>
                <w:shd w:val="clear" w:color="auto" w:fill="auto"/>
                <w:noWrap/>
                <w:vAlign w:val="center"/>
                <w:hideMark/>
              </w:tcPr>
            </w:tcPrChange>
          </w:tcPr>
          <w:p w14:paraId="108EB0F0" w14:textId="77777777" w:rsidR="00294494" w:rsidRPr="00881D72" w:rsidRDefault="00294494" w:rsidP="00975416">
            <w:pPr>
              <w:spacing w:after="0" w:line="240" w:lineRule="auto"/>
              <w:rPr>
                <w:ins w:id="3785" w:author="Airat Shigapov" w:date="2021-10-28T17:47:00Z"/>
                <w:rFonts w:ascii="Times New Roman" w:eastAsia="Times New Roman" w:hAnsi="Times New Roman" w:cs="Times New Roman"/>
                <w:sz w:val="28"/>
                <w:szCs w:val="28"/>
                <w:lang w:eastAsia="en-AU"/>
                <w:rPrChange w:id="3786" w:author="Airat Shigapov" w:date="2021-10-28T17:51:00Z">
                  <w:rPr>
                    <w:ins w:id="3787" w:author="Airat Shigapov" w:date="2021-10-28T17:47:00Z"/>
                    <w:rFonts w:ascii="Arial" w:eastAsia="Times New Roman" w:hAnsi="Arial" w:cs="Arial"/>
                    <w:sz w:val="20"/>
                    <w:szCs w:val="20"/>
                    <w:lang w:eastAsia="en-AU"/>
                  </w:rPr>
                </w:rPrChange>
              </w:rPr>
            </w:pPr>
            <w:ins w:id="3788" w:author="Airat Shigapov" w:date="2021-10-28T17:47:00Z">
              <w:r w:rsidRPr="00881D72">
                <w:rPr>
                  <w:rFonts w:ascii="Times New Roman" w:eastAsia="Times New Roman" w:hAnsi="Times New Roman" w:cs="Times New Roman"/>
                  <w:sz w:val="28"/>
                  <w:szCs w:val="28"/>
                  <w:lang w:val="en-AU" w:eastAsia="en-AU"/>
                  <w:rPrChange w:id="3789" w:author="Airat Shigapov" w:date="2021-10-28T17:51:00Z">
                    <w:rPr>
                      <w:rFonts w:ascii="Arial" w:eastAsia="Times New Roman" w:hAnsi="Arial" w:cs="Arial"/>
                      <w:sz w:val="20"/>
                      <w:szCs w:val="20"/>
                      <w:lang w:val="en-AU" w:eastAsia="en-AU"/>
                    </w:rPr>
                  </w:rPrChange>
                </w:rPr>
                <w:t> </w:t>
              </w:r>
              <w:r w:rsidRPr="00881D72">
                <w:rPr>
                  <w:rFonts w:ascii="Times New Roman" w:eastAsia="Times New Roman" w:hAnsi="Times New Roman" w:cs="Times New Roman"/>
                  <w:sz w:val="28"/>
                  <w:szCs w:val="28"/>
                  <w:lang w:eastAsia="en-AU"/>
                  <w:rPrChange w:id="3790" w:author="Airat Shigapov" w:date="2021-10-28T17:51:00Z">
                    <w:rPr>
                      <w:rFonts w:ascii="Arial" w:eastAsia="Times New Roman" w:hAnsi="Arial" w:cs="Arial"/>
                      <w:sz w:val="20"/>
                      <w:szCs w:val="20"/>
                      <w:lang w:eastAsia="en-AU"/>
                    </w:rPr>
                  </w:rPrChange>
                </w:rPr>
                <w:t>Появление сообщения о недоступности почты</w:t>
              </w:r>
            </w:ins>
          </w:p>
        </w:tc>
      </w:tr>
      <w:tr w:rsidR="00294494" w:rsidRPr="00B8355A" w14:paraId="6C1D37D9" w14:textId="77777777" w:rsidTr="00EB1F27">
        <w:trPr>
          <w:trHeight w:val="463"/>
          <w:ins w:id="3791" w:author="Airat Shigapov" w:date="2021-10-28T17:47:00Z"/>
          <w:trPrChange w:id="3792" w:author="Airat Shigapov" w:date="2021-10-28T17:56:00Z">
            <w:trPr>
              <w:trHeight w:val="499"/>
            </w:trPr>
          </w:trPrChange>
        </w:trPr>
        <w:tc>
          <w:tcPr>
            <w:tcW w:w="2914" w:type="dxa"/>
            <w:tcBorders>
              <w:top w:val="nil"/>
              <w:left w:val="single" w:sz="4" w:space="0" w:color="2F75B5"/>
              <w:bottom w:val="single" w:sz="4" w:space="0" w:color="FFFFFF"/>
              <w:right w:val="single" w:sz="4" w:space="0" w:color="2F75B5"/>
            </w:tcBorders>
            <w:shd w:val="clear" w:color="000000" w:fill="2F75B5"/>
            <w:noWrap/>
            <w:vAlign w:val="center"/>
            <w:hideMark/>
            <w:tcPrChange w:id="3793" w:author="Airat Shigapov" w:date="2021-10-28T17:56:00Z">
              <w:tcPr>
                <w:tcW w:w="3136" w:type="dxa"/>
                <w:tcBorders>
                  <w:top w:val="nil"/>
                  <w:left w:val="single" w:sz="4" w:space="0" w:color="2F75B5"/>
                  <w:bottom w:val="single" w:sz="4" w:space="0" w:color="FFFFFF"/>
                  <w:right w:val="single" w:sz="4" w:space="0" w:color="2F75B5"/>
                </w:tcBorders>
                <w:shd w:val="clear" w:color="000000" w:fill="2F75B5"/>
                <w:noWrap/>
                <w:vAlign w:val="center"/>
                <w:hideMark/>
              </w:tcPr>
            </w:tcPrChange>
          </w:tcPr>
          <w:p w14:paraId="5F302499" w14:textId="77777777" w:rsidR="00294494" w:rsidRPr="00881D72" w:rsidRDefault="00294494" w:rsidP="00975416">
            <w:pPr>
              <w:spacing w:after="0" w:line="240" w:lineRule="auto"/>
              <w:ind w:firstLineChars="100" w:firstLine="281"/>
              <w:jc w:val="right"/>
              <w:rPr>
                <w:ins w:id="3794" w:author="Airat Shigapov" w:date="2021-10-28T17:47:00Z"/>
                <w:rFonts w:ascii="Times New Roman" w:eastAsia="Times New Roman" w:hAnsi="Times New Roman" w:cs="Times New Roman"/>
                <w:b/>
                <w:bCs/>
                <w:color w:val="FFFFFF"/>
                <w:sz w:val="28"/>
                <w:szCs w:val="28"/>
                <w:lang w:eastAsia="en-AU"/>
                <w:rPrChange w:id="3795" w:author="Airat Shigapov" w:date="2021-10-28T17:51:00Z">
                  <w:rPr>
                    <w:ins w:id="3796" w:author="Airat Shigapov" w:date="2021-10-28T17:47:00Z"/>
                    <w:rFonts w:ascii="Verdana" w:eastAsia="Times New Roman" w:hAnsi="Verdana" w:cs="Arial"/>
                    <w:b/>
                    <w:bCs/>
                    <w:color w:val="FFFFFF"/>
                    <w:sz w:val="20"/>
                    <w:szCs w:val="20"/>
                    <w:lang w:eastAsia="en-AU"/>
                  </w:rPr>
                </w:rPrChange>
              </w:rPr>
            </w:pPr>
            <w:ins w:id="3797" w:author="Airat Shigapov" w:date="2021-10-28T17:47:00Z">
              <w:r w:rsidRPr="00881D72">
                <w:rPr>
                  <w:rFonts w:ascii="Times New Roman" w:eastAsia="Times New Roman" w:hAnsi="Times New Roman" w:cs="Times New Roman"/>
                  <w:b/>
                  <w:bCs/>
                  <w:color w:val="FFFFFF"/>
                  <w:sz w:val="28"/>
                  <w:szCs w:val="28"/>
                  <w:lang w:eastAsia="en-AU"/>
                  <w:rPrChange w:id="3798" w:author="Airat Shigapov" w:date="2021-10-28T17:51:00Z">
                    <w:rPr>
                      <w:rFonts w:ascii="Verdana" w:eastAsia="Times New Roman" w:hAnsi="Verdana" w:cs="Arial"/>
                      <w:b/>
                      <w:bCs/>
                      <w:color w:val="FFFFFF"/>
                      <w:sz w:val="20"/>
                      <w:szCs w:val="20"/>
                      <w:lang w:eastAsia="en-AU"/>
                    </w:rPr>
                  </w:rPrChange>
                </w:rPr>
                <w:t>Фактический результат</w:t>
              </w:r>
            </w:ins>
          </w:p>
        </w:tc>
        <w:tc>
          <w:tcPr>
            <w:tcW w:w="6626" w:type="dxa"/>
            <w:tcBorders>
              <w:top w:val="nil"/>
              <w:left w:val="nil"/>
              <w:bottom w:val="single" w:sz="4" w:space="0" w:color="2F75B5"/>
              <w:right w:val="single" w:sz="4" w:space="0" w:color="2F75B5"/>
            </w:tcBorders>
            <w:shd w:val="clear" w:color="auto" w:fill="auto"/>
            <w:noWrap/>
            <w:vAlign w:val="center"/>
            <w:hideMark/>
            <w:tcPrChange w:id="3799" w:author="Airat Shigapov" w:date="2021-10-28T17:56:00Z">
              <w:tcPr>
                <w:tcW w:w="7127" w:type="dxa"/>
                <w:tcBorders>
                  <w:top w:val="nil"/>
                  <w:left w:val="nil"/>
                  <w:bottom w:val="single" w:sz="4" w:space="0" w:color="2F75B5"/>
                  <w:right w:val="single" w:sz="4" w:space="0" w:color="2F75B5"/>
                </w:tcBorders>
                <w:shd w:val="clear" w:color="auto" w:fill="auto"/>
                <w:noWrap/>
                <w:vAlign w:val="center"/>
                <w:hideMark/>
              </w:tcPr>
            </w:tcPrChange>
          </w:tcPr>
          <w:p w14:paraId="54F8E95B" w14:textId="77777777" w:rsidR="00294494" w:rsidRPr="00881D72" w:rsidRDefault="00294494" w:rsidP="00975416">
            <w:pPr>
              <w:spacing w:after="0" w:line="240" w:lineRule="auto"/>
              <w:rPr>
                <w:ins w:id="3800" w:author="Airat Shigapov" w:date="2021-10-28T17:47:00Z"/>
                <w:rFonts w:ascii="Times New Roman" w:eastAsia="Times New Roman" w:hAnsi="Times New Roman" w:cs="Times New Roman"/>
                <w:sz w:val="28"/>
                <w:szCs w:val="28"/>
                <w:lang w:eastAsia="en-AU"/>
                <w:rPrChange w:id="3801" w:author="Airat Shigapov" w:date="2021-10-28T17:51:00Z">
                  <w:rPr>
                    <w:ins w:id="3802" w:author="Airat Shigapov" w:date="2021-10-28T17:47:00Z"/>
                    <w:rFonts w:ascii="Arial" w:eastAsia="Times New Roman" w:hAnsi="Arial" w:cs="Arial"/>
                    <w:sz w:val="20"/>
                    <w:szCs w:val="20"/>
                    <w:lang w:eastAsia="en-AU"/>
                  </w:rPr>
                </w:rPrChange>
              </w:rPr>
            </w:pPr>
            <w:ins w:id="3803" w:author="Airat Shigapov" w:date="2021-10-28T17:47:00Z">
              <w:r w:rsidRPr="00881D72">
                <w:rPr>
                  <w:rFonts w:ascii="Times New Roman" w:eastAsia="Times New Roman" w:hAnsi="Times New Roman" w:cs="Times New Roman"/>
                  <w:sz w:val="28"/>
                  <w:szCs w:val="28"/>
                  <w:lang w:eastAsia="en-AU"/>
                  <w:rPrChange w:id="3804" w:author="Airat Shigapov" w:date="2021-10-28T17:51:00Z">
                    <w:rPr>
                      <w:rFonts w:ascii="Arial" w:eastAsia="Times New Roman" w:hAnsi="Arial" w:cs="Arial"/>
                      <w:sz w:val="20"/>
                      <w:szCs w:val="20"/>
                      <w:lang w:eastAsia="en-AU"/>
                    </w:rPr>
                  </w:rPrChange>
                </w:rPr>
                <w:t>Появление сообщения о недоступности почты</w:t>
              </w:r>
            </w:ins>
          </w:p>
        </w:tc>
      </w:tr>
      <w:tr w:rsidR="00294494" w:rsidRPr="007A3A06" w14:paraId="34274060" w14:textId="77777777" w:rsidTr="00EB1F27">
        <w:trPr>
          <w:trHeight w:val="463"/>
          <w:ins w:id="3805" w:author="Airat Shigapov" w:date="2021-10-28T17:47:00Z"/>
          <w:trPrChange w:id="3806" w:author="Airat Shigapov" w:date="2021-10-28T17:56:00Z">
            <w:trPr>
              <w:trHeight w:val="499"/>
            </w:trPr>
          </w:trPrChange>
        </w:trPr>
        <w:tc>
          <w:tcPr>
            <w:tcW w:w="2914" w:type="dxa"/>
            <w:tcBorders>
              <w:top w:val="nil"/>
              <w:left w:val="single" w:sz="4" w:space="0" w:color="2F75B5"/>
              <w:bottom w:val="single" w:sz="4" w:space="0" w:color="FFFFFF"/>
              <w:right w:val="single" w:sz="4" w:space="0" w:color="2F75B5"/>
            </w:tcBorders>
            <w:shd w:val="clear" w:color="000000" w:fill="2F75B5"/>
            <w:noWrap/>
            <w:vAlign w:val="center"/>
            <w:hideMark/>
            <w:tcPrChange w:id="3807" w:author="Airat Shigapov" w:date="2021-10-28T17:56:00Z">
              <w:tcPr>
                <w:tcW w:w="3136" w:type="dxa"/>
                <w:tcBorders>
                  <w:top w:val="nil"/>
                  <w:left w:val="single" w:sz="4" w:space="0" w:color="2F75B5"/>
                  <w:bottom w:val="single" w:sz="4" w:space="0" w:color="FFFFFF"/>
                  <w:right w:val="single" w:sz="4" w:space="0" w:color="2F75B5"/>
                </w:tcBorders>
                <w:shd w:val="clear" w:color="000000" w:fill="2F75B5"/>
                <w:noWrap/>
                <w:vAlign w:val="center"/>
                <w:hideMark/>
              </w:tcPr>
            </w:tcPrChange>
          </w:tcPr>
          <w:p w14:paraId="37F48056" w14:textId="77777777" w:rsidR="00294494" w:rsidRPr="00881D72" w:rsidRDefault="00294494" w:rsidP="00975416">
            <w:pPr>
              <w:spacing w:after="0" w:line="240" w:lineRule="auto"/>
              <w:ind w:firstLineChars="100" w:firstLine="281"/>
              <w:jc w:val="right"/>
              <w:rPr>
                <w:ins w:id="3808" w:author="Airat Shigapov" w:date="2021-10-28T17:47:00Z"/>
                <w:rFonts w:ascii="Times New Roman" w:eastAsia="Times New Roman" w:hAnsi="Times New Roman" w:cs="Times New Roman"/>
                <w:b/>
                <w:bCs/>
                <w:color w:val="FFFFFF"/>
                <w:sz w:val="28"/>
                <w:szCs w:val="28"/>
                <w:lang w:eastAsia="en-AU"/>
                <w:rPrChange w:id="3809" w:author="Airat Shigapov" w:date="2021-10-28T17:51:00Z">
                  <w:rPr>
                    <w:ins w:id="3810" w:author="Airat Shigapov" w:date="2021-10-28T17:47:00Z"/>
                    <w:rFonts w:ascii="Verdana" w:eastAsia="Times New Roman" w:hAnsi="Verdana" w:cs="Arial"/>
                    <w:b/>
                    <w:bCs/>
                    <w:color w:val="FFFFFF"/>
                    <w:sz w:val="20"/>
                    <w:szCs w:val="20"/>
                    <w:lang w:eastAsia="en-AU"/>
                  </w:rPr>
                </w:rPrChange>
              </w:rPr>
            </w:pPr>
            <w:ins w:id="3811" w:author="Airat Shigapov" w:date="2021-10-28T17:47:00Z">
              <w:r w:rsidRPr="00881D72">
                <w:rPr>
                  <w:rFonts w:ascii="Times New Roman" w:eastAsia="Times New Roman" w:hAnsi="Times New Roman" w:cs="Times New Roman"/>
                  <w:b/>
                  <w:bCs/>
                  <w:color w:val="FFFFFF"/>
                  <w:sz w:val="28"/>
                  <w:szCs w:val="28"/>
                  <w:lang w:eastAsia="en-AU"/>
                  <w:rPrChange w:id="3812" w:author="Airat Shigapov" w:date="2021-10-28T17:51:00Z">
                    <w:rPr>
                      <w:rFonts w:ascii="Verdana" w:eastAsia="Times New Roman" w:hAnsi="Verdana" w:cs="Arial"/>
                      <w:b/>
                      <w:bCs/>
                      <w:color w:val="FFFFFF"/>
                      <w:sz w:val="20"/>
                      <w:szCs w:val="20"/>
                      <w:lang w:eastAsia="en-AU"/>
                    </w:rPr>
                  </w:rPrChange>
                </w:rPr>
                <w:t>Предпосылки</w:t>
              </w:r>
            </w:ins>
          </w:p>
        </w:tc>
        <w:tc>
          <w:tcPr>
            <w:tcW w:w="6626" w:type="dxa"/>
            <w:tcBorders>
              <w:top w:val="nil"/>
              <w:left w:val="nil"/>
              <w:bottom w:val="single" w:sz="4" w:space="0" w:color="2F75B5"/>
              <w:right w:val="single" w:sz="4" w:space="0" w:color="2F75B5"/>
            </w:tcBorders>
            <w:shd w:val="clear" w:color="auto" w:fill="auto"/>
            <w:noWrap/>
            <w:vAlign w:val="center"/>
            <w:hideMark/>
            <w:tcPrChange w:id="3813" w:author="Airat Shigapov" w:date="2021-10-28T17:56:00Z">
              <w:tcPr>
                <w:tcW w:w="7127" w:type="dxa"/>
                <w:tcBorders>
                  <w:top w:val="nil"/>
                  <w:left w:val="nil"/>
                  <w:bottom w:val="single" w:sz="4" w:space="0" w:color="2F75B5"/>
                  <w:right w:val="single" w:sz="4" w:space="0" w:color="2F75B5"/>
                </w:tcBorders>
                <w:shd w:val="clear" w:color="auto" w:fill="auto"/>
                <w:noWrap/>
                <w:vAlign w:val="center"/>
                <w:hideMark/>
              </w:tcPr>
            </w:tcPrChange>
          </w:tcPr>
          <w:p w14:paraId="39EC2A80" w14:textId="77777777" w:rsidR="00294494" w:rsidRPr="00881D72" w:rsidRDefault="00294494" w:rsidP="00975416">
            <w:pPr>
              <w:spacing w:after="0" w:line="240" w:lineRule="auto"/>
              <w:rPr>
                <w:ins w:id="3814" w:author="Airat Shigapov" w:date="2021-10-28T17:47:00Z"/>
                <w:rFonts w:ascii="Times New Roman" w:eastAsia="Times New Roman" w:hAnsi="Times New Roman" w:cs="Times New Roman"/>
                <w:sz w:val="28"/>
                <w:szCs w:val="28"/>
                <w:lang w:eastAsia="en-AU"/>
                <w:rPrChange w:id="3815" w:author="Airat Shigapov" w:date="2021-10-28T17:51:00Z">
                  <w:rPr>
                    <w:ins w:id="3816" w:author="Airat Shigapov" w:date="2021-10-28T17:47:00Z"/>
                    <w:rFonts w:ascii="Arial" w:eastAsia="Times New Roman" w:hAnsi="Arial" w:cs="Arial"/>
                    <w:sz w:val="20"/>
                    <w:szCs w:val="20"/>
                    <w:lang w:eastAsia="en-AU"/>
                  </w:rPr>
                </w:rPrChange>
              </w:rPr>
            </w:pPr>
            <w:ins w:id="3817" w:author="Airat Shigapov" w:date="2021-10-28T17:47:00Z">
              <w:r w:rsidRPr="00881D72">
                <w:rPr>
                  <w:rFonts w:ascii="Times New Roman" w:eastAsia="Times New Roman" w:hAnsi="Times New Roman" w:cs="Times New Roman"/>
                  <w:sz w:val="28"/>
                  <w:szCs w:val="28"/>
                  <w:lang w:val="en-AU" w:eastAsia="en-AU"/>
                  <w:rPrChange w:id="3818" w:author="Airat Shigapov" w:date="2021-10-28T17:51:00Z">
                    <w:rPr>
                      <w:rFonts w:ascii="Arial" w:eastAsia="Times New Roman" w:hAnsi="Arial" w:cs="Arial"/>
                      <w:sz w:val="20"/>
                      <w:szCs w:val="20"/>
                      <w:lang w:val="en-AU" w:eastAsia="en-AU"/>
                    </w:rPr>
                  </w:rPrChange>
                </w:rPr>
                <w:t> </w:t>
              </w:r>
              <w:r w:rsidRPr="00881D72">
                <w:rPr>
                  <w:rFonts w:ascii="Times New Roman" w:eastAsia="Times New Roman" w:hAnsi="Times New Roman" w:cs="Times New Roman"/>
                  <w:sz w:val="28"/>
                  <w:szCs w:val="28"/>
                  <w:lang w:eastAsia="en-AU"/>
                  <w:rPrChange w:id="3819" w:author="Airat Shigapov" w:date="2021-10-28T17:51:00Z">
                    <w:rPr>
                      <w:rFonts w:ascii="Arial" w:eastAsia="Times New Roman" w:hAnsi="Arial" w:cs="Arial"/>
                      <w:sz w:val="20"/>
                      <w:szCs w:val="20"/>
                      <w:lang w:eastAsia="en-AU"/>
                    </w:rPr>
                  </w:rPrChange>
                </w:rPr>
                <w:t>Запустить программу</w:t>
              </w:r>
            </w:ins>
          </w:p>
        </w:tc>
      </w:tr>
      <w:tr w:rsidR="00294494" w:rsidRPr="003A33D0" w14:paraId="3014FC55" w14:textId="77777777" w:rsidTr="00EB1F27">
        <w:trPr>
          <w:trHeight w:val="463"/>
          <w:ins w:id="3820" w:author="Airat Shigapov" w:date="2021-10-28T17:47:00Z"/>
          <w:trPrChange w:id="3821" w:author="Airat Shigapov" w:date="2021-10-28T17:56:00Z">
            <w:trPr>
              <w:trHeight w:val="499"/>
            </w:trPr>
          </w:trPrChange>
        </w:trPr>
        <w:tc>
          <w:tcPr>
            <w:tcW w:w="2914" w:type="dxa"/>
            <w:tcBorders>
              <w:top w:val="nil"/>
              <w:left w:val="single" w:sz="4" w:space="0" w:color="2F75B5"/>
              <w:bottom w:val="single" w:sz="4" w:space="0" w:color="FFFFFF"/>
              <w:right w:val="single" w:sz="4" w:space="0" w:color="2F75B5"/>
            </w:tcBorders>
            <w:shd w:val="clear" w:color="000000" w:fill="2F75B5"/>
            <w:noWrap/>
            <w:vAlign w:val="center"/>
            <w:hideMark/>
            <w:tcPrChange w:id="3822" w:author="Airat Shigapov" w:date="2021-10-28T17:56:00Z">
              <w:tcPr>
                <w:tcW w:w="3136" w:type="dxa"/>
                <w:tcBorders>
                  <w:top w:val="nil"/>
                  <w:left w:val="single" w:sz="4" w:space="0" w:color="2F75B5"/>
                  <w:bottom w:val="single" w:sz="4" w:space="0" w:color="FFFFFF"/>
                  <w:right w:val="single" w:sz="4" w:space="0" w:color="2F75B5"/>
                </w:tcBorders>
                <w:shd w:val="clear" w:color="000000" w:fill="2F75B5"/>
                <w:noWrap/>
                <w:vAlign w:val="center"/>
                <w:hideMark/>
              </w:tcPr>
            </w:tcPrChange>
          </w:tcPr>
          <w:p w14:paraId="60DD6E7A" w14:textId="77777777" w:rsidR="00294494" w:rsidRPr="00881D72" w:rsidRDefault="00294494" w:rsidP="00975416">
            <w:pPr>
              <w:spacing w:after="0" w:line="240" w:lineRule="auto"/>
              <w:ind w:firstLineChars="100" w:firstLine="281"/>
              <w:jc w:val="right"/>
              <w:rPr>
                <w:ins w:id="3823" w:author="Airat Shigapov" w:date="2021-10-28T17:47:00Z"/>
                <w:rFonts w:ascii="Times New Roman" w:eastAsia="Times New Roman" w:hAnsi="Times New Roman" w:cs="Times New Roman"/>
                <w:b/>
                <w:bCs/>
                <w:color w:val="FFFFFF"/>
                <w:sz w:val="28"/>
                <w:szCs w:val="28"/>
                <w:lang w:eastAsia="en-AU"/>
                <w:rPrChange w:id="3824" w:author="Airat Shigapov" w:date="2021-10-28T17:51:00Z">
                  <w:rPr>
                    <w:ins w:id="3825" w:author="Airat Shigapov" w:date="2021-10-28T17:47:00Z"/>
                    <w:rFonts w:ascii="Verdana" w:eastAsia="Times New Roman" w:hAnsi="Verdana" w:cs="Arial"/>
                    <w:b/>
                    <w:bCs/>
                    <w:color w:val="FFFFFF"/>
                    <w:sz w:val="20"/>
                    <w:szCs w:val="20"/>
                    <w:lang w:eastAsia="en-AU"/>
                  </w:rPr>
                </w:rPrChange>
              </w:rPr>
            </w:pPr>
            <w:ins w:id="3826" w:author="Airat Shigapov" w:date="2021-10-28T17:47:00Z">
              <w:r w:rsidRPr="00881D72">
                <w:rPr>
                  <w:rFonts w:ascii="Times New Roman" w:eastAsia="Times New Roman" w:hAnsi="Times New Roman" w:cs="Times New Roman"/>
                  <w:b/>
                  <w:bCs/>
                  <w:color w:val="FFFFFF"/>
                  <w:sz w:val="28"/>
                  <w:szCs w:val="28"/>
                  <w:lang w:eastAsia="en-AU"/>
                  <w:rPrChange w:id="3827" w:author="Airat Shigapov" w:date="2021-10-28T17:51:00Z">
                    <w:rPr>
                      <w:rFonts w:ascii="Verdana" w:eastAsia="Times New Roman" w:hAnsi="Verdana" w:cs="Arial"/>
                      <w:b/>
                      <w:bCs/>
                      <w:color w:val="FFFFFF"/>
                      <w:sz w:val="20"/>
                      <w:szCs w:val="20"/>
                      <w:lang w:eastAsia="en-AU"/>
                    </w:rPr>
                  </w:rPrChange>
                </w:rPr>
                <w:t>Постусловия</w:t>
              </w:r>
            </w:ins>
          </w:p>
        </w:tc>
        <w:tc>
          <w:tcPr>
            <w:tcW w:w="6626" w:type="dxa"/>
            <w:tcBorders>
              <w:top w:val="nil"/>
              <w:left w:val="nil"/>
              <w:bottom w:val="single" w:sz="4" w:space="0" w:color="2F75B5"/>
              <w:right w:val="single" w:sz="4" w:space="0" w:color="2F75B5"/>
            </w:tcBorders>
            <w:shd w:val="clear" w:color="auto" w:fill="auto"/>
            <w:noWrap/>
            <w:vAlign w:val="center"/>
            <w:hideMark/>
            <w:tcPrChange w:id="3828" w:author="Airat Shigapov" w:date="2021-10-28T17:56:00Z">
              <w:tcPr>
                <w:tcW w:w="7127" w:type="dxa"/>
                <w:tcBorders>
                  <w:top w:val="nil"/>
                  <w:left w:val="nil"/>
                  <w:bottom w:val="single" w:sz="4" w:space="0" w:color="2F75B5"/>
                  <w:right w:val="single" w:sz="4" w:space="0" w:color="2F75B5"/>
                </w:tcBorders>
                <w:shd w:val="clear" w:color="auto" w:fill="auto"/>
                <w:noWrap/>
                <w:vAlign w:val="center"/>
                <w:hideMark/>
              </w:tcPr>
            </w:tcPrChange>
          </w:tcPr>
          <w:p w14:paraId="29E422BA" w14:textId="77777777" w:rsidR="00294494" w:rsidRPr="00881D72" w:rsidRDefault="00294494" w:rsidP="00975416">
            <w:pPr>
              <w:spacing w:after="0" w:line="240" w:lineRule="auto"/>
              <w:rPr>
                <w:ins w:id="3829" w:author="Airat Shigapov" w:date="2021-10-28T17:47:00Z"/>
                <w:rFonts w:ascii="Times New Roman" w:eastAsia="Times New Roman" w:hAnsi="Times New Roman" w:cs="Times New Roman"/>
                <w:sz w:val="28"/>
                <w:szCs w:val="28"/>
                <w:lang w:eastAsia="en-AU"/>
                <w:rPrChange w:id="3830" w:author="Airat Shigapov" w:date="2021-10-28T17:51:00Z">
                  <w:rPr>
                    <w:ins w:id="3831" w:author="Airat Shigapov" w:date="2021-10-28T17:47:00Z"/>
                    <w:rFonts w:ascii="Arial" w:eastAsia="Times New Roman" w:hAnsi="Arial" w:cs="Arial"/>
                    <w:sz w:val="20"/>
                    <w:szCs w:val="20"/>
                    <w:lang w:eastAsia="en-AU"/>
                  </w:rPr>
                </w:rPrChange>
              </w:rPr>
            </w:pPr>
            <w:ins w:id="3832" w:author="Airat Shigapov" w:date="2021-10-28T17:47:00Z">
              <w:r w:rsidRPr="00881D72">
                <w:rPr>
                  <w:rFonts w:ascii="Times New Roman" w:eastAsia="Times New Roman" w:hAnsi="Times New Roman" w:cs="Times New Roman"/>
                  <w:sz w:val="28"/>
                  <w:szCs w:val="28"/>
                  <w:lang w:val="en-AU" w:eastAsia="en-AU"/>
                  <w:rPrChange w:id="3833" w:author="Airat Shigapov" w:date="2021-10-28T17:51:00Z">
                    <w:rPr>
                      <w:rFonts w:ascii="Arial" w:eastAsia="Times New Roman" w:hAnsi="Arial" w:cs="Arial"/>
                      <w:sz w:val="20"/>
                      <w:szCs w:val="20"/>
                      <w:lang w:val="en-AU" w:eastAsia="en-AU"/>
                    </w:rPr>
                  </w:rPrChange>
                </w:rPr>
                <w:t> </w:t>
              </w:r>
              <w:r w:rsidRPr="00881D72">
                <w:rPr>
                  <w:rFonts w:ascii="Times New Roman" w:eastAsia="Times New Roman" w:hAnsi="Times New Roman" w:cs="Times New Roman"/>
                  <w:sz w:val="28"/>
                  <w:szCs w:val="28"/>
                  <w:lang w:eastAsia="en-AU"/>
                  <w:rPrChange w:id="3834" w:author="Airat Shigapov" w:date="2021-10-28T17:51:00Z">
                    <w:rPr>
                      <w:rFonts w:ascii="Arial" w:eastAsia="Times New Roman" w:hAnsi="Arial" w:cs="Arial"/>
                      <w:sz w:val="20"/>
                      <w:szCs w:val="20"/>
                      <w:lang w:eastAsia="en-AU"/>
                    </w:rPr>
                  </w:rPrChange>
                </w:rPr>
                <w:t xml:space="preserve">Возврат на страницу регистрации </w:t>
              </w:r>
            </w:ins>
          </w:p>
        </w:tc>
      </w:tr>
      <w:tr w:rsidR="00294494" w:rsidRPr="007A3A06" w14:paraId="317B2633" w14:textId="77777777" w:rsidTr="00EB1F27">
        <w:trPr>
          <w:trHeight w:val="463"/>
          <w:ins w:id="3835" w:author="Airat Shigapov" w:date="2021-10-28T17:47:00Z"/>
          <w:trPrChange w:id="3836" w:author="Airat Shigapov" w:date="2021-10-28T17:56:00Z">
            <w:trPr>
              <w:trHeight w:val="499"/>
            </w:trPr>
          </w:trPrChange>
        </w:trPr>
        <w:tc>
          <w:tcPr>
            <w:tcW w:w="2914" w:type="dxa"/>
            <w:tcBorders>
              <w:top w:val="nil"/>
              <w:left w:val="single" w:sz="4" w:space="0" w:color="2F75B5"/>
              <w:bottom w:val="single" w:sz="4" w:space="0" w:color="FFFFFF"/>
              <w:right w:val="single" w:sz="4" w:space="0" w:color="2F75B5"/>
            </w:tcBorders>
            <w:shd w:val="clear" w:color="000000" w:fill="2F75B5"/>
            <w:noWrap/>
            <w:vAlign w:val="center"/>
            <w:hideMark/>
            <w:tcPrChange w:id="3837" w:author="Airat Shigapov" w:date="2021-10-28T17:56:00Z">
              <w:tcPr>
                <w:tcW w:w="3136" w:type="dxa"/>
                <w:tcBorders>
                  <w:top w:val="nil"/>
                  <w:left w:val="single" w:sz="4" w:space="0" w:color="2F75B5"/>
                  <w:bottom w:val="single" w:sz="4" w:space="0" w:color="FFFFFF"/>
                  <w:right w:val="single" w:sz="4" w:space="0" w:color="2F75B5"/>
                </w:tcBorders>
                <w:shd w:val="clear" w:color="000000" w:fill="2F75B5"/>
                <w:noWrap/>
                <w:vAlign w:val="center"/>
                <w:hideMark/>
              </w:tcPr>
            </w:tcPrChange>
          </w:tcPr>
          <w:p w14:paraId="30211CA6" w14:textId="77777777" w:rsidR="00294494" w:rsidRPr="00881D72" w:rsidRDefault="00294494" w:rsidP="00975416">
            <w:pPr>
              <w:spacing w:after="0" w:line="240" w:lineRule="auto"/>
              <w:ind w:firstLineChars="100" w:firstLine="281"/>
              <w:jc w:val="right"/>
              <w:rPr>
                <w:ins w:id="3838" w:author="Airat Shigapov" w:date="2021-10-28T17:47:00Z"/>
                <w:rFonts w:ascii="Times New Roman" w:eastAsia="Times New Roman" w:hAnsi="Times New Roman" w:cs="Times New Roman"/>
                <w:b/>
                <w:bCs/>
                <w:color w:val="FFFFFF"/>
                <w:sz w:val="28"/>
                <w:szCs w:val="28"/>
                <w:lang w:eastAsia="en-AU"/>
                <w:rPrChange w:id="3839" w:author="Airat Shigapov" w:date="2021-10-28T17:51:00Z">
                  <w:rPr>
                    <w:ins w:id="3840" w:author="Airat Shigapov" w:date="2021-10-28T17:47:00Z"/>
                    <w:rFonts w:ascii="Verdana" w:eastAsia="Times New Roman" w:hAnsi="Verdana" w:cs="Arial"/>
                    <w:b/>
                    <w:bCs/>
                    <w:color w:val="FFFFFF"/>
                    <w:sz w:val="20"/>
                    <w:szCs w:val="20"/>
                    <w:lang w:eastAsia="en-AU"/>
                  </w:rPr>
                </w:rPrChange>
              </w:rPr>
            </w:pPr>
            <w:ins w:id="3841" w:author="Airat Shigapov" w:date="2021-10-28T17:47:00Z">
              <w:r w:rsidRPr="00881D72">
                <w:rPr>
                  <w:rFonts w:ascii="Times New Roman" w:eastAsia="Times New Roman" w:hAnsi="Times New Roman" w:cs="Times New Roman"/>
                  <w:b/>
                  <w:bCs/>
                  <w:color w:val="FFFFFF"/>
                  <w:sz w:val="28"/>
                  <w:szCs w:val="28"/>
                  <w:lang w:eastAsia="en-AU"/>
                  <w:rPrChange w:id="3842" w:author="Airat Shigapov" w:date="2021-10-28T17:51:00Z">
                    <w:rPr>
                      <w:rFonts w:ascii="Verdana" w:eastAsia="Times New Roman" w:hAnsi="Verdana" w:cs="Arial"/>
                      <w:b/>
                      <w:bCs/>
                      <w:color w:val="FFFFFF"/>
                      <w:sz w:val="20"/>
                      <w:szCs w:val="20"/>
                      <w:lang w:eastAsia="en-AU"/>
                    </w:rPr>
                  </w:rPrChange>
                </w:rPr>
                <w:t>Статус</w:t>
              </w:r>
              <w:r w:rsidRPr="00881D72">
                <w:rPr>
                  <w:rFonts w:ascii="Times New Roman" w:eastAsia="Times New Roman" w:hAnsi="Times New Roman" w:cs="Times New Roman"/>
                  <w:b/>
                  <w:bCs/>
                  <w:color w:val="FFFFFF"/>
                  <w:sz w:val="28"/>
                  <w:szCs w:val="28"/>
                  <w:lang w:eastAsia="en-AU"/>
                  <w:rPrChange w:id="3843" w:author="Airat Shigapov" w:date="2021-10-28T17:51:00Z">
                    <w:rPr>
                      <w:rFonts w:ascii="Verdana" w:eastAsia="Times New Roman" w:hAnsi="Verdana" w:cs="Arial"/>
                      <w:b/>
                      <w:bCs/>
                      <w:color w:val="FFFFFF"/>
                      <w:sz w:val="20"/>
                      <w:szCs w:val="20"/>
                      <w:lang w:eastAsia="en-AU"/>
                    </w:rPr>
                  </w:rPrChange>
                </w:rPr>
                <w:br/>
                <w:t>(</w:t>
              </w:r>
              <w:proofErr w:type="spellStart"/>
              <w:r w:rsidRPr="00881D72">
                <w:rPr>
                  <w:rFonts w:ascii="Times New Roman" w:eastAsia="Times New Roman" w:hAnsi="Times New Roman" w:cs="Times New Roman"/>
                  <w:b/>
                  <w:bCs/>
                  <w:color w:val="FFFFFF"/>
                  <w:sz w:val="28"/>
                  <w:szCs w:val="28"/>
                  <w:lang w:eastAsia="en-AU"/>
                  <w:rPrChange w:id="3844" w:author="Airat Shigapov" w:date="2021-10-28T17:51:00Z">
                    <w:rPr>
                      <w:rFonts w:ascii="Verdana" w:eastAsia="Times New Roman" w:hAnsi="Verdana" w:cs="Arial"/>
                      <w:b/>
                      <w:bCs/>
                      <w:color w:val="FFFFFF"/>
                      <w:sz w:val="20"/>
                      <w:szCs w:val="20"/>
                      <w:lang w:eastAsia="en-AU"/>
                    </w:rPr>
                  </w:rPrChange>
                </w:rPr>
                <w:t>Pass</w:t>
              </w:r>
              <w:proofErr w:type="spellEnd"/>
              <w:r w:rsidRPr="00881D72">
                <w:rPr>
                  <w:rFonts w:ascii="Times New Roman" w:eastAsia="Times New Roman" w:hAnsi="Times New Roman" w:cs="Times New Roman"/>
                  <w:b/>
                  <w:bCs/>
                  <w:color w:val="FFFFFF"/>
                  <w:sz w:val="28"/>
                  <w:szCs w:val="28"/>
                  <w:lang w:eastAsia="en-AU"/>
                  <w:rPrChange w:id="3845" w:author="Airat Shigapov" w:date="2021-10-28T17:51:00Z">
                    <w:rPr>
                      <w:rFonts w:ascii="Verdana" w:eastAsia="Times New Roman" w:hAnsi="Verdana" w:cs="Arial"/>
                      <w:b/>
                      <w:bCs/>
                      <w:color w:val="FFFFFF"/>
                      <w:sz w:val="20"/>
                      <w:szCs w:val="20"/>
                      <w:lang w:eastAsia="en-AU"/>
                    </w:rPr>
                  </w:rPrChange>
                </w:rPr>
                <w:t>/</w:t>
              </w:r>
              <w:proofErr w:type="spellStart"/>
              <w:r w:rsidRPr="00881D72">
                <w:rPr>
                  <w:rFonts w:ascii="Times New Roman" w:eastAsia="Times New Roman" w:hAnsi="Times New Roman" w:cs="Times New Roman"/>
                  <w:b/>
                  <w:bCs/>
                  <w:color w:val="FFFFFF"/>
                  <w:sz w:val="28"/>
                  <w:szCs w:val="28"/>
                  <w:lang w:eastAsia="en-AU"/>
                  <w:rPrChange w:id="3846" w:author="Airat Shigapov" w:date="2021-10-28T17:51:00Z">
                    <w:rPr>
                      <w:rFonts w:ascii="Verdana" w:eastAsia="Times New Roman" w:hAnsi="Verdana" w:cs="Arial"/>
                      <w:b/>
                      <w:bCs/>
                      <w:color w:val="FFFFFF"/>
                      <w:sz w:val="20"/>
                      <w:szCs w:val="20"/>
                      <w:lang w:eastAsia="en-AU"/>
                    </w:rPr>
                  </w:rPrChange>
                </w:rPr>
                <w:t>Fail</w:t>
              </w:r>
              <w:proofErr w:type="spellEnd"/>
              <w:r w:rsidRPr="00881D72">
                <w:rPr>
                  <w:rFonts w:ascii="Times New Roman" w:eastAsia="Times New Roman" w:hAnsi="Times New Roman" w:cs="Times New Roman"/>
                  <w:b/>
                  <w:bCs/>
                  <w:color w:val="FFFFFF"/>
                  <w:sz w:val="28"/>
                  <w:szCs w:val="28"/>
                  <w:lang w:eastAsia="en-AU"/>
                  <w:rPrChange w:id="3847" w:author="Airat Shigapov" w:date="2021-10-28T17:51:00Z">
                    <w:rPr>
                      <w:rFonts w:ascii="Verdana" w:eastAsia="Times New Roman" w:hAnsi="Verdana" w:cs="Arial"/>
                      <w:b/>
                      <w:bCs/>
                      <w:color w:val="FFFFFF"/>
                      <w:sz w:val="20"/>
                      <w:szCs w:val="20"/>
                      <w:lang w:eastAsia="en-AU"/>
                    </w:rPr>
                  </w:rPrChange>
                </w:rPr>
                <w:t>)</w:t>
              </w:r>
            </w:ins>
          </w:p>
        </w:tc>
        <w:tc>
          <w:tcPr>
            <w:tcW w:w="6626" w:type="dxa"/>
            <w:tcBorders>
              <w:top w:val="nil"/>
              <w:left w:val="nil"/>
              <w:bottom w:val="single" w:sz="4" w:space="0" w:color="2F75B5"/>
              <w:right w:val="single" w:sz="4" w:space="0" w:color="2F75B5"/>
            </w:tcBorders>
            <w:shd w:val="clear" w:color="auto" w:fill="auto"/>
            <w:noWrap/>
            <w:vAlign w:val="center"/>
            <w:hideMark/>
            <w:tcPrChange w:id="3848" w:author="Airat Shigapov" w:date="2021-10-28T17:56:00Z">
              <w:tcPr>
                <w:tcW w:w="7127" w:type="dxa"/>
                <w:tcBorders>
                  <w:top w:val="nil"/>
                  <w:left w:val="nil"/>
                  <w:bottom w:val="single" w:sz="4" w:space="0" w:color="2F75B5"/>
                  <w:right w:val="single" w:sz="4" w:space="0" w:color="2F75B5"/>
                </w:tcBorders>
                <w:shd w:val="clear" w:color="auto" w:fill="auto"/>
                <w:noWrap/>
                <w:vAlign w:val="center"/>
                <w:hideMark/>
              </w:tcPr>
            </w:tcPrChange>
          </w:tcPr>
          <w:p w14:paraId="0154E8FF" w14:textId="77777777" w:rsidR="00294494" w:rsidRPr="00881D72" w:rsidRDefault="00294494" w:rsidP="00975416">
            <w:pPr>
              <w:spacing w:after="0" w:line="240" w:lineRule="auto"/>
              <w:rPr>
                <w:ins w:id="3849" w:author="Airat Shigapov" w:date="2021-10-28T17:47:00Z"/>
                <w:rFonts w:ascii="Times New Roman" w:eastAsia="Times New Roman" w:hAnsi="Times New Roman" w:cs="Times New Roman"/>
                <w:sz w:val="28"/>
                <w:szCs w:val="28"/>
                <w:lang w:val="en-US" w:eastAsia="en-AU"/>
                <w:rPrChange w:id="3850" w:author="Airat Shigapov" w:date="2021-10-28T17:51:00Z">
                  <w:rPr>
                    <w:ins w:id="3851" w:author="Airat Shigapov" w:date="2021-10-28T17:47:00Z"/>
                    <w:rFonts w:ascii="Arial" w:eastAsia="Times New Roman" w:hAnsi="Arial" w:cs="Arial"/>
                    <w:sz w:val="20"/>
                    <w:szCs w:val="20"/>
                    <w:lang w:val="en-US" w:eastAsia="en-AU"/>
                  </w:rPr>
                </w:rPrChange>
              </w:rPr>
            </w:pPr>
            <w:ins w:id="3852" w:author="Airat Shigapov" w:date="2021-10-28T17:47:00Z">
              <w:r w:rsidRPr="00881D72">
                <w:rPr>
                  <w:rFonts w:ascii="Times New Roman" w:eastAsia="Times New Roman" w:hAnsi="Times New Roman" w:cs="Times New Roman"/>
                  <w:sz w:val="28"/>
                  <w:szCs w:val="28"/>
                  <w:lang w:val="en-AU" w:eastAsia="en-AU"/>
                  <w:rPrChange w:id="3853" w:author="Airat Shigapov" w:date="2021-10-28T17:51:00Z">
                    <w:rPr>
                      <w:rFonts w:ascii="Arial" w:eastAsia="Times New Roman" w:hAnsi="Arial" w:cs="Arial"/>
                      <w:sz w:val="20"/>
                      <w:szCs w:val="20"/>
                      <w:lang w:val="en-AU" w:eastAsia="en-AU"/>
                    </w:rPr>
                  </w:rPrChange>
                </w:rPr>
                <w:t> </w:t>
              </w:r>
              <w:r w:rsidRPr="00881D72">
                <w:rPr>
                  <w:rFonts w:ascii="Times New Roman" w:eastAsia="Times New Roman" w:hAnsi="Times New Roman" w:cs="Times New Roman"/>
                  <w:sz w:val="28"/>
                  <w:szCs w:val="28"/>
                  <w:lang w:val="en-US" w:eastAsia="en-AU"/>
                  <w:rPrChange w:id="3854" w:author="Airat Shigapov" w:date="2021-10-28T17:51:00Z">
                    <w:rPr>
                      <w:rFonts w:ascii="Arial" w:eastAsia="Times New Roman" w:hAnsi="Arial" w:cs="Arial"/>
                      <w:sz w:val="20"/>
                      <w:szCs w:val="20"/>
                      <w:lang w:val="en-US" w:eastAsia="en-AU"/>
                    </w:rPr>
                  </w:rPrChange>
                </w:rPr>
                <w:t>Pass</w:t>
              </w:r>
            </w:ins>
          </w:p>
        </w:tc>
      </w:tr>
      <w:tr w:rsidR="00294494" w:rsidRPr="003A33D0" w14:paraId="2BF64A0A" w14:textId="77777777" w:rsidTr="00EB1F27">
        <w:trPr>
          <w:trHeight w:val="463"/>
          <w:ins w:id="3855" w:author="Airat Shigapov" w:date="2021-10-28T17:47:00Z"/>
          <w:trPrChange w:id="3856" w:author="Airat Shigapov" w:date="2021-10-28T17:56:00Z">
            <w:trPr>
              <w:trHeight w:val="499"/>
            </w:trPr>
          </w:trPrChange>
        </w:trPr>
        <w:tc>
          <w:tcPr>
            <w:tcW w:w="2914" w:type="dxa"/>
            <w:tcBorders>
              <w:top w:val="nil"/>
              <w:left w:val="single" w:sz="4" w:space="0" w:color="2F75B5"/>
              <w:bottom w:val="single" w:sz="4" w:space="0" w:color="2F75B5"/>
              <w:right w:val="single" w:sz="4" w:space="0" w:color="2F75B5"/>
            </w:tcBorders>
            <w:shd w:val="clear" w:color="000000" w:fill="2F75B5"/>
            <w:noWrap/>
            <w:vAlign w:val="center"/>
            <w:hideMark/>
            <w:tcPrChange w:id="3857" w:author="Airat Shigapov" w:date="2021-10-28T17:56:00Z">
              <w:tcPr>
                <w:tcW w:w="3136" w:type="dxa"/>
                <w:tcBorders>
                  <w:top w:val="nil"/>
                  <w:left w:val="single" w:sz="4" w:space="0" w:color="2F75B5"/>
                  <w:bottom w:val="single" w:sz="4" w:space="0" w:color="2F75B5"/>
                  <w:right w:val="single" w:sz="4" w:space="0" w:color="2F75B5"/>
                </w:tcBorders>
                <w:shd w:val="clear" w:color="000000" w:fill="2F75B5"/>
                <w:noWrap/>
                <w:vAlign w:val="center"/>
                <w:hideMark/>
              </w:tcPr>
            </w:tcPrChange>
          </w:tcPr>
          <w:p w14:paraId="5C7548C5" w14:textId="77777777" w:rsidR="00294494" w:rsidRPr="00881D72" w:rsidRDefault="00294494" w:rsidP="00975416">
            <w:pPr>
              <w:spacing w:after="0" w:line="240" w:lineRule="auto"/>
              <w:ind w:firstLineChars="100" w:firstLine="281"/>
              <w:jc w:val="right"/>
              <w:rPr>
                <w:ins w:id="3858" w:author="Airat Shigapov" w:date="2021-10-28T17:47:00Z"/>
                <w:rFonts w:ascii="Times New Roman" w:eastAsia="Times New Roman" w:hAnsi="Times New Roman" w:cs="Times New Roman"/>
                <w:b/>
                <w:bCs/>
                <w:color w:val="FFFFFF"/>
                <w:sz w:val="28"/>
                <w:szCs w:val="28"/>
                <w:lang w:eastAsia="en-AU"/>
                <w:rPrChange w:id="3859" w:author="Airat Shigapov" w:date="2021-10-28T17:51:00Z">
                  <w:rPr>
                    <w:ins w:id="3860" w:author="Airat Shigapov" w:date="2021-10-28T17:47:00Z"/>
                    <w:rFonts w:ascii="Verdana" w:eastAsia="Times New Roman" w:hAnsi="Verdana" w:cs="Arial"/>
                    <w:b/>
                    <w:bCs/>
                    <w:color w:val="FFFFFF"/>
                    <w:sz w:val="20"/>
                    <w:szCs w:val="20"/>
                    <w:lang w:eastAsia="en-AU"/>
                  </w:rPr>
                </w:rPrChange>
              </w:rPr>
            </w:pPr>
            <w:ins w:id="3861" w:author="Airat Shigapov" w:date="2021-10-28T17:47:00Z">
              <w:r w:rsidRPr="00881D72">
                <w:rPr>
                  <w:rFonts w:ascii="Times New Roman" w:eastAsia="Times New Roman" w:hAnsi="Times New Roman" w:cs="Times New Roman"/>
                  <w:b/>
                  <w:bCs/>
                  <w:color w:val="FFFFFF"/>
                  <w:sz w:val="28"/>
                  <w:szCs w:val="28"/>
                  <w:lang w:eastAsia="en-AU"/>
                  <w:rPrChange w:id="3862" w:author="Airat Shigapov" w:date="2021-10-28T17:51:00Z">
                    <w:rPr>
                      <w:rFonts w:ascii="Verdana" w:eastAsia="Times New Roman" w:hAnsi="Verdana" w:cs="Arial"/>
                      <w:b/>
                      <w:bCs/>
                      <w:color w:val="FFFFFF"/>
                      <w:sz w:val="20"/>
                      <w:szCs w:val="20"/>
                      <w:lang w:eastAsia="en-AU"/>
                    </w:rPr>
                  </w:rPrChange>
                </w:rPr>
                <w:t>Комментарии</w:t>
              </w:r>
            </w:ins>
          </w:p>
        </w:tc>
        <w:tc>
          <w:tcPr>
            <w:tcW w:w="6626" w:type="dxa"/>
            <w:tcBorders>
              <w:top w:val="nil"/>
              <w:left w:val="nil"/>
              <w:bottom w:val="single" w:sz="4" w:space="0" w:color="2F75B5"/>
              <w:right w:val="single" w:sz="4" w:space="0" w:color="2F75B5"/>
            </w:tcBorders>
            <w:shd w:val="clear" w:color="auto" w:fill="auto"/>
            <w:noWrap/>
            <w:vAlign w:val="center"/>
            <w:hideMark/>
            <w:tcPrChange w:id="3863" w:author="Airat Shigapov" w:date="2021-10-28T17:56:00Z">
              <w:tcPr>
                <w:tcW w:w="7127" w:type="dxa"/>
                <w:tcBorders>
                  <w:top w:val="nil"/>
                  <w:left w:val="nil"/>
                  <w:bottom w:val="single" w:sz="4" w:space="0" w:color="2F75B5"/>
                  <w:right w:val="single" w:sz="4" w:space="0" w:color="2F75B5"/>
                </w:tcBorders>
                <w:shd w:val="clear" w:color="auto" w:fill="auto"/>
                <w:noWrap/>
                <w:vAlign w:val="center"/>
                <w:hideMark/>
              </w:tcPr>
            </w:tcPrChange>
          </w:tcPr>
          <w:p w14:paraId="1A759588" w14:textId="77777777" w:rsidR="00294494" w:rsidRPr="00881D72" w:rsidRDefault="00294494" w:rsidP="00975416">
            <w:pPr>
              <w:spacing w:after="0" w:line="240" w:lineRule="auto"/>
              <w:rPr>
                <w:ins w:id="3864" w:author="Airat Shigapov" w:date="2021-10-28T17:47:00Z"/>
                <w:rFonts w:ascii="Times New Roman" w:eastAsia="Times New Roman" w:hAnsi="Times New Roman" w:cs="Times New Roman"/>
                <w:sz w:val="28"/>
                <w:szCs w:val="28"/>
                <w:lang w:eastAsia="en-AU"/>
                <w:rPrChange w:id="3865" w:author="Airat Shigapov" w:date="2021-10-28T17:51:00Z">
                  <w:rPr>
                    <w:ins w:id="3866" w:author="Airat Shigapov" w:date="2021-10-28T17:47:00Z"/>
                    <w:rFonts w:ascii="Arial" w:eastAsia="Times New Roman" w:hAnsi="Arial" w:cs="Arial"/>
                    <w:sz w:val="20"/>
                    <w:szCs w:val="20"/>
                    <w:lang w:eastAsia="en-AU"/>
                  </w:rPr>
                </w:rPrChange>
              </w:rPr>
            </w:pPr>
            <w:ins w:id="3867" w:author="Airat Shigapov" w:date="2021-10-28T17:47:00Z">
              <w:r w:rsidRPr="00881D72">
                <w:rPr>
                  <w:rFonts w:ascii="Times New Roman" w:eastAsia="Times New Roman" w:hAnsi="Times New Roman" w:cs="Times New Roman"/>
                  <w:sz w:val="28"/>
                  <w:szCs w:val="28"/>
                  <w:lang w:eastAsia="en-AU"/>
                  <w:rPrChange w:id="3868" w:author="Airat Shigapov" w:date="2021-10-28T17:51:00Z">
                    <w:rPr>
                      <w:rFonts w:ascii="Arial" w:eastAsia="Times New Roman" w:hAnsi="Arial" w:cs="Arial"/>
                      <w:sz w:val="20"/>
                      <w:szCs w:val="20"/>
                      <w:lang w:eastAsia="en-AU"/>
                    </w:rPr>
                  </w:rPrChange>
                </w:rPr>
                <w:t>Отсутствует</w:t>
              </w:r>
            </w:ins>
          </w:p>
        </w:tc>
      </w:tr>
    </w:tbl>
    <w:p w14:paraId="6AB6C26A" w14:textId="4CB50710" w:rsidR="00881D72" w:rsidRPr="008B0F6D" w:rsidRDefault="00983B58">
      <w:pPr>
        <w:jc w:val="center"/>
        <w:rPr>
          <w:ins w:id="3869" w:author="Airat Shigapov" w:date="2021-10-28T17:57:00Z"/>
          <w:rStyle w:val="eop"/>
          <w:rPrChange w:id="3870" w:author="Airat Shigapov" w:date="2021-10-31T15:16:00Z">
            <w:rPr>
              <w:ins w:id="3871" w:author="Airat Shigapov" w:date="2021-10-28T17:57:00Z"/>
              <w:rStyle w:val="10"/>
            </w:rPr>
          </w:rPrChange>
        </w:rPr>
        <w:pPrChange w:id="3872" w:author="Airat Shigapov" w:date="2021-10-31T15:19:00Z">
          <w:pPr>
            <w:pStyle w:val="2"/>
          </w:pPr>
        </w:pPrChange>
      </w:pPr>
      <w:ins w:id="3873" w:author="Airat Shigapov" w:date="2021-10-28T17:49:00Z">
        <w:r w:rsidRPr="008B0F6D">
          <w:rPr>
            <w:rStyle w:val="eop"/>
            <w:rPrChange w:id="3874" w:author="Airat Shigapov" w:date="2021-10-31T15:16:00Z">
              <w:rPr>
                <w:rStyle w:val="10"/>
              </w:rPr>
            </w:rPrChange>
          </w:rPr>
          <w:t xml:space="preserve">Таблица </w:t>
        </w:r>
      </w:ins>
      <w:ins w:id="3875" w:author="Airat Shigapov" w:date="2021-10-28T17:50:00Z">
        <w:r w:rsidR="00E527DB" w:rsidRPr="008B0F6D">
          <w:rPr>
            <w:rStyle w:val="eop"/>
            <w:rPrChange w:id="3876" w:author="Airat Shigapov" w:date="2021-10-31T15:16:00Z">
              <w:rPr>
                <w:rStyle w:val="10"/>
              </w:rPr>
            </w:rPrChange>
          </w:rPr>
          <w:t>5.1 – Тест</w:t>
        </w:r>
      </w:ins>
      <w:ins w:id="3877" w:author="Airat Shigapov" w:date="2021-10-28T17:51:00Z">
        <w:r w:rsidR="00881D72" w:rsidRPr="008B0F6D">
          <w:rPr>
            <w:rStyle w:val="eop"/>
            <w:rPrChange w:id="3878" w:author="Airat Shigapov" w:date="2021-10-31T15:16:00Z">
              <w:rPr>
                <w:rStyle w:val="10"/>
              </w:rPr>
            </w:rPrChange>
          </w:rPr>
          <w:t>-</w:t>
        </w:r>
      </w:ins>
      <w:ins w:id="3879" w:author="Airat Shigapov" w:date="2021-10-28T17:50:00Z">
        <w:r w:rsidR="00E527DB" w:rsidRPr="008B0F6D">
          <w:rPr>
            <w:rStyle w:val="eop"/>
            <w:rPrChange w:id="3880" w:author="Airat Shigapov" w:date="2021-10-31T15:16:00Z">
              <w:rPr>
                <w:rStyle w:val="10"/>
              </w:rPr>
            </w:rPrChange>
          </w:rPr>
          <w:t>кейс для провер</w:t>
        </w:r>
      </w:ins>
      <w:ins w:id="3881" w:author="Airat Shigapov" w:date="2021-10-28T17:58:00Z">
        <w:r w:rsidR="00F132C2" w:rsidRPr="008B0F6D">
          <w:rPr>
            <w:rStyle w:val="eop"/>
            <w:rPrChange w:id="3882" w:author="Airat Shigapov" w:date="2021-10-31T15:16:00Z">
              <w:rPr>
                <w:rStyle w:val="10"/>
              </w:rPr>
            </w:rPrChange>
          </w:rPr>
          <w:t>к</w:t>
        </w:r>
      </w:ins>
      <w:ins w:id="3883" w:author="Airat Shigapov" w:date="2021-10-28T17:50:00Z">
        <w:r w:rsidR="00E527DB" w:rsidRPr="008B0F6D">
          <w:rPr>
            <w:rStyle w:val="eop"/>
            <w:rPrChange w:id="3884" w:author="Airat Shigapov" w:date="2021-10-31T15:16:00Z">
              <w:rPr>
                <w:rStyle w:val="10"/>
              </w:rPr>
            </w:rPrChange>
          </w:rPr>
          <w:t xml:space="preserve">и работоспособности регистрации </w:t>
        </w:r>
      </w:ins>
      <w:ins w:id="3885" w:author="Airat Shigapov" w:date="2021-10-28T17:51:00Z">
        <w:r w:rsidR="00881D72" w:rsidRPr="008B0F6D">
          <w:rPr>
            <w:rStyle w:val="eop"/>
            <w:rPrChange w:id="3886" w:author="Airat Shigapov" w:date="2021-10-31T15:16:00Z">
              <w:rPr>
                <w:rStyle w:val="10"/>
              </w:rPr>
            </w:rPrChange>
          </w:rPr>
          <w:t>нового</w:t>
        </w:r>
      </w:ins>
      <w:ins w:id="3887" w:author="Airat Shigapov" w:date="2021-10-28T17:50:00Z">
        <w:r w:rsidR="00E527DB" w:rsidRPr="008B0F6D">
          <w:rPr>
            <w:rStyle w:val="eop"/>
            <w:rPrChange w:id="3888" w:author="Airat Shigapov" w:date="2021-10-31T15:16:00Z">
              <w:rPr>
                <w:rStyle w:val="10"/>
              </w:rPr>
            </w:rPrChange>
          </w:rPr>
          <w:t xml:space="preserve"> </w:t>
        </w:r>
      </w:ins>
      <w:ins w:id="3889" w:author="Airat Shigapov" w:date="2021-10-28T17:51:00Z">
        <w:r w:rsidR="00881D72" w:rsidRPr="008B0F6D">
          <w:rPr>
            <w:rStyle w:val="eop"/>
            <w:rPrChange w:id="3890" w:author="Airat Shigapov" w:date="2021-10-31T15:16:00Z">
              <w:rPr>
                <w:rStyle w:val="10"/>
              </w:rPr>
            </w:rPrChange>
          </w:rPr>
          <w:t>пользователя</w:t>
        </w:r>
      </w:ins>
    </w:p>
    <w:p w14:paraId="53041779" w14:textId="77777777" w:rsidR="003F3EB6" w:rsidRPr="003F3EB6" w:rsidRDefault="003F3EB6">
      <w:pPr>
        <w:rPr>
          <w:ins w:id="3891" w:author="Airat Shigapov" w:date="2021-10-28T17:52:00Z"/>
          <w:rPrChange w:id="3892" w:author="Airat Shigapov" w:date="2021-10-28T17:57:00Z">
            <w:rPr>
              <w:ins w:id="3893" w:author="Airat Shigapov" w:date="2021-10-28T17:52:00Z"/>
              <w:lang w:val="en-US"/>
            </w:rPr>
          </w:rPrChange>
        </w:rPr>
        <w:pPrChange w:id="3894" w:author="Airat Shigapov" w:date="2021-10-28T17:57:00Z">
          <w:pPr>
            <w:pStyle w:val="2"/>
          </w:pPr>
        </w:pPrChange>
      </w:pPr>
    </w:p>
    <w:tbl>
      <w:tblPr>
        <w:tblW w:w="9565" w:type="dxa"/>
        <w:tblInd w:w="80" w:type="dxa"/>
        <w:tblLayout w:type="fixed"/>
        <w:tblLook w:val="04A0" w:firstRow="1" w:lastRow="0" w:firstColumn="1" w:lastColumn="0" w:noHBand="0" w:noVBand="1"/>
        <w:tblPrChange w:id="3895" w:author="Airat Shigapov" w:date="2021-10-28T17:57:00Z">
          <w:tblPr>
            <w:tblW w:w="10263" w:type="dxa"/>
            <w:tblInd w:w="80" w:type="dxa"/>
            <w:tblLayout w:type="fixed"/>
            <w:tblLook w:val="04A0" w:firstRow="1" w:lastRow="0" w:firstColumn="1" w:lastColumn="0" w:noHBand="0" w:noVBand="1"/>
          </w:tblPr>
        </w:tblPrChange>
      </w:tblPr>
      <w:tblGrid>
        <w:gridCol w:w="2922"/>
        <w:gridCol w:w="6643"/>
        <w:tblGridChange w:id="3896">
          <w:tblGrid>
            <w:gridCol w:w="3136"/>
            <w:gridCol w:w="7127"/>
          </w:tblGrid>
        </w:tblGridChange>
      </w:tblGrid>
      <w:tr w:rsidR="00881D72" w:rsidRPr="00A20E81" w14:paraId="63FAEC79" w14:textId="77777777" w:rsidTr="003F3EB6">
        <w:trPr>
          <w:trHeight w:val="557"/>
          <w:ins w:id="3897" w:author="Airat Shigapov" w:date="2021-10-28T17:52:00Z"/>
          <w:trPrChange w:id="3898" w:author="Airat Shigapov" w:date="2021-10-28T17:57:00Z">
            <w:trPr>
              <w:trHeight w:val="499"/>
            </w:trPr>
          </w:trPrChange>
        </w:trPr>
        <w:tc>
          <w:tcPr>
            <w:tcW w:w="2922" w:type="dxa"/>
            <w:tcBorders>
              <w:top w:val="single" w:sz="4" w:space="0" w:color="2F75B5"/>
              <w:left w:val="single" w:sz="4" w:space="0" w:color="2F75B5"/>
              <w:bottom w:val="single" w:sz="4" w:space="0" w:color="FFFFFF"/>
              <w:right w:val="single" w:sz="4" w:space="0" w:color="2F75B5"/>
            </w:tcBorders>
            <w:shd w:val="clear" w:color="000000" w:fill="2F75B5"/>
            <w:vAlign w:val="center"/>
            <w:hideMark/>
            <w:tcPrChange w:id="3899" w:author="Airat Shigapov" w:date="2021-10-28T17:57:00Z">
              <w:tcPr>
                <w:tcW w:w="3136" w:type="dxa"/>
                <w:tcBorders>
                  <w:top w:val="single" w:sz="4" w:space="0" w:color="2F75B5"/>
                  <w:left w:val="single" w:sz="4" w:space="0" w:color="2F75B5"/>
                  <w:bottom w:val="single" w:sz="4" w:space="0" w:color="FFFFFF"/>
                  <w:right w:val="single" w:sz="4" w:space="0" w:color="2F75B5"/>
                </w:tcBorders>
                <w:shd w:val="clear" w:color="000000" w:fill="2F75B5"/>
                <w:vAlign w:val="center"/>
                <w:hideMark/>
              </w:tcPr>
            </w:tcPrChange>
          </w:tcPr>
          <w:p w14:paraId="004D597E" w14:textId="77777777" w:rsidR="00881D72" w:rsidRPr="003F3EB6" w:rsidRDefault="00881D72" w:rsidP="00975416">
            <w:pPr>
              <w:spacing w:after="0" w:line="240" w:lineRule="auto"/>
              <w:ind w:firstLineChars="100" w:firstLine="281"/>
              <w:jc w:val="right"/>
              <w:rPr>
                <w:ins w:id="3900" w:author="Airat Shigapov" w:date="2021-10-28T17:52:00Z"/>
                <w:rFonts w:ascii="Times New Roman" w:eastAsia="Times New Roman" w:hAnsi="Times New Roman" w:cs="Times New Roman"/>
                <w:b/>
                <w:bCs/>
                <w:color w:val="FFFFFF"/>
                <w:sz w:val="28"/>
                <w:szCs w:val="28"/>
                <w:lang w:val="en-US" w:eastAsia="en-AU"/>
                <w:rPrChange w:id="3901" w:author="Airat Shigapov" w:date="2021-10-28T17:56:00Z">
                  <w:rPr>
                    <w:ins w:id="3902" w:author="Airat Shigapov" w:date="2021-10-28T17:52:00Z"/>
                    <w:rFonts w:ascii="Verdana" w:eastAsia="Times New Roman" w:hAnsi="Verdana" w:cs="Arial"/>
                    <w:b/>
                    <w:bCs/>
                    <w:color w:val="FFFFFF"/>
                    <w:sz w:val="20"/>
                    <w:szCs w:val="20"/>
                    <w:lang w:val="en-US" w:eastAsia="en-AU"/>
                  </w:rPr>
                </w:rPrChange>
              </w:rPr>
            </w:pPr>
            <w:ins w:id="3903" w:author="Airat Shigapov" w:date="2021-10-28T17:52:00Z">
              <w:r w:rsidRPr="003F3EB6">
                <w:rPr>
                  <w:rFonts w:ascii="Times New Roman" w:eastAsia="Times New Roman" w:hAnsi="Times New Roman" w:cs="Times New Roman"/>
                  <w:b/>
                  <w:bCs/>
                  <w:color w:val="FFFFFF"/>
                  <w:sz w:val="28"/>
                  <w:szCs w:val="28"/>
                  <w:lang w:val="en-AU" w:eastAsia="en-AU"/>
                  <w:rPrChange w:id="3904" w:author="Airat Shigapov" w:date="2021-10-28T17:56:00Z">
                    <w:rPr>
                      <w:rFonts w:ascii="Verdana" w:eastAsia="Times New Roman" w:hAnsi="Verdana" w:cs="Arial"/>
                      <w:b/>
                      <w:bCs/>
                      <w:color w:val="FFFFFF"/>
                      <w:sz w:val="20"/>
                      <w:szCs w:val="20"/>
                      <w:lang w:val="en-AU" w:eastAsia="en-AU"/>
                    </w:rPr>
                  </w:rPrChange>
                </w:rPr>
                <w:t>Test</w:t>
              </w:r>
              <w:r w:rsidRPr="003F3EB6">
                <w:rPr>
                  <w:rFonts w:ascii="Times New Roman" w:eastAsia="Times New Roman" w:hAnsi="Times New Roman" w:cs="Times New Roman"/>
                  <w:b/>
                  <w:bCs/>
                  <w:color w:val="FFFFFF"/>
                  <w:sz w:val="28"/>
                  <w:szCs w:val="28"/>
                  <w:lang w:val="en-US" w:eastAsia="en-AU"/>
                  <w:rPrChange w:id="3905" w:author="Airat Shigapov" w:date="2021-10-28T17:56:00Z">
                    <w:rPr>
                      <w:rFonts w:ascii="Verdana" w:eastAsia="Times New Roman" w:hAnsi="Verdana" w:cs="Arial"/>
                      <w:b/>
                      <w:bCs/>
                      <w:color w:val="FFFFFF"/>
                      <w:sz w:val="20"/>
                      <w:szCs w:val="20"/>
                      <w:lang w:val="en-US" w:eastAsia="en-AU"/>
                    </w:rPr>
                  </w:rPrChange>
                </w:rPr>
                <w:t xml:space="preserve"> </w:t>
              </w:r>
              <w:r w:rsidRPr="003F3EB6">
                <w:rPr>
                  <w:rFonts w:ascii="Times New Roman" w:eastAsia="Times New Roman" w:hAnsi="Times New Roman" w:cs="Times New Roman"/>
                  <w:b/>
                  <w:bCs/>
                  <w:color w:val="FFFFFF"/>
                  <w:sz w:val="28"/>
                  <w:szCs w:val="28"/>
                  <w:lang w:val="en-AU" w:eastAsia="en-AU"/>
                  <w:rPrChange w:id="3906" w:author="Airat Shigapov" w:date="2021-10-28T17:56:00Z">
                    <w:rPr>
                      <w:rFonts w:ascii="Verdana" w:eastAsia="Times New Roman" w:hAnsi="Verdana" w:cs="Arial"/>
                      <w:b/>
                      <w:bCs/>
                      <w:color w:val="FFFFFF"/>
                      <w:sz w:val="20"/>
                      <w:szCs w:val="20"/>
                      <w:lang w:val="en-AU" w:eastAsia="en-AU"/>
                    </w:rPr>
                  </w:rPrChange>
                </w:rPr>
                <w:t>Case</w:t>
              </w:r>
              <w:r w:rsidRPr="003F3EB6">
                <w:rPr>
                  <w:rFonts w:ascii="Times New Roman" w:eastAsia="Times New Roman" w:hAnsi="Times New Roman" w:cs="Times New Roman"/>
                  <w:b/>
                  <w:bCs/>
                  <w:color w:val="FFFFFF"/>
                  <w:sz w:val="28"/>
                  <w:szCs w:val="28"/>
                  <w:lang w:val="en-US" w:eastAsia="en-AU"/>
                  <w:rPrChange w:id="3907" w:author="Airat Shigapov" w:date="2021-10-28T17:56:00Z">
                    <w:rPr>
                      <w:rFonts w:ascii="Verdana" w:eastAsia="Times New Roman" w:hAnsi="Verdana" w:cs="Arial"/>
                      <w:b/>
                      <w:bCs/>
                      <w:color w:val="FFFFFF"/>
                      <w:sz w:val="20"/>
                      <w:szCs w:val="20"/>
                      <w:lang w:val="en-US" w:eastAsia="en-AU"/>
                    </w:rPr>
                  </w:rPrChange>
                </w:rPr>
                <w:t xml:space="preserve"> #</w:t>
              </w:r>
            </w:ins>
          </w:p>
        </w:tc>
        <w:tc>
          <w:tcPr>
            <w:tcW w:w="6643" w:type="dxa"/>
            <w:tcBorders>
              <w:top w:val="single" w:sz="4" w:space="0" w:color="2F75B5"/>
              <w:left w:val="nil"/>
              <w:bottom w:val="single" w:sz="4" w:space="0" w:color="2F75B5"/>
              <w:right w:val="single" w:sz="4" w:space="0" w:color="2F75B5"/>
            </w:tcBorders>
            <w:shd w:val="clear" w:color="auto" w:fill="auto"/>
            <w:noWrap/>
            <w:vAlign w:val="center"/>
            <w:hideMark/>
            <w:tcPrChange w:id="3908" w:author="Airat Shigapov" w:date="2021-10-28T17:57:00Z">
              <w:tcPr>
                <w:tcW w:w="7127" w:type="dxa"/>
                <w:tcBorders>
                  <w:top w:val="single" w:sz="4" w:space="0" w:color="2F75B5"/>
                  <w:left w:val="nil"/>
                  <w:bottom w:val="single" w:sz="4" w:space="0" w:color="2F75B5"/>
                  <w:right w:val="single" w:sz="4" w:space="0" w:color="2F75B5"/>
                </w:tcBorders>
                <w:shd w:val="clear" w:color="auto" w:fill="auto"/>
                <w:noWrap/>
                <w:vAlign w:val="center"/>
                <w:hideMark/>
              </w:tcPr>
            </w:tcPrChange>
          </w:tcPr>
          <w:p w14:paraId="326EE95A" w14:textId="0EFF28E7" w:rsidR="00881D72" w:rsidRPr="00F132C2" w:rsidRDefault="00881D72" w:rsidP="00975416">
            <w:pPr>
              <w:spacing w:after="0" w:line="240" w:lineRule="auto"/>
              <w:rPr>
                <w:ins w:id="3909" w:author="Airat Shigapov" w:date="2021-10-28T17:52:00Z"/>
                <w:rFonts w:ascii="Times New Roman" w:eastAsia="Times New Roman" w:hAnsi="Times New Roman" w:cs="Times New Roman"/>
                <w:sz w:val="28"/>
                <w:szCs w:val="28"/>
                <w:lang w:eastAsia="en-AU"/>
                <w:rPrChange w:id="3910" w:author="Airat Shigapov" w:date="2021-10-28T17:57:00Z">
                  <w:rPr>
                    <w:ins w:id="3911" w:author="Airat Shigapov" w:date="2021-10-28T17:52:00Z"/>
                    <w:rFonts w:ascii="Arial" w:eastAsia="Times New Roman" w:hAnsi="Arial" w:cs="Arial"/>
                    <w:sz w:val="20"/>
                    <w:szCs w:val="20"/>
                    <w:lang w:val="en-US" w:eastAsia="en-AU"/>
                  </w:rPr>
                </w:rPrChange>
              </w:rPr>
            </w:pPr>
            <w:ins w:id="3912" w:author="Airat Shigapov" w:date="2021-10-28T17:52:00Z">
              <w:r w:rsidRPr="003F3EB6">
                <w:rPr>
                  <w:rFonts w:ascii="Times New Roman" w:eastAsia="Times New Roman" w:hAnsi="Times New Roman" w:cs="Times New Roman"/>
                  <w:sz w:val="28"/>
                  <w:szCs w:val="28"/>
                  <w:lang w:val="en-AU" w:eastAsia="en-AU"/>
                  <w:rPrChange w:id="3913" w:author="Airat Shigapov" w:date="2021-10-28T17:56:00Z">
                    <w:rPr>
                      <w:rFonts w:ascii="Arial" w:eastAsia="Times New Roman" w:hAnsi="Arial" w:cs="Arial"/>
                      <w:sz w:val="20"/>
                      <w:szCs w:val="20"/>
                      <w:lang w:val="en-AU" w:eastAsia="en-AU"/>
                    </w:rPr>
                  </w:rPrChange>
                </w:rPr>
                <w:t> </w:t>
              </w:r>
            </w:ins>
            <w:ins w:id="3914" w:author="Airat Shigapov" w:date="2021-10-28T17:57:00Z">
              <w:r w:rsidR="00F132C2">
                <w:rPr>
                  <w:rFonts w:ascii="Times New Roman" w:eastAsia="Times New Roman" w:hAnsi="Times New Roman" w:cs="Times New Roman"/>
                  <w:sz w:val="28"/>
                  <w:szCs w:val="28"/>
                  <w:lang w:eastAsia="en-AU"/>
                </w:rPr>
                <w:t>2</w:t>
              </w:r>
            </w:ins>
          </w:p>
        </w:tc>
      </w:tr>
      <w:tr w:rsidR="00881D72" w:rsidRPr="007A3A06" w14:paraId="3A669F87" w14:textId="77777777" w:rsidTr="003F3EB6">
        <w:trPr>
          <w:trHeight w:val="557"/>
          <w:ins w:id="3915" w:author="Airat Shigapov" w:date="2021-10-28T17:52:00Z"/>
          <w:trPrChange w:id="3916" w:author="Airat Shigapov" w:date="2021-10-28T17:57:00Z">
            <w:trPr>
              <w:trHeight w:val="499"/>
            </w:trPr>
          </w:trPrChange>
        </w:trPr>
        <w:tc>
          <w:tcPr>
            <w:tcW w:w="2922" w:type="dxa"/>
            <w:tcBorders>
              <w:top w:val="nil"/>
              <w:left w:val="single" w:sz="4" w:space="0" w:color="2F75B5"/>
              <w:bottom w:val="single" w:sz="4" w:space="0" w:color="FFFFFF"/>
              <w:right w:val="single" w:sz="4" w:space="0" w:color="2F75B5"/>
            </w:tcBorders>
            <w:shd w:val="clear" w:color="000000" w:fill="2F75B5"/>
            <w:noWrap/>
            <w:vAlign w:val="center"/>
            <w:hideMark/>
            <w:tcPrChange w:id="3917" w:author="Airat Shigapov" w:date="2021-10-28T17:57:00Z">
              <w:tcPr>
                <w:tcW w:w="3136" w:type="dxa"/>
                <w:tcBorders>
                  <w:top w:val="nil"/>
                  <w:left w:val="single" w:sz="4" w:space="0" w:color="2F75B5"/>
                  <w:bottom w:val="single" w:sz="4" w:space="0" w:color="FFFFFF"/>
                  <w:right w:val="single" w:sz="4" w:space="0" w:color="2F75B5"/>
                </w:tcBorders>
                <w:shd w:val="clear" w:color="000000" w:fill="2F75B5"/>
                <w:noWrap/>
                <w:vAlign w:val="center"/>
                <w:hideMark/>
              </w:tcPr>
            </w:tcPrChange>
          </w:tcPr>
          <w:p w14:paraId="2C4ED0D3" w14:textId="77777777" w:rsidR="00881D72" w:rsidRPr="003F3EB6" w:rsidRDefault="00881D72" w:rsidP="00975416">
            <w:pPr>
              <w:spacing w:after="0" w:line="240" w:lineRule="auto"/>
              <w:ind w:firstLineChars="100" w:firstLine="281"/>
              <w:jc w:val="right"/>
              <w:rPr>
                <w:ins w:id="3918" w:author="Airat Shigapov" w:date="2021-10-28T17:52:00Z"/>
                <w:rFonts w:ascii="Times New Roman" w:eastAsia="Times New Roman" w:hAnsi="Times New Roman" w:cs="Times New Roman"/>
                <w:b/>
                <w:bCs/>
                <w:color w:val="FFFFFF"/>
                <w:sz w:val="28"/>
                <w:szCs w:val="28"/>
                <w:lang w:eastAsia="en-AU"/>
                <w:rPrChange w:id="3919" w:author="Airat Shigapov" w:date="2021-10-28T17:56:00Z">
                  <w:rPr>
                    <w:ins w:id="3920" w:author="Airat Shigapov" w:date="2021-10-28T17:52:00Z"/>
                    <w:rFonts w:ascii="Verdana" w:eastAsia="Times New Roman" w:hAnsi="Verdana" w:cs="Arial"/>
                    <w:b/>
                    <w:bCs/>
                    <w:color w:val="FFFFFF"/>
                    <w:sz w:val="20"/>
                    <w:szCs w:val="20"/>
                    <w:lang w:eastAsia="en-AU"/>
                  </w:rPr>
                </w:rPrChange>
              </w:rPr>
            </w:pPr>
            <w:ins w:id="3921" w:author="Airat Shigapov" w:date="2021-10-28T17:52:00Z">
              <w:r w:rsidRPr="003F3EB6">
                <w:rPr>
                  <w:rFonts w:ascii="Times New Roman" w:eastAsia="Times New Roman" w:hAnsi="Times New Roman" w:cs="Times New Roman"/>
                  <w:b/>
                  <w:bCs/>
                  <w:color w:val="FFFFFF"/>
                  <w:sz w:val="28"/>
                  <w:szCs w:val="28"/>
                  <w:lang w:eastAsia="en-AU"/>
                  <w:rPrChange w:id="3922" w:author="Airat Shigapov" w:date="2021-10-28T17:56:00Z">
                    <w:rPr>
                      <w:rFonts w:ascii="Verdana" w:eastAsia="Times New Roman" w:hAnsi="Verdana" w:cs="Arial"/>
                      <w:b/>
                      <w:bCs/>
                      <w:color w:val="FFFFFF"/>
                      <w:sz w:val="20"/>
                      <w:szCs w:val="20"/>
                      <w:lang w:eastAsia="en-AU"/>
                    </w:rPr>
                  </w:rPrChange>
                </w:rPr>
                <w:t>Приоритет теста</w:t>
              </w:r>
            </w:ins>
          </w:p>
        </w:tc>
        <w:tc>
          <w:tcPr>
            <w:tcW w:w="6643" w:type="dxa"/>
            <w:tcBorders>
              <w:top w:val="nil"/>
              <w:left w:val="nil"/>
              <w:bottom w:val="single" w:sz="4" w:space="0" w:color="2F75B5"/>
              <w:right w:val="single" w:sz="4" w:space="0" w:color="2F75B5"/>
            </w:tcBorders>
            <w:shd w:val="clear" w:color="auto" w:fill="auto"/>
            <w:noWrap/>
            <w:vAlign w:val="center"/>
            <w:hideMark/>
            <w:tcPrChange w:id="3923" w:author="Airat Shigapov" w:date="2021-10-28T17:57:00Z">
              <w:tcPr>
                <w:tcW w:w="7127" w:type="dxa"/>
                <w:tcBorders>
                  <w:top w:val="nil"/>
                  <w:left w:val="nil"/>
                  <w:bottom w:val="single" w:sz="4" w:space="0" w:color="2F75B5"/>
                  <w:right w:val="single" w:sz="4" w:space="0" w:color="2F75B5"/>
                </w:tcBorders>
                <w:shd w:val="clear" w:color="auto" w:fill="auto"/>
                <w:noWrap/>
                <w:vAlign w:val="center"/>
                <w:hideMark/>
              </w:tcPr>
            </w:tcPrChange>
          </w:tcPr>
          <w:p w14:paraId="66ADF396" w14:textId="77777777" w:rsidR="00881D72" w:rsidRPr="003F3EB6" w:rsidRDefault="00881D72" w:rsidP="00975416">
            <w:pPr>
              <w:spacing w:after="0" w:line="240" w:lineRule="auto"/>
              <w:rPr>
                <w:ins w:id="3924" w:author="Airat Shigapov" w:date="2021-10-28T17:52:00Z"/>
                <w:rFonts w:ascii="Times New Roman" w:eastAsia="Times New Roman" w:hAnsi="Times New Roman" w:cs="Times New Roman"/>
                <w:sz w:val="28"/>
                <w:szCs w:val="28"/>
                <w:lang w:eastAsia="en-AU"/>
                <w:rPrChange w:id="3925" w:author="Airat Shigapov" w:date="2021-10-28T17:56:00Z">
                  <w:rPr>
                    <w:ins w:id="3926" w:author="Airat Shigapov" w:date="2021-10-28T17:52:00Z"/>
                    <w:rFonts w:ascii="Arial" w:eastAsia="Times New Roman" w:hAnsi="Arial" w:cs="Arial"/>
                    <w:sz w:val="20"/>
                    <w:szCs w:val="20"/>
                    <w:lang w:eastAsia="en-AU"/>
                  </w:rPr>
                </w:rPrChange>
              </w:rPr>
            </w:pPr>
            <w:ins w:id="3927" w:author="Airat Shigapov" w:date="2021-10-28T17:52:00Z">
              <w:r w:rsidRPr="003F3EB6">
                <w:rPr>
                  <w:rFonts w:ascii="Times New Roman" w:eastAsia="Times New Roman" w:hAnsi="Times New Roman" w:cs="Times New Roman"/>
                  <w:sz w:val="28"/>
                  <w:szCs w:val="28"/>
                  <w:lang w:val="en-AU" w:eastAsia="en-AU"/>
                  <w:rPrChange w:id="3928" w:author="Airat Shigapov" w:date="2021-10-28T17:56:00Z">
                    <w:rPr>
                      <w:rFonts w:ascii="Arial" w:eastAsia="Times New Roman" w:hAnsi="Arial" w:cs="Arial"/>
                      <w:sz w:val="20"/>
                      <w:szCs w:val="20"/>
                      <w:lang w:val="en-AU" w:eastAsia="en-AU"/>
                    </w:rPr>
                  </w:rPrChange>
                </w:rPr>
                <w:t> </w:t>
              </w:r>
              <w:r w:rsidRPr="003F3EB6">
                <w:rPr>
                  <w:rFonts w:ascii="Times New Roman" w:eastAsia="Times New Roman" w:hAnsi="Times New Roman" w:cs="Times New Roman"/>
                  <w:sz w:val="28"/>
                  <w:szCs w:val="28"/>
                  <w:lang w:eastAsia="en-AU"/>
                  <w:rPrChange w:id="3929" w:author="Airat Shigapov" w:date="2021-10-28T17:56:00Z">
                    <w:rPr>
                      <w:rFonts w:ascii="Arial" w:eastAsia="Times New Roman" w:hAnsi="Arial" w:cs="Arial"/>
                      <w:sz w:val="20"/>
                      <w:szCs w:val="20"/>
                      <w:lang w:eastAsia="en-AU"/>
                    </w:rPr>
                  </w:rPrChange>
                </w:rPr>
                <w:t>Высокий</w:t>
              </w:r>
            </w:ins>
          </w:p>
        </w:tc>
      </w:tr>
      <w:tr w:rsidR="00881D72" w:rsidRPr="003A33D0" w14:paraId="5F49379D" w14:textId="77777777" w:rsidTr="003F3EB6">
        <w:trPr>
          <w:trHeight w:val="557"/>
          <w:ins w:id="3930" w:author="Airat Shigapov" w:date="2021-10-28T17:52:00Z"/>
          <w:trPrChange w:id="3931" w:author="Airat Shigapov" w:date="2021-10-28T17:57:00Z">
            <w:trPr>
              <w:trHeight w:val="499"/>
            </w:trPr>
          </w:trPrChange>
        </w:trPr>
        <w:tc>
          <w:tcPr>
            <w:tcW w:w="2922" w:type="dxa"/>
            <w:tcBorders>
              <w:top w:val="nil"/>
              <w:left w:val="single" w:sz="4" w:space="0" w:color="2F75B5"/>
              <w:bottom w:val="single" w:sz="4" w:space="0" w:color="FFFFFF"/>
              <w:right w:val="single" w:sz="4" w:space="0" w:color="2F75B5"/>
            </w:tcBorders>
            <w:shd w:val="clear" w:color="000000" w:fill="2F75B5"/>
            <w:noWrap/>
            <w:vAlign w:val="center"/>
            <w:hideMark/>
            <w:tcPrChange w:id="3932" w:author="Airat Shigapov" w:date="2021-10-28T17:57:00Z">
              <w:tcPr>
                <w:tcW w:w="3136" w:type="dxa"/>
                <w:tcBorders>
                  <w:top w:val="nil"/>
                  <w:left w:val="single" w:sz="4" w:space="0" w:color="2F75B5"/>
                  <w:bottom w:val="single" w:sz="4" w:space="0" w:color="FFFFFF"/>
                  <w:right w:val="single" w:sz="4" w:space="0" w:color="2F75B5"/>
                </w:tcBorders>
                <w:shd w:val="clear" w:color="000000" w:fill="2F75B5"/>
                <w:noWrap/>
                <w:vAlign w:val="center"/>
                <w:hideMark/>
              </w:tcPr>
            </w:tcPrChange>
          </w:tcPr>
          <w:p w14:paraId="0E02D650" w14:textId="77777777" w:rsidR="00881D72" w:rsidRPr="003F3EB6" w:rsidRDefault="00881D72" w:rsidP="00975416">
            <w:pPr>
              <w:spacing w:after="0" w:line="240" w:lineRule="auto"/>
              <w:ind w:firstLineChars="100" w:firstLine="281"/>
              <w:jc w:val="right"/>
              <w:rPr>
                <w:ins w:id="3933" w:author="Airat Shigapov" w:date="2021-10-28T17:52:00Z"/>
                <w:rFonts w:ascii="Times New Roman" w:eastAsia="Times New Roman" w:hAnsi="Times New Roman" w:cs="Times New Roman"/>
                <w:b/>
                <w:bCs/>
                <w:color w:val="FFFFFF"/>
                <w:sz w:val="28"/>
                <w:szCs w:val="28"/>
                <w:lang w:eastAsia="en-AU"/>
                <w:rPrChange w:id="3934" w:author="Airat Shigapov" w:date="2021-10-28T17:56:00Z">
                  <w:rPr>
                    <w:ins w:id="3935" w:author="Airat Shigapov" w:date="2021-10-28T17:52:00Z"/>
                    <w:rFonts w:ascii="Verdana" w:eastAsia="Times New Roman" w:hAnsi="Verdana" w:cs="Arial"/>
                    <w:b/>
                    <w:bCs/>
                    <w:color w:val="FFFFFF"/>
                    <w:sz w:val="20"/>
                    <w:szCs w:val="20"/>
                    <w:lang w:eastAsia="en-AU"/>
                  </w:rPr>
                </w:rPrChange>
              </w:rPr>
            </w:pPr>
            <w:ins w:id="3936" w:author="Airat Shigapov" w:date="2021-10-28T17:52:00Z">
              <w:r w:rsidRPr="003F3EB6">
                <w:rPr>
                  <w:rFonts w:ascii="Times New Roman" w:eastAsia="Times New Roman" w:hAnsi="Times New Roman" w:cs="Times New Roman"/>
                  <w:b/>
                  <w:bCs/>
                  <w:color w:val="FFFFFF"/>
                  <w:sz w:val="28"/>
                  <w:szCs w:val="28"/>
                  <w:lang w:eastAsia="en-AU"/>
                  <w:rPrChange w:id="3937" w:author="Airat Shigapov" w:date="2021-10-28T17:56:00Z">
                    <w:rPr>
                      <w:rFonts w:ascii="Verdana" w:eastAsia="Times New Roman" w:hAnsi="Verdana" w:cs="Arial"/>
                      <w:b/>
                      <w:bCs/>
                      <w:color w:val="FFFFFF"/>
                      <w:sz w:val="20"/>
                      <w:szCs w:val="20"/>
                      <w:lang w:eastAsia="en-AU"/>
                    </w:rPr>
                  </w:rPrChange>
                </w:rPr>
                <w:lastRenderedPageBreak/>
                <w:t>Название тестирования/Имя</w:t>
              </w:r>
            </w:ins>
          </w:p>
        </w:tc>
        <w:tc>
          <w:tcPr>
            <w:tcW w:w="6643" w:type="dxa"/>
            <w:tcBorders>
              <w:top w:val="nil"/>
              <w:left w:val="nil"/>
              <w:bottom w:val="single" w:sz="4" w:space="0" w:color="2F75B5"/>
              <w:right w:val="single" w:sz="4" w:space="0" w:color="2F75B5"/>
            </w:tcBorders>
            <w:shd w:val="clear" w:color="auto" w:fill="auto"/>
            <w:noWrap/>
            <w:vAlign w:val="center"/>
            <w:hideMark/>
            <w:tcPrChange w:id="3938" w:author="Airat Shigapov" w:date="2021-10-28T17:57:00Z">
              <w:tcPr>
                <w:tcW w:w="7127" w:type="dxa"/>
                <w:tcBorders>
                  <w:top w:val="nil"/>
                  <w:left w:val="nil"/>
                  <w:bottom w:val="single" w:sz="4" w:space="0" w:color="2F75B5"/>
                  <w:right w:val="single" w:sz="4" w:space="0" w:color="2F75B5"/>
                </w:tcBorders>
                <w:shd w:val="clear" w:color="auto" w:fill="auto"/>
                <w:noWrap/>
                <w:vAlign w:val="center"/>
                <w:hideMark/>
              </w:tcPr>
            </w:tcPrChange>
          </w:tcPr>
          <w:p w14:paraId="1DE46D7E" w14:textId="77777777" w:rsidR="00881D72" w:rsidRPr="003F3EB6" w:rsidRDefault="00881D72" w:rsidP="00975416">
            <w:pPr>
              <w:spacing w:after="0" w:line="240" w:lineRule="auto"/>
              <w:rPr>
                <w:ins w:id="3939" w:author="Airat Shigapov" w:date="2021-10-28T17:52:00Z"/>
                <w:rFonts w:ascii="Times New Roman" w:eastAsia="Times New Roman" w:hAnsi="Times New Roman" w:cs="Times New Roman"/>
                <w:sz w:val="28"/>
                <w:szCs w:val="28"/>
                <w:lang w:eastAsia="en-AU"/>
                <w:rPrChange w:id="3940" w:author="Airat Shigapov" w:date="2021-10-28T17:56:00Z">
                  <w:rPr>
                    <w:ins w:id="3941" w:author="Airat Shigapov" w:date="2021-10-28T17:52:00Z"/>
                    <w:rFonts w:ascii="Arial" w:eastAsia="Times New Roman" w:hAnsi="Arial" w:cs="Arial"/>
                    <w:sz w:val="20"/>
                    <w:szCs w:val="20"/>
                    <w:lang w:eastAsia="en-AU"/>
                  </w:rPr>
                </w:rPrChange>
              </w:rPr>
            </w:pPr>
            <w:ins w:id="3942" w:author="Airat Shigapov" w:date="2021-10-28T17:52:00Z">
              <w:r w:rsidRPr="003F3EB6">
                <w:rPr>
                  <w:rFonts w:ascii="Times New Roman" w:eastAsia="Times New Roman" w:hAnsi="Times New Roman" w:cs="Times New Roman"/>
                  <w:sz w:val="28"/>
                  <w:szCs w:val="28"/>
                  <w:lang w:val="en-AU" w:eastAsia="en-AU"/>
                  <w:rPrChange w:id="3943" w:author="Airat Shigapov" w:date="2021-10-28T17:56:00Z">
                    <w:rPr>
                      <w:rFonts w:ascii="Arial" w:eastAsia="Times New Roman" w:hAnsi="Arial" w:cs="Arial"/>
                      <w:sz w:val="20"/>
                      <w:szCs w:val="20"/>
                      <w:lang w:val="en-AU" w:eastAsia="en-AU"/>
                    </w:rPr>
                  </w:rPrChange>
                </w:rPr>
                <w:t> </w:t>
              </w:r>
              <w:r w:rsidRPr="003F3EB6">
                <w:rPr>
                  <w:rFonts w:ascii="Times New Roman" w:eastAsia="Times New Roman" w:hAnsi="Times New Roman" w:cs="Times New Roman"/>
                  <w:sz w:val="28"/>
                  <w:szCs w:val="28"/>
                  <w:lang w:eastAsia="en-AU"/>
                  <w:rPrChange w:id="3944" w:author="Airat Shigapov" w:date="2021-10-28T17:56:00Z">
                    <w:rPr>
                      <w:rFonts w:ascii="Arial" w:eastAsia="Times New Roman" w:hAnsi="Arial" w:cs="Arial"/>
                      <w:sz w:val="20"/>
                      <w:szCs w:val="20"/>
                      <w:lang w:eastAsia="en-AU"/>
                    </w:rPr>
                  </w:rPrChange>
                </w:rPr>
                <w:t>Оформление заказа</w:t>
              </w:r>
            </w:ins>
          </w:p>
        </w:tc>
      </w:tr>
      <w:tr w:rsidR="00881D72" w:rsidRPr="00B8355A" w14:paraId="19C04C33" w14:textId="77777777" w:rsidTr="003F3EB6">
        <w:trPr>
          <w:trHeight w:val="557"/>
          <w:ins w:id="3945" w:author="Airat Shigapov" w:date="2021-10-28T17:52:00Z"/>
          <w:trPrChange w:id="3946" w:author="Airat Shigapov" w:date="2021-10-28T17:57:00Z">
            <w:trPr>
              <w:trHeight w:val="499"/>
            </w:trPr>
          </w:trPrChange>
        </w:trPr>
        <w:tc>
          <w:tcPr>
            <w:tcW w:w="2922" w:type="dxa"/>
            <w:tcBorders>
              <w:top w:val="nil"/>
              <w:left w:val="single" w:sz="4" w:space="0" w:color="2F75B5"/>
              <w:bottom w:val="single" w:sz="4" w:space="0" w:color="FFFFFF"/>
              <w:right w:val="single" w:sz="4" w:space="0" w:color="2F75B5"/>
            </w:tcBorders>
            <w:shd w:val="clear" w:color="000000" w:fill="2F75B5"/>
            <w:noWrap/>
            <w:vAlign w:val="center"/>
            <w:hideMark/>
            <w:tcPrChange w:id="3947" w:author="Airat Shigapov" w:date="2021-10-28T17:57:00Z">
              <w:tcPr>
                <w:tcW w:w="3136" w:type="dxa"/>
                <w:tcBorders>
                  <w:top w:val="nil"/>
                  <w:left w:val="single" w:sz="4" w:space="0" w:color="2F75B5"/>
                  <w:bottom w:val="single" w:sz="4" w:space="0" w:color="FFFFFF"/>
                  <w:right w:val="single" w:sz="4" w:space="0" w:color="2F75B5"/>
                </w:tcBorders>
                <w:shd w:val="clear" w:color="000000" w:fill="2F75B5"/>
                <w:noWrap/>
                <w:vAlign w:val="center"/>
                <w:hideMark/>
              </w:tcPr>
            </w:tcPrChange>
          </w:tcPr>
          <w:p w14:paraId="16E76EC2" w14:textId="77777777" w:rsidR="00881D72" w:rsidRPr="003F3EB6" w:rsidRDefault="00881D72" w:rsidP="00975416">
            <w:pPr>
              <w:spacing w:after="0" w:line="240" w:lineRule="auto"/>
              <w:ind w:firstLineChars="100" w:firstLine="281"/>
              <w:jc w:val="right"/>
              <w:rPr>
                <w:ins w:id="3948" w:author="Airat Shigapov" w:date="2021-10-28T17:52:00Z"/>
                <w:rFonts w:ascii="Times New Roman" w:eastAsia="Times New Roman" w:hAnsi="Times New Roman" w:cs="Times New Roman"/>
                <w:b/>
                <w:bCs/>
                <w:color w:val="FFFFFF"/>
                <w:sz w:val="28"/>
                <w:szCs w:val="28"/>
                <w:lang w:eastAsia="en-AU"/>
                <w:rPrChange w:id="3949" w:author="Airat Shigapov" w:date="2021-10-28T17:56:00Z">
                  <w:rPr>
                    <w:ins w:id="3950" w:author="Airat Shigapov" w:date="2021-10-28T17:52:00Z"/>
                    <w:rFonts w:ascii="Verdana" w:eastAsia="Times New Roman" w:hAnsi="Verdana" w:cs="Arial"/>
                    <w:b/>
                    <w:bCs/>
                    <w:color w:val="FFFFFF"/>
                    <w:sz w:val="20"/>
                    <w:szCs w:val="20"/>
                    <w:lang w:eastAsia="en-AU"/>
                  </w:rPr>
                </w:rPrChange>
              </w:rPr>
            </w:pPr>
            <w:ins w:id="3951" w:author="Airat Shigapov" w:date="2021-10-28T17:52:00Z">
              <w:r w:rsidRPr="003F3EB6">
                <w:rPr>
                  <w:rFonts w:ascii="Times New Roman" w:eastAsia="Times New Roman" w:hAnsi="Times New Roman" w:cs="Times New Roman"/>
                  <w:b/>
                  <w:bCs/>
                  <w:color w:val="FFFFFF"/>
                  <w:sz w:val="28"/>
                  <w:szCs w:val="28"/>
                  <w:lang w:eastAsia="en-AU"/>
                  <w:rPrChange w:id="3952" w:author="Airat Shigapov" w:date="2021-10-28T17:56:00Z">
                    <w:rPr>
                      <w:rFonts w:ascii="Verdana" w:eastAsia="Times New Roman" w:hAnsi="Verdana" w:cs="Arial"/>
                      <w:b/>
                      <w:bCs/>
                      <w:color w:val="FFFFFF"/>
                      <w:sz w:val="20"/>
                      <w:szCs w:val="20"/>
                      <w:lang w:eastAsia="en-AU"/>
                    </w:rPr>
                  </w:rPrChange>
                </w:rPr>
                <w:t>Резюме испытания</w:t>
              </w:r>
            </w:ins>
          </w:p>
        </w:tc>
        <w:tc>
          <w:tcPr>
            <w:tcW w:w="6643" w:type="dxa"/>
            <w:tcBorders>
              <w:top w:val="nil"/>
              <w:left w:val="nil"/>
              <w:bottom w:val="single" w:sz="4" w:space="0" w:color="2F75B5"/>
              <w:right w:val="single" w:sz="4" w:space="0" w:color="2F75B5"/>
            </w:tcBorders>
            <w:shd w:val="clear" w:color="auto" w:fill="auto"/>
            <w:noWrap/>
            <w:vAlign w:val="center"/>
            <w:hideMark/>
            <w:tcPrChange w:id="3953" w:author="Airat Shigapov" w:date="2021-10-28T17:57:00Z">
              <w:tcPr>
                <w:tcW w:w="7127" w:type="dxa"/>
                <w:tcBorders>
                  <w:top w:val="nil"/>
                  <w:left w:val="nil"/>
                  <w:bottom w:val="single" w:sz="4" w:space="0" w:color="2F75B5"/>
                  <w:right w:val="single" w:sz="4" w:space="0" w:color="2F75B5"/>
                </w:tcBorders>
                <w:shd w:val="clear" w:color="auto" w:fill="auto"/>
                <w:noWrap/>
                <w:vAlign w:val="center"/>
                <w:hideMark/>
              </w:tcPr>
            </w:tcPrChange>
          </w:tcPr>
          <w:p w14:paraId="4790D175" w14:textId="77777777" w:rsidR="00881D72" w:rsidRPr="003F3EB6" w:rsidRDefault="00881D72" w:rsidP="00975416">
            <w:pPr>
              <w:spacing w:after="0" w:line="240" w:lineRule="auto"/>
              <w:rPr>
                <w:ins w:id="3954" w:author="Airat Shigapov" w:date="2021-10-28T17:52:00Z"/>
                <w:rFonts w:ascii="Times New Roman" w:eastAsia="Times New Roman" w:hAnsi="Times New Roman" w:cs="Times New Roman"/>
                <w:sz w:val="28"/>
                <w:szCs w:val="28"/>
                <w:lang w:eastAsia="en-AU"/>
                <w:rPrChange w:id="3955" w:author="Airat Shigapov" w:date="2021-10-28T17:56:00Z">
                  <w:rPr>
                    <w:ins w:id="3956" w:author="Airat Shigapov" w:date="2021-10-28T17:52:00Z"/>
                    <w:rFonts w:ascii="Arial" w:eastAsia="Times New Roman" w:hAnsi="Arial" w:cs="Arial"/>
                    <w:sz w:val="20"/>
                    <w:szCs w:val="20"/>
                    <w:lang w:eastAsia="en-AU"/>
                  </w:rPr>
                </w:rPrChange>
              </w:rPr>
            </w:pPr>
            <w:ins w:id="3957" w:author="Airat Shigapov" w:date="2021-10-28T17:52:00Z">
              <w:r w:rsidRPr="003F3EB6">
                <w:rPr>
                  <w:rFonts w:ascii="Times New Roman" w:eastAsia="Times New Roman" w:hAnsi="Times New Roman" w:cs="Times New Roman"/>
                  <w:sz w:val="28"/>
                  <w:szCs w:val="28"/>
                  <w:lang w:val="en-AU" w:eastAsia="en-AU"/>
                  <w:rPrChange w:id="3958" w:author="Airat Shigapov" w:date="2021-10-28T17:56:00Z">
                    <w:rPr>
                      <w:rFonts w:ascii="Arial" w:eastAsia="Times New Roman" w:hAnsi="Arial" w:cs="Arial"/>
                      <w:sz w:val="20"/>
                      <w:szCs w:val="20"/>
                      <w:lang w:val="en-AU" w:eastAsia="en-AU"/>
                    </w:rPr>
                  </w:rPrChange>
                </w:rPr>
                <w:t> </w:t>
              </w:r>
              <w:r w:rsidRPr="003F3EB6">
                <w:rPr>
                  <w:rFonts w:ascii="Times New Roman" w:eastAsia="Times New Roman" w:hAnsi="Times New Roman" w:cs="Times New Roman"/>
                  <w:sz w:val="28"/>
                  <w:szCs w:val="28"/>
                  <w:lang w:eastAsia="en-AU"/>
                  <w:rPrChange w:id="3959" w:author="Airat Shigapov" w:date="2021-10-28T17:56:00Z">
                    <w:rPr>
                      <w:rFonts w:ascii="Arial" w:eastAsia="Times New Roman" w:hAnsi="Arial" w:cs="Arial"/>
                      <w:sz w:val="20"/>
                      <w:szCs w:val="20"/>
                      <w:lang w:eastAsia="en-AU"/>
                    </w:rPr>
                  </w:rPrChange>
                </w:rPr>
                <w:t>Необходимо чтобы программа успешно оформила заказ</w:t>
              </w:r>
            </w:ins>
          </w:p>
        </w:tc>
      </w:tr>
      <w:tr w:rsidR="00881D72" w:rsidRPr="003A33D0" w14:paraId="55FAA33B" w14:textId="77777777" w:rsidTr="003F3EB6">
        <w:trPr>
          <w:trHeight w:val="557"/>
          <w:ins w:id="3960" w:author="Airat Shigapov" w:date="2021-10-28T17:52:00Z"/>
          <w:trPrChange w:id="3961" w:author="Airat Shigapov" w:date="2021-10-28T17:57:00Z">
            <w:trPr>
              <w:trHeight w:val="499"/>
            </w:trPr>
          </w:trPrChange>
        </w:trPr>
        <w:tc>
          <w:tcPr>
            <w:tcW w:w="2922" w:type="dxa"/>
            <w:tcBorders>
              <w:top w:val="nil"/>
              <w:left w:val="single" w:sz="4" w:space="0" w:color="2F75B5"/>
              <w:bottom w:val="single" w:sz="4" w:space="0" w:color="FFFFFF"/>
              <w:right w:val="single" w:sz="4" w:space="0" w:color="2F75B5"/>
            </w:tcBorders>
            <w:shd w:val="clear" w:color="000000" w:fill="2F75B5"/>
            <w:noWrap/>
            <w:vAlign w:val="center"/>
            <w:hideMark/>
            <w:tcPrChange w:id="3962" w:author="Airat Shigapov" w:date="2021-10-28T17:57:00Z">
              <w:tcPr>
                <w:tcW w:w="3136" w:type="dxa"/>
                <w:tcBorders>
                  <w:top w:val="nil"/>
                  <w:left w:val="single" w:sz="4" w:space="0" w:color="2F75B5"/>
                  <w:bottom w:val="single" w:sz="4" w:space="0" w:color="FFFFFF"/>
                  <w:right w:val="single" w:sz="4" w:space="0" w:color="2F75B5"/>
                </w:tcBorders>
                <w:shd w:val="clear" w:color="000000" w:fill="2F75B5"/>
                <w:noWrap/>
                <w:vAlign w:val="center"/>
                <w:hideMark/>
              </w:tcPr>
            </w:tcPrChange>
          </w:tcPr>
          <w:p w14:paraId="0137FA14" w14:textId="77777777" w:rsidR="00881D72" w:rsidRPr="003F3EB6" w:rsidRDefault="00881D72" w:rsidP="00975416">
            <w:pPr>
              <w:spacing w:after="0" w:line="240" w:lineRule="auto"/>
              <w:ind w:firstLineChars="100" w:firstLine="281"/>
              <w:jc w:val="right"/>
              <w:rPr>
                <w:ins w:id="3963" w:author="Airat Shigapov" w:date="2021-10-28T17:52:00Z"/>
                <w:rFonts w:ascii="Times New Roman" w:eastAsia="Times New Roman" w:hAnsi="Times New Roman" w:cs="Times New Roman"/>
                <w:b/>
                <w:bCs/>
                <w:color w:val="FFFFFF"/>
                <w:sz w:val="28"/>
                <w:szCs w:val="28"/>
                <w:lang w:eastAsia="en-AU"/>
                <w:rPrChange w:id="3964" w:author="Airat Shigapov" w:date="2021-10-28T17:56:00Z">
                  <w:rPr>
                    <w:ins w:id="3965" w:author="Airat Shigapov" w:date="2021-10-28T17:52:00Z"/>
                    <w:rFonts w:ascii="Verdana" w:eastAsia="Times New Roman" w:hAnsi="Verdana" w:cs="Arial"/>
                    <w:b/>
                    <w:bCs/>
                    <w:color w:val="FFFFFF"/>
                    <w:sz w:val="20"/>
                    <w:szCs w:val="20"/>
                    <w:lang w:eastAsia="en-AU"/>
                  </w:rPr>
                </w:rPrChange>
              </w:rPr>
            </w:pPr>
            <w:ins w:id="3966" w:author="Airat Shigapov" w:date="2021-10-28T17:52:00Z">
              <w:r w:rsidRPr="003F3EB6">
                <w:rPr>
                  <w:rFonts w:ascii="Times New Roman" w:eastAsia="Times New Roman" w:hAnsi="Times New Roman" w:cs="Times New Roman"/>
                  <w:b/>
                  <w:bCs/>
                  <w:color w:val="FFFFFF"/>
                  <w:sz w:val="28"/>
                  <w:szCs w:val="28"/>
                  <w:lang w:eastAsia="en-AU"/>
                  <w:rPrChange w:id="3967" w:author="Airat Shigapov" w:date="2021-10-28T17:56:00Z">
                    <w:rPr>
                      <w:rFonts w:ascii="Verdana" w:eastAsia="Times New Roman" w:hAnsi="Verdana" w:cs="Arial"/>
                      <w:b/>
                      <w:bCs/>
                      <w:color w:val="FFFFFF"/>
                      <w:sz w:val="20"/>
                      <w:szCs w:val="20"/>
                      <w:lang w:eastAsia="en-AU"/>
                    </w:rPr>
                  </w:rPrChange>
                </w:rPr>
                <w:t>Шаги тестирования</w:t>
              </w:r>
            </w:ins>
          </w:p>
        </w:tc>
        <w:tc>
          <w:tcPr>
            <w:tcW w:w="6643" w:type="dxa"/>
            <w:tcBorders>
              <w:top w:val="nil"/>
              <w:left w:val="nil"/>
              <w:bottom w:val="single" w:sz="4" w:space="0" w:color="2F75B5"/>
              <w:right w:val="single" w:sz="4" w:space="0" w:color="2F75B5"/>
            </w:tcBorders>
            <w:shd w:val="clear" w:color="auto" w:fill="auto"/>
            <w:noWrap/>
            <w:vAlign w:val="center"/>
            <w:hideMark/>
            <w:tcPrChange w:id="3968" w:author="Airat Shigapov" w:date="2021-10-28T17:57:00Z">
              <w:tcPr>
                <w:tcW w:w="7127" w:type="dxa"/>
                <w:tcBorders>
                  <w:top w:val="nil"/>
                  <w:left w:val="nil"/>
                  <w:bottom w:val="single" w:sz="4" w:space="0" w:color="2F75B5"/>
                  <w:right w:val="single" w:sz="4" w:space="0" w:color="2F75B5"/>
                </w:tcBorders>
                <w:shd w:val="clear" w:color="auto" w:fill="auto"/>
                <w:noWrap/>
                <w:vAlign w:val="center"/>
                <w:hideMark/>
              </w:tcPr>
            </w:tcPrChange>
          </w:tcPr>
          <w:p w14:paraId="5B81718F" w14:textId="77777777" w:rsidR="00881D72" w:rsidRPr="003F3EB6" w:rsidRDefault="00881D72" w:rsidP="00881D72">
            <w:pPr>
              <w:pStyle w:val="a7"/>
              <w:numPr>
                <w:ilvl w:val="0"/>
                <w:numId w:val="8"/>
              </w:numPr>
              <w:spacing w:line="240" w:lineRule="auto"/>
              <w:jc w:val="left"/>
              <w:rPr>
                <w:ins w:id="3969" w:author="Airat Shigapov" w:date="2021-10-28T17:52:00Z"/>
                <w:rFonts w:eastAsia="Times New Roman"/>
                <w:szCs w:val="28"/>
                <w:lang w:eastAsia="en-AU"/>
                <w:rPrChange w:id="3970" w:author="Airat Shigapov" w:date="2021-10-28T17:56:00Z">
                  <w:rPr>
                    <w:ins w:id="3971" w:author="Airat Shigapov" w:date="2021-10-28T17:52:00Z"/>
                    <w:rFonts w:ascii="Arial" w:eastAsia="Times New Roman" w:hAnsi="Arial" w:cs="Arial"/>
                    <w:sz w:val="20"/>
                    <w:szCs w:val="20"/>
                    <w:lang w:eastAsia="en-AU"/>
                  </w:rPr>
                </w:rPrChange>
              </w:rPr>
            </w:pPr>
            <w:ins w:id="3972" w:author="Airat Shigapov" w:date="2021-10-28T17:52:00Z">
              <w:r w:rsidRPr="003F3EB6">
                <w:rPr>
                  <w:rFonts w:eastAsia="Times New Roman"/>
                  <w:szCs w:val="28"/>
                  <w:lang w:eastAsia="en-AU"/>
                  <w:rPrChange w:id="3973" w:author="Airat Shigapov" w:date="2021-10-28T17:56:00Z">
                    <w:rPr>
                      <w:rFonts w:ascii="Arial" w:eastAsia="Times New Roman" w:hAnsi="Arial" w:cs="Arial"/>
                      <w:sz w:val="20"/>
                      <w:szCs w:val="20"/>
                      <w:lang w:eastAsia="en-AU"/>
                    </w:rPr>
                  </w:rPrChange>
                </w:rPr>
                <w:t>Нажать на список категория товаров;</w:t>
              </w:r>
            </w:ins>
          </w:p>
          <w:p w14:paraId="0FEE5FCF" w14:textId="77777777" w:rsidR="00881D72" w:rsidRPr="003F3EB6" w:rsidRDefault="00881D72" w:rsidP="00881D72">
            <w:pPr>
              <w:pStyle w:val="a7"/>
              <w:numPr>
                <w:ilvl w:val="0"/>
                <w:numId w:val="8"/>
              </w:numPr>
              <w:spacing w:line="240" w:lineRule="auto"/>
              <w:jc w:val="left"/>
              <w:rPr>
                <w:ins w:id="3974" w:author="Airat Shigapov" w:date="2021-10-28T17:52:00Z"/>
                <w:rFonts w:eastAsia="Times New Roman"/>
                <w:szCs w:val="28"/>
                <w:lang w:eastAsia="en-AU"/>
                <w:rPrChange w:id="3975" w:author="Airat Shigapov" w:date="2021-10-28T17:56:00Z">
                  <w:rPr>
                    <w:ins w:id="3976" w:author="Airat Shigapov" w:date="2021-10-28T17:52:00Z"/>
                    <w:rFonts w:ascii="Arial" w:eastAsia="Times New Roman" w:hAnsi="Arial" w:cs="Arial"/>
                    <w:sz w:val="20"/>
                    <w:szCs w:val="20"/>
                    <w:lang w:eastAsia="en-AU"/>
                  </w:rPr>
                </w:rPrChange>
              </w:rPr>
            </w:pPr>
            <w:ins w:id="3977" w:author="Airat Shigapov" w:date="2021-10-28T17:52:00Z">
              <w:r w:rsidRPr="003F3EB6">
                <w:rPr>
                  <w:rFonts w:eastAsia="Times New Roman"/>
                  <w:szCs w:val="28"/>
                  <w:lang w:eastAsia="en-AU"/>
                  <w:rPrChange w:id="3978" w:author="Airat Shigapov" w:date="2021-10-28T17:56:00Z">
                    <w:rPr>
                      <w:rFonts w:ascii="Arial" w:eastAsia="Times New Roman" w:hAnsi="Arial" w:cs="Arial"/>
                      <w:sz w:val="20"/>
                      <w:szCs w:val="20"/>
                      <w:lang w:eastAsia="en-AU"/>
                    </w:rPr>
                  </w:rPrChange>
                </w:rPr>
                <w:t>Выбрать любую подкатегорию товаров;</w:t>
              </w:r>
            </w:ins>
          </w:p>
          <w:p w14:paraId="46DE3382" w14:textId="77777777" w:rsidR="00881D72" w:rsidRPr="003F3EB6" w:rsidRDefault="00881D72" w:rsidP="00881D72">
            <w:pPr>
              <w:pStyle w:val="a7"/>
              <w:numPr>
                <w:ilvl w:val="0"/>
                <w:numId w:val="8"/>
              </w:numPr>
              <w:spacing w:line="240" w:lineRule="auto"/>
              <w:jc w:val="left"/>
              <w:rPr>
                <w:ins w:id="3979" w:author="Airat Shigapov" w:date="2021-10-28T17:52:00Z"/>
                <w:rFonts w:eastAsia="Times New Roman"/>
                <w:szCs w:val="28"/>
                <w:lang w:eastAsia="en-AU"/>
                <w:rPrChange w:id="3980" w:author="Airat Shigapov" w:date="2021-10-28T17:56:00Z">
                  <w:rPr>
                    <w:ins w:id="3981" w:author="Airat Shigapov" w:date="2021-10-28T17:52:00Z"/>
                    <w:rFonts w:ascii="Arial" w:eastAsia="Times New Roman" w:hAnsi="Arial" w:cs="Arial"/>
                    <w:sz w:val="20"/>
                    <w:szCs w:val="20"/>
                    <w:lang w:eastAsia="en-AU"/>
                  </w:rPr>
                </w:rPrChange>
              </w:rPr>
            </w:pPr>
            <w:ins w:id="3982" w:author="Airat Shigapov" w:date="2021-10-28T17:52:00Z">
              <w:r w:rsidRPr="003F3EB6">
                <w:rPr>
                  <w:rFonts w:eastAsia="Times New Roman"/>
                  <w:szCs w:val="28"/>
                  <w:lang w:eastAsia="en-AU"/>
                  <w:rPrChange w:id="3983" w:author="Airat Shigapov" w:date="2021-10-28T17:56:00Z">
                    <w:rPr>
                      <w:rFonts w:ascii="Arial" w:eastAsia="Times New Roman" w:hAnsi="Arial" w:cs="Arial"/>
                      <w:sz w:val="20"/>
                      <w:szCs w:val="20"/>
                      <w:lang w:eastAsia="en-AU"/>
                    </w:rPr>
                  </w:rPrChange>
                </w:rPr>
                <w:t>Нажать на товар;</w:t>
              </w:r>
            </w:ins>
          </w:p>
          <w:p w14:paraId="556ADB9D" w14:textId="77777777" w:rsidR="00881D72" w:rsidRPr="003F3EB6" w:rsidRDefault="00881D72" w:rsidP="00881D72">
            <w:pPr>
              <w:pStyle w:val="a7"/>
              <w:numPr>
                <w:ilvl w:val="0"/>
                <w:numId w:val="8"/>
              </w:numPr>
              <w:spacing w:line="240" w:lineRule="auto"/>
              <w:jc w:val="left"/>
              <w:rPr>
                <w:ins w:id="3984" w:author="Airat Shigapov" w:date="2021-10-28T17:52:00Z"/>
                <w:rFonts w:eastAsia="Times New Roman"/>
                <w:szCs w:val="28"/>
                <w:lang w:eastAsia="en-AU"/>
                <w:rPrChange w:id="3985" w:author="Airat Shigapov" w:date="2021-10-28T17:56:00Z">
                  <w:rPr>
                    <w:ins w:id="3986" w:author="Airat Shigapov" w:date="2021-10-28T17:52:00Z"/>
                    <w:rFonts w:ascii="Arial" w:eastAsia="Times New Roman" w:hAnsi="Arial" w:cs="Arial"/>
                    <w:sz w:val="20"/>
                    <w:szCs w:val="20"/>
                    <w:lang w:eastAsia="en-AU"/>
                  </w:rPr>
                </w:rPrChange>
              </w:rPr>
            </w:pPr>
            <w:ins w:id="3987" w:author="Airat Shigapov" w:date="2021-10-28T17:52:00Z">
              <w:r w:rsidRPr="003F3EB6">
                <w:rPr>
                  <w:rFonts w:eastAsia="Times New Roman"/>
                  <w:szCs w:val="28"/>
                  <w:lang w:eastAsia="en-AU"/>
                  <w:rPrChange w:id="3988" w:author="Airat Shigapov" w:date="2021-10-28T17:56:00Z">
                    <w:rPr>
                      <w:rFonts w:ascii="Arial" w:eastAsia="Times New Roman" w:hAnsi="Arial" w:cs="Arial"/>
                      <w:sz w:val="20"/>
                      <w:szCs w:val="20"/>
                      <w:lang w:eastAsia="en-AU"/>
                    </w:rPr>
                  </w:rPrChange>
                </w:rPr>
                <w:t>Нажать на кнопку “Добавить в корзину”;</w:t>
              </w:r>
            </w:ins>
          </w:p>
          <w:p w14:paraId="7F780A9F" w14:textId="77777777" w:rsidR="00881D72" w:rsidRPr="003F3EB6" w:rsidRDefault="00881D72" w:rsidP="00881D72">
            <w:pPr>
              <w:pStyle w:val="a7"/>
              <w:numPr>
                <w:ilvl w:val="0"/>
                <w:numId w:val="8"/>
              </w:numPr>
              <w:spacing w:line="240" w:lineRule="auto"/>
              <w:jc w:val="left"/>
              <w:rPr>
                <w:ins w:id="3989" w:author="Airat Shigapov" w:date="2021-10-28T17:52:00Z"/>
                <w:rFonts w:eastAsia="Times New Roman"/>
                <w:szCs w:val="28"/>
                <w:lang w:eastAsia="en-AU"/>
                <w:rPrChange w:id="3990" w:author="Airat Shigapov" w:date="2021-10-28T17:56:00Z">
                  <w:rPr>
                    <w:ins w:id="3991" w:author="Airat Shigapov" w:date="2021-10-28T17:52:00Z"/>
                    <w:rFonts w:ascii="Arial" w:eastAsia="Times New Roman" w:hAnsi="Arial" w:cs="Arial"/>
                    <w:sz w:val="20"/>
                    <w:szCs w:val="20"/>
                    <w:lang w:eastAsia="en-AU"/>
                  </w:rPr>
                </w:rPrChange>
              </w:rPr>
            </w:pPr>
            <w:ins w:id="3992" w:author="Airat Shigapov" w:date="2021-10-28T17:52:00Z">
              <w:r w:rsidRPr="003F3EB6">
                <w:rPr>
                  <w:rFonts w:eastAsia="Times New Roman"/>
                  <w:szCs w:val="28"/>
                  <w:lang w:eastAsia="en-AU"/>
                  <w:rPrChange w:id="3993" w:author="Airat Shigapov" w:date="2021-10-28T17:56:00Z">
                    <w:rPr>
                      <w:rFonts w:ascii="Arial" w:eastAsia="Times New Roman" w:hAnsi="Arial" w:cs="Arial"/>
                      <w:sz w:val="20"/>
                      <w:szCs w:val="20"/>
                      <w:lang w:eastAsia="en-AU"/>
                    </w:rPr>
                  </w:rPrChange>
                </w:rPr>
                <w:t>Нажать на поле “Моя корзина”</w:t>
              </w:r>
            </w:ins>
          </w:p>
          <w:p w14:paraId="3B3C67E1" w14:textId="77777777" w:rsidR="00881D72" w:rsidRPr="003F3EB6" w:rsidRDefault="00881D72" w:rsidP="00881D72">
            <w:pPr>
              <w:pStyle w:val="a7"/>
              <w:numPr>
                <w:ilvl w:val="0"/>
                <w:numId w:val="8"/>
              </w:numPr>
              <w:spacing w:line="240" w:lineRule="auto"/>
              <w:jc w:val="left"/>
              <w:rPr>
                <w:ins w:id="3994" w:author="Airat Shigapov" w:date="2021-10-28T17:52:00Z"/>
                <w:rFonts w:eastAsia="Times New Roman"/>
                <w:szCs w:val="28"/>
                <w:lang w:eastAsia="en-AU"/>
                <w:rPrChange w:id="3995" w:author="Airat Shigapov" w:date="2021-10-28T17:56:00Z">
                  <w:rPr>
                    <w:ins w:id="3996" w:author="Airat Shigapov" w:date="2021-10-28T17:52:00Z"/>
                    <w:rFonts w:ascii="Arial" w:eastAsia="Times New Roman" w:hAnsi="Arial" w:cs="Arial"/>
                    <w:sz w:val="20"/>
                    <w:szCs w:val="20"/>
                    <w:lang w:eastAsia="en-AU"/>
                  </w:rPr>
                </w:rPrChange>
              </w:rPr>
            </w:pPr>
            <w:ins w:id="3997" w:author="Airat Shigapov" w:date="2021-10-28T17:52:00Z">
              <w:r w:rsidRPr="003F3EB6">
                <w:rPr>
                  <w:rFonts w:eastAsia="Times New Roman"/>
                  <w:szCs w:val="28"/>
                  <w:lang w:eastAsia="en-AU"/>
                  <w:rPrChange w:id="3998" w:author="Airat Shigapov" w:date="2021-10-28T17:56:00Z">
                    <w:rPr>
                      <w:rFonts w:ascii="Arial" w:eastAsia="Times New Roman" w:hAnsi="Arial" w:cs="Arial"/>
                      <w:sz w:val="20"/>
                      <w:szCs w:val="20"/>
                      <w:lang w:eastAsia="en-AU"/>
                    </w:rPr>
                  </w:rPrChange>
                </w:rPr>
                <w:t>В открывшемся окне нажать кнопку “Оформить заказ”</w:t>
              </w:r>
            </w:ins>
          </w:p>
          <w:p w14:paraId="1769EECB" w14:textId="77777777" w:rsidR="00881D72" w:rsidRPr="003F3EB6" w:rsidRDefault="00881D72" w:rsidP="00881D72">
            <w:pPr>
              <w:pStyle w:val="a7"/>
              <w:numPr>
                <w:ilvl w:val="0"/>
                <w:numId w:val="8"/>
              </w:numPr>
              <w:spacing w:line="240" w:lineRule="auto"/>
              <w:jc w:val="left"/>
              <w:rPr>
                <w:ins w:id="3999" w:author="Airat Shigapov" w:date="2021-10-28T17:52:00Z"/>
                <w:rFonts w:eastAsia="Times New Roman"/>
                <w:szCs w:val="28"/>
                <w:lang w:eastAsia="en-AU"/>
                <w:rPrChange w:id="4000" w:author="Airat Shigapov" w:date="2021-10-28T17:56:00Z">
                  <w:rPr>
                    <w:ins w:id="4001" w:author="Airat Shigapov" w:date="2021-10-28T17:52:00Z"/>
                    <w:rFonts w:ascii="Arial" w:eastAsia="Times New Roman" w:hAnsi="Arial" w:cs="Arial"/>
                    <w:sz w:val="20"/>
                    <w:szCs w:val="20"/>
                    <w:lang w:eastAsia="en-AU"/>
                  </w:rPr>
                </w:rPrChange>
              </w:rPr>
            </w:pPr>
            <w:ins w:id="4002" w:author="Airat Shigapov" w:date="2021-10-28T17:52:00Z">
              <w:r w:rsidRPr="003F3EB6">
                <w:rPr>
                  <w:rFonts w:eastAsia="Times New Roman"/>
                  <w:szCs w:val="28"/>
                  <w:lang w:eastAsia="en-AU"/>
                  <w:rPrChange w:id="4003" w:author="Airat Shigapov" w:date="2021-10-28T17:56:00Z">
                    <w:rPr>
                      <w:rFonts w:ascii="Arial" w:eastAsia="Times New Roman" w:hAnsi="Arial" w:cs="Arial"/>
                      <w:sz w:val="20"/>
                      <w:szCs w:val="20"/>
                      <w:lang w:eastAsia="en-AU"/>
                    </w:rPr>
                  </w:rPrChange>
                </w:rPr>
                <w:t xml:space="preserve">Нажать кнопку </w:t>
              </w:r>
              <w:r w:rsidRPr="003F3EB6">
                <w:rPr>
                  <w:rFonts w:eastAsia="Times New Roman"/>
                  <w:szCs w:val="28"/>
                  <w:lang w:val="en-US" w:eastAsia="en-AU"/>
                  <w:rPrChange w:id="4004" w:author="Airat Shigapov" w:date="2021-10-28T17:56:00Z">
                    <w:rPr>
                      <w:rFonts w:ascii="Arial" w:eastAsia="Times New Roman" w:hAnsi="Arial" w:cs="Arial"/>
                      <w:sz w:val="20"/>
                      <w:szCs w:val="20"/>
                      <w:lang w:val="en-US" w:eastAsia="en-AU"/>
                    </w:rPr>
                  </w:rPrChange>
                </w:rPr>
                <w:t>“</w:t>
              </w:r>
              <w:r w:rsidRPr="003F3EB6">
                <w:rPr>
                  <w:rFonts w:eastAsia="Times New Roman"/>
                  <w:szCs w:val="28"/>
                  <w:lang w:eastAsia="en-AU"/>
                  <w:rPrChange w:id="4005" w:author="Airat Shigapov" w:date="2021-10-28T17:56:00Z">
                    <w:rPr>
                      <w:rFonts w:ascii="Arial" w:eastAsia="Times New Roman" w:hAnsi="Arial" w:cs="Arial"/>
                      <w:sz w:val="20"/>
                      <w:szCs w:val="20"/>
                      <w:lang w:eastAsia="en-AU"/>
                    </w:rPr>
                  </w:rPrChange>
                </w:rPr>
                <w:t>Подтвердить</w:t>
              </w:r>
              <w:r w:rsidRPr="003F3EB6">
                <w:rPr>
                  <w:rFonts w:eastAsia="Times New Roman"/>
                  <w:szCs w:val="28"/>
                  <w:lang w:val="en-US" w:eastAsia="en-AU"/>
                  <w:rPrChange w:id="4006" w:author="Airat Shigapov" w:date="2021-10-28T17:56:00Z">
                    <w:rPr>
                      <w:rFonts w:ascii="Arial" w:eastAsia="Times New Roman" w:hAnsi="Arial" w:cs="Arial"/>
                      <w:sz w:val="20"/>
                      <w:szCs w:val="20"/>
                      <w:lang w:val="en-US" w:eastAsia="en-AU"/>
                    </w:rPr>
                  </w:rPrChange>
                </w:rPr>
                <w:t>”</w:t>
              </w:r>
              <w:r w:rsidRPr="003F3EB6">
                <w:rPr>
                  <w:rFonts w:eastAsia="Times New Roman"/>
                  <w:szCs w:val="28"/>
                  <w:lang w:eastAsia="en-AU"/>
                  <w:rPrChange w:id="4007" w:author="Airat Shigapov" w:date="2021-10-28T17:56:00Z">
                    <w:rPr>
                      <w:rFonts w:ascii="Arial" w:eastAsia="Times New Roman" w:hAnsi="Arial" w:cs="Arial"/>
                      <w:sz w:val="20"/>
                      <w:szCs w:val="20"/>
                      <w:lang w:eastAsia="en-AU"/>
                    </w:rPr>
                  </w:rPrChange>
                </w:rPr>
                <w:t xml:space="preserve"> </w:t>
              </w:r>
            </w:ins>
          </w:p>
        </w:tc>
      </w:tr>
      <w:tr w:rsidR="00881D72" w:rsidRPr="00250F53" w14:paraId="5B6043A1" w14:textId="77777777" w:rsidTr="003F3EB6">
        <w:trPr>
          <w:trHeight w:val="557"/>
          <w:ins w:id="4008" w:author="Airat Shigapov" w:date="2021-10-28T17:52:00Z"/>
          <w:trPrChange w:id="4009" w:author="Airat Shigapov" w:date="2021-10-28T17:57:00Z">
            <w:trPr>
              <w:trHeight w:val="499"/>
            </w:trPr>
          </w:trPrChange>
        </w:trPr>
        <w:tc>
          <w:tcPr>
            <w:tcW w:w="2922" w:type="dxa"/>
            <w:tcBorders>
              <w:top w:val="nil"/>
              <w:left w:val="single" w:sz="4" w:space="0" w:color="2F75B5"/>
              <w:bottom w:val="single" w:sz="4" w:space="0" w:color="FFFFFF"/>
              <w:right w:val="single" w:sz="4" w:space="0" w:color="2F75B5"/>
            </w:tcBorders>
            <w:shd w:val="clear" w:color="000000" w:fill="2F75B5"/>
            <w:noWrap/>
            <w:vAlign w:val="center"/>
            <w:hideMark/>
            <w:tcPrChange w:id="4010" w:author="Airat Shigapov" w:date="2021-10-28T17:57:00Z">
              <w:tcPr>
                <w:tcW w:w="3136" w:type="dxa"/>
                <w:tcBorders>
                  <w:top w:val="nil"/>
                  <w:left w:val="single" w:sz="4" w:space="0" w:color="2F75B5"/>
                  <w:bottom w:val="single" w:sz="4" w:space="0" w:color="FFFFFF"/>
                  <w:right w:val="single" w:sz="4" w:space="0" w:color="2F75B5"/>
                </w:tcBorders>
                <w:shd w:val="clear" w:color="000000" w:fill="2F75B5"/>
                <w:noWrap/>
                <w:vAlign w:val="center"/>
                <w:hideMark/>
              </w:tcPr>
            </w:tcPrChange>
          </w:tcPr>
          <w:p w14:paraId="0B550533" w14:textId="77777777" w:rsidR="00881D72" w:rsidRPr="003F3EB6" w:rsidRDefault="00881D72" w:rsidP="00975416">
            <w:pPr>
              <w:spacing w:after="0" w:line="240" w:lineRule="auto"/>
              <w:ind w:firstLineChars="100" w:firstLine="281"/>
              <w:jc w:val="right"/>
              <w:rPr>
                <w:ins w:id="4011" w:author="Airat Shigapov" w:date="2021-10-28T17:52:00Z"/>
                <w:rFonts w:ascii="Times New Roman" w:eastAsia="Times New Roman" w:hAnsi="Times New Roman" w:cs="Times New Roman"/>
                <w:b/>
                <w:bCs/>
                <w:color w:val="FFFFFF"/>
                <w:sz w:val="28"/>
                <w:szCs w:val="28"/>
                <w:lang w:eastAsia="en-AU"/>
                <w:rPrChange w:id="4012" w:author="Airat Shigapov" w:date="2021-10-28T17:56:00Z">
                  <w:rPr>
                    <w:ins w:id="4013" w:author="Airat Shigapov" w:date="2021-10-28T17:52:00Z"/>
                    <w:rFonts w:ascii="Verdana" w:eastAsia="Times New Roman" w:hAnsi="Verdana" w:cs="Arial"/>
                    <w:b/>
                    <w:bCs/>
                    <w:color w:val="FFFFFF"/>
                    <w:sz w:val="20"/>
                    <w:szCs w:val="20"/>
                    <w:lang w:eastAsia="en-AU"/>
                  </w:rPr>
                </w:rPrChange>
              </w:rPr>
            </w:pPr>
            <w:ins w:id="4014" w:author="Airat Shigapov" w:date="2021-10-28T17:52:00Z">
              <w:r w:rsidRPr="003F3EB6">
                <w:rPr>
                  <w:rFonts w:ascii="Times New Roman" w:eastAsia="Times New Roman" w:hAnsi="Times New Roman" w:cs="Times New Roman"/>
                  <w:b/>
                  <w:bCs/>
                  <w:color w:val="FFFFFF"/>
                  <w:sz w:val="28"/>
                  <w:szCs w:val="28"/>
                  <w:lang w:eastAsia="en-AU"/>
                  <w:rPrChange w:id="4015" w:author="Airat Shigapov" w:date="2021-10-28T17:56:00Z">
                    <w:rPr>
                      <w:rFonts w:ascii="Verdana" w:eastAsia="Times New Roman" w:hAnsi="Verdana" w:cs="Arial"/>
                      <w:b/>
                      <w:bCs/>
                      <w:color w:val="FFFFFF"/>
                      <w:sz w:val="20"/>
                      <w:szCs w:val="20"/>
                      <w:lang w:eastAsia="en-AU"/>
                    </w:rPr>
                  </w:rPrChange>
                </w:rPr>
                <w:t>Данные тестирования</w:t>
              </w:r>
            </w:ins>
          </w:p>
        </w:tc>
        <w:tc>
          <w:tcPr>
            <w:tcW w:w="6643" w:type="dxa"/>
            <w:tcBorders>
              <w:top w:val="nil"/>
              <w:left w:val="nil"/>
              <w:bottom w:val="single" w:sz="4" w:space="0" w:color="2F75B5"/>
              <w:right w:val="single" w:sz="4" w:space="0" w:color="2F75B5"/>
            </w:tcBorders>
            <w:shd w:val="clear" w:color="auto" w:fill="auto"/>
            <w:noWrap/>
            <w:vAlign w:val="center"/>
            <w:hideMark/>
            <w:tcPrChange w:id="4016" w:author="Airat Shigapov" w:date="2021-10-28T17:57:00Z">
              <w:tcPr>
                <w:tcW w:w="7127" w:type="dxa"/>
                <w:tcBorders>
                  <w:top w:val="nil"/>
                  <w:left w:val="nil"/>
                  <w:bottom w:val="single" w:sz="4" w:space="0" w:color="2F75B5"/>
                  <w:right w:val="single" w:sz="4" w:space="0" w:color="2F75B5"/>
                </w:tcBorders>
                <w:shd w:val="clear" w:color="auto" w:fill="auto"/>
                <w:noWrap/>
                <w:vAlign w:val="center"/>
                <w:hideMark/>
              </w:tcPr>
            </w:tcPrChange>
          </w:tcPr>
          <w:p w14:paraId="57B5252E" w14:textId="77777777" w:rsidR="00881D72" w:rsidRPr="003F3EB6" w:rsidRDefault="00881D72" w:rsidP="00975416">
            <w:pPr>
              <w:spacing w:after="0" w:line="240" w:lineRule="auto"/>
              <w:rPr>
                <w:ins w:id="4017" w:author="Airat Shigapov" w:date="2021-10-28T17:52:00Z"/>
                <w:rFonts w:ascii="Times New Roman" w:eastAsia="Times New Roman" w:hAnsi="Times New Roman" w:cs="Times New Roman"/>
                <w:sz w:val="28"/>
                <w:szCs w:val="28"/>
                <w:lang w:val="en-US" w:eastAsia="en-AU"/>
                <w:rPrChange w:id="4018" w:author="Airat Shigapov" w:date="2021-10-28T17:56:00Z">
                  <w:rPr>
                    <w:ins w:id="4019" w:author="Airat Shigapov" w:date="2021-10-28T17:52:00Z"/>
                    <w:rFonts w:ascii="Arial" w:eastAsia="Times New Roman" w:hAnsi="Arial" w:cs="Arial"/>
                    <w:sz w:val="20"/>
                    <w:szCs w:val="20"/>
                    <w:lang w:val="en-US" w:eastAsia="en-AU"/>
                  </w:rPr>
                </w:rPrChange>
              </w:rPr>
            </w:pPr>
            <w:ins w:id="4020" w:author="Airat Shigapov" w:date="2021-10-28T17:52:00Z">
              <w:r w:rsidRPr="003F3EB6">
                <w:rPr>
                  <w:rFonts w:ascii="Times New Roman" w:eastAsia="Times New Roman" w:hAnsi="Times New Roman" w:cs="Times New Roman"/>
                  <w:sz w:val="28"/>
                  <w:szCs w:val="28"/>
                  <w:lang w:eastAsia="en-AU"/>
                  <w:rPrChange w:id="4021" w:author="Airat Shigapov" w:date="2021-10-28T17:56:00Z">
                    <w:rPr>
                      <w:rFonts w:ascii="Arial" w:eastAsia="Times New Roman" w:hAnsi="Arial" w:cs="Arial"/>
                      <w:sz w:val="20"/>
                      <w:szCs w:val="20"/>
                      <w:lang w:eastAsia="en-AU"/>
                    </w:rPr>
                  </w:rPrChange>
                </w:rPr>
                <w:t>Клиент</w:t>
              </w:r>
              <w:r w:rsidRPr="003F3EB6">
                <w:rPr>
                  <w:rFonts w:ascii="Times New Roman" w:eastAsia="Times New Roman" w:hAnsi="Times New Roman" w:cs="Times New Roman"/>
                  <w:sz w:val="28"/>
                  <w:szCs w:val="28"/>
                  <w:lang w:val="en-US" w:eastAsia="en-AU"/>
                  <w:rPrChange w:id="4022" w:author="Airat Shigapov" w:date="2021-10-28T17:56:00Z">
                    <w:rPr>
                      <w:rFonts w:ascii="Arial" w:eastAsia="Times New Roman" w:hAnsi="Arial" w:cs="Arial"/>
                      <w:sz w:val="20"/>
                      <w:szCs w:val="20"/>
                      <w:lang w:val="en-US" w:eastAsia="en-AU"/>
                    </w:rPr>
                  </w:rPrChange>
                </w:rPr>
                <w:t>: Email: airat@gmail.ru Password: 123qwe</w:t>
              </w:r>
            </w:ins>
          </w:p>
        </w:tc>
      </w:tr>
      <w:tr w:rsidR="00881D72" w:rsidRPr="00B8355A" w14:paraId="054F47B3" w14:textId="77777777" w:rsidTr="003F3EB6">
        <w:trPr>
          <w:trHeight w:val="557"/>
          <w:ins w:id="4023" w:author="Airat Shigapov" w:date="2021-10-28T17:52:00Z"/>
          <w:trPrChange w:id="4024" w:author="Airat Shigapov" w:date="2021-10-28T17:57:00Z">
            <w:trPr>
              <w:trHeight w:val="499"/>
            </w:trPr>
          </w:trPrChange>
        </w:trPr>
        <w:tc>
          <w:tcPr>
            <w:tcW w:w="2922" w:type="dxa"/>
            <w:tcBorders>
              <w:top w:val="nil"/>
              <w:left w:val="single" w:sz="4" w:space="0" w:color="2F75B5"/>
              <w:bottom w:val="single" w:sz="4" w:space="0" w:color="FFFFFF"/>
              <w:right w:val="single" w:sz="4" w:space="0" w:color="2F75B5"/>
            </w:tcBorders>
            <w:shd w:val="clear" w:color="000000" w:fill="2F75B5"/>
            <w:noWrap/>
            <w:vAlign w:val="center"/>
            <w:hideMark/>
            <w:tcPrChange w:id="4025" w:author="Airat Shigapov" w:date="2021-10-28T17:57:00Z">
              <w:tcPr>
                <w:tcW w:w="3136" w:type="dxa"/>
                <w:tcBorders>
                  <w:top w:val="nil"/>
                  <w:left w:val="single" w:sz="4" w:space="0" w:color="2F75B5"/>
                  <w:bottom w:val="single" w:sz="4" w:space="0" w:color="FFFFFF"/>
                  <w:right w:val="single" w:sz="4" w:space="0" w:color="2F75B5"/>
                </w:tcBorders>
                <w:shd w:val="clear" w:color="000000" w:fill="2F75B5"/>
                <w:noWrap/>
                <w:vAlign w:val="center"/>
                <w:hideMark/>
              </w:tcPr>
            </w:tcPrChange>
          </w:tcPr>
          <w:p w14:paraId="170F633D" w14:textId="77777777" w:rsidR="00881D72" w:rsidRPr="003F3EB6" w:rsidRDefault="00881D72" w:rsidP="00975416">
            <w:pPr>
              <w:spacing w:after="0" w:line="240" w:lineRule="auto"/>
              <w:ind w:firstLineChars="100" w:firstLine="281"/>
              <w:jc w:val="right"/>
              <w:rPr>
                <w:ins w:id="4026" w:author="Airat Shigapov" w:date="2021-10-28T17:52:00Z"/>
                <w:rFonts w:ascii="Times New Roman" w:eastAsia="Times New Roman" w:hAnsi="Times New Roman" w:cs="Times New Roman"/>
                <w:b/>
                <w:bCs/>
                <w:color w:val="FFFFFF"/>
                <w:sz w:val="28"/>
                <w:szCs w:val="28"/>
                <w:lang w:eastAsia="en-AU"/>
                <w:rPrChange w:id="4027" w:author="Airat Shigapov" w:date="2021-10-28T17:56:00Z">
                  <w:rPr>
                    <w:ins w:id="4028" w:author="Airat Shigapov" w:date="2021-10-28T17:52:00Z"/>
                    <w:rFonts w:ascii="Verdana" w:eastAsia="Times New Roman" w:hAnsi="Verdana" w:cs="Arial"/>
                    <w:b/>
                    <w:bCs/>
                    <w:color w:val="FFFFFF"/>
                    <w:sz w:val="20"/>
                    <w:szCs w:val="20"/>
                    <w:lang w:eastAsia="en-AU"/>
                  </w:rPr>
                </w:rPrChange>
              </w:rPr>
            </w:pPr>
            <w:ins w:id="4029" w:author="Airat Shigapov" w:date="2021-10-28T17:52:00Z">
              <w:r w:rsidRPr="003F3EB6">
                <w:rPr>
                  <w:rFonts w:ascii="Times New Roman" w:eastAsia="Times New Roman" w:hAnsi="Times New Roman" w:cs="Times New Roman"/>
                  <w:b/>
                  <w:bCs/>
                  <w:color w:val="FFFFFF"/>
                  <w:sz w:val="28"/>
                  <w:szCs w:val="28"/>
                  <w:lang w:eastAsia="en-AU"/>
                  <w:rPrChange w:id="4030" w:author="Airat Shigapov" w:date="2021-10-28T17:56:00Z">
                    <w:rPr>
                      <w:rFonts w:ascii="Verdana" w:eastAsia="Times New Roman" w:hAnsi="Verdana" w:cs="Arial"/>
                      <w:b/>
                      <w:bCs/>
                      <w:color w:val="FFFFFF"/>
                      <w:sz w:val="20"/>
                      <w:szCs w:val="20"/>
                      <w:lang w:eastAsia="en-AU"/>
                    </w:rPr>
                  </w:rPrChange>
                </w:rPr>
                <w:t>Ожидаемый результат</w:t>
              </w:r>
            </w:ins>
          </w:p>
        </w:tc>
        <w:tc>
          <w:tcPr>
            <w:tcW w:w="6643" w:type="dxa"/>
            <w:tcBorders>
              <w:top w:val="nil"/>
              <w:left w:val="nil"/>
              <w:bottom w:val="single" w:sz="4" w:space="0" w:color="2F75B5"/>
              <w:right w:val="single" w:sz="4" w:space="0" w:color="2F75B5"/>
            </w:tcBorders>
            <w:shd w:val="clear" w:color="auto" w:fill="auto"/>
            <w:noWrap/>
            <w:vAlign w:val="center"/>
            <w:hideMark/>
            <w:tcPrChange w:id="4031" w:author="Airat Shigapov" w:date="2021-10-28T17:57:00Z">
              <w:tcPr>
                <w:tcW w:w="7127" w:type="dxa"/>
                <w:tcBorders>
                  <w:top w:val="nil"/>
                  <w:left w:val="nil"/>
                  <w:bottom w:val="single" w:sz="4" w:space="0" w:color="2F75B5"/>
                  <w:right w:val="single" w:sz="4" w:space="0" w:color="2F75B5"/>
                </w:tcBorders>
                <w:shd w:val="clear" w:color="auto" w:fill="auto"/>
                <w:noWrap/>
                <w:vAlign w:val="center"/>
                <w:hideMark/>
              </w:tcPr>
            </w:tcPrChange>
          </w:tcPr>
          <w:p w14:paraId="445ED647" w14:textId="77777777" w:rsidR="00881D72" w:rsidRPr="003F3EB6" w:rsidRDefault="00881D72" w:rsidP="00975416">
            <w:pPr>
              <w:spacing w:after="0" w:line="240" w:lineRule="auto"/>
              <w:rPr>
                <w:ins w:id="4032" w:author="Airat Shigapov" w:date="2021-10-28T17:52:00Z"/>
                <w:rFonts w:ascii="Times New Roman" w:eastAsia="Times New Roman" w:hAnsi="Times New Roman" w:cs="Times New Roman"/>
                <w:sz w:val="28"/>
                <w:szCs w:val="28"/>
                <w:lang w:eastAsia="en-AU"/>
                <w:rPrChange w:id="4033" w:author="Airat Shigapov" w:date="2021-10-28T17:56:00Z">
                  <w:rPr>
                    <w:ins w:id="4034" w:author="Airat Shigapov" w:date="2021-10-28T17:52:00Z"/>
                    <w:rFonts w:ascii="Arial" w:eastAsia="Times New Roman" w:hAnsi="Arial" w:cs="Arial"/>
                    <w:sz w:val="20"/>
                    <w:szCs w:val="20"/>
                    <w:lang w:eastAsia="en-AU"/>
                  </w:rPr>
                </w:rPrChange>
              </w:rPr>
            </w:pPr>
            <w:ins w:id="4035" w:author="Airat Shigapov" w:date="2021-10-28T17:52:00Z">
              <w:r w:rsidRPr="003F3EB6">
                <w:rPr>
                  <w:rFonts w:ascii="Times New Roman" w:eastAsia="Times New Roman" w:hAnsi="Times New Roman" w:cs="Times New Roman"/>
                  <w:sz w:val="28"/>
                  <w:szCs w:val="28"/>
                  <w:lang w:eastAsia="en-AU"/>
                  <w:rPrChange w:id="4036" w:author="Airat Shigapov" w:date="2021-10-28T17:56:00Z">
                    <w:rPr>
                      <w:rFonts w:ascii="Arial" w:eastAsia="Times New Roman" w:hAnsi="Arial" w:cs="Arial"/>
                      <w:sz w:val="20"/>
                      <w:szCs w:val="20"/>
                      <w:lang w:eastAsia="en-AU"/>
                    </w:rPr>
                  </w:rPrChange>
                </w:rPr>
                <w:t>Сообщение об успешном оформлении заказа</w:t>
              </w:r>
            </w:ins>
          </w:p>
        </w:tc>
      </w:tr>
      <w:tr w:rsidR="00881D72" w:rsidRPr="00B8355A" w14:paraId="28D46669" w14:textId="77777777" w:rsidTr="003F3EB6">
        <w:trPr>
          <w:trHeight w:val="557"/>
          <w:ins w:id="4037" w:author="Airat Shigapov" w:date="2021-10-28T17:52:00Z"/>
          <w:trPrChange w:id="4038" w:author="Airat Shigapov" w:date="2021-10-28T17:57:00Z">
            <w:trPr>
              <w:trHeight w:val="499"/>
            </w:trPr>
          </w:trPrChange>
        </w:trPr>
        <w:tc>
          <w:tcPr>
            <w:tcW w:w="2922" w:type="dxa"/>
            <w:tcBorders>
              <w:top w:val="nil"/>
              <w:left w:val="single" w:sz="4" w:space="0" w:color="2F75B5"/>
              <w:bottom w:val="single" w:sz="4" w:space="0" w:color="FFFFFF"/>
              <w:right w:val="single" w:sz="4" w:space="0" w:color="2F75B5"/>
            </w:tcBorders>
            <w:shd w:val="clear" w:color="000000" w:fill="2F75B5"/>
            <w:noWrap/>
            <w:vAlign w:val="center"/>
            <w:hideMark/>
            <w:tcPrChange w:id="4039" w:author="Airat Shigapov" w:date="2021-10-28T17:57:00Z">
              <w:tcPr>
                <w:tcW w:w="3136" w:type="dxa"/>
                <w:tcBorders>
                  <w:top w:val="nil"/>
                  <w:left w:val="single" w:sz="4" w:space="0" w:color="2F75B5"/>
                  <w:bottom w:val="single" w:sz="4" w:space="0" w:color="FFFFFF"/>
                  <w:right w:val="single" w:sz="4" w:space="0" w:color="2F75B5"/>
                </w:tcBorders>
                <w:shd w:val="clear" w:color="000000" w:fill="2F75B5"/>
                <w:noWrap/>
                <w:vAlign w:val="center"/>
                <w:hideMark/>
              </w:tcPr>
            </w:tcPrChange>
          </w:tcPr>
          <w:p w14:paraId="4D7E52B4" w14:textId="77777777" w:rsidR="00881D72" w:rsidRPr="003F3EB6" w:rsidRDefault="00881D72" w:rsidP="00975416">
            <w:pPr>
              <w:spacing w:after="0" w:line="240" w:lineRule="auto"/>
              <w:ind w:firstLineChars="100" w:firstLine="281"/>
              <w:jc w:val="right"/>
              <w:rPr>
                <w:ins w:id="4040" w:author="Airat Shigapov" w:date="2021-10-28T17:52:00Z"/>
                <w:rFonts w:ascii="Times New Roman" w:eastAsia="Times New Roman" w:hAnsi="Times New Roman" w:cs="Times New Roman"/>
                <w:b/>
                <w:bCs/>
                <w:color w:val="FFFFFF"/>
                <w:sz w:val="28"/>
                <w:szCs w:val="28"/>
                <w:lang w:eastAsia="en-AU"/>
                <w:rPrChange w:id="4041" w:author="Airat Shigapov" w:date="2021-10-28T17:56:00Z">
                  <w:rPr>
                    <w:ins w:id="4042" w:author="Airat Shigapov" w:date="2021-10-28T17:52:00Z"/>
                    <w:rFonts w:ascii="Verdana" w:eastAsia="Times New Roman" w:hAnsi="Verdana" w:cs="Arial"/>
                    <w:b/>
                    <w:bCs/>
                    <w:color w:val="FFFFFF"/>
                    <w:sz w:val="20"/>
                    <w:szCs w:val="20"/>
                    <w:lang w:eastAsia="en-AU"/>
                  </w:rPr>
                </w:rPrChange>
              </w:rPr>
            </w:pPr>
            <w:ins w:id="4043" w:author="Airat Shigapov" w:date="2021-10-28T17:52:00Z">
              <w:r w:rsidRPr="003F3EB6">
                <w:rPr>
                  <w:rFonts w:ascii="Times New Roman" w:eastAsia="Times New Roman" w:hAnsi="Times New Roman" w:cs="Times New Roman"/>
                  <w:b/>
                  <w:bCs/>
                  <w:color w:val="FFFFFF"/>
                  <w:sz w:val="28"/>
                  <w:szCs w:val="28"/>
                  <w:lang w:eastAsia="en-AU"/>
                  <w:rPrChange w:id="4044" w:author="Airat Shigapov" w:date="2021-10-28T17:56:00Z">
                    <w:rPr>
                      <w:rFonts w:ascii="Verdana" w:eastAsia="Times New Roman" w:hAnsi="Verdana" w:cs="Arial"/>
                      <w:b/>
                      <w:bCs/>
                      <w:color w:val="FFFFFF"/>
                      <w:sz w:val="20"/>
                      <w:szCs w:val="20"/>
                      <w:lang w:eastAsia="en-AU"/>
                    </w:rPr>
                  </w:rPrChange>
                </w:rPr>
                <w:t>Фактический результат</w:t>
              </w:r>
            </w:ins>
          </w:p>
        </w:tc>
        <w:tc>
          <w:tcPr>
            <w:tcW w:w="6643" w:type="dxa"/>
            <w:tcBorders>
              <w:top w:val="nil"/>
              <w:left w:val="nil"/>
              <w:bottom w:val="single" w:sz="4" w:space="0" w:color="2F75B5"/>
              <w:right w:val="single" w:sz="4" w:space="0" w:color="2F75B5"/>
            </w:tcBorders>
            <w:shd w:val="clear" w:color="auto" w:fill="auto"/>
            <w:noWrap/>
            <w:vAlign w:val="center"/>
            <w:hideMark/>
            <w:tcPrChange w:id="4045" w:author="Airat Shigapov" w:date="2021-10-28T17:57:00Z">
              <w:tcPr>
                <w:tcW w:w="7127" w:type="dxa"/>
                <w:tcBorders>
                  <w:top w:val="nil"/>
                  <w:left w:val="nil"/>
                  <w:bottom w:val="single" w:sz="4" w:space="0" w:color="2F75B5"/>
                  <w:right w:val="single" w:sz="4" w:space="0" w:color="2F75B5"/>
                </w:tcBorders>
                <w:shd w:val="clear" w:color="auto" w:fill="auto"/>
                <w:noWrap/>
                <w:vAlign w:val="center"/>
                <w:hideMark/>
              </w:tcPr>
            </w:tcPrChange>
          </w:tcPr>
          <w:p w14:paraId="02379178" w14:textId="77777777" w:rsidR="00881D72" w:rsidRPr="003F3EB6" w:rsidRDefault="00881D72" w:rsidP="00975416">
            <w:pPr>
              <w:spacing w:after="0" w:line="240" w:lineRule="auto"/>
              <w:rPr>
                <w:ins w:id="4046" w:author="Airat Shigapov" w:date="2021-10-28T17:52:00Z"/>
                <w:rFonts w:ascii="Times New Roman" w:eastAsia="Times New Roman" w:hAnsi="Times New Roman" w:cs="Times New Roman"/>
                <w:sz w:val="28"/>
                <w:szCs w:val="28"/>
                <w:lang w:eastAsia="en-AU"/>
                <w:rPrChange w:id="4047" w:author="Airat Shigapov" w:date="2021-10-28T17:56:00Z">
                  <w:rPr>
                    <w:ins w:id="4048" w:author="Airat Shigapov" w:date="2021-10-28T17:52:00Z"/>
                    <w:rFonts w:ascii="Arial" w:eastAsia="Times New Roman" w:hAnsi="Arial" w:cs="Arial"/>
                    <w:sz w:val="20"/>
                    <w:szCs w:val="20"/>
                    <w:lang w:eastAsia="en-AU"/>
                  </w:rPr>
                </w:rPrChange>
              </w:rPr>
            </w:pPr>
            <w:ins w:id="4049" w:author="Airat Shigapov" w:date="2021-10-28T17:52:00Z">
              <w:r w:rsidRPr="003F3EB6">
                <w:rPr>
                  <w:rFonts w:ascii="Times New Roman" w:eastAsia="Times New Roman" w:hAnsi="Times New Roman" w:cs="Times New Roman"/>
                  <w:sz w:val="28"/>
                  <w:szCs w:val="28"/>
                  <w:lang w:eastAsia="en-AU"/>
                  <w:rPrChange w:id="4050" w:author="Airat Shigapov" w:date="2021-10-28T17:56:00Z">
                    <w:rPr>
                      <w:rFonts w:ascii="Arial" w:eastAsia="Times New Roman" w:hAnsi="Arial" w:cs="Arial"/>
                      <w:sz w:val="20"/>
                      <w:szCs w:val="20"/>
                      <w:lang w:eastAsia="en-AU"/>
                    </w:rPr>
                  </w:rPrChange>
                </w:rPr>
                <w:t>Сообщение об успешном оформлении заказа</w:t>
              </w:r>
            </w:ins>
          </w:p>
        </w:tc>
      </w:tr>
      <w:tr w:rsidR="00881D72" w:rsidRPr="007A3A06" w14:paraId="0FACCC62" w14:textId="77777777" w:rsidTr="003F3EB6">
        <w:trPr>
          <w:trHeight w:val="557"/>
          <w:ins w:id="4051" w:author="Airat Shigapov" w:date="2021-10-28T17:52:00Z"/>
          <w:trPrChange w:id="4052" w:author="Airat Shigapov" w:date="2021-10-28T17:57:00Z">
            <w:trPr>
              <w:trHeight w:val="499"/>
            </w:trPr>
          </w:trPrChange>
        </w:trPr>
        <w:tc>
          <w:tcPr>
            <w:tcW w:w="2922" w:type="dxa"/>
            <w:tcBorders>
              <w:top w:val="nil"/>
              <w:left w:val="single" w:sz="4" w:space="0" w:color="2F75B5"/>
              <w:bottom w:val="single" w:sz="4" w:space="0" w:color="FFFFFF"/>
              <w:right w:val="single" w:sz="4" w:space="0" w:color="2F75B5"/>
            </w:tcBorders>
            <w:shd w:val="clear" w:color="000000" w:fill="2F75B5"/>
            <w:noWrap/>
            <w:vAlign w:val="center"/>
            <w:hideMark/>
            <w:tcPrChange w:id="4053" w:author="Airat Shigapov" w:date="2021-10-28T17:57:00Z">
              <w:tcPr>
                <w:tcW w:w="3136" w:type="dxa"/>
                <w:tcBorders>
                  <w:top w:val="nil"/>
                  <w:left w:val="single" w:sz="4" w:space="0" w:color="2F75B5"/>
                  <w:bottom w:val="single" w:sz="4" w:space="0" w:color="FFFFFF"/>
                  <w:right w:val="single" w:sz="4" w:space="0" w:color="2F75B5"/>
                </w:tcBorders>
                <w:shd w:val="clear" w:color="000000" w:fill="2F75B5"/>
                <w:noWrap/>
                <w:vAlign w:val="center"/>
                <w:hideMark/>
              </w:tcPr>
            </w:tcPrChange>
          </w:tcPr>
          <w:p w14:paraId="77699E5D" w14:textId="77777777" w:rsidR="00881D72" w:rsidRPr="003F3EB6" w:rsidRDefault="00881D72" w:rsidP="00975416">
            <w:pPr>
              <w:spacing w:after="0" w:line="240" w:lineRule="auto"/>
              <w:ind w:firstLineChars="100" w:firstLine="281"/>
              <w:jc w:val="right"/>
              <w:rPr>
                <w:ins w:id="4054" w:author="Airat Shigapov" w:date="2021-10-28T17:52:00Z"/>
                <w:rFonts w:ascii="Times New Roman" w:eastAsia="Times New Roman" w:hAnsi="Times New Roman" w:cs="Times New Roman"/>
                <w:b/>
                <w:bCs/>
                <w:color w:val="FFFFFF"/>
                <w:sz w:val="28"/>
                <w:szCs w:val="28"/>
                <w:lang w:eastAsia="en-AU"/>
                <w:rPrChange w:id="4055" w:author="Airat Shigapov" w:date="2021-10-28T17:56:00Z">
                  <w:rPr>
                    <w:ins w:id="4056" w:author="Airat Shigapov" w:date="2021-10-28T17:52:00Z"/>
                    <w:rFonts w:ascii="Verdana" w:eastAsia="Times New Roman" w:hAnsi="Verdana" w:cs="Arial"/>
                    <w:b/>
                    <w:bCs/>
                    <w:color w:val="FFFFFF"/>
                    <w:sz w:val="20"/>
                    <w:szCs w:val="20"/>
                    <w:lang w:eastAsia="en-AU"/>
                  </w:rPr>
                </w:rPrChange>
              </w:rPr>
            </w:pPr>
            <w:ins w:id="4057" w:author="Airat Shigapov" w:date="2021-10-28T17:52:00Z">
              <w:r w:rsidRPr="003F3EB6">
                <w:rPr>
                  <w:rFonts w:ascii="Times New Roman" w:eastAsia="Times New Roman" w:hAnsi="Times New Roman" w:cs="Times New Roman"/>
                  <w:b/>
                  <w:bCs/>
                  <w:color w:val="FFFFFF"/>
                  <w:sz w:val="28"/>
                  <w:szCs w:val="28"/>
                  <w:lang w:eastAsia="en-AU"/>
                  <w:rPrChange w:id="4058" w:author="Airat Shigapov" w:date="2021-10-28T17:56:00Z">
                    <w:rPr>
                      <w:rFonts w:ascii="Verdana" w:eastAsia="Times New Roman" w:hAnsi="Verdana" w:cs="Arial"/>
                      <w:b/>
                      <w:bCs/>
                      <w:color w:val="FFFFFF"/>
                      <w:sz w:val="20"/>
                      <w:szCs w:val="20"/>
                      <w:lang w:eastAsia="en-AU"/>
                    </w:rPr>
                  </w:rPrChange>
                </w:rPr>
                <w:t>Предпосылки</w:t>
              </w:r>
            </w:ins>
          </w:p>
        </w:tc>
        <w:tc>
          <w:tcPr>
            <w:tcW w:w="6643" w:type="dxa"/>
            <w:tcBorders>
              <w:top w:val="nil"/>
              <w:left w:val="nil"/>
              <w:bottom w:val="single" w:sz="4" w:space="0" w:color="2F75B5"/>
              <w:right w:val="single" w:sz="4" w:space="0" w:color="2F75B5"/>
            </w:tcBorders>
            <w:shd w:val="clear" w:color="auto" w:fill="auto"/>
            <w:noWrap/>
            <w:vAlign w:val="center"/>
            <w:hideMark/>
            <w:tcPrChange w:id="4059" w:author="Airat Shigapov" w:date="2021-10-28T17:57:00Z">
              <w:tcPr>
                <w:tcW w:w="7127" w:type="dxa"/>
                <w:tcBorders>
                  <w:top w:val="nil"/>
                  <w:left w:val="nil"/>
                  <w:bottom w:val="single" w:sz="4" w:space="0" w:color="2F75B5"/>
                  <w:right w:val="single" w:sz="4" w:space="0" w:color="2F75B5"/>
                </w:tcBorders>
                <w:shd w:val="clear" w:color="auto" w:fill="auto"/>
                <w:noWrap/>
                <w:vAlign w:val="center"/>
                <w:hideMark/>
              </w:tcPr>
            </w:tcPrChange>
          </w:tcPr>
          <w:p w14:paraId="29ED4CEC" w14:textId="77777777" w:rsidR="00881D72" w:rsidRPr="003F3EB6" w:rsidRDefault="00881D72" w:rsidP="00975416">
            <w:pPr>
              <w:spacing w:after="0" w:line="240" w:lineRule="auto"/>
              <w:rPr>
                <w:ins w:id="4060" w:author="Airat Shigapov" w:date="2021-10-28T17:52:00Z"/>
                <w:rFonts w:ascii="Times New Roman" w:eastAsia="Times New Roman" w:hAnsi="Times New Roman" w:cs="Times New Roman"/>
                <w:sz w:val="28"/>
                <w:szCs w:val="28"/>
                <w:lang w:eastAsia="en-AU"/>
                <w:rPrChange w:id="4061" w:author="Airat Shigapov" w:date="2021-10-28T17:56:00Z">
                  <w:rPr>
                    <w:ins w:id="4062" w:author="Airat Shigapov" w:date="2021-10-28T17:52:00Z"/>
                    <w:rFonts w:ascii="Arial" w:eastAsia="Times New Roman" w:hAnsi="Arial" w:cs="Arial"/>
                    <w:sz w:val="20"/>
                    <w:szCs w:val="20"/>
                    <w:lang w:eastAsia="en-AU"/>
                  </w:rPr>
                </w:rPrChange>
              </w:rPr>
            </w:pPr>
            <w:ins w:id="4063" w:author="Airat Shigapov" w:date="2021-10-28T17:52:00Z">
              <w:r w:rsidRPr="003F3EB6">
                <w:rPr>
                  <w:rFonts w:ascii="Times New Roman" w:eastAsia="Times New Roman" w:hAnsi="Times New Roman" w:cs="Times New Roman"/>
                  <w:sz w:val="28"/>
                  <w:szCs w:val="28"/>
                  <w:lang w:val="en-AU" w:eastAsia="en-AU"/>
                  <w:rPrChange w:id="4064" w:author="Airat Shigapov" w:date="2021-10-28T17:56:00Z">
                    <w:rPr>
                      <w:rFonts w:ascii="Arial" w:eastAsia="Times New Roman" w:hAnsi="Arial" w:cs="Arial"/>
                      <w:sz w:val="20"/>
                      <w:szCs w:val="20"/>
                      <w:lang w:val="en-AU" w:eastAsia="en-AU"/>
                    </w:rPr>
                  </w:rPrChange>
                </w:rPr>
                <w:t> </w:t>
              </w:r>
              <w:r w:rsidRPr="003F3EB6">
                <w:rPr>
                  <w:rFonts w:ascii="Times New Roman" w:eastAsia="Times New Roman" w:hAnsi="Times New Roman" w:cs="Times New Roman"/>
                  <w:sz w:val="28"/>
                  <w:szCs w:val="28"/>
                  <w:lang w:eastAsia="en-AU"/>
                  <w:rPrChange w:id="4065" w:author="Airat Shigapov" w:date="2021-10-28T17:56:00Z">
                    <w:rPr>
                      <w:rFonts w:ascii="Arial" w:eastAsia="Times New Roman" w:hAnsi="Arial" w:cs="Arial"/>
                      <w:sz w:val="20"/>
                      <w:szCs w:val="20"/>
                      <w:lang w:eastAsia="en-AU"/>
                    </w:rPr>
                  </w:rPrChange>
                </w:rPr>
                <w:t>Запустить программу</w:t>
              </w:r>
            </w:ins>
          </w:p>
        </w:tc>
      </w:tr>
      <w:tr w:rsidR="00881D72" w:rsidRPr="003A33D0" w14:paraId="33632215" w14:textId="77777777" w:rsidTr="003F3EB6">
        <w:trPr>
          <w:trHeight w:val="557"/>
          <w:ins w:id="4066" w:author="Airat Shigapov" w:date="2021-10-28T17:52:00Z"/>
          <w:trPrChange w:id="4067" w:author="Airat Shigapov" w:date="2021-10-28T17:57:00Z">
            <w:trPr>
              <w:trHeight w:val="499"/>
            </w:trPr>
          </w:trPrChange>
        </w:trPr>
        <w:tc>
          <w:tcPr>
            <w:tcW w:w="2922" w:type="dxa"/>
            <w:tcBorders>
              <w:top w:val="nil"/>
              <w:left w:val="single" w:sz="4" w:space="0" w:color="2F75B5"/>
              <w:bottom w:val="single" w:sz="4" w:space="0" w:color="FFFFFF"/>
              <w:right w:val="single" w:sz="4" w:space="0" w:color="2F75B5"/>
            </w:tcBorders>
            <w:shd w:val="clear" w:color="000000" w:fill="2F75B5"/>
            <w:noWrap/>
            <w:vAlign w:val="center"/>
            <w:hideMark/>
            <w:tcPrChange w:id="4068" w:author="Airat Shigapov" w:date="2021-10-28T17:57:00Z">
              <w:tcPr>
                <w:tcW w:w="3136" w:type="dxa"/>
                <w:tcBorders>
                  <w:top w:val="nil"/>
                  <w:left w:val="single" w:sz="4" w:space="0" w:color="2F75B5"/>
                  <w:bottom w:val="single" w:sz="4" w:space="0" w:color="FFFFFF"/>
                  <w:right w:val="single" w:sz="4" w:space="0" w:color="2F75B5"/>
                </w:tcBorders>
                <w:shd w:val="clear" w:color="000000" w:fill="2F75B5"/>
                <w:noWrap/>
                <w:vAlign w:val="center"/>
                <w:hideMark/>
              </w:tcPr>
            </w:tcPrChange>
          </w:tcPr>
          <w:p w14:paraId="73298C7D" w14:textId="77777777" w:rsidR="00881D72" w:rsidRPr="003F3EB6" w:rsidRDefault="00881D72" w:rsidP="00975416">
            <w:pPr>
              <w:spacing w:after="0" w:line="240" w:lineRule="auto"/>
              <w:ind w:firstLineChars="100" w:firstLine="281"/>
              <w:jc w:val="right"/>
              <w:rPr>
                <w:ins w:id="4069" w:author="Airat Shigapov" w:date="2021-10-28T17:52:00Z"/>
                <w:rFonts w:ascii="Times New Roman" w:eastAsia="Times New Roman" w:hAnsi="Times New Roman" w:cs="Times New Roman"/>
                <w:b/>
                <w:bCs/>
                <w:color w:val="FFFFFF"/>
                <w:sz w:val="28"/>
                <w:szCs w:val="28"/>
                <w:lang w:eastAsia="en-AU"/>
                <w:rPrChange w:id="4070" w:author="Airat Shigapov" w:date="2021-10-28T17:56:00Z">
                  <w:rPr>
                    <w:ins w:id="4071" w:author="Airat Shigapov" w:date="2021-10-28T17:52:00Z"/>
                    <w:rFonts w:ascii="Verdana" w:eastAsia="Times New Roman" w:hAnsi="Verdana" w:cs="Arial"/>
                    <w:b/>
                    <w:bCs/>
                    <w:color w:val="FFFFFF"/>
                    <w:sz w:val="20"/>
                    <w:szCs w:val="20"/>
                    <w:lang w:eastAsia="en-AU"/>
                  </w:rPr>
                </w:rPrChange>
              </w:rPr>
            </w:pPr>
            <w:ins w:id="4072" w:author="Airat Shigapov" w:date="2021-10-28T17:52:00Z">
              <w:r w:rsidRPr="003F3EB6">
                <w:rPr>
                  <w:rFonts w:ascii="Times New Roman" w:eastAsia="Times New Roman" w:hAnsi="Times New Roman" w:cs="Times New Roman"/>
                  <w:b/>
                  <w:bCs/>
                  <w:color w:val="FFFFFF"/>
                  <w:sz w:val="28"/>
                  <w:szCs w:val="28"/>
                  <w:lang w:eastAsia="en-AU"/>
                  <w:rPrChange w:id="4073" w:author="Airat Shigapov" w:date="2021-10-28T17:56:00Z">
                    <w:rPr>
                      <w:rFonts w:ascii="Verdana" w:eastAsia="Times New Roman" w:hAnsi="Verdana" w:cs="Arial"/>
                      <w:b/>
                      <w:bCs/>
                      <w:color w:val="FFFFFF"/>
                      <w:sz w:val="20"/>
                      <w:szCs w:val="20"/>
                      <w:lang w:eastAsia="en-AU"/>
                    </w:rPr>
                  </w:rPrChange>
                </w:rPr>
                <w:t>Постусловия</w:t>
              </w:r>
            </w:ins>
          </w:p>
        </w:tc>
        <w:tc>
          <w:tcPr>
            <w:tcW w:w="6643" w:type="dxa"/>
            <w:tcBorders>
              <w:top w:val="nil"/>
              <w:left w:val="nil"/>
              <w:bottom w:val="single" w:sz="4" w:space="0" w:color="2F75B5"/>
              <w:right w:val="single" w:sz="4" w:space="0" w:color="2F75B5"/>
            </w:tcBorders>
            <w:shd w:val="clear" w:color="auto" w:fill="auto"/>
            <w:noWrap/>
            <w:vAlign w:val="center"/>
            <w:hideMark/>
            <w:tcPrChange w:id="4074" w:author="Airat Shigapov" w:date="2021-10-28T17:57:00Z">
              <w:tcPr>
                <w:tcW w:w="7127" w:type="dxa"/>
                <w:tcBorders>
                  <w:top w:val="nil"/>
                  <w:left w:val="nil"/>
                  <w:bottom w:val="single" w:sz="4" w:space="0" w:color="2F75B5"/>
                  <w:right w:val="single" w:sz="4" w:space="0" w:color="2F75B5"/>
                </w:tcBorders>
                <w:shd w:val="clear" w:color="auto" w:fill="auto"/>
                <w:noWrap/>
                <w:vAlign w:val="center"/>
                <w:hideMark/>
              </w:tcPr>
            </w:tcPrChange>
          </w:tcPr>
          <w:p w14:paraId="1BFF7CCA" w14:textId="77777777" w:rsidR="00881D72" w:rsidRPr="003F3EB6" w:rsidRDefault="00881D72" w:rsidP="00975416">
            <w:pPr>
              <w:spacing w:after="0" w:line="240" w:lineRule="auto"/>
              <w:rPr>
                <w:ins w:id="4075" w:author="Airat Shigapov" w:date="2021-10-28T17:52:00Z"/>
                <w:rFonts w:ascii="Times New Roman" w:eastAsia="Times New Roman" w:hAnsi="Times New Roman" w:cs="Times New Roman"/>
                <w:sz w:val="28"/>
                <w:szCs w:val="28"/>
                <w:lang w:eastAsia="en-AU"/>
                <w:rPrChange w:id="4076" w:author="Airat Shigapov" w:date="2021-10-28T17:56:00Z">
                  <w:rPr>
                    <w:ins w:id="4077" w:author="Airat Shigapov" w:date="2021-10-28T17:52:00Z"/>
                    <w:rFonts w:ascii="Arial" w:eastAsia="Times New Roman" w:hAnsi="Arial" w:cs="Arial"/>
                    <w:sz w:val="20"/>
                    <w:szCs w:val="20"/>
                    <w:lang w:eastAsia="en-AU"/>
                  </w:rPr>
                </w:rPrChange>
              </w:rPr>
            </w:pPr>
            <w:ins w:id="4078" w:author="Airat Shigapov" w:date="2021-10-28T17:52:00Z">
              <w:r w:rsidRPr="003F3EB6">
                <w:rPr>
                  <w:rFonts w:ascii="Times New Roman" w:eastAsia="Times New Roman" w:hAnsi="Times New Roman" w:cs="Times New Roman"/>
                  <w:sz w:val="28"/>
                  <w:szCs w:val="28"/>
                  <w:lang w:val="en-AU" w:eastAsia="en-AU"/>
                  <w:rPrChange w:id="4079" w:author="Airat Shigapov" w:date="2021-10-28T17:56:00Z">
                    <w:rPr>
                      <w:rFonts w:ascii="Arial" w:eastAsia="Times New Roman" w:hAnsi="Arial" w:cs="Arial"/>
                      <w:sz w:val="20"/>
                      <w:szCs w:val="20"/>
                      <w:lang w:val="en-AU" w:eastAsia="en-AU"/>
                    </w:rPr>
                  </w:rPrChange>
                </w:rPr>
                <w:t> </w:t>
              </w:r>
              <w:r w:rsidRPr="003F3EB6">
                <w:rPr>
                  <w:rFonts w:ascii="Times New Roman" w:eastAsia="Times New Roman" w:hAnsi="Times New Roman" w:cs="Times New Roman"/>
                  <w:sz w:val="28"/>
                  <w:szCs w:val="28"/>
                  <w:lang w:eastAsia="en-AU"/>
                  <w:rPrChange w:id="4080" w:author="Airat Shigapov" w:date="2021-10-28T17:56:00Z">
                    <w:rPr>
                      <w:rFonts w:ascii="Arial" w:eastAsia="Times New Roman" w:hAnsi="Arial" w:cs="Arial"/>
                      <w:sz w:val="20"/>
                      <w:szCs w:val="20"/>
                      <w:lang w:eastAsia="en-AU"/>
                    </w:rPr>
                  </w:rPrChange>
                </w:rPr>
                <w:t>Возврат на главную страницу</w:t>
              </w:r>
            </w:ins>
          </w:p>
        </w:tc>
      </w:tr>
      <w:tr w:rsidR="00881D72" w:rsidRPr="007A3A06" w14:paraId="0A7E630E" w14:textId="77777777" w:rsidTr="003F3EB6">
        <w:trPr>
          <w:trHeight w:val="557"/>
          <w:ins w:id="4081" w:author="Airat Shigapov" w:date="2021-10-28T17:52:00Z"/>
          <w:trPrChange w:id="4082" w:author="Airat Shigapov" w:date="2021-10-28T17:57:00Z">
            <w:trPr>
              <w:trHeight w:val="499"/>
            </w:trPr>
          </w:trPrChange>
        </w:trPr>
        <w:tc>
          <w:tcPr>
            <w:tcW w:w="2922" w:type="dxa"/>
            <w:tcBorders>
              <w:top w:val="nil"/>
              <w:left w:val="single" w:sz="4" w:space="0" w:color="2F75B5"/>
              <w:bottom w:val="single" w:sz="4" w:space="0" w:color="FFFFFF"/>
              <w:right w:val="single" w:sz="4" w:space="0" w:color="2F75B5"/>
            </w:tcBorders>
            <w:shd w:val="clear" w:color="000000" w:fill="2F75B5"/>
            <w:noWrap/>
            <w:vAlign w:val="center"/>
            <w:hideMark/>
            <w:tcPrChange w:id="4083" w:author="Airat Shigapov" w:date="2021-10-28T17:57:00Z">
              <w:tcPr>
                <w:tcW w:w="3136" w:type="dxa"/>
                <w:tcBorders>
                  <w:top w:val="nil"/>
                  <w:left w:val="single" w:sz="4" w:space="0" w:color="2F75B5"/>
                  <w:bottom w:val="single" w:sz="4" w:space="0" w:color="FFFFFF"/>
                  <w:right w:val="single" w:sz="4" w:space="0" w:color="2F75B5"/>
                </w:tcBorders>
                <w:shd w:val="clear" w:color="000000" w:fill="2F75B5"/>
                <w:noWrap/>
                <w:vAlign w:val="center"/>
                <w:hideMark/>
              </w:tcPr>
            </w:tcPrChange>
          </w:tcPr>
          <w:p w14:paraId="7D1F4B27" w14:textId="77777777" w:rsidR="00881D72" w:rsidRPr="003F3EB6" w:rsidRDefault="00881D72" w:rsidP="00975416">
            <w:pPr>
              <w:spacing w:after="0" w:line="240" w:lineRule="auto"/>
              <w:ind w:firstLineChars="100" w:firstLine="281"/>
              <w:jc w:val="right"/>
              <w:rPr>
                <w:ins w:id="4084" w:author="Airat Shigapov" w:date="2021-10-28T17:52:00Z"/>
                <w:rFonts w:ascii="Times New Roman" w:eastAsia="Times New Roman" w:hAnsi="Times New Roman" w:cs="Times New Roman"/>
                <w:b/>
                <w:bCs/>
                <w:color w:val="FFFFFF"/>
                <w:sz w:val="28"/>
                <w:szCs w:val="28"/>
                <w:lang w:eastAsia="en-AU"/>
                <w:rPrChange w:id="4085" w:author="Airat Shigapov" w:date="2021-10-28T17:56:00Z">
                  <w:rPr>
                    <w:ins w:id="4086" w:author="Airat Shigapov" w:date="2021-10-28T17:52:00Z"/>
                    <w:rFonts w:ascii="Verdana" w:eastAsia="Times New Roman" w:hAnsi="Verdana" w:cs="Arial"/>
                    <w:b/>
                    <w:bCs/>
                    <w:color w:val="FFFFFF"/>
                    <w:sz w:val="20"/>
                    <w:szCs w:val="20"/>
                    <w:lang w:eastAsia="en-AU"/>
                  </w:rPr>
                </w:rPrChange>
              </w:rPr>
            </w:pPr>
            <w:ins w:id="4087" w:author="Airat Shigapov" w:date="2021-10-28T17:52:00Z">
              <w:r w:rsidRPr="003F3EB6">
                <w:rPr>
                  <w:rFonts w:ascii="Times New Roman" w:eastAsia="Times New Roman" w:hAnsi="Times New Roman" w:cs="Times New Roman"/>
                  <w:b/>
                  <w:bCs/>
                  <w:color w:val="FFFFFF"/>
                  <w:sz w:val="28"/>
                  <w:szCs w:val="28"/>
                  <w:lang w:eastAsia="en-AU"/>
                  <w:rPrChange w:id="4088" w:author="Airat Shigapov" w:date="2021-10-28T17:56:00Z">
                    <w:rPr>
                      <w:rFonts w:ascii="Verdana" w:eastAsia="Times New Roman" w:hAnsi="Verdana" w:cs="Arial"/>
                      <w:b/>
                      <w:bCs/>
                      <w:color w:val="FFFFFF"/>
                      <w:sz w:val="20"/>
                      <w:szCs w:val="20"/>
                      <w:lang w:eastAsia="en-AU"/>
                    </w:rPr>
                  </w:rPrChange>
                </w:rPr>
                <w:t>Статус</w:t>
              </w:r>
              <w:r w:rsidRPr="003F3EB6">
                <w:rPr>
                  <w:rFonts w:ascii="Times New Roman" w:eastAsia="Times New Roman" w:hAnsi="Times New Roman" w:cs="Times New Roman"/>
                  <w:b/>
                  <w:bCs/>
                  <w:color w:val="FFFFFF"/>
                  <w:sz w:val="28"/>
                  <w:szCs w:val="28"/>
                  <w:lang w:eastAsia="en-AU"/>
                  <w:rPrChange w:id="4089" w:author="Airat Shigapov" w:date="2021-10-28T17:56:00Z">
                    <w:rPr>
                      <w:rFonts w:ascii="Verdana" w:eastAsia="Times New Roman" w:hAnsi="Verdana" w:cs="Arial"/>
                      <w:b/>
                      <w:bCs/>
                      <w:color w:val="FFFFFF"/>
                      <w:sz w:val="20"/>
                      <w:szCs w:val="20"/>
                      <w:lang w:eastAsia="en-AU"/>
                    </w:rPr>
                  </w:rPrChange>
                </w:rPr>
                <w:br/>
                <w:t>(</w:t>
              </w:r>
              <w:proofErr w:type="spellStart"/>
              <w:r w:rsidRPr="003F3EB6">
                <w:rPr>
                  <w:rFonts w:ascii="Times New Roman" w:eastAsia="Times New Roman" w:hAnsi="Times New Roman" w:cs="Times New Roman"/>
                  <w:b/>
                  <w:bCs/>
                  <w:color w:val="FFFFFF"/>
                  <w:sz w:val="28"/>
                  <w:szCs w:val="28"/>
                  <w:lang w:eastAsia="en-AU"/>
                  <w:rPrChange w:id="4090" w:author="Airat Shigapov" w:date="2021-10-28T17:56:00Z">
                    <w:rPr>
                      <w:rFonts w:ascii="Verdana" w:eastAsia="Times New Roman" w:hAnsi="Verdana" w:cs="Arial"/>
                      <w:b/>
                      <w:bCs/>
                      <w:color w:val="FFFFFF"/>
                      <w:sz w:val="20"/>
                      <w:szCs w:val="20"/>
                      <w:lang w:eastAsia="en-AU"/>
                    </w:rPr>
                  </w:rPrChange>
                </w:rPr>
                <w:t>Pass</w:t>
              </w:r>
              <w:proofErr w:type="spellEnd"/>
              <w:r w:rsidRPr="003F3EB6">
                <w:rPr>
                  <w:rFonts w:ascii="Times New Roman" w:eastAsia="Times New Roman" w:hAnsi="Times New Roman" w:cs="Times New Roman"/>
                  <w:b/>
                  <w:bCs/>
                  <w:color w:val="FFFFFF"/>
                  <w:sz w:val="28"/>
                  <w:szCs w:val="28"/>
                  <w:lang w:eastAsia="en-AU"/>
                  <w:rPrChange w:id="4091" w:author="Airat Shigapov" w:date="2021-10-28T17:56:00Z">
                    <w:rPr>
                      <w:rFonts w:ascii="Verdana" w:eastAsia="Times New Roman" w:hAnsi="Verdana" w:cs="Arial"/>
                      <w:b/>
                      <w:bCs/>
                      <w:color w:val="FFFFFF"/>
                      <w:sz w:val="20"/>
                      <w:szCs w:val="20"/>
                      <w:lang w:eastAsia="en-AU"/>
                    </w:rPr>
                  </w:rPrChange>
                </w:rPr>
                <w:t>/</w:t>
              </w:r>
              <w:proofErr w:type="spellStart"/>
              <w:r w:rsidRPr="003F3EB6">
                <w:rPr>
                  <w:rFonts w:ascii="Times New Roman" w:eastAsia="Times New Roman" w:hAnsi="Times New Roman" w:cs="Times New Roman"/>
                  <w:b/>
                  <w:bCs/>
                  <w:color w:val="FFFFFF"/>
                  <w:sz w:val="28"/>
                  <w:szCs w:val="28"/>
                  <w:lang w:eastAsia="en-AU"/>
                  <w:rPrChange w:id="4092" w:author="Airat Shigapov" w:date="2021-10-28T17:56:00Z">
                    <w:rPr>
                      <w:rFonts w:ascii="Verdana" w:eastAsia="Times New Roman" w:hAnsi="Verdana" w:cs="Arial"/>
                      <w:b/>
                      <w:bCs/>
                      <w:color w:val="FFFFFF"/>
                      <w:sz w:val="20"/>
                      <w:szCs w:val="20"/>
                      <w:lang w:eastAsia="en-AU"/>
                    </w:rPr>
                  </w:rPrChange>
                </w:rPr>
                <w:t>Fail</w:t>
              </w:r>
              <w:proofErr w:type="spellEnd"/>
              <w:r w:rsidRPr="003F3EB6">
                <w:rPr>
                  <w:rFonts w:ascii="Times New Roman" w:eastAsia="Times New Roman" w:hAnsi="Times New Roman" w:cs="Times New Roman"/>
                  <w:b/>
                  <w:bCs/>
                  <w:color w:val="FFFFFF"/>
                  <w:sz w:val="28"/>
                  <w:szCs w:val="28"/>
                  <w:lang w:eastAsia="en-AU"/>
                  <w:rPrChange w:id="4093" w:author="Airat Shigapov" w:date="2021-10-28T17:56:00Z">
                    <w:rPr>
                      <w:rFonts w:ascii="Verdana" w:eastAsia="Times New Roman" w:hAnsi="Verdana" w:cs="Arial"/>
                      <w:b/>
                      <w:bCs/>
                      <w:color w:val="FFFFFF"/>
                      <w:sz w:val="20"/>
                      <w:szCs w:val="20"/>
                      <w:lang w:eastAsia="en-AU"/>
                    </w:rPr>
                  </w:rPrChange>
                </w:rPr>
                <w:t>)</w:t>
              </w:r>
            </w:ins>
          </w:p>
        </w:tc>
        <w:tc>
          <w:tcPr>
            <w:tcW w:w="6643" w:type="dxa"/>
            <w:tcBorders>
              <w:top w:val="nil"/>
              <w:left w:val="nil"/>
              <w:bottom w:val="single" w:sz="4" w:space="0" w:color="2F75B5"/>
              <w:right w:val="single" w:sz="4" w:space="0" w:color="2F75B5"/>
            </w:tcBorders>
            <w:shd w:val="clear" w:color="auto" w:fill="auto"/>
            <w:noWrap/>
            <w:vAlign w:val="center"/>
            <w:hideMark/>
            <w:tcPrChange w:id="4094" w:author="Airat Shigapov" w:date="2021-10-28T17:57:00Z">
              <w:tcPr>
                <w:tcW w:w="7127" w:type="dxa"/>
                <w:tcBorders>
                  <w:top w:val="nil"/>
                  <w:left w:val="nil"/>
                  <w:bottom w:val="single" w:sz="4" w:space="0" w:color="2F75B5"/>
                  <w:right w:val="single" w:sz="4" w:space="0" w:color="2F75B5"/>
                </w:tcBorders>
                <w:shd w:val="clear" w:color="auto" w:fill="auto"/>
                <w:noWrap/>
                <w:vAlign w:val="center"/>
                <w:hideMark/>
              </w:tcPr>
            </w:tcPrChange>
          </w:tcPr>
          <w:p w14:paraId="34931AF8" w14:textId="77777777" w:rsidR="00881D72" w:rsidRPr="003F3EB6" w:rsidRDefault="00881D72" w:rsidP="00975416">
            <w:pPr>
              <w:spacing w:after="0" w:line="240" w:lineRule="auto"/>
              <w:rPr>
                <w:ins w:id="4095" w:author="Airat Shigapov" w:date="2021-10-28T17:52:00Z"/>
                <w:rFonts w:ascii="Times New Roman" w:eastAsia="Times New Roman" w:hAnsi="Times New Roman" w:cs="Times New Roman"/>
                <w:sz w:val="28"/>
                <w:szCs w:val="28"/>
                <w:lang w:val="en-US" w:eastAsia="en-AU"/>
                <w:rPrChange w:id="4096" w:author="Airat Shigapov" w:date="2021-10-28T17:56:00Z">
                  <w:rPr>
                    <w:ins w:id="4097" w:author="Airat Shigapov" w:date="2021-10-28T17:52:00Z"/>
                    <w:rFonts w:ascii="Arial" w:eastAsia="Times New Roman" w:hAnsi="Arial" w:cs="Arial"/>
                    <w:sz w:val="20"/>
                    <w:szCs w:val="20"/>
                    <w:lang w:val="en-US" w:eastAsia="en-AU"/>
                  </w:rPr>
                </w:rPrChange>
              </w:rPr>
            </w:pPr>
            <w:ins w:id="4098" w:author="Airat Shigapov" w:date="2021-10-28T17:52:00Z">
              <w:r w:rsidRPr="003F3EB6">
                <w:rPr>
                  <w:rFonts w:ascii="Times New Roman" w:eastAsia="Times New Roman" w:hAnsi="Times New Roman" w:cs="Times New Roman"/>
                  <w:sz w:val="28"/>
                  <w:szCs w:val="28"/>
                  <w:lang w:val="en-AU" w:eastAsia="en-AU"/>
                  <w:rPrChange w:id="4099" w:author="Airat Shigapov" w:date="2021-10-28T17:56:00Z">
                    <w:rPr>
                      <w:rFonts w:ascii="Arial" w:eastAsia="Times New Roman" w:hAnsi="Arial" w:cs="Arial"/>
                      <w:sz w:val="20"/>
                      <w:szCs w:val="20"/>
                      <w:lang w:val="en-AU" w:eastAsia="en-AU"/>
                    </w:rPr>
                  </w:rPrChange>
                </w:rPr>
                <w:t> </w:t>
              </w:r>
              <w:r w:rsidRPr="003F3EB6">
                <w:rPr>
                  <w:rFonts w:ascii="Times New Roman" w:eastAsia="Times New Roman" w:hAnsi="Times New Roman" w:cs="Times New Roman"/>
                  <w:sz w:val="28"/>
                  <w:szCs w:val="28"/>
                  <w:lang w:val="en-US" w:eastAsia="en-AU"/>
                  <w:rPrChange w:id="4100" w:author="Airat Shigapov" w:date="2021-10-28T17:56:00Z">
                    <w:rPr>
                      <w:rFonts w:ascii="Arial" w:eastAsia="Times New Roman" w:hAnsi="Arial" w:cs="Arial"/>
                      <w:sz w:val="20"/>
                      <w:szCs w:val="20"/>
                      <w:lang w:val="en-US" w:eastAsia="en-AU"/>
                    </w:rPr>
                  </w:rPrChange>
                </w:rPr>
                <w:t>Pass</w:t>
              </w:r>
            </w:ins>
          </w:p>
        </w:tc>
      </w:tr>
      <w:tr w:rsidR="00881D72" w:rsidRPr="003A33D0" w14:paraId="7FA64E2B" w14:textId="77777777" w:rsidTr="003F3EB6">
        <w:trPr>
          <w:trHeight w:val="557"/>
          <w:ins w:id="4101" w:author="Airat Shigapov" w:date="2021-10-28T17:52:00Z"/>
          <w:trPrChange w:id="4102" w:author="Airat Shigapov" w:date="2021-10-28T17:57:00Z">
            <w:trPr>
              <w:trHeight w:val="499"/>
            </w:trPr>
          </w:trPrChange>
        </w:trPr>
        <w:tc>
          <w:tcPr>
            <w:tcW w:w="2922" w:type="dxa"/>
            <w:tcBorders>
              <w:top w:val="nil"/>
              <w:left w:val="single" w:sz="4" w:space="0" w:color="2F75B5"/>
              <w:bottom w:val="single" w:sz="4" w:space="0" w:color="2F75B5"/>
              <w:right w:val="single" w:sz="4" w:space="0" w:color="2F75B5"/>
            </w:tcBorders>
            <w:shd w:val="clear" w:color="000000" w:fill="2F75B5"/>
            <w:noWrap/>
            <w:vAlign w:val="center"/>
            <w:hideMark/>
            <w:tcPrChange w:id="4103" w:author="Airat Shigapov" w:date="2021-10-28T17:57:00Z">
              <w:tcPr>
                <w:tcW w:w="3136" w:type="dxa"/>
                <w:tcBorders>
                  <w:top w:val="nil"/>
                  <w:left w:val="single" w:sz="4" w:space="0" w:color="2F75B5"/>
                  <w:bottom w:val="single" w:sz="4" w:space="0" w:color="2F75B5"/>
                  <w:right w:val="single" w:sz="4" w:space="0" w:color="2F75B5"/>
                </w:tcBorders>
                <w:shd w:val="clear" w:color="000000" w:fill="2F75B5"/>
                <w:noWrap/>
                <w:vAlign w:val="center"/>
                <w:hideMark/>
              </w:tcPr>
            </w:tcPrChange>
          </w:tcPr>
          <w:p w14:paraId="2DAAC416" w14:textId="77777777" w:rsidR="00881D72" w:rsidRPr="003F3EB6" w:rsidRDefault="00881D72" w:rsidP="00975416">
            <w:pPr>
              <w:spacing w:after="0" w:line="240" w:lineRule="auto"/>
              <w:ind w:firstLineChars="100" w:firstLine="281"/>
              <w:jc w:val="right"/>
              <w:rPr>
                <w:ins w:id="4104" w:author="Airat Shigapov" w:date="2021-10-28T17:52:00Z"/>
                <w:rFonts w:ascii="Times New Roman" w:eastAsia="Times New Roman" w:hAnsi="Times New Roman" w:cs="Times New Roman"/>
                <w:b/>
                <w:bCs/>
                <w:color w:val="FFFFFF"/>
                <w:sz w:val="28"/>
                <w:szCs w:val="28"/>
                <w:lang w:eastAsia="en-AU"/>
                <w:rPrChange w:id="4105" w:author="Airat Shigapov" w:date="2021-10-28T17:56:00Z">
                  <w:rPr>
                    <w:ins w:id="4106" w:author="Airat Shigapov" w:date="2021-10-28T17:52:00Z"/>
                    <w:rFonts w:ascii="Verdana" w:eastAsia="Times New Roman" w:hAnsi="Verdana" w:cs="Arial"/>
                    <w:b/>
                    <w:bCs/>
                    <w:color w:val="FFFFFF"/>
                    <w:sz w:val="20"/>
                    <w:szCs w:val="20"/>
                    <w:lang w:eastAsia="en-AU"/>
                  </w:rPr>
                </w:rPrChange>
              </w:rPr>
            </w:pPr>
            <w:ins w:id="4107" w:author="Airat Shigapov" w:date="2021-10-28T17:52:00Z">
              <w:r w:rsidRPr="003F3EB6">
                <w:rPr>
                  <w:rFonts w:ascii="Times New Roman" w:eastAsia="Times New Roman" w:hAnsi="Times New Roman" w:cs="Times New Roman"/>
                  <w:b/>
                  <w:bCs/>
                  <w:color w:val="FFFFFF"/>
                  <w:sz w:val="28"/>
                  <w:szCs w:val="28"/>
                  <w:lang w:eastAsia="en-AU"/>
                  <w:rPrChange w:id="4108" w:author="Airat Shigapov" w:date="2021-10-28T17:56:00Z">
                    <w:rPr>
                      <w:rFonts w:ascii="Verdana" w:eastAsia="Times New Roman" w:hAnsi="Verdana" w:cs="Arial"/>
                      <w:b/>
                      <w:bCs/>
                      <w:color w:val="FFFFFF"/>
                      <w:sz w:val="20"/>
                      <w:szCs w:val="20"/>
                      <w:lang w:eastAsia="en-AU"/>
                    </w:rPr>
                  </w:rPrChange>
                </w:rPr>
                <w:t>Комментарии</w:t>
              </w:r>
            </w:ins>
          </w:p>
        </w:tc>
        <w:tc>
          <w:tcPr>
            <w:tcW w:w="6643" w:type="dxa"/>
            <w:tcBorders>
              <w:top w:val="nil"/>
              <w:left w:val="nil"/>
              <w:bottom w:val="single" w:sz="4" w:space="0" w:color="2F75B5"/>
              <w:right w:val="single" w:sz="4" w:space="0" w:color="2F75B5"/>
            </w:tcBorders>
            <w:shd w:val="clear" w:color="auto" w:fill="auto"/>
            <w:noWrap/>
            <w:vAlign w:val="center"/>
            <w:hideMark/>
            <w:tcPrChange w:id="4109" w:author="Airat Shigapov" w:date="2021-10-28T17:57:00Z">
              <w:tcPr>
                <w:tcW w:w="7127" w:type="dxa"/>
                <w:tcBorders>
                  <w:top w:val="nil"/>
                  <w:left w:val="nil"/>
                  <w:bottom w:val="single" w:sz="4" w:space="0" w:color="2F75B5"/>
                  <w:right w:val="single" w:sz="4" w:space="0" w:color="2F75B5"/>
                </w:tcBorders>
                <w:shd w:val="clear" w:color="auto" w:fill="auto"/>
                <w:noWrap/>
                <w:vAlign w:val="center"/>
                <w:hideMark/>
              </w:tcPr>
            </w:tcPrChange>
          </w:tcPr>
          <w:p w14:paraId="0B315C15" w14:textId="77777777" w:rsidR="00881D72" w:rsidRPr="003F3EB6" w:rsidRDefault="00881D72" w:rsidP="00975416">
            <w:pPr>
              <w:spacing w:after="0" w:line="240" w:lineRule="auto"/>
              <w:rPr>
                <w:ins w:id="4110" w:author="Airat Shigapov" w:date="2021-10-28T17:52:00Z"/>
                <w:rFonts w:ascii="Times New Roman" w:eastAsia="Times New Roman" w:hAnsi="Times New Roman" w:cs="Times New Roman"/>
                <w:sz w:val="28"/>
                <w:szCs w:val="28"/>
                <w:lang w:eastAsia="en-AU"/>
                <w:rPrChange w:id="4111" w:author="Airat Shigapov" w:date="2021-10-28T17:56:00Z">
                  <w:rPr>
                    <w:ins w:id="4112" w:author="Airat Shigapov" w:date="2021-10-28T17:52:00Z"/>
                    <w:rFonts w:ascii="Arial" w:eastAsia="Times New Roman" w:hAnsi="Arial" w:cs="Arial"/>
                    <w:sz w:val="20"/>
                    <w:szCs w:val="20"/>
                    <w:lang w:eastAsia="en-AU"/>
                  </w:rPr>
                </w:rPrChange>
              </w:rPr>
            </w:pPr>
            <w:ins w:id="4113" w:author="Airat Shigapov" w:date="2021-10-28T17:52:00Z">
              <w:r w:rsidRPr="003F3EB6">
                <w:rPr>
                  <w:rFonts w:ascii="Times New Roman" w:eastAsia="Times New Roman" w:hAnsi="Times New Roman" w:cs="Times New Roman"/>
                  <w:sz w:val="28"/>
                  <w:szCs w:val="28"/>
                  <w:lang w:eastAsia="en-AU"/>
                  <w:rPrChange w:id="4114" w:author="Airat Shigapov" w:date="2021-10-28T17:56:00Z">
                    <w:rPr>
                      <w:rFonts w:ascii="Arial" w:eastAsia="Times New Roman" w:hAnsi="Arial" w:cs="Arial"/>
                      <w:sz w:val="20"/>
                      <w:szCs w:val="20"/>
                      <w:lang w:eastAsia="en-AU"/>
                    </w:rPr>
                  </w:rPrChange>
                </w:rPr>
                <w:t>Отсутствует</w:t>
              </w:r>
            </w:ins>
          </w:p>
        </w:tc>
      </w:tr>
    </w:tbl>
    <w:p w14:paraId="6B1EDEEF" w14:textId="25BB3142" w:rsidR="003F3EB6" w:rsidRPr="008B0F6D" w:rsidRDefault="003F3EB6">
      <w:pPr>
        <w:jc w:val="center"/>
        <w:rPr>
          <w:ins w:id="4115" w:author="Airat Shigapov" w:date="2021-10-29T15:29:00Z"/>
          <w:rStyle w:val="eop"/>
          <w:rPrChange w:id="4116" w:author="Airat Shigapov" w:date="2021-10-31T15:16:00Z">
            <w:rPr>
              <w:ins w:id="4117" w:author="Airat Shigapov" w:date="2021-10-29T15:29:00Z"/>
              <w:rStyle w:val="10"/>
            </w:rPr>
          </w:rPrChange>
        </w:rPr>
        <w:pPrChange w:id="4118" w:author="Airat Shigapov" w:date="2021-10-31T15:18:00Z">
          <w:pPr>
            <w:pStyle w:val="2"/>
            <w:jc w:val="center"/>
          </w:pPr>
        </w:pPrChange>
      </w:pPr>
      <w:ins w:id="4119" w:author="Airat Shigapov" w:date="2021-10-28T17:57:00Z">
        <w:r w:rsidRPr="008B0F6D">
          <w:rPr>
            <w:rStyle w:val="eop"/>
            <w:rPrChange w:id="4120" w:author="Airat Shigapov" w:date="2021-10-31T15:16:00Z">
              <w:rPr>
                <w:rStyle w:val="10"/>
              </w:rPr>
            </w:rPrChange>
          </w:rPr>
          <w:t>Таблица 5.</w:t>
        </w:r>
        <w:r w:rsidR="00F132C2" w:rsidRPr="008B0F6D">
          <w:rPr>
            <w:rStyle w:val="eop"/>
            <w:rPrChange w:id="4121" w:author="Airat Shigapov" w:date="2021-10-31T15:16:00Z">
              <w:rPr>
                <w:rStyle w:val="10"/>
              </w:rPr>
            </w:rPrChange>
          </w:rPr>
          <w:t>2</w:t>
        </w:r>
        <w:r w:rsidRPr="008B0F6D">
          <w:rPr>
            <w:rStyle w:val="eop"/>
            <w:rPrChange w:id="4122" w:author="Airat Shigapov" w:date="2021-10-31T15:16:00Z">
              <w:rPr>
                <w:rStyle w:val="10"/>
              </w:rPr>
            </w:rPrChange>
          </w:rPr>
          <w:t xml:space="preserve"> – Тест-кейс для провер</w:t>
        </w:r>
      </w:ins>
      <w:ins w:id="4123" w:author="Airat Shigapov" w:date="2021-10-29T15:29:00Z">
        <w:r w:rsidR="009A35E5" w:rsidRPr="008B0F6D">
          <w:rPr>
            <w:rStyle w:val="eop"/>
            <w:rPrChange w:id="4124" w:author="Airat Shigapov" w:date="2021-10-31T15:16:00Z">
              <w:rPr>
                <w:rStyle w:val="10"/>
              </w:rPr>
            </w:rPrChange>
          </w:rPr>
          <w:t>к</w:t>
        </w:r>
      </w:ins>
      <w:ins w:id="4125" w:author="Airat Shigapov" w:date="2021-10-28T17:57:00Z">
        <w:r w:rsidRPr="008B0F6D">
          <w:rPr>
            <w:rStyle w:val="eop"/>
            <w:rPrChange w:id="4126" w:author="Airat Shigapov" w:date="2021-10-31T15:16:00Z">
              <w:rPr>
                <w:rStyle w:val="10"/>
              </w:rPr>
            </w:rPrChange>
          </w:rPr>
          <w:t xml:space="preserve">и работоспособности </w:t>
        </w:r>
      </w:ins>
      <w:ins w:id="4127" w:author="Airat Shigapov" w:date="2021-10-29T15:22:00Z">
        <w:r w:rsidR="009143F6" w:rsidRPr="008B0F6D">
          <w:rPr>
            <w:rStyle w:val="eop"/>
            <w:rPrChange w:id="4128" w:author="Airat Shigapov" w:date="2021-10-31T15:16:00Z">
              <w:rPr>
                <w:rStyle w:val="10"/>
              </w:rPr>
            </w:rPrChange>
          </w:rPr>
          <w:t>оформления заказа</w:t>
        </w:r>
      </w:ins>
    </w:p>
    <w:p w14:paraId="31880F7C" w14:textId="77777777" w:rsidR="00FC49ED" w:rsidRPr="00FC49ED" w:rsidRDefault="00FC49ED">
      <w:pPr>
        <w:rPr>
          <w:ins w:id="4129" w:author="Airat Shigapov" w:date="2021-10-28T17:57:00Z"/>
          <w:rPrChange w:id="4130" w:author="Airat Shigapov" w:date="2021-10-29T15:29:00Z">
            <w:rPr>
              <w:ins w:id="4131" w:author="Airat Shigapov" w:date="2021-10-28T17:57:00Z"/>
              <w:rStyle w:val="10"/>
            </w:rPr>
          </w:rPrChange>
        </w:rPr>
        <w:pPrChange w:id="4132" w:author="Airat Shigapov" w:date="2021-10-29T15:29:00Z">
          <w:pPr>
            <w:pStyle w:val="2"/>
            <w:jc w:val="center"/>
          </w:pPr>
        </w:pPrChange>
      </w:pPr>
    </w:p>
    <w:p w14:paraId="2A11BED5" w14:textId="7A2868D4" w:rsidR="00881D72" w:rsidRDefault="00881D72" w:rsidP="00881D72">
      <w:pPr>
        <w:rPr>
          <w:ins w:id="4133" w:author="Airat Shigapov" w:date="2021-10-29T16:16:00Z"/>
        </w:rPr>
      </w:pPr>
    </w:p>
    <w:p w14:paraId="7B4A862C" w14:textId="64D42A6A" w:rsidR="000D4B6F" w:rsidRDefault="000D4B6F" w:rsidP="00881D72">
      <w:pPr>
        <w:rPr>
          <w:ins w:id="4134" w:author="Airat Shigapov" w:date="2021-10-31T15:18:00Z"/>
        </w:rPr>
      </w:pPr>
    </w:p>
    <w:p w14:paraId="3A6C15E0" w14:textId="77777777" w:rsidR="00DB47B9" w:rsidRDefault="00DB47B9" w:rsidP="00881D72">
      <w:pPr>
        <w:rPr>
          <w:ins w:id="4135" w:author="Airat Shigapov" w:date="2021-10-28T17:52:00Z"/>
        </w:rPr>
      </w:pPr>
    </w:p>
    <w:tbl>
      <w:tblPr>
        <w:tblW w:w="9565" w:type="dxa"/>
        <w:tblInd w:w="80" w:type="dxa"/>
        <w:tblLayout w:type="fixed"/>
        <w:tblLook w:val="04A0" w:firstRow="1" w:lastRow="0" w:firstColumn="1" w:lastColumn="0" w:noHBand="0" w:noVBand="1"/>
      </w:tblPr>
      <w:tblGrid>
        <w:gridCol w:w="2922"/>
        <w:gridCol w:w="6643"/>
      </w:tblGrid>
      <w:tr w:rsidR="00AD6C7E" w:rsidRPr="00A20E81" w14:paraId="057571DE" w14:textId="77777777" w:rsidTr="00975416">
        <w:trPr>
          <w:trHeight w:val="557"/>
          <w:ins w:id="4136" w:author="Airat Shigapov" w:date="2021-10-28T17:59:00Z"/>
        </w:trPr>
        <w:tc>
          <w:tcPr>
            <w:tcW w:w="2922" w:type="dxa"/>
            <w:tcBorders>
              <w:top w:val="single" w:sz="4" w:space="0" w:color="2F75B5"/>
              <w:left w:val="single" w:sz="4" w:space="0" w:color="2F75B5"/>
              <w:bottom w:val="single" w:sz="4" w:space="0" w:color="FFFFFF"/>
              <w:right w:val="single" w:sz="4" w:space="0" w:color="2F75B5"/>
            </w:tcBorders>
            <w:shd w:val="clear" w:color="000000" w:fill="2F75B5"/>
            <w:vAlign w:val="center"/>
            <w:hideMark/>
          </w:tcPr>
          <w:p w14:paraId="7BAD4FE6" w14:textId="77777777" w:rsidR="00AD6C7E" w:rsidRPr="00975416" w:rsidRDefault="00AD6C7E" w:rsidP="00975416">
            <w:pPr>
              <w:spacing w:after="0" w:line="240" w:lineRule="auto"/>
              <w:ind w:firstLineChars="100" w:firstLine="281"/>
              <w:jc w:val="right"/>
              <w:rPr>
                <w:ins w:id="4137" w:author="Airat Shigapov" w:date="2021-10-28T17:59:00Z"/>
                <w:rFonts w:ascii="Times New Roman" w:eastAsia="Times New Roman" w:hAnsi="Times New Roman" w:cs="Times New Roman"/>
                <w:b/>
                <w:bCs/>
                <w:color w:val="FFFFFF"/>
                <w:sz w:val="28"/>
                <w:szCs w:val="28"/>
                <w:lang w:val="en-US" w:eastAsia="en-AU"/>
              </w:rPr>
            </w:pPr>
            <w:ins w:id="4138" w:author="Airat Shigapov" w:date="2021-10-28T17:59:00Z">
              <w:r w:rsidRPr="00975416">
                <w:rPr>
                  <w:rFonts w:ascii="Times New Roman" w:eastAsia="Times New Roman" w:hAnsi="Times New Roman" w:cs="Times New Roman"/>
                  <w:b/>
                  <w:bCs/>
                  <w:color w:val="FFFFFF"/>
                  <w:sz w:val="28"/>
                  <w:szCs w:val="28"/>
                  <w:lang w:val="en-AU" w:eastAsia="en-AU"/>
                </w:rPr>
                <w:t>Test</w:t>
              </w:r>
              <w:r w:rsidRPr="00975416">
                <w:rPr>
                  <w:rFonts w:ascii="Times New Roman" w:eastAsia="Times New Roman" w:hAnsi="Times New Roman" w:cs="Times New Roman"/>
                  <w:b/>
                  <w:bCs/>
                  <w:color w:val="FFFFFF"/>
                  <w:sz w:val="28"/>
                  <w:szCs w:val="28"/>
                  <w:lang w:val="en-US" w:eastAsia="en-AU"/>
                </w:rPr>
                <w:t xml:space="preserve"> </w:t>
              </w:r>
              <w:r w:rsidRPr="00975416">
                <w:rPr>
                  <w:rFonts w:ascii="Times New Roman" w:eastAsia="Times New Roman" w:hAnsi="Times New Roman" w:cs="Times New Roman"/>
                  <w:b/>
                  <w:bCs/>
                  <w:color w:val="FFFFFF"/>
                  <w:sz w:val="28"/>
                  <w:szCs w:val="28"/>
                  <w:lang w:val="en-AU" w:eastAsia="en-AU"/>
                </w:rPr>
                <w:t>Case</w:t>
              </w:r>
              <w:r w:rsidRPr="00975416">
                <w:rPr>
                  <w:rFonts w:ascii="Times New Roman" w:eastAsia="Times New Roman" w:hAnsi="Times New Roman" w:cs="Times New Roman"/>
                  <w:b/>
                  <w:bCs/>
                  <w:color w:val="FFFFFF"/>
                  <w:sz w:val="28"/>
                  <w:szCs w:val="28"/>
                  <w:lang w:val="en-US" w:eastAsia="en-AU"/>
                </w:rPr>
                <w:t xml:space="preserve"> #</w:t>
              </w:r>
            </w:ins>
          </w:p>
        </w:tc>
        <w:tc>
          <w:tcPr>
            <w:tcW w:w="6643" w:type="dxa"/>
            <w:tcBorders>
              <w:top w:val="single" w:sz="4" w:space="0" w:color="2F75B5"/>
              <w:left w:val="nil"/>
              <w:bottom w:val="single" w:sz="4" w:space="0" w:color="2F75B5"/>
              <w:right w:val="single" w:sz="4" w:space="0" w:color="2F75B5"/>
            </w:tcBorders>
            <w:shd w:val="clear" w:color="auto" w:fill="auto"/>
            <w:noWrap/>
            <w:vAlign w:val="center"/>
            <w:hideMark/>
          </w:tcPr>
          <w:p w14:paraId="42DF2403" w14:textId="77777777" w:rsidR="00AD6C7E" w:rsidRPr="00975416" w:rsidRDefault="00AD6C7E" w:rsidP="00975416">
            <w:pPr>
              <w:spacing w:after="0" w:line="240" w:lineRule="auto"/>
              <w:rPr>
                <w:ins w:id="4139" w:author="Airat Shigapov" w:date="2021-10-28T17:59:00Z"/>
                <w:rFonts w:ascii="Times New Roman" w:eastAsia="Times New Roman" w:hAnsi="Times New Roman" w:cs="Times New Roman"/>
                <w:sz w:val="28"/>
                <w:szCs w:val="28"/>
                <w:lang w:eastAsia="en-AU"/>
              </w:rPr>
            </w:pPr>
            <w:ins w:id="4140" w:author="Airat Shigapov" w:date="2021-10-28T17:59:00Z">
              <w:r w:rsidRPr="00975416">
                <w:rPr>
                  <w:rFonts w:ascii="Times New Roman" w:eastAsia="Times New Roman" w:hAnsi="Times New Roman" w:cs="Times New Roman"/>
                  <w:sz w:val="28"/>
                  <w:szCs w:val="28"/>
                  <w:lang w:val="en-AU" w:eastAsia="en-AU"/>
                </w:rPr>
                <w:t> </w:t>
              </w:r>
              <w:r>
                <w:rPr>
                  <w:rFonts w:ascii="Times New Roman" w:eastAsia="Times New Roman" w:hAnsi="Times New Roman" w:cs="Times New Roman"/>
                  <w:sz w:val="28"/>
                  <w:szCs w:val="28"/>
                  <w:lang w:eastAsia="en-AU"/>
                </w:rPr>
                <w:t>2</w:t>
              </w:r>
            </w:ins>
          </w:p>
        </w:tc>
      </w:tr>
      <w:tr w:rsidR="00AD6C7E" w:rsidRPr="007A3A06" w14:paraId="1ABADE14" w14:textId="77777777" w:rsidTr="00975416">
        <w:trPr>
          <w:trHeight w:val="557"/>
          <w:ins w:id="4141" w:author="Airat Shigapov" w:date="2021-10-28T17:59:00Z"/>
        </w:trPr>
        <w:tc>
          <w:tcPr>
            <w:tcW w:w="2922" w:type="dxa"/>
            <w:tcBorders>
              <w:top w:val="nil"/>
              <w:left w:val="single" w:sz="4" w:space="0" w:color="2F75B5"/>
              <w:bottom w:val="single" w:sz="4" w:space="0" w:color="FFFFFF"/>
              <w:right w:val="single" w:sz="4" w:space="0" w:color="2F75B5"/>
            </w:tcBorders>
            <w:shd w:val="clear" w:color="000000" w:fill="2F75B5"/>
            <w:noWrap/>
            <w:vAlign w:val="center"/>
            <w:hideMark/>
          </w:tcPr>
          <w:p w14:paraId="059DFEE9" w14:textId="77777777" w:rsidR="00AD6C7E" w:rsidRPr="00975416" w:rsidRDefault="00AD6C7E" w:rsidP="00975416">
            <w:pPr>
              <w:spacing w:after="0" w:line="240" w:lineRule="auto"/>
              <w:ind w:firstLineChars="100" w:firstLine="281"/>
              <w:jc w:val="right"/>
              <w:rPr>
                <w:ins w:id="4142" w:author="Airat Shigapov" w:date="2021-10-28T17:59:00Z"/>
                <w:rFonts w:ascii="Times New Roman" w:eastAsia="Times New Roman" w:hAnsi="Times New Roman" w:cs="Times New Roman"/>
                <w:b/>
                <w:bCs/>
                <w:color w:val="FFFFFF"/>
                <w:sz w:val="28"/>
                <w:szCs w:val="28"/>
                <w:lang w:eastAsia="en-AU"/>
              </w:rPr>
            </w:pPr>
            <w:ins w:id="4143" w:author="Airat Shigapov" w:date="2021-10-28T17:59:00Z">
              <w:r w:rsidRPr="00975416">
                <w:rPr>
                  <w:rFonts w:ascii="Times New Roman" w:eastAsia="Times New Roman" w:hAnsi="Times New Roman" w:cs="Times New Roman"/>
                  <w:b/>
                  <w:bCs/>
                  <w:color w:val="FFFFFF"/>
                  <w:sz w:val="28"/>
                  <w:szCs w:val="28"/>
                  <w:lang w:eastAsia="en-AU"/>
                </w:rPr>
                <w:t>Приоритет теста</w:t>
              </w:r>
            </w:ins>
          </w:p>
        </w:tc>
        <w:tc>
          <w:tcPr>
            <w:tcW w:w="6643" w:type="dxa"/>
            <w:tcBorders>
              <w:top w:val="nil"/>
              <w:left w:val="nil"/>
              <w:bottom w:val="single" w:sz="4" w:space="0" w:color="2F75B5"/>
              <w:right w:val="single" w:sz="4" w:space="0" w:color="2F75B5"/>
            </w:tcBorders>
            <w:shd w:val="clear" w:color="auto" w:fill="auto"/>
            <w:noWrap/>
            <w:vAlign w:val="center"/>
            <w:hideMark/>
          </w:tcPr>
          <w:p w14:paraId="1948D909" w14:textId="77777777" w:rsidR="00AD6C7E" w:rsidRPr="00975416" w:rsidRDefault="00AD6C7E" w:rsidP="00975416">
            <w:pPr>
              <w:spacing w:after="0" w:line="240" w:lineRule="auto"/>
              <w:rPr>
                <w:ins w:id="4144" w:author="Airat Shigapov" w:date="2021-10-28T17:59:00Z"/>
                <w:rFonts w:ascii="Times New Roman" w:eastAsia="Times New Roman" w:hAnsi="Times New Roman" w:cs="Times New Roman"/>
                <w:sz w:val="28"/>
                <w:szCs w:val="28"/>
                <w:lang w:eastAsia="en-AU"/>
              </w:rPr>
            </w:pPr>
            <w:ins w:id="4145" w:author="Airat Shigapov" w:date="2021-10-28T17:59:00Z">
              <w:r w:rsidRPr="00975416">
                <w:rPr>
                  <w:rFonts w:ascii="Times New Roman" w:eastAsia="Times New Roman" w:hAnsi="Times New Roman" w:cs="Times New Roman"/>
                  <w:sz w:val="28"/>
                  <w:szCs w:val="28"/>
                  <w:lang w:val="en-AU" w:eastAsia="en-AU"/>
                </w:rPr>
                <w:t> </w:t>
              </w:r>
              <w:r w:rsidRPr="00975416">
                <w:rPr>
                  <w:rFonts w:ascii="Times New Roman" w:eastAsia="Times New Roman" w:hAnsi="Times New Roman" w:cs="Times New Roman"/>
                  <w:sz w:val="28"/>
                  <w:szCs w:val="28"/>
                  <w:lang w:eastAsia="en-AU"/>
                </w:rPr>
                <w:t>Высокий</w:t>
              </w:r>
            </w:ins>
          </w:p>
        </w:tc>
      </w:tr>
      <w:tr w:rsidR="00AD6C7E" w:rsidRPr="003A33D0" w14:paraId="3F028265" w14:textId="77777777" w:rsidTr="00975416">
        <w:trPr>
          <w:trHeight w:val="557"/>
          <w:ins w:id="4146" w:author="Airat Shigapov" w:date="2021-10-28T17:59:00Z"/>
        </w:trPr>
        <w:tc>
          <w:tcPr>
            <w:tcW w:w="2922" w:type="dxa"/>
            <w:tcBorders>
              <w:top w:val="nil"/>
              <w:left w:val="single" w:sz="4" w:space="0" w:color="2F75B5"/>
              <w:bottom w:val="single" w:sz="4" w:space="0" w:color="FFFFFF"/>
              <w:right w:val="single" w:sz="4" w:space="0" w:color="2F75B5"/>
            </w:tcBorders>
            <w:shd w:val="clear" w:color="000000" w:fill="2F75B5"/>
            <w:noWrap/>
            <w:vAlign w:val="center"/>
            <w:hideMark/>
          </w:tcPr>
          <w:p w14:paraId="0DE65466" w14:textId="77777777" w:rsidR="00AD6C7E" w:rsidRPr="00975416" w:rsidRDefault="00AD6C7E" w:rsidP="00975416">
            <w:pPr>
              <w:spacing w:after="0" w:line="240" w:lineRule="auto"/>
              <w:ind w:firstLineChars="100" w:firstLine="281"/>
              <w:jc w:val="right"/>
              <w:rPr>
                <w:ins w:id="4147" w:author="Airat Shigapov" w:date="2021-10-28T17:59:00Z"/>
                <w:rFonts w:ascii="Times New Roman" w:eastAsia="Times New Roman" w:hAnsi="Times New Roman" w:cs="Times New Roman"/>
                <w:b/>
                <w:bCs/>
                <w:color w:val="FFFFFF"/>
                <w:sz w:val="28"/>
                <w:szCs w:val="28"/>
                <w:lang w:eastAsia="en-AU"/>
              </w:rPr>
            </w:pPr>
            <w:ins w:id="4148" w:author="Airat Shigapov" w:date="2021-10-28T17:59:00Z">
              <w:r w:rsidRPr="00975416">
                <w:rPr>
                  <w:rFonts w:ascii="Times New Roman" w:eastAsia="Times New Roman" w:hAnsi="Times New Roman" w:cs="Times New Roman"/>
                  <w:b/>
                  <w:bCs/>
                  <w:color w:val="FFFFFF"/>
                  <w:sz w:val="28"/>
                  <w:szCs w:val="28"/>
                  <w:lang w:eastAsia="en-AU"/>
                </w:rPr>
                <w:t>Название тестирования/Имя</w:t>
              </w:r>
            </w:ins>
          </w:p>
        </w:tc>
        <w:tc>
          <w:tcPr>
            <w:tcW w:w="6643" w:type="dxa"/>
            <w:tcBorders>
              <w:top w:val="nil"/>
              <w:left w:val="nil"/>
              <w:bottom w:val="single" w:sz="4" w:space="0" w:color="2F75B5"/>
              <w:right w:val="single" w:sz="4" w:space="0" w:color="2F75B5"/>
            </w:tcBorders>
            <w:shd w:val="clear" w:color="auto" w:fill="auto"/>
            <w:noWrap/>
            <w:vAlign w:val="center"/>
            <w:hideMark/>
          </w:tcPr>
          <w:p w14:paraId="58408A32" w14:textId="059F2AB6" w:rsidR="00AD6C7E" w:rsidRPr="00975416" w:rsidRDefault="00AD6C7E" w:rsidP="00975416">
            <w:pPr>
              <w:spacing w:after="0" w:line="240" w:lineRule="auto"/>
              <w:rPr>
                <w:ins w:id="4149" w:author="Airat Shigapov" w:date="2021-10-28T17:59:00Z"/>
                <w:rFonts w:ascii="Times New Roman" w:eastAsia="Times New Roman" w:hAnsi="Times New Roman" w:cs="Times New Roman"/>
                <w:sz w:val="28"/>
                <w:szCs w:val="28"/>
                <w:lang w:eastAsia="en-AU"/>
              </w:rPr>
            </w:pPr>
            <w:ins w:id="4150" w:author="Airat Shigapov" w:date="2021-10-28T17:59:00Z">
              <w:r w:rsidRPr="00975416">
                <w:rPr>
                  <w:rFonts w:ascii="Times New Roman" w:eastAsia="Times New Roman" w:hAnsi="Times New Roman" w:cs="Times New Roman"/>
                  <w:sz w:val="28"/>
                  <w:szCs w:val="28"/>
                  <w:lang w:val="en-AU" w:eastAsia="en-AU"/>
                </w:rPr>
                <w:t> </w:t>
              </w:r>
              <w:r>
                <w:rPr>
                  <w:rFonts w:ascii="Times New Roman" w:eastAsia="Times New Roman" w:hAnsi="Times New Roman" w:cs="Times New Roman"/>
                  <w:sz w:val="28"/>
                  <w:szCs w:val="28"/>
                  <w:lang w:eastAsia="en-AU"/>
                </w:rPr>
                <w:t>Добавление товара</w:t>
              </w:r>
            </w:ins>
          </w:p>
        </w:tc>
      </w:tr>
      <w:tr w:rsidR="00AD6C7E" w:rsidRPr="00B8355A" w14:paraId="0CC07C55" w14:textId="77777777" w:rsidTr="00975416">
        <w:trPr>
          <w:trHeight w:val="557"/>
          <w:ins w:id="4151" w:author="Airat Shigapov" w:date="2021-10-28T17:59:00Z"/>
        </w:trPr>
        <w:tc>
          <w:tcPr>
            <w:tcW w:w="2922" w:type="dxa"/>
            <w:tcBorders>
              <w:top w:val="nil"/>
              <w:left w:val="single" w:sz="4" w:space="0" w:color="2F75B5"/>
              <w:bottom w:val="single" w:sz="4" w:space="0" w:color="FFFFFF"/>
              <w:right w:val="single" w:sz="4" w:space="0" w:color="2F75B5"/>
            </w:tcBorders>
            <w:shd w:val="clear" w:color="000000" w:fill="2F75B5"/>
            <w:noWrap/>
            <w:vAlign w:val="center"/>
            <w:hideMark/>
          </w:tcPr>
          <w:p w14:paraId="5E513B8D" w14:textId="77777777" w:rsidR="00AD6C7E" w:rsidRPr="00975416" w:rsidRDefault="00AD6C7E" w:rsidP="00975416">
            <w:pPr>
              <w:spacing w:after="0" w:line="240" w:lineRule="auto"/>
              <w:ind w:firstLineChars="100" w:firstLine="281"/>
              <w:jc w:val="right"/>
              <w:rPr>
                <w:ins w:id="4152" w:author="Airat Shigapov" w:date="2021-10-28T17:59:00Z"/>
                <w:rFonts w:ascii="Times New Roman" w:eastAsia="Times New Roman" w:hAnsi="Times New Roman" w:cs="Times New Roman"/>
                <w:b/>
                <w:bCs/>
                <w:color w:val="FFFFFF"/>
                <w:sz w:val="28"/>
                <w:szCs w:val="28"/>
                <w:lang w:eastAsia="en-AU"/>
              </w:rPr>
            </w:pPr>
            <w:ins w:id="4153" w:author="Airat Shigapov" w:date="2021-10-28T17:59:00Z">
              <w:r w:rsidRPr="00975416">
                <w:rPr>
                  <w:rFonts w:ascii="Times New Roman" w:eastAsia="Times New Roman" w:hAnsi="Times New Roman" w:cs="Times New Roman"/>
                  <w:b/>
                  <w:bCs/>
                  <w:color w:val="FFFFFF"/>
                  <w:sz w:val="28"/>
                  <w:szCs w:val="28"/>
                  <w:lang w:eastAsia="en-AU"/>
                </w:rPr>
                <w:t>Резюме испытания</w:t>
              </w:r>
            </w:ins>
          </w:p>
        </w:tc>
        <w:tc>
          <w:tcPr>
            <w:tcW w:w="6643" w:type="dxa"/>
            <w:tcBorders>
              <w:top w:val="nil"/>
              <w:left w:val="nil"/>
              <w:bottom w:val="single" w:sz="4" w:space="0" w:color="2F75B5"/>
              <w:right w:val="single" w:sz="4" w:space="0" w:color="2F75B5"/>
            </w:tcBorders>
            <w:shd w:val="clear" w:color="auto" w:fill="auto"/>
            <w:noWrap/>
            <w:vAlign w:val="center"/>
            <w:hideMark/>
          </w:tcPr>
          <w:p w14:paraId="6D666869" w14:textId="2478979A" w:rsidR="00AD6C7E" w:rsidRPr="00975416" w:rsidRDefault="00AD6C7E" w:rsidP="00975416">
            <w:pPr>
              <w:spacing w:after="0" w:line="240" w:lineRule="auto"/>
              <w:rPr>
                <w:ins w:id="4154" w:author="Airat Shigapov" w:date="2021-10-28T17:59:00Z"/>
                <w:rFonts w:ascii="Times New Roman" w:eastAsia="Times New Roman" w:hAnsi="Times New Roman" w:cs="Times New Roman"/>
                <w:sz w:val="28"/>
                <w:szCs w:val="28"/>
                <w:lang w:eastAsia="en-AU"/>
              </w:rPr>
            </w:pPr>
            <w:ins w:id="4155" w:author="Airat Shigapov" w:date="2021-10-28T17:59:00Z">
              <w:r w:rsidRPr="00975416">
                <w:rPr>
                  <w:rFonts w:ascii="Times New Roman" w:eastAsia="Times New Roman" w:hAnsi="Times New Roman" w:cs="Times New Roman"/>
                  <w:sz w:val="28"/>
                  <w:szCs w:val="28"/>
                  <w:lang w:val="en-AU" w:eastAsia="en-AU"/>
                </w:rPr>
                <w:t> </w:t>
              </w:r>
              <w:r w:rsidRPr="00975416">
                <w:rPr>
                  <w:rFonts w:ascii="Times New Roman" w:eastAsia="Times New Roman" w:hAnsi="Times New Roman" w:cs="Times New Roman"/>
                  <w:sz w:val="28"/>
                  <w:szCs w:val="28"/>
                  <w:lang w:eastAsia="en-AU"/>
                </w:rPr>
                <w:t xml:space="preserve">Необходимо чтобы программа успешно </w:t>
              </w:r>
            </w:ins>
            <w:ins w:id="4156" w:author="Airat Shigapov" w:date="2021-10-28T18:01:00Z">
              <w:r w:rsidR="007C0637">
                <w:rPr>
                  <w:rFonts w:ascii="Times New Roman" w:eastAsia="Times New Roman" w:hAnsi="Times New Roman" w:cs="Times New Roman"/>
                  <w:sz w:val="28"/>
                  <w:szCs w:val="28"/>
                  <w:lang w:eastAsia="en-AU"/>
                </w:rPr>
                <w:t>добавила товар в базу данных</w:t>
              </w:r>
            </w:ins>
          </w:p>
        </w:tc>
      </w:tr>
      <w:tr w:rsidR="00AD6C7E" w:rsidRPr="003A33D0" w14:paraId="7D685543" w14:textId="77777777" w:rsidTr="00975416">
        <w:trPr>
          <w:trHeight w:val="557"/>
          <w:ins w:id="4157" w:author="Airat Shigapov" w:date="2021-10-28T17:59:00Z"/>
        </w:trPr>
        <w:tc>
          <w:tcPr>
            <w:tcW w:w="2922" w:type="dxa"/>
            <w:tcBorders>
              <w:top w:val="nil"/>
              <w:left w:val="single" w:sz="4" w:space="0" w:color="2F75B5"/>
              <w:bottom w:val="single" w:sz="4" w:space="0" w:color="FFFFFF"/>
              <w:right w:val="single" w:sz="4" w:space="0" w:color="2F75B5"/>
            </w:tcBorders>
            <w:shd w:val="clear" w:color="000000" w:fill="2F75B5"/>
            <w:noWrap/>
            <w:vAlign w:val="center"/>
            <w:hideMark/>
          </w:tcPr>
          <w:p w14:paraId="4F6E89D7" w14:textId="77777777" w:rsidR="00AD6C7E" w:rsidRPr="00975416" w:rsidRDefault="00AD6C7E" w:rsidP="00975416">
            <w:pPr>
              <w:spacing w:after="0" w:line="240" w:lineRule="auto"/>
              <w:ind w:firstLineChars="100" w:firstLine="281"/>
              <w:jc w:val="right"/>
              <w:rPr>
                <w:ins w:id="4158" w:author="Airat Shigapov" w:date="2021-10-28T17:59:00Z"/>
                <w:rFonts w:ascii="Times New Roman" w:eastAsia="Times New Roman" w:hAnsi="Times New Roman" w:cs="Times New Roman"/>
                <w:b/>
                <w:bCs/>
                <w:color w:val="FFFFFF"/>
                <w:sz w:val="28"/>
                <w:szCs w:val="28"/>
                <w:lang w:eastAsia="en-AU"/>
              </w:rPr>
            </w:pPr>
            <w:ins w:id="4159" w:author="Airat Shigapov" w:date="2021-10-28T17:59:00Z">
              <w:r w:rsidRPr="00975416">
                <w:rPr>
                  <w:rFonts w:ascii="Times New Roman" w:eastAsia="Times New Roman" w:hAnsi="Times New Roman" w:cs="Times New Roman"/>
                  <w:b/>
                  <w:bCs/>
                  <w:color w:val="FFFFFF"/>
                  <w:sz w:val="28"/>
                  <w:szCs w:val="28"/>
                  <w:lang w:eastAsia="en-AU"/>
                </w:rPr>
                <w:t>Шаги тестирования</w:t>
              </w:r>
            </w:ins>
          </w:p>
        </w:tc>
        <w:tc>
          <w:tcPr>
            <w:tcW w:w="6643" w:type="dxa"/>
            <w:tcBorders>
              <w:top w:val="nil"/>
              <w:left w:val="nil"/>
              <w:bottom w:val="single" w:sz="4" w:space="0" w:color="2F75B5"/>
              <w:right w:val="single" w:sz="4" w:space="0" w:color="2F75B5"/>
            </w:tcBorders>
            <w:shd w:val="clear" w:color="auto" w:fill="auto"/>
            <w:noWrap/>
            <w:vAlign w:val="center"/>
            <w:hideMark/>
          </w:tcPr>
          <w:p w14:paraId="5EAAE973" w14:textId="7FFFE9DE" w:rsidR="00AD6C7E" w:rsidRPr="007C0637" w:rsidRDefault="00491D5C">
            <w:pPr>
              <w:pStyle w:val="a7"/>
              <w:numPr>
                <w:ilvl w:val="0"/>
                <w:numId w:val="9"/>
              </w:numPr>
              <w:spacing w:line="240" w:lineRule="auto"/>
              <w:rPr>
                <w:ins w:id="4160" w:author="Airat Shigapov" w:date="2021-10-28T17:59:00Z"/>
                <w:rFonts w:eastAsia="Times New Roman"/>
                <w:szCs w:val="28"/>
                <w:lang w:eastAsia="en-AU"/>
                <w:rPrChange w:id="4161" w:author="Airat Shigapov" w:date="2021-10-28T18:01:00Z">
                  <w:rPr>
                    <w:ins w:id="4162" w:author="Airat Shigapov" w:date="2021-10-28T17:59:00Z"/>
                    <w:lang w:eastAsia="en-AU"/>
                  </w:rPr>
                </w:rPrChange>
              </w:rPr>
              <w:pPrChange w:id="4163" w:author="Airat Shigapov" w:date="2021-10-28T18:01:00Z">
                <w:pPr>
                  <w:pStyle w:val="a7"/>
                  <w:numPr>
                    <w:numId w:val="8"/>
                  </w:numPr>
                  <w:spacing w:line="240" w:lineRule="auto"/>
                  <w:ind w:left="420" w:hanging="360"/>
                  <w:jc w:val="left"/>
                </w:pPr>
              </w:pPrChange>
            </w:pPr>
            <w:ins w:id="4164" w:author="Airat Shigapov" w:date="2021-10-29T15:37:00Z">
              <w:r>
                <w:rPr>
                  <w:rFonts w:eastAsia="Times New Roman"/>
                  <w:szCs w:val="28"/>
                  <w:lang w:eastAsia="en-AU"/>
                </w:rPr>
                <w:t>Авторизироваться под администратором</w:t>
              </w:r>
            </w:ins>
            <w:ins w:id="4165" w:author="Airat Shigapov" w:date="2021-10-28T17:59:00Z">
              <w:r w:rsidR="00AD6C7E" w:rsidRPr="007C0637">
                <w:rPr>
                  <w:rFonts w:eastAsia="Times New Roman"/>
                  <w:szCs w:val="28"/>
                  <w:lang w:eastAsia="en-AU"/>
                  <w:rPrChange w:id="4166" w:author="Airat Shigapov" w:date="2021-10-28T18:01:00Z">
                    <w:rPr>
                      <w:lang w:eastAsia="en-AU"/>
                    </w:rPr>
                  </w:rPrChange>
                </w:rPr>
                <w:t>;</w:t>
              </w:r>
            </w:ins>
          </w:p>
          <w:p w14:paraId="3D36C94B" w14:textId="1BDD44B6" w:rsidR="00196E9B" w:rsidRDefault="00B94134" w:rsidP="007C0637">
            <w:pPr>
              <w:pStyle w:val="a7"/>
              <w:numPr>
                <w:ilvl w:val="0"/>
                <w:numId w:val="9"/>
              </w:numPr>
              <w:spacing w:line="240" w:lineRule="auto"/>
              <w:rPr>
                <w:ins w:id="4167" w:author="Airat Shigapov" w:date="2021-10-28T18:07:00Z"/>
                <w:rFonts w:eastAsia="Times New Roman"/>
                <w:szCs w:val="28"/>
                <w:lang w:eastAsia="en-AU"/>
              </w:rPr>
            </w:pPr>
            <w:ins w:id="4168" w:author="Airat Shigapov" w:date="2021-10-29T15:51:00Z">
              <w:r>
                <w:rPr>
                  <w:rFonts w:eastAsia="Times New Roman"/>
                  <w:szCs w:val="28"/>
                  <w:lang w:eastAsia="en-AU"/>
                </w:rPr>
                <w:t>Нажать на кнопку товары</w:t>
              </w:r>
            </w:ins>
          </w:p>
          <w:p w14:paraId="5DCAD3A4" w14:textId="7524A1B3" w:rsidR="00AD6C7E" w:rsidRPr="007C0637" w:rsidRDefault="00B94134">
            <w:pPr>
              <w:pStyle w:val="a7"/>
              <w:numPr>
                <w:ilvl w:val="0"/>
                <w:numId w:val="9"/>
              </w:numPr>
              <w:spacing w:line="240" w:lineRule="auto"/>
              <w:rPr>
                <w:ins w:id="4169" w:author="Airat Shigapov" w:date="2021-10-28T17:59:00Z"/>
                <w:rFonts w:eastAsia="Times New Roman"/>
                <w:szCs w:val="28"/>
                <w:lang w:eastAsia="en-AU"/>
                <w:rPrChange w:id="4170" w:author="Airat Shigapov" w:date="2021-10-28T18:02:00Z">
                  <w:rPr>
                    <w:ins w:id="4171" w:author="Airat Shigapov" w:date="2021-10-28T17:59:00Z"/>
                    <w:lang w:eastAsia="en-AU"/>
                  </w:rPr>
                </w:rPrChange>
              </w:rPr>
              <w:pPrChange w:id="4172" w:author="Airat Shigapov" w:date="2021-10-28T18:02:00Z">
                <w:pPr>
                  <w:pStyle w:val="a7"/>
                  <w:numPr>
                    <w:numId w:val="8"/>
                  </w:numPr>
                  <w:spacing w:line="240" w:lineRule="auto"/>
                  <w:ind w:left="420" w:hanging="360"/>
                  <w:jc w:val="left"/>
                </w:pPr>
              </w:pPrChange>
            </w:pPr>
            <w:ins w:id="4173" w:author="Airat Shigapov" w:date="2021-10-29T15:51:00Z">
              <w:r>
                <w:rPr>
                  <w:rFonts w:eastAsia="Times New Roman"/>
                  <w:szCs w:val="28"/>
                  <w:lang w:eastAsia="en-AU"/>
                </w:rPr>
                <w:t xml:space="preserve">В открывшемся окне нажать кнопку </w:t>
              </w:r>
            </w:ins>
            <w:ins w:id="4174" w:author="Airat Shigapov" w:date="2021-10-29T15:52:00Z">
              <w:r w:rsidRPr="00B94134">
                <w:rPr>
                  <w:rFonts w:eastAsia="Times New Roman"/>
                  <w:szCs w:val="28"/>
                  <w:lang w:eastAsia="en-AU"/>
                  <w:rPrChange w:id="4175" w:author="Airat Shigapov" w:date="2021-10-29T15:52:00Z">
                    <w:rPr>
                      <w:rFonts w:eastAsia="Times New Roman"/>
                      <w:szCs w:val="28"/>
                      <w:lang w:val="en-US" w:eastAsia="en-AU"/>
                    </w:rPr>
                  </w:rPrChange>
                </w:rPr>
                <w:t>“</w:t>
              </w:r>
            </w:ins>
            <w:ins w:id="4176" w:author="Airat Shigapov" w:date="2021-10-29T15:51:00Z">
              <w:r>
                <w:rPr>
                  <w:rFonts w:eastAsia="Times New Roman"/>
                  <w:szCs w:val="28"/>
                  <w:lang w:eastAsia="en-AU"/>
                </w:rPr>
                <w:t>Добавить</w:t>
              </w:r>
            </w:ins>
            <w:ins w:id="4177" w:author="Airat Shigapov" w:date="2021-10-29T15:52:00Z">
              <w:r w:rsidRPr="00B94134">
                <w:rPr>
                  <w:rFonts w:eastAsia="Times New Roman"/>
                  <w:szCs w:val="28"/>
                  <w:lang w:eastAsia="en-AU"/>
                  <w:rPrChange w:id="4178" w:author="Airat Shigapov" w:date="2021-10-29T15:52:00Z">
                    <w:rPr>
                      <w:rFonts w:eastAsia="Times New Roman"/>
                      <w:szCs w:val="28"/>
                      <w:lang w:val="en-US" w:eastAsia="en-AU"/>
                    </w:rPr>
                  </w:rPrChange>
                </w:rPr>
                <w:t>”</w:t>
              </w:r>
            </w:ins>
          </w:p>
          <w:p w14:paraId="492625E0" w14:textId="59B8947F" w:rsidR="00AD6C7E" w:rsidRPr="00975416" w:rsidRDefault="000D51DA">
            <w:pPr>
              <w:pStyle w:val="a7"/>
              <w:numPr>
                <w:ilvl w:val="0"/>
                <w:numId w:val="9"/>
              </w:numPr>
              <w:spacing w:line="240" w:lineRule="auto"/>
              <w:jc w:val="left"/>
              <w:rPr>
                <w:ins w:id="4179" w:author="Airat Shigapov" w:date="2021-10-28T17:59:00Z"/>
                <w:rFonts w:eastAsia="Times New Roman"/>
                <w:szCs w:val="28"/>
                <w:lang w:eastAsia="en-AU"/>
              </w:rPr>
              <w:pPrChange w:id="4180" w:author="Airat Shigapov" w:date="2021-10-28T18:02:00Z">
                <w:pPr>
                  <w:pStyle w:val="a7"/>
                  <w:numPr>
                    <w:numId w:val="8"/>
                  </w:numPr>
                  <w:spacing w:line="240" w:lineRule="auto"/>
                  <w:ind w:left="420" w:hanging="360"/>
                  <w:jc w:val="left"/>
                </w:pPr>
              </w:pPrChange>
            </w:pPr>
            <w:ins w:id="4181" w:author="Airat Shigapov" w:date="2021-10-29T16:00:00Z">
              <w:r>
                <w:rPr>
                  <w:rFonts w:eastAsia="Times New Roman"/>
                  <w:szCs w:val="28"/>
                  <w:lang w:eastAsia="en-AU"/>
                </w:rPr>
                <w:t>Заполнить все поля</w:t>
              </w:r>
            </w:ins>
            <w:ins w:id="4182" w:author="Airat Shigapov" w:date="2021-10-28T17:59:00Z">
              <w:r w:rsidR="00AD6C7E" w:rsidRPr="00975416">
                <w:rPr>
                  <w:rFonts w:eastAsia="Times New Roman"/>
                  <w:szCs w:val="28"/>
                  <w:lang w:eastAsia="en-AU"/>
                </w:rPr>
                <w:t>;</w:t>
              </w:r>
            </w:ins>
          </w:p>
          <w:p w14:paraId="5787E069" w14:textId="77777777" w:rsidR="00AD6C7E" w:rsidRPr="00975416" w:rsidRDefault="00AD6C7E">
            <w:pPr>
              <w:pStyle w:val="a7"/>
              <w:numPr>
                <w:ilvl w:val="0"/>
                <w:numId w:val="9"/>
              </w:numPr>
              <w:spacing w:line="240" w:lineRule="auto"/>
              <w:jc w:val="left"/>
              <w:rPr>
                <w:ins w:id="4183" w:author="Airat Shigapov" w:date="2021-10-28T17:59:00Z"/>
                <w:rFonts w:eastAsia="Times New Roman"/>
                <w:szCs w:val="28"/>
                <w:lang w:eastAsia="en-AU"/>
              </w:rPr>
              <w:pPrChange w:id="4184" w:author="Airat Shigapov" w:date="2021-10-28T18:02:00Z">
                <w:pPr>
                  <w:pStyle w:val="a7"/>
                  <w:numPr>
                    <w:numId w:val="8"/>
                  </w:numPr>
                  <w:spacing w:line="240" w:lineRule="auto"/>
                  <w:ind w:left="420" w:hanging="360"/>
                  <w:jc w:val="left"/>
                </w:pPr>
              </w:pPrChange>
            </w:pPr>
            <w:ins w:id="4185" w:author="Airat Shigapov" w:date="2021-10-28T17:59:00Z">
              <w:r w:rsidRPr="00975416">
                <w:rPr>
                  <w:rFonts w:eastAsia="Times New Roman"/>
                  <w:szCs w:val="28"/>
                  <w:lang w:eastAsia="en-AU"/>
                </w:rPr>
                <w:lastRenderedPageBreak/>
                <w:t>Нажать на кнопку “Добавить в корзину”;</w:t>
              </w:r>
            </w:ins>
          </w:p>
          <w:p w14:paraId="12B8F46A" w14:textId="77777777" w:rsidR="00AD6C7E" w:rsidRPr="00975416" w:rsidRDefault="00AD6C7E">
            <w:pPr>
              <w:pStyle w:val="a7"/>
              <w:numPr>
                <w:ilvl w:val="0"/>
                <w:numId w:val="9"/>
              </w:numPr>
              <w:spacing w:line="240" w:lineRule="auto"/>
              <w:jc w:val="left"/>
              <w:rPr>
                <w:ins w:id="4186" w:author="Airat Shigapov" w:date="2021-10-28T17:59:00Z"/>
                <w:rFonts w:eastAsia="Times New Roman"/>
                <w:szCs w:val="28"/>
                <w:lang w:eastAsia="en-AU"/>
              </w:rPr>
              <w:pPrChange w:id="4187" w:author="Airat Shigapov" w:date="2021-10-28T18:02:00Z">
                <w:pPr>
                  <w:pStyle w:val="a7"/>
                  <w:numPr>
                    <w:numId w:val="8"/>
                  </w:numPr>
                  <w:spacing w:line="240" w:lineRule="auto"/>
                  <w:ind w:left="420" w:hanging="360"/>
                  <w:jc w:val="left"/>
                </w:pPr>
              </w:pPrChange>
            </w:pPr>
            <w:ins w:id="4188" w:author="Airat Shigapov" w:date="2021-10-28T17:59:00Z">
              <w:r w:rsidRPr="00975416">
                <w:rPr>
                  <w:rFonts w:eastAsia="Times New Roman"/>
                  <w:szCs w:val="28"/>
                  <w:lang w:eastAsia="en-AU"/>
                </w:rPr>
                <w:t>Нажать на поле “Моя корзина”</w:t>
              </w:r>
            </w:ins>
          </w:p>
          <w:p w14:paraId="5C8538EF" w14:textId="77777777" w:rsidR="00AD6C7E" w:rsidRPr="00975416" w:rsidRDefault="00AD6C7E">
            <w:pPr>
              <w:pStyle w:val="a7"/>
              <w:numPr>
                <w:ilvl w:val="0"/>
                <w:numId w:val="9"/>
              </w:numPr>
              <w:spacing w:line="240" w:lineRule="auto"/>
              <w:jc w:val="left"/>
              <w:rPr>
                <w:ins w:id="4189" w:author="Airat Shigapov" w:date="2021-10-28T17:59:00Z"/>
                <w:rFonts w:eastAsia="Times New Roman"/>
                <w:szCs w:val="28"/>
                <w:lang w:eastAsia="en-AU"/>
              </w:rPr>
              <w:pPrChange w:id="4190" w:author="Airat Shigapov" w:date="2021-10-28T18:02:00Z">
                <w:pPr>
                  <w:pStyle w:val="a7"/>
                  <w:numPr>
                    <w:numId w:val="8"/>
                  </w:numPr>
                  <w:spacing w:line="240" w:lineRule="auto"/>
                  <w:ind w:left="420" w:hanging="360"/>
                  <w:jc w:val="left"/>
                </w:pPr>
              </w:pPrChange>
            </w:pPr>
            <w:ins w:id="4191" w:author="Airat Shigapov" w:date="2021-10-28T17:59:00Z">
              <w:r w:rsidRPr="00975416">
                <w:rPr>
                  <w:rFonts w:eastAsia="Times New Roman"/>
                  <w:szCs w:val="28"/>
                  <w:lang w:eastAsia="en-AU"/>
                </w:rPr>
                <w:t>В открывшемся окне нажать кнопку “Оформить заказ”</w:t>
              </w:r>
            </w:ins>
          </w:p>
          <w:p w14:paraId="7DE60C07" w14:textId="77777777" w:rsidR="00AD6C7E" w:rsidRPr="00975416" w:rsidRDefault="00AD6C7E">
            <w:pPr>
              <w:pStyle w:val="a7"/>
              <w:numPr>
                <w:ilvl w:val="0"/>
                <w:numId w:val="9"/>
              </w:numPr>
              <w:spacing w:line="240" w:lineRule="auto"/>
              <w:jc w:val="left"/>
              <w:rPr>
                <w:ins w:id="4192" w:author="Airat Shigapov" w:date="2021-10-28T17:59:00Z"/>
                <w:rFonts w:eastAsia="Times New Roman"/>
                <w:szCs w:val="28"/>
                <w:lang w:eastAsia="en-AU"/>
              </w:rPr>
              <w:pPrChange w:id="4193" w:author="Airat Shigapov" w:date="2021-10-28T18:02:00Z">
                <w:pPr>
                  <w:pStyle w:val="a7"/>
                  <w:numPr>
                    <w:numId w:val="8"/>
                  </w:numPr>
                  <w:spacing w:line="240" w:lineRule="auto"/>
                  <w:ind w:left="420" w:hanging="360"/>
                  <w:jc w:val="left"/>
                </w:pPr>
              </w:pPrChange>
            </w:pPr>
            <w:ins w:id="4194" w:author="Airat Shigapov" w:date="2021-10-28T17:59:00Z">
              <w:r w:rsidRPr="00975416">
                <w:rPr>
                  <w:rFonts w:eastAsia="Times New Roman"/>
                  <w:szCs w:val="28"/>
                  <w:lang w:eastAsia="en-AU"/>
                </w:rPr>
                <w:t xml:space="preserve">Нажать кнопку </w:t>
              </w:r>
              <w:r w:rsidRPr="00975416">
                <w:rPr>
                  <w:rFonts w:eastAsia="Times New Roman"/>
                  <w:szCs w:val="28"/>
                  <w:lang w:val="en-US" w:eastAsia="en-AU"/>
                </w:rPr>
                <w:t>“</w:t>
              </w:r>
              <w:r w:rsidRPr="00975416">
                <w:rPr>
                  <w:rFonts w:eastAsia="Times New Roman"/>
                  <w:szCs w:val="28"/>
                  <w:lang w:eastAsia="en-AU"/>
                </w:rPr>
                <w:t>Подтвердить</w:t>
              </w:r>
              <w:r w:rsidRPr="00975416">
                <w:rPr>
                  <w:rFonts w:eastAsia="Times New Roman"/>
                  <w:szCs w:val="28"/>
                  <w:lang w:val="en-US" w:eastAsia="en-AU"/>
                </w:rPr>
                <w:t>”</w:t>
              </w:r>
              <w:r w:rsidRPr="00975416">
                <w:rPr>
                  <w:rFonts w:eastAsia="Times New Roman"/>
                  <w:szCs w:val="28"/>
                  <w:lang w:eastAsia="en-AU"/>
                </w:rPr>
                <w:t xml:space="preserve"> </w:t>
              </w:r>
            </w:ins>
          </w:p>
        </w:tc>
      </w:tr>
      <w:tr w:rsidR="00AD6C7E" w:rsidRPr="000D51DA" w14:paraId="39415460" w14:textId="77777777" w:rsidTr="00975416">
        <w:trPr>
          <w:trHeight w:val="557"/>
          <w:ins w:id="4195" w:author="Airat Shigapov" w:date="2021-10-28T17:59:00Z"/>
        </w:trPr>
        <w:tc>
          <w:tcPr>
            <w:tcW w:w="2922" w:type="dxa"/>
            <w:tcBorders>
              <w:top w:val="nil"/>
              <w:left w:val="single" w:sz="4" w:space="0" w:color="2F75B5"/>
              <w:bottom w:val="single" w:sz="4" w:space="0" w:color="FFFFFF"/>
              <w:right w:val="single" w:sz="4" w:space="0" w:color="2F75B5"/>
            </w:tcBorders>
            <w:shd w:val="clear" w:color="000000" w:fill="2F75B5"/>
            <w:noWrap/>
            <w:vAlign w:val="center"/>
            <w:hideMark/>
          </w:tcPr>
          <w:p w14:paraId="269BDAC3" w14:textId="77777777" w:rsidR="00AD6C7E" w:rsidRPr="00975416" w:rsidRDefault="00AD6C7E" w:rsidP="00975416">
            <w:pPr>
              <w:spacing w:after="0" w:line="240" w:lineRule="auto"/>
              <w:ind w:firstLineChars="100" w:firstLine="281"/>
              <w:jc w:val="right"/>
              <w:rPr>
                <w:ins w:id="4196" w:author="Airat Shigapov" w:date="2021-10-28T17:59:00Z"/>
                <w:rFonts w:ascii="Times New Roman" w:eastAsia="Times New Roman" w:hAnsi="Times New Roman" w:cs="Times New Roman"/>
                <w:b/>
                <w:bCs/>
                <w:color w:val="FFFFFF"/>
                <w:sz w:val="28"/>
                <w:szCs w:val="28"/>
                <w:lang w:eastAsia="en-AU"/>
              </w:rPr>
            </w:pPr>
            <w:ins w:id="4197" w:author="Airat Shigapov" w:date="2021-10-28T17:59:00Z">
              <w:r w:rsidRPr="00975416">
                <w:rPr>
                  <w:rFonts w:ascii="Times New Roman" w:eastAsia="Times New Roman" w:hAnsi="Times New Roman" w:cs="Times New Roman"/>
                  <w:b/>
                  <w:bCs/>
                  <w:color w:val="FFFFFF"/>
                  <w:sz w:val="28"/>
                  <w:szCs w:val="28"/>
                  <w:lang w:eastAsia="en-AU"/>
                </w:rPr>
                <w:lastRenderedPageBreak/>
                <w:t>Данные тестирования</w:t>
              </w:r>
            </w:ins>
          </w:p>
        </w:tc>
        <w:tc>
          <w:tcPr>
            <w:tcW w:w="6643" w:type="dxa"/>
            <w:tcBorders>
              <w:top w:val="nil"/>
              <w:left w:val="nil"/>
              <w:bottom w:val="single" w:sz="4" w:space="0" w:color="2F75B5"/>
              <w:right w:val="single" w:sz="4" w:space="0" w:color="2F75B5"/>
            </w:tcBorders>
            <w:shd w:val="clear" w:color="auto" w:fill="auto"/>
            <w:noWrap/>
            <w:vAlign w:val="center"/>
            <w:hideMark/>
          </w:tcPr>
          <w:p w14:paraId="05E91453" w14:textId="77777777" w:rsidR="00AD6C7E" w:rsidRPr="00DB47B9" w:rsidRDefault="006A7D59" w:rsidP="00975416">
            <w:pPr>
              <w:spacing w:after="0" w:line="240" w:lineRule="auto"/>
              <w:rPr>
                <w:ins w:id="4198" w:author="Airat Shigapov" w:date="2021-10-29T15:52:00Z"/>
                <w:rFonts w:ascii="Times New Roman" w:eastAsia="Times New Roman" w:hAnsi="Times New Roman" w:cs="Times New Roman"/>
                <w:sz w:val="28"/>
                <w:szCs w:val="28"/>
                <w:lang w:eastAsia="en-AU"/>
                <w:rPrChange w:id="4199" w:author="Airat Shigapov" w:date="2021-10-31T15:18:00Z">
                  <w:rPr>
                    <w:ins w:id="4200" w:author="Airat Shigapov" w:date="2021-10-29T15:52:00Z"/>
                    <w:rFonts w:ascii="Times New Roman" w:eastAsia="Times New Roman" w:hAnsi="Times New Roman" w:cs="Times New Roman"/>
                    <w:sz w:val="28"/>
                    <w:szCs w:val="28"/>
                    <w:lang w:val="en-US" w:eastAsia="en-AU"/>
                  </w:rPr>
                </w:rPrChange>
              </w:rPr>
            </w:pPr>
            <w:ins w:id="4201" w:author="Airat Shigapov" w:date="2021-10-28T18:09:00Z">
              <w:r>
                <w:rPr>
                  <w:rFonts w:ascii="Times New Roman" w:eastAsia="Times New Roman" w:hAnsi="Times New Roman" w:cs="Times New Roman"/>
                  <w:sz w:val="28"/>
                  <w:szCs w:val="28"/>
                  <w:lang w:eastAsia="en-AU"/>
                </w:rPr>
                <w:t>Администратор</w:t>
              </w:r>
            </w:ins>
            <w:ins w:id="4202" w:author="Airat Shigapov" w:date="2021-10-28T17:59:00Z">
              <w:r w:rsidR="00AD6C7E" w:rsidRPr="00DB47B9">
                <w:rPr>
                  <w:rFonts w:ascii="Times New Roman" w:eastAsia="Times New Roman" w:hAnsi="Times New Roman" w:cs="Times New Roman"/>
                  <w:sz w:val="28"/>
                  <w:szCs w:val="28"/>
                  <w:lang w:eastAsia="en-AU"/>
                  <w:rPrChange w:id="4203" w:author="Airat Shigapov" w:date="2021-10-31T15:18:00Z">
                    <w:rPr>
                      <w:rFonts w:ascii="Times New Roman" w:eastAsia="Times New Roman" w:hAnsi="Times New Roman" w:cs="Times New Roman"/>
                      <w:sz w:val="28"/>
                      <w:szCs w:val="28"/>
                      <w:lang w:val="en-US" w:eastAsia="en-AU"/>
                    </w:rPr>
                  </w:rPrChange>
                </w:rPr>
                <w:t xml:space="preserve">: </w:t>
              </w:r>
              <w:r w:rsidR="00AD6C7E" w:rsidRPr="00975416">
                <w:rPr>
                  <w:rFonts w:ascii="Times New Roman" w:eastAsia="Times New Roman" w:hAnsi="Times New Roman" w:cs="Times New Roman"/>
                  <w:sz w:val="28"/>
                  <w:szCs w:val="28"/>
                  <w:lang w:val="en-US" w:eastAsia="en-AU"/>
                </w:rPr>
                <w:t>Email</w:t>
              </w:r>
              <w:r w:rsidR="00AD6C7E" w:rsidRPr="00DB47B9">
                <w:rPr>
                  <w:rFonts w:ascii="Times New Roman" w:eastAsia="Times New Roman" w:hAnsi="Times New Roman" w:cs="Times New Roman"/>
                  <w:sz w:val="28"/>
                  <w:szCs w:val="28"/>
                  <w:lang w:eastAsia="en-AU"/>
                  <w:rPrChange w:id="4204" w:author="Airat Shigapov" w:date="2021-10-31T15:18:00Z">
                    <w:rPr>
                      <w:rFonts w:ascii="Times New Roman" w:eastAsia="Times New Roman" w:hAnsi="Times New Roman" w:cs="Times New Roman"/>
                      <w:sz w:val="28"/>
                      <w:szCs w:val="28"/>
                      <w:lang w:val="en-US" w:eastAsia="en-AU"/>
                    </w:rPr>
                  </w:rPrChange>
                </w:rPr>
                <w:t xml:space="preserve">: </w:t>
              </w:r>
            </w:ins>
            <w:ins w:id="4205" w:author="Airat Shigapov" w:date="2021-10-28T18:10:00Z">
              <w:r w:rsidR="00483C99">
                <w:rPr>
                  <w:rFonts w:ascii="Times New Roman" w:eastAsia="Times New Roman" w:hAnsi="Times New Roman" w:cs="Times New Roman"/>
                  <w:sz w:val="28"/>
                  <w:szCs w:val="28"/>
                  <w:lang w:val="en-US" w:eastAsia="en-AU"/>
                </w:rPr>
                <w:t>admin</w:t>
              </w:r>
              <w:r w:rsidR="00483C99" w:rsidRPr="00DB47B9">
                <w:rPr>
                  <w:rFonts w:ascii="Times New Roman" w:eastAsia="Times New Roman" w:hAnsi="Times New Roman" w:cs="Times New Roman"/>
                  <w:sz w:val="28"/>
                  <w:szCs w:val="28"/>
                  <w:lang w:eastAsia="en-AU"/>
                  <w:rPrChange w:id="4206" w:author="Airat Shigapov" w:date="2021-10-31T15:18:00Z">
                    <w:rPr>
                      <w:rFonts w:ascii="Times New Roman" w:eastAsia="Times New Roman" w:hAnsi="Times New Roman" w:cs="Times New Roman"/>
                      <w:sz w:val="28"/>
                      <w:szCs w:val="28"/>
                      <w:lang w:val="en-US" w:eastAsia="en-AU"/>
                    </w:rPr>
                  </w:rPrChange>
                </w:rPr>
                <w:t xml:space="preserve"> </w:t>
              </w:r>
            </w:ins>
            <w:ins w:id="4207" w:author="Airat Shigapov" w:date="2021-10-28T17:59:00Z">
              <w:r w:rsidR="00AD6C7E" w:rsidRPr="00975416">
                <w:rPr>
                  <w:rFonts w:ascii="Times New Roman" w:eastAsia="Times New Roman" w:hAnsi="Times New Roman" w:cs="Times New Roman"/>
                  <w:sz w:val="28"/>
                  <w:szCs w:val="28"/>
                  <w:lang w:val="en-US" w:eastAsia="en-AU"/>
                </w:rPr>
                <w:t>Password</w:t>
              </w:r>
              <w:r w:rsidR="00AD6C7E" w:rsidRPr="00DB47B9">
                <w:rPr>
                  <w:rFonts w:ascii="Times New Roman" w:eastAsia="Times New Roman" w:hAnsi="Times New Roman" w:cs="Times New Roman"/>
                  <w:sz w:val="28"/>
                  <w:szCs w:val="28"/>
                  <w:lang w:eastAsia="en-AU"/>
                  <w:rPrChange w:id="4208" w:author="Airat Shigapov" w:date="2021-10-31T15:18:00Z">
                    <w:rPr>
                      <w:rFonts w:ascii="Times New Roman" w:eastAsia="Times New Roman" w:hAnsi="Times New Roman" w:cs="Times New Roman"/>
                      <w:sz w:val="28"/>
                      <w:szCs w:val="28"/>
                      <w:lang w:val="en-US" w:eastAsia="en-AU"/>
                    </w:rPr>
                  </w:rPrChange>
                </w:rPr>
                <w:t xml:space="preserve">: </w:t>
              </w:r>
            </w:ins>
            <w:ins w:id="4209" w:author="Airat Shigapov" w:date="2021-10-28T18:10:00Z">
              <w:r w:rsidR="00483C99">
                <w:rPr>
                  <w:rFonts w:ascii="Times New Roman" w:eastAsia="Times New Roman" w:hAnsi="Times New Roman" w:cs="Times New Roman"/>
                  <w:sz w:val="28"/>
                  <w:szCs w:val="28"/>
                  <w:lang w:val="en-US" w:eastAsia="en-AU"/>
                </w:rPr>
                <w:t>admin</w:t>
              </w:r>
            </w:ins>
          </w:p>
          <w:p w14:paraId="44242236" w14:textId="62733E43" w:rsidR="00B94134" w:rsidRPr="000D4B6F" w:rsidRDefault="00B94134" w:rsidP="00975416">
            <w:pPr>
              <w:spacing w:after="0" w:line="240" w:lineRule="auto"/>
              <w:rPr>
                <w:ins w:id="4210" w:author="Airat Shigapov" w:date="2021-10-28T17:59:00Z"/>
                <w:rFonts w:ascii="Times New Roman" w:eastAsia="Times New Roman" w:hAnsi="Times New Roman" w:cs="Times New Roman"/>
                <w:sz w:val="28"/>
                <w:szCs w:val="28"/>
                <w:lang w:eastAsia="en-AU"/>
                <w:rPrChange w:id="4211" w:author="Airat Shigapov" w:date="2021-10-29T16:16:00Z">
                  <w:rPr>
                    <w:ins w:id="4212" w:author="Airat Shigapov" w:date="2021-10-28T17:59:00Z"/>
                    <w:rFonts w:ascii="Times New Roman" w:eastAsia="Times New Roman" w:hAnsi="Times New Roman" w:cs="Times New Roman"/>
                    <w:sz w:val="28"/>
                    <w:szCs w:val="28"/>
                    <w:lang w:val="en-US" w:eastAsia="en-AU"/>
                  </w:rPr>
                </w:rPrChange>
              </w:rPr>
            </w:pPr>
            <w:ins w:id="4213" w:author="Airat Shigapov" w:date="2021-10-29T15:52:00Z">
              <w:r>
                <w:rPr>
                  <w:rFonts w:ascii="Times New Roman" w:eastAsia="Times New Roman" w:hAnsi="Times New Roman" w:cs="Times New Roman"/>
                  <w:sz w:val="28"/>
                  <w:szCs w:val="28"/>
                  <w:lang w:eastAsia="en-AU"/>
                </w:rPr>
                <w:t xml:space="preserve">Товары: </w:t>
              </w:r>
            </w:ins>
            <w:ins w:id="4214" w:author="Airat Shigapov" w:date="2021-10-29T16:01:00Z">
              <w:r w:rsidR="000D51DA">
                <w:rPr>
                  <w:rFonts w:ascii="Times New Roman" w:eastAsia="Times New Roman" w:hAnsi="Times New Roman" w:cs="Times New Roman"/>
                  <w:sz w:val="28"/>
                  <w:szCs w:val="28"/>
                  <w:lang w:eastAsia="en-AU"/>
                </w:rPr>
                <w:t>Название</w:t>
              </w:r>
              <w:r w:rsidR="000D51DA" w:rsidRPr="000D51DA">
                <w:rPr>
                  <w:rFonts w:ascii="Times New Roman" w:eastAsia="Times New Roman" w:hAnsi="Times New Roman" w:cs="Times New Roman"/>
                  <w:sz w:val="28"/>
                  <w:szCs w:val="28"/>
                  <w:lang w:eastAsia="en-AU"/>
                  <w:rPrChange w:id="4215" w:author="Airat Shigapov" w:date="2021-10-29T16:01:00Z">
                    <w:rPr>
                      <w:rFonts w:ascii="Times New Roman" w:eastAsia="Times New Roman" w:hAnsi="Times New Roman" w:cs="Times New Roman"/>
                      <w:sz w:val="28"/>
                      <w:szCs w:val="28"/>
                      <w:lang w:val="en-US" w:eastAsia="en-AU"/>
                    </w:rPr>
                  </w:rPrChange>
                </w:rPr>
                <w:t xml:space="preserve">: </w:t>
              </w:r>
              <w:r w:rsidR="000D51DA">
                <w:rPr>
                  <w:rFonts w:ascii="Times New Roman" w:eastAsia="Times New Roman" w:hAnsi="Times New Roman" w:cs="Times New Roman"/>
                  <w:sz w:val="28"/>
                  <w:szCs w:val="28"/>
                  <w:lang w:eastAsia="en-AU"/>
                </w:rPr>
                <w:t xml:space="preserve">ПТФ </w:t>
              </w:r>
              <w:r w:rsidR="000D51DA">
                <w:rPr>
                  <w:rFonts w:ascii="Times New Roman" w:eastAsia="Times New Roman" w:hAnsi="Times New Roman" w:cs="Times New Roman"/>
                  <w:sz w:val="28"/>
                  <w:szCs w:val="28"/>
                  <w:lang w:val="en-US" w:eastAsia="en-AU"/>
                </w:rPr>
                <w:t>Sal</w:t>
              </w:r>
              <w:r w:rsidR="000D51DA" w:rsidRPr="000D51DA">
                <w:rPr>
                  <w:rFonts w:ascii="Times New Roman" w:eastAsia="Times New Roman" w:hAnsi="Times New Roman" w:cs="Times New Roman"/>
                  <w:sz w:val="28"/>
                  <w:szCs w:val="28"/>
                  <w:lang w:eastAsia="en-AU"/>
                  <w:rPrChange w:id="4216" w:author="Airat Shigapov" w:date="2021-10-29T16:01:00Z">
                    <w:rPr>
                      <w:rFonts w:ascii="Times New Roman" w:eastAsia="Times New Roman" w:hAnsi="Times New Roman" w:cs="Times New Roman"/>
                      <w:sz w:val="28"/>
                      <w:szCs w:val="28"/>
                      <w:lang w:val="en-US" w:eastAsia="en-AU"/>
                    </w:rPr>
                  </w:rPrChange>
                </w:rPr>
                <w:t>-</w:t>
              </w:r>
              <w:r w:rsidR="000D51DA">
                <w:rPr>
                  <w:rFonts w:ascii="Times New Roman" w:eastAsia="Times New Roman" w:hAnsi="Times New Roman" w:cs="Times New Roman"/>
                  <w:sz w:val="28"/>
                  <w:szCs w:val="28"/>
                  <w:lang w:val="en-US" w:eastAsia="en-AU"/>
                </w:rPr>
                <w:t>Man</w:t>
              </w:r>
              <w:r w:rsidR="000D51DA" w:rsidRPr="000D51DA">
                <w:rPr>
                  <w:rFonts w:ascii="Times New Roman" w:eastAsia="Times New Roman" w:hAnsi="Times New Roman" w:cs="Times New Roman"/>
                  <w:sz w:val="28"/>
                  <w:szCs w:val="28"/>
                  <w:lang w:eastAsia="en-AU"/>
                  <w:rPrChange w:id="4217" w:author="Airat Shigapov" w:date="2021-10-29T16:01:00Z">
                    <w:rPr>
                      <w:rFonts w:ascii="Times New Roman" w:eastAsia="Times New Roman" w:hAnsi="Times New Roman" w:cs="Times New Roman"/>
                      <w:sz w:val="28"/>
                      <w:szCs w:val="28"/>
                      <w:lang w:val="en-US" w:eastAsia="en-AU"/>
                    </w:rPr>
                  </w:rPrChange>
                </w:rPr>
                <w:t xml:space="preserve">; </w:t>
              </w:r>
              <w:r w:rsidR="000D51DA">
                <w:rPr>
                  <w:rFonts w:ascii="Times New Roman" w:eastAsia="Times New Roman" w:hAnsi="Times New Roman" w:cs="Times New Roman"/>
                  <w:sz w:val="28"/>
                  <w:szCs w:val="28"/>
                  <w:lang w:eastAsia="en-AU"/>
                </w:rPr>
                <w:t>Категория</w:t>
              </w:r>
              <w:r w:rsidR="000D51DA" w:rsidRPr="000D51DA">
                <w:rPr>
                  <w:rFonts w:ascii="Times New Roman" w:eastAsia="Times New Roman" w:hAnsi="Times New Roman" w:cs="Times New Roman"/>
                  <w:sz w:val="28"/>
                  <w:szCs w:val="28"/>
                  <w:lang w:eastAsia="en-AU"/>
                  <w:rPrChange w:id="4218" w:author="Airat Shigapov" w:date="2021-10-29T16:01:00Z">
                    <w:rPr>
                      <w:rFonts w:ascii="Times New Roman" w:eastAsia="Times New Roman" w:hAnsi="Times New Roman" w:cs="Times New Roman"/>
                      <w:sz w:val="28"/>
                      <w:szCs w:val="28"/>
                      <w:lang w:val="en-US" w:eastAsia="en-AU"/>
                    </w:rPr>
                  </w:rPrChange>
                </w:rPr>
                <w:t xml:space="preserve">: </w:t>
              </w:r>
              <w:r w:rsidR="000D51DA">
                <w:rPr>
                  <w:rFonts w:ascii="Times New Roman" w:eastAsia="Times New Roman" w:hAnsi="Times New Roman" w:cs="Times New Roman"/>
                  <w:sz w:val="28"/>
                  <w:szCs w:val="28"/>
                  <w:lang w:eastAsia="en-AU"/>
                </w:rPr>
                <w:t>Автоэлектроника</w:t>
              </w:r>
            </w:ins>
            <w:ins w:id="4219" w:author="Airat Shigapov" w:date="2021-10-29T16:02:00Z">
              <w:r w:rsidR="00442879" w:rsidRPr="00442879">
                <w:rPr>
                  <w:rFonts w:ascii="Times New Roman" w:eastAsia="Times New Roman" w:hAnsi="Times New Roman" w:cs="Times New Roman"/>
                  <w:sz w:val="28"/>
                  <w:szCs w:val="28"/>
                  <w:lang w:eastAsia="en-AU"/>
                  <w:rPrChange w:id="4220" w:author="Airat Shigapov" w:date="2021-10-29T16:02:00Z">
                    <w:rPr>
                      <w:rFonts w:ascii="Times New Roman" w:eastAsia="Times New Roman" w:hAnsi="Times New Roman" w:cs="Times New Roman"/>
                      <w:sz w:val="28"/>
                      <w:szCs w:val="28"/>
                      <w:lang w:val="en-US" w:eastAsia="en-AU"/>
                    </w:rPr>
                  </w:rPrChange>
                </w:rPr>
                <w:t>;</w:t>
              </w:r>
              <w:r w:rsidR="000D51DA">
                <w:rPr>
                  <w:rFonts w:ascii="Times New Roman" w:eastAsia="Times New Roman" w:hAnsi="Times New Roman" w:cs="Times New Roman"/>
                  <w:sz w:val="28"/>
                  <w:szCs w:val="28"/>
                  <w:lang w:eastAsia="en-AU"/>
                </w:rPr>
                <w:t xml:space="preserve"> Подкатегория</w:t>
              </w:r>
              <w:r w:rsidR="00442879" w:rsidRPr="00442879">
                <w:rPr>
                  <w:rFonts w:ascii="Times New Roman" w:eastAsia="Times New Roman" w:hAnsi="Times New Roman" w:cs="Times New Roman"/>
                  <w:sz w:val="28"/>
                  <w:szCs w:val="28"/>
                  <w:lang w:eastAsia="en-AU"/>
                  <w:rPrChange w:id="4221" w:author="Airat Shigapov" w:date="2021-10-29T16:02:00Z">
                    <w:rPr>
                      <w:rFonts w:ascii="Times New Roman" w:eastAsia="Times New Roman" w:hAnsi="Times New Roman" w:cs="Times New Roman"/>
                      <w:sz w:val="28"/>
                      <w:szCs w:val="28"/>
                      <w:lang w:val="en-US" w:eastAsia="en-AU"/>
                    </w:rPr>
                  </w:rPrChange>
                </w:rPr>
                <w:t xml:space="preserve">: </w:t>
              </w:r>
              <w:proofErr w:type="spellStart"/>
              <w:r w:rsidR="00442879">
                <w:rPr>
                  <w:rFonts w:ascii="Times New Roman" w:eastAsia="Times New Roman" w:hAnsi="Times New Roman" w:cs="Times New Roman"/>
                  <w:sz w:val="28"/>
                  <w:szCs w:val="28"/>
                  <w:lang w:eastAsia="en-AU"/>
                </w:rPr>
                <w:t>автосвет</w:t>
              </w:r>
              <w:proofErr w:type="spellEnd"/>
              <w:r w:rsidR="00442879" w:rsidRPr="00442879">
                <w:rPr>
                  <w:rFonts w:ascii="Times New Roman" w:eastAsia="Times New Roman" w:hAnsi="Times New Roman" w:cs="Times New Roman"/>
                  <w:sz w:val="28"/>
                  <w:szCs w:val="28"/>
                  <w:lang w:eastAsia="en-AU"/>
                  <w:rPrChange w:id="4222" w:author="Airat Shigapov" w:date="2021-10-29T16:02:00Z">
                    <w:rPr>
                      <w:rFonts w:ascii="Times New Roman" w:eastAsia="Times New Roman" w:hAnsi="Times New Roman" w:cs="Times New Roman"/>
                      <w:sz w:val="28"/>
                      <w:szCs w:val="28"/>
                      <w:lang w:val="en-US" w:eastAsia="en-AU"/>
                    </w:rPr>
                  </w:rPrChange>
                </w:rPr>
                <w:t xml:space="preserve">; </w:t>
              </w:r>
              <w:r w:rsidR="00442879">
                <w:rPr>
                  <w:rFonts w:ascii="Times New Roman" w:eastAsia="Times New Roman" w:hAnsi="Times New Roman" w:cs="Times New Roman"/>
                  <w:sz w:val="28"/>
                  <w:szCs w:val="28"/>
                  <w:lang w:eastAsia="en-AU"/>
                </w:rPr>
                <w:t>Количество</w:t>
              </w:r>
              <w:r w:rsidR="00442879" w:rsidRPr="00442879">
                <w:rPr>
                  <w:rFonts w:ascii="Times New Roman" w:eastAsia="Times New Roman" w:hAnsi="Times New Roman" w:cs="Times New Roman"/>
                  <w:sz w:val="28"/>
                  <w:szCs w:val="28"/>
                  <w:lang w:eastAsia="en-AU"/>
                  <w:rPrChange w:id="4223" w:author="Airat Shigapov" w:date="2021-10-29T16:02:00Z">
                    <w:rPr>
                      <w:rFonts w:ascii="Times New Roman" w:eastAsia="Times New Roman" w:hAnsi="Times New Roman" w:cs="Times New Roman"/>
                      <w:sz w:val="28"/>
                      <w:szCs w:val="28"/>
                      <w:lang w:val="en-US" w:eastAsia="en-AU"/>
                    </w:rPr>
                  </w:rPrChange>
                </w:rPr>
                <w:t xml:space="preserve">: </w:t>
              </w:r>
              <w:r w:rsidR="00442879">
                <w:rPr>
                  <w:rFonts w:ascii="Times New Roman" w:eastAsia="Times New Roman" w:hAnsi="Times New Roman" w:cs="Times New Roman"/>
                  <w:sz w:val="28"/>
                  <w:szCs w:val="28"/>
                  <w:lang w:eastAsia="en-AU"/>
                </w:rPr>
                <w:t>100</w:t>
              </w:r>
              <w:r w:rsidR="00442879" w:rsidRPr="00442879">
                <w:rPr>
                  <w:rFonts w:ascii="Times New Roman" w:eastAsia="Times New Roman" w:hAnsi="Times New Roman" w:cs="Times New Roman"/>
                  <w:sz w:val="28"/>
                  <w:szCs w:val="28"/>
                  <w:lang w:eastAsia="en-AU"/>
                  <w:rPrChange w:id="4224" w:author="Airat Shigapov" w:date="2021-10-29T16:02:00Z">
                    <w:rPr>
                      <w:rFonts w:ascii="Times New Roman" w:eastAsia="Times New Roman" w:hAnsi="Times New Roman" w:cs="Times New Roman"/>
                      <w:sz w:val="28"/>
                      <w:szCs w:val="28"/>
                      <w:lang w:val="en-US" w:eastAsia="en-AU"/>
                    </w:rPr>
                  </w:rPrChange>
                </w:rPr>
                <w:t>;</w:t>
              </w:r>
            </w:ins>
            <w:ins w:id="4225" w:author="Airat Shigapov" w:date="2021-10-29T16:10:00Z">
              <w:r w:rsidR="0032208C">
                <w:rPr>
                  <w:rFonts w:ascii="Times New Roman" w:eastAsia="Times New Roman" w:hAnsi="Times New Roman" w:cs="Times New Roman"/>
                  <w:sz w:val="28"/>
                  <w:szCs w:val="28"/>
                  <w:lang w:eastAsia="en-AU"/>
                </w:rPr>
                <w:t xml:space="preserve"> Единица измерения: кг</w:t>
              </w:r>
              <w:r w:rsidR="0032208C" w:rsidRPr="0032208C">
                <w:rPr>
                  <w:rFonts w:ascii="Times New Roman" w:eastAsia="Times New Roman" w:hAnsi="Times New Roman" w:cs="Times New Roman"/>
                  <w:sz w:val="28"/>
                  <w:szCs w:val="28"/>
                  <w:lang w:eastAsia="en-AU"/>
                  <w:rPrChange w:id="4226" w:author="Airat Shigapov" w:date="2021-10-29T16:10:00Z">
                    <w:rPr>
                      <w:rFonts w:ascii="Times New Roman" w:eastAsia="Times New Roman" w:hAnsi="Times New Roman" w:cs="Times New Roman"/>
                      <w:sz w:val="28"/>
                      <w:szCs w:val="28"/>
                      <w:lang w:val="en-US" w:eastAsia="en-AU"/>
                    </w:rPr>
                  </w:rPrChange>
                </w:rPr>
                <w:t xml:space="preserve">; </w:t>
              </w:r>
            </w:ins>
            <w:ins w:id="4227" w:author="Airat Shigapov" w:date="2021-10-29T16:16:00Z">
              <w:r w:rsidR="000D4B6F">
                <w:rPr>
                  <w:rFonts w:ascii="Times New Roman" w:eastAsia="Times New Roman" w:hAnsi="Times New Roman" w:cs="Times New Roman"/>
                  <w:sz w:val="28"/>
                  <w:szCs w:val="28"/>
                  <w:lang w:eastAsia="en-AU"/>
                </w:rPr>
                <w:t>Бренд</w:t>
              </w:r>
              <w:r w:rsidR="000D4B6F" w:rsidRPr="000D4B6F">
                <w:rPr>
                  <w:rFonts w:ascii="Times New Roman" w:eastAsia="Times New Roman" w:hAnsi="Times New Roman" w:cs="Times New Roman"/>
                  <w:sz w:val="28"/>
                  <w:szCs w:val="28"/>
                  <w:lang w:eastAsia="en-AU"/>
                  <w:rPrChange w:id="4228" w:author="Airat Shigapov" w:date="2021-10-29T16:16:00Z">
                    <w:rPr>
                      <w:rFonts w:ascii="Times New Roman" w:eastAsia="Times New Roman" w:hAnsi="Times New Roman" w:cs="Times New Roman"/>
                      <w:sz w:val="28"/>
                      <w:szCs w:val="28"/>
                      <w:lang w:val="en-US" w:eastAsia="en-AU"/>
                    </w:rPr>
                  </w:rPrChange>
                </w:rPr>
                <w:t xml:space="preserve">: </w:t>
              </w:r>
              <w:r w:rsidR="000D4B6F">
                <w:rPr>
                  <w:rFonts w:ascii="Times New Roman" w:eastAsia="Times New Roman" w:hAnsi="Times New Roman" w:cs="Times New Roman"/>
                  <w:sz w:val="28"/>
                  <w:szCs w:val="28"/>
                  <w:lang w:val="en-US" w:eastAsia="en-AU"/>
                </w:rPr>
                <w:t>Sal</w:t>
              </w:r>
              <w:r w:rsidR="000D4B6F" w:rsidRPr="000D4B6F">
                <w:rPr>
                  <w:rFonts w:ascii="Times New Roman" w:eastAsia="Times New Roman" w:hAnsi="Times New Roman" w:cs="Times New Roman"/>
                  <w:sz w:val="28"/>
                  <w:szCs w:val="28"/>
                  <w:lang w:eastAsia="en-AU"/>
                  <w:rPrChange w:id="4229" w:author="Airat Shigapov" w:date="2021-10-29T16:16:00Z">
                    <w:rPr>
                      <w:rFonts w:ascii="Times New Roman" w:eastAsia="Times New Roman" w:hAnsi="Times New Roman" w:cs="Times New Roman"/>
                      <w:sz w:val="28"/>
                      <w:szCs w:val="28"/>
                      <w:lang w:val="en-US" w:eastAsia="en-AU"/>
                    </w:rPr>
                  </w:rPrChange>
                </w:rPr>
                <w:t xml:space="preserve"> - </w:t>
              </w:r>
              <w:r w:rsidR="000D4B6F">
                <w:rPr>
                  <w:rFonts w:ascii="Times New Roman" w:eastAsia="Times New Roman" w:hAnsi="Times New Roman" w:cs="Times New Roman"/>
                  <w:sz w:val="28"/>
                  <w:szCs w:val="28"/>
                  <w:lang w:val="en-US" w:eastAsia="en-AU"/>
                </w:rPr>
                <w:t>man</w:t>
              </w:r>
            </w:ins>
          </w:p>
        </w:tc>
      </w:tr>
      <w:tr w:rsidR="00AD6C7E" w:rsidRPr="00B8355A" w14:paraId="2D4F6504" w14:textId="77777777" w:rsidTr="00975416">
        <w:trPr>
          <w:trHeight w:val="557"/>
          <w:ins w:id="4230" w:author="Airat Shigapov" w:date="2021-10-28T17:59:00Z"/>
        </w:trPr>
        <w:tc>
          <w:tcPr>
            <w:tcW w:w="2922" w:type="dxa"/>
            <w:tcBorders>
              <w:top w:val="nil"/>
              <w:left w:val="single" w:sz="4" w:space="0" w:color="2F75B5"/>
              <w:bottom w:val="single" w:sz="4" w:space="0" w:color="FFFFFF"/>
              <w:right w:val="single" w:sz="4" w:space="0" w:color="2F75B5"/>
            </w:tcBorders>
            <w:shd w:val="clear" w:color="000000" w:fill="2F75B5"/>
            <w:noWrap/>
            <w:vAlign w:val="center"/>
            <w:hideMark/>
          </w:tcPr>
          <w:p w14:paraId="1A4EA9CA" w14:textId="77777777" w:rsidR="00AD6C7E" w:rsidRPr="00975416" w:rsidRDefault="00AD6C7E" w:rsidP="00975416">
            <w:pPr>
              <w:spacing w:after="0" w:line="240" w:lineRule="auto"/>
              <w:ind w:firstLineChars="100" w:firstLine="281"/>
              <w:jc w:val="right"/>
              <w:rPr>
                <w:ins w:id="4231" w:author="Airat Shigapov" w:date="2021-10-28T17:59:00Z"/>
                <w:rFonts w:ascii="Times New Roman" w:eastAsia="Times New Roman" w:hAnsi="Times New Roman" w:cs="Times New Roman"/>
                <w:b/>
                <w:bCs/>
                <w:color w:val="FFFFFF"/>
                <w:sz w:val="28"/>
                <w:szCs w:val="28"/>
                <w:lang w:eastAsia="en-AU"/>
              </w:rPr>
            </w:pPr>
            <w:ins w:id="4232" w:author="Airat Shigapov" w:date="2021-10-28T17:59:00Z">
              <w:r w:rsidRPr="00975416">
                <w:rPr>
                  <w:rFonts w:ascii="Times New Roman" w:eastAsia="Times New Roman" w:hAnsi="Times New Roman" w:cs="Times New Roman"/>
                  <w:b/>
                  <w:bCs/>
                  <w:color w:val="FFFFFF"/>
                  <w:sz w:val="28"/>
                  <w:szCs w:val="28"/>
                  <w:lang w:eastAsia="en-AU"/>
                </w:rPr>
                <w:t>Ожидаемый результат</w:t>
              </w:r>
            </w:ins>
          </w:p>
        </w:tc>
        <w:tc>
          <w:tcPr>
            <w:tcW w:w="6643" w:type="dxa"/>
            <w:tcBorders>
              <w:top w:val="nil"/>
              <w:left w:val="nil"/>
              <w:bottom w:val="single" w:sz="4" w:space="0" w:color="2F75B5"/>
              <w:right w:val="single" w:sz="4" w:space="0" w:color="2F75B5"/>
            </w:tcBorders>
            <w:shd w:val="clear" w:color="auto" w:fill="auto"/>
            <w:noWrap/>
            <w:vAlign w:val="center"/>
            <w:hideMark/>
          </w:tcPr>
          <w:p w14:paraId="56D465BA" w14:textId="699329AB" w:rsidR="00AD6C7E" w:rsidRPr="00975416" w:rsidRDefault="00AD6C7E" w:rsidP="00975416">
            <w:pPr>
              <w:spacing w:after="0" w:line="240" w:lineRule="auto"/>
              <w:rPr>
                <w:ins w:id="4233" w:author="Airat Shigapov" w:date="2021-10-28T17:59:00Z"/>
                <w:rFonts w:ascii="Times New Roman" w:eastAsia="Times New Roman" w:hAnsi="Times New Roman" w:cs="Times New Roman"/>
                <w:sz w:val="28"/>
                <w:szCs w:val="28"/>
                <w:lang w:eastAsia="en-AU"/>
              </w:rPr>
            </w:pPr>
            <w:ins w:id="4234" w:author="Airat Shigapov" w:date="2021-10-28T17:59:00Z">
              <w:r w:rsidRPr="00975416">
                <w:rPr>
                  <w:rFonts w:ascii="Times New Roman" w:eastAsia="Times New Roman" w:hAnsi="Times New Roman" w:cs="Times New Roman"/>
                  <w:sz w:val="28"/>
                  <w:szCs w:val="28"/>
                  <w:lang w:eastAsia="en-AU"/>
                </w:rPr>
                <w:t xml:space="preserve">Сообщение об успешном </w:t>
              </w:r>
            </w:ins>
            <w:ins w:id="4235" w:author="Airat Shigapov" w:date="2021-10-29T15:30:00Z">
              <w:r w:rsidR="009A35E5">
                <w:rPr>
                  <w:rFonts w:ascii="Times New Roman" w:eastAsia="Times New Roman" w:hAnsi="Times New Roman" w:cs="Times New Roman"/>
                  <w:sz w:val="28"/>
                  <w:szCs w:val="28"/>
                  <w:lang w:eastAsia="en-AU"/>
                </w:rPr>
                <w:t>добавлении товара</w:t>
              </w:r>
            </w:ins>
          </w:p>
        </w:tc>
      </w:tr>
      <w:tr w:rsidR="00AD6C7E" w:rsidRPr="00B8355A" w14:paraId="76F0C90C" w14:textId="77777777" w:rsidTr="00975416">
        <w:trPr>
          <w:trHeight w:val="557"/>
          <w:ins w:id="4236" w:author="Airat Shigapov" w:date="2021-10-28T17:59:00Z"/>
        </w:trPr>
        <w:tc>
          <w:tcPr>
            <w:tcW w:w="2922" w:type="dxa"/>
            <w:tcBorders>
              <w:top w:val="nil"/>
              <w:left w:val="single" w:sz="4" w:space="0" w:color="2F75B5"/>
              <w:bottom w:val="single" w:sz="4" w:space="0" w:color="FFFFFF"/>
              <w:right w:val="single" w:sz="4" w:space="0" w:color="2F75B5"/>
            </w:tcBorders>
            <w:shd w:val="clear" w:color="000000" w:fill="2F75B5"/>
            <w:noWrap/>
            <w:vAlign w:val="center"/>
            <w:hideMark/>
          </w:tcPr>
          <w:p w14:paraId="59E31920" w14:textId="77777777" w:rsidR="00AD6C7E" w:rsidRPr="00975416" w:rsidRDefault="00AD6C7E" w:rsidP="00975416">
            <w:pPr>
              <w:spacing w:after="0" w:line="240" w:lineRule="auto"/>
              <w:ind w:firstLineChars="100" w:firstLine="281"/>
              <w:jc w:val="right"/>
              <w:rPr>
                <w:ins w:id="4237" w:author="Airat Shigapov" w:date="2021-10-28T17:59:00Z"/>
                <w:rFonts w:ascii="Times New Roman" w:eastAsia="Times New Roman" w:hAnsi="Times New Roman" w:cs="Times New Roman"/>
                <w:b/>
                <w:bCs/>
                <w:color w:val="FFFFFF"/>
                <w:sz w:val="28"/>
                <w:szCs w:val="28"/>
                <w:lang w:eastAsia="en-AU"/>
              </w:rPr>
            </w:pPr>
            <w:ins w:id="4238" w:author="Airat Shigapov" w:date="2021-10-28T17:59:00Z">
              <w:r w:rsidRPr="00975416">
                <w:rPr>
                  <w:rFonts w:ascii="Times New Roman" w:eastAsia="Times New Roman" w:hAnsi="Times New Roman" w:cs="Times New Roman"/>
                  <w:b/>
                  <w:bCs/>
                  <w:color w:val="FFFFFF"/>
                  <w:sz w:val="28"/>
                  <w:szCs w:val="28"/>
                  <w:lang w:eastAsia="en-AU"/>
                </w:rPr>
                <w:t>Фактический результат</w:t>
              </w:r>
            </w:ins>
          </w:p>
        </w:tc>
        <w:tc>
          <w:tcPr>
            <w:tcW w:w="6643" w:type="dxa"/>
            <w:tcBorders>
              <w:top w:val="nil"/>
              <w:left w:val="nil"/>
              <w:bottom w:val="single" w:sz="4" w:space="0" w:color="2F75B5"/>
              <w:right w:val="single" w:sz="4" w:space="0" w:color="2F75B5"/>
            </w:tcBorders>
            <w:shd w:val="clear" w:color="auto" w:fill="auto"/>
            <w:noWrap/>
            <w:vAlign w:val="center"/>
            <w:hideMark/>
          </w:tcPr>
          <w:p w14:paraId="7847D62F" w14:textId="1E75CDC4" w:rsidR="00AD6C7E" w:rsidRPr="00975416" w:rsidRDefault="00AD6C7E" w:rsidP="00975416">
            <w:pPr>
              <w:spacing w:after="0" w:line="240" w:lineRule="auto"/>
              <w:rPr>
                <w:ins w:id="4239" w:author="Airat Shigapov" w:date="2021-10-28T17:59:00Z"/>
                <w:rFonts w:ascii="Times New Roman" w:eastAsia="Times New Roman" w:hAnsi="Times New Roman" w:cs="Times New Roman"/>
                <w:sz w:val="28"/>
                <w:szCs w:val="28"/>
                <w:lang w:eastAsia="en-AU"/>
              </w:rPr>
            </w:pPr>
            <w:ins w:id="4240" w:author="Airat Shigapov" w:date="2021-10-28T17:59:00Z">
              <w:r w:rsidRPr="00975416">
                <w:rPr>
                  <w:rFonts w:ascii="Times New Roman" w:eastAsia="Times New Roman" w:hAnsi="Times New Roman" w:cs="Times New Roman"/>
                  <w:sz w:val="28"/>
                  <w:szCs w:val="28"/>
                  <w:lang w:eastAsia="en-AU"/>
                </w:rPr>
                <w:t xml:space="preserve">Сообщение об успешном </w:t>
              </w:r>
            </w:ins>
            <w:ins w:id="4241" w:author="Airat Shigapov" w:date="2021-10-29T15:30:00Z">
              <w:r w:rsidR="009A35E5">
                <w:rPr>
                  <w:rFonts w:ascii="Times New Roman" w:eastAsia="Times New Roman" w:hAnsi="Times New Roman" w:cs="Times New Roman"/>
                  <w:sz w:val="28"/>
                  <w:szCs w:val="28"/>
                  <w:lang w:eastAsia="en-AU"/>
                </w:rPr>
                <w:t>добавлении товара</w:t>
              </w:r>
            </w:ins>
          </w:p>
        </w:tc>
      </w:tr>
      <w:tr w:rsidR="00AD6C7E" w:rsidRPr="007A3A06" w14:paraId="75C3913F" w14:textId="77777777" w:rsidTr="00975416">
        <w:trPr>
          <w:trHeight w:val="557"/>
          <w:ins w:id="4242" w:author="Airat Shigapov" w:date="2021-10-28T17:59:00Z"/>
        </w:trPr>
        <w:tc>
          <w:tcPr>
            <w:tcW w:w="2922" w:type="dxa"/>
            <w:tcBorders>
              <w:top w:val="nil"/>
              <w:left w:val="single" w:sz="4" w:space="0" w:color="2F75B5"/>
              <w:bottom w:val="single" w:sz="4" w:space="0" w:color="FFFFFF"/>
              <w:right w:val="single" w:sz="4" w:space="0" w:color="2F75B5"/>
            </w:tcBorders>
            <w:shd w:val="clear" w:color="000000" w:fill="2F75B5"/>
            <w:noWrap/>
            <w:vAlign w:val="center"/>
            <w:hideMark/>
          </w:tcPr>
          <w:p w14:paraId="0E5DDADB" w14:textId="77777777" w:rsidR="00AD6C7E" w:rsidRPr="00975416" w:rsidRDefault="00AD6C7E" w:rsidP="00975416">
            <w:pPr>
              <w:spacing w:after="0" w:line="240" w:lineRule="auto"/>
              <w:ind w:firstLineChars="100" w:firstLine="281"/>
              <w:jc w:val="right"/>
              <w:rPr>
                <w:ins w:id="4243" w:author="Airat Shigapov" w:date="2021-10-28T17:59:00Z"/>
                <w:rFonts w:ascii="Times New Roman" w:eastAsia="Times New Roman" w:hAnsi="Times New Roman" w:cs="Times New Roman"/>
                <w:b/>
                <w:bCs/>
                <w:color w:val="FFFFFF"/>
                <w:sz w:val="28"/>
                <w:szCs w:val="28"/>
                <w:lang w:eastAsia="en-AU"/>
              </w:rPr>
            </w:pPr>
            <w:ins w:id="4244" w:author="Airat Shigapov" w:date="2021-10-28T17:59:00Z">
              <w:r w:rsidRPr="00975416">
                <w:rPr>
                  <w:rFonts w:ascii="Times New Roman" w:eastAsia="Times New Roman" w:hAnsi="Times New Roman" w:cs="Times New Roman"/>
                  <w:b/>
                  <w:bCs/>
                  <w:color w:val="FFFFFF"/>
                  <w:sz w:val="28"/>
                  <w:szCs w:val="28"/>
                  <w:lang w:eastAsia="en-AU"/>
                </w:rPr>
                <w:t>Предпосылки</w:t>
              </w:r>
            </w:ins>
          </w:p>
        </w:tc>
        <w:tc>
          <w:tcPr>
            <w:tcW w:w="6643" w:type="dxa"/>
            <w:tcBorders>
              <w:top w:val="nil"/>
              <w:left w:val="nil"/>
              <w:bottom w:val="single" w:sz="4" w:space="0" w:color="2F75B5"/>
              <w:right w:val="single" w:sz="4" w:space="0" w:color="2F75B5"/>
            </w:tcBorders>
            <w:shd w:val="clear" w:color="auto" w:fill="auto"/>
            <w:noWrap/>
            <w:vAlign w:val="center"/>
            <w:hideMark/>
          </w:tcPr>
          <w:p w14:paraId="41A1C306" w14:textId="77777777" w:rsidR="00AD6C7E" w:rsidRPr="00975416" w:rsidRDefault="00AD6C7E" w:rsidP="00975416">
            <w:pPr>
              <w:spacing w:after="0" w:line="240" w:lineRule="auto"/>
              <w:rPr>
                <w:ins w:id="4245" w:author="Airat Shigapov" w:date="2021-10-28T17:59:00Z"/>
                <w:rFonts w:ascii="Times New Roman" w:eastAsia="Times New Roman" w:hAnsi="Times New Roman" w:cs="Times New Roman"/>
                <w:sz w:val="28"/>
                <w:szCs w:val="28"/>
                <w:lang w:eastAsia="en-AU"/>
              </w:rPr>
            </w:pPr>
            <w:ins w:id="4246" w:author="Airat Shigapov" w:date="2021-10-28T17:59:00Z">
              <w:r w:rsidRPr="00975416">
                <w:rPr>
                  <w:rFonts w:ascii="Times New Roman" w:eastAsia="Times New Roman" w:hAnsi="Times New Roman" w:cs="Times New Roman"/>
                  <w:sz w:val="28"/>
                  <w:szCs w:val="28"/>
                  <w:lang w:val="en-AU" w:eastAsia="en-AU"/>
                </w:rPr>
                <w:t> </w:t>
              </w:r>
              <w:r w:rsidRPr="00975416">
                <w:rPr>
                  <w:rFonts w:ascii="Times New Roman" w:eastAsia="Times New Roman" w:hAnsi="Times New Roman" w:cs="Times New Roman"/>
                  <w:sz w:val="28"/>
                  <w:szCs w:val="28"/>
                  <w:lang w:eastAsia="en-AU"/>
                </w:rPr>
                <w:t>Запустить программу</w:t>
              </w:r>
            </w:ins>
          </w:p>
        </w:tc>
      </w:tr>
      <w:tr w:rsidR="00AD6C7E" w:rsidRPr="003A33D0" w14:paraId="2828D6F5" w14:textId="77777777" w:rsidTr="00975416">
        <w:trPr>
          <w:trHeight w:val="557"/>
          <w:ins w:id="4247" w:author="Airat Shigapov" w:date="2021-10-28T17:59:00Z"/>
        </w:trPr>
        <w:tc>
          <w:tcPr>
            <w:tcW w:w="2922" w:type="dxa"/>
            <w:tcBorders>
              <w:top w:val="nil"/>
              <w:left w:val="single" w:sz="4" w:space="0" w:color="2F75B5"/>
              <w:bottom w:val="single" w:sz="4" w:space="0" w:color="FFFFFF"/>
              <w:right w:val="single" w:sz="4" w:space="0" w:color="2F75B5"/>
            </w:tcBorders>
            <w:shd w:val="clear" w:color="000000" w:fill="2F75B5"/>
            <w:noWrap/>
            <w:vAlign w:val="center"/>
            <w:hideMark/>
          </w:tcPr>
          <w:p w14:paraId="6AA81672" w14:textId="77777777" w:rsidR="00AD6C7E" w:rsidRPr="00975416" w:rsidRDefault="00AD6C7E" w:rsidP="00975416">
            <w:pPr>
              <w:spacing w:after="0" w:line="240" w:lineRule="auto"/>
              <w:ind w:firstLineChars="100" w:firstLine="281"/>
              <w:jc w:val="right"/>
              <w:rPr>
                <w:ins w:id="4248" w:author="Airat Shigapov" w:date="2021-10-28T17:59:00Z"/>
                <w:rFonts w:ascii="Times New Roman" w:eastAsia="Times New Roman" w:hAnsi="Times New Roman" w:cs="Times New Roman"/>
                <w:b/>
                <w:bCs/>
                <w:color w:val="FFFFFF"/>
                <w:sz w:val="28"/>
                <w:szCs w:val="28"/>
                <w:lang w:eastAsia="en-AU"/>
              </w:rPr>
            </w:pPr>
            <w:ins w:id="4249" w:author="Airat Shigapov" w:date="2021-10-28T17:59:00Z">
              <w:r w:rsidRPr="00975416">
                <w:rPr>
                  <w:rFonts w:ascii="Times New Roman" w:eastAsia="Times New Roman" w:hAnsi="Times New Roman" w:cs="Times New Roman"/>
                  <w:b/>
                  <w:bCs/>
                  <w:color w:val="FFFFFF"/>
                  <w:sz w:val="28"/>
                  <w:szCs w:val="28"/>
                  <w:lang w:eastAsia="en-AU"/>
                </w:rPr>
                <w:t>Постусловия</w:t>
              </w:r>
            </w:ins>
          </w:p>
        </w:tc>
        <w:tc>
          <w:tcPr>
            <w:tcW w:w="6643" w:type="dxa"/>
            <w:tcBorders>
              <w:top w:val="nil"/>
              <w:left w:val="nil"/>
              <w:bottom w:val="single" w:sz="4" w:space="0" w:color="2F75B5"/>
              <w:right w:val="single" w:sz="4" w:space="0" w:color="2F75B5"/>
            </w:tcBorders>
            <w:shd w:val="clear" w:color="auto" w:fill="auto"/>
            <w:noWrap/>
            <w:vAlign w:val="center"/>
            <w:hideMark/>
          </w:tcPr>
          <w:p w14:paraId="4D71F74B" w14:textId="77777777" w:rsidR="00AD6C7E" w:rsidRPr="00975416" w:rsidRDefault="00AD6C7E" w:rsidP="00975416">
            <w:pPr>
              <w:spacing w:after="0" w:line="240" w:lineRule="auto"/>
              <w:rPr>
                <w:ins w:id="4250" w:author="Airat Shigapov" w:date="2021-10-28T17:59:00Z"/>
                <w:rFonts w:ascii="Times New Roman" w:eastAsia="Times New Roman" w:hAnsi="Times New Roman" w:cs="Times New Roman"/>
                <w:sz w:val="28"/>
                <w:szCs w:val="28"/>
                <w:lang w:eastAsia="en-AU"/>
              </w:rPr>
            </w:pPr>
            <w:ins w:id="4251" w:author="Airat Shigapov" w:date="2021-10-28T17:59:00Z">
              <w:r w:rsidRPr="00975416">
                <w:rPr>
                  <w:rFonts w:ascii="Times New Roman" w:eastAsia="Times New Roman" w:hAnsi="Times New Roman" w:cs="Times New Roman"/>
                  <w:sz w:val="28"/>
                  <w:szCs w:val="28"/>
                  <w:lang w:val="en-AU" w:eastAsia="en-AU"/>
                </w:rPr>
                <w:t> </w:t>
              </w:r>
              <w:r w:rsidRPr="00975416">
                <w:rPr>
                  <w:rFonts w:ascii="Times New Roman" w:eastAsia="Times New Roman" w:hAnsi="Times New Roman" w:cs="Times New Roman"/>
                  <w:sz w:val="28"/>
                  <w:szCs w:val="28"/>
                  <w:lang w:eastAsia="en-AU"/>
                </w:rPr>
                <w:t>Возврат на главную страницу</w:t>
              </w:r>
            </w:ins>
          </w:p>
        </w:tc>
      </w:tr>
      <w:tr w:rsidR="00AD6C7E" w:rsidRPr="007A3A06" w14:paraId="099CE337" w14:textId="77777777" w:rsidTr="00975416">
        <w:trPr>
          <w:trHeight w:val="557"/>
          <w:ins w:id="4252" w:author="Airat Shigapov" w:date="2021-10-28T17:59:00Z"/>
        </w:trPr>
        <w:tc>
          <w:tcPr>
            <w:tcW w:w="2922" w:type="dxa"/>
            <w:tcBorders>
              <w:top w:val="nil"/>
              <w:left w:val="single" w:sz="4" w:space="0" w:color="2F75B5"/>
              <w:bottom w:val="single" w:sz="4" w:space="0" w:color="FFFFFF"/>
              <w:right w:val="single" w:sz="4" w:space="0" w:color="2F75B5"/>
            </w:tcBorders>
            <w:shd w:val="clear" w:color="000000" w:fill="2F75B5"/>
            <w:noWrap/>
            <w:vAlign w:val="center"/>
            <w:hideMark/>
          </w:tcPr>
          <w:p w14:paraId="41CB3F42" w14:textId="77777777" w:rsidR="00AD6C7E" w:rsidRPr="00975416" w:rsidRDefault="00AD6C7E" w:rsidP="00975416">
            <w:pPr>
              <w:spacing w:after="0" w:line="240" w:lineRule="auto"/>
              <w:ind w:firstLineChars="100" w:firstLine="281"/>
              <w:jc w:val="right"/>
              <w:rPr>
                <w:ins w:id="4253" w:author="Airat Shigapov" w:date="2021-10-28T17:59:00Z"/>
                <w:rFonts w:ascii="Times New Roman" w:eastAsia="Times New Roman" w:hAnsi="Times New Roman" w:cs="Times New Roman"/>
                <w:b/>
                <w:bCs/>
                <w:color w:val="FFFFFF"/>
                <w:sz w:val="28"/>
                <w:szCs w:val="28"/>
                <w:lang w:eastAsia="en-AU"/>
              </w:rPr>
            </w:pPr>
            <w:ins w:id="4254" w:author="Airat Shigapov" w:date="2021-10-28T17:59:00Z">
              <w:r w:rsidRPr="00975416">
                <w:rPr>
                  <w:rFonts w:ascii="Times New Roman" w:eastAsia="Times New Roman" w:hAnsi="Times New Roman" w:cs="Times New Roman"/>
                  <w:b/>
                  <w:bCs/>
                  <w:color w:val="FFFFFF"/>
                  <w:sz w:val="28"/>
                  <w:szCs w:val="28"/>
                  <w:lang w:eastAsia="en-AU"/>
                </w:rPr>
                <w:t>Статус</w:t>
              </w:r>
              <w:r w:rsidRPr="00975416">
                <w:rPr>
                  <w:rFonts w:ascii="Times New Roman" w:eastAsia="Times New Roman" w:hAnsi="Times New Roman" w:cs="Times New Roman"/>
                  <w:b/>
                  <w:bCs/>
                  <w:color w:val="FFFFFF"/>
                  <w:sz w:val="28"/>
                  <w:szCs w:val="28"/>
                  <w:lang w:eastAsia="en-AU"/>
                </w:rPr>
                <w:br/>
                <w:t>(</w:t>
              </w:r>
              <w:proofErr w:type="spellStart"/>
              <w:r w:rsidRPr="00975416">
                <w:rPr>
                  <w:rFonts w:ascii="Times New Roman" w:eastAsia="Times New Roman" w:hAnsi="Times New Roman" w:cs="Times New Roman"/>
                  <w:b/>
                  <w:bCs/>
                  <w:color w:val="FFFFFF"/>
                  <w:sz w:val="28"/>
                  <w:szCs w:val="28"/>
                  <w:lang w:eastAsia="en-AU"/>
                </w:rPr>
                <w:t>Pass</w:t>
              </w:r>
              <w:proofErr w:type="spellEnd"/>
              <w:r w:rsidRPr="00975416">
                <w:rPr>
                  <w:rFonts w:ascii="Times New Roman" w:eastAsia="Times New Roman" w:hAnsi="Times New Roman" w:cs="Times New Roman"/>
                  <w:b/>
                  <w:bCs/>
                  <w:color w:val="FFFFFF"/>
                  <w:sz w:val="28"/>
                  <w:szCs w:val="28"/>
                  <w:lang w:eastAsia="en-AU"/>
                </w:rPr>
                <w:t>/</w:t>
              </w:r>
              <w:proofErr w:type="spellStart"/>
              <w:r w:rsidRPr="00975416">
                <w:rPr>
                  <w:rFonts w:ascii="Times New Roman" w:eastAsia="Times New Roman" w:hAnsi="Times New Roman" w:cs="Times New Roman"/>
                  <w:b/>
                  <w:bCs/>
                  <w:color w:val="FFFFFF"/>
                  <w:sz w:val="28"/>
                  <w:szCs w:val="28"/>
                  <w:lang w:eastAsia="en-AU"/>
                </w:rPr>
                <w:t>Fail</w:t>
              </w:r>
              <w:proofErr w:type="spellEnd"/>
              <w:r w:rsidRPr="00975416">
                <w:rPr>
                  <w:rFonts w:ascii="Times New Roman" w:eastAsia="Times New Roman" w:hAnsi="Times New Roman" w:cs="Times New Roman"/>
                  <w:b/>
                  <w:bCs/>
                  <w:color w:val="FFFFFF"/>
                  <w:sz w:val="28"/>
                  <w:szCs w:val="28"/>
                  <w:lang w:eastAsia="en-AU"/>
                </w:rPr>
                <w:t>)</w:t>
              </w:r>
            </w:ins>
          </w:p>
        </w:tc>
        <w:tc>
          <w:tcPr>
            <w:tcW w:w="6643" w:type="dxa"/>
            <w:tcBorders>
              <w:top w:val="nil"/>
              <w:left w:val="nil"/>
              <w:bottom w:val="single" w:sz="4" w:space="0" w:color="2F75B5"/>
              <w:right w:val="single" w:sz="4" w:space="0" w:color="2F75B5"/>
            </w:tcBorders>
            <w:shd w:val="clear" w:color="auto" w:fill="auto"/>
            <w:noWrap/>
            <w:vAlign w:val="center"/>
            <w:hideMark/>
          </w:tcPr>
          <w:p w14:paraId="2D46A10B" w14:textId="77777777" w:rsidR="00AD6C7E" w:rsidRPr="00975416" w:rsidRDefault="00AD6C7E" w:rsidP="00975416">
            <w:pPr>
              <w:spacing w:after="0" w:line="240" w:lineRule="auto"/>
              <w:rPr>
                <w:ins w:id="4255" w:author="Airat Shigapov" w:date="2021-10-28T17:59:00Z"/>
                <w:rFonts w:ascii="Times New Roman" w:eastAsia="Times New Roman" w:hAnsi="Times New Roman" w:cs="Times New Roman"/>
                <w:sz w:val="28"/>
                <w:szCs w:val="28"/>
                <w:lang w:val="en-US" w:eastAsia="en-AU"/>
              </w:rPr>
            </w:pPr>
            <w:ins w:id="4256" w:author="Airat Shigapov" w:date="2021-10-28T17:59:00Z">
              <w:r w:rsidRPr="00975416">
                <w:rPr>
                  <w:rFonts w:ascii="Times New Roman" w:eastAsia="Times New Roman" w:hAnsi="Times New Roman" w:cs="Times New Roman"/>
                  <w:sz w:val="28"/>
                  <w:szCs w:val="28"/>
                  <w:lang w:val="en-AU" w:eastAsia="en-AU"/>
                </w:rPr>
                <w:t> </w:t>
              </w:r>
              <w:r w:rsidRPr="00975416">
                <w:rPr>
                  <w:rFonts w:ascii="Times New Roman" w:eastAsia="Times New Roman" w:hAnsi="Times New Roman" w:cs="Times New Roman"/>
                  <w:sz w:val="28"/>
                  <w:szCs w:val="28"/>
                  <w:lang w:val="en-US" w:eastAsia="en-AU"/>
                </w:rPr>
                <w:t>Pass</w:t>
              </w:r>
            </w:ins>
          </w:p>
        </w:tc>
      </w:tr>
      <w:tr w:rsidR="00AD6C7E" w:rsidRPr="003A33D0" w14:paraId="3034366F" w14:textId="77777777" w:rsidTr="00975416">
        <w:trPr>
          <w:trHeight w:val="557"/>
          <w:ins w:id="4257" w:author="Airat Shigapov" w:date="2021-10-28T17:59:00Z"/>
        </w:trPr>
        <w:tc>
          <w:tcPr>
            <w:tcW w:w="2922" w:type="dxa"/>
            <w:tcBorders>
              <w:top w:val="nil"/>
              <w:left w:val="single" w:sz="4" w:space="0" w:color="2F75B5"/>
              <w:bottom w:val="single" w:sz="4" w:space="0" w:color="2F75B5"/>
              <w:right w:val="single" w:sz="4" w:space="0" w:color="2F75B5"/>
            </w:tcBorders>
            <w:shd w:val="clear" w:color="000000" w:fill="2F75B5"/>
            <w:noWrap/>
            <w:vAlign w:val="center"/>
            <w:hideMark/>
          </w:tcPr>
          <w:p w14:paraId="62C55BA4" w14:textId="77777777" w:rsidR="00AD6C7E" w:rsidRPr="00975416" w:rsidRDefault="00AD6C7E" w:rsidP="00975416">
            <w:pPr>
              <w:spacing w:after="0" w:line="240" w:lineRule="auto"/>
              <w:ind w:firstLineChars="100" w:firstLine="281"/>
              <w:jc w:val="right"/>
              <w:rPr>
                <w:ins w:id="4258" w:author="Airat Shigapov" w:date="2021-10-28T17:59:00Z"/>
                <w:rFonts w:ascii="Times New Roman" w:eastAsia="Times New Roman" w:hAnsi="Times New Roman" w:cs="Times New Roman"/>
                <w:b/>
                <w:bCs/>
                <w:color w:val="FFFFFF"/>
                <w:sz w:val="28"/>
                <w:szCs w:val="28"/>
                <w:lang w:eastAsia="en-AU"/>
              </w:rPr>
            </w:pPr>
            <w:ins w:id="4259" w:author="Airat Shigapov" w:date="2021-10-28T17:59:00Z">
              <w:r w:rsidRPr="00975416">
                <w:rPr>
                  <w:rFonts w:ascii="Times New Roman" w:eastAsia="Times New Roman" w:hAnsi="Times New Roman" w:cs="Times New Roman"/>
                  <w:b/>
                  <w:bCs/>
                  <w:color w:val="FFFFFF"/>
                  <w:sz w:val="28"/>
                  <w:szCs w:val="28"/>
                  <w:lang w:eastAsia="en-AU"/>
                </w:rPr>
                <w:t>Комментарии</w:t>
              </w:r>
            </w:ins>
          </w:p>
        </w:tc>
        <w:tc>
          <w:tcPr>
            <w:tcW w:w="6643" w:type="dxa"/>
            <w:tcBorders>
              <w:top w:val="nil"/>
              <w:left w:val="nil"/>
              <w:bottom w:val="single" w:sz="4" w:space="0" w:color="2F75B5"/>
              <w:right w:val="single" w:sz="4" w:space="0" w:color="2F75B5"/>
            </w:tcBorders>
            <w:shd w:val="clear" w:color="auto" w:fill="auto"/>
            <w:noWrap/>
            <w:vAlign w:val="center"/>
            <w:hideMark/>
          </w:tcPr>
          <w:p w14:paraId="4859984A" w14:textId="77777777" w:rsidR="00AD6C7E" w:rsidRPr="00975416" w:rsidRDefault="00AD6C7E" w:rsidP="00975416">
            <w:pPr>
              <w:spacing w:after="0" w:line="240" w:lineRule="auto"/>
              <w:rPr>
                <w:ins w:id="4260" w:author="Airat Shigapov" w:date="2021-10-28T17:59:00Z"/>
                <w:rFonts w:ascii="Times New Roman" w:eastAsia="Times New Roman" w:hAnsi="Times New Roman" w:cs="Times New Roman"/>
                <w:sz w:val="28"/>
                <w:szCs w:val="28"/>
                <w:lang w:eastAsia="en-AU"/>
              </w:rPr>
            </w:pPr>
            <w:ins w:id="4261" w:author="Airat Shigapov" w:date="2021-10-28T17:59:00Z">
              <w:r w:rsidRPr="00975416">
                <w:rPr>
                  <w:rFonts w:ascii="Times New Roman" w:eastAsia="Times New Roman" w:hAnsi="Times New Roman" w:cs="Times New Roman"/>
                  <w:sz w:val="28"/>
                  <w:szCs w:val="28"/>
                  <w:lang w:eastAsia="en-AU"/>
                </w:rPr>
                <w:t>Отсутствует</w:t>
              </w:r>
            </w:ins>
          </w:p>
        </w:tc>
      </w:tr>
    </w:tbl>
    <w:p w14:paraId="02BF7589" w14:textId="3F69317A" w:rsidR="00881D72" w:rsidRPr="008B0F6D" w:rsidRDefault="009143F6">
      <w:pPr>
        <w:jc w:val="center"/>
        <w:rPr>
          <w:ins w:id="4262" w:author="Airat Shigapov" w:date="2021-10-28T17:52:00Z"/>
          <w:rStyle w:val="eop"/>
          <w:rPrChange w:id="4263" w:author="Airat Shigapov" w:date="2021-10-31T15:16:00Z">
            <w:rPr>
              <w:ins w:id="4264" w:author="Airat Shigapov" w:date="2021-10-28T17:52:00Z"/>
              <w:szCs w:val="32"/>
            </w:rPr>
          </w:rPrChange>
        </w:rPr>
        <w:pPrChange w:id="4265" w:author="Airat Shigapov" w:date="2021-10-31T15:18:00Z">
          <w:pPr/>
        </w:pPrChange>
      </w:pPr>
      <w:ins w:id="4266" w:author="Airat Shigapov" w:date="2021-10-29T15:21:00Z">
        <w:r w:rsidRPr="008B0F6D">
          <w:rPr>
            <w:rStyle w:val="eop"/>
            <w:rPrChange w:id="4267" w:author="Airat Shigapov" w:date="2021-10-31T15:16:00Z">
              <w:rPr>
                <w:rStyle w:val="10"/>
              </w:rPr>
            </w:rPrChange>
          </w:rPr>
          <w:t>Таблица 5.</w:t>
        </w:r>
        <w:r w:rsidRPr="008B0F6D">
          <w:rPr>
            <w:rStyle w:val="eop"/>
            <w:rPrChange w:id="4268" w:author="Airat Shigapov" w:date="2021-10-31T15:16:00Z">
              <w:rPr>
                <w:rStyle w:val="10"/>
                <w:lang w:val="en-US"/>
              </w:rPr>
            </w:rPrChange>
          </w:rPr>
          <w:t>3</w:t>
        </w:r>
        <w:r w:rsidRPr="008B0F6D">
          <w:rPr>
            <w:rStyle w:val="eop"/>
            <w:rPrChange w:id="4269" w:author="Airat Shigapov" w:date="2021-10-31T15:16:00Z">
              <w:rPr>
                <w:rStyle w:val="10"/>
              </w:rPr>
            </w:rPrChange>
          </w:rPr>
          <w:t xml:space="preserve"> – Тест-кейс для проверки </w:t>
        </w:r>
      </w:ins>
      <w:ins w:id="4270" w:author="Airat Shigapov" w:date="2021-10-29T15:30:00Z">
        <w:r w:rsidR="009A35E5" w:rsidRPr="008B0F6D">
          <w:rPr>
            <w:rStyle w:val="eop"/>
            <w:rPrChange w:id="4271" w:author="Airat Shigapov" w:date="2021-10-31T15:16:00Z">
              <w:rPr>
                <w:rStyle w:val="10"/>
              </w:rPr>
            </w:rPrChange>
          </w:rPr>
          <w:t>добавления нового товара</w:t>
        </w:r>
      </w:ins>
    </w:p>
    <w:p w14:paraId="060CCC49" w14:textId="77777777" w:rsidR="00881D72" w:rsidRDefault="00881D72" w:rsidP="00881D72">
      <w:pPr>
        <w:rPr>
          <w:ins w:id="4272" w:author="Airat Shigapov" w:date="2021-10-28T17:52:00Z"/>
        </w:rPr>
      </w:pPr>
    </w:p>
    <w:p w14:paraId="3405B2E3" w14:textId="77777777" w:rsidR="00881D72" w:rsidRDefault="00881D72" w:rsidP="00881D72">
      <w:pPr>
        <w:rPr>
          <w:ins w:id="4273" w:author="Airat Shigapov" w:date="2021-10-28T17:52:00Z"/>
        </w:rPr>
      </w:pPr>
    </w:p>
    <w:p w14:paraId="59AC78EF" w14:textId="77777777" w:rsidR="00881D72" w:rsidRPr="00A43F60" w:rsidRDefault="00881D72" w:rsidP="00881D72">
      <w:pPr>
        <w:rPr>
          <w:ins w:id="4274" w:author="Airat Shigapov" w:date="2021-10-28T17:52:00Z"/>
        </w:rPr>
      </w:pPr>
    </w:p>
    <w:p w14:paraId="0DCF1481" w14:textId="77777777" w:rsidR="00881D72" w:rsidRDefault="00881D72">
      <w:pPr>
        <w:jc w:val="center"/>
        <w:rPr>
          <w:ins w:id="4275" w:author="Airat Shigapov" w:date="2021-10-27T22:34:00Z"/>
          <w:rStyle w:val="10"/>
        </w:rPr>
        <w:pPrChange w:id="4276" w:author="Airat Shigapov" w:date="2021-10-28T17:51:00Z">
          <w:pPr/>
        </w:pPrChange>
      </w:pPr>
    </w:p>
    <w:p w14:paraId="248FC411" w14:textId="798F99AC" w:rsidR="00F40628" w:rsidRDefault="000D4B6F">
      <w:pPr>
        <w:rPr>
          <w:ins w:id="4277" w:author="Airat Shigapov" w:date="2021-11-10T20:24:00Z"/>
          <w:rStyle w:val="10"/>
        </w:rPr>
      </w:pPr>
      <w:bookmarkStart w:id="4278" w:name="_Toc86267474"/>
      <w:bookmarkStart w:id="4279" w:name="_Toc86267657"/>
      <w:ins w:id="4280" w:author="Airat Shigapov" w:date="2021-10-29T16:16:00Z">
        <w:r>
          <w:rPr>
            <w:rStyle w:val="10"/>
          </w:rPr>
          <w:br w:type="page"/>
        </w:r>
      </w:ins>
    </w:p>
    <w:p w14:paraId="525F3B1A" w14:textId="77777777" w:rsidR="00554931" w:rsidRDefault="00F40628">
      <w:pPr>
        <w:ind w:firstLine="708"/>
        <w:rPr>
          <w:ins w:id="4281" w:author="Airat Shigapov" w:date="2021-11-10T20:24:00Z"/>
          <w:rStyle w:val="10"/>
        </w:rPr>
        <w:pPrChange w:id="4282" w:author="Airat Shigapov" w:date="2021-11-10T20:35:00Z">
          <w:pPr/>
        </w:pPrChange>
      </w:pPr>
      <w:bookmarkStart w:id="4283" w:name="_Toc87533128"/>
      <w:ins w:id="4284" w:author="Airat Shigapov" w:date="2021-11-10T20:24:00Z">
        <w:r w:rsidRPr="00D046CF">
          <w:rPr>
            <w:rStyle w:val="10"/>
            <w:rPrChange w:id="4285" w:author="Airat Shigapov" w:date="2021-11-11T14:23:00Z">
              <w:rPr>
                <w:rStyle w:val="10"/>
                <w:lang w:val="en-US"/>
              </w:rPr>
            </w:rPrChange>
          </w:rPr>
          <w:lastRenderedPageBreak/>
          <w:t xml:space="preserve">6. </w:t>
        </w:r>
        <w:r w:rsidR="00554931">
          <w:rPr>
            <w:rStyle w:val="10"/>
          </w:rPr>
          <w:t>СОЗДАНИЕ УСТАНОВЩИКА ПРОГРАММЫ</w:t>
        </w:r>
        <w:bookmarkEnd w:id="4283"/>
      </w:ins>
    </w:p>
    <w:p w14:paraId="7CD3C628" w14:textId="79885640" w:rsidR="00792780" w:rsidRPr="00D046CF" w:rsidRDefault="000563CD">
      <w:pPr>
        <w:spacing w:after="0" w:line="360" w:lineRule="auto"/>
        <w:ind w:firstLine="709"/>
        <w:jc w:val="both"/>
        <w:rPr>
          <w:ins w:id="4286" w:author="Airat Shigapov" w:date="2021-11-10T20:34:00Z"/>
          <w:rStyle w:val="eop"/>
          <w:rPrChange w:id="4287" w:author="Airat Shigapov" w:date="2021-11-11T14:23:00Z">
            <w:rPr>
              <w:ins w:id="4288" w:author="Airat Shigapov" w:date="2021-11-10T20:34:00Z"/>
              <w:rStyle w:val="10"/>
            </w:rPr>
          </w:rPrChange>
        </w:rPr>
      </w:pPr>
      <w:ins w:id="4289" w:author="Airat Shigapov" w:date="2021-11-10T20:25:00Z">
        <w:r w:rsidRPr="00D046CF">
          <w:rPr>
            <w:rStyle w:val="eop"/>
            <w:rPrChange w:id="4290" w:author="Airat Shigapov" w:date="2021-11-11T14:23:00Z">
              <w:rPr>
                <w:rStyle w:val="10"/>
              </w:rPr>
            </w:rPrChange>
          </w:rPr>
          <w:t>Для создания</w:t>
        </w:r>
        <w:r w:rsidR="00554931" w:rsidRPr="00D046CF">
          <w:rPr>
            <w:rStyle w:val="eop"/>
            <w:rPrChange w:id="4291" w:author="Airat Shigapov" w:date="2021-11-11T14:23:00Z">
              <w:rPr>
                <w:rStyle w:val="10"/>
              </w:rPr>
            </w:rPrChange>
          </w:rPr>
          <w:t xml:space="preserve"> установщика </w:t>
        </w:r>
      </w:ins>
      <w:ins w:id="4292" w:author="Airat Shigapov" w:date="2021-11-10T20:34:00Z">
        <w:r w:rsidR="00792780" w:rsidRPr="00D046CF">
          <w:rPr>
            <w:rStyle w:val="eop"/>
            <w:rPrChange w:id="4293" w:author="Airat Shigapov" w:date="2021-11-11T14:23:00Z">
              <w:rPr>
                <w:rStyle w:val="10"/>
              </w:rPr>
            </w:rPrChange>
          </w:rPr>
          <w:t>была выбрана</w:t>
        </w:r>
      </w:ins>
      <w:ins w:id="4294" w:author="Airat Shigapov" w:date="2021-11-10T20:25:00Z">
        <w:r w:rsidR="00554931" w:rsidRPr="00D046CF">
          <w:rPr>
            <w:rStyle w:val="eop"/>
            <w:rPrChange w:id="4295" w:author="Airat Shigapov" w:date="2021-11-11T14:23:00Z">
              <w:rPr>
                <w:rStyle w:val="10"/>
              </w:rPr>
            </w:rPrChange>
          </w:rPr>
          <w:t xml:space="preserve"> программа </w:t>
        </w:r>
        <w:proofErr w:type="spellStart"/>
        <w:r w:rsidR="00554931" w:rsidRPr="00D046CF">
          <w:rPr>
            <w:rStyle w:val="eop"/>
            <w:rPrChange w:id="4296" w:author="Airat Shigapov" w:date="2021-11-11T14:23:00Z">
              <w:rPr>
                <w:rStyle w:val="10"/>
                <w:lang w:val="en-US"/>
              </w:rPr>
            </w:rPrChange>
          </w:rPr>
          <w:t>InnoSetup</w:t>
        </w:r>
      </w:ins>
      <w:proofErr w:type="spellEnd"/>
      <w:ins w:id="4297" w:author="Airat Shigapov" w:date="2021-11-10T20:34:00Z">
        <w:r w:rsidR="00792780" w:rsidRPr="00D046CF">
          <w:rPr>
            <w:rStyle w:val="eop"/>
            <w:rPrChange w:id="4298" w:author="Airat Shigapov" w:date="2021-11-11T14:23:00Z">
              <w:rPr>
                <w:rStyle w:val="10"/>
              </w:rPr>
            </w:rPrChange>
          </w:rPr>
          <w:t>, имеющая удобный и простой интерфейс.</w:t>
        </w:r>
      </w:ins>
    </w:p>
    <w:p w14:paraId="6F988C77" w14:textId="7433A87D" w:rsidR="00B75A7D" w:rsidRPr="00D046CF" w:rsidRDefault="00792780">
      <w:pPr>
        <w:spacing w:after="0" w:line="360" w:lineRule="auto"/>
        <w:ind w:firstLine="709"/>
        <w:jc w:val="both"/>
        <w:rPr>
          <w:ins w:id="4299" w:author="Airat Shigapov" w:date="2021-11-10T20:31:00Z"/>
          <w:rStyle w:val="eop"/>
          <w:rPrChange w:id="4300" w:author="Airat Shigapov" w:date="2021-11-11T14:23:00Z">
            <w:rPr>
              <w:ins w:id="4301" w:author="Airat Shigapov" w:date="2021-11-10T20:31:00Z"/>
              <w:rStyle w:val="10"/>
            </w:rPr>
          </w:rPrChange>
        </w:rPr>
        <w:pPrChange w:id="4302" w:author="Airat Shigapov" w:date="2021-11-11T14:23:00Z">
          <w:pPr/>
        </w:pPrChange>
      </w:pPr>
      <w:ins w:id="4303" w:author="Airat Shigapov" w:date="2021-11-10T20:33:00Z">
        <w:r w:rsidRPr="00D046CF">
          <w:rPr>
            <w:rStyle w:val="eop"/>
            <w:rPrChange w:id="4304" w:author="Airat Shigapov" w:date="2021-11-11T14:23:00Z">
              <w:rPr>
                <w:rStyle w:val="10"/>
              </w:rPr>
            </w:rPrChange>
          </w:rPr>
          <w:t xml:space="preserve"> </w:t>
        </w:r>
      </w:ins>
      <w:ins w:id="4305" w:author="Airat Shigapov" w:date="2021-11-10T20:25:00Z">
        <w:r w:rsidR="000563CD" w:rsidRPr="00D046CF">
          <w:rPr>
            <w:rStyle w:val="eop"/>
            <w:rPrChange w:id="4306" w:author="Airat Shigapov" w:date="2021-11-11T14:23:00Z">
              <w:rPr>
                <w:rStyle w:val="10"/>
              </w:rPr>
            </w:rPrChange>
          </w:rPr>
          <w:t xml:space="preserve">Для </w:t>
        </w:r>
      </w:ins>
      <w:ins w:id="4307" w:author="Airat Shigapov" w:date="2021-11-10T20:27:00Z">
        <w:r w:rsidR="0038714B" w:rsidRPr="00D046CF">
          <w:rPr>
            <w:rStyle w:val="eop"/>
            <w:rPrChange w:id="4308" w:author="Airat Shigapov" w:date="2021-11-11T14:23:00Z">
              <w:rPr>
                <w:rStyle w:val="10"/>
              </w:rPr>
            </w:rPrChange>
          </w:rPr>
          <w:t>начала требуетс</w:t>
        </w:r>
      </w:ins>
      <w:ins w:id="4309" w:author="Airat Shigapov" w:date="2021-11-10T20:28:00Z">
        <w:r w:rsidR="0038714B" w:rsidRPr="00D046CF">
          <w:rPr>
            <w:rStyle w:val="eop"/>
            <w:rPrChange w:id="4310" w:author="Airat Shigapov" w:date="2021-11-11T14:23:00Z">
              <w:rPr>
                <w:rStyle w:val="10"/>
              </w:rPr>
            </w:rPrChange>
          </w:rPr>
          <w:t xml:space="preserve">я получить сам </w:t>
        </w:r>
        <w:proofErr w:type="spellStart"/>
        <w:r w:rsidR="0038714B" w:rsidRPr="00D046CF">
          <w:rPr>
            <w:rStyle w:val="eop"/>
            <w:rPrChange w:id="4311" w:author="Airat Shigapov" w:date="2021-11-11T14:23:00Z">
              <w:rPr>
                <w:rStyle w:val="10"/>
                <w:lang w:val="en-US"/>
              </w:rPr>
            </w:rPrChange>
          </w:rPr>
          <w:t>exe</w:t>
        </w:r>
        <w:proofErr w:type="spellEnd"/>
        <w:r w:rsidR="0038714B" w:rsidRPr="00D046CF">
          <w:rPr>
            <w:rStyle w:val="eop"/>
            <w:rPrChange w:id="4312" w:author="Airat Shigapov" w:date="2021-11-11T14:23:00Z">
              <w:rPr>
                <w:rStyle w:val="10"/>
                <w:lang w:val="en-US"/>
              </w:rPr>
            </w:rPrChange>
          </w:rPr>
          <w:t xml:space="preserve"> </w:t>
        </w:r>
        <w:r w:rsidR="0038714B" w:rsidRPr="00D046CF">
          <w:rPr>
            <w:rStyle w:val="eop"/>
            <w:rPrChange w:id="4313" w:author="Airat Shigapov" w:date="2021-11-11T14:23:00Z">
              <w:rPr>
                <w:rStyle w:val="10"/>
              </w:rPr>
            </w:rPrChange>
          </w:rPr>
          <w:t>файл, путём</w:t>
        </w:r>
      </w:ins>
      <w:ins w:id="4314" w:author="Airat Shigapov" w:date="2021-11-10T20:25:00Z">
        <w:r w:rsidR="000563CD" w:rsidRPr="00D046CF">
          <w:rPr>
            <w:rStyle w:val="eop"/>
            <w:rPrChange w:id="4315" w:author="Airat Shigapov" w:date="2021-11-11T14:23:00Z">
              <w:rPr>
                <w:rStyle w:val="10"/>
              </w:rPr>
            </w:rPrChange>
          </w:rPr>
          <w:t xml:space="preserve"> </w:t>
        </w:r>
      </w:ins>
      <w:ins w:id="4316" w:author="Airat Shigapov" w:date="2021-11-10T20:26:00Z">
        <w:r w:rsidR="000563CD" w:rsidRPr="00D046CF">
          <w:rPr>
            <w:rStyle w:val="eop"/>
            <w:rPrChange w:id="4317" w:author="Airat Shigapov" w:date="2021-11-11T14:23:00Z">
              <w:rPr>
                <w:rStyle w:val="10"/>
              </w:rPr>
            </w:rPrChange>
          </w:rPr>
          <w:t>запус</w:t>
        </w:r>
      </w:ins>
      <w:ins w:id="4318" w:author="Airat Shigapov" w:date="2021-11-10T20:28:00Z">
        <w:r w:rsidR="0046666F" w:rsidRPr="00D046CF">
          <w:rPr>
            <w:rStyle w:val="eop"/>
            <w:rPrChange w:id="4319" w:author="Airat Shigapov" w:date="2021-11-11T14:23:00Z">
              <w:rPr>
                <w:rStyle w:val="10"/>
              </w:rPr>
            </w:rPrChange>
          </w:rPr>
          <w:t>ка</w:t>
        </w:r>
      </w:ins>
      <w:ins w:id="4320" w:author="Airat Shigapov" w:date="2021-11-10T20:26:00Z">
        <w:r w:rsidR="000563CD" w:rsidRPr="00D046CF">
          <w:rPr>
            <w:rStyle w:val="eop"/>
            <w:rPrChange w:id="4321" w:author="Airat Shigapov" w:date="2021-11-11T14:23:00Z">
              <w:rPr>
                <w:rStyle w:val="10"/>
              </w:rPr>
            </w:rPrChange>
          </w:rPr>
          <w:t xml:space="preserve"> программ</w:t>
        </w:r>
      </w:ins>
      <w:ins w:id="4322" w:author="Airat Shigapov" w:date="2021-11-10T20:28:00Z">
        <w:r w:rsidR="0046666F" w:rsidRPr="00D046CF">
          <w:rPr>
            <w:rStyle w:val="eop"/>
            <w:rPrChange w:id="4323" w:author="Airat Shigapov" w:date="2021-11-11T14:23:00Z">
              <w:rPr>
                <w:rStyle w:val="10"/>
              </w:rPr>
            </w:rPrChange>
          </w:rPr>
          <w:t>ы</w:t>
        </w:r>
      </w:ins>
      <w:ins w:id="4324" w:author="Airat Shigapov" w:date="2021-11-10T20:26:00Z">
        <w:r w:rsidR="000563CD" w:rsidRPr="00D046CF">
          <w:rPr>
            <w:rStyle w:val="eop"/>
            <w:rPrChange w:id="4325" w:author="Airat Shigapov" w:date="2021-11-11T14:23:00Z">
              <w:rPr>
                <w:rStyle w:val="10"/>
              </w:rPr>
            </w:rPrChange>
          </w:rPr>
          <w:t xml:space="preserve"> в режиме </w:t>
        </w:r>
        <w:proofErr w:type="spellStart"/>
        <w:r w:rsidR="000563CD" w:rsidRPr="00D046CF">
          <w:rPr>
            <w:rStyle w:val="eop"/>
            <w:rPrChange w:id="4326" w:author="Airat Shigapov" w:date="2021-11-11T14:23:00Z">
              <w:rPr>
                <w:rStyle w:val="10"/>
                <w:lang w:val="en-US"/>
              </w:rPr>
            </w:rPrChange>
          </w:rPr>
          <w:t>Release</w:t>
        </w:r>
      </w:ins>
      <w:proofErr w:type="spellEnd"/>
      <w:ins w:id="4327" w:author="Airat Shigapov" w:date="2021-11-10T20:28:00Z">
        <w:r w:rsidR="0046666F" w:rsidRPr="00D046CF">
          <w:rPr>
            <w:rStyle w:val="eop"/>
            <w:rPrChange w:id="4328" w:author="Airat Shigapov" w:date="2021-11-11T14:23:00Z">
              <w:rPr>
                <w:rStyle w:val="10"/>
              </w:rPr>
            </w:rPrChange>
          </w:rPr>
          <w:t xml:space="preserve">. Следующим этапом в программе </w:t>
        </w:r>
      </w:ins>
      <w:proofErr w:type="spellStart"/>
      <w:ins w:id="4329" w:author="Airat Shigapov" w:date="2021-11-10T20:29:00Z">
        <w:r w:rsidR="0046666F" w:rsidRPr="00D046CF">
          <w:rPr>
            <w:rStyle w:val="eop"/>
            <w:rPrChange w:id="4330" w:author="Airat Shigapov" w:date="2021-11-11T14:23:00Z">
              <w:rPr>
                <w:rStyle w:val="10"/>
                <w:lang w:val="en-US"/>
              </w:rPr>
            </w:rPrChange>
          </w:rPr>
          <w:t>InnoSetup</w:t>
        </w:r>
        <w:proofErr w:type="spellEnd"/>
        <w:r w:rsidR="0046666F" w:rsidRPr="00D046CF">
          <w:rPr>
            <w:rStyle w:val="eop"/>
            <w:rPrChange w:id="4331" w:author="Airat Shigapov" w:date="2021-11-11T14:23:00Z">
              <w:rPr>
                <w:rStyle w:val="10"/>
                <w:lang w:val="en-US"/>
              </w:rPr>
            </w:rPrChange>
          </w:rPr>
          <w:t xml:space="preserve"> </w:t>
        </w:r>
      </w:ins>
      <w:ins w:id="4332" w:author="Airat Shigapov" w:date="2021-11-10T20:28:00Z">
        <w:r w:rsidR="0046666F" w:rsidRPr="00D046CF">
          <w:rPr>
            <w:rStyle w:val="eop"/>
            <w:rPrChange w:id="4333" w:author="Airat Shigapov" w:date="2021-11-11T14:23:00Z">
              <w:rPr>
                <w:rStyle w:val="10"/>
              </w:rPr>
            </w:rPrChange>
          </w:rPr>
          <w:t>создаётся новый</w:t>
        </w:r>
      </w:ins>
      <w:ins w:id="4334" w:author="Airat Shigapov" w:date="2021-11-10T20:29:00Z">
        <w:r w:rsidR="0046666F" w:rsidRPr="00D046CF">
          <w:rPr>
            <w:rStyle w:val="eop"/>
            <w:rPrChange w:id="4335" w:author="Airat Shigapov" w:date="2021-11-11T14:23:00Z">
              <w:rPr>
                <w:rStyle w:val="10"/>
                <w:lang w:val="en-US"/>
              </w:rPr>
            </w:rPrChange>
          </w:rPr>
          <w:t xml:space="preserve"> </w:t>
        </w:r>
        <w:r w:rsidR="0046666F" w:rsidRPr="00D046CF">
          <w:rPr>
            <w:rStyle w:val="eop"/>
            <w:rPrChange w:id="4336" w:author="Airat Shigapov" w:date="2021-11-11T14:23:00Z">
              <w:rPr>
                <w:rStyle w:val="10"/>
              </w:rPr>
            </w:rPrChange>
          </w:rPr>
          <w:t xml:space="preserve">проект указывается ссылка на </w:t>
        </w:r>
        <w:proofErr w:type="spellStart"/>
        <w:r w:rsidR="0046666F" w:rsidRPr="00D046CF">
          <w:rPr>
            <w:rStyle w:val="eop"/>
            <w:rPrChange w:id="4337" w:author="Airat Shigapov" w:date="2021-11-11T14:23:00Z">
              <w:rPr>
                <w:rStyle w:val="10"/>
                <w:lang w:val="en-US"/>
              </w:rPr>
            </w:rPrChange>
          </w:rPr>
          <w:t>exe</w:t>
        </w:r>
        <w:proofErr w:type="spellEnd"/>
        <w:r w:rsidR="0046666F" w:rsidRPr="00D046CF">
          <w:rPr>
            <w:rStyle w:val="eop"/>
            <w:rPrChange w:id="4338" w:author="Airat Shigapov" w:date="2021-11-11T14:23:00Z">
              <w:rPr>
                <w:rStyle w:val="10"/>
              </w:rPr>
            </w:rPrChange>
          </w:rPr>
          <w:t xml:space="preserve"> файл, а т</w:t>
        </w:r>
        <w:r w:rsidR="00973878" w:rsidRPr="00D046CF">
          <w:rPr>
            <w:rStyle w:val="eop"/>
            <w:rPrChange w:id="4339" w:author="Airat Shigapov" w:date="2021-11-11T14:23:00Z">
              <w:rPr>
                <w:rStyle w:val="10"/>
              </w:rPr>
            </w:rPrChange>
          </w:rPr>
          <w:t>акже на папку самого проекта</w:t>
        </w:r>
      </w:ins>
      <w:ins w:id="4340" w:author="Airat Shigapov" w:date="2021-11-10T20:30:00Z">
        <w:r w:rsidR="00B75A7D" w:rsidRPr="00D046CF">
          <w:rPr>
            <w:rStyle w:val="eop"/>
            <w:rPrChange w:id="4341" w:author="Airat Shigapov" w:date="2021-11-11T14:23:00Z">
              <w:rPr>
                <w:rStyle w:val="10"/>
              </w:rPr>
            </w:rPrChange>
          </w:rPr>
          <w:t xml:space="preserve"> (Рисунок 6.1)</w:t>
        </w:r>
      </w:ins>
      <w:ins w:id="4342" w:author="Airat Shigapov" w:date="2021-11-10T20:29:00Z">
        <w:r w:rsidR="00973878" w:rsidRPr="00D046CF">
          <w:rPr>
            <w:rStyle w:val="eop"/>
            <w:rPrChange w:id="4343" w:author="Airat Shigapov" w:date="2021-11-11T14:23:00Z">
              <w:rPr>
                <w:rStyle w:val="10"/>
              </w:rPr>
            </w:rPrChange>
          </w:rPr>
          <w:t>.</w:t>
        </w:r>
      </w:ins>
    </w:p>
    <w:p w14:paraId="7AED063F" w14:textId="77777777" w:rsidR="00B75A7D" w:rsidRPr="00D046CF" w:rsidRDefault="00B75A7D">
      <w:pPr>
        <w:spacing w:after="0" w:line="360" w:lineRule="auto"/>
        <w:ind w:firstLine="709"/>
        <w:jc w:val="center"/>
        <w:rPr>
          <w:ins w:id="4344" w:author="Airat Shigapov" w:date="2021-11-10T20:31:00Z"/>
          <w:rStyle w:val="eop"/>
          <w:rPrChange w:id="4345" w:author="Airat Shigapov" w:date="2021-11-11T14:23:00Z">
            <w:rPr>
              <w:ins w:id="4346" w:author="Airat Shigapov" w:date="2021-11-10T20:31:00Z"/>
              <w:rStyle w:val="10"/>
              <w:lang w:val="en-US"/>
            </w:rPr>
          </w:rPrChange>
        </w:rPr>
        <w:pPrChange w:id="4347" w:author="Airat Shigapov" w:date="2021-11-11T14:23:00Z">
          <w:pPr>
            <w:jc w:val="center"/>
          </w:pPr>
        </w:pPrChange>
      </w:pPr>
      <w:ins w:id="4348" w:author="Airat Shigapov" w:date="2021-11-10T20:31:00Z">
        <w:r w:rsidRPr="00D046CF">
          <w:rPr>
            <w:rStyle w:val="eop"/>
            <w:rPrChange w:id="4349" w:author="Airat Shigapov" w:date="2021-11-11T14:23:00Z">
              <w:rPr>
                <w:rStyle w:val="10"/>
                <w:noProof/>
              </w:rPr>
            </w:rPrChange>
          </w:rPr>
          <w:drawing>
            <wp:inline distT="0" distB="0" distL="0" distR="0" wp14:anchorId="7E3706E5" wp14:editId="1387DC7E">
              <wp:extent cx="4343400" cy="3215865"/>
              <wp:effectExtent l="0" t="0" r="0" b="381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346068" cy="3217840"/>
                      </a:xfrm>
                      <a:prstGeom prst="rect">
                        <a:avLst/>
                      </a:prstGeom>
                    </pic:spPr>
                  </pic:pic>
                </a:graphicData>
              </a:graphic>
            </wp:inline>
          </w:drawing>
        </w:r>
      </w:ins>
    </w:p>
    <w:p w14:paraId="2CF8A707" w14:textId="55735C0D" w:rsidR="00B75A7D" w:rsidRPr="00D046CF" w:rsidRDefault="00B75A7D">
      <w:pPr>
        <w:spacing w:after="0" w:line="360" w:lineRule="auto"/>
        <w:ind w:firstLine="709"/>
        <w:jc w:val="center"/>
        <w:rPr>
          <w:ins w:id="4350" w:author="Airat Shigapov" w:date="2021-11-10T20:32:00Z"/>
          <w:rStyle w:val="eop"/>
          <w:rPrChange w:id="4351" w:author="Airat Shigapov" w:date="2021-11-11T14:23:00Z">
            <w:rPr>
              <w:ins w:id="4352" w:author="Airat Shigapov" w:date="2021-11-10T20:32:00Z"/>
              <w:rStyle w:val="10"/>
            </w:rPr>
          </w:rPrChange>
        </w:rPr>
        <w:pPrChange w:id="4353" w:author="Airat Shigapov" w:date="2021-11-11T14:23:00Z">
          <w:pPr>
            <w:jc w:val="center"/>
          </w:pPr>
        </w:pPrChange>
      </w:pPr>
      <w:ins w:id="4354" w:author="Airat Shigapov" w:date="2021-11-10T20:31:00Z">
        <w:r w:rsidRPr="00D046CF">
          <w:rPr>
            <w:rStyle w:val="eop"/>
            <w:rPrChange w:id="4355" w:author="Airat Shigapov" w:date="2021-11-11T14:23:00Z">
              <w:rPr>
                <w:rStyle w:val="10"/>
              </w:rPr>
            </w:rPrChange>
          </w:rPr>
          <w:t>Рисунок 6.1 Создание установщика</w:t>
        </w:r>
      </w:ins>
    </w:p>
    <w:p w14:paraId="459F4AFE" w14:textId="617B7648" w:rsidR="00B75A7D" w:rsidRPr="00D046CF" w:rsidRDefault="00795E30">
      <w:pPr>
        <w:spacing w:after="0" w:line="360" w:lineRule="auto"/>
        <w:ind w:firstLine="709"/>
        <w:jc w:val="both"/>
        <w:rPr>
          <w:ins w:id="4356" w:author="Airat Shigapov" w:date="2021-11-10T20:32:00Z"/>
          <w:rStyle w:val="eop"/>
          <w:rPrChange w:id="4357" w:author="Airat Shigapov" w:date="2021-11-11T14:23:00Z">
            <w:rPr>
              <w:ins w:id="4358" w:author="Airat Shigapov" w:date="2021-11-10T20:32:00Z"/>
              <w:rStyle w:val="10"/>
            </w:rPr>
          </w:rPrChange>
        </w:rPr>
        <w:pPrChange w:id="4359" w:author="Airat Shigapov" w:date="2021-11-11T14:23:00Z">
          <w:pPr>
            <w:jc w:val="center"/>
          </w:pPr>
        </w:pPrChange>
      </w:pPr>
      <w:ins w:id="4360" w:author="Airat Shigapov" w:date="2021-11-10T20:32:00Z">
        <w:r w:rsidRPr="00D046CF">
          <w:rPr>
            <w:rStyle w:val="eop"/>
            <w:rPrChange w:id="4361" w:author="Airat Shigapov" w:date="2021-11-11T14:23:00Z">
              <w:rPr>
                <w:rStyle w:val="10"/>
              </w:rPr>
            </w:rPrChange>
          </w:rPr>
          <w:t xml:space="preserve">На следующем шаге указывается </w:t>
        </w:r>
      </w:ins>
      <w:ins w:id="4362" w:author="Airat Shigapov" w:date="2021-11-10T20:34:00Z">
        <w:r w:rsidR="0032218D" w:rsidRPr="00D046CF">
          <w:rPr>
            <w:rStyle w:val="eop"/>
            <w:rPrChange w:id="4363" w:author="Airat Shigapov" w:date="2021-11-11T14:23:00Z">
              <w:rPr>
                <w:rStyle w:val="10"/>
              </w:rPr>
            </w:rPrChange>
          </w:rPr>
          <w:t>место,</w:t>
        </w:r>
      </w:ins>
      <w:ins w:id="4364" w:author="Airat Shigapov" w:date="2021-11-10T20:32:00Z">
        <w:r w:rsidRPr="00D046CF">
          <w:rPr>
            <w:rStyle w:val="eop"/>
            <w:rPrChange w:id="4365" w:author="Airat Shigapov" w:date="2021-11-11T14:23:00Z">
              <w:rPr>
                <w:rStyle w:val="10"/>
              </w:rPr>
            </w:rPrChange>
          </w:rPr>
          <w:t xml:space="preserve"> в котором будет создан </w:t>
        </w:r>
      </w:ins>
      <w:ins w:id="4366" w:author="Airat Shigapov" w:date="2021-11-10T20:33:00Z">
        <w:r w:rsidRPr="00D046CF">
          <w:rPr>
            <w:rStyle w:val="eop"/>
            <w:rPrChange w:id="4367" w:author="Airat Shigapov" w:date="2021-11-11T14:23:00Z">
              <w:rPr>
                <w:rStyle w:val="10"/>
              </w:rPr>
            </w:rPrChange>
          </w:rPr>
          <w:t xml:space="preserve">файл </w:t>
        </w:r>
      </w:ins>
      <w:ins w:id="4368" w:author="Airat Shigapov" w:date="2021-11-10T20:32:00Z">
        <w:r w:rsidRPr="00D046CF">
          <w:rPr>
            <w:rStyle w:val="eop"/>
            <w:rPrChange w:id="4369" w:author="Airat Shigapov" w:date="2021-11-11T14:23:00Z">
              <w:rPr>
                <w:rStyle w:val="10"/>
              </w:rPr>
            </w:rPrChange>
          </w:rPr>
          <w:t>установщик</w:t>
        </w:r>
      </w:ins>
      <w:ins w:id="4370" w:author="Airat Shigapov" w:date="2021-11-10T20:33:00Z">
        <w:r w:rsidRPr="00D046CF">
          <w:rPr>
            <w:rStyle w:val="eop"/>
            <w:rPrChange w:id="4371" w:author="Airat Shigapov" w:date="2021-11-11T14:23:00Z">
              <w:rPr>
                <w:rStyle w:val="10"/>
              </w:rPr>
            </w:rPrChange>
          </w:rPr>
          <w:t>.</w:t>
        </w:r>
      </w:ins>
      <w:ins w:id="4372" w:author="Airat Shigapov" w:date="2021-11-10T20:34:00Z">
        <w:r w:rsidR="0032218D" w:rsidRPr="00D046CF">
          <w:rPr>
            <w:rStyle w:val="eop"/>
            <w:rPrChange w:id="4373" w:author="Airat Shigapov" w:date="2021-11-11T14:23:00Z">
              <w:rPr>
                <w:rStyle w:val="10"/>
              </w:rPr>
            </w:rPrChange>
          </w:rPr>
          <w:t xml:space="preserve"> После прохождения всех этапом формируется скрипт</w:t>
        </w:r>
      </w:ins>
      <w:ins w:id="4374" w:author="Airat Shigapov" w:date="2021-11-10T20:35:00Z">
        <w:r w:rsidR="0032218D" w:rsidRPr="00D046CF">
          <w:rPr>
            <w:rStyle w:val="eop"/>
            <w:rPrChange w:id="4375" w:author="Airat Shigapov" w:date="2021-11-11T14:23:00Z">
              <w:rPr>
                <w:rStyle w:val="10"/>
              </w:rPr>
            </w:rPrChange>
          </w:rPr>
          <w:t xml:space="preserve"> установщика, после запуска скрипта создаётся сам устан</w:t>
        </w:r>
        <w:r w:rsidR="001E571E" w:rsidRPr="00D046CF">
          <w:rPr>
            <w:rStyle w:val="eop"/>
            <w:rPrChange w:id="4376" w:author="Airat Shigapov" w:date="2021-11-11T14:23:00Z">
              <w:rPr>
                <w:rStyle w:val="10"/>
              </w:rPr>
            </w:rPrChange>
          </w:rPr>
          <w:t>о</w:t>
        </w:r>
        <w:r w:rsidR="0032218D" w:rsidRPr="00D046CF">
          <w:rPr>
            <w:rStyle w:val="eop"/>
            <w:rPrChange w:id="4377" w:author="Airat Shigapov" w:date="2021-11-11T14:23:00Z">
              <w:rPr>
                <w:rStyle w:val="10"/>
              </w:rPr>
            </w:rPrChange>
          </w:rPr>
          <w:t>вщик.</w:t>
        </w:r>
        <w:r w:rsidR="001E571E" w:rsidRPr="00D046CF">
          <w:rPr>
            <w:rStyle w:val="eop"/>
            <w:rPrChange w:id="4378" w:author="Airat Shigapov" w:date="2021-11-11T14:23:00Z">
              <w:rPr>
                <w:rStyle w:val="10"/>
              </w:rPr>
            </w:rPrChange>
          </w:rPr>
          <w:t xml:space="preserve"> </w:t>
        </w:r>
      </w:ins>
    </w:p>
    <w:p w14:paraId="75F86624" w14:textId="77777777" w:rsidR="00B75A7D" w:rsidRDefault="00B75A7D">
      <w:pPr>
        <w:spacing w:after="0" w:line="360" w:lineRule="auto"/>
        <w:ind w:firstLine="709"/>
        <w:jc w:val="both"/>
        <w:rPr>
          <w:ins w:id="4379" w:author="Airat Shigapov" w:date="2021-11-10T20:31:00Z"/>
          <w:rStyle w:val="10"/>
        </w:rPr>
        <w:pPrChange w:id="4380" w:author="Airat Shigapov" w:date="2021-11-10T20:33:00Z">
          <w:pPr>
            <w:jc w:val="center"/>
          </w:pPr>
        </w:pPrChange>
      </w:pPr>
    </w:p>
    <w:p w14:paraId="1923480B" w14:textId="79BEEF8B" w:rsidR="000D4B6F" w:rsidRDefault="00F40628">
      <w:pPr>
        <w:jc w:val="center"/>
        <w:rPr>
          <w:ins w:id="4381" w:author="Airat Shigapov" w:date="2021-10-29T16:16:00Z"/>
          <w:rStyle w:val="10"/>
        </w:rPr>
        <w:pPrChange w:id="4382" w:author="Airat Shigapov" w:date="2021-11-10T20:31:00Z">
          <w:pPr/>
        </w:pPrChange>
      </w:pPr>
      <w:ins w:id="4383" w:author="Airat Shigapov" w:date="2021-11-10T20:24:00Z">
        <w:r>
          <w:rPr>
            <w:rStyle w:val="10"/>
          </w:rPr>
          <w:br w:type="page"/>
        </w:r>
      </w:ins>
    </w:p>
    <w:p w14:paraId="35BF83A0" w14:textId="750A3B3F" w:rsidR="00A01643" w:rsidRDefault="00994B6E" w:rsidP="00994B6E">
      <w:pPr>
        <w:jc w:val="center"/>
      </w:pPr>
      <w:bookmarkStart w:id="4384" w:name="_Toc87533129"/>
      <w:r w:rsidRPr="00994B6E">
        <w:rPr>
          <w:rStyle w:val="10"/>
        </w:rPr>
        <w:lastRenderedPageBreak/>
        <w:t>ЗАКЛЮЧЕНИЕ</w:t>
      </w:r>
      <w:bookmarkEnd w:id="4278"/>
      <w:bookmarkEnd w:id="4279"/>
      <w:bookmarkEnd w:id="4384"/>
    </w:p>
    <w:p w14:paraId="4C557454" w14:textId="40E4C7A6" w:rsidR="00DA1A26" w:rsidRDefault="00DA1A26" w:rsidP="00994B6E">
      <w:pPr>
        <w:spacing w:after="0" w:line="360" w:lineRule="auto"/>
        <w:ind w:firstLine="709"/>
        <w:jc w:val="both"/>
        <w:rPr>
          <w:rFonts w:ascii="Times New Roman" w:hAnsi="Times New Roman" w:cs="Times New Roman"/>
          <w:sz w:val="28"/>
          <w:szCs w:val="28"/>
        </w:rPr>
      </w:pPr>
      <w:r w:rsidRPr="00994B6E">
        <w:rPr>
          <w:rFonts w:ascii="Times New Roman" w:hAnsi="Times New Roman" w:cs="Times New Roman"/>
          <w:sz w:val="28"/>
          <w:szCs w:val="28"/>
        </w:rPr>
        <w:t xml:space="preserve">Результатом курсовой работы является создание информационной системы </w:t>
      </w:r>
      <w:r w:rsidR="007A5905" w:rsidRPr="00994B6E">
        <w:rPr>
          <w:rFonts w:ascii="Times New Roman" w:hAnsi="Times New Roman" w:cs="Times New Roman"/>
          <w:sz w:val="28"/>
          <w:szCs w:val="28"/>
        </w:rPr>
        <w:t xml:space="preserve">для </w:t>
      </w:r>
      <w:r w:rsidRPr="00994B6E">
        <w:rPr>
          <w:rFonts w:ascii="Times New Roman" w:hAnsi="Times New Roman" w:cs="Times New Roman"/>
          <w:sz w:val="28"/>
          <w:szCs w:val="28"/>
        </w:rPr>
        <w:t>онлайн – покупок автозапчастей, основным назначением которой является продажа автомобильных запчастей и комплектующих. Разработанный информационная система помогает</w:t>
      </w:r>
      <w:r w:rsidR="007A5905" w:rsidRPr="00994B6E">
        <w:rPr>
          <w:rFonts w:ascii="Times New Roman" w:hAnsi="Times New Roman" w:cs="Times New Roman"/>
          <w:sz w:val="28"/>
          <w:szCs w:val="28"/>
        </w:rPr>
        <w:t xml:space="preserve"> систематизировать учёт продажи товаров</w:t>
      </w:r>
      <w:r w:rsidRPr="00994B6E">
        <w:rPr>
          <w:rFonts w:ascii="Times New Roman" w:hAnsi="Times New Roman" w:cs="Times New Roman"/>
          <w:sz w:val="28"/>
          <w:szCs w:val="28"/>
        </w:rPr>
        <w:t>.</w:t>
      </w:r>
    </w:p>
    <w:p w14:paraId="23CBF7CF" w14:textId="73764762" w:rsidR="00994B6E" w:rsidRPr="00994B6E" w:rsidRDefault="00994B6E" w:rsidP="00994B6E">
      <w:pPr>
        <w:spacing w:after="0" w:line="360" w:lineRule="auto"/>
        <w:ind w:firstLine="709"/>
        <w:jc w:val="both"/>
        <w:rPr>
          <w:rFonts w:ascii="Times New Roman" w:eastAsia="Calibri" w:hAnsi="Times New Roman" w:cs="Times New Roman"/>
          <w:sz w:val="28"/>
          <w:szCs w:val="28"/>
          <w:shd w:val="clear" w:color="auto" w:fill="FFFFFF"/>
        </w:rPr>
      </w:pPr>
      <w:r>
        <w:rPr>
          <w:rFonts w:ascii="Times New Roman" w:hAnsi="Times New Roman" w:cs="Times New Roman"/>
          <w:sz w:val="28"/>
          <w:szCs w:val="28"/>
        </w:rPr>
        <w:t>В ходе разработки</w:t>
      </w:r>
      <w:r w:rsidRPr="00994B6E">
        <w:rPr>
          <w:rFonts w:ascii="Times New Roman" w:hAnsi="Times New Roman" w:cs="Times New Roman"/>
          <w:sz w:val="28"/>
          <w:szCs w:val="28"/>
        </w:rPr>
        <w:t xml:space="preserve"> </w:t>
      </w:r>
      <w:r>
        <w:rPr>
          <w:rFonts w:ascii="Times New Roman" w:hAnsi="Times New Roman" w:cs="Times New Roman"/>
          <w:sz w:val="28"/>
          <w:szCs w:val="28"/>
        </w:rPr>
        <w:t>информационной системы для онлайн - покупок автозапчастей</w:t>
      </w:r>
      <w:r w:rsidRPr="00994B6E">
        <w:rPr>
          <w:rFonts w:ascii="Times New Roman" w:hAnsi="Times New Roman" w:cs="Times New Roman"/>
          <w:sz w:val="28"/>
          <w:szCs w:val="28"/>
        </w:rPr>
        <w:t xml:space="preserve"> были приобретены практические навыки </w:t>
      </w:r>
      <w:r>
        <w:rPr>
          <w:rFonts w:ascii="Times New Roman" w:hAnsi="Times New Roman" w:cs="Times New Roman"/>
          <w:sz w:val="28"/>
          <w:szCs w:val="28"/>
        </w:rPr>
        <w:t>анализа</w:t>
      </w:r>
      <w:r w:rsidRPr="00994B6E">
        <w:rPr>
          <w:rFonts w:ascii="Times New Roman" w:hAnsi="Times New Roman" w:cs="Times New Roman"/>
          <w:sz w:val="28"/>
          <w:szCs w:val="28"/>
        </w:rPr>
        <w:t xml:space="preserve"> предметной области, логической и физической разработки, проанализированы функциональные возможности </w:t>
      </w:r>
      <w:r>
        <w:rPr>
          <w:rFonts w:ascii="Times New Roman" w:hAnsi="Times New Roman" w:cs="Times New Roman"/>
          <w:sz w:val="28"/>
          <w:szCs w:val="28"/>
        </w:rPr>
        <w:t xml:space="preserve">онлайн </w:t>
      </w:r>
      <w:r w:rsidRPr="00994B6E">
        <w:rPr>
          <w:rFonts w:ascii="Times New Roman" w:hAnsi="Times New Roman" w:cs="Times New Roman"/>
          <w:sz w:val="28"/>
          <w:szCs w:val="28"/>
        </w:rPr>
        <w:t>-</w:t>
      </w:r>
      <w:r>
        <w:rPr>
          <w:rFonts w:ascii="Times New Roman" w:hAnsi="Times New Roman" w:cs="Times New Roman"/>
          <w:sz w:val="28"/>
          <w:szCs w:val="28"/>
        </w:rPr>
        <w:t xml:space="preserve"> </w:t>
      </w:r>
      <w:r w:rsidRPr="00994B6E">
        <w:rPr>
          <w:rFonts w:ascii="Times New Roman" w:hAnsi="Times New Roman" w:cs="Times New Roman"/>
          <w:sz w:val="28"/>
          <w:szCs w:val="28"/>
        </w:rPr>
        <w:t>магазинов, отдельные компоненты применены на практике.</w:t>
      </w:r>
    </w:p>
    <w:p w14:paraId="108CEB0B" w14:textId="77777777" w:rsidR="00994B6E" w:rsidRPr="00994B6E" w:rsidRDefault="00994B6E" w:rsidP="00994B6E">
      <w:pPr>
        <w:spacing w:after="0" w:line="360" w:lineRule="auto"/>
        <w:ind w:firstLine="709"/>
        <w:jc w:val="both"/>
        <w:rPr>
          <w:rFonts w:ascii="Times New Roman" w:eastAsia="Calibri" w:hAnsi="Times New Roman" w:cs="Times New Roman"/>
          <w:color w:val="000000"/>
          <w:sz w:val="28"/>
          <w:szCs w:val="28"/>
          <w:shd w:val="clear" w:color="auto" w:fill="FFFFFF"/>
        </w:rPr>
      </w:pPr>
      <w:r w:rsidRPr="00994B6E">
        <w:rPr>
          <w:rFonts w:ascii="Times New Roman" w:eastAsia="Calibri" w:hAnsi="Times New Roman" w:cs="Times New Roman"/>
          <w:color w:val="000000"/>
          <w:sz w:val="28"/>
          <w:szCs w:val="28"/>
          <w:shd w:val="clear" w:color="auto" w:fill="FFFFFF"/>
        </w:rPr>
        <w:t>При выполнении проекта были пройдены все этапы разработки специализированного прикладного программного обеспечения:</w:t>
      </w:r>
    </w:p>
    <w:p w14:paraId="0921CA15" w14:textId="77777777" w:rsidR="00994B6E" w:rsidRPr="00994B6E" w:rsidRDefault="00994B6E" w:rsidP="00994B6E">
      <w:pPr>
        <w:numPr>
          <w:ilvl w:val="0"/>
          <w:numId w:val="1"/>
        </w:numPr>
        <w:spacing w:after="0" w:line="360" w:lineRule="auto"/>
        <w:ind w:left="0" w:firstLine="709"/>
        <w:contextualSpacing/>
        <w:jc w:val="both"/>
        <w:rPr>
          <w:rFonts w:ascii="Times New Roman" w:eastAsia="Calibri" w:hAnsi="Times New Roman" w:cs="Times New Roman"/>
          <w:color w:val="000000"/>
          <w:sz w:val="28"/>
          <w:szCs w:val="28"/>
          <w:shd w:val="clear" w:color="auto" w:fill="FFFFFF"/>
        </w:rPr>
      </w:pPr>
      <w:r w:rsidRPr="00994B6E">
        <w:rPr>
          <w:rFonts w:ascii="Times New Roman" w:eastAsia="Calibri" w:hAnsi="Times New Roman" w:cs="Times New Roman"/>
          <w:color w:val="000000"/>
          <w:sz w:val="28"/>
          <w:szCs w:val="28"/>
          <w:shd w:val="clear" w:color="auto" w:fill="FFFFFF"/>
        </w:rPr>
        <w:t xml:space="preserve"> постановка задачи;</w:t>
      </w:r>
    </w:p>
    <w:p w14:paraId="70524D3C" w14:textId="77777777" w:rsidR="00994B6E" w:rsidRPr="00994B6E" w:rsidRDefault="00994B6E" w:rsidP="00994B6E">
      <w:pPr>
        <w:numPr>
          <w:ilvl w:val="0"/>
          <w:numId w:val="1"/>
        </w:numPr>
        <w:spacing w:after="0" w:line="360" w:lineRule="auto"/>
        <w:ind w:left="0" w:firstLine="709"/>
        <w:contextualSpacing/>
        <w:jc w:val="both"/>
        <w:rPr>
          <w:rFonts w:ascii="Times New Roman" w:eastAsia="Calibri" w:hAnsi="Times New Roman" w:cs="Times New Roman"/>
          <w:color w:val="000000"/>
          <w:sz w:val="28"/>
          <w:szCs w:val="28"/>
          <w:shd w:val="clear" w:color="auto" w:fill="FFFFFF"/>
        </w:rPr>
      </w:pPr>
      <w:r w:rsidRPr="00994B6E">
        <w:rPr>
          <w:rFonts w:ascii="Times New Roman" w:eastAsia="Calibri" w:hAnsi="Times New Roman" w:cs="Times New Roman"/>
          <w:color w:val="000000"/>
          <w:sz w:val="28"/>
          <w:szCs w:val="28"/>
          <w:shd w:val="clear" w:color="auto" w:fill="FFFFFF"/>
        </w:rPr>
        <w:t xml:space="preserve"> сбор необходимых исходных данных;</w:t>
      </w:r>
    </w:p>
    <w:p w14:paraId="2069ED30" w14:textId="77777777" w:rsidR="00994B6E" w:rsidRPr="00994B6E" w:rsidRDefault="00994B6E" w:rsidP="00994B6E">
      <w:pPr>
        <w:numPr>
          <w:ilvl w:val="0"/>
          <w:numId w:val="1"/>
        </w:numPr>
        <w:spacing w:after="0" w:line="360" w:lineRule="auto"/>
        <w:ind w:left="0" w:firstLine="709"/>
        <w:contextualSpacing/>
        <w:jc w:val="both"/>
        <w:rPr>
          <w:rFonts w:ascii="Times New Roman" w:eastAsia="Calibri" w:hAnsi="Times New Roman" w:cs="Times New Roman"/>
          <w:color w:val="000000"/>
          <w:sz w:val="28"/>
          <w:szCs w:val="28"/>
          <w:shd w:val="clear" w:color="auto" w:fill="FFFFFF"/>
        </w:rPr>
      </w:pPr>
      <w:r w:rsidRPr="00994B6E">
        <w:rPr>
          <w:rFonts w:ascii="Times New Roman" w:eastAsia="Calibri" w:hAnsi="Times New Roman" w:cs="Times New Roman"/>
          <w:color w:val="000000"/>
          <w:sz w:val="28"/>
          <w:szCs w:val="28"/>
          <w:shd w:val="clear" w:color="auto" w:fill="FFFFFF"/>
        </w:rPr>
        <w:t xml:space="preserve"> разработка и отладка программного продукта.</w:t>
      </w:r>
    </w:p>
    <w:p w14:paraId="1ABCFD9E" w14:textId="77777777" w:rsidR="00994B6E" w:rsidRPr="00994B6E" w:rsidRDefault="00994B6E" w:rsidP="00994B6E">
      <w:pPr>
        <w:spacing w:after="0" w:line="360" w:lineRule="auto"/>
        <w:ind w:firstLine="709"/>
        <w:jc w:val="both"/>
        <w:rPr>
          <w:rFonts w:ascii="Times New Roman" w:eastAsia="Calibri" w:hAnsi="Times New Roman" w:cs="Times New Roman"/>
          <w:color w:val="000000"/>
          <w:sz w:val="28"/>
          <w:szCs w:val="28"/>
          <w:shd w:val="clear" w:color="auto" w:fill="FFFFFF"/>
        </w:rPr>
      </w:pPr>
      <w:r w:rsidRPr="00994B6E">
        <w:rPr>
          <w:rFonts w:ascii="Times New Roman" w:eastAsia="Calibri" w:hAnsi="Times New Roman" w:cs="Times New Roman"/>
          <w:color w:val="000000"/>
          <w:sz w:val="28"/>
          <w:szCs w:val="28"/>
          <w:shd w:val="clear" w:color="auto" w:fill="FFFFFF"/>
        </w:rPr>
        <w:t xml:space="preserve">С помощью СУБД </w:t>
      </w:r>
      <w:r w:rsidRPr="00994B6E">
        <w:rPr>
          <w:rFonts w:ascii="Times New Roman" w:eastAsia="Calibri" w:hAnsi="Times New Roman" w:cs="Times New Roman"/>
          <w:color w:val="000000"/>
          <w:sz w:val="28"/>
          <w:szCs w:val="28"/>
          <w:shd w:val="clear" w:color="auto" w:fill="FFFFFF"/>
          <w:lang w:val="en-US"/>
        </w:rPr>
        <w:t>MS</w:t>
      </w:r>
      <w:r w:rsidRPr="00994B6E">
        <w:rPr>
          <w:rFonts w:ascii="Times New Roman" w:eastAsia="Calibri" w:hAnsi="Times New Roman" w:cs="Times New Roman"/>
          <w:color w:val="000000"/>
          <w:sz w:val="28"/>
          <w:szCs w:val="28"/>
          <w:shd w:val="clear" w:color="auto" w:fill="FFFFFF"/>
        </w:rPr>
        <w:t xml:space="preserve"> </w:t>
      </w:r>
      <w:r w:rsidRPr="00994B6E">
        <w:rPr>
          <w:rFonts w:ascii="Times New Roman" w:eastAsia="Calibri" w:hAnsi="Times New Roman" w:cs="Times New Roman"/>
          <w:color w:val="000000"/>
          <w:sz w:val="28"/>
          <w:szCs w:val="28"/>
          <w:shd w:val="clear" w:color="auto" w:fill="FFFFFF"/>
          <w:lang w:val="en-US"/>
        </w:rPr>
        <w:t>SQL</w:t>
      </w:r>
      <w:r w:rsidRPr="00994B6E">
        <w:rPr>
          <w:rFonts w:ascii="Times New Roman" w:eastAsia="Calibri" w:hAnsi="Times New Roman" w:cs="Times New Roman"/>
          <w:color w:val="000000"/>
          <w:sz w:val="28"/>
          <w:szCs w:val="28"/>
          <w:shd w:val="clear" w:color="auto" w:fill="FFFFFF"/>
        </w:rPr>
        <w:t xml:space="preserve"> </w:t>
      </w:r>
      <w:r w:rsidRPr="00994B6E">
        <w:rPr>
          <w:rFonts w:ascii="Times New Roman" w:eastAsia="Calibri" w:hAnsi="Times New Roman" w:cs="Times New Roman"/>
          <w:color w:val="000000"/>
          <w:sz w:val="28"/>
          <w:szCs w:val="28"/>
          <w:shd w:val="clear" w:color="auto" w:fill="FFFFFF"/>
          <w:lang w:val="en-US"/>
        </w:rPr>
        <w:t>Server</w:t>
      </w:r>
      <w:r w:rsidRPr="00994B6E">
        <w:rPr>
          <w:rFonts w:ascii="Times New Roman" w:eastAsia="Calibri" w:hAnsi="Times New Roman" w:cs="Times New Roman"/>
          <w:color w:val="000000"/>
          <w:sz w:val="28"/>
          <w:szCs w:val="28"/>
          <w:shd w:val="clear" w:color="auto" w:fill="FFFFFF"/>
        </w:rPr>
        <w:t xml:space="preserve"> была разработана структура базы данных, предоставляющая всю информацию в удобном для просмотра виде, позволяя быстро ориентироваться в дальнейшей работе с ней.</w:t>
      </w:r>
    </w:p>
    <w:p w14:paraId="5F5A4C32" w14:textId="785C178F" w:rsidR="00994B6E" w:rsidRPr="00994B6E" w:rsidRDefault="00994B6E" w:rsidP="00994B6E">
      <w:pPr>
        <w:spacing w:after="0" w:line="360" w:lineRule="auto"/>
        <w:ind w:firstLine="709"/>
        <w:jc w:val="both"/>
        <w:rPr>
          <w:rFonts w:ascii="Times New Roman" w:eastAsia="Calibri" w:hAnsi="Times New Roman" w:cs="Times New Roman"/>
          <w:sz w:val="28"/>
          <w:szCs w:val="28"/>
          <w:shd w:val="clear" w:color="auto" w:fill="FFFFFF"/>
        </w:rPr>
      </w:pPr>
      <w:r w:rsidRPr="00994B6E">
        <w:rPr>
          <w:rFonts w:ascii="Times New Roman" w:eastAsia="Calibri" w:hAnsi="Times New Roman" w:cs="Times New Roman"/>
          <w:color w:val="000000"/>
          <w:sz w:val="28"/>
          <w:szCs w:val="28"/>
          <w:shd w:val="clear" w:color="auto" w:fill="FFFFFF"/>
        </w:rPr>
        <w:t xml:space="preserve">Для разработки приложения была выбрана платформа </w:t>
      </w:r>
      <w:r w:rsidRPr="00994B6E">
        <w:rPr>
          <w:rFonts w:ascii="Times New Roman" w:eastAsia="Calibri" w:hAnsi="Times New Roman" w:cs="Times New Roman"/>
          <w:color w:val="000000"/>
          <w:sz w:val="28"/>
          <w:szCs w:val="28"/>
          <w:shd w:val="clear" w:color="auto" w:fill="FFFFFF"/>
          <w:lang w:val="en-US"/>
        </w:rPr>
        <w:t>WPF</w:t>
      </w:r>
      <w:r w:rsidRPr="00994B6E">
        <w:rPr>
          <w:rFonts w:ascii="Times New Roman" w:eastAsia="Calibri" w:hAnsi="Times New Roman" w:cs="Times New Roman"/>
          <w:color w:val="000000"/>
          <w:sz w:val="28"/>
          <w:szCs w:val="28"/>
          <w:shd w:val="clear" w:color="auto" w:fill="FFFFFF"/>
        </w:rPr>
        <w:t xml:space="preserve"> позволяющая удобно работать с </w:t>
      </w:r>
      <w:r w:rsidRPr="00994B6E">
        <w:rPr>
          <w:rFonts w:ascii="Times New Roman" w:eastAsia="Calibri" w:hAnsi="Times New Roman" w:cs="Times New Roman"/>
          <w:sz w:val="28"/>
          <w:szCs w:val="28"/>
          <w:shd w:val="clear" w:color="auto" w:fill="FFFFFF"/>
        </w:rPr>
        <w:t xml:space="preserve">СУБД, </w:t>
      </w:r>
      <w:r w:rsidRPr="00994B6E">
        <w:rPr>
          <w:rFonts w:ascii="Times New Roman" w:eastAsia="Calibri" w:hAnsi="Times New Roman" w:cs="Times New Roman"/>
          <w:sz w:val="28"/>
          <w:szCs w:val="28"/>
        </w:rPr>
        <w:t>был спроектирован консольный интерфейс, который обеспечивает удобную работу клиента магазина с приложением. Интерфейс реализован в виде страниц, в которых есть наборы элементов, с помощью которых можно взаимодействовать с базы данных магазина.</w:t>
      </w:r>
      <w:r w:rsidRPr="00994B6E">
        <w:rPr>
          <w:rFonts w:ascii="Times New Roman" w:eastAsia="Calibri" w:hAnsi="Times New Roman" w:cs="Times New Roman"/>
          <w:sz w:val="28"/>
          <w:szCs w:val="28"/>
          <w:shd w:val="clear" w:color="auto" w:fill="FFFFFF"/>
        </w:rPr>
        <w:t xml:space="preserve">  </w:t>
      </w:r>
    </w:p>
    <w:p w14:paraId="262A040A" w14:textId="65EDAD1C" w:rsidR="00CF0BDD" w:rsidRDefault="00994B6E" w:rsidP="00994B6E">
      <w:pPr>
        <w:spacing w:after="0" w:line="360" w:lineRule="auto"/>
        <w:ind w:firstLine="709"/>
        <w:jc w:val="both"/>
        <w:rPr>
          <w:ins w:id="4385" w:author="Airat Shigapov" w:date="2021-10-27T22:48:00Z"/>
          <w:rFonts w:ascii="Times New Roman" w:eastAsia="Calibri" w:hAnsi="Times New Roman" w:cs="Times New Roman"/>
          <w:sz w:val="28"/>
          <w:szCs w:val="28"/>
          <w:shd w:val="clear" w:color="auto" w:fill="FFFFFF"/>
        </w:rPr>
      </w:pPr>
      <w:r w:rsidRPr="00994B6E">
        <w:rPr>
          <w:rFonts w:ascii="Times New Roman" w:eastAsia="Calibri" w:hAnsi="Times New Roman" w:cs="Times New Roman"/>
          <w:sz w:val="28"/>
          <w:szCs w:val="28"/>
          <w:shd w:val="clear" w:color="auto" w:fill="FFFFFF"/>
        </w:rPr>
        <w:t>В результате было получено клиентское приложение имеющий весь необходимы функционал для удобн</w:t>
      </w:r>
      <w:r>
        <w:rPr>
          <w:rFonts w:ascii="Times New Roman" w:eastAsia="Calibri" w:hAnsi="Times New Roman" w:cs="Times New Roman"/>
          <w:sz w:val="28"/>
          <w:szCs w:val="28"/>
          <w:shd w:val="clear" w:color="auto" w:fill="FFFFFF"/>
        </w:rPr>
        <w:t>ых покупок автозапчастей</w:t>
      </w:r>
      <w:r w:rsidRPr="00994B6E">
        <w:rPr>
          <w:rFonts w:ascii="Times New Roman" w:eastAsia="Calibri" w:hAnsi="Times New Roman" w:cs="Times New Roman"/>
          <w:sz w:val="28"/>
          <w:szCs w:val="28"/>
          <w:shd w:val="clear" w:color="auto" w:fill="FFFFFF"/>
        </w:rPr>
        <w:t>.</w:t>
      </w:r>
    </w:p>
    <w:p w14:paraId="6A16EC47" w14:textId="77777777" w:rsidR="00CF0BDD" w:rsidRDefault="00CF0BDD">
      <w:pPr>
        <w:rPr>
          <w:ins w:id="4386" w:author="Airat Shigapov" w:date="2021-10-27T22:48:00Z"/>
          <w:rFonts w:ascii="Times New Roman" w:eastAsia="Calibri" w:hAnsi="Times New Roman" w:cs="Times New Roman"/>
          <w:sz w:val="28"/>
          <w:szCs w:val="28"/>
          <w:shd w:val="clear" w:color="auto" w:fill="FFFFFF"/>
        </w:rPr>
      </w:pPr>
      <w:ins w:id="4387" w:author="Airat Shigapov" w:date="2021-10-27T22:48:00Z">
        <w:r>
          <w:rPr>
            <w:rFonts w:ascii="Times New Roman" w:eastAsia="Calibri" w:hAnsi="Times New Roman" w:cs="Times New Roman"/>
            <w:sz w:val="28"/>
            <w:szCs w:val="28"/>
            <w:shd w:val="clear" w:color="auto" w:fill="FFFFFF"/>
          </w:rPr>
          <w:br w:type="page"/>
        </w:r>
      </w:ins>
    </w:p>
    <w:p w14:paraId="0C734938" w14:textId="77777777" w:rsidR="00CF0BDD" w:rsidRPr="00745F9E" w:rsidRDefault="00CF0BDD" w:rsidP="00CF0BDD">
      <w:pPr>
        <w:pStyle w:val="1"/>
        <w:ind w:firstLine="0"/>
        <w:jc w:val="center"/>
        <w:rPr>
          <w:ins w:id="4388" w:author="Airat Shigapov" w:date="2021-10-27T22:48:00Z"/>
          <w:shd w:val="clear" w:color="auto" w:fill="FFFFFF"/>
          <w:lang w:val="en-US"/>
        </w:rPr>
      </w:pPr>
      <w:bookmarkStart w:id="4389" w:name="_Toc71577833"/>
      <w:bookmarkStart w:id="4390" w:name="_Toc86267475"/>
      <w:bookmarkStart w:id="4391" w:name="_Toc86267658"/>
      <w:bookmarkStart w:id="4392" w:name="_Toc87533130"/>
      <w:ins w:id="4393" w:author="Airat Shigapov" w:date="2021-10-27T22:48:00Z">
        <w:r w:rsidRPr="00FD210F">
          <w:rPr>
            <w:shd w:val="clear" w:color="auto" w:fill="FFFFFF"/>
          </w:rPr>
          <w:lastRenderedPageBreak/>
          <w:t>СПИСОК</w:t>
        </w:r>
        <w:r w:rsidRPr="00745F9E">
          <w:rPr>
            <w:shd w:val="clear" w:color="auto" w:fill="FFFFFF"/>
            <w:lang w:val="en-US"/>
          </w:rPr>
          <w:t xml:space="preserve"> </w:t>
        </w:r>
        <w:r w:rsidRPr="00FD210F">
          <w:rPr>
            <w:shd w:val="clear" w:color="auto" w:fill="FFFFFF"/>
          </w:rPr>
          <w:t>ИСПОЛЬЗУЕМЫХ</w:t>
        </w:r>
        <w:r w:rsidRPr="00745F9E">
          <w:rPr>
            <w:shd w:val="clear" w:color="auto" w:fill="FFFFFF"/>
            <w:lang w:val="en-US"/>
          </w:rPr>
          <w:t xml:space="preserve"> </w:t>
        </w:r>
        <w:r w:rsidRPr="00FD210F">
          <w:rPr>
            <w:shd w:val="clear" w:color="auto" w:fill="FFFFFF"/>
          </w:rPr>
          <w:t>ИСТОЧНИКОВ</w:t>
        </w:r>
        <w:bookmarkEnd w:id="4389"/>
        <w:bookmarkEnd w:id="4390"/>
        <w:bookmarkEnd w:id="4391"/>
        <w:bookmarkEnd w:id="4392"/>
      </w:ins>
    </w:p>
    <w:p w14:paraId="3DCCB2A0" w14:textId="77777777" w:rsidR="00CF0BDD" w:rsidRPr="00206381" w:rsidRDefault="00CF0BDD" w:rsidP="00CF0BDD">
      <w:pPr>
        <w:pStyle w:val="a7"/>
        <w:numPr>
          <w:ilvl w:val="0"/>
          <w:numId w:val="7"/>
        </w:numPr>
        <w:ind w:left="0" w:firstLine="709"/>
        <w:rPr>
          <w:ins w:id="4394" w:author="Airat Shigapov" w:date="2021-10-27T22:48:00Z"/>
        </w:rPr>
      </w:pPr>
      <w:ins w:id="4395" w:author="Airat Shigapov" w:date="2021-10-27T22:48:00Z">
        <w:r w:rsidRPr="00206381">
          <w:t xml:space="preserve">Джеральд М. Идеальное программное обеспечение и другие иллюзии </w:t>
        </w:r>
        <w:r>
          <w:t>в</w:t>
        </w:r>
        <w:r w:rsidRPr="00206381">
          <w:t xml:space="preserve"> тестирования</w:t>
        </w:r>
        <w:r>
          <w:t xml:space="preserve"> </w:t>
        </w:r>
        <w:r w:rsidRPr="00206381">
          <w:t>/ М.</w:t>
        </w:r>
        <w:r>
          <w:t xml:space="preserve"> </w:t>
        </w:r>
        <w:r w:rsidRPr="00206381">
          <w:t>Джеральд</w:t>
        </w:r>
        <w:r>
          <w:t>:</w:t>
        </w:r>
        <w:r w:rsidRPr="002E5550">
          <w:t xml:space="preserve"> </w:t>
        </w:r>
        <w:proofErr w:type="spellStart"/>
        <w:r w:rsidRPr="002E5550">
          <w:t>Gerald</w:t>
        </w:r>
        <w:proofErr w:type="spellEnd"/>
        <w:r w:rsidRPr="002E5550">
          <w:t xml:space="preserve"> M. </w:t>
        </w:r>
        <w:proofErr w:type="spellStart"/>
        <w:r w:rsidRPr="002E5550">
          <w:t>Weinberg</w:t>
        </w:r>
        <w:proofErr w:type="spellEnd"/>
        <w:r>
          <w:t>, 2010. – 209 с.</w:t>
        </w:r>
      </w:ins>
    </w:p>
    <w:p w14:paraId="70ED7053" w14:textId="77777777" w:rsidR="00CF0BDD" w:rsidRPr="00512774" w:rsidRDefault="00CF0BDD" w:rsidP="00CF0BDD">
      <w:pPr>
        <w:pStyle w:val="a7"/>
        <w:numPr>
          <w:ilvl w:val="0"/>
          <w:numId w:val="7"/>
        </w:numPr>
        <w:ind w:left="0" w:firstLine="709"/>
        <w:rPr>
          <w:ins w:id="4396" w:author="Airat Shigapov" w:date="2021-10-27T22:48:00Z"/>
        </w:rPr>
      </w:pPr>
      <w:ins w:id="4397" w:author="Airat Shigapov" w:date="2021-10-27T22:48:00Z">
        <w:r>
          <w:t xml:space="preserve">Дастин Э. </w:t>
        </w:r>
        <w:r w:rsidRPr="00745F9E">
          <w:t>Автоматизированное</w:t>
        </w:r>
        <w:r w:rsidRPr="00512774">
          <w:t xml:space="preserve"> </w:t>
        </w:r>
        <w:r w:rsidRPr="00745F9E">
          <w:t>тестирование</w:t>
        </w:r>
        <w:r w:rsidRPr="00512774">
          <w:t xml:space="preserve"> </w:t>
        </w:r>
        <w:r w:rsidRPr="00745F9E">
          <w:t>программного</w:t>
        </w:r>
        <w:r w:rsidRPr="00512774">
          <w:t xml:space="preserve"> </w:t>
        </w:r>
        <w:r w:rsidRPr="00745F9E">
          <w:t>обеспечения</w:t>
        </w:r>
        <w:r>
          <w:t xml:space="preserve">/ </w:t>
        </w:r>
        <w:proofErr w:type="spellStart"/>
        <w:r w:rsidRPr="00745F9E">
          <w:t>Элфрид</w:t>
        </w:r>
        <w:proofErr w:type="spellEnd"/>
        <w:r w:rsidRPr="00512774">
          <w:t xml:space="preserve"> </w:t>
        </w:r>
        <w:r w:rsidRPr="00745F9E">
          <w:t>Дастин</w:t>
        </w:r>
        <w:r w:rsidRPr="00512774">
          <w:t xml:space="preserve">, </w:t>
        </w:r>
        <w:r w:rsidRPr="00745F9E">
          <w:t>Джефф</w:t>
        </w:r>
        <w:r w:rsidRPr="00512774">
          <w:t xml:space="preserve"> </w:t>
        </w:r>
        <w:proofErr w:type="spellStart"/>
        <w:r w:rsidRPr="00745F9E">
          <w:t>Рэшка</w:t>
        </w:r>
        <w:proofErr w:type="spellEnd"/>
        <w:r w:rsidRPr="00512774">
          <w:t xml:space="preserve">, </w:t>
        </w:r>
        <w:r w:rsidRPr="00745F9E">
          <w:t>Джон</w:t>
        </w:r>
        <w:r w:rsidRPr="00512774">
          <w:t xml:space="preserve"> </w:t>
        </w:r>
        <w:r w:rsidRPr="00745F9E">
          <w:t>Пол</w:t>
        </w:r>
        <w:r>
          <w:t>: ЛОРИ, 2003. – 689 с.</w:t>
        </w:r>
      </w:ins>
    </w:p>
    <w:p w14:paraId="5FFB15F0" w14:textId="77777777" w:rsidR="00CF0BDD" w:rsidRPr="00541852" w:rsidRDefault="00CF0BDD" w:rsidP="00CF0BDD">
      <w:pPr>
        <w:pStyle w:val="a7"/>
        <w:numPr>
          <w:ilvl w:val="0"/>
          <w:numId w:val="7"/>
        </w:numPr>
        <w:ind w:left="0" w:firstLine="709"/>
        <w:rPr>
          <w:ins w:id="4398" w:author="Airat Shigapov" w:date="2021-10-27T22:48:00Z"/>
        </w:rPr>
      </w:pPr>
      <w:ins w:id="4399" w:author="Airat Shigapov" w:date="2021-10-27T22:48:00Z">
        <w:r w:rsidRPr="00516E6B">
          <w:t>Мак-Дональд</w:t>
        </w:r>
        <w:r>
          <w:t xml:space="preserve"> М.</w:t>
        </w:r>
        <w:r w:rsidRPr="00831265">
          <w:t xml:space="preserve"> </w:t>
        </w:r>
        <w:r w:rsidRPr="008176B2">
          <w:rPr>
            <w:lang w:val="en-US"/>
          </w:rPr>
          <w:t>WPF</w:t>
        </w:r>
        <w:r w:rsidRPr="00512774">
          <w:t xml:space="preserve">. </w:t>
        </w:r>
        <w:r>
          <w:t>в .NET 4</w:t>
        </w:r>
        <w:r w:rsidRPr="00516E6B">
          <w:t xml:space="preserve">.5 с примерами на C# </w:t>
        </w:r>
        <w:r>
          <w:t xml:space="preserve">5.0 </w:t>
        </w:r>
        <w:r w:rsidRPr="00516E6B">
          <w:t>для профессионалов</w:t>
        </w:r>
        <w:r w:rsidRPr="00831265">
          <w:t>/</w:t>
        </w:r>
        <w:r>
          <w:t xml:space="preserve"> М.</w:t>
        </w:r>
        <w:r w:rsidRPr="00516E6B">
          <w:t xml:space="preserve"> Мак-Дональд</w:t>
        </w:r>
        <w:r w:rsidRPr="00D11B1C">
          <w:t xml:space="preserve"> – 4</w:t>
        </w:r>
        <w:r>
          <w:t>-е издание</w:t>
        </w:r>
        <w:r w:rsidRPr="00D11B1C">
          <w:t>:</w:t>
        </w:r>
        <w:r w:rsidRPr="00831265">
          <w:t xml:space="preserve"> Вильямс, 2013</w:t>
        </w:r>
        <w:r>
          <w:t>. – 1442 с.</w:t>
        </w:r>
      </w:ins>
    </w:p>
    <w:p w14:paraId="3E8586B5" w14:textId="77777777" w:rsidR="00CF0BDD" w:rsidRPr="008A171E" w:rsidRDefault="00CF0BDD" w:rsidP="00CF0BDD">
      <w:pPr>
        <w:pStyle w:val="a7"/>
        <w:numPr>
          <w:ilvl w:val="0"/>
          <w:numId w:val="7"/>
        </w:numPr>
        <w:ind w:left="0" w:firstLine="709"/>
        <w:rPr>
          <w:ins w:id="4400" w:author="Airat Shigapov" w:date="2021-10-27T22:48:00Z"/>
        </w:rPr>
      </w:pPr>
      <w:ins w:id="4401" w:author="Airat Shigapov" w:date="2021-10-27T22:48:00Z">
        <w:r>
          <w:rPr>
            <w:color w:val="000000"/>
            <w:szCs w:val="28"/>
          </w:rPr>
          <w:t>Петцольд</w:t>
        </w:r>
        <w:r w:rsidRPr="00541852">
          <w:rPr>
            <w:lang w:val="en-US"/>
          </w:rPr>
          <w:t xml:space="preserve"> </w:t>
        </w:r>
        <w:r>
          <w:rPr>
            <w:color w:val="000000"/>
            <w:szCs w:val="28"/>
          </w:rPr>
          <w:t>Ч</w:t>
        </w:r>
        <w:r w:rsidRPr="006A212B">
          <w:rPr>
            <w:color w:val="000000"/>
            <w:szCs w:val="28"/>
            <w:lang w:val="en-US"/>
          </w:rPr>
          <w:t xml:space="preserve">. </w:t>
        </w:r>
        <w:r w:rsidRPr="006A212B">
          <w:rPr>
            <w:lang w:val="en-US"/>
          </w:rPr>
          <w:t xml:space="preserve"> </w:t>
        </w:r>
        <w:r w:rsidRPr="00541852">
          <w:rPr>
            <w:lang w:val="en-US"/>
          </w:rPr>
          <w:t>Microsoft</w:t>
        </w:r>
        <w:r w:rsidRPr="005A35EB">
          <w:rPr>
            <w:lang w:val="en-US"/>
          </w:rPr>
          <w:t xml:space="preserve"> </w:t>
        </w:r>
        <w:r w:rsidRPr="00541852">
          <w:rPr>
            <w:lang w:val="en-US"/>
          </w:rPr>
          <w:t>Windows</w:t>
        </w:r>
        <w:r w:rsidRPr="005A35EB">
          <w:rPr>
            <w:lang w:val="en-US"/>
          </w:rPr>
          <w:t xml:space="preserve"> </w:t>
        </w:r>
        <w:r w:rsidRPr="00541852">
          <w:rPr>
            <w:lang w:val="en-US"/>
          </w:rPr>
          <w:t>Presentation</w:t>
        </w:r>
        <w:r w:rsidRPr="005A35EB">
          <w:rPr>
            <w:lang w:val="en-US"/>
          </w:rPr>
          <w:t xml:space="preserve"> </w:t>
        </w:r>
        <w:r w:rsidRPr="00541852">
          <w:rPr>
            <w:lang w:val="en-US"/>
          </w:rPr>
          <w:t>Foundation</w:t>
        </w:r>
        <w:r w:rsidRPr="005A35EB">
          <w:rPr>
            <w:lang w:val="en-US"/>
          </w:rPr>
          <w:t xml:space="preserve">. </w:t>
        </w:r>
        <w:r>
          <w:t xml:space="preserve">Базовый курс/ </w:t>
        </w:r>
        <w:r>
          <w:rPr>
            <w:color w:val="000000"/>
            <w:szCs w:val="28"/>
          </w:rPr>
          <w:t>Ч. Петцольд</w:t>
        </w:r>
        <w:r>
          <w:t xml:space="preserve">: </w:t>
        </w:r>
        <w:r w:rsidRPr="004F5816">
          <w:t xml:space="preserve">Русская Редакция, </w:t>
        </w:r>
        <w:r>
          <w:t>Санкт – Петербург, 2008. – 945 с.</w:t>
        </w:r>
      </w:ins>
    </w:p>
    <w:p w14:paraId="238DA486" w14:textId="77777777" w:rsidR="00CF0BDD" w:rsidRPr="00FD1339" w:rsidRDefault="00CF0BDD" w:rsidP="00CF0BDD">
      <w:pPr>
        <w:pStyle w:val="a7"/>
        <w:numPr>
          <w:ilvl w:val="0"/>
          <w:numId w:val="7"/>
        </w:numPr>
        <w:ind w:left="0" w:firstLine="709"/>
        <w:rPr>
          <w:ins w:id="4402" w:author="Airat Shigapov" w:date="2021-10-27T22:48:00Z"/>
        </w:rPr>
      </w:pPr>
      <w:ins w:id="4403" w:author="Airat Shigapov" w:date="2021-10-27T22:48:00Z">
        <w:r>
          <w:t xml:space="preserve">Савин Р. </w:t>
        </w:r>
        <w:r w:rsidRPr="00B76466">
          <w:t>Тестирование</w:t>
        </w:r>
        <w:r w:rsidRPr="00FD1339">
          <w:t xml:space="preserve"> </w:t>
        </w:r>
        <w:r w:rsidRPr="002B3645">
          <w:rPr>
            <w:lang w:val="en-US"/>
          </w:rPr>
          <w:t>DOT</w:t>
        </w:r>
        <w:r w:rsidRPr="00FD1339">
          <w:t xml:space="preserve"> </w:t>
        </w:r>
        <w:r w:rsidRPr="002B3645">
          <w:rPr>
            <w:lang w:val="en-US"/>
          </w:rPr>
          <w:t>COM</w:t>
        </w:r>
        <w:r w:rsidRPr="00FD1339">
          <w:t>.</w:t>
        </w:r>
        <w:r>
          <w:t>/</w:t>
        </w:r>
        <w:r w:rsidRPr="009010CA">
          <w:t xml:space="preserve"> </w:t>
        </w:r>
        <w:r>
          <w:t>Р.</w:t>
        </w:r>
        <w:r w:rsidRPr="009010CA">
          <w:t xml:space="preserve"> </w:t>
        </w:r>
        <w:r>
          <w:t>Савин: «Депо» Москва, 2007. – 316 с.</w:t>
        </w:r>
      </w:ins>
    </w:p>
    <w:p w14:paraId="0BED6932" w14:textId="77777777" w:rsidR="00CF0BDD" w:rsidRPr="00FD1339" w:rsidRDefault="00CF0BDD" w:rsidP="00CF0BDD">
      <w:pPr>
        <w:pStyle w:val="a7"/>
        <w:numPr>
          <w:ilvl w:val="0"/>
          <w:numId w:val="7"/>
        </w:numPr>
        <w:ind w:left="0" w:firstLine="709"/>
        <w:rPr>
          <w:ins w:id="4404" w:author="Airat Shigapov" w:date="2021-10-27T22:48:00Z"/>
        </w:rPr>
      </w:pPr>
      <w:ins w:id="4405" w:author="Airat Shigapov" w:date="2021-10-27T22:48:00Z">
        <w:r>
          <w:t>Книга</w:t>
        </w:r>
        <w:r w:rsidRPr="00FD1339">
          <w:t xml:space="preserve"> «</w:t>
        </w:r>
        <w:r w:rsidRPr="002B3645">
          <w:rPr>
            <w:lang w:val="en-US"/>
          </w:rPr>
          <w:t>Microsoft</w:t>
        </w:r>
        <w:r w:rsidRPr="00FD1339">
          <w:t xml:space="preserve"> </w:t>
        </w:r>
        <w:r w:rsidRPr="002B3645">
          <w:rPr>
            <w:lang w:val="en-US"/>
          </w:rPr>
          <w:t>SQL</w:t>
        </w:r>
        <w:r w:rsidRPr="00FD1339">
          <w:t xml:space="preserve"> </w:t>
        </w:r>
        <w:r w:rsidRPr="002B3645">
          <w:rPr>
            <w:lang w:val="en-US"/>
          </w:rPr>
          <w:t>Server</w:t>
        </w:r>
        <w:r w:rsidRPr="00FD1339">
          <w:t xml:space="preserve"> 2014</w:t>
        </w:r>
        <w:r>
          <w:t xml:space="preserve">/ </w:t>
        </w:r>
        <w:r w:rsidRPr="00724A18">
          <w:t>Александр</w:t>
        </w:r>
        <w:r w:rsidRPr="00FD1339">
          <w:t xml:space="preserve"> </w:t>
        </w:r>
        <w:r w:rsidRPr="00724A18">
          <w:t>Бондарь</w:t>
        </w:r>
        <w:r>
          <w:t xml:space="preserve">: </w:t>
        </w:r>
        <w:r w:rsidRPr="0062271C">
          <w:t>БХВ-Петербург</w:t>
        </w:r>
        <w:r>
          <w:t>, 2015. – 589с.</w:t>
        </w:r>
      </w:ins>
    </w:p>
    <w:p w14:paraId="2DE965B4" w14:textId="77777777" w:rsidR="00CF0BDD" w:rsidRPr="002443E2" w:rsidRDefault="00CF0BDD" w:rsidP="00CF0BDD">
      <w:pPr>
        <w:pStyle w:val="a7"/>
        <w:numPr>
          <w:ilvl w:val="0"/>
          <w:numId w:val="7"/>
        </w:numPr>
        <w:ind w:left="0" w:firstLine="709"/>
        <w:rPr>
          <w:ins w:id="4406" w:author="Airat Shigapov" w:date="2021-10-27T22:48:00Z"/>
          <w:color w:val="000000"/>
          <w:szCs w:val="28"/>
        </w:rPr>
      </w:pPr>
      <w:ins w:id="4407" w:author="Airat Shigapov" w:date="2021-10-27T22:48:00Z">
        <w:r>
          <w:rPr>
            <w:color w:val="000000"/>
            <w:szCs w:val="28"/>
          </w:rPr>
          <w:t xml:space="preserve">Рафалович В. </w:t>
        </w:r>
        <w:r w:rsidRPr="002443E2">
          <w:rPr>
            <w:color w:val="000000"/>
            <w:szCs w:val="28"/>
            <w:lang w:val="en-US"/>
          </w:rPr>
          <w:t>Data</w:t>
        </w:r>
        <w:r w:rsidRPr="002443E2">
          <w:rPr>
            <w:color w:val="000000"/>
            <w:szCs w:val="28"/>
          </w:rPr>
          <w:t xml:space="preserve"> </w:t>
        </w:r>
        <w:r w:rsidRPr="002443E2">
          <w:rPr>
            <w:color w:val="000000"/>
            <w:szCs w:val="28"/>
            <w:lang w:val="en-US"/>
          </w:rPr>
          <w:t>mining</w:t>
        </w:r>
        <w:r w:rsidRPr="002443E2">
          <w:rPr>
            <w:color w:val="000000"/>
            <w:szCs w:val="28"/>
          </w:rPr>
          <w:t>, или Интеллектуальный анализ данных для занятых</w:t>
        </w:r>
        <w:r>
          <w:rPr>
            <w:color w:val="000000"/>
            <w:szCs w:val="28"/>
          </w:rPr>
          <w:t>/</w:t>
        </w:r>
        <w:r w:rsidRPr="00511E1D">
          <w:rPr>
            <w:color w:val="000000"/>
            <w:szCs w:val="28"/>
          </w:rPr>
          <w:t xml:space="preserve"> </w:t>
        </w:r>
        <w:r>
          <w:rPr>
            <w:color w:val="000000"/>
            <w:szCs w:val="28"/>
          </w:rPr>
          <w:t xml:space="preserve">В. Рафалович: </w:t>
        </w:r>
        <w:proofErr w:type="spellStart"/>
        <w:r w:rsidRPr="00451CE6">
          <w:rPr>
            <w:color w:val="000000"/>
            <w:szCs w:val="28"/>
          </w:rPr>
          <w:t>СмартБук</w:t>
        </w:r>
        <w:proofErr w:type="spellEnd"/>
        <w:r>
          <w:rPr>
            <w:color w:val="000000"/>
            <w:szCs w:val="28"/>
          </w:rPr>
          <w:t>, 2014. – 96 с.</w:t>
        </w:r>
      </w:ins>
    </w:p>
    <w:p w14:paraId="6DEF6941" w14:textId="77777777" w:rsidR="00CF0BDD" w:rsidRPr="002443E2" w:rsidRDefault="00CF0BDD" w:rsidP="00CF0BDD">
      <w:pPr>
        <w:pStyle w:val="a7"/>
        <w:numPr>
          <w:ilvl w:val="0"/>
          <w:numId w:val="7"/>
        </w:numPr>
        <w:ind w:left="0" w:firstLine="709"/>
        <w:rPr>
          <w:ins w:id="4408" w:author="Airat Shigapov" w:date="2021-10-27T22:48:00Z"/>
          <w:color w:val="000000"/>
          <w:szCs w:val="28"/>
        </w:rPr>
      </w:pPr>
      <w:proofErr w:type="spellStart"/>
      <w:ins w:id="4409" w:author="Airat Shigapov" w:date="2021-10-27T22:48:00Z">
        <w:r>
          <w:rPr>
            <w:color w:val="000000"/>
            <w:szCs w:val="28"/>
          </w:rPr>
          <w:t>Виссер</w:t>
        </w:r>
        <w:proofErr w:type="spellEnd"/>
        <w:r>
          <w:rPr>
            <w:color w:val="000000"/>
            <w:szCs w:val="28"/>
          </w:rPr>
          <w:t xml:space="preserve"> Д. </w:t>
        </w:r>
        <w:r w:rsidRPr="00000922">
          <w:rPr>
            <w:color w:val="000000"/>
            <w:szCs w:val="28"/>
          </w:rPr>
          <w:t>Разработка обслуживаемых программ на языке C# /</w:t>
        </w:r>
        <w:r>
          <w:rPr>
            <w:color w:val="000000"/>
            <w:szCs w:val="28"/>
          </w:rPr>
          <w:t xml:space="preserve"> Джус </w:t>
        </w:r>
        <w:proofErr w:type="spellStart"/>
        <w:r>
          <w:rPr>
            <w:color w:val="000000"/>
            <w:szCs w:val="28"/>
          </w:rPr>
          <w:t>Виссер</w:t>
        </w:r>
        <w:proofErr w:type="spellEnd"/>
        <w:r>
          <w:rPr>
            <w:color w:val="000000"/>
            <w:szCs w:val="28"/>
          </w:rPr>
          <w:t>:</w:t>
        </w:r>
        <w:r w:rsidRPr="00000922">
          <w:rPr>
            <w:color w:val="000000"/>
            <w:szCs w:val="28"/>
          </w:rPr>
          <w:t xml:space="preserve"> пер. с англ. Р. Н. Раг</w:t>
        </w:r>
        <w:r>
          <w:rPr>
            <w:color w:val="000000"/>
            <w:szCs w:val="28"/>
          </w:rPr>
          <w:t xml:space="preserve">имова. — М.: ДМК Пресс, 2017. – </w:t>
        </w:r>
        <w:r w:rsidRPr="00000922">
          <w:rPr>
            <w:color w:val="000000"/>
            <w:szCs w:val="28"/>
          </w:rPr>
          <w:t>192 с.</w:t>
        </w:r>
      </w:ins>
    </w:p>
    <w:p w14:paraId="14A5CBAA" w14:textId="77777777" w:rsidR="00CF0BDD" w:rsidRPr="007531F9" w:rsidRDefault="00CF0BDD" w:rsidP="00CF0BDD">
      <w:pPr>
        <w:pStyle w:val="a7"/>
        <w:numPr>
          <w:ilvl w:val="0"/>
          <w:numId w:val="7"/>
        </w:numPr>
        <w:ind w:left="0" w:firstLine="709"/>
        <w:rPr>
          <w:ins w:id="4410" w:author="Airat Shigapov" w:date="2021-10-27T22:48:00Z"/>
          <w:szCs w:val="28"/>
        </w:rPr>
      </w:pPr>
      <w:ins w:id="4411" w:author="Airat Shigapov" w:date="2021-10-27T22:48:00Z">
        <w:r>
          <w:rPr>
            <w:color w:val="000000"/>
            <w:szCs w:val="28"/>
          </w:rPr>
          <w:t xml:space="preserve">Мартин Р. </w:t>
        </w:r>
        <w:r w:rsidRPr="0032604A">
          <w:rPr>
            <w:color w:val="000000"/>
            <w:szCs w:val="28"/>
          </w:rPr>
          <w:t xml:space="preserve">Принципы, паттерны и методики гибкой разработки на </w:t>
        </w:r>
        <w:r w:rsidRPr="007531F9">
          <w:rPr>
            <w:szCs w:val="28"/>
          </w:rPr>
          <w:t>языке C#</w:t>
        </w:r>
        <w:r>
          <w:rPr>
            <w:szCs w:val="28"/>
          </w:rPr>
          <w:t xml:space="preserve">/ </w:t>
        </w:r>
        <w:r w:rsidRPr="007531F9">
          <w:rPr>
            <w:szCs w:val="28"/>
          </w:rPr>
          <w:t>Роберт Мартин, Мика Мартин</w:t>
        </w:r>
        <w:r>
          <w:rPr>
            <w:szCs w:val="28"/>
          </w:rPr>
          <w:t xml:space="preserve">: </w:t>
        </w:r>
        <w:r>
          <w:t>Пер. с англ. – СПб.: Символ-Плюс, 2011. – 768 с.</w:t>
        </w:r>
      </w:ins>
    </w:p>
    <w:p w14:paraId="378305B6" w14:textId="77777777" w:rsidR="00CF0BDD" w:rsidRPr="00AC44B8" w:rsidRDefault="00CF0BDD" w:rsidP="00CF0BDD">
      <w:pPr>
        <w:pStyle w:val="a7"/>
        <w:numPr>
          <w:ilvl w:val="0"/>
          <w:numId w:val="7"/>
        </w:numPr>
        <w:ind w:left="0" w:firstLine="709"/>
        <w:rPr>
          <w:ins w:id="4412" w:author="Airat Shigapov" w:date="2021-10-27T22:48:00Z"/>
          <w:szCs w:val="28"/>
        </w:rPr>
      </w:pPr>
      <w:ins w:id="4413" w:author="Airat Shigapov" w:date="2021-10-27T22:48:00Z">
        <w:r>
          <w:rPr>
            <w:szCs w:val="28"/>
            <w:shd w:val="clear" w:color="auto" w:fill="FFFFFF"/>
          </w:rPr>
          <w:t xml:space="preserve"> </w:t>
        </w:r>
        <w:proofErr w:type="spellStart"/>
        <w:r>
          <w:rPr>
            <w:szCs w:val="28"/>
            <w:shd w:val="clear" w:color="auto" w:fill="FFFFFF"/>
          </w:rPr>
          <w:t>Фаулер</w:t>
        </w:r>
        <w:proofErr w:type="spellEnd"/>
        <w:r>
          <w:rPr>
            <w:szCs w:val="28"/>
            <w:shd w:val="clear" w:color="auto" w:fill="FFFFFF"/>
          </w:rPr>
          <w:t xml:space="preserve"> М.</w:t>
        </w:r>
        <w:r w:rsidRPr="007531F9">
          <w:rPr>
            <w:szCs w:val="28"/>
            <w:shd w:val="clear" w:color="auto" w:fill="FFFFFF"/>
          </w:rPr>
          <w:t>UML, основы: краткое руководство по стандартному языку объектного моделирования</w:t>
        </w:r>
        <w:r>
          <w:rPr>
            <w:szCs w:val="28"/>
            <w:shd w:val="clear" w:color="auto" w:fill="FFFFFF"/>
          </w:rPr>
          <w:t>/ М.</w:t>
        </w:r>
        <w:r w:rsidRPr="007531F9">
          <w:rPr>
            <w:szCs w:val="28"/>
            <w:shd w:val="clear" w:color="auto" w:fill="FFFFFF"/>
          </w:rPr>
          <w:t xml:space="preserve"> </w:t>
        </w:r>
        <w:proofErr w:type="spellStart"/>
        <w:r w:rsidRPr="007531F9">
          <w:rPr>
            <w:szCs w:val="28"/>
            <w:shd w:val="clear" w:color="auto" w:fill="FFFFFF"/>
          </w:rPr>
          <w:t>Фаулер</w:t>
        </w:r>
        <w:proofErr w:type="spellEnd"/>
        <w:r>
          <w:rPr>
            <w:szCs w:val="28"/>
            <w:shd w:val="clear" w:color="auto" w:fill="FFFFFF"/>
          </w:rPr>
          <w:t xml:space="preserve">: </w:t>
        </w:r>
        <w:r w:rsidRPr="00A875B3">
          <w:rPr>
            <w:szCs w:val="28"/>
            <w:shd w:val="clear" w:color="auto" w:fill="FFFFFF"/>
          </w:rPr>
          <w:t>Символ-Плюс, 2011</w:t>
        </w:r>
        <w:r>
          <w:rPr>
            <w:szCs w:val="28"/>
            <w:shd w:val="clear" w:color="auto" w:fill="FFFFFF"/>
          </w:rPr>
          <w:t>. – 181 с.</w:t>
        </w:r>
      </w:ins>
    </w:p>
    <w:p w14:paraId="387EDF80" w14:textId="156EF3DC" w:rsidR="00CF0BDD" w:rsidRDefault="00CF0BDD" w:rsidP="00CF0BDD">
      <w:pPr>
        <w:pStyle w:val="a7"/>
        <w:numPr>
          <w:ilvl w:val="0"/>
          <w:numId w:val="7"/>
        </w:numPr>
        <w:ind w:left="0" w:firstLine="709"/>
        <w:rPr>
          <w:ins w:id="4414" w:author="Airat Shigapov" w:date="2021-10-27T22:48:00Z"/>
          <w:szCs w:val="28"/>
        </w:rPr>
      </w:pPr>
      <w:ins w:id="4415" w:author="Airat Shigapov" w:date="2021-10-27T22:48:00Z">
        <w:r>
          <w:rPr>
            <w:szCs w:val="28"/>
          </w:rPr>
          <w:t xml:space="preserve">Правила оформления технического задания. </w:t>
        </w:r>
        <w:r w:rsidRPr="00F024BF">
          <w:rPr>
            <w:color w:val="000000"/>
            <w:szCs w:val="28"/>
          </w:rPr>
          <w:t>[</w:t>
        </w:r>
        <w:r>
          <w:rPr>
            <w:color w:val="000000"/>
            <w:szCs w:val="28"/>
          </w:rPr>
          <w:t>Электронный курс</w:t>
        </w:r>
        <w:r w:rsidRPr="00F024BF">
          <w:rPr>
            <w:color w:val="000000"/>
            <w:szCs w:val="28"/>
          </w:rPr>
          <w:t>]</w:t>
        </w:r>
        <w:r>
          <w:rPr>
            <w:color w:val="000000"/>
            <w:szCs w:val="28"/>
          </w:rPr>
          <w:t xml:space="preserve">. </w:t>
        </w:r>
      </w:ins>
      <w:ins w:id="4416" w:author="Airat Shigapov" w:date="2021-10-27T22:49:00Z">
        <w:r>
          <w:rPr>
            <w:color w:val="000000"/>
            <w:szCs w:val="28"/>
            <w:lang w:eastAsia="ru-RU"/>
          </w:rPr>
          <w:t>[Электронный ресурс]. – Режим доступа:</w:t>
        </w:r>
        <w:r w:rsidRPr="004822A3">
          <w:rPr>
            <w:szCs w:val="28"/>
          </w:rPr>
          <w:t xml:space="preserve"> </w:t>
        </w:r>
      </w:ins>
      <w:ins w:id="4417" w:author="Airat Shigapov" w:date="2021-10-27T22:48:00Z">
        <w:r w:rsidRPr="00DF6BE3">
          <w:rPr>
            <w:szCs w:val="28"/>
          </w:rPr>
          <w:t>https://habr.com/ru/post/507414/</w:t>
        </w:r>
        <w:r>
          <w:rPr>
            <w:szCs w:val="28"/>
          </w:rPr>
          <w:t xml:space="preserve"> </w:t>
        </w:r>
      </w:ins>
    </w:p>
    <w:p w14:paraId="7650F6CE" w14:textId="6FFC7263" w:rsidR="0061634E" w:rsidRDefault="00CF0BDD" w:rsidP="00CF0BDD">
      <w:pPr>
        <w:pStyle w:val="a7"/>
        <w:numPr>
          <w:ilvl w:val="0"/>
          <w:numId w:val="7"/>
        </w:numPr>
        <w:ind w:left="0" w:firstLine="709"/>
        <w:rPr>
          <w:ins w:id="4418" w:author="Airat Shigapov" w:date="2021-10-27T22:56:00Z"/>
          <w:szCs w:val="28"/>
        </w:rPr>
      </w:pPr>
      <w:ins w:id="4419" w:author="Airat Shigapov" w:date="2021-10-27T22:48:00Z">
        <w:r>
          <w:rPr>
            <w:szCs w:val="28"/>
          </w:rPr>
          <w:t xml:space="preserve">Отличительные черты </w:t>
        </w:r>
        <w:r>
          <w:rPr>
            <w:szCs w:val="28"/>
            <w:lang w:val="en-US"/>
          </w:rPr>
          <w:t>WPF</w:t>
        </w:r>
        <w:r w:rsidRPr="00AF31B6">
          <w:rPr>
            <w:szCs w:val="28"/>
          </w:rPr>
          <w:t xml:space="preserve"> </w:t>
        </w:r>
        <w:r>
          <w:rPr>
            <w:szCs w:val="28"/>
          </w:rPr>
          <w:t xml:space="preserve">и </w:t>
        </w:r>
        <w:r>
          <w:rPr>
            <w:szCs w:val="28"/>
            <w:lang w:val="en-US"/>
          </w:rPr>
          <w:t>Window</w:t>
        </w:r>
        <w:r w:rsidRPr="009277CF">
          <w:rPr>
            <w:szCs w:val="28"/>
          </w:rPr>
          <w:t xml:space="preserve"> </w:t>
        </w:r>
        <w:r>
          <w:rPr>
            <w:szCs w:val="28"/>
            <w:lang w:val="en-US"/>
          </w:rPr>
          <w:t>Form</w:t>
        </w:r>
        <w:r w:rsidRPr="00AF31B6">
          <w:rPr>
            <w:szCs w:val="28"/>
          </w:rPr>
          <w:t>.</w:t>
        </w:r>
        <w:r>
          <w:rPr>
            <w:szCs w:val="28"/>
          </w:rPr>
          <w:t xml:space="preserve"> </w:t>
        </w:r>
        <w:r w:rsidRPr="00F024BF">
          <w:rPr>
            <w:color w:val="000000"/>
            <w:szCs w:val="28"/>
          </w:rPr>
          <w:t>[</w:t>
        </w:r>
        <w:r>
          <w:rPr>
            <w:color w:val="000000"/>
            <w:szCs w:val="28"/>
          </w:rPr>
          <w:t>Электронный курс</w:t>
        </w:r>
        <w:r w:rsidRPr="00F024BF">
          <w:rPr>
            <w:color w:val="000000"/>
            <w:szCs w:val="28"/>
          </w:rPr>
          <w:t>]</w:t>
        </w:r>
        <w:r>
          <w:rPr>
            <w:color w:val="000000"/>
            <w:szCs w:val="28"/>
          </w:rPr>
          <w:t xml:space="preserve">. </w:t>
        </w:r>
        <w:r>
          <w:rPr>
            <w:color w:val="000000"/>
            <w:szCs w:val="28"/>
            <w:lang w:eastAsia="ru-RU"/>
          </w:rPr>
          <w:t>[Электронный ресурс]. – Режим доступа</w:t>
        </w:r>
        <w:r>
          <w:rPr>
            <w:color w:val="000000"/>
            <w:szCs w:val="28"/>
          </w:rPr>
          <w:t>:</w:t>
        </w:r>
        <w:r w:rsidRPr="00F41863">
          <w:rPr>
            <w:szCs w:val="28"/>
          </w:rPr>
          <w:t xml:space="preserve"> </w:t>
        </w:r>
        <w:r w:rsidRPr="00DF6BE3">
          <w:rPr>
            <w:szCs w:val="28"/>
            <w:lang w:val="en-US"/>
          </w:rPr>
          <w:t>https</w:t>
        </w:r>
        <w:r w:rsidRPr="00DF6BE3">
          <w:rPr>
            <w:szCs w:val="28"/>
          </w:rPr>
          <w:t>://</w:t>
        </w:r>
        <w:r w:rsidRPr="00DF6BE3">
          <w:rPr>
            <w:szCs w:val="28"/>
            <w:lang w:val="en-US"/>
          </w:rPr>
          <w:t>www</w:t>
        </w:r>
        <w:r w:rsidRPr="00DF6BE3">
          <w:rPr>
            <w:szCs w:val="28"/>
          </w:rPr>
          <w:t>.</w:t>
        </w:r>
        <w:proofErr w:type="spellStart"/>
        <w:r w:rsidRPr="00DF6BE3">
          <w:rPr>
            <w:szCs w:val="28"/>
            <w:lang w:val="en-US"/>
          </w:rPr>
          <w:t>wpf</w:t>
        </w:r>
        <w:proofErr w:type="spellEnd"/>
        <w:r w:rsidRPr="00DF6BE3">
          <w:rPr>
            <w:szCs w:val="28"/>
          </w:rPr>
          <w:t>-</w:t>
        </w:r>
        <w:r w:rsidRPr="00DF6BE3">
          <w:rPr>
            <w:szCs w:val="28"/>
            <w:lang w:val="en-US"/>
          </w:rPr>
          <w:t>tutorial</w:t>
        </w:r>
        <w:r w:rsidRPr="00DF6BE3">
          <w:rPr>
            <w:szCs w:val="28"/>
          </w:rPr>
          <w:t>.</w:t>
        </w:r>
        <w:r w:rsidRPr="00DF6BE3">
          <w:rPr>
            <w:szCs w:val="28"/>
            <w:lang w:val="en-US"/>
          </w:rPr>
          <w:t>com</w:t>
        </w:r>
        <w:r w:rsidRPr="00DF6BE3">
          <w:rPr>
            <w:szCs w:val="28"/>
          </w:rPr>
          <w:t>/</w:t>
        </w:r>
        <w:proofErr w:type="spellStart"/>
        <w:r w:rsidRPr="00DF6BE3">
          <w:rPr>
            <w:szCs w:val="28"/>
            <w:lang w:val="en-US"/>
          </w:rPr>
          <w:t>ru</w:t>
        </w:r>
        <w:proofErr w:type="spellEnd"/>
        <w:r w:rsidRPr="00DF6BE3">
          <w:rPr>
            <w:szCs w:val="28"/>
          </w:rPr>
          <w:t>/2/</w:t>
        </w:r>
        <w:proofErr w:type="spellStart"/>
        <w:r w:rsidRPr="00DF6BE3">
          <w:rPr>
            <w:szCs w:val="28"/>
            <w:lang w:val="en-US"/>
          </w:rPr>
          <w:t>wpf</w:t>
        </w:r>
        <w:proofErr w:type="spellEnd"/>
        <w:r w:rsidRPr="00DF6BE3">
          <w:rPr>
            <w:szCs w:val="28"/>
          </w:rPr>
          <w:t>-</w:t>
        </w:r>
        <w:r w:rsidRPr="00DF6BE3">
          <w:rPr>
            <w:szCs w:val="28"/>
            <w:lang w:val="en-US"/>
          </w:rPr>
          <w:t>vs</w:t>
        </w:r>
        <w:r w:rsidRPr="00DF6BE3">
          <w:rPr>
            <w:szCs w:val="28"/>
          </w:rPr>
          <w:t>-</w:t>
        </w:r>
        <w:proofErr w:type="spellStart"/>
        <w:r w:rsidRPr="00DF6BE3">
          <w:rPr>
            <w:szCs w:val="28"/>
            <w:lang w:val="en-US"/>
          </w:rPr>
          <w:t>winforms</w:t>
        </w:r>
        <w:proofErr w:type="spellEnd"/>
        <w:r w:rsidRPr="00DF6BE3">
          <w:rPr>
            <w:szCs w:val="28"/>
          </w:rPr>
          <w:t>/</w:t>
        </w:r>
        <w:r>
          <w:rPr>
            <w:szCs w:val="28"/>
          </w:rPr>
          <w:t xml:space="preserve"> </w:t>
        </w:r>
      </w:ins>
    </w:p>
    <w:p w14:paraId="678FA0F9" w14:textId="77777777" w:rsidR="0061634E" w:rsidRDefault="0061634E">
      <w:pPr>
        <w:rPr>
          <w:ins w:id="4420" w:author="Airat Shigapov" w:date="2021-10-27T22:56:00Z"/>
          <w:rFonts w:ascii="Times New Roman" w:eastAsia="Calibri" w:hAnsi="Times New Roman" w:cs="Times New Roman"/>
          <w:sz w:val="28"/>
          <w:szCs w:val="28"/>
        </w:rPr>
      </w:pPr>
      <w:ins w:id="4421" w:author="Airat Shigapov" w:date="2021-10-27T22:56:00Z">
        <w:r>
          <w:rPr>
            <w:szCs w:val="28"/>
          </w:rPr>
          <w:br w:type="page"/>
        </w:r>
      </w:ins>
    </w:p>
    <w:p w14:paraId="73AD693D" w14:textId="5EAB4038" w:rsidR="00DC2EAF" w:rsidRPr="009027AA" w:rsidRDefault="00DC2EAF">
      <w:pPr>
        <w:pStyle w:val="1"/>
        <w:ind w:firstLine="0"/>
        <w:jc w:val="center"/>
        <w:rPr>
          <w:ins w:id="4422" w:author="Airat Shigapov" w:date="2021-10-29T16:52:00Z"/>
          <w:rPrChange w:id="4423" w:author="Airat Shigapov" w:date="2021-10-30T18:38:00Z">
            <w:rPr>
              <w:ins w:id="4424" w:author="Airat Shigapov" w:date="2021-10-29T16:52:00Z"/>
              <w:lang w:val="en-US"/>
            </w:rPr>
          </w:rPrChange>
        </w:rPr>
      </w:pPr>
      <w:bookmarkStart w:id="4425" w:name="_Toc87533131"/>
      <w:ins w:id="4426" w:author="Airat Shigapov" w:date="2021-10-29T16:52:00Z">
        <w:r>
          <w:lastRenderedPageBreak/>
          <w:t xml:space="preserve">ПРИЛОЖЕНИЕ </w:t>
        </w:r>
        <w:r>
          <w:rPr>
            <w:lang w:val="en-US"/>
          </w:rPr>
          <w:t>A</w:t>
        </w:r>
        <w:bookmarkEnd w:id="4425"/>
      </w:ins>
    </w:p>
    <w:p w14:paraId="679B4013" w14:textId="77777777" w:rsidR="008D2D70" w:rsidRPr="0048071E" w:rsidRDefault="008D2D70" w:rsidP="008D2D70">
      <w:pPr>
        <w:widowControl w:val="0"/>
        <w:spacing w:after="0" w:line="360" w:lineRule="auto"/>
        <w:ind w:firstLine="720"/>
        <w:jc w:val="both"/>
        <w:rPr>
          <w:ins w:id="4427" w:author="Airat Shigapov" w:date="2021-10-31T13:15:00Z"/>
          <w:rFonts w:ascii="Times New Roman" w:hAnsi="Times New Roman" w:cs="Times New Roman"/>
          <w:sz w:val="28"/>
          <w:szCs w:val="28"/>
        </w:rPr>
      </w:pPr>
      <w:ins w:id="4428" w:author="Airat Shigapov" w:date="2021-10-31T13:15:00Z">
        <w:r w:rsidRPr="0048071E">
          <w:rPr>
            <w:rFonts w:ascii="Times New Roman" w:hAnsi="Times New Roman" w:cs="Times New Roman"/>
            <w:color w:val="000000"/>
            <w:sz w:val="28"/>
            <w:szCs w:val="28"/>
          </w:rPr>
          <w:t>Техническое задание к программе "Информационная система для онлайн - покупок автозапчастей"</w:t>
        </w:r>
      </w:ins>
    </w:p>
    <w:p w14:paraId="49F60BEB" w14:textId="77777777" w:rsidR="008D2D70" w:rsidRPr="0048071E" w:rsidRDefault="008D2D70" w:rsidP="008D2D70">
      <w:pPr>
        <w:widowControl w:val="0"/>
        <w:spacing w:after="0" w:line="360" w:lineRule="auto"/>
        <w:jc w:val="center"/>
        <w:rPr>
          <w:ins w:id="4429" w:author="Airat Shigapov" w:date="2021-10-31T13:15:00Z"/>
          <w:rFonts w:ascii="Times New Roman" w:hAnsi="Times New Roman" w:cs="Times New Roman"/>
          <w:sz w:val="28"/>
          <w:szCs w:val="28"/>
        </w:rPr>
      </w:pPr>
      <w:ins w:id="4430" w:author="Airat Shigapov" w:date="2021-10-31T13:15:00Z">
        <w:r w:rsidRPr="0048071E">
          <w:rPr>
            <w:rFonts w:ascii="Times New Roman" w:hAnsi="Times New Roman" w:cs="Times New Roman"/>
            <w:color w:val="000000"/>
            <w:sz w:val="28"/>
            <w:szCs w:val="28"/>
          </w:rPr>
          <w:t>СОДЕРЖАНИЕ</w:t>
        </w:r>
      </w:ins>
    </w:p>
    <w:p w14:paraId="7F34093D" w14:textId="77777777" w:rsidR="008D2D70" w:rsidRPr="0048071E" w:rsidRDefault="008D2D70" w:rsidP="008D2D70">
      <w:pPr>
        <w:widowControl w:val="0"/>
        <w:spacing w:after="0" w:line="276" w:lineRule="auto"/>
        <w:ind w:firstLine="709"/>
        <w:jc w:val="both"/>
        <w:rPr>
          <w:ins w:id="4431" w:author="Airat Shigapov" w:date="2021-10-31T13:15:00Z"/>
          <w:rFonts w:ascii="Times New Roman" w:hAnsi="Times New Roman" w:cs="Times New Roman"/>
          <w:sz w:val="28"/>
          <w:szCs w:val="28"/>
        </w:rPr>
      </w:pPr>
      <w:ins w:id="4432" w:author="Airat Shigapov" w:date="2021-10-31T13:15:00Z">
        <w:r w:rsidRPr="0048071E">
          <w:rPr>
            <w:rFonts w:ascii="Times New Roman" w:hAnsi="Times New Roman" w:cs="Times New Roman"/>
            <w:color w:val="000000"/>
            <w:sz w:val="28"/>
            <w:szCs w:val="28"/>
          </w:rPr>
          <w:t>1. Введение</w:t>
        </w:r>
      </w:ins>
    </w:p>
    <w:p w14:paraId="0A536552" w14:textId="77777777" w:rsidR="008D2D70" w:rsidRPr="0048071E" w:rsidRDefault="008D2D70" w:rsidP="008D2D70">
      <w:pPr>
        <w:widowControl w:val="0"/>
        <w:spacing w:after="0" w:line="276" w:lineRule="auto"/>
        <w:ind w:firstLine="709"/>
        <w:jc w:val="both"/>
        <w:rPr>
          <w:ins w:id="4433" w:author="Airat Shigapov" w:date="2021-10-31T13:15:00Z"/>
          <w:rFonts w:ascii="Times New Roman" w:hAnsi="Times New Roman" w:cs="Times New Roman"/>
          <w:sz w:val="28"/>
          <w:szCs w:val="28"/>
        </w:rPr>
      </w:pPr>
      <w:ins w:id="4434" w:author="Airat Shigapov" w:date="2021-10-31T13:15:00Z">
        <w:r w:rsidRPr="0048071E">
          <w:rPr>
            <w:rFonts w:ascii="Times New Roman" w:hAnsi="Times New Roman" w:cs="Times New Roman"/>
            <w:color w:val="000000"/>
            <w:sz w:val="28"/>
            <w:szCs w:val="28"/>
          </w:rPr>
          <w:t>1.1. Наименование программы</w:t>
        </w:r>
      </w:ins>
    </w:p>
    <w:p w14:paraId="3C62AD84" w14:textId="77777777" w:rsidR="008D2D70" w:rsidRPr="0048071E" w:rsidRDefault="008D2D70" w:rsidP="008D2D70">
      <w:pPr>
        <w:widowControl w:val="0"/>
        <w:spacing w:after="0" w:line="276" w:lineRule="auto"/>
        <w:ind w:firstLine="709"/>
        <w:jc w:val="both"/>
        <w:rPr>
          <w:ins w:id="4435" w:author="Airat Shigapov" w:date="2021-10-31T13:15:00Z"/>
          <w:rFonts w:ascii="Times New Roman" w:hAnsi="Times New Roman" w:cs="Times New Roman"/>
          <w:sz w:val="28"/>
          <w:szCs w:val="28"/>
        </w:rPr>
      </w:pPr>
      <w:ins w:id="4436" w:author="Airat Shigapov" w:date="2021-10-31T13:15:00Z">
        <w:r w:rsidRPr="0048071E">
          <w:rPr>
            <w:rFonts w:ascii="Times New Roman" w:hAnsi="Times New Roman" w:cs="Times New Roman"/>
            <w:color w:val="000000"/>
            <w:sz w:val="28"/>
            <w:szCs w:val="28"/>
          </w:rPr>
          <w:t xml:space="preserve">1.3. </w:t>
        </w:r>
        <w:r w:rsidRPr="0048071E">
          <w:rPr>
            <w:rStyle w:val="normaltextrun"/>
            <w:rFonts w:cs="Times New Roman"/>
            <w:color w:val="000000"/>
            <w:szCs w:val="28"/>
            <w:shd w:val="clear" w:color="auto" w:fill="FFFFFF"/>
          </w:rPr>
          <w:t>Основание для разработки</w:t>
        </w:r>
        <w:r w:rsidRPr="0048071E">
          <w:rPr>
            <w:rStyle w:val="eop"/>
            <w:rFonts w:cs="Times New Roman"/>
            <w:color w:val="000000"/>
            <w:szCs w:val="28"/>
            <w:shd w:val="clear" w:color="auto" w:fill="FFFFFF"/>
          </w:rPr>
          <w:t> </w:t>
        </w:r>
      </w:ins>
    </w:p>
    <w:p w14:paraId="30A779AB" w14:textId="77777777" w:rsidR="008D2D70" w:rsidRPr="0048071E" w:rsidRDefault="008D2D70" w:rsidP="008D2D70">
      <w:pPr>
        <w:widowControl w:val="0"/>
        <w:spacing w:after="0" w:line="276" w:lineRule="auto"/>
        <w:ind w:firstLine="709"/>
        <w:jc w:val="both"/>
        <w:rPr>
          <w:ins w:id="4437" w:author="Airat Shigapov" w:date="2021-10-31T13:15:00Z"/>
          <w:rFonts w:ascii="Times New Roman" w:hAnsi="Times New Roman" w:cs="Times New Roman"/>
          <w:sz w:val="28"/>
          <w:szCs w:val="28"/>
        </w:rPr>
      </w:pPr>
      <w:ins w:id="4438" w:author="Airat Shigapov" w:date="2021-10-31T13:15:00Z">
        <w:r w:rsidRPr="0048071E">
          <w:rPr>
            <w:rFonts w:ascii="Times New Roman" w:hAnsi="Times New Roman" w:cs="Times New Roman"/>
            <w:color w:val="000000"/>
            <w:sz w:val="28"/>
            <w:szCs w:val="28"/>
          </w:rPr>
          <w:t>1.3. Назначение и область применения</w:t>
        </w:r>
      </w:ins>
    </w:p>
    <w:p w14:paraId="23F3715C" w14:textId="77777777" w:rsidR="008D2D70" w:rsidRPr="0048071E" w:rsidRDefault="008D2D70" w:rsidP="008D2D70">
      <w:pPr>
        <w:widowControl w:val="0"/>
        <w:spacing w:after="0" w:line="276" w:lineRule="auto"/>
        <w:ind w:firstLine="709"/>
        <w:jc w:val="both"/>
        <w:rPr>
          <w:ins w:id="4439" w:author="Airat Shigapov" w:date="2021-10-31T13:15:00Z"/>
          <w:rFonts w:ascii="Times New Roman" w:hAnsi="Times New Roman" w:cs="Times New Roman"/>
          <w:sz w:val="28"/>
          <w:szCs w:val="28"/>
        </w:rPr>
      </w:pPr>
      <w:ins w:id="4440" w:author="Airat Shigapov" w:date="2021-10-31T13:15:00Z">
        <w:r w:rsidRPr="0048071E">
          <w:rPr>
            <w:rFonts w:ascii="Times New Roman" w:hAnsi="Times New Roman" w:cs="Times New Roman"/>
            <w:color w:val="000000"/>
            <w:sz w:val="28"/>
            <w:szCs w:val="28"/>
          </w:rPr>
          <w:t>2. Требования к программе</w:t>
        </w:r>
      </w:ins>
    </w:p>
    <w:p w14:paraId="4D50A0E6" w14:textId="77777777" w:rsidR="008D2D70" w:rsidRPr="0048071E" w:rsidRDefault="008D2D70" w:rsidP="008D2D70">
      <w:pPr>
        <w:widowControl w:val="0"/>
        <w:spacing w:after="0" w:line="276" w:lineRule="auto"/>
        <w:ind w:firstLine="709"/>
        <w:jc w:val="both"/>
        <w:rPr>
          <w:ins w:id="4441" w:author="Airat Shigapov" w:date="2021-10-31T13:15:00Z"/>
          <w:rFonts w:ascii="Times New Roman" w:hAnsi="Times New Roman" w:cs="Times New Roman"/>
          <w:sz w:val="28"/>
          <w:szCs w:val="28"/>
        </w:rPr>
      </w:pPr>
      <w:ins w:id="4442" w:author="Airat Shigapov" w:date="2021-10-31T13:15:00Z">
        <w:r w:rsidRPr="0048071E">
          <w:rPr>
            <w:rFonts w:ascii="Times New Roman" w:hAnsi="Times New Roman" w:cs="Times New Roman"/>
            <w:color w:val="000000"/>
            <w:sz w:val="28"/>
            <w:szCs w:val="28"/>
          </w:rPr>
          <w:t>2.1. Требования к функциональным характеристикам</w:t>
        </w:r>
      </w:ins>
    </w:p>
    <w:p w14:paraId="29398686" w14:textId="77777777" w:rsidR="008D2D70" w:rsidRPr="0048071E" w:rsidRDefault="008D2D70" w:rsidP="008D2D70">
      <w:pPr>
        <w:widowControl w:val="0"/>
        <w:spacing w:after="0" w:line="276" w:lineRule="auto"/>
        <w:ind w:firstLine="709"/>
        <w:jc w:val="both"/>
        <w:rPr>
          <w:ins w:id="4443" w:author="Airat Shigapov" w:date="2021-10-31T13:15:00Z"/>
          <w:rFonts w:ascii="Times New Roman" w:hAnsi="Times New Roman" w:cs="Times New Roman"/>
          <w:sz w:val="28"/>
          <w:szCs w:val="28"/>
        </w:rPr>
      </w:pPr>
      <w:ins w:id="4444" w:author="Airat Shigapov" w:date="2021-10-31T13:15:00Z">
        <w:r w:rsidRPr="0048071E">
          <w:rPr>
            <w:rFonts w:ascii="Times New Roman" w:hAnsi="Times New Roman" w:cs="Times New Roman"/>
            <w:color w:val="000000"/>
            <w:sz w:val="28"/>
            <w:szCs w:val="28"/>
          </w:rPr>
          <w:t>2.2. Требования к надежности</w:t>
        </w:r>
      </w:ins>
    </w:p>
    <w:p w14:paraId="1EEA9CE5" w14:textId="77777777" w:rsidR="008D2D70" w:rsidRPr="0048071E" w:rsidRDefault="008D2D70" w:rsidP="008D2D70">
      <w:pPr>
        <w:widowControl w:val="0"/>
        <w:spacing w:after="0" w:line="276" w:lineRule="auto"/>
        <w:ind w:firstLine="709"/>
        <w:jc w:val="both"/>
        <w:rPr>
          <w:ins w:id="4445" w:author="Airat Shigapov" w:date="2021-10-31T13:15:00Z"/>
          <w:rFonts w:ascii="Times New Roman" w:hAnsi="Times New Roman" w:cs="Times New Roman"/>
          <w:sz w:val="28"/>
          <w:szCs w:val="28"/>
        </w:rPr>
      </w:pPr>
      <w:ins w:id="4446" w:author="Airat Shigapov" w:date="2021-10-31T13:15:00Z">
        <w:r w:rsidRPr="0048071E">
          <w:rPr>
            <w:rFonts w:ascii="Times New Roman" w:hAnsi="Times New Roman" w:cs="Times New Roman"/>
            <w:color w:val="000000"/>
            <w:sz w:val="28"/>
            <w:szCs w:val="28"/>
          </w:rPr>
          <w:t>2.2.1. Требования к обеспечению надежного функционирования программы</w:t>
        </w:r>
      </w:ins>
    </w:p>
    <w:p w14:paraId="2991CB58" w14:textId="77777777" w:rsidR="008D2D70" w:rsidRPr="0048071E" w:rsidRDefault="008D2D70" w:rsidP="008D2D70">
      <w:pPr>
        <w:widowControl w:val="0"/>
        <w:spacing w:after="0" w:line="276" w:lineRule="auto"/>
        <w:ind w:firstLine="709"/>
        <w:jc w:val="both"/>
        <w:rPr>
          <w:ins w:id="4447" w:author="Airat Shigapov" w:date="2021-10-31T13:15:00Z"/>
          <w:rFonts w:ascii="Times New Roman" w:hAnsi="Times New Roman" w:cs="Times New Roman"/>
          <w:sz w:val="28"/>
          <w:szCs w:val="28"/>
        </w:rPr>
      </w:pPr>
      <w:ins w:id="4448" w:author="Airat Shigapov" w:date="2021-10-31T13:15:00Z">
        <w:r w:rsidRPr="0048071E">
          <w:rPr>
            <w:rFonts w:ascii="Times New Roman" w:hAnsi="Times New Roman" w:cs="Times New Roman"/>
            <w:color w:val="000000"/>
            <w:sz w:val="28"/>
            <w:szCs w:val="28"/>
          </w:rPr>
          <w:t>2.2.2. Время восстановления после отказа</w:t>
        </w:r>
      </w:ins>
    </w:p>
    <w:p w14:paraId="5932B3C0" w14:textId="77777777" w:rsidR="008D2D70" w:rsidRPr="0048071E" w:rsidRDefault="008D2D70" w:rsidP="008D2D70">
      <w:pPr>
        <w:widowControl w:val="0"/>
        <w:spacing w:after="0" w:line="276" w:lineRule="auto"/>
        <w:ind w:firstLine="709"/>
        <w:jc w:val="both"/>
        <w:rPr>
          <w:ins w:id="4449" w:author="Airat Shigapov" w:date="2021-10-31T13:15:00Z"/>
          <w:rFonts w:ascii="Times New Roman" w:hAnsi="Times New Roman" w:cs="Times New Roman"/>
          <w:sz w:val="28"/>
          <w:szCs w:val="28"/>
        </w:rPr>
      </w:pPr>
      <w:ins w:id="4450" w:author="Airat Shigapov" w:date="2021-10-31T13:15:00Z">
        <w:r w:rsidRPr="0048071E">
          <w:rPr>
            <w:rFonts w:ascii="Times New Roman" w:hAnsi="Times New Roman" w:cs="Times New Roman"/>
            <w:color w:val="000000"/>
            <w:sz w:val="28"/>
            <w:szCs w:val="28"/>
          </w:rPr>
          <w:t xml:space="preserve">2.2.3. Отказы из-за </w:t>
        </w:r>
        <w:proofErr w:type="spellStart"/>
        <w:r w:rsidRPr="0048071E">
          <w:rPr>
            <w:rFonts w:ascii="Times New Roman" w:hAnsi="Times New Roman" w:cs="Times New Roman"/>
            <w:color w:val="000000"/>
            <w:sz w:val="28"/>
            <w:szCs w:val="28"/>
          </w:rPr>
          <w:t>некоректных</w:t>
        </w:r>
        <w:proofErr w:type="spellEnd"/>
        <w:r w:rsidRPr="0048071E">
          <w:rPr>
            <w:rFonts w:ascii="Times New Roman" w:hAnsi="Times New Roman" w:cs="Times New Roman"/>
            <w:color w:val="000000"/>
            <w:sz w:val="28"/>
            <w:szCs w:val="28"/>
          </w:rPr>
          <w:t xml:space="preserve"> действий оператора</w:t>
        </w:r>
      </w:ins>
    </w:p>
    <w:p w14:paraId="0926C337" w14:textId="77777777" w:rsidR="008D2D70" w:rsidRPr="0048071E" w:rsidRDefault="008D2D70" w:rsidP="008D2D70">
      <w:pPr>
        <w:widowControl w:val="0"/>
        <w:spacing w:after="0" w:line="276" w:lineRule="auto"/>
        <w:ind w:firstLine="709"/>
        <w:jc w:val="both"/>
        <w:rPr>
          <w:ins w:id="4451" w:author="Airat Shigapov" w:date="2021-10-31T13:15:00Z"/>
          <w:rFonts w:ascii="Times New Roman" w:hAnsi="Times New Roman" w:cs="Times New Roman"/>
          <w:sz w:val="28"/>
          <w:szCs w:val="28"/>
        </w:rPr>
      </w:pPr>
      <w:ins w:id="4452" w:author="Airat Shigapov" w:date="2021-10-31T13:15:00Z">
        <w:r w:rsidRPr="0048071E">
          <w:rPr>
            <w:rFonts w:ascii="Times New Roman" w:hAnsi="Times New Roman" w:cs="Times New Roman"/>
            <w:color w:val="000000"/>
            <w:sz w:val="28"/>
            <w:szCs w:val="28"/>
          </w:rPr>
          <w:t>3. Условия эксплуатации</w:t>
        </w:r>
      </w:ins>
    </w:p>
    <w:p w14:paraId="2F1BCF20" w14:textId="77777777" w:rsidR="008D2D70" w:rsidRPr="0048071E" w:rsidRDefault="008D2D70" w:rsidP="008D2D70">
      <w:pPr>
        <w:widowControl w:val="0"/>
        <w:spacing w:after="0" w:line="276" w:lineRule="auto"/>
        <w:ind w:firstLine="709"/>
        <w:jc w:val="both"/>
        <w:rPr>
          <w:ins w:id="4453" w:author="Airat Shigapov" w:date="2021-10-31T13:15:00Z"/>
          <w:rFonts w:ascii="Times New Roman" w:hAnsi="Times New Roman" w:cs="Times New Roman"/>
          <w:sz w:val="28"/>
          <w:szCs w:val="28"/>
        </w:rPr>
      </w:pPr>
      <w:ins w:id="4454" w:author="Airat Shigapov" w:date="2021-10-31T13:15:00Z">
        <w:r w:rsidRPr="0048071E">
          <w:rPr>
            <w:rFonts w:ascii="Times New Roman" w:hAnsi="Times New Roman" w:cs="Times New Roman"/>
            <w:color w:val="000000"/>
            <w:sz w:val="28"/>
            <w:szCs w:val="28"/>
          </w:rPr>
          <w:t>3.1. Климатические условия эксплуатации</w:t>
        </w:r>
      </w:ins>
    </w:p>
    <w:p w14:paraId="58E5D6AA" w14:textId="77777777" w:rsidR="008D2D70" w:rsidRPr="0048071E" w:rsidRDefault="008D2D70" w:rsidP="008D2D70">
      <w:pPr>
        <w:widowControl w:val="0"/>
        <w:spacing w:after="0" w:line="276" w:lineRule="auto"/>
        <w:ind w:firstLine="709"/>
        <w:jc w:val="both"/>
        <w:rPr>
          <w:ins w:id="4455" w:author="Airat Shigapov" w:date="2021-10-31T13:15:00Z"/>
          <w:rFonts w:ascii="Times New Roman" w:hAnsi="Times New Roman" w:cs="Times New Roman"/>
          <w:sz w:val="28"/>
          <w:szCs w:val="28"/>
        </w:rPr>
      </w:pPr>
      <w:ins w:id="4456" w:author="Airat Shigapov" w:date="2021-10-31T13:15:00Z">
        <w:r w:rsidRPr="0048071E">
          <w:rPr>
            <w:rFonts w:ascii="Times New Roman" w:hAnsi="Times New Roman" w:cs="Times New Roman"/>
            <w:color w:val="000000"/>
            <w:sz w:val="28"/>
            <w:szCs w:val="28"/>
          </w:rPr>
          <w:t>3.2. Требования к квалификации и численности персонала</w:t>
        </w:r>
      </w:ins>
    </w:p>
    <w:p w14:paraId="04692203" w14:textId="77777777" w:rsidR="008D2D70" w:rsidRPr="0048071E" w:rsidRDefault="008D2D70" w:rsidP="008D2D70">
      <w:pPr>
        <w:widowControl w:val="0"/>
        <w:spacing w:after="0" w:line="276" w:lineRule="auto"/>
        <w:ind w:firstLine="709"/>
        <w:jc w:val="both"/>
        <w:rPr>
          <w:ins w:id="4457" w:author="Airat Shigapov" w:date="2021-10-31T13:15:00Z"/>
          <w:rFonts w:ascii="Times New Roman" w:hAnsi="Times New Roman" w:cs="Times New Roman"/>
          <w:sz w:val="28"/>
          <w:szCs w:val="28"/>
        </w:rPr>
      </w:pPr>
      <w:ins w:id="4458" w:author="Airat Shigapov" w:date="2021-10-31T13:15:00Z">
        <w:r w:rsidRPr="0048071E">
          <w:rPr>
            <w:rFonts w:ascii="Times New Roman" w:hAnsi="Times New Roman" w:cs="Times New Roman"/>
            <w:color w:val="000000"/>
            <w:sz w:val="28"/>
            <w:szCs w:val="28"/>
          </w:rPr>
          <w:t>3.3. Требования к составу и параметрам технических средств</w:t>
        </w:r>
      </w:ins>
    </w:p>
    <w:p w14:paraId="504A6FEE" w14:textId="77777777" w:rsidR="008D2D70" w:rsidRPr="0048071E" w:rsidRDefault="008D2D70" w:rsidP="008D2D70">
      <w:pPr>
        <w:widowControl w:val="0"/>
        <w:spacing w:after="0" w:line="276" w:lineRule="auto"/>
        <w:ind w:firstLine="709"/>
        <w:jc w:val="both"/>
        <w:rPr>
          <w:ins w:id="4459" w:author="Airat Shigapov" w:date="2021-10-31T13:15:00Z"/>
          <w:rFonts w:ascii="Times New Roman" w:hAnsi="Times New Roman" w:cs="Times New Roman"/>
          <w:sz w:val="28"/>
          <w:szCs w:val="28"/>
        </w:rPr>
      </w:pPr>
      <w:ins w:id="4460" w:author="Airat Shigapov" w:date="2021-10-31T13:15:00Z">
        <w:r w:rsidRPr="0048071E">
          <w:rPr>
            <w:rFonts w:ascii="Times New Roman" w:hAnsi="Times New Roman" w:cs="Times New Roman"/>
            <w:color w:val="000000"/>
            <w:sz w:val="28"/>
            <w:szCs w:val="28"/>
          </w:rPr>
          <w:t>3.4. Требования к информационной и программной совместимости</w:t>
        </w:r>
      </w:ins>
    </w:p>
    <w:p w14:paraId="52B4E90F" w14:textId="77777777" w:rsidR="008D2D70" w:rsidRPr="0048071E" w:rsidRDefault="008D2D70" w:rsidP="008D2D70">
      <w:pPr>
        <w:widowControl w:val="0"/>
        <w:spacing w:after="0" w:line="276" w:lineRule="auto"/>
        <w:ind w:firstLine="709"/>
        <w:jc w:val="both"/>
        <w:rPr>
          <w:ins w:id="4461" w:author="Airat Shigapov" w:date="2021-10-31T13:15:00Z"/>
          <w:rFonts w:ascii="Times New Roman" w:hAnsi="Times New Roman" w:cs="Times New Roman"/>
          <w:sz w:val="28"/>
          <w:szCs w:val="28"/>
        </w:rPr>
      </w:pPr>
      <w:ins w:id="4462" w:author="Airat Shigapov" w:date="2021-10-31T13:15:00Z">
        <w:r w:rsidRPr="0048071E">
          <w:rPr>
            <w:rFonts w:ascii="Times New Roman" w:hAnsi="Times New Roman" w:cs="Times New Roman"/>
            <w:color w:val="000000"/>
            <w:sz w:val="28"/>
            <w:szCs w:val="28"/>
          </w:rPr>
          <w:t>3.4.1. Требования к информационным структурам и методам решения</w:t>
        </w:r>
      </w:ins>
    </w:p>
    <w:p w14:paraId="015DB800" w14:textId="77777777" w:rsidR="008D2D70" w:rsidRPr="0048071E" w:rsidRDefault="008D2D70" w:rsidP="008D2D70">
      <w:pPr>
        <w:widowControl w:val="0"/>
        <w:spacing w:after="0" w:line="276" w:lineRule="auto"/>
        <w:ind w:firstLine="709"/>
        <w:jc w:val="both"/>
        <w:rPr>
          <w:ins w:id="4463" w:author="Airat Shigapov" w:date="2021-10-31T13:15:00Z"/>
          <w:rFonts w:ascii="Times New Roman" w:hAnsi="Times New Roman" w:cs="Times New Roman"/>
          <w:sz w:val="28"/>
          <w:szCs w:val="28"/>
        </w:rPr>
      </w:pPr>
      <w:ins w:id="4464" w:author="Airat Shigapov" w:date="2021-10-31T13:15:00Z">
        <w:r w:rsidRPr="0048071E">
          <w:rPr>
            <w:rFonts w:ascii="Times New Roman" w:hAnsi="Times New Roman" w:cs="Times New Roman"/>
            <w:color w:val="000000"/>
            <w:sz w:val="28"/>
            <w:szCs w:val="28"/>
          </w:rPr>
          <w:t>3.4.2. Требования к исходным кодам и языкам программирования</w:t>
        </w:r>
      </w:ins>
    </w:p>
    <w:p w14:paraId="0368796C" w14:textId="77777777" w:rsidR="008D2D70" w:rsidRPr="0048071E" w:rsidRDefault="008D2D70" w:rsidP="008D2D70">
      <w:pPr>
        <w:widowControl w:val="0"/>
        <w:spacing w:after="0" w:line="276" w:lineRule="auto"/>
        <w:ind w:firstLine="709"/>
        <w:jc w:val="both"/>
        <w:rPr>
          <w:ins w:id="4465" w:author="Airat Shigapov" w:date="2021-10-31T13:15:00Z"/>
          <w:rFonts w:ascii="Times New Roman" w:hAnsi="Times New Roman" w:cs="Times New Roman"/>
          <w:sz w:val="28"/>
          <w:szCs w:val="28"/>
        </w:rPr>
      </w:pPr>
      <w:ins w:id="4466" w:author="Airat Shigapov" w:date="2021-10-31T13:15:00Z">
        <w:r w:rsidRPr="0048071E">
          <w:rPr>
            <w:rFonts w:ascii="Times New Roman" w:hAnsi="Times New Roman" w:cs="Times New Roman"/>
            <w:color w:val="000000"/>
            <w:sz w:val="28"/>
            <w:szCs w:val="28"/>
          </w:rPr>
          <w:t>3.4.3. Требования к программным средствам, используемым программой</w:t>
        </w:r>
      </w:ins>
    </w:p>
    <w:p w14:paraId="5A06D829" w14:textId="77777777" w:rsidR="008D2D70" w:rsidRPr="0048071E" w:rsidRDefault="008D2D70" w:rsidP="008D2D70">
      <w:pPr>
        <w:widowControl w:val="0"/>
        <w:spacing w:after="0" w:line="276" w:lineRule="auto"/>
        <w:ind w:firstLine="709"/>
        <w:jc w:val="both"/>
        <w:rPr>
          <w:ins w:id="4467" w:author="Airat Shigapov" w:date="2021-10-31T13:15:00Z"/>
          <w:rFonts w:ascii="Times New Roman" w:hAnsi="Times New Roman" w:cs="Times New Roman"/>
          <w:sz w:val="28"/>
          <w:szCs w:val="28"/>
        </w:rPr>
      </w:pPr>
      <w:ins w:id="4468" w:author="Airat Shigapov" w:date="2021-10-31T13:15:00Z">
        <w:r w:rsidRPr="0048071E">
          <w:rPr>
            <w:rFonts w:ascii="Times New Roman" w:hAnsi="Times New Roman" w:cs="Times New Roman"/>
            <w:color w:val="000000"/>
            <w:sz w:val="28"/>
            <w:szCs w:val="28"/>
          </w:rPr>
          <w:t>3.4.4. Требования к защите информации и программ</w:t>
        </w:r>
      </w:ins>
    </w:p>
    <w:p w14:paraId="539F7D82" w14:textId="77777777" w:rsidR="008D2D70" w:rsidRPr="0048071E" w:rsidRDefault="008D2D70" w:rsidP="008D2D70">
      <w:pPr>
        <w:widowControl w:val="0"/>
        <w:spacing w:after="0" w:line="276" w:lineRule="auto"/>
        <w:ind w:firstLine="709"/>
        <w:jc w:val="both"/>
        <w:rPr>
          <w:ins w:id="4469" w:author="Airat Shigapov" w:date="2021-10-31T13:15:00Z"/>
          <w:rFonts w:ascii="Times New Roman" w:hAnsi="Times New Roman" w:cs="Times New Roman"/>
          <w:sz w:val="28"/>
          <w:szCs w:val="28"/>
        </w:rPr>
      </w:pPr>
      <w:ins w:id="4470" w:author="Airat Shigapov" w:date="2021-10-31T13:15:00Z">
        <w:r w:rsidRPr="0048071E">
          <w:rPr>
            <w:rFonts w:ascii="Times New Roman" w:hAnsi="Times New Roman" w:cs="Times New Roman"/>
            <w:color w:val="000000"/>
            <w:sz w:val="28"/>
            <w:szCs w:val="28"/>
          </w:rPr>
          <w:t>3.5. Специальные требования</w:t>
        </w:r>
      </w:ins>
    </w:p>
    <w:p w14:paraId="289ED24C" w14:textId="77777777" w:rsidR="008D2D70" w:rsidRPr="0048071E" w:rsidRDefault="008D2D70" w:rsidP="008D2D70">
      <w:pPr>
        <w:widowControl w:val="0"/>
        <w:spacing w:after="0" w:line="276" w:lineRule="auto"/>
        <w:ind w:firstLine="709"/>
        <w:jc w:val="both"/>
        <w:rPr>
          <w:ins w:id="4471" w:author="Airat Shigapov" w:date="2021-10-31T13:15:00Z"/>
          <w:rFonts w:ascii="Times New Roman" w:hAnsi="Times New Roman" w:cs="Times New Roman"/>
          <w:sz w:val="28"/>
          <w:szCs w:val="28"/>
        </w:rPr>
      </w:pPr>
      <w:ins w:id="4472" w:author="Airat Shigapov" w:date="2021-10-31T13:15:00Z">
        <w:r w:rsidRPr="0048071E">
          <w:rPr>
            <w:rFonts w:ascii="Times New Roman" w:hAnsi="Times New Roman" w:cs="Times New Roman"/>
            <w:color w:val="000000"/>
            <w:sz w:val="28"/>
            <w:szCs w:val="28"/>
          </w:rPr>
          <w:t>4. Требования к программной документации</w:t>
        </w:r>
      </w:ins>
    </w:p>
    <w:p w14:paraId="6FF680ED" w14:textId="77777777" w:rsidR="008D2D70" w:rsidRPr="0048071E" w:rsidRDefault="008D2D70" w:rsidP="008D2D70">
      <w:pPr>
        <w:widowControl w:val="0"/>
        <w:spacing w:after="0" w:line="276" w:lineRule="auto"/>
        <w:ind w:firstLine="709"/>
        <w:jc w:val="both"/>
        <w:rPr>
          <w:ins w:id="4473" w:author="Airat Shigapov" w:date="2021-10-31T13:15:00Z"/>
          <w:rFonts w:ascii="Times New Roman" w:hAnsi="Times New Roman" w:cs="Times New Roman"/>
          <w:sz w:val="28"/>
          <w:szCs w:val="28"/>
        </w:rPr>
      </w:pPr>
      <w:ins w:id="4474" w:author="Airat Shigapov" w:date="2021-10-31T13:15:00Z">
        <w:r w:rsidRPr="0048071E">
          <w:rPr>
            <w:rFonts w:ascii="Times New Roman" w:hAnsi="Times New Roman" w:cs="Times New Roman"/>
            <w:color w:val="000000"/>
            <w:sz w:val="28"/>
            <w:szCs w:val="28"/>
          </w:rPr>
          <w:t>4.1. Предварительный состав программной документации</w:t>
        </w:r>
      </w:ins>
    </w:p>
    <w:p w14:paraId="5EBD03B3" w14:textId="77777777" w:rsidR="008D2D70" w:rsidRPr="0048071E" w:rsidRDefault="008D2D70" w:rsidP="008D2D70">
      <w:pPr>
        <w:widowControl w:val="0"/>
        <w:spacing w:after="0" w:line="276" w:lineRule="auto"/>
        <w:ind w:firstLine="709"/>
        <w:jc w:val="both"/>
        <w:rPr>
          <w:ins w:id="4475" w:author="Airat Shigapov" w:date="2021-10-31T13:15:00Z"/>
          <w:rFonts w:ascii="Times New Roman" w:hAnsi="Times New Roman" w:cs="Times New Roman"/>
          <w:sz w:val="28"/>
          <w:szCs w:val="28"/>
        </w:rPr>
      </w:pPr>
      <w:ins w:id="4476" w:author="Airat Shigapov" w:date="2021-10-31T13:15:00Z">
        <w:r w:rsidRPr="0048071E">
          <w:rPr>
            <w:rFonts w:ascii="Times New Roman" w:hAnsi="Times New Roman" w:cs="Times New Roman"/>
            <w:color w:val="000000"/>
            <w:sz w:val="28"/>
            <w:szCs w:val="28"/>
          </w:rPr>
          <w:t>5. Технико-экономические показатели</w:t>
        </w:r>
      </w:ins>
    </w:p>
    <w:p w14:paraId="1443D0C2" w14:textId="77777777" w:rsidR="008D2D70" w:rsidRPr="0048071E" w:rsidRDefault="008D2D70" w:rsidP="008D2D70">
      <w:pPr>
        <w:widowControl w:val="0"/>
        <w:spacing w:after="0" w:line="276" w:lineRule="auto"/>
        <w:ind w:firstLine="709"/>
        <w:jc w:val="both"/>
        <w:rPr>
          <w:ins w:id="4477" w:author="Airat Shigapov" w:date="2021-10-31T13:15:00Z"/>
          <w:rFonts w:ascii="Times New Roman" w:hAnsi="Times New Roman" w:cs="Times New Roman"/>
          <w:sz w:val="28"/>
          <w:szCs w:val="28"/>
        </w:rPr>
      </w:pPr>
      <w:ins w:id="4478" w:author="Airat Shigapov" w:date="2021-10-31T13:15:00Z">
        <w:r w:rsidRPr="0048071E">
          <w:rPr>
            <w:rFonts w:ascii="Times New Roman" w:hAnsi="Times New Roman" w:cs="Times New Roman"/>
            <w:color w:val="000000"/>
            <w:sz w:val="28"/>
            <w:szCs w:val="28"/>
          </w:rPr>
          <w:t>5.1. Экономические преимущества разработки</w:t>
        </w:r>
      </w:ins>
    </w:p>
    <w:p w14:paraId="08AC5714" w14:textId="77777777" w:rsidR="008D2D70" w:rsidRPr="0048071E" w:rsidRDefault="008D2D70" w:rsidP="008D2D70">
      <w:pPr>
        <w:widowControl w:val="0"/>
        <w:spacing w:after="0" w:line="276" w:lineRule="auto"/>
        <w:ind w:firstLine="709"/>
        <w:jc w:val="both"/>
        <w:rPr>
          <w:ins w:id="4479" w:author="Airat Shigapov" w:date="2021-10-31T13:15:00Z"/>
          <w:rFonts w:ascii="Times New Roman" w:hAnsi="Times New Roman" w:cs="Times New Roman"/>
          <w:sz w:val="28"/>
          <w:szCs w:val="28"/>
        </w:rPr>
      </w:pPr>
      <w:ins w:id="4480" w:author="Airat Shigapov" w:date="2021-10-31T13:15:00Z">
        <w:r w:rsidRPr="0048071E">
          <w:rPr>
            <w:rFonts w:ascii="Times New Roman" w:hAnsi="Times New Roman" w:cs="Times New Roman"/>
            <w:color w:val="000000"/>
            <w:sz w:val="28"/>
            <w:szCs w:val="28"/>
          </w:rPr>
          <w:t>6. Стадии и этапы разработки</w:t>
        </w:r>
      </w:ins>
    </w:p>
    <w:p w14:paraId="5695615F" w14:textId="77777777" w:rsidR="008D2D70" w:rsidRPr="0048071E" w:rsidRDefault="008D2D70" w:rsidP="008D2D70">
      <w:pPr>
        <w:widowControl w:val="0"/>
        <w:spacing w:after="0" w:line="276" w:lineRule="auto"/>
        <w:ind w:firstLine="709"/>
        <w:jc w:val="both"/>
        <w:rPr>
          <w:ins w:id="4481" w:author="Airat Shigapov" w:date="2021-10-31T13:15:00Z"/>
          <w:rFonts w:ascii="Times New Roman" w:hAnsi="Times New Roman" w:cs="Times New Roman"/>
          <w:sz w:val="28"/>
          <w:szCs w:val="28"/>
        </w:rPr>
      </w:pPr>
      <w:ins w:id="4482" w:author="Airat Shigapov" w:date="2021-10-31T13:15:00Z">
        <w:r w:rsidRPr="0048071E">
          <w:rPr>
            <w:rFonts w:ascii="Times New Roman" w:hAnsi="Times New Roman" w:cs="Times New Roman"/>
            <w:color w:val="000000"/>
            <w:sz w:val="28"/>
            <w:szCs w:val="28"/>
          </w:rPr>
          <w:t>6.1. Стадии разработки</w:t>
        </w:r>
      </w:ins>
    </w:p>
    <w:p w14:paraId="3BC561D0" w14:textId="77777777" w:rsidR="008D2D70" w:rsidRPr="0048071E" w:rsidRDefault="008D2D70" w:rsidP="008D2D70">
      <w:pPr>
        <w:widowControl w:val="0"/>
        <w:spacing w:after="0" w:line="276" w:lineRule="auto"/>
        <w:ind w:firstLine="709"/>
        <w:jc w:val="both"/>
        <w:rPr>
          <w:ins w:id="4483" w:author="Airat Shigapov" w:date="2021-10-31T13:15:00Z"/>
          <w:rFonts w:ascii="Times New Roman" w:hAnsi="Times New Roman" w:cs="Times New Roman"/>
          <w:sz w:val="28"/>
          <w:szCs w:val="28"/>
        </w:rPr>
      </w:pPr>
      <w:ins w:id="4484" w:author="Airat Shigapov" w:date="2021-10-31T13:15:00Z">
        <w:r w:rsidRPr="0048071E">
          <w:rPr>
            <w:rFonts w:ascii="Times New Roman" w:hAnsi="Times New Roman" w:cs="Times New Roman"/>
            <w:color w:val="000000"/>
            <w:sz w:val="28"/>
            <w:szCs w:val="28"/>
          </w:rPr>
          <w:t>6.2. Этапы разработки</w:t>
        </w:r>
      </w:ins>
    </w:p>
    <w:p w14:paraId="1E463C69" w14:textId="77777777" w:rsidR="008D2D70" w:rsidRPr="0048071E" w:rsidRDefault="008D2D70" w:rsidP="008D2D70">
      <w:pPr>
        <w:widowControl w:val="0"/>
        <w:spacing w:after="0" w:line="276" w:lineRule="auto"/>
        <w:ind w:firstLine="709"/>
        <w:jc w:val="both"/>
        <w:rPr>
          <w:ins w:id="4485" w:author="Airat Shigapov" w:date="2021-10-31T13:15:00Z"/>
          <w:rFonts w:ascii="Times New Roman" w:hAnsi="Times New Roman" w:cs="Times New Roman"/>
          <w:sz w:val="28"/>
          <w:szCs w:val="28"/>
        </w:rPr>
      </w:pPr>
      <w:ins w:id="4486" w:author="Airat Shigapov" w:date="2021-10-31T13:15:00Z">
        <w:r w:rsidRPr="0048071E">
          <w:rPr>
            <w:rFonts w:ascii="Times New Roman" w:hAnsi="Times New Roman" w:cs="Times New Roman"/>
            <w:color w:val="000000"/>
            <w:sz w:val="28"/>
            <w:szCs w:val="28"/>
          </w:rPr>
          <w:t>6.3. Содержание работ по этапам</w:t>
        </w:r>
      </w:ins>
    </w:p>
    <w:p w14:paraId="07884571" w14:textId="77777777" w:rsidR="008D2D70" w:rsidRPr="0048071E" w:rsidRDefault="008D2D70" w:rsidP="008D2D70">
      <w:pPr>
        <w:widowControl w:val="0"/>
        <w:spacing w:after="0" w:line="276" w:lineRule="auto"/>
        <w:ind w:firstLine="709"/>
        <w:jc w:val="both"/>
        <w:rPr>
          <w:ins w:id="4487" w:author="Airat Shigapov" w:date="2021-10-31T13:15:00Z"/>
          <w:rFonts w:ascii="Times New Roman" w:hAnsi="Times New Roman" w:cs="Times New Roman"/>
          <w:sz w:val="28"/>
          <w:szCs w:val="28"/>
        </w:rPr>
      </w:pPr>
      <w:ins w:id="4488" w:author="Airat Shigapov" w:date="2021-10-31T13:15:00Z">
        <w:r w:rsidRPr="0048071E">
          <w:rPr>
            <w:rFonts w:ascii="Times New Roman" w:hAnsi="Times New Roman" w:cs="Times New Roman"/>
            <w:color w:val="000000"/>
            <w:sz w:val="28"/>
            <w:szCs w:val="28"/>
          </w:rPr>
          <w:t>7. Порядок контроля и приемки</w:t>
        </w:r>
      </w:ins>
    </w:p>
    <w:p w14:paraId="11DCA37F" w14:textId="77777777" w:rsidR="008D2D70" w:rsidRPr="0048071E" w:rsidRDefault="008D2D70" w:rsidP="008D2D70">
      <w:pPr>
        <w:widowControl w:val="0"/>
        <w:spacing w:after="0" w:line="276" w:lineRule="auto"/>
        <w:ind w:firstLine="709"/>
        <w:jc w:val="both"/>
        <w:rPr>
          <w:ins w:id="4489" w:author="Airat Shigapov" w:date="2021-10-31T13:15:00Z"/>
          <w:rFonts w:ascii="Times New Roman" w:hAnsi="Times New Roman" w:cs="Times New Roman"/>
          <w:sz w:val="28"/>
          <w:szCs w:val="28"/>
        </w:rPr>
      </w:pPr>
      <w:ins w:id="4490" w:author="Airat Shigapov" w:date="2021-10-31T13:15:00Z">
        <w:r w:rsidRPr="0048071E">
          <w:rPr>
            <w:rFonts w:ascii="Times New Roman" w:hAnsi="Times New Roman" w:cs="Times New Roman"/>
            <w:color w:val="000000"/>
            <w:sz w:val="28"/>
            <w:szCs w:val="28"/>
          </w:rPr>
          <w:t>7.1. Общие требования к приемке работы</w:t>
        </w:r>
      </w:ins>
    </w:p>
    <w:p w14:paraId="5878EF64" w14:textId="77777777" w:rsidR="008D2D70" w:rsidRPr="0048071E" w:rsidRDefault="008D2D70" w:rsidP="008D2D70">
      <w:pPr>
        <w:widowControl w:val="0"/>
        <w:spacing w:after="0" w:line="300" w:lineRule="auto"/>
        <w:ind w:firstLine="720"/>
        <w:jc w:val="both"/>
        <w:rPr>
          <w:ins w:id="4491" w:author="Airat Shigapov" w:date="2021-10-31T13:15:00Z"/>
          <w:rFonts w:ascii="Times New Roman" w:hAnsi="Times New Roman" w:cs="Times New Roman"/>
          <w:color w:val="000000"/>
          <w:sz w:val="28"/>
          <w:szCs w:val="28"/>
        </w:rPr>
      </w:pPr>
    </w:p>
    <w:p w14:paraId="3284A845" w14:textId="77777777" w:rsidR="008D2D70" w:rsidRPr="0048071E" w:rsidRDefault="008D2D70" w:rsidP="008D2D70">
      <w:pPr>
        <w:widowControl w:val="0"/>
        <w:spacing w:after="0" w:line="360" w:lineRule="auto"/>
        <w:ind w:firstLine="720"/>
        <w:jc w:val="both"/>
        <w:rPr>
          <w:ins w:id="4492" w:author="Airat Shigapov" w:date="2021-10-31T13:15:00Z"/>
          <w:rFonts w:ascii="Times New Roman" w:hAnsi="Times New Roman" w:cs="Times New Roman"/>
          <w:sz w:val="28"/>
          <w:szCs w:val="28"/>
        </w:rPr>
      </w:pPr>
      <w:ins w:id="4493" w:author="Airat Shigapov" w:date="2021-10-31T13:15:00Z">
        <w:r w:rsidRPr="0048071E">
          <w:rPr>
            <w:rFonts w:ascii="Times New Roman" w:hAnsi="Times New Roman" w:cs="Times New Roman"/>
            <w:sz w:val="28"/>
            <w:szCs w:val="28"/>
          </w:rPr>
          <w:br w:type="page"/>
        </w:r>
      </w:ins>
    </w:p>
    <w:p w14:paraId="263829D9" w14:textId="77777777" w:rsidR="008D2D70" w:rsidRPr="0048071E" w:rsidRDefault="008D2D70" w:rsidP="008D2D70">
      <w:pPr>
        <w:widowControl w:val="0"/>
        <w:spacing w:after="0" w:line="360" w:lineRule="auto"/>
        <w:ind w:firstLine="720"/>
        <w:jc w:val="both"/>
        <w:rPr>
          <w:ins w:id="4494" w:author="Airat Shigapov" w:date="2021-10-31T13:15:00Z"/>
          <w:rFonts w:ascii="Times New Roman" w:hAnsi="Times New Roman" w:cs="Times New Roman"/>
          <w:sz w:val="28"/>
          <w:szCs w:val="28"/>
        </w:rPr>
      </w:pPr>
      <w:ins w:id="4495" w:author="Airat Shigapov" w:date="2021-10-31T13:15:00Z">
        <w:r w:rsidRPr="0048071E">
          <w:rPr>
            <w:rFonts w:ascii="Times New Roman" w:hAnsi="Times New Roman" w:cs="Times New Roman"/>
            <w:color w:val="000000"/>
            <w:sz w:val="28"/>
            <w:szCs w:val="28"/>
          </w:rPr>
          <w:lastRenderedPageBreak/>
          <w:t>1. ВЕДЕНИЕ</w:t>
        </w:r>
      </w:ins>
    </w:p>
    <w:p w14:paraId="53AA27F2" w14:textId="77777777" w:rsidR="008D2D70" w:rsidRPr="0048071E" w:rsidRDefault="008D2D70" w:rsidP="008D2D70">
      <w:pPr>
        <w:widowControl w:val="0"/>
        <w:spacing w:after="0" w:line="360" w:lineRule="auto"/>
        <w:ind w:firstLine="720"/>
        <w:jc w:val="both"/>
        <w:rPr>
          <w:ins w:id="4496" w:author="Airat Shigapov" w:date="2021-10-31T13:15:00Z"/>
          <w:rFonts w:ascii="Times New Roman" w:hAnsi="Times New Roman" w:cs="Times New Roman"/>
          <w:sz w:val="28"/>
          <w:szCs w:val="28"/>
        </w:rPr>
      </w:pPr>
      <w:ins w:id="4497" w:author="Airat Shigapov" w:date="2021-10-31T13:15:00Z">
        <w:r w:rsidRPr="0048071E">
          <w:rPr>
            <w:rFonts w:ascii="Times New Roman" w:hAnsi="Times New Roman" w:cs="Times New Roman"/>
            <w:color w:val="000000"/>
            <w:sz w:val="28"/>
            <w:szCs w:val="28"/>
          </w:rPr>
          <w:t>1.1. Наименование программы</w:t>
        </w:r>
      </w:ins>
    </w:p>
    <w:p w14:paraId="41CB5F02" w14:textId="77777777" w:rsidR="008D2D70" w:rsidRPr="0048071E" w:rsidRDefault="008D2D70" w:rsidP="008D2D70">
      <w:pPr>
        <w:widowControl w:val="0"/>
        <w:spacing w:after="0" w:line="360" w:lineRule="auto"/>
        <w:ind w:firstLine="720"/>
        <w:jc w:val="both"/>
        <w:rPr>
          <w:ins w:id="4498" w:author="Airat Shigapov" w:date="2021-10-31T13:15:00Z"/>
          <w:rFonts w:ascii="Times New Roman" w:hAnsi="Times New Roman" w:cs="Times New Roman"/>
          <w:sz w:val="28"/>
          <w:szCs w:val="28"/>
        </w:rPr>
      </w:pPr>
      <w:ins w:id="4499" w:author="Airat Shigapov" w:date="2021-10-31T13:15:00Z">
        <w:r w:rsidRPr="0048071E">
          <w:rPr>
            <w:rFonts w:ascii="Times New Roman" w:hAnsi="Times New Roman" w:cs="Times New Roman"/>
            <w:color w:val="000000"/>
            <w:sz w:val="28"/>
            <w:szCs w:val="28"/>
          </w:rPr>
          <w:t>Наименование программы: "Информационная система онлайн - покупок автозапчастей"</w:t>
        </w:r>
      </w:ins>
    </w:p>
    <w:p w14:paraId="32089F60" w14:textId="77777777" w:rsidR="008D2D70" w:rsidRPr="0048071E" w:rsidRDefault="008D2D70" w:rsidP="008D2D70">
      <w:pPr>
        <w:widowControl w:val="0"/>
        <w:spacing w:after="0" w:line="360" w:lineRule="auto"/>
        <w:ind w:firstLine="720"/>
        <w:jc w:val="both"/>
        <w:rPr>
          <w:ins w:id="4500" w:author="Airat Shigapov" w:date="2021-10-31T13:15:00Z"/>
          <w:rFonts w:ascii="Times New Roman" w:hAnsi="Times New Roman" w:cs="Times New Roman"/>
          <w:sz w:val="28"/>
          <w:szCs w:val="28"/>
        </w:rPr>
      </w:pPr>
      <w:ins w:id="4501" w:author="Airat Shigapov" w:date="2021-10-31T13:15:00Z">
        <w:r w:rsidRPr="0048071E">
          <w:rPr>
            <w:rFonts w:ascii="Times New Roman" w:hAnsi="Times New Roman" w:cs="Times New Roman"/>
            <w:color w:val="000000"/>
            <w:sz w:val="28"/>
            <w:szCs w:val="28"/>
          </w:rPr>
          <w:t xml:space="preserve">1.2. </w:t>
        </w:r>
        <w:r w:rsidRPr="0048071E">
          <w:rPr>
            <w:rStyle w:val="normaltextrun"/>
            <w:rFonts w:cs="Times New Roman"/>
            <w:color w:val="000000"/>
            <w:szCs w:val="28"/>
            <w:shd w:val="clear" w:color="auto" w:fill="FFFFFF"/>
          </w:rPr>
          <w:t>Основание для разработки</w:t>
        </w:r>
        <w:r w:rsidRPr="0048071E">
          <w:rPr>
            <w:rStyle w:val="eop"/>
            <w:rFonts w:cs="Times New Roman"/>
            <w:color w:val="000000"/>
            <w:szCs w:val="28"/>
            <w:shd w:val="clear" w:color="auto" w:fill="FFFFFF"/>
          </w:rPr>
          <w:t> </w:t>
        </w:r>
      </w:ins>
    </w:p>
    <w:p w14:paraId="0FD702F0" w14:textId="77777777" w:rsidR="008D2D70" w:rsidRPr="0048071E" w:rsidRDefault="008D2D70" w:rsidP="008D2D70">
      <w:pPr>
        <w:widowControl w:val="0"/>
        <w:spacing w:after="0" w:line="360" w:lineRule="auto"/>
        <w:ind w:firstLine="720"/>
        <w:jc w:val="both"/>
        <w:rPr>
          <w:ins w:id="4502" w:author="Airat Shigapov" w:date="2021-10-31T13:15:00Z"/>
          <w:rFonts w:ascii="Times New Roman" w:hAnsi="Times New Roman" w:cs="Times New Roman"/>
          <w:sz w:val="28"/>
          <w:szCs w:val="28"/>
        </w:rPr>
      </w:pPr>
      <w:ins w:id="4503" w:author="Airat Shigapov" w:date="2021-10-31T13:15:00Z">
        <w:r w:rsidRPr="0048071E">
          <w:rPr>
            <w:rFonts w:ascii="Times New Roman" w:hAnsi="Times New Roman" w:cs="Times New Roman"/>
            <w:color w:val="000000"/>
            <w:sz w:val="28"/>
            <w:szCs w:val="28"/>
          </w:rPr>
          <w:t>Основание для разработки является учебный план по специальности 09.02.07 Информационные системы и программирование, квалификация программист.</w:t>
        </w:r>
      </w:ins>
    </w:p>
    <w:p w14:paraId="46987B97" w14:textId="77777777" w:rsidR="008D2D70" w:rsidRPr="0048071E" w:rsidRDefault="008D2D70" w:rsidP="008D2D70">
      <w:pPr>
        <w:widowControl w:val="0"/>
        <w:spacing w:after="0" w:line="360" w:lineRule="auto"/>
        <w:ind w:firstLine="720"/>
        <w:jc w:val="both"/>
        <w:rPr>
          <w:ins w:id="4504" w:author="Airat Shigapov" w:date="2021-10-31T13:15:00Z"/>
          <w:rFonts w:ascii="Times New Roman" w:hAnsi="Times New Roman" w:cs="Times New Roman"/>
          <w:sz w:val="28"/>
          <w:szCs w:val="28"/>
        </w:rPr>
      </w:pPr>
      <w:ins w:id="4505" w:author="Airat Shigapov" w:date="2021-10-31T13:15:00Z">
        <w:r w:rsidRPr="0048071E">
          <w:rPr>
            <w:rFonts w:ascii="Times New Roman" w:hAnsi="Times New Roman" w:cs="Times New Roman"/>
            <w:color w:val="000000"/>
            <w:sz w:val="28"/>
            <w:szCs w:val="28"/>
          </w:rPr>
          <w:t>Плановые сроки начала работы: 09.09.21 </w:t>
        </w:r>
      </w:ins>
    </w:p>
    <w:p w14:paraId="62CA37DB" w14:textId="77777777" w:rsidR="008D2D70" w:rsidRPr="0048071E" w:rsidRDefault="008D2D70" w:rsidP="008D2D70">
      <w:pPr>
        <w:widowControl w:val="0"/>
        <w:spacing w:after="0" w:line="360" w:lineRule="auto"/>
        <w:ind w:firstLine="720"/>
        <w:jc w:val="both"/>
        <w:rPr>
          <w:ins w:id="4506" w:author="Airat Shigapov" w:date="2021-10-31T13:15:00Z"/>
          <w:rFonts w:ascii="Times New Roman" w:hAnsi="Times New Roman" w:cs="Times New Roman"/>
          <w:sz w:val="28"/>
          <w:szCs w:val="28"/>
        </w:rPr>
      </w:pPr>
      <w:ins w:id="4507" w:author="Airat Shigapov" w:date="2021-10-31T13:15:00Z">
        <w:r w:rsidRPr="0048071E">
          <w:rPr>
            <w:rFonts w:ascii="Times New Roman" w:hAnsi="Times New Roman" w:cs="Times New Roman"/>
            <w:color w:val="000000"/>
            <w:sz w:val="28"/>
            <w:szCs w:val="28"/>
          </w:rPr>
          <w:t>Плановый срок окончания работы: 05.11.21 </w:t>
        </w:r>
      </w:ins>
    </w:p>
    <w:p w14:paraId="02CDAAE6" w14:textId="77777777" w:rsidR="008D2D70" w:rsidRPr="0048071E" w:rsidRDefault="008D2D70" w:rsidP="008D2D70">
      <w:pPr>
        <w:widowControl w:val="0"/>
        <w:spacing w:after="0" w:line="360" w:lineRule="auto"/>
        <w:ind w:firstLine="720"/>
        <w:jc w:val="both"/>
        <w:rPr>
          <w:ins w:id="4508" w:author="Airat Shigapov" w:date="2021-10-31T13:15:00Z"/>
          <w:rFonts w:ascii="Times New Roman" w:hAnsi="Times New Roman" w:cs="Times New Roman"/>
          <w:sz w:val="28"/>
          <w:szCs w:val="28"/>
        </w:rPr>
      </w:pPr>
      <w:ins w:id="4509" w:author="Airat Shigapov" w:date="2021-10-31T13:15:00Z">
        <w:r w:rsidRPr="0048071E">
          <w:rPr>
            <w:rFonts w:ascii="Times New Roman" w:hAnsi="Times New Roman" w:cs="Times New Roman"/>
            <w:color w:val="000000"/>
            <w:sz w:val="28"/>
            <w:szCs w:val="28"/>
          </w:rPr>
          <w:t>1.3. Назначение и область применения</w:t>
        </w:r>
      </w:ins>
    </w:p>
    <w:p w14:paraId="2721E0F8" w14:textId="77777777" w:rsidR="008D2D70" w:rsidRPr="0048071E" w:rsidRDefault="008D2D70" w:rsidP="008D2D70">
      <w:pPr>
        <w:widowControl w:val="0"/>
        <w:spacing w:after="0" w:line="360" w:lineRule="auto"/>
        <w:ind w:firstLine="720"/>
        <w:jc w:val="both"/>
        <w:rPr>
          <w:ins w:id="4510" w:author="Airat Shigapov" w:date="2021-10-31T13:15:00Z"/>
          <w:rFonts w:ascii="Times New Roman" w:hAnsi="Times New Roman" w:cs="Times New Roman"/>
          <w:sz w:val="28"/>
          <w:szCs w:val="28"/>
        </w:rPr>
      </w:pPr>
      <w:ins w:id="4511" w:author="Airat Shigapov" w:date="2021-10-31T13:15:00Z">
        <w:r w:rsidRPr="0048071E">
          <w:rPr>
            <w:rFonts w:ascii="Times New Roman" w:hAnsi="Times New Roman" w:cs="Times New Roman"/>
            <w:color w:val="000000"/>
            <w:sz w:val="28"/>
            <w:szCs w:val="28"/>
          </w:rPr>
          <w:t xml:space="preserve">Продажа автозапчастей через сеть, учёт прихода и ухода запчастей. Удобный пользовательский интерфейс пользователя для быстрого и комфортного просмотра каталога автозапчастей.  </w:t>
        </w:r>
      </w:ins>
    </w:p>
    <w:p w14:paraId="59C05267" w14:textId="77777777" w:rsidR="008D2D70" w:rsidRPr="0048071E" w:rsidRDefault="008D2D70" w:rsidP="008D2D70">
      <w:pPr>
        <w:widowControl w:val="0"/>
        <w:spacing w:after="0" w:line="360" w:lineRule="auto"/>
        <w:ind w:firstLine="720"/>
        <w:jc w:val="both"/>
        <w:rPr>
          <w:ins w:id="4512" w:author="Airat Shigapov" w:date="2021-10-31T13:15:00Z"/>
          <w:rFonts w:ascii="Times New Roman" w:hAnsi="Times New Roman" w:cs="Times New Roman"/>
          <w:sz w:val="28"/>
          <w:szCs w:val="28"/>
        </w:rPr>
      </w:pPr>
      <w:ins w:id="4513" w:author="Airat Shigapov" w:date="2021-10-31T13:15:00Z">
        <w:r w:rsidRPr="0048071E">
          <w:rPr>
            <w:rFonts w:ascii="Times New Roman" w:hAnsi="Times New Roman" w:cs="Times New Roman"/>
            <w:color w:val="000000"/>
            <w:sz w:val="28"/>
            <w:szCs w:val="28"/>
          </w:rPr>
          <w:t>2. ТРЕБОВАНИЯ К ПРОГРАММЕ</w:t>
        </w:r>
      </w:ins>
    </w:p>
    <w:p w14:paraId="42260EC3" w14:textId="77777777" w:rsidR="008D2D70" w:rsidRPr="0048071E" w:rsidRDefault="008D2D70" w:rsidP="008D2D70">
      <w:pPr>
        <w:widowControl w:val="0"/>
        <w:spacing w:after="0" w:line="360" w:lineRule="auto"/>
        <w:ind w:firstLine="720"/>
        <w:jc w:val="both"/>
        <w:rPr>
          <w:ins w:id="4514" w:author="Airat Shigapov" w:date="2021-10-31T13:15:00Z"/>
          <w:rFonts w:ascii="Times New Roman" w:hAnsi="Times New Roman" w:cs="Times New Roman"/>
          <w:sz w:val="28"/>
          <w:szCs w:val="28"/>
        </w:rPr>
      </w:pPr>
      <w:ins w:id="4515" w:author="Airat Shigapov" w:date="2021-10-31T13:15:00Z">
        <w:r w:rsidRPr="0048071E">
          <w:rPr>
            <w:rFonts w:ascii="Times New Roman" w:hAnsi="Times New Roman" w:cs="Times New Roman"/>
            <w:color w:val="000000"/>
            <w:sz w:val="28"/>
            <w:szCs w:val="28"/>
          </w:rPr>
          <w:t>2.1. Требования к функциональным характеристикам</w:t>
        </w:r>
      </w:ins>
    </w:p>
    <w:p w14:paraId="49112468" w14:textId="77777777" w:rsidR="008D2D70" w:rsidRPr="0048071E" w:rsidRDefault="008D2D70" w:rsidP="008D2D70">
      <w:pPr>
        <w:widowControl w:val="0"/>
        <w:spacing w:after="0" w:line="360" w:lineRule="auto"/>
        <w:ind w:firstLine="720"/>
        <w:jc w:val="both"/>
        <w:rPr>
          <w:ins w:id="4516" w:author="Airat Shigapov" w:date="2021-10-31T13:15:00Z"/>
          <w:rFonts w:ascii="Times New Roman" w:hAnsi="Times New Roman" w:cs="Times New Roman"/>
          <w:sz w:val="28"/>
          <w:szCs w:val="28"/>
        </w:rPr>
      </w:pPr>
      <w:ins w:id="4517" w:author="Airat Shigapov" w:date="2021-10-31T13:15:00Z">
        <w:r w:rsidRPr="0048071E">
          <w:rPr>
            <w:rFonts w:ascii="Times New Roman" w:hAnsi="Times New Roman" w:cs="Times New Roman"/>
            <w:color w:val="000000"/>
            <w:sz w:val="28"/>
            <w:szCs w:val="28"/>
          </w:rPr>
          <w:t>Программа должна обеспечивать возможность выполнения перечисленных ниже функций:</w:t>
        </w:r>
      </w:ins>
    </w:p>
    <w:p w14:paraId="31AE9441" w14:textId="77777777" w:rsidR="008D2D70" w:rsidRPr="0048071E" w:rsidRDefault="008D2D70" w:rsidP="008D2D70">
      <w:pPr>
        <w:widowControl w:val="0"/>
        <w:numPr>
          <w:ilvl w:val="0"/>
          <w:numId w:val="10"/>
        </w:numPr>
        <w:spacing w:after="0" w:line="360" w:lineRule="auto"/>
        <w:ind w:left="0" w:firstLine="720"/>
        <w:jc w:val="both"/>
        <w:rPr>
          <w:ins w:id="4518" w:author="Airat Shigapov" w:date="2021-10-31T13:15:00Z"/>
          <w:rFonts w:ascii="Times New Roman" w:hAnsi="Times New Roman" w:cs="Times New Roman"/>
          <w:sz w:val="28"/>
          <w:szCs w:val="28"/>
        </w:rPr>
      </w:pPr>
      <w:ins w:id="4519" w:author="Airat Shigapov" w:date="2021-10-31T13:15:00Z">
        <w:r w:rsidRPr="0048071E">
          <w:rPr>
            <w:rFonts w:ascii="Times New Roman" w:hAnsi="Times New Roman" w:cs="Times New Roman"/>
            <w:color w:val="000000"/>
            <w:sz w:val="28"/>
            <w:szCs w:val="28"/>
          </w:rPr>
          <w:t>Добавление/редактирования/удаления товаров</w:t>
        </w:r>
      </w:ins>
    </w:p>
    <w:p w14:paraId="117A5FBA" w14:textId="77777777" w:rsidR="008D2D70" w:rsidRPr="0048071E" w:rsidRDefault="008D2D70" w:rsidP="008D2D70">
      <w:pPr>
        <w:widowControl w:val="0"/>
        <w:numPr>
          <w:ilvl w:val="0"/>
          <w:numId w:val="10"/>
        </w:numPr>
        <w:spacing w:after="0" w:line="360" w:lineRule="auto"/>
        <w:ind w:left="0" w:firstLine="720"/>
        <w:jc w:val="both"/>
        <w:rPr>
          <w:ins w:id="4520" w:author="Airat Shigapov" w:date="2021-10-31T13:15:00Z"/>
          <w:rFonts w:ascii="Times New Roman" w:hAnsi="Times New Roman" w:cs="Times New Roman"/>
          <w:sz w:val="28"/>
          <w:szCs w:val="28"/>
        </w:rPr>
      </w:pPr>
      <w:ins w:id="4521" w:author="Airat Shigapov" w:date="2021-10-31T13:15:00Z">
        <w:r w:rsidRPr="0048071E">
          <w:rPr>
            <w:rFonts w:ascii="Times New Roman" w:hAnsi="Times New Roman" w:cs="Times New Roman"/>
            <w:color w:val="000000"/>
            <w:sz w:val="28"/>
            <w:szCs w:val="28"/>
          </w:rPr>
          <w:t>Учёт товаров</w:t>
        </w:r>
      </w:ins>
    </w:p>
    <w:p w14:paraId="1EB71B71" w14:textId="77777777" w:rsidR="008D2D70" w:rsidRPr="0048071E" w:rsidRDefault="008D2D70" w:rsidP="008D2D70">
      <w:pPr>
        <w:widowControl w:val="0"/>
        <w:numPr>
          <w:ilvl w:val="0"/>
          <w:numId w:val="10"/>
        </w:numPr>
        <w:spacing w:after="0" w:line="360" w:lineRule="auto"/>
        <w:ind w:left="0" w:firstLine="720"/>
        <w:jc w:val="both"/>
        <w:rPr>
          <w:ins w:id="4522" w:author="Airat Shigapov" w:date="2021-10-31T13:15:00Z"/>
          <w:rFonts w:ascii="Times New Roman" w:hAnsi="Times New Roman" w:cs="Times New Roman"/>
          <w:sz w:val="28"/>
          <w:szCs w:val="28"/>
        </w:rPr>
      </w:pPr>
      <w:ins w:id="4523" w:author="Airat Shigapov" w:date="2021-10-31T13:15:00Z">
        <w:r w:rsidRPr="0048071E">
          <w:rPr>
            <w:rFonts w:ascii="Times New Roman" w:hAnsi="Times New Roman" w:cs="Times New Roman"/>
            <w:color w:val="000000"/>
            <w:sz w:val="28"/>
            <w:szCs w:val="28"/>
          </w:rPr>
          <w:t>Покупку товаров с использованием безналичной оплаты</w:t>
        </w:r>
      </w:ins>
    </w:p>
    <w:p w14:paraId="71A492B8" w14:textId="77777777" w:rsidR="008D2D70" w:rsidRPr="0048071E" w:rsidRDefault="008D2D70" w:rsidP="008D2D70">
      <w:pPr>
        <w:widowControl w:val="0"/>
        <w:numPr>
          <w:ilvl w:val="0"/>
          <w:numId w:val="10"/>
        </w:numPr>
        <w:spacing w:after="0" w:line="360" w:lineRule="auto"/>
        <w:ind w:left="0" w:firstLine="720"/>
        <w:jc w:val="both"/>
        <w:rPr>
          <w:ins w:id="4524" w:author="Airat Shigapov" w:date="2021-10-31T13:15:00Z"/>
          <w:rFonts w:ascii="Times New Roman" w:hAnsi="Times New Roman" w:cs="Times New Roman"/>
          <w:sz w:val="28"/>
          <w:szCs w:val="28"/>
        </w:rPr>
      </w:pPr>
      <w:ins w:id="4525" w:author="Airat Shigapov" w:date="2021-10-31T13:15:00Z">
        <w:r w:rsidRPr="0048071E">
          <w:rPr>
            <w:rFonts w:ascii="Times New Roman" w:hAnsi="Times New Roman" w:cs="Times New Roman"/>
            <w:color w:val="000000"/>
            <w:sz w:val="28"/>
            <w:szCs w:val="28"/>
          </w:rPr>
          <w:t>Иметь приятный дизайн интерфейса</w:t>
        </w:r>
      </w:ins>
    </w:p>
    <w:p w14:paraId="519D806C" w14:textId="77777777" w:rsidR="008D2D70" w:rsidRPr="0048071E" w:rsidRDefault="008D2D70" w:rsidP="008D2D70">
      <w:pPr>
        <w:widowControl w:val="0"/>
        <w:numPr>
          <w:ilvl w:val="0"/>
          <w:numId w:val="10"/>
        </w:numPr>
        <w:spacing w:after="0" w:line="360" w:lineRule="auto"/>
        <w:ind w:left="0" w:firstLine="720"/>
        <w:jc w:val="both"/>
        <w:rPr>
          <w:ins w:id="4526" w:author="Airat Shigapov" w:date="2021-10-31T13:15:00Z"/>
          <w:rFonts w:ascii="Times New Roman" w:hAnsi="Times New Roman" w:cs="Times New Roman"/>
          <w:sz w:val="28"/>
          <w:szCs w:val="28"/>
        </w:rPr>
      </w:pPr>
      <w:ins w:id="4527" w:author="Airat Shigapov" w:date="2021-10-31T13:15:00Z">
        <w:r w:rsidRPr="0048071E">
          <w:rPr>
            <w:rFonts w:ascii="Times New Roman" w:hAnsi="Times New Roman" w:cs="Times New Roman"/>
            <w:color w:val="000000"/>
            <w:sz w:val="28"/>
            <w:szCs w:val="28"/>
          </w:rPr>
          <w:t>Авторизацию пользователей</w:t>
        </w:r>
      </w:ins>
    </w:p>
    <w:p w14:paraId="22549883" w14:textId="77777777" w:rsidR="008D2D70" w:rsidRPr="0048071E" w:rsidRDefault="008D2D70" w:rsidP="008D2D70">
      <w:pPr>
        <w:widowControl w:val="0"/>
        <w:numPr>
          <w:ilvl w:val="0"/>
          <w:numId w:val="10"/>
        </w:numPr>
        <w:spacing w:after="0" w:line="360" w:lineRule="auto"/>
        <w:ind w:left="0" w:firstLine="720"/>
        <w:jc w:val="both"/>
        <w:rPr>
          <w:ins w:id="4528" w:author="Airat Shigapov" w:date="2021-10-31T13:15:00Z"/>
          <w:rFonts w:ascii="Times New Roman" w:hAnsi="Times New Roman" w:cs="Times New Roman"/>
          <w:sz w:val="28"/>
          <w:szCs w:val="28"/>
        </w:rPr>
      </w:pPr>
      <w:ins w:id="4529" w:author="Airat Shigapov" w:date="2021-10-31T13:15:00Z">
        <w:r w:rsidRPr="0048071E">
          <w:rPr>
            <w:rFonts w:ascii="Times New Roman" w:hAnsi="Times New Roman" w:cs="Times New Roman"/>
            <w:color w:val="000000"/>
            <w:sz w:val="28"/>
            <w:szCs w:val="28"/>
          </w:rPr>
          <w:t>Сортировка/фильтрация товаров</w:t>
        </w:r>
      </w:ins>
    </w:p>
    <w:p w14:paraId="226B94EF" w14:textId="77777777" w:rsidR="008D2D70" w:rsidRPr="0048071E" w:rsidRDefault="008D2D70" w:rsidP="008D2D70">
      <w:pPr>
        <w:widowControl w:val="0"/>
        <w:numPr>
          <w:ilvl w:val="0"/>
          <w:numId w:val="10"/>
        </w:numPr>
        <w:spacing w:after="0" w:line="360" w:lineRule="auto"/>
        <w:ind w:left="0" w:firstLine="720"/>
        <w:jc w:val="both"/>
        <w:rPr>
          <w:ins w:id="4530" w:author="Airat Shigapov" w:date="2021-10-31T13:15:00Z"/>
          <w:rFonts w:ascii="Times New Roman" w:hAnsi="Times New Roman" w:cs="Times New Roman"/>
          <w:sz w:val="28"/>
          <w:szCs w:val="28"/>
        </w:rPr>
      </w:pPr>
      <w:ins w:id="4531" w:author="Airat Shigapov" w:date="2021-10-31T13:15:00Z">
        <w:r w:rsidRPr="0048071E">
          <w:rPr>
            <w:rFonts w:ascii="Times New Roman" w:hAnsi="Times New Roman" w:cs="Times New Roman"/>
            <w:color w:val="000000"/>
            <w:sz w:val="28"/>
            <w:szCs w:val="28"/>
          </w:rPr>
          <w:t>Поиск товаров</w:t>
        </w:r>
      </w:ins>
    </w:p>
    <w:p w14:paraId="143D6945" w14:textId="77777777" w:rsidR="008D2D70" w:rsidRPr="0048071E" w:rsidRDefault="008D2D70" w:rsidP="008D2D70">
      <w:pPr>
        <w:widowControl w:val="0"/>
        <w:spacing w:after="0" w:line="360" w:lineRule="auto"/>
        <w:ind w:firstLine="720"/>
        <w:jc w:val="both"/>
        <w:rPr>
          <w:ins w:id="4532" w:author="Airat Shigapov" w:date="2021-10-31T13:15:00Z"/>
          <w:rFonts w:ascii="Times New Roman" w:hAnsi="Times New Roman" w:cs="Times New Roman"/>
          <w:sz w:val="28"/>
          <w:szCs w:val="28"/>
        </w:rPr>
      </w:pPr>
      <w:ins w:id="4533" w:author="Airat Shigapov" w:date="2021-10-31T13:15:00Z">
        <w:r w:rsidRPr="0048071E">
          <w:rPr>
            <w:rFonts w:ascii="Times New Roman" w:hAnsi="Times New Roman" w:cs="Times New Roman"/>
            <w:color w:val="000000"/>
            <w:sz w:val="28"/>
            <w:szCs w:val="28"/>
          </w:rPr>
          <w:t>2.2. Требования к надежности</w:t>
        </w:r>
      </w:ins>
    </w:p>
    <w:p w14:paraId="12FC4ABF" w14:textId="77777777" w:rsidR="008D2D70" w:rsidRPr="0048071E" w:rsidRDefault="008D2D70" w:rsidP="008D2D70">
      <w:pPr>
        <w:widowControl w:val="0"/>
        <w:spacing w:after="0" w:line="360" w:lineRule="auto"/>
        <w:ind w:firstLine="720"/>
        <w:jc w:val="both"/>
        <w:rPr>
          <w:ins w:id="4534" w:author="Airat Shigapov" w:date="2021-10-31T13:15:00Z"/>
          <w:rFonts w:ascii="Times New Roman" w:hAnsi="Times New Roman" w:cs="Times New Roman"/>
          <w:sz w:val="28"/>
          <w:szCs w:val="28"/>
        </w:rPr>
      </w:pPr>
      <w:ins w:id="4535" w:author="Airat Shigapov" w:date="2021-10-31T13:15:00Z">
        <w:r w:rsidRPr="0048071E">
          <w:rPr>
            <w:rFonts w:ascii="Times New Roman" w:hAnsi="Times New Roman" w:cs="Times New Roman"/>
            <w:color w:val="000000"/>
            <w:sz w:val="28"/>
            <w:szCs w:val="28"/>
          </w:rPr>
          <w:t>2.2.1 Требования к обеспечению надежного функционирования программы</w:t>
        </w:r>
      </w:ins>
    </w:p>
    <w:p w14:paraId="73CC2A38" w14:textId="77777777" w:rsidR="008D2D70" w:rsidRPr="0048071E" w:rsidRDefault="008D2D70" w:rsidP="008D2D70">
      <w:pPr>
        <w:widowControl w:val="0"/>
        <w:spacing w:after="0" w:line="360" w:lineRule="auto"/>
        <w:ind w:firstLine="720"/>
        <w:jc w:val="both"/>
        <w:rPr>
          <w:ins w:id="4536" w:author="Airat Shigapov" w:date="2021-10-31T13:15:00Z"/>
          <w:rFonts w:ascii="Times New Roman" w:hAnsi="Times New Roman" w:cs="Times New Roman"/>
          <w:sz w:val="28"/>
          <w:szCs w:val="28"/>
        </w:rPr>
      </w:pPr>
      <w:ins w:id="4537" w:author="Airat Shigapov" w:date="2021-10-31T13:15:00Z">
        <w:r w:rsidRPr="0048071E">
          <w:rPr>
            <w:rFonts w:ascii="Times New Roman" w:hAnsi="Times New Roman" w:cs="Times New Roman"/>
            <w:color w:val="000000"/>
            <w:sz w:val="28"/>
            <w:szCs w:val="28"/>
          </w:rPr>
          <w:t xml:space="preserve">Надежное (устойчивое) функционирование программы должно быть </w:t>
        </w:r>
        <w:r w:rsidRPr="0048071E">
          <w:rPr>
            <w:rFonts w:ascii="Times New Roman" w:hAnsi="Times New Roman" w:cs="Times New Roman"/>
            <w:color w:val="000000"/>
            <w:sz w:val="28"/>
            <w:szCs w:val="28"/>
          </w:rPr>
          <w:lastRenderedPageBreak/>
          <w:t>обеспечено выполнением Заказчиком совокупности организационно-технических мероприятий, перечень которых приведен ниже:</w:t>
        </w:r>
      </w:ins>
    </w:p>
    <w:p w14:paraId="7A7CA651" w14:textId="77777777" w:rsidR="008D2D70" w:rsidRPr="0048071E" w:rsidRDefault="008D2D70" w:rsidP="008D2D70">
      <w:pPr>
        <w:widowControl w:val="0"/>
        <w:spacing w:after="0" w:line="360" w:lineRule="auto"/>
        <w:ind w:firstLine="720"/>
        <w:jc w:val="both"/>
        <w:rPr>
          <w:ins w:id="4538" w:author="Airat Shigapov" w:date="2021-10-31T13:15:00Z"/>
          <w:rFonts w:ascii="Times New Roman" w:hAnsi="Times New Roman" w:cs="Times New Roman"/>
          <w:sz w:val="28"/>
          <w:szCs w:val="28"/>
        </w:rPr>
      </w:pPr>
      <w:ins w:id="4539" w:author="Airat Shigapov" w:date="2021-10-31T13:15:00Z">
        <w:r w:rsidRPr="0048071E">
          <w:rPr>
            <w:rFonts w:ascii="Times New Roman" w:hAnsi="Times New Roman" w:cs="Times New Roman"/>
            <w:color w:val="000000"/>
            <w:sz w:val="28"/>
            <w:szCs w:val="28"/>
          </w:rPr>
          <w:t>а) организацией бесперебойного питания технических средств;</w:t>
        </w:r>
      </w:ins>
    </w:p>
    <w:p w14:paraId="1B057AEC" w14:textId="77777777" w:rsidR="008D2D70" w:rsidRPr="0048071E" w:rsidRDefault="008D2D70" w:rsidP="008D2D70">
      <w:pPr>
        <w:widowControl w:val="0"/>
        <w:spacing w:after="0" w:line="360" w:lineRule="auto"/>
        <w:ind w:firstLine="720"/>
        <w:jc w:val="both"/>
        <w:rPr>
          <w:ins w:id="4540" w:author="Airat Shigapov" w:date="2021-10-31T13:15:00Z"/>
          <w:rFonts w:ascii="Times New Roman" w:hAnsi="Times New Roman" w:cs="Times New Roman"/>
          <w:sz w:val="28"/>
          <w:szCs w:val="28"/>
        </w:rPr>
      </w:pPr>
      <w:ins w:id="4541" w:author="Airat Shigapov" w:date="2021-10-31T13:15:00Z">
        <w:r w:rsidRPr="0048071E">
          <w:rPr>
            <w:rFonts w:ascii="Times New Roman" w:hAnsi="Times New Roman" w:cs="Times New Roman"/>
            <w:color w:val="000000"/>
            <w:sz w:val="28"/>
            <w:szCs w:val="28"/>
          </w:rPr>
          <w:t>б) использованием лицензионного программного обеспечения;</w:t>
        </w:r>
      </w:ins>
    </w:p>
    <w:p w14:paraId="3C496F33" w14:textId="77777777" w:rsidR="008D2D70" w:rsidRPr="0048071E" w:rsidRDefault="008D2D70" w:rsidP="008D2D70">
      <w:pPr>
        <w:widowControl w:val="0"/>
        <w:spacing w:after="0" w:line="360" w:lineRule="auto"/>
        <w:ind w:firstLine="720"/>
        <w:jc w:val="both"/>
        <w:rPr>
          <w:ins w:id="4542" w:author="Airat Shigapov" w:date="2021-10-31T13:15:00Z"/>
          <w:rFonts w:ascii="Times New Roman" w:hAnsi="Times New Roman" w:cs="Times New Roman"/>
          <w:sz w:val="28"/>
          <w:szCs w:val="28"/>
        </w:rPr>
      </w:pPr>
      <w:ins w:id="4543" w:author="Airat Shigapov" w:date="2021-10-31T13:15:00Z">
        <w:r w:rsidRPr="0048071E">
          <w:rPr>
            <w:rFonts w:ascii="Times New Roman" w:hAnsi="Times New Roman" w:cs="Times New Roman"/>
            <w:color w:val="000000"/>
            <w:sz w:val="28"/>
            <w:szCs w:val="28"/>
          </w:rPr>
          <w:t>в) регулярным выполнением рекомендаций Министерства труда и социального развития РФ, изложенных в Постановлении от 23 июля 1998 г.</w:t>
        </w:r>
      </w:ins>
    </w:p>
    <w:p w14:paraId="683BCB98" w14:textId="77777777" w:rsidR="008D2D70" w:rsidRPr="0048071E" w:rsidRDefault="008D2D70" w:rsidP="008D2D70">
      <w:pPr>
        <w:widowControl w:val="0"/>
        <w:spacing w:after="0" w:line="360" w:lineRule="auto"/>
        <w:ind w:firstLine="720"/>
        <w:jc w:val="both"/>
        <w:rPr>
          <w:ins w:id="4544" w:author="Airat Shigapov" w:date="2021-10-31T13:15:00Z"/>
          <w:rFonts w:ascii="Times New Roman" w:hAnsi="Times New Roman" w:cs="Times New Roman"/>
          <w:sz w:val="28"/>
          <w:szCs w:val="28"/>
        </w:rPr>
      </w:pPr>
      <w:ins w:id="4545" w:author="Airat Shigapov" w:date="2021-10-31T13:15:00Z">
        <w:r w:rsidRPr="0048071E">
          <w:rPr>
            <w:rFonts w:ascii="Times New Roman" w:hAnsi="Times New Roman" w:cs="Times New Roman"/>
            <w:color w:val="000000"/>
            <w:sz w:val="28"/>
            <w:szCs w:val="28"/>
          </w:rPr>
          <w:t xml:space="preserve"> Об утверждении межотраслевых типовых норм времени на работы по сервисному обслуживанию ПЭВМ и оргтехники и сопровождению программных средств»;</w:t>
        </w:r>
      </w:ins>
    </w:p>
    <w:p w14:paraId="58FE7EC7" w14:textId="77777777" w:rsidR="008D2D70" w:rsidRPr="0048071E" w:rsidRDefault="008D2D70" w:rsidP="008D2D70">
      <w:pPr>
        <w:widowControl w:val="0"/>
        <w:spacing w:after="0" w:line="360" w:lineRule="auto"/>
        <w:ind w:firstLine="720"/>
        <w:jc w:val="both"/>
        <w:rPr>
          <w:ins w:id="4546" w:author="Airat Shigapov" w:date="2021-10-31T13:15:00Z"/>
          <w:rFonts w:ascii="Times New Roman" w:hAnsi="Times New Roman" w:cs="Times New Roman"/>
          <w:sz w:val="28"/>
          <w:szCs w:val="28"/>
        </w:rPr>
      </w:pPr>
      <w:ins w:id="4547" w:author="Airat Shigapov" w:date="2021-10-31T13:15:00Z">
        <w:r w:rsidRPr="0048071E">
          <w:rPr>
            <w:rFonts w:ascii="Times New Roman" w:hAnsi="Times New Roman" w:cs="Times New Roman"/>
            <w:color w:val="000000"/>
            <w:sz w:val="28"/>
            <w:szCs w:val="28"/>
          </w:rPr>
          <w:t>г) регулярным выполнением требований ГОСТ 51188-98. Защита информации. Испытания программных средств на наличие компьютерных вирусов</w:t>
        </w:r>
      </w:ins>
    </w:p>
    <w:p w14:paraId="36527C19" w14:textId="77777777" w:rsidR="008D2D70" w:rsidRPr="0048071E" w:rsidRDefault="008D2D70" w:rsidP="008D2D70">
      <w:pPr>
        <w:widowControl w:val="0"/>
        <w:spacing w:after="0" w:line="360" w:lineRule="auto"/>
        <w:ind w:firstLine="720"/>
        <w:jc w:val="both"/>
        <w:rPr>
          <w:ins w:id="4548" w:author="Airat Shigapov" w:date="2021-10-31T13:15:00Z"/>
          <w:rFonts w:ascii="Times New Roman" w:hAnsi="Times New Roman" w:cs="Times New Roman"/>
          <w:sz w:val="28"/>
          <w:szCs w:val="28"/>
        </w:rPr>
      </w:pPr>
      <w:ins w:id="4549" w:author="Airat Shigapov" w:date="2021-10-31T13:15:00Z">
        <w:r w:rsidRPr="0048071E">
          <w:rPr>
            <w:rFonts w:ascii="Times New Roman" w:hAnsi="Times New Roman" w:cs="Times New Roman"/>
            <w:color w:val="000000"/>
            <w:sz w:val="28"/>
            <w:szCs w:val="28"/>
          </w:rPr>
          <w:t>2.2.2. Время восстановления после отказа</w:t>
        </w:r>
      </w:ins>
    </w:p>
    <w:p w14:paraId="156FA2D3" w14:textId="77777777" w:rsidR="008D2D70" w:rsidRPr="0048071E" w:rsidRDefault="008D2D70" w:rsidP="008D2D70">
      <w:pPr>
        <w:widowControl w:val="0"/>
        <w:spacing w:after="0" w:line="360" w:lineRule="auto"/>
        <w:ind w:firstLine="720"/>
        <w:jc w:val="both"/>
        <w:rPr>
          <w:ins w:id="4550" w:author="Airat Shigapov" w:date="2021-10-31T13:15:00Z"/>
          <w:rFonts w:ascii="Times New Roman" w:hAnsi="Times New Roman" w:cs="Times New Roman"/>
          <w:sz w:val="28"/>
          <w:szCs w:val="28"/>
        </w:rPr>
      </w:pPr>
      <w:ins w:id="4551" w:author="Airat Shigapov" w:date="2021-10-31T13:15:00Z">
        <w:r w:rsidRPr="0048071E">
          <w:rPr>
            <w:rFonts w:ascii="Times New Roman" w:hAnsi="Times New Roman" w:cs="Times New Roman"/>
            <w:color w:val="000000"/>
            <w:sz w:val="28"/>
            <w:szCs w:val="28"/>
          </w:rPr>
          <w:t>Время восстановления после отказа, вызванного сбоем электропитания технических средств (иными внешними факторами), не фатальным сбоем (не крахом) операционной системы,</w:t>
        </w:r>
      </w:ins>
    </w:p>
    <w:p w14:paraId="76C64706" w14:textId="77777777" w:rsidR="008D2D70" w:rsidRPr="0048071E" w:rsidRDefault="008D2D70" w:rsidP="008D2D70">
      <w:pPr>
        <w:widowControl w:val="0"/>
        <w:spacing w:after="0" w:line="360" w:lineRule="auto"/>
        <w:ind w:firstLine="720"/>
        <w:jc w:val="both"/>
        <w:rPr>
          <w:ins w:id="4552" w:author="Airat Shigapov" w:date="2021-10-31T13:15:00Z"/>
          <w:rFonts w:ascii="Times New Roman" w:hAnsi="Times New Roman" w:cs="Times New Roman"/>
          <w:sz w:val="28"/>
          <w:szCs w:val="28"/>
        </w:rPr>
      </w:pPr>
      <w:ins w:id="4553" w:author="Airat Shigapov" w:date="2021-10-31T13:15:00Z">
        <w:r w:rsidRPr="0048071E">
          <w:rPr>
            <w:rFonts w:ascii="Times New Roman" w:hAnsi="Times New Roman" w:cs="Times New Roman"/>
            <w:color w:val="000000"/>
            <w:sz w:val="28"/>
            <w:szCs w:val="28"/>
          </w:rPr>
          <w:t xml:space="preserve"> не должно превышать 30-ти минут при условии соблюдения условий эксплуатации технических и программных средств.</w:t>
        </w:r>
      </w:ins>
    </w:p>
    <w:p w14:paraId="2F9FB13C" w14:textId="77777777" w:rsidR="008D2D70" w:rsidRPr="0048071E" w:rsidRDefault="008D2D70" w:rsidP="008D2D70">
      <w:pPr>
        <w:widowControl w:val="0"/>
        <w:spacing w:after="0" w:line="360" w:lineRule="auto"/>
        <w:ind w:firstLine="720"/>
        <w:jc w:val="both"/>
        <w:rPr>
          <w:ins w:id="4554" w:author="Airat Shigapov" w:date="2021-10-31T13:15:00Z"/>
          <w:rFonts w:ascii="Times New Roman" w:hAnsi="Times New Roman" w:cs="Times New Roman"/>
          <w:sz w:val="28"/>
          <w:szCs w:val="28"/>
        </w:rPr>
      </w:pPr>
      <w:ins w:id="4555" w:author="Airat Shigapov" w:date="2021-10-31T13:15:00Z">
        <w:r w:rsidRPr="0048071E">
          <w:rPr>
            <w:rFonts w:ascii="Times New Roman" w:hAnsi="Times New Roman" w:cs="Times New Roman"/>
            <w:color w:val="000000"/>
            <w:sz w:val="28"/>
            <w:szCs w:val="28"/>
          </w:rPr>
          <w:t>Время восстановления после отказа, вызванного неисправностью технических средств, фатальным сбоем (крахом) операционной системы, не должно превышать времени, требуемого на устранение неисправностей технических средств и переустановки программных средств.</w:t>
        </w:r>
      </w:ins>
    </w:p>
    <w:p w14:paraId="1C5F0E9C" w14:textId="77777777" w:rsidR="008D2D70" w:rsidRPr="0048071E" w:rsidRDefault="008D2D70" w:rsidP="008D2D70">
      <w:pPr>
        <w:widowControl w:val="0"/>
        <w:spacing w:after="0" w:line="360" w:lineRule="auto"/>
        <w:ind w:firstLine="720"/>
        <w:jc w:val="both"/>
        <w:rPr>
          <w:ins w:id="4556" w:author="Airat Shigapov" w:date="2021-10-31T13:15:00Z"/>
          <w:rFonts w:ascii="Times New Roman" w:hAnsi="Times New Roman" w:cs="Times New Roman"/>
          <w:sz w:val="28"/>
          <w:szCs w:val="28"/>
        </w:rPr>
      </w:pPr>
      <w:ins w:id="4557" w:author="Airat Shigapov" w:date="2021-10-31T13:15:00Z">
        <w:r w:rsidRPr="0048071E">
          <w:rPr>
            <w:rFonts w:ascii="Times New Roman" w:hAnsi="Times New Roman" w:cs="Times New Roman"/>
            <w:color w:val="000000"/>
            <w:sz w:val="28"/>
            <w:szCs w:val="28"/>
          </w:rPr>
          <w:t>2.2.3. Отказы из-за некорректных действий оператора</w:t>
        </w:r>
      </w:ins>
    </w:p>
    <w:p w14:paraId="05C038EA" w14:textId="77777777" w:rsidR="008D2D70" w:rsidRPr="0048071E" w:rsidRDefault="008D2D70" w:rsidP="008D2D70">
      <w:pPr>
        <w:widowControl w:val="0"/>
        <w:spacing w:after="0" w:line="360" w:lineRule="auto"/>
        <w:ind w:firstLine="720"/>
        <w:jc w:val="both"/>
        <w:rPr>
          <w:ins w:id="4558" w:author="Airat Shigapov" w:date="2021-10-31T13:15:00Z"/>
          <w:rFonts w:ascii="Times New Roman" w:hAnsi="Times New Roman" w:cs="Times New Roman"/>
          <w:sz w:val="28"/>
          <w:szCs w:val="28"/>
        </w:rPr>
      </w:pPr>
      <w:ins w:id="4559" w:author="Airat Shigapov" w:date="2021-10-31T13:15:00Z">
        <w:r w:rsidRPr="0048071E">
          <w:rPr>
            <w:rFonts w:ascii="Times New Roman" w:hAnsi="Times New Roman" w:cs="Times New Roman"/>
            <w:color w:val="000000"/>
            <w:sz w:val="28"/>
            <w:szCs w:val="28"/>
          </w:rPr>
          <w:t xml:space="preserve"> Отказы программы возможны вследствие некорректных действий оператора (пользователя) при взаимодействии с операционной системой.</w:t>
        </w:r>
      </w:ins>
    </w:p>
    <w:p w14:paraId="3A540C00" w14:textId="77777777" w:rsidR="008D2D70" w:rsidRPr="0048071E" w:rsidRDefault="008D2D70" w:rsidP="008D2D70">
      <w:pPr>
        <w:widowControl w:val="0"/>
        <w:spacing w:after="0" w:line="360" w:lineRule="auto"/>
        <w:ind w:firstLine="720"/>
        <w:jc w:val="both"/>
        <w:rPr>
          <w:ins w:id="4560" w:author="Airat Shigapov" w:date="2021-10-31T13:15:00Z"/>
          <w:rFonts w:ascii="Times New Roman" w:hAnsi="Times New Roman" w:cs="Times New Roman"/>
          <w:sz w:val="28"/>
          <w:szCs w:val="28"/>
        </w:rPr>
      </w:pPr>
      <w:ins w:id="4561" w:author="Airat Shigapov" w:date="2021-10-31T13:15:00Z">
        <w:r w:rsidRPr="0048071E">
          <w:rPr>
            <w:rFonts w:ascii="Times New Roman" w:hAnsi="Times New Roman" w:cs="Times New Roman"/>
            <w:color w:val="000000"/>
            <w:sz w:val="28"/>
            <w:szCs w:val="28"/>
          </w:rPr>
          <w:t xml:space="preserve"> Во избежание возникновения отказов программы по указанной выше причине следует обеспечить работу конечного пользователя без предоставления ему административных привилегий</w:t>
        </w:r>
      </w:ins>
    </w:p>
    <w:p w14:paraId="455D2F2C" w14:textId="77777777" w:rsidR="008D2D70" w:rsidRPr="0048071E" w:rsidRDefault="008D2D70" w:rsidP="008D2D70">
      <w:pPr>
        <w:widowControl w:val="0"/>
        <w:spacing w:after="0" w:line="360" w:lineRule="auto"/>
        <w:ind w:firstLine="720"/>
        <w:jc w:val="both"/>
        <w:rPr>
          <w:ins w:id="4562" w:author="Airat Shigapov" w:date="2021-10-31T13:15:00Z"/>
          <w:rFonts w:ascii="Times New Roman" w:hAnsi="Times New Roman" w:cs="Times New Roman"/>
          <w:sz w:val="28"/>
          <w:szCs w:val="28"/>
        </w:rPr>
      </w:pPr>
      <w:ins w:id="4563" w:author="Airat Shigapov" w:date="2021-10-31T13:15:00Z">
        <w:r w:rsidRPr="0048071E">
          <w:rPr>
            <w:rFonts w:ascii="Times New Roman" w:hAnsi="Times New Roman" w:cs="Times New Roman"/>
            <w:sz w:val="28"/>
            <w:szCs w:val="28"/>
          </w:rPr>
          <w:br w:type="page"/>
        </w:r>
      </w:ins>
    </w:p>
    <w:p w14:paraId="22E7764A" w14:textId="77777777" w:rsidR="008D2D70" w:rsidRPr="0048071E" w:rsidRDefault="008D2D70" w:rsidP="008D2D70">
      <w:pPr>
        <w:widowControl w:val="0"/>
        <w:spacing w:after="0" w:line="360" w:lineRule="auto"/>
        <w:ind w:firstLine="720"/>
        <w:jc w:val="both"/>
        <w:rPr>
          <w:ins w:id="4564" w:author="Airat Shigapov" w:date="2021-10-31T13:15:00Z"/>
          <w:rFonts w:ascii="Times New Roman" w:hAnsi="Times New Roman" w:cs="Times New Roman"/>
          <w:sz w:val="28"/>
          <w:szCs w:val="28"/>
        </w:rPr>
      </w:pPr>
      <w:ins w:id="4565" w:author="Airat Shigapov" w:date="2021-10-31T13:15:00Z">
        <w:r w:rsidRPr="0048071E">
          <w:rPr>
            <w:rFonts w:ascii="Times New Roman" w:hAnsi="Times New Roman" w:cs="Times New Roman"/>
            <w:color w:val="000000"/>
            <w:sz w:val="28"/>
            <w:szCs w:val="28"/>
          </w:rPr>
          <w:lastRenderedPageBreak/>
          <w:t>3. УСЛОВИЯ ЭКСПЛУАТАЦИИ</w:t>
        </w:r>
      </w:ins>
    </w:p>
    <w:p w14:paraId="24B1BD6A" w14:textId="77777777" w:rsidR="008D2D70" w:rsidRPr="0048071E" w:rsidRDefault="008D2D70" w:rsidP="008D2D70">
      <w:pPr>
        <w:widowControl w:val="0"/>
        <w:spacing w:after="0" w:line="360" w:lineRule="auto"/>
        <w:ind w:firstLine="720"/>
        <w:jc w:val="both"/>
        <w:rPr>
          <w:ins w:id="4566" w:author="Airat Shigapov" w:date="2021-10-31T13:15:00Z"/>
          <w:rFonts w:ascii="Times New Roman" w:hAnsi="Times New Roman" w:cs="Times New Roman"/>
          <w:sz w:val="28"/>
          <w:szCs w:val="28"/>
        </w:rPr>
      </w:pPr>
      <w:ins w:id="4567" w:author="Airat Shigapov" w:date="2021-10-31T13:15:00Z">
        <w:r w:rsidRPr="0048071E">
          <w:rPr>
            <w:rFonts w:ascii="Times New Roman" w:hAnsi="Times New Roman" w:cs="Times New Roman"/>
            <w:color w:val="000000"/>
            <w:sz w:val="28"/>
            <w:szCs w:val="28"/>
          </w:rPr>
          <w:t>3.1. Климатические условия эксплуатации</w:t>
        </w:r>
      </w:ins>
    </w:p>
    <w:p w14:paraId="51BC5EC1" w14:textId="77777777" w:rsidR="008D2D70" w:rsidRPr="0048071E" w:rsidRDefault="008D2D70" w:rsidP="008D2D70">
      <w:pPr>
        <w:widowControl w:val="0"/>
        <w:spacing w:after="0" w:line="360" w:lineRule="auto"/>
        <w:ind w:firstLine="720"/>
        <w:jc w:val="both"/>
        <w:rPr>
          <w:ins w:id="4568" w:author="Airat Shigapov" w:date="2021-10-31T13:15:00Z"/>
          <w:rFonts w:ascii="Times New Roman" w:hAnsi="Times New Roman" w:cs="Times New Roman"/>
          <w:sz w:val="28"/>
          <w:szCs w:val="28"/>
        </w:rPr>
      </w:pPr>
      <w:ins w:id="4569" w:author="Airat Shigapov" w:date="2021-10-31T13:15:00Z">
        <w:r w:rsidRPr="0048071E">
          <w:rPr>
            <w:rFonts w:ascii="Times New Roman" w:hAnsi="Times New Roman" w:cs="Times New Roman"/>
            <w:color w:val="000000"/>
            <w:sz w:val="28"/>
            <w:szCs w:val="28"/>
          </w:rPr>
          <w:t xml:space="preserve"> Климатические условия эксплуатации, при которых должны обеспечиваться заданные характеристики, должны удовлетворять требованиям,</w:t>
        </w:r>
      </w:ins>
    </w:p>
    <w:p w14:paraId="428BE462" w14:textId="77777777" w:rsidR="008D2D70" w:rsidRPr="0048071E" w:rsidRDefault="008D2D70" w:rsidP="008D2D70">
      <w:pPr>
        <w:widowControl w:val="0"/>
        <w:spacing w:after="0" w:line="360" w:lineRule="auto"/>
        <w:ind w:firstLine="720"/>
        <w:jc w:val="both"/>
        <w:rPr>
          <w:ins w:id="4570" w:author="Airat Shigapov" w:date="2021-10-31T13:15:00Z"/>
          <w:rFonts w:ascii="Times New Roman" w:hAnsi="Times New Roman" w:cs="Times New Roman"/>
          <w:sz w:val="28"/>
          <w:szCs w:val="28"/>
        </w:rPr>
      </w:pPr>
      <w:ins w:id="4571" w:author="Airat Shigapov" w:date="2021-10-31T13:15:00Z">
        <w:r w:rsidRPr="0048071E">
          <w:rPr>
            <w:rFonts w:ascii="Times New Roman" w:hAnsi="Times New Roman" w:cs="Times New Roman"/>
            <w:color w:val="000000"/>
            <w:sz w:val="28"/>
            <w:szCs w:val="28"/>
          </w:rPr>
          <w:t xml:space="preserve"> предъявляемым к техническим средствам в части условий их эксплуатации</w:t>
        </w:r>
      </w:ins>
    </w:p>
    <w:p w14:paraId="0BC56E61" w14:textId="77777777" w:rsidR="008D2D70" w:rsidRPr="0048071E" w:rsidRDefault="008D2D70" w:rsidP="008D2D70">
      <w:pPr>
        <w:widowControl w:val="0"/>
        <w:spacing w:after="0" w:line="360" w:lineRule="auto"/>
        <w:ind w:firstLine="720"/>
        <w:jc w:val="both"/>
        <w:rPr>
          <w:ins w:id="4572" w:author="Airat Shigapov" w:date="2021-10-31T13:15:00Z"/>
          <w:rFonts w:ascii="Times New Roman" w:hAnsi="Times New Roman" w:cs="Times New Roman"/>
          <w:sz w:val="28"/>
          <w:szCs w:val="28"/>
        </w:rPr>
      </w:pPr>
      <w:ins w:id="4573" w:author="Airat Shigapov" w:date="2021-10-31T13:15:00Z">
        <w:r w:rsidRPr="0048071E">
          <w:rPr>
            <w:rFonts w:ascii="Times New Roman" w:hAnsi="Times New Roman" w:cs="Times New Roman"/>
            <w:color w:val="000000"/>
            <w:sz w:val="28"/>
            <w:szCs w:val="28"/>
          </w:rPr>
          <w:t>3.2. Требования к квалификации и численности персонала</w:t>
        </w:r>
      </w:ins>
    </w:p>
    <w:p w14:paraId="30282C7F" w14:textId="77777777" w:rsidR="008D2D70" w:rsidRPr="0048071E" w:rsidRDefault="008D2D70" w:rsidP="008D2D70">
      <w:pPr>
        <w:widowControl w:val="0"/>
        <w:spacing w:after="0" w:line="360" w:lineRule="auto"/>
        <w:ind w:firstLine="720"/>
        <w:jc w:val="both"/>
        <w:rPr>
          <w:ins w:id="4574" w:author="Airat Shigapov" w:date="2021-10-31T13:15:00Z"/>
          <w:rFonts w:ascii="Times New Roman" w:hAnsi="Times New Roman" w:cs="Times New Roman"/>
          <w:sz w:val="28"/>
          <w:szCs w:val="28"/>
        </w:rPr>
      </w:pPr>
      <w:ins w:id="4575" w:author="Airat Shigapov" w:date="2021-10-31T13:15:00Z">
        <w:r w:rsidRPr="0048071E">
          <w:rPr>
            <w:rFonts w:ascii="Times New Roman" w:hAnsi="Times New Roman" w:cs="Times New Roman"/>
            <w:color w:val="000000"/>
            <w:sz w:val="28"/>
            <w:szCs w:val="28"/>
          </w:rPr>
          <w:t xml:space="preserve"> Минимальное количество персонала, требуемого для работы программы, должно составлять не менее 1 штатных единиц – оператор.</w:t>
        </w:r>
      </w:ins>
    </w:p>
    <w:p w14:paraId="103FD2E4" w14:textId="77777777" w:rsidR="008D2D70" w:rsidRPr="0048071E" w:rsidRDefault="008D2D70" w:rsidP="008D2D70">
      <w:pPr>
        <w:widowControl w:val="0"/>
        <w:spacing w:after="0" w:line="360" w:lineRule="auto"/>
        <w:ind w:firstLine="720"/>
        <w:jc w:val="both"/>
        <w:rPr>
          <w:ins w:id="4576" w:author="Airat Shigapov" w:date="2021-10-31T13:15:00Z"/>
          <w:rFonts w:ascii="Times New Roman" w:hAnsi="Times New Roman" w:cs="Times New Roman"/>
          <w:sz w:val="28"/>
          <w:szCs w:val="28"/>
        </w:rPr>
      </w:pPr>
      <w:ins w:id="4577" w:author="Airat Shigapov" w:date="2021-10-31T13:15:00Z">
        <w:r w:rsidRPr="0048071E">
          <w:rPr>
            <w:rFonts w:ascii="Times New Roman" w:hAnsi="Times New Roman" w:cs="Times New Roman"/>
            <w:color w:val="000000"/>
            <w:sz w:val="28"/>
            <w:szCs w:val="28"/>
          </w:rPr>
          <w:t xml:space="preserve"> Системный администратор должен иметь высшее профильное образование и сертификаты компании-производителя операционной системы. В перечень задач, выполняемых системным администратором, должны входить:</w:t>
        </w:r>
      </w:ins>
    </w:p>
    <w:p w14:paraId="7B8A24A1" w14:textId="77777777" w:rsidR="008D2D70" w:rsidRPr="0048071E" w:rsidRDefault="008D2D70" w:rsidP="008D2D70">
      <w:pPr>
        <w:widowControl w:val="0"/>
        <w:spacing w:after="0" w:line="360" w:lineRule="auto"/>
        <w:ind w:firstLine="720"/>
        <w:jc w:val="both"/>
        <w:rPr>
          <w:ins w:id="4578" w:author="Airat Shigapov" w:date="2021-10-31T13:15:00Z"/>
          <w:rFonts w:ascii="Times New Roman" w:hAnsi="Times New Roman" w:cs="Times New Roman"/>
          <w:sz w:val="28"/>
          <w:szCs w:val="28"/>
        </w:rPr>
      </w:pPr>
      <w:ins w:id="4579" w:author="Airat Shigapov" w:date="2021-10-31T13:15:00Z">
        <w:r w:rsidRPr="0048071E">
          <w:rPr>
            <w:rFonts w:ascii="Times New Roman" w:hAnsi="Times New Roman" w:cs="Times New Roman"/>
            <w:color w:val="000000"/>
            <w:sz w:val="28"/>
            <w:szCs w:val="28"/>
          </w:rPr>
          <w:t>а) задача поддержания работоспособности технических средств;</w:t>
        </w:r>
      </w:ins>
    </w:p>
    <w:p w14:paraId="7DAC3057" w14:textId="77777777" w:rsidR="008D2D70" w:rsidRPr="0048071E" w:rsidRDefault="008D2D70" w:rsidP="008D2D70">
      <w:pPr>
        <w:widowControl w:val="0"/>
        <w:spacing w:after="0" w:line="360" w:lineRule="auto"/>
        <w:ind w:firstLine="720"/>
        <w:jc w:val="both"/>
        <w:rPr>
          <w:ins w:id="4580" w:author="Airat Shigapov" w:date="2021-10-31T13:15:00Z"/>
          <w:rFonts w:ascii="Times New Roman" w:hAnsi="Times New Roman" w:cs="Times New Roman"/>
          <w:sz w:val="28"/>
          <w:szCs w:val="28"/>
        </w:rPr>
      </w:pPr>
      <w:ins w:id="4581" w:author="Airat Shigapov" w:date="2021-10-31T13:15:00Z">
        <w:r w:rsidRPr="0048071E">
          <w:rPr>
            <w:rFonts w:ascii="Times New Roman" w:hAnsi="Times New Roman" w:cs="Times New Roman"/>
            <w:color w:val="000000"/>
            <w:sz w:val="28"/>
            <w:szCs w:val="28"/>
          </w:rPr>
          <w:t>б) задачи установки (инсталляции) и поддержания работоспособности системных программных средств — операционной системы;</w:t>
        </w:r>
      </w:ins>
    </w:p>
    <w:p w14:paraId="51C7838C" w14:textId="77777777" w:rsidR="008D2D70" w:rsidRPr="0048071E" w:rsidRDefault="008D2D70" w:rsidP="008D2D70">
      <w:pPr>
        <w:widowControl w:val="0"/>
        <w:spacing w:after="0" w:line="360" w:lineRule="auto"/>
        <w:ind w:firstLine="720"/>
        <w:jc w:val="both"/>
        <w:rPr>
          <w:ins w:id="4582" w:author="Airat Shigapov" w:date="2021-10-31T13:15:00Z"/>
          <w:rFonts w:ascii="Times New Roman" w:hAnsi="Times New Roman" w:cs="Times New Roman"/>
          <w:sz w:val="28"/>
          <w:szCs w:val="28"/>
        </w:rPr>
      </w:pPr>
      <w:ins w:id="4583" w:author="Airat Shigapov" w:date="2021-10-31T13:15:00Z">
        <w:r w:rsidRPr="0048071E">
          <w:rPr>
            <w:rFonts w:ascii="Times New Roman" w:hAnsi="Times New Roman" w:cs="Times New Roman"/>
            <w:color w:val="000000"/>
            <w:sz w:val="28"/>
            <w:szCs w:val="28"/>
          </w:rPr>
          <w:t>в) задача установки (инсталляции) программы.</w:t>
        </w:r>
      </w:ins>
    </w:p>
    <w:p w14:paraId="6E0E7B22" w14:textId="77777777" w:rsidR="008D2D70" w:rsidRPr="0048071E" w:rsidRDefault="008D2D70" w:rsidP="008D2D70">
      <w:pPr>
        <w:widowControl w:val="0"/>
        <w:spacing w:after="0" w:line="360" w:lineRule="auto"/>
        <w:ind w:firstLine="720"/>
        <w:jc w:val="both"/>
        <w:rPr>
          <w:ins w:id="4584" w:author="Airat Shigapov" w:date="2021-10-31T13:15:00Z"/>
          <w:rFonts w:ascii="Times New Roman" w:hAnsi="Times New Roman" w:cs="Times New Roman"/>
          <w:sz w:val="28"/>
          <w:szCs w:val="28"/>
        </w:rPr>
      </w:pPr>
      <w:ins w:id="4585" w:author="Airat Shigapov" w:date="2021-10-31T13:15:00Z">
        <w:r w:rsidRPr="0048071E">
          <w:rPr>
            <w:rFonts w:ascii="Times New Roman" w:hAnsi="Times New Roman" w:cs="Times New Roman"/>
            <w:color w:val="000000"/>
            <w:sz w:val="28"/>
            <w:szCs w:val="28"/>
          </w:rPr>
          <w:t>г) задача создания резервных копий базы данных.</w:t>
        </w:r>
      </w:ins>
    </w:p>
    <w:p w14:paraId="3C96A90F" w14:textId="77777777" w:rsidR="008D2D70" w:rsidRPr="0048071E" w:rsidRDefault="008D2D70" w:rsidP="008D2D70">
      <w:pPr>
        <w:widowControl w:val="0"/>
        <w:spacing w:after="0" w:line="360" w:lineRule="auto"/>
        <w:ind w:firstLine="720"/>
        <w:jc w:val="both"/>
        <w:rPr>
          <w:ins w:id="4586" w:author="Airat Shigapov" w:date="2021-10-31T13:15:00Z"/>
          <w:rFonts w:ascii="Times New Roman" w:hAnsi="Times New Roman" w:cs="Times New Roman"/>
          <w:sz w:val="28"/>
          <w:szCs w:val="28"/>
        </w:rPr>
      </w:pPr>
      <w:ins w:id="4587" w:author="Airat Shigapov" w:date="2021-10-31T13:15:00Z">
        <w:r w:rsidRPr="0048071E">
          <w:rPr>
            <w:rFonts w:ascii="Times New Roman" w:hAnsi="Times New Roman" w:cs="Times New Roman"/>
            <w:color w:val="000000"/>
            <w:sz w:val="28"/>
            <w:szCs w:val="28"/>
          </w:rPr>
          <w:t>3.3. Требования к составу и параметрам технических средств</w:t>
        </w:r>
      </w:ins>
    </w:p>
    <w:p w14:paraId="7AE078E4" w14:textId="77777777" w:rsidR="008D2D70" w:rsidRPr="0048071E" w:rsidRDefault="008D2D70" w:rsidP="008D2D70">
      <w:pPr>
        <w:widowControl w:val="0"/>
        <w:spacing w:after="0" w:line="360" w:lineRule="auto"/>
        <w:ind w:firstLine="720"/>
        <w:jc w:val="both"/>
        <w:rPr>
          <w:ins w:id="4588" w:author="Airat Shigapov" w:date="2021-10-31T13:15:00Z"/>
          <w:rFonts w:ascii="Times New Roman" w:hAnsi="Times New Roman" w:cs="Times New Roman"/>
          <w:sz w:val="28"/>
          <w:szCs w:val="28"/>
        </w:rPr>
      </w:pPr>
      <w:ins w:id="4589" w:author="Airat Shigapov" w:date="2021-10-31T13:15:00Z">
        <w:r w:rsidRPr="0048071E">
          <w:rPr>
            <w:rFonts w:ascii="Times New Roman" w:hAnsi="Times New Roman" w:cs="Times New Roman"/>
            <w:color w:val="000000"/>
            <w:sz w:val="28"/>
            <w:szCs w:val="28"/>
          </w:rPr>
          <w:t>3.3.1. В состав технических средств должен входить IВМ-совместимый персональный компьютер (ПЭВМ), выполняющий роль сервера, включающий в себя:</w:t>
        </w:r>
      </w:ins>
    </w:p>
    <w:p w14:paraId="108AB7DF" w14:textId="77777777" w:rsidR="008D2D70" w:rsidRPr="0048071E" w:rsidRDefault="008D2D70" w:rsidP="008D2D70">
      <w:pPr>
        <w:widowControl w:val="0"/>
        <w:spacing w:after="0" w:line="360" w:lineRule="auto"/>
        <w:ind w:firstLine="720"/>
        <w:jc w:val="both"/>
        <w:rPr>
          <w:ins w:id="4590" w:author="Airat Shigapov" w:date="2021-10-31T13:15:00Z"/>
          <w:rFonts w:ascii="Times New Roman" w:hAnsi="Times New Roman" w:cs="Times New Roman"/>
          <w:sz w:val="28"/>
          <w:szCs w:val="28"/>
        </w:rPr>
      </w:pPr>
      <w:ins w:id="4591" w:author="Airat Shigapov" w:date="2021-10-31T13:15:00Z">
        <w:r w:rsidRPr="0048071E">
          <w:rPr>
            <w:rFonts w:ascii="Times New Roman" w:hAnsi="Times New Roman" w:cs="Times New Roman"/>
            <w:color w:val="000000"/>
            <w:sz w:val="28"/>
            <w:szCs w:val="28"/>
          </w:rPr>
          <w:t>3.3.1.1. процессор Pentium-2.0Hz, не менее;</w:t>
        </w:r>
      </w:ins>
    </w:p>
    <w:p w14:paraId="34BC8F00" w14:textId="77777777" w:rsidR="008D2D70" w:rsidRPr="0048071E" w:rsidRDefault="008D2D70" w:rsidP="008D2D70">
      <w:pPr>
        <w:widowControl w:val="0"/>
        <w:spacing w:after="0" w:line="360" w:lineRule="auto"/>
        <w:ind w:firstLine="720"/>
        <w:jc w:val="both"/>
        <w:rPr>
          <w:ins w:id="4592" w:author="Airat Shigapov" w:date="2021-10-31T13:15:00Z"/>
          <w:rFonts w:ascii="Times New Roman" w:hAnsi="Times New Roman" w:cs="Times New Roman"/>
          <w:sz w:val="28"/>
          <w:szCs w:val="28"/>
        </w:rPr>
      </w:pPr>
      <w:ins w:id="4593" w:author="Airat Shigapov" w:date="2021-10-31T13:15:00Z">
        <w:r w:rsidRPr="0048071E">
          <w:rPr>
            <w:rFonts w:ascii="Times New Roman" w:hAnsi="Times New Roman" w:cs="Times New Roman"/>
            <w:color w:val="000000"/>
            <w:sz w:val="28"/>
            <w:szCs w:val="28"/>
          </w:rPr>
          <w:t>3.3.1.2. оперативную память объемом, 256 Мбайт, не менее;</w:t>
        </w:r>
      </w:ins>
    </w:p>
    <w:p w14:paraId="40C6B430" w14:textId="77777777" w:rsidR="008D2D70" w:rsidRPr="0048071E" w:rsidRDefault="008D2D70" w:rsidP="008D2D70">
      <w:pPr>
        <w:widowControl w:val="0"/>
        <w:spacing w:after="0" w:line="360" w:lineRule="auto"/>
        <w:ind w:firstLine="720"/>
        <w:jc w:val="both"/>
        <w:rPr>
          <w:ins w:id="4594" w:author="Airat Shigapov" w:date="2021-10-31T13:15:00Z"/>
          <w:rFonts w:ascii="Times New Roman" w:hAnsi="Times New Roman" w:cs="Times New Roman"/>
          <w:sz w:val="28"/>
          <w:szCs w:val="28"/>
        </w:rPr>
      </w:pPr>
      <w:ins w:id="4595" w:author="Airat Shigapov" w:date="2021-10-31T13:15:00Z">
        <w:r w:rsidRPr="0048071E">
          <w:rPr>
            <w:rFonts w:ascii="Times New Roman" w:hAnsi="Times New Roman" w:cs="Times New Roman"/>
            <w:color w:val="000000"/>
            <w:sz w:val="28"/>
            <w:szCs w:val="28"/>
          </w:rPr>
          <w:t>3.3.1.3. свободного пространства на жестком диске, 1 Гигабайт, не менее;</w:t>
        </w:r>
      </w:ins>
    </w:p>
    <w:p w14:paraId="21FB7054" w14:textId="77777777" w:rsidR="008D2D70" w:rsidRPr="0048071E" w:rsidRDefault="008D2D70" w:rsidP="008D2D70">
      <w:pPr>
        <w:widowControl w:val="0"/>
        <w:spacing w:after="0" w:line="360" w:lineRule="auto"/>
        <w:ind w:firstLine="720"/>
        <w:jc w:val="both"/>
        <w:rPr>
          <w:ins w:id="4596" w:author="Airat Shigapov" w:date="2021-10-31T13:15:00Z"/>
          <w:rFonts w:ascii="Times New Roman" w:hAnsi="Times New Roman" w:cs="Times New Roman"/>
          <w:sz w:val="28"/>
          <w:szCs w:val="28"/>
        </w:rPr>
      </w:pPr>
      <w:ins w:id="4597" w:author="Airat Shigapov" w:date="2021-10-31T13:15:00Z">
        <w:r w:rsidRPr="0048071E">
          <w:rPr>
            <w:rFonts w:ascii="Times New Roman" w:hAnsi="Times New Roman" w:cs="Times New Roman"/>
            <w:color w:val="000000"/>
            <w:sz w:val="28"/>
            <w:szCs w:val="28"/>
          </w:rPr>
          <w:t>3.3.1.4. операционную систему Windows 2000 Server;</w:t>
        </w:r>
      </w:ins>
    </w:p>
    <w:p w14:paraId="461106A7" w14:textId="77777777" w:rsidR="008D2D70" w:rsidRPr="0048071E" w:rsidRDefault="008D2D70" w:rsidP="008D2D70">
      <w:pPr>
        <w:widowControl w:val="0"/>
        <w:spacing w:after="0" w:line="360" w:lineRule="auto"/>
        <w:ind w:firstLine="720"/>
        <w:jc w:val="both"/>
        <w:rPr>
          <w:ins w:id="4598" w:author="Airat Shigapov" w:date="2021-10-31T13:15:00Z"/>
          <w:rFonts w:ascii="Times New Roman" w:hAnsi="Times New Roman" w:cs="Times New Roman"/>
          <w:sz w:val="28"/>
          <w:szCs w:val="28"/>
        </w:rPr>
      </w:pPr>
      <w:ins w:id="4599" w:author="Airat Shigapov" w:date="2021-10-31T13:15:00Z">
        <w:r w:rsidRPr="0048071E">
          <w:rPr>
            <w:rFonts w:ascii="Times New Roman" w:hAnsi="Times New Roman" w:cs="Times New Roman"/>
            <w:color w:val="000000"/>
            <w:sz w:val="28"/>
            <w:szCs w:val="28"/>
          </w:rPr>
          <w:t>3.4. Требования к информационной и программной совместимости</w:t>
        </w:r>
      </w:ins>
    </w:p>
    <w:p w14:paraId="16392118" w14:textId="77777777" w:rsidR="008D2D70" w:rsidRPr="0048071E" w:rsidRDefault="008D2D70" w:rsidP="008D2D70">
      <w:pPr>
        <w:widowControl w:val="0"/>
        <w:spacing w:after="0" w:line="360" w:lineRule="auto"/>
        <w:ind w:firstLine="720"/>
        <w:jc w:val="both"/>
        <w:rPr>
          <w:ins w:id="4600" w:author="Airat Shigapov" w:date="2021-10-31T13:15:00Z"/>
          <w:rFonts w:ascii="Times New Roman" w:hAnsi="Times New Roman" w:cs="Times New Roman"/>
          <w:sz w:val="28"/>
          <w:szCs w:val="28"/>
        </w:rPr>
      </w:pPr>
      <w:ins w:id="4601" w:author="Airat Shigapov" w:date="2021-10-31T13:15:00Z">
        <w:r w:rsidRPr="0048071E">
          <w:rPr>
            <w:rFonts w:ascii="Times New Roman" w:hAnsi="Times New Roman" w:cs="Times New Roman"/>
            <w:color w:val="000000"/>
            <w:sz w:val="28"/>
            <w:szCs w:val="28"/>
          </w:rPr>
          <w:t>3.4.1. Требования к информационным структурам и методам решения</w:t>
        </w:r>
      </w:ins>
    </w:p>
    <w:p w14:paraId="28B742D4" w14:textId="77777777" w:rsidR="008D2D70" w:rsidRPr="0048071E" w:rsidRDefault="008D2D70" w:rsidP="008D2D70">
      <w:pPr>
        <w:widowControl w:val="0"/>
        <w:spacing w:after="0" w:line="360" w:lineRule="auto"/>
        <w:ind w:firstLine="720"/>
        <w:jc w:val="both"/>
        <w:rPr>
          <w:ins w:id="4602" w:author="Airat Shigapov" w:date="2021-10-31T13:15:00Z"/>
          <w:rFonts w:ascii="Times New Roman" w:hAnsi="Times New Roman" w:cs="Times New Roman"/>
          <w:sz w:val="28"/>
          <w:szCs w:val="28"/>
        </w:rPr>
      </w:pPr>
      <w:ins w:id="4603" w:author="Airat Shigapov" w:date="2021-10-31T13:15:00Z">
        <w:r w:rsidRPr="0048071E">
          <w:rPr>
            <w:rFonts w:ascii="Times New Roman" w:hAnsi="Times New Roman" w:cs="Times New Roman"/>
            <w:color w:val="000000"/>
            <w:sz w:val="28"/>
            <w:szCs w:val="28"/>
          </w:rPr>
          <w:t>База данных работает под управлением Microsoft SQL Server. Среда</w:t>
        </w:r>
        <w:r w:rsidRPr="0048071E">
          <w:rPr>
            <w:rFonts w:ascii="Times New Roman" w:hAnsi="Times New Roman" w:cs="Times New Roman"/>
            <w:color w:val="000000"/>
            <w:sz w:val="28"/>
            <w:szCs w:val="28"/>
            <w:lang w:val="en-US"/>
          </w:rPr>
          <w:t xml:space="preserve"> </w:t>
        </w:r>
        <w:r w:rsidRPr="0048071E">
          <w:rPr>
            <w:rFonts w:ascii="Times New Roman" w:hAnsi="Times New Roman" w:cs="Times New Roman"/>
            <w:color w:val="000000"/>
            <w:sz w:val="28"/>
            <w:szCs w:val="28"/>
          </w:rPr>
          <w:t>разработки</w:t>
        </w:r>
        <w:r w:rsidRPr="0048071E">
          <w:rPr>
            <w:rFonts w:ascii="Times New Roman" w:hAnsi="Times New Roman" w:cs="Times New Roman"/>
            <w:color w:val="000000"/>
            <w:sz w:val="28"/>
            <w:szCs w:val="28"/>
            <w:lang w:val="en-US"/>
          </w:rPr>
          <w:t xml:space="preserve"> Microsoft Visual Studio. </w:t>
        </w:r>
        <w:r w:rsidRPr="0048071E">
          <w:rPr>
            <w:rFonts w:ascii="Times New Roman" w:hAnsi="Times New Roman" w:cs="Times New Roman"/>
            <w:color w:val="000000"/>
            <w:sz w:val="28"/>
            <w:szCs w:val="28"/>
          </w:rPr>
          <w:t xml:space="preserve">Используется много поточный доступ к базе данных. Необходимо обеспечить одновременную работу с программой </w:t>
        </w:r>
        <w:proofErr w:type="gramStart"/>
        <w:r w:rsidRPr="0048071E">
          <w:rPr>
            <w:rFonts w:ascii="Times New Roman" w:hAnsi="Times New Roman" w:cs="Times New Roman"/>
            <w:color w:val="000000"/>
            <w:sz w:val="28"/>
            <w:szCs w:val="28"/>
          </w:rPr>
          <w:t xml:space="preserve">с той же </w:t>
        </w:r>
        <w:r w:rsidRPr="0048071E">
          <w:rPr>
            <w:rFonts w:ascii="Times New Roman" w:hAnsi="Times New Roman" w:cs="Times New Roman"/>
            <w:color w:val="000000"/>
            <w:sz w:val="28"/>
            <w:szCs w:val="28"/>
          </w:rPr>
          <w:lastRenderedPageBreak/>
          <w:t>базой</w:t>
        </w:r>
        <w:proofErr w:type="gramEnd"/>
        <w:r w:rsidRPr="0048071E">
          <w:rPr>
            <w:rFonts w:ascii="Times New Roman" w:hAnsi="Times New Roman" w:cs="Times New Roman"/>
            <w:color w:val="000000"/>
            <w:sz w:val="28"/>
            <w:szCs w:val="28"/>
          </w:rPr>
          <w:t xml:space="preserve"> данной модулей экспорта внешних данных.</w:t>
        </w:r>
      </w:ins>
    </w:p>
    <w:p w14:paraId="198B7FD5" w14:textId="77777777" w:rsidR="008D2D70" w:rsidRPr="0048071E" w:rsidRDefault="008D2D70" w:rsidP="008D2D70">
      <w:pPr>
        <w:widowControl w:val="0"/>
        <w:spacing w:after="0" w:line="360" w:lineRule="auto"/>
        <w:ind w:firstLine="720"/>
        <w:jc w:val="both"/>
        <w:rPr>
          <w:ins w:id="4604" w:author="Airat Shigapov" w:date="2021-10-31T13:15:00Z"/>
          <w:rFonts w:ascii="Times New Roman" w:hAnsi="Times New Roman" w:cs="Times New Roman"/>
          <w:sz w:val="28"/>
          <w:szCs w:val="28"/>
        </w:rPr>
      </w:pPr>
      <w:ins w:id="4605" w:author="Airat Shigapov" w:date="2021-10-31T13:15:00Z">
        <w:r w:rsidRPr="0048071E">
          <w:rPr>
            <w:rFonts w:ascii="Times New Roman" w:hAnsi="Times New Roman" w:cs="Times New Roman"/>
            <w:color w:val="000000"/>
            <w:sz w:val="28"/>
            <w:szCs w:val="28"/>
          </w:rPr>
          <w:t>3.4.2. Требования к исходным кодам и языкам программирования</w:t>
        </w:r>
      </w:ins>
    </w:p>
    <w:p w14:paraId="17B3C66E" w14:textId="77777777" w:rsidR="008D2D70" w:rsidRPr="0048071E" w:rsidRDefault="008D2D70" w:rsidP="008D2D70">
      <w:pPr>
        <w:widowControl w:val="0"/>
        <w:spacing w:after="0" w:line="360" w:lineRule="auto"/>
        <w:ind w:firstLine="720"/>
        <w:jc w:val="both"/>
        <w:rPr>
          <w:ins w:id="4606" w:author="Airat Shigapov" w:date="2021-10-31T13:15:00Z"/>
          <w:rFonts w:ascii="Times New Roman" w:hAnsi="Times New Roman" w:cs="Times New Roman"/>
          <w:sz w:val="28"/>
          <w:szCs w:val="28"/>
        </w:rPr>
      </w:pPr>
      <w:ins w:id="4607" w:author="Airat Shigapov" w:date="2021-10-31T13:15:00Z">
        <w:r w:rsidRPr="0048071E">
          <w:rPr>
            <w:rFonts w:ascii="Times New Roman" w:hAnsi="Times New Roman" w:cs="Times New Roman"/>
            <w:color w:val="000000"/>
            <w:sz w:val="28"/>
            <w:szCs w:val="28"/>
          </w:rPr>
          <w:t>Дополнительные требования не предъявляются</w:t>
        </w:r>
      </w:ins>
    </w:p>
    <w:p w14:paraId="66D01857" w14:textId="77777777" w:rsidR="008D2D70" w:rsidRPr="0048071E" w:rsidRDefault="008D2D70" w:rsidP="008D2D70">
      <w:pPr>
        <w:widowControl w:val="0"/>
        <w:spacing w:after="0" w:line="360" w:lineRule="auto"/>
        <w:ind w:firstLine="720"/>
        <w:jc w:val="both"/>
        <w:rPr>
          <w:ins w:id="4608" w:author="Airat Shigapov" w:date="2021-10-31T13:15:00Z"/>
          <w:rFonts w:ascii="Times New Roman" w:hAnsi="Times New Roman" w:cs="Times New Roman"/>
          <w:sz w:val="28"/>
          <w:szCs w:val="28"/>
        </w:rPr>
      </w:pPr>
      <w:ins w:id="4609" w:author="Airat Shigapov" w:date="2021-10-31T13:15:00Z">
        <w:r w:rsidRPr="0048071E">
          <w:rPr>
            <w:rFonts w:ascii="Times New Roman" w:hAnsi="Times New Roman" w:cs="Times New Roman"/>
            <w:color w:val="000000"/>
            <w:sz w:val="28"/>
            <w:szCs w:val="28"/>
          </w:rPr>
          <w:t>3.4.3. Требования к программным средствам, используемым программой</w:t>
        </w:r>
      </w:ins>
    </w:p>
    <w:p w14:paraId="5842AC27" w14:textId="77777777" w:rsidR="008D2D70" w:rsidRPr="0048071E" w:rsidRDefault="008D2D70" w:rsidP="008D2D70">
      <w:pPr>
        <w:widowControl w:val="0"/>
        <w:spacing w:after="0" w:line="360" w:lineRule="auto"/>
        <w:ind w:firstLine="720"/>
        <w:jc w:val="both"/>
        <w:rPr>
          <w:ins w:id="4610" w:author="Airat Shigapov" w:date="2021-10-31T13:15:00Z"/>
          <w:rFonts w:ascii="Times New Roman" w:hAnsi="Times New Roman" w:cs="Times New Roman"/>
          <w:sz w:val="28"/>
          <w:szCs w:val="28"/>
        </w:rPr>
      </w:pPr>
      <w:ins w:id="4611" w:author="Airat Shigapov" w:date="2021-10-31T13:15:00Z">
        <w:r w:rsidRPr="0048071E">
          <w:rPr>
            <w:rFonts w:ascii="Times New Roman" w:hAnsi="Times New Roman" w:cs="Times New Roman"/>
            <w:color w:val="000000"/>
            <w:sz w:val="28"/>
            <w:szCs w:val="28"/>
          </w:rPr>
          <w:t>Системные программные средства, используемые программой, должны быть представлены операционной системы Windows 2000 Server и Microsoft SQL Server 2000</w:t>
        </w:r>
      </w:ins>
    </w:p>
    <w:p w14:paraId="10D33940" w14:textId="77777777" w:rsidR="008D2D70" w:rsidRPr="0048071E" w:rsidRDefault="008D2D70" w:rsidP="008D2D70">
      <w:pPr>
        <w:widowControl w:val="0"/>
        <w:spacing w:after="0" w:line="360" w:lineRule="auto"/>
        <w:ind w:firstLine="720"/>
        <w:jc w:val="both"/>
        <w:rPr>
          <w:ins w:id="4612" w:author="Airat Shigapov" w:date="2021-10-31T13:15:00Z"/>
          <w:rFonts w:ascii="Times New Roman" w:hAnsi="Times New Roman" w:cs="Times New Roman"/>
          <w:sz w:val="28"/>
          <w:szCs w:val="28"/>
        </w:rPr>
      </w:pPr>
      <w:ins w:id="4613" w:author="Airat Shigapov" w:date="2021-10-31T13:15:00Z">
        <w:r w:rsidRPr="0048071E">
          <w:rPr>
            <w:rFonts w:ascii="Times New Roman" w:hAnsi="Times New Roman" w:cs="Times New Roman"/>
            <w:color w:val="000000"/>
            <w:sz w:val="28"/>
            <w:szCs w:val="28"/>
          </w:rPr>
          <w:t>3.4.4. Требования к защите информации и программ</w:t>
        </w:r>
      </w:ins>
    </w:p>
    <w:p w14:paraId="12480101" w14:textId="77777777" w:rsidR="008D2D70" w:rsidRPr="0048071E" w:rsidRDefault="008D2D70" w:rsidP="008D2D70">
      <w:pPr>
        <w:widowControl w:val="0"/>
        <w:spacing w:after="0" w:line="360" w:lineRule="auto"/>
        <w:ind w:firstLine="720"/>
        <w:jc w:val="both"/>
        <w:rPr>
          <w:ins w:id="4614" w:author="Airat Shigapov" w:date="2021-10-31T13:15:00Z"/>
          <w:rFonts w:ascii="Times New Roman" w:hAnsi="Times New Roman" w:cs="Times New Roman"/>
          <w:sz w:val="28"/>
          <w:szCs w:val="28"/>
        </w:rPr>
      </w:pPr>
      <w:ins w:id="4615" w:author="Airat Shigapov" w:date="2021-10-31T13:15:00Z">
        <w:r w:rsidRPr="0048071E">
          <w:rPr>
            <w:rFonts w:ascii="Times New Roman" w:hAnsi="Times New Roman" w:cs="Times New Roman"/>
            <w:color w:val="000000"/>
            <w:sz w:val="28"/>
            <w:szCs w:val="28"/>
          </w:rPr>
          <w:t>Требования к защите информации и программ не предъявляются</w:t>
        </w:r>
      </w:ins>
    </w:p>
    <w:p w14:paraId="6F5B320B" w14:textId="77777777" w:rsidR="008D2D70" w:rsidRPr="0048071E" w:rsidRDefault="008D2D70" w:rsidP="008D2D70">
      <w:pPr>
        <w:widowControl w:val="0"/>
        <w:spacing w:after="0" w:line="360" w:lineRule="auto"/>
        <w:ind w:firstLine="720"/>
        <w:jc w:val="both"/>
        <w:rPr>
          <w:ins w:id="4616" w:author="Airat Shigapov" w:date="2021-10-31T13:15:00Z"/>
          <w:rFonts w:ascii="Times New Roman" w:hAnsi="Times New Roman" w:cs="Times New Roman"/>
          <w:sz w:val="28"/>
          <w:szCs w:val="28"/>
        </w:rPr>
      </w:pPr>
      <w:ins w:id="4617" w:author="Airat Shigapov" w:date="2021-10-31T13:15:00Z">
        <w:r w:rsidRPr="0048071E">
          <w:rPr>
            <w:rFonts w:ascii="Times New Roman" w:hAnsi="Times New Roman" w:cs="Times New Roman"/>
            <w:color w:val="000000"/>
            <w:sz w:val="28"/>
            <w:szCs w:val="28"/>
          </w:rPr>
          <w:t>3.5. Специальные требования</w:t>
        </w:r>
      </w:ins>
    </w:p>
    <w:p w14:paraId="189BB00F" w14:textId="77777777" w:rsidR="008D2D70" w:rsidRPr="0048071E" w:rsidRDefault="008D2D70" w:rsidP="008D2D70">
      <w:pPr>
        <w:widowControl w:val="0"/>
        <w:spacing w:after="0" w:line="360" w:lineRule="auto"/>
        <w:ind w:firstLine="720"/>
        <w:jc w:val="both"/>
        <w:rPr>
          <w:ins w:id="4618" w:author="Airat Shigapov" w:date="2021-10-31T13:15:00Z"/>
          <w:rFonts w:ascii="Times New Roman" w:hAnsi="Times New Roman" w:cs="Times New Roman"/>
          <w:sz w:val="28"/>
          <w:szCs w:val="28"/>
        </w:rPr>
      </w:pPr>
      <w:ins w:id="4619" w:author="Airat Shigapov" w:date="2021-10-31T13:15:00Z">
        <w:r w:rsidRPr="0048071E">
          <w:rPr>
            <w:rFonts w:ascii="Times New Roman" w:hAnsi="Times New Roman" w:cs="Times New Roman"/>
            <w:color w:val="000000"/>
            <w:sz w:val="28"/>
            <w:szCs w:val="28"/>
          </w:rPr>
          <w:t>Специальные требования к данной программе не предъявляются</w:t>
        </w:r>
      </w:ins>
    </w:p>
    <w:p w14:paraId="27BDDDD5" w14:textId="77777777" w:rsidR="008D2D70" w:rsidRPr="0048071E" w:rsidRDefault="008D2D70" w:rsidP="008D2D70">
      <w:pPr>
        <w:widowControl w:val="0"/>
        <w:spacing w:after="0" w:line="360" w:lineRule="auto"/>
        <w:ind w:firstLine="720"/>
        <w:jc w:val="both"/>
        <w:rPr>
          <w:ins w:id="4620" w:author="Airat Shigapov" w:date="2021-10-31T13:15:00Z"/>
          <w:rFonts w:ascii="Times New Roman" w:hAnsi="Times New Roman" w:cs="Times New Roman"/>
          <w:color w:val="000000"/>
          <w:sz w:val="28"/>
          <w:szCs w:val="28"/>
        </w:rPr>
      </w:pPr>
    </w:p>
    <w:p w14:paraId="39F3F890" w14:textId="77777777" w:rsidR="008D2D70" w:rsidRPr="0048071E" w:rsidRDefault="008D2D70" w:rsidP="008D2D70">
      <w:pPr>
        <w:widowControl w:val="0"/>
        <w:spacing w:after="0" w:line="360" w:lineRule="auto"/>
        <w:ind w:firstLine="720"/>
        <w:jc w:val="both"/>
        <w:rPr>
          <w:ins w:id="4621" w:author="Airat Shigapov" w:date="2021-10-31T13:15:00Z"/>
          <w:rFonts w:ascii="Times New Roman" w:hAnsi="Times New Roman" w:cs="Times New Roman"/>
          <w:sz w:val="28"/>
          <w:szCs w:val="28"/>
        </w:rPr>
      </w:pPr>
      <w:ins w:id="4622" w:author="Airat Shigapov" w:date="2021-10-31T13:15:00Z">
        <w:r w:rsidRPr="0048071E">
          <w:rPr>
            <w:rFonts w:ascii="Times New Roman" w:hAnsi="Times New Roman" w:cs="Times New Roman"/>
            <w:sz w:val="28"/>
            <w:szCs w:val="28"/>
          </w:rPr>
          <w:br w:type="page"/>
        </w:r>
      </w:ins>
    </w:p>
    <w:p w14:paraId="5F939164" w14:textId="77777777" w:rsidR="008D2D70" w:rsidRPr="0048071E" w:rsidRDefault="008D2D70" w:rsidP="008D2D70">
      <w:pPr>
        <w:widowControl w:val="0"/>
        <w:spacing w:after="0" w:line="360" w:lineRule="auto"/>
        <w:ind w:firstLine="720"/>
        <w:jc w:val="both"/>
        <w:rPr>
          <w:ins w:id="4623" w:author="Airat Shigapov" w:date="2021-10-31T13:15:00Z"/>
          <w:rFonts w:ascii="Times New Roman" w:hAnsi="Times New Roman" w:cs="Times New Roman"/>
          <w:sz w:val="28"/>
          <w:szCs w:val="28"/>
        </w:rPr>
      </w:pPr>
      <w:ins w:id="4624" w:author="Airat Shigapov" w:date="2021-10-31T13:15:00Z">
        <w:r w:rsidRPr="0048071E">
          <w:rPr>
            <w:rFonts w:ascii="Times New Roman" w:hAnsi="Times New Roman" w:cs="Times New Roman"/>
            <w:color w:val="000000"/>
            <w:sz w:val="28"/>
            <w:szCs w:val="28"/>
          </w:rPr>
          <w:lastRenderedPageBreak/>
          <w:t>4. ТРЕБОВАНИЯ К ПРОГРАММНОЙ ДОКУМЕНТАЦИИ</w:t>
        </w:r>
      </w:ins>
    </w:p>
    <w:p w14:paraId="3B3D8471" w14:textId="77777777" w:rsidR="008D2D70" w:rsidRPr="0048071E" w:rsidRDefault="008D2D70" w:rsidP="008D2D70">
      <w:pPr>
        <w:widowControl w:val="0"/>
        <w:spacing w:after="0" w:line="360" w:lineRule="auto"/>
        <w:ind w:firstLine="720"/>
        <w:jc w:val="both"/>
        <w:rPr>
          <w:ins w:id="4625" w:author="Airat Shigapov" w:date="2021-10-31T13:15:00Z"/>
          <w:rFonts w:ascii="Times New Roman" w:hAnsi="Times New Roman" w:cs="Times New Roman"/>
          <w:sz w:val="28"/>
          <w:szCs w:val="28"/>
        </w:rPr>
      </w:pPr>
      <w:ins w:id="4626" w:author="Airat Shigapov" w:date="2021-10-31T13:15:00Z">
        <w:r w:rsidRPr="0048071E">
          <w:rPr>
            <w:rFonts w:ascii="Times New Roman" w:hAnsi="Times New Roman" w:cs="Times New Roman"/>
            <w:color w:val="000000"/>
            <w:sz w:val="28"/>
            <w:szCs w:val="28"/>
          </w:rPr>
          <w:t>4.1. Предварительный состав программной документации</w:t>
        </w:r>
      </w:ins>
    </w:p>
    <w:p w14:paraId="420EB818" w14:textId="77777777" w:rsidR="008D2D70" w:rsidRPr="0048071E" w:rsidRDefault="008D2D70" w:rsidP="008D2D70">
      <w:pPr>
        <w:widowControl w:val="0"/>
        <w:spacing w:after="0" w:line="360" w:lineRule="auto"/>
        <w:ind w:firstLine="720"/>
        <w:jc w:val="both"/>
        <w:rPr>
          <w:ins w:id="4627" w:author="Airat Shigapov" w:date="2021-10-31T13:15:00Z"/>
          <w:rFonts w:ascii="Times New Roman" w:hAnsi="Times New Roman" w:cs="Times New Roman"/>
          <w:sz w:val="28"/>
          <w:szCs w:val="28"/>
        </w:rPr>
      </w:pPr>
      <w:ins w:id="4628" w:author="Airat Shigapov" w:date="2021-10-31T13:15:00Z">
        <w:r w:rsidRPr="0048071E">
          <w:rPr>
            <w:rFonts w:ascii="Times New Roman" w:hAnsi="Times New Roman" w:cs="Times New Roman"/>
            <w:color w:val="000000"/>
            <w:sz w:val="28"/>
            <w:szCs w:val="28"/>
          </w:rPr>
          <w:t>Состав программной документации должен включать в себя:</w:t>
        </w:r>
      </w:ins>
    </w:p>
    <w:p w14:paraId="49B950C7" w14:textId="77777777" w:rsidR="008D2D70" w:rsidRPr="0048071E" w:rsidRDefault="008D2D70" w:rsidP="008D2D70">
      <w:pPr>
        <w:widowControl w:val="0"/>
        <w:spacing w:after="0" w:line="360" w:lineRule="auto"/>
        <w:ind w:firstLine="720"/>
        <w:jc w:val="both"/>
        <w:rPr>
          <w:ins w:id="4629" w:author="Airat Shigapov" w:date="2021-10-31T13:15:00Z"/>
          <w:rFonts w:ascii="Times New Roman" w:hAnsi="Times New Roman" w:cs="Times New Roman"/>
          <w:sz w:val="28"/>
          <w:szCs w:val="28"/>
        </w:rPr>
      </w:pPr>
      <w:ins w:id="4630" w:author="Airat Shigapov" w:date="2021-10-31T13:15:00Z">
        <w:r w:rsidRPr="0048071E">
          <w:rPr>
            <w:rFonts w:ascii="Times New Roman" w:hAnsi="Times New Roman" w:cs="Times New Roman"/>
            <w:color w:val="000000"/>
            <w:sz w:val="28"/>
            <w:szCs w:val="28"/>
          </w:rPr>
          <w:t>4.1.1. техническое задание;</w:t>
        </w:r>
      </w:ins>
    </w:p>
    <w:p w14:paraId="655CB6E3" w14:textId="77777777" w:rsidR="008D2D70" w:rsidRPr="0048071E" w:rsidRDefault="008D2D70" w:rsidP="008D2D70">
      <w:pPr>
        <w:widowControl w:val="0"/>
        <w:spacing w:after="0" w:line="360" w:lineRule="auto"/>
        <w:ind w:firstLine="720"/>
        <w:jc w:val="both"/>
        <w:rPr>
          <w:ins w:id="4631" w:author="Airat Shigapov" w:date="2021-10-31T13:15:00Z"/>
          <w:rFonts w:ascii="Times New Roman" w:hAnsi="Times New Roman" w:cs="Times New Roman"/>
          <w:sz w:val="28"/>
          <w:szCs w:val="28"/>
        </w:rPr>
      </w:pPr>
      <w:ins w:id="4632" w:author="Airat Shigapov" w:date="2021-10-31T13:15:00Z">
        <w:r w:rsidRPr="0048071E">
          <w:rPr>
            <w:rFonts w:ascii="Times New Roman" w:hAnsi="Times New Roman" w:cs="Times New Roman"/>
            <w:color w:val="000000"/>
            <w:sz w:val="28"/>
            <w:szCs w:val="28"/>
          </w:rPr>
          <w:t>4.1.2. руководство пользователя;</w:t>
        </w:r>
      </w:ins>
    </w:p>
    <w:p w14:paraId="30E0FF14" w14:textId="77777777" w:rsidR="008D2D70" w:rsidRPr="0048071E" w:rsidRDefault="008D2D70" w:rsidP="008D2D70">
      <w:pPr>
        <w:widowControl w:val="0"/>
        <w:spacing w:after="0" w:line="360" w:lineRule="auto"/>
        <w:ind w:firstLine="720"/>
        <w:jc w:val="both"/>
        <w:rPr>
          <w:ins w:id="4633" w:author="Airat Shigapov" w:date="2021-10-31T13:15:00Z"/>
          <w:rFonts w:ascii="Times New Roman" w:hAnsi="Times New Roman" w:cs="Times New Roman"/>
          <w:sz w:val="28"/>
          <w:szCs w:val="28"/>
        </w:rPr>
      </w:pPr>
      <w:ins w:id="4634" w:author="Airat Shigapov" w:date="2021-10-31T13:15:00Z">
        <w:r w:rsidRPr="0048071E">
          <w:rPr>
            <w:rFonts w:ascii="Times New Roman" w:hAnsi="Times New Roman" w:cs="Times New Roman"/>
            <w:sz w:val="28"/>
            <w:szCs w:val="28"/>
          </w:rPr>
          <w:br w:type="page"/>
        </w:r>
      </w:ins>
    </w:p>
    <w:p w14:paraId="42A66939" w14:textId="77777777" w:rsidR="008D2D70" w:rsidRPr="0048071E" w:rsidRDefault="008D2D70" w:rsidP="008D2D70">
      <w:pPr>
        <w:widowControl w:val="0"/>
        <w:spacing w:after="0" w:line="360" w:lineRule="auto"/>
        <w:ind w:firstLine="720"/>
        <w:jc w:val="both"/>
        <w:rPr>
          <w:ins w:id="4635" w:author="Airat Shigapov" w:date="2021-10-31T13:15:00Z"/>
          <w:rFonts w:ascii="Times New Roman" w:hAnsi="Times New Roman" w:cs="Times New Roman"/>
          <w:sz w:val="28"/>
          <w:szCs w:val="28"/>
        </w:rPr>
      </w:pPr>
      <w:ins w:id="4636" w:author="Airat Shigapov" w:date="2021-10-31T13:15:00Z">
        <w:r w:rsidRPr="0048071E">
          <w:rPr>
            <w:rFonts w:ascii="Times New Roman" w:hAnsi="Times New Roman" w:cs="Times New Roman"/>
            <w:color w:val="000000"/>
            <w:sz w:val="28"/>
            <w:szCs w:val="28"/>
          </w:rPr>
          <w:lastRenderedPageBreak/>
          <w:t>5. ТЕХНИКО-ЭКОНОМИЧЕСКИЕ ПОКАЗАТЕЛИ</w:t>
        </w:r>
      </w:ins>
    </w:p>
    <w:p w14:paraId="051F8A13" w14:textId="77777777" w:rsidR="008D2D70" w:rsidRPr="0048071E" w:rsidRDefault="008D2D70" w:rsidP="008D2D70">
      <w:pPr>
        <w:widowControl w:val="0"/>
        <w:spacing w:after="0" w:line="360" w:lineRule="auto"/>
        <w:ind w:firstLine="720"/>
        <w:jc w:val="both"/>
        <w:rPr>
          <w:ins w:id="4637" w:author="Airat Shigapov" w:date="2021-10-31T13:15:00Z"/>
          <w:rFonts w:ascii="Times New Roman" w:hAnsi="Times New Roman" w:cs="Times New Roman"/>
          <w:sz w:val="28"/>
          <w:szCs w:val="28"/>
        </w:rPr>
      </w:pPr>
      <w:ins w:id="4638" w:author="Airat Shigapov" w:date="2021-10-31T13:15:00Z">
        <w:r w:rsidRPr="0048071E">
          <w:rPr>
            <w:rFonts w:ascii="Times New Roman" w:hAnsi="Times New Roman" w:cs="Times New Roman"/>
            <w:color w:val="000000"/>
            <w:sz w:val="28"/>
            <w:szCs w:val="28"/>
          </w:rPr>
          <w:t>5.1. Экономические преимущества разработки</w:t>
        </w:r>
      </w:ins>
    </w:p>
    <w:p w14:paraId="2600B0A1" w14:textId="77777777" w:rsidR="008D2D70" w:rsidRPr="0048071E" w:rsidRDefault="008D2D70" w:rsidP="008D2D70">
      <w:pPr>
        <w:widowControl w:val="0"/>
        <w:spacing w:after="0" w:line="360" w:lineRule="auto"/>
        <w:ind w:firstLine="720"/>
        <w:jc w:val="both"/>
        <w:rPr>
          <w:ins w:id="4639" w:author="Airat Shigapov" w:date="2021-10-31T13:15:00Z"/>
          <w:rFonts w:ascii="Times New Roman" w:hAnsi="Times New Roman" w:cs="Times New Roman"/>
          <w:sz w:val="28"/>
          <w:szCs w:val="28"/>
        </w:rPr>
      </w:pPr>
      <w:ins w:id="4640" w:author="Airat Shigapov" w:date="2021-10-31T13:15:00Z">
        <w:r w:rsidRPr="0048071E">
          <w:rPr>
            <w:rFonts w:ascii="Times New Roman" w:hAnsi="Times New Roman" w:cs="Times New Roman"/>
            <w:color w:val="000000"/>
            <w:sz w:val="28"/>
            <w:szCs w:val="28"/>
          </w:rPr>
          <w:t>Ориентировочная экономическая эффективность не рассчитываются. Аналогия не проводится ввиду уникальности предъявляемых требований к разработке.</w:t>
        </w:r>
      </w:ins>
    </w:p>
    <w:p w14:paraId="0384CD09" w14:textId="77777777" w:rsidR="008D2D70" w:rsidRPr="0048071E" w:rsidRDefault="008D2D70" w:rsidP="008D2D70">
      <w:pPr>
        <w:widowControl w:val="0"/>
        <w:spacing w:after="0" w:line="360" w:lineRule="auto"/>
        <w:ind w:firstLine="720"/>
        <w:jc w:val="both"/>
        <w:rPr>
          <w:ins w:id="4641" w:author="Airat Shigapov" w:date="2021-10-31T13:15:00Z"/>
          <w:rFonts w:ascii="Times New Roman" w:hAnsi="Times New Roman" w:cs="Times New Roman"/>
          <w:color w:val="000000"/>
          <w:sz w:val="28"/>
          <w:szCs w:val="28"/>
        </w:rPr>
      </w:pPr>
    </w:p>
    <w:p w14:paraId="18BA7CC2" w14:textId="77777777" w:rsidR="008D2D70" w:rsidRPr="0048071E" w:rsidRDefault="008D2D70" w:rsidP="008D2D70">
      <w:pPr>
        <w:widowControl w:val="0"/>
        <w:spacing w:after="0" w:line="360" w:lineRule="auto"/>
        <w:ind w:firstLine="720"/>
        <w:jc w:val="both"/>
        <w:rPr>
          <w:ins w:id="4642" w:author="Airat Shigapov" w:date="2021-10-31T13:15:00Z"/>
          <w:rFonts w:ascii="Times New Roman" w:hAnsi="Times New Roman" w:cs="Times New Roman"/>
          <w:sz w:val="28"/>
          <w:szCs w:val="28"/>
        </w:rPr>
      </w:pPr>
      <w:ins w:id="4643" w:author="Airat Shigapov" w:date="2021-10-31T13:15:00Z">
        <w:r w:rsidRPr="0048071E">
          <w:rPr>
            <w:rFonts w:ascii="Times New Roman" w:hAnsi="Times New Roman" w:cs="Times New Roman"/>
            <w:sz w:val="28"/>
            <w:szCs w:val="28"/>
          </w:rPr>
          <w:br w:type="page"/>
        </w:r>
      </w:ins>
    </w:p>
    <w:p w14:paraId="4550D194" w14:textId="77777777" w:rsidR="008D2D70" w:rsidRPr="0048071E" w:rsidRDefault="008D2D70" w:rsidP="008D2D70">
      <w:pPr>
        <w:widowControl w:val="0"/>
        <w:spacing w:after="0" w:line="360" w:lineRule="auto"/>
        <w:ind w:firstLine="720"/>
        <w:jc w:val="both"/>
        <w:rPr>
          <w:ins w:id="4644" w:author="Airat Shigapov" w:date="2021-10-31T13:15:00Z"/>
          <w:rFonts w:ascii="Times New Roman" w:hAnsi="Times New Roman" w:cs="Times New Roman"/>
          <w:sz w:val="28"/>
          <w:szCs w:val="28"/>
        </w:rPr>
      </w:pPr>
      <w:ins w:id="4645" w:author="Airat Shigapov" w:date="2021-10-31T13:15:00Z">
        <w:r w:rsidRPr="0048071E">
          <w:rPr>
            <w:rFonts w:ascii="Times New Roman" w:hAnsi="Times New Roman" w:cs="Times New Roman"/>
            <w:color w:val="000000"/>
            <w:sz w:val="28"/>
            <w:szCs w:val="28"/>
          </w:rPr>
          <w:lastRenderedPageBreak/>
          <w:t>6. СТАДИИ И ЭТАПЫ РАЗРАБОТКИ</w:t>
        </w:r>
      </w:ins>
    </w:p>
    <w:p w14:paraId="4884EFF5" w14:textId="77777777" w:rsidR="008D2D70" w:rsidRPr="0048071E" w:rsidRDefault="008D2D70" w:rsidP="008D2D70">
      <w:pPr>
        <w:widowControl w:val="0"/>
        <w:spacing w:after="0" w:line="360" w:lineRule="auto"/>
        <w:ind w:firstLine="720"/>
        <w:jc w:val="both"/>
        <w:rPr>
          <w:ins w:id="4646" w:author="Airat Shigapov" w:date="2021-10-31T13:15:00Z"/>
          <w:rFonts w:ascii="Times New Roman" w:hAnsi="Times New Roman" w:cs="Times New Roman"/>
          <w:sz w:val="28"/>
          <w:szCs w:val="28"/>
        </w:rPr>
      </w:pPr>
      <w:ins w:id="4647" w:author="Airat Shigapov" w:date="2021-10-31T13:15:00Z">
        <w:r w:rsidRPr="0048071E">
          <w:rPr>
            <w:rFonts w:ascii="Times New Roman" w:hAnsi="Times New Roman" w:cs="Times New Roman"/>
            <w:color w:val="000000"/>
            <w:sz w:val="28"/>
            <w:szCs w:val="28"/>
          </w:rPr>
          <w:t>6.1. Стадии разработки</w:t>
        </w:r>
      </w:ins>
    </w:p>
    <w:p w14:paraId="2EF67800" w14:textId="77777777" w:rsidR="008D2D70" w:rsidRPr="0048071E" w:rsidRDefault="008D2D70" w:rsidP="008D2D70">
      <w:pPr>
        <w:widowControl w:val="0"/>
        <w:spacing w:after="0" w:line="360" w:lineRule="auto"/>
        <w:ind w:firstLine="720"/>
        <w:jc w:val="both"/>
        <w:rPr>
          <w:ins w:id="4648" w:author="Airat Shigapov" w:date="2021-10-31T13:15:00Z"/>
          <w:rFonts w:ascii="Times New Roman" w:hAnsi="Times New Roman" w:cs="Times New Roman"/>
          <w:sz w:val="28"/>
          <w:szCs w:val="28"/>
        </w:rPr>
      </w:pPr>
      <w:ins w:id="4649" w:author="Airat Shigapov" w:date="2021-10-31T13:15:00Z">
        <w:r w:rsidRPr="0048071E">
          <w:rPr>
            <w:rFonts w:ascii="Times New Roman" w:hAnsi="Times New Roman" w:cs="Times New Roman"/>
            <w:color w:val="000000"/>
            <w:sz w:val="28"/>
            <w:szCs w:val="28"/>
          </w:rPr>
          <w:t>Разработка должна быть проведена в три стадии:</w:t>
        </w:r>
      </w:ins>
    </w:p>
    <w:p w14:paraId="4066645A" w14:textId="77777777" w:rsidR="008D2D70" w:rsidRPr="0048071E" w:rsidRDefault="008D2D70" w:rsidP="008D2D70">
      <w:pPr>
        <w:widowControl w:val="0"/>
        <w:spacing w:after="0" w:line="360" w:lineRule="auto"/>
        <w:ind w:firstLine="720"/>
        <w:jc w:val="both"/>
        <w:rPr>
          <w:ins w:id="4650" w:author="Airat Shigapov" w:date="2021-10-31T13:15:00Z"/>
          <w:rFonts w:ascii="Times New Roman" w:hAnsi="Times New Roman" w:cs="Times New Roman"/>
          <w:sz w:val="28"/>
          <w:szCs w:val="28"/>
        </w:rPr>
      </w:pPr>
      <w:ins w:id="4651" w:author="Airat Shigapov" w:date="2021-10-31T13:15:00Z">
        <w:r w:rsidRPr="0048071E">
          <w:rPr>
            <w:rFonts w:ascii="Times New Roman" w:hAnsi="Times New Roman" w:cs="Times New Roman"/>
            <w:color w:val="000000"/>
            <w:sz w:val="28"/>
            <w:szCs w:val="28"/>
          </w:rPr>
          <w:t>1. разработка технического задания;</w:t>
        </w:r>
      </w:ins>
    </w:p>
    <w:p w14:paraId="3324AE0F" w14:textId="77777777" w:rsidR="008D2D70" w:rsidRPr="0048071E" w:rsidRDefault="008D2D70" w:rsidP="008D2D70">
      <w:pPr>
        <w:widowControl w:val="0"/>
        <w:spacing w:after="0" w:line="360" w:lineRule="auto"/>
        <w:ind w:firstLine="720"/>
        <w:jc w:val="both"/>
        <w:rPr>
          <w:ins w:id="4652" w:author="Airat Shigapov" w:date="2021-10-31T13:15:00Z"/>
          <w:rFonts w:ascii="Times New Roman" w:hAnsi="Times New Roman" w:cs="Times New Roman"/>
          <w:sz w:val="28"/>
          <w:szCs w:val="28"/>
        </w:rPr>
      </w:pPr>
      <w:ins w:id="4653" w:author="Airat Shigapov" w:date="2021-10-31T13:15:00Z">
        <w:r w:rsidRPr="0048071E">
          <w:rPr>
            <w:rFonts w:ascii="Times New Roman" w:hAnsi="Times New Roman" w:cs="Times New Roman"/>
            <w:color w:val="000000"/>
            <w:sz w:val="28"/>
            <w:szCs w:val="28"/>
          </w:rPr>
          <w:t>2. рабочее проектирование;</w:t>
        </w:r>
      </w:ins>
    </w:p>
    <w:p w14:paraId="2136355E" w14:textId="77777777" w:rsidR="008D2D70" w:rsidRPr="0048071E" w:rsidRDefault="008D2D70" w:rsidP="008D2D70">
      <w:pPr>
        <w:widowControl w:val="0"/>
        <w:spacing w:after="0" w:line="360" w:lineRule="auto"/>
        <w:ind w:firstLine="720"/>
        <w:jc w:val="both"/>
        <w:rPr>
          <w:ins w:id="4654" w:author="Airat Shigapov" w:date="2021-10-31T13:15:00Z"/>
          <w:rFonts w:ascii="Times New Roman" w:hAnsi="Times New Roman" w:cs="Times New Roman"/>
          <w:sz w:val="28"/>
          <w:szCs w:val="28"/>
        </w:rPr>
      </w:pPr>
      <w:ins w:id="4655" w:author="Airat Shigapov" w:date="2021-10-31T13:15:00Z">
        <w:r w:rsidRPr="0048071E">
          <w:rPr>
            <w:rFonts w:ascii="Times New Roman" w:hAnsi="Times New Roman" w:cs="Times New Roman"/>
            <w:color w:val="000000"/>
            <w:sz w:val="28"/>
            <w:szCs w:val="28"/>
          </w:rPr>
          <w:t>3. внедрение.</w:t>
        </w:r>
      </w:ins>
    </w:p>
    <w:p w14:paraId="37AA084D" w14:textId="77777777" w:rsidR="008D2D70" w:rsidRPr="0048071E" w:rsidRDefault="008D2D70" w:rsidP="008D2D70">
      <w:pPr>
        <w:widowControl w:val="0"/>
        <w:spacing w:after="0" w:line="360" w:lineRule="auto"/>
        <w:ind w:firstLine="720"/>
        <w:jc w:val="both"/>
        <w:rPr>
          <w:ins w:id="4656" w:author="Airat Shigapov" w:date="2021-10-31T13:15:00Z"/>
          <w:rFonts w:ascii="Times New Roman" w:hAnsi="Times New Roman" w:cs="Times New Roman"/>
          <w:sz w:val="28"/>
          <w:szCs w:val="28"/>
        </w:rPr>
      </w:pPr>
      <w:ins w:id="4657" w:author="Airat Shigapov" w:date="2021-10-31T13:15:00Z">
        <w:r w:rsidRPr="0048071E">
          <w:rPr>
            <w:rFonts w:ascii="Times New Roman" w:hAnsi="Times New Roman" w:cs="Times New Roman"/>
            <w:color w:val="000000"/>
            <w:sz w:val="28"/>
            <w:szCs w:val="28"/>
          </w:rPr>
          <w:t>6.2. Этапы разработки</w:t>
        </w:r>
      </w:ins>
    </w:p>
    <w:p w14:paraId="110D51CF" w14:textId="77777777" w:rsidR="008D2D70" w:rsidRPr="0048071E" w:rsidRDefault="008D2D70" w:rsidP="008D2D70">
      <w:pPr>
        <w:widowControl w:val="0"/>
        <w:spacing w:after="0" w:line="360" w:lineRule="auto"/>
        <w:ind w:firstLine="720"/>
        <w:jc w:val="both"/>
        <w:rPr>
          <w:ins w:id="4658" w:author="Airat Shigapov" w:date="2021-10-31T13:15:00Z"/>
          <w:rFonts w:ascii="Times New Roman" w:hAnsi="Times New Roman" w:cs="Times New Roman"/>
          <w:sz w:val="28"/>
          <w:szCs w:val="28"/>
        </w:rPr>
      </w:pPr>
      <w:ins w:id="4659" w:author="Airat Shigapov" w:date="2021-10-31T13:15:00Z">
        <w:r w:rsidRPr="0048071E">
          <w:rPr>
            <w:rFonts w:ascii="Times New Roman" w:hAnsi="Times New Roman" w:cs="Times New Roman"/>
            <w:color w:val="000000"/>
            <w:sz w:val="28"/>
            <w:szCs w:val="28"/>
          </w:rPr>
          <w:t>На стадии разработки технического задания должен быть выполнен этап разработки, согласования и утверждения настоящего технического задания.</w:t>
        </w:r>
      </w:ins>
    </w:p>
    <w:p w14:paraId="470831E3" w14:textId="77777777" w:rsidR="008D2D70" w:rsidRPr="0048071E" w:rsidRDefault="008D2D70" w:rsidP="008D2D70">
      <w:pPr>
        <w:widowControl w:val="0"/>
        <w:spacing w:after="0" w:line="360" w:lineRule="auto"/>
        <w:ind w:firstLine="720"/>
        <w:jc w:val="both"/>
        <w:rPr>
          <w:ins w:id="4660" w:author="Airat Shigapov" w:date="2021-10-31T13:15:00Z"/>
          <w:rFonts w:ascii="Times New Roman" w:hAnsi="Times New Roman" w:cs="Times New Roman"/>
          <w:sz w:val="28"/>
          <w:szCs w:val="28"/>
        </w:rPr>
      </w:pPr>
      <w:ins w:id="4661" w:author="Airat Shigapov" w:date="2021-10-31T13:15:00Z">
        <w:r w:rsidRPr="0048071E">
          <w:rPr>
            <w:rFonts w:ascii="Times New Roman" w:hAnsi="Times New Roman" w:cs="Times New Roman"/>
            <w:color w:val="000000"/>
            <w:sz w:val="28"/>
            <w:szCs w:val="28"/>
          </w:rPr>
          <w:t>На стадии рабочего проектирования должны быть выполнены перечисленные ниже этапы работ:</w:t>
        </w:r>
      </w:ins>
    </w:p>
    <w:p w14:paraId="206EBA71" w14:textId="77777777" w:rsidR="008D2D70" w:rsidRPr="0048071E" w:rsidRDefault="008D2D70" w:rsidP="008D2D70">
      <w:pPr>
        <w:widowControl w:val="0"/>
        <w:spacing w:after="0" w:line="360" w:lineRule="auto"/>
        <w:ind w:firstLine="720"/>
        <w:jc w:val="both"/>
        <w:rPr>
          <w:ins w:id="4662" w:author="Airat Shigapov" w:date="2021-10-31T13:15:00Z"/>
          <w:rFonts w:ascii="Times New Roman" w:hAnsi="Times New Roman" w:cs="Times New Roman"/>
          <w:sz w:val="28"/>
          <w:szCs w:val="28"/>
        </w:rPr>
      </w:pPr>
      <w:ins w:id="4663" w:author="Airat Shigapov" w:date="2021-10-31T13:15:00Z">
        <w:r w:rsidRPr="0048071E">
          <w:rPr>
            <w:rFonts w:ascii="Times New Roman" w:hAnsi="Times New Roman" w:cs="Times New Roman"/>
            <w:color w:val="000000"/>
            <w:sz w:val="28"/>
            <w:szCs w:val="28"/>
          </w:rPr>
          <w:t>1. разработка программы;</w:t>
        </w:r>
      </w:ins>
    </w:p>
    <w:p w14:paraId="52F346E2" w14:textId="77777777" w:rsidR="008D2D70" w:rsidRPr="0048071E" w:rsidRDefault="008D2D70" w:rsidP="008D2D70">
      <w:pPr>
        <w:widowControl w:val="0"/>
        <w:spacing w:after="0" w:line="360" w:lineRule="auto"/>
        <w:ind w:firstLine="720"/>
        <w:jc w:val="both"/>
        <w:rPr>
          <w:ins w:id="4664" w:author="Airat Shigapov" w:date="2021-10-31T13:15:00Z"/>
          <w:rFonts w:ascii="Times New Roman" w:hAnsi="Times New Roman" w:cs="Times New Roman"/>
          <w:sz w:val="28"/>
          <w:szCs w:val="28"/>
        </w:rPr>
      </w:pPr>
      <w:ins w:id="4665" w:author="Airat Shigapov" w:date="2021-10-31T13:15:00Z">
        <w:r w:rsidRPr="0048071E">
          <w:rPr>
            <w:rFonts w:ascii="Times New Roman" w:hAnsi="Times New Roman" w:cs="Times New Roman"/>
            <w:color w:val="000000"/>
            <w:sz w:val="28"/>
            <w:szCs w:val="28"/>
          </w:rPr>
          <w:t>2. разработка программной документации;</w:t>
        </w:r>
      </w:ins>
    </w:p>
    <w:p w14:paraId="59F33107" w14:textId="77777777" w:rsidR="008D2D70" w:rsidRPr="0048071E" w:rsidRDefault="008D2D70" w:rsidP="008D2D70">
      <w:pPr>
        <w:widowControl w:val="0"/>
        <w:spacing w:after="0" w:line="360" w:lineRule="auto"/>
        <w:ind w:firstLine="720"/>
        <w:jc w:val="both"/>
        <w:rPr>
          <w:ins w:id="4666" w:author="Airat Shigapov" w:date="2021-10-31T13:15:00Z"/>
          <w:rFonts w:ascii="Times New Roman" w:hAnsi="Times New Roman" w:cs="Times New Roman"/>
          <w:sz w:val="28"/>
          <w:szCs w:val="28"/>
        </w:rPr>
      </w:pPr>
      <w:ins w:id="4667" w:author="Airat Shigapov" w:date="2021-10-31T13:15:00Z">
        <w:r w:rsidRPr="0048071E">
          <w:rPr>
            <w:rFonts w:ascii="Times New Roman" w:hAnsi="Times New Roman" w:cs="Times New Roman"/>
            <w:color w:val="000000"/>
            <w:sz w:val="28"/>
            <w:szCs w:val="28"/>
          </w:rPr>
          <w:t>3. испытания программы.</w:t>
        </w:r>
      </w:ins>
    </w:p>
    <w:p w14:paraId="61ACCD15" w14:textId="77777777" w:rsidR="008D2D70" w:rsidRPr="0048071E" w:rsidRDefault="008D2D70" w:rsidP="008D2D70">
      <w:pPr>
        <w:widowControl w:val="0"/>
        <w:spacing w:after="0" w:line="360" w:lineRule="auto"/>
        <w:ind w:firstLine="720"/>
        <w:jc w:val="both"/>
        <w:rPr>
          <w:ins w:id="4668" w:author="Airat Shigapov" w:date="2021-10-31T13:15:00Z"/>
          <w:rFonts w:ascii="Times New Roman" w:hAnsi="Times New Roman" w:cs="Times New Roman"/>
          <w:sz w:val="28"/>
          <w:szCs w:val="28"/>
        </w:rPr>
      </w:pPr>
      <w:ins w:id="4669" w:author="Airat Shigapov" w:date="2021-10-31T13:15:00Z">
        <w:r w:rsidRPr="0048071E">
          <w:rPr>
            <w:rFonts w:ascii="Times New Roman" w:hAnsi="Times New Roman" w:cs="Times New Roman"/>
            <w:color w:val="000000"/>
            <w:sz w:val="28"/>
            <w:szCs w:val="28"/>
          </w:rPr>
          <w:t>На стадии внедрения должен быть выполнен этап разработки подготовка и передача программы</w:t>
        </w:r>
      </w:ins>
    </w:p>
    <w:p w14:paraId="3D447BEA" w14:textId="77777777" w:rsidR="008D2D70" w:rsidRPr="0048071E" w:rsidRDefault="008D2D70" w:rsidP="008D2D70">
      <w:pPr>
        <w:widowControl w:val="0"/>
        <w:spacing w:after="0" w:line="360" w:lineRule="auto"/>
        <w:ind w:firstLine="720"/>
        <w:jc w:val="both"/>
        <w:rPr>
          <w:ins w:id="4670" w:author="Airat Shigapov" w:date="2021-10-31T13:15:00Z"/>
          <w:rFonts w:ascii="Times New Roman" w:hAnsi="Times New Roman" w:cs="Times New Roman"/>
          <w:sz w:val="28"/>
          <w:szCs w:val="28"/>
        </w:rPr>
      </w:pPr>
      <w:ins w:id="4671" w:author="Airat Shigapov" w:date="2021-10-31T13:15:00Z">
        <w:r w:rsidRPr="0048071E">
          <w:rPr>
            <w:rFonts w:ascii="Times New Roman" w:hAnsi="Times New Roman" w:cs="Times New Roman"/>
            <w:color w:val="000000"/>
            <w:sz w:val="28"/>
            <w:szCs w:val="28"/>
          </w:rPr>
          <w:t>6.3. Содержание работ по этапам</w:t>
        </w:r>
      </w:ins>
    </w:p>
    <w:p w14:paraId="07529F52" w14:textId="77777777" w:rsidR="008D2D70" w:rsidRPr="0048071E" w:rsidRDefault="008D2D70" w:rsidP="008D2D70">
      <w:pPr>
        <w:widowControl w:val="0"/>
        <w:spacing w:after="0" w:line="360" w:lineRule="auto"/>
        <w:ind w:firstLine="720"/>
        <w:jc w:val="both"/>
        <w:rPr>
          <w:ins w:id="4672" w:author="Airat Shigapov" w:date="2021-10-31T13:15:00Z"/>
          <w:rFonts w:ascii="Times New Roman" w:hAnsi="Times New Roman" w:cs="Times New Roman"/>
          <w:sz w:val="28"/>
          <w:szCs w:val="28"/>
        </w:rPr>
      </w:pPr>
      <w:ins w:id="4673" w:author="Airat Shigapov" w:date="2021-10-31T13:15:00Z">
        <w:r w:rsidRPr="0048071E">
          <w:rPr>
            <w:rFonts w:ascii="Times New Roman" w:hAnsi="Times New Roman" w:cs="Times New Roman"/>
            <w:color w:val="000000"/>
            <w:sz w:val="28"/>
            <w:szCs w:val="28"/>
          </w:rPr>
          <w:t>На этапе разработки технического задания должны быть выполнены перечисленные ниже работы:</w:t>
        </w:r>
      </w:ins>
    </w:p>
    <w:p w14:paraId="07B6C211" w14:textId="77777777" w:rsidR="008D2D70" w:rsidRPr="0048071E" w:rsidRDefault="008D2D70" w:rsidP="008D2D70">
      <w:pPr>
        <w:widowControl w:val="0"/>
        <w:spacing w:after="0" w:line="360" w:lineRule="auto"/>
        <w:ind w:firstLine="720"/>
        <w:jc w:val="both"/>
        <w:rPr>
          <w:ins w:id="4674" w:author="Airat Shigapov" w:date="2021-10-31T13:15:00Z"/>
          <w:rFonts w:ascii="Times New Roman" w:hAnsi="Times New Roman" w:cs="Times New Roman"/>
          <w:sz w:val="28"/>
          <w:szCs w:val="28"/>
        </w:rPr>
      </w:pPr>
      <w:ins w:id="4675" w:author="Airat Shigapov" w:date="2021-10-31T13:15:00Z">
        <w:r w:rsidRPr="0048071E">
          <w:rPr>
            <w:rFonts w:ascii="Times New Roman" w:hAnsi="Times New Roman" w:cs="Times New Roman"/>
            <w:color w:val="000000"/>
            <w:sz w:val="28"/>
            <w:szCs w:val="28"/>
          </w:rPr>
          <w:t>1. постановка задачи;</w:t>
        </w:r>
      </w:ins>
    </w:p>
    <w:p w14:paraId="093FBF46" w14:textId="77777777" w:rsidR="008D2D70" w:rsidRPr="0048071E" w:rsidRDefault="008D2D70" w:rsidP="008D2D70">
      <w:pPr>
        <w:widowControl w:val="0"/>
        <w:spacing w:after="0" w:line="360" w:lineRule="auto"/>
        <w:ind w:firstLine="720"/>
        <w:jc w:val="both"/>
        <w:rPr>
          <w:ins w:id="4676" w:author="Airat Shigapov" w:date="2021-10-31T13:15:00Z"/>
          <w:rFonts w:ascii="Times New Roman" w:hAnsi="Times New Roman" w:cs="Times New Roman"/>
          <w:sz w:val="28"/>
          <w:szCs w:val="28"/>
        </w:rPr>
      </w:pPr>
      <w:ins w:id="4677" w:author="Airat Shigapov" w:date="2021-10-31T13:15:00Z">
        <w:r w:rsidRPr="0048071E">
          <w:rPr>
            <w:rFonts w:ascii="Times New Roman" w:hAnsi="Times New Roman" w:cs="Times New Roman"/>
            <w:color w:val="000000"/>
            <w:sz w:val="28"/>
            <w:szCs w:val="28"/>
          </w:rPr>
          <w:t>2. определение и уточнение требований к техническим средствам;</w:t>
        </w:r>
      </w:ins>
    </w:p>
    <w:p w14:paraId="6D99A3A3" w14:textId="77777777" w:rsidR="008D2D70" w:rsidRPr="0048071E" w:rsidRDefault="008D2D70" w:rsidP="008D2D70">
      <w:pPr>
        <w:widowControl w:val="0"/>
        <w:spacing w:after="0" w:line="360" w:lineRule="auto"/>
        <w:ind w:firstLine="720"/>
        <w:jc w:val="both"/>
        <w:rPr>
          <w:ins w:id="4678" w:author="Airat Shigapov" w:date="2021-10-31T13:15:00Z"/>
          <w:rFonts w:ascii="Times New Roman" w:hAnsi="Times New Roman" w:cs="Times New Roman"/>
          <w:sz w:val="28"/>
          <w:szCs w:val="28"/>
        </w:rPr>
      </w:pPr>
      <w:ins w:id="4679" w:author="Airat Shigapov" w:date="2021-10-31T13:15:00Z">
        <w:r w:rsidRPr="0048071E">
          <w:rPr>
            <w:rFonts w:ascii="Times New Roman" w:hAnsi="Times New Roman" w:cs="Times New Roman"/>
            <w:color w:val="000000"/>
            <w:sz w:val="28"/>
            <w:szCs w:val="28"/>
          </w:rPr>
          <w:t>3. определение требований к программе;</w:t>
        </w:r>
      </w:ins>
    </w:p>
    <w:p w14:paraId="3A27A1CC" w14:textId="77777777" w:rsidR="008D2D70" w:rsidRPr="0048071E" w:rsidRDefault="008D2D70" w:rsidP="008D2D70">
      <w:pPr>
        <w:widowControl w:val="0"/>
        <w:spacing w:after="0" w:line="360" w:lineRule="auto"/>
        <w:ind w:firstLine="720"/>
        <w:jc w:val="both"/>
        <w:rPr>
          <w:ins w:id="4680" w:author="Airat Shigapov" w:date="2021-10-31T13:15:00Z"/>
          <w:rFonts w:ascii="Times New Roman" w:hAnsi="Times New Roman" w:cs="Times New Roman"/>
          <w:sz w:val="28"/>
          <w:szCs w:val="28"/>
        </w:rPr>
      </w:pPr>
      <w:ins w:id="4681" w:author="Airat Shigapov" w:date="2021-10-31T13:15:00Z">
        <w:r w:rsidRPr="0048071E">
          <w:rPr>
            <w:rFonts w:ascii="Times New Roman" w:hAnsi="Times New Roman" w:cs="Times New Roman"/>
            <w:color w:val="000000"/>
            <w:sz w:val="28"/>
            <w:szCs w:val="28"/>
          </w:rPr>
          <w:t>4. определение стадий, этапов и сроков разработки программы и документации на неё;</w:t>
        </w:r>
      </w:ins>
    </w:p>
    <w:p w14:paraId="1D76D312" w14:textId="77777777" w:rsidR="008D2D70" w:rsidRPr="0048071E" w:rsidRDefault="008D2D70" w:rsidP="008D2D70">
      <w:pPr>
        <w:widowControl w:val="0"/>
        <w:spacing w:after="0" w:line="360" w:lineRule="auto"/>
        <w:ind w:firstLine="720"/>
        <w:jc w:val="both"/>
        <w:rPr>
          <w:ins w:id="4682" w:author="Airat Shigapov" w:date="2021-10-31T13:15:00Z"/>
          <w:rFonts w:ascii="Times New Roman" w:hAnsi="Times New Roman" w:cs="Times New Roman"/>
          <w:sz w:val="28"/>
          <w:szCs w:val="28"/>
        </w:rPr>
      </w:pPr>
      <w:ins w:id="4683" w:author="Airat Shigapov" w:date="2021-10-31T13:15:00Z">
        <w:r w:rsidRPr="0048071E">
          <w:rPr>
            <w:rFonts w:ascii="Times New Roman" w:hAnsi="Times New Roman" w:cs="Times New Roman"/>
            <w:color w:val="000000"/>
            <w:sz w:val="28"/>
            <w:szCs w:val="28"/>
          </w:rPr>
          <w:t>5. согласование и утверждение технического задания.</w:t>
        </w:r>
      </w:ins>
    </w:p>
    <w:p w14:paraId="728C29B6" w14:textId="77777777" w:rsidR="008D2D70" w:rsidRPr="0048071E" w:rsidRDefault="008D2D70" w:rsidP="008D2D70">
      <w:pPr>
        <w:widowControl w:val="0"/>
        <w:spacing w:after="0" w:line="360" w:lineRule="auto"/>
        <w:ind w:firstLine="720"/>
        <w:jc w:val="both"/>
        <w:rPr>
          <w:ins w:id="4684" w:author="Airat Shigapov" w:date="2021-10-31T13:15:00Z"/>
          <w:rFonts w:ascii="Times New Roman" w:hAnsi="Times New Roman" w:cs="Times New Roman"/>
          <w:sz w:val="28"/>
          <w:szCs w:val="28"/>
        </w:rPr>
      </w:pPr>
      <w:ins w:id="4685" w:author="Airat Shigapov" w:date="2021-10-31T13:15:00Z">
        <w:r w:rsidRPr="0048071E">
          <w:rPr>
            <w:rFonts w:ascii="Times New Roman" w:hAnsi="Times New Roman" w:cs="Times New Roman"/>
            <w:color w:val="000000"/>
            <w:sz w:val="28"/>
            <w:szCs w:val="28"/>
          </w:rPr>
          <w:t>На этапе разработки программы должна быть выполнена работа по программированию (кодированию) и отладке программы.</w:t>
        </w:r>
      </w:ins>
    </w:p>
    <w:p w14:paraId="06291299" w14:textId="77777777" w:rsidR="008D2D70" w:rsidRPr="0048071E" w:rsidRDefault="008D2D70" w:rsidP="008D2D70">
      <w:pPr>
        <w:widowControl w:val="0"/>
        <w:spacing w:after="0" w:line="360" w:lineRule="auto"/>
        <w:ind w:firstLine="720"/>
        <w:jc w:val="both"/>
        <w:rPr>
          <w:ins w:id="4686" w:author="Airat Shigapov" w:date="2021-10-31T13:15:00Z"/>
          <w:rFonts w:ascii="Times New Roman" w:hAnsi="Times New Roman" w:cs="Times New Roman"/>
          <w:sz w:val="28"/>
          <w:szCs w:val="28"/>
        </w:rPr>
      </w:pPr>
      <w:ins w:id="4687" w:author="Airat Shigapov" w:date="2021-10-31T13:15:00Z">
        <w:r w:rsidRPr="0048071E">
          <w:rPr>
            <w:rFonts w:ascii="Times New Roman" w:hAnsi="Times New Roman" w:cs="Times New Roman"/>
            <w:color w:val="000000"/>
            <w:sz w:val="28"/>
            <w:szCs w:val="28"/>
          </w:rPr>
          <w:t>На этапе разработки программной документации должна быть выполнена разработка программных документов в соответствии с требованиями к составу документации.</w:t>
        </w:r>
      </w:ins>
    </w:p>
    <w:p w14:paraId="70BB2536" w14:textId="77777777" w:rsidR="008D2D70" w:rsidRPr="0048071E" w:rsidRDefault="008D2D70" w:rsidP="008D2D70">
      <w:pPr>
        <w:widowControl w:val="0"/>
        <w:spacing w:after="0" w:line="360" w:lineRule="auto"/>
        <w:ind w:firstLine="720"/>
        <w:jc w:val="both"/>
        <w:rPr>
          <w:ins w:id="4688" w:author="Airat Shigapov" w:date="2021-10-31T13:15:00Z"/>
          <w:rFonts w:ascii="Times New Roman" w:hAnsi="Times New Roman" w:cs="Times New Roman"/>
          <w:sz w:val="28"/>
          <w:szCs w:val="28"/>
        </w:rPr>
      </w:pPr>
      <w:ins w:id="4689" w:author="Airat Shigapov" w:date="2021-10-31T13:15:00Z">
        <w:r w:rsidRPr="0048071E">
          <w:rPr>
            <w:rFonts w:ascii="Times New Roman" w:hAnsi="Times New Roman" w:cs="Times New Roman"/>
            <w:color w:val="000000"/>
            <w:sz w:val="28"/>
            <w:szCs w:val="28"/>
          </w:rPr>
          <w:lastRenderedPageBreak/>
          <w:t>На этапе испытаний программы должны быть выполнены перечисленные ниже виды работ:</w:t>
        </w:r>
      </w:ins>
    </w:p>
    <w:p w14:paraId="568F7A35" w14:textId="77777777" w:rsidR="008D2D70" w:rsidRPr="0048071E" w:rsidRDefault="008D2D70" w:rsidP="008D2D70">
      <w:pPr>
        <w:widowControl w:val="0"/>
        <w:spacing w:after="0" w:line="360" w:lineRule="auto"/>
        <w:ind w:firstLine="720"/>
        <w:jc w:val="both"/>
        <w:rPr>
          <w:ins w:id="4690" w:author="Airat Shigapov" w:date="2021-10-31T13:15:00Z"/>
          <w:rFonts w:ascii="Times New Roman" w:hAnsi="Times New Roman" w:cs="Times New Roman"/>
          <w:sz w:val="28"/>
          <w:szCs w:val="28"/>
        </w:rPr>
      </w:pPr>
      <w:ins w:id="4691" w:author="Airat Shigapov" w:date="2021-10-31T13:15:00Z">
        <w:r w:rsidRPr="0048071E">
          <w:rPr>
            <w:rFonts w:ascii="Times New Roman" w:hAnsi="Times New Roman" w:cs="Times New Roman"/>
            <w:color w:val="000000"/>
            <w:sz w:val="28"/>
            <w:szCs w:val="28"/>
          </w:rPr>
          <w:t>1. разработка, согласование и утверждение и методики испытаний;</w:t>
        </w:r>
      </w:ins>
    </w:p>
    <w:p w14:paraId="59502B2E" w14:textId="77777777" w:rsidR="008D2D70" w:rsidRPr="0048071E" w:rsidRDefault="008D2D70" w:rsidP="008D2D70">
      <w:pPr>
        <w:widowControl w:val="0"/>
        <w:spacing w:after="0" w:line="360" w:lineRule="auto"/>
        <w:ind w:firstLine="720"/>
        <w:jc w:val="both"/>
        <w:rPr>
          <w:ins w:id="4692" w:author="Airat Shigapov" w:date="2021-10-31T13:15:00Z"/>
          <w:rFonts w:ascii="Times New Roman" w:hAnsi="Times New Roman" w:cs="Times New Roman"/>
          <w:sz w:val="28"/>
          <w:szCs w:val="28"/>
        </w:rPr>
      </w:pPr>
      <w:ins w:id="4693" w:author="Airat Shigapov" w:date="2021-10-31T13:15:00Z">
        <w:r w:rsidRPr="0048071E">
          <w:rPr>
            <w:rFonts w:ascii="Times New Roman" w:hAnsi="Times New Roman" w:cs="Times New Roman"/>
            <w:color w:val="000000"/>
            <w:sz w:val="28"/>
            <w:szCs w:val="28"/>
          </w:rPr>
          <w:t>2. проведение приемо-сдаточных испытаний;</w:t>
        </w:r>
      </w:ins>
    </w:p>
    <w:p w14:paraId="73955B13" w14:textId="77777777" w:rsidR="008D2D70" w:rsidRPr="0048071E" w:rsidRDefault="008D2D70" w:rsidP="008D2D70">
      <w:pPr>
        <w:widowControl w:val="0"/>
        <w:spacing w:after="0" w:line="360" w:lineRule="auto"/>
        <w:ind w:firstLine="720"/>
        <w:jc w:val="both"/>
        <w:rPr>
          <w:ins w:id="4694" w:author="Airat Shigapov" w:date="2021-10-31T13:15:00Z"/>
          <w:rFonts w:ascii="Times New Roman" w:hAnsi="Times New Roman" w:cs="Times New Roman"/>
          <w:sz w:val="28"/>
          <w:szCs w:val="28"/>
        </w:rPr>
      </w:pPr>
      <w:ins w:id="4695" w:author="Airat Shigapov" w:date="2021-10-31T13:15:00Z">
        <w:r w:rsidRPr="0048071E">
          <w:rPr>
            <w:rFonts w:ascii="Times New Roman" w:hAnsi="Times New Roman" w:cs="Times New Roman"/>
            <w:color w:val="000000"/>
            <w:sz w:val="28"/>
            <w:szCs w:val="28"/>
          </w:rPr>
          <w:t>3. корректировка программы и программной документации по результатам испытаний.</w:t>
        </w:r>
      </w:ins>
    </w:p>
    <w:p w14:paraId="43D3E02A" w14:textId="77777777" w:rsidR="008D2D70" w:rsidRPr="0048071E" w:rsidRDefault="008D2D70" w:rsidP="008D2D70">
      <w:pPr>
        <w:widowControl w:val="0"/>
        <w:spacing w:after="0" w:line="360" w:lineRule="auto"/>
        <w:ind w:firstLine="720"/>
        <w:jc w:val="both"/>
        <w:rPr>
          <w:ins w:id="4696" w:author="Airat Shigapov" w:date="2021-10-31T13:15:00Z"/>
          <w:rFonts w:ascii="Times New Roman" w:hAnsi="Times New Roman" w:cs="Times New Roman"/>
          <w:sz w:val="28"/>
          <w:szCs w:val="28"/>
        </w:rPr>
      </w:pPr>
      <w:ins w:id="4697" w:author="Airat Shigapov" w:date="2021-10-31T13:15:00Z">
        <w:r w:rsidRPr="0048071E">
          <w:rPr>
            <w:rFonts w:ascii="Times New Roman" w:hAnsi="Times New Roman" w:cs="Times New Roman"/>
            <w:color w:val="000000"/>
            <w:sz w:val="28"/>
            <w:szCs w:val="28"/>
          </w:rPr>
          <w:t>На этапе подготовки и передачи программы должна быть выполнена работа по подготовке и передаче программы и программной документации в эксплуатацию на объектах Заказчика.</w:t>
        </w:r>
      </w:ins>
    </w:p>
    <w:p w14:paraId="324B7344" w14:textId="77777777" w:rsidR="008D2D70" w:rsidRPr="0048071E" w:rsidRDefault="008D2D70" w:rsidP="008D2D70">
      <w:pPr>
        <w:widowControl w:val="0"/>
        <w:spacing w:after="0" w:line="360" w:lineRule="auto"/>
        <w:ind w:firstLine="720"/>
        <w:jc w:val="both"/>
        <w:rPr>
          <w:ins w:id="4698" w:author="Airat Shigapov" w:date="2021-10-31T13:15:00Z"/>
          <w:rFonts w:ascii="Times New Roman" w:hAnsi="Times New Roman" w:cs="Times New Roman"/>
          <w:sz w:val="28"/>
          <w:szCs w:val="28"/>
        </w:rPr>
      </w:pPr>
      <w:ins w:id="4699" w:author="Airat Shigapov" w:date="2021-10-31T13:15:00Z">
        <w:r w:rsidRPr="0048071E">
          <w:rPr>
            <w:rFonts w:ascii="Times New Roman" w:hAnsi="Times New Roman" w:cs="Times New Roman"/>
            <w:sz w:val="28"/>
            <w:szCs w:val="28"/>
          </w:rPr>
          <w:br w:type="page"/>
        </w:r>
      </w:ins>
    </w:p>
    <w:p w14:paraId="1391C089" w14:textId="77777777" w:rsidR="008D2D70" w:rsidRPr="0048071E" w:rsidRDefault="008D2D70" w:rsidP="008D2D70">
      <w:pPr>
        <w:widowControl w:val="0"/>
        <w:spacing w:after="0" w:line="360" w:lineRule="auto"/>
        <w:ind w:firstLine="720"/>
        <w:jc w:val="both"/>
        <w:rPr>
          <w:ins w:id="4700" w:author="Airat Shigapov" w:date="2021-10-31T13:15:00Z"/>
          <w:rFonts w:ascii="Times New Roman" w:hAnsi="Times New Roman" w:cs="Times New Roman"/>
          <w:sz w:val="28"/>
          <w:szCs w:val="28"/>
        </w:rPr>
      </w:pPr>
      <w:ins w:id="4701" w:author="Airat Shigapov" w:date="2021-10-31T13:15:00Z">
        <w:r w:rsidRPr="0048071E">
          <w:rPr>
            <w:rFonts w:ascii="Times New Roman" w:hAnsi="Times New Roman" w:cs="Times New Roman"/>
            <w:color w:val="000000"/>
            <w:sz w:val="28"/>
            <w:szCs w:val="28"/>
          </w:rPr>
          <w:lastRenderedPageBreak/>
          <w:t>7. ПОРЯДОК КОНТРОЛЯ И ПРИЕМКИ</w:t>
        </w:r>
      </w:ins>
    </w:p>
    <w:p w14:paraId="59941086" w14:textId="77777777" w:rsidR="008D2D70" w:rsidRPr="0048071E" w:rsidRDefault="008D2D70" w:rsidP="008D2D70">
      <w:pPr>
        <w:widowControl w:val="0"/>
        <w:spacing w:after="0" w:line="360" w:lineRule="auto"/>
        <w:ind w:firstLine="720"/>
        <w:jc w:val="both"/>
        <w:rPr>
          <w:ins w:id="4702" w:author="Airat Shigapov" w:date="2021-10-31T13:15:00Z"/>
          <w:rFonts w:ascii="Times New Roman" w:hAnsi="Times New Roman" w:cs="Times New Roman"/>
          <w:sz w:val="28"/>
          <w:szCs w:val="28"/>
        </w:rPr>
      </w:pPr>
      <w:ins w:id="4703" w:author="Airat Shigapov" w:date="2021-10-31T13:15:00Z">
        <w:r w:rsidRPr="0048071E">
          <w:rPr>
            <w:rFonts w:ascii="Times New Roman" w:hAnsi="Times New Roman" w:cs="Times New Roman"/>
            <w:color w:val="000000"/>
            <w:sz w:val="28"/>
            <w:szCs w:val="28"/>
          </w:rPr>
          <w:t>7.1. Общие требования к приемке работы</w:t>
        </w:r>
      </w:ins>
    </w:p>
    <w:p w14:paraId="204ACCD5" w14:textId="77777777" w:rsidR="008D2D70" w:rsidRPr="0048071E" w:rsidRDefault="008D2D70" w:rsidP="008D2D70">
      <w:pPr>
        <w:widowControl w:val="0"/>
        <w:spacing w:after="0" w:line="360" w:lineRule="auto"/>
        <w:ind w:firstLine="720"/>
        <w:jc w:val="both"/>
        <w:rPr>
          <w:ins w:id="4704" w:author="Airat Shigapov" w:date="2021-10-31T13:15:00Z"/>
          <w:rFonts w:ascii="Times New Roman" w:hAnsi="Times New Roman" w:cs="Times New Roman"/>
          <w:sz w:val="28"/>
          <w:szCs w:val="28"/>
        </w:rPr>
      </w:pPr>
      <w:ins w:id="4705" w:author="Airat Shigapov" w:date="2021-10-31T13:15:00Z">
        <w:r w:rsidRPr="0048071E">
          <w:rPr>
            <w:rFonts w:ascii="Times New Roman" w:hAnsi="Times New Roman" w:cs="Times New Roman"/>
            <w:color w:val="000000"/>
            <w:sz w:val="28"/>
            <w:szCs w:val="28"/>
          </w:rPr>
          <w:t>На основании Протокола проведения испытаний Исполнитель совместно с Заказчиком подписывает Акт приемки-сдачи программы в эксплуатацию.</w:t>
        </w:r>
      </w:ins>
    </w:p>
    <w:p w14:paraId="70A0CD49" w14:textId="77777777" w:rsidR="008D2D70" w:rsidRPr="0048071E" w:rsidRDefault="008D2D70" w:rsidP="008D2D70">
      <w:pPr>
        <w:widowControl w:val="0"/>
        <w:spacing w:after="0" w:line="360" w:lineRule="auto"/>
        <w:ind w:firstLine="720"/>
        <w:jc w:val="both"/>
        <w:rPr>
          <w:ins w:id="4706" w:author="Airat Shigapov" w:date="2021-10-31T13:15:00Z"/>
          <w:rFonts w:ascii="Times New Roman" w:hAnsi="Times New Roman" w:cs="Times New Roman"/>
          <w:sz w:val="28"/>
          <w:szCs w:val="28"/>
        </w:rPr>
      </w:pPr>
    </w:p>
    <w:p w14:paraId="0367E704" w14:textId="441644BE" w:rsidR="00DC2EAF" w:rsidRPr="009027AA" w:rsidRDefault="008D2D70">
      <w:pPr>
        <w:rPr>
          <w:ins w:id="4707" w:author="Airat Shigapov" w:date="2021-10-29T16:52:00Z"/>
          <w:rPrChange w:id="4708" w:author="Airat Shigapov" w:date="2021-10-30T18:38:00Z">
            <w:rPr>
              <w:ins w:id="4709" w:author="Airat Shigapov" w:date="2021-10-29T16:52:00Z"/>
              <w:lang w:val="en-US"/>
            </w:rPr>
          </w:rPrChange>
        </w:rPr>
        <w:pPrChange w:id="4710" w:author="Airat Shigapov" w:date="2021-10-29T16:52:00Z">
          <w:pPr>
            <w:pStyle w:val="1"/>
            <w:ind w:firstLine="0"/>
            <w:jc w:val="center"/>
          </w:pPr>
        </w:pPrChange>
      </w:pPr>
      <w:ins w:id="4711" w:author="Airat Shigapov" w:date="2021-10-31T13:16:00Z">
        <w:r>
          <w:br w:type="page"/>
        </w:r>
      </w:ins>
    </w:p>
    <w:p w14:paraId="30A6D05A" w14:textId="6FB0FB81" w:rsidR="00CF0BDD" w:rsidRPr="008D2D70" w:rsidRDefault="0061634E">
      <w:pPr>
        <w:pStyle w:val="1"/>
        <w:ind w:firstLine="0"/>
        <w:jc w:val="center"/>
        <w:rPr>
          <w:ins w:id="4712" w:author="Airat Shigapov" w:date="2021-10-27T22:48:00Z"/>
          <w:szCs w:val="28"/>
          <w:lang w:val="en-US"/>
          <w:rPrChange w:id="4713" w:author="Airat Shigapov" w:date="2021-10-31T13:16:00Z">
            <w:rPr>
              <w:ins w:id="4714" w:author="Airat Shigapov" w:date="2021-10-27T22:48:00Z"/>
              <w:szCs w:val="28"/>
            </w:rPr>
          </w:rPrChange>
        </w:rPr>
        <w:pPrChange w:id="4715" w:author="Airat Shigapov" w:date="2021-10-27T22:57:00Z">
          <w:pPr>
            <w:pStyle w:val="a7"/>
            <w:numPr>
              <w:numId w:val="7"/>
            </w:numPr>
            <w:ind w:left="0" w:hanging="360"/>
          </w:pPr>
        </w:pPrChange>
      </w:pPr>
      <w:bookmarkStart w:id="4716" w:name="_Toc87533132"/>
      <w:ins w:id="4717" w:author="Airat Shigapov" w:date="2021-10-27T22:56:00Z">
        <w:r w:rsidRPr="007823CA">
          <w:rPr>
            <w:rFonts w:cs="Times New Roman"/>
            <w:szCs w:val="28"/>
          </w:rPr>
          <w:lastRenderedPageBreak/>
          <w:t>ПРИЛОЖЕНИЕ</w:t>
        </w:r>
        <w:r w:rsidRPr="008D2D70">
          <w:rPr>
            <w:rFonts w:cs="Times New Roman"/>
            <w:szCs w:val="28"/>
            <w:lang w:val="en-US"/>
            <w:rPrChange w:id="4718" w:author="Airat Shigapov" w:date="2021-10-31T13:16:00Z">
              <w:rPr>
                <w:szCs w:val="28"/>
              </w:rPr>
            </w:rPrChange>
          </w:rPr>
          <w:t xml:space="preserve"> </w:t>
        </w:r>
      </w:ins>
      <w:ins w:id="4719" w:author="Airat Shigapov" w:date="2021-10-29T16:47:00Z">
        <w:r w:rsidR="0028736C">
          <w:rPr>
            <w:rFonts w:cs="Times New Roman"/>
            <w:szCs w:val="28"/>
            <w:lang w:val="en-US"/>
          </w:rPr>
          <w:t>B</w:t>
        </w:r>
      </w:ins>
      <w:bookmarkEnd w:id="4716"/>
    </w:p>
    <w:p w14:paraId="3C2BE80C" w14:textId="77777777" w:rsidR="005C1CD7" w:rsidRDefault="005C1CD7">
      <w:pPr>
        <w:rPr>
          <w:ins w:id="4720" w:author="Airat Shigapov" w:date="2021-10-31T13:16:00Z"/>
          <w:rFonts w:ascii="Times New Roman" w:eastAsia="Calibri" w:hAnsi="Times New Roman" w:cs="Times New Roman"/>
          <w:sz w:val="20"/>
          <w:szCs w:val="20"/>
          <w:shd w:val="clear" w:color="auto" w:fill="FFFFFF"/>
          <w:lang w:val="en-US"/>
        </w:rPr>
      </w:pPr>
    </w:p>
    <w:p w14:paraId="28FE11DF" w14:textId="25580105" w:rsidR="008D2D70" w:rsidRPr="008D2D70" w:rsidRDefault="008D2D70">
      <w:pPr>
        <w:rPr>
          <w:ins w:id="4721" w:author="Airat Shigapov" w:date="2021-10-27T23:09:00Z"/>
          <w:rFonts w:ascii="Times New Roman" w:eastAsia="Calibri" w:hAnsi="Times New Roman" w:cs="Times New Roman"/>
          <w:sz w:val="20"/>
          <w:szCs w:val="20"/>
          <w:shd w:val="clear" w:color="auto" w:fill="FFFFFF"/>
          <w:lang w:val="en-US"/>
        </w:rPr>
        <w:sectPr w:rsidR="008D2D70" w:rsidRPr="008D2D70" w:rsidSect="00933668">
          <w:pgSz w:w="11906" w:h="16838"/>
          <w:pgMar w:top="1134" w:right="567" w:bottom="1134" w:left="1701" w:header="709" w:footer="709" w:gutter="0"/>
          <w:cols w:space="708"/>
          <w:titlePg/>
          <w:docGrid w:linePitch="360"/>
          <w:sectPrChange w:id="4722" w:author="Airat Shigapov" w:date="2021-10-31T13:17:00Z">
            <w:sectPr w:rsidR="008D2D70" w:rsidRPr="008D2D70" w:rsidSect="00933668">
              <w:pgMar w:top="1134" w:right="567" w:bottom="1134" w:left="1701" w:header="709" w:footer="709" w:gutter="0"/>
              <w:titlePg w:val="0"/>
            </w:sectPr>
          </w:sectPrChange>
        </w:sectPr>
      </w:pPr>
    </w:p>
    <w:p w14:paraId="19F1A257" w14:textId="5749102A" w:rsidR="0061634E" w:rsidRPr="008D2D70" w:rsidRDefault="0077702B">
      <w:pPr>
        <w:rPr>
          <w:ins w:id="4723" w:author="Airat Shigapov" w:date="2021-10-27T23:02:00Z"/>
          <w:rFonts w:ascii="Times New Roman" w:eastAsia="Calibri" w:hAnsi="Times New Roman" w:cs="Times New Roman"/>
          <w:sz w:val="28"/>
          <w:szCs w:val="28"/>
          <w:shd w:val="clear" w:color="auto" w:fill="FFFFFF"/>
          <w:lang w:val="en-US"/>
        </w:rPr>
      </w:pPr>
      <w:proofErr w:type="spellStart"/>
      <w:ins w:id="4724" w:author="Airat Shigapov" w:date="2021-10-27T23:01:00Z">
        <w:r w:rsidRPr="005C1CD7">
          <w:rPr>
            <w:rFonts w:ascii="Times New Roman" w:eastAsia="Calibri" w:hAnsi="Times New Roman" w:cs="Times New Roman"/>
            <w:sz w:val="28"/>
            <w:szCs w:val="28"/>
            <w:shd w:val="clear" w:color="auto" w:fill="FFFFFF"/>
            <w:lang w:val="en-US"/>
          </w:rPr>
          <w:t>App</w:t>
        </w:r>
        <w:r w:rsidRPr="008D2D70">
          <w:rPr>
            <w:rFonts w:ascii="Times New Roman" w:eastAsia="Calibri" w:hAnsi="Times New Roman" w:cs="Times New Roman"/>
            <w:sz w:val="28"/>
            <w:szCs w:val="28"/>
            <w:shd w:val="clear" w:color="auto" w:fill="FFFFFF"/>
            <w:lang w:val="en-US"/>
          </w:rPr>
          <w:t>.</w:t>
        </w:r>
        <w:r w:rsidRPr="005C1CD7">
          <w:rPr>
            <w:rFonts w:ascii="Times New Roman" w:eastAsia="Calibri" w:hAnsi="Times New Roman" w:cs="Times New Roman"/>
            <w:sz w:val="28"/>
            <w:szCs w:val="28"/>
            <w:shd w:val="clear" w:color="auto" w:fill="FFFFFF"/>
            <w:lang w:val="en-US"/>
          </w:rPr>
          <w:t>xaml</w:t>
        </w:r>
        <w:proofErr w:type="spellEnd"/>
        <w:r w:rsidRPr="008D2D70">
          <w:rPr>
            <w:rFonts w:ascii="Times New Roman" w:eastAsia="Calibri" w:hAnsi="Times New Roman" w:cs="Times New Roman"/>
            <w:sz w:val="28"/>
            <w:szCs w:val="28"/>
            <w:shd w:val="clear" w:color="auto" w:fill="FFFFFF"/>
            <w:lang w:val="en-US"/>
          </w:rPr>
          <w:t>:</w:t>
        </w:r>
      </w:ins>
    </w:p>
    <w:p w14:paraId="44F8DC8F" w14:textId="77777777" w:rsidR="0077702B" w:rsidRPr="008C09BE" w:rsidRDefault="0077702B" w:rsidP="0077702B">
      <w:pPr>
        <w:autoSpaceDE w:val="0"/>
        <w:autoSpaceDN w:val="0"/>
        <w:adjustRightInd w:val="0"/>
        <w:spacing w:after="0" w:line="240" w:lineRule="auto"/>
        <w:rPr>
          <w:ins w:id="4725" w:author="Airat Shigapov" w:date="2021-10-27T23:02:00Z"/>
          <w:rFonts w:ascii="Times New Roman" w:hAnsi="Times New Roman" w:cs="Times New Roman"/>
          <w:sz w:val="20"/>
          <w:szCs w:val="20"/>
          <w:lang w:val="en-US"/>
          <w:rPrChange w:id="4726" w:author="Airat Shigapov" w:date="2021-10-27T23:08:00Z">
            <w:rPr>
              <w:ins w:id="4727" w:author="Airat Shigapov" w:date="2021-10-27T23:02:00Z"/>
              <w:rFonts w:ascii="Consolas" w:hAnsi="Consolas" w:cs="Consolas"/>
              <w:color w:val="000000"/>
              <w:sz w:val="19"/>
              <w:szCs w:val="19"/>
            </w:rPr>
          </w:rPrChange>
        </w:rPr>
      </w:pPr>
      <w:ins w:id="4728" w:author="Airat Shigapov" w:date="2021-10-27T23:02:00Z">
        <w:r w:rsidRPr="008C09BE">
          <w:rPr>
            <w:rFonts w:ascii="Times New Roman" w:hAnsi="Times New Roman" w:cs="Times New Roman"/>
            <w:sz w:val="20"/>
            <w:szCs w:val="20"/>
            <w:lang w:val="en-US"/>
            <w:rPrChange w:id="4729" w:author="Airat Shigapov" w:date="2021-10-27T23:08:00Z">
              <w:rPr>
                <w:rFonts w:ascii="Consolas" w:hAnsi="Consolas" w:cs="Consolas"/>
                <w:color w:val="0000FF"/>
                <w:sz w:val="19"/>
                <w:szCs w:val="19"/>
              </w:rPr>
            </w:rPrChange>
          </w:rPr>
          <w:t>&lt;</w:t>
        </w:r>
        <w:r w:rsidRPr="008C09BE">
          <w:rPr>
            <w:rFonts w:ascii="Times New Roman" w:hAnsi="Times New Roman" w:cs="Times New Roman"/>
            <w:sz w:val="20"/>
            <w:szCs w:val="20"/>
            <w:lang w:val="en-US"/>
            <w:rPrChange w:id="4730" w:author="Airat Shigapov" w:date="2021-10-27T23:08:00Z">
              <w:rPr>
                <w:rFonts w:ascii="Consolas" w:hAnsi="Consolas" w:cs="Consolas"/>
                <w:color w:val="A31515"/>
                <w:sz w:val="19"/>
                <w:szCs w:val="19"/>
              </w:rPr>
            </w:rPrChange>
          </w:rPr>
          <w:t>Application</w:t>
        </w:r>
        <w:r w:rsidRPr="008C09BE">
          <w:rPr>
            <w:rFonts w:ascii="Times New Roman" w:hAnsi="Times New Roman" w:cs="Times New Roman"/>
            <w:sz w:val="20"/>
            <w:szCs w:val="20"/>
            <w:lang w:val="en-US"/>
            <w:rPrChange w:id="4731" w:author="Airat Shigapov" w:date="2021-10-27T23:08:00Z">
              <w:rPr>
                <w:rFonts w:ascii="Consolas" w:hAnsi="Consolas" w:cs="Consolas"/>
                <w:color w:val="FF0000"/>
                <w:sz w:val="19"/>
                <w:szCs w:val="19"/>
              </w:rPr>
            </w:rPrChange>
          </w:rPr>
          <w:t xml:space="preserve"> </w:t>
        </w:r>
        <w:proofErr w:type="gramStart"/>
        <w:r w:rsidRPr="008C09BE">
          <w:rPr>
            <w:rFonts w:ascii="Times New Roman" w:hAnsi="Times New Roman" w:cs="Times New Roman"/>
            <w:sz w:val="20"/>
            <w:szCs w:val="20"/>
            <w:lang w:val="en-US"/>
            <w:rPrChange w:id="4732" w:author="Airat Shigapov" w:date="2021-10-27T23:08:00Z">
              <w:rPr>
                <w:rFonts w:ascii="Consolas" w:hAnsi="Consolas" w:cs="Consolas"/>
                <w:color w:val="FF0000"/>
                <w:sz w:val="19"/>
                <w:szCs w:val="19"/>
              </w:rPr>
            </w:rPrChange>
          </w:rPr>
          <w:t>x</w:t>
        </w:r>
        <w:r w:rsidRPr="008C09BE">
          <w:rPr>
            <w:rFonts w:ascii="Times New Roman" w:hAnsi="Times New Roman" w:cs="Times New Roman"/>
            <w:sz w:val="20"/>
            <w:szCs w:val="20"/>
            <w:lang w:val="en-US"/>
            <w:rPrChange w:id="4733" w:author="Airat Shigapov" w:date="2021-10-27T23:08:00Z">
              <w:rPr>
                <w:rFonts w:ascii="Consolas" w:hAnsi="Consolas" w:cs="Consolas"/>
                <w:color w:val="0000FF"/>
                <w:sz w:val="19"/>
                <w:szCs w:val="19"/>
              </w:rPr>
            </w:rPrChange>
          </w:rPr>
          <w:t>:</w:t>
        </w:r>
        <w:r w:rsidRPr="008C09BE">
          <w:rPr>
            <w:rFonts w:ascii="Times New Roman" w:hAnsi="Times New Roman" w:cs="Times New Roman"/>
            <w:sz w:val="20"/>
            <w:szCs w:val="20"/>
            <w:lang w:val="en-US"/>
            <w:rPrChange w:id="4734" w:author="Airat Shigapov" w:date="2021-10-27T23:08:00Z">
              <w:rPr>
                <w:rFonts w:ascii="Consolas" w:hAnsi="Consolas" w:cs="Consolas"/>
                <w:color w:val="FF0000"/>
                <w:sz w:val="19"/>
                <w:szCs w:val="19"/>
              </w:rPr>
            </w:rPrChange>
          </w:rPr>
          <w:t>Class</w:t>
        </w:r>
        <w:proofErr w:type="gramEnd"/>
        <w:r w:rsidRPr="008C09BE">
          <w:rPr>
            <w:rFonts w:ascii="Times New Roman" w:hAnsi="Times New Roman" w:cs="Times New Roman"/>
            <w:sz w:val="20"/>
            <w:szCs w:val="20"/>
            <w:lang w:val="en-US"/>
            <w:rPrChange w:id="4735" w:author="Airat Shigapov" w:date="2021-10-27T23:08:00Z">
              <w:rPr>
                <w:rFonts w:ascii="Consolas" w:hAnsi="Consolas" w:cs="Consolas"/>
                <w:color w:val="0000FF"/>
                <w:sz w:val="19"/>
                <w:szCs w:val="19"/>
              </w:rPr>
            </w:rPrChange>
          </w:rPr>
          <w:t>="CarShop.App"</w:t>
        </w:r>
      </w:ins>
    </w:p>
    <w:p w14:paraId="1A323AD6" w14:textId="77777777" w:rsidR="0077702B" w:rsidRPr="008C09BE" w:rsidRDefault="0077702B" w:rsidP="0077702B">
      <w:pPr>
        <w:autoSpaceDE w:val="0"/>
        <w:autoSpaceDN w:val="0"/>
        <w:adjustRightInd w:val="0"/>
        <w:spacing w:after="0" w:line="240" w:lineRule="auto"/>
        <w:rPr>
          <w:ins w:id="4736" w:author="Airat Shigapov" w:date="2021-10-27T23:02:00Z"/>
          <w:rFonts w:ascii="Times New Roman" w:hAnsi="Times New Roman" w:cs="Times New Roman"/>
          <w:sz w:val="20"/>
          <w:szCs w:val="20"/>
          <w:lang w:val="en-US"/>
          <w:rPrChange w:id="4737" w:author="Airat Shigapov" w:date="2021-10-27T23:08:00Z">
            <w:rPr>
              <w:ins w:id="4738" w:author="Airat Shigapov" w:date="2021-10-27T23:02:00Z"/>
              <w:rFonts w:ascii="Consolas" w:hAnsi="Consolas" w:cs="Consolas"/>
              <w:color w:val="000000"/>
              <w:sz w:val="19"/>
              <w:szCs w:val="19"/>
            </w:rPr>
          </w:rPrChange>
        </w:rPr>
      </w:pPr>
      <w:ins w:id="4739" w:author="Airat Shigapov" w:date="2021-10-27T23:02:00Z">
        <w:r w:rsidRPr="008C09BE">
          <w:rPr>
            <w:rFonts w:ascii="Times New Roman" w:hAnsi="Times New Roman" w:cs="Times New Roman"/>
            <w:sz w:val="20"/>
            <w:szCs w:val="20"/>
            <w:lang w:val="en-US"/>
            <w:rPrChange w:id="4740"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4741" w:author="Airat Shigapov" w:date="2021-10-27T23:08:00Z">
              <w:rPr>
                <w:rFonts w:ascii="Consolas" w:hAnsi="Consolas" w:cs="Consolas"/>
                <w:color w:val="FF0000"/>
                <w:sz w:val="19"/>
                <w:szCs w:val="19"/>
              </w:rPr>
            </w:rPrChange>
          </w:rPr>
          <w:t xml:space="preserve"> xmlns</w:t>
        </w:r>
        <w:r w:rsidRPr="008C09BE">
          <w:rPr>
            <w:rFonts w:ascii="Times New Roman" w:hAnsi="Times New Roman" w:cs="Times New Roman"/>
            <w:sz w:val="20"/>
            <w:szCs w:val="20"/>
            <w:lang w:val="en-US"/>
            <w:rPrChange w:id="4742" w:author="Airat Shigapov" w:date="2021-10-27T23:08:00Z">
              <w:rPr>
                <w:rFonts w:ascii="Consolas" w:hAnsi="Consolas" w:cs="Consolas"/>
                <w:color w:val="0000FF"/>
                <w:sz w:val="19"/>
                <w:szCs w:val="19"/>
              </w:rPr>
            </w:rPrChange>
          </w:rPr>
          <w:t>="http://schemas.microsoft.com/winfx/2006/xaml/presentation"</w:t>
        </w:r>
      </w:ins>
    </w:p>
    <w:p w14:paraId="1407D1E7" w14:textId="77777777" w:rsidR="0077702B" w:rsidRPr="008C09BE" w:rsidRDefault="0077702B" w:rsidP="0077702B">
      <w:pPr>
        <w:autoSpaceDE w:val="0"/>
        <w:autoSpaceDN w:val="0"/>
        <w:adjustRightInd w:val="0"/>
        <w:spacing w:after="0" w:line="240" w:lineRule="auto"/>
        <w:rPr>
          <w:ins w:id="4743" w:author="Airat Shigapov" w:date="2021-10-27T23:02:00Z"/>
          <w:rFonts w:ascii="Times New Roman" w:hAnsi="Times New Roman" w:cs="Times New Roman"/>
          <w:sz w:val="20"/>
          <w:szCs w:val="20"/>
          <w:lang w:val="en-US"/>
          <w:rPrChange w:id="4744" w:author="Airat Shigapov" w:date="2021-10-27T23:08:00Z">
            <w:rPr>
              <w:ins w:id="4745" w:author="Airat Shigapov" w:date="2021-10-27T23:02:00Z"/>
              <w:rFonts w:ascii="Consolas" w:hAnsi="Consolas" w:cs="Consolas"/>
              <w:color w:val="000000"/>
              <w:sz w:val="19"/>
              <w:szCs w:val="19"/>
            </w:rPr>
          </w:rPrChange>
        </w:rPr>
      </w:pPr>
      <w:ins w:id="4746" w:author="Airat Shigapov" w:date="2021-10-27T23:02:00Z">
        <w:r w:rsidRPr="008C09BE">
          <w:rPr>
            <w:rFonts w:ascii="Times New Roman" w:hAnsi="Times New Roman" w:cs="Times New Roman"/>
            <w:sz w:val="20"/>
            <w:szCs w:val="20"/>
            <w:lang w:val="en-US"/>
            <w:rPrChange w:id="4747"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4748" w:author="Airat Shigapov" w:date="2021-10-27T23:08:00Z">
              <w:rPr>
                <w:rFonts w:ascii="Consolas" w:hAnsi="Consolas" w:cs="Consolas"/>
                <w:color w:val="FF0000"/>
                <w:sz w:val="19"/>
                <w:szCs w:val="19"/>
              </w:rPr>
            </w:rPrChange>
          </w:rPr>
          <w:t xml:space="preserve"> </w:t>
        </w:r>
        <w:proofErr w:type="spellStart"/>
        <w:r w:rsidRPr="008C09BE">
          <w:rPr>
            <w:rFonts w:ascii="Times New Roman" w:hAnsi="Times New Roman" w:cs="Times New Roman"/>
            <w:sz w:val="20"/>
            <w:szCs w:val="20"/>
            <w:lang w:val="en-US"/>
            <w:rPrChange w:id="4749" w:author="Airat Shigapov" w:date="2021-10-27T23:08:00Z">
              <w:rPr>
                <w:rFonts w:ascii="Consolas" w:hAnsi="Consolas" w:cs="Consolas"/>
                <w:color w:val="FF0000"/>
                <w:sz w:val="19"/>
                <w:szCs w:val="19"/>
              </w:rPr>
            </w:rPrChange>
          </w:rPr>
          <w:t>xmlns</w:t>
        </w:r>
        <w:r w:rsidRPr="008C09BE">
          <w:rPr>
            <w:rFonts w:ascii="Times New Roman" w:hAnsi="Times New Roman" w:cs="Times New Roman"/>
            <w:sz w:val="20"/>
            <w:szCs w:val="20"/>
            <w:lang w:val="en-US"/>
            <w:rPrChange w:id="4750" w:author="Airat Shigapov" w:date="2021-10-27T23:08:00Z">
              <w:rPr>
                <w:rFonts w:ascii="Consolas" w:hAnsi="Consolas" w:cs="Consolas"/>
                <w:color w:val="0000FF"/>
                <w:sz w:val="19"/>
                <w:szCs w:val="19"/>
              </w:rPr>
            </w:rPrChange>
          </w:rPr>
          <w:t>:</w:t>
        </w:r>
        <w:r w:rsidRPr="008C09BE">
          <w:rPr>
            <w:rFonts w:ascii="Times New Roman" w:hAnsi="Times New Roman" w:cs="Times New Roman"/>
            <w:sz w:val="20"/>
            <w:szCs w:val="20"/>
            <w:lang w:val="en-US"/>
            <w:rPrChange w:id="4751" w:author="Airat Shigapov" w:date="2021-10-27T23:08:00Z">
              <w:rPr>
                <w:rFonts w:ascii="Consolas" w:hAnsi="Consolas" w:cs="Consolas"/>
                <w:color w:val="FF0000"/>
                <w:sz w:val="19"/>
                <w:szCs w:val="19"/>
              </w:rPr>
            </w:rPrChange>
          </w:rPr>
          <w:t>x</w:t>
        </w:r>
        <w:proofErr w:type="spellEnd"/>
        <w:r w:rsidRPr="008C09BE">
          <w:rPr>
            <w:rFonts w:ascii="Times New Roman" w:hAnsi="Times New Roman" w:cs="Times New Roman"/>
            <w:sz w:val="20"/>
            <w:szCs w:val="20"/>
            <w:lang w:val="en-US"/>
            <w:rPrChange w:id="4752" w:author="Airat Shigapov" w:date="2021-10-27T23:08:00Z">
              <w:rPr>
                <w:rFonts w:ascii="Consolas" w:hAnsi="Consolas" w:cs="Consolas"/>
                <w:color w:val="0000FF"/>
                <w:sz w:val="19"/>
                <w:szCs w:val="19"/>
              </w:rPr>
            </w:rPrChange>
          </w:rPr>
          <w:t>="http://schemas.microsoft.com/</w:t>
        </w:r>
        <w:proofErr w:type="spellStart"/>
        <w:r w:rsidRPr="008C09BE">
          <w:rPr>
            <w:rFonts w:ascii="Times New Roman" w:hAnsi="Times New Roman" w:cs="Times New Roman"/>
            <w:sz w:val="20"/>
            <w:szCs w:val="20"/>
            <w:lang w:val="en-US"/>
            <w:rPrChange w:id="4753" w:author="Airat Shigapov" w:date="2021-10-27T23:08:00Z">
              <w:rPr>
                <w:rFonts w:ascii="Consolas" w:hAnsi="Consolas" w:cs="Consolas"/>
                <w:color w:val="0000FF"/>
                <w:sz w:val="19"/>
                <w:szCs w:val="19"/>
              </w:rPr>
            </w:rPrChange>
          </w:rPr>
          <w:t>winfx</w:t>
        </w:r>
        <w:proofErr w:type="spellEnd"/>
        <w:r w:rsidRPr="008C09BE">
          <w:rPr>
            <w:rFonts w:ascii="Times New Roman" w:hAnsi="Times New Roman" w:cs="Times New Roman"/>
            <w:sz w:val="20"/>
            <w:szCs w:val="20"/>
            <w:lang w:val="en-US"/>
            <w:rPrChange w:id="4754" w:author="Airat Shigapov" w:date="2021-10-27T23:08:00Z">
              <w:rPr>
                <w:rFonts w:ascii="Consolas" w:hAnsi="Consolas" w:cs="Consolas"/>
                <w:color w:val="0000FF"/>
                <w:sz w:val="19"/>
                <w:szCs w:val="19"/>
              </w:rPr>
            </w:rPrChange>
          </w:rPr>
          <w:t>/2006/</w:t>
        </w:r>
        <w:proofErr w:type="spellStart"/>
        <w:r w:rsidRPr="008C09BE">
          <w:rPr>
            <w:rFonts w:ascii="Times New Roman" w:hAnsi="Times New Roman" w:cs="Times New Roman"/>
            <w:sz w:val="20"/>
            <w:szCs w:val="20"/>
            <w:lang w:val="en-US"/>
            <w:rPrChange w:id="4755" w:author="Airat Shigapov" w:date="2021-10-27T23:08:00Z">
              <w:rPr>
                <w:rFonts w:ascii="Consolas" w:hAnsi="Consolas" w:cs="Consolas"/>
                <w:color w:val="0000FF"/>
                <w:sz w:val="19"/>
                <w:szCs w:val="19"/>
              </w:rPr>
            </w:rPrChange>
          </w:rPr>
          <w:t>xaml</w:t>
        </w:r>
        <w:proofErr w:type="spellEnd"/>
        <w:r w:rsidRPr="008C09BE">
          <w:rPr>
            <w:rFonts w:ascii="Times New Roman" w:hAnsi="Times New Roman" w:cs="Times New Roman"/>
            <w:sz w:val="20"/>
            <w:szCs w:val="20"/>
            <w:lang w:val="en-US"/>
            <w:rPrChange w:id="4756" w:author="Airat Shigapov" w:date="2021-10-27T23:08:00Z">
              <w:rPr>
                <w:rFonts w:ascii="Consolas" w:hAnsi="Consolas" w:cs="Consolas"/>
                <w:color w:val="0000FF"/>
                <w:sz w:val="19"/>
                <w:szCs w:val="19"/>
              </w:rPr>
            </w:rPrChange>
          </w:rPr>
          <w:t>"</w:t>
        </w:r>
      </w:ins>
    </w:p>
    <w:p w14:paraId="0B0C3A34" w14:textId="77777777" w:rsidR="0077702B" w:rsidRPr="008C09BE" w:rsidRDefault="0077702B" w:rsidP="0077702B">
      <w:pPr>
        <w:autoSpaceDE w:val="0"/>
        <w:autoSpaceDN w:val="0"/>
        <w:adjustRightInd w:val="0"/>
        <w:spacing w:after="0" w:line="240" w:lineRule="auto"/>
        <w:rPr>
          <w:ins w:id="4757" w:author="Airat Shigapov" w:date="2021-10-27T23:02:00Z"/>
          <w:rFonts w:ascii="Times New Roman" w:hAnsi="Times New Roman" w:cs="Times New Roman"/>
          <w:sz w:val="20"/>
          <w:szCs w:val="20"/>
          <w:lang w:val="en-US"/>
          <w:rPrChange w:id="4758" w:author="Airat Shigapov" w:date="2021-10-27T23:08:00Z">
            <w:rPr>
              <w:ins w:id="4759" w:author="Airat Shigapov" w:date="2021-10-27T23:02:00Z"/>
              <w:rFonts w:ascii="Consolas" w:hAnsi="Consolas" w:cs="Consolas"/>
              <w:color w:val="000000"/>
              <w:sz w:val="19"/>
              <w:szCs w:val="19"/>
            </w:rPr>
          </w:rPrChange>
        </w:rPr>
      </w:pPr>
      <w:ins w:id="4760" w:author="Airat Shigapov" w:date="2021-10-27T23:02:00Z">
        <w:r w:rsidRPr="008C09BE">
          <w:rPr>
            <w:rFonts w:ascii="Times New Roman" w:hAnsi="Times New Roman" w:cs="Times New Roman"/>
            <w:sz w:val="20"/>
            <w:szCs w:val="20"/>
            <w:lang w:val="en-US"/>
            <w:rPrChange w:id="4761"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4762" w:author="Airat Shigapov" w:date="2021-10-27T23:08:00Z">
              <w:rPr>
                <w:rFonts w:ascii="Consolas" w:hAnsi="Consolas" w:cs="Consolas"/>
                <w:color w:val="FF0000"/>
                <w:sz w:val="19"/>
                <w:szCs w:val="19"/>
              </w:rPr>
            </w:rPrChange>
          </w:rPr>
          <w:t xml:space="preserve"> </w:t>
        </w:r>
        <w:proofErr w:type="spellStart"/>
        <w:proofErr w:type="gramStart"/>
        <w:r w:rsidRPr="008C09BE">
          <w:rPr>
            <w:rFonts w:ascii="Times New Roman" w:hAnsi="Times New Roman" w:cs="Times New Roman"/>
            <w:sz w:val="20"/>
            <w:szCs w:val="20"/>
            <w:lang w:val="en-US"/>
            <w:rPrChange w:id="4763" w:author="Airat Shigapov" w:date="2021-10-27T23:08:00Z">
              <w:rPr>
                <w:rFonts w:ascii="Consolas" w:hAnsi="Consolas" w:cs="Consolas"/>
                <w:color w:val="FF0000"/>
                <w:sz w:val="19"/>
                <w:szCs w:val="19"/>
              </w:rPr>
            </w:rPrChange>
          </w:rPr>
          <w:t>xmlns</w:t>
        </w:r>
        <w:r w:rsidRPr="008C09BE">
          <w:rPr>
            <w:rFonts w:ascii="Times New Roman" w:hAnsi="Times New Roman" w:cs="Times New Roman"/>
            <w:sz w:val="20"/>
            <w:szCs w:val="20"/>
            <w:lang w:val="en-US"/>
            <w:rPrChange w:id="4764" w:author="Airat Shigapov" w:date="2021-10-27T23:08:00Z">
              <w:rPr>
                <w:rFonts w:ascii="Consolas" w:hAnsi="Consolas" w:cs="Consolas"/>
                <w:color w:val="0000FF"/>
                <w:sz w:val="19"/>
                <w:szCs w:val="19"/>
              </w:rPr>
            </w:rPrChange>
          </w:rPr>
          <w:t>:</w:t>
        </w:r>
        <w:r w:rsidRPr="008C09BE">
          <w:rPr>
            <w:rFonts w:ascii="Times New Roman" w:hAnsi="Times New Roman" w:cs="Times New Roman"/>
            <w:sz w:val="20"/>
            <w:szCs w:val="20"/>
            <w:lang w:val="en-US"/>
            <w:rPrChange w:id="4765" w:author="Airat Shigapov" w:date="2021-10-27T23:08:00Z">
              <w:rPr>
                <w:rFonts w:ascii="Consolas" w:hAnsi="Consolas" w:cs="Consolas"/>
                <w:color w:val="FF0000"/>
                <w:sz w:val="19"/>
                <w:szCs w:val="19"/>
              </w:rPr>
            </w:rPrChange>
          </w:rPr>
          <w:t>local</w:t>
        </w:r>
        <w:proofErr w:type="spellEnd"/>
        <w:proofErr w:type="gramEnd"/>
        <w:r w:rsidRPr="008C09BE">
          <w:rPr>
            <w:rFonts w:ascii="Times New Roman" w:hAnsi="Times New Roman" w:cs="Times New Roman"/>
            <w:sz w:val="20"/>
            <w:szCs w:val="20"/>
            <w:lang w:val="en-US"/>
            <w:rPrChange w:id="4766" w:author="Airat Shigapov" w:date="2021-10-27T23:08:00Z">
              <w:rPr>
                <w:rFonts w:ascii="Consolas" w:hAnsi="Consolas" w:cs="Consolas"/>
                <w:color w:val="0000FF"/>
                <w:sz w:val="19"/>
                <w:szCs w:val="19"/>
              </w:rPr>
            </w:rPrChange>
          </w:rPr>
          <w:t>="</w:t>
        </w:r>
        <w:proofErr w:type="spellStart"/>
        <w:r w:rsidRPr="008C09BE">
          <w:rPr>
            <w:rFonts w:ascii="Times New Roman" w:hAnsi="Times New Roman" w:cs="Times New Roman"/>
            <w:sz w:val="20"/>
            <w:szCs w:val="20"/>
            <w:lang w:val="en-US"/>
            <w:rPrChange w:id="4767" w:author="Airat Shigapov" w:date="2021-10-27T23:08:00Z">
              <w:rPr>
                <w:rFonts w:ascii="Consolas" w:hAnsi="Consolas" w:cs="Consolas"/>
                <w:color w:val="0000FF"/>
                <w:sz w:val="19"/>
                <w:szCs w:val="19"/>
              </w:rPr>
            </w:rPrChange>
          </w:rPr>
          <w:t>clr-namespace:CarShop</w:t>
        </w:r>
        <w:proofErr w:type="spellEnd"/>
        <w:r w:rsidRPr="008C09BE">
          <w:rPr>
            <w:rFonts w:ascii="Times New Roman" w:hAnsi="Times New Roman" w:cs="Times New Roman"/>
            <w:sz w:val="20"/>
            <w:szCs w:val="20"/>
            <w:lang w:val="en-US"/>
            <w:rPrChange w:id="4768" w:author="Airat Shigapov" w:date="2021-10-27T23:08:00Z">
              <w:rPr>
                <w:rFonts w:ascii="Consolas" w:hAnsi="Consolas" w:cs="Consolas"/>
                <w:color w:val="0000FF"/>
                <w:sz w:val="19"/>
                <w:szCs w:val="19"/>
              </w:rPr>
            </w:rPrChange>
          </w:rPr>
          <w:t>"</w:t>
        </w:r>
      </w:ins>
    </w:p>
    <w:p w14:paraId="6F21819A" w14:textId="77777777" w:rsidR="0077702B" w:rsidRPr="008C09BE" w:rsidRDefault="0077702B" w:rsidP="0077702B">
      <w:pPr>
        <w:autoSpaceDE w:val="0"/>
        <w:autoSpaceDN w:val="0"/>
        <w:adjustRightInd w:val="0"/>
        <w:spacing w:after="0" w:line="240" w:lineRule="auto"/>
        <w:rPr>
          <w:ins w:id="4769" w:author="Airat Shigapov" w:date="2021-10-27T23:02:00Z"/>
          <w:rFonts w:ascii="Times New Roman" w:hAnsi="Times New Roman" w:cs="Times New Roman"/>
          <w:sz w:val="20"/>
          <w:szCs w:val="20"/>
          <w:lang w:val="en-US"/>
          <w:rPrChange w:id="4770" w:author="Airat Shigapov" w:date="2021-10-27T23:08:00Z">
            <w:rPr>
              <w:ins w:id="4771" w:author="Airat Shigapov" w:date="2021-10-27T23:02:00Z"/>
              <w:rFonts w:ascii="Consolas" w:hAnsi="Consolas" w:cs="Consolas"/>
              <w:color w:val="000000"/>
              <w:sz w:val="19"/>
              <w:szCs w:val="19"/>
            </w:rPr>
          </w:rPrChange>
        </w:rPr>
      </w:pPr>
      <w:ins w:id="4772" w:author="Airat Shigapov" w:date="2021-10-27T23:02:00Z">
        <w:r w:rsidRPr="008C09BE">
          <w:rPr>
            <w:rFonts w:ascii="Times New Roman" w:hAnsi="Times New Roman" w:cs="Times New Roman"/>
            <w:sz w:val="20"/>
            <w:szCs w:val="20"/>
            <w:lang w:val="en-US"/>
            <w:rPrChange w:id="4773"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4774" w:author="Airat Shigapov" w:date="2021-10-27T23:08:00Z">
              <w:rPr>
                <w:rFonts w:ascii="Consolas" w:hAnsi="Consolas" w:cs="Consolas"/>
                <w:color w:val="FF0000"/>
                <w:sz w:val="19"/>
                <w:szCs w:val="19"/>
              </w:rPr>
            </w:rPrChange>
          </w:rPr>
          <w:t xml:space="preserve"> </w:t>
        </w:r>
        <w:proofErr w:type="spellStart"/>
        <w:r w:rsidRPr="008C09BE">
          <w:rPr>
            <w:rFonts w:ascii="Times New Roman" w:hAnsi="Times New Roman" w:cs="Times New Roman"/>
            <w:sz w:val="20"/>
            <w:szCs w:val="20"/>
            <w:lang w:val="en-US"/>
            <w:rPrChange w:id="4775" w:author="Airat Shigapov" w:date="2021-10-27T23:08:00Z">
              <w:rPr>
                <w:rFonts w:ascii="Consolas" w:hAnsi="Consolas" w:cs="Consolas"/>
                <w:color w:val="FF0000"/>
                <w:sz w:val="19"/>
                <w:szCs w:val="19"/>
              </w:rPr>
            </w:rPrChange>
          </w:rPr>
          <w:t>StartupUri</w:t>
        </w:r>
        <w:proofErr w:type="spellEnd"/>
        <w:r w:rsidRPr="008C09BE">
          <w:rPr>
            <w:rFonts w:ascii="Times New Roman" w:hAnsi="Times New Roman" w:cs="Times New Roman"/>
            <w:sz w:val="20"/>
            <w:szCs w:val="20"/>
            <w:lang w:val="en-US"/>
            <w:rPrChange w:id="4776" w:author="Airat Shigapov" w:date="2021-10-27T23:08:00Z">
              <w:rPr>
                <w:rFonts w:ascii="Consolas" w:hAnsi="Consolas" w:cs="Consolas"/>
                <w:color w:val="0000FF"/>
                <w:sz w:val="19"/>
                <w:szCs w:val="19"/>
              </w:rPr>
            </w:rPrChange>
          </w:rPr>
          <w:t>="/Windows/</w:t>
        </w:r>
        <w:proofErr w:type="spellStart"/>
        <w:r w:rsidRPr="008C09BE">
          <w:rPr>
            <w:rFonts w:ascii="Times New Roman" w:hAnsi="Times New Roman" w:cs="Times New Roman"/>
            <w:sz w:val="20"/>
            <w:szCs w:val="20"/>
            <w:lang w:val="en-US"/>
            <w:rPrChange w:id="4777" w:author="Airat Shigapov" w:date="2021-10-27T23:08:00Z">
              <w:rPr>
                <w:rFonts w:ascii="Consolas" w:hAnsi="Consolas" w:cs="Consolas"/>
                <w:color w:val="0000FF"/>
                <w:sz w:val="19"/>
                <w:szCs w:val="19"/>
              </w:rPr>
            </w:rPrChange>
          </w:rPr>
          <w:t>MainWindow.xaml</w:t>
        </w:r>
        <w:proofErr w:type="spellEnd"/>
        <w:r w:rsidRPr="008C09BE">
          <w:rPr>
            <w:rFonts w:ascii="Times New Roman" w:hAnsi="Times New Roman" w:cs="Times New Roman"/>
            <w:sz w:val="20"/>
            <w:szCs w:val="20"/>
            <w:lang w:val="en-US"/>
            <w:rPrChange w:id="4778" w:author="Airat Shigapov" w:date="2021-10-27T23:08:00Z">
              <w:rPr>
                <w:rFonts w:ascii="Consolas" w:hAnsi="Consolas" w:cs="Consolas"/>
                <w:color w:val="0000FF"/>
                <w:sz w:val="19"/>
                <w:szCs w:val="19"/>
              </w:rPr>
            </w:rPrChange>
          </w:rPr>
          <w:t>"&gt;</w:t>
        </w:r>
      </w:ins>
    </w:p>
    <w:p w14:paraId="7375F14B" w14:textId="77777777" w:rsidR="0077702B" w:rsidRPr="008C09BE" w:rsidRDefault="0077702B" w:rsidP="0077702B">
      <w:pPr>
        <w:autoSpaceDE w:val="0"/>
        <w:autoSpaceDN w:val="0"/>
        <w:adjustRightInd w:val="0"/>
        <w:spacing w:after="0" w:line="240" w:lineRule="auto"/>
        <w:rPr>
          <w:ins w:id="4779" w:author="Airat Shigapov" w:date="2021-10-27T23:02:00Z"/>
          <w:rFonts w:ascii="Times New Roman" w:hAnsi="Times New Roman" w:cs="Times New Roman"/>
          <w:sz w:val="20"/>
          <w:szCs w:val="20"/>
          <w:lang w:val="en-US"/>
          <w:rPrChange w:id="4780" w:author="Airat Shigapov" w:date="2021-10-27T23:08:00Z">
            <w:rPr>
              <w:ins w:id="4781" w:author="Airat Shigapov" w:date="2021-10-27T23:02:00Z"/>
              <w:rFonts w:ascii="Consolas" w:hAnsi="Consolas" w:cs="Consolas"/>
              <w:color w:val="000000"/>
              <w:sz w:val="19"/>
              <w:szCs w:val="19"/>
            </w:rPr>
          </w:rPrChange>
        </w:rPr>
      </w:pPr>
      <w:ins w:id="4782" w:author="Airat Shigapov" w:date="2021-10-27T23:02:00Z">
        <w:r w:rsidRPr="008C09BE">
          <w:rPr>
            <w:rFonts w:ascii="Times New Roman" w:hAnsi="Times New Roman" w:cs="Times New Roman"/>
            <w:sz w:val="20"/>
            <w:szCs w:val="20"/>
            <w:lang w:val="en-US"/>
            <w:rPrChange w:id="4783"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4784" w:author="Airat Shigapov" w:date="2021-10-27T23:08:00Z">
              <w:rPr>
                <w:rFonts w:ascii="Consolas" w:hAnsi="Consolas" w:cs="Consolas"/>
                <w:color w:val="0000FF"/>
                <w:sz w:val="19"/>
                <w:szCs w:val="19"/>
              </w:rPr>
            </w:rPrChange>
          </w:rPr>
          <w:t>&lt;</w:t>
        </w:r>
        <w:proofErr w:type="spellStart"/>
        <w:r w:rsidRPr="008C09BE">
          <w:rPr>
            <w:rFonts w:ascii="Times New Roman" w:hAnsi="Times New Roman" w:cs="Times New Roman"/>
            <w:sz w:val="20"/>
            <w:szCs w:val="20"/>
            <w:lang w:val="en-US"/>
            <w:rPrChange w:id="4785" w:author="Airat Shigapov" w:date="2021-10-27T23:08:00Z">
              <w:rPr>
                <w:rFonts w:ascii="Consolas" w:hAnsi="Consolas" w:cs="Consolas"/>
                <w:color w:val="A31515"/>
                <w:sz w:val="19"/>
                <w:szCs w:val="19"/>
              </w:rPr>
            </w:rPrChange>
          </w:rPr>
          <w:t>Application.Resources</w:t>
        </w:r>
        <w:proofErr w:type="spellEnd"/>
        <w:r w:rsidRPr="008C09BE">
          <w:rPr>
            <w:rFonts w:ascii="Times New Roman" w:hAnsi="Times New Roman" w:cs="Times New Roman"/>
            <w:sz w:val="20"/>
            <w:szCs w:val="20"/>
            <w:lang w:val="en-US"/>
            <w:rPrChange w:id="4786" w:author="Airat Shigapov" w:date="2021-10-27T23:08:00Z">
              <w:rPr>
                <w:rFonts w:ascii="Consolas" w:hAnsi="Consolas" w:cs="Consolas"/>
                <w:color w:val="0000FF"/>
                <w:sz w:val="19"/>
                <w:szCs w:val="19"/>
              </w:rPr>
            </w:rPrChange>
          </w:rPr>
          <w:t>&gt;</w:t>
        </w:r>
      </w:ins>
    </w:p>
    <w:p w14:paraId="0EB6D04C" w14:textId="77777777" w:rsidR="0077702B" w:rsidRPr="008C09BE" w:rsidRDefault="0077702B" w:rsidP="0077702B">
      <w:pPr>
        <w:autoSpaceDE w:val="0"/>
        <w:autoSpaceDN w:val="0"/>
        <w:adjustRightInd w:val="0"/>
        <w:spacing w:after="0" w:line="240" w:lineRule="auto"/>
        <w:rPr>
          <w:ins w:id="4787" w:author="Airat Shigapov" w:date="2021-10-27T23:02:00Z"/>
          <w:rFonts w:ascii="Times New Roman" w:hAnsi="Times New Roman" w:cs="Times New Roman"/>
          <w:sz w:val="20"/>
          <w:szCs w:val="20"/>
          <w:lang w:val="en-US"/>
          <w:rPrChange w:id="4788" w:author="Airat Shigapov" w:date="2021-10-27T23:08:00Z">
            <w:rPr>
              <w:ins w:id="4789" w:author="Airat Shigapov" w:date="2021-10-27T23:02:00Z"/>
              <w:rFonts w:ascii="Consolas" w:hAnsi="Consolas" w:cs="Consolas"/>
              <w:color w:val="000000"/>
              <w:sz w:val="19"/>
              <w:szCs w:val="19"/>
            </w:rPr>
          </w:rPrChange>
        </w:rPr>
      </w:pPr>
      <w:ins w:id="4790" w:author="Airat Shigapov" w:date="2021-10-27T23:02:00Z">
        <w:r w:rsidRPr="008C09BE">
          <w:rPr>
            <w:rFonts w:ascii="Times New Roman" w:hAnsi="Times New Roman" w:cs="Times New Roman"/>
            <w:sz w:val="20"/>
            <w:szCs w:val="20"/>
            <w:lang w:val="en-US"/>
            <w:rPrChange w:id="4791"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4792" w:author="Airat Shigapov" w:date="2021-10-27T23:08:00Z">
              <w:rPr>
                <w:rFonts w:ascii="Consolas" w:hAnsi="Consolas" w:cs="Consolas"/>
                <w:color w:val="0000FF"/>
                <w:sz w:val="19"/>
                <w:szCs w:val="19"/>
              </w:rPr>
            </w:rPrChange>
          </w:rPr>
          <w:t>&lt;</w:t>
        </w:r>
        <w:proofErr w:type="spellStart"/>
        <w:r w:rsidRPr="008C09BE">
          <w:rPr>
            <w:rFonts w:ascii="Times New Roman" w:hAnsi="Times New Roman" w:cs="Times New Roman"/>
            <w:sz w:val="20"/>
            <w:szCs w:val="20"/>
            <w:lang w:val="en-US"/>
            <w:rPrChange w:id="4793" w:author="Airat Shigapov" w:date="2021-10-27T23:08:00Z">
              <w:rPr>
                <w:rFonts w:ascii="Consolas" w:hAnsi="Consolas" w:cs="Consolas"/>
                <w:color w:val="A31515"/>
                <w:sz w:val="19"/>
                <w:szCs w:val="19"/>
              </w:rPr>
            </w:rPrChange>
          </w:rPr>
          <w:t>ResourceDictionary</w:t>
        </w:r>
        <w:proofErr w:type="spellEnd"/>
        <w:r w:rsidRPr="008C09BE">
          <w:rPr>
            <w:rFonts w:ascii="Times New Roman" w:hAnsi="Times New Roman" w:cs="Times New Roman"/>
            <w:sz w:val="20"/>
            <w:szCs w:val="20"/>
            <w:lang w:val="en-US"/>
            <w:rPrChange w:id="4794" w:author="Airat Shigapov" w:date="2021-10-27T23:08:00Z">
              <w:rPr>
                <w:rFonts w:ascii="Consolas" w:hAnsi="Consolas" w:cs="Consolas"/>
                <w:color w:val="0000FF"/>
                <w:sz w:val="19"/>
                <w:szCs w:val="19"/>
              </w:rPr>
            </w:rPrChange>
          </w:rPr>
          <w:t>&gt;</w:t>
        </w:r>
      </w:ins>
    </w:p>
    <w:p w14:paraId="1661A571" w14:textId="77777777" w:rsidR="0077702B" w:rsidRPr="008C09BE" w:rsidRDefault="0077702B" w:rsidP="0077702B">
      <w:pPr>
        <w:autoSpaceDE w:val="0"/>
        <w:autoSpaceDN w:val="0"/>
        <w:adjustRightInd w:val="0"/>
        <w:spacing w:after="0" w:line="240" w:lineRule="auto"/>
        <w:rPr>
          <w:ins w:id="4795" w:author="Airat Shigapov" w:date="2021-10-27T23:02:00Z"/>
          <w:rFonts w:ascii="Times New Roman" w:hAnsi="Times New Roman" w:cs="Times New Roman"/>
          <w:sz w:val="20"/>
          <w:szCs w:val="20"/>
          <w:lang w:val="en-US"/>
          <w:rPrChange w:id="4796" w:author="Airat Shigapov" w:date="2021-10-27T23:08:00Z">
            <w:rPr>
              <w:ins w:id="4797" w:author="Airat Shigapov" w:date="2021-10-27T23:02:00Z"/>
              <w:rFonts w:ascii="Consolas" w:hAnsi="Consolas" w:cs="Consolas"/>
              <w:color w:val="000000"/>
              <w:sz w:val="19"/>
              <w:szCs w:val="19"/>
            </w:rPr>
          </w:rPrChange>
        </w:rPr>
      </w:pPr>
      <w:ins w:id="4798" w:author="Airat Shigapov" w:date="2021-10-27T23:02:00Z">
        <w:r w:rsidRPr="008C09BE">
          <w:rPr>
            <w:rFonts w:ascii="Times New Roman" w:hAnsi="Times New Roman" w:cs="Times New Roman"/>
            <w:sz w:val="20"/>
            <w:szCs w:val="20"/>
            <w:lang w:val="en-US"/>
            <w:rPrChange w:id="4799"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4800" w:author="Airat Shigapov" w:date="2021-10-27T23:08:00Z">
              <w:rPr>
                <w:rFonts w:ascii="Consolas" w:hAnsi="Consolas" w:cs="Consolas"/>
                <w:color w:val="0000FF"/>
                <w:sz w:val="19"/>
                <w:szCs w:val="19"/>
              </w:rPr>
            </w:rPrChange>
          </w:rPr>
          <w:t>&lt;</w:t>
        </w:r>
        <w:proofErr w:type="spellStart"/>
        <w:r w:rsidRPr="008C09BE">
          <w:rPr>
            <w:rFonts w:ascii="Times New Roman" w:hAnsi="Times New Roman" w:cs="Times New Roman"/>
            <w:sz w:val="20"/>
            <w:szCs w:val="20"/>
            <w:lang w:val="en-US"/>
            <w:rPrChange w:id="4801" w:author="Airat Shigapov" w:date="2021-10-27T23:08:00Z">
              <w:rPr>
                <w:rFonts w:ascii="Consolas" w:hAnsi="Consolas" w:cs="Consolas"/>
                <w:color w:val="A31515"/>
                <w:sz w:val="19"/>
                <w:szCs w:val="19"/>
              </w:rPr>
            </w:rPrChange>
          </w:rPr>
          <w:t>ResourceDictionary.MergedDictionaries</w:t>
        </w:r>
        <w:proofErr w:type="spellEnd"/>
        <w:r w:rsidRPr="008C09BE">
          <w:rPr>
            <w:rFonts w:ascii="Times New Roman" w:hAnsi="Times New Roman" w:cs="Times New Roman"/>
            <w:sz w:val="20"/>
            <w:szCs w:val="20"/>
            <w:lang w:val="en-US"/>
            <w:rPrChange w:id="4802" w:author="Airat Shigapov" w:date="2021-10-27T23:08:00Z">
              <w:rPr>
                <w:rFonts w:ascii="Consolas" w:hAnsi="Consolas" w:cs="Consolas"/>
                <w:color w:val="0000FF"/>
                <w:sz w:val="19"/>
                <w:szCs w:val="19"/>
              </w:rPr>
            </w:rPrChange>
          </w:rPr>
          <w:t>&gt;</w:t>
        </w:r>
      </w:ins>
    </w:p>
    <w:p w14:paraId="3B148B83" w14:textId="77777777" w:rsidR="0077702B" w:rsidRPr="008C09BE" w:rsidRDefault="0077702B" w:rsidP="0077702B">
      <w:pPr>
        <w:autoSpaceDE w:val="0"/>
        <w:autoSpaceDN w:val="0"/>
        <w:adjustRightInd w:val="0"/>
        <w:spacing w:after="0" w:line="240" w:lineRule="auto"/>
        <w:rPr>
          <w:ins w:id="4803" w:author="Airat Shigapov" w:date="2021-10-27T23:02:00Z"/>
          <w:rFonts w:ascii="Times New Roman" w:hAnsi="Times New Roman" w:cs="Times New Roman"/>
          <w:sz w:val="20"/>
          <w:szCs w:val="20"/>
          <w:lang w:val="en-US"/>
          <w:rPrChange w:id="4804" w:author="Airat Shigapov" w:date="2021-10-27T23:08:00Z">
            <w:rPr>
              <w:ins w:id="4805" w:author="Airat Shigapov" w:date="2021-10-27T23:02:00Z"/>
              <w:rFonts w:ascii="Consolas" w:hAnsi="Consolas" w:cs="Consolas"/>
              <w:color w:val="000000"/>
              <w:sz w:val="19"/>
              <w:szCs w:val="19"/>
            </w:rPr>
          </w:rPrChange>
        </w:rPr>
      </w:pPr>
      <w:ins w:id="4806" w:author="Airat Shigapov" w:date="2021-10-27T23:02:00Z">
        <w:r w:rsidRPr="008C09BE">
          <w:rPr>
            <w:rFonts w:ascii="Times New Roman" w:hAnsi="Times New Roman" w:cs="Times New Roman"/>
            <w:sz w:val="20"/>
            <w:szCs w:val="20"/>
            <w:lang w:val="en-US"/>
            <w:rPrChange w:id="4807"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4808" w:author="Airat Shigapov" w:date="2021-10-27T23:08:00Z">
              <w:rPr>
                <w:rFonts w:ascii="Consolas" w:hAnsi="Consolas" w:cs="Consolas"/>
                <w:color w:val="0000FF"/>
                <w:sz w:val="19"/>
                <w:szCs w:val="19"/>
              </w:rPr>
            </w:rPrChange>
          </w:rPr>
          <w:t>&lt;</w:t>
        </w:r>
        <w:proofErr w:type="spellStart"/>
        <w:r w:rsidRPr="008C09BE">
          <w:rPr>
            <w:rFonts w:ascii="Times New Roman" w:hAnsi="Times New Roman" w:cs="Times New Roman"/>
            <w:sz w:val="20"/>
            <w:szCs w:val="20"/>
            <w:lang w:val="en-US"/>
            <w:rPrChange w:id="4809" w:author="Airat Shigapov" w:date="2021-10-27T23:08:00Z">
              <w:rPr>
                <w:rFonts w:ascii="Consolas" w:hAnsi="Consolas" w:cs="Consolas"/>
                <w:color w:val="A31515"/>
                <w:sz w:val="19"/>
                <w:szCs w:val="19"/>
              </w:rPr>
            </w:rPrChange>
          </w:rPr>
          <w:t>ResourceDictionary</w:t>
        </w:r>
        <w:proofErr w:type="spellEnd"/>
        <w:r w:rsidRPr="008C09BE">
          <w:rPr>
            <w:rFonts w:ascii="Times New Roman" w:hAnsi="Times New Roman" w:cs="Times New Roman"/>
            <w:sz w:val="20"/>
            <w:szCs w:val="20"/>
            <w:lang w:val="en-US"/>
            <w:rPrChange w:id="4810" w:author="Airat Shigapov" w:date="2021-10-27T23:08:00Z">
              <w:rPr>
                <w:rFonts w:ascii="Consolas" w:hAnsi="Consolas" w:cs="Consolas"/>
                <w:color w:val="FF0000"/>
                <w:sz w:val="19"/>
                <w:szCs w:val="19"/>
              </w:rPr>
            </w:rPrChange>
          </w:rPr>
          <w:t xml:space="preserve"> Source</w:t>
        </w:r>
        <w:r w:rsidRPr="008C09BE">
          <w:rPr>
            <w:rFonts w:ascii="Times New Roman" w:hAnsi="Times New Roman" w:cs="Times New Roman"/>
            <w:sz w:val="20"/>
            <w:szCs w:val="20"/>
            <w:lang w:val="en-US"/>
            <w:rPrChange w:id="4811" w:author="Airat Shigapov" w:date="2021-10-27T23:08:00Z">
              <w:rPr>
                <w:rFonts w:ascii="Consolas" w:hAnsi="Consolas" w:cs="Consolas"/>
                <w:color w:val="0000FF"/>
                <w:sz w:val="19"/>
                <w:szCs w:val="19"/>
              </w:rPr>
            </w:rPrChange>
          </w:rPr>
          <w:t>="pack://application:,,,/MaterialDesignThemes.Wpf;component/Themes/MaterialDesignTheme.Light.xaml" /&gt;</w:t>
        </w:r>
      </w:ins>
    </w:p>
    <w:p w14:paraId="1E38E18E" w14:textId="77777777" w:rsidR="0077702B" w:rsidRPr="008C09BE" w:rsidRDefault="0077702B" w:rsidP="0077702B">
      <w:pPr>
        <w:autoSpaceDE w:val="0"/>
        <w:autoSpaceDN w:val="0"/>
        <w:adjustRightInd w:val="0"/>
        <w:spacing w:after="0" w:line="240" w:lineRule="auto"/>
        <w:rPr>
          <w:ins w:id="4812" w:author="Airat Shigapov" w:date="2021-10-27T23:02:00Z"/>
          <w:rFonts w:ascii="Times New Roman" w:hAnsi="Times New Roman" w:cs="Times New Roman"/>
          <w:sz w:val="20"/>
          <w:szCs w:val="20"/>
          <w:lang w:val="en-US"/>
          <w:rPrChange w:id="4813" w:author="Airat Shigapov" w:date="2021-10-27T23:08:00Z">
            <w:rPr>
              <w:ins w:id="4814" w:author="Airat Shigapov" w:date="2021-10-27T23:02:00Z"/>
              <w:rFonts w:ascii="Consolas" w:hAnsi="Consolas" w:cs="Consolas"/>
              <w:color w:val="000000"/>
              <w:sz w:val="19"/>
              <w:szCs w:val="19"/>
            </w:rPr>
          </w:rPrChange>
        </w:rPr>
      </w:pPr>
      <w:ins w:id="4815" w:author="Airat Shigapov" w:date="2021-10-27T23:02:00Z">
        <w:r w:rsidRPr="008C09BE">
          <w:rPr>
            <w:rFonts w:ascii="Times New Roman" w:hAnsi="Times New Roman" w:cs="Times New Roman"/>
            <w:sz w:val="20"/>
            <w:szCs w:val="20"/>
            <w:lang w:val="en-US"/>
            <w:rPrChange w:id="4816"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4817" w:author="Airat Shigapov" w:date="2021-10-27T23:08:00Z">
              <w:rPr>
                <w:rFonts w:ascii="Consolas" w:hAnsi="Consolas" w:cs="Consolas"/>
                <w:color w:val="0000FF"/>
                <w:sz w:val="19"/>
                <w:szCs w:val="19"/>
              </w:rPr>
            </w:rPrChange>
          </w:rPr>
          <w:t>&lt;</w:t>
        </w:r>
        <w:proofErr w:type="spellStart"/>
        <w:r w:rsidRPr="008C09BE">
          <w:rPr>
            <w:rFonts w:ascii="Times New Roman" w:hAnsi="Times New Roman" w:cs="Times New Roman"/>
            <w:sz w:val="20"/>
            <w:szCs w:val="20"/>
            <w:lang w:val="en-US"/>
            <w:rPrChange w:id="4818" w:author="Airat Shigapov" w:date="2021-10-27T23:08:00Z">
              <w:rPr>
                <w:rFonts w:ascii="Consolas" w:hAnsi="Consolas" w:cs="Consolas"/>
                <w:color w:val="A31515"/>
                <w:sz w:val="19"/>
                <w:szCs w:val="19"/>
              </w:rPr>
            </w:rPrChange>
          </w:rPr>
          <w:t>ResourceDictionary</w:t>
        </w:r>
        <w:proofErr w:type="spellEnd"/>
        <w:r w:rsidRPr="008C09BE">
          <w:rPr>
            <w:rFonts w:ascii="Times New Roman" w:hAnsi="Times New Roman" w:cs="Times New Roman"/>
            <w:sz w:val="20"/>
            <w:szCs w:val="20"/>
            <w:lang w:val="en-US"/>
            <w:rPrChange w:id="4819" w:author="Airat Shigapov" w:date="2021-10-27T23:08:00Z">
              <w:rPr>
                <w:rFonts w:ascii="Consolas" w:hAnsi="Consolas" w:cs="Consolas"/>
                <w:color w:val="FF0000"/>
                <w:sz w:val="19"/>
                <w:szCs w:val="19"/>
              </w:rPr>
            </w:rPrChange>
          </w:rPr>
          <w:t xml:space="preserve"> Source</w:t>
        </w:r>
        <w:r w:rsidRPr="008C09BE">
          <w:rPr>
            <w:rFonts w:ascii="Times New Roman" w:hAnsi="Times New Roman" w:cs="Times New Roman"/>
            <w:sz w:val="20"/>
            <w:szCs w:val="20"/>
            <w:lang w:val="en-US"/>
            <w:rPrChange w:id="4820" w:author="Airat Shigapov" w:date="2021-10-27T23:08:00Z">
              <w:rPr>
                <w:rFonts w:ascii="Consolas" w:hAnsi="Consolas" w:cs="Consolas"/>
                <w:color w:val="0000FF"/>
                <w:sz w:val="19"/>
                <w:szCs w:val="19"/>
              </w:rPr>
            </w:rPrChange>
          </w:rPr>
          <w:t>="pack://application:,,,/MaterialDesignThemes.Wpf;component/Themes/MaterialDesignTheme.Defaults.xaml" /&gt;</w:t>
        </w:r>
      </w:ins>
    </w:p>
    <w:p w14:paraId="0731CA93" w14:textId="77777777" w:rsidR="0077702B" w:rsidRPr="008C09BE" w:rsidRDefault="0077702B" w:rsidP="0077702B">
      <w:pPr>
        <w:autoSpaceDE w:val="0"/>
        <w:autoSpaceDN w:val="0"/>
        <w:adjustRightInd w:val="0"/>
        <w:spacing w:after="0" w:line="240" w:lineRule="auto"/>
        <w:rPr>
          <w:ins w:id="4821" w:author="Airat Shigapov" w:date="2021-10-27T23:02:00Z"/>
          <w:rFonts w:ascii="Times New Roman" w:hAnsi="Times New Roman" w:cs="Times New Roman"/>
          <w:sz w:val="20"/>
          <w:szCs w:val="20"/>
          <w:lang w:val="en-US"/>
          <w:rPrChange w:id="4822" w:author="Airat Shigapov" w:date="2021-10-27T23:08:00Z">
            <w:rPr>
              <w:ins w:id="4823" w:author="Airat Shigapov" w:date="2021-10-27T23:02:00Z"/>
              <w:rFonts w:ascii="Consolas" w:hAnsi="Consolas" w:cs="Consolas"/>
              <w:color w:val="000000"/>
              <w:sz w:val="19"/>
              <w:szCs w:val="19"/>
            </w:rPr>
          </w:rPrChange>
        </w:rPr>
      </w:pPr>
      <w:ins w:id="4824" w:author="Airat Shigapov" w:date="2021-10-27T23:02:00Z">
        <w:r w:rsidRPr="008C09BE">
          <w:rPr>
            <w:rFonts w:ascii="Times New Roman" w:hAnsi="Times New Roman" w:cs="Times New Roman"/>
            <w:sz w:val="20"/>
            <w:szCs w:val="20"/>
            <w:lang w:val="en-US"/>
            <w:rPrChange w:id="4825"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4826" w:author="Airat Shigapov" w:date="2021-10-27T23:08:00Z">
              <w:rPr>
                <w:rFonts w:ascii="Consolas" w:hAnsi="Consolas" w:cs="Consolas"/>
                <w:color w:val="0000FF"/>
                <w:sz w:val="19"/>
                <w:szCs w:val="19"/>
              </w:rPr>
            </w:rPrChange>
          </w:rPr>
          <w:t>&lt;</w:t>
        </w:r>
        <w:proofErr w:type="spellStart"/>
        <w:r w:rsidRPr="008C09BE">
          <w:rPr>
            <w:rFonts w:ascii="Times New Roman" w:hAnsi="Times New Roman" w:cs="Times New Roman"/>
            <w:sz w:val="20"/>
            <w:szCs w:val="20"/>
            <w:lang w:val="en-US"/>
            <w:rPrChange w:id="4827" w:author="Airat Shigapov" w:date="2021-10-27T23:08:00Z">
              <w:rPr>
                <w:rFonts w:ascii="Consolas" w:hAnsi="Consolas" w:cs="Consolas"/>
                <w:color w:val="A31515"/>
                <w:sz w:val="19"/>
                <w:szCs w:val="19"/>
              </w:rPr>
            </w:rPrChange>
          </w:rPr>
          <w:t>ResourceDictionary</w:t>
        </w:r>
        <w:proofErr w:type="spellEnd"/>
        <w:r w:rsidRPr="008C09BE">
          <w:rPr>
            <w:rFonts w:ascii="Times New Roman" w:hAnsi="Times New Roman" w:cs="Times New Roman"/>
            <w:sz w:val="20"/>
            <w:szCs w:val="20"/>
            <w:lang w:val="en-US"/>
            <w:rPrChange w:id="4828" w:author="Airat Shigapov" w:date="2021-10-27T23:08:00Z">
              <w:rPr>
                <w:rFonts w:ascii="Consolas" w:hAnsi="Consolas" w:cs="Consolas"/>
                <w:color w:val="FF0000"/>
                <w:sz w:val="19"/>
                <w:szCs w:val="19"/>
              </w:rPr>
            </w:rPrChange>
          </w:rPr>
          <w:t xml:space="preserve"> Source</w:t>
        </w:r>
        <w:r w:rsidRPr="008C09BE">
          <w:rPr>
            <w:rFonts w:ascii="Times New Roman" w:hAnsi="Times New Roman" w:cs="Times New Roman"/>
            <w:sz w:val="20"/>
            <w:szCs w:val="20"/>
            <w:lang w:val="en-US"/>
            <w:rPrChange w:id="4829" w:author="Airat Shigapov" w:date="2021-10-27T23:08:00Z">
              <w:rPr>
                <w:rFonts w:ascii="Consolas" w:hAnsi="Consolas" w:cs="Consolas"/>
                <w:color w:val="0000FF"/>
                <w:sz w:val="19"/>
                <w:szCs w:val="19"/>
              </w:rPr>
            </w:rPrChange>
          </w:rPr>
          <w:t>="pack://application:,,,/MaterialDesignColors;component/Themes/Recommended/Primary/MaterialDesignColor.DeepPurple.xaml" /&gt;</w:t>
        </w:r>
      </w:ins>
    </w:p>
    <w:p w14:paraId="1C350F8B" w14:textId="77777777" w:rsidR="0077702B" w:rsidRPr="008C09BE" w:rsidRDefault="0077702B" w:rsidP="0077702B">
      <w:pPr>
        <w:autoSpaceDE w:val="0"/>
        <w:autoSpaceDN w:val="0"/>
        <w:adjustRightInd w:val="0"/>
        <w:spacing w:after="0" w:line="240" w:lineRule="auto"/>
        <w:rPr>
          <w:ins w:id="4830" w:author="Airat Shigapov" w:date="2021-10-27T23:02:00Z"/>
          <w:rFonts w:ascii="Times New Roman" w:hAnsi="Times New Roman" w:cs="Times New Roman"/>
          <w:sz w:val="20"/>
          <w:szCs w:val="20"/>
          <w:lang w:val="en-US"/>
          <w:rPrChange w:id="4831" w:author="Airat Shigapov" w:date="2021-10-27T23:08:00Z">
            <w:rPr>
              <w:ins w:id="4832" w:author="Airat Shigapov" w:date="2021-10-27T23:02:00Z"/>
              <w:rFonts w:ascii="Consolas" w:hAnsi="Consolas" w:cs="Consolas"/>
              <w:color w:val="000000"/>
              <w:sz w:val="19"/>
              <w:szCs w:val="19"/>
            </w:rPr>
          </w:rPrChange>
        </w:rPr>
      </w:pPr>
      <w:ins w:id="4833" w:author="Airat Shigapov" w:date="2021-10-27T23:02:00Z">
        <w:r w:rsidRPr="008C09BE">
          <w:rPr>
            <w:rFonts w:ascii="Times New Roman" w:hAnsi="Times New Roman" w:cs="Times New Roman"/>
            <w:sz w:val="20"/>
            <w:szCs w:val="20"/>
            <w:lang w:val="en-US"/>
            <w:rPrChange w:id="4834"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4835" w:author="Airat Shigapov" w:date="2021-10-27T23:08:00Z">
              <w:rPr>
                <w:rFonts w:ascii="Consolas" w:hAnsi="Consolas" w:cs="Consolas"/>
                <w:color w:val="0000FF"/>
                <w:sz w:val="19"/>
                <w:szCs w:val="19"/>
              </w:rPr>
            </w:rPrChange>
          </w:rPr>
          <w:t>&lt;</w:t>
        </w:r>
        <w:proofErr w:type="spellStart"/>
        <w:r w:rsidRPr="008C09BE">
          <w:rPr>
            <w:rFonts w:ascii="Times New Roman" w:hAnsi="Times New Roman" w:cs="Times New Roman"/>
            <w:sz w:val="20"/>
            <w:szCs w:val="20"/>
            <w:lang w:val="en-US"/>
            <w:rPrChange w:id="4836" w:author="Airat Shigapov" w:date="2021-10-27T23:08:00Z">
              <w:rPr>
                <w:rFonts w:ascii="Consolas" w:hAnsi="Consolas" w:cs="Consolas"/>
                <w:color w:val="A31515"/>
                <w:sz w:val="19"/>
                <w:szCs w:val="19"/>
              </w:rPr>
            </w:rPrChange>
          </w:rPr>
          <w:t>ResourceDictionary</w:t>
        </w:r>
        <w:proofErr w:type="spellEnd"/>
        <w:r w:rsidRPr="008C09BE">
          <w:rPr>
            <w:rFonts w:ascii="Times New Roman" w:hAnsi="Times New Roman" w:cs="Times New Roman"/>
            <w:sz w:val="20"/>
            <w:szCs w:val="20"/>
            <w:lang w:val="en-US"/>
            <w:rPrChange w:id="4837" w:author="Airat Shigapov" w:date="2021-10-27T23:08:00Z">
              <w:rPr>
                <w:rFonts w:ascii="Consolas" w:hAnsi="Consolas" w:cs="Consolas"/>
                <w:color w:val="FF0000"/>
                <w:sz w:val="19"/>
                <w:szCs w:val="19"/>
              </w:rPr>
            </w:rPrChange>
          </w:rPr>
          <w:t xml:space="preserve"> Source</w:t>
        </w:r>
        <w:r w:rsidRPr="008C09BE">
          <w:rPr>
            <w:rFonts w:ascii="Times New Roman" w:hAnsi="Times New Roman" w:cs="Times New Roman"/>
            <w:sz w:val="20"/>
            <w:szCs w:val="20"/>
            <w:lang w:val="en-US"/>
            <w:rPrChange w:id="4838" w:author="Airat Shigapov" w:date="2021-10-27T23:08:00Z">
              <w:rPr>
                <w:rFonts w:ascii="Consolas" w:hAnsi="Consolas" w:cs="Consolas"/>
                <w:color w:val="0000FF"/>
                <w:sz w:val="19"/>
                <w:szCs w:val="19"/>
              </w:rPr>
            </w:rPrChange>
          </w:rPr>
          <w:t>="pack://application:,,,/MaterialDesignColors;component/Themes/Recommended/Accent/MaterialDesignColor.Lime.xaml" /&gt;</w:t>
        </w:r>
      </w:ins>
    </w:p>
    <w:p w14:paraId="3AA20C6E" w14:textId="77777777" w:rsidR="0077702B" w:rsidRPr="008C09BE" w:rsidRDefault="0077702B" w:rsidP="0077702B">
      <w:pPr>
        <w:autoSpaceDE w:val="0"/>
        <w:autoSpaceDN w:val="0"/>
        <w:adjustRightInd w:val="0"/>
        <w:spacing w:after="0" w:line="240" w:lineRule="auto"/>
        <w:rPr>
          <w:ins w:id="4839" w:author="Airat Shigapov" w:date="2021-10-27T23:02:00Z"/>
          <w:rFonts w:ascii="Times New Roman" w:hAnsi="Times New Roman" w:cs="Times New Roman"/>
          <w:sz w:val="20"/>
          <w:szCs w:val="20"/>
          <w:lang w:val="en-US"/>
          <w:rPrChange w:id="4840" w:author="Airat Shigapov" w:date="2021-10-27T23:08:00Z">
            <w:rPr>
              <w:ins w:id="4841" w:author="Airat Shigapov" w:date="2021-10-27T23:02:00Z"/>
              <w:rFonts w:ascii="Consolas" w:hAnsi="Consolas" w:cs="Consolas"/>
              <w:color w:val="000000"/>
              <w:sz w:val="19"/>
              <w:szCs w:val="19"/>
            </w:rPr>
          </w:rPrChange>
        </w:rPr>
      </w:pPr>
      <w:ins w:id="4842" w:author="Airat Shigapov" w:date="2021-10-27T23:02:00Z">
        <w:r w:rsidRPr="008C09BE">
          <w:rPr>
            <w:rFonts w:ascii="Times New Roman" w:hAnsi="Times New Roman" w:cs="Times New Roman"/>
            <w:sz w:val="20"/>
            <w:szCs w:val="20"/>
            <w:lang w:val="en-US"/>
            <w:rPrChange w:id="4843"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4844" w:author="Airat Shigapov" w:date="2021-10-27T23:08:00Z">
              <w:rPr>
                <w:rFonts w:ascii="Consolas" w:hAnsi="Consolas" w:cs="Consolas"/>
                <w:color w:val="0000FF"/>
                <w:sz w:val="19"/>
                <w:szCs w:val="19"/>
              </w:rPr>
            </w:rPrChange>
          </w:rPr>
          <w:t>&lt;/</w:t>
        </w:r>
        <w:proofErr w:type="spellStart"/>
        <w:r w:rsidRPr="008C09BE">
          <w:rPr>
            <w:rFonts w:ascii="Times New Roman" w:hAnsi="Times New Roman" w:cs="Times New Roman"/>
            <w:sz w:val="20"/>
            <w:szCs w:val="20"/>
            <w:lang w:val="en-US"/>
            <w:rPrChange w:id="4845" w:author="Airat Shigapov" w:date="2021-10-27T23:08:00Z">
              <w:rPr>
                <w:rFonts w:ascii="Consolas" w:hAnsi="Consolas" w:cs="Consolas"/>
                <w:color w:val="A31515"/>
                <w:sz w:val="19"/>
                <w:szCs w:val="19"/>
              </w:rPr>
            </w:rPrChange>
          </w:rPr>
          <w:t>ResourceDictionary.MergedDictionaries</w:t>
        </w:r>
        <w:proofErr w:type="spellEnd"/>
        <w:r w:rsidRPr="008C09BE">
          <w:rPr>
            <w:rFonts w:ascii="Times New Roman" w:hAnsi="Times New Roman" w:cs="Times New Roman"/>
            <w:sz w:val="20"/>
            <w:szCs w:val="20"/>
            <w:lang w:val="en-US"/>
            <w:rPrChange w:id="4846" w:author="Airat Shigapov" w:date="2021-10-27T23:08:00Z">
              <w:rPr>
                <w:rFonts w:ascii="Consolas" w:hAnsi="Consolas" w:cs="Consolas"/>
                <w:color w:val="0000FF"/>
                <w:sz w:val="19"/>
                <w:szCs w:val="19"/>
              </w:rPr>
            </w:rPrChange>
          </w:rPr>
          <w:t>&gt;</w:t>
        </w:r>
      </w:ins>
    </w:p>
    <w:p w14:paraId="75C3B5FE" w14:textId="77777777" w:rsidR="0077702B" w:rsidRPr="008C09BE" w:rsidRDefault="0077702B" w:rsidP="0077702B">
      <w:pPr>
        <w:autoSpaceDE w:val="0"/>
        <w:autoSpaceDN w:val="0"/>
        <w:adjustRightInd w:val="0"/>
        <w:spacing w:after="0" w:line="240" w:lineRule="auto"/>
        <w:rPr>
          <w:ins w:id="4847" w:author="Airat Shigapov" w:date="2021-10-27T23:02:00Z"/>
          <w:rFonts w:ascii="Times New Roman" w:hAnsi="Times New Roman" w:cs="Times New Roman"/>
          <w:sz w:val="20"/>
          <w:szCs w:val="20"/>
          <w:lang w:val="en-US"/>
          <w:rPrChange w:id="4848" w:author="Airat Shigapov" w:date="2021-10-27T23:08:00Z">
            <w:rPr>
              <w:ins w:id="4849" w:author="Airat Shigapov" w:date="2021-10-27T23:02:00Z"/>
              <w:rFonts w:ascii="Consolas" w:hAnsi="Consolas" w:cs="Consolas"/>
              <w:color w:val="000000"/>
              <w:sz w:val="19"/>
              <w:szCs w:val="19"/>
            </w:rPr>
          </w:rPrChange>
        </w:rPr>
      </w:pPr>
      <w:ins w:id="4850" w:author="Airat Shigapov" w:date="2021-10-27T23:02:00Z">
        <w:r w:rsidRPr="008C09BE">
          <w:rPr>
            <w:rFonts w:ascii="Times New Roman" w:hAnsi="Times New Roman" w:cs="Times New Roman"/>
            <w:sz w:val="20"/>
            <w:szCs w:val="20"/>
            <w:lang w:val="en-US"/>
            <w:rPrChange w:id="4851"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4852" w:author="Airat Shigapov" w:date="2021-10-27T23:08:00Z">
              <w:rPr>
                <w:rFonts w:ascii="Consolas" w:hAnsi="Consolas" w:cs="Consolas"/>
                <w:color w:val="0000FF"/>
                <w:sz w:val="19"/>
                <w:szCs w:val="19"/>
              </w:rPr>
            </w:rPrChange>
          </w:rPr>
          <w:t>&lt;/</w:t>
        </w:r>
        <w:proofErr w:type="spellStart"/>
        <w:r w:rsidRPr="008C09BE">
          <w:rPr>
            <w:rFonts w:ascii="Times New Roman" w:hAnsi="Times New Roman" w:cs="Times New Roman"/>
            <w:sz w:val="20"/>
            <w:szCs w:val="20"/>
            <w:lang w:val="en-US"/>
            <w:rPrChange w:id="4853" w:author="Airat Shigapov" w:date="2021-10-27T23:08:00Z">
              <w:rPr>
                <w:rFonts w:ascii="Consolas" w:hAnsi="Consolas" w:cs="Consolas"/>
                <w:color w:val="A31515"/>
                <w:sz w:val="19"/>
                <w:szCs w:val="19"/>
              </w:rPr>
            </w:rPrChange>
          </w:rPr>
          <w:t>ResourceDictionary</w:t>
        </w:r>
        <w:proofErr w:type="spellEnd"/>
        <w:r w:rsidRPr="008C09BE">
          <w:rPr>
            <w:rFonts w:ascii="Times New Roman" w:hAnsi="Times New Roman" w:cs="Times New Roman"/>
            <w:sz w:val="20"/>
            <w:szCs w:val="20"/>
            <w:lang w:val="en-US"/>
            <w:rPrChange w:id="4854" w:author="Airat Shigapov" w:date="2021-10-27T23:08:00Z">
              <w:rPr>
                <w:rFonts w:ascii="Consolas" w:hAnsi="Consolas" w:cs="Consolas"/>
                <w:color w:val="0000FF"/>
                <w:sz w:val="19"/>
                <w:szCs w:val="19"/>
              </w:rPr>
            </w:rPrChange>
          </w:rPr>
          <w:t>&gt;</w:t>
        </w:r>
      </w:ins>
    </w:p>
    <w:p w14:paraId="7029CFE6" w14:textId="77777777" w:rsidR="0077702B" w:rsidRPr="008C09BE" w:rsidRDefault="0077702B" w:rsidP="0077702B">
      <w:pPr>
        <w:autoSpaceDE w:val="0"/>
        <w:autoSpaceDN w:val="0"/>
        <w:adjustRightInd w:val="0"/>
        <w:spacing w:after="0" w:line="240" w:lineRule="auto"/>
        <w:rPr>
          <w:ins w:id="4855" w:author="Airat Shigapov" w:date="2021-10-27T23:02:00Z"/>
          <w:rFonts w:ascii="Times New Roman" w:hAnsi="Times New Roman" w:cs="Times New Roman"/>
          <w:sz w:val="20"/>
          <w:szCs w:val="20"/>
          <w:lang w:val="en-US"/>
          <w:rPrChange w:id="4856" w:author="Airat Shigapov" w:date="2021-10-27T23:08:00Z">
            <w:rPr>
              <w:ins w:id="4857" w:author="Airat Shigapov" w:date="2021-10-27T23:02:00Z"/>
              <w:rFonts w:ascii="Consolas" w:hAnsi="Consolas" w:cs="Consolas"/>
              <w:color w:val="000000"/>
              <w:sz w:val="19"/>
              <w:szCs w:val="19"/>
            </w:rPr>
          </w:rPrChange>
        </w:rPr>
      </w:pPr>
      <w:ins w:id="4858" w:author="Airat Shigapov" w:date="2021-10-27T23:02:00Z">
        <w:r w:rsidRPr="008C09BE">
          <w:rPr>
            <w:rFonts w:ascii="Times New Roman" w:hAnsi="Times New Roman" w:cs="Times New Roman"/>
            <w:sz w:val="20"/>
            <w:szCs w:val="20"/>
            <w:lang w:val="en-US"/>
            <w:rPrChange w:id="4859"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4860" w:author="Airat Shigapov" w:date="2021-10-27T23:08:00Z">
              <w:rPr>
                <w:rFonts w:ascii="Consolas" w:hAnsi="Consolas" w:cs="Consolas"/>
                <w:color w:val="0000FF"/>
                <w:sz w:val="19"/>
                <w:szCs w:val="19"/>
              </w:rPr>
            </w:rPrChange>
          </w:rPr>
          <w:t>&lt;/</w:t>
        </w:r>
        <w:proofErr w:type="spellStart"/>
        <w:r w:rsidRPr="008C09BE">
          <w:rPr>
            <w:rFonts w:ascii="Times New Roman" w:hAnsi="Times New Roman" w:cs="Times New Roman"/>
            <w:sz w:val="20"/>
            <w:szCs w:val="20"/>
            <w:lang w:val="en-US"/>
            <w:rPrChange w:id="4861" w:author="Airat Shigapov" w:date="2021-10-27T23:08:00Z">
              <w:rPr>
                <w:rFonts w:ascii="Consolas" w:hAnsi="Consolas" w:cs="Consolas"/>
                <w:color w:val="A31515"/>
                <w:sz w:val="19"/>
                <w:szCs w:val="19"/>
              </w:rPr>
            </w:rPrChange>
          </w:rPr>
          <w:t>Application.Resources</w:t>
        </w:r>
        <w:proofErr w:type="spellEnd"/>
        <w:r w:rsidRPr="008C09BE">
          <w:rPr>
            <w:rFonts w:ascii="Times New Roman" w:hAnsi="Times New Roman" w:cs="Times New Roman"/>
            <w:sz w:val="20"/>
            <w:szCs w:val="20"/>
            <w:lang w:val="en-US"/>
            <w:rPrChange w:id="4862" w:author="Airat Shigapov" w:date="2021-10-27T23:08:00Z">
              <w:rPr>
                <w:rFonts w:ascii="Consolas" w:hAnsi="Consolas" w:cs="Consolas"/>
                <w:color w:val="0000FF"/>
                <w:sz w:val="19"/>
                <w:szCs w:val="19"/>
              </w:rPr>
            </w:rPrChange>
          </w:rPr>
          <w:t>&gt;</w:t>
        </w:r>
      </w:ins>
    </w:p>
    <w:p w14:paraId="7F6CC94A" w14:textId="75E1573C" w:rsidR="0077702B" w:rsidRPr="009143F6" w:rsidRDefault="0077702B" w:rsidP="0077702B">
      <w:pPr>
        <w:rPr>
          <w:ins w:id="4863" w:author="Airat Shigapov" w:date="2021-10-27T23:02:00Z"/>
          <w:rFonts w:ascii="Times New Roman" w:hAnsi="Times New Roman" w:cs="Times New Roman"/>
          <w:sz w:val="20"/>
          <w:szCs w:val="20"/>
          <w:lang w:val="en-US"/>
          <w:rPrChange w:id="4864" w:author="Airat Shigapov" w:date="2021-10-29T15:13:00Z">
            <w:rPr>
              <w:ins w:id="4865" w:author="Airat Shigapov" w:date="2021-10-27T23:02:00Z"/>
              <w:rFonts w:ascii="Times New Roman" w:hAnsi="Times New Roman" w:cs="Times New Roman"/>
              <w:color w:val="0000FF"/>
              <w:sz w:val="20"/>
              <w:szCs w:val="20"/>
            </w:rPr>
          </w:rPrChange>
        </w:rPr>
      </w:pPr>
      <w:ins w:id="4866" w:author="Airat Shigapov" w:date="2021-10-27T23:02:00Z">
        <w:r w:rsidRPr="009143F6">
          <w:rPr>
            <w:rFonts w:ascii="Times New Roman" w:hAnsi="Times New Roman" w:cs="Times New Roman"/>
            <w:sz w:val="20"/>
            <w:szCs w:val="20"/>
            <w:lang w:val="en-US"/>
            <w:rPrChange w:id="4867" w:author="Airat Shigapov" w:date="2021-10-29T15:13:00Z">
              <w:rPr>
                <w:rFonts w:ascii="Consolas" w:hAnsi="Consolas" w:cs="Consolas"/>
                <w:color w:val="0000FF"/>
                <w:sz w:val="19"/>
                <w:szCs w:val="19"/>
              </w:rPr>
            </w:rPrChange>
          </w:rPr>
          <w:t>&lt;/</w:t>
        </w:r>
        <w:r w:rsidRPr="009143F6">
          <w:rPr>
            <w:rFonts w:ascii="Times New Roman" w:hAnsi="Times New Roman" w:cs="Times New Roman"/>
            <w:sz w:val="20"/>
            <w:szCs w:val="20"/>
            <w:lang w:val="en-US"/>
            <w:rPrChange w:id="4868" w:author="Airat Shigapov" w:date="2021-10-29T15:13:00Z">
              <w:rPr>
                <w:rFonts w:ascii="Consolas" w:hAnsi="Consolas" w:cs="Consolas"/>
                <w:color w:val="A31515"/>
                <w:sz w:val="19"/>
                <w:szCs w:val="19"/>
              </w:rPr>
            </w:rPrChange>
          </w:rPr>
          <w:t>Application</w:t>
        </w:r>
        <w:r w:rsidRPr="009143F6">
          <w:rPr>
            <w:rFonts w:ascii="Times New Roman" w:hAnsi="Times New Roman" w:cs="Times New Roman"/>
            <w:sz w:val="20"/>
            <w:szCs w:val="20"/>
            <w:lang w:val="en-US"/>
            <w:rPrChange w:id="4869" w:author="Airat Shigapov" w:date="2021-10-29T15:13:00Z">
              <w:rPr>
                <w:rFonts w:ascii="Consolas" w:hAnsi="Consolas" w:cs="Consolas"/>
                <w:color w:val="0000FF"/>
                <w:sz w:val="19"/>
                <w:szCs w:val="19"/>
              </w:rPr>
            </w:rPrChange>
          </w:rPr>
          <w:t>&gt;</w:t>
        </w:r>
      </w:ins>
    </w:p>
    <w:p w14:paraId="60DC890A" w14:textId="7538C189" w:rsidR="0077702B" w:rsidRPr="005C1CD7" w:rsidRDefault="001118C1" w:rsidP="0077702B">
      <w:pPr>
        <w:rPr>
          <w:ins w:id="4870" w:author="Airat Shigapov" w:date="2021-10-27T23:03:00Z"/>
          <w:rFonts w:ascii="Times New Roman" w:hAnsi="Times New Roman" w:cs="Times New Roman"/>
          <w:sz w:val="28"/>
          <w:szCs w:val="28"/>
          <w:lang w:val="en-US"/>
          <w:rPrChange w:id="4871" w:author="Airat Shigapov" w:date="2021-10-27T23:10:00Z">
            <w:rPr>
              <w:ins w:id="4872" w:author="Airat Shigapov" w:date="2021-10-27T23:03:00Z"/>
              <w:rFonts w:ascii="Times New Roman" w:hAnsi="Times New Roman" w:cs="Times New Roman"/>
              <w:color w:val="0000FF"/>
              <w:sz w:val="28"/>
              <w:szCs w:val="28"/>
              <w:lang w:val="en-US"/>
            </w:rPr>
          </w:rPrChange>
        </w:rPr>
      </w:pPr>
      <w:proofErr w:type="spellStart"/>
      <w:ins w:id="4873" w:author="Airat Shigapov" w:date="2021-10-27T23:03:00Z">
        <w:r w:rsidRPr="005C1CD7">
          <w:rPr>
            <w:rFonts w:ascii="Times New Roman" w:hAnsi="Times New Roman" w:cs="Times New Roman"/>
            <w:sz w:val="28"/>
            <w:szCs w:val="28"/>
            <w:lang w:val="en-US"/>
            <w:rPrChange w:id="4874" w:author="Airat Shigapov" w:date="2021-10-27T23:10:00Z">
              <w:rPr>
                <w:rFonts w:ascii="Times New Roman" w:hAnsi="Times New Roman" w:cs="Times New Roman"/>
                <w:color w:val="0000FF"/>
                <w:sz w:val="20"/>
                <w:szCs w:val="20"/>
                <w:lang w:val="en-US"/>
              </w:rPr>
            </w:rPrChange>
          </w:rPr>
          <w:t>AddProduct.xaml</w:t>
        </w:r>
        <w:proofErr w:type="spellEnd"/>
        <w:r w:rsidRPr="005C1CD7">
          <w:rPr>
            <w:rFonts w:ascii="Times New Roman" w:hAnsi="Times New Roman" w:cs="Times New Roman"/>
            <w:sz w:val="28"/>
            <w:szCs w:val="28"/>
            <w:lang w:val="en-US"/>
            <w:rPrChange w:id="4875" w:author="Airat Shigapov" w:date="2021-10-27T23:10:00Z">
              <w:rPr>
                <w:rFonts w:ascii="Times New Roman" w:hAnsi="Times New Roman" w:cs="Times New Roman"/>
                <w:color w:val="0000FF"/>
                <w:sz w:val="20"/>
                <w:szCs w:val="20"/>
                <w:lang w:val="en-US"/>
              </w:rPr>
            </w:rPrChange>
          </w:rPr>
          <w:t>:</w:t>
        </w:r>
      </w:ins>
    </w:p>
    <w:p w14:paraId="10CF60D0" w14:textId="77777777" w:rsidR="001118C1" w:rsidRPr="008C09BE" w:rsidRDefault="001118C1" w:rsidP="001118C1">
      <w:pPr>
        <w:autoSpaceDE w:val="0"/>
        <w:autoSpaceDN w:val="0"/>
        <w:adjustRightInd w:val="0"/>
        <w:spacing w:after="0" w:line="240" w:lineRule="auto"/>
        <w:rPr>
          <w:ins w:id="4876" w:author="Airat Shigapov" w:date="2021-10-27T23:03:00Z"/>
          <w:rFonts w:ascii="Times New Roman" w:hAnsi="Times New Roman" w:cs="Times New Roman"/>
          <w:sz w:val="20"/>
          <w:szCs w:val="20"/>
          <w:lang w:val="en-US"/>
          <w:rPrChange w:id="4877" w:author="Airat Shigapov" w:date="2021-10-27T23:08:00Z">
            <w:rPr>
              <w:ins w:id="4878" w:author="Airat Shigapov" w:date="2021-10-27T23:03:00Z"/>
              <w:rFonts w:ascii="Consolas" w:hAnsi="Consolas" w:cs="Consolas"/>
              <w:color w:val="000000"/>
              <w:sz w:val="19"/>
              <w:szCs w:val="19"/>
            </w:rPr>
          </w:rPrChange>
        </w:rPr>
      </w:pPr>
      <w:ins w:id="4879" w:author="Airat Shigapov" w:date="2021-10-27T23:03:00Z">
        <w:r w:rsidRPr="008C09BE">
          <w:rPr>
            <w:rFonts w:ascii="Times New Roman" w:hAnsi="Times New Roman" w:cs="Times New Roman"/>
            <w:sz w:val="20"/>
            <w:szCs w:val="20"/>
            <w:lang w:val="en-US"/>
            <w:rPrChange w:id="4880" w:author="Airat Shigapov" w:date="2021-10-27T23:08:00Z">
              <w:rPr>
                <w:rFonts w:ascii="Consolas" w:hAnsi="Consolas" w:cs="Consolas"/>
                <w:color w:val="0000FF"/>
                <w:sz w:val="19"/>
                <w:szCs w:val="19"/>
              </w:rPr>
            </w:rPrChange>
          </w:rPr>
          <w:t>&lt;</w:t>
        </w:r>
        <w:r w:rsidRPr="008C09BE">
          <w:rPr>
            <w:rFonts w:ascii="Times New Roman" w:hAnsi="Times New Roman" w:cs="Times New Roman"/>
            <w:sz w:val="20"/>
            <w:szCs w:val="20"/>
            <w:lang w:val="en-US"/>
            <w:rPrChange w:id="4881" w:author="Airat Shigapov" w:date="2021-10-27T23:08:00Z">
              <w:rPr>
                <w:rFonts w:ascii="Consolas" w:hAnsi="Consolas" w:cs="Consolas"/>
                <w:color w:val="A31515"/>
                <w:sz w:val="19"/>
                <w:szCs w:val="19"/>
              </w:rPr>
            </w:rPrChange>
          </w:rPr>
          <w:t>Page</w:t>
        </w:r>
        <w:r w:rsidRPr="008C09BE">
          <w:rPr>
            <w:rFonts w:ascii="Times New Roman" w:hAnsi="Times New Roman" w:cs="Times New Roman"/>
            <w:sz w:val="20"/>
            <w:szCs w:val="20"/>
            <w:lang w:val="en-US"/>
            <w:rPrChange w:id="4882" w:author="Airat Shigapov" w:date="2021-10-27T23:08:00Z">
              <w:rPr>
                <w:rFonts w:ascii="Consolas" w:hAnsi="Consolas" w:cs="Consolas"/>
                <w:color w:val="FF0000"/>
                <w:sz w:val="19"/>
                <w:szCs w:val="19"/>
              </w:rPr>
            </w:rPrChange>
          </w:rPr>
          <w:t xml:space="preserve"> </w:t>
        </w:r>
        <w:proofErr w:type="gramStart"/>
        <w:r w:rsidRPr="008C09BE">
          <w:rPr>
            <w:rFonts w:ascii="Times New Roman" w:hAnsi="Times New Roman" w:cs="Times New Roman"/>
            <w:sz w:val="20"/>
            <w:szCs w:val="20"/>
            <w:lang w:val="en-US"/>
            <w:rPrChange w:id="4883" w:author="Airat Shigapov" w:date="2021-10-27T23:08:00Z">
              <w:rPr>
                <w:rFonts w:ascii="Consolas" w:hAnsi="Consolas" w:cs="Consolas"/>
                <w:color w:val="FF0000"/>
                <w:sz w:val="19"/>
                <w:szCs w:val="19"/>
              </w:rPr>
            </w:rPrChange>
          </w:rPr>
          <w:t>x</w:t>
        </w:r>
        <w:r w:rsidRPr="008C09BE">
          <w:rPr>
            <w:rFonts w:ascii="Times New Roman" w:hAnsi="Times New Roman" w:cs="Times New Roman"/>
            <w:sz w:val="20"/>
            <w:szCs w:val="20"/>
            <w:lang w:val="en-US"/>
            <w:rPrChange w:id="4884" w:author="Airat Shigapov" w:date="2021-10-27T23:08:00Z">
              <w:rPr>
                <w:rFonts w:ascii="Consolas" w:hAnsi="Consolas" w:cs="Consolas"/>
                <w:color w:val="0000FF"/>
                <w:sz w:val="19"/>
                <w:szCs w:val="19"/>
              </w:rPr>
            </w:rPrChange>
          </w:rPr>
          <w:t>:</w:t>
        </w:r>
        <w:r w:rsidRPr="008C09BE">
          <w:rPr>
            <w:rFonts w:ascii="Times New Roman" w:hAnsi="Times New Roman" w:cs="Times New Roman"/>
            <w:sz w:val="20"/>
            <w:szCs w:val="20"/>
            <w:lang w:val="en-US"/>
            <w:rPrChange w:id="4885" w:author="Airat Shigapov" w:date="2021-10-27T23:08:00Z">
              <w:rPr>
                <w:rFonts w:ascii="Consolas" w:hAnsi="Consolas" w:cs="Consolas"/>
                <w:color w:val="FF0000"/>
                <w:sz w:val="19"/>
                <w:szCs w:val="19"/>
              </w:rPr>
            </w:rPrChange>
          </w:rPr>
          <w:t>Class</w:t>
        </w:r>
        <w:proofErr w:type="gramEnd"/>
        <w:r w:rsidRPr="008C09BE">
          <w:rPr>
            <w:rFonts w:ascii="Times New Roman" w:hAnsi="Times New Roman" w:cs="Times New Roman"/>
            <w:sz w:val="20"/>
            <w:szCs w:val="20"/>
            <w:lang w:val="en-US"/>
            <w:rPrChange w:id="4886" w:author="Airat Shigapov" w:date="2021-10-27T23:08:00Z">
              <w:rPr>
                <w:rFonts w:ascii="Consolas" w:hAnsi="Consolas" w:cs="Consolas"/>
                <w:color w:val="0000FF"/>
                <w:sz w:val="19"/>
                <w:szCs w:val="19"/>
              </w:rPr>
            </w:rPrChange>
          </w:rPr>
          <w:t>="CarShop.AddProduct"</w:t>
        </w:r>
      </w:ins>
    </w:p>
    <w:p w14:paraId="7EC1C2DB" w14:textId="77777777" w:rsidR="001118C1" w:rsidRPr="008C09BE" w:rsidRDefault="001118C1" w:rsidP="001118C1">
      <w:pPr>
        <w:autoSpaceDE w:val="0"/>
        <w:autoSpaceDN w:val="0"/>
        <w:adjustRightInd w:val="0"/>
        <w:spacing w:after="0" w:line="240" w:lineRule="auto"/>
        <w:rPr>
          <w:ins w:id="4887" w:author="Airat Shigapov" w:date="2021-10-27T23:03:00Z"/>
          <w:rFonts w:ascii="Times New Roman" w:hAnsi="Times New Roman" w:cs="Times New Roman"/>
          <w:sz w:val="20"/>
          <w:szCs w:val="20"/>
          <w:lang w:val="en-US"/>
          <w:rPrChange w:id="4888" w:author="Airat Shigapov" w:date="2021-10-27T23:08:00Z">
            <w:rPr>
              <w:ins w:id="4889" w:author="Airat Shigapov" w:date="2021-10-27T23:03:00Z"/>
              <w:rFonts w:ascii="Consolas" w:hAnsi="Consolas" w:cs="Consolas"/>
              <w:color w:val="000000"/>
              <w:sz w:val="19"/>
              <w:szCs w:val="19"/>
            </w:rPr>
          </w:rPrChange>
        </w:rPr>
      </w:pPr>
      <w:ins w:id="4890" w:author="Airat Shigapov" w:date="2021-10-27T23:03:00Z">
        <w:r w:rsidRPr="008C09BE">
          <w:rPr>
            <w:rFonts w:ascii="Times New Roman" w:hAnsi="Times New Roman" w:cs="Times New Roman"/>
            <w:sz w:val="20"/>
            <w:szCs w:val="20"/>
            <w:lang w:val="en-US"/>
            <w:rPrChange w:id="4891"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4892" w:author="Airat Shigapov" w:date="2021-10-27T23:08:00Z">
              <w:rPr>
                <w:rFonts w:ascii="Consolas" w:hAnsi="Consolas" w:cs="Consolas"/>
                <w:color w:val="FF0000"/>
                <w:sz w:val="19"/>
                <w:szCs w:val="19"/>
              </w:rPr>
            </w:rPrChange>
          </w:rPr>
          <w:t xml:space="preserve"> </w:t>
        </w:r>
        <w:proofErr w:type="gramStart"/>
        <w:r w:rsidRPr="008C09BE">
          <w:rPr>
            <w:rFonts w:ascii="Times New Roman" w:hAnsi="Times New Roman" w:cs="Times New Roman"/>
            <w:sz w:val="20"/>
            <w:szCs w:val="20"/>
            <w:lang w:val="en-US"/>
            <w:rPrChange w:id="4893" w:author="Airat Shigapov" w:date="2021-10-27T23:08:00Z">
              <w:rPr>
                <w:rFonts w:ascii="Consolas" w:hAnsi="Consolas" w:cs="Consolas"/>
                <w:color w:val="FF0000"/>
                <w:sz w:val="19"/>
                <w:szCs w:val="19"/>
              </w:rPr>
            </w:rPrChange>
          </w:rPr>
          <w:t>xmlns</w:t>
        </w:r>
        <w:r w:rsidRPr="008C09BE">
          <w:rPr>
            <w:rFonts w:ascii="Times New Roman" w:hAnsi="Times New Roman" w:cs="Times New Roman"/>
            <w:sz w:val="20"/>
            <w:szCs w:val="20"/>
            <w:lang w:val="en-US"/>
            <w:rPrChange w:id="4894" w:author="Airat Shigapov" w:date="2021-10-27T23:08:00Z">
              <w:rPr>
                <w:rFonts w:ascii="Consolas" w:hAnsi="Consolas" w:cs="Consolas"/>
                <w:color w:val="0000FF"/>
                <w:sz w:val="19"/>
                <w:szCs w:val="19"/>
              </w:rPr>
            </w:rPrChange>
          </w:rPr>
          <w:t>:</w:t>
        </w:r>
        <w:r w:rsidRPr="008C09BE">
          <w:rPr>
            <w:rFonts w:ascii="Times New Roman" w:hAnsi="Times New Roman" w:cs="Times New Roman"/>
            <w:sz w:val="20"/>
            <w:szCs w:val="20"/>
            <w:lang w:val="en-US"/>
            <w:rPrChange w:id="4895" w:author="Airat Shigapov" w:date="2021-10-27T23:08:00Z">
              <w:rPr>
                <w:rFonts w:ascii="Consolas" w:hAnsi="Consolas" w:cs="Consolas"/>
                <w:color w:val="FF0000"/>
                <w:sz w:val="19"/>
                <w:szCs w:val="19"/>
              </w:rPr>
            </w:rPrChange>
          </w:rPr>
          <w:t>materialDesign</w:t>
        </w:r>
        <w:proofErr w:type="gramEnd"/>
        <w:r w:rsidRPr="008C09BE">
          <w:rPr>
            <w:rFonts w:ascii="Times New Roman" w:hAnsi="Times New Roman" w:cs="Times New Roman"/>
            <w:sz w:val="20"/>
            <w:szCs w:val="20"/>
            <w:lang w:val="en-US"/>
            <w:rPrChange w:id="4896" w:author="Airat Shigapov" w:date="2021-10-27T23:08:00Z">
              <w:rPr>
                <w:rFonts w:ascii="Consolas" w:hAnsi="Consolas" w:cs="Consolas"/>
                <w:color w:val="0000FF"/>
                <w:sz w:val="19"/>
                <w:szCs w:val="19"/>
              </w:rPr>
            </w:rPrChange>
          </w:rPr>
          <w:t>="http://materialdesigninxaml.net/winfx/xaml/themes"</w:t>
        </w:r>
      </w:ins>
    </w:p>
    <w:p w14:paraId="6A5D4DB5" w14:textId="77777777" w:rsidR="001118C1" w:rsidRPr="008C09BE" w:rsidRDefault="001118C1" w:rsidP="001118C1">
      <w:pPr>
        <w:autoSpaceDE w:val="0"/>
        <w:autoSpaceDN w:val="0"/>
        <w:adjustRightInd w:val="0"/>
        <w:spacing w:after="0" w:line="240" w:lineRule="auto"/>
        <w:rPr>
          <w:ins w:id="4897" w:author="Airat Shigapov" w:date="2021-10-27T23:03:00Z"/>
          <w:rFonts w:ascii="Times New Roman" w:hAnsi="Times New Roman" w:cs="Times New Roman"/>
          <w:sz w:val="20"/>
          <w:szCs w:val="20"/>
          <w:lang w:val="en-US"/>
          <w:rPrChange w:id="4898" w:author="Airat Shigapov" w:date="2021-10-27T23:08:00Z">
            <w:rPr>
              <w:ins w:id="4899" w:author="Airat Shigapov" w:date="2021-10-27T23:03:00Z"/>
              <w:rFonts w:ascii="Consolas" w:hAnsi="Consolas" w:cs="Consolas"/>
              <w:color w:val="000000"/>
              <w:sz w:val="19"/>
              <w:szCs w:val="19"/>
            </w:rPr>
          </w:rPrChange>
        </w:rPr>
      </w:pPr>
      <w:ins w:id="4900" w:author="Airat Shigapov" w:date="2021-10-27T23:03:00Z">
        <w:r w:rsidRPr="008C09BE">
          <w:rPr>
            <w:rFonts w:ascii="Times New Roman" w:hAnsi="Times New Roman" w:cs="Times New Roman"/>
            <w:sz w:val="20"/>
            <w:szCs w:val="20"/>
            <w:lang w:val="en-US"/>
            <w:rPrChange w:id="4901"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4902" w:author="Airat Shigapov" w:date="2021-10-27T23:08:00Z">
              <w:rPr>
                <w:rFonts w:ascii="Consolas" w:hAnsi="Consolas" w:cs="Consolas"/>
                <w:color w:val="FF0000"/>
                <w:sz w:val="19"/>
                <w:szCs w:val="19"/>
              </w:rPr>
            </w:rPrChange>
          </w:rPr>
          <w:t xml:space="preserve"> xmlns</w:t>
        </w:r>
        <w:r w:rsidRPr="008C09BE">
          <w:rPr>
            <w:rFonts w:ascii="Times New Roman" w:hAnsi="Times New Roman" w:cs="Times New Roman"/>
            <w:sz w:val="20"/>
            <w:szCs w:val="20"/>
            <w:lang w:val="en-US"/>
            <w:rPrChange w:id="4903" w:author="Airat Shigapov" w:date="2021-10-27T23:08:00Z">
              <w:rPr>
                <w:rFonts w:ascii="Consolas" w:hAnsi="Consolas" w:cs="Consolas"/>
                <w:color w:val="0000FF"/>
                <w:sz w:val="19"/>
                <w:szCs w:val="19"/>
              </w:rPr>
            </w:rPrChange>
          </w:rPr>
          <w:t>="http://schemas.microsoft.com/winfx/2006/xaml/presentation"</w:t>
        </w:r>
      </w:ins>
    </w:p>
    <w:p w14:paraId="187B063A" w14:textId="77777777" w:rsidR="001118C1" w:rsidRPr="008C09BE" w:rsidRDefault="001118C1" w:rsidP="001118C1">
      <w:pPr>
        <w:autoSpaceDE w:val="0"/>
        <w:autoSpaceDN w:val="0"/>
        <w:adjustRightInd w:val="0"/>
        <w:spacing w:after="0" w:line="240" w:lineRule="auto"/>
        <w:rPr>
          <w:ins w:id="4904" w:author="Airat Shigapov" w:date="2021-10-27T23:03:00Z"/>
          <w:rFonts w:ascii="Times New Roman" w:hAnsi="Times New Roman" w:cs="Times New Roman"/>
          <w:sz w:val="20"/>
          <w:szCs w:val="20"/>
          <w:lang w:val="en-US"/>
          <w:rPrChange w:id="4905" w:author="Airat Shigapov" w:date="2021-10-27T23:08:00Z">
            <w:rPr>
              <w:ins w:id="4906" w:author="Airat Shigapov" w:date="2021-10-27T23:03:00Z"/>
              <w:rFonts w:ascii="Consolas" w:hAnsi="Consolas" w:cs="Consolas"/>
              <w:color w:val="000000"/>
              <w:sz w:val="19"/>
              <w:szCs w:val="19"/>
            </w:rPr>
          </w:rPrChange>
        </w:rPr>
      </w:pPr>
      <w:ins w:id="4907" w:author="Airat Shigapov" w:date="2021-10-27T23:03:00Z">
        <w:r w:rsidRPr="008C09BE">
          <w:rPr>
            <w:rFonts w:ascii="Times New Roman" w:hAnsi="Times New Roman" w:cs="Times New Roman"/>
            <w:sz w:val="20"/>
            <w:szCs w:val="20"/>
            <w:lang w:val="en-US"/>
            <w:rPrChange w:id="4908"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4909" w:author="Airat Shigapov" w:date="2021-10-27T23:08:00Z">
              <w:rPr>
                <w:rFonts w:ascii="Consolas" w:hAnsi="Consolas" w:cs="Consolas"/>
                <w:color w:val="FF0000"/>
                <w:sz w:val="19"/>
                <w:szCs w:val="19"/>
              </w:rPr>
            </w:rPrChange>
          </w:rPr>
          <w:t xml:space="preserve"> </w:t>
        </w:r>
        <w:proofErr w:type="spellStart"/>
        <w:r w:rsidRPr="008C09BE">
          <w:rPr>
            <w:rFonts w:ascii="Times New Roman" w:hAnsi="Times New Roman" w:cs="Times New Roman"/>
            <w:sz w:val="20"/>
            <w:szCs w:val="20"/>
            <w:lang w:val="en-US"/>
            <w:rPrChange w:id="4910" w:author="Airat Shigapov" w:date="2021-10-27T23:08:00Z">
              <w:rPr>
                <w:rFonts w:ascii="Consolas" w:hAnsi="Consolas" w:cs="Consolas"/>
                <w:color w:val="FF0000"/>
                <w:sz w:val="19"/>
                <w:szCs w:val="19"/>
              </w:rPr>
            </w:rPrChange>
          </w:rPr>
          <w:t>xmlns</w:t>
        </w:r>
        <w:r w:rsidRPr="008C09BE">
          <w:rPr>
            <w:rFonts w:ascii="Times New Roman" w:hAnsi="Times New Roman" w:cs="Times New Roman"/>
            <w:sz w:val="20"/>
            <w:szCs w:val="20"/>
            <w:lang w:val="en-US"/>
            <w:rPrChange w:id="4911" w:author="Airat Shigapov" w:date="2021-10-27T23:08:00Z">
              <w:rPr>
                <w:rFonts w:ascii="Consolas" w:hAnsi="Consolas" w:cs="Consolas"/>
                <w:color w:val="0000FF"/>
                <w:sz w:val="19"/>
                <w:szCs w:val="19"/>
              </w:rPr>
            </w:rPrChange>
          </w:rPr>
          <w:t>:</w:t>
        </w:r>
        <w:r w:rsidRPr="008C09BE">
          <w:rPr>
            <w:rFonts w:ascii="Times New Roman" w:hAnsi="Times New Roman" w:cs="Times New Roman"/>
            <w:sz w:val="20"/>
            <w:szCs w:val="20"/>
            <w:lang w:val="en-US"/>
            <w:rPrChange w:id="4912" w:author="Airat Shigapov" w:date="2021-10-27T23:08:00Z">
              <w:rPr>
                <w:rFonts w:ascii="Consolas" w:hAnsi="Consolas" w:cs="Consolas"/>
                <w:color w:val="FF0000"/>
                <w:sz w:val="19"/>
                <w:szCs w:val="19"/>
              </w:rPr>
            </w:rPrChange>
          </w:rPr>
          <w:t>x</w:t>
        </w:r>
        <w:proofErr w:type="spellEnd"/>
        <w:r w:rsidRPr="008C09BE">
          <w:rPr>
            <w:rFonts w:ascii="Times New Roman" w:hAnsi="Times New Roman" w:cs="Times New Roman"/>
            <w:sz w:val="20"/>
            <w:szCs w:val="20"/>
            <w:lang w:val="en-US"/>
            <w:rPrChange w:id="4913" w:author="Airat Shigapov" w:date="2021-10-27T23:08:00Z">
              <w:rPr>
                <w:rFonts w:ascii="Consolas" w:hAnsi="Consolas" w:cs="Consolas"/>
                <w:color w:val="0000FF"/>
                <w:sz w:val="19"/>
                <w:szCs w:val="19"/>
              </w:rPr>
            </w:rPrChange>
          </w:rPr>
          <w:t>="http://schemas.microsoft.com/</w:t>
        </w:r>
        <w:proofErr w:type="spellStart"/>
        <w:r w:rsidRPr="008C09BE">
          <w:rPr>
            <w:rFonts w:ascii="Times New Roman" w:hAnsi="Times New Roman" w:cs="Times New Roman"/>
            <w:sz w:val="20"/>
            <w:szCs w:val="20"/>
            <w:lang w:val="en-US"/>
            <w:rPrChange w:id="4914" w:author="Airat Shigapov" w:date="2021-10-27T23:08:00Z">
              <w:rPr>
                <w:rFonts w:ascii="Consolas" w:hAnsi="Consolas" w:cs="Consolas"/>
                <w:color w:val="0000FF"/>
                <w:sz w:val="19"/>
                <w:szCs w:val="19"/>
              </w:rPr>
            </w:rPrChange>
          </w:rPr>
          <w:t>winfx</w:t>
        </w:r>
        <w:proofErr w:type="spellEnd"/>
        <w:r w:rsidRPr="008C09BE">
          <w:rPr>
            <w:rFonts w:ascii="Times New Roman" w:hAnsi="Times New Roman" w:cs="Times New Roman"/>
            <w:sz w:val="20"/>
            <w:szCs w:val="20"/>
            <w:lang w:val="en-US"/>
            <w:rPrChange w:id="4915" w:author="Airat Shigapov" w:date="2021-10-27T23:08:00Z">
              <w:rPr>
                <w:rFonts w:ascii="Consolas" w:hAnsi="Consolas" w:cs="Consolas"/>
                <w:color w:val="0000FF"/>
                <w:sz w:val="19"/>
                <w:szCs w:val="19"/>
              </w:rPr>
            </w:rPrChange>
          </w:rPr>
          <w:t>/2006/</w:t>
        </w:r>
        <w:proofErr w:type="spellStart"/>
        <w:r w:rsidRPr="008C09BE">
          <w:rPr>
            <w:rFonts w:ascii="Times New Roman" w:hAnsi="Times New Roman" w:cs="Times New Roman"/>
            <w:sz w:val="20"/>
            <w:szCs w:val="20"/>
            <w:lang w:val="en-US"/>
            <w:rPrChange w:id="4916" w:author="Airat Shigapov" w:date="2021-10-27T23:08:00Z">
              <w:rPr>
                <w:rFonts w:ascii="Consolas" w:hAnsi="Consolas" w:cs="Consolas"/>
                <w:color w:val="0000FF"/>
                <w:sz w:val="19"/>
                <w:szCs w:val="19"/>
              </w:rPr>
            </w:rPrChange>
          </w:rPr>
          <w:t>xaml</w:t>
        </w:r>
        <w:proofErr w:type="spellEnd"/>
        <w:r w:rsidRPr="008C09BE">
          <w:rPr>
            <w:rFonts w:ascii="Times New Roman" w:hAnsi="Times New Roman" w:cs="Times New Roman"/>
            <w:sz w:val="20"/>
            <w:szCs w:val="20"/>
            <w:lang w:val="en-US"/>
            <w:rPrChange w:id="4917" w:author="Airat Shigapov" w:date="2021-10-27T23:08:00Z">
              <w:rPr>
                <w:rFonts w:ascii="Consolas" w:hAnsi="Consolas" w:cs="Consolas"/>
                <w:color w:val="0000FF"/>
                <w:sz w:val="19"/>
                <w:szCs w:val="19"/>
              </w:rPr>
            </w:rPrChange>
          </w:rPr>
          <w:t>"</w:t>
        </w:r>
      </w:ins>
    </w:p>
    <w:p w14:paraId="42AAA102" w14:textId="77777777" w:rsidR="001118C1" w:rsidRPr="008C09BE" w:rsidRDefault="001118C1" w:rsidP="001118C1">
      <w:pPr>
        <w:autoSpaceDE w:val="0"/>
        <w:autoSpaceDN w:val="0"/>
        <w:adjustRightInd w:val="0"/>
        <w:spacing w:after="0" w:line="240" w:lineRule="auto"/>
        <w:rPr>
          <w:ins w:id="4918" w:author="Airat Shigapov" w:date="2021-10-27T23:03:00Z"/>
          <w:rFonts w:ascii="Times New Roman" w:hAnsi="Times New Roman" w:cs="Times New Roman"/>
          <w:sz w:val="20"/>
          <w:szCs w:val="20"/>
          <w:lang w:val="en-US"/>
          <w:rPrChange w:id="4919" w:author="Airat Shigapov" w:date="2021-10-27T23:08:00Z">
            <w:rPr>
              <w:ins w:id="4920" w:author="Airat Shigapov" w:date="2021-10-27T23:03:00Z"/>
              <w:rFonts w:ascii="Consolas" w:hAnsi="Consolas" w:cs="Consolas"/>
              <w:color w:val="000000"/>
              <w:sz w:val="19"/>
              <w:szCs w:val="19"/>
            </w:rPr>
          </w:rPrChange>
        </w:rPr>
      </w:pPr>
      <w:ins w:id="4921" w:author="Airat Shigapov" w:date="2021-10-27T23:03:00Z">
        <w:r w:rsidRPr="008C09BE">
          <w:rPr>
            <w:rFonts w:ascii="Times New Roman" w:hAnsi="Times New Roman" w:cs="Times New Roman"/>
            <w:sz w:val="20"/>
            <w:szCs w:val="20"/>
            <w:lang w:val="en-US"/>
            <w:rPrChange w:id="4922"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4923" w:author="Airat Shigapov" w:date="2021-10-27T23:08:00Z">
              <w:rPr>
                <w:rFonts w:ascii="Consolas" w:hAnsi="Consolas" w:cs="Consolas"/>
                <w:color w:val="FF0000"/>
                <w:sz w:val="19"/>
                <w:szCs w:val="19"/>
              </w:rPr>
            </w:rPrChange>
          </w:rPr>
          <w:t xml:space="preserve"> xmlns</w:t>
        </w:r>
        <w:r w:rsidRPr="008C09BE">
          <w:rPr>
            <w:rFonts w:ascii="Times New Roman" w:hAnsi="Times New Roman" w:cs="Times New Roman"/>
            <w:sz w:val="20"/>
            <w:szCs w:val="20"/>
            <w:lang w:val="en-US"/>
            <w:rPrChange w:id="4924" w:author="Airat Shigapov" w:date="2021-10-27T23:08:00Z">
              <w:rPr>
                <w:rFonts w:ascii="Consolas" w:hAnsi="Consolas" w:cs="Consolas"/>
                <w:color w:val="0000FF"/>
                <w:sz w:val="19"/>
                <w:szCs w:val="19"/>
              </w:rPr>
            </w:rPrChange>
          </w:rPr>
          <w:t>:</w:t>
        </w:r>
        <w:r w:rsidRPr="008C09BE">
          <w:rPr>
            <w:rFonts w:ascii="Times New Roman" w:hAnsi="Times New Roman" w:cs="Times New Roman"/>
            <w:sz w:val="20"/>
            <w:szCs w:val="20"/>
            <w:lang w:val="en-US"/>
            <w:rPrChange w:id="4925" w:author="Airat Shigapov" w:date="2021-10-27T23:08:00Z">
              <w:rPr>
                <w:rFonts w:ascii="Consolas" w:hAnsi="Consolas" w:cs="Consolas"/>
                <w:color w:val="FF0000"/>
                <w:sz w:val="19"/>
                <w:szCs w:val="19"/>
              </w:rPr>
            </w:rPrChange>
          </w:rPr>
          <w:t>mc</w:t>
        </w:r>
        <w:r w:rsidRPr="008C09BE">
          <w:rPr>
            <w:rFonts w:ascii="Times New Roman" w:hAnsi="Times New Roman" w:cs="Times New Roman"/>
            <w:sz w:val="20"/>
            <w:szCs w:val="20"/>
            <w:lang w:val="en-US"/>
            <w:rPrChange w:id="4926" w:author="Airat Shigapov" w:date="2021-10-27T23:08:00Z">
              <w:rPr>
                <w:rFonts w:ascii="Consolas" w:hAnsi="Consolas" w:cs="Consolas"/>
                <w:color w:val="0000FF"/>
                <w:sz w:val="19"/>
                <w:szCs w:val="19"/>
              </w:rPr>
            </w:rPrChange>
          </w:rPr>
          <w:t>="http://schemas.openxmlformats.org/markup-compatibility/2006"</w:t>
        </w:r>
        <w:r w:rsidRPr="008C09BE">
          <w:rPr>
            <w:rFonts w:ascii="Times New Roman" w:hAnsi="Times New Roman" w:cs="Times New Roman"/>
            <w:sz w:val="20"/>
            <w:szCs w:val="20"/>
            <w:lang w:val="en-US"/>
            <w:rPrChange w:id="4927" w:author="Airat Shigapov" w:date="2021-10-27T23:08:00Z">
              <w:rPr>
                <w:rFonts w:ascii="Consolas" w:hAnsi="Consolas" w:cs="Consolas"/>
                <w:color w:val="000000"/>
                <w:sz w:val="19"/>
                <w:szCs w:val="19"/>
              </w:rPr>
            </w:rPrChange>
          </w:rPr>
          <w:t xml:space="preserve"> </w:t>
        </w:r>
      </w:ins>
    </w:p>
    <w:p w14:paraId="26EF9D93" w14:textId="77777777" w:rsidR="001118C1" w:rsidRPr="008C09BE" w:rsidRDefault="001118C1" w:rsidP="001118C1">
      <w:pPr>
        <w:autoSpaceDE w:val="0"/>
        <w:autoSpaceDN w:val="0"/>
        <w:adjustRightInd w:val="0"/>
        <w:spacing w:after="0" w:line="240" w:lineRule="auto"/>
        <w:rPr>
          <w:ins w:id="4928" w:author="Airat Shigapov" w:date="2021-10-27T23:03:00Z"/>
          <w:rFonts w:ascii="Times New Roman" w:hAnsi="Times New Roman" w:cs="Times New Roman"/>
          <w:sz w:val="20"/>
          <w:szCs w:val="20"/>
          <w:lang w:val="en-US"/>
          <w:rPrChange w:id="4929" w:author="Airat Shigapov" w:date="2021-10-27T23:08:00Z">
            <w:rPr>
              <w:ins w:id="4930" w:author="Airat Shigapov" w:date="2021-10-27T23:03:00Z"/>
              <w:rFonts w:ascii="Consolas" w:hAnsi="Consolas" w:cs="Consolas"/>
              <w:color w:val="000000"/>
              <w:sz w:val="19"/>
              <w:szCs w:val="19"/>
            </w:rPr>
          </w:rPrChange>
        </w:rPr>
      </w:pPr>
      <w:ins w:id="4931" w:author="Airat Shigapov" w:date="2021-10-27T23:03:00Z">
        <w:r w:rsidRPr="008C09BE">
          <w:rPr>
            <w:rFonts w:ascii="Times New Roman" w:hAnsi="Times New Roman" w:cs="Times New Roman"/>
            <w:sz w:val="20"/>
            <w:szCs w:val="20"/>
            <w:lang w:val="en-US"/>
            <w:rPrChange w:id="4932"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4933" w:author="Airat Shigapov" w:date="2021-10-27T23:08:00Z">
              <w:rPr>
                <w:rFonts w:ascii="Consolas" w:hAnsi="Consolas" w:cs="Consolas"/>
                <w:color w:val="FF0000"/>
                <w:sz w:val="19"/>
                <w:szCs w:val="19"/>
              </w:rPr>
            </w:rPrChange>
          </w:rPr>
          <w:t xml:space="preserve"> </w:t>
        </w:r>
        <w:proofErr w:type="spellStart"/>
        <w:proofErr w:type="gramStart"/>
        <w:r w:rsidRPr="008C09BE">
          <w:rPr>
            <w:rFonts w:ascii="Times New Roman" w:hAnsi="Times New Roman" w:cs="Times New Roman"/>
            <w:sz w:val="20"/>
            <w:szCs w:val="20"/>
            <w:lang w:val="en-US"/>
            <w:rPrChange w:id="4934" w:author="Airat Shigapov" w:date="2021-10-27T23:08:00Z">
              <w:rPr>
                <w:rFonts w:ascii="Consolas" w:hAnsi="Consolas" w:cs="Consolas"/>
                <w:color w:val="FF0000"/>
                <w:sz w:val="19"/>
                <w:szCs w:val="19"/>
              </w:rPr>
            </w:rPrChange>
          </w:rPr>
          <w:t>xmlns</w:t>
        </w:r>
        <w:r w:rsidRPr="008C09BE">
          <w:rPr>
            <w:rFonts w:ascii="Times New Roman" w:hAnsi="Times New Roman" w:cs="Times New Roman"/>
            <w:sz w:val="20"/>
            <w:szCs w:val="20"/>
            <w:lang w:val="en-US"/>
            <w:rPrChange w:id="4935" w:author="Airat Shigapov" w:date="2021-10-27T23:08:00Z">
              <w:rPr>
                <w:rFonts w:ascii="Consolas" w:hAnsi="Consolas" w:cs="Consolas"/>
                <w:color w:val="0000FF"/>
                <w:sz w:val="19"/>
                <w:szCs w:val="19"/>
              </w:rPr>
            </w:rPrChange>
          </w:rPr>
          <w:t>:</w:t>
        </w:r>
        <w:r w:rsidRPr="008C09BE">
          <w:rPr>
            <w:rFonts w:ascii="Times New Roman" w:hAnsi="Times New Roman" w:cs="Times New Roman"/>
            <w:sz w:val="20"/>
            <w:szCs w:val="20"/>
            <w:lang w:val="en-US"/>
            <w:rPrChange w:id="4936" w:author="Airat Shigapov" w:date="2021-10-27T23:08:00Z">
              <w:rPr>
                <w:rFonts w:ascii="Consolas" w:hAnsi="Consolas" w:cs="Consolas"/>
                <w:color w:val="FF0000"/>
                <w:sz w:val="19"/>
                <w:szCs w:val="19"/>
              </w:rPr>
            </w:rPrChange>
          </w:rPr>
          <w:t>d</w:t>
        </w:r>
        <w:proofErr w:type="spellEnd"/>
        <w:proofErr w:type="gramEnd"/>
        <w:r w:rsidRPr="008C09BE">
          <w:rPr>
            <w:rFonts w:ascii="Times New Roman" w:hAnsi="Times New Roman" w:cs="Times New Roman"/>
            <w:sz w:val="20"/>
            <w:szCs w:val="20"/>
            <w:lang w:val="en-US"/>
            <w:rPrChange w:id="4937" w:author="Airat Shigapov" w:date="2021-10-27T23:08:00Z">
              <w:rPr>
                <w:rFonts w:ascii="Consolas" w:hAnsi="Consolas" w:cs="Consolas"/>
                <w:color w:val="0000FF"/>
                <w:sz w:val="19"/>
                <w:szCs w:val="19"/>
              </w:rPr>
            </w:rPrChange>
          </w:rPr>
          <w:t>="http://schemas.microsoft.com/expression/blend/2008"</w:t>
        </w:r>
        <w:r w:rsidRPr="008C09BE">
          <w:rPr>
            <w:rFonts w:ascii="Times New Roman" w:hAnsi="Times New Roman" w:cs="Times New Roman"/>
            <w:sz w:val="20"/>
            <w:szCs w:val="20"/>
            <w:lang w:val="en-US"/>
            <w:rPrChange w:id="4938" w:author="Airat Shigapov" w:date="2021-10-27T23:08:00Z">
              <w:rPr>
                <w:rFonts w:ascii="Consolas" w:hAnsi="Consolas" w:cs="Consolas"/>
                <w:color w:val="000000"/>
                <w:sz w:val="19"/>
                <w:szCs w:val="19"/>
              </w:rPr>
            </w:rPrChange>
          </w:rPr>
          <w:t xml:space="preserve"> </w:t>
        </w:r>
      </w:ins>
    </w:p>
    <w:p w14:paraId="517CCDB1" w14:textId="77777777" w:rsidR="001118C1" w:rsidRPr="008C09BE" w:rsidRDefault="001118C1" w:rsidP="001118C1">
      <w:pPr>
        <w:autoSpaceDE w:val="0"/>
        <w:autoSpaceDN w:val="0"/>
        <w:adjustRightInd w:val="0"/>
        <w:spacing w:after="0" w:line="240" w:lineRule="auto"/>
        <w:rPr>
          <w:ins w:id="4939" w:author="Airat Shigapov" w:date="2021-10-27T23:03:00Z"/>
          <w:rFonts w:ascii="Times New Roman" w:hAnsi="Times New Roman" w:cs="Times New Roman"/>
          <w:sz w:val="20"/>
          <w:szCs w:val="20"/>
          <w:lang w:val="en-US"/>
          <w:rPrChange w:id="4940" w:author="Airat Shigapov" w:date="2021-10-27T23:08:00Z">
            <w:rPr>
              <w:ins w:id="4941" w:author="Airat Shigapov" w:date="2021-10-27T23:03:00Z"/>
              <w:rFonts w:ascii="Consolas" w:hAnsi="Consolas" w:cs="Consolas"/>
              <w:color w:val="000000"/>
              <w:sz w:val="19"/>
              <w:szCs w:val="19"/>
            </w:rPr>
          </w:rPrChange>
        </w:rPr>
      </w:pPr>
      <w:ins w:id="4942" w:author="Airat Shigapov" w:date="2021-10-27T23:03:00Z">
        <w:r w:rsidRPr="008C09BE">
          <w:rPr>
            <w:rFonts w:ascii="Times New Roman" w:hAnsi="Times New Roman" w:cs="Times New Roman"/>
            <w:sz w:val="20"/>
            <w:szCs w:val="20"/>
            <w:lang w:val="en-US"/>
            <w:rPrChange w:id="4943"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4944" w:author="Airat Shigapov" w:date="2021-10-27T23:08:00Z">
              <w:rPr>
                <w:rFonts w:ascii="Consolas" w:hAnsi="Consolas" w:cs="Consolas"/>
                <w:color w:val="FF0000"/>
                <w:sz w:val="19"/>
                <w:szCs w:val="19"/>
              </w:rPr>
            </w:rPrChange>
          </w:rPr>
          <w:t xml:space="preserve"> </w:t>
        </w:r>
        <w:proofErr w:type="spellStart"/>
        <w:proofErr w:type="gramStart"/>
        <w:r w:rsidRPr="008C09BE">
          <w:rPr>
            <w:rFonts w:ascii="Times New Roman" w:hAnsi="Times New Roman" w:cs="Times New Roman"/>
            <w:sz w:val="20"/>
            <w:szCs w:val="20"/>
            <w:lang w:val="en-US"/>
            <w:rPrChange w:id="4945" w:author="Airat Shigapov" w:date="2021-10-27T23:08:00Z">
              <w:rPr>
                <w:rFonts w:ascii="Consolas" w:hAnsi="Consolas" w:cs="Consolas"/>
                <w:color w:val="FF0000"/>
                <w:sz w:val="19"/>
                <w:szCs w:val="19"/>
              </w:rPr>
            </w:rPrChange>
          </w:rPr>
          <w:t>xmlns</w:t>
        </w:r>
        <w:r w:rsidRPr="008C09BE">
          <w:rPr>
            <w:rFonts w:ascii="Times New Roman" w:hAnsi="Times New Roman" w:cs="Times New Roman"/>
            <w:sz w:val="20"/>
            <w:szCs w:val="20"/>
            <w:lang w:val="en-US"/>
            <w:rPrChange w:id="4946" w:author="Airat Shigapov" w:date="2021-10-27T23:08:00Z">
              <w:rPr>
                <w:rFonts w:ascii="Consolas" w:hAnsi="Consolas" w:cs="Consolas"/>
                <w:color w:val="0000FF"/>
                <w:sz w:val="19"/>
                <w:szCs w:val="19"/>
              </w:rPr>
            </w:rPrChange>
          </w:rPr>
          <w:t>:</w:t>
        </w:r>
        <w:r w:rsidRPr="008C09BE">
          <w:rPr>
            <w:rFonts w:ascii="Times New Roman" w:hAnsi="Times New Roman" w:cs="Times New Roman"/>
            <w:sz w:val="20"/>
            <w:szCs w:val="20"/>
            <w:lang w:val="en-US"/>
            <w:rPrChange w:id="4947" w:author="Airat Shigapov" w:date="2021-10-27T23:08:00Z">
              <w:rPr>
                <w:rFonts w:ascii="Consolas" w:hAnsi="Consolas" w:cs="Consolas"/>
                <w:color w:val="FF0000"/>
                <w:sz w:val="19"/>
                <w:szCs w:val="19"/>
              </w:rPr>
            </w:rPrChange>
          </w:rPr>
          <w:t>local</w:t>
        </w:r>
        <w:proofErr w:type="spellEnd"/>
        <w:proofErr w:type="gramEnd"/>
        <w:r w:rsidRPr="008C09BE">
          <w:rPr>
            <w:rFonts w:ascii="Times New Roman" w:hAnsi="Times New Roman" w:cs="Times New Roman"/>
            <w:sz w:val="20"/>
            <w:szCs w:val="20"/>
            <w:lang w:val="en-US"/>
            <w:rPrChange w:id="4948" w:author="Airat Shigapov" w:date="2021-10-27T23:08:00Z">
              <w:rPr>
                <w:rFonts w:ascii="Consolas" w:hAnsi="Consolas" w:cs="Consolas"/>
                <w:color w:val="0000FF"/>
                <w:sz w:val="19"/>
                <w:szCs w:val="19"/>
              </w:rPr>
            </w:rPrChange>
          </w:rPr>
          <w:t>="</w:t>
        </w:r>
        <w:proofErr w:type="spellStart"/>
        <w:r w:rsidRPr="008C09BE">
          <w:rPr>
            <w:rFonts w:ascii="Times New Roman" w:hAnsi="Times New Roman" w:cs="Times New Roman"/>
            <w:sz w:val="20"/>
            <w:szCs w:val="20"/>
            <w:lang w:val="en-US"/>
            <w:rPrChange w:id="4949" w:author="Airat Shigapov" w:date="2021-10-27T23:08:00Z">
              <w:rPr>
                <w:rFonts w:ascii="Consolas" w:hAnsi="Consolas" w:cs="Consolas"/>
                <w:color w:val="0000FF"/>
                <w:sz w:val="19"/>
                <w:szCs w:val="19"/>
              </w:rPr>
            </w:rPrChange>
          </w:rPr>
          <w:t>clr-namespace:CarShop</w:t>
        </w:r>
        <w:proofErr w:type="spellEnd"/>
        <w:r w:rsidRPr="008C09BE">
          <w:rPr>
            <w:rFonts w:ascii="Times New Roman" w:hAnsi="Times New Roman" w:cs="Times New Roman"/>
            <w:sz w:val="20"/>
            <w:szCs w:val="20"/>
            <w:lang w:val="en-US"/>
            <w:rPrChange w:id="4950" w:author="Airat Shigapov" w:date="2021-10-27T23:08:00Z">
              <w:rPr>
                <w:rFonts w:ascii="Consolas" w:hAnsi="Consolas" w:cs="Consolas"/>
                <w:color w:val="0000FF"/>
                <w:sz w:val="19"/>
                <w:szCs w:val="19"/>
              </w:rPr>
            </w:rPrChange>
          </w:rPr>
          <w:t>"</w:t>
        </w:r>
      </w:ins>
    </w:p>
    <w:p w14:paraId="3BEBEF78" w14:textId="77777777" w:rsidR="001118C1" w:rsidRPr="008C09BE" w:rsidRDefault="001118C1" w:rsidP="001118C1">
      <w:pPr>
        <w:autoSpaceDE w:val="0"/>
        <w:autoSpaceDN w:val="0"/>
        <w:adjustRightInd w:val="0"/>
        <w:spacing w:after="0" w:line="240" w:lineRule="auto"/>
        <w:rPr>
          <w:ins w:id="4951" w:author="Airat Shigapov" w:date="2021-10-27T23:03:00Z"/>
          <w:rFonts w:ascii="Times New Roman" w:hAnsi="Times New Roman" w:cs="Times New Roman"/>
          <w:sz w:val="20"/>
          <w:szCs w:val="20"/>
          <w:lang w:val="en-US"/>
          <w:rPrChange w:id="4952" w:author="Airat Shigapov" w:date="2021-10-27T23:08:00Z">
            <w:rPr>
              <w:ins w:id="4953" w:author="Airat Shigapov" w:date="2021-10-27T23:03:00Z"/>
              <w:rFonts w:ascii="Consolas" w:hAnsi="Consolas" w:cs="Consolas"/>
              <w:color w:val="000000"/>
              <w:sz w:val="19"/>
              <w:szCs w:val="19"/>
            </w:rPr>
          </w:rPrChange>
        </w:rPr>
      </w:pPr>
      <w:ins w:id="4954" w:author="Airat Shigapov" w:date="2021-10-27T23:03:00Z">
        <w:r w:rsidRPr="008C09BE">
          <w:rPr>
            <w:rFonts w:ascii="Times New Roman" w:hAnsi="Times New Roman" w:cs="Times New Roman"/>
            <w:sz w:val="20"/>
            <w:szCs w:val="20"/>
            <w:lang w:val="en-US"/>
            <w:rPrChange w:id="4955"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4956" w:author="Airat Shigapov" w:date="2021-10-27T23:08:00Z">
              <w:rPr>
                <w:rFonts w:ascii="Consolas" w:hAnsi="Consolas" w:cs="Consolas"/>
                <w:color w:val="FF0000"/>
                <w:sz w:val="19"/>
                <w:szCs w:val="19"/>
              </w:rPr>
            </w:rPrChange>
          </w:rPr>
          <w:t xml:space="preserve"> </w:t>
        </w:r>
        <w:proofErr w:type="spellStart"/>
        <w:proofErr w:type="gramStart"/>
        <w:r w:rsidRPr="008C09BE">
          <w:rPr>
            <w:rFonts w:ascii="Times New Roman" w:hAnsi="Times New Roman" w:cs="Times New Roman"/>
            <w:sz w:val="20"/>
            <w:szCs w:val="20"/>
            <w:lang w:val="en-US"/>
            <w:rPrChange w:id="4957" w:author="Airat Shigapov" w:date="2021-10-27T23:08:00Z">
              <w:rPr>
                <w:rFonts w:ascii="Consolas" w:hAnsi="Consolas" w:cs="Consolas"/>
                <w:color w:val="FF0000"/>
                <w:sz w:val="19"/>
                <w:szCs w:val="19"/>
              </w:rPr>
            </w:rPrChange>
          </w:rPr>
          <w:t>mc</w:t>
        </w:r>
        <w:r w:rsidRPr="008C09BE">
          <w:rPr>
            <w:rFonts w:ascii="Times New Roman" w:hAnsi="Times New Roman" w:cs="Times New Roman"/>
            <w:sz w:val="20"/>
            <w:szCs w:val="20"/>
            <w:lang w:val="en-US"/>
            <w:rPrChange w:id="4958" w:author="Airat Shigapov" w:date="2021-10-27T23:08:00Z">
              <w:rPr>
                <w:rFonts w:ascii="Consolas" w:hAnsi="Consolas" w:cs="Consolas"/>
                <w:color w:val="0000FF"/>
                <w:sz w:val="19"/>
                <w:szCs w:val="19"/>
              </w:rPr>
            </w:rPrChange>
          </w:rPr>
          <w:t>:</w:t>
        </w:r>
        <w:r w:rsidRPr="008C09BE">
          <w:rPr>
            <w:rFonts w:ascii="Times New Roman" w:hAnsi="Times New Roman" w:cs="Times New Roman"/>
            <w:sz w:val="20"/>
            <w:szCs w:val="20"/>
            <w:lang w:val="en-US"/>
            <w:rPrChange w:id="4959" w:author="Airat Shigapov" w:date="2021-10-27T23:08:00Z">
              <w:rPr>
                <w:rFonts w:ascii="Consolas" w:hAnsi="Consolas" w:cs="Consolas"/>
                <w:color w:val="FF0000"/>
                <w:sz w:val="19"/>
                <w:szCs w:val="19"/>
              </w:rPr>
            </w:rPrChange>
          </w:rPr>
          <w:t>Ignorable</w:t>
        </w:r>
        <w:proofErr w:type="spellEnd"/>
        <w:proofErr w:type="gramEnd"/>
        <w:r w:rsidRPr="008C09BE">
          <w:rPr>
            <w:rFonts w:ascii="Times New Roman" w:hAnsi="Times New Roman" w:cs="Times New Roman"/>
            <w:sz w:val="20"/>
            <w:szCs w:val="20"/>
            <w:lang w:val="en-US"/>
            <w:rPrChange w:id="4960" w:author="Airat Shigapov" w:date="2021-10-27T23:08:00Z">
              <w:rPr>
                <w:rFonts w:ascii="Consolas" w:hAnsi="Consolas" w:cs="Consolas"/>
                <w:color w:val="0000FF"/>
                <w:sz w:val="19"/>
                <w:szCs w:val="19"/>
              </w:rPr>
            </w:rPrChange>
          </w:rPr>
          <w:t>="d"</w:t>
        </w:r>
        <w:r w:rsidRPr="008C09BE">
          <w:rPr>
            <w:rFonts w:ascii="Times New Roman" w:hAnsi="Times New Roman" w:cs="Times New Roman"/>
            <w:sz w:val="20"/>
            <w:szCs w:val="20"/>
            <w:lang w:val="en-US"/>
            <w:rPrChange w:id="4961" w:author="Airat Shigapov" w:date="2021-10-27T23:08:00Z">
              <w:rPr>
                <w:rFonts w:ascii="Consolas" w:hAnsi="Consolas" w:cs="Consolas"/>
                <w:color w:val="000000"/>
                <w:sz w:val="19"/>
                <w:szCs w:val="19"/>
              </w:rPr>
            </w:rPrChange>
          </w:rPr>
          <w:t xml:space="preserve"> </w:t>
        </w:r>
      </w:ins>
    </w:p>
    <w:p w14:paraId="654EA535" w14:textId="77777777" w:rsidR="001118C1" w:rsidRPr="008C09BE" w:rsidRDefault="001118C1" w:rsidP="001118C1">
      <w:pPr>
        <w:autoSpaceDE w:val="0"/>
        <w:autoSpaceDN w:val="0"/>
        <w:adjustRightInd w:val="0"/>
        <w:spacing w:after="0" w:line="240" w:lineRule="auto"/>
        <w:rPr>
          <w:ins w:id="4962" w:author="Airat Shigapov" w:date="2021-10-27T23:03:00Z"/>
          <w:rFonts w:ascii="Times New Roman" w:hAnsi="Times New Roman" w:cs="Times New Roman"/>
          <w:sz w:val="20"/>
          <w:szCs w:val="20"/>
          <w:lang w:val="en-US"/>
          <w:rPrChange w:id="4963" w:author="Airat Shigapov" w:date="2021-10-27T23:08:00Z">
            <w:rPr>
              <w:ins w:id="4964" w:author="Airat Shigapov" w:date="2021-10-27T23:03:00Z"/>
              <w:rFonts w:ascii="Consolas" w:hAnsi="Consolas" w:cs="Consolas"/>
              <w:color w:val="000000"/>
              <w:sz w:val="19"/>
              <w:szCs w:val="19"/>
            </w:rPr>
          </w:rPrChange>
        </w:rPr>
      </w:pPr>
      <w:ins w:id="4965" w:author="Airat Shigapov" w:date="2021-10-27T23:03:00Z">
        <w:r w:rsidRPr="008C09BE">
          <w:rPr>
            <w:rFonts w:ascii="Times New Roman" w:hAnsi="Times New Roman" w:cs="Times New Roman"/>
            <w:sz w:val="20"/>
            <w:szCs w:val="20"/>
            <w:lang w:val="en-US"/>
            <w:rPrChange w:id="4966"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4967" w:author="Airat Shigapov" w:date="2021-10-27T23:08:00Z">
              <w:rPr>
                <w:rFonts w:ascii="Consolas" w:hAnsi="Consolas" w:cs="Consolas"/>
                <w:color w:val="FF0000"/>
                <w:sz w:val="19"/>
                <w:szCs w:val="19"/>
              </w:rPr>
            </w:rPrChange>
          </w:rPr>
          <w:t xml:space="preserve"> </w:t>
        </w:r>
        <w:proofErr w:type="gramStart"/>
        <w:r w:rsidRPr="008C09BE">
          <w:rPr>
            <w:rFonts w:ascii="Times New Roman" w:hAnsi="Times New Roman" w:cs="Times New Roman"/>
            <w:sz w:val="20"/>
            <w:szCs w:val="20"/>
            <w:lang w:val="en-US"/>
            <w:rPrChange w:id="4968" w:author="Airat Shigapov" w:date="2021-10-27T23:08:00Z">
              <w:rPr>
                <w:rFonts w:ascii="Consolas" w:hAnsi="Consolas" w:cs="Consolas"/>
                <w:color w:val="FF0000"/>
                <w:sz w:val="19"/>
                <w:szCs w:val="19"/>
              </w:rPr>
            </w:rPrChange>
          </w:rPr>
          <w:t>d</w:t>
        </w:r>
        <w:r w:rsidRPr="008C09BE">
          <w:rPr>
            <w:rFonts w:ascii="Times New Roman" w:hAnsi="Times New Roman" w:cs="Times New Roman"/>
            <w:sz w:val="20"/>
            <w:szCs w:val="20"/>
            <w:lang w:val="en-US"/>
            <w:rPrChange w:id="4969" w:author="Airat Shigapov" w:date="2021-10-27T23:08:00Z">
              <w:rPr>
                <w:rFonts w:ascii="Consolas" w:hAnsi="Consolas" w:cs="Consolas"/>
                <w:color w:val="0000FF"/>
                <w:sz w:val="19"/>
                <w:szCs w:val="19"/>
              </w:rPr>
            </w:rPrChange>
          </w:rPr>
          <w:t>:</w:t>
        </w:r>
        <w:r w:rsidRPr="008C09BE">
          <w:rPr>
            <w:rFonts w:ascii="Times New Roman" w:hAnsi="Times New Roman" w:cs="Times New Roman"/>
            <w:sz w:val="20"/>
            <w:szCs w:val="20"/>
            <w:lang w:val="en-US"/>
            <w:rPrChange w:id="4970" w:author="Airat Shigapov" w:date="2021-10-27T23:08:00Z">
              <w:rPr>
                <w:rFonts w:ascii="Consolas" w:hAnsi="Consolas" w:cs="Consolas"/>
                <w:color w:val="FF0000"/>
                <w:sz w:val="19"/>
                <w:szCs w:val="19"/>
              </w:rPr>
            </w:rPrChange>
          </w:rPr>
          <w:t>DesignHeight</w:t>
        </w:r>
        <w:proofErr w:type="gramEnd"/>
        <w:r w:rsidRPr="008C09BE">
          <w:rPr>
            <w:rFonts w:ascii="Times New Roman" w:hAnsi="Times New Roman" w:cs="Times New Roman"/>
            <w:sz w:val="20"/>
            <w:szCs w:val="20"/>
            <w:lang w:val="en-US"/>
            <w:rPrChange w:id="4971" w:author="Airat Shigapov" w:date="2021-10-27T23:08:00Z">
              <w:rPr>
                <w:rFonts w:ascii="Consolas" w:hAnsi="Consolas" w:cs="Consolas"/>
                <w:color w:val="0000FF"/>
                <w:sz w:val="19"/>
                <w:szCs w:val="19"/>
              </w:rPr>
            </w:rPrChange>
          </w:rPr>
          <w:t>="600"</w:t>
        </w:r>
        <w:r w:rsidRPr="008C09BE">
          <w:rPr>
            <w:rFonts w:ascii="Times New Roman" w:hAnsi="Times New Roman" w:cs="Times New Roman"/>
            <w:sz w:val="20"/>
            <w:szCs w:val="20"/>
            <w:lang w:val="en-US"/>
            <w:rPrChange w:id="4972" w:author="Airat Shigapov" w:date="2021-10-27T23:08:00Z">
              <w:rPr>
                <w:rFonts w:ascii="Consolas" w:hAnsi="Consolas" w:cs="Consolas"/>
                <w:color w:val="FF0000"/>
                <w:sz w:val="19"/>
                <w:szCs w:val="19"/>
              </w:rPr>
            </w:rPrChange>
          </w:rPr>
          <w:t xml:space="preserve"> d</w:t>
        </w:r>
        <w:r w:rsidRPr="008C09BE">
          <w:rPr>
            <w:rFonts w:ascii="Times New Roman" w:hAnsi="Times New Roman" w:cs="Times New Roman"/>
            <w:sz w:val="20"/>
            <w:szCs w:val="20"/>
            <w:lang w:val="en-US"/>
            <w:rPrChange w:id="4973" w:author="Airat Shigapov" w:date="2021-10-27T23:08:00Z">
              <w:rPr>
                <w:rFonts w:ascii="Consolas" w:hAnsi="Consolas" w:cs="Consolas"/>
                <w:color w:val="0000FF"/>
                <w:sz w:val="19"/>
                <w:szCs w:val="19"/>
              </w:rPr>
            </w:rPrChange>
          </w:rPr>
          <w:t>:</w:t>
        </w:r>
        <w:r w:rsidRPr="008C09BE">
          <w:rPr>
            <w:rFonts w:ascii="Times New Roman" w:hAnsi="Times New Roman" w:cs="Times New Roman"/>
            <w:sz w:val="20"/>
            <w:szCs w:val="20"/>
            <w:lang w:val="en-US"/>
            <w:rPrChange w:id="4974" w:author="Airat Shigapov" w:date="2021-10-27T23:08:00Z">
              <w:rPr>
                <w:rFonts w:ascii="Consolas" w:hAnsi="Consolas" w:cs="Consolas"/>
                <w:color w:val="FF0000"/>
                <w:sz w:val="19"/>
                <w:szCs w:val="19"/>
              </w:rPr>
            </w:rPrChange>
          </w:rPr>
          <w:t>DesignWidth</w:t>
        </w:r>
        <w:r w:rsidRPr="008C09BE">
          <w:rPr>
            <w:rFonts w:ascii="Times New Roman" w:hAnsi="Times New Roman" w:cs="Times New Roman"/>
            <w:sz w:val="20"/>
            <w:szCs w:val="20"/>
            <w:lang w:val="en-US"/>
            <w:rPrChange w:id="4975" w:author="Airat Shigapov" w:date="2021-10-27T23:08:00Z">
              <w:rPr>
                <w:rFonts w:ascii="Consolas" w:hAnsi="Consolas" w:cs="Consolas"/>
                <w:color w:val="0000FF"/>
                <w:sz w:val="19"/>
                <w:szCs w:val="19"/>
              </w:rPr>
            </w:rPrChange>
          </w:rPr>
          <w:t>="1400"</w:t>
        </w:r>
      </w:ins>
    </w:p>
    <w:p w14:paraId="1524E18F" w14:textId="77777777" w:rsidR="001118C1" w:rsidRPr="008C09BE" w:rsidRDefault="001118C1" w:rsidP="001118C1">
      <w:pPr>
        <w:autoSpaceDE w:val="0"/>
        <w:autoSpaceDN w:val="0"/>
        <w:adjustRightInd w:val="0"/>
        <w:spacing w:after="0" w:line="240" w:lineRule="auto"/>
        <w:rPr>
          <w:ins w:id="4976" w:author="Airat Shigapov" w:date="2021-10-27T23:03:00Z"/>
          <w:rFonts w:ascii="Times New Roman" w:hAnsi="Times New Roman" w:cs="Times New Roman"/>
          <w:sz w:val="20"/>
          <w:szCs w:val="20"/>
          <w:lang w:val="en-US"/>
          <w:rPrChange w:id="4977" w:author="Airat Shigapov" w:date="2021-10-27T23:08:00Z">
            <w:rPr>
              <w:ins w:id="4978" w:author="Airat Shigapov" w:date="2021-10-27T23:03:00Z"/>
              <w:rFonts w:ascii="Consolas" w:hAnsi="Consolas" w:cs="Consolas"/>
              <w:color w:val="000000"/>
              <w:sz w:val="19"/>
              <w:szCs w:val="19"/>
            </w:rPr>
          </w:rPrChange>
        </w:rPr>
      </w:pPr>
      <w:ins w:id="4979" w:author="Airat Shigapov" w:date="2021-10-27T23:03:00Z">
        <w:r w:rsidRPr="008C09BE">
          <w:rPr>
            <w:rFonts w:ascii="Times New Roman" w:hAnsi="Times New Roman" w:cs="Times New Roman"/>
            <w:sz w:val="20"/>
            <w:szCs w:val="20"/>
            <w:lang w:val="en-US"/>
            <w:rPrChange w:id="4980"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4981" w:author="Airat Shigapov" w:date="2021-10-27T23:08:00Z">
              <w:rPr>
                <w:rFonts w:ascii="Consolas" w:hAnsi="Consolas" w:cs="Consolas"/>
                <w:color w:val="FF0000"/>
                <w:sz w:val="19"/>
                <w:szCs w:val="19"/>
              </w:rPr>
            </w:rPrChange>
          </w:rPr>
          <w:t xml:space="preserve"> Background</w:t>
        </w:r>
        <w:r w:rsidRPr="008C09BE">
          <w:rPr>
            <w:rFonts w:ascii="Times New Roman" w:hAnsi="Times New Roman" w:cs="Times New Roman"/>
            <w:sz w:val="20"/>
            <w:szCs w:val="20"/>
            <w:lang w:val="en-US"/>
            <w:rPrChange w:id="4982" w:author="Airat Shigapov" w:date="2021-10-27T23:08:00Z">
              <w:rPr>
                <w:rFonts w:ascii="Consolas" w:hAnsi="Consolas" w:cs="Consolas"/>
                <w:color w:val="0000FF"/>
                <w:sz w:val="19"/>
                <w:szCs w:val="19"/>
              </w:rPr>
            </w:rPrChange>
          </w:rPr>
          <w:t>="White"</w:t>
        </w:r>
      </w:ins>
    </w:p>
    <w:p w14:paraId="42EDF5BA" w14:textId="77777777" w:rsidR="001118C1" w:rsidRPr="008C09BE" w:rsidRDefault="001118C1" w:rsidP="001118C1">
      <w:pPr>
        <w:autoSpaceDE w:val="0"/>
        <w:autoSpaceDN w:val="0"/>
        <w:adjustRightInd w:val="0"/>
        <w:spacing w:after="0" w:line="240" w:lineRule="auto"/>
        <w:rPr>
          <w:ins w:id="4983" w:author="Airat Shigapov" w:date="2021-10-27T23:03:00Z"/>
          <w:rFonts w:ascii="Times New Roman" w:hAnsi="Times New Roman" w:cs="Times New Roman"/>
          <w:sz w:val="20"/>
          <w:szCs w:val="20"/>
          <w:lang w:val="en-US"/>
          <w:rPrChange w:id="4984" w:author="Airat Shigapov" w:date="2021-10-27T23:08:00Z">
            <w:rPr>
              <w:ins w:id="4985" w:author="Airat Shigapov" w:date="2021-10-27T23:03:00Z"/>
              <w:rFonts w:ascii="Consolas" w:hAnsi="Consolas" w:cs="Consolas"/>
              <w:color w:val="000000"/>
              <w:sz w:val="19"/>
              <w:szCs w:val="19"/>
            </w:rPr>
          </w:rPrChange>
        </w:rPr>
      </w:pPr>
      <w:ins w:id="4986" w:author="Airat Shigapov" w:date="2021-10-27T23:03:00Z">
        <w:r w:rsidRPr="008C09BE">
          <w:rPr>
            <w:rFonts w:ascii="Times New Roman" w:hAnsi="Times New Roman" w:cs="Times New Roman"/>
            <w:sz w:val="20"/>
            <w:szCs w:val="20"/>
            <w:lang w:val="en-US"/>
            <w:rPrChange w:id="4987"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4988" w:author="Airat Shigapov" w:date="2021-10-27T23:08:00Z">
              <w:rPr>
                <w:rFonts w:ascii="Consolas" w:hAnsi="Consolas" w:cs="Consolas"/>
                <w:color w:val="FF0000"/>
                <w:sz w:val="19"/>
                <w:szCs w:val="19"/>
              </w:rPr>
            </w:rPrChange>
          </w:rPr>
          <w:t xml:space="preserve"> Title</w:t>
        </w:r>
        <w:r w:rsidRPr="008C09BE">
          <w:rPr>
            <w:rFonts w:ascii="Times New Roman" w:hAnsi="Times New Roman" w:cs="Times New Roman"/>
            <w:sz w:val="20"/>
            <w:szCs w:val="20"/>
            <w:lang w:val="en-US"/>
            <w:rPrChange w:id="4989" w:author="Airat Shigapov" w:date="2021-10-27T23:08:00Z">
              <w:rPr>
                <w:rFonts w:ascii="Consolas" w:hAnsi="Consolas" w:cs="Consolas"/>
                <w:color w:val="0000FF"/>
                <w:sz w:val="19"/>
                <w:szCs w:val="19"/>
              </w:rPr>
            </w:rPrChange>
          </w:rPr>
          <w:t>="</w:t>
        </w:r>
        <w:proofErr w:type="spellStart"/>
        <w:r w:rsidRPr="008C09BE">
          <w:rPr>
            <w:rFonts w:ascii="Times New Roman" w:hAnsi="Times New Roman" w:cs="Times New Roman"/>
            <w:sz w:val="20"/>
            <w:szCs w:val="20"/>
            <w:lang w:val="en-US"/>
            <w:rPrChange w:id="4990" w:author="Airat Shigapov" w:date="2021-10-27T23:08:00Z">
              <w:rPr>
                <w:rFonts w:ascii="Consolas" w:hAnsi="Consolas" w:cs="Consolas"/>
                <w:color w:val="0000FF"/>
                <w:sz w:val="19"/>
                <w:szCs w:val="19"/>
              </w:rPr>
            </w:rPrChange>
          </w:rPr>
          <w:t>AddProduct</w:t>
        </w:r>
        <w:proofErr w:type="spellEnd"/>
        <w:r w:rsidRPr="008C09BE">
          <w:rPr>
            <w:rFonts w:ascii="Times New Roman" w:hAnsi="Times New Roman" w:cs="Times New Roman"/>
            <w:sz w:val="20"/>
            <w:szCs w:val="20"/>
            <w:lang w:val="en-US"/>
            <w:rPrChange w:id="4991" w:author="Airat Shigapov" w:date="2021-10-27T23:08:00Z">
              <w:rPr>
                <w:rFonts w:ascii="Consolas" w:hAnsi="Consolas" w:cs="Consolas"/>
                <w:color w:val="0000FF"/>
                <w:sz w:val="19"/>
                <w:szCs w:val="19"/>
              </w:rPr>
            </w:rPrChange>
          </w:rPr>
          <w:t>"&gt;</w:t>
        </w:r>
      </w:ins>
    </w:p>
    <w:p w14:paraId="3DF8C50D" w14:textId="77777777" w:rsidR="001118C1" w:rsidRPr="008C09BE" w:rsidRDefault="001118C1" w:rsidP="001118C1">
      <w:pPr>
        <w:autoSpaceDE w:val="0"/>
        <w:autoSpaceDN w:val="0"/>
        <w:adjustRightInd w:val="0"/>
        <w:spacing w:after="0" w:line="240" w:lineRule="auto"/>
        <w:rPr>
          <w:ins w:id="4992" w:author="Airat Shigapov" w:date="2021-10-27T23:03:00Z"/>
          <w:rFonts w:ascii="Times New Roman" w:hAnsi="Times New Roman" w:cs="Times New Roman"/>
          <w:sz w:val="20"/>
          <w:szCs w:val="20"/>
          <w:lang w:val="en-US"/>
          <w:rPrChange w:id="4993" w:author="Airat Shigapov" w:date="2021-10-27T23:08:00Z">
            <w:rPr>
              <w:ins w:id="4994" w:author="Airat Shigapov" w:date="2021-10-27T23:03:00Z"/>
              <w:rFonts w:ascii="Consolas" w:hAnsi="Consolas" w:cs="Consolas"/>
              <w:color w:val="000000"/>
              <w:sz w:val="19"/>
              <w:szCs w:val="19"/>
            </w:rPr>
          </w:rPrChange>
        </w:rPr>
      </w:pPr>
      <w:ins w:id="4995" w:author="Airat Shigapov" w:date="2021-10-27T23:03:00Z">
        <w:r w:rsidRPr="008C09BE">
          <w:rPr>
            <w:rFonts w:ascii="Times New Roman" w:hAnsi="Times New Roman" w:cs="Times New Roman"/>
            <w:sz w:val="20"/>
            <w:szCs w:val="20"/>
            <w:lang w:val="en-US"/>
            <w:rPrChange w:id="4996"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4997" w:author="Airat Shigapov" w:date="2021-10-27T23:08:00Z">
              <w:rPr>
                <w:rFonts w:ascii="Consolas" w:hAnsi="Consolas" w:cs="Consolas"/>
                <w:color w:val="0000FF"/>
                <w:sz w:val="19"/>
                <w:szCs w:val="19"/>
              </w:rPr>
            </w:rPrChange>
          </w:rPr>
          <w:t>&lt;</w:t>
        </w:r>
        <w:proofErr w:type="spellStart"/>
        <w:r w:rsidRPr="008C09BE">
          <w:rPr>
            <w:rFonts w:ascii="Times New Roman" w:hAnsi="Times New Roman" w:cs="Times New Roman"/>
            <w:sz w:val="20"/>
            <w:szCs w:val="20"/>
            <w:lang w:val="en-US"/>
            <w:rPrChange w:id="4998" w:author="Airat Shigapov" w:date="2021-10-27T23:08:00Z">
              <w:rPr>
                <w:rFonts w:ascii="Consolas" w:hAnsi="Consolas" w:cs="Consolas"/>
                <w:color w:val="A31515"/>
                <w:sz w:val="19"/>
                <w:szCs w:val="19"/>
              </w:rPr>
            </w:rPrChange>
          </w:rPr>
          <w:t>Page.Resources</w:t>
        </w:r>
        <w:proofErr w:type="spellEnd"/>
        <w:r w:rsidRPr="008C09BE">
          <w:rPr>
            <w:rFonts w:ascii="Times New Roman" w:hAnsi="Times New Roman" w:cs="Times New Roman"/>
            <w:sz w:val="20"/>
            <w:szCs w:val="20"/>
            <w:lang w:val="en-US"/>
            <w:rPrChange w:id="4999" w:author="Airat Shigapov" w:date="2021-10-27T23:08:00Z">
              <w:rPr>
                <w:rFonts w:ascii="Consolas" w:hAnsi="Consolas" w:cs="Consolas"/>
                <w:color w:val="0000FF"/>
                <w:sz w:val="19"/>
                <w:szCs w:val="19"/>
              </w:rPr>
            </w:rPrChange>
          </w:rPr>
          <w:t>&gt;</w:t>
        </w:r>
      </w:ins>
    </w:p>
    <w:p w14:paraId="0BAC4D75" w14:textId="77777777" w:rsidR="001118C1" w:rsidRPr="008C09BE" w:rsidRDefault="001118C1" w:rsidP="001118C1">
      <w:pPr>
        <w:autoSpaceDE w:val="0"/>
        <w:autoSpaceDN w:val="0"/>
        <w:adjustRightInd w:val="0"/>
        <w:spacing w:after="0" w:line="240" w:lineRule="auto"/>
        <w:rPr>
          <w:ins w:id="5000" w:author="Airat Shigapov" w:date="2021-10-27T23:03:00Z"/>
          <w:rFonts w:ascii="Times New Roman" w:hAnsi="Times New Roman" w:cs="Times New Roman"/>
          <w:sz w:val="20"/>
          <w:szCs w:val="20"/>
          <w:lang w:val="en-US"/>
          <w:rPrChange w:id="5001" w:author="Airat Shigapov" w:date="2021-10-27T23:08:00Z">
            <w:rPr>
              <w:ins w:id="5002" w:author="Airat Shigapov" w:date="2021-10-27T23:03:00Z"/>
              <w:rFonts w:ascii="Consolas" w:hAnsi="Consolas" w:cs="Consolas"/>
              <w:color w:val="000000"/>
              <w:sz w:val="19"/>
              <w:szCs w:val="19"/>
            </w:rPr>
          </w:rPrChange>
        </w:rPr>
      </w:pPr>
      <w:ins w:id="5003" w:author="Airat Shigapov" w:date="2021-10-27T23:03:00Z">
        <w:r w:rsidRPr="008C09BE">
          <w:rPr>
            <w:rFonts w:ascii="Times New Roman" w:hAnsi="Times New Roman" w:cs="Times New Roman"/>
            <w:sz w:val="20"/>
            <w:szCs w:val="20"/>
            <w:lang w:val="en-US"/>
            <w:rPrChange w:id="5004"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5005" w:author="Airat Shigapov" w:date="2021-10-27T23:08:00Z">
              <w:rPr>
                <w:rFonts w:ascii="Consolas" w:hAnsi="Consolas" w:cs="Consolas"/>
                <w:color w:val="0000FF"/>
                <w:sz w:val="19"/>
                <w:szCs w:val="19"/>
              </w:rPr>
            </w:rPrChange>
          </w:rPr>
          <w:t>&lt;</w:t>
        </w:r>
        <w:r w:rsidRPr="008C09BE">
          <w:rPr>
            <w:rFonts w:ascii="Times New Roman" w:hAnsi="Times New Roman" w:cs="Times New Roman"/>
            <w:sz w:val="20"/>
            <w:szCs w:val="20"/>
            <w:lang w:val="en-US"/>
            <w:rPrChange w:id="5006" w:author="Airat Shigapov" w:date="2021-10-27T23:08:00Z">
              <w:rPr>
                <w:rFonts w:ascii="Consolas" w:hAnsi="Consolas" w:cs="Consolas"/>
                <w:color w:val="A31515"/>
                <w:sz w:val="19"/>
                <w:szCs w:val="19"/>
              </w:rPr>
            </w:rPrChange>
          </w:rPr>
          <w:t>Style</w:t>
        </w:r>
        <w:r w:rsidRPr="008C09BE">
          <w:rPr>
            <w:rFonts w:ascii="Times New Roman" w:hAnsi="Times New Roman" w:cs="Times New Roman"/>
            <w:sz w:val="20"/>
            <w:szCs w:val="20"/>
            <w:lang w:val="en-US"/>
            <w:rPrChange w:id="5007" w:author="Airat Shigapov" w:date="2021-10-27T23:08:00Z">
              <w:rPr>
                <w:rFonts w:ascii="Consolas" w:hAnsi="Consolas" w:cs="Consolas"/>
                <w:color w:val="FF0000"/>
                <w:sz w:val="19"/>
                <w:szCs w:val="19"/>
              </w:rPr>
            </w:rPrChange>
          </w:rPr>
          <w:t xml:space="preserve"> </w:t>
        </w:r>
        <w:proofErr w:type="spellStart"/>
        <w:r w:rsidRPr="008C09BE">
          <w:rPr>
            <w:rFonts w:ascii="Times New Roman" w:hAnsi="Times New Roman" w:cs="Times New Roman"/>
            <w:sz w:val="20"/>
            <w:szCs w:val="20"/>
            <w:lang w:val="en-US"/>
            <w:rPrChange w:id="5008" w:author="Airat Shigapov" w:date="2021-10-27T23:08:00Z">
              <w:rPr>
                <w:rFonts w:ascii="Consolas" w:hAnsi="Consolas" w:cs="Consolas"/>
                <w:color w:val="FF0000"/>
                <w:sz w:val="19"/>
                <w:szCs w:val="19"/>
              </w:rPr>
            </w:rPrChange>
          </w:rPr>
          <w:t>TargetType</w:t>
        </w:r>
        <w:proofErr w:type="spellEnd"/>
        <w:r w:rsidRPr="008C09BE">
          <w:rPr>
            <w:rFonts w:ascii="Times New Roman" w:hAnsi="Times New Roman" w:cs="Times New Roman"/>
            <w:sz w:val="20"/>
            <w:szCs w:val="20"/>
            <w:lang w:val="en-US"/>
            <w:rPrChange w:id="5009" w:author="Airat Shigapov" w:date="2021-10-27T23:08:00Z">
              <w:rPr>
                <w:rFonts w:ascii="Consolas" w:hAnsi="Consolas" w:cs="Consolas"/>
                <w:color w:val="0000FF"/>
                <w:sz w:val="19"/>
                <w:szCs w:val="19"/>
              </w:rPr>
            </w:rPrChange>
          </w:rPr>
          <w:t>="</w:t>
        </w:r>
        <w:proofErr w:type="spellStart"/>
        <w:r w:rsidRPr="008C09BE">
          <w:rPr>
            <w:rFonts w:ascii="Times New Roman" w:hAnsi="Times New Roman" w:cs="Times New Roman"/>
            <w:sz w:val="20"/>
            <w:szCs w:val="20"/>
            <w:lang w:val="en-US"/>
            <w:rPrChange w:id="5010" w:author="Airat Shigapov" w:date="2021-10-27T23:08:00Z">
              <w:rPr>
                <w:rFonts w:ascii="Consolas" w:hAnsi="Consolas" w:cs="Consolas"/>
                <w:color w:val="0000FF"/>
                <w:sz w:val="19"/>
                <w:szCs w:val="19"/>
              </w:rPr>
            </w:rPrChange>
          </w:rPr>
          <w:t>TextBox</w:t>
        </w:r>
        <w:proofErr w:type="spellEnd"/>
        <w:r w:rsidRPr="008C09BE">
          <w:rPr>
            <w:rFonts w:ascii="Times New Roman" w:hAnsi="Times New Roman" w:cs="Times New Roman"/>
            <w:sz w:val="20"/>
            <w:szCs w:val="20"/>
            <w:lang w:val="en-US"/>
            <w:rPrChange w:id="5011" w:author="Airat Shigapov" w:date="2021-10-27T23:08:00Z">
              <w:rPr>
                <w:rFonts w:ascii="Consolas" w:hAnsi="Consolas" w:cs="Consolas"/>
                <w:color w:val="0000FF"/>
                <w:sz w:val="19"/>
                <w:szCs w:val="19"/>
              </w:rPr>
            </w:rPrChange>
          </w:rPr>
          <w:t>"&gt;</w:t>
        </w:r>
      </w:ins>
    </w:p>
    <w:p w14:paraId="6C242AC9" w14:textId="77777777" w:rsidR="001118C1" w:rsidRPr="008C09BE" w:rsidRDefault="001118C1" w:rsidP="001118C1">
      <w:pPr>
        <w:autoSpaceDE w:val="0"/>
        <w:autoSpaceDN w:val="0"/>
        <w:adjustRightInd w:val="0"/>
        <w:spacing w:after="0" w:line="240" w:lineRule="auto"/>
        <w:rPr>
          <w:ins w:id="5012" w:author="Airat Shigapov" w:date="2021-10-27T23:03:00Z"/>
          <w:rFonts w:ascii="Times New Roman" w:hAnsi="Times New Roman" w:cs="Times New Roman"/>
          <w:sz w:val="20"/>
          <w:szCs w:val="20"/>
          <w:lang w:val="en-US"/>
          <w:rPrChange w:id="5013" w:author="Airat Shigapov" w:date="2021-10-27T23:08:00Z">
            <w:rPr>
              <w:ins w:id="5014" w:author="Airat Shigapov" w:date="2021-10-27T23:03:00Z"/>
              <w:rFonts w:ascii="Consolas" w:hAnsi="Consolas" w:cs="Consolas"/>
              <w:color w:val="000000"/>
              <w:sz w:val="19"/>
              <w:szCs w:val="19"/>
            </w:rPr>
          </w:rPrChange>
        </w:rPr>
      </w:pPr>
      <w:ins w:id="5015" w:author="Airat Shigapov" w:date="2021-10-27T23:03:00Z">
        <w:r w:rsidRPr="008C09BE">
          <w:rPr>
            <w:rFonts w:ascii="Times New Roman" w:hAnsi="Times New Roman" w:cs="Times New Roman"/>
            <w:sz w:val="20"/>
            <w:szCs w:val="20"/>
            <w:lang w:val="en-US"/>
            <w:rPrChange w:id="5016"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5017" w:author="Airat Shigapov" w:date="2021-10-27T23:08:00Z">
              <w:rPr>
                <w:rFonts w:ascii="Consolas" w:hAnsi="Consolas" w:cs="Consolas"/>
                <w:color w:val="0000FF"/>
                <w:sz w:val="19"/>
                <w:szCs w:val="19"/>
              </w:rPr>
            </w:rPrChange>
          </w:rPr>
          <w:t>&lt;</w:t>
        </w:r>
        <w:r w:rsidRPr="008C09BE">
          <w:rPr>
            <w:rFonts w:ascii="Times New Roman" w:hAnsi="Times New Roman" w:cs="Times New Roman"/>
            <w:sz w:val="20"/>
            <w:szCs w:val="20"/>
            <w:lang w:val="en-US"/>
            <w:rPrChange w:id="5018" w:author="Airat Shigapov" w:date="2021-10-27T23:08:00Z">
              <w:rPr>
                <w:rFonts w:ascii="Consolas" w:hAnsi="Consolas" w:cs="Consolas"/>
                <w:color w:val="A31515"/>
                <w:sz w:val="19"/>
                <w:szCs w:val="19"/>
              </w:rPr>
            </w:rPrChange>
          </w:rPr>
          <w:t>Setter</w:t>
        </w:r>
        <w:r w:rsidRPr="008C09BE">
          <w:rPr>
            <w:rFonts w:ascii="Times New Roman" w:hAnsi="Times New Roman" w:cs="Times New Roman"/>
            <w:sz w:val="20"/>
            <w:szCs w:val="20"/>
            <w:lang w:val="en-US"/>
            <w:rPrChange w:id="5019" w:author="Airat Shigapov" w:date="2021-10-27T23:08:00Z">
              <w:rPr>
                <w:rFonts w:ascii="Consolas" w:hAnsi="Consolas" w:cs="Consolas"/>
                <w:color w:val="FF0000"/>
                <w:sz w:val="19"/>
                <w:szCs w:val="19"/>
              </w:rPr>
            </w:rPrChange>
          </w:rPr>
          <w:t xml:space="preserve"> Property</w:t>
        </w:r>
        <w:r w:rsidRPr="008C09BE">
          <w:rPr>
            <w:rFonts w:ascii="Times New Roman" w:hAnsi="Times New Roman" w:cs="Times New Roman"/>
            <w:sz w:val="20"/>
            <w:szCs w:val="20"/>
            <w:lang w:val="en-US"/>
            <w:rPrChange w:id="5020" w:author="Airat Shigapov" w:date="2021-10-27T23:08:00Z">
              <w:rPr>
                <w:rFonts w:ascii="Consolas" w:hAnsi="Consolas" w:cs="Consolas"/>
                <w:color w:val="0000FF"/>
                <w:sz w:val="19"/>
                <w:szCs w:val="19"/>
              </w:rPr>
            </w:rPrChange>
          </w:rPr>
          <w:t>="</w:t>
        </w:r>
        <w:proofErr w:type="spellStart"/>
        <w:r w:rsidRPr="008C09BE">
          <w:rPr>
            <w:rFonts w:ascii="Times New Roman" w:hAnsi="Times New Roman" w:cs="Times New Roman"/>
            <w:sz w:val="20"/>
            <w:szCs w:val="20"/>
            <w:lang w:val="en-US"/>
            <w:rPrChange w:id="5021" w:author="Airat Shigapov" w:date="2021-10-27T23:08:00Z">
              <w:rPr>
                <w:rFonts w:ascii="Consolas" w:hAnsi="Consolas" w:cs="Consolas"/>
                <w:color w:val="0000FF"/>
                <w:sz w:val="19"/>
                <w:szCs w:val="19"/>
              </w:rPr>
            </w:rPrChange>
          </w:rPr>
          <w:t>FontSize</w:t>
        </w:r>
        <w:proofErr w:type="spellEnd"/>
        <w:r w:rsidRPr="008C09BE">
          <w:rPr>
            <w:rFonts w:ascii="Times New Roman" w:hAnsi="Times New Roman" w:cs="Times New Roman"/>
            <w:sz w:val="20"/>
            <w:szCs w:val="20"/>
            <w:lang w:val="en-US"/>
            <w:rPrChange w:id="5022" w:author="Airat Shigapov" w:date="2021-10-27T23:08:00Z">
              <w:rPr>
                <w:rFonts w:ascii="Consolas" w:hAnsi="Consolas" w:cs="Consolas"/>
                <w:color w:val="0000FF"/>
                <w:sz w:val="19"/>
                <w:szCs w:val="19"/>
              </w:rPr>
            </w:rPrChange>
          </w:rPr>
          <w:t>"</w:t>
        </w:r>
        <w:r w:rsidRPr="008C09BE">
          <w:rPr>
            <w:rFonts w:ascii="Times New Roman" w:hAnsi="Times New Roman" w:cs="Times New Roman"/>
            <w:sz w:val="20"/>
            <w:szCs w:val="20"/>
            <w:lang w:val="en-US"/>
            <w:rPrChange w:id="5023" w:author="Airat Shigapov" w:date="2021-10-27T23:08:00Z">
              <w:rPr>
                <w:rFonts w:ascii="Consolas" w:hAnsi="Consolas" w:cs="Consolas"/>
                <w:color w:val="FF0000"/>
                <w:sz w:val="19"/>
                <w:szCs w:val="19"/>
              </w:rPr>
            </w:rPrChange>
          </w:rPr>
          <w:t xml:space="preserve"> Value</w:t>
        </w:r>
        <w:r w:rsidRPr="008C09BE">
          <w:rPr>
            <w:rFonts w:ascii="Times New Roman" w:hAnsi="Times New Roman" w:cs="Times New Roman"/>
            <w:sz w:val="20"/>
            <w:szCs w:val="20"/>
            <w:lang w:val="en-US"/>
            <w:rPrChange w:id="5024" w:author="Airat Shigapov" w:date="2021-10-27T23:08:00Z">
              <w:rPr>
                <w:rFonts w:ascii="Consolas" w:hAnsi="Consolas" w:cs="Consolas"/>
                <w:color w:val="0000FF"/>
                <w:sz w:val="19"/>
                <w:szCs w:val="19"/>
              </w:rPr>
            </w:rPrChange>
          </w:rPr>
          <w:t>="16"/&gt;</w:t>
        </w:r>
      </w:ins>
    </w:p>
    <w:p w14:paraId="428A6472" w14:textId="77777777" w:rsidR="001118C1" w:rsidRPr="008C09BE" w:rsidRDefault="001118C1" w:rsidP="001118C1">
      <w:pPr>
        <w:autoSpaceDE w:val="0"/>
        <w:autoSpaceDN w:val="0"/>
        <w:adjustRightInd w:val="0"/>
        <w:spacing w:after="0" w:line="240" w:lineRule="auto"/>
        <w:rPr>
          <w:ins w:id="5025" w:author="Airat Shigapov" w:date="2021-10-27T23:03:00Z"/>
          <w:rFonts w:ascii="Times New Roman" w:hAnsi="Times New Roman" w:cs="Times New Roman"/>
          <w:sz w:val="20"/>
          <w:szCs w:val="20"/>
          <w:lang w:val="en-US"/>
          <w:rPrChange w:id="5026" w:author="Airat Shigapov" w:date="2021-10-27T23:08:00Z">
            <w:rPr>
              <w:ins w:id="5027" w:author="Airat Shigapov" w:date="2021-10-27T23:03:00Z"/>
              <w:rFonts w:ascii="Consolas" w:hAnsi="Consolas" w:cs="Consolas"/>
              <w:color w:val="000000"/>
              <w:sz w:val="19"/>
              <w:szCs w:val="19"/>
            </w:rPr>
          </w:rPrChange>
        </w:rPr>
      </w:pPr>
      <w:ins w:id="5028" w:author="Airat Shigapov" w:date="2021-10-27T23:03:00Z">
        <w:r w:rsidRPr="008C09BE">
          <w:rPr>
            <w:rFonts w:ascii="Times New Roman" w:hAnsi="Times New Roman" w:cs="Times New Roman"/>
            <w:sz w:val="20"/>
            <w:szCs w:val="20"/>
            <w:lang w:val="en-US"/>
            <w:rPrChange w:id="5029"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5030" w:author="Airat Shigapov" w:date="2021-10-27T23:08:00Z">
              <w:rPr>
                <w:rFonts w:ascii="Consolas" w:hAnsi="Consolas" w:cs="Consolas"/>
                <w:color w:val="0000FF"/>
                <w:sz w:val="19"/>
                <w:szCs w:val="19"/>
              </w:rPr>
            </w:rPrChange>
          </w:rPr>
          <w:t>&lt;</w:t>
        </w:r>
        <w:r w:rsidRPr="008C09BE">
          <w:rPr>
            <w:rFonts w:ascii="Times New Roman" w:hAnsi="Times New Roman" w:cs="Times New Roman"/>
            <w:sz w:val="20"/>
            <w:szCs w:val="20"/>
            <w:lang w:val="en-US"/>
            <w:rPrChange w:id="5031" w:author="Airat Shigapov" w:date="2021-10-27T23:08:00Z">
              <w:rPr>
                <w:rFonts w:ascii="Consolas" w:hAnsi="Consolas" w:cs="Consolas"/>
                <w:color w:val="A31515"/>
                <w:sz w:val="19"/>
                <w:szCs w:val="19"/>
              </w:rPr>
            </w:rPrChange>
          </w:rPr>
          <w:t>Setter</w:t>
        </w:r>
        <w:r w:rsidRPr="008C09BE">
          <w:rPr>
            <w:rFonts w:ascii="Times New Roman" w:hAnsi="Times New Roman" w:cs="Times New Roman"/>
            <w:sz w:val="20"/>
            <w:szCs w:val="20"/>
            <w:lang w:val="en-US"/>
            <w:rPrChange w:id="5032" w:author="Airat Shigapov" w:date="2021-10-27T23:08:00Z">
              <w:rPr>
                <w:rFonts w:ascii="Consolas" w:hAnsi="Consolas" w:cs="Consolas"/>
                <w:color w:val="FF0000"/>
                <w:sz w:val="19"/>
                <w:szCs w:val="19"/>
              </w:rPr>
            </w:rPrChange>
          </w:rPr>
          <w:t xml:space="preserve"> Property</w:t>
        </w:r>
        <w:r w:rsidRPr="008C09BE">
          <w:rPr>
            <w:rFonts w:ascii="Times New Roman" w:hAnsi="Times New Roman" w:cs="Times New Roman"/>
            <w:sz w:val="20"/>
            <w:szCs w:val="20"/>
            <w:lang w:val="en-US"/>
            <w:rPrChange w:id="5033" w:author="Airat Shigapov" w:date="2021-10-27T23:08:00Z">
              <w:rPr>
                <w:rFonts w:ascii="Consolas" w:hAnsi="Consolas" w:cs="Consolas"/>
                <w:color w:val="0000FF"/>
                <w:sz w:val="19"/>
                <w:szCs w:val="19"/>
              </w:rPr>
            </w:rPrChange>
          </w:rPr>
          <w:t>="Height"</w:t>
        </w:r>
        <w:r w:rsidRPr="008C09BE">
          <w:rPr>
            <w:rFonts w:ascii="Times New Roman" w:hAnsi="Times New Roman" w:cs="Times New Roman"/>
            <w:sz w:val="20"/>
            <w:szCs w:val="20"/>
            <w:lang w:val="en-US"/>
            <w:rPrChange w:id="5034" w:author="Airat Shigapov" w:date="2021-10-27T23:08:00Z">
              <w:rPr>
                <w:rFonts w:ascii="Consolas" w:hAnsi="Consolas" w:cs="Consolas"/>
                <w:color w:val="FF0000"/>
                <w:sz w:val="19"/>
                <w:szCs w:val="19"/>
              </w:rPr>
            </w:rPrChange>
          </w:rPr>
          <w:t xml:space="preserve"> Value</w:t>
        </w:r>
        <w:r w:rsidRPr="008C09BE">
          <w:rPr>
            <w:rFonts w:ascii="Times New Roman" w:hAnsi="Times New Roman" w:cs="Times New Roman"/>
            <w:sz w:val="20"/>
            <w:szCs w:val="20"/>
            <w:lang w:val="en-US"/>
            <w:rPrChange w:id="5035" w:author="Airat Shigapov" w:date="2021-10-27T23:08:00Z">
              <w:rPr>
                <w:rFonts w:ascii="Consolas" w:hAnsi="Consolas" w:cs="Consolas"/>
                <w:color w:val="0000FF"/>
                <w:sz w:val="19"/>
                <w:szCs w:val="19"/>
              </w:rPr>
            </w:rPrChange>
          </w:rPr>
          <w:t>="35"/&gt;</w:t>
        </w:r>
      </w:ins>
    </w:p>
    <w:p w14:paraId="523C33F8" w14:textId="77777777" w:rsidR="001118C1" w:rsidRPr="008C09BE" w:rsidRDefault="001118C1" w:rsidP="001118C1">
      <w:pPr>
        <w:autoSpaceDE w:val="0"/>
        <w:autoSpaceDN w:val="0"/>
        <w:adjustRightInd w:val="0"/>
        <w:spacing w:after="0" w:line="240" w:lineRule="auto"/>
        <w:rPr>
          <w:ins w:id="5036" w:author="Airat Shigapov" w:date="2021-10-27T23:03:00Z"/>
          <w:rFonts w:ascii="Times New Roman" w:hAnsi="Times New Roman" w:cs="Times New Roman"/>
          <w:sz w:val="20"/>
          <w:szCs w:val="20"/>
          <w:lang w:val="en-US"/>
          <w:rPrChange w:id="5037" w:author="Airat Shigapov" w:date="2021-10-27T23:08:00Z">
            <w:rPr>
              <w:ins w:id="5038" w:author="Airat Shigapov" w:date="2021-10-27T23:03:00Z"/>
              <w:rFonts w:ascii="Consolas" w:hAnsi="Consolas" w:cs="Consolas"/>
              <w:color w:val="000000"/>
              <w:sz w:val="19"/>
              <w:szCs w:val="19"/>
            </w:rPr>
          </w:rPrChange>
        </w:rPr>
      </w:pPr>
      <w:ins w:id="5039" w:author="Airat Shigapov" w:date="2021-10-27T23:03:00Z">
        <w:r w:rsidRPr="008C09BE">
          <w:rPr>
            <w:rFonts w:ascii="Times New Roman" w:hAnsi="Times New Roman" w:cs="Times New Roman"/>
            <w:sz w:val="20"/>
            <w:szCs w:val="20"/>
            <w:lang w:val="en-US"/>
            <w:rPrChange w:id="5040"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5041" w:author="Airat Shigapov" w:date="2021-10-27T23:08:00Z">
              <w:rPr>
                <w:rFonts w:ascii="Consolas" w:hAnsi="Consolas" w:cs="Consolas"/>
                <w:color w:val="0000FF"/>
                <w:sz w:val="19"/>
                <w:szCs w:val="19"/>
              </w:rPr>
            </w:rPrChange>
          </w:rPr>
          <w:t>&lt;</w:t>
        </w:r>
        <w:r w:rsidRPr="008C09BE">
          <w:rPr>
            <w:rFonts w:ascii="Times New Roman" w:hAnsi="Times New Roman" w:cs="Times New Roman"/>
            <w:sz w:val="20"/>
            <w:szCs w:val="20"/>
            <w:lang w:val="en-US"/>
            <w:rPrChange w:id="5042" w:author="Airat Shigapov" w:date="2021-10-27T23:08:00Z">
              <w:rPr>
                <w:rFonts w:ascii="Consolas" w:hAnsi="Consolas" w:cs="Consolas"/>
                <w:color w:val="A31515"/>
                <w:sz w:val="19"/>
                <w:szCs w:val="19"/>
              </w:rPr>
            </w:rPrChange>
          </w:rPr>
          <w:t>Setter</w:t>
        </w:r>
        <w:r w:rsidRPr="008C09BE">
          <w:rPr>
            <w:rFonts w:ascii="Times New Roman" w:hAnsi="Times New Roman" w:cs="Times New Roman"/>
            <w:sz w:val="20"/>
            <w:szCs w:val="20"/>
            <w:lang w:val="en-US"/>
            <w:rPrChange w:id="5043" w:author="Airat Shigapov" w:date="2021-10-27T23:08:00Z">
              <w:rPr>
                <w:rFonts w:ascii="Consolas" w:hAnsi="Consolas" w:cs="Consolas"/>
                <w:color w:val="FF0000"/>
                <w:sz w:val="19"/>
                <w:szCs w:val="19"/>
              </w:rPr>
            </w:rPrChange>
          </w:rPr>
          <w:t xml:space="preserve"> Property</w:t>
        </w:r>
        <w:r w:rsidRPr="008C09BE">
          <w:rPr>
            <w:rFonts w:ascii="Times New Roman" w:hAnsi="Times New Roman" w:cs="Times New Roman"/>
            <w:sz w:val="20"/>
            <w:szCs w:val="20"/>
            <w:lang w:val="en-US"/>
            <w:rPrChange w:id="5044" w:author="Airat Shigapov" w:date="2021-10-27T23:08:00Z">
              <w:rPr>
                <w:rFonts w:ascii="Consolas" w:hAnsi="Consolas" w:cs="Consolas"/>
                <w:color w:val="0000FF"/>
                <w:sz w:val="19"/>
                <w:szCs w:val="19"/>
              </w:rPr>
            </w:rPrChange>
          </w:rPr>
          <w:t>="</w:t>
        </w:r>
        <w:proofErr w:type="spellStart"/>
        <w:r w:rsidRPr="008C09BE">
          <w:rPr>
            <w:rFonts w:ascii="Times New Roman" w:hAnsi="Times New Roman" w:cs="Times New Roman"/>
            <w:sz w:val="20"/>
            <w:szCs w:val="20"/>
            <w:lang w:val="en-US"/>
            <w:rPrChange w:id="5045" w:author="Airat Shigapov" w:date="2021-10-27T23:08:00Z">
              <w:rPr>
                <w:rFonts w:ascii="Consolas" w:hAnsi="Consolas" w:cs="Consolas"/>
                <w:color w:val="0000FF"/>
                <w:sz w:val="19"/>
                <w:szCs w:val="19"/>
              </w:rPr>
            </w:rPrChange>
          </w:rPr>
          <w:t>VerticalContentAlignment</w:t>
        </w:r>
        <w:proofErr w:type="spellEnd"/>
        <w:r w:rsidRPr="008C09BE">
          <w:rPr>
            <w:rFonts w:ascii="Times New Roman" w:hAnsi="Times New Roman" w:cs="Times New Roman"/>
            <w:sz w:val="20"/>
            <w:szCs w:val="20"/>
            <w:lang w:val="en-US"/>
            <w:rPrChange w:id="5046" w:author="Airat Shigapov" w:date="2021-10-27T23:08:00Z">
              <w:rPr>
                <w:rFonts w:ascii="Consolas" w:hAnsi="Consolas" w:cs="Consolas"/>
                <w:color w:val="0000FF"/>
                <w:sz w:val="19"/>
                <w:szCs w:val="19"/>
              </w:rPr>
            </w:rPrChange>
          </w:rPr>
          <w:t>"</w:t>
        </w:r>
        <w:r w:rsidRPr="008C09BE">
          <w:rPr>
            <w:rFonts w:ascii="Times New Roman" w:hAnsi="Times New Roman" w:cs="Times New Roman"/>
            <w:sz w:val="20"/>
            <w:szCs w:val="20"/>
            <w:lang w:val="en-US"/>
            <w:rPrChange w:id="5047" w:author="Airat Shigapov" w:date="2021-10-27T23:08:00Z">
              <w:rPr>
                <w:rFonts w:ascii="Consolas" w:hAnsi="Consolas" w:cs="Consolas"/>
                <w:color w:val="FF0000"/>
                <w:sz w:val="19"/>
                <w:szCs w:val="19"/>
              </w:rPr>
            </w:rPrChange>
          </w:rPr>
          <w:t xml:space="preserve"> Value</w:t>
        </w:r>
        <w:r w:rsidRPr="008C09BE">
          <w:rPr>
            <w:rFonts w:ascii="Times New Roman" w:hAnsi="Times New Roman" w:cs="Times New Roman"/>
            <w:sz w:val="20"/>
            <w:szCs w:val="20"/>
            <w:lang w:val="en-US"/>
            <w:rPrChange w:id="5048" w:author="Airat Shigapov" w:date="2021-10-27T23:08:00Z">
              <w:rPr>
                <w:rFonts w:ascii="Consolas" w:hAnsi="Consolas" w:cs="Consolas"/>
                <w:color w:val="0000FF"/>
                <w:sz w:val="19"/>
                <w:szCs w:val="19"/>
              </w:rPr>
            </w:rPrChange>
          </w:rPr>
          <w:t>="Center"/&gt;</w:t>
        </w:r>
      </w:ins>
    </w:p>
    <w:p w14:paraId="6AA280AA" w14:textId="77777777" w:rsidR="001118C1" w:rsidRPr="008C09BE" w:rsidRDefault="001118C1" w:rsidP="001118C1">
      <w:pPr>
        <w:autoSpaceDE w:val="0"/>
        <w:autoSpaceDN w:val="0"/>
        <w:adjustRightInd w:val="0"/>
        <w:spacing w:after="0" w:line="240" w:lineRule="auto"/>
        <w:rPr>
          <w:ins w:id="5049" w:author="Airat Shigapov" w:date="2021-10-27T23:03:00Z"/>
          <w:rFonts w:ascii="Times New Roman" w:hAnsi="Times New Roman" w:cs="Times New Roman"/>
          <w:sz w:val="20"/>
          <w:szCs w:val="20"/>
          <w:lang w:val="en-US"/>
          <w:rPrChange w:id="5050" w:author="Airat Shigapov" w:date="2021-10-27T23:08:00Z">
            <w:rPr>
              <w:ins w:id="5051" w:author="Airat Shigapov" w:date="2021-10-27T23:03:00Z"/>
              <w:rFonts w:ascii="Consolas" w:hAnsi="Consolas" w:cs="Consolas"/>
              <w:color w:val="000000"/>
              <w:sz w:val="19"/>
              <w:szCs w:val="19"/>
            </w:rPr>
          </w:rPrChange>
        </w:rPr>
      </w:pPr>
      <w:ins w:id="5052" w:author="Airat Shigapov" w:date="2021-10-27T23:03:00Z">
        <w:r w:rsidRPr="008C09BE">
          <w:rPr>
            <w:rFonts w:ascii="Times New Roman" w:hAnsi="Times New Roman" w:cs="Times New Roman"/>
            <w:sz w:val="20"/>
            <w:szCs w:val="20"/>
            <w:lang w:val="en-US"/>
            <w:rPrChange w:id="5053"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5054" w:author="Airat Shigapov" w:date="2021-10-27T23:08:00Z">
              <w:rPr>
                <w:rFonts w:ascii="Consolas" w:hAnsi="Consolas" w:cs="Consolas"/>
                <w:color w:val="0000FF"/>
                <w:sz w:val="19"/>
                <w:szCs w:val="19"/>
              </w:rPr>
            </w:rPrChange>
          </w:rPr>
          <w:t>&lt;</w:t>
        </w:r>
        <w:r w:rsidRPr="008C09BE">
          <w:rPr>
            <w:rFonts w:ascii="Times New Roman" w:hAnsi="Times New Roman" w:cs="Times New Roman"/>
            <w:sz w:val="20"/>
            <w:szCs w:val="20"/>
            <w:lang w:val="en-US"/>
            <w:rPrChange w:id="5055" w:author="Airat Shigapov" w:date="2021-10-27T23:08:00Z">
              <w:rPr>
                <w:rFonts w:ascii="Consolas" w:hAnsi="Consolas" w:cs="Consolas"/>
                <w:color w:val="A31515"/>
                <w:sz w:val="19"/>
                <w:szCs w:val="19"/>
              </w:rPr>
            </w:rPrChange>
          </w:rPr>
          <w:t>Setter</w:t>
        </w:r>
        <w:r w:rsidRPr="008C09BE">
          <w:rPr>
            <w:rFonts w:ascii="Times New Roman" w:hAnsi="Times New Roman" w:cs="Times New Roman"/>
            <w:sz w:val="20"/>
            <w:szCs w:val="20"/>
            <w:lang w:val="en-US"/>
            <w:rPrChange w:id="5056" w:author="Airat Shigapov" w:date="2021-10-27T23:08:00Z">
              <w:rPr>
                <w:rFonts w:ascii="Consolas" w:hAnsi="Consolas" w:cs="Consolas"/>
                <w:color w:val="FF0000"/>
                <w:sz w:val="19"/>
                <w:szCs w:val="19"/>
              </w:rPr>
            </w:rPrChange>
          </w:rPr>
          <w:t xml:space="preserve"> Property</w:t>
        </w:r>
        <w:r w:rsidRPr="008C09BE">
          <w:rPr>
            <w:rFonts w:ascii="Times New Roman" w:hAnsi="Times New Roman" w:cs="Times New Roman"/>
            <w:sz w:val="20"/>
            <w:szCs w:val="20"/>
            <w:lang w:val="en-US"/>
            <w:rPrChange w:id="5057" w:author="Airat Shigapov" w:date="2021-10-27T23:08:00Z">
              <w:rPr>
                <w:rFonts w:ascii="Consolas" w:hAnsi="Consolas" w:cs="Consolas"/>
                <w:color w:val="0000FF"/>
                <w:sz w:val="19"/>
                <w:szCs w:val="19"/>
              </w:rPr>
            </w:rPrChange>
          </w:rPr>
          <w:t>="Padding"</w:t>
        </w:r>
        <w:r w:rsidRPr="008C09BE">
          <w:rPr>
            <w:rFonts w:ascii="Times New Roman" w:hAnsi="Times New Roman" w:cs="Times New Roman"/>
            <w:sz w:val="20"/>
            <w:szCs w:val="20"/>
            <w:lang w:val="en-US"/>
            <w:rPrChange w:id="5058" w:author="Airat Shigapov" w:date="2021-10-27T23:08:00Z">
              <w:rPr>
                <w:rFonts w:ascii="Consolas" w:hAnsi="Consolas" w:cs="Consolas"/>
                <w:color w:val="FF0000"/>
                <w:sz w:val="19"/>
                <w:szCs w:val="19"/>
              </w:rPr>
            </w:rPrChange>
          </w:rPr>
          <w:t xml:space="preserve"> Value</w:t>
        </w:r>
        <w:r w:rsidRPr="008C09BE">
          <w:rPr>
            <w:rFonts w:ascii="Times New Roman" w:hAnsi="Times New Roman" w:cs="Times New Roman"/>
            <w:sz w:val="20"/>
            <w:szCs w:val="20"/>
            <w:lang w:val="en-US"/>
            <w:rPrChange w:id="5059" w:author="Airat Shigapov" w:date="2021-10-27T23:08:00Z">
              <w:rPr>
                <w:rFonts w:ascii="Consolas" w:hAnsi="Consolas" w:cs="Consolas"/>
                <w:color w:val="0000FF"/>
                <w:sz w:val="19"/>
                <w:szCs w:val="19"/>
              </w:rPr>
            </w:rPrChange>
          </w:rPr>
          <w:t>="100,0,1,0"/&gt;</w:t>
        </w:r>
      </w:ins>
    </w:p>
    <w:p w14:paraId="772EF636" w14:textId="77777777" w:rsidR="001118C1" w:rsidRPr="008C09BE" w:rsidRDefault="001118C1" w:rsidP="001118C1">
      <w:pPr>
        <w:autoSpaceDE w:val="0"/>
        <w:autoSpaceDN w:val="0"/>
        <w:adjustRightInd w:val="0"/>
        <w:spacing w:after="0" w:line="240" w:lineRule="auto"/>
        <w:rPr>
          <w:ins w:id="5060" w:author="Airat Shigapov" w:date="2021-10-27T23:03:00Z"/>
          <w:rFonts w:ascii="Times New Roman" w:hAnsi="Times New Roman" w:cs="Times New Roman"/>
          <w:sz w:val="20"/>
          <w:szCs w:val="20"/>
          <w:lang w:val="en-US"/>
          <w:rPrChange w:id="5061" w:author="Airat Shigapov" w:date="2021-10-27T23:08:00Z">
            <w:rPr>
              <w:ins w:id="5062" w:author="Airat Shigapov" w:date="2021-10-27T23:03:00Z"/>
              <w:rFonts w:ascii="Consolas" w:hAnsi="Consolas" w:cs="Consolas"/>
              <w:color w:val="000000"/>
              <w:sz w:val="19"/>
              <w:szCs w:val="19"/>
            </w:rPr>
          </w:rPrChange>
        </w:rPr>
      </w:pPr>
      <w:ins w:id="5063" w:author="Airat Shigapov" w:date="2021-10-27T23:03:00Z">
        <w:r w:rsidRPr="008C09BE">
          <w:rPr>
            <w:rFonts w:ascii="Times New Roman" w:hAnsi="Times New Roman" w:cs="Times New Roman"/>
            <w:sz w:val="20"/>
            <w:szCs w:val="20"/>
            <w:lang w:val="en-US"/>
            <w:rPrChange w:id="5064"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5065" w:author="Airat Shigapov" w:date="2021-10-27T23:08:00Z">
              <w:rPr>
                <w:rFonts w:ascii="Consolas" w:hAnsi="Consolas" w:cs="Consolas"/>
                <w:color w:val="0000FF"/>
                <w:sz w:val="19"/>
                <w:szCs w:val="19"/>
              </w:rPr>
            </w:rPrChange>
          </w:rPr>
          <w:t>&lt;</w:t>
        </w:r>
        <w:r w:rsidRPr="008C09BE">
          <w:rPr>
            <w:rFonts w:ascii="Times New Roman" w:hAnsi="Times New Roman" w:cs="Times New Roman"/>
            <w:sz w:val="20"/>
            <w:szCs w:val="20"/>
            <w:lang w:val="en-US"/>
            <w:rPrChange w:id="5066" w:author="Airat Shigapov" w:date="2021-10-27T23:08:00Z">
              <w:rPr>
                <w:rFonts w:ascii="Consolas" w:hAnsi="Consolas" w:cs="Consolas"/>
                <w:color w:val="A31515"/>
                <w:sz w:val="19"/>
                <w:szCs w:val="19"/>
              </w:rPr>
            </w:rPrChange>
          </w:rPr>
          <w:t>Setter</w:t>
        </w:r>
        <w:r w:rsidRPr="008C09BE">
          <w:rPr>
            <w:rFonts w:ascii="Times New Roman" w:hAnsi="Times New Roman" w:cs="Times New Roman"/>
            <w:sz w:val="20"/>
            <w:szCs w:val="20"/>
            <w:lang w:val="en-US"/>
            <w:rPrChange w:id="5067" w:author="Airat Shigapov" w:date="2021-10-27T23:08:00Z">
              <w:rPr>
                <w:rFonts w:ascii="Consolas" w:hAnsi="Consolas" w:cs="Consolas"/>
                <w:color w:val="FF0000"/>
                <w:sz w:val="19"/>
                <w:szCs w:val="19"/>
              </w:rPr>
            </w:rPrChange>
          </w:rPr>
          <w:t xml:space="preserve"> Property</w:t>
        </w:r>
        <w:r w:rsidRPr="008C09BE">
          <w:rPr>
            <w:rFonts w:ascii="Times New Roman" w:hAnsi="Times New Roman" w:cs="Times New Roman"/>
            <w:sz w:val="20"/>
            <w:szCs w:val="20"/>
            <w:lang w:val="en-US"/>
            <w:rPrChange w:id="5068" w:author="Airat Shigapov" w:date="2021-10-27T23:08:00Z">
              <w:rPr>
                <w:rFonts w:ascii="Consolas" w:hAnsi="Consolas" w:cs="Consolas"/>
                <w:color w:val="0000FF"/>
                <w:sz w:val="19"/>
                <w:szCs w:val="19"/>
              </w:rPr>
            </w:rPrChange>
          </w:rPr>
          <w:t>="Foreground"</w:t>
        </w:r>
        <w:r w:rsidRPr="008C09BE">
          <w:rPr>
            <w:rFonts w:ascii="Times New Roman" w:hAnsi="Times New Roman" w:cs="Times New Roman"/>
            <w:sz w:val="20"/>
            <w:szCs w:val="20"/>
            <w:lang w:val="en-US"/>
            <w:rPrChange w:id="5069" w:author="Airat Shigapov" w:date="2021-10-27T23:08:00Z">
              <w:rPr>
                <w:rFonts w:ascii="Consolas" w:hAnsi="Consolas" w:cs="Consolas"/>
                <w:color w:val="FF0000"/>
                <w:sz w:val="19"/>
                <w:szCs w:val="19"/>
              </w:rPr>
            </w:rPrChange>
          </w:rPr>
          <w:t xml:space="preserve"> Value</w:t>
        </w:r>
        <w:r w:rsidRPr="008C09BE">
          <w:rPr>
            <w:rFonts w:ascii="Times New Roman" w:hAnsi="Times New Roman" w:cs="Times New Roman"/>
            <w:sz w:val="20"/>
            <w:szCs w:val="20"/>
            <w:lang w:val="en-US"/>
            <w:rPrChange w:id="5070" w:author="Airat Shigapov" w:date="2021-10-27T23:08:00Z">
              <w:rPr>
                <w:rFonts w:ascii="Consolas" w:hAnsi="Consolas" w:cs="Consolas"/>
                <w:color w:val="0000FF"/>
                <w:sz w:val="19"/>
                <w:szCs w:val="19"/>
              </w:rPr>
            </w:rPrChange>
          </w:rPr>
          <w:t>="Gray"/&gt;</w:t>
        </w:r>
      </w:ins>
    </w:p>
    <w:p w14:paraId="5FA86A81" w14:textId="77777777" w:rsidR="001118C1" w:rsidRPr="008C09BE" w:rsidRDefault="001118C1" w:rsidP="001118C1">
      <w:pPr>
        <w:autoSpaceDE w:val="0"/>
        <w:autoSpaceDN w:val="0"/>
        <w:adjustRightInd w:val="0"/>
        <w:spacing w:after="0" w:line="240" w:lineRule="auto"/>
        <w:rPr>
          <w:ins w:id="5071" w:author="Airat Shigapov" w:date="2021-10-27T23:03:00Z"/>
          <w:rFonts w:ascii="Times New Roman" w:hAnsi="Times New Roman" w:cs="Times New Roman"/>
          <w:sz w:val="20"/>
          <w:szCs w:val="20"/>
          <w:lang w:val="en-US"/>
          <w:rPrChange w:id="5072" w:author="Airat Shigapov" w:date="2021-10-27T23:08:00Z">
            <w:rPr>
              <w:ins w:id="5073" w:author="Airat Shigapov" w:date="2021-10-27T23:03:00Z"/>
              <w:rFonts w:ascii="Consolas" w:hAnsi="Consolas" w:cs="Consolas"/>
              <w:color w:val="000000"/>
              <w:sz w:val="19"/>
              <w:szCs w:val="19"/>
            </w:rPr>
          </w:rPrChange>
        </w:rPr>
      </w:pPr>
      <w:ins w:id="5074" w:author="Airat Shigapov" w:date="2021-10-27T23:03:00Z">
        <w:r w:rsidRPr="008C09BE">
          <w:rPr>
            <w:rFonts w:ascii="Times New Roman" w:hAnsi="Times New Roman" w:cs="Times New Roman"/>
            <w:sz w:val="20"/>
            <w:szCs w:val="20"/>
            <w:lang w:val="en-US"/>
            <w:rPrChange w:id="5075"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5076" w:author="Airat Shigapov" w:date="2021-10-27T23:08:00Z">
              <w:rPr>
                <w:rFonts w:ascii="Consolas" w:hAnsi="Consolas" w:cs="Consolas"/>
                <w:color w:val="0000FF"/>
                <w:sz w:val="19"/>
                <w:szCs w:val="19"/>
              </w:rPr>
            </w:rPrChange>
          </w:rPr>
          <w:t>&lt;/</w:t>
        </w:r>
        <w:r w:rsidRPr="008C09BE">
          <w:rPr>
            <w:rFonts w:ascii="Times New Roman" w:hAnsi="Times New Roman" w:cs="Times New Roman"/>
            <w:sz w:val="20"/>
            <w:szCs w:val="20"/>
            <w:lang w:val="en-US"/>
            <w:rPrChange w:id="5077" w:author="Airat Shigapov" w:date="2021-10-27T23:08:00Z">
              <w:rPr>
                <w:rFonts w:ascii="Consolas" w:hAnsi="Consolas" w:cs="Consolas"/>
                <w:color w:val="A31515"/>
                <w:sz w:val="19"/>
                <w:szCs w:val="19"/>
              </w:rPr>
            </w:rPrChange>
          </w:rPr>
          <w:t>Style</w:t>
        </w:r>
        <w:r w:rsidRPr="008C09BE">
          <w:rPr>
            <w:rFonts w:ascii="Times New Roman" w:hAnsi="Times New Roman" w:cs="Times New Roman"/>
            <w:sz w:val="20"/>
            <w:szCs w:val="20"/>
            <w:lang w:val="en-US"/>
            <w:rPrChange w:id="5078" w:author="Airat Shigapov" w:date="2021-10-27T23:08:00Z">
              <w:rPr>
                <w:rFonts w:ascii="Consolas" w:hAnsi="Consolas" w:cs="Consolas"/>
                <w:color w:val="0000FF"/>
                <w:sz w:val="19"/>
                <w:szCs w:val="19"/>
              </w:rPr>
            </w:rPrChange>
          </w:rPr>
          <w:t>&gt;</w:t>
        </w:r>
      </w:ins>
    </w:p>
    <w:p w14:paraId="5B0ABE7D" w14:textId="77777777" w:rsidR="001118C1" w:rsidRPr="008C09BE" w:rsidRDefault="001118C1" w:rsidP="001118C1">
      <w:pPr>
        <w:autoSpaceDE w:val="0"/>
        <w:autoSpaceDN w:val="0"/>
        <w:adjustRightInd w:val="0"/>
        <w:spacing w:after="0" w:line="240" w:lineRule="auto"/>
        <w:rPr>
          <w:ins w:id="5079" w:author="Airat Shigapov" w:date="2021-10-27T23:03:00Z"/>
          <w:rFonts w:ascii="Times New Roman" w:hAnsi="Times New Roman" w:cs="Times New Roman"/>
          <w:sz w:val="20"/>
          <w:szCs w:val="20"/>
          <w:lang w:val="en-US"/>
          <w:rPrChange w:id="5080" w:author="Airat Shigapov" w:date="2021-10-27T23:08:00Z">
            <w:rPr>
              <w:ins w:id="5081" w:author="Airat Shigapov" w:date="2021-10-27T23:03:00Z"/>
              <w:rFonts w:ascii="Consolas" w:hAnsi="Consolas" w:cs="Consolas"/>
              <w:color w:val="000000"/>
              <w:sz w:val="19"/>
              <w:szCs w:val="19"/>
            </w:rPr>
          </w:rPrChange>
        </w:rPr>
      </w:pPr>
      <w:ins w:id="5082" w:author="Airat Shigapov" w:date="2021-10-27T23:03:00Z">
        <w:r w:rsidRPr="008C09BE">
          <w:rPr>
            <w:rFonts w:ascii="Times New Roman" w:hAnsi="Times New Roman" w:cs="Times New Roman"/>
            <w:sz w:val="20"/>
            <w:szCs w:val="20"/>
            <w:lang w:val="en-US"/>
            <w:rPrChange w:id="5083"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5084" w:author="Airat Shigapov" w:date="2021-10-27T23:08:00Z">
              <w:rPr>
                <w:rFonts w:ascii="Consolas" w:hAnsi="Consolas" w:cs="Consolas"/>
                <w:color w:val="0000FF"/>
                <w:sz w:val="19"/>
                <w:szCs w:val="19"/>
              </w:rPr>
            </w:rPrChange>
          </w:rPr>
          <w:t>&lt;/</w:t>
        </w:r>
        <w:proofErr w:type="spellStart"/>
        <w:r w:rsidRPr="008C09BE">
          <w:rPr>
            <w:rFonts w:ascii="Times New Roman" w:hAnsi="Times New Roman" w:cs="Times New Roman"/>
            <w:sz w:val="20"/>
            <w:szCs w:val="20"/>
            <w:lang w:val="en-US"/>
            <w:rPrChange w:id="5085" w:author="Airat Shigapov" w:date="2021-10-27T23:08:00Z">
              <w:rPr>
                <w:rFonts w:ascii="Consolas" w:hAnsi="Consolas" w:cs="Consolas"/>
                <w:color w:val="A31515"/>
                <w:sz w:val="19"/>
                <w:szCs w:val="19"/>
              </w:rPr>
            </w:rPrChange>
          </w:rPr>
          <w:t>Page.Resources</w:t>
        </w:r>
        <w:proofErr w:type="spellEnd"/>
        <w:r w:rsidRPr="008C09BE">
          <w:rPr>
            <w:rFonts w:ascii="Times New Roman" w:hAnsi="Times New Roman" w:cs="Times New Roman"/>
            <w:sz w:val="20"/>
            <w:szCs w:val="20"/>
            <w:lang w:val="en-US"/>
            <w:rPrChange w:id="5086" w:author="Airat Shigapov" w:date="2021-10-27T23:08:00Z">
              <w:rPr>
                <w:rFonts w:ascii="Consolas" w:hAnsi="Consolas" w:cs="Consolas"/>
                <w:color w:val="0000FF"/>
                <w:sz w:val="19"/>
                <w:szCs w:val="19"/>
              </w:rPr>
            </w:rPrChange>
          </w:rPr>
          <w:t>&gt;</w:t>
        </w:r>
      </w:ins>
    </w:p>
    <w:p w14:paraId="463AA344" w14:textId="77777777" w:rsidR="001118C1" w:rsidRPr="008C09BE" w:rsidRDefault="001118C1" w:rsidP="001118C1">
      <w:pPr>
        <w:autoSpaceDE w:val="0"/>
        <w:autoSpaceDN w:val="0"/>
        <w:adjustRightInd w:val="0"/>
        <w:spacing w:after="0" w:line="240" w:lineRule="auto"/>
        <w:rPr>
          <w:ins w:id="5087" w:author="Airat Shigapov" w:date="2021-10-27T23:03:00Z"/>
          <w:rFonts w:ascii="Times New Roman" w:hAnsi="Times New Roman" w:cs="Times New Roman"/>
          <w:sz w:val="20"/>
          <w:szCs w:val="20"/>
          <w:lang w:val="en-US"/>
          <w:rPrChange w:id="5088" w:author="Airat Shigapov" w:date="2021-10-27T23:08:00Z">
            <w:rPr>
              <w:ins w:id="5089" w:author="Airat Shigapov" w:date="2021-10-27T23:03:00Z"/>
              <w:rFonts w:ascii="Consolas" w:hAnsi="Consolas" w:cs="Consolas"/>
              <w:color w:val="000000"/>
              <w:sz w:val="19"/>
              <w:szCs w:val="19"/>
            </w:rPr>
          </w:rPrChange>
        </w:rPr>
      </w:pPr>
      <w:ins w:id="5090" w:author="Airat Shigapov" w:date="2021-10-27T23:03:00Z">
        <w:r w:rsidRPr="008C09BE">
          <w:rPr>
            <w:rFonts w:ascii="Times New Roman" w:hAnsi="Times New Roman" w:cs="Times New Roman"/>
            <w:sz w:val="20"/>
            <w:szCs w:val="20"/>
            <w:lang w:val="en-US"/>
            <w:rPrChange w:id="5091"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5092" w:author="Airat Shigapov" w:date="2021-10-27T23:08:00Z">
              <w:rPr>
                <w:rFonts w:ascii="Consolas" w:hAnsi="Consolas" w:cs="Consolas"/>
                <w:color w:val="0000FF"/>
                <w:sz w:val="19"/>
                <w:szCs w:val="19"/>
              </w:rPr>
            </w:rPrChange>
          </w:rPr>
          <w:t>&lt;</w:t>
        </w:r>
        <w:r w:rsidRPr="008C09BE">
          <w:rPr>
            <w:rFonts w:ascii="Times New Roman" w:hAnsi="Times New Roman" w:cs="Times New Roman"/>
            <w:sz w:val="20"/>
            <w:szCs w:val="20"/>
            <w:lang w:val="en-US"/>
            <w:rPrChange w:id="5093" w:author="Airat Shigapov" w:date="2021-10-27T23:08:00Z">
              <w:rPr>
                <w:rFonts w:ascii="Consolas" w:hAnsi="Consolas" w:cs="Consolas"/>
                <w:color w:val="A31515"/>
                <w:sz w:val="19"/>
                <w:szCs w:val="19"/>
              </w:rPr>
            </w:rPrChange>
          </w:rPr>
          <w:t>Grid</w:t>
        </w:r>
        <w:r w:rsidRPr="008C09BE">
          <w:rPr>
            <w:rFonts w:ascii="Times New Roman" w:hAnsi="Times New Roman" w:cs="Times New Roman"/>
            <w:sz w:val="20"/>
            <w:szCs w:val="20"/>
            <w:lang w:val="en-US"/>
            <w:rPrChange w:id="5094" w:author="Airat Shigapov" w:date="2021-10-27T23:08:00Z">
              <w:rPr>
                <w:rFonts w:ascii="Consolas" w:hAnsi="Consolas" w:cs="Consolas"/>
                <w:color w:val="0000FF"/>
                <w:sz w:val="19"/>
                <w:szCs w:val="19"/>
              </w:rPr>
            </w:rPrChange>
          </w:rPr>
          <w:t>&gt;</w:t>
        </w:r>
      </w:ins>
    </w:p>
    <w:p w14:paraId="52964A15" w14:textId="77777777" w:rsidR="001118C1" w:rsidRPr="008C09BE" w:rsidRDefault="001118C1" w:rsidP="001118C1">
      <w:pPr>
        <w:autoSpaceDE w:val="0"/>
        <w:autoSpaceDN w:val="0"/>
        <w:adjustRightInd w:val="0"/>
        <w:spacing w:after="0" w:line="240" w:lineRule="auto"/>
        <w:rPr>
          <w:ins w:id="5095" w:author="Airat Shigapov" w:date="2021-10-27T23:03:00Z"/>
          <w:rFonts w:ascii="Times New Roman" w:hAnsi="Times New Roman" w:cs="Times New Roman"/>
          <w:sz w:val="20"/>
          <w:szCs w:val="20"/>
          <w:lang w:val="en-US"/>
          <w:rPrChange w:id="5096" w:author="Airat Shigapov" w:date="2021-10-27T23:08:00Z">
            <w:rPr>
              <w:ins w:id="5097" w:author="Airat Shigapov" w:date="2021-10-27T23:03:00Z"/>
              <w:rFonts w:ascii="Consolas" w:hAnsi="Consolas" w:cs="Consolas"/>
              <w:color w:val="000000"/>
              <w:sz w:val="19"/>
              <w:szCs w:val="19"/>
            </w:rPr>
          </w:rPrChange>
        </w:rPr>
      </w:pPr>
      <w:ins w:id="5098" w:author="Airat Shigapov" w:date="2021-10-27T23:03:00Z">
        <w:r w:rsidRPr="008C09BE">
          <w:rPr>
            <w:rFonts w:ascii="Times New Roman" w:hAnsi="Times New Roman" w:cs="Times New Roman"/>
            <w:sz w:val="20"/>
            <w:szCs w:val="20"/>
            <w:lang w:val="en-US"/>
            <w:rPrChange w:id="5099"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5100" w:author="Airat Shigapov" w:date="2021-10-27T23:08:00Z">
              <w:rPr>
                <w:rFonts w:ascii="Consolas" w:hAnsi="Consolas" w:cs="Consolas"/>
                <w:color w:val="0000FF"/>
                <w:sz w:val="19"/>
                <w:szCs w:val="19"/>
              </w:rPr>
            </w:rPrChange>
          </w:rPr>
          <w:t>&lt;</w:t>
        </w:r>
        <w:proofErr w:type="spellStart"/>
        <w:r w:rsidRPr="008C09BE">
          <w:rPr>
            <w:rFonts w:ascii="Times New Roman" w:hAnsi="Times New Roman" w:cs="Times New Roman"/>
            <w:sz w:val="20"/>
            <w:szCs w:val="20"/>
            <w:lang w:val="en-US"/>
            <w:rPrChange w:id="5101" w:author="Airat Shigapov" w:date="2021-10-27T23:08:00Z">
              <w:rPr>
                <w:rFonts w:ascii="Consolas" w:hAnsi="Consolas" w:cs="Consolas"/>
                <w:color w:val="A31515"/>
                <w:sz w:val="19"/>
                <w:szCs w:val="19"/>
              </w:rPr>
            </w:rPrChange>
          </w:rPr>
          <w:t>Grid.ColumnDefinitions</w:t>
        </w:r>
        <w:proofErr w:type="spellEnd"/>
        <w:r w:rsidRPr="008C09BE">
          <w:rPr>
            <w:rFonts w:ascii="Times New Roman" w:hAnsi="Times New Roman" w:cs="Times New Roman"/>
            <w:sz w:val="20"/>
            <w:szCs w:val="20"/>
            <w:lang w:val="en-US"/>
            <w:rPrChange w:id="5102" w:author="Airat Shigapov" w:date="2021-10-27T23:08:00Z">
              <w:rPr>
                <w:rFonts w:ascii="Consolas" w:hAnsi="Consolas" w:cs="Consolas"/>
                <w:color w:val="0000FF"/>
                <w:sz w:val="19"/>
                <w:szCs w:val="19"/>
              </w:rPr>
            </w:rPrChange>
          </w:rPr>
          <w:t>&gt;</w:t>
        </w:r>
      </w:ins>
    </w:p>
    <w:p w14:paraId="6AA4F46C" w14:textId="77777777" w:rsidR="001118C1" w:rsidRPr="008C09BE" w:rsidRDefault="001118C1" w:rsidP="001118C1">
      <w:pPr>
        <w:autoSpaceDE w:val="0"/>
        <w:autoSpaceDN w:val="0"/>
        <w:adjustRightInd w:val="0"/>
        <w:spacing w:after="0" w:line="240" w:lineRule="auto"/>
        <w:rPr>
          <w:ins w:id="5103" w:author="Airat Shigapov" w:date="2021-10-27T23:03:00Z"/>
          <w:rFonts w:ascii="Times New Roman" w:hAnsi="Times New Roman" w:cs="Times New Roman"/>
          <w:sz w:val="20"/>
          <w:szCs w:val="20"/>
          <w:lang w:val="en-US"/>
          <w:rPrChange w:id="5104" w:author="Airat Shigapov" w:date="2021-10-27T23:08:00Z">
            <w:rPr>
              <w:ins w:id="5105" w:author="Airat Shigapov" w:date="2021-10-27T23:03:00Z"/>
              <w:rFonts w:ascii="Consolas" w:hAnsi="Consolas" w:cs="Consolas"/>
              <w:color w:val="000000"/>
              <w:sz w:val="19"/>
              <w:szCs w:val="19"/>
            </w:rPr>
          </w:rPrChange>
        </w:rPr>
      </w:pPr>
      <w:ins w:id="5106" w:author="Airat Shigapov" w:date="2021-10-27T23:03:00Z">
        <w:r w:rsidRPr="008C09BE">
          <w:rPr>
            <w:rFonts w:ascii="Times New Roman" w:hAnsi="Times New Roman" w:cs="Times New Roman"/>
            <w:sz w:val="20"/>
            <w:szCs w:val="20"/>
            <w:lang w:val="en-US"/>
            <w:rPrChange w:id="5107"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5108" w:author="Airat Shigapov" w:date="2021-10-27T23:08:00Z">
              <w:rPr>
                <w:rFonts w:ascii="Consolas" w:hAnsi="Consolas" w:cs="Consolas"/>
                <w:color w:val="0000FF"/>
                <w:sz w:val="19"/>
                <w:szCs w:val="19"/>
              </w:rPr>
            </w:rPrChange>
          </w:rPr>
          <w:t>&lt;</w:t>
        </w:r>
        <w:proofErr w:type="spellStart"/>
        <w:r w:rsidRPr="008C09BE">
          <w:rPr>
            <w:rFonts w:ascii="Times New Roman" w:hAnsi="Times New Roman" w:cs="Times New Roman"/>
            <w:sz w:val="20"/>
            <w:szCs w:val="20"/>
            <w:lang w:val="en-US"/>
            <w:rPrChange w:id="5109" w:author="Airat Shigapov" w:date="2021-10-27T23:08:00Z">
              <w:rPr>
                <w:rFonts w:ascii="Consolas" w:hAnsi="Consolas" w:cs="Consolas"/>
                <w:color w:val="A31515"/>
                <w:sz w:val="19"/>
                <w:szCs w:val="19"/>
              </w:rPr>
            </w:rPrChange>
          </w:rPr>
          <w:t>ColumnDefinition</w:t>
        </w:r>
        <w:proofErr w:type="spellEnd"/>
        <w:r w:rsidRPr="008C09BE">
          <w:rPr>
            <w:rFonts w:ascii="Times New Roman" w:hAnsi="Times New Roman" w:cs="Times New Roman"/>
            <w:sz w:val="20"/>
            <w:szCs w:val="20"/>
            <w:lang w:val="en-US"/>
            <w:rPrChange w:id="5110" w:author="Airat Shigapov" w:date="2021-10-27T23:08:00Z">
              <w:rPr>
                <w:rFonts w:ascii="Consolas" w:hAnsi="Consolas" w:cs="Consolas"/>
                <w:color w:val="0000FF"/>
                <w:sz w:val="19"/>
                <w:szCs w:val="19"/>
              </w:rPr>
            </w:rPrChange>
          </w:rPr>
          <w:t>/&gt;</w:t>
        </w:r>
      </w:ins>
    </w:p>
    <w:p w14:paraId="5541C98C" w14:textId="77777777" w:rsidR="001118C1" w:rsidRPr="008C09BE" w:rsidRDefault="001118C1" w:rsidP="001118C1">
      <w:pPr>
        <w:autoSpaceDE w:val="0"/>
        <w:autoSpaceDN w:val="0"/>
        <w:adjustRightInd w:val="0"/>
        <w:spacing w:after="0" w:line="240" w:lineRule="auto"/>
        <w:rPr>
          <w:ins w:id="5111" w:author="Airat Shigapov" w:date="2021-10-27T23:03:00Z"/>
          <w:rFonts w:ascii="Times New Roman" w:hAnsi="Times New Roman" w:cs="Times New Roman"/>
          <w:sz w:val="20"/>
          <w:szCs w:val="20"/>
          <w:lang w:val="en-US"/>
          <w:rPrChange w:id="5112" w:author="Airat Shigapov" w:date="2021-10-27T23:08:00Z">
            <w:rPr>
              <w:ins w:id="5113" w:author="Airat Shigapov" w:date="2021-10-27T23:03:00Z"/>
              <w:rFonts w:ascii="Consolas" w:hAnsi="Consolas" w:cs="Consolas"/>
              <w:color w:val="000000"/>
              <w:sz w:val="19"/>
              <w:szCs w:val="19"/>
            </w:rPr>
          </w:rPrChange>
        </w:rPr>
      </w:pPr>
      <w:ins w:id="5114" w:author="Airat Shigapov" w:date="2021-10-27T23:03:00Z">
        <w:r w:rsidRPr="008C09BE">
          <w:rPr>
            <w:rFonts w:ascii="Times New Roman" w:hAnsi="Times New Roman" w:cs="Times New Roman"/>
            <w:sz w:val="20"/>
            <w:szCs w:val="20"/>
            <w:lang w:val="en-US"/>
            <w:rPrChange w:id="5115"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5116" w:author="Airat Shigapov" w:date="2021-10-27T23:08:00Z">
              <w:rPr>
                <w:rFonts w:ascii="Consolas" w:hAnsi="Consolas" w:cs="Consolas"/>
                <w:color w:val="0000FF"/>
                <w:sz w:val="19"/>
                <w:szCs w:val="19"/>
              </w:rPr>
            </w:rPrChange>
          </w:rPr>
          <w:t>&lt;</w:t>
        </w:r>
        <w:proofErr w:type="spellStart"/>
        <w:r w:rsidRPr="008C09BE">
          <w:rPr>
            <w:rFonts w:ascii="Times New Roman" w:hAnsi="Times New Roman" w:cs="Times New Roman"/>
            <w:sz w:val="20"/>
            <w:szCs w:val="20"/>
            <w:lang w:val="en-US"/>
            <w:rPrChange w:id="5117" w:author="Airat Shigapov" w:date="2021-10-27T23:08:00Z">
              <w:rPr>
                <w:rFonts w:ascii="Consolas" w:hAnsi="Consolas" w:cs="Consolas"/>
                <w:color w:val="A31515"/>
                <w:sz w:val="19"/>
                <w:szCs w:val="19"/>
              </w:rPr>
            </w:rPrChange>
          </w:rPr>
          <w:t>ColumnDefinition</w:t>
        </w:r>
        <w:proofErr w:type="spellEnd"/>
        <w:r w:rsidRPr="008C09BE">
          <w:rPr>
            <w:rFonts w:ascii="Times New Roman" w:hAnsi="Times New Roman" w:cs="Times New Roman"/>
            <w:sz w:val="20"/>
            <w:szCs w:val="20"/>
            <w:lang w:val="en-US"/>
            <w:rPrChange w:id="5118" w:author="Airat Shigapov" w:date="2021-10-27T23:08:00Z">
              <w:rPr>
                <w:rFonts w:ascii="Consolas" w:hAnsi="Consolas" w:cs="Consolas"/>
                <w:color w:val="0000FF"/>
                <w:sz w:val="19"/>
                <w:szCs w:val="19"/>
              </w:rPr>
            </w:rPrChange>
          </w:rPr>
          <w:t>/&gt;</w:t>
        </w:r>
      </w:ins>
    </w:p>
    <w:p w14:paraId="57DDD26E" w14:textId="77777777" w:rsidR="001118C1" w:rsidRPr="008C09BE" w:rsidRDefault="001118C1" w:rsidP="001118C1">
      <w:pPr>
        <w:autoSpaceDE w:val="0"/>
        <w:autoSpaceDN w:val="0"/>
        <w:adjustRightInd w:val="0"/>
        <w:spacing w:after="0" w:line="240" w:lineRule="auto"/>
        <w:rPr>
          <w:ins w:id="5119" w:author="Airat Shigapov" w:date="2021-10-27T23:03:00Z"/>
          <w:rFonts w:ascii="Times New Roman" w:hAnsi="Times New Roman" w:cs="Times New Roman"/>
          <w:sz w:val="20"/>
          <w:szCs w:val="20"/>
          <w:lang w:val="en-US"/>
          <w:rPrChange w:id="5120" w:author="Airat Shigapov" w:date="2021-10-27T23:08:00Z">
            <w:rPr>
              <w:ins w:id="5121" w:author="Airat Shigapov" w:date="2021-10-27T23:03:00Z"/>
              <w:rFonts w:ascii="Consolas" w:hAnsi="Consolas" w:cs="Consolas"/>
              <w:color w:val="000000"/>
              <w:sz w:val="19"/>
              <w:szCs w:val="19"/>
            </w:rPr>
          </w:rPrChange>
        </w:rPr>
      </w:pPr>
      <w:ins w:id="5122" w:author="Airat Shigapov" w:date="2021-10-27T23:03:00Z">
        <w:r w:rsidRPr="008C09BE">
          <w:rPr>
            <w:rFonts w:ascii="Times New Roman" w:hAnsi="Times New Roman" w:cs="Times New Roman"/>
            <w:sz w:val="20"/>
            <w:szCs w:val="20"/>
            <w:lang w:val="en-US"/>
            <w:rPrChange w:id="5123"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5124" w:author="Airat Shigapov" w:date="2021-10-27T23:08:00Z">
              <w:rPr>
                <w:rFonts w:ascii="Consolas" w:hAnsi="Consolas" w:cs="Consolas"/>
                <w:color w:val="0000FF"/>
                <w:sz w:val="19"/>
                <w:szCs w:val="19"/>
              </w:rPr>
            </w:rPrChange>
          </w:rPr>
          <w:t>&lt;/</w:t>
        </w:r>
        <w:proofErr w:type="spellStart"/>
        <w:r w:rsidRPr="008C09BE">
          <w:rPr>
            <w:rFonts w:ascii="Times New Roman" w:hAnsi="Times New Roman" w:cs="Times New Roman"/>
            <w:sz w:val="20"/>
            <w:szCs w:val="20"/>
            <w:lang w:val="en-US"/>
            <w:rPrChange w:id="5125" w:author="Airat Shigapov" w:date="2021-10-27T23:08:00Z">
              <w:rPr>
                <w:rFonts w:ascii="Consolas" w:hAnsi="Consolas" w:cs="Consolas"/>
                <w:color w:val="A31515"/>
                <w:sz w:val="19"/>
                <w:szCs w:val="19"/>
              </w:rPr>
            </w:rPrChange>
          </w:rPr>
          <w:t>Grid.ColumnDefinitions</w:t>
        </w:r>
        <w:proofErr w:type="spellEnd"/>
        <w:r w:rsidRPr="008C09BE">
          <w:rPr>
            <w:rFonts w:ascii="Times New Roman" w:hAnsi="Times New Roman" w:cs="Times New Roman"/>
            <w:sz w:val="20"/>
            <w:szCs w:val="20"/>
            <w:lang w:val="en-US"/>
            <w:rPrChange w:id="5126" w:author="Airat Shigapov" w:date="2021-10-27T23:08:00Z">
              <w:rPr>
                <w:rFonts w:ascii="Consolas" w:hAnsi="Consolas" w:cs="Consolas"/>
                <w:color w:val="0000FF"/>
                <w:sz w:val="19"/>
                <w:szCs w:val="19"/>
              </w:rPr>
            </w:rPrChange>
          </w:rPr>
          <w:t>&gt;</w:t>
        </w:r>
      </w:ins>
    </w:p>
    <w:p w14:paraId="73DEA63E" w14:textId="77777777" w:rsidR="001118C1" w:rsidRPr="008C09BE" w:rsidRDefault="001118C1" w:rsidP="001118C1">
      <w:pPr>
        <w:autoSpaceDE w:val="0"/>
        <w:autoSpaceDN w:val="0"/>
        <w:adjustRightInd w:val="0"/>
        <w:spacing w:after="0" w:line="240" w:lineRule="auto"/>
        <w:rPr>
          <w:ins w:id="5127" w:author="Airat Shigapov" w:date="2021-10-27T23:03:00Z"/>
          <w:rFonts w:ascii="Times New Roman" w:hAnsi="Times New Roman" w:cs="Times New Roman"/>
          <w:sz w:val="20"/>
          <w:szCs w:val="20"/>
          <w:lang w:val="en-US"/>
          <w:rPrChange w:id="5128" w:author="Airat Shigapov" w:date="2021-10-27T23:08:00Z">
            <w:rPr>
              <w:ins w:id="5129" w:author="Airat Shigapov" w:date="2021-10-27T23:03:00Z"/>
              <w:rFonts w:ascii="Consolas" w:hAnsi="Consolas" w:cs="Consolas"/>
              <w:color w:val="000000"/>
              <w:sz w:val="19"/>
              <w:szCs w:val="19"/>
            </w:rPr>
          </w:rPrChange>
        </w:rPr>
      </w:pPr>
      <w:ins w:id="5130" w:author="Airat Shigapov" w:date="2021-10-27T23:03:00Z">
        <w:r w:rsidRPr="008C09BE">
          <w:rPr>
            <w:rFonts w:ascii="Times New Roman" w:hAnsi="Times New Roman" w:cs="Times New Roman"/>
            <w:sz w:val="20"/>
            <w:szCs w:val="20"/>
            <w:lang w:val="en-US"/>
            <w:rPrChange w:id="5131"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5132" w:author="Airat Shigapov" w:date="2021-10-27T23:08:00Z">
              <w:rPr>
                <w:rFonts w:ascii="Consolas" w:hAnsi="Consolas" w:cs="Consolas"/>
                <w:color w:val="0000FF"/>
                <w:sz w:val="19"/>
                <w:szCs w:val="19"/>
              </w:rPr>
            </w:rPrChange>
          </w:rPr>
          <w:t>&lt;</w:t>
        </w:r>
        <w:r w:rsidRPr="008C09BE">
          <w:rPr>
            <w:rFonts w:ascii="Times New Roman" w:hAnsi="Times New Roman" w:cs="Times New Roman"/>
            <w:sz w:val="20"/>
            <w:szCs w:val="20"/>
            <w:lang w:val="en-US"/>
            <w:rPrChange w:id="5133" w:author="Airat Shigapov" w:date="2021-10-27T23:08:00Z">
              <w:rPr>
                <w:rFonts w:ascii="Consolas" w:hAnsi="Consolas" w:cs="Consolas"/>
                <w:color w:val="A31515"/>
                <w:sz w:val="19"/>
                <w:szCs w:val="19"/>
              </w:rPr>
            </w:rPrChange>
          </w:rPr>
          <w:t>Button</w:t>
        </w:r>
        <w:r w:rsidRPr="008C09BE">
          <w:rPr>
            <w:rFonts w:ascii="Times New Roman" w:hAnsi="Times New Roman" w:cs="Times New Roman"/>
            <w:sz w:val="20"/>
            <w:szCs w:val="20"/>
            <w:lang w:val="en-US"/>
            <w:rPrChange w:id="5134" w:author="Airat Shigapov" w:date="2021-10-27T23:08:00Z">
              <w:rPr>
                <w:rFonts w:ascii="Consolas" w:hAnsi="Consolas" w:cs="Consolas"/>
                <w:color w:val="FF0000"/>
                <w:sz w:val="19"/>
                <w:szCs w:val="19"/>
              </w:rPr>
            </w:rPrChange>
          </w:rPr>
          <w:t xml:space="preserve"> </w:t>
        </w:r>
        <w:proofErr w:type="gramStart"/>
        <w:r w:rsidRPr="008C09BE">
          <w:rPr>
            <w:rFonts w:ascii="Times New Roman" w:hAnsi="Times New Roman" w:cs="Times New Roman"/>
            <w:sz w:val="20"/>
            <w:szCs w:val="20"/>
            <w:lang w:val="en-US"/>
            <w:rPrChange w:id="5135" w:author="Airat Shigapov" w:date="2021-10-27T23:08:00Z">
              <w:rPr>
                <w:rFonts w:ascii="Consolas" w:hAnsi="Consolas" w:cs="Consolas"/>
                <w:color w:val="FF0000"/>
                <w:sz w:val="19"/>
                <w:szCs w:val="19"/>
              </w:rPr>
            </w:rPrChange>
          </w:rPr>
          <w:t>x</w:t>
        </w:r>
        <w:r w:rsidRPr="008C09BE">
          <w:rPr>
            <w:rFonts w:ascii="Times New Roman" w:hAnsi="Times New Roman" w:cs="Times New Roman"/>
            <w:sz w:val="20"/>
            <w:szCs w:val="20"/>
            <w:lang w:val="en-US"/>
            <w:rPrChange w:id="5136" w:author="Airat Shigapov" w:date="2021-10-27T23:08:00Z">
              <w:rPr>
                <w:rFonts w:ascii="Consolas" w:hAnsi="Consolas" w:cs="Consolas"/>
                <w:color w:val="0000FF"/>
                <w:sz w:val="19"/>
                <w:szCs w:val="19"/>
              </w:rPr>
            </w:rPrChange>
          </w:rPr>
          <w:t>:</w:t>
        </w:r>
        <w:r w:rsidRPr="008C09BE">
          <w:rPr>
            <w:rFonts w:ascii="Times New Roman" w:hAnsi="Times New Roman" w:cs="Times New Roman"/>
            <w:sz w:val="20"/>
            <w:szCs w:val="20"/>
            <w:lang w:val="en-US"/>
            <w:rPrChange w:id="5137" w:author="Airat Shigapov" w:date="2021-10-27T23:08:00Z">
              <w:rPr>
                <w:rFonts w:ascii="Consolas" w:hAnsi="Consolas" w:cs="Consolas"/>
                <w:color w:val="FF0000"/>
                <w:sz w:val="19"/>
                <w:szCs w:val="19"/>
              </w:rPr>
            </w:rPrChange>
          </w:rPr>
          <w:t>Name</w:t>
        </w:r>
        <w:proofErr w:type="gramEnd"/>
        <w:r w:rsidRPr="008C09BE">
          <w:rPr>
            <w:rFonts w:ascii="Times New Roman" w:hAnsi="Times New Roman" w:cs="Times New Roman"/>
            <w:sz w:val="20"/>
            <w:szCs w:val="20"/>
            <w:lang w:val="en-US"/>
            <w:rPrChange w:id="5138" w:author="Airat Shigapov" w:date="2021-10-27T23:08:00Z">
              <w:rPr>
                <w:rFonts w:ascii="Consolas" w:hAnsi="Consolas" w:cs="Consolas"/>
                <w:color w:val="0000FF"/>
                <w:sz w:val="19"/>
                <w:szCs w:val="19"/>
              </w:rPr>
            </w:rPrChange>
          </w:rPr>
          <w:t>="closeButton"</w:t>
        </w:r>
        <w:r w:rsidRPr="008C09BE">
          <w:rPr>
            <w:rFonts w:ascii="Times New Roman" w:hAnsi="Times New Roman" w:cs="Times New Roman"/>
            <w:sz w:val="20"/>
            <w:szCs w:val="20"/>
            <w:lang w:val="en-US"/>
            <w:rPrChange w:id="5139" w:author="Airat Shigapov" w:date="2021-10-27T23:08:00Z">
              <w:rPr>
                <w:rFonts w:ascii="Consolas" w:hAnsi="Consolas" w:cs="Consolas"/>
                <w:color w:val="000000"/>
                <w:sz w:val="19"/>
                <w:szCs w:val="19"/>
              </w:rPr>
            </w:rPrChange>
          </w:rPr>
          <w:t xml:space="preserve"> </w:t>
        </w:r>
      </w:ins>
    </w:p>
    <w:p w14:paraId="3F9C8206" w14:textId="77777777" w:rsidR="001118C1" w:rsidRPr="008C09BE" w:rsidRDefault="001118C1" w:rsidP="001118C1">
      <w:pPr>
        <w:autoSpaceDE w:val="0"/>
        <w:autoSpaceDN w:val="0"/>
        <w:adjustRightInd w:val="0"/>
        <w:spacing w:after="0" w:line="240" w:lineRule="auto"/>
        <w:rPr>
          <w:ins w:id="5140" w:author="Airat Shigapov" w:date="2021-10-27T23:03:00Z"/>
          <w:rFonts w:ascii="Times New Roman" w:hAnsi="Times New Roman" w:cs="Times New Roman"/>
          <w:sz w:val="20"/>
          <w:szCs w:val="20"/>
          <w:lang w:val="en-US"/>
          <w:rPrChange w:id="5141" w:author="Airat Shigapov" w:date="2021-10-27T23:08:00Z">
            <w:rPr>
              <w:ins w:id="5142" w:author="Airat Shigapov" w:date="2021-10-27T23:03:00Z"/>
              <w:rFonts w:ascii="Consolas" w:hAnsi="Consolas" w:cs="Consolas"/>
              <w:color w:val="000000"/>
              <w:sz w:val="19"/>
              <w:szCs w:val="19"/>
            </w:rPr>
          </w:rPrChange>
        </w:rPr>
      </w:pPr>
      <w:ins w:id="5143" w:author="Airat Shigapov" w:date="2021-10-27T23:03:00Z">
        <w:r w:rsidRPr="008C09BE">
          <w:rPr>
            <w:rFonts w:ascii="Times New Roman" w:hAnsi="Times New Roman" w:cs="Times New Roman"/>
            <w:sz w:val="20"/>
            <w:szCs w:val="20"/>
            <w:lang w:val="en-US"/>
            <w:rPrChange w:id="5144"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5145" w:author="Airat Shigapov" w:date="2021-10-27T23:08:00Z">
              <w:rPr>
                <w:rFonts w:ascii="Consolas" w:hAnsi="Consolas" w:cs="Consolas"/>
                <w:color w:val="FF0000"/>
                <w:sz w:val="19"/>
                <w:szCs w:val="19"/>
              </w:rPr>
            </w:rPrChange>
          </w:rPr>
          <w:t xml:space="preserve"> </w:t>
        </w:r>
        <w:proofErr w:type="spellStart"/>
        <w:r w:rsidRPr="008C09BE">
          <w:rPr>
            <w:rFonts w:ascii="Times New Roman" w:hAnsi="Times New Roman" w:cs="Times New Roman"/>
            <w:sz w:val="20"/>
            <w:szCs w:val="20"/>
            <w:lang w:val="en-US"/>
            <w:rPrChange w:id="5146" w:author="Airat Shigapov" w:date="2021-10-27T23:08:00Z">
              <w:rPr>
                <w:rFonts w:ascii="Consolas" w:hAnsi="Consolas" w:cs="Consolas"/>
                <w:color w:val="FF0000"/>
                <w:sz w:val="19"/>
                <w:szCs w:val="19"/>
              </w:rPr>
            </w:rPrChange>
          </w:rPr>
          <w:t>FontSize</w:t>
        </w:r>
        <w:proofErr w:type="spellEnd"/>
        <w:r w:rsidRPr="008C09BE">
          <w:rPr>
            <w:rFonts w:ascii="Times New Roman" w:hAnsi="Times New Roman" w:cs="Times New Roman"/>
            <w:sz w:val="20"/>
            <w:szCs w:val="20"/>
            <w:lang w:val="en-US"/>
            <w:rPrChange w:id="5147" w:author="Airat Shigapov" w:date="2021-10-27T23:08:00Z">
              <w:rPr>
                <w:rFonts w:ascii="Consolas" w:hAnsi="Consolas" w:cs="Consolas"/>
                <w:color w:val="0000FF"/>
                <w:sz w:val="19"/>
                <w:szCs w:val="19"/>
              </w:rPr>
            </w:rPrChange>
          </w:rPr>
          <w:t>="16"</w:t>
        </w:r>
      </w:ins>
    </w:p>
    <w:p w14:paraId="7234F06D" w14:textId="77777777" w:rsidR="001118C1" w:rsidRPr="008C09BE" w:rsidRDefault="001118C1" w:rsidP="001118C1">
      <w:pPr>
        <w:autoSpaceDE w:val="0"/>
        <w:autoSpaceDN w:val="0"/>
        <w:adjustRightInd w:val="0"/>
        <w:spacing w:after="0" w:line="240" w:lineRule="auto"/>
        <w:rPr>
          <w:ins w:id="5148" w:author="Airat Shigapov" w:date="2021-10-27T23:03:00Z"/>
          <w:rFonts w:ascii="Times New Roman" w:hAnsi="Times New Roman" w:cs="Times New Roman"/>
          <w:sz w:val="20"/>
          <w:szCs w:val="20"/>
          <w:lang w:val="en-US"/>
          <w:rPrChange w:id="5149" w:author="Airat Shigapov" w:date="2021-10-27T23:08:00Z">
            <w:rPr>
              <w:ins w:id="5150" w:author="Airat Shigapov" w:date="2021-10-27T23:03:00Z"/>
              <w:rFonts w:ascii="Consolas" w:hAnsi="Consolas" w:cs="Consolas"/>
              <w:color w:val="000000"/>
              <w:sz w:val="19"/>
              <w:szCs w:val="19"/>
            </w:rPr>
          </w:rPrChange>
        </w:rPr>
      </w:pPr>
      <w:ins w:id="5151" w:author="Airat Shigapov" w:date="2021-10-27T23:03:00Z">
        <w:r w:rsidRPr="008C09BE">
          <w:rPr>
            <w:rFonts w:ascii="Times New Roman" w:hAnsi="Times New Roman" w:cs="Times New Roman"/>
            <w:sz w:val="20"/>
            <w:szCs w:val="20"/>
            <w:lang w:val="en-US"/>
            <w:rPrChange w:id="5152"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5153" w:author="Airat Shigapov" w:date="2021-10-27T23:08:00Z">
              <w:rPr>
                <w:rFonts w:ascii="Consolas" w:hAnsi="Consolas" w:cs="Consolas"/>
                <w:color w:val="FF0000"/>
                <w:sz w:val="19"/>
                <w:szCs w:val="19"/>
              </w:rPr>
            </w:rPrChange>
          </w:rPr>
          <w:t xml:space="preserve"> Click</w:t>
        </w:r>
        <w:r w:rsidRPr="008C09BE">
          <w:rPr>
            <w:rFonts w:ascii="Times New Roman" w:hAnsi="Times New Roman" w:cs="Times New Roman"/>
            <w:sz w:val="20"/>
            <w:szCs w:val="20"/>
            <w:lang w:val="en-US"/>
            <w:rPrChange w:id="5154" w:author="Airat Shigapov" w:date="2021-10-27T23:08:00Z">
              <w:rPr>
                <w:rFonts w:ascii="Consolas" w:hAnsi="Consolas" w:cs="Consolas"/>
                <w:color w:val="0000FF"/>
                <w:sz w:val="19"/>
                <w:szCs w:val="19"/>
              </w:rPr>
            </w:rPrChange>
          </w:rPr>
          <w:t>="</w:t>
        </w:r>
        <w:proofErr w:type="spellStart"/>
        <w:r w:rsidRPr="008C09BE">
          <w:rPr>
            <w:rFonts w:ascii="Times New Roman" w:hAnsi="Times New Roman" w:cs="Times New Roman"/>
            <w:sz w:val="20"/>
            <w:szCs w:val="20"/>
            <w:lang w:val="en-US"/>
            <w:rPrChange w:id="5155" w:author="Airat Shigapov" w:date="2021-10-27T23:08:00Z">
              <w:rPr>
                <w:rFonts w:ascii="Consolas" w:hAnsi="Consolas" w:cs="Consolas"/>
                <w:color w:val="0000FF"/>
                <w:sz w:val="19"/>
                <w:szCs w:val="19"/>
              </w:rPr>
            </w:rPrChange>
          </w:rPr>
          <w:t>closeButton_Click</w:t>
        </w:r>
        <w:proofErr w:type="spellEnd"/>
        <w:r w:rsidRPr="008C09BE">
          <w:rPr>
            <w:rFonts w:ascii="Times New Roman" w:hAnsi="Times New Roman" w:cs="Times New Roman"/>
            <w:sz w:val="20"/>
            <w:szCs w:val="20"/>
            <w:lang w:val="en-US"/>
            <w:rPrChange w:id="5156" w:author="Airat Shigapov" w:date="2021-10-27T23:08:00Z">
              <w:rPr>
                <w:rFonts w:ascii="Consolas" w:hAnsi="Consolas" w:cs="Consolas"/>
                <w:color w:val="0000FF"/>
                <w:sz w:val="19"/>
                <w:szCs w:val="19"/>
              </w:rPr>
            </w:rPrChange>
          </w:rPr>
          <w:t>"</w:t>
        </w:r>
      </w:ins>
    </w:p>
    <w:p w14:paraId="73F8740A" w14:textId="77777777" w:rsidR="001118C1" w:rsidRPr="008C09BE" w:rsidRDefault="001118C1" w:rsidP="001118C1">
      <w:pPr>
        <w:autoSpaceDE w:val="0"/>
        <w:autoSpaceDN w:val="0"/>
        <w:adjustRightInd w:val="0"/>
        <w:spacing w:after="0" w:line="240" w:lineRule="auto"/>
        <w:rPr>
          <w:ins w:id="5157" w:author="Airat Shigapov" w:date="2021-10-27T23:03:00Z"/>
          <w:rFonts w:ascii="Times New Roman" w:hAnsi="Times New Roman" w:cs="Times New Roman"/>
          <w:sz w:val="20"/>
          <w:szCs w:val="20"/>
          <w:lang w:val="en-US"/>
          <w:rPrChange w:id="5158" w:author="Airat Shigapov" w:date="2021-10-27T23:08:00Z">
            <w:rPr>
              <w:ins w:id="5159" w:author="Airat Shigapov" w:date="2021-10-27T23:03:00Z"/>
              <w:rFonts w:ascii="Consolas" w:hAnsi="Consolas" w:cs="Consolas"/>
              <w:color w:val="000000"/>
              <w:sz w:val="19"/>
              <w:szCs w:val="19"/>
            </w:rPr>
          </w:rPrChange>
        </w:rPr>
      </w:pPr>
      <w:ins w:id="5160" w:author="Airat Shigapov" w:date="2021-10-27T23:03:00Z">
        <w:r w:rsidRPr="008C09BE">
          <w:rPr>
            <w:rFonts w:ascii="Times New Roman" w:hAnsi="Times New Roman" w:cs="Times New Roman"/>
            <w:sz w:val="20"/>
            <w:szCs w:val="20"/>
            <w:lang w:val="en-US"/>
            <w:rPrChange w:id="5161"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5162" w:author="Airat Shigapov" w:date="2021-10-27T23:08:00Z">
              <w:rPr>
                <w:rFonts w:ascii="Consolas" w:hAnsi="Consolas" w:cs="Consolas"/>
                <w:color w:val="FF0000"/>
                <w:sz w:val="19"/>
                <w:szCs w:val="19"/>
              </w:rPr>
            </w:rPrChange>
          </w:rPr>
          <w:t xml:space="preserve"> Margin</w:t>
        </w:r>
        <w:r w:rsidRPr="008C09BE">
          <w:rPr>
            <w:rFonts w:ascii="Times New Roman" w:hAnsi="Times New Roman" w:cs="Times New Roman"/>
            <w:sz w:val="20"/>
            <w:szCs w:val="20"/>
            <w:lang w:val="en-US"/>
            <w:rPrChange w:id="5163" w:author="Airat Shigapov" w:date="2021-10-27T23:08:00Z">
              <w:rPr>
                <w:rFonts w:ascii="Consolas" w:hAnsi="Consolas" w:cs="Consolas"/>
                <w:color w:val="0000FF"/>
                <w:sz w:val="19"/>
                <w:szCs w:val="19"/>
              </w:rPr>
            </w:rPrChange>
          </w:rPr>
          <w:t>="0,30,40,0"</w:t>
        </w:r>
      </w:ins>
    </w:p>
    <w:p w14:paraId="1D8899F2" w14:textId="77777777" w:rsidR="001118C1" w:rsidRPr="008C09BE" w:rsidRDefault="001118C1" w:rsidP="001118C1">
      <w:pPr>
        <w:autoSpaceDE w:val="0"/>
        <w:autoSpaceDN w:val="0"/>
        <w:adjustRightInd w:val="0"/>
        <w:spacing w:after="0" w:line="240" w:lineRule="auto"/>
        <w:rPr>
          <w:ins w:id="5164" w:author="Airat Shigapov" w:date="2021-10-27T23:03:00Z"/>
          <w:rFonts w:ascii="Times New Roman" w:hAnsi="Times New Roman" w:cs="Times New Roman"/>
          <w:sz w:val="20"/>
          <w:szCs w:val="20"/>
          <w:lang w:val="en-US"/>
          <w:rPrChange w:id="5165" w:author="Airat Shigapov" w:date="2021-10-27T23:08:00Z">
            <w:rPr>
              <w:ins w:id="5166" w:author="Airat Shigapov" w:date="2021-10-27T23:03:00Z"/>
              <w:rFonts w:ascii="Consolas" w:hAnsi="Consolas" w:cs="Consolas"/>
              <w:color w:val="000000"/>
              <w:sz w:val="19"/>
              <w:szCs w:val="19"/>
            </w:rPr>
          </w:rPrChange>
        </w:rPr>
      </w:pPr>
      <w:ins w:id="5167" w:author="Airat Shigapov" w:date="2021-10-27T23:03:00Z">
        <w:r w:rsidRPr="008C09BE">
          <w:rPr>
            <w:rFonts w:ascii="Times New Roman" w:hAnsi="Times New Roman" w:cs="Times New Roman"/>
            <w:sz w:val="20"/>
            <w:szCs w:val="20"/>
            <w:lang w:val="en-US"/>
            <w:rPrChange w:id="5168"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5169" w:author="Airat Shigapov" w:date="2021-10-27T23:08:00Z">
              <w:rPr>
                <w:rFonts w:ascii="Consolas" w:hAnsi="Consolas" w:cs="Consolas"/>
                <w:color w:val="FF0000"/>
                <w:sz w:val="19"/>
                <w:szCs w:val="19"/>
              </w:rPr>
            </w:rPrChange>
          </w:rPr>
          <w:t xml:space="preserve"> </w:t>
        </w:r>
        <w:proofErr w:type="spellStart"/>
        <w:r w:rsidRPr="008C09BE">
          <w:rPr>
            <w:rFonts w:ascii="Times New Roman" w:hAnsi="Times New Roman" w:cs="Times New Roman"/>
            <w:sz w:val="20"/>
            <w:szCs w:val="20"/>
            <w:lang w:val="en-US"/>
            <w:rPrChange w:id="5170" w:author="Airat Shigapov" w:date="2021-10-27T23:08:00Z">
              <w:rPr>
                <w:rFonts w:ascii="Consolas" w:hAnsi="Consolas" w:cs="Consolas"/>
                <w:color w:val="FF0000"/>
                <w:sz w:val="19"/>
                <w:szCs w:val="19"/>
              </w:rPr>
            </w:rPrChange>
          </w:rPr>
          <w:t>VerticalAlignment</w:t>
        </w:r>
        <w:proofErr w:type="spellEnd"/>
        <w:r w:rsidRPr="008C09BE">
          <w:rPr>
            <w:rFonts w:ascii="Times New Roman" w:hAnsi="Times New Roman" w:cs="Times New Roman"/>
            <w:sz w:val="20"/>
            <w:szCs w:val="20"/>
            <w:lang w:val="en-US"/>
            <w:rPrChange w:id="5171" w:author="Airat Shigapov" w:date="2021-10-27T23:08:00Z">
              <w:rPr>
                <w:rFonts w:ascii="Consolas" w:hAnsi="Consolas" w:cs="Consolas"/>
                <w:color w:val="0000FF"/>
                <w:sz w:val="19"/>
                <w:szCs w:val="19"/>
              </w:rPr>
            </w:rPrChange>
          </w:rPr>
          <w:t>="Top"</w:t>
        </w:r>
      </w:ins>
    </w:p>
    <w:p w14:paraId="1C86AB90" w14:textId="77777777" w:rsidR="001118C1" w:rsidRPr="008C09BE" w:rsidRDefault="001118C1" w:rsidP="001118C1">
      <w:pPr>
        <w:autoSpaceDE w:val="0"/>
        <w:autoSpaceDN w:val="0"/>
        <w:adjustRightInd w:val="0"/>
        <w:spacing w:after="0" w:line="240" w:lineRule="auto"/>
        <w:rPr>
          <w:ins w:id="5172" w:author="Airat Shigapov" w:date="2021-10-27T23:03:00Z"/>
          <w:rFonts w:ascii="Times New Roman" w:hAnsi="Times New Roman" w:cs="Times New Roman"/>
          <w:sz w:val="20"/>
          <w:szCs w:val="20"/>
          <w:lang w:val="en-US"/>
          <w:rPrChange w:id="5173" w:author="Airat Shigapov" w:date="2021-10-27T23:08:00Z">
            <w:rPr>
              <w:ins w:id="5174" w:author="Airat Shigapov" w:date="2021-10-27T23:03:00Z"/>
              <w:rFonts w:ascii="Consolas" w:hAnsi="Consolas" w:cs="Consolas"/>
              <w:color w:val="000000"/>
              <w:sz w:val="19"/>
              <w:szCs w:val="19"/>
            </w:rPr>
          </w:rPrChange>
        </w:rPr>
      </w:pPr>
      <w:ins w:id="5175" w:author="Airat Shigapov" w:date="2021-10-27T23:03:00Z">
        <w:r w:rsidRPr="008C09BE">
          <w:rPr>
            <w:rFonts w:ascii="Times New Roman" w:hAnsi="Times New Roman" w:cs="Times New Roman"/>
            <w:sz w:val="20"/>
            <w:szCs w:val="20"/>
            <w:lang w:val="en-US"/>
            <w:rPrChange w:id="5176"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5177" w:author="Airat Shigapov" w:date="2021-10-27T23:08:00Z">
              <w:rPr>
                <w:rFonts w:ascii="Consolas" w:hAnsi="Consolas" w:cs="Consolas"/>
                <w:color w:val="FF0000"/>
                <w:sz w:val="19"/>
                <w:szCs w:val="19"/>
              </w:rPr>
            </w:rPrChange>
          </w:rPr>
          <w:t xml:space="preserve"> </w:t>
        </w:r>
        <w:proofErr w:type="spellStart"/>
        <w:r w:rsidRPr="008C09BE">
          <w:rPr>
            <w:rFonts w:ascii="Times New Roman" w:hAnsi="Times New Roman" w:cs="Times New Roman"/>
            <w:sz w:val="20"/>
            <w:szCs w:val="20"/>
            <w:lang w:val="en-US"/>
            <w:rPrChange w:id="5178" w:author="Airat Shigapov" w:date="2021-10-27T23:08:00Z">
              <w:rPr>
                <w:rFonts w:ascii="Consolas" w:hAnsi="Consolas" w:cs="Consolas"/>
                <w:color w:val="FF0000"/>
                <w:sz w:val="19"/>
                <w:szCs w:val="19"/>
              </w:rPr>
            </w:rPrChange>
          </w:rPr>
          <w:t>HorizontalAlignment</w:t>
        </w:r>
        <w:proofErr w:type="spellEnd"/>
        <w:r w:rsidRPr="008C09BE">
          <w:rPr>
            <w:rFonts w:ascii="Times New Roman" w:hAnsi="Times New Roman" w:cs="Times New Roman"/>
            <w:sz w:val="20"/>
            <w:szCs w:val="20"/>
            <w:lang w:val="en-US"/>
            <w:rPrChange w:id="5179" w:author="Airat Shigapov" w:date="2021-10-27T23:08:00Z">
              <w:rPr>
                <w:rFonts w:ascii="Consolas" w:hAnsi="Consolas" w:cs="Consolas"/>
                <w:color w:val="0000FF"/>
                <w:sz w:val="19"/>
                <w:szCs w:val="19"/>
              </w:rPr>
            </w:rPrChange>
          </w:rPr>
          <w:t>="Right"</w:t>
        </w:r>
      </w:ins>
    </w:p>
    <w:p w14:paraId="75707433" w14:textId="77777777" w:rsidR="001118C1" w:rsidRPr="008C09BE" w:rsidRDefault="001118C1" w:rsidP="001118C1">
      <w:pPr>
        <w:autoSpaceDE w:val="0"/>
        <w:autoSpaceDN w:val="0"/>
        <w:adjustRightInd w:val="0"/>
        <w:spacing w:after="0" w:line="240" w:lineRule="auto"/>
        <w:rPr>
          <w:ins w:id="5180" w:author="Airat Shigapov" w:date="2021-10-27T23:03:00Z"/>
          <w:rFonts w:ascii="Times New Roman" w:hAnsi="Times New Roman" w:cs="Times New Roman"/>
          <w:sz w:val="20"/>
          <w:szCs w:val="20"/>
          <w:lang w:val="en-US"/>
          <w:rPrChange w:id="5181" w:author="Airat Shigapov" w:date="2021-10-27T23:08:00Z">
            <w:rPr>
              <w:ins w:id="5182" w:author="Airat Shigapov" w:date="2021-10-27T23:03:00Z"/>
              <w:rFonts w:ascii="Consolas" w:hAnsi="Consolas" w:cs="Consolas"/>
              <w:color w:val="000000"/>
              <w:sz w:val="19"/>
              <w:szCs w:val="19"/>
            </w:rPr>
          </w:rPrChange>
        </w:rPr>
      </w:pPr>
      <w:ins w:id="5183" w:author="Airat Shigapov" w:date="2021-10-27T23:03:00Z">
        <w:r w:rsidRPr="008C09BE">
          <w:rPr>
            <w:rFonts w:ascii="Times New Roman" w:hAnsi="Times New Roman" w:cs="Times New Roman"/>
            <w:sz w:val="20"/>
            <w:szCs w:val="20"/>
            <w:lang w:val="en-US"/>
            <w:rPrChange w:id="5184"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5185" w:author="Airat Shigapov" w:date="2021-10-27T23:08:00Z">
              <w:rPr>
                <w:rFonts w:ascii="Consolas" w:hAnsi="Consolas" w:cs="Consolas"/>
                <w:color w:val="FF0000"/>
                <w:sz w:val="19"/>
                <w:szCs w:val="19"/>
              </w:rPr>
            </w:rPrChange>
          </w:rPr>
          <w:t xml:space="preserve"> Width</w:t>
        </w:r>
        <w:r w:rsidRPr="008C09BE">
          <w:rPr>
            <w:rFonts w:ascii="Times New Roman" w:hAnsi="Times New Roman" w:cs="Times New Roman"/>
            <w:sz w:val="20"/>
            <w:szCs w:val="20"/>
            <w:lang w:val="en-US"/>
            <w:rPrChange w:id="5186" w:author="Airat Shigapov" w:date="2021-10-27T23:08:00Z">
              <w:rPr>
                <w:rFonts w:ascii="Consolas" w:hAnsi="Consolas" w:cs="Consolas"/>
                <w:color w:val="0000FF"/>
                <w:sz w:val="19"/>
                <w:szCs w:val="19"/>
              </w:rPr>
            </w:rPrChange>
          </w:rPr>
          <w:t>="200"</w:t>
        </w:r>
      </w:ins>
    </w:p>
    <w:p w14:paraId="7626ADE7" w14:textId="77777777" w:rsidR="001118C1" w:rsidRPr="008C09BE" w:rsidRDefault="001118C1" w:rsidP="001118C1">
      <w:pPr>
        <w:autoSpaceDE w:val="0"/>
        <w:autoSpaceDN w:val="0"/>
        <w:adjustRightInd w:val="0"/>
        <w:spacing w:after="0" w:line="240" w:lineRule="auto"/>
        <w:rPr>
          <w:ins w:id="5187" w:author="Airat Shigapov" w:date="2021-10-27T23:03:00Z"/>
          <w:rFonts w:ascii="Times New Roman" w:hAnsi="Times New Roman" w:cs="Times New Roman"/>
          <w:sz w:val="20"/>
          <w:szCs w:val="20"/>
          <w:lang w:val="en-US"/>
          <w:rPrChange w:id="5188" w:author="Airat Shigapov" w:date="2021-10-27T23:08:00Z">
            <w:rPr>
              <w:ins w:id="5189" w:author="Airat Shigapov" w:date="2021-10-27T23:03:00Z"/>
              <w:rFonts w:ascii="Consolas" w:hAnsi="Consolas" w:cs="Consolas"/>
              <w:color w:val="000000"/>
              <w:sz w:val="19"/>
              <w:szCs w:val="19"/>
            </w:rPr>
          </w:rPrChange>
        </w:rPr>
      </w:pPr>
      <w:ins w:id="5190" w:author="Airat Shigapov" w:date="2021-10-27T23:03:00Z">
        <w:r w:rsidRPr="008C09BE">
          <w:rPr>
            <w:rFonts w:ascii="Times New Roman" w:hAnsi="Times New Roman" w:cs="Times New Roman"/>
            <w:sz w:val="20"/>
            <w:szCs w:val="20"/>
            <w:lang w:val="en-US"/>
            <w:rPrChange w:id="5191"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5192" w:author="Airat Shigapov" w:date="2021-10-27T23:08:00Z">
              <w:rPr>
                <w:rFonts w:ascii="Consolas" w:hAnsi="Consolas" w:cs="Consolas"/>
                <w:color w:val="FF0000"/>
                <w:sz w:val="19"/>
                <w:szCs w:val="19"/>
              </w:rPr>
            </w:rPrChange>
          </w:rPr>
          <w:t xml:space="preserve"> </w:t>
        </w:r>
        <w:proofErr w:type="spellStart"/>
        <w:r w:rsidRPr="008C09BE">
          <w:rPr>
            <w:rFonts w:ascii="Times New Roman" w:hAnsi="Times New Roman" w:cs="Times New Roman"/>
            <w:sz w:val="20"/>
            <w:szCs w:val="20"/>
            <w:lang w:val="en-US"/>
            <w:rPrChange w:id="5193" w:author="Airat Shigapov" w:date="2021-10-27T23:08:00Z">
              <w:rPr>
                <w:rFonts w:ascii="Consolas" w:hAnsi="Consolas" w:cs="Consolas"/>
                <w:color w:val="FF0000"/>
                <w:sz w:val="19"/>
                <w:szCs w:val="19"/>
              </w:rPr>
            </w:rPrChange>
          </w:rPr>
          <w:t>Grid.Column</w:t>
        </w:r>
        <w:proofErr w:type="spellEnd"/>
        <w:r w:rsidRPr="008C09BE">
          <w:rPr>
            <w:rFonts w:ascii="Times New Roman" w:hAnsi="Times New Roman" w:cs="Times New Roman"/>
            <w:sz w:val="20"/>
            <w:szCs w:val="20"/>
            <w:lang w:val="en-US"/>
            <w:rPrChange w:id="5194" w:author="Airat Shigapov" w:date="2021-10-27T23:08:00Z">
              <w:rPr>
                <w:rFonts w:ascii="Consolas" w:hAnsi="Consolas" w:cs="Consolas"/>
                <w:color w:val="0000FF"/>
                <w:sz w:val="19"/>
                <w:szCs w:val="19"/>
              </w:rPr>
            </w:rPrChange>
          </w:rPr>
          <w:t>="1"</w:t>
        </w:r>
      </w:ins>
    </w:p>
    <w:p w14:paraId="44EA6DFB" w14:textId="77777777" w:rsidR="001118C1" w:rsidRPr="008C09BE" w:rsidRDefault="001118C1" w:rsidP="001118C1">
      <w:pPr>
        <w:autoSpaceDE w:val="0"/>
        <w:autoSpaceDN w:val="0"/>
        <w:adjustRightInd w:val="0"/>
        <w:spacing w:after="0" w:line="240" w:lineRule="auto"/>
        <w:rPr>
          <w:ins w:id="5195" w:author="Airat Shigapov" w:date="2021-10-27T23:03:00Z"/>
          <w:rFonts w:ascii="Times New Roman" w:hAnsi="Times New Roman" w:cs="Times New Roman"/>
          <w:sz w:val="20"/>
          <w:szCs w:val="20"/>
          <w:lang w:val="en-US"/>
          <w:rPrChange w:id="5196" w:author="Airat Shigapov" w:date="2021-10-27T23:08:00Z">
            <w:rPr>
              <w:ins w:id="5197" w:author="Airat Shigapov" w:date="2021-10-27T23:03:00Z"/>
              <w:rFonts w:ascii="Consolas" w:hAnsi="Consolas" w:cs="Consolas"/>
              <w:color w:val="000000"/>
              <w:sz w:val="19"/>
              <w:szCs w:val="19"/>
            </w:rPr>
          </w:rPrChange>
        </w:rPr>
      </w:pPr>
      <w:ins w:id="5198" w:author="Airat Shigapov" w:date="2021-10-27T23:03:00Z">
        <w:r w:rsidRPr="008C09BE">
          <w:rPr>
            <w:rFonts w:ascii="Times New Roman" w:hAnsi="Times New Roman" w:cs="Times New Roman"/>
            <w:sz w:val="20"/>
            <w:szCs w:val="20"/>
            <w:lang w:val="en-US"/>
            <w:rPrChange w:id="5199"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5200" w:author="Airat Shigapov" w:date="2021-10-27T23:08:00Z">
              <w:rPr>
                <w:rFonts w:ascii="Consolas" w:hAnsi="Consolas" w:cs="Consolas"/>
                <w:color w:val="FF0000"/>
                <w:sz w:val="19"/>
                <w:szCs w:val="19"/>
              </w:rPr>
            </w:rPrChange>
          </w:rPr>
          <w:t xml:space="preserve"> Content</w:t>
        </w:r>
        <w:r w:rsidRPr="008C09BE">
          <w:rPr>
            <w:rFonts w:ascii="Times New Roman" w:hAnsi="Times New Roman" w:cs="Times New Roman"/>
            <w:sz w:val="20"/>
            <w:szCs w:val="20"/>
            <w:lang w:val="en-US"/>
            <w:rPrChange w:id="5201" w:author="Airat Shigapov" w:date="2021-10-27T23:08:00Z">
              <w:rPr>
                <w:rFonts w:ascii="Consolas" w:hAnsi="Consolas" w:cs="Consolas"/>
                <w:color w:val="0000FF"/>
                <w:sz w:val="19"/>
                <w:szCs w:val="19"/>
              </w:rPr>
            </w:rPrChange>
          </w:rPr>
          <w:t>="</w:t>
        </w:r>
        <w:r w:rsidRPr="008C09BE">
          <w:rPr>
            <w:rFonts w:ascii="Times New Roman" w:hAnsi="Times New Roman" w:cs="Times New Roman"/>
            <w:sz w:val="20"/>
            <w:szCs w:val="20"/>
            <w:rPrChange w:id="5202" w:author="Airat Shigapov" w:date="2021-10-27T23:08:00Z">
              <w:rPr>
                <w:rFonts w:ascii="Consolas" w:hAnsi="Consolas" w:cs="Consolas"/>
                <w:color w:val="0000FF"/>
                <w:sz w:val="19"/>
                <w:szCs w:val="19"/>
              </w:rPr>
            </w:rPrChange>
          </w:rPr>
          <w:t>Назад</w:t>
        </w:r>
        <w:r w:rsidRPr="008C09BE">
          <w:rPr>
            <w:rFonts w:ascii="Times New Roman" w:hAnsi="Times New Roman" w:cs="Times New Roman"/>
            <w:sz w:val="20"/>
            <w:szCs w:val="20"/>
            <w:lang w:val="en-US"/>
            <w:rPrChange w:id="5203" w:author="Airat Shigapov" w:date="2021-10-27T23:08:00Z">
              <w:rPr>
                <w:rFonts w:ascii="Consolas" w:hAnsi="Consolas" w:cs="Consolas"/>
                <w:color w:val="0000FF"/>
                <w:sz w:val="19"/>
                <w:szCs w:val="19"/>
              </w:rPr>
            </w:rPrChange>
          </w:rPr>
          <w:t>"/&gt;</w:t>
        </w:r>
      </w:ins>
    </w:p>
    <w:p w14:paraId="708A01C9" w14:textId="77777777" w:rsidR="001118C1" w:rsidRPr="008C09BE" w:rsidRDefault="001118C1" w:rsidP="001118C1">
      <w:pPr>
        <w:autoSpaceDE w:val="0"/>
        <w:autoSpaceDN w:val="0"/>
        <w:adjustRightInd w:val="0"/>
        <w:spacing w:after="0" w:line="240" w:lineRule="auto"/>
        <w:rPr>
          <w:ins w:id="5204" w:author="Airat Shigapov" w:date="2021-10-27T23:03:00Z"/>
          <w:rFonts w:ascii="Times New Roman" w:hAnsi="Times New Roman" w:cs="Times New Roman"/>
          <w:sz w:val="20"/>
          <w:szCs w:val="20"/>
          <w:lang w:val="en-US"/>
          <w:rPrChange w:id="5205" w:author="Airat Shigapov" w:date="2021-10-27T23:08:00Z">
            <w:rPr>
              <w:ins w:id="5206" w:author="Airat Shigapov" w:date="2021-10-27T23:03:00Z"/>
              <w:rFonts w:ascii="Consolas" w:hAnsi="Consolas" w:cs="Consolas"/>
              <w:color w:val="000000"/>
              <w:sz w:val="19"/>
              <w:szCs w:val="19"/>
            </w:rPr>
          </w:rPrChange>
        </w:rPr>
      </w:pPr>
      <w:ins w:id="5207" w:author="Airat Shigapov" w:date="2021-10-27T23:03:00Z">
        <w:r w:rsidRPr="008C09BE">
          <w:rPr>
            <w:rFonts w:ascii="Times New Roman" w:hAnsi="Times New Roman" w:cs="Times New Roman"/>
            <w:sz w:val="20"/>
            <w:szCs w:val="20"/>
            <w:lang w:val="en-US"/>
            <w:rPrChange w:id="5208"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5209" w:author="Airat Shigapov" w:date="2021-10-27T23:08:00Z">
              <w:rPr>
                <w:rFonts w:ascii="Consolas" w:hAnsi="Consolas" w:cs="Consolas"/>
                <w:color w:val="0000FF"/>
                <w:sz w:val="19"/>
                <w:szCs w:val="19"/>
              </w:rPr>
            </w:rPrChange>
          </w:rPr>
          <w:t>&lt;</w:t>
        </w:r>
        <w:proofErr w:type="spellStart"/>
        <w:r w:rsidRPr="008C09BE">
          <w:rPr>
            <w:rFonts w:ascii="Times New Roman" w:hAnsi="Times New Roman" w:cs="Times New Roman"/>
            <w:sz w:val="20"/>
            <w:szCs w:val="20"/>
            <w:lang w:val="en-US"/>
            <w:rPrChange w:id="5210" w:author="Airat Shigapov" w:date="2021-10-27T23:08:00Z">
              <w:rPr>
                <w:rFonts w:ascii="Consolas" w:hAnsi="Consolas" w:cs="Consolas"/>
                <w:color w:val="A31515"/>
                <w:sz w:val="19"/>
                <w:szCs w:val="19"/>
              </w:rPr>
            </w:rPrChange>
          </w:rPr>
          <w:t>StackPanel</w:t>
        </w:r>
        <w:proofErr w:type="spellEnd"/>
        <w:r w:rsidRPr="008C09BE">
          <w:rPr>
            <w:rFonts w:ascii="Times New Roman" w:hAnsi="Times New Roman" w:cs="Times New Roman"/>
            <w:sz w:val="20"/>
            <w:szCs w:val="20"/>
            <w:lang w:val="en-US"/>
            <w:rPrChange w:id="5211" w:author="Airat Shigapov" w:date="2021-10-27T23:08:00Z">
              <w:rPr>
                <w:rFonts w:ascii="Consolas" w:hAnsi="Consolas" w:cs="Consolas"/>
                <w:color w:val="FF0000"/>
                <w:sz w:val="19"/>
                <w:szCs w:val="19"/>
              </w:rPr>
            </w:rPrChange>
          </w:rPr>
          <w:t xml:space="preserve"> Margin</w:t>
        </w:r>
        <w:r w:rsidRPr="008C09BE">
          <w:rPr>
            <w:rFonts w:ascii="Times New Roman" w:hAnsi="Times New Roman" w:cs="Times New Roman"/>
            <w:sz w:val="20"/>
            <w:szCs w:val="20"/>
            <w:lang w:val="en-US"/>
            <w:rPrChange w:id="5212" w:author="Airat Shigapov" w:date="2021-10-27T23:08:00Z">
              <w:rPr>
                <w:rFonts w:ascii="Consolas" w:hAnsi="Consolas" w:cs="Consolas"/>
                <w:color w:val="0000FF"/>
                <w:sz w:val="19"/>
                <w:szCs w:val="19"/>
              </w:rPr>
            </w:rPrChange>
          </w:rPr>
          <w:t>="70,0,80,60"</w:t>
        </w:r>
        <w:r w:rsidRPr="008C09BE">
          <w:rPr>
            <w:rFonts w:ascii="Times New Roman" w:hAnsi="Times New Roman" w:cs="Times New Roman"/>
            <w:sz w:val="20"/>
            <w:szCs w:val="20"/>
            <w:lang w:val="en-US"/>
            <w:rPrChange w:id="5213" w:author="Airat Shigapov" w:date="2021-10-27T23:08:00Z">
              <w:rPr>
                <w:rFonts w:ascii="Consolas" w:hAnsi="Consolas" w:cs="Consolas"/>
                <w:color w:val="FF0000"/>
                <w:sz w:val="19"/>
                <w:szCs w:val="19"/>
              </w:rPr>
            </w:rPrChange>
          </w:rPr>
          <w:t xml:space="preserve"> </w:t>
        </w:r>
        <w:proofErr w:type="spellStart"/>
        <w:r w:rsidRPr="008C09BE">
          <w:rPr>
            <w:rFonts w:ascii="Times New Roman" w:hAnsi="Times New Roman" w:cs="Times New Roman"/>
            <w:sz w:val="20"/>
            <w:szCs w:val="20"/>
            <w:lang w:val="en-US"/>
            <w:rPrChange w:id="5214" w:author="Airat Shigapov" w:date="2021-10-27T23:08:00Z">
              <w:rPr>
                <w:rFonts w:ascii="Consolas" w:hAnsi="Consolas" w:cs="Consolas"/>
                <w:color w:val="FF0000"/>
                <w:sz w:val="19"/>
                <w:szCs w:val="19"/>
              </w:rPr>
            </w:rPrChange>
          </w:rPr>
          <w:t>VerticalAlignment</w:t>
        </w:r>
        <w:proofErr w:type="spellEnd"/>
        <w:r w:rsidRPr="008C09BE">
          <w:rPr>
            <w:rFonts w:ascii="Times New Roman" w:hAnsi="Times New Roman" w:cs="Times New Roman"/>
            <w:sz w:val="20"/>
            <w:szCs w:val="20"/>
            <w:lang w:val="en-US"/>
            <w:rPrChange w:id="5215" w:author="Airat Shigapov" w:date="2021-10-27T23:08:00Z">
              <w:rPr>
                <w:rFonts w:ascii="Consolas" w:hAnsi="Consolas" w:cs="Consolas"/>
                <w:color w:val="0000FF"/>
                <w:sz w:val="19"/>
                <w:szCs w:val="19"/>
              </w:rPr>
            </w:rPrChange>
          </w:rPr>
          <w:t>="Top"</w:t>
        </w:r>
        <w:r w:rsidRPr="008C09BE">
          <w:rPr>
            <w:rFonts w:ascii="Times New Roman" w:hAnsi="Times New Roman" w:cs="Times New Roman"/>
            <w:sz w:val="20"/>
            <w:szCs w:val="20"/>
            <w:lang w:val="en-US"/>
            <w:rPrChange w:id="5216" w:author="Airat Shigapov" w:date="2021-10-27T23:08:00Z">
              <w:rPr>
                <w:rFonts w:ascii="Consolas" w:hAnsi="Consolas" w:cs="Consolas"/>
                <w:color w:val="FF0000"/>
                <w:sz w:val="19"/>
                <w:szCs w:val="19"/>
              </w:rPr>
            </w:rPrChange>
          </w:rPr>
          <w:t xml:space="preserve"> </w:t>
        </w:r>
        <w:proofErr w:type="spellStart"/>
        <w:r w:rsidRPr="008C09BE">
          <w:rPr>
            <w:rFonts w:ascii="Times New Roman" w:hAnsi="Times New Roman" w:cs="Times New Roman"/>
            <w:sz w:val="20"/>
            <w:szCs w:val="20"/>
            <w:lang w:val="en-US"/>
            <w:rPrChange w:id="5217" w:author="Airat Shigapov" w:date="2021-10-27T23:08:00Z">
              <w:rPr>
                <w:rFonts w:ascii="Consolas" w:hAnsi="Consolas" w:cs="Consolas"/>
                <w:color w:val="FF0000"/>
                <w:sz w:val="19"/>
                <w:szCs w:val="19"/>
              </w:rPr>
            </w:rPrChange>
          </w:rPr>
          <w:t>Grid.Column</w:t>
        </w:r>
        <w:proofErr w:type="spellEnd"/>
        <w:r w:rsidRPr="008C09BE">
          <w:rPr>
            <w:rFonts w:ascii="Times New Roman" w:hAnsi="Times New Roman" w:cs="Times New Roman"/>
            <w:sz w:val="20"/>
            <w:szCs w:val="20"/>
            <w:lang w:val="en-US"/>
            <w:rPrChange w:id="5218" w:author="Airat Shigapov" w:date="2021-10-27T23:08:00Z">
              <w:rPr>
                <w:rFonts w:ascii="Consolas" w:hAnsi="Consolas" w:cs="Consolas"/>
                <w:color w:val="0000FF"/>
                <w:sz w:val="19"/>
                <w:szCs w:val="19"/>
              </w:rPr>
            </w:rPrChange>
          </w:rPr>
          <w:t>="0"&gt;</w:t>
        </w:r>
      </w:ins>
    </w:p>
    <w:p w14:paraId="7973606C" w14:textId="77777777" w:rsidR="001118C1" w:rsidRPr="008C09BE" w:rsidRDefault="001118C1" w:rsidP="001118C1">
      <w:pPr>
        <w:autoSpaceDE w:val="0"/>
        <w:autoSpaceDN w:val="0"/>
        <w:adjustRightInd w:val="0"/>
        <w:spacing w:after="0" w:line="240" w:lineRule="auto"/>
        <w:rPr>
          <w:ins w:id="5219" w:author="Airat Shigapov" w:date="2021-10-27T23:03:00Z"/>
          <w:rFonts w:ascii="Times New Roman" w:hAnsi="Times New Roman" w:cs="Times New Roman"/>
          <w:sz w:val="20"/>
          <w:szCs w:val="20"/>
          <w:lang w:val="en-US"/>
          <w:rPrChange w:id="5220" w:author="Airat Shigapov" w:date="2021-10-27T23:08:00Z">
            <w:rPr>
              <w:ins w:id="5221" w:author="Airat Shigapov" w:date="2021-10-27T23:03:00Z"/>
              <w:rFonts w:ascii="Consolas" w:hAnsi="Consolas" w:cs="Consolas"/>
              <w:color w:val="000000"/>
              <w:sz w:val="19"/>
              <w:szCs w:val="19"/>
            </w:rPr>
          </w:rPrChange>
        </w:rPr>
      </w:pPr>
      <w:ins w:id="5222" w:author="Airat Shigapov" w:date="2021-10-27T23:03:00Z">
        <w:r w:rsidRPr="008C09BE">
          <w:rPr>
            <w:rFonts w:ascii="Times New Roman" w:hAnsi="Times New Roman" w:cs="Times New Roman"/>
            <w:sz w:val="20"/>
            <w:szCs w:val="20"/>
            <w:lang w:val="en-US"/>
            <w:rPrChange w:id="5223"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5224" w:author="Airat Shigapov" w:date="2021-10-27T23:08:00Z">
              <w:rPr>
                <w:rFonts w:ascii="Consolas" w:hAnsi="Consolas" w:cs="Consolas"/>
                <w:color w:val="0000FF"/>
                <w:sz w:val="19"/>
                <w:szCs w:val="19"/>
              </w:rPr>
            </w:rPrChange>
          </w:rPr>
          <w:t>&lt;</w:t>
        </w:r>
        <w:proofErr w:type="spellStart"/>
        <w:r w:rsidRPr="008C09BE">
          <w:rPr>
            <w:rFonts w:ascii="Times New Roman" w:hAnsi="Times New Roman" w:cs="Times New Roman"/>
            <w:sz w:val="20"/>
            <w:szCs w:val="20"/>
            <w:lang w:val="en-US"/>
            <w:rPrChange w:id="5225" w:author="Airat Shigapov" w:date="2021-10-27T23:08:00Z">
              <w:rPr>
                <w:rFonts w:ascii="Consolas" w:hAnsi="Consolas" w:cs="Consolas"/>
                <w:color w:val="A31515"/>
                <w:sz w:val="19"/>
                <w:szCs w:val="19"/>
              </w:rPr>
            </w:rPrChange>
          </w:rPr>
          <w:t>TextBlock</w:t>
        </w:r>
        <w:proofErr w:type="spellEnd"/>
        <w:r w:rsidRPr="008C09BE">
          <w:rPr>
            <w:rFonts w:ascii="Times New Roman" w:hAnsi="Times New Roman" w:cs="Times New Roman"/>
            <w:sz w:val="20"/>
            <w:szCs w:val="20"/>
            <w:lang w:val="en-US"/>
            <w:rPrChange w:id="5226" w:author="Airat Shigapov" w:date="2021-10-27T23:08:00Z">
              <w:rPr>
                <w:rFonts w:ascii="Consolas" w:hAnsi="Consolas" w:cs="Consolas"/>
                <w:color w:val="000000"/>
                <w:sz w:val="19"/>
                <w:szCs w:val="19"/>
              </w:rPr>
            </w:rPrChange>
          </w:rPr>
          <w:t xml:space="preserve"> </w:t>
        </w:r>
      </w:ins>
    </w:p>
    <w:p w14:paraId="5A46F85C" w14:textId="77777777" w:rsidR="001118C1" w:rsidRPr="008C09BE" w:rsidRDefault="001118C1" w:rsidP="001118C1">
      <w:pPr>
        <w:autoSpaceDE w:val="0"/>
        <w:autoSpaceDN w:val="0"/>
        <w:adjustRightInd w:val="0"/>
        <w:spacing w:after="0" w:line="240" w:lineRule="auto"/>
        <w:rPr>
          <w:ins w:id="5227" w:author="Airat Shigapov" w:date="2021-10-27T23:03:00Z"/>
          <w:rFonts w:ascii="Times New Roman" w:hAnsi="Times New Roman" w:cs="Times New Roman"/>
          <w:sz w:val="20"/>
          <w:szCs w:val="20"/>
          <w:lang w:val="en-US"/>
          <w:rPrChange w:id="5228" w:author="Airat Shigapov" w:date="2021-10-27T23:08:00Z">
            <w:rPr>
              <w:ins w:id="5229" w:author="Airat Shigapov" w:date="2021-10-27T23:03:00Z"/>
              <w:rFonts w:ascii="Consolas" w:hAnsi="Consolas" w:cs="Consolas"/>
              <w:color w:val="000000"/>
              <w:sz w:val="19"/>
              <w:szCs w:val="19"/>
            </w:rPr>
          </w:rPrChange>
        </w:rPr>
      </w:pPr>
      <w:ins w:id="5230" w:author="Airat Shigapov" w:date="2021-10-27T23:03:00Z">
        <w:r w:rsidRPr="008C09BE">
          <w:rPr>
            <w:rFonts w:ascii="Times New Roman" w:hAnsi="Times New Roman" w:cs="Times New Roman"/>
            <w:sz w:val="20"/>
            <w:szCs w:val="20"/>
            <w:lang w:val="en-US"/>
            <w:rPrChange w:id="5231"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5232" w:author="Airat Shigapov" w:date="2021-10-27T23:08:00Z">
              <w:rPr>
                <w:rFonts w:ascii="Consolas" w:hAnsi="Consolas" w:cs="Consolas"/>
                <w:color w:val="FF0000"/>
                <w:sz w:val="19"/>
                <w:szCs w:val="19"/>
              </w:rPr>
            </w:rPrChange>
          </w:rPr>
          <w:t xml:space="preserve"> Margin</w:t>
        </w:r>
        <w:r w:rsidRPr="008C09BE">
          <w:rPr>
            <w:rFonts w:ascii="Times New Roman" w:hAnsi="Times New Roman" w:cs="Times New Roman"/>
            <w:sz w:val="20"/>
            <w:szCs w:val="20"/>
            <w:lang w:val="en-US"/>
            <w:rPrChange w:id="5233" w:author="Airat Shigapov" w:date="2021-10-27T23:08:00Z">
              <w:rPr>
                <w:rFonts w:ascii="Consolas" w:hAnsi="Consolas" w:cs="Consolas"/>
                <w:color w:val="0000FF"/>
                <w:sz w:val="19"/>
                <w:szCs w:val="19"/>
              </w:rPr>
            </w:rPrChange>
          </w:rPr>
          <w:t>="0,30,140,0"</w:t>
        </w:r>
      </w:ins>
    </w:p>
    <w:p w14:paraId="6FB2B544" w14:textId="77777777" w:rsidR="001118C1" w:rsidRPr="008C09BE" w:rsidRDefault="001118C1" w:rsidP="001118C1">
      <w:pPr>
        <w:autoSpaceDE w:val="0"/>
        <w:autoSpaceDN w:val="0"/>
        <w:adjustRightInd w:val="0"/>
        <w:spacing w:after="0" w:line="240" w:lineRule="auto"/>
        <w:rPr>
          <w:ins w:id="5234" w:author="Airat Shigapov" w:date="2021-10-27T23:03:00Z"/>
          <w:rFonts w:ascii="Times New Roman" w:hAnsi="Times New Roman" w:cs="Times New Roman"/>
          <w:sz w:val="20"/>
          <w:szCs w:val="20"/>
          <w:lang w:val="en-US"/>
          <w:rPrChange w:id="5235" w:author="Airat Shigapov" w:date="2021-10-27T23:08:00Z">
            <w:rPr>
              <w:ins w:id="5236" w:author="Airat Shigapov" w:date="2021-10-27T23:03:00Z"/>
              <w:rFonts w:ascii="Consolas" w:hAnsi="Consolas" w:cs="Consolas"/>
              <w:color w:val="000000"/>
              <w:sz w:val="19"/>
              <w:szCs w:val="19"/>
            </w:rPr>
          </w:rPrChange>
        </w:rPr>
      </w:pPr>
      <w:ins w:id="5237" w:author="Airat Shigapov" w:date="2021-10-27T23:03:00Z">
        <w:r w:rsidRPr="008C09BE">
          <w:rPr>
            <w:rFonts w:ascii="Times New Roman" w:hAnsi="Times New Roman" w:cs="Times New Roman"/>
            <w:sz w:val="20"/>
            <w:szCs w:val="20"/>
            <w:lang w:val="en-US"/>
            <w:rPrChange w:id="5238"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5239" w:author="Airat Shigapov" w:date="2021-10-27T23:08:00Z">
              <w:rPr>
                <w:rFonts w:ascii="Consolas" w:hAnsi="Consolas" w:cs="Consolas"/>
                <w:color w:val="FF0000"/>
                <w:sz w:val="19"/>
                <w:szCs w:val="19"/>
              </w:rPr>
            </w:rPrChange>
          </w:rPr>
          <w:t xml:space="preserve"> </w:t>
        </w:r>
        <w:proofErr w:type="spellStart"/>
        <w:r w:rsidRPr="008C09BE">
          <w:rPr>
            <w:rFonts w:ascii="Times New Roman" w:hAnsi="Times New Roman" w:cs="Times New Roman"/>
            <w:sz w:val="20"/>
            <w:szCs w:val="20"/>
            <w:lang w:val="en-US"/>
            <w:rPrChange w:id="5240" w:author="Airat Shigapov" w:date="2021-10-27T23:08:00Z">
              <w:rPr>
                <w:rFonts w:ascii="Consolas" w:hAnsi="Consolas" w:cs="Consolas"/>
                <w:color w:val="FF0000"/>
                <w:sz w:val="19"/>
                <w:szCs w:val="19"/>
              </w:rPr>
            </w:rPrChange>
          </w:rPr>
          <w:t>TextWrapping</w:t>
        </w:r>
        <w:proofErr w:type="spellEnd"/>
        <w:r w:rsidRPr="008C09BE">
          <w:rPr>
            <w:rFonts w:ascii="Times New Roman" w:hAnsi="Times New Roman" w:cs="Times New Roman"/>
            <w:sz w:val="20"/>
            <w:szCs w:val="20"/>
            <w:lang w:val="en-US"/>
            <w:rPrChange w:id="5241" w:author="Airat Shigapov" w:date="2021-10-27T23:08:00Z">
              <w:rPr>
                <w:rFonts w:ascii="Consolas" w:hAnsi="Consolas" w:cs="Consolas"/>
                <w:color w:val="0000FF"/>
                <w:sz w:val="19"/>
                <w:szCs w:val="19"/>
              </w:rPr>
            </w:rPrChange>
          </w:rPr>
          <w:t>="Wrap"</w:t>
        </w:r>
        <w:r w:rsidRPr="008C09BE">
          <w:rPr>
            <w:rFonts w:ascii="Times New Roman" w:hAnsi="Times New Roman" w:cs="Times New Roman"/>
            <w:sz w:val="20"/>
            <w:szCs w:val="20"/>
            <w:lang w:val="en-US"/>
            <w:rPrChange w:id="5242" w:author="Airat Shigapov" w:date="2021-10-27T23:08:00Z">
              <w:rPr>
                <w:rFonts w:ascii="Consolas" w:hAnsi="Consolas" w:cs="Consolas"/>
                <w:color w:val="000000"/>
                <w:sz w:val="19"/>
                <w:szCs w:val="19"/>
              </w:rPr>
            </w:rPrChange>
          </w:rPr>
          <w:t xml:space="preserve"> </w:t>
        </w:r>
      </w:ins>
    </w:p>
    <w:p w14:paraId="35E0D55C" w14:textId="77777777" w:rsidR="001118C1" w:rsidRPr="008C09BE" w:rsidRDefault="001118C1" w:rsidP="001118C1">
      <w:pPr>
        <w:autoSpaceDE w:val="0"/>
        <w:autoSpaceDN w:val="0"/>
        <w:adjustRightInd w:val="0"/>
        <w:spacing w:after="0" w:line="240" w:lineRule="auto"/>
        <w:rPr>
          <w:ins w:id="5243" w:author="Airat Shigapov" w:date="2021-10-27T23:03:00Z"/>
          <w:rFonts w:ascii="Times New Roman" w:hAnsi="Times New Roman" w:cs="Times New Roman"/>
          <w:sz w:val="20"/>
          <w:szCs w:val="20"/>
          <w:lang w:val="en-US"/>
          <w:rPrChange w:id="5244" w:author="Airat Shigapov" w:date="2021-10-27T23:08:00Z">
            <w:rPr>
              <w:ins w:id="5245" w:author="Airat Shigapov" w:date="2021-10-27T23:03:00Z"/>
              <w:rFonts w:ascii="Consolas" w:hAnsi="Consolas" w:cs="Consolas"/>
              <w:color w:val="000000"/>
              <w:sz w:val="19"/>
              <w:szCs w:val="19"/>
            </w:rPr>
          </w:rPrChange>
        </w:rPr>
      </w:pPr>
      <w:ins w:id="5246" w:author="Airat Shigapov" w:date="2021-10-27T23:03:00Z">
        <w:r w:rsidRPr="008C09BE">
          <w:rPr>
            <w:rFonts w:ascii="Times New Roman" w:hAnsi="Times New Roman" w:cs="Times New Roman"/>
            <w:sz w:val="20"/>
            <w:szCs w:val="20"/>
            <w:lang w:val="en-US"/>
            <w:rPrChange w:id="5247"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5248" w:author="Airat Shigapov" w:date="2021-10-27T23:08:00Z">
              <w:rPr>
                <w:rFonts w:ascii="Consolas" w:hAnsi="Consolas" w:cs="Consolas"/>
                <w:color w:val="FF0000"/>
                <w:sz w:val="19"/>
                <w:szCs w:val="19"/>
              </w:rPr>
            </w:rPrChange>
          </w:rPr>
          <w:t xml:space="preserve"> </w:t>
        </w:r>
        <w:proofErr w:type="spellStart"/>
        <w:r w:rsidRPr="008C09BE">
          <w:rPr>
            <w:rFonts w:ascii="Times New Roman" w:hAnsi="Times New Roman" w:cs="Times New Roman"/>
            <w:sz w:val="20"/>
            <w:szCs w:val="20"/>
            <w:lang w:val="en-US"/>
            <w:rPrChange w:id="5249" w:author="Airat Shigapov" w:date="2021-10-27T23:08:00Z">
              <w:rPr>
                <w:rFonts w:ascii="Consolas" w:hAnsi="Consolas" w:cs="Consolas"/>
                <w:color w:val="FF0000"/>
                <w:sz w:val="19"/>
                <w:szCs w:val="19"/>
              </w:rPr>
            </w:rPrChange>
          </w:rPr>
          <w:t>FontWeight</w:t>
        </w:r>
        <w:proofErr w:type="spellEnd"/>
        <w:r w:rsidRPr="008C09BE">
          <w:rPr>
            <w:rFonts w:ascii="Times New Roman" w:hAnsi="Times New Roman" w:cs="Times New Roman"/>
            <w:sz w:val="20"/>
            <w:szCs w:val="20"/>
            <w:lang w:val="en-US"/>
            <w:rPrChange w:id="5250" w:author="Airat Shigapov" w:date="2021-10-27T23:08:00Z">
              <w:rPr>
                <w:rFonts w:ascii="Consolas" w:hAnsi="Consolas" w:cs="Consolas"/>
                <w:color w:val="0000FF"/>
                <w:sz w:val="19"/>
                <w:szCs w:val="19"/>
              </w:rPr>
            </w:rPrChange>
          </w:rPr>
          <w:t>="Bold"</w:t>
        </w:r>
      </w:ins>
    </w:p>
    <w:p w14:paraId="0D65F461" w14:textId="77777777" w:rsidR="001118C1" w:rsidRPr="008C09BE" w:rsidRDefault="001118C1" w:rsidP="001118C1">
      <w:pPr>
        <w:autoSpaceDE w:val="0"/>
        <w:autoSpaceDN w:val="0"/>
        <w:adjustRightInd w:val="0"/>
        <w:spacing w:after="0" w:line="240" w:lineRule="auto"/>
        <w:rPr>
          <w:ins w:id="5251" w:author="Airat Shigapov" w:date="2021-10-27T23:03:00Z"/>
          <w:rFonts w:ascii="Times New Roman" w:hAnsi="Times New Roman" w:cs="Times New Roman"/>
          <w:sz w:val="20"/>
          <w:szCs w:val="20"/>
          <w:rPrChange w:id="5252" w:author="Airat Shigapov" w:date="2021-10-27T23:08:00Z">
            <w:rPr>
              <w:ins w:id="5253" w:author="Airat Shigapov" w:date="2021-10-27T23:03:00Z"/>
              <w:rFonts w:ascii="Consolas" w:hAnsi="Consolas" w:cs="Consolas"/>
              <w:color w:val="000000"/>
              <w:sz w:val="19"/>
              <w:szCs w:val="19"/>
            </w:rPr>
          </w:rPrChange>
        </w:rPr>
      </w:pPr>
      <w:ins w:id="5254" w:author="Airat Shigapov" w:date="2021-10-27T23:03:00Z">
        <w:r w:rsidRPr="008C09BE">
          <w:rPr>
            <w:rFonts w:ascii="Times New Roman" w:hAnsi="Times New Roman" w:cs="Times New Roman"/>
            <w:sz w:val="20"/>
            <w:szCs w:val="20"/>
            <w:lang w:val="en-US"/>
            <w:rPrChange w:id="5255"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5256" w:author="Airat Shigapov" w:date="2021-10-27T23:08:00Z">
              <w:rPr>
                <w:rFonts w:ascii="Consolas" w:hAnsi="Consolas" w:cs="Consolas"/>
                <w:color w:val="FF0000"/>
                <w:sz w:val="19"/>
                <w:szCs w:val="19"/>
              </w:rPr>
            </w:rPrChange>
          </w:rPr>
          <w:t xml:space="preserve"> </w:t>
        </w:r>
        <w:proofErr w:type="spellStart"/>
        <w:r w:rsidRPr="008C09BE">
          <w:rPr>
            <w:rFonts w:ascii="Times New Roman" w:hAnsi="Times New Roman" w:cs="Times New Roman"/>
            <w:sz w:val="20"/>
            <w:szCs w:val="20"/>
            <w:rPrChange w:id="5257" w:author="Airat Shigapov" w:date="2021-10-27T23:08:00Z">
              <w:rPr>
                <w:rFonts w:ascii="Consolas" w:hAnsi="Consolas" w:cs="Consolas"/>
                <w:color w:val="FF0000"/>
                <w:sz w:val="19"/>
                <w:szCs w:val="19"/>
              </w:rPr>
            </w:rPrChange>
          </w:rPr>
          <w:t>FontSize</w:t>
        </w:r>
        <w:proofErr w:type="spellEnd"/>
        <w:r w:rsidRPr="008C09BE">
          <w:rPr>
            <w:rFonts w:ascii="Times New Roman" w:hAnsi="Times New Roman" w:cs="Times New Roman"/>
            <w:sz w:val="20"/>
            <w:szCs w:val="20"/>
            <w:rPrChange w:id="5258" w:author="Airat Shigapov" w:date="2021-10-27T23:08:00Z">
              <w:rPr>
                <w:rFonts w:ascii="Consolas" w:hAnsi="Consolas" w:cs="Consolas"/>
                <w:color w:val="0000FF"/>
                <w:sz w:val="19"/>
                <w:szCs w:val="19"/>
              </w:rPr>
            </w:rPrChange>
          </w:rPr>
          <w:t>="30"</w:t>
        </w:r>
      </w:ins>
    </w:p>
    <w:p w14:paraId="1B5CEB6E" w14:textId="77777777" w:rsidR="001118C1" w:rsidRPr="008C09BE" w:rsidRDefault="001118C1" w:rsidP="001118C1">
      <w:pPr>
        <w:autoSpaceDE w:val="0"/>
        <w:autoSpaceDN w:val="0"/>
        <w:adjustRightInd w:val="0"/>
        <w:spacing w:after="0" w:line="240" w:lineRule="auto"/>
        <w:rPr>
          <w:ins w:id="5259" w:author="Airat Shigapov" w:date="2021-10-27T23:03:00Z"/>
          <w:rFonts w:ascii="Times New Roman" w:hAnsi="Times New Roman" w:cs="Times New Roman"/>
          <w:sz w:val="20"/>
          <w:szCs w:val="20"/>
          <w:rPrChange w:id="5260" w:author="Airat Shigapov" w:date="2021-10-27T23:08:00Z">
            <w:rPr>
              <w:ins w:id="5261" w:author="Airat Shigapov" w:date="2021-10-27T23:03:00Z"/>
              <w:rFonts w:ascii="Consolas" w:hAnsi="Consolas" w:cs="Consolas"/>
              <w:color w:val="000000"/>
              <w:sz w:val="19"/>
              <w:szCs w:val="19"/>
            </w:rPr>
          </w:rPrChange>
        </w:rPr>
      </w:pPr>
      <w:ins w:id="5262" w:author="Airat Shigapov" w:date="2021-10-27T23:03:00Z">
        <w:r w:rsidRPr="008C09BE">
          <w:rPr>
            <w:rFonts w:ascii="Times New Roman" w:hAnsi="Times New Roman" w:cs="Times New Roman"/>
            <w:sz w:val="20"/>
            <w:szCs w:val="20"/>
            <w:rPrChange w:id="5263"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rPrChange w:id="5264" w:author="Airat Shigapov" w:date="2021-10-27T23:08:00Z">
              <w:rPr>
                <w:rFonts w:ascii="Consolas" w:hAnsi="Consolas" w:cs="Consolas"/>
                <w:color w:val="FF0000"/>
                <w:sz w:val="19"/>
                <w:szCs w:val="19"/>
              </w:rPr>
            </w:rPrChange>
          </w:rPr>
          <w:t xml:space="preserve"> Text</w:t>
        </w:r>
        <w:r w:rsidRPr="008C09BE">
          <w:rPr>
            <w:rFonts w:ascii="Times New Roman" w:hAnsi="Times New Roman" w:cs="Times New Roman"/>
            <w:sz w:val="20"/>
            <w:szCs w:val="20"/>
            <w:rPrChange w:id="5265" w:author="Airat Shigapov" w:date="2021-10-27T23:08:00Z">
              <w:rPr>
                <w:rFonts w:ascii="Consolas" w:hAnsi="Consolas" w:cs="Consolas"/>
                <w:color w:val="0000FF"/>
                <w:sz w:val="19"/>
                <w:szCs w:val="19"/>
              </w:rPr>
            </w:rPrChange>
          </w:rPr>
          <w:t>="Заполните информацию о товаре"/&gt;</w:t>
        </w:r>
      </w:ins>
    </w:p>
    <w:p w14:paraId="56C0ABA8" w14:textId="77777777" w:rsidR="001118C1" w:rsidRPr="008C09BE" w:rsidRDefault="001118C1" w:rsidP="001118C1">
      <w:pPr>
        <w:autoSpaceDE w:val="0"/>
        <w:autoSpaceDN w:val="0"/>
        <w:adjustRightInd w:val="0"/>
        <w:spacing w:after="0" w:line="240" w:lineRule="auto"/>
        <w:rPr>
          <w:ins w:id="5266" w:author="Airat Shigapov" w:date="2021-10-27T23:03:00Z"/>
          <w:rFonts w:ascii="Times New Roman" w:hAnsi="Times New Roman" w:cs="Times New Roman"/>
          <w:sz w:val="20"/>
          <w:szCs w:val="20"/>
          <w:lang w:val="en-US"/>
          <w:rPrChange w:id="5267" w:author="Airat Shigapov" w:date="2021-10-27T23:08:00Z">
            <w:rPr>
              <w:ins w:id="5268" w:author="Airat Shigapov" w:date="2021-10-27T23:03:00Z"/>
              <w:rFonts w:ascii="Consolas" w:hAnsi="Consolas" w:cs="Consolas"/>
              <w:color w:val="000000"/>
              <w:sz w:val="19"/>
              <w:szCs w:val="19"/>
            </w:rPr>
          </w:rPrChange>
        </w:rPr>
      </w:pPr>
      <w:ins w:id="5269" w:author="Airat Shigapov" w:date="2021-10-27T23:03:00Z">
        <w:r w:rsidRPr="008C09BE">
          <w:rPr>
            <w:rFonts w:ascii="Times New Roman" w:hAnsi="Times New Roman" w:cs="Times New Roman"/>
            <w:sz w:val="20"/>
            <w:szCs w:val="20"/>
            <w:rPrChange w:id="5270"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5271" w:author="Airat Shigapov" w:date="2021-10-27T23:08:00Z">
              <w:rPr>
                <w:rFonts w:ascii="Consolas" w:hAnsi="Consolas" w:cs="Consolas"/>
                <w:color w:val="0000FF"/>
                <w:sz w:val="19"/>
                <w:szCs w:val="19"/>
              </w:rPr>
            </w:rPrChange>
          </w:rPr>
          <w:t>&lt;</w:t>
        </w:r>
        <w:proofErr w:type="spellStart"/>
        <w:r w:rsidRPr="008C09BE">
          <w:rPr>
            <w:rFonts w:ascii="Times New Roman" w:hAnsi="Times New Roman" w:cs="Times New Roman"/>
            <w:sz w:val="20"/>
            <w:szCs w:val="20"/>
            <w:lang w:val="en-US"/>
            <w:rPrChange w:id="5272" w:author="Airat Shigapov" w:date="2021-10-27T23:08:00Z">
              <w:rPr>
                <w:rFonts w:ascii="Consolas" w:hAnsi="Consolas" w:cs="Consolas"/>
                <w:color w:val="A31515"/>
                <w:sz w:val="19"/>
                <w:szCs w:val="19"/>
              </w:rPr>
            </w:rPrChange>
          </w:rPr>
          <w:t>TextBox</w:t>
        </w:r>
        <w:proofErr w:type="spellEnd"/>
        <w:r w:rsidRPr="008C09BE">
          <w:rPr>
            <w:rFonts w:ascii="Times New Roman" w:hAnsi="Times New Roman" w:cs="Times New Roman"/>
            <w:sz w:val="20"/>
            <w:szCs w:val="20"/>
            <w:lang w:val="en-US"/>
            <w:rPrChange w:id="5273" w:author="Airat Shigapov" w:date="2021-10-27T23:08:00Z">
              <w:rPr>
                <w:rFonts w:ascii="Consolas" w:hAnsi="Consolas" w:cs="Consolas"/>
                <w:color w:val="FF0000"/>
                <w:sz w:val="19"/>
                <w:szCs w:val="19"/>
              </w:rPr>
            </w:rPrChange>
          </w:rPr>
          <w:t xml:space="preserve"> </w:t>
        </w:r>
        <w:proofErr w:type="gramStart"/>
        <w:r w:rsidRPr="008C09BE">
          <w:rPr>
            <w:rFonts w:ascii="Times New Roman" w:hAnsi="Times New Roman" w:cs="Times New Roman"/>
            <w:sz w:val="20"/>
            <w:szCs w:val="20"/>
            <w:lang w:val="en-US"/>
            <w:rPrChange w:id="5274" w:author="Airat Shigapov" w:date="2021-10-27T23:08:00Z">
              <w:rPr>
                <w:rFonts w:ascii="Consolas" w:hAnsi="Consolas" w:cs="Consolas"/>
                <w:color w:val="FF0000"/>
                <w:sz w:val="19"/>
                <w:szCs w:val="19"/>
              </w:rPr>
            </w:rPrChange>
          </w:rPr>
          <w:t>x</w:t>
        </w:r>
        <w:r w:rsidRPr="008C09BE">
          <w:rPr>
            <w:rFonts w:ascii="Times New Roman" w:hAnsi="Times New Roman" w:cs="Times New Roman"/>
            <w:sz w:val="20"/>
            <w:szCs w:val="20"/>
            <w:lang w:val="en-US"/>
            <w:rPrChange w:id="5275" w:author="Airat Shigapov" w:date="2021-10-27T23:08:00Z">
              <w:rPr>
                <w:rFonts w:ascii="Consolas" w:hAnsi="Consolas" w:cs="Consolas"/>
                <w:color w:val="0000FF"/>
                <w:sz w:val="19"/>
                <w:szCs w:val="19"/>
              </w:rPr>
            </w:rPrChange>
          </w:rPr>
          <w:t>:</w:t>
        </w:r>
        <w:r w:rsidRPr="008C09BE">
          <w:rPr>
            <w:rFonts w:ascii="Times New Roman" w:hAnsi="Times New Roman" w:cs="Times New Roman"/>
            <w:sz w:val="20"/>
            <w:szCs w:val="20"/>
            <w:lang w:val="en-US"/>
            <w:rPrChange w:id="5276" w:author="Airat Shigapov" w:date="2021-10-27T23:08:00Z">
              <w:rPr>
                <w:rFonts w:ascii="Consolas" w:hAnsi="Consolas" w:cs="Consolas"/>
                <w:color w:val="FF0000"/>
                <w:sz w:val="19"/>
                <w:szCs w:val="19"/>
              </w:rPr>
            </w:rPrChange>
          </w:rPr>
          <w:t>Name</w:t>
        </w:r>
        <w:proofErr w:type="gramEnd"/>
        <w:r w:rsidRPr="008C09BE">
          <w:rPr>
            <w:rFonts w:ascii="Times New Roman" w:hAnsi="Times New Roman" w:cs="Times New Roman"/>
            <w:sz w:val="20"/>
            <w:szCs w:val="20"/>
            <w:lang w:val="en-US"/>
            <w:rPrChange w:id="5277" w:author="Airat Shigapov" w:date="2021-10-27T23:08:00Z">
              <w:rPr>
                <w:rFonts w:ascii="Consolas" w:hAnsi="Consolas" w:cs="Consolas"/>
                <w:color w:val="0000FF"/>
                <w:sz w:val="19"/>
                <w:szCs w:val="19"/>
              </w:rPr>
            </w:rPrChange>
          </w:rPr>
          <w:t>="nameProduct"</w:t>
        </w:r>
      </w:ins>
    </w:p>
    <w:p w14:paraId="38863DEC" w14:textId="77777777" w:rsidR="001118C1" w:rsidRPr="008C09BE" w:rsidRDefault="001118C1" w:rsidP="001118C1">
      <w:pPr>
        <w:autoSpaceDE w:val="0"/>
        <w:autoSpaceDN w:val="0"/>
        <w:adjustRightInd w:val="0"/>
        <w:spacing w:after="0" w:line="240" w:lineRule="auto"/>
        <w:rPr>
          <w:ins w:id="5278" w:author="Airat Shigapov" w:date="2021-10-27T23:03:00Z"/>
          <w:rFonts w:ascii="Times New Roman" w:hAnsi="Times New Roman" w:cs="Times New Roman"/>
          <w:sz w:val="20"/>
          <w:szCs w:val="20"/>
          <w:lang w:val="en-US"/>
          <w:rPrChange w:id="5279" w:author="Airat Shigapov" w:date="2021-10-27T23:08:00Z">
            <w:rPr>
              <w:ins w:id="5280" w:author="Airat Shigapov" w:date="2021-10-27T23:03:00Z"/>
              <w:rFonts w:ascii="Consolas" w:hAnsi="Consolas" w:cs="Consolas"/>
              <w:color w:val="000000"/>
              <w:sz w:val="19"/>
              <w:szCs w:val="19"/>
            </w:rPr>
          </w:rPrChange>
        </w:rPr>
      </w:pPr>
      <w:ins w:id="5281" w:author="Airat Shigapov" w:date="2021-10-27T23:03:00Z">
        <w:r w:rsidRPr="008C09BE">
          <w:rPr>
            <w:rFonts w:ascii="Times New Roman" w:hAnsi="Times New Roman" w:cs="Times New Roman"/>
            <w:sz w:val="20"/>
            <w:szCs w:val="20"/>
            <w:lang w:val="en-US"/>
            <w:rPrChange w:id="5282"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5283" w:author="Airat Shigapov" w:date="2021-10-27T23:08:00Z">
              <w:rPr>
                <w:rFonts w:ascii="Consolas" w:hAnsi="Consolas" w:cs="Consolas"/>
                <w:color w:val="FF0000"/>
                <w:sz w:val="19"/>
                <w:szCs w:val="19"/>
              </w:rPr>
            </w:rPrChange>
          </w:rPr>
          <w:t xml:space="preserve"> Margin</w:t>
        </w:r>
        <w:r w:rsidRPr="008C09BE">
          <w:rPr>
            <w:rFonts w:ascii="Times New Roman" w:hAnsi="Times New Roman" w:cs="Times New Roman"/>
            <w:sz w:val="20"/>
            <w:szCs w:val="20"/>
            <w:lang w:val="en-US"/>
            <w:rPrChange w:id="5284" w:author="Airat Shigapov" w:date="2021-10-27T23:08:00Z">
              <w:rPr>
                <w:rFonts w:ascii="Consolas" w:hAnsi="Consolas" w:cs="Consolas"/>
                <w:color w:val="0000FF"/>
                <w:sz w:val="19"/>
                <w:szCs w:val="19"/>
              </w:rPr>
            </w:rPrChange>
          </w:rPr>
          <w:t>="0,20,0,0"</w:t>
        </w:r>
      </w:ins>
    </w:p>
    <w:p w14:paraId="1102642C" w14:textId="77777777" w:rsidR="001118C1" w:rsidRPr="008C09BE" w:rsidRDefault="001118C1" w:rsidP="001118C1">
      <w:pPr>
        <w:autoSpaceDE w:val="0"/>
        <w:autoSpaceDN w:val="0"/>
        <w:adjustRightInd w:val="0"/>
        <w:spacing w:after="0" w:line="240" w:lineRule="auto"/>
        <w:rPr>
          <w:ins w:id="5285" w:author="Airat Shigapov" w:date="2021-10-27T23:03:00Z"/>
          <w:rFonts w:ascii="Times New Roman" w:hAnsi="Times New Roman" w:cs="Times New Roman"/>
          <w:sz w:val="20"/>
          <w:szCs w:val="20"/>
          <w:lang w:val="en-US"/>
          <w:rPrChange w:id="5286" w:author="Airat Shigapov" w:date="2021-10-27T23:08:00Z">
            <w:rPr>
              <w:ins w:id="5287" w:author="Airat Shigapov" w:date="2021-10-27T23:03:00Z"/>
              <w:rFonts w:ascii="Consolas" w:hAnsi="Consolas" w:cs="Consolas"/>
              <w:color w:val="000000"/>
              <w:sz w:val="19"/>
              <w:szCs w:val="19"/>
            </w:rPr>
          </w:rPrChange>
        </w:rPr>
      </w:pPr>
      <w:ins w:id="5288" w:author="Airat Shigapov" w:date="2021-10-27T23:03:00Z">
        <w:r w:rsidRPr="008C09BE">
          <w:rPr>
            <w:rFonts w:ascii="Times New Roman" w:hAnsi="Times New Roman" w:cs="Times New Roman"/>
            <w:sz w:val="20"/>
            <w:szCs w:val="20"/>
            <w:lang w:val="en-US"/>
            <w:rPrChange w:id="5289"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5290" w:author="Airat Shigapov" w:date="2021-10-27T23:08:00Z">
              <w:rPr>
                <w:rFonts w:ascii="Consolas" w:hAnsi="Consolas" w:cs="Consolas"/>
                <w:color w:val="FF0000"/>
                <w:sz w:val="19"/>
                <w:szCs w:val="19"/>
              </w:rPr>
            </w:rPrChange>
          </w:rPr>
          <w:t xml:space="preserve"> Padding</w:t>
        </w:r>
        <w:r w:rsidRPr="008C09BE">
          <w:rPr>
            <w:rFonts w:ascii="Times New Roman" w:hAnsi="Times New Roman" w:cs="Times New Roman"/>
            <w:sz w:val="20"/>
            <w:szCs w:val="20"/>
            <w:lang w:val="en-US"/>
            <w:rPrChange w:id="5291" w:author="Airat Shigapov" w:date="2021-10-27T23:08:00Z">
              <w:rPr>
                <w:rFonts w:ascii="Consolas" w:hAnsi="Consolas" w:cs="Consolas"/>
                <w:color w:val="0000FF"/>
                <w:sz w:val="19"/>
                <w:szCs w:val="19"/>
              </w:rPr>
            </w:rPrChange>
          </w:rPr>
          <w:t>="30,0,0,0"</w:t>
        </w:r>
      </w:ins>
    </w:p>
    <w:p w14:paraId="23C9B2DE" w14:textId="77777777" w:rsidR="001118C1" w:rsidRPr="008C09BE" w:rsidRDefault="001118C1" w:rsidP="001118C1">
      <w:pPr>
        <w:autoSpaceDE w:val="0"/>
        <w:autoSpaceDN w:val="0"/>
        <w:adjustRightInd w:val="0"/>
        <w:spacing w:after="0" w:line="240" w:lineRule="auto"/>
        <w:rPr>
          <w:ins w:id="5292" w:author="Airat Shigapov" w:date="2021-10-27T23:03:00Z"/>
          <w:rFonts w:ascii="Times New Roman" w:hAnsi="Times New Roman" w:cs="Times New Roman"/>
          <w:sz w:val="20"/>
          <w:szCs w:val="20"/>
          <w:lang w:val="en-US"/>
          <w:rPrChange w:id="5293" w:author="Airat Shigapov" w:date="2021-10-27T23:08:00Z">
            <w:rPr>
              <w:ins w:id="5294" w:author="Airat Shigapov" w:date="2021-10-27T23:03:00Z"/>
              <w:rFonts w:ascii="Consolas" w:hAnsi="Consolas" w:cs="Consolas"/>
              <w:color w:val="000000"/>
              <w:sz w:val="19"/>
              <w:szCs w:val="19"/>
            </w:rPr>
          </w:rPrChange>
        </w:rPr>
      </w:pPr>
      <w:ins w:id="5295" w:author="Airat Shigapov" w:date="2021-10-27T23:03:00Z">
        <w:r w:rsidRPr="008C09BE">
          <w:rPr>
            <w:rFonts w:ascii="Times New Roman" w:hAnsi="Times New Roman" w:cs="Times New Roman"/>
            <w:sz w:val="20"/>
            <w:szCs w:val="20"/>
            <w:lang w:val="en-US"/>
            <w:rPrChange w:id="5296"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5297" w:author="Airat Shigapov" w:date="2021-10-27T23:08:00Z">
              <w:rPr>
                <w:rFonts w:ascii="Consolas" w:hAnsi="Consolas" w:cs="Consolas"/>
                <w:color w:val="FF0000"/>
                <w:sz w:val="19"/>
                <w:szCs w:val="19"/>
              </w:rPr>
            </w:rPrChange>
          </w:rPr>
          <w:t xml:space="preserve"> </w:t>
        </w:r>
        <w:proofErr w:type="spellStart"/>
        <w:r w:rsidRPr="008C09BE">
          <w:rPr>
            <w:rFonts w:ascii="Times New Roman" w:hAnsi="Times New Roman" w:cs="Times New Roman"/>
            <w:sz w:val="20"/>
            <w:szCs w:val="20"/>
            <w:lang w:val="en-US"/>
            <w:rPrChange w:id="5298" w:author="Airat Shigapov" w:date="2021-10-27T23:08:00Z">
              <w:rPr>
                <w:rFonts w:ascii="Consolas" w:hAnsi="Consolas" w:cs="Consolas"/>
                <w:color w:val="FF0000"/>
                <w:sz w:val="19"/>
                <w:szCs w:val="19"/>
              </w:rPr>
            </w:rPrChange>
          </w:rPr>
          <w:t>MaxLength</w:t>
        </w:r>
        <w:proofErr w:type="spellEnd"/>
        <w:r w:rsidRPr="008C09BE">
          <w:rPr>
            <w:rFonts w:ascii="Times New Roman" w:hAnsi="Times New Roman" w:cs="Times New Roman"/>
            <w:sz w:val="20"/>
            <w:szCs w:val="20"/>
            <w:lang w:val="en-US"/>
            <w:rPrChange w:id="5299" w:author="Airat Shigapov" w:date="2021-10-27T23:08:00Z">
              <w:rPr>
                <w:rFonts w:ascii="Consolas" w:hAnsi="Consolas" w:cs="Consolas"/>
                <w:color w:val="0000FF"/>
                <w:sz w:val="19"/>
                <w:szCs w:val="19"/>
              </w:rPr>
            </w:rPrChange>
          </w:rPr>
          <w:t>="70"</w:t>
        </w:r>
      </w:ins>
    </w:p>
    <w:p w14:paraId="0BDFC20C" w14:textId="77777777" w:rsidR="001118C1" w:rsidRPr="008C09BE" w:rsidRDefault="001118C1" w:rsidP="001118C1">
      <w:pPr>
        <w:autoSpaceDE w:val="0"/>
        <w:autoSpaceDN w:val="0"/>
        <w:adjustRightInd w:val="0"/>
        <w:spacing w:after="0" w:line="240" w:lineRule="auto"/>
        <w:rPr>
          <w:ins w:id="5300" w:author="Airat Shigapov" w:date="2021-10-27T23:03:00Z"/>
          <w:rFonts w:ascii="Times New Roman" w:hAnsi="Times New Roman" w:cs="Times New Roman"/>
          <w:sz w:val="20"/>
          <w:szCs w:val="20"/>
          <w:lang w:val="en-US"/>
          <w:rPrChange w:id="5301" w:author="Airat Shigapov" w:date="2021-10-27T23:08:00Z">
            <w:rPr>
              <w:ins w:id="5302" w:author="Airat Shigapov" w:date="2021-10-27T23:03:00Z"/>
              <w:rFonts w:ascii="Consolas" w:hAnsi="Consolas" w:cs="Consolas"/>
              <w:color w:val="000000"/>
              <w:sz w:val="19"/>
              <w:szCs w:val="19"/>
            </w:rPr>
          </w:rPrChange>
        </w:rPr>
      </w:pPr>
      <w:ins w:id="5303" w:author="Airat Shigapov" w:date="2021-10-27T23:03:00Z">
        <w:r w:rsidRPr="008C09BE">
          <w:rPr>
            <w:rFonts w:ascii="Times New Roman" w:hAnsi="Times New Roman" w:cs="Times New Roman"/>
            <w:sz w:val="20"/>
            <w:szCs w:val="20"/>
            <w:lang w:val="en-US"/>
            <w:rPrChange w:id="5304"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5305" w:author="Airat Shigapov" w:date="2021-10-27T23:08:00Z">
              <w:rPr>
                <w:rFonts w:ascii="Consolas" w:hAnsi="Consolas" w:cs="Consolas"/>
                <w:color w:val="FF0000"/>
                <w:sz w:val="19"/>
                <w:szCs w:val="19"/>
              </w:rPr>
            </w:rPrChange>
          </w:rPr>
          <w:t xml:space="preserve"> </w:t>
        </w:r>
        <w:proofErr w:type="spellStart"/>
        <w:r w:rsidRPr="008C09BE">
          <w:rPr>
            <w:rFonts w:ascii="Times New Roman" w:hAnsi="Times New Roman" w:cs="Times New Roman"/>
            <w:sz w:val="20"/>
            <w:szCs w:val="20"/>
            <w:lang w:val="en-US"/>
            <w:rPrChange w:id="5306" w:author="Airat Shigapov" w:date="2021-10-27T23:08:00Z">
              <w:rPr>
                <w:rFonts w:ascii="Consolas" w:hAnsi="Consolas" w:cs="Consolas"/>
                <w:color w:val="FF0000"/>
                <w:sz w:val="19"/>
                <w:szCs w:val="19"/>
              </w:rPr>
            </w:rPrChange>
          </w:rPr>
          <w:t>GotFocus</w:t>
        </w:r>
        <w:proofErr w:type="spellEnd"/>
        <w:r w:rsidRPr="008C09BE">
          <w:rPr>
            <w:rFonts w:ascii="Times New Roman" w:hAnsi="Times New Roman" w:cs="Times New Roman"/>
            <w:sz w:val="20"/>
            <w:szCs w:val="20"/>
            <w:lang w:val="en-US"/>
            <w:rPrChange w:id="5307" w:author="Airat Shigapov" w:date="2021-10-27T23:08:00Z">
              <w:rPr>
                <w:rFonts w:ascii="Consolas" w:hAnsi="Consolas" w:cs="Consolas"/>
                <w:color w:val="0000FF"/>
                <w:sz w:val="19"/>
                <w:szCs w:val="19"/>
              </w:rPr>
            </w:rPrChange>
          </w:rPr>
          <w:t>="</w:t>
        </w:r>
        <w:proofErr w:type="spellStart"/>
        <w:r w:rsidRPr="008C09BE">
          <w:rPr>
            <w:rFonts w:ascii="Times New Roman" w:hAnsi="Times New Roman" w:cs="Times New Roman"/>
            <w:sz w:val="20"/>
            <w:szCs w:val="20"/>
            <w:lang w:val="en-US"/>
            <w:rPrChange w:id="5308" w:author="Airat Shigapov" w:date="2021-10-27T23:08:00Z">
              <w:rPr>
                <w:rFonts w:ascii="Consolas" w:hAnsi="Consolas" w:cs="Consolas"/>
                <w:color w:val="0000FF"/>
                <w:sz w:val="19"/>
                <w:szCs w:val="19"/>
              </w:rPr>
            </w:rPrChange>
          </w:rPr>
          <w:t>nameProduct_GotFocus</w:t>
        </w:r>
        <w:proofErr w:type="spellEnd"/>
        <w:r w:rsidRPr="008C09BE">
          <w:rPr>
            <w:rFonts w:ascii="Times New Roman" w:hAnsi="Times New Roman" w:cs="Times New Roman"/>
            <w:sz w:val="20"/>
            <w:szCs w:val="20"/>
            <w:lang w:val="en-US"/>
            <w:rPrChange w:id="5309" w:author="Airat Shigapov" w:date="2021-10-27T23:08:00Z">
              <w:rPr>
                <w:rFonts w:ascii="Consolas" w:hAnsi="Consolas" w:cs="Consolas"/>
                <w:color w:val="0000FF"/>
                <w:sz w:val="19"/>
                <w:szCs w:val="19"/>
              </w:rPr>
            </w:rPrChange>
          </w:rPr>
          <w:t>"</w:t>
        </w:r>
      </w:ins>
    </w:p>
    <w:p w14:paraId="22240035" w14:textId="77777777" w:rsidR="001118C1" w:rsidRPr="008C09BE" w:rsidRDefault="001118C1" w:rsidP="001118C1">
      <w:pPr>
        <w:autoSpaceDE w:val="0"/>
        <w:autoSpaceDN w:val="0"/>
        <w:adjustRightInd w:val="0"/>
        <w:spacing w:after="0" w:line="240" w:lineRule="auto"/>
        <w:rPr>
          <w:ins w:id="5310" w:author="Airat Shigapov" w:date="2021-10-27T23:03:00Z"/>
          <w:rFonts w:ascii="Times New Roman" w:hAnsi="Times New Roman" w:cs="Times New Roman"/>
          <w:sz w:val="20"/>
          <w:szCs w:val="20"/>
          <w:lang w:val="en-US"/>
          <w:rPrChange w:id="5311" w:author="Airat Shigapov" w:date="2021-10-27T23:08:00Z">
            <w:rPr>
              <w:ins w:id="5312" w:author="Airat Shigapov" w:date="2021-10-27T23:03:00Z"/>
              <w:rFonts w:ascii="Consolas" w:hAnsi="Consolas" w:cs="Consolas"/>
              <w:color w:val="000000"/>
              <w:sz w:val="19"/>
              <w:szCs w:val="19"/>
            </w:rPr>
          </w:rPrChange>
        </w:rPr>
      </w:pPr>
      <w:ins w:id="5313" w:author="Airat Shigapov" w:date="2021-10-27T23:03:00Z">
        <w:r w:rsidRPr="008C09BE">
          <w:rPr>
            <w:rFonts w:ascii="Times New Roman" w:hAnsi="Times New Roman" w:cs="Times New Roman"/>
            <w:sz w:val="20"/>
            <w:szCs w:val="20"/>
            <w:lang w:val="en-US"/>
            <w:rPrChange w:id="5314"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5315" w:author="Airat Shigapov" w:date="2021-10-27T23:08:00Z">
              <w:rPr>
                <w:rFonts w:ascii="Consolas" w:hAnsi="Consolas" w:cs="Consolas"/>
                <w:color w:val="FF0000"/>
                <w:sz w:val="19"/>
                <w:szCs w:val="19"/>
              </w:rPr>
            </w:rPrChange>
          </w:rPr>
          <w:t xml:space="preserve"> </w:t>
        </w:r>
        <w:proofErr w:type="spellStart"/>
        <w:r w:rsidRPr="008C09BE">
          <w:rPr>
            <w:rFonts w:ascii="Times New Roman" w:hAnsi="Times New Roman" w:cs="Times New Roman"/>
            <w:sz w:val="20"/>
            <w:szCs w:val="20"/>
            <w:lang w:val="en-US"/>
            <w:rPrChange w:id="5316" w:author="Airat Shigapov" w:date="2021-10-27T23:08:00Z">
              <w:rPr>
                <w:rFonts w:ascii="Consolas" w:hAnsi="Consolas" w:cs="Consolas"/>
                <w:color w:val="FF0000"/>
                <w:sz w:val="19"/>
                <w:szCs w:val="19"/>
              </w:rPr>
            </w:rPrChange>
          </w:rPr>
          <w:t>LostFocus</w:t>
        </w:r>
        <w:proofErr w:type="spellEnd"/>
        <w:r w:rsidRPr="008C09BE">
          <w:rPr>
            <w:rFonts w:ascii="Times New Roman" w:hAnsi="Times New Roman" w:cs="Times New Roman"/>
            <w:sz w:val="20"/>
            <w:szCs w:val="20"/>
            <w:lang w:val="en-US"/>
            <w:rPrChange w:id="5317" w:author="Airat Shigapov" w:date="2021-10-27T23:08:00Z">
              <w:rPr>
                <w:rFonts w:ascii="Consolas" w:hAnsi="Consolas" w:cs="Consolas"/>
                <w:color w:val="0000FF"/>
                <w:sz w:val="19"/>
                <w:szCs w:val="19"/>
              </w:rPr>
            </w:rPrChange>
          </w:rPr>
          <w:t>="</w:t>
        </w:r>
        <w:proofErr w:type="spellStart"/>
        <w:r w:rsidRPr="008C09BE">
          <w:rPr>
            <w:rFonts w:ascii="Times New Roman" w:hAnsi="Times New Roman" w:cs="Times New Roman"/>
            <w:sz w:val="20"/>
            <w:szCs w:val="20"/>
            <w:lang w:val="en-US"/>
            <w:rPrChange w:id="5318" w:author="Airat Shigapov" w:date="2021-10-27T23:08:00Z">
              <w:rPr>
                <w:rFonts w:ascii="Consolas" w:hAnsi="Consolas" w:cs="Consolas"/>
                <w:color w:val="0000FF"/>
                <w:sz w:val="19"/>
                <w:szCs w:val="19"/>
              </w:rPr>
            </w:rPrChange>
          </w:rPr>
          <w:t>nameProduct_LostFocus</w:t>
        </w:r>
        <w:proofErr w:type="spellEnd"/>
        <w:r w:rsidRPr="008C09BE">
          <w:rPr>
            <w:rFonts w:ascii="Times New Roman" w:hAnsi="Times New Roman" w:cs="Times New Roman"/>
            <w:sz w:val="20"/>
            <w:szCs w:val="20"/>
            <w:lang w:val="en-US"/>
            <w:rPrChange w:id="5319" w:author="Airat Shigapov" w:date="2021-10-27T23:08:00Z">
              <w:rPr>
                <w:rFonts w:ascii="Consolas" w:hAnsi="Consolas" w:cs="Consolas"/>
                <w:color w:val="0000FF"/>
                <w:sz w:val="19"/>
                <w:szCs w:val="19"/>
              </w:rPr>
            </w:rPrChange>
          </w:rPr>
          <w:t>"</w:t>
        </w:r>
      </w:ins>
    </w:p>
    <w:p w14:paraId="5A28AD6C" w14:textId="77777777" w:rsidR="001118C1" w:rsidRPr="008C09BE" w:rsidRDefault="001118C1" w:rsidP="001118C1">
      <w:pPr>
        <w:autoSpaceDE w:val="0"/>
        <w:autoSpaceDN w:val="0"/>
        <w:adjustRightInd w:val="0"/>
        <w:spacing w:after="0" w:line="240" w:lineRule="auto"/>
        <w:rPr>
          <w:ins w:id="5320" w:author="Airat Shigapov" w:date="2021-10-27T23:03:00Z"/>
          <w:rFonts w:ascii="Times New Roman" w:hAnsi="Times New Roman" w:cs="Times New Roman"/>
          <w:sz w:val="20"/>
          <w:szCs w:val="20"/>
          <w:lang w:val="en-US"/>
          <w:rPrChange w:id="5321" w:author="Airat Shigapov" w:date="2021-10-27T23:08:00Z">
            <w:rPr>
              <w:ins w:id="5322" w:author="Airat Shigapov" w:date="2021-10-27T23:03:00Z"/>
              <w:rFonts w:ascii="Consolas" w:hAnsi="Consolas" w:cs="Consolas"/>
              <w:color w:val="000000"/>
              <w:sz w:val="19"/>
              <w:szCs w:val="19"/>
            </w:rPr>
          </w:rPrChange>
        </w:rPr>
      </w:pPr>
      <w:ins w:id="5323" w:author="Airat Shigapov" w:date="2021-10-27T23:03:00Z">
        <w:r w:rsidRPr="008C09BE">
          <w:rPr>
            <w:rFonts w:ascii="Times New Roman" w:hAnsi="Times New Roman" w:cs="Times New Roman"/>
            <w:sz w:val="20"/>
            <w:szCs w:val="20"/>
            <w:lang w:val="en-US"/>
            <w:rPrChange w:id="5324"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5325" w:author="Airat Shigapov" w:date="2021-10-27T23:08:00Z">
              <w:rPr>
                <w:rFonts w:ascii="Consolas" w:hAnsi="Consolas" w:cs="Consolas"/>
                <w:color w:val="FF0000"/>
                <w:sz w:val="19"/>
                <w:szCs w:val="19"/>
              </w:rPr>
            </w:rPrChange>
          </w:rPr>
          <w:t xml:space="preserve"> Text</w:t>
        </w:r>
        <w:r w:rsidRPr="008C09BE">
          <w:rPr>
            <w:rFonts w:ascii="Times New Roman" w:hAnsi="Times New Roman" w:cs="Times New Roman"/>
            <w:sz w:val="20"/>
            <w:szCs w:val="20"/>
            <w:lang w:val="en-US"/>
            <w:rPrChange w:id="5326" w:author="Airat Shigapov" w:date="2021-10-27T23:08:00Z">
              <w:rPr>
                <w:rFonts w:ascii="Consolas" w:hAnsi="Consolas" w:cs="Consolas"/>
                <w:color w:val="0000FF"/>
                <w:sz w:val="19"/>
                <w:szCs w:val="19"/>
              </w:rPr>
            </w:rPrChange>
          </w:rPr>
          <w:t>="</w:t>
        </w:r>
        <w:r w:rsidRPr="008C09BE">
          <w:rPr>
            <w:rFonts w:ascii="Times New Roman" w:hAnsi="Times New Roman" w:cs="Times New Roman"/>
            <w:sz w:val="20"/>
            <w:szCs w:val="20"/>
            <w:rPrChange w:id="5327" w:author="Airat Shigapov" w:date="2021-10-27T23:08:00Z">
              <w:rPr>
                <w:rFonts w:ascii="Consolas" w:hAnsi="Consolas" w:cs="Consolas"/>
                <w:color w:val="0000FF"/>
                <w:sz w:val="19"/>
                <w:szCs w:val="19"/>
              </w:rPr>
            </w:rPrChange>
          </w:rPr>
          <w:t>Название</w:t>
        </w:r>
        <w:r w:rsidRPr="008C09BE">
          <w:rPr>
            <w:rFonts w:ascii="Times New Roman" w:hAnsi="Times New Roman" w:cs="Times New Roman"/>
            <w:sz w:val="20"/>
            <w:szCs w:val="20"/>
            <w:lang w:val="en-US"/>
            <w:rPrChange w:id="5328" w:author="Airat Shigapov" w:date="2021-10-27T23:08:00Z">
              <w:rPr>
                <w:rFonts w:ascii="Consolas" w:hAnsi="Consolas" w:cs="Consolas"/>
                <w:color w:val="0000FF"/>
                <w:sz w:val="19"/>
                <w:szCs w:val="19"/>
              </w:rPr>
            </w:rPrChange>
          </w:rPr>
          <w:t xml:space="preserve"> </w:t>
        </w:r>
        <w:r w:rsidRPr="008C09BE">
          <w:rPr>
            <w:rFonts w:ascii="Times New Roman" w:hAnsi="Times New Roman" w:cs="Times New Roman"/>
            <w:sz w:val="20"/>
            <w:szCs w:val="20"/>
            <w:rPrChange w:id="5329" w:author="Airat Shigapov" w:date="2021-10-27T23:08:00Z">
              <w:rPr>
                <w:rFonts w:ascii="Consolas" w:hAnsi="Consolas" w:cs="Consolas"/>
                <w:color w:val="0000FF"/>
                <w:sz w:val="19"/>
                <w:szCs w:val="19"/>
              </w:rPr>
            </w:rPrChange>
          </w:rPr>
          <w:t>товара</w:t>
        </w:r>
        <w:r w:rsidRPr="008C09BE">
          <w:rPr>
            <w:rFonts w:ascii="Times New Roman" w:hAnsi="Times New Roman" w:cs="Times New Roman"/>
            <w:sz w:val="20"/>
            <w:szCs w:val="20"/>
            <w:lang w:val="en-US"/>
            <w:rPrChange w:id="5330" w:author="Airat Shigapov" w:date="2021-10-27T23:08:00Z">
              <w:rPr>
                <w:rFonts w:ascii="Consolas" w:hAnsi="Consolas" w:cs="Consolas"/>
                <w:color w:val="0000FF"/>
                <w:sz w:val="19"/>
                <w:szCs w:val="19"/>
              </w:rPr>
            </w:rPrChange>
          </w:rPr>
          <w:t>"/&gt;</w:t>
        </w:r>
      </w:ins>
    </w:p>
    <w:p w14:paraId="6591DC9A" w14:textId="77777777" w:rsidR="001118C1" w:rsidRPr="008C09BE" w:rsidRDefault="001118C1" w:rsidP="001118C1">
      <w:pPr>
        <w:autoSpaceDE w:val="0"/>
        <w:autoSpaceDN w:val="0"/>
        <w:adjustRightInd w:val="0"/>
        <w:spacing w:after="0" w:line="240" w:lineRule="auto"/>
        <w:rPr>
          <w:ins w:id="5331" w:author="Airat Shigapov" w:date="2021-10-27T23:03:00Z"/>
          <w:rFonts w:ascii="Times New Roman" w:hAnsi="Times New Roman" w:cs="Times New Roman"/>
          <w:sz w:val="20"/>
          <w:szCs w:val="20"/>
          <w:lang w:val="en-US"/>
          <w:rPrChange w:id="5332" w:author="Airat Shigapov" w:date="2021-10-27T23:08:00Z">
            <w:rPr>
              <w:ins w:id="5333" w:author="Airat Shigapov" w:date="2021-10-27T23:03:00Z"/>
              <w:rFonts w:ascii="Consolas" w:hAnsi="Consolas" w:cs="Consolas"/>
              <w:color w:val="000000"/>
              <w:sz w:val="19"/>
              <w:szCs w:val="19"/>
            </w:rPr>
          </w:rPrChange>
        </w:rPr>
      </w:pPr>
      <w:ins w:id="5334" w:author="Airat Shigapov" w:date="2021-10-27T23:03:00Z">
        <w:r w:rsidRPr="008C09BE">
          <w:rPr>
            <w:rFonts w:ascii="Times New Roman" w:hAnsi="Times New Roman" w:cs="Times New Roman"/>
            <w:sz w:val="20"/>
            <w:szCs w:val="20"/>
            <w:lang w:val="en-US"/>
            <w:rPrChange w:id="5335"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5336" w:author="Airat Shigapov" w:date="2021-10-27T23:08:00Z">
              <w:rPr>
                <w:rFonts w:ascii="Consolas" w:hAnsi="Consolas" w:cs="Consolas"/>
                <w:color w:val="0000FF"/>
                <w:sz w:val="19"/>
                <w:szCs w:val="19"/>
              </w:rPr>
            </w:rPrChange>
          </w:rPr>
          <w:t>&lt;</w:t>
        </w:r>
        <w:proofErr w:type="spellStart"/>
        <w:r w:rsidRPr="008C09BE">
          <w:rPr>
            <w:rFonts w:ascii="Times New Roman" w:hAnsi="Times New Roman" w:cs="Times New Roman"/>
            <w:sz w:val="20"/>
            <w:szCs w:val="20"/>
            <w:lang w:val="en-US"/>
            <w:rPrChange w:id="5337" w:author="Airat Shigapov" w:date="2021-10-27T23:08:00Z">
              <w:rPr>
                <w:rFonts w:ascii="Consolas" w:hAnsi="Consolas" w:cs="Consolas"/>
                <w:color w:val="A31515"/>
                <w:sz w:val="19"/>
                <w:szCs w:val="19"/>
              </w:rPr>
            </w:rPrChange>
          </w:rPr>
          <w:t>ComboBox</w:t>
        </w:r>
        <w:proofErr w:type="spellEnd"/>
        <w:r w:rsidRPr="008C09BE">
          <w:rPr>
            <w:rFonts w:ascii="Times New Roman" w:hAnsi="Times New Roman" w:cs="Times New Roman"/>
            <w:sz w:val="20"/>
            <w:szCs w:val="20"/>
            <w:lang w:val="en-US"/>
            <w:rPrChange w:id="5338" w:author="Airat Shigapov" w:date="2021-10-27T23:08:00Z">
              <w:rPr>
                <w:rFonts w:ascii="Consolas" w:hAnsi="Consolas" w:cs="Consolas"/>
                <w:color w:val="FF0000"/>
                <w:sz w:val="19"/>
                <w:szCs w:val="19"/>
              </w:rPr>
            </w:rPrChange>
          </w:rPr>
          <w:t xml:space="preserve"> </w:t>
        </w:r>
        <w:proofErr w:type="gramStart"/>
        <w:r w:rsidRPr="008C09BE">
          <w:rPr>
            <w:rFonts w:ascii="Times New Roman" w:hAnsi="Times New Roman" w:cs="Times New Roman"/>
            <w:sz w:val="20"/>
            <w:szCs w:val="20"/>
            <w:lang w:val="en-US"/>
            <w:rPrChange w:id="5339" w:author="Airat Shigapov" w:date="2021-10-27T23:08:00Z">
              <w:rPr>
                <w:rFonts w:ascii="Consolas" w:hAnsi="Consolas" w:cs="Consolas"/>
                <w:color w:val="FF0000"/>
                <w:sz w:val="19"/>
                <w:szCs w:val="19"/>
              </w:rPr>
            </w:rPrChange>
          </w:rPr>
          <w:t>x</w:t>
        </w:r>
        <w:r w:rsidRPr="008C09BE">
          <w:rPr>
            <w:rFonts w:ascii="Times New Roman" w:hAnsi="Times New Roman" w:cs="Times New Roman"/>
            <w:sz w:val="20"/>
            <w:szCs w:val="20"/>
            <w:lang w:val="en-US"/>
            <w:rPrChange w:id="5340" w:author="Airat Shigapov" w:date="2021-10-27T23:08:00Z">
              <w:rPr>
                <w:rFonts w:ascii="Consolas" w:hAnsi="Consolas" w:cs="Consolas"/>
                <w:color w:val="0000FF"/>
                <w:sz w:val="19"/>
                <w:szCs w:val="19"/>
              </w:rPr>
            </w:rPrChange>
          </w:rPr>
          <w:t>:</w:t>
        </w:r>
        <w:r w:rsidRPr="008C09BE">
          <w:rPr>
            <w:rFonts w:ascii="Times New Roman" w:hAnsi="Times New Roman" w:cs="Times New Roman"/>
            <w:sz w:val="20"/>
            <w:szCs w:val="20"/>
            <w:lang w:val="en-US"/>
            <w:rPrChange w:id="5341" w:author="Airat Shigapov" w:date="2021-10-27T23:08:00Z">
              <w:rPr>
                <w:rFonts w:ascii="Consolas" w:hAnsi="Consolas" w:cs="Consolas"/>
                <w:color w:val="FF0000"/>
                <w:sz w:val="19"/>
                <w:szCs w:val="19"/>
              </w:rPr>
            </w:rPrChange>
          </w:rPr>
          <w:t>Name</w:t>
        </w:r>
        <w:proofErr w:type="gramEnd"/>
        <w:r w:rsidRPr="008C09BE">
          <w:rPr>
            <w:rFonts w:ascii="Times New Roman" w:hAnsi="Times New Roman" w:cs="Times New Roman"/>
            <w:sz w:val="20"/>
            <w:szCs w:val="20"/>
            <w:lang w:val="en-US"/>
            <w:rPrChange w:id="5342" w:author="Airat Shigapov" w:date="2021-10-27T23:08:00Z">
              <w:rPr>
                <w:rFonts w:ascii="Consolas" w:hAnsi="Consolas" w:cs="Consolas"/>
                <w:color w:val="0000FF"/>
                <w:sz w:val="19"/>
                <w:szCs w:val="19"/>
              </w:rPr>
            </w:rPrChange>
          </w:rPr>
          <w:t>="categoryList"</w:t>
        </w:r>
      </w:ins>
    </w:p>
    <w:p w14:paraId="27C8EE04" w14:textId="77777777" w:rsidR="001118C1" w:rsidRPr="008C09BE" w:rsidRDefault="001118C1" w:rsidP="001118C1">
      <w:pPr>
        <w:autoSpaceDE w:val="0"/>
        <w:autoSpaceDN w:val="0"/>
        <w:adjustRightInd w:val="0"/>
        <w:spacing w:after="0" w:line="240" w:lineRule="auto"/>
        <w:rPr>
          <w:ins w:id="5343" w:author="Airat Shigapov" w:date="2021-10-27T23:03:00Z"/>
          <w:rFonts w:ascii="Times New Roman" w:hAnsi="Times New Roman" w:cs="Times New Roman"/>
          <w:sz w:val="20"/>
          <w:szCs w:val="20"/>
          <w:lang w:val="en-US"/>
          <w:rPrChange w:id="5344" w:author="Airat Shigapov" w:date="2021-10-27T23:08:00Z">
            <w:rPr>
              <w:ins w:id="5345" w:author="Airat Shigapov" w:date="2021-10-27T23:03:00Z"/>
              <w:rFonts w:ascii="Consolas" w:hAnsi="Consolas" w:cs="Consolas"/>
              <w:color w:val="000000"/>
              <w:sz w:val="19"/>
              <w:szCs w:val="19"/>
            </w:rPr>
          </w:rPrChange>
        </w:rPr>
      </w:pPr>
      <w:ins w:id="5346" w:author="Airat Shigapov" w:date="2021-10-27T23:03:00Z">
        <w:r w:rsidRPr="008C09BE">
          <w:rPr>
            <w:rFonts w:ascii="Times New Roman" w:hAnsi="Times New Roman" w:cs="Times New Roman"/>
            <w:sz w:val="20"/>
            <w:szCs w:val="20"/>
            <w:lang w:val="en-US"/>
            <w:rPrChange w:id="5347"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5348" w:author="Airat Shigapov" w:date="2021-10-27T23:08:00Z">
              <w:rPr>
                <w:rFonts w:ascii="Consolas" w:hAnsi="Consolas" w:cs="Consolas"/>
                <w:color w:val="FF0000"/>
                <w:sz w:val="19"/>
                <w:szCs w:val="19"/>
              </w:rPr>
            </w:rPrChange>
          </w:rPr>
          <w:t xml:space="preserve"> Height</w:t>
        </w:r>
        <w:r w:rsidRPr="008C09BE">
          <w:rPr>
            <w:rFonts w:ascii="Times New Roman" w:hAnsi="Times New Roman" w:cs="Times New Roman"/>
            <w:sz w:val="20"/>
            <w:szCs w:val="20"/>
            <w:lang w:val="en-US"/>
            <w:rPrChange w:id="5349" w:author="Airat Shigapov" w:date="2021-10-27T23:08:00Z">
              <w:rPr>
                <w:rFonts w:ascii="Consolas" w:hAnsi="Consolas" w:cs="Consolas"/>
                <w:color w:val="0000FF"/>
                <w:sz w:val="19"/>
                <w:szCs w:val="19"/>
              </w:rPr>
            </w:rPrChange>
          </w:rPr>
          <w:t>="35"</w:t>
        </w:r>
      </w:ins>
    </w:p>
    <w:p w14:paraId="625FE2C6" w14:textId="77777777" w:rsidR="001118C1" w:rsidRPr="008C09BE" w:rsidRDefault="001118C1" w:rsidP="001118C1">
      <w:pPr>
        <w:autoSpaceDE w:val="0"/>
        <w:autoSpaceDN w:val="0"/>
        <w:adjustRightInd w:val="0"/>
        <w:spacing w:after="0" w:line="240" w:lineRule="auto"/>
        <w:rPr>
          <w:ins w:id="5350" w:author="Airat Shigapov" w:date="2021-10-27T23:03:00Z"/>
          <w:rFonts w:ascii="Times New Roman" w:hAnsi="Times New Roman" w:cs="Times New Roman"/>
          <w:sz w:val="20"/>
          <w:szCs w:val="20"/>
          <w:lang w:val="en-US"/>
          <w:rPrChange w:id="5351" w:author="Airat Shigapov" w:date="2021-10-27T23:08:00Z">
            <w:rPr>
              <w:ins w:id="5352" w:author="Airat Shigapov" w:date="2021-10-27T23:03:00Z"/>
              <w:rFonts w:ascii="Consolas" w:hAnsi="Consolas" w:cs="Consolas"/>
              <w:color w:val="000000"/>
              <w:sz w:val="19"/>
              <w:szCs w:val="19"/>
            </w:rPr>
          </w:rPrChange>
        </w:rPr>
      </w:pPr>
      <w:ins w:id="5353" w:author="Airat Shigapov" w:date="2021-10-27T23:03:00Z">
        <w:r w:rsidRPr="008C09BE">
          <w:rPr>
            <w:rFonts w:ascii="Times New Roman" w:hAnsi="Times New Roman" w:cs="Times New Roman"/>
            <w:sz w:val="20"/>
            <w:szCs w:val="20"/>
            <w:lang w:val="en-US"/>
            <w:rPrChange w:id="5354"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5355" w:author="Airat Shigapov" w:date="2021-10-27T23:08:00Z">
              <w:rPr>
                <w:rFonts w:ascii="Consolas" w:hAnsi="Consolas" w:cs="Consolas"/>
                <w:color w:val="FF0000"/>
                <w:sz w:val="19"/>
                <w:szCs w:val="19"/>
              </w:rPr>
            </w:rPrChange>
          </w:rPr>
          <w:t xml:space="preserve"> Margin</w:t>
        </w:r>
        <w:r w:rsidRPr="008C09BE">
          <w:rPr>
            <w:rFonts w:ascii="Times New Roman" w:hAnsi="Times New Roman" w:cs="Times New Roman"/>
            <w:sz w:val="20"/>
            <w:szCs w:val="20"/>
            <w:lang w:val="en-US"/>
            <w:rPrChange w:id="5356" w:author="Airat Shigapov" w:date="2021-10-27T23:08:00Z">
              <w:rPr>
                <w:rFonts w:ascii="Consolas" w:hAnsi="Consolas" w:cs="Consolas"/>
                <w:color w:val="0000FF"/>
                <w:sz w:val="19"/>
                <w:szCs w:val="19"/>
              </w:rPr>
            </w:rPrChange>
          </w:rPr>
          <w:t>="0,20,0,0"</w:t>
        </w:r>
      </w:ins>
    </w:p>
    <w:p w14:paraId="138B9F2C" w14:textId="77777777" w:rsidR="001118C1" w:rsidRPr="008C09BE" w:rsidRDefault="001118C1" w:rsidP="001118C1">
      <w:pPr>
        <w:autoSpaceDE w:val="0"/>
        <w:autoSpaceDN w:val="0"/>
        <w:adjustRightInd w:val="0"/>
        <w:spacing w:after="0" w:line="240" w:lineRule="auto"/>
        <w:rPr>
          <w:ins w:id="5357" w:author="Airat Shigapov" w:date="2021-10-27T23:03:00Z"/>
          <w:rFonts w:ascii="Times New Roman" w:hAnsi="Times New Roman" w:cs="Times New Roman"/>
          <w:sz w:val="20"/>
          <w:szCs w:val="20"/>
          <w:lang w:val="en-US"/>
          <w:rPrChange w:id="5358" w:author="Airat Shigapov" w:date="2021-10-27T23:08:00Z">
            <w:rPr>
              <w:ins w:id="5359" w:author="Airat Shigapov" w:date="2021-10-27T23:03:00Z"/>
              <w:rFonts w:ascii="Consolas" w:hAnsi="Consolas" w:cs="Consolas"/>
              <w:color w:val="000000"/>
              <w:sz w:val="19"/>
              <w:szCs w:val="19"/>
            </w:rPr>
          </w:rPrChange>
        </w:rPr>
      </w:pPr>
      <w:ins w:id="5360" w:author="Airat Shigapov" w:date="2021-10-27T23:03:00Z">
        <w:r w:rsidRPr="008C09BE">
          <w:rPr>
            <w:rFonts w:ascii="Times New Roman" w:hAnsi="Times New Roman" w:cs="Times New Roman"/>
            <w:sz w:val="20"/>
            <w:szCs w:val="20"/>
            <w:lang w:val="en-US"/>
            <w:rPrChange w:id="5361"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5362" w:author="Airat Shigapov" w:date="2021-10-27T23:08:00Z">
              <w:rPr>
                <w:rFonts w:ascii="Consolas" w:hAnsi="Consolas" w:cs="Consolas"/>
                <w:color w:val="FF0000"/>
                <w:sz w:val="19"/>
                <w:szCs w:val="19"/>
              </w:rPr>
            </w:rPrChange>
          </w:rPr>
          <w:t xml:space="preserve"> </w:t>
        </w:r>
        <w:proofErr w:type="spellStart"/>
        <w:r w:rsidRPr="008C09BE">
          <w:rPr>
            <w:rFonts w:ascii="Times New Roman" w:hAnsi="Times New Roman" w:cs="Times New Roman"/>
            <w:sz w:val="20"/>
            <w:szCs w:val="20"/>
            <w:lang w:val="en-US"/>
            <w:rPrChange w:id="5363" w:author="Airat Shigapov" w:date="2021-10-27T23:08:00Z">
              <w:rPr>
                <w:rFonts w:ascii="Consolas" w:hAnsi="Consolas" w:cs="Consolas"/>
                <w:color w:val="FF0000"/>
                <w:sz w:val="19"/>
                <w:szCs w:val="19"/>
              </w:rPr>
            </w:rPrChange>
          </w:rPr>
          <w:t>SelectionChanged</w:t>
        </w:r>
        <w:proofErr w:type="spellEnd"/>
        <w:r w:rsidRPr="008C09BE">
          <w:rPr>
            <w:rFonts w:ascii="Times New Roman" w:hAnsi="Times New Roman" w:cs="Times New Roman"/>
            <w:sz w:val="20"/>
            <w:szCs w:val="20"/>
            <w:lang w:val="en-US"/>
            <w:rPrChange w:id="5364" w:author="Airat Shigapov" w:date="2021-10-27T23:08:00Z">
              <w:rPr>
                <w:rFonts w:ascii="Consolas" w:hAnsi="Consolas" w:cs="Consolas"/>
                <w:color w:val="0000FF"/>
                <w:sz w:val="19"/>
                <w:szCs w:val="19"/>
              </w:rPr>
            </w:rPrChange>
          </w:rPr>
          <w:t>="</w:t>
        </w:r>
        <w:proofErr w:type="spellStart"/>
        <w:r w:rsidRPr="008C09BE">
          <w:rPr>
            <w:rFonts w:ascii="Times New Roman" w:hAnsi="Times New Roman" w:cs="Times New Roman"/>
            <w:sz w:val="20"/>
            <w:szCs w:val="20"/>
            <w:lang w:val="en-US"/>
            <w:rPrChange w:id="5365" w:author="Airat Shigapov" w:date="2021-10-27T23:08:00Z">
              <w:rPr>
                <w:rFonts w:ascii="Consolas" w:hAnsi="Consolas" w:cs="Consolas"/>
                <w:color w:val="0000FF"/>
                <w:sz w:val="19"/>
                <w:szCs w:val="19"/>
              </w:rPr>
            </w:rPrChange>
          </w:rPr>
          <w:t>categoryList_SelectionChanged</w:t>
        </w:r>
        <w:proofErr w:type="spellEnd"/>
        <w:r w:rsidRPr="008C09BE">
          <w:rPr>
            <w:rFonts w:ascii="Times New Roman" w:hAnsi="Times New Roman" w:cs="Times New Roman"/>
            <w:sz w:val="20"/>
            <w:szCs w:val="20"/>
            <w:lang w:val="en-US"/>
            <w:rPrChange w:id="5366" w:author="Airat Shigapov" w:date="2021-10-27T23:08:00Z">
              <w:rPr>
                <w:rFonts w:ascii="Consolas" w:hAnsi="Consolas" w:cs="Consolas"/>
                <w:color w:val="0000FF"/>
                <w:sz w:val="19"/>
                <w:szCs w:val="19"/>
              </w:rPr>
            </w:rPrChange>
          </w:rPr>
          <w:t>"</w:t>
        </w:r>
      </w:ins>
    </w:p>
    <w:p w14:paraId="6E661B45" w14:textId="77777777" w:rsidR="001118C1" w:rsidRPr="008C09BE" w:rsidRDefault="001118C1" w:rsidP="001118C1">
      <w:pPr>
        <w:autoSpaceDE w:val="0"/>
        <w:autoSpaceDN w:val="0"/>
        <w:adjustRightInd w:val="0"/>
        <w:spacing w:after="0" w:line="240" w:lineRule="auto"/>
        <w:rPr>
          <w:ins w:id="5367" w:author="Airat Shigapov" w:date="2021-10-27T23:03:00Z"/>
          <w:rFonts w:ascii="Times New Roman" w:hAnsi="Times New Roman" w:cs="Times New Roman"/>
          <w:sz w:val="20"/>
          <w:szCs w:val="20"/>
          <w:lang w:val="en-US"/>
          <w:rPrChange w:id="5368" w:author="Airat Shigapov" w:date="2021-10-27T23:08:00Z">
            <w:rPr>
              <w:ins w:id="5369" w:author="Airat Shigapov" w:date="2021-10-27T23:03:00Z"/>
              <w:rFonts w:ascii="Consolas" w:hAnsi="Consolas" w:cs="Consolas"/>
              <w:color w:val="000000"/>
              <w:sz w:val="19"/>
              <w:szCs w:val="19"/>
            </w:rPr>
          </w:rPrChange>
        </w:rPr>
      </w:pPr>
      <w:ins w:id="5370" w:author="Airat Shigapov" w:date="2021-10-27T23:03:00Z">
        <w:r w:rsidRPr="008C09BE">
          <w:rPr>
            <w:rFonts w:ascii="Times New Roman" w:hAnsi="Times New Roman" w:cs="Times New Roman"/>
            <w:sz w:val="20"/>
            <w:szCs w:val="20"/>
            <w:lang w:val="en-US"/>
            <w:rPrChange w:id="5371"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5372" w:author="Airat Shigapov" w:date="2021-10-27T23:08:00Z">
              <w:rPr>
                <w:rFonts w:ascii="Consolas" w:hAnsi="Consolas" w:cs="Consolas"/>
                <w:color w:val="FF0000"/>
                <w:sz w:val="19"/>
                <w:szCs w:val="19"/>
              </w:rPr>
            </w:rPrChange>
          </w:rPr>
          <w:t xml:space="preserve"> </w:t>
        </w:r>
        <w:proofErr w:type="spellStart"/>
        <w:r w:rsidRPr="008C09BE">
          <w:rPr>
            <w:rFonts w:ascii="Times New Roman" w:hAnsi="Times New Roman" w:cs="Times New Roman"/>
            <w:sz w:val="20"/>
            <w:szCs w:val="20"/>
            <w:lang w:val="en-US"/>
            <w:rPrChange w:id="5373" w:author="Airat Shigapov" w:date="2021-10-27T23:08:00Z">
              <w:rPr>
                <w:rFonts w:ascii="Consolas" w:hAnsi="Consolas" w:cs="Consolas"/>
                <w:color w:val="FF0000"/>
                <w:sz w:val="19"/>
                <w:szCs w:val="19"/>
              </w:rPr>
            </w:rPrChange>
          </w:rPr>
          <w:t>VerticalContentAlignment</w:t>
        </w:r>
        <w:proofErr w:type="spellEnd"/>
        <w:r w:rsidRPr="008C09BE">
          <w:rPr>
            <w:rFonts w:ascii="Times New Roman" w:hAnsi="Times New Roman" w:cs="Times New Roman"/>
            <w:sz w:val="20"/>
            <w:szCs w:val="20"/>
            <w:lang w:val="en-US"/>
            <w:rPrChange w:id="5374" w:author="Airat Shigapov" w:date="2021-10-27T23:08:00Z">
              <w:rPr>
                <w:rFonts w:ascii="Consolas" w:hAnsi="Consolas" w:cs="Consolas"/>
                <w:color w:val="0000FF"/>
                <w:sz w:val="19"/>
                <w:szCs w:val="19"/>
              </w:rPr>
            </w:rPrChange>
          </w:rPr>
          <w:t>="Center"</w:t>
        </w:r>
      </w:ins>
    </w:p>
    <w:p w14:paraId="5E31206C" w14:textId="77777777" w:rsidR="001118C1" w:rsidRPr="008C09BE" w:rsidRDefault="001118C1" w:rsidP="001118C1">
      <w:pPr>
        <w:autoSpaceDE w:val="0"/>
        <w:autoSpaceDN w:val="0"/>
        <w:adjustRightInd w:val="0"/>
        <w:spacing w:after="0" w:line="240" w:lineRule="auto"/>
        <w:rPr>
          <w:ins w:id="5375" w:author="Airat Shigapov" w:date="2021-10-27T23:03:00Z"/>
          <w:rFonts w:ascii="Times New Roman" w:hAnsi="Times New Roman" w:cs="Times New Roman"/>
          <w:sz w:val="20"/>
          <w:szCs w:val="20"/>
          <w:lang w:val="en-US"/>
          <w:rPrChange w:id="5376" w:author="Airat Shigapov" w:date="2021-10-27T23:08:00Z">
            <w:rPr>
              <w:ins w:id="5377" w:author="Airat Shigapov" w:date="2021-10-27T23:03:00Z"/>
              <w:rFonts w:ascii="Consolas" w:hAnsi="Consolas" w:cs="Consolas"/>
              <w:color w:val="000000"/>
              <w:sz w:val="19"/>
              <w:szCs w:val="19"/>
            </w:rPr>
          </w:rPrChange>
        </w:rPr>
      </w:pPr>
      <w:ins w:id="5378" w:author="Airat Shigapov" w:date="2021-10-27T23:03:00Z">
        <w:r w:rsidRPr="008C09BE">
          <w:rPr>
            <w:rFonts w:ascii="Times New Roman" w:hAnsi="Times New Roman" w:cs="Times New Roman"/>
            <w:sz w:val="20"/>
            <w:szCs w:val="20"/>
            <w:lang w:val="en-US"/>
            <w:rPrChange w:id="5379"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5380" w:author="Airat Shigapov" w:date="2021-10-27T23:08:00Z">
              <w:rPr>
                <w:rFonts w:ascii="Consolas" w:hAnsi="Consolas" w:cs="Consolas"/>
                <w:color w:val="FF0000"/>
                <w:sz w:val="19"/>
                <w:szCs w:val="19"/>
              </w:rPr>
            </w:rPrChange>
          </w:rPr>
          <w:t xml:space="preserve"> Padding</w:t>
        </w:r>
        <w:r w:rsidRPr="008C09BE">
          <w:rPr>
            <w:rFonts w:ascii="Times New Roman" w:hAnsi="Times New Roman" w:cs="Times New Roman"/>
            <w:sz w:val="20"/>
            <w:szCs w:val="20"/>
            <w:lang w:val="en-US"/>
            <w:rPrChange w:id="5381" w:author="Airat Shigapov" w:date="2021-10-27T23:08:00Z">
              <w:rPr>
                <w:rFonts w:ascii="Consolas" w:hAnsi="Consolas" w:cs="Consolas"/>
                <w:color w:val="0000FF"/>
                <w:sz w:val="19"/>
                <w:szCs w:val="19"/>
              </w:rPr>
            </w:rPrChange>
          </w:rPr>
          <w:t>="10,0,10,0"</w:t>
        </w:r>
      </w:ins>
    </w:p>
    <w:p w14:paraId="1DB5C0E7" w14:textId="77777777" w:rsidR="001118C1" w:rsidRPr="008C09BE" w:rsidRDefault="001118C1" w:rsidP="001118C1">
      <w:pPr>
        <w:autoSpaceDE w:val="0"/>
        <w:autoSpaceDN w:val="0"/>
        <w:adjustRightInd w:val="0"/>
        <w:spacing w:after="0" w:line="240" w:lineRule="auto"/>
        <w:rPr>
          <w:ins w:id="5382" w:author="Airat Shigapov" w:date="2021-10-27T23:03:00Z"/>
          <w:rFonts w:ascii="Times New Roman" w:hAnsi="Times New Roman" w:cs="Times New Roman"/>
          <w:sz w:val="20"/>
          <w:szCs w:val="20"/>
          <w:lang w:val="en-US"/>
          <w:rPrChange w:id="5383" w:author="Airat Shigapov" w:date="2021-10-27T23:08:00Z">
            <w:rPr>
              <w:ins w:id="5384" w:author="Airat Shigapov" w:date="2021-10-27T23:03:00Z"/>
              <w:rFonts w:ascii="Consolas" w:hAnsi="Consolas" w:cs="Consolas"/>
              <w:color w:val="000000"/>
              <w:sz w:val="19"/>
              <w:szCs w:val="19"/>
            </w:rPr>
          </w:rPrChange>
        </w:rPr>
      </w:pPr>
      <w:ins w:id="5385" w:author="Airat Shigapov" w:date="2021-10-27T23:03:00Z">
        <w:r w:rsidRPr="008C09BE">
          <w:rPr>
            <w:rFonts w:ascii="Times New Roman" w:hAnsi="Times New Roman" w:cs="Times New Roman"/>
            <w:sz w:val="20"/>
            <w:szCs w:val="20"/>
            <w:lang w:val="en-US"/>
            <w:rPrChange w:id="5386"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5387" w:author="Airat Shigapov" w:date="2021-10-27T23:08:00Z">
              <w:rPr>
                <w:rFonts w:ascii="Consolas" w:hAnsi="Consolas" w:cs="Consolas"/>
                <w:color w:val="FF0000"/>
                <w:sz w:val="19"/>
                <w:szCs w:val="19"/>
              </w:rPr>
            </w:rPrChange>
          </w:rPr>
          <w:t xml:space="preserve"> </w:t>
        </w:r>
        <w:proofErr w:type="spellStart"/>
        <w:r w:rsidRPr="008C09BE">
          <w:rPr>
            <w:rFonts w:ascii="Times New Roman" w:hAnsi="Times New Roman" w:cs="Times New Roman"/>
            <w:sz w:val="20"/>
            <w:szCs w:val="20"/>
            <w:lang w:val="en-US"/>
            <w:rPrChange w:id="5388" w:author="Airat Shigapov" w:date="2021-10-27T23:08:00Z">
              <w:rPr>
                <w:rFonts w:ascii="Consolas" w:hAnsi="Consolas" w:cs="Consolas"/>
                <w:color w:val="FF0000"/>
                <w:sz w:val="19"/>
                <w:szCs w:val="19"/>
              </w:rPr>
            </w:rPrChange>
          </w:rPr>
          <w:t>BorderThickness</w:t>
        </w:r>
        <w:proofErr w:type="spellEnd"/>
        <w:r w:rsidRPr="008C09BE">
          <w:rPr>
            <w:rFonts w:ascii="Times New Roman" w:hAnsi="Times New Roman" w:cs="Times New Roman"/>
            <w:sz w:val="20"/>
            <w:szCs w:val="20"/>
            <w:lang w:val="en-US"/>
            <w:rPrChange w:id="5389" w:author="Airat Shigapov" w:date="2021-10-27T23:08:00Z">
              <w:rPr>
                <w:rFonts w:ascii="Consolas" w:hAnsi="Consolas" w:cs="Consolas"/>
                <w:color w:val="0000FF"/>
                <w:sz w:val="19"/>
                <w:szCs w:val="19"/>
              </w:rPr>
            </w:rPrChange>
          </w:rPr>
          <w:t>="0.5"</w:t>
        </w:r>
      </w:ins>
    </w:p>
    <w:p w14:paraId="60B62672" w14:textId="77777777" w:rsidR="001118C1" w:rsidRPr="008C09BE" w:rsidRDefault="001118C1" w:rsidP="001118C1">
      <w:pPr>
        <w:autoSpaceDE w:val="0"/>
        <w:autoSpaceDN w:val="0"/>
        <w:adjustRightInd w:val="0"/>
        <w:spacing w:after="0" w:line="240" w:lineRule="auto"/>
        <w:rPr>
          <w:ins w:id="5390" w:author="Airat Shigapov" w:date="2021-10-27T23:03:00Z"/>
          <w:rFonts w:ascii="Times New Roman" w:hAnsi="Times New Roman" w:cs="Times New Roman"/>
          <w:sz w:val="20"/>
          <w:szCs w:val="20"/>
          <w:lang w:val="en-US"/>
          <w:rPrChange w:id="5391" w:author="Airat Shigapov" w:date="2021-10-27T23:08:00Z">
            <w:rPr>
              <w:ins w:id="5392" w:author="Airat Shigapov" w:date="2021-10-27T23:03:00Z"/>
              <w:rFonts w:ascii="Consolas" w:hAnsi="Consolas" w:cs="Consolas"/>
              <w:color w:val="000000"/>
              <w:sz w:val="19"/>
              <w:szCs w:val="19"/>
            </w:rPr>
          </w:rPrChange>
        </w:rPr>
      </w:pPr>
      <w:ins w:id="5393" w:author="Airat Shigapov" w:date="2021-10-27T23:03:00Z">
        <w:r w:rsidRPr="008C09BE">
          <w:rPr>
            <w:rFonts w:ascii="Times New Roman" w:hAnsi="Times New Roman" w:cs="Times New Roman"/>
            <w:sz w:val="20"/>
            <w:szCs w:val="20"/>
            <w:lang w:val="en-US"/>
            <w:rPrChange w:id="5394"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5395" w:author="Airat Shigapov" w:date="2021-10-27T23:08:00Z">
              <w:rPr>
                <w:rFonts w:ascii="Consolas" w:hAnsi="Consolas" w:cs="Consolas"/>
                <w:color w:val="FF0000"/>
                <w:sz w:val="19"/>
                <w:szCs w:val="19"/>
              </w:rPr>
            </w:rPrChange>
          </w:rPr>
          <w:t xml:space="preserve"> </w:t>
        </w:r>
        <w:proofErr w:type="spellStart"/>
        <w:r w:rsidRPr="008C09BE">
          <w:rPr>
            <w:rFonts w:ascii="Times New Roman" w:hAnsi="Times New Roman" w:cs="Times New Roman"/>
            <w:sz w:val="20"/>
            <w:szCs w:val="20"/>
            <w:lang w:val="en-US"/>
            <w:rPrChange w:id="5396" w:author="Airat Shigapov" w:date="2021-10-27T23:08:00Z">
              <w:rPr>
                <w:rFonts w:ascii="Consolas" w:hAnsi="Consolas" w:cs="Consolas"/>
                <w:color w:val="FF0000"/>
                <w:sz w:val="19"/>
                <w:szCs w:val="19"/>
              </w:rPr>
            </w:rPrChange>
          </w:rPr>
          <w:t>BorderBrush</w:t>
        </w:r>
        <w:proofErr w:type="spellEnd"/>
        <w:r w:rsidRPr="008C09BE">
          <w:rPr>
            <w:rFonts w:ascii="Times New Roman" w:hAnsi="Times New Roman" w:cs="Times New Roman"/>
            <w:sz w:val="20"/>
            <w:szCs w:val="20"/>
            <w:lang w:val="en-US"/>
            <w:rPrChange w:id="5397" w:author="Airat Shigapov" w:date="2021-10-27T23:08:00Z">
              <w:rPr>
                <w:rFonts w:ascii="Consolas" w:hAnsi="Consolas" w:cs="Consolas"/>
                <w:color w:val="0000FF"/>
                <w:sz w:val="19"/>
                <w:szCs w:val="19"/>
              </w:rPr>
            </w:rPrChange>
          </w:rPr>
          <w:t>="Gray"</w:t>
        </w:r>
      </w:ins>
    </w:p>
    <w:p w14:paraId="46EDDD06" w14:textId="77777777" w:rsidR="001118C1" w:rsidRPr="008C09BE" w:rsidRDefault="001118C1" w:rsidP="001118C1">
      <w:pPr>
        <w:autoSpaceDE w:val="0"/>
        <w:autoSpaceDN w:val="0"/>
        <w:adjustRightInd w:val="0"/>
        <w:spacing w:after="0" w:line="240" w:lineRule="auto"/>
        <w:rPr>
          <w:ins w:id="5398" w:author="Airat Shigapov" w:date="2021-10-27T23:03:00Z"/>
          <w:rFonts w:ascii="Times New Roman" w:hAnsi="Times New Roman" w:cs="Times New Roman"/>
          <w:sz w:val="20"/>
          <w:szCs w:val="20"/>
          <w:lang w:val="en-US"/>
          <w:rPrChange w:id="5399" w:author="Airat Shigapov" w:date="2021-10-27T23:08:00Z">
            <w:rPr>
              <w:ins w:id="5400" w:author="Airat Shigapov" w:date="2021-10-27T23:03:00Z"/>
              <w:rFonts w:ascii="Consolas" w:hAnsi="Consolas" w:cs="Consolas"/>
              <w:color w:val="000000"/>
              <w:sz w:val="19"/>
              <w:szCs w:val="19"/>
            </w:rPr>
          </w:rPrChange>
        </w:rPr>
      </w:pPr>
      <w:ins w:id="5401" w:author="Airat Shigapov" w:date="2021-10-27T23:03:00Z">
        <w:r w:rsidRPr="008C09BE">
          <w:rPr>
            <w:rFonts w:ascii="Times New Roman" w:hAnsi="Times New Roman" w:cs="Times New Roman"/>
            <w:sz w:val="20"/>
            <w:szCs w:val="20"/>
            <w:lang w:val="en-US"/>
            <w:rPrChange w:id="5402"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5403" w:author="Airat Shigapov" w:date="2021-10-27T23:08:00Z">
              <w:rPr>
                <w:rFonts w:ascii="Consolas" w:hAnsi="Consolas" w:cs="Consolas"/>
                <w:color w:val="FF0000"/>
                <w:sz w:val="19"/>
                <w:szCs w:val="19"/>
              </w:rPr>
            </w:rPrChange>
          </w:rPr>
          <w:t xml:space="preserve"> </w:t>
        </w:r>
        <w:proofErr w:type="spellStart"/>
        <w:r w:rsidRPr="008C09BE">
          <w:rPr>
            <w:rFonts w:ascii="Times New Roman" w:hAnsi="Times New Roman" w:cs="Times New Roman"/>
            <w:sz w:val="20"/>
            <w:szCs w:val="20"/>
            <w:lang w:val="en-US"/>
            <w:rPrChange w:id="5404" w:author="Airat Shigapov" w:date="2021-10-27T23:08:00Z">
              <w:rPr>
                <w:rFonts w:ascii="Consolas" w:hAnsi="Consolas" w:cs="Consolas"/>
                <w:color w:val="FF0000"/>
                <w:sz w:val="19"/>
                <w:szCs w:val="19"/>
              </w:rPr>
            </w:rPrChange>
          </w:rPr>
          <w:t>DisplayMemberPath</w:t>
        </w:r>
        <w:proofErr w:type="spellEnd"/>
        <w:r w:rsidRPr="008C09BE">
          <w:rPr>
            <w:rFonts w:ascii="Times New Roman" w:hAnsi="Times New Roman" w:cs="Times New Roman"/>
            <w:sz w:val="20"/>
            <w:szCs w:val="20"/>
            <w:lang w:val="en-US"/>
            <w:rPrChange w:id="5405" w:author="Airat Shigapov" w:date="2021-10-27T23:08:00Z">
              <w:rPr>
                <w:rFonts w:ascii="Consolas" w:hAnsi="Consolas" w:cs="Consolas"/>
                <w:color w:val="0000FF"/>
                <w:sz w:val="19"/>
                <w:szCs w:val="19"/>
              </w:rPr>
            </w:rPrChange>
          </w:rPr>
          <w:t>="Name"</w:t>
        </w:r>
      </w:ins>
    </w:p>
    <w:p w14:paraId="2E450174" w14:textId="77777777" w:rsidR="001118C1" w:rsidRPr="008C09BE" w:rsidRDefault="001118C1" w:rsidP="001118C1">
      <w:pPr>
        <w:autoSpaceDE w:val="0"/>
        <w:autoSpaceDN w:val="0"/>
        <w:adjustRightInd w:val="0"/>
        <w:spacing w:after="0" w:line="240" w:lineRule="auto"/>
        <w:rPr>
          <w:ins w:id="5406" w:author="Airat Shigapov" w:date="2021-10-27T23:03:00Z"/>
          <w:rFonts w:ascii="Times New Roman" w:hAnsi="Times New Roman" w:cs="Times New Roman"/>
          <w:sz w:val="20"/>
          <w:szCs w:val="20"/>
          <w:lang w:val="en-US"/>
          <w:rPrChange w:id="5407" w:author="Airat Shigapov" w:date="2021-10-27T23:08:00Z">
            <w:rPr>
              <w:ins w:id="5408" w:author="Airat Shigapov" w:date="2021-10-27T23:03:00Z"/>
              <w:rFonts w:ascii="Consolas" w:hAnsi="Consolas" w:cs="Consolas"/>
              <w:color w:val="000000"/>
              <w:sz w:val="19"/>
              <w:szCs w:val="19"/>
            </w:rPr>
          </w:rPrChange>
        </w:rPr>
      </w:pPr>
      <w:ins w:id="5409" w:author="Airat Shigapov" w:date="2021-10-27T23:03:00Z">
        <w:r w:rsidRPr="008C09BE">
          <w:rPr>
            <w:rFonts w:ascii="Times New Roman" w:hAnsi="Times New Roman" w:cs="Times New Roman"/>
            <w:sz w:val="20"/>
            <w:szCs w:val="20"/>
            <w:lang w:val="en-US"/>
            <w:rPrChange w:id="5410"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5411" w:author="Airat Shigapov" w:date="2021-10-27T23:08:00Z">
              <w:rPr>
                <w:rFonts w:ascii="Consolas" w:hAnsi="Consolas" w:cs="Consolas"/>
                <w:color w:val="FF0000"/>
                <w:sz w:val="19"/>
                <w:szCs w:val="19"/>
              </w:rPr>
            </w:rPrChange>
          </w:rPr>
          <w:t xml:space="preserve"> Background</w:t>
        </w:r>
        <w:r w:rsidRPr="008C09BE">
          <w:rPr>
            <w:rFonts w:ascii="Times New Roman" w:hAnsi="Times New Roman" w:cs="Times New Roman"/>
            <w:sz w:val="20"/>
            <w:szCs w:val="20"/>
            <w:lang w:val="en-US"/>
            <w:rPrChange w:id="5412" w:author="Airat Shigapov" w:date="2021-10-27T23:08:00Z">
              <w:rPr>
                <w:rFonts w:ascii="Consolas" w:hAnsi="Consolas" w:cs="Consolas"/>
                <w:color w:val="0000FF"/>
                <w:sz w:val="19"/>
                <w:szCs w:val="19"/>
              </w:rPr>
            </w:rPrChange>
          </w:rPr>
          <w:t>="White"</w:t>
        </w:r>
      </w:ins>
    </w:p>
    <w:p w14:paraId="2855838D" w14:textId="77777777" w:rsidR="001118C1" w:rsidRPr="008C09BE" w:rsidRDefault="001118C1" w:rsidP="001118C1">
      <w:pPr>
        <w:autoSpaceDE w:val="0"/>
        <w:autoSpaceDN w:val="0"/>
        <w:adjustRightInd w:val="0"/>
        <w:spacing w:after="0" w:line="240" w:lineRule="auto"/>
        <w:rPr>
          <w:ins w:id="5413" w:author="Airat Shigapov" w:date="2021-10-27T23:03:00Z"/>
          <w:rFonts w:ascii="Times New Roman" w:hAnsi="Times New Roman" w:cs="Times New Roman"/>
          <w:sz w:val="20"/>
          <w:szCs w:val="20"/>
          <w:lang w:val="en-US"/>
          <w:rPrChange w:id="5414" w:author="Airat Shigapov" w:date="2021-10-27T23:08:00Z">
            <w:rPr>
              <w:ins w:id="5415" w:author="Airat Shigapov" w:date="2021-10-27T23:03:00Z"/>
              <w:rFonts w:ascii="Consolas" w:hAnsi="Consolas" w:cs="Consolas"/>
              <w:color w:val="000000"/>
              <w:sz w:val="19"/>
              <w:szCs w:val="19"/>
            </w:rPr>
          </w:rPrChange>
        </w:rPr>
      </w:pPr>
      <w:ins w:id="5416" w:author="Airat Shigapov" w:date="2021-10-27T23:03:00Z">
        <w:r w:rsidRPr="008C09BE">
          <w:rPr>
            <w:rFonts w:ascii="Times New Roman" w:hAnsi="Times New Roman" w:cs="Times New Roman"/>
            <w:sz w:val="20"/>
            <w:szCs w:val="20"/>
            <w:lang w:val="en-US"/>
            <w:rPrChange w:id="5417"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5418" w:author="Airat Shigapov" w:date="2021-10-27T23:08:00Z">
              <w:rPr>
                <w:rFonts w:ascii="Consolas" w:hAnsi="Consolas" w:cs="Consolas"/>
                <w:color w:val="FF0000"/>
                <w:sz w:val="19"/>
                <w:szCs w:val="19"/>
              </w:rPr>
            </w:rPrChange>
          </w:rPr>
          <w:t xml:space="preserve"> Foreground</w:t>
        </w:r>
        <w:r w:rsidRPr="008C09BE">
          <w:rPr>
            <w:rFonts w:ascii="Times New Roman" w:hAnsi="Times New Roman" w:cs="Times New Roman"/>
            <w:sz w:val="20"/>
            <w:szCs w:val="20"/>
            <w:lang w:val="en-US"/>
            <w:rPrChange w:id="5419" w:author="Airat Shigapov" w:date="2021-10-27T23:08:00Z">
              <w:rPr>
                <w:rFonts w:ascii="Consolas" w:hAnsi="Consolas" w:cs="Consolas"/>
                <w:color w:val="0000FF"/>
                <w:sz w:val="19"/>
                <w:szCs w:val="19"/>
              </w:rPr>
            </w:rPrChange>
          </w:rPr>
          <w:t>="Black"</w:t>
        </w:r>
      </w:ins>
    </w:p>
    <w:p w14:paraId="73A48BD7" w14:textId="77777777" w:rsidR="001118C1" w:rsidRPr="008C09BE" w:rsidRDefault="001118C1" w:rsidP="001118C1">
      <w:pPr>
        <w:autoSpaceDE w:val="0"/>
        <w:autoSpaceDN w:val="0"/>
        <w:adjustRightInd w:val="0"/>
        <w:spacing w:after="0" w:line="240" w:lineRule="auto"/>
        <w:rPr>
          <w:ins w:id="5420" w:author="Airat Shigapov" w:date="2021-10-27T23:03:00Z"/>
          <w:rFonts w:ascii="Times New Roman" w:hAnsi="Times New Roman" w:cs="Times New Roman"/>
          <w:sz w:val="20"/>
          <w:szCs w:val="20"/>
          <w:lang w:val="en-US"/>
          <w:rPrChange w:id="5421" w:author="Airat Shigapov" w:date="2021-10-27T23:08:00Z">
            <w:rPr>
              <w:ins w:id="5422" w:author="Airat Shigapov" w:date="2021-10-27T23:03:00Z"/>
              <w:rFonts w:ascii="Consolas" w:hAnsi="Consolas" w:cs="Consolas"/>
              <w:color w:val="000000"/>
              <w:sz w:val="19"/>
              <w:szCs w:val="19"/>
            </w:rPr>
          </w:rPrChange>
        </w:rPr>
      </w:pPr>
      <w:ins w:id="5423" w:author="Airat Shigapov" w:date="2021-10-27T23:03:00Z">
        <w:r w:rsidRPr="008C09BE">
          <w:rPr>
            <w:rFonts w:ascii="Times New Roman" w:hAnsi="Times New Roman" w:cs="Times New Roman"/>
            <w:sz w:val="20"/>
            <w:szCs w:val="20"/>
            <w:lang w:val="en-US"/>
            <w:rPrChange w:id="5424"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5425" w:author="Airat Shigapov" w:date="2021-10-27T23:08:00Z">
              <w:rPr>
                <w:rFonts w:ascii="Consolas" w:hAnsi="Consolas" w:cs="Consolas"/>
                <w:color w:val="FF0000"/>
                <w:sz w:val="19"/>
                <w:szCs w:val="19"/>
              </w:rPr>
            </w:rPrChange>
          </w:rPr>
          <w:t xml:space="preserve"> </w:t>
        </w:r>
        <w:proofErr w:type="spellStart"/>
        <w:r w:rsidRPr="008C09BE">
          <w:rPr>
            <w:rFonts w:ascii="Times New Roman" w:hAnsi="Times New Roman" w:cs="Times New Roman"/>
            <w:sz w:val="20"/>
            <w:szCs w:val="20"/>
            <w:lang w:val="en-US"/>
            <w:rPrChange w:id="5426" w:author="Airat Shigapov" w:date="2021-10-27T23:08:00Z">
              <w:rPr>
                <w:rFonts w:ascii="Consolas" w:hAnsi="Consolas" w:cs="Consolas"/>
                <w:color w:val="FF0000"/>
                <w:sz w:val="19"/>
                <w:szCs w:val="19"/>
              </w:rPr>
            </w:rPrChange>
          </w:rPr>
          <w:t>FontSize</w:t>
        </w:r>
        <w:proofErr w:type="spellEnd"/>
        <w:r w:rsidRPr="008C09BE">
          <w:rPr>
            <w:rFonts w:ascii="Times New Roman" w:hAnsi="Times New Roman" w:cs="Times New Roman"/>
            <w:sz w:val="20"/>
            <w:szCs w:val="20"/>
            <w:lang w:val="en-US"/>
            <w:rPrChange w:id="5427" w:author="Airat Shigapov" w:date="2021-10-27T23:08:00Z">
              <w:rPr>
                <w:rFonts w:ascii="Consolas" w:hAnsi="Consolas" w:cs="Consolas"/>
                <w:color w:val="0000FF"/>
                <w:sz w:val="19"/>
                <w:szCs w:val="19"/>
              </w:rPr>
            </w:rPrChange>
          </w:rPr>
          <w:t>="16"</w:t>
        </w:r>
      </w:ins>
    </w:p>
    <w:p w14:paraId="0A95AC39" w14:textId="77777777" w:rsidR="001118C1" w:rsidRPr="008C09BE" w:rsidRDefault="001118C1" w:rsidP="001118C1">
      <w:pPr>
        <w:autoSpaceDE w:val="0"/>
        <w:autoSpaceDN w:val="0"/>
        <w:adjustRightInd w:val="0"/>
        <w:spacing w:after="0" w:line="240" w:lineRule="auto"/>
        <w:rPr>
          <w:ins w:id="5428" w:author="Airat Shigapov" w:date="2021-10-27T23:03:00Z"/>
          <w:rFonts w:ascii="Times New Roman" w:hAnsi="Times New Roman" w:cs="Times New Roman"/>
          <w:sz w:val="20"/>
          <w:szCs w:val="20"/>
          <w:lang w:val="en-US"/>
          <w:rPrChange w:id="5429" w:author="Airat Shigapov" w:date="2021-10-27T23:08:00Z">
            <w:rPr>
              <w:ins w:id="5430" w:author="Airat Shigapov" w:date="2021-10-27T23:03:00Z"/>
              <w:rFonts w:ascii="Consolas" w:hAnsi="Consolas" w:cs="Consolas"/>
              <w:color w:val="000000"/>
              <w:sz w:val="19"/>
              <w:szCs w:val="19"/>
            </w:rPr>
          </w:rPrChange>
        </w:rPr>
      </w:pPr>
      <w:ins w:id="5431" w:author="Airat Shigapov" w:date="2021-10-27T23:03:00Z">
        <w:r w:rsidRPr="008C09BE">
          <w:rPr>
            <w:rFonts w:ascii="Times New Roman" w:hAnsi="Times New Roman" w:cs="Times New Roman"/>
            <w:sz w:val="20"/>
            <w:szCs w:val="20"/>
            <w:lang w:val="en-US"/>
            <w:rPrChange w:id="5432"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5433" w:author="Airat Shigapov" w:date="2021-10-27T23:08:00Z">
              <w:rPr>
                <w:rFonts w:ascii="Consolas" w:hAnsi="Consolas" w:cs="Consolas"/>
                <w:color w:val="FF0000"/>
                <w:sz w:val="19"/>
                <w:szCs w:val="19"/>
              </w:rPr>
            </w:rPrChange>
          </w:rPr>
          <w:t xml:space="preserve"> </w:t>
        </w:r>
        <w:proofErr w:type="spellStart"/>
        <w:proofErr w:type="gramStart"/>
        <w:r w:rsidRPr="008C09BE">
          <w:rPr>
            <w:rFonts w:ascii="Times New Roman" w:hAnsi="Times New Roman" w:cs="Times New Roman"/>
            <w:sz w:val="20"/>
            <w:szCs w:val="20"/>
            <w:lang w:val="en-US"/>
            <w:rPrChange w:id="5434" w:author="Airat Shigapov" w:date="2021-10-27T23:08:00Z">
              <w:rPr>
                <w:rFonts w:ascii="Consolas" w:hAnsi="Consolas" w:cs="Consolas"/>
                <w:color w:val="FF0000"/>
                <w:sz w:val="19"/>
                <w:szCs w:val="19"/>
              </w:rPr>
            </w:rPrChange>
          </w:rPr>
          <w:t>materialDesign</w:t>
        </w:r>
        <w:r w:rsidRPr="008C09BE">
          <w:rPr>
            <w:rFonts w:ascii="Times New Roman" w:hAnsi="Times New Roman" w:cs="Times New Roman"/>
            <w:sz w:val="20"/>
            <w:szCs w:val="20"/>
            <w:lang w:val="en-US"/>
            <w:rPrChange w:id="5435" w:author="Airat Shigapov" w:date="2021-10-27T23:08:00Z">
              <w:rPr>
                <w:rFonts w:ascii="Consolas" w:hAnsi="Consolas" w:cs="Consolas"/>
                <w:color w:val="0000FF"/>
                <w:sz w:val="19"/>
                <w:szCs w:val="19"/>
              </w:rPr>
            </w:rPrChange>
          </w:rPr>
          <w:t>:</w:t>
        </w:r>
        <w:r w:rsidRPr="008C09BE">
          <w:rPr>
            <w:rFonts w:ascii="Times New Roman" w:hAnsi="Times New Roman" w:cs="Times New Roman"/>
            <w:sz w:val="20"/>
            <w:szCs w:val="20"/>
            <w:lang w:val="en-US"/>
            <w:rPrChange w:id="5436" w:author="Airat Shigapov" w:date="2021-10-27T23:08:00Z">
              <w:rPr>
                <w:rFonts w:ascii="Consolas" w:hAnsi="Consolas" w:cs="Consolas"/>
                <w:color w:val="FF0000"/>
                <w:sz w:val="19"/>
                <w:szCs w:val="19"/>
              </w:rPr>
            </w:rPrChange>
          </w:rPr>
          <w:t>HintAssist.Hint</w:t>
        </w:r>
        <w:proofErr w:type="spellEnd"/>
        <w:proofErr w:type="gramEnd"/>
        <w:r w:rsidRPr="008C09BE">
          <w:rPr>
            <w:rFonts w:ascii="Times New Roman" w:hAnsi="Times New Roman" w:cs="Times New Roman"/>
            <w:sz w:val="20"/>
            <w:szCs w:val="20"/>
            <w:lang w:val="en-US"/>
            <w:rPrChange w:id="5437" w:author="Airat Shigapov" w:date="2021-10-27T23:08:00Z">
              <w:rPr>
                <w:rFonts w:ascii="Consolas" w:hAnsi="Consolas" w:cs="Consolas"/>
                <w:color w:val="0000FF"/>
                <w:sz w:val="19"/>
                <w:szCs w:val="19"/>
              </w:rPr>
            </w:rPrChange>
          </w:rPr>
          <w:t>="</w:t>
        </w:r>
        <w:r w:rsidRPr="008C09BE">
          <w:rPr>
            <w:rFonts w:ascii="Times New Roman" w:hAnsi="Times New Roman" w:cs="Times New Roman"/>
            <w:sz w:val="20"/>
            <w:szCs w:val="20"/>
            <w:rPrChange w:id="5438" w:author="Airat Shigapov" w:date="2021-10-27T23:08:00Z">
              <w:rPr>
                <w:rFonts w:ascii="Consolas" w:hAnsi="Consolas" w:cs="Consolas"/>
                <w:color w:val="0000FF"/>
                <w:sz w:val="19"/>
                <w:szCs w:val="19"/>
              </w:rPr>
            </w:rPrChange>
          </w:rPr>
          <w:t>Категория</w:t>
        </w:r>
        <w:r w:rsidRPr="008C09BE">
          <w:rPr>
            <w:rFonts w:ascii="Times New Roman" w:hAnsi="Times New Roman" w:cs="Times New Roman"/>
            <w:sz w:val="20"/>
            <w:szCs w:val="20"/>
            <w:lang w:val="en-US"/>
            <w:rPrChange w:id="5439" w:author="Airat Shigapov" w:date="2021-10-27T23:08:00Z">
              <w:rPr>
                <w:rFonts w:ascii="Consolas" w:hAnsi="Consolas" w:cs="Consolas"/>
                <w:color w:val="0000FF"/>
                <w:sz w:val="19"/>
                <w:szCs w:val="19"/>
              </w:rPr>
            </w:rPrChange>
          </w:rPr>
          <w:t>" &gt;</w:t>
        </w:r>
      </w:ins>
    </w:p>
    <w:p w14:paraId="2AFCB696" w14:textId="77777777" w:rsidR="001118C1" w:rsidRPr="008C09BE" w:rsidRDefault="001118C1" w:rsidP="001118C1">
      <w:pPr>
        <w:autoSpaceDE w:val="0"/>
        <w:autoSpaceDN w:val="0"/>
        <w:adjustRightInd w:val="0"/>
        <w:spacing w:after="0" w:line="240" w:lineRule="auto"/>
        <w:rPr>
          <w:ins w:id="5440" w:author="Airat Shigapov" w:date="2021-10-27T23:03:00Z"/>
          <w:rFonts w:ascii="Times New Roman" w:hAnsi="Times New Roman" w:cs="Times New Roman"/>
          <w:sz w:val="20"/>
          <w:szCs w:val="20"/>
          <w:lang w:val="en-US"/>
          <w:rPrChange w:id="5441" w:author="Airat Shigapov" w:date="2021-10-27T23:08:00Z">
            <w:rPr>
              <w:ins w:id="5442" w:author="Airat Shigapov" w:date="2021-10-27T23:03:00Z"/>
              <w:rFonts w:ascii="Consolas" w:hAnsi="Consolas" w:cs="Consolas"/>
              <w:color w:val="000000"/>
              <w:sz w:val="19"/>
              <w:szCs w:val="19"/>
            </w:rPr>
          </w:rPrChange>
        </w:rPr>
      </w:pPr>
      <w:ins w:id="5443" w:author="Airat Shigapov" w:date="2021-10-27T23:03:00Z">
        <w:r w:rsidRPr="008C09BE">
          <w:rPr>
            <w:rFonts w:ascii="Times New Roman" w:hAnsi="Times New Roman" w:cs="Times New Roman"/>
            <w:sz w:val="20"/>
            <w:szCs w:val="20"/>
            <w:lang w:val="en-US"/>
            <w:rPrChange w:id="5444"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5445" w:author="Airat Shigapov" w:date="2021-10-27T23:08:00Z">
              <w:rPr>
                <w:rFonts w:ascii="Consolas" w:hAnsi="Consolas" w:cs="Consolas"/>
                <w:color w:val="0000FF"/>
                <w:sz w:val="19"/>
                <w:szCs w:val="19"/>
              </w:rPr>
            </w:rPrChange>
          </w:rPr>
          <w:t>&lt;/</w:t>
        </w:r>
        <w:proofErr w:type="spellStart"/>
        <w:r w:rsidRPr="008C09BE">
          <w:rPr>
            <w:rFonts w:ascii="Times New Roman" w:hAnsi="Times New Roman" w:cs="Times New Roman"/>
            <w:sz w:val="20"/>
            <w:szCs w:val="20"/>
            <w:lang w:val="en-US"/>
            <w:rPrChange w:id="5446" w:author="Airat Shigapov" w:date="2021-10-27T23:08:00Z">
              <w:rPr>
                <w:rFonts w:ascii="Consolas" w:hAnsi="Consolas" w:cs="Consolas"/>
                <w:color w:val="A31515"/>
                <w:sz w:val="19"/>
                <w:szCs w:val="19"/>
              </w:rPr>
            </w:rPrChange>
          </w:rPr>
          <w:t>ComboBox</w:t>
        </w:r>
        <w:proofErr w:type="spellEnd"/>
        <w:r w:rsidRPr="008C09BE">
          <w:rPr>
            <w:rFonts w:ascii="Times New Roman" w:hAnsi="Times New Roman" w:cs="Times New Roman"/>
            <w:sz w:val="20"/>
            <w:szCs w:val="20"/>
            <w:lang w:val="en-US"/>
            <w:rPrChange w:id="5447" w:author="Airat Shigapov" w:date="2021-10-27T23:08:00Z">
              <w:rPr>
                <w:rFonts w:ascii="Consolas" w:hAnsi="Consolas" w:cs="Consolas"/>
                <w:color w:val="0000FF"/>
                <w:sz w:val="19"/>
                <w:szCs w:val="19"/>
              </w:rPr>
            </w:rPrChange>
          </w:rPr>
          <w:t>&gt;</w:t>
        </w:r>
      </w:ins>
    </w:p>
    <w:p w14:paraId="3BF574F4" w14:textId="77777777" w:rsidR="001118C1" w:rsidRPr="008C09BE" w:rsidRDefault="001118C1" w:rsidP="001118C1">
      <w:pPr>
        <w:autoSpaceDE w:val="0"/>
        <w:autoSpaceDN w:val="0"/>
        <w:adjustRightInd w:val="0"/>
        <w:spacing w:after="0" w:line="240" w:lineRule="auto"/>
        <w:rPr>
          <w:ins w:id="5448" w:author="Airat Shigapov" w:date="2021-10-27T23:03:00Z"/>
          <w:rFonts w:ascii="Times New Roman" w:hAnsi="Times New Roman" w:cs="Times New Roman"/>
          <w:sz w:val="20"/>
          <w:szCs w:val="20"/>
          <w:lang w:val="en-US"/>
          <w:rPrChange w:id="5449" w:author="Airat Shigapov" w:date="2021-10-27T23:08:00Z">
            <w:rPr>
              <w:ins w:id="5450" w:author="Airat Shigapov" w:date="2021-10-27T23:03:00Z"/>
              <w:rFonts w:ascii="Consolas" w:hAnsi="Consolas" w:cs="Consolas"/>
              <w:color w:val="000000"/>
              <w:sz w:val="19"/>
              <w:szCs w:val="19"/>
            </w:rPr>
          </w:rPrChange>
        </w:rPr>
      </w:pPr>
      <w:ins w:id="5451" w:author="Airat Shigapov" w:date="2021-10-27T23:03:00Z">
        <w:r w:rsidRPr="008C09BE">
          <w:rPr>
            <w:rFonts w:ascii="Times New Roman" w:hAnsi="Times New Roman" w:cs="Times New Roman"/>
            <w:sz w:val="20"/>
            <w:szCs w:val="20"/>
            <w:lang w:val="en-US"/>
            <w:rPrChange w:id="5452" w:author="Airat Shigapov" w:date="2021-10-27T23:08:00Z">
              <w:rPr>
                <w:rFonts w:ascii="Consolas" w:hAnsi="Consolas" w:cs="Consolas"/>
                <w:color w:val="000000"/>
                <w:sz w:val="19"/>
                <w:szCs w:val="19"/>
              </w:rPr>
            </w:rPrChange>
          </w:rPr>
          <w:lastRenderedPageBreak/>
          <w:t xml:space="preserve">            </w:t>
        </w:r>
        <w:r w:rsidRPr="008C09BE">
          <w:rPr>
            <w:rFonts w:ascii="Times New Roman" w:hAnsi="Times New Roman" w:cs="Times New Roman"/>
            <w:sz w:val="20"/>
            <w:szCs w:val="20"/>
            <w:lang w:val="en-US"/>
            <w:rPrChange w:id="5453" w:author="Airat Shigapov" w:date="2021-10-27T23:08:00Z">
              <w:rPr>
                <w:rFonts w:ascii="Consolas" w:hAnsi="Consolas" w:cs="Consolas"/>
                <w:color w:val="0000FF"/>
                <w:sz w:val="19"/>
                <w:szCs w:val="19"/>
              </w:rPr>
            </w:rPrChange>
          </w:rPr>
          <w:t>&lt;</w:t>
        </w:r>
        <w:proofErr w:type="spellStart"/>
        <w:r w:rsidRPr="008C09BE">
          <w:rPr>
            <w:rFonts w:ascii="Times New Roman" w:hAnsi="Times New Roman" w:cs="Times New Roman"/>
            <w:sz w:val="20"/>
            <w:szCs w:val="20"/>
            <w:lang w:val="en-US"/>
            <w:rPrChange w:id="5454" w:author="Airat Shigapov" w:date="2021-10-27T23:08:00Z">
              <w:rPr>
                <w:rFonts w:ascii="Consolas" w:hAnsi="Consolas" w:cs="Consolas"/>
                <w:color w:val="A31515"/>
                <w:sz w:val="19"/>
                <w:szCs w:val="19"/>
              </w:rPr>
            </w:rPrChange>
          </w:rPr>
          <w:t>ComboBox</w:t>
        </w:r>
        <w:proofErr w:type="spellEnd"/>
        <w:r w:rsidRPr="008C09BE">
          <w:rPr>
            <w:rFonts w:ascii="Times New Roman" w:hAnsi="Times New Roman" w:cs="Times New Roman"/>
            <w:sz w:val="20"/>
            <w:szCs w:val="20"/>
            <w:lang w:val="en-US"/>
            <w:rPrChange w:id="5455" w:author="Airat Shigapov" w:date="2021-10-27T23:08:00Z">
              <w:rPr>
                <w:rFonts w:ascii="Consolas" w:hAnsi="Consolas" w:cs="Consolas"/>
                <w:color w:val="FF0000"/>
                <w:sz w:val="19"/>
                <w:szCs w:val="19"/>
              </w:rPr>
            </w:rPrChange>
          </w:rPr>
          <w:t xml:space="preserve"> </w:t>
        </w:r>
        <w:proofErr w:type="gramStart"/>
        <w:r w:rsidRPr="008C09BE">
          <w:rPr>
            <w:rFonts w:ascii="Times New Roman" w:hAnsi="Times New Roman" w:cs="Times New Roman"/>
            <w:sz w:val="20"/>
            <w:szCs w:val="20"/>
            <w:lang w:val="en-US"/>
            <w:rPrChange w:id="5456" w:author="Airat Shigapov" w:date="2021-10-27T23:08:00Z">
              <w:rPr>
                <w:rFonts w:ascii="Consolas" w:hAnsi="Consolas" w:cs="Consolas"/>
                <w:color w:val="FF0000"/>
                <w:sz w:val="19"/>
                <w:szCs w:val="19"/>
              </w:rPr>
            </w:rPrChange>
          </w:rPr>
          <w:t>x</w:t>
        </w:r>
        <w:r w:rsidRPr="008C09BE">
          <w:rPr>
            <w:rFonts w:ascii="Times New Roman" w:hAnsi="Times New Roman" w:cs="Times New Roman"/>
            <w:sz w:val="20"/>
            <w:szCs w:val="20"/>
            <w:lang w:val="en-US"/>
            <w:rPrChange w:id="5457" w:author="Airat Shigapov" w:date="2021-10-27T23:08:00Z">
              <w:rPr>
                <w:rFonts w:ascii="Consolas" w:hAnsi="Consolas" w:cs="Consolas"/>
                <w:color w:val="0000FF"/>
                <w:sz w:val="19"/>
                <w:szCs w:val="19"/>
              </w:rPr>
            </w:rPrChange>
          </w:rPr>
          <w:t>:</w:t>
        </w:r>
        <w:r w:rsidRPr="008C09BE">
          <w:rPr>
            <w:rFonts w:ascii="Times New Roman" w:hAnsi="Times New Roman" w:cs="Times New Roman"/>
            <w:sz w:val="20"/>
            <w:szCs w:val="20"/>
            <w:lang w:val="en-US"/>
            <w:rPrChange w:id="5458" w:author="Airat Shigapov" w:date="2021-10-27T23:08:00Z">
              <w:rPr>
                <w:rFonts w:ascii="Consolas" w:hAnsi="Consolas" w:cs="Consolas"/>
                <w:color w:val="FF0000"/>
                <w:sz w:val="19"/>
                <w:szCs w:val="19"/>
              </w:rPr>
            </w:rPrChange>
          </w:rPr>
          <w:t>Name</w:t>
        </w:r>
        <w:proofErr w:type="gramEnd"/>
        <w:r w:rsidRPr="008C09BE">
          <w:rPr>
            <w:rFonts w:ascii="Times New Roman" w:hAnsi="Times New Roman" w:cs="Times New Roman"/>
            <w:sz w:val="20"/>
            <w:szCs w:val="20"/>
            <w:lang w:val="en-US"/>
            <w:rPrChange w:id="5459" w:author="Airat Shigapov" w:date="2021-10-27T23:08:00Z">
              <w:rPr>
                <w:rFonts w:ascii="Consolas" w:hAnsi="Consolas" w:cs="Consolas"/>
                <w:color w:val="0000FF"/>
                <w:sz w:val="19"/>
                <w:szCs w:val="19"/>
              </w:rPr>
            </w:rPrChange>
          </w:rPr>
          <w:t>="subcategoryList"</w:t>
        </w:r>
      </w:ins>
    </w:p>
    <w:p w14:paraId="52949406" w14:textId="77777777" w:rsidR="001118C1" w:rsidRPr="008C09BE" w:rsidRDefault="001118C1" w:rsidP="001118C1">
      <w:pPr>
        <w:autoSpaceDE w:val="0"/>
        <w:autoSpaceDN w:val="0"/>
        <w:adjustRightInd w:val="0"/>
        <w:spacing w:after="0" w:line="240" w:lineRule="auto"/>
        <w:rPr>
          <w:ins w:id="5460" w:author="Airat Shigapov" w:date="2021-10-27T23:03:00Z"/>
          <w:rFonts w:ascii="Times New Roman" w:hAnsi="Times New Roman" w:cs="Times New Roman"/>
          <w:sz w:val="20"/>
          <w:szCs w:val="20"/>
          <w:lang w:val="en-US"/>
          <w:rPrChange w:id="5461" w:author="Airat Shigapov" w:date="2021-10-27T23:08:00Z">
            <w:rPr>
              <w:ins w:id="5462" w:author="Airat Shigapov" w:date="2021-10-27T23:03:00Z"/>
              <w:rFonts w:ascii="Consolas" w:hAnsi="Consolas" w:cs="Consolas"/>
              <w:color w:val="000000"/>
              <w:sz w:val="19"/>
              <w:szCs w:val="19"/>
            </w:rPr>
          </w:rPrChange>
        </w:rPr>
      </w:pPr>
      <w:ins w:id="5463" w:author="Airat Shigapov" w:date="2021-10-27T23:03:00Z">
        <w:r w:rsidRPr="008C09BE">
          <w:rPr>
            <w:rFonts w:ascii="Times New Roman" w:hAnsi="Times New Roman" w:cs="Times New Roman"/>
            <w:sz w:val="20"/>
            <w:szCs w:val="20"/>
            <w:lang w:val="en-US"/>
            <w:rPrChange w:id="5464"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5465" w:author="Airat Shigapov" w:date="2021-10-27T23:08:00Z">
              <w:rPr>
                <w:rFonts w:ascii="Consolas" w:hAnsi="Consolas" w:cs="Consolas"/>
                <w:color w:val="FF0000"/>
                <w:sz w:val="19"/>
                <w:szCs w:val="19"/>
              </w:rPr>
            </w:rPrChange>
          </w:rPr>
          <w:t xml:space="preserve"> Height</w:t>
        </w:r>
        <w:r w:rsidRPr="008C09BE">
          <w:rPr>
            <w:rFonts w:ascii="Times New Roman" w:hAnsi="Times New Roman" w:cs="Times New Roman"/>
            <w:sz w:val="20"/>
            <w:szCs w:val="20"/>
            <w:lang w:val="en-US"/>
            <w:rPrChange w:id="5466" w:author="Airat Shigapov" w:date="2021-10-27T23:08:00Z">
              <w:rPr>
                <w:rFonts w:ascii="Consolas" w:hAnsi="Consolas" w:cs="Consolas"/>
                <w:color w:val="0000FF"/>
                <w:sz w:val="19"/>
                <w:szCs w:val="19"/>
              </w:rPr>
            </w:rPrChange>
          </w:rPr>
          <w:t>="35"</w:t>
        </w:r>
      </w:ins>
    </w:p>
    <w:p w14:paraId="28FF8CC9" w14:textId="77777777" w:rsidR="001118C1" w:rsidRPr="008C09BE" w:rsidRDefault="001118C1" w:rsidP="001118C1">
      <w:pPr>
        <w:autoSpaceDE w:val="0"/>
        <w:autoSpaceDN w:val="0"/>
        <w:adjustRightInd w:val="0"/>
        <w:spacing w:after="0" w:line="240" w:lineRule="auto"/>
        <w:rPr>
          <w:ins w:id="5467" w:author="Airat Shigapov" w:date="2021-10-27T23:03:00Z"/>
          <w:rFonts w:ascii="Times New Roman" w:hAnsi="Times New Roman" w:cs="Times New Roman"/>
          <w:sz w:val="20"/>
          <w:szCs w:val="20"/>
          <w:lang w:val="en-US"/>
          <w:rPrChange w:id="5468" w:author="Airat Shigapov" w:date="2021-10-27T23:08:00Z">
            <w:rPr>
              <w:ins w:id="5469" w:author="Airat Shigapov" w:date="2021-10-27T23:03:00Z"/>
              <w:rFonts w:ascii="Consolas" w:hAnsi="Consolas" w:cs="Consolas"/>
              <w:color w:val="000000"/>
              <w:sz w:val="19"/>
              <w:szCs w:val="19"/>
            </w:rPr>
          </w:rPrChange>
        </w:rPr>
      </w:pPr>
      <w:ins w:id="5470" w:author="Airat Shigapov" w:date="2021-10-27T23:03:00Z">
        <w:r w:rsidRPr="008C09BE">
          <w:rPr>
            <w:rFonts w:ascii="Times New Roman" w:hAnsi="Times New Roman" w:cs="Times New Roman"/>
            <w:sz w:val="20"/>
            <w:szCs w:val="20"/>
            <w:lang w:val="en-US"/>
            <w:rPrChange w:id="5471"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5472" w:author="Airat Shigapov" w:date="2021-10-27T23:08:00Z">
              <w:rPr>
                <w:rFonts w:ascii="Consolas" w:hAnsi="Consolas" w:cs="Consolas"/>
                <w:color w:val="FF0000"/>
                <w:sz w:val="19"/>
                <w:szCs w:val="19"/>
              </w:rPr>
            </w:rPrChange>
          </w:rPr>
          <w:t xml:space="preserve"> </w:t>
        </w:r>
        <w:proofErr w:type="spellStart"/>
        <w:r w:rsidRPr="008C09BE">
          <w:rPr>
            <w:rFonts w:ascii="Times New Roman" w:hAnsi="Times New Roman" w:cs="Times New Roman"/>
            <w:sz w:val="20"/>
            <w:szCs w:val="20"/>
            <w:lang w:val="en-US"/>
            <w:rPrChange w:id="5473" w:author="Airat Shigapov" w:date="2021-10-27T23:08:00Z">
              <w:rPr>
                <w:rFonts w:ascii="Consolas" w:hAnsi="Consolas" w:cs="Consolas"/>
                <w:color w:val="FF0000"/>
                <w:sz w:val="19"/>
                <w:szCs w:val="19"/>
              </w:rPr>
            </w:rPrChange>
          </w:rPr>
          <w:t>VerticalContentAlignment</w:t>
        </w:r>
        <w:proofErr w:type="spellEnd"/>
        <w:r w:rsidRPr="008C09BE">
          <w:rPr>
            <w:rFonts w:ascii="Times New Roman" w:hAnsi="Times New Roman" w:cs="Times New Roman"/>
            <w:sz w:val="20"/>
            <w:szCs w:val="20"/>
            <w:lang w:val="en-US"/>
            <w:rPrChange w:id="5474" w:author="Airat Shigapov" w:date="2021-10-27T23:08:00Z">
              <w:rPr>
                <w:rFonts w:ascii="Consolas" w:hAnsi="Consolas" w:cs="Consolas"/>
                <w:color w:val="0000FF"/>
                <w:sz w:val="19"/>
                <w:szCs w:val="19"/>
              </w:rPr>
            </w:rPrChange>
          </w:rPr>
          <w:t>="Center"</w:t>
        </w:r>
      </w:ins>
    </w:p>
    <w:p w14:paraId="6EC8D65B" w14:textId="77777777" w:rsidR="001118C1" w:rsidRPr="008C09BE" w:rsidRDefault="001118C1" w:rsidP="001118C1">
      <w:pPr>
        <w:autoSpaceDE w:val="0"/>
        <w:autoSpaceDN w:val="0"/>
        <w:adjustRightInd w:val="0"/>
        <w:spacing w:after="0" w:line="240" w:lineRule="auto"/>
        <w:rPr>
          <w:ins w:id="5475" w:author="Airat Shigapov" w:date="2021-10-27T23:03:00Z"/>
          <w:rFonts w:ascii="Times New Roman" w:hAnsi="Times New Roman" w:cs="Times New Roman"/>
          <w:sz w:val="20"/>
          <w:szCs w:val="20"/>
          <w:lang w:val="en-US"/>
          <w:rPrChange w:id="5476" w:author="Airat Shigapov" w:date="2021-10-27T23:08:00Z">
            <w:rPr>
              <w:ins w:id="5477" w:author="Airat Shigapov" w:date="2021-10-27T23:03:00Z"/>
              <w:rFonts w:ascii="Consolas" w:hAnsi="Consolas" w:cs="Consolas"/>
              <w:color w:val="000000"/>
              <w:sz w:val="19"/>
              <w:szCs w:val="19"/>
            </w:rPr>
          </w:rPrChange>
        </w:rPr>
      </w:pPr>
      <w:ins w:id="5478" w:author="Airat Shigapov" w:date="2021-10-27T23:03:00Z">
        <w:r w:rsidRPr="008C09BE">
          <w:rPr>
            <w:rFonts w:ascii="Times New Roman" w:hAnsi="Times New Roman" w:cs="Times New Roman"/>
            <w:sz w:val="20"/>
            <w:szCs w:val="20"/>
            <w:lang w:val="en-US"/>
            <w:rPrChange w:id="5479"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5480" w:author="Airat Shigapov" w:date="2021-10-27T23:08:00Z">
              <w:rPr>
                <w:rFonts w:ascii="Consolas" w:hAnsi="Consolas" w:cs="Consolas"/>
                <w:color w:val="FF0000"/>
                <w:sz w:val="19"/>
                <w:szCs w:val="19"/>
              </w:rPr>
            </w:rPrChange>
          </w:rPr>
          <w:t xml:space="preserve"> Padding</w:t>
        </w:r>
        <w:r w:rsidRPr="008C09BE">
          <w:rPr>
            <w:rFonts w:ascii="Times New Roman" w:hAnsi="Times New Roman" w:cs="Times New Roman"/>
            <w:sz w:val="20"/>
            <w:szCs w:val="20"/>
            <w:lang w:val="en-US"/>
            <w:rPrChange w:id="5481" w:author="Airat Shigapov" w:date="2021-10-27T23:08:00Z">
              <w:rPr>
                <w:rFonts w:ascii="Consolas" w:hAnsi="Consolas" w:cs="Consolas"/>
                <w:color w:val="0000FF"/>
                <w:sz w:val="19"/>
                <w:szCs w:val="19"/>
              </w:rPr>
            </w:rPrChange>
          </w:rPr>
          <w:t>="10,0,10,0"</w:t>
        </w:r>
      </w:ins>
    </w:p>
    <w:p w14:paraId="29D44B02" w14:textId="77777777" w:rsidR="001118C1" w:rsidRPr="008C09BE" w:rsidRDefault="001118C1" w:rsidP="001118C1">
      <w:pPr>
        <w:autoSpaceDE w:val="0"/>
        <w:autoSpaceDN w:val="0"/>
        <w:adjustRightInd w:val="0"/>
        <w:spacing w:after="0" w:line="240" w:lineRule="auto"/>
        <w:rPr>
          <w:ins w:id="5482" w:author="Airat Shigapov" w:date="2021-10-27T23:03:00Z"/>
          <w:rFonts w:ascii="Times New Roman" w:hAnsi="Times New Roman" w:cs="Times New Roman"/>
          <w:sz w:val="20"/>
          <w:szCs w:val="20"/>
          <w:lang w:val="en-US"/>
          <w:rPrChange w:id="5483" w:author="Airat Shigapov" w:date="2021-10-27T23:08:00Z">
            <w:rPr>
              <w:ins w:id="5484" w:author="Airat Shigapov" w:date="2021-10-27T23:03:00Z"/>
              <w:rFonts w:ascii="Consolas" w:hAnsi="Consolas" w:cs="Consolas"/>
              <w:color w:val="000000"/>
              <w:sz w:val="19"/>
              <w:szCs w:val="19"/>
            </w:rPr>
          </w:rPrChange>
        </w:rPr>
      </w:pPr>
      <w:ins w:id="5485" w:author="Airat Shigapov" w:date="2021-10-27T23:03:00Z">
        <w:r w:rsidRPr="008C09BE">
          <w:rPr>
            <w:rFonts w:ascii="Times New Roman" w:hAnsi="Times New Roman" w:cs="Times New Roman"/>
            <w:sz w:val="20"/>
            <w:szCs w:val="20"/>
            <w:lang w:val="en-US"/>
            <w:rPrChange w:id="5486"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5487" w:author="Airat Shigapov" w:date="2021-10-27T23:08:00Z">
              <w:rPr>
                <w:rFonts w:ascii="Consolas" w:hAnsi="Consolas" w:cs="Consolas"/>
                <w:color w:val="FF0000"/>
                <w:sz w:val="19"/>
                <w:szCs w:val="19"/>
              </w:rPr>
            </w:rPrChange>
          </w:rPr>
          <w:t xml:space="preserve"> Margin</w:t>
        </w:r>
        <w:r w:rsidRPr="008C09BE">
          <w:rPr>
            <w:rFonts w:ascii="Times New Roman" w:hAnsi="Times New Roman" w:cs="Times New Roman"/>
            <w:sz w:val="20"/>
            <w:szCs w:val="20"/>
            <w:lang w:val="en-US"/>
            <w:rPrChange w:id="5488" w:author="Airat Shigapov" w:date="2021-10-27T23:08:00Z">
              <w:rPr>
                <w:rFonts w:ascii="Consolas" w:hAnsi="Consolas" w:cs="Consolas"/>
                <w:color w:val="0000FF"/>
                <w:sz w:val="19"/>
                <w:szCs w:val="19"/>
              </w:rPr>
            </w:rPrChange>
          </w:rPr>
          <w:t>="0,20,0,0"</w:t>
        </w:r>
      </w:ins>
    </w:p>
    <w:p w14:paraId="504E5F92" w14:textId="77777777" w:rsidR="001118C1" w:rsidRPr="008C09BE" w:rsidRDefault="001118C1" w:rsidP="001118C1">
      <w:pPr>
        <w:autoSpaceDE w:val="0"/>
        <w:autoSpaceDN w:val="0"/>
        <w:adjustRightInd w:val="0"/>
        <w:spacing w:after="0" w:line="240" w:lineRule="auto"/>
        <w:rPr>
          <w:ins w:id="5489" w:author="Airat Shigapov" w:date="2021-10-27T23:03:00Z"/>
          <w:rFonts w:ascii="Times New Roman" w:hAnsi="Times New Roman" w:cs="Times New Roman"/>
          <w:sz w:val="20"/>
          <w:szCs w:val="20"/>
          <w:lang w:val="en-US"/>
          <w:rPrChange w:id="5490" w:author="Airat Shigapov" w:date="2021-10-27T23:08:00Z">
            <w:rPr>
              <w:ins w:id="5491" w:author="Airat Shigapov" w:date="2021-10-27T23:03:00Z"/>
              <w:rFonts w:ascii="Consolas" w:hAnsi="Consolas" w:cs="Consolas"/>
              <w:color w:val="000000"/>
              <w:sz w:val="19"/>
              <w:szCs w:val="19"/>
            </w:rPr>
          </w:rPrChange>
        </w:rPr>
      </w:pPr>
      <w:ins w:id="5492" w:author="Airat Shigapov" w:date="2021-10-27T23:03:00Z">
        <w:r w:rsidRPr="008C09BE">
          <w:rPr>
            <w:rFonts w:ascii="Times New Roman" w:hAnsi="Times New Roman" w:cs="Times New Roman"/>
            <w:sz w:val="20"/>
            <w:szCs w:val="20"/>
            <w:lang w:val="en-US"/>
            <w:rPrChange w:id="5493"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5494" w:author="Airat Shigapov" w:date="2021-10-27T23:08:00Z">
              <w:rPr>
                <w:rFonts w:ascii="Consolas" w:hAnsi="Consolas" w:cs="Consolas"/>
                <w:color w:val="FF0000"/>
                <w:sz w:val="19"/>
                <w:szCs w:val="19"/>
              </w:rPr>
            </w:rPrChange>
          </w:rPr>
          <w:t xml:space="preserve"> </w:t>
        </w:r>
        <w:proofErr w:type="spellStart"/>
        <w:r w:rsidRPr="008C09BE">
          <w:rPr>
            <w:rFonts w:ascii="Times New Roman" w:hAnsi="Times New Roman" w:cs="Times New Roman"/>
            <w:sz w:val="20"/>
            <w:szCs w:val="20"/>
            <w:lang w:val="en-US"/>
            <w:rPrChange w:id="5495" w:author="Airat Shigapov" w:date="2021-10-27T23:08:00Z">
              <w:rPr>
                <w:rFonts w:ascii="Consolas" w:hAnsi="Consolas" w:cs="Consolas"/>
                <w:color w:val="FF0000"/>
                <w:sz w:val="19"/>
                <w:szCs w:val="19"/>
              </w:rPr>
            </w:rPrChange>
          </w:rPr>
          <w:t>BorderThickness</w:t>
        </w:r>
        <w:proofErr w:type="spellEnd"/>
        <w:r w:rsidRPr="008C09BE">
          <w:rPr>
            <w:rFonts w:ascii="Times New Roman" w:hAnsi="Times New Roman" w:cs="Times New Roman"/>
            <w:sz w:val="20"/>
            <w:szCs w:val="20"/>
            <w:lang w:val="en-US"/>
            <w:rPrChange w:id="5496" w:author="Airat Shigapov" w:date="2021-10-27T23:08:00Z">
              <w:rPr>
                <w:rFonts w:ascii="Consolas" w:hAnsi="Consolas" w:cs="Consolas"/>
                <w:color w:val="0000FF"/>
                <w:sz w:val="19"/>
                <w:szCs w:val="19"/>
              </w:rPr>
            </w:rPrChange>
          </w:rPr>
          <w:t>="0.5"</w:t>
        </w:r>
      </w:ins>
    </w:p>
    <w:p w14:paraId="69B547B1" w14:textId="77777777" w:rsidR="001118C1" w:rsidRPr="008C09BE" w:rsidRDefault="001118C1" w:rsidP="001118C1">
      <w:pPr>
        <w:autoSpaceDE w:val="0"/>
        <w:autoSpaceDN w:val="0"/>
        <w:adjustRightInd w:val="0"/>
        <w:spacing w:after="0" w:line="240" w:lineRule="auto"/>
        <w:rPr>
          <w:ins w:id="5497" w:author="Airat Shigapov" w:date="2021-10-27T23:03:00Z"/>
          <w:rFonts w:ascii="Times New Roman" w:hAnsi="Times New Roman" w:cs="Times New Roman"/>
          <w:sz w:val="20"/>
          <w:szCs w:val="20"/>
          <w:lang w:val="en-US"/>
          <w:rPrChange w:id="5498" w:author="Airat Shigapov" w:date="2021-10-27T23:08:00Z">
            <w:rPr>
              <w:ins w:id="5499" w:author="Airat Shigapov" w:date="2021-10-27T23:03:00Z"/>
              <w:rFonts w:ascii="Consolas" w:hAnsi="Consolas" w:cs="Consolas"/>
              <w:color w:val="000000"/>
              <w:sz w:val="19"/>
              <w:szCs w:val="19"/>
            </w:rPr>
          </w:rPrChange>
        </w:rPr>
      </w:pPr>
      <w:ins w:id="5500" w:author="Airat Shigapov" w:date="2021-10-27T23:03:00Z">
        <w:r w:rsidRPr="008C09BE">
          <w:rPr>
            <w:rFonts w:ascii="Times New Roman" w:hAnsi="Times New Roman" w:cs="Times New Roman"/>
            <w:sz w:val="20"/>
            <w:szCs w:val="20"/>
            <w:lang w:val="en-US"/>
            <w:rPrChange w:id="5501"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5502" w:author="Airat Shigapov" w:date="2021-10-27T23:08:00Z">
              <w:rPr>
                <w:rFonts w:ascii="Consolas" w:hAnsi="Consolas" w:cs="Consolas"/>
                <w:color w:val="FF0000"/>
                <w:sz w:val="19"/>
                <w:szCs w:val="19"/>
              </w:rPr>
            </w:rPrChange>
          </w:rPr>
          <w:t xml:space="preserve"> </w:t>
        </w:r>
        <w:proofErr w:type="spellStart"/>
        <w:r w:rsidRPr="008C09BE">
          <w:rPr>
            <w:rFonts w:ascii="Times New Roman" w:hAnsi="Times New Roman" w:cs="Times New Roman"/>
            <w:sz w:val="20"/>
            <w:szCs w:val="20"/>
            <w:lang w:val="en-US"/>
            <w:rPrChange w:id="5503" w:author="Airat Shigapov" w:date="2021-10-27T23:08:00Z">
              <w:rPr>
                <w:rFonts w:ascii="Consolas" w:hAnsi="Consolas" w:cs="Consolas"/>
                <w:color w:val="FF0000"/>
                <w:sz w:val="19"/>
                <w:szCs w:val="19"/>
              </w:rPr>
            </w:rPrChange>
          </w:rPr>
          <w:t>BorderBrush</w:t>
        </w:r>
        <w:proofErr w:type="spellEnd"/>
        <w:r w:rsidRPr="008C09BE">
          <w:rPr>
            <w:rFonts w:ascii="Times New Roman" w:hAnsi="Times New Roman" w:cs="Times New Roman"/>
            <w:sz w:val="20"/>
            <w:szCs w:val="20"/>
            <w:lang w:val="en-US"/>
            <w:rPrChange w:id="5504" w:author="Airat Shigapov" w:date="2021-10-27T23:08:00Z">
              <w:rPr>
                <w:rFonts w:ascii="Consolas" w:hAnsi="Consolas" w:cs="Consolas"/>
                <w:color w:val="0000FF"/>
                <w:sz w:val="19"/>
                <w:szCs w:val="19"/>
              </w:rPr>
            </w:rPrChange>
          </w:rPr>
          <w:t>="Gray"</w:t>
        </w:r>
      </w:ins>
    </w:p>
    <w:p w14:paraId="6A8C4177" w14:textId="77777777" w:rsidR="001118C1" w:rsidRPr="008C09BE" w:rsidRDefault="001118C1" w:rsidP="001118C1">
      <w:pPr>
        <w:autoSpaceDE w:val="0"/>
        <w:autoSpaceDN w:val="0"/>
        <w:adjustRightInd w:val="0"/>
        <w:spacing w:after="0" w:line="240" w:lineRule="auto"/>
        <w:rPr>
          <w:ins w:id="5505" w:author="Airat Shigapov" w:date="2021-10-27T23:03:00Z"/>
          <w:rFonts w:ascii="Times New Roman" w:hAnsi="Times New Roman" w:cs="Times New Roman"/>
          <w:sz w:val="20"/>
          <w:szCs w:val="20"/>
          <w:lang w:val="en-US"/>
          <w:rPrChange w:id="5506" w:author="Airat Shigapov" w:date="2021-10-27T23:08:00Z">
            <w:rPr>
              <w:ins w:id="5507" w:author="Airat Shigapov" w:date="2021-10-27T23:03:00Z"/>
              <w:rFonts w:ascii="Consolas" w:hAnsi="Consolas" w:cs="Consolas"/>
              <w:color w:val="000000"/>
              <w:sz w:val="19"/>
              <w:szCs w:val="19"/>
            </w:rPr>
          </w:rPrChange>
        </w:rPr>
      </w:pPr>
      <w:ins w:id="5508" w:author="Airat Shigapov" w:date="2021-10-27T23:03:00Z">
        <w:r w:rsidRPr="008C09BE">
          <w:rPr>
            <w:rFonts w:ascii="Times New Roman" w:hAnsi="Times New Roman" w:cs="Times New Roman"/>
            <w:sz w:val="20"/>
            <w:szCs w:val="20"/>
            <w:lang w:val="en-US"/>
            <w:rPrChange w:id="5509"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5510" w:author="Airat Shigapov" w:date="2021-10-27T23:08:00Z">
              <w:rPr>
                <w:rFonts w:ascii="Consolas" w:hAnsi="Consolas" w:cs="Consolas"/>
                <w:color w:val="FF0000"/>
                <w:sz w:val="19"/>
                <w:szCs w:val="19"/>
              </w:rPr>
            </w:rPrChange>
          </w:rPr>
          <w:t xml:space="preserve"> </w:t>
        </w:r>
        <w:proofErr w:type="spellStart"/>
        <w:r w:rsidRPr="008C09BE">
          <w:rPr>
            <w:rFonts w:ascii="Times New Roman" w:hAnsi="Times New Roman" w:cs="Times New Roman"/>
            <w:sz w:val="20"/>
            <w:szCs w:val="20"/>
            <w:lang w:val="en-US"/>
            <w:rPrChange w:id="5511" w:author="Airat Shigapov" w:date="2021-10-27T23:08:00Z">
              <w:rPr>
                <w:rFonts w:ascii="Consolas" w:hAnsi="Consolas" w:cs="Consolas"/>
                <w:color w:val="FF0000"/>
                <w:sz w:val="19"/>
                <w:szCs w:val="19"/>
              </w:rPr>
            </w:rPrChange>
          </w:rPr>
          <w:t>DisplayMemberPath</w:t>
        </w:r>
        <w:proofErr w:type="spellEnd"/>
        <w:r w:rsidRPr="008C09BE">
          <w:rPr>
            <w:rFonts w:ascii="Times New Roman" w:hAnsi="Times New Roman" w:cs="Times New Roman"/>
            <w:sz w:val="20"/>
            <w:szCs w:val="20"/>
            <w:lang w:val="en-US"/>
            <w:rPrChange w:id="5512" w:author="Airat Shigapov" w:date="2021-10-27T23:08:00Z">
              <w:rPr>
                <w:rFonts w:ascii="Consolas" w:hAnsi="Consolas" w:cs="Consolas"/>
                <w:color w:val="0000FF"/>
                <w:sz w:val="19"/>
                <w:szCs w:val="19"/>
              </w:rPr>
            </w:rPrChange>
          </w:rPr>
          <w:t>="Name"</w:t>
        </w:r>
      </w:ins>
    </w:p>
    <w:p w14:paraId="21B86F37" w14:textId="77777777" w:rsidR="001118C1" w:rsidRPr="008C09BE" w:rsidRDefault="001118C1" w:rsidP="001118C1">
      <w:pPr>
        <w:autoSpaceDE w:val="0"/>
        <w:autoSpaceDN w:val="0"/>
        <w:adjustRightInd w:val="0"/>
        <w:spacing w:after="0" w:line="240" w:lineRule="auto"/>
        <w:rPr>
          <w:ins w:id="5513" w:author="Airat Shigapov" w:date="2021-10-27T23:03:00Z"/>
          <w:rFonts w:ascii="Times New Roman" w:hAnsi="Times New Roman" w:cs="Times New Roman"/>
          <w:sz w:val="20"/>
          <w:szCs w:val="20"/>
          <w:lang w:val="en-US"/>
          <w:rPrChange w:id="5514" w:author="Airat Shigapov" w:date="2021-10-27T23:08:00Z">
            <w:rPr>
              <w:ins w:id="5515" w:author="Airat Shigapov" w:date="2021-10-27T23:03:00Z"/>
              <w:rFonts w:ascii="Consolas" w:hAnsi="Consolas" w:cs="Consolas"/>
              <w:color w:val="000000"/>
              <w:sz w:val="19"/>
              <w:szCs w:val="19"/>
            </w:rPr>
          </w:rPrChange>
        </w:rPr>
      </w:pPr>
      <w:ins w:id="5516" w:author="Airat Shigapov" w:date="2021-10-27T23:03:00Z">
        <w:r w:rsidRPr="008C09BE">
          <w:rPr>
            <w:rFonts w:ascii="Times New Roman" w:hAnsi="Times New Roman" w:cs="Times New Roman"/>
            <w:sz w:val="20"/>
            <w:szCs w:val="20"/>
            <w:lang w:val="en-US"/>
            <w:rPrChange w:id="5517"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5518" w:author="Airat Shigapov" w:date="2021-10-27T23:08:00Z">
              <w:rPr>
                <w:rFonts w:ascii="Consolas" w:hAnsi="Consolas" w:cs="Consolas"/>
                <w:color w:val="FF0000"/>
                <w:sz w:val="19"/>
                <w:szCs w:val="19"/>
              </w:rPr>
            </w:rPrChange>
          </w:rPr>
          <w:t xml:space="preserve"> Background</w:t>
        </w:r>
        <w:r w:rsidRPr="008C09BE">
          <w:rPr>
            <w:rFonts w:ascii="Times New Roman" w:hAnsi="Times New Roman" w:cs="Times New Roman"/>
            <w:sz w:val="20"/>
            <w:szCs w:val="20"/>
            <w:lang w:val="en-US"/>
            <w:rPrChange w:id="5519" w:author="Airat Shigapov" w:date="2021-10-27T23:08:00Z">
              <w:rPr>
                <w:rFonts w:ascii="Consolas" w:hAnsi="Consolas" w:cs="Consolas"/>
                <w:color w:val="0000FF"/>
                <w:sz w:val="19"/>
                <w:szCs w:val="19"/>
              </w:rPr>
            </w:rPrChange>
          </w:rPr>
          <w:t>="White"</w:t>
        </w:r>
      </w:ins>
    </w:p>
    <w:p w14:paraId="3B8F438F" w14:textId="77777777" w:rsidR="001118C1" w:rsidRPr="008C09BE" w:rsidRDefault="001118C1" w:rsidP="001118C1">
      <w:pPr>
        <w:autoSpaceDE w:val="0"/>
        <w:autoSpaceDN w:val="0"/>
        <w:adjustRightInd w:val="0"/>
        <w:spacing w:after="0" w:line="240" w:lineRule="auto"/>
        <w:rPr>
          <w:ins w:id="5520" w:author="Airat Shigapov" w:date="2021-10-27T23:03:00Z"/>
          <w:rFonts w:ascii="Times New Roman" w:hAnsi="Times New Roman" w:cs="Times New Roman"/>
          <w:sz w:val="20"/>
          <w:szCs w:val="20"/>
          <w:lang w:val="en-US"/>
          <w:rPrChange w:id="5521" w:author="Airat Shigapov" w:date="2021-10-27T23:08:00Z">
            <w:rPr>
              <w:ins w:id="5522" w:author="Airat Shigapov" w:date="2021-10-27T23:03:00Z"/>
              <w:rFonts w:ascii="Consolas" w:hAnsi="Consolas" w:cs="Consolas"/>
              <w:color w:val="000000"/>
              <w:sz w:val="19"/>
              <w:szCs w:val="19"/>
            </w:rPr>
          </w:rPrChange>
        </w:rPr>
      </w:pPr>
      <w:ins w:id="5523" w:author="Airat Shigapov" w:date="2021-10-27T23:03:00Z">
        <w:r w:rsidRPr="008C09BE">
          <w:rPr>
            <w:rFonts w:ascii="Times New Roman" w:hAnsi="Times New Roman" w:cs="Times New Roman"/>
            <w:sz w:val="20"/>
            <w:szCs w:val="20"/>
            <w:lang w:val="en-US"/>
            <w:rPrChange w:id="5524"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5525" w:author="Airat Shigapov" w:date="2021-10-27T23:08:00Z">
              <w:rPr>
                <w:rFonts w:ascii="Consolas" w:hAnsi="Consolas" w:cs="Consolas"/>
                <w:color w:val="FF0000"/>
                <w:sz w:val="19"/>
                <w:szCs w:val="19"/>
              </w:rPr>
            </w:rPrChange>
          </w:rPr>
          <w:t xml:space="preserve"> Foreground</w:t>
        </w:r>
        <w:r w:rsidRPr="008C09BE">
          <w:rPr>
            <w:rFonts w:ascii="Times New Roman" w:hAnsi="Times New Roman" w:cs="Times New Roman"/>
            <w:sz w:val="20"/>
            <w:szCs w:val="20"/>
            <w:lang w:val="en-US"/>
            <w:rPrChange w:id="5526" w:author="Airat Shigapov" w:date="2021-10-27T23:08:00Z">
              <w:rPr>
                <w:rFonts w:ascii="Consolas" w:hAnsi="Consolas" w:cs="Consolas"/>
                <w:color w:val="0000FF"/>
                <w:sz w:val="19"/>
                <w:szCs w:val="19"/>
              </w:rPr>
            </w:rPrChange>
          </w:rPr>
          <w:t>="Black"</w:t>
        </w:r>
      </w:ins>
    </w:p>
    <w:p w14:paraId="021F8FBB" w14:textId="77777777" w:rsidR="001118C1" w:rsidRPr="008C09BE" w:rsidRDefault="001118C1" w:rsidP="001118C1">
      <w:pPr>
        <w:autoSpaceDE w:val="0"/>
        <w:autoSpaceDN w:val="0"/>
        <w:adjustRightInd w:val="0"/>
        <w:spacing w:after="0" w:line="240" w:lineRule="auto"/>
        <w:rPr>
          <w:ins w:id="5527" w:author="Airat Shigapov" w:date="2021-10-27T23:03:00Z"/>
          <w:rFonts w:ascii="Times New Roman" w:hAnsi="Times New Roman" w:cs="Times New Roman"/>
          <w:sz w:val="20"/>
          <w:szCs w:val="20"/>
          <w:lang w:val="en-US"/>
          <w:rPrChange w:id="5528" w:author="Airat Shigapov" w:date="2021-10-27T23:08:00Z">
            <w:rPr>
              <w:ins w:id="5529" w:author="Airat Shigapov" w:date="2021-10-27T23:03:00Z"/>
              <w:rFonts w:ascii="Consolas" w:hAnsi="Consolas" w:cs="Consolas"/>
              <w:color w:val="000000"/>
              <w:sz w:val="19"/>
              <w:szCs w:val="19"/>
            </w:rPr>
          </w:rPrChange>
        </w:rPr>
      </w:pPr>
      <w:ins w:id="5530" w:author="Airat Shigapov" w:date="2021-10-27T23:03:00Z">
        <w:r w:rsidRPr="008C09BE">
          <w:rPr>
            <w:rFonts w:ascii="Times New Roman" w:hAnsi="Times New Roman" w:cs="Times New Roman"/>
            <w:sz w:val="20"/>
            <w:szCs w:val="20"/>
            <w:lang w:val="en-US"/>
            <w:rPrChange w:id="5531"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5532" w:author="Airat Shigapov" w:date="2021-10-27T23:08:00Z">
              <w:rPr>
                <w:rFonts w:ascii="Consolas" w:hAnsi="Consolas" w:cs="Consolas"/>
                <w:color w:val="FF0000"/>
                <w:sz w:val="19"/>
                <w:szCs w:val="19"/>
              </w:rPr>
            </w:rPrChange>
          </w:rPr>
          <w:t xml:space="preserve"> </w:t>
        </w:r>
        <w:proofErr w:type="spellStart"/>
        <w:r w:rsidRPr="008C09BE">
          <w:rPr>
            <w:rFonts w:ascii="Times New Roman" w:hAnsi="Times New Roman" w:cs="Times New Roman"/>
            <w:sz w:val="20"/>
            <w:szCs w:val="20"/>
            <w:lang w:val="en-US"/>
            <w:rPrChange w:id="5533" w:author="Airat Shigapov" w:date="2021-10-27T23:08:00Z">
              <w:rPr>
                <w:rFonts w:ascii="Consolas" w:hAnsi="Consolas" w:cs="Consolas"/>
                <w:color w:val="FF0000"/>
                <w:sz w:val="19"/>
                <w:szCs w:val="19"/>
              </w:rPr>
            </w:rPrChange>
          </w:rPr>
          <w:t>FontSize</w:t>
        </w:r>
        <w:proofErr w:type="spellEnd"/>
        <w:r w:rsidRPr="008C09BE">
          <w:rPr>
            <w:rFonts w:ascii="Times New Roman" w:hAnsi="Times New Roman" w:cs="Times New Roman"/>
            <w:sz w:val="20"/>
            <w:szCs w:val="20"/>
            <w:lang w:val="en-US"/>
            <w:rPrChange w:id="5534" w:author="Airat Shigapov" w:date="2021-10-27T23:08:00Z">
              <w:rPr>
                <w:rFonts w:ascii="Consolas" w:hAnsi="Consolas" w:cs="Consolas"/>
                <w:color w:val="0000FF"/>
                <w:sz w:val="19"/>
                <w:szCs w:val="19"/>
              </w:rPr>
            </w:rPrChange>
          </w:rPr>
          <w:t>="16"</w:t>
        </w:r>
      </w:ins>
    </w:p>
    <w:p w14:paraId="0FD9B70D" w14:textId="77777777" w:rsidR="001118C1" w:rsidRPr="008C09BE" w:rsidRDefault="001118C1" w:rsidP="001118C1">
      <w:pPr>
        <w:autoSpaceDE w:val="0"/>
        <w:autoSpaceDN w:val="0"/>
        <w:adjustRightInd w:val="0"/>
        <w:spacing w:after="0" w:line="240" w:lineRule="auto"/>
        <w:rPr>
          <w:ins w:id="5535" w:author="Airat Shigapov" w:date="2021-10-27T23:03:00Z"/>
          <w:rFonts w:ascii="Times New Roman" w:hAnsi="Times New Roman" w:cs="Times New Roman"/>
          <w:sz w:val="20"/>
          <w:szCs w:val="20"/>
          <w:lang w:val="en-US"/>
          <w:rPrChange w:id="5536" w:author="Airat Shigapov" w:date="2021-10-27T23:08:00Z">
            <w:rPr>
              <w:ins w:id="5537" w:author="Airat Shigapov" w:date="2021-10-27T23:03:00Z"/>
              <w:rFonts w:ascii="Consolas" w:hAnsi="Consolas" w:cs="Consolas"/>
              <w:color w:val="000000"/>
              <w:sz w:val="19"/>
              <w:szCs w:val="19"/>
            </w:rPr>
          </w:rPrChange>
        </w:rPr>
      </w:pPr>
      <w:ins w:id="5538" w:author="Airat Shigapov" w:date="2021-10-27T23:03:00Z">
        <w:r w:rsidRPr="008C09BE">
          <w:rPr>
            <w:rFonts w:ascii="Times New Roman" w:hAnsi="Times New Roman" w:cs="Times New Roman"/>
            <w:sz w:val="20"/>
            <w:szCs w:val="20"/>
            <w:lang w:val="en-US"/>
            <w:rPrChange w:id="5539"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5540" w:author="Airat Shigapov" w:date="2021-10-27T23:08:00Z">
              <w:rPr>
                <w:rFonts w:ascii="Consolas" w:hAnsi="Consolas" w:cs="Consolas"/>
                <w:color w:val="FF0000"/>
                <w:sz w:val="19"/>
                <w:szCs w:val="19"/>
              </w:rPr>
            </w:rPrChange>
          </w:rPr>
          <w:t xml:space="preserve"> </w:t>
        </w:r>
        <w:proofErr w:type="spellStart"/>
        <w:proofErr w:type="gramStart"/>
        <w:r w:rsidRPr="008C09BE">
          <w:rPr>
            <w:rFonts w:ascii="Times New Roman" w:hAnsi="Times New Roman" w:cs="Times New Roman"/>
            <w:sz w:val="20"/>
            <w:szCs w:val="20"/>
            <w:lang w:val="en-US"/>
            <w:rPrChange w:id="5541" w:author="Airat Shigapov" w:date="2021-10-27T23:08:00Z">
              <w:rPr>
                <w:rFonts w:ascii="Consolas" w:hAnsi="Consolas" w:cs="Consolas"/>
                <w:color w:val="FF0000"/>
                <w:sz w:val="19"/>
                <w:szCs w:val="19"/>
              </w:rPr>
            </w:rPrChange>
          </w:rPr>
          <w:t>materialDesign</w:t>
        </w:r>
        <w:r w:rsidRPr="008C09BE">
          <w:rPr>
            <w:rFonts w:ascii="Times New Roman" w:hAnsi="Times New Roman" w:cs="Times New Roman"/>
            <w:sz w:val="20"/>
            <w:szCs w:val="20"/>
            <w:lang w:val="en-US"/>
            <w:rPrChange w:id="5542" w:author="Airat Shigapov" w:date="2021-10-27T23:08:00Z">
              <w:rPr>
                <w:rFonts w:ascii="Consolas" w:hAnsi="Consolas" w:cs="Consolas"/>
                <w:color w:val="0000FF"/>
                <w:sz w:val="19"/>
                <w:szCs w:val="19"/>
              </w:rPr>
            </w:rPrChange>
          </w:rPr>
          <w:t>:</w:t>
        </w:r>
        <w:r w:rsidRPr="008C09BE">
          <w:rPr>
            <w:rFonts w:ascii="Times New Roman" w:hAnsi="Times New Roman" w:cs="Times New Roman"/>
            <w:sz w:val="20"/>
            <w:szCs w:val="20"/>
            <w:lang w:val="en-US"/>
            <w:rPrChange w:id="5543" w:author="Airat Shigapov" w:date="2021-10-27T23:08:00Z">
              <w:rPr>
                <w:rFonts w:ascii="Consolas" w:hAnsi="Consolas" w:cs="Consolas"/>
                <w:color w:val="FF0000"/>
                <w:sz w:val="19"/>
                <w:szCs w:val="19"/>
              </w:rPr>
            </w:rPrChange>
          </w:rPr>
          <w:t>HintAssist.Hint</w:t>
        </w:r>
        <w:proofErr w:type="spellEnd"/>
        <w:proofErr w:type="gramEnd"/>
        <w:r w:rsidRPr="008C09BE">
          <w:rPr>
            <w:rFonts w:ascii="Times New Roman" w:hAnsi="Times New Roman" w:cs="Times New Roman"/>
            <w:sz w:val="20"/>
            <w:szCs w:val="20"/>
            <w:lang w:val="en-US"/>
            <w:rPrChange w:id="5544" w:author="Airat Shigapov" w:date="2021-10-27T23:08:00Z">
              <w:rPr>
                <w:rFonts w:ascii="Consolas" w:hAnsi="Consolas" w:cs="Consolas"/>
                <w:color w:val="0000FF"/>
                <w:sz w:val="19"/>
                <w:szCs w:val="19"/>
              </w:rPr>
            </w:rPrChange>
          </w:rPr>
          <w:t>="</w:t>
        </w:r>
        <w:r w:rsidRPr="008C09BE">
          <w:rPr>
            <w:rFonts w:ascii="Times New Roman" w:hAnsi="Times New Roman" w:cs="Times New Roman"/>
            <w:sz w:val="20"/>
            <w:szCs w:val="20"/>
            <w:rPrChange w:id="5545" w:author="Airat Shigapov" w:date="2021-10-27T23:08:00Z">
              <w:rPr>
                <w:rFonts w:ascii="Consolas" w:hAnsi="Consolas" w:cs="Consolas"/>
                <w:color w:val="0000FF"/>
                <w:sz w:val="19"/>
                <w:szCs w:val="19"/>
              </w:rPr>
            </w:rPrChange>
          </w:rPr>
          <w:t>Подкатегория</w:t>
        </w:r>
        <w:r w:rsidRPr="008C09BE">
          <w:rPr>
            <w:rFonts w:ascii="Times New Roman" w:hAnsi="Times New Roman" w:cs="Times New Roman"/>
            <w:sz w:val="20"/>
            <w:szCs w:val="20"/>
            <w:lang w:val="en-US"/>
            <w:rPrChange w:id="5546" w:author="Airat Shigapov" w:date="2021-10-27T23:08:00Z">
              <w:rPr>
                <w:rFonts w:ascii="Consolas" w:hAnsi="Consolas" w:cs="Consolas"/>
                <w:color w:val="0000FF"/>
                <w:sz w:val="19"/>
                <w:szCs w:val="19"/>
              </w:rPr>
            </w:rPrChange>
          </w:rPr>
          <w:t>" &gt;</w:t>
        </w:r>
      </w:ins>
    </w:p>
    <w:p w14:paraId="2E503775" w14:textId="77777777" w:rsidR="001118C1" w:rsidRPr="008C09BE" w:rsidRDefault="001118C1" w:rsidP="001118C1">
      <w:pPr>
        <w:autoSpaceDE w:val="0"/>
        <w:autoSpaceDN w:val="0"/>
        <w:adjustRightInd w:val="0"/>
        <w:spacing w:after="0" w:line="240" w:lineRule="auto"/>
        <w:rPr>
          <w:ins w:id="5547" w:author="Airat Shigapov" w:date="2021-10-27T23:03:00Z"/>
          <w:rFonts w:ascii="Times New Roman" w:hAnsi="Times New Roman" w:cs="Times New Roman"/>
          <w:sz w:val="20"/>
          <w:szCs w:val="20"/>
          <w:lang w:val="en-US"/>
          <w:rPrChange w:id="5548" w:author="Airat Shigapov" w:date="2021-10-27T23:08:00Z">
            <w:rPr>
              <w:ins w:id="5549" w:author="Airat Shigapov" w:date="2021-10-27T23:03:00Z"/>
              <w:rFonts w:ascii="Consolas" w:hAnsi="Consolas" w:cs="Consolas"/>
              <w:color w:val="000000"/>
              <w:sz w:val="19"/>
              <w:szCs w:val="19"/>
            </w:rPr>
          </w:rPrChange>
        </w:rPr>
      </w:pPr>
      <w:ins w:id="5550" w:author="Airat Shigapov" w:date="2021-10-27T23:03:00Z">
        <w:r w:rsidRPr="008C09BE">
          <w:rPr>
            <w:rFonts w:ascii="Times New Roman" w:hAnsi="Times New Roman" w:cs="Times New Roman"/>
            <w:sz w:val="20"/>
            <w:szCs w:val="20"/>
            <w:lang w:val="en-US"/>
            <w:rPrChange w:id="5551"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5552" w:author="Airat Shigapov" w:date="2021-10-27T23:08:00Z">
              <w:rPr>
                <w:rFonts w:ascii="Consolas" w:hAnsi="Consolas" w:cs="Consolas"/>
                <w:color w:val="0000FF"/>
                <w:sz w:val="19"/>
                <w:szCs w:val="19"/>
              </w:rPr>
            </w:rPrChange>
          </w:rPr>
          <w:t>&lt;/</w:t>
        </w:r>
        <w:proofErr w:type="spellStart"/>
        <w:r w:rsidRPr="008C09BE">
          <w:rPr>
            <w:rFonts w:ascii="Times New Roman" w:hAnsi="Times New Roman" w:cs="Times New Roman"/>
            <w:sz w:val="20"/>
            <w:szCs w:val="20"/>
            <w:lang w:val="en-US"/>
            <w:rPrChange w:id="5553" w:author="Airat Shigapov" w:date="2021-10-27T23:08:00Z">
              <w:rPr>
                <w:rFonts w:ascii="Consolas" w:hAnsi="Consolas" w:cs="Consolas"/>
                <w:color w:val="A31515"/>
                <w:sz w:val="19"/>
                <w:szCs w:val="19"/>
              </w:rPr>
            </w:rPrChange>
          </w:rPr>
          <w:t>ComboBox</w:t>
        </w:r>
        <w:proofErr w:type="spellEnd"/>
        <w:r w:rsidRPr="008C09BE">
          <w:rPr>
            <w:rFonts w:ascii="Times New Roman" w:hAnsi="Times New Roman" w:cs="Times New Roman"/>
            <w:sz w:val="20"/>
            <w:szCs w:val="20"/>
            <w:lang w:val="en-US"/>
            <w:rPrChange w:id="5554" w:author="Airat Shigapov" w:date="2021-10-27T23:08:00Z">
              <w:rPr>
                <w:rFonts w:ascii="Consolas" w:hAnsi="Consolas" w:cs="Consolas"/>
                <w:color w:val="0000FF"/>
                <w:sz w:val="19"/>
                <w:szCs w:val="19"/>
              </w:rPr>
            </w:rPrChange>
          </w:rPr>
          <w:t>&gt;</w:t>
        </w:r>
      </w:ins>
    </w:p>
    <w:p w14:paraId="566C43CB" w14:textId="77777777" w:rsidR="001118C1" w:rsidRPr="008C09BE" w:rsidRDefault="001118C1" w:rsidP="001118C1">
      <w:pPr>
        <w:autoSpaceDE w:val="0"/>
        <w:autoSpaceDN w:val="0"/>
        <w:adjustRightInd w:val="0"/>
        <w:spacing w:after="0" w:line="240" w:lineRule="auto"/>
        <w:rPr>
          <w:ins w:id="5555" w:author="Airat Shigapov" w:date="2021-10-27T23:03:00Z"/>
          <w:rFonts w:ascii="Times New Roman" w:hAnsi="Times New Roman" w:cs="Times New Roman"/>
          <w:sz w:val="20"/>
          <w:szCs w:val="20"/>
          <w:lang w:val="en-US"/>
          <w:rPrChange w:id="5556" w:author="Airat Shigapov" w:date="2021-10-27T23:08:00Z">
            <w:rPr>
              <w:ins w:id="5557" w:author="Airat Shigapov" w:date="2021-10-27T23:03:00Z"/>
              <w:rFonts w:ascii="Consolas" w:hAnsi="Consolas" w:cs="Consolas"/>
              <w:color w:val="000000"/>
              <w:sz w:val="19"/>
              <w:szCs w:val="19"/>
            </w:rPr>
          </w:rPrChange>
        </w:rPr>
      </w:pPr>
      <w:ins w:id="5558" w:author="Airat Shigapov" w:date="2021-10-27T23:03:00Z">
        <w:r w:rsidRPr="008C09BE">
          <w:rPr>
            <w:rFonts w:ascii="Times New Roman" w:hAnsi="Times New Roman" w:cs="Times New Roman"/>
            <w:sz w:val="20"/>
            <w:szCs w:val="20"/>
            <w:lang w:val="en-US"/>
            <w:rPrChange w:id="5559"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5560" w:author="Airat Shigapov" w:date="2021-10-27T23:08:00Z">
              <w:rPr>
                <w:rFonts w:ascii="Consolas" w:hAnsi="Consolas" w:cs="Consolas"/>
                <w:color w:val="0000FF"/>
                <w:sz w:val="19"/>
                <w:szCs w:val="19"/>
              </w:rPr>
            </w:rPrChange>
          </w:rPr>
          <w:t>&lt;</w:t>
        </w:r>
        <w:proofErr w:type="spellStart"/>
        <w:r w:rsidRPr="008C09BE">
          <w:rPr>
            <w:rFonts w:ascii="Times New Roman" w:hAnsi="Times New Roman" w:cs="Times New Roman"/>
            <w:sz w:val="20"/>
            <w:szCs w:val="20"/>
            <w:lang w:val="en-US"/>
            <w:rPrChange w:id="5561" w:author="Airat Shigapov" w:date="2021-10-27T23:08:00Z">
              <w:rPr>
                <w:rFonts w:ascii="Consolas" w:hAnsi="Consolas" w:cs="Consolas"/>
                <w:color w:val="A31515"/>
                <w:sz w:val="19"/>
                <w:szCs w:val="19"/>
              </w:rPr>
            </w:rPrChange>
          </w:rPr>
          <w:t>TextBlock</w:t>
        </w:r>
        <w:proofErr w:type="spellEnd"/>
        <w:r w:rsidRPr="008C09BE">
          <w:rPr>
            <w:rFonts w:ascii="Times New Roman" w:hAnsi="Times New Roman" w:cs="Times New Roman"/>
            <w:sz w:val="20"/>
            <w:szCs w:val="20"/>
            <w:lang w:val="en-US"/>
            <w:rPrChange w:id="5562" w:author="Airat Shigapov" w:date="2021-10-27T23:08:00Z">
              <w:rPr>
                <w:rFonts w:ascii="Consolas" w:hAnsi="Consolas" w:cs="Consolas"/>
                <w:color w:val="FF0000"/>
                <w:sz w:val="19"/>
                <w:szCs w:val="19"/>
              </w:rPr>
            </w:rPrChange>
          </w:rPr>
          <w:t xml:space="preserve"> </w:t>
        </w:r>
        <w:proofErr w:type="gramStart"/>
        <w:r w:rsidRPr="008C09BE">
          <w:rPr>
            <w:rFonts w:ascii="Times New Roman" w:hAnsi="Times New Roman" w:cs="Times New Roman"/>
            <w:sz w:val="20"/>
            <w:szCs w:val="20"/>
            <w:lang w:val="en-US"/>
            <w:rPrChange w:id="5563" w:author="Airat Shigapov" w:date="2021-10-27T23:08:00Z">
              <w:rPr>
                <w:rFonts w:ascii="Consolas" w:hAnsi="Consolas" w:cs="Consolas"/>
                <w:color w:val="FF0000"/>
                <w:sz w:val="19"/>
                <w:szCs w:val="19"/>
              </w:rPr>
            </w:rPrChange>
          </w:rPr>
          <w:t>x</w:t>
        </w:r>
        <w:r w:rsidRPr="008C09BE">
          <w:rPr>
            <w:rFonts w:ascii="Times New Roman" w:hAnsi="Times New Roman" w:cs="Times New Roman"/>
            <w:sz w:val="20"/>
            <w:szCs w:val="20"/>
            <w:lang w:val="en-US"/>
            <w:rPrChange w:id="5564" w:author="Airat Shigapov" w:date="2021-10-27T23:08:00Z">
              <w:rPr>
                <w:rFonts w:ascii="Consolas" w:hAnsi="Consolas" w:cs="Consolas"/>
                <w:color w:val="0000FF"/>
                <w:sz w:val="19"/>
                <w:szCs w:val="19"/>
              </w:rPr>
            </w:rPrChange>
          </w:rPr>
          <w:t>:</w:t>
        </w:r>
        <w:r w:rsidRPr="008C09BE">
          <w:rPr>
            <w:rFonts w:ascii="Times New Roman" w:hAnsi="Times New Roman" w:cs="Times New Roman"/>
            <w:sz w:val="20"/>
            <w:szCs w:val="20"/>
            <w:lang w:val="en-US"/>
            <w:rPrChange w:id="5565" w:author="Airat Shigapov" w:date="2021-10-27T23:08:00Z">
              <w:rPr>
                <w:rFonts w:ascii="Consolas" w:hAnsi="Consolas" w:cs="Consolas"/>
                <w:color w:val="FF0000"/>
                <w:sz w:val="19"/>
                <w:szCs w:val="19"/>
              </w:rPr>
            </w:rPrChange>
          </w:rPr>
          <w:t>Name</w:t>
        </w:r>
        <w:proofErr w:type="gramEnd"/>
        <w:r w:rsidRPr="008C09BE">
          <w:rPr>
            <w:rFonts w:ascii="Times New Roman" w:hAnsi="Times New Roman" w:cs="Times New Roman"/>
            <w:sz w:val="20"/>
            <w:szCs w:val="20"/>
            <w:lang w:val="en-US"/>
            <w:rPrChange w:id="5566" w:author="Airat Shigapov" w:date="2021-10-27T23:08:00Z">
              <w:rPr>
                <w:rFonts w:ascii="Consolas" w:hAnsi="Consolas" w:cs="Consolas"/>
                <w:color w:val="0000FF"/>
                <w:sz w:val="19"/>
                <w:szCs w:val="19"/>
              </w:rPr>
            </w:rPrChange>
          </w:rPr>
          <w:t>="WarName"</w:t>
        </w:r>
      </w:ins>
    </w:p>
    <w:p w14:paraId="127196BE" w14:textId="77777777" w:rsidR="001118C1" w:rsidRPr="008C09BE" w:rsidRDefault="001118C1" w:rsidP="001118C1">
      <w:pPr>
        <w:autoSpaceDE w:val="0"/>
        <w:autoSpaceDN w:val="0"/>
        <w:adjustRightInd w:val="0"/>
        <w:spacing w:after="0" w:line="240" w:lineRule="auto"/>
        <w:rPr>
          <w:ins w:id="5567" w:author="Airat Shigapov" w:date="2021-10-27T23:03:00Z"/>
          <w:rFonts w:ascii="Times New Roman" w:hAnsi="Times New Roman" w:cs="Times New Roman"/>
          <w:sz w:val="20"/>
          <w:szCs w:val="20"/>
          <w:lang w:val="en-US"/>
          <w:rPrChange w:id="5568" w:author="Airat Shigapov" w:date="2021-10-27T23:08:00Z">
            <w:rPr>
              <w:ins w:id="5569" w:author="Airat Shigapov" w:date="2021-10-27T23:03:00Z"/>
              <w:rFonts w:ascii="Consolas" w:hAnsi="Consolas" w:cs="Consolas"/>
              <w:color w:val="000000"/>
              <w:sz w:val="19"/>
              <w:szCs w:val="19"/>
            </w:rPr>
          </w:rPrChange>
        </w:rPr>
      </w:pPr>
      <w:ins w:id="5570" w:author="Airat Shigapov" w:date="2021-10-27T23:03:00Z">
        <w:r w:rsidRPr="008C09BE">
          <w:rPr>
            <w:rFonts w:ascii="Times New Roman" w:hAnsi="Times New Roman" w:cs="Times New Roman"/>
            <w:sz w:val="20"/>
            <w:szCs w:val="20"/>
            <w:lang w:val="en-US"/>
            <w:rPrChange w:id="5571"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5572" w:author="Airat Shigapov" w:date="2021-10-27T23:08:00Z">
              <w:rPr>
                <w:rFonts w:ascii="Consolas" w:hAnsi="Consolas" w:cs="Consolas"/>
                <w:color w:val="FF0000"/>
                <w:sz w:val="19"/>
                <w:szCs w:val="19"/>
              </w:rPr>
            </w:rPrChange>
          </w:rPr>
          <w:t xml:space="preserve"> Visibility</w:t>
        </w:r>
        <w:r w:rsidRPr="008C09BE">
          <w:rPr>
            <w:rFonts w:ascii="Times New Roman" w:hAnsi="Times New Roman" w:cs="Times New Roman"/>
            <w:sz w:val="20"/>
            <w:szCs w:val="20"/>
            <w:lang w:val="en-US"/>
            <w:rPrChange w:id="5573" w:author="Airat Shigapov" w:date="2021-10-27T23:08:00Z">
              <w:rPr>
                <w:rFonts w:ascii="Consolas" w:hAnsi="Consolas" w:cs="Consolas"/>
                <w:color w:val="0000FF"/>
                <w:sz w:val="19"/>
                <w:szCs w:val="19"/>
              </w:rPr>
            </w:rPrChange>
          </w:rPr>
          <w:t>="Hidden"</w:t>
        </w:r>
      </w:ins>
    </w:p>
    <w:p w14:paraId="2AB0C241" w14:textId="77777777" w:rsidR="001118C1" w:rsidRPr="008C09BE" w:rsidRDefault="001118C1" w:rsidP="001118C1">
      <w:pPr>
        <w:autoSpaceDE w:val="0"/>
        <w:autoSpaceDN w:val="0"/>
        <w:adjustRightInd w:val="0"/>
        <w:spacing w:after="0" w:line="240" w:lineRule="auto"/>
        <w:rPr>
          <w:ins w:id="5574" w:author="Airat Shigapov" w:date="2021-10-27T23:03:00Z"/>
          <w:rFonts w:ascii="Times New Roman" w:hAnsi="Times New Roman" w:cs="Times New Roman"/>
          <w:sz w:val="20"/>
          <w:szCs w:val="20"/>
          <w:lang w:val="en-US"/>
          <w:rPrChange w:id="5575" w:author="Airat Shigapov" w:date="2021-10-27T23:08:00Z">
            <w:rPr>
              <w:ins w:id="5576" w:author="Airat Shigapov" w:date="2021-10-27T23:03:00Z"/>
              <w:rFonts w:ascii="Consolas" w:hAnsi="Consolas" w:cs="Consolas"/>
              <w:color w:val="000000"/>
              <w:sz w:val="19"/>
              <w:szCs w:val="19"/>
            </w:rPr>
          </w:rPrChange>
        </w:rPr>
      </w:pPr>
      <w:ins w:id="5577" w:author="Airat Shigapov" w:date="2021-10-27T23:03:00Z">
        <w:r w:rsidRPr="008C09BE">
          <w:rPr>
            <w:rFonts w:ascii="Times New Roman" w:hAnsi="Times New Roman" w:cs="Times New Roman"/>
            <w:sz w:val="20"/>
            <w:szCs w:val="20"/>
            <w:lang w:val="en-US"/>
            <w:rPrChange w:id="5578"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5579" w:author="Airat Shigapov" w:date="2021-10-27T23:08:00Z">
              <w:rPr>
                <w:rFonts w:ascii="Consolas" w:hAnsi="Consolas" w:cs="Consolas"/>
                <w:color w:val="FF0000"/>
                <w:sz w:val="19"/>
                <w:szCs w:val="19"/>
              </w:rPr>
            </w:rPrChange>
          </w:rPr>
          <w:t xml:space="preserve"> Text</w:t>
        </w:r>
        <w:r w:rsidRPr="008C09BE">
          <w:rPr>
            <w:rFonts w:ascii="Times New Roman" w:hAnsi="Times New Roman" w:cs="Times New Roman"/>
            <w:sz w:val="20"/>
            <w:szCs w:val="20"/>
            <w:lang w:val="en-US"/>
            <w:rPrChange w:id="5580" w:author="Airat Shigapov" w:date="2021-10-27T23:08:00Z">
              <w:rPr>
                <w:rFonts w:ascii="Consolas" w:hAnsi="Consolas" w:cs="Consolas"/>
                <w:color w:val="0000FF"/>
                <w:sz w:val="19"/>
                <w:szCs w:val="19"/>
              </w:rPr>
            </w:rPrChange>
          </w:rPr>
          <w:t>="</w:t>
        </w:r>
        <w:r w:rsidRPr="008C09BE">
          <w:rPr>
            <w:rFonts w:ascii="Times New Roman" w:hAnsi="Times New Roman" w:cs="Times New Roman"/>
            <w:sz w:val="20"/>
            <w:szCs w:val="20"/>
            <w:rPrChange w:id="5581" w:author="Airat Shigapov" w:date="2021-10-27T23:08:00Z">
              <w:rPr>
                <w:rFonts w:ascii="Consolas" w:hAnsi="Consolas" w:cs="Consolas"/>
                <w:color w:val="0000FF"/>
                <w:sz w:val="19"/>
                <w:szCs w:val="19"/>
              </w:rPr>
            </w:rPrChange>
          </w:rPr>
          <w:t>Поле</w:t>
        </w:r>
        <w:r w:rsidRPr="008C09BE">
          <w:rPr>
            <w:rFonts w:ascii="Times New Roman" w:hAnsi="Times New Roman" w:cs="Times New Roman"/>
            <w:sz w:val="20"/>
            <w:szCs w:val="20"/>
            <w:lang w:val="en-US"/>
            <w:rPrChange w:id="5582" w:author="Airat Shigapov" w:date="2021-10-27T23:08:00Z">
              <w:rPr>
                <w:rFonts w:ascii="Consolas" w:hAnsi="Consolas" w:cs="Consolas"/>
                <w:color w:val="0000FF"/>
                <w:sz w:val="19"/>
                <w:szCs w:val="19"/>
              </w:rPr>
            </w:rPrChange>
          </w:rPr>
          <w:t xml:space="preserve"> </w:t>
        </w:r>
        <w:r w:rsidRPr="008C09BE">
          <w:rPr>
            <w:rFonts w:ascii="Times New Roman" w:hAnsi="Times New Roman" w:cs="Times New Roman"/>
            <w:sz w:val="20"/>
            <w:szCs w:val="20"/>
            <w:rPrChange w:id="5583" w:author="Airat Shigapov" w:date="2021-10-27T23:08:00Z">
              <w:rPr>
                <w:rFonts w:ascii="Consolas" w:hAnsi="Consolas" w:cs="Consolas"/>
                <w:color w:val="0000FF"/>
                <w:sz w:val="19"/>
                <w:szCs w:val="19"/>
              </w:rPr>
            </w:rPrChange>
          </w:rPr>
          <w:t>не</w:t>
        </w:r>
        <w:r w:rsidRPr="008C09BE">
          <w:rPr>
            <w:rFonts w:ascii="Times New Roman" w:hAnsi="Times New Roman" w:cs="Times New Roman"/>
            <w:sz w:val="20"/>
            <w:szCs w:val="20"/>
            <w:lang w:val="en-US"/>
            <w:rPrChange w:id="5584" w:author="Airat Shigapov" w:date="2021-10-27T23:08:00Z">
              <w:rPr>
                <w:rFonts w:ascii="Consolas" w:hAnsi="Consolas" w:cs="Consolas"/>
                <w:color w:val="0000FF"/>
                <w:sz w:val="19"/>
                <w:szCs w:val="19"/>
              </w:rPr>
            </w:rPrChange>
          </w:rPr>
          <w:t xml:space="preserve"> </w:t>
        </w:r>
        <w:r w:rsidRPr="008C09BE">
          <w:rPr>
            <w:rFonts w:ascii="Times New Roman" w:hAnsi="Times New Roman" w:cs="Times New Roman"/>
            <w:sz w:val="20"/>
            <w:szCs w:val="20"/>
            <w:rPrChange w:id="5585" w:author="Airat Shigapov" w:date="2021-10-27T23:08:00Z">
              <w:rPr>
                <w:rFonts w:ascii="Consolas" w:hAnsi="Consolas" w:cs="Consolas"/>
                <w:color w:val="0000FF"/>
                <w:sz w:val="19"/>
                <w:szCs w:val="19"/>
              </w:rPr>
            </w:rPrChange>
          </w:rPr>
          <w:t>заполнено</w:t>
        </w:r>
        <w:r w:rsidRPr="008C09BE">
          <w:rPr>
            <w:rFonts w:ascii="Times New Roman" w:hAnsi="Times New Roman" w:cs="Times New Roman"/>
            <w:sz w:val="20"/>
            <w:szCs w:val="20"/>
            <w:lang w:val="en-US"/>
            <w:rPrChange w:id="5586" w:author="Airat Shigapov" w:date="2021-10-27T23:08:00Z">
              <w:rPr>
                <w:rFonts w:ascii="Consolas" w:hAnsi="Consolas" w:cs="Consolas"/>
                <w:color w:val="0000FF"/>
                <w:sz w:val="19"/>
                <w:szCs w:val="19"/>
              </w:rPr>
            </w:rPrChange>
          </w:rPr>
          <w:t>"</w:t>
        </w:r>
        <w:r w:rsidRPr="008C09BE">
          <w:rPr>
            <w:rFonts w:ascii="Times New Roman" w:hAnsi="Times New Roman" w:cs="Times New Roman"/>
            <w:sz w:val="20"/>
            <w:szCs w:val="20"/>
            <w:lang w:val="en-US"/>
            <w:rPrChange w:id="5587" w:author="Airat Shigapov" w:date="2021-10-27T23:08:00Z">
              <w:rPr>
                <w:rFonts w:ascii="Consolas" w:hAnsi="Consolas" w:cs="Consolas"/>
                <w:color w:val="000000"/>
                <w:sz w:val="19"/>
                <w:szCs w:val="19"/>
              </w:rPr>
            </w:rPrChange>
          </w:rPr>
          <w:t xml:space="preserve"> </w:t>
        </w:r>
      </w:ins>
    </w:p>
    <w:p w14:paraId="5A18F92D" w14:textId="77777777" w:rsidR="001118C1" w:rsidRPr="008C09BE" w:rsidRDefault="001118C1" w:rsidP="001118C1">
      <w:pPr>
        <w:autoSpaceDE w:val="0"/>
        <w:autoSpaceDN w:val="0"/>
        <w:adjustRightInd w:val="0"/>
        <w:spacing w:after="0" w:line="240" w:lineRule="auto"/>
        <w:rPr>
          <w:ins w:id="5588" w:author="Airat Shigapov" w:date="2021-10-27T23:03:00Z"/>
          <w:rFonts w:ascii="Times New Roman" w:hAnsi="Times New Roman" w:cs="Times New Roman"/>
          <w:sz w:val="20"/>
          <w:szCs w:val="20"/>
          <w:lang w:val="en-US"/>
          <w:rPrChange w:id="5589" w:author="Airat Shigapov" w:date="2021-10-27T23:08:00Z">
            <w:rPr>
              <w:ins w:id="5590" w:author="Airat Shigapov" w:date="2021-10-27T23:03:00Z"/>
              <w:rFonts w:ascii="Consolas" w:hAnsi="Consolas" w:cs="Consolas"/>
              <w:color w:val="000000"/>
              <w:sz w:val="19"/>
              <w:szCs w:val="19"/>
            </w:rPr>
          </w:rPrChange>
        </w:rPr>
      </w:pPr>
      <w:ins w:id="5591" w:author="Airat Shigapov" w:date="2021-10-27T23:03:00Z">
        <w:r w:rsidRPr="008C09BE">
          <w:rPr>
            <w:rFonts w:ascii="Times New Roman" w:hAnsi="Times New Roman" w:cs="Times New Roman"/>
            <w:sz w:val="20"/>
            <w:szCs w:val="20"/>
            <w:lang w:val="en-US"/>
            <w:rPrChange w:id="5592"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5593" w:author="Airat Shigapov" w:date="2021-10-27T23:08:00Z">
              <w:rPr>
                <w:rFonts w:ascii="Consolas" w:hAnsi="Consolas" w:cs="Consolas"/>
                <w:color w:val="FF0000"/>
                <w:sz w:val="19"/>
                <w:szCs w:val="19"/>
              </w:rPr>
            </w:rPrChange>
          </w:rPr>
          <w:t xml:space="preserve"> Foreground</w:t>
        </w:r>
        <w:r w:rsidRPr="008C09BE">
          <w:rPr>
            <w:rFonts w:ascii="Times New Roman" w:hAnsi="Times New Roman" w:cs="Times New Roman"/>
            <w:sz w:val="20"/>
            <w:szCs w:val="20"/>
            <w:lang w:val="en-US"/>
            <w:rPrChange w:id="5594" w:author="Airat Shigapov" w:date="2021-10-27T23:08:00Z">
              <w:rPr>
                <w:rFonts w:ascii="Consolas" w:hAnsi="Consolas" w:cs="Consolas"/>
                <w:color w:val="0000FF"/>
                <w:sz w:val="19"/>
                <w:szCs w:val="19"/>
              </w:rPr>
            </w:rPrChange>
          </w:rPr>
          <w:t>="Red"</w:t>
        </w:r>
        <w:r w:rsidRPr="008C09BE">
          <w:rPr>
            <w:rFonts w:ascii="Times New Roman" w:hAnsi="Times New Roman" w:cs="Times New Roman"/>
            <w:sz w:val="20"/>
            <w:szCs w:val="20"/>
            <w:lang w:val="en-US"/>
            <w:rPrChange w:id="5595" w:author="Airat Shigapov" w:date="2021-10-27T23:08:00Z">
              <w:rPr>
                <w:rFonts w:ascii="Consolas" w:hAnsi="Consolas" w:cs="Consolas"/>
                <w:color w:val="000000"/>
                <w:sz w:val="19"/>
                <w:szCs w:val="19"/>
              </w:rPr>
            </w:rPrChange>
          </w:rPr>
          <w:t xml:space="preserve"> </w:t>
        </w:r>
      </w:ins>
    </w:p>
    <w:p w14:paraId="0B1C0AB8" w14:textId="77777777" w:rsidR="001118C1" w:rsidRPr="008C09BE" w:rsidRDefault="001118C1" w:rsidP="001118C1">
      <w:pPr>
        <w:autoSpaceDE w:val="0"/>
        <w:autoSpaceDN w:val="0"/>
        <w:adjustRightInd w:val="0"/>
        <w:spacing w:after="0" w:line="240" w:lineRule="auto"/>
        <w:rPr>
          <w:ins w:id="5596" w:author="Airat Shigapov" w:date="2021-10-27T23:03:00Z"/>
          <w:rFonts w:ascii="Times New Roman" w:hAnsi="Times New Roman" w:cs="Times New Roman"/>
          <w:sz w:val="20"/>
          <w:szCs w:val="20"/>
          <w:lang w:val="en-US"/>
          <w:rPrChange w:id="5597" w:author="Airat Shigapov" w:date="2021-10-27T23:08:00Z">
            <w:rPr>
              <w:ins w:id="5598" w:author="Airat Shigapov" w:date="2021-10-27T23:03:00Z"/>
              <w:rFonts w:ascii="Consolas" w:hAnsi="Consolas" w:cs="Consolas"/>
              <w:color w:val="000000"/>
              <w:sz w:val="19"/>
              <w:szCs w:val="19"/>
            </w:rPr>
          </w:rPrChange>
        </w:rPr>
      </w:pPr>
      <w:ins w:id="5599" w:author="Airat Shigapov" w:date="2021-10-27T23:03:00Z">
        <w:r w:rsidRPr="008C09BE">
          <w:rPr>
            <w:rFonts w:ascii="Times New Roman" w:hAnsi="Times New Roman" w:cs="Times New Roman"/>
            <w:sz w:val="20"/>
            <w:szCs w:val="20"/>
            <w:lang w:val="en-US"/>
            <w:rPrChange w:id="5600"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5601" w:author="Airat Shigapov" w:date="2021-10-27T23:08:00Z">
              <w:rPr>
                <w:rFonts w:ascii="Consolas" w:hAnsi="Consolas" w:cs="Consolas"/>
                <w:color w:val="FF0000"/>
                <w:sz w:val="19"/>
                <w:szCs w:val="19"/>
              </w:rPr>
            </w:rPrChange>
          </w:rPr>
          <w:t xml:space="preserve"> </w:t>
        </w:r>
        <w:proofErr w:type="spellStart"/>
        <w:r w:rsidRPr="008C09BE">
          <w:rPr>
            <w:rFonts w:ascii="Times New Roman" w:hAnsi="Times New Roman" w:cs="Times New Roman"/>
            <w:sz w:val="20"/>
            <w:szCs w:val="20"/>
            <w:lang w:val="en-US"/>
            <w:rPrChange w:id="5602" w:author="Airat Shigapov" w:date="2021-10-27T23:08:00Z">
              <w:rPr>
                <w:rFonts w:ascii="Consolas" w:hAnsi="Consolas" w:cs="Consolas"/>
                <w:color w:val="FF0000"/>
                <w:sz w:val="19"/>
                <w:szCs w:val="19"/>
              </w:rPr>
            </w:rPrChange>
          </w:rPr>
          <w:t>FontSize</w:t>
        </w:r>
        <w:proofErr w:type="spellEnd"/>
        <w:r w:rsidRPr="008C09BE">
          <w:rPr>
            <w:rFonts w:ascii="Times New Roman" w:hAnsi="Times New Roman" w:cs="Times New Roman"/>
            <w:sz w:val="20"/>
            <w:szCs w:val="20"/>
            <w:lang w:val="en-US"/>
            <w:rPrChange w:id="5603" w:author="Airat Shigapov" w:date="2021-10-27T23:08:00Z">
              <w:rPr>
                <w:rFonts w:ascii="Consolas" w:hAnsi="Consolas" w:cs="Consolas"/>
                <w:color w:val="0000FF"/>
                <w:sz w:val="19"/>
                <w:szCs w:val="19"/>
              </w:rPr>
            </w:rPrChange>
          </w:rPr>
          <w:t>="11"/&gt;</w:t>
        </w:r>
      </w:ins>
    </w:p>
    <w:p w14:paraId="4DD3E060" w14:textId="77777777" w:rsidR="001118C1" w:rsidRPr="008C09BE" w:rsidRDefault="001118C1" w:rsidP="001118C1">
      <w:pPr>
        <w:autoSpaceDE w:val="0"/>
        <w:autoSpaceDN w:val="0"/>
        <w:adjustRightInd w:val="0"/>
        <w:spacing w:after="0" w:line="240" w:lineRule="auto"/>
        <w:rPr>
          <w:ins w:id="5604" w:author="Airat Shigapov" w:date="2021-10-27T23:03:00Z"/>
          <w:rFonts w:ascii="Times New Roman" w:hAnsi="Times New Roman" w:cs="Times New Roman"/>
          <w:sz w:val="20"/>
          <w:szCs w:val="20"/>
          <w:lang w:val="en-US"/>
          <w:rPrChange w:id="5605" w:author="Airat Shigapov" w:date="2021-10-27T23:08:00Z">
            <w:rPr>
              <w:ins w:id="5606" w:author="Airat Shigapov" w:date="2021-10-27T23:03:00Z"/>
              <w:rFonts w:ascii="Consolas" w:hAnsi="Consolas" w:cs="Consolas"/>
              <w:color w:val="000000"/>
              <w:sz w:val="19"/>
              <w:szCs w:val="19"/>
            </w:rPr>
          </w:rPrChange>
        </w:rPr>
      </w:pPr>
      <w:ins w:id="5607" w:author="Airat Shigapov" w:date="2021-10-27T23:03:00Z">
        <w:r w:rsidRPr="008C09BE">
          <w:rPr>
            <w:rFonts w:ascii="Times New Roman" w:hAnsi="Times New Roman" w:cs="Times New Roman"/>
            <w:sz w:val="20"/>
            <w:szCs w:val="20"/>
            <w:lang w:val="en-US"/>
            <w:rPrChange w:id="5608"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5609" w:author="Airat Shigapov" w:date="2021-10-27T23:08:00Z">
              <w:rPr>
                <w:rFonts w:ascii="Consolas" w:hAnsi="Consolas" w:cs="Consolas"/>
                <w:color w:val="0000FF"/>
                <w:sz w:val="19"/>
                <w:szCs w:val="19"/>
              </w:rPr>
            </w:rPrChange>
          </w:rPr>
          <w:t>&lt;</w:t>
        </w:r>
        <w:r w:rsidRPr="008C09BE">
          <w:rPr>
            <w:rFonts w:ascii="Times New Roman" w:hAnsi="Times New Roman" w:cs="Times New Roman"/>
            <w:sz w:val="20"/>
            <w:szCs w:val="20"/>
            <w:lang w:val="en-US"/>
            <w:rPrChange w:id="5610" w:author="Airat Shigapov" w:date="2021-10-27T23:08:00Z">
              <w:rPr>
                <w:rFonts w:ascii="Consolas" w:hAnsi="Consolas" w:cs="Consolas"/>
                <w:color w:val="A31515"/>
                <w:sz w:val="19"/>
                <w:szCs w:val="19"/>
              </w:rPr>
            </w:rPrChange>
          </w:rPr>
          <w:t>Grid</w:t>
        </w:r>
        <w:r w:rsidRPr="008C09BE">
          <w:rPr>
            <w:rFonts w:ascii="Times New Roman" w:hAnsi="Times New Roman" w:cs="Times New Roman"/>
            <w:sz w:val="20"/>
            <w:szCs w:val="20"/>
            <w:lang w:val="en-US"/>
            <w:rPrChange w:id="5611"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5612" w:author="Airat Shigapov" w:date="2021-10-27T23:08:00Z">
              <w:rPr>
                <w:rFonts w:ascii="Consolas" w:hAnsi="Consolas" w:cs="Consolas"/>
                <w:color w:val="FF0000"/>
                <w:sz w:val="19"/>
                <w:szCs w:val="19"/>
              </w:rPr>
            </w:rPrChange>
          </w:rPr>
          <w:t xml:space="preserve"> Margin</w:t>
        </w:r>
        <w:r w:rsidRPr="008C09BE">
          <w:rPr>
            <w:rFonts w:ascii="Times New Roman" w:hAnsi="Times New Roman" w:cs="Times New Roman"/>
            <w:sz w:val="20"/>
            <w:szCs w:val="20"/>
            <w:lang w:val="en-US"/>
            <w:rPrChange w:id="5613" w:author="Airat Shigapov" w:date="2021-10-27T23:08:00Z">
              <w:rPr>
                <w:rFonts w:ascii="Consolas" w:hAnsi="Consolas" w:cs="Consolas"/>
                <w:color w:val="0000FF"/>
                <w:sz w:val="19"/>
                <w:szCs w:val="19"/>
              </w:rPr>
            </w:rPrChange>
          </w:rPr>
          <w:t>="0,5,0,0"&gt;</w:t>
        </w:r>
      </w:ins>
    </w:p>
    <w:p w14:paraId="5453B12B" w14:textId="77777777" w:rsidR="001118C1" w:rsidRPr="008C09BE" w:rsidRDefault="001118C1" w:rsidP="001118C1">
      <w:pPr>
        <w:autoSpaceDE w:val="0"/>
        <w:autoSpaceDN w:val="0"/>
        <w:adjustRightInd w:val="0"/>
        <w:spacing w:after="0" w:line="240" w:lineRule="auto"/>
        <w:rPr>
          <w:ins w:id="5614" w:author="Airat Shigapov" w:date="2021-10-27T23:03:00Z"/>
          <w:rFonts w:ascii="Times New Roman" w:hAnsi="Times New Roman" w:cs="Times New Roman"/>
          <w:sz w:val="20"/>
          <w:szCs w:val="20"/>
          <w:lang w:val="en-US"/>
          <w:rPrChange w:id="5615" w:author="Airat Shigapov" w:date="2021-10-27T23:08:00Z">
            <w:rPr>
              <w:ins w:id="5616" w:author="Airat Shigapov" w:date="2021-10-27T23:03:00Z"/>
              <w:rFonts w:ascii="Consolas" w:hAnsi="Consolas" w:cs="Consolas"/>
              <w:color w:val="000000"/>
              <w:sz w:val="19"/>
              <w:szCs w:val="19"/>
            </w:rPr>
          </w:rPrChange>
        </w:rPr>
      </w:pPr>
      <w:ins w:id="5617" w:author="Airat Shigapov" w:date="2021-10-27T23:03:00Z">
        <w:r w:rsidRPr="008C09BE">
          <w:rPr>
            <w:rFonts w:ascii="Times New Roman" w:hAnsi="Times New Roman" w:cs="Times New Roman"/>
            <w:sz w:val="20"/>
            <w:szCs w:val="20"/>
            <w:lang w:val="en-US"/>
            <w:rPrChange w:id="5618"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5619" w:author="Airat Shigapov" w:date="2021-10-27T23:08:00Z">
              <w:rPr>
                <w:rFonts w:ascii="Consolas" w:hAnsi="Consolas" w:cs="Consolas"/>
                <w:color w:val="0000FF"/>
                <w:sz w:val="19"/>
                <w:szCs w:val="19"/>
              </w:rPr>
            </w:rPrChange>
          </w:rPr>
          <w:t>&lt;</w:t>
        </w:r>
        <w:proofErr w:type="spellStart"/>
        <w:r w:rsidRPr="008C09BE">
          <w:rPr>
            <w:rFonts w:ascii="Times New Roman" w:hAnsi="Times New Roman" w:cs="Times New Roman"/>
            <w:sz w:val="20"/>
            <w:szCs w:val="20"/>
            <w:lang w:val="en-US"/>
            <w:rPrChange w:id="5620" w:author="Airat Shigapov" w:date="2021-10-27T23:08:00Z">
              <w:rPr>
                <w:rFonts w:ascii="Consolas" w:hAnsi="Consolas" w:cs="Consolas"/>
                <w:color w:val="A31515"/>
                <w:sz w:val="19"/>
                <w:szCs w:val="19"/>
              </w:rPr>
            </w:rPrChange>
          </w:rPr>
          <w:t>Grid.ColumnDefinitions</w:t>
        </w:r>
        <w:proofErr w:type="spellEnd"/>
        <w:r w:rsidRPr="008C09BE">
          <w:rPr>
            <w:rFonts w:ascii="Times New Roman" w:hAnsi="Times New Roman" w:cs="Times New Roman"/>
            <w:sz w:val="20"/>
            <w:szCs w:val="20"/>
            <w:lang w:val="en-US"/>
            <w:rPrChange w:id="5621" w:author="Airat Shigapov" w:date="2021-10-27T23:08:00Z">
              <w:rPr>
                <w:rFonts w:ascii="Consolas" w:hAnsi="Consolas" w:cs="Consolas"/>
                <w:color w:val="0000FF"/>
                <w:sz w:val="19"/>
                <w:szCs w:val="19"/>
              </w:rPr>
            </w:rPrChange>
          </w:rPr>
          <w:t>&gt;</w:t>
        </w:r>
      </w:ins>
    </w:p>
    <w:p w14:paraId="29C0A6D9" w14:textId="77777777" w:rsidR="001118C1" w:rsidRPr="008C09BE" w:rsidRDefault="001118C1" w:rsidP="001118C1">
      <w:pPr>
        <w:autoSpaceDE w:val="0"/>
        <w:autoSpaceDN w:val="0"/>
        <w:adjustRightInd w:val="0"/>
        <w:spacing w:after="0" w:line="240" w:lineRule="auto"/>
        <w:rPr>
          <w:ins w:id="5622" w:author="Airat Shigapov" w:date="2021-10-27T23:03:00Z"/>
          <w:rFonts w:ascii="Times New Roman" w:hAnsi="Times New Roman" w:cs="Times New Roman"/>
          <w:sz w:val="20"/>
          <w:szCs w:val="20"/>
          <w:lang w:val="en-US"/>
          <w:rPrChange w:id="5623" w:author="Airat Shigapov" w:date="2021-10-27T23:08:00Z">
            <w:rPr>
              <w:ins w:id="5624" w:author="Airat Shigapov" w:date="2021-10-27T23:03:00Z"/>
              <w:rFonts w:ascii="Consolas" w:hAnsi="Consolas" w:cs="Consolas"/>
              <w:color w:val="000000"/>
              <w:sz w:val="19"/>
              <w:szCs w:val="19"/>
            </w:rPr>
          </w:rPrChange>
        </w:rPr>
      </w:pPr>
      <w:ins w:id="5625" w:author="Airat Shigapov" w:date="2021-10-27T23:03:00Z">
        <w:r w:rsidRPr="008C09BE">
          <w:rPr>
            <w:rFonts w:ascii="Times New Roman" w:hAnsi="Times New Roman" w:cs="Times New Roman"/>
            <w:sz w:val="20"/>
            <w:szCs w:val="20"/>
            <w:lang w:val="en-US"/>
            <w:rPrChange w:id="5626"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5627" w:author="Airat Shigapov" w:date="2021-10-27T23:08:00Z">
              <w:rPr>
                <w:rFonts w:ascii="Consolas" w:hAnsi="Consolas" w:cs="Consolas"/>
                <w:color w:val="0000FF"/>
                <w:sz w:val="19"/>
                <w:szCs w:val="19"/>
              </w:rPr>
            </w:rPrChange>
          </w:rPr>
          <w:t>&lt;</w:t>
        </w:r>
        <w:proofErr w:type="spellStart"/>
        <w:r w:rsidRPr="008C09BE">
          <w:rPr>
            <w:rFonts w:ascii="Times New Roman" w:hAnsi="Times New Roman" w:cs="Times New Roman"/>
            <w:sz w:val="20"/>
            <w:szCs w:val="20"/>
            <w:lang w:val="en-US"/>
            <w:rPrChange w:id="5628" w:author="Airat Shigapov" w:date="2021-10-27T23:08:00Z">
              <w:rPr>
                <w:rFonts w:ascii="Consolas" w:hAnsi="Consolas" w:cs="Consolas"/>
                <w:color w:val="A31515"/>
                <w:sz w:val="19"/>
                <w:szCs w:val="19"/>
              </w:rPr>
            </w:rPrChange>
          </w:rPr>
          <w:t>ColumnDefinition</w:t>
        </w:r>
        <w:proofErr w:type="spellEnd"/>
        <w:r w:rsidRPr="008C09BE">
          <w:rPr>
            <w:rFonts w:ascii="Times New Roman" w:hAnsi="Times New Roman" w:cs="Times New Roman"/>
            <w:sz w:val="20"/>
            <w:szCs w:val="20"/>
            <w:lang w:val="en-US"/>
            <w:rPrChange w:id="5629" w:author="Airat Shigapov" w:date="2021-10-27T23:08:00Z">
              <w:rPr>
                <w:rFonts w:ascii="Consolas" w:hAnsi="Consolas" w:cs="Consolas"/>
                <w:color w:val="0000FF"/>
                <w:sz w:val="19"/>
                <w:szCs w:val="19"/>
              </w:rPr>
            </w:rPrChange>
          </w:rPr>
          <w:t>/&gt;</w:t>
        </w:r>
      </w:ins>
    </w:p>
    <w:p w14:paraId="5ECD9FB5" w14:textId="77777777" w:rsidR="001118C1" w:rsidRPr="008C09BE" w:rsidRDefault="001118C1" w:rsidP="001118C1">
      <w:pPr>
        <w:autoSpaceDE w:val="0"/>
        <w:autoSpaceDN w:val="0"/>
        <w:adjustRightInd w:val="0"/>
        <w:spacing w:after="0" w:line="240" w:lineRule="auto"/>
        <w:rPr>
          <w:ins w:id="5630" w:author="Airat Shigapov" w:date="2021-10-27T23:03:00Z"/>
          <w:rFonts w:ascii="Times New Roman" w:hAnsi="Times New Roman" w:cs="Times New Roman"/>
          <w:sz w:val="20"/>
          <w:szCs w:val="20"/>
          <w:lang w:val="en-US"/>
          <w:rPrChange w:id="5631" w:author="Airat Shigapov" w:date="2021-10-27T23:08:00Z">
            <w:rPr>
              <w:ins w:id="5632" w:author="Airat Shigapov" w:date="2021-10-27T23:03:00Z"/>
              <w:rFonts w:ascii="Consolas" w:hAnsi="Consolas" w:cs="Consolas"/>
              <w:color w:val="000000"/>
              <w:sz w:val="19"/>
              <w:szCs w:val="19"/>
            </w:rPr>
          </w:rPrChange>
        </w:rPr>
      </w:pPr>
      <w:ins w:id="5633" w:author="Airat Shigapov" w:date="2021-10-27T23:03:00Z">
        <w:r w:rsidRPr="008C09BE">
          <w:rPr>
            <w:rFonts w:ascii="Times New Roman" w:hAnsi="Times New Roman" w:cs="Times New Roman"/>
            <w:sz w:val="20"/>
            <w:szCs w:val="20"/>
            <w:lang w:val="en-US"/>
            <w:rPrChange w:id="5634"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5635" w:author="Airat Shigapov" w:date="2021-10-27T23:08:00Z">
              <w:rPr>
                <w:rFonts w:ascii="Consolas" w:hAnsi="Consolas" w:cs="Consolas"/>
                <w:color w:val="0000FF"/>
                <w:sz w:val="19"/>
                <w:szCs w:val="19"/>
              </w:rPr>
            </w:rPrChange>
          </w:rPr>
          <w:t>&lt;</w:t>
        </w:r>
        <w:proofErr w:type="spellStart"/>
        <w:r w:rsidRPr="008C09BE">
          <w:rPr>
            <w:rFonts w:ascii="Times New Roman" w:hAnsi="Times New Roman" w:cs="Times New Roman"/>
            <w:sz w:val="20"/>
            <w:szCs w:val="20"/>
            <w:lang w:val="en-US"/>
            <w:rPrChange w:id="5636" w:author="Airat Shigapov" w:date="2021-10-27T23:08:00Z">
              <w:rPr>
                <w:rFonts w:ascii="Consolas" w:hAnsi="Consolas" w:cs="Consolas"/>
                <w:color w:val="A31515"/>
                <w:sz w:val="19"/>
                <w:szCs w:val="19"/>
              </w:rPr>
            </w:rPrChange>
          </w:rPr>
          <w:t>ColumnDefinition</w:t>
        </w:r>
        <w:proofErr w:type="spellEnd"/>
        <w:r w:rsidRPr="008C09BE">
          <w:rPr>
            <w:rFonts w:ascii="Times New Roman" w:hAnsi="Times New Roman" w:cs="Times New Roman"/>
            <w:sz w:val="20"/>
            <w:szCs w:val="20"/>
            <w:lang w:val="en-US"/>
            <w:rPrChange w:id="5637" w:author="Airat Shigapov" w:date="2021-10-27T23:08:00Z">
              <w:rPr>
                <w:rFonts w:ascii="Consolas" w:hAnsi="Consolas" w:cs="Consolas"/>
                <w:color w:val="FF0000"/>
                <w:sz w:val="19"/>
                <w:szCs w:val="19"/>
              </w:rPr>
            </w:rPrChange>
          </w:rPr>
          <w:t xml:space="preserve"> Width</w:t>
        </w:r>
        <w:r w:rsidRPr="008C09BE">
          <w:rPr>
            <w:rFonts w:ascii="Times New Roman" w:hAnsi="Times New Roman" w:cs="Times New Roman"/>
            <w:sz w:val="20"/>
            <w:szCs w:val="20"/>
            <w:lang w:val="en-US"/>
            <w:rPrChange w:id="5638" w:author="Airat Shigapov" w:date="2021-10-27T23:08:00Z">
              <w:rPr>
                <w:rFonts w:ascii="Consolas" w:hAnsi="Consolas" w:cs="Consolas"/>
                <w:color w:val="0000FF"/>
                <w:sz w:val="19"/>
                <w:szCs w:val="19"/>
              </w:rPr>
            </w:rPrChange>
          </w:rPr>
          <w:t>="50"/&gt;</w:t>
        </w:r>
      </w:ins>
    </w:p>
    <w:p w14:paraId="1174CA88" w14:textId="77777777" w:rsidR="001118C1" w:rsidRPr="008C09BE" w:rsidRDefault="001118C1" w:rsidP="001118C1">
      <w:pPr>
        <w:autoSpaceDE w:val="0"/>
        <w:autoSpaceDN w:val="0"/>
        <w:adjustRightInd w:val="0"/>
        <w:spacing w:after="0" w:line="240" w:lineRule="auto"/>
        <w:rPr>
          <w:ins w:id="5639" w:author="Airat Shigapov" w:date="2021-10-27T23:03:00Z"/>
          <w:rFonts w:ascii="Times New Roman" w:hAnsi="Times New Roman" w:cs="Times New Roman"/>
          <w:sz w:val="20"/>
          <w:szCs w:val="20"/>
          <w:lang w:val="en-US"/>
          <w:rPrChange w:id="5640" w:author="Airat Shigapov" w:date="2021-10-27T23:08:00Z">
            <w:rPr>
              <w:ins w:id="5641" w:author="Airat Shigapov" w:date="2021-10-27T23:03:00Z"/>
              <w:rFonts w:ascii="Consolas" w:hAnsi="Consolas" w:cs="Consolas"/>
              <w:color w:val="000000"/>
              <w:sz w:val="19"/>
              <w:szCs w:val="19"/>
            </w:rPr>
          </w:rPrChange>
        </w:rPr>
      </w:pPr>
      <w:ins w:id="5642" w:author="Airat Shigapov" w:date="2021-10-27T23:03:00Z">
        <w:r w:rsidRPr="008C09BE">
          <w:rPr>
            <w:rFonts w:ascii="Times New Roman" w:hAnsi="Times New Roman" w:cs="Times New Roman"/>
            <w:sz w:val="20"/>
            <w:szCs w:val="20"/>
            <w:lang w:val="en-US"/>
            <w:rPrChange w:id="5643"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5644" w:author="Airat Shigapov" w:date="2021-10-27T23:08:00Z">
              <w:rPr>
                <w:rFonts w:ascii="Consolas" w:hAnsi="Consolas" w:cs="Consolas"/>
                <w:color w:val="0000FF"/>
                <w:sz w:val="19"/>
                <w:szCs w:val="19"/>
              </w:rPr>
            </w:rPrChange>
          </w:rPr>
          <w:t>&lt;/</w:t>
        </w:r>
        <w:proofErr w:type="spellStart"/>
        <w:r w:rsidRPr="008C09BE">
          <w:rPr>
            <w:rFonts w:ascii="Times New Roman" w:hAnsi="Times New Roman" w:cs="Times New Roman"/>
            <w:sz w:val="20"/>
            <w:szCs w:val="20"/>
            <w:lang w:val="en-US"/>
            <w:rPrChange w:id="5645" w:author="Airat Shigapov" w:date="2021-10-27T23:08:00Z">
              <w:rPr>
                <w:rFonts w:ascii="Consolas" w:hAnsi="Consolas" w:cs="Consolas"/>
                <w:color w:val="A31515"/>
                <w:sz w:val="19"/>
                <w:szCs w:val="19"/>
              </w:rPr>
            </w:rPrChange>
          </w:rPr>
          <w:t>Grid.ColumnDefinitions</w:t>
        </w:r>
        <w:proofErr w:type="spellEnd"/>
        <w:r w:rsidRPr="008C09BE">
          <w:rPr>
            <w:rFonts w:ascii="Times New Roman" w:hAnsi="Times New Roman" w:cs="Times New Roman"/>
            <w:sz w:val="20"/>
            <w:szCs w:val="20"/>
            <w:lang w:val="en-US"/>
            <w:rPrChange w:id="5646" w:author="Airat Shigapov" w:date="2021-10-27T23:08:00Z">
              <w:rPr>
                <w:rFonts w:ascii="Consolas" w:hAnsi="Consolas" w:cs="Consolas"/>
                <w:color w:val="0000FF"/>
                <w:sz w:val="19"/>
                <w:szCs w:val="19"/>
              </w:rPr>
            </w:rPrChange>
          </w:rPr>
          <w:t>&gt;</w:t>
        </w:r>
      </w:ins>
    </w:p>
    <w:p w14:paraId="488A8CD6" w14:textId="77777777" w:rsidR="001118C1" w:rsidRPr="008C09BE" w:rsidRDefault="001118C1" w:rsidP="001118C1">
      <w:pPr>
        <w:autoSpaceDE w:val="0"/>
        <w:autoSpaceDN w:val="0"/>
        <w:adjustRightInd w:val="0"/>
        <w:spacing w:after="0" w:line="240" w:lineRule="auto"/>
        <w:rPr>
          <w:ins w:id="5647" w:author="Airat Shigapov" w:date="2021-10-27T23:03:00Z"/>
          <w:rFonts w:ascii="Times New Roman" w:hAnsi="Times New Roman" w:cs="Times New Roman"/>
          <w:sz w:val="20"/>
          <w:szCs w:val="20"/>
          <w:lang w:val="en-US"/>
          <w:rPrChange w:id="5648" w:author="Airat Shigapov" w:date="2021-10-27T23:08:00Z">
            <w:rPr>
              <w:ins w:id="5649" w:author="Airat Shigapov" w:date="2021-10-27T23:03:00Z"/>
              <w:rFonts w:ascii="Consolas" w:hAnsi="Consolas" w:cs="Consolas"/>
              <w:color w:val="000000"/>
              <w:sz w:val="19"/>
              <w:szCs w:val="19"/>
            </w:rPr>
          </w:rPrChange>
        </w:rPr>
      </w:pPr>
      <w:ins w:id="5650" w:author="Airat Shigapov" w:date="2021-10-27T23:03:00Z">
        <w:r w:rsidRPr="008C09BE">
          <w:rPr>
            <w:rFonts w:ascii="Times New Roman" w:hAnsi="Times New Roman" w:cs="Times New Roman"/>
            <w:sz w:val="20"/>
            <w:szCs w:val="20"/>
            <w:lang w:val="en-US"/>
            <w:rPrChange w:id="5651"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5652" w:author="Airat Shigapov" w:date="2021-10-27T23:08:00Z">
              <w:rPr>
                <w:rFonts w:ascii="Consolas" w:hAnsi="Consolas" w:cs="Consolas"/>
                <w:color w:val="0000FF"/>
                <w:sz w:val="19"/>
                <w:szCs w:val="19"/>
              </w:rPr>
            </w:rPrChange>
          </w:rPr>
          <w:t>&lt;</w:t>
        </w:r>
        <w:proofErr w:type="spellStart"/>
        <w:r w:rsidRPr="008C09BE">
          <w:rPr>
            <w:rFonts w:ascii="Times New Roman" w:hAnsi="Times New Roman" w:cs="Times New Roman"/>
            <w:sz w:val="20"/>
            <w:szCs w:val="20"/>
            <w:lang w:val="en-US"/>
            <w:rPrChange w:id="5653" w:author="Airat Shigapov" w:date="2021-10-27T23:08:00Z">
              <w:rPr>
                <w:rFonts w:ascii="Consolas" w:hAnsi="Consolas" w:cs="Consolas"/>
                <w:color w:val="A31515"/>
                <w:sz w:val="19"/>
                <w:szCs w:val="19"/>
              </w:rPr>
            </w:rPrChange>
          </w:rPr>
          <w:t>ComboBox</w:t>
        </w:r>
        <w:proofErr w:type="spellEnd"/>
        <w:r w:rsidRPr="008C09BE">
          <w:rPr>
            <w:rFonts w:ascii="Times New Roman" w:hAnsi="Times New Roman" w:cs="Times New Roman"/>
            <w:sz w:val="20"/>
            <w:szCs w:val="20"/>
            <w:lang w:val="en-US"/>
            <w:rPrChange w:id="5654" w:author="Airat Shigapov" w:date="2021-10-27T23:08:00Z">
              <w:rPr>
                <w:rFonts w:ascii="Consolas" w:hAnsi="Consolas" w:cs="Consolas"/>
                <w:color w:val="FF0000"/>
                <w:sz w:val="19"/>
                <w:szCs w:val="19"/>
              </w:rPr>
            </w:rPrChange>
          </w:rPr>
          <w:t xml:space="preserve"> </w:t>
        </w:r>
        <w:proofErr w:type="gramStart"/>
        <w:r w:rsidRPr="008C09BE">
          <w:rPr>
            <w:rFonts w:ascii="Times New Roman" w:hAnsi="Times New Roman" w:cs="Times New Roman"/>
            <w:sz w:val="20"/>
            <w:szCs w:val="20"/>
            <w:lang w:val="en-US"/>
            <w:rPrChange w:id="5655" w:author="Airat Shigapov" w:date="2021-10-27T23:08:00Z">
              <w:rPr>
                <w:rFonts w:ascii="Consolas" w:hAnsi="Consolas" w:cs="Consolas"/>
                <w:color w:val="FF0000"/>
                <w:sz w:val="19"/>
                <w:szCs w:val="19"/>
              </w:rPr>
            </w:rPrChange>
          </w:rPr>
          <w:t>x</w:t>
        </w:r>
        <w:r w:rsidRPr="008C09BE">
          <w:rPr>
            <w:rFonts w:ascii="Times New Roman" w:hAnsi="Times New Roman" w:cs="Times New Roman"/>
            <w:sz w:val="20"/>
            <w:szCs w:val="20"/>
            <w:lang w:val="en-US"/>
            <w:rPrChange w:id="5656" w:author="Airat Shigapov" w:date="2021-10-27T23:08:00Z">
              <w:rPr>
                <w:rFonts w:ascii="Consolas" w:hAnsi="Consolas" w:cs="Consolas"/>
                <w:color w:val="0000FF"/>
                <w:sz w:val="19"/>
                <w:szCs w:val="19"/>
              </w:rPr>
            </w:rPrChange>
          </w:rPr>
          <w:t>:</w:t>
        </w:r>
        <w:r w:rsidRPr="008C09BE">
          <w:rPr>
            <w:rFonts w:ascii="Times New Roman" w:hAnsi="Times New Roman" w:cs="Times New Roman"/>
            <w:sz w:val="20"/>
            <w:szCs w:val="20"/>
            <w:lang w:val="en-US"/>
            <w:rPrChange w:id="5657" w:author="Airat Shigapov" w:date="2021-10-27T23:08:00Z">
              <w:rPr>
                <w:rFonts w:ascii="Consolas" w:hAnsi="Consolas" w:cs="Consolas"/>
                <w:color w:val="FF0000"/>
                <w:sz w:val="19"/>
                <w:szCs w:val="19"/>
              </w:rPr>
            </w:rPrChange>
          </w:rPr>
          <w:t>Name</w:t>
        </w:r>
        <w:proofErr w:type="gramEnd"/>
        <w:r w:rsidRPr="008C09BE">
          <w:rPr>
            <w:rFonts w:ascii="Times New Roman" w:hAnsi="Times New Roman" w:cs="Times New Roman"/>
            <w:sz w:val="20"/>
            <w:szCs w:val="20"/>
            <w:lang w:val="en-US"/>
            <w:rPrChange w:id="5658" w:author="Airat Shigapov" w:date="2021-10-27T23:08:00Z">
              <w:rPr>
                <w:rFonts w:ascii="Consolas" w:hAnsi="Consolas" w:cs="Consolas"/>
                <w:color w:val="0000FF"/>
                <w:sz w:val="19"/>
                <w:szCs w:val="19"/>
              </w:rPr>
            </w:rPrChange>
          </w:rPr>
          <w:t>="BrandName"</w:t>
        </w:r>
      </w:ins>
    </w:p>
    <w:p w14:paraId="0649C7E3" w14:textId="77777777" w:rsidR="001118C1" w:rsidRPr="008C09BE" w:rsidRDefault="001118C1" w:rsidP="001118C1">
      <w:pPr>
        <w:autoSpaceDE w:val="0"/>
        <w:autoSpaceDN w:val="0"/>
        <w:adjustRightInd w:val="0"/>
        <w:spacing w:after="0" w:line="240" w:lineRule="auto"/>
        <w:rPr>
          <w:ins w:id="5659" w:author="Airat Shigapov" w:date="2021-10-27T23:03:00Z"/>
          <w:rFonts w:ascii="Times New Roman" w:hAnsi="Times New Roman" w:cs="Times New Roman"/>
          <w:sz w:val="20"/>
          <w:szCs w:val="20"/>
          <w:lang w:val="en-US"/>
          <w:rPrChange w:id="5660" w:author="Airat Shigapov" w:date="2021-10-27T23:08:00Z">
            <w:rPr>
              <w:ins w:id="5661" w:author="Airat Shigapov" w:date="2021-10-27T23:03:00Z"/>
              <w:rFonts w:ascii="Consolas" w:hAnsi="Consolas" w:cs="Consolas"/>
              <w:color w:val="000000"/>
              <w:sz w:val="19"/>
              <w:szCs w:val="19"/>
            </w:rPr>
          </w:rPrChange>
        </w:rPr>
      </w:pPr>
      <w:ins w:id="5662" w:author="Airat Shigapov" w:date="2021-10-27T23:03:00Z">
        <w:r w:rsidRPr="008C09BE">
          <w:rPr>
            <w:rFonts w:ascii="Times New Roman" w:hAnsi="Times New Roman" w:cs="Times New Roman"/>
            <w:sz w:val="20"/>
            <w:szCs w:val="20"/>
            <w:lang w:val="en-US"/>
            <w:rPrChange w:id="5663"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5664" w:author="Airat Shigapov" w:date="2021-10-27T23:08:00Z">
              <w:rPr>
                <w:rFonts w:ascii="Consolas" w:hAnsi="Consolas" w:cs="Consolas"/>
                <w:color w:val="FF0000"/>
                <w:sz w:val="19"/>
                <w:szCs w:val="19"/>
              </w:rPr>
            </w:rPrChange>
          </w:rPr>
          <w:t xml:space="preserve"> Height</w:t>
        </w:r>
        <w:r w:rsidRPr="008C09BE">
          <w:rPr>
            <w:rFonts w:ascii="Times New Roman" w:hAnsi="Times New Roman" w:cs="Times New Roman"/>
            <w:sz w:val="20"/>
            <w:szCs w:val="20"/>
            <w:lang w:val="en-US"/>
            <w:rPrChange w:id="5665" w:author="Airat Shigapov" w:date="2021-10-27T23:08:00Z">
              <w:rPr>
                <w:rFonts w:ascii="Consolas" w:hAnsi="Consolas" w:cs="Consolas"/>
                <w:color w:val="0000FF"/>
                <w:sz w:val="19"/>
                <w:szCs w:val="19"/>
              </w:rPr>
            </w:rPrChange>
          </w:rPr>
          <w:t>="35"</w:t>
        </w:r>
      </w:ins>
    </w:p>
    <w:p w14:paraId="5785F048" w14:textId="77777777" w:rsidR="001118C1" w:rsidRPr="008C09BE" w:rsidRDefault="001118C1" w:rsidP="001118C1">
      <w:pPr>
        <w:autoSpaceDE w:val="0"/>
        <w:autoSpaceDN w:val="0"/>
        <w:adjustRightInd w:val="0"/>
        <w:spacing w:after="0" w:line="240" w:lineRule="auto"/>
        <w:rPr>
          <w:ins w:id="5666" w:author="Airat Shigapov" w:date="2021-10-27T23:03:00Z"/>
          <w:rFonts w:ascii="Times New Roman" w:hAnsi="Times New Roman" w:cs="Times New Roman"/>
          <w:sz w:val="20"/>
          <w:szCs w:val="20"/>
          <w:lang w:val="en-US"/>
          <w:rPrChange w:id="5667" w:author="Airat Shigapov" w:date="2021-10-27T23:08:00Z">
            <w:rPr>
              <w:ins w:id="5668" w:author="Airat Shigapov" w:date="2021-10-27T23:03:00Z"/>
              <w:rFonts w:ascii="Consolas" w:hAnsi="Consolas" w:cs="Consolas"/>
              <w:color w:val="000000"/>
              <w:sz w:val="19"/>
              <w:szCs w:val="19"/>
            </w:rPr>
          </w:rPrChange>
        </w:rPr>
      </w:pPr>
      <w:ins w:id="5669" w:author="Airat Shigapov" w:date="2021-10-27T23:03:00Z">
        <w:r w:rsidRPr="008C09BE">
          <w:rPr>
            <w:rFonts w:ascii="Times New Roman" w:hAnsi="Times New Roman" w:cs="Times New Roman"/>
            <w:sz w:val="20"/>
            <w:szCs w:val="20"/>
            <w:lang w:val="en-US"/>
            <w:rPrChange w:id="5670"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5671" w:author="Airat Shigapov" w:date="2021-10-27T23:08:00Z">
              <w:rPr>
                <w:rFonts w:ascii="Consolas" w:hAnsi="Consolas" w:cs="Consolas"/>
                <w:color w:val="FF0000"/>
                <w:sz w:val="19"/>
                <w:szCs w:val="19"/>
              </w:rPr>
            </w:rPrChange>
          </w:rPr>
          <w:t xml:space="preserve"> </w:t>
        </w:r>
        <w:proofErr w:type="spellStart"/>
        <w:r w:rsidRPr="008C09BE">
          <w:rPr>
            <w:rFonts w:ascii="Times New Roman" w:hAnsi="Times New Roman" w:cs="Times New Roman"/>
            <w:sz w:val="20"/>
            <w:szCs w:val="20"/>
            <w:lang w:val="en-US"/>
            <w:rPrChange w:id="5672" w:author="Airat Shigapov" w:date="2021-10-27T23:08:00Z">
              <w:rPr>
                <w:rFonts w:ascii="Consolas" w:hAnsi="Consolas" w:cs="Consolas"/>
                <w:color w:val="FF0000"/>
                <w:sz w:val="19"/>
                <w:szCs w:val="19"/>
              </w:rPr>
            </w:rPrChange>
          </w:rPr>
          <w:t>VerticalContentAlignment</w:t>
        </w:r>
        <w:proofErr w:type="spellEnd"/>
        <w:r w:rsidRPr="008C09BE">
          <w:rPr>
            <w:rFonts w:ascii="Times New Roman" w:hAnsi="Times New Roman" w:cs="Times New Roman"/>
            <w:sz w:val="20"/>
            <w:szCs w:val="20"/>
            <w:lang w:val="en-US"/>
            <w:rPrChange w:id="5673" w:author="Airat Shigapov" w:date="2021-10-27T23:08:00Z">
              <w:rPr>
                <w:rFonts w:ascii="Consolas" w:hAnsi="Consolas" w:cs="Consolas"/>
                <w:color w:val="0000FF"/>
                <w:sz w:val="19"/>
                <w:szCs w:val="19"/>
              </w:rPr>
            </w:rPrChange>
          </w:rPr>
          <w:t>="Center"</w:t>
        </w:r>
      </w:ins>
    </w:p>
    <w:p w14:paraId="485FE96D" w14:textId="77777777" w:rsidR="001118C1" w:rsidRPr="008C09BE" w:rsidRDefault="001118C1" w:rsidP="001118C1">
      <w:pPr>
        <w:autoSpaceDE w:val="0"/>
        <w:autoSpaceDN w:val="0"/>
        <w:adjustRightInd w:val="0"/>
        <w:spacing w:after="0" w:line="240" w:lineRule="auto"/>
        <w:rPr>
          <w:ins w:id="5674" w:author="Airat Shigapov" w:date="2021-10-27T23:03:00Z"/>
          <w:rFonts w:ascii="Times New Roman" w:hAnsi="Times New Roman" w:cs="Times New Roman"/>
          <w:sz w:val="20"/>
          <w:szCs w:val="20"/>
          <w:lang w:val="en-US"/>
          <w:rPrChange w:id="5675" w:author="Airat Shigapov" w:date="2021-10-27T23:08:00Z">
            <w:rPr>
              <w:ins w:id="5676" w:author="Airat Shigapov" w:date="2021-10-27T23:03:00Z"/>
              <w:rFonts w:ascii="Consolas" w:hAnsi="Consolas" w:cs="Consolas"/>
              <w:color w:val="000000"/>
              <w:sz w:val="19"/>
              <w:szCs w:val="19"/>
            </w:rPr>
          </w:rPrChange>
        </w:rPr>
      </w:pPr>
      <w:ins w:id="5677" w:author="Airat Shigapov" w:date="2021-10-27T23:03:00Z">
        <w:r w:rsidRPr="008C09BE">
          <w:rPr>
            <w:rFonts w:ascii="Times New Roman" w:hAnsi="Times New Roman" w:cs="Times New Roman"/>
            <w:sz w:val="20"/>
            <w:szCs w:val="20"/>
            <w:lang w:val="en-US"/>
            <w:rPrChange w:id="5678"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5679" w:author="Airat Shigapov" w:date="2021-10-27T23:08:00Z">
              <w:rPr>
                <w:rFonts w:ascii="Consolas" w:hAnsi="Consolas" w:cs="Consolas"/>
                <w:color w:val="FF0000"/>
                <w:sz w:val="19"/>
                <w:szCs w:val="19"/>
              </w:rPr>
            </w:rPrChange>
          </w:rPr>
          <w:t xml:space="preserve"> Padding</w:t>
        </w:r>
        <w:r w:rsidRPr="008C09BE">
          <w:rPr>
            <w:rFonts w:ascii="Times New Roman" w:hAnsi="Times New Roman" w:cs="Times New Roman"/>
            <w:sz w:val="20"/>
            <w:szCs w:val="20"/>
            <w:lang w:val="en-US"/>
            <w:rPrChange w:id="5680" w:author="Airat Shigapov" w:date="2021-10-27T23:08:00Z">
              <w:rPr>
                <w:rFonts w:ascii="Consolas" w:hAnsi="Consolas" w:cs="Consolas"/>
                <w:color w:val="0000FF"/>
                <w:sz w:val="19"/>
                <w:szCs w:val="19"/>
              </w:rPr>
            </w:rPrChange>
          </w:rPr>
          <w:t>="10,0,10,0"</w:t>
        </w:r>
      </w:ins>
    </w:p>
    <w:p w14:paraId="228ACA53" w14:textId="77777777" w:rsidR="001118C1" w:rsidRPr="008C09BE" w:rsidRDefault="001118C1" w:rsidP="001118C1">
      <w:pPr>
        <w:autoSpaceDE w:val="0"/>
        <w:autoSpaceDN w:val="0"/>
        <w:adjustRightInd w:val="0"/>
        <w:spacing w:after="0" w:line="240" w:lineRule="auto"/>
        <w:rPr>
          <w:ins w:id="5681" w:author="Airat Shigapov" w:date="2021-10-27T23:03:00Z"/>
          <w:rFonts w:ascii="Times New Roman" w:hAnsi="Times New Roman" w:cs="Times New Roman"/>
          <w:sz w:val="20"/>
          <w:szCs w:val="20"/>
          <w:lang w:val="en-US"/>
          <w:rPrChange w:id="5682" w:author="Airat Shigapov" w:date="2021-10-27T23:08:00Z">
            <w:rPr>
              <w:ins w:id="5683" w:author="Airat Shigapov" w:date="2021-10-27T23:03:00Z"/>
              <w:rFonts w:ascii="Consolas" w:hAnsi="Consolas" w:cs="Consolas"/>
              <w:color w:val="000000"/>
              <w:sz w:val="19"/>
              <w:szCs w:val="19"/>
            </w:rPr>
          </w:rPrChange>
        </w:rPr>
      </w:pPr>
      <w:ins w:id="5684" w:author="Airat Shigapov" w:date="2021-10-27T23:03:00Z">
        <w:r w:rsidRPr="008C09BE">
          <w:rPr>
            <w:rFonts w:ascii="Times New Roman" w:hAnsi="Times New Roman" w:cs="Times New Roman"/>
            <w:sz w:val="20"/>
            <w:szCs w:val="20"/>
            <w:lang w:val="en-US"/>
            <w:rPrChange w:id="5685"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5686" w:author="Airat Shigapov" w:date="2021-10-27T23:08:00Z">
              <w:rPr>
                <w:rFonts w:ascii="Consolas" w:hAnsi="Consolas" w:cs="Consolas"/>
                <w:color w:val="FF0000"/>
                <w:sz w:val="19"/>
                <w:szCs w:val="19"/>
              </w:rPr>
            </w:rPrChange>
          </w:rPr>
          <w:t xml:space="preserve"> </w:t>
        </w:r>
        <w:proofErr w:type="spellStart"/>
        <w:r w:rsidRPr="008C09BE">
          <w:rPr>
            <w:rFonts w:ascii="Times New Roman" w:hAnsi="Times New Roman" w:cs="Times New Roman"/>
            <w:sz w:val="20"/>
            <w:szCs w:val="20"/>
            <w:lang w:val="en-US"/>
            <w:rPrChange w:id="5687" w:author="Airat Shigapov" w:date="2021-10-27T23:08:00Z">
              <w:rPr>
                <w:rFonts w:ascii="Consolas" w:hAnsi="Consolas" w:cs="Consolas"/>
                <w:color w:val="FF0000"/>
                <w:sz w:val="19"/>
                <w:szCs w:val="19"/>
              </w:rPr>
            </w:rPrChange>
          </w:rPr>
          <w:t>BorderThickness</w:t>
        </w:r>
        <w:proofErr w:type="spellEnd"/>
        <w:r w:rsidRPr="008C09BE">
          <w:rPr>
            <w:rFonts w:ascii="Times New Roman" w:hAnsi="Times New Roman" w:cs="Times New Roman"/>
            <w:sz w:val="20"/>
            <w:szCs w:val="20"/>
            <w:lang w:val="en-US"/>
            <w:rPrChange w:id="5688" w:author="Airat Shigapov" w:date="2021-10-27T23:08:00Z">
              <w:rPr>
                <w:rFonts w:ascii="Consolas" w:hAnsi="Consolas" w:cs="Consolas"/>
                <w:color w:val="0000FF"/>
                <w:sz w:val="19"/>
                <w:szCs w:val="19"/>
              </w:rPr>
            </w:rPrChange>
          </w:rPr>
          <w:t>="0.5"</w:t>
        </w:r>
      </w:ins>
    </w:p>
    <w:p w14:paraId="41808FD2" w14:textId="77777777" w:rsidR="001118C1" w:rsidRPr="008C09BE" w:rsidRDefault="001118C1" w:rsidP="001118C1">
      <w:pPr>
        <w:autoSpaceDE w:val="0"/>
        <w:autoSpaceDN w:val="0"/>
        <w:adjustRightInd w:val="0"/>
        <w:spacing w:after="0" w:line="240" w:lineRule="auto"/>
        <w:rPr>
          <w:ins w:id="5689" w:author="Airat Shigapov" w:date="2021-10-27T23:03:00Z"/>
          <w:rFonts w:ascii="Times New Roman" w:hAnsi="Times New Roman" w:cs="Times New Roman"/>
          <w:sz w:val="20"/>
          <w:szCs w:val="20"/>
          <w:lang w:val="en-US"/>
          <w:rPrChange w:id="5690" w:author="Airat Shigapov" w:date="2021-10-27T23:08:00Z">
            <w:rPr>
              <w:ins w:id="5691" w:author="Airat Shigapov" w:date="2021-10-27T23:03:00Z"/>
              <w:rFonts w:ascii="Consolas" w:hAnsi="Consolas" w:cs="Consolas"/>
              <w:color w:val="000000"/>
              <w:sz w:val="19"/>
              <w:szCs w:val="19"/>
            </w:rPr>
          </w:rPrChange>
        </w:rPr>
      </w:pPr>
      <w:ins w:id="5692" w:author="Airat Shigapov" w:date="2021-10-27T23:03:00Z">
        <w:r w:rsidRPr="008C09BE">
          <w:rPr>
            <w:rFonts w:ascii="Times New Roman" w:hAnsi="Times New Roman" w:cs="Times New Roman"/>
            <w:sz w:val="20"/>
            <w:szCs w:val="20"/>
            <w:lang w:val="en-US"/>
            <w:rPrChange w:id="5693"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5694" w:author="Airat Shigapov" w:date="2021-10-27T23:08:00Z">
              <w:rPr>
                <w:rFonts w:ascii="Consolas" w:hAnsi="Consolas" w:cs="Consolas"/>
                <w:color w:val="FF0000"/>
                <w:sz w:val="19"/>
                <w:szCs w:val="19"/>
              </w:rPr>
            </w:rPrChange>
          </w:rPr>
          <w:t xml:space="preserve"> </w:t>
        </w:r>
        <w:proofErr w:type="spellStart"/>
        <w:r w:rsidRPr="008C09BE">
          <w:rPr>
            <w:rFonts w:ascii="Times New Roman" w:hAnsi="Times New Roman" w:cs="Times New Roman"/>
            <w:sz w:val="20"/>
            <w:szCs w:val="20"/>
            <w:lang w:val="en-US"/>
            <w:rPrChange w:id="5695" w:author="Airat Shigapov" w:date="2021-10-27T23:08:00Z">
              <w:rPr>
                <w:rFonts w:ascii="Consolas" w:hAnsi="Consolas" w:cs="Consolas"/>
                <w:color w:val="FF0000"/>
                <w:sz w:val="19"/>
                <w:szCs w:val="19"/>
              </w:rPr>
            </w:rPrChange>
          </w:rPr>
          <w:t>BorderBrush</w:t>
        </w:r>
        <w:proofErr w:type="spellEnd"/>
        <w:r w:rsidRPr="008C09BE">
          <w:rPr>
            <w:rFonts w:ascii="Times New Roman" w:hAnsi="Times New Roman" w:cs="Times New Roman"/>
            <w:sz w:val="20"/>
            <w:szCs w:val="20"/>
            <w:lang w:val="en-US"/>
            <w:rPrChange w:id="5696" w:author="Airat Shigapov" w:date="2021-10-27T23:08:00Z">
              <w:rPr>
                <w:rFonts w:ascii="Consolas" w:hAnsi="Consolas" w:cs="Consolas"/>
                <w:color w:val="0000FF"/>
                <w:sz w:val="19"/>
                <w:szCs w:val="19"/>
              </w:rPr>
            </w:rPrChange>
          </w:rPr>
          <w:t>="Gray"</w:t>
        </w:r>
      </w:ins>
    </w:p>
    <w:p w14:paraId="7C1A3192" w14:textId="77777777" w:rsidR="001118C1" w:rsidRPr="008C09BE" w:rsidRDefault="001118C1" w:rsidP="001118C1">
      <w:pPr>
        <w:autoSpaceDE w:val="0"/>
        <w:autoSpaceDN w:val="0"/>
        <w:adjustRightInd w:val="0"/>
        <w:spacing w:after="0" w:line="240" w:lineRule="auto"/>
        <w:rPr>
          <w:ins w:id="5697" w:author="Airat Shigapov" w:date="2021-10-27T23:03:00Z"/>
          <w:rFonts w:ascii="Times New Roman" w:hAnsi="Times New Roman" w:cs="Times New Roman"/>
          <w:sz w:val="20"/>
          <w:szCs w:val="20"/>
          <w:lang w:val="en-US"/>
          <w:rPrChange w:id="5698" w:author="Airat Shigapov" w:date="2021-10-27T23:08:00Z">
            <w:rPr>
              <w:ins w:id="5699" w:author="Airat Shigapov" w:date="2021-10-27T23:03:00Z"/>
              <w:rFonts w:ascii="Consolas" w:hAnsi="Consolas" w:cs="Consolas"/>
              <w:color w:val="000000"/>
              <w:sz w:val="19"/>
              <w:szCs w:val="19"/>
            </w:rPr>
          </w:rPrChange>
        </w:rPr>
      </w:pPr>
      <w:ins w:id="5700" w:author="Airat Shigapov" w:date="2021-10-27T23:03:00Z">
        <w:r w:rsidRPr="008C09BE">
          <w:rPr>
            <w:rFonts w:ascii="Times New Roman" w:hAnsi="Times New Roman" w:cs="Times New Roman"/>
            <w:sz w:val="20"/>
            <w:szCs w:val="20"/>
            <w:lang w:val="en-US"/>
            <w:rPrChange w:id="5701"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5702" w:author="Airat Shigapov" w:date="2021-10-27T23:08:00Z">
              <w:rPr>
                <w:rFonts w:ascii="Consolas" w:hAnsi="Consolas" w:cs="Consolas"/>
                <w:color w:val="FF0000"/>
                <w:sz w:val="19"/>
                <w:szCs w:val="19"/>
              </w:rPr>
            </w:rPrChange>
          </w:rPr>
          <w:t xml:space="preserve"> </w:t>
        </w:r>
        <w:proofErr w:type="spellStart"/>
        <w:r w:rsidRPr="008C09BE">
          <w:rPr>
            <w:rFonts w:ascii="Times New Roman" w:hAnsi="Times New Roman" w:cs="Times New Roman"/>
            <w:sz w:val="20"/>
            <w:szCs w:val="20"/>
            <w:lang w:val="en-US"/>
            <w:rPrChange w:id="5703" w:author="Airat Shigapov" w:date="2021-10-27T23:08:00Z">
              <w:rPr>
                <w:rFonts w:ascii="Consolas" w:hAnsi="Consolas" w:cs="Consolas"/>
                <w:color w:val="FF0000"/>
                <w:sz w:val="19"/>
                <w:szCs w:val="19"/>
              </w:rPr>
            </w:rPrChange>
          </w:rPr>
          <w:t>DisplayMemberPath</w:t>
        </w:r>
        <w:proofErr w:type="spellEnd"/>
        <w:r w:rsidRPr="008C09BE">
          <w:rPr>
            <w:rFonts w:ascii="Times New Roman" w:hAnsi="Times New Roman" w:cs="Times New Roman"/>
            <w:sz w:val="20"/>
            <w:szCs w:val="20"/>
            <w:lang w:val="en-US"/>
            <w:rPrChange w:id="5704" w:author="Airat Shigapov" w:date="2021-10-27T23:08:00Z">
              <w:rPr>
                <w:rFonts w:ascii="Consolas" w:hAnsi="Consolas" w:cs="Consolas"/>
                <w:color w:val="0000FF"/>
                <w:sz w:val="19"/>
                <w:szCs w:val="19"/>
              </w:rPr>
            </w:rPrChange>
          </w:rPr>
          <w:t>="Name"</w:t>
        </w:r>
      </w:ins>
    </w:p>
    <w:p w14:paraId="13EC966B" w14:textId="77777777" w:rsidR="001118C1" w:rsidRPr="008C09BE" w:rsidRDefault="001118C1" w:rsidP="001118C1">
      <w:pPr>
        <w:autoSpaceDE w:val="0"/>
        <w:autoSpaceDN w:val="0"/>
        <w:adjustRightInd w:val="0"/>
        <w:spacing w:after="0" w:line="240" w:lineRule="auto"/>
        <w:rPr>
          <w:ins w:id="5705" w:author="Airat Shigapov" w:date="2021-10-27T23:03:00Z"/>
          <w:rFonts w:ascii="Times New Roman" w:hAnsi="Times New Roman" w:cs="Times New Roman"/>
          <w:sz w:val="20"/>
          <w:szCs w:val="20"/>
          <w:lang w:val="en-US"/>
          <w:rPrChange w:id="5706" w:author="Airat Shigapov" w:date="2021-10-27T23:08:00Z">
            <w:rPr>
              <w:ins w:id="5707" w:author="Airat Shigapov" w:date="2021-10-27T23:03:00Z"/>
              <w:rFonts w:ascii="Consolas" w:hAnsi="Consolas" w:cs="Consolas"/>
              <w:color w:val="000000"/>
              <w:sz w:val="19"/>
              <w:szCs w:val="19"/>
            </w:rPr>
          </w:rPrChange>
        </w:rPr>
      </w:pPr>
      <w:ins w:id="5708" w:author="Airat Shigapov" w:date="2021-10-27T23:03:00Z">
        <w:r w:rsidRPr="008C09BE">
          <w:rPr>
            <w:rFonts w:ascii="Times New Roman" w:hAnsi="Times New Roman" w:cs="Times New Roman"/>
            <w:sz w:val="20"/>
            <w:szCs w:val="20"/>
            <w:lang w:val="en-US"/>
            <w:rPrChange w:id="5709"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5710" w:author="Airat Shigapov" w:date="2021-10-27T23:08:00Z">
              <w:rPr>
                <w:rFonts w:ascii="Consolas" w:hAnsi="Consolas" w:cs="Consolas"/>
                <w:color w:val="FF0000"/>
                <w:sz w:val="19"/>
                <w:szCs w:val="19"/>
              </w:rPr>
            </w:rPrChange>
          </w:rPr>
          <w:t xml:space="preserve"> Background</w:t>
        </w:r>
        <w:r w:rsidRPr="008C09BE">
          <w:rPr>
            <w:rFonts w:ascii="Times New Roman" w:hAnsi="Times New Roman" w:cs="Times New Roman"/>
            <w:sz w:val="20"/>
            <w:szCs w:val="20"/>
            <w:lang w:val="en-US"/>
            <w:rPrChange w:id="5711" w:author="Airat Shigapov" w:date="2021-10-27T23:08:00Z">
              <w:rPr>
                <w:rFonts w:ascii="Consolas" w:hAnsi="Consolas" w:cs="Consolas"/>
                <w:color w:val="0000FF"/>
                <w:sz w:val="19"/>
                <w:szCs w:val="19"/>
              </w:rPr>
            </w:rPrChange>
          </w:rPr>
          <w:t>="White"</w:t>
        </w:r>
      </w:ins>
    </w:p>
    <w:p w14:paraId="76533B65" w14:textId="77777777" w:rsidR="001118C1" w:rsidRPr="008C09BE" w:rsidRDefault="001118C1" w:rsidP="001118C1">
      <w:pPr>
        <w:autoSpaceDE w:val="0"/>
        <w:autoSpaceDN w:val="0"/>
        <w:adjustRightInd w:val="0"/>
        <w:spacing w:after="0" w:line="240" w:lineRule="auto"/>
        <w:rPr>
          <w:ins w:id="5712" w:author="Airat Shigapov" w:date="2021-10-27T23:03:00Z"/>
          <w:rFonts w:ascii="Times New Roman" w:hAnsi="Times New Roman" w:cs="Times New Roman"/>
          <w:sz w:val="20"/>
          <w:szCs w:val="20"/>
          <w:lang w:val="en-US"/>
          <w:rPrChange w:id="5713" w:author="Airat Shigapov" w:date="2021-10-27T23:08:00Z">
            <w:rPr>
              <w:ins w:id="5714" w:author="Airat Shigapov" w:date="2021-10-27T23:03:00Z"/>
              <w:rFonts w:ascii="Consolas" w:hAnsi="Consolas" w:cs="Consolas"/>
              <w:color w:val="000000"/>
              <w:sz w:val="19"/>
              <w:szCs w:val="19"/>
            </w:rPr>
          </w:rPrChange>
        </w:rPr>
      </w:pPr>
      <w:ins w:id="5715" w:author="Airat Shigapov" w:date="2021-10-27T23:03:00Z">
        <w:r w:rsidRPr="008C09BE">
          <w:rPr>
            <w:rFonts w:ascii="Times New Roman" w:hAnsi="Times New Roman" w:cs="Times New Roman"/>
            <w:sz w:val="20"/>
            <w:szCs w:val="20"/>
            <w:lang w:val="en-US"/>
            <w:rPrChange w:id="5716"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5717" w:author="Airat Shigapov" w:date="2021-10-27T23:08:00Z">
              <w:rPr>
                <w:rFonts w:ascii="Consolas" w:hAnsi="Consolas" w:cs="Consolas"/>
                <w:color w:val="FF0000"/>
                <w:sz w:val="19"/>
                <w:szCs w:val="19"/>
              </w:rPr>
            </w:rPrChange>
          </w:rPr>
          <w:t xml:space="preserve"> Foreground</w:t>
        </w:r>
        <w:r w:rsidRPr="008C09BE">
          <w:rPr>
            <w:rFonts w:ascii="Times New Roman" w:hAnsi="Times New Roman" w:cs="Times New Roman"/>
            <w:sz w:val="20"/>
            <w:szCs w:val="20"/>
            <w:lang w:val="en-US"/>
            <w:rPrChange w:id="5718" w:author="Airat Shigapov" w:date="2021-10-27T23:08:00Z">
              <w:rPr>
                <w:rFonts w:ascii="Consolas" w:hAnsi="Consolas" w:cs="Consolas"/>
                <w:color w:val="0000FF"/>
                <w:sz w:val="19"/>
                <w:szCs w:val="19"/>
              </w:rPr>
            </w:rPrChange>
          </w:rPr>
          <w:t>="Black"</w:t>
        </w:r>
      </w:ins>
    </w:p>
    <w:p w14:paraId="721A7831" w14:textId="77777777" w:rsidR="001118C1" w:rsidRPr="008C09BE" w:rsidRDefault="001118C1" w:rsidP="001118C1">
      <w:pPr>
        <w:autoSpaceDE w:val="0"/>
        <w:autoSpaceDN w:val="0"/>
        <w:adjustRightInd w:val="0"/>
        <w:spacing w:after="0" w:line="240" w:lineRule="auto"/>
        <w:rPr>
          <w:ins w:id="5719" w:author="Airat Shigapov" w:date="2021-10-27T23:03:00Z"/>
          <w:rFonts w:ascii="Times New Roman" w:hAnsi="Times New Roman" w:cs="Times New Roman"/>
          <w:sz w:val="20"/>
          <w:szCs w:val="20"/>
          <w:lang w:val="en-US"/>
          <w:rPrChange w:id="5720" w:author="Airat Shigapov" w:date="2021-10-27T23:08:00Z">
            <w:rPr>
              <w:ins w:id="5721" w:author="Airat Shigapov" w:date="2021-10-27T23:03:00Z"/>
              <w:rFonts w:ascii="Consolas" w:hAnsi="Consolas" w:cs="Consolas"/>
              <w:color w:val="000000"/>
              <w:sz w:val="19"/>
              <w:szCs w:val="19"/>
            </w:rPr>
          </w:rPrChange>
        </w:rPr>
      </w:pPr>
      <w:ins w:id="5722" w:author="Airat Shigapov" w:date="2021-10-27T23:03:00Z">
        <w:r w:rsidRPr="008C09BE">
          <w:rPr>
            <w:rFonts w:ascii="Times New Roman" w:hAnsi="Times New Roman" w:cs="Times New Roman"/>
            <w:sz w:val="20"/>
            <w:szCs w:val="20"/>
            <w:lang w:val="en-US"/>
            <w:rPrChange w:id="5723"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5724" w:author="Airat Shigapov" w:date="2021-10-27T23:08:00Z">
              <w:rPr>
                <w:rFonts w:ascii="Consolas" w:hAnsi="Consolas" w:cs="Consolas"/>
                <w:color w:val="FF0000"/>
                <w:sz w:val="19"/>
                <w:szCs w:val="19"/>
              </w:rPr>
            </w:rPrChange>
          </w:rPr>
          <w:t xml:space="preserve"> </w:t>
        </w:r>
        <w:proofErr w:type="spellStart"/>
        <w:r w:rsidRPr="008C09BE">
          <w:rPr>
            <w:rFonts w:ascii="Times New Roman" w:hAnsi="Times New Roman" w:cs="Times New Roman"/>
            <w:sz w:val="20"/>
            <w:szCs w:val="20"/>
            <w:lang w:val="en-US"/>
            <w:rPrChange w:id="5725" w:author="Airat Shigapov" w:date="2021-10-27T23:08:00Z">
              <w:rPr>
                <w:rFonts w:ascii="Consolas" w:hAnsi="Consolas" w:cs="Consolas"/>
                <w:color w:val="FF0000"/>
                <w:sz w:val="19"/>
                <w:szCs w:val="19"/>
              </w:rPr>
            </w:rPrChange>
          </w:rPr>
          <w:t>FontSize</w:t>
        </w:r>
        <w:proofErr w:type="spellEnd"/>
        <w:r w:rsidRPr="008C09BE">
          <w:rPr>
            <w:rFonts w:ascii="Times New Roman" w:hAnsi="Times New Roman" w:cs="Times New Roman"/>
            <w:sz w:val="20"/>
            <w:szCs w:val="20"/>
            <w:lang w:val="en-US"/>
            <w:rPrChange w:id="5726" w:author="Airat Shigapov" w:date="2021-10-27T23:08:00Z">
              <w:rPr>
                <w:rFonts w:ascii="Consolas" w:hAnsi="Consolas" w:cs="Consolas"/>
                <w:color w:val="0000FF"/>
                <w:sz w:val="19"/>
                <w:szCs w:val="19"/>
              </w:rPr>
            </w:rPrChange>
          </w:rPr>
          <w:t>="16"</w:t>
        </w:r>
      </w:ins>
    </w:p>
    <w:p w14:paraId="7C81DC38" w14:textId="77777777" w:rsidR="001118C1" w:rsidRPr="008C09BE" w:rsidRDefault="001118C1" w:rsidP="001118C1">
      <w:pPr>
        <w:autoSpaceDE w:val="0"/>
        <w:autoSpaceDN w:val="0"/>
        <w:adjustRightInd w:val="0"/>
        <w:spacing w:after="0" w:line="240" w:lineRule="auto"/>
        <w:rPr>
          <w:ins w:id="5727" w:author="Airat Shigapov" w:date="2021-10-27T23:03:00Z"/>
          <w:rFonts w:ascii="Times New Roman" w:hAnsi="Times New Roman" w:cs="Times New Roman"/>
          <w:sz w:val="20"/>
          <w:szCs w:val="20"/>
          <w:lang w:val="en-US"/>
          <w:rPrChange w:id="5728" w:author="Airat Shigapov" w:date="2021-10-27T23:08:00Z">
            <w:rPr>
              <w:ins w:id="5729" w:author="Airat Shigapov" w:date="2021-10-27T23:03:00Z"/>
              <w:rFonts w:ascii="Consolas" w:hAnsi="Consolas" w:cs="Consolas"/>
              <w:color w:val="000000"/>
              <w:sz w:val="19"/>
              <w:szCs w:val="19"/>
            </w:rPr>
          </w:rPrChange>
        </w:rPr>
      </w:pPr>
      <w:ins w:id="5730" w:author="Airat Shigapov" w:date="2021-10-27T23:03:00Z">
        <w:r w:rsidRPr="008C09BE">
          <w:rPr>
            <w:rFonts w:ascii="Times New Roman" w:hAnsi="Times New Roman" w:cs="Times New Roman"/>
            <w:sz w:val="20"/>
            <w:szCs w:val="20"/>
            <w:lang w:val="en-US"/>
            <w:rPrChange w:id="5731"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5732" w:author="Airat Shigapov" w:date="2021-10-27T23:08:00Z">
              <w:rPr>
                <w:rFonts w:ascii="Consolas" w:hAnsi="Consolas" w:cs="Consolas"/>
                <w:color w:val="FF0000"/>
                <w:sz w:val="19"/>
                <w:szCs w:val="19"/>
              </w:rPr>
            </w:rPrChange>
          </w:rPr>
          <w:t xml:space="preserve"> </w:t>
        </w:r>
        <w:proofErr w:type="spellStart"/>
        <w:proofErr w:type="gramStart"/>
        <w:r w:rsidRPr="008C09BE">
          <w:rPr>
            <w:rFonts w:ascii="Times New Roman" w:hAnsi="Times New Roman" w:cs="Times New Roman"/>
            <w:sz w:val="20"/>
            <w:szCs w:val="20"/>
            <w:lang w:val="en-US"/>
            <w:rPrChange w:id="5733" w:author="Airat Shigapov" w:date="2021-10-27T23:08:00Z">
              <w:rPr>
                <w:rFonts w:ascii="Consolas" w:hAnsi="Consolas" w:cs="Consolas"/>
                <w:color w:val="FF0000"/>
                <w:sz w:val="19"/>
                <w:szCs w:val="19"/>
              </w:rPr>
            </w:rPrChange>
          </w:rPr>
          <w:t>materialDesign</w:t>
        </w:r>
        <w:r w:rsidRPr="008C09BE">
          <w:rPr>
            <w:rFonts w:ascii="Times New Roman" w:hAnsi="Times New Roman" w:cs="Times New Roman"/>
            <w:sz w:val="20"/>
            <w:szCs w:val="20"/>
            <w:lang w:val="en-US"/>
            <w:rPrChange w:id="5734" w:author="Airat Shigapov" w:date="2021-10-27T23:08:00Z">
              <w:rPr>
                <w:rFonts w:ascii="Consolas" w:hAnsi="Consolas" w:cs="Consolas"/>
                <w:color w:val="0000FF"/>
                <w:sz w:val="19"/>
                <w:szCs w:val="19"/>
              </w:rPr>
            </w:rPrChange>
          </w:rPr>
          <w:t>:</w:t>
        </w:r>
        <w:r w:rsidRPr="008C09BE">
          <w:rPr>
            <w:rFonts w:ascii="Times New Roman" w:hAnsi="Times New Roman" w:cs="Times New Roman"/>
            <w:sz w:val="20"/>
            <w:szCs w:val="20"/>
            <w:lang w:val="en-US"/>
            <w:rPrChange w:id="5735" w:author="Airat Shigapov" w:date="2021-10-27T23:08:00Z">
              <w:rPr>
                <w:rFonts w:ascii="Consolas" w:hAnsi="Consolas" w:cs="Consolas"/>
                <w:color w:val="FF0000"/>
                <w:sz w:val="19"/>
                <w:szCs w:val="19"/>
              </w:rPr>
            </w:rPrChange>
          </w:rPr>
          <w:t>HintAssist.Hint</w:t>
        </w:r>
        <w:proofErr w:type="spellEnd"/>
        <w:proofErr w:type="gramEnd"/>
        <w:r w:rsidRPr="008C09BE">
          <w:rPr>
            <w:rFonts w:ascii="Times New Roman" w:hAnsi="Times New Roman" w:cs="Times New Roman"/>
            <w:sz w:val="20"/>
            <w:szCs w:val="20"/>
            <w:lang w:val="en-US"/>
            <w:rPrChange w:id="5736" w:author="Airat Shigapov" w:date="2021-10-27T23:08:00Z">
              <w:rPr>
                <w:rFonts w:ascii="Consolas" w:hAnsi="Consolas" w:cs="Consolas"/>
                <w:color w:val="0000FF"/>
                <w:sz w:val="19"/>
                <w:szCs w:val="19"/>
              </w:rPr>
            </w:rPrChange>
          </w:rPr>
          <w:t>="</w:t>
        </w:r>
        <w:r w:rsidRPr="008C09BE">
          <w:rPr>
            <w:rFonts w:ascii="Times New Roman" w:hAnsi="Times New Roman" w:cs="Times New Roman"/>
            <w:sz w:val="20"/>
            <w:szCs w:val="20"/>
            <w:rPrChange w:id="5737" w:author="Airat Shigapov" w:date="2021-10-27T23:08:00Z">
              <w:rPr>
                <w:rFonts w:ascii="Consolas" w:hAnsi="Consolas" w:cs="Consolas"/>
                <w:color w:val="0000FF"/>
                <w:sz w:val="19"/>
                <w:szCs w:val="19"/>
              </w:rPr>
            </w:rPrChange>
          </w:rPr>
          <w:t>Производитель</w:t>
        </w:r>
        <w:r w:rsidRPr="008C09BE">
          <w:rPr>
            <w:rFonts w:ascii="Times New Roman" w:hAnsi="Times New Roman" w:cs="Times New Roman"/>
            <w:sz w:val="20"/>
            <w:szCs w:val="20"/>
            <w:lang w:val="en-US"/>
            <w:rPrChange w:id="5738" w:author="Airat Shigapov" w:date="2021-10-27T23:08:00Z">
              <w:rPr>
                <w:rFonts w:ascii="Consolas" w:hAnsi="Consolas" w:cs="Consolas"/>
                <w:color w:val="0000FF"/>
                <w:sz w:val="19"/>
                <w:szCs w:val="19"/>
              </w:rPr>
            </w:rPrChange>
          </w:rPr>
          <w:t>" &gt;</w:t>
        </w:r>
      </w:ins>
    </w:p>
    <w:p w14:paraId="1CEA4A41" w14:textId="77777777" w:rsidR="001118C1" w:rsidRPr="008C09BE" w:rsidRDefault="001118C1" w:rsidP="001118C1">
      <w:pPr>
        <w:autoSpaceDE w:val="0"/>
        <w:autoSpaceDN w:val="0"/>
        <w:adjustRightInd w:val="0"/>
        <w:spacing w:after="0" w:line="240" w:lineRule="auto"/>
        <w:rPr>
          <w:ins w:id="5739" w:author="Airat Shigapov" w:date="2021-10-27T23:03:00Z"/>
          <w:rFonts w:ascii="Times New Roman" w:hAnsi="Times New Roman" w:cs="Times New Roman"/>
          <w:sz w:val="20"/>
          <w:szCs w:val="20"/>
          <w:lang w:val="en-US"/>
          <w:rPrChange w:id="5740" w:author="Airat Shigapov" w:date="2021-10-27T23:08:00Z">
            <w:rPr>
              <w:ins w:id="5741" w:author="Airat Shigapov" w:date="2021-10-27T23:03:00Z"/>
              <w:rFonts w:ascii="Consolas" w:hAnsi="Consolas" w:cs="Consolas"/>
              <w:color w:val="000000"/>
              <w:sz w:val="19"/>
              <w:szCs w:val="19"/>
            </w:rPr>
          </w:rPrChange>
        </w:rPr>
      </w:pPr>
      <w:ins w:id="5742" w:author="Airat Shigapov" w:date="2021-10-27T23:03:00Z">
        <w:r w:rsidRPr="008C09BE">
          <w:rPr>
            <w:rFonts w:ascii="Times New Roman" w:hAnsi="Times New Roman" w:cs="Times New Roman"/>
            <w:sz w:val="20"/>
            <w:szCs w:val="20"/>
            <w:lang w:val="en-US"/>
            <w:rPrChange w:id="5743"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5744" w:author="Airat Shigapov" w:date="2021-10-27T23:08:00Z">
              <w:rPr>
                <w:rFonts w:ascii="Consolas" w:hAnsi="Consolas" w:cs="Consolas"/>
                <w:color w:val="0000FF"/>
                <w:sz w:val="19"/>
                <w:szCs w:val="19"/>
              </w:rPr>
            </w:rPrChange>
          </w:rPr>
          <w:t>&lt;/</w:t>
        </w:r>
        <w:proofErr w:type="spellStart"/>
        <w:r w:rsidRPr="008C09BE">
          <w:rPr>
            <w:rFonts w:ascii="Times New Roman" w:hAnsi="Times New Roman" w:cs="Times New Roman"/>
            <w:sz w:val="20"/>
            <w:szCs w:val="20"/>
            <w:lang w:val="en-US"/>
            <w:rPrChange w:id="5745" w:author="Airat Shigapov" w:date="2021-10-27T23:08:00Z">
              <w:rPr>
                <w:rFonts w:ascii="Consolas" w:hAnsi="Consolas" w:cs="Consolas"/>
                <w:color w:val="A31515"/>
                <w:sz w:val="19"/>
                <w:szCs w:val="19"/>
              </w:rPr>
            </w:rPrChange>
          </w:rPr>
          <w:t>ComboBox</w:t>
        </w:r>
        <w:proofErr w:type="spellEnd"/>
        <w:r w:rsidRPr="008C09BE">
          <w:rPr>
            <w:rFonts w:ascii="Times New Roman" w:hAnsi="Times New Roman" w:cs="Times New Roman"/>
            <w:sz w:val="20"/>
            <w:szCs w:val="20"/>
            <w:lang w:val="en-US"/>
            <w:rPrChange w:id="5746" w:author="Airat Shigapov" w:date="2021-10-27T23:08:00Z">
              <w:rPr>
                <w:rFonts w:ascii="Consolas" w:hAnsi="Consolas" w:cs="Consolas"/>
                <w:color w:val="0000FF"/>
                <w:sz w:val="19"/>
                <w:szCs w:val="19"/>
              </w:rPr>
            </w:rPrChange>
          </w:rPr>
          <w:t>&gt;</w:t>
        </w:r>
      </w:ins>
    </w:p>
    <w:p w14:paraId="632F6778" w14:textId="77777777" w:rsidR="001118C1" w:rsidRPr="008C09BE" w:rsidRDefault="001118C1" w:rsidP="001118C1">
      <w:pPr>
        <w:autoSpaceDE w:val="0"/>
        <w:autoSpaceDN w:val="0"/>
        <w:adjustRightInd w:val="0"/>
        <w:spacing w:after="0" w:line="240" w:lineRule="auto"/>
        <w:rPr>
          <w:ins w:id="5747" w:author="Airat Shigapov" w:date="2021-10-27T23:03:00Z"/>
          <w:rFonts w:ascii="Times New Roman" w:hAnsi="Times New Roman" w:cs="Times New Roman"/>
          <w:sz w:val="20"/>
          <w:szCs w:val="20"/>
          <w:lang w:val="en-US"/>
          <w:rPrChange w:id="5748" w:author="Airat Shigapov" w:date="2021-10-27T23:08:00Z">
            <w:rPr>
              <w:ins w:id="5749" w:author="Airat Shigapov" w:date="2021-10-27T23:03:00Z"/>
              <w:rFonts w:ascii="Consolas" w:hAnsi="Consolas" w:cs="Consolas"/>
              <w:color w:val="000000"/>
              <w:sz w:val="19"/>
              <w:szCs w:val="19"/>
            </w:rPr>
          </w:rPrChange>
        </w:rPr>
      </w:pPr>
      <w:ins w:id="5750" w:author="Airat Shigapov" w:date="2021-10-27T23:03:00Z">
        <w:r w:rsidRPr="008C09BE">
          <w:rPr>
            <w:rFonts w:ascii="Times New Roman" w:hAnsi="Times New Roman" w:cs="Times New Roman"/>
            <w:sz w:val="20"/>
            <w:szCs w:val="20"/>
            <w:lang w:val="en-US"/>
            <w:rPrChange w:id="5751"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5752" w:author="Airat Shigapov" w:date="2021-10-27T23:08:00Z">
              <w:rPr>
                <w:rFonts w:ascii="Consolas" w:hAnsi="Consolas" w:cs="Consolas"/>
                <w:color w:val="0000FF"/>
                <w:sz w:val="19"/>
                <w:szCs w:val="19"/>
              </w:rPr>
            </w:rPrChange>
          </w:rPr>
          <w:t>&lt;</w:t>
        </w:r>
        <w:proofErr w:type="gramStart"/>
        <w:r w:rsidRPr="008C09BE">
          <w:rPr>
            <w:rFonts w:ascii="Times New Roman" w:hAnsi="Times New Roman" w:cs="Times New Roman"/>
            <w:sz w:val="20"/>
            <w:szCs w:val="20"/>
            <w:lang w:val="en-US"/>
            <w:rPrChange w:id="5753" w:author="Airat Shigapov" w:date="2021-10-27T23:08:00Z">
              <w:rPr>
                <w:rFonts w:ascii="Consolas" w:hAnsi="Consolas" w:cs="Consolas"/>
                <w:color w:val="A31515"/>
                <w:sz w:val="19"/>
                <w:szCs w:val="19"/>
              </w:rPr>
            </w:rPrChange>
          </w:rPr>
          <w:t>Button</w:t>
        </w:r>
        <w:r w:rsidRPr="008C09BE">
          <w:rPr>
            <w:rFonts w:ascii="Times New Roman" w:hAnsi="Times New Roman" w:cs="Times New Roman"/>
            <w:sz w:val="20"/>
            <w:szCs w:val="20"/>
            <w:lang w:val="en-US"/>
            <w:rPrChange w:id="5754"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5755" w:author="Airat Shigapov" w:date="2021-10-27T23:08:00Z">
              <w:rPr>
                <w:rFonts w:ascii="Consolas" w:hAnsi="Consolas" w:cs="Consolas"/>
                <w:color w:val="FF0000"/>
                <w:sz w:val="19"/>
                <w:szCs w:val="19"/>
              </w:rPr>
            </w:rPrChange>
          </w:rPr>
          <w:t xml:space="preserve"> Click</w:t>
        </w:r>
        <w:proofErr w:type="gramEnd"/>
        <w:r w:rsidRPr="008C09BE">
          <w:rPr>
            <w:rFonts w:ascii="Times New Roman" w:hAnsi="Times New Roman" w:cs="Times New Roman"/>
            <w:sz w:val="20"/>
            <w:szCs w:val="20"/>
            <w:lang w:val="en-US"/>
            <w:rPrChange w:id="5756" w:author="Airat Shigapov" w:date="2021-10-27T23:08:00Z">
              <w:rPr>
                <w:rFonts w:ascii="Consolas" w:hAnsi="Consolas" w:cs="Consolas"/>
                <w:color w:val="0000FF"/>
                <w:sz w:val="19"/>
                <w:szCs w:val="19"/>
              </w:rPr>
            </w:rPrChange>
          </w:rPr>
          <w:t>="</w:t>
        </w:r>
        <w:proofErr w:type="spellStart"/>
        <w:r w:rsidRPr="008C09BE">
          <w:rPr>
            <w:rFonts w:ascii="Times New Roman" w:hAnsi="Times New Roman" w:cs="Times New Roman"/>
            <w:sz w:val="20"/>
            <w:szCs w:val="20"/>
            <w:lang w:val="en-US"/>
            <w:rPrChange w:id="5757" w:author="Airat Shigapov" w:date="2021-10-27T23:08:00Z">
              <w:rPr>
                <w:rFonts w:ascii="Consolas" w:hAnsi="Consolas" w:cs="Consolas"/>
                <w:color w:val="0000FF"/>
                <w:sz w:val="19"/>
                <w:szCs w:val="19"/>
              </w:rPr>
            </w:rPrChange>
          </w:rPr>
          <w:t>AddNewBrand_Button</w:t>
        </w:r>
        <w:proofErr w:type="spellEnd"/>
        <w:r w:rsidRPr="008C09BE">
          <w:rPr>
            <w:rFonts w:ascii="Times New Roman" w:hAnsi="Times New Roman" w:cs="Times New Roman"/>
            <w:sz w:val="20"/>
            <w:szCs w:val="20"/>
            <w:lang w:val="en-US"/>
            <w:rPrChange w:id="5758" w:author="Airat Shigapov" w:date="2021-10-27T23:08:00Z">
              <w:rPr>
                <w:rFonts w:ascii="Consolas" w:hAnsi="Consolas" w:cs="Consolas"/>
                <w:color w:val="0000FF"/>
                <w:sz w:val="19"/>
                <w:szCs w:val="19"/>
              </w:rPr>
            </w:rPrChange>
          </w:rPr>
          <w:t>"</w:t>
        </w:r>
      </w:ins>
    </w:p>
    <w:p w14:paraId="2CA147DA" w14:textId="77777777" w:rsidR="001118C1" w:rsidRPr="008C09BE" w:rsidRDefault="001118C1" w:rsidP="001118C1">
      <w:pPr>
        <w:autoSpaceDE w:val="0"/>
        <w:autoSpaceDN w:val="0"/>
        <w:adjustRightInd w:val="0"/>
        <w:spacing w:after="0" w:line="240" w:lineRule="auto"/>
        <w:rPr>
          <w:ins w:id="5759" w:author="Airat Shigapov" w:date="2021-10-27T23:03:00Z"/>
          <w:rFonts w:ascii="Times New Roman" w:hAnsi="Times New Roman" w:cs="Times New Roman"/>
          <w:sz w:val="20"/>
          <w:szCs w:val="20"/>
          <w:lang w:val="en-US"/>
          <w:rPrChange w:id="5760" w:author="Airat Shigapov" w:date="2021-10-27T23:08:00Z">
            <w:rPr>
              <w:ins w:id="5761" w:author="Airat Shigapov" w:date="2021-10-27T23:03:00Z"/>
              <w:rFonts w:ascii="Consolas" w:hAnsi="Consolas" w:cs="Consolas"/>
              <w:color w:val="000000"/>
              <w:sz w:val="19"/>
              <w:szCs w:val="19"/>
            </w:rPr>
          </w:rPrChange>
        </w:rPr>
      </w:pPr>
      <w:ins w:id="5762" w:author="Airat Shigapov" w:date="2021-10-27T23:03:00Z">
        <w:r w:rsidRPr="008C09BE">
          <w:rPr>
            <w:rFonts w:ascii="Times New Roman" w:hAnsi="Times New Roman" w:cs="Times New Roman"/>
            <w:sz w:val="20"/>
            <w:szCs w:val="20"/>
            <w:lang w:val="en-US"/>
            <w:rPrChange w:id="5763"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5764" w:author="Airat Shigapov" w:date="2021-10-27T23:08:00Z">
              <w:rPr>
                <w:rFonts w:ascii="Consolas" w:hAnsi="Consolas" w:cs="Consolas"/>
                <w:color w:val="FF0000"/>
                <w:sz w:val="19"/>
                <w:szCs w:val="19"/>
              </w:rPr>
            </w:rPrChange>
          </w:rPr>
          <w:t xml:space="preserve"> Padding</w:t>
        </w:r>
        <w:r w:rsidRPr="008C09BE">
          <w:rPr>
            <w:rFonts w:ascii="Times New Roman" w:hAnsi="Times New Roman" w:cs="Times New Roman"/>
            <w:sz w:val="20"/>
            <w:szCs w:val="20"/>
            <w:lang w:val="en-US"/>
            <w:rPrChange w:id="5765" w:author="Airat Shigapov" w:date="2021-10-27T23:08:00Z">
              <w:rPr>
                <w:rFonts w:ascii="Consolas" w:hAnsi="Consolas" w:cs="Consolas"/>
                <w:color w:val="0000FF"/>
                <w:sz w:val="19"/>
                <w:szCs w:val="19"/>
              </w:rPr>
            </w:rPrChange>
          </w:rPr>
          <w:t>="0"</w:t>
        </w:r>
      </w:ins>
    </w:p>
    <w:p w14:paraId="424E4731" w14:textId="77777777" w:rsidR="001118C1" w:rsidRPr="008C09BE" w:rsidRDefault="001118C1" w:rsidP="001118C1">
      <w:pPr>
        <w:autoSpaceDE w:val="0"/>
        <w:autoSpaceDN w:val="0"/>
        <w:adjustRightInd w:val="0"/>
        <w:spacing w:after="0" w:line="240" w:lineRule="auto"/>
        <w:rPr>
          <w:ins w:id="5766" w:author="Airat Shigapov" w:date="2021-10-27T23:03:00Z"/>
          <w:rFonts w:ascii="Times New Roman" w:hAnsi="Times New Roman" w:cs="Times New Roman"/>
          <w:sz w:val="20"/>
          <w:szCs w:val="20"/>
          <w:lang w:val="en-US"/>
          <w:rPrChange w:id="5767" w:author="Airat Shigapov" w:date="2021-10-27T23:08:00Z">
            <w:rPr>
              <w:ins w:id="5768" w:author="Airat Shigapov" w:date="2021-10-27T23:03:00Z"/>
              <w:rFonts w:ascii="Consolas" w:hAnsi="Consolas" w:cs="Consolas"/>
              <w:color w:val="000000"/>
              <w:sz w:val="19"/>
              <w:szCs w:val="19"/>
            </w:rPr>
          </w:rPrChange>
        </w:rPr>
      </w:pPr>
      <w:ins w:id="5769" w:author="Airat Shigapov" w:date="2021-10-27T23:03:00Z">
        <w:r w:rsidRPr="008C09BE">
          <w:rPr>
            <w:rFonts w:ascii="Times New Roman" w:hAnsi="Times New Roman" w:cs="Times New Roman"/>
            <w:sz w:val="20"/>
            <w:szCs w:val="20"/>
            <w:lang w:val="en-US"/>
            <w:rPrChange w:id="5770"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5771" w:author="Airat Shigapov" w:date="2021-10-27T23:08:00Z">
              <w:rPr>
                <w:rFonts w:ascii="Consolas" w:hAnsi="Consolas" w:cs="Consolas"/>
                <w:color w:val="FF0000"/>
                <w:sz w:val="19"/>
                <w:szCs w:val="19"/>
              </w:rPr>
            </w:rPrChange>
          </w:rPr>
          <w:t xml:space="preserve"> Margin</w:t>
        </w:r>
        <w:r w:rsidRPr="008C09BE">
          <w:rPr>
            <w:rFonts w:ascii="Times New Roman" w:hAnsi="Times New Roman" w:cs="Times New Roman"/>
            <w:sz w:val="20"/>
            <w:szCs w:val="20"/>
            <w:lang w:val="en-US"/>
            <w:rPrChange w:id="5772" w:author="Airat Shigapov" w:date="2021-10-27T23:08:00Z">
              <w:rPr>
                <w:rFonts w:ascii="Consolas" w:hAnsi="Consolas" w:cs="Consolas"/>
                <w:color w:val="0000FF"/>
                <w:sz w:val="19"/>
                <w:szCs w:val="19"/>
              </w:rPr>
            </w:rPrChange>
          </w:rPr>
          <w:t>="15,0,0,0"</w:t>
        </w:r>
      </w:ins>
    </w:p>
    <w:p w14:paraId="500E0A33" w14:textId="77777777" w:rsidR="001118C1" w:rsidRPr="008C09BE" w:rsidRDefault="001118C1" w:rsidP="001118C1">
      <w:pPr>
        <w:autoSpaceDE w:val="0"/>
        <w:autoSpaceDN w:val="0"/>
        <w:adjustRightInd w:val="0"/>
        <w:spacing w:after="0" w:line="240" w:lineRule="auto"/>
        <w:rPr>
          <w:ins w:id="5773" w:author="Airat Shigapov" w:date="2021-10-27T23:03:00Z"/>
          <w:rFonts w:ascii="Times New Roman" w:hAnsi="Times New Roman" w:cs="Times New Roman"/>
          <w:sz w:val="20"/>
          <w:szCs w:val="20"/>
          <w:lang w:val="en-US"/>
          <w:rPrChange w:id="5774" w:author="Airat Shigapov" w:date="2021-10-27T23:08:00Z">
            <w:rPr>
              <w:ins w:id="5775" w:author="Airat Shigapov" w:date="2021-10-27T23:03:00Z"/>
              <w:rFonts w:ascii="Consolas" w:hAnsi="Consolas" w:cs="Consolas"/>
              <w:color w:val="000000"/>
              <w:sz w:val="19"/>
              <w:szCs w:val="19"/>
            </w:rPr>
          </w:rPrChange>
        </w:rPr>
      </w:pPr>
      <w:ins w:id="5776" w:author="Airat Shigapov" w:date="2021-10-27T23:03:00Z">
        <w:r w:rsidRPr="008C09BE">
          <w:rPr>
            <w:rFonts w:ascii="Times New Roman" w:hAnsi="Times New Roman" w:cs="Times New Roman"/>
            <w:sz w:val="20"/>
            <w:szCs w:val="20"/>
            <w:lang w:val="en-US"/>
            <w:rPrChange w:id="5777"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5778" w:author="Airat Shigapov" w:date="2021-10-27T23:08:00Z">
              <w:rPr>
                <w:rFonts w:ascii="Consolas" w:hAnsi="Consolas" w:cs="Consolas"/>
                <w:color w:val="FF0000"/>
                <w:sz w:val="19"/>
                <w:szCs w:val="19"/>
              </w:rPr>
            </w:rPrChange>
          </w:rPr>
          <w:t xml:space="preserve"> Height</w:t>
        </w:r>
        <w:r w:rsidRPr="008C09BE">
          <w:rPr>
            <w:rFonts w:ascii="Times New Roman" w:hAnsi="Times New Roman" w:cs="Times New Roman"/>
            <w:sz w:val="20"/>
            <w:szCs w:val="20"/>
            <w:lang w:val="en-US"/>
            <w:rPrChange w:id="5779" w:author="Airat Shigapov" w:date="2021-10-27T23:08:00Z">
              <w:rPr>
                <w:rFonts w:ascii="Consolas" w:hAnsi="Consolas" w:cs="Consolas"/>
                <w:color w:val="0000FF"/>
                <w:sz w:val="19"/>
                <w:szCs w:val="19"/>
              </w:rPr>
            </w:rPrChange>
          </w:rPr>
          <w:t>="35"</w:t>
        </w:r>
      </w:ins>
    </w:p>
    <w:p w14:paraId="45AA39D8" w14:textId="77777777" w:rsidR="001118C1" w:rsidRPr="008C09BE" w:rsidRDefault="001118C1" w:rsidP="001118C1">
      <w:pPr>
        <w:autoSpaceDE w:val="0"/>
        <w:autoSpaceDN w:val="0"/>
        <w:adjustRightInd w:val="0"/>
        <w:spacing w:after="0" w:line="240" w:lineRule="auto"/>
        <w:rPr>
          <w:ins w:id="5780" w:author="Airat Shigapov" w:date="2021-10-27T23:03:00Z"/>
          <w:rFonts w:ascii="Times New Roman" w:hAnsi="Times New Roman" w:cs="Times New Roman"/>
          <w:sz w:val="20"/>
          <w:szCs w:val="20"/>
          <w:lang w:val="en-US"/>
          <w:rPrChange w:id="5781" w:author="Airat Shigapov" w:date="2021-10-27T23:08:00Z">
            <w:rPr>
              <w:ins w:id="5782" w:author="Airat Shigapov" w:date="2021-10-27T23:03:00Z"/>
              <w:rFonts w:ascii="Consolas" w:hAnsi="Consolas" w:cs="Consolas"/>
              <w:color w:val="000000"/>
              <w:sz w:val="19"/>
              <w:szCs w:val="19"/>
            </w:rPr>
          </w:rPrChange>
        </w:rPr>
      </w:pPr>
      <w:ins w:id="5783" w:author="Airat Shigapov" w:date="2021-10-27T23:03:00Z">
        <w:r w:rsidRPr="008C09BE">
          <w:rPr>
            <w:rFonts w:ascii="Times New Roman" w:hAnsi="Times New Roman" w:cs="Times New Roman"/>
            <w:sz w:val="20"/>
            <w:szCs w:val="20"/>
            <w:lang w:val="en-US"/>
            <w:rPrChange w:id="5784"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5785" w:author="Airat Shigapov" w:date="2021-10-27T23:08:00Z">
              <w:rPr>
                <w:rFonts w:ascii="Consolas" w:hAnsi="Consolas" w:cs="Consolas"/>
                <w:color w:val="FF0000"/>
                <w:sz w:val="19"/>
                <w:szCs w:val="19"/>
              </w:rPr>
            </w:rPrChange>
          </w:rPr>
          <w:t xml:space="preserve"> Width</w:t>
        </w:r>
        <w:r w:rsidRPr="008C09BE">
          <w:rPr>
            <w:rFonts w:ascii="Times New Roman" w:hAnsi="Times New Roman" w:cs="Times New Roman"/>
            <w:sz w:val="20"/>
            <w:szCs w:val="20"/>
            <w:lang w:val="en-US"/>
            <w:rPrChange w:id="5786" w:author="Airat Shigapov" w:date="2021-10-27T23:08:00Z">
              <w:rPr>
                <w:rFonts w:ascii="Consolas" w:hAnsi="Consolas" w:cs="Consolas"/>
                <w:color w:val="0000FF"/>
                <w:sz w:val="19"/>
                <w:szCs w:val="19"/>
              </w:rPr>
            </w:rPrChange>
          </w:rPr>
          <w:t>="35"</w:t>
        </w:r>
      </w:ins>
    </w:p>
    <w:p w14:paraId="2E79DBDA" w14:textId="77777777" w:rsidR="001118C1" w:rsidRPr="008C09BE" w:rsidRDefault="001118C1" w:rsidP="001118C1">
      <w:pPr>
        <w:autoSpaceDE w:val="0"/>
        <w:autoSpaceDN w:val="0"/>
        <w:adjustRightInd w:val="0"/>
        <w:spacing w:after="0" w:line="240" w:lineRule="auto"/>
        <w:rPr>
          <w:ins w:id="5787" w:author="Airat Shigapov" w:date="2021-10-27T23:03:00Z"/>
          <w:rFonts w:ascii="Times New Roman" w:hAnsi="Times New Roman" w:cs="Times New Roman"/>
          <w:sz w:val="20"/>
          <w:szCs w:val="20"/>
          <w:lang w:val="en-US"/>
          <w:rPrChange w:id="5788" w:author="Airat Shigapov" w:date="2021-10-27T23:08:00Z">
            <w:rPr>
              <w:ins w:id="5789" w:author="Airat Shigapov" w:date="2021-10-27T23:03:00Z"/>
              <w:rFonts w:ascii="Consolas" w:hAnsi="Consolas" w:cs="Consolas"/>
              <w:color w:val="000000"/>
              <w:sz w:val="19"/>
              <w:szCs w:val="19"/>
            </w:rPr>
          </w:rPrChange>
        </w:rPr>
      </w:pPr>
      <w:ins w:id="5790" w:author="Airat Shigapov" w:date="2021-10-27T23:03:00Z">
        <w:r w:rsidRPr="008C09BE">
          <w:rPr>
            <w:rFonts w:ascii="Times New Roman" w:hAnsi="Times New Roman" w:cs="Times New Roman"/>
            <w:sz w:val="20"/>
            <w:szCs w:val="20"/>
            <w:lang w:val="en-US"/>
            <w:rPrChange w:id="5791"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5792" w:author="Airat Shigapov" w:date="2021-10-27T23:08:00Z">
              <w:rPr>
                <w:rFonts w:ascii="Consolas" w:hAnsi="Consolas" w:cs="Consolas"/>
                <w:color w:val="FF0000"/>
                <w:sz w:val="19"/>
                <w:szCs w:val="19"/>
              </w:rPr>
            </w:rPrChange>
          </w:rPr>
          <w:t xml:space="preserve"> </w:t>
        </w:r>
        <w:proofErr w:type="spellStart"/>
        <w:r w:rsidRPr="008C09BE">
          <w:rPr>
            <w:rFonts w:ascii="Times New Roman" w:hAnsi="Times New Roman" w:cs="Times New Roman"/>
            <w:sz w:val="20"/>
            <w:szCs w:val="20"/>
            <w:lang w:val="en-US"/>
            <w:rPrChange w:id="5793" w:author="Airat Shigapov" w:date="2021-10-27T23:08:00Z">
              <w:rPr>
                <w:rFonts w:ascii="Consolas" w:hAnsi="Consolas" w:cs="Consolas"/>
                <w:color w:val="FF0000"/>
                <w:sz w:val="19"/>
                <w:szCs w:val="19"/>
              </w:rPr>
            </w:rPrChange>
          </w:rPr>
          <w:t>Grid.Column</w:t>
        </w:r>
        <w:proofErr w:type="spellEnd"/>
        <w:r w:rsidRPr="008C09BE">
          <w:rPr>
            <w:rFonts w:ascii="Times New Roman" w:hAnsi="Times New Roman" w:cs="Times New Roman"/>
            <w:sz w:val="20"/>
            <w:szCs w:val="20"/>
            <w:lang w:val="en-US"/>
            <w:rPrChange w:id="5794" w:author="Airat Shigapov" w:date="2021-10-27T23:08:00Z">
              <w:rPr>
                <w:rFonts w:ascii="Consolas" w:hAnsi="Consolas" w:cs="Consolas"/>
                <w:color w:val="0000FF"/>
                <w:sz w:val="19"/>
                <w:szCs w:val="19"/>
              </w:rPr>
            </w:rPrChange>
          </w:rPr>
          <w:t>="1" &gt;</w:t>
        </w:r>
      </w:ins>
    </w:p>
    <w:p w14:paraId="13F3FF82" w14:textId="77777777" w:rsidR="001118C1" w:rsidRPr="008C09BE" w:rsidRDefault="001118C1" w:rsidP="001118C1">
      <w:pPr>
        <w:autoSpaceDE w:val="0"/>
        <w:autoSpaceDN w:val="0"/>
        <w:adjustRightInd w:val="0"/>
        <w:spacing w:after="0" w:line="240" w:lineRule="auto"/>
        <w:rPr>
          <w:ins w:id="5795" w:author="Airat Shigapov" w:date="2021-10-27T23:03:00Z"/>
          <w:rFonts w:ascii="Times New Roman" w:hAnsi="Times New Roman" w:cs="Times New Roman"/>
          <w:sz w:val="20"/>
          <w:szCs w:val="20"/>
          <w:lang w:val="en-US"/>
          <w:rPrChange w:id="5796" w:author="Airat Shigapov" w:date="2021-10-27T23:08:00Z">
            <w:rPr>
              <w:ins w:id="5797" w:author="Airat Shigapov" w:date="2021-10-27T23:03:00Z"/>
              <w:rFonts w:ascii="Consolas" w:hAnsi="Consolas" w:cs="Consolas"/>
              <w:color w:val="000000"/>
              <w:sz w:val="19"/>
              <w:szCs w:val="19"/>
            </w:rPr>
          </w:rPrChange>
        </w:rPr>
      </w:pPr>
      <w:ins w:id="5798" w:author="Airat Shigapov" w:date="2021-10-27T23:03:00Z">
        <w:r w:rsidRPr="008C09BE">
          <w:rPr>
            <w:rFonts w:ascii="Times New Roman" w:hAnsi="Times New Roman" w:cs="Times New Roman"/>
            <w:sz w:val="20"/>
            <w:szCs w:val="20"/>
            <w:lang w:val="en-US"/>
            <w:rPrChange w:id="5799"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5800" w:author="Airat Shigapov" w:date="2021-10-27T23:08:00Z">
              <w:rPr>
                <w:rFonts w:ascii="Consolas" w:hAnsi="Consolas" w:cs="Consolas"/>
                <w:color w:val="0000FF"/>
                <w:sz w:val="19"/>
                <w:szCs w:val="19"/>
              </w:rPr>
            </w:rPrChange>
          </w:rPr>
          <w:t>&lt;</w:t>
        </w:r>
        <w:r w:rsidRPr="008C09BE">
          <w:rPr>
            <w:rFonts w:ascii="Times New Roman" w:hAnsi="Times New Roman" w:cs="Times New Roman"/>
            <w:sz w:val="20"/>
            <w:szCs w:val="20"/>
            <w:lang w:val="en-US"/>
            <w:rPrChange w:id="5801" w:author="Airat Shigapov" w:date="2021-10-27T23:08:00Z">
              <w:rPr>
                <w:rFonts w:ascii="Consolas" w:hAnsi="Consolas" w:cs="Consolas"/>
                <w:color w:val="A31515"/>
                <w:sz w:val="19"/>
                <w:szCs w:val="19"/>
              </w:rPr>
            </w:rPrChange>
          </w:rPr>
          <w:t>Image</w:t>
        </w:r>
        <w:r w:rsidRPr="008C09BE">
          <w:rPr>
            <w:rFonts w:ascii="Times New Roman" w:hAnsi="Times New Roman" w:cs="Times New Roman"/>
            <w:sz w:val="20"/>
            <w:szCs w:val="20"/>
            <w:lang w:val="en-US"/>
            <w:rPrChange w:id="5802" w:author="Airat Shigapov" w:date="2021-10-27T23:08:00Z">
              <w:rPr>
                <w:rFonts w:ascii="Consolas" w:hAnsi="Consolas" w:cs="Consolas"/>
                <w:color w:val="FF0000"/>
                <w:sz w:val="19"/>
                <w:szCs w:val="19"/>
              </w:rPr>
            </w:rPrChange>
          </w:rPr>
          <w:t xml:space="preserve"> Source</w:t>
        </w:r>
        <w:r w:rsidRPr="008C09BE">
          <w:rPr>
            <w:rFonts w:ascii="Times New Roman" w:hAnsi="Times New Roman" w:cs="Times New Roman"/>
            <w:sz w:val="20"/>
            <w:szCs w:val="20"/>
            <w:lang w:val="en-US"/>
            <w:rPrChange w:id="5803" w:author="Airat Shigapov" w:date="2021-10-27T23:08:00Z">
              <w:rPr>
                <w:rFonts w:ascii="Consolas" w:hAnsi="Consolas" w:cs="Consolas"/>
                <w:color w:val="0000FF"/>
                <w:sz w:val="19"/>
                <w:szCs w:val="19"/>
              </w:rPr>
            </w:rPrChange>
          </w:rPr>
          <w:t>="/Images/addIcons.png"</w:t>
        </w:r>
        <w:r w:rsidRPr="008C09BE">
          <w:rPr>
            <w:rFonts w:ascii="Times New Roman" w:hAnsi="Times New Roman" w:cs="Times New Roman"/>
            <w:sz w:val="20"/>
            <w:szCs w:val="20"/>
            <w:lang w:val="en-US"/>
            <w:rPrChange w:id="5804" w:author="Airat Shigapov" w:date="2021-10-27T23:08:00Z">
              <w:rPr>
                <w:rFonts w:ascii="Consolas" w:hAnsi="Consolas" w:cs="Consolas"/>
                <w:color w:val="000000"/>
                <w:sz w:val="19"/>
                <w:szCs w:val="19"/>
              </w:rPr>
            </w:rPrChange>
          </w:rPr>
          <w:t xml:space="preserve">  </w:t>
        </w:r>
      </w:ins>
    </w:p>
    <w:p w14:paraId="129DD261" w14:textId="77777777" w:rsidR="001118C1" w:rsidRPr="008C09BE" w:rsidRDefault="001118C1" w:rsidP="001118C1">
      <w:pPr>
        <w:autoSpaceDE w:val="0"/>
        <w:autoSpaceDN w:val="0"/>
        <w:adjustRightInd w:val="0"/>
        <w:spacing w:after="0" w:line="240" w:lineRule="auto"/>
        <w:rPr>
          <w:ins w:id="5805" w:author="Airat Shigapov" w:date="2021-10-27T23:03:00Z"/>
          <w:rFonts w:ascii="Times New Roman" w:hAnsi="Times New Roman" w:cs="Times New Roman"/>
          <w:sz w:val="20"/>
          <w:szCs w:val="20"/>
          <w:lang w:val="en-US"/>
          <w:rPrChange w:id="5806" w:author="Airat Shigapov" w:date="2021-10-27T23:08:00Z">
            <w:rPr>
              <w:ins w:id="5807" w:author="Airat Shigapov" w:date="2021-10-27T23:03:00Z"/>
              <w:rFonts w:ascii="Consolas" w:hAnsi="Consolas" w:cs="Consolas"/>
              <w:color w:val="000000"/>
              <w:sz w:val="19"/>
              <w:szCs w:val="19"/>
            </w:rPr>
          </w:rPrChange>
        </w:rPr>
      </w:pPr>
      <w:ins w:id="5808" w:author="Airat Shigapov" w:date="2021-10-27T23:03:00Z">
        <w:r w:rsidRPr="008C09BE">
          <w:rPr>
            <w:rFonts w:ascii="Times New Roman" w:hAnsi="Times New Roman" w:cs="Times New Roman"/>
            <w:sz w:val="20"/>
            <w:szCs w:val="20"/>
            <w:lang w:val="en-US"/>
            <w:rPrChange w:id="5809"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5810" w:author="Airat Shigapov" w:date="2021-10-27T23:08:00Z">
              <w:rPr>
                <w:rFonts w:ascii="Consolas" w:hAnsi="Consolas" w:cs="Consolas"/>
                <w:color w:val="FF0000"/>
                <w:sz w:val="19"/>
                <w:szCs w:val="19"/>
              </w:rPr>
            </w:rPrChange>
          </w:rPr>
          <w:t xml:space="preserve"> Height</w:t>
        </w:r>
        <w:r w:rsidRPr="008C09BE">
          <w:rPr>
            <w:rFonts w:ascii="Times New Roman" w:hAnsi="Times New Roman" w:cs="Times New Roman"/>
            <w:sz w:val="20"/>
            <w:szCs w:val="20"/>
            <w:lang w:val="en-US"/>
            <w:rPrChange w:id="5811" w:author="Airat Shigapov" w:date="2021-10-27T23:08:00Z">
              <w:rPr>
                <w:rFonts w:ascii="Consolas" w:hAnsi="Consolas" w:cs="Consolas"/>
                <w:color w:val="0000FF"/>
                <w:sz w:val="19"/>
                <w:szCs w:val="19"/>
              </w:rPr>
            </w:rPrChange>
          </w:rPr>
          <w:t>="28"</w:t>
        </w:r>
      </w:ins>
    </w:p>
    <w:p w14:paraId="4B9C96E6" w14:textId="77777777" w:rsidR="001118C1" w:rsidRPr="008C09BE" w:rsidRDefault="001118C1" w:rsidP="001118C1">
      <w:pPr>
        <w:autoSpaceDE w:val="0"/>
        <w:autoSpaceDN w:val="0"/>
        <w:adjustRightInd w:val="0"/>
        <w:spacing w:after="0" w:line="240" w:lineRule="auto"/>
        <w:rPr>
          <w:ins w:id="5812" w:author="Airat Shigapov" w:date="2021-10-27T23:03:00Z"/>
          <w:rFonts w:ascii="Times New Roman" w:hAnsi="Times New Roman" w:cs="Times New Roman"/>
          <w:sz w:val="20"/>
          <w:szCs w:val="20"/>
          <w:lang w:val="en-US"/>
          <w:rPrChange w:id="5813" w:author="Airat Shigapov" w:date="2021-10-27T23:08:00Z">
            <w:rPr>
              <w:ins w:id="5814" w:author="Airat Shigapov" w:date="2021-10-27T23:03:00Z"/>
              <w:rFonts w:ascii="Consolas" w:hAnsi="Consolas" w:cs="Consolas"/>
              <w:color w:val="000000"/>
              <w:sz w:val="19"/>
              <w:szCs w:val="19"/>
            </w:rPr>
          </w:rPrChange>
        </w:rPr>
      </w:pPr>
      <w:ins w:id="5815" w:author="Airat Shigapov" w:date="2021-10-27T23:03:00Z">
        <w:r w:rsidRPr="008C09BE">
          <w:rPr>
            <w:rFonts w:ascii="Times New Roman" w:hAnsi="Times New Roman" w:cs="Times New Roman"/>
            <w:sz w:val="20"/>
            <w:szCs w:val="20"/>
            <w:lang w:val="en-US"/>
            <w:rPrChange w:id="5816"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5817" w:author="Airat Shigapov" w:date="2021-10-27T23:08:00Z">
              <w:rPr>
                <w:rFonts w:ascii="Consolas" w:hAnsi="Consolas" w:cs="Consolas"/>
                <w:color w:val="FF0000"/>
                <w:sz w:val="19"/>
                <w:szCs w:val="19"/>
              </w:rPr>
            </w:rPrChange>
          </w:rPr>
          <w:t xml:space="preserve"> Width</w:t>
        </w:r>
        <w:r w:rsidRPr="008C09BE">
          <w:rPr>
            <w:rFonts w:ascii="Times New Roman" w:hAnsi="Times New Roman" w:cs="Times New Roman"/>
            <w:sz w:val="20"/>
            <w:szCs w:val="20"/>
            <w:lang w:val="en-US"/>
            <w:rPrChange w:id="5818" w:author="Airat Shigapov" w:date="2021-10-27T23:08:00Z">
              <w:rPr>
                <w:rFonts w:ascii="Consolas" w:hAnsi="Consolas" w:cs="Consolas"/>
                <w:color w:val="0000FF"/>
                <w:sz w:val="19"/>
                <w:szCs w:val="19"/>
              </w:rPr>
            </w:rPrChange>
          </w:rPr>
          <w:t>="28" /&gt;</w:t>
        </w:r>
      </w:ins>
    </w:p>
    <w:p w14:paraId="5155D038" w14:textId="77777777" w:rsidR="001118C1" w:rsidRPr="008C09BE" w:rsidRDefault="001118C1" w:rsidP="001118C1">
      <w:pPr>
        <w:autoSpaceDE w:val="0"/>
        <w:autoSpaceDN w:val="0"/>
        <w:adjustRightInd w:val="0"/>
        <w:spacing w:after="0" w:line="240" w:lineRule="auto"/>
        <w:rPr>
          <w:ins w:id="5819" w:author="Airat Shigapov" w:date="2021-10-27T23:03:00Z"/>
          <w:rFonts w:ascii="Times New Roman" w:hAnsi="Times New Roman" w:cs="Times New Roman"/>
          <w:sz w:val="20"/>
          <w:szCs w:val="20"/>
          <w:lang w:val="en-US"/>
          <w:rPrChange w:id="5820" w:author="Airat Shigapov" w:date="2021-10-27T23:08:00Z">
            <w:rPr>
              <w:ins w:id="5821" w:author="Airat Shigapov" w:date="2021-10-27T23:03:00Z"/>
              <w:rFonts w:ascii="Consolas" w:hAnsi="Consolas" w:cs="Consolas"/>
              <w:color w:val="000000"/>
              <w:sz w:val="19"/>
              <w:szCs w:val="19"/>
            </w:rPr>
          </w:rPrChange>
        </w:rPr>
      </w:pPr>
      <w:ins w:id="5822" w:author="Airat Shigapov" w:date="2021-10-27T23:03:00Z">
        <w:r w:rsidRPr="008C09BE">
          <w:rPr>
            <w:rFonts w:ascii="Times New Roman" w:hAnsi="Times New Roman" w:cs="Times New Roman"/>
            <w:sz w:val="20"/>
            <w:szCs w:val="20"/>
            <w:lang w:val="en-US"/>
            <w:rPrChange w:id="5823"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5824" w:author="Airat Shigapov" w:date="2021-10-27T23:08:00Z">
              <w:rPr>
                <w:rFonts w:ascii="Consolas" w:hAnsi="Consolas" w:cs="Consolas"/>
                <w:color w:val="0000FF"/>
                <w:sz w:val="19"/>
                <w:szCs w:val="19"/>
              </w:rPr>
            </w:rPrChange>
          </w:rPr>
          <w:t>&lt;/</w:t>
        </w:r>
        <w:r w:rsidRPr="008C09BE">
          <w:rPr>
            <w:rFonts w:ascii="Times New Roman" w:hAnsi="Times New Roman" w:cs="Times New Roman"/>
            <w:sz w:val="20"/>
            <w:szCs w:val="20"/>
            <w:lang w:val="en-US"/>
            <w:rPrChange w:id="5825" w:author="Airat Shigapov" w:date="2021-10-27T23:08:00Z">
              <w:rPr>
                <w:rFonts w:ascii="Consolas" w:hAnsi="Consolas" w:cs="Consolas"/>
                <w:color w:val="A31515"/>
                <w:sz w:val="19"/>
                <w:szCs w:val="19"/>
              </w:rPr>
            </w:rPrChange>
          </w:rPr>
          <w:t>Button</w:t>
        </w:r>
        <w:r w:rsidRPr="008C09BE">
          <w:rPr>
            <w:rFonts w:ascii="Times New Roman" w:hAnsi="Times New Roman" w:cs="Times New Roman"/>
            <w:sz w:val="20"/>
            <w:szCs w:val="20"/>
            <w:lang w:val="en-US"/>
            <w:rPrChange w:id="5826" w:author="Airat Shigapov" w:date="2021-10-27T23:08:00Z">
              <w:rPr>
                <w:rFonts w:ascii="Consolas" w:hAnsi="Consolas" w:cs="Consolas"/>
                <w:color w:val="0000FF"/>
                <w:sz w:val="19"/>
                <w:szCs w:val="19"/>
              </w:rPr>
            </w:rPrChange>
          </w:rPr>
          <w:t>&gt;</w:t>
        </w:r>
      </w:ins>
    </w:p>
    <w:p w14:paraId="6421C5F0" w14:textId="77777777" w:rsidR="001118C1" w:rsidRPr="008C09BE" w:rsidRDefault="001118C1" w:rsidP="001118C1">
      <w:pPr>
        <w:autoSpaceDE w:val="0"/>
        <w:autoSpaceDN w:val="0"/>
        <w:adjustRightInd w:val="0"/>
        <w:spacing w:after="0" w:line="240" w:lineRule="auto"/>
        <w:rPr>
          <w:ins w:id="5827" w:author="Airat Shigapov" w:date="2021-10-27T23:03:00Z"/>
          <w:rFonts w:ascii="Times New Roman" w:hAnsi="Times New Roman" w:cs="Times New Roman"/>
          <w:sz w:val="20"/>
          <w:szCs w:val="20"/>
          <w:lang w:val="en-US"/>
          <w:rPrChange w:id="5828" w:author="Airat Shigapov" w:date="2021-10-27T23:08:00Z">
            <w:rPr>
              <w:ins w:id="5829" w:author="Airat Shigapov" w:date="2021-10-27T23:03:00Z"/>
              <w:rFonts w:ascii="Consolas" w:hAnsi="Consolas" w:cs="Consolas"/>
              <w:color w:val="000000"/>
              <w:sz w:val="19"/>
              <w:szCs w:val="19"/>
            </w:rPr>
          </w:rPrChange>
        </w:rPr>
      </w:pPr>
      <w:ins w:id="5830" w:author="Airat Shigapov" w:date="2021-10-27T23:03:00Z">
        <w:r w:rsidRPr="008C09BE">
          <w:rPr>
            <w:rFonts w:ascii="Times New Roman" w:hAnsi="Times New Roman" w:cs="Times New Roman"/>
            <w:sz w:val="20"/>
            <w:szCs w:val="20"/>
            <w:lang w:val="en-US"/>
            <w:rPrChange w:id="5831"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5832" w:author="Airat Shigapov" w:date="2021-10-27T23:08:00Z">
              <w:rPr>
                <w:rFonts w:ascii="Consolas" w:hAnsi="Consolas" w:cs="Consolas"/>
                <w:color w:val="0000FF"/>
                <w:sz w:val="19"/>
                <w:szCs w:val="19"/>
              </w:rPr>
            </w:rPrChange>
          </w:rPr>
          <w:t>&lt;/</w:t>
        </w:r>
        <w:r w:rsidRPr="008C09BE">
          <w:rPr>
            <w:rFonts w:ascii="Times New Roman" w:hAnsi="Times New Roman" w:cs="Times New Roman"/>
            <w:sz w:val="20"/>
            <w:szCs w:val="20"/>
            <w:lang w:val="en-US"/>
            <w:rPrChange w:id="5833" w:author="Airat Shigapov" w:date="2021-10-27T23:08:00Z">
              <w:rPr>
                <w:rFonts w:ascii="Consolas" w:hAnsi="Consolas" w:cs="Consolas"/>
                <w:color w:val="A31515"/>
                <w:sz w:val="19"/>
                <w:szCs w:val="19"/>
              </w:rPr>
            </w:rPrChange>
          </w:rPr>
          <w:t>Grid</w:t>
        </w:r>
        <w:r w:rsidRPr="008C09BE">
          <w:rPr>
            <w:rFonts w:ascii="Times New Roman" w:hAnsi="Times New Roman" w:cs="Times New Roman"/>
            <w:sz w:val="20"/>
            <w:szCs w:val="20"/>
            <w:lang w:val="en-US"/>
            <w:rPrChange w:id="5834" w:author="Airat Shigapov" w:date="2021-10-27T23:08:00Z">
              <w:rPr>
                <w:rFonts w:ascii="Consolas" w:hAnsi="Consolas" w:cs="Consolas"/>
                <w:color w:val="0000FF"/>
                <w:sz w:val="19"/>
                <w:szCs w:val="19"/>
              </w:rPr>
            </w:rPrChange>
          </w:rPr>
          <w:t>&gt;</w:t>
        </w:r>
      </w:ins>
    </w:p>
    <w:p w14:paraId="7EB380F8" w14:textId="77777777" w:rsidR="001118C1" w:rsidRPr="008C09BE" w:rsidRDefault="001118C1" w:rsidP="001118C1">
      <w:pPr>
        <w:autoSpaceDE w:val="0"/>
        <w:autoSpaceDN w:val="0"/>
        <w:adjustRightInd w:val="0"/>
        <w:spacing w:after="0" w:line="240" w:lineRule="auto"/>
        <w:rPr>
          <w:ins w:id="5835" w:author="Airat Shigapov" w:date="2021-10-27T23:03:00Z"/>
          <w:rFonts w:ascii="Times New Roman" w:hAnsi="Times New Roman" w:cs="Times New Roman"/>
          <w:sz w:val="20"/>
          <w:szCs w:val="20"/>
          <w:lang w:val="en-US"/>
          <w:rPrChange w:id="5836" w:author="Airat Shigapov" w:date="2021-10-27T23:08:00Z">
            <w:rPr>
              <w:ins w:id="5837" w:author="Airat Shigapov" w:date="2021-10-27T23:03:00Z"/>
              <w:rFonts w:ascii="Consolas" w:hAnsi="Consolas" w:cs="Consolas"/>
              <w:color w:val="000000"/>
              <w:sz w:val="19"/>
              <w:szCs w:val="19"/>
            </w:rPr>
          </w:rPrChange>
        </w:rPr>
      </w:pPr>
      <w:ins w:id="5838" w:author="Airat Shigapov" w:date="2021-10-27T23:03:00Z">
        <w:r w:rsidRPr="008C09BE">
          <w:rPr>
            <w:rFonts w:ascii="Times New Roman" w:hAnsi="Times New Roman" w:cs="Times New Roman"/>
            <w:sz w:val="20"/>
            <w:szCs w:val="20"/>
            <w:lang w:val="en-US"/>
            <w:rPrChange w:id="5839"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5840" w:author="Airat Shigapov" w:date="2021-10-27T23:08:00Z">
              <w:rPr>
                <w:rFonts w:ascii="Consolas" w:hAnsi="Consolas" w:cs="Consolas"/>
                <w:color w:val="0000FF"/>
                <w:sz w:val="19"/>
                <w:szCs w:val="19"/>
              </w:rPr>
            </w:rPrChange>
          </w:rPr>
          <w:t>&lt;</w:t>
        </w:r>
        <w:proofErr w:type="spellStart"/>
        <w:r w:rsidRPr="008C09BE">
          <w:rPr>
            <w:rFonts w:ascii="Times New Roman" w:hAnsi="Times New Roman" w:cs="Times New Roman"/>
            <w:sz w:val="20"/>
            <w:szCs w:val="20"/>
            <w:lang w:val="en-US"/>
            <w:rPrChange w:id="5841" w:author="Airat Shigapov" w:date="2021-10-27T23:08:00Z">
              <w:rPr>
                <w:rFonts w:ascii="Consolas" w:hAnsi="Consolas" w:cs="Consolas"/>
                <w:color w:val="A31515"/>
                <w:sz w:val="19"/>
                <w:szCs w:val="19"/>
              </w:rPr>
            </w:rPrChange>
          </w:rPr>
          <w:t>TextBlock</w:t>
        </w:r>
        <w:proofErr w:type="spellEnd"/>
        <w:r w:rsidRPr="008C09BE">
          <w:rPr>
            <w:rFonts w:ascii="Times New Roman" w:hAnsi="Times New Roman" w:cs="Times New Roman"/>
            <w:sz w:val="20"/>
            <w:szCs w:val="20"/>
            <w:lang w:val="en-US"/>
            <w:rPrChange w:id="5842" w:author="Airat Shigapov" w:date="2021-10-27T23:08:00Z">
              <w:rPr>
                <w:rFonts w:ascii="Consolas" w:hAnsi="Consolas" w:cs="Consolas"/>
                <w:color w:val="FF0000"/>
                <w:sz w:val="19"/>
                <w:szCs w:val="19"/>
              </w:rPr>
            </w:rPrChange>
          </w:rPr>
          <w:t xml:space="preserve"> </w:t>
        </w:r>
        <w:proofErr w:type="gramStart"/>
        <w:r w:rsidRPr="008C09BE">
          <w:rPr>
            <w:rFonts w:ascii="Times New Roman" w:hAnsi="Times New Roman" w:cs="Times New Roman"/>
            <w:sz w:val="20"/>
            <w:szCs w:val="20"/>
            <w:lang w:val="en-US"/>
            <w:rPrChange w:id="5843" w:author="Airat Shigapov" w:date="2021-10-27T23:08:00Z">
              <w:rPr>
                <w:rFonts w:ascii="Consolas" w:hAnsi="Consolas" w:cs="Consolas"/>
                <w:color w:val="FF0000"/>
                <w:sz w:val="19"/>
                <w:szCs w:val="19"/>
              </w:rPr>
            </w:rPrChange>
          </w:rPr>
          <w:t>x</w:t>
        </w:r>
        <w:r w:rsidRPr="008C09BE">
          <w:rPr>
            <w:rFonts w:ascii="Times New Roman" w:hAnsi="Times New Roman" w:cs="Times New Roman"/>
            <w:sz w:val="20"/>
            <w:szCs w:val="20"/>
            <w:lang w:val="en-US"/>
            <w:rPrChange w:id="5844" w:author="Airat Shigapov" w:date="2021-10-27T23:08:00Z">
              <w:rPr>
                <w:rFonts w:ascii="Consolas" w:hAnsi="Consolas" w:cs="Consolas"/>
                <w:color w:val="0000FF"/>
                <w:sz w:val="19"/>
                <w:szCs w:val="19"/>
              </w:rPr>
            </w:rPrChange>
          </w:rPr>
          <w:t>:</w:t>
        </w:r>
        <w:r w:rsidRPr="008C09BE">
          <w:rPr>
            <w:rFonts w:ascii="Times New Roman" w:hAnsi="Times New Roman" w:cs="Times New Roman"/>
            <w:sz w:val="20"/>
            <w:szCs w:val="20"/>
            <w:lang w:val="en-US"/>
            <w:rPrChange w:id="5845" w:author="Airat Shigapov" w:date="2021-10-27T23:08:00Z">
              <w:rPr>
                <w:rFonts w:ascii="Consolas" w:hAnsi="Consolas" w:cs="Consolas"/>
                <w:color w:val="FF0000"/>
                <w:sz w:val="19"/>
                <w:szCs w:val="19"/>
              </w:rPr>
            </w:rPrChange>
          </w:rPr>
          <w:t>Name</w:t>
        </w:r>
        <w:proofErr w:type="gramEnd"/>
        <w:r w:rsidRPr="008C09BE">
          <w:rPr>
            <w:rFonts w:ascii="Times New Roman" w:hAnsi="Times New Roman" w:cs="Times New Roman"/>
            <w:sz w:val="20"/>
            <w:szCs w:val="20"/>
            <w:lang w:val="en-US"/>
            <w:rPrChange w:id="5846" w:author="Airat Shigapov" w:date="2021-10-27T23:08:00Z">
              <w:rPr>
                <w:rFonts w:ascii="Consolas" w:hAnsi="Consolas" w:cs="Consolas"/>
                <w:color w:val="0000FF"/>
                <w:sz w:val="19"/>
                <w:szCs w:val="19"/>
              </w:rPr>
            </w:rPrChange>
          </w:rPr>
          <w:t>="WarBrand"</w:t>
        </w:r>
      </w:ins>
    </w:p>
    <w:p w14:paraId="4767A2CE" w14:textId="77777777" w:rsidR="001118C1" w:rsidRPr="00250F53" w:rsidRDefault="001118C1" w:rsidP="001118C1">
      <w:pPr>
        <w:autoSpaceDE w:val="0"/>
        <w:autoSpaceDN w:val="0"/>
        <w:adjustRightInd w:val="0"/>
        <w:spacing w:after="0" w:line="240" w:lineRule="auto"/>
        <w:rPr>
          <w:ins w:id="5847" w:author="Airat Shigapov" w:date="2021-10-27T23:03:00Z"/>
          <w:rFonts w:ascii="Times New Roman" w:hAnsi="Times New Roman" w:cs="Times New Roman"/>
          <w:sz w:val="20"/>
          <w:szCs w:val="20"/>
          <w:lang w:val="en-US"/>
          <w:rPrChange w:id="5848" w:author="Airat Shigapov" w:date="2021-11-16T08:40:00Z">
            <w:rPr>
              <w:ins w:id="5849" w:author="Airat Shigapov" w:date="2021-10-27T23:03:00Z"/>
              <w:rFonts w:ascii="Consolas" w:hAnsi="Consolas" w:cs="Consolas"/>
              <w:color w:val="000000"/>
              <w:sz w:val="19"/>
              <w:szCs w:val="19"/>
            </w:rPr>
          </w:rPrChange>
        </w:rPr>
      </w:pPr>
      <w:ins w:id="5850" w:author="Airat Shigapov" w:date="2021-10-27T23:03:00Z">
        <w:r w:rsidRPr="008C09BE">
          <w:rPr>
            <w:rFonts w:ascii="Times New Roman" w:hAnsi="Times New Roman" w:cs="Times New Roman"/>
            <w:sz w:val="20"/>
            <w:szCs w:val="20"/>
            <w:lang w:val="en-US"/>
            <w:rPrChange w:id="5851"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5852" w:author="Airat Shigapov" w:date="2021-10-27T23:08:00Z">
              <w:rPr>
                <w:rFonts w:ascii="Consolas" w:hAnsi="Consolas" w:cs="Consolas"/>
                <w:color w:val="FF0000"/>
                <w:sz w:val="19"/>
                <w:szCs w:val="19"/>
              </w:rPr>
            </w:rPrChange>
          </w:rPr>
          <w:t xml:space="preserve"> </w:t>
        </w:r>
        <w:r w:rsidRPr="00294494">
          <w:rPr>
            <w:rFonts w:ascii="Times New Roman" w:hAnsi="Times New Roman" w:cs="Times New Roman"/>
            <w:sz w:val="20"/>
            <w:szCs w:val="20"/>
            <w:lang w:val="en-US"/>
            <w:rPrChange w:id="5853" w:author="Airat Shigapov" w:date="2021-10-28T17:47:00Z">
              <w:rPr>
                <w:rFonts w:ascii="Consolas" w:hAnsi="Consolas" w:cs="Consolas"/>
                <w:color w:val="FF0000"/>
                <w:sz w:val="19"/>
                <w:szCs w:val="19"/>
              </w:rPr>
            </w:rPrChange>
          </w:rPr>
          <w:t>Visibility</w:t>
        </w:r>
        <w:r w:rsidRPr="00250F53">
          <w:rPr>
            <w:rFonts w:ascii="Times New Roman" w:hAnsi="Times New Roman" w:cs="Times New Roman"/>
            <w:sz w:val="20"/>
            <w:szCs w:val="20"/>
            <w:lang w:val="en-US"/>
            <w:rPrChange w:id="5854" w:author="Airat Shigapov" w:date="2021-11-16T08:40:00Z">
              <w:rPr>
                <w:rFonts w:ascii="Consolas" w:hAnsi="Consolas" w:cs="Consolas"/>
                <w:color w:val="0000FF"/>
                <w:sz w:val="19"/>
                <w:szCs w:val="19"/>
              </w:rPr>
            </w:rPrChange>
          </w:rPr>
          <w:t>="</w:t>
        </w:r>
        <w:r w:rsidRPr="00294494">
          <w:rPr>
            <w:rFonts w:ascii="Times New Roman" w:hAnsi="Times New Roman" w:cs="Times New Roman"/>
            <w:sz w:val="20"/>
            <w:szCs w:val="20"/>
            <w:lang w:val="en-US"/>
            <w:rPrChange w:id="5855" w:author="Airat Shigapov" w:date="2021-10-28T17:47:00Z">
              <w:rPr>
                <w:rFonts w:ascii="Consolas" w:hAnsi="Consolas" w:cs="Consolas"/>
                <w:color w:val="0000FF"/>
                <w:sz w:val="19"/>
                <w:szCs w:val="19"/>
              </w:rPr>
            </w:rPrChange>
          </w:rPr>
          <w:t>Hidden</w:t>
        </w:r>
        <w:r w:rsidRPr="00250F53">
          <w:rPr>
            <w:rFonts w:ascii="Times New Roman" w:hAnsi="Times New Roman" w:cs="Times New Roman"/>
            <w:sz w:val="20"/>
            <w:szCs w:val="20"/>
            <w:lang w:val="en-US"/>
            <w:rPrChange w:id="5856" w:author="Airat Shigapov" w:date="2021-11-16T08:40:00Z">
              <w:rPr>
                <w:rFonts w:ascii="Consolas" w:hAnsi="Consolas" w:cs="Consolas"/>
                <w:color w:val="0000FF"/>
                <w:sz w:val="19"/>
                <w:szCs w:val="19"/>
              </w:rPr>
            </w:rPrChange>
          </w:rPr>
          <w:t>"</w:t>
        </w:r>
      </w:ins>
    </w:p>
    <w:p w14:paraId="6DDD8449" w14:textId="77777777" w:rsidR="001118C1" w:rsidRPr="008C09BE" w:rsidRDefault="001118C1" w:rsidP="001118C1">
      <w:pPr>
        <w:autoSpaceDE w:val="0"/>
        <w:autoSpaceDN w:val="0"/>
        <w:adjustRightInd w:val="0"/>
        <w:spacing w:after="0" w:line="240" w:lineRule="auto"/>
        <w:rPr>
          <w:ins w:id="5857" w:author="Airat Shigapov" w:date="2021-10-27T23:03:00Z"/>
          <w:rFonts w:ascii="Times New Roman" w:hAnsi="Times New Roman" w:cs="Times New Roman"/>
          <w:sz w:val="20"/>
          <w:szCs w:val="20"/>
          <w:rPrChange w:id="5858" w:author="Airat Shigapov" w:date="2021-10-27T23:08:00Z">
            <w:rPr>
              <w:ins w:id="5859" w:author="Airat Shigapov" w:date="2021-10-27T23:03:00Z"/>
              <w:rFonts w:ascii="Consolas" w:hAnsi="Consolas" w:cs="Consolas"/>
              <w:color w:val="000000"/>
              <w:sz w:val="19"/>
              <w:szCs w:val="19"/>
            </w:rPr>
          </w:rPrChange>
        </w:rPr>
      </w:pPr>
      <w:ins w:id="5860" w:author="Airat Shigapov" w:date="2021-10-27T23:03:00Z">
        <w:r w:rsidRPr="00250F53">
          <w:rPr>
            <w:rFonts w:ascii="Times New Roman" w:hAnsi="Times New Roman" w:cs="Times New Roman"/>
            <w:sz w:val="20"/>
            <w:szCs w:val="20"/>
            <w:lang w:val="en-US"/>
            <w:rPrChange w:id="5861" w:author="Airat Shigapov" w:date="2021-11-16T08:40:00Z">
              <w:rPr>
                <w:rFonts w:ascii="Consolas" w:hAnsi="Consolas" w:cs="Consolas"/>
                <w:color w:val="000000"/>
                <w:sz w:val="19"/>
                <w:szCs w:val="19"/>
              </w:rPr>
            </w:rPrChange>
          </w:rPr>
          <w:t xml:space="preserve">               </w:t>
        </w:r>
        <w:r w:rsidRPr="00250F53">
          <w:rPr>
            <w:rFonts w:ascii="Times New Roman" w:hAnsi="Times New Roman" w:cs="Times New Roman"/>
            <w:sz w:val="20"/>
            <w:szCs w:val="20"/>
            <w:lang w:val="en-US"/>
            <w:rPrChange w:id="5862" w:author="Airat Shigapov" w:date="2021-11-16T08:40:00Z">
              <w:rPr>
                <w:rFonts w:ascii="Consolas" w:hAnsi="Consolas" w:cs="Consolas"/>
                <w:color w:val="FF0000"/>
                <w:sz w:val="19"/>
                <w:szCs w:val="19"/>
              </w:rPr>
            </w:rPrChange>
          </w:rPr>
          <w:t xml:space="preserve"> </w:t>
        </w:r>
        <w:r w:rsidRPr="008C09BE">
          <w:rPr>
            <w:rFonts w:ascii="Times New Roman" w:hAnsi="Times New Roman" w:cs="Times New Roman"/>
            <w:sz w:val="20"/>
            <w:szCs w:val="20"/>
            <w:rPrChange w:id="5863" w:author="Airat Shigapov" w:date="2021-10-27T23:08:00Z">
              <w:rPr>
                <w:rFonts w:ascii="Consolas" w:hAnsi="Consolas" w:cs="Consolas"/>
                <w:color w:val="FF0000"/>
                <w:sz w:val="19"/>
                <w:szCs w:val="19"/>
              </w:rPr>
            </w:rPrChange>
          </w:rPr>
          <w:t>Text</w:t>
        </w:r>
        <w:r w:rsidRPr="008C09BE">
          <w:rPr>
            <w:rFonts w:ascii="Times New Roman" w:hAnsi="Times New Roman" w:cs="Times New Roman"/>
            <w:sz w:val="20"/>
            <w:szCs w:val="20"/>
            <w:rPrChange w:id="5864" w:author="Airat Shigapov" w:date="2021-10-27T23:08:00Z">
              <w:rPr>
                <w:rFonts w:ascii="Consolas" w:hAnsi="Consolas" w:cs="Consolas"/>
                <w:color w:val="0000FF"/>
                <w:sz w:val="19"/>
                <w:szCs w:val="19"/>
              </w:rPr>
            </w:rPrChange>
          </w:rPr>
          <w:t>="Производитель не выбран"</w:t>
        </w:r>
        <w:r w:rsidRPr="008C09BE">
          <w:rPr>
            <w:rFonts w:ascii="Times New Roman" w:hAnsi="Times New Roman" w:cs="Times New Roman"/>
            <w:sz w:val="20"/>
            <w:szCs w:val="20"/>
            <w:rPrChange w:id="5865" w:author="Airat Shigapov" w:date="2021-10-27T23:08:00Z">
              <w:rPr>
                <w:rFonts w:ascii="Consolas" w:hAnsi="Consolas" w:cs="Consolas"/>
                <w:color w:val="000000"/>
                <w:sz w:val="19"/>
                <w:szCs w:val="19"/>
              </w:rPr>
            </w:rPrChange>
          </w:rPr>
          <w:t xml:space="preserve"> </w:t>
        </w:r>
      </w:ins>
    </w:p>
    <w:p w14:paraId="6628E159" w14:textId="77777777" w:rsidR="001118C1" w:rsidRPr="00250F53" w:rsidRDefault="001118C1" w:rsidP="001118C1">
      <w:pPr>
        <w:autoSpaceDE w:val="0"/>
        <w:autoSpaceDN w:val="0"/>
        <w:adjustRightInd w:val="0"/>
        <w:spacing w:after="0" w:line="240" w:lineRule="auto"/>
        <w:rPr>
          <w:ins w:id="5866" w:author="Airat Shigapov" w:date="2021-10-27T23:03:00Z"/>
          <w:rFonts w:ascii="Times New Roman" w:hAnsi="Times New Roman" w:cs="Times New Roman"/>
          <w:sz w:val="20"/>
          <w:szCs w:val="20"/>
          <w:rPrChange w:id="5867" w:author="Airat Shigapov" w:date="2021-11-16T08:40:00Z">
            <w:rPr>
              <w:ins w:id="5868" w:author="Airat Shigapov" w:date="2021-10-27T23:03:00Z"/>
              <w:rFonts w:ascii="Consolas" w:hAnsi="Consolas" w:cs="Consolas"/>
              <w:color w:val="000000"/>
              <w:sz w:val="19"/>
              <w:szCs w:val="19"/>
            </w:rPr>
          </w:rPrChange>
        </w:rPr>
      </w:pPr>
      <w:ins w:id="5869" w:author="Airat Shigapov" w:date="2021-10-27T23:03:00Z">
        <w:r w:rsidRPr="008C09BE">
          <w:rPr>
            <w:rFonts w:ascii="Times New Roman" w:hAnsi="Times New Roman" w:cs="Times New Roman"/>
            <w:sz w:val="20"/>
            <w:szCs w:val="20"/>
            <w:rPrChange w:id="5870"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rPrChange w:id="5871" w:author="Airat Shigapov" w:date="2021-10-27T23:08:00Z">
              <w:rPr>
                <w:rFonts w:ascii="Consolas" w:hAnsi="Consolas" w:cs="Consolas"/>
                <w:color w:val="FF0000"/>
                <w:sz w:val="19"/>
                <w:szCs w:val="19"/>
              </w:rPr>
            </w:rPrChange>
          </w:rPr>
          <w:t xml:space="preserve"> </w:t>
        </w:r>
        <w:r w:rsidRPr="008C09BE">
          <w:rPr>
            <w:rFonts w:ascii="Times New Roman" w:hAnsi="Times New Roman" w:cs="Times New Roman"/>
            <w:sz w:val="20"/>
            <w:szCs w:val="20"/>
            <w:lang w:val="en-US"/>
            <w:rPrChange w:id="5872" w:author="Airat Shigapov" w:date="2021-10-27T23:08:00Z">
              <w:rPr>
                <w:rFonts w:ascii="Consolas" w:hAnsi="Consolas" w:cs="Consolas"/>
                <w:color w:val="FF0000"/>
                <w:sz w:val="19"/>
                <w:szCs w:val="19"/>
              </w:rPr>
            </w:rPrChange>
          </w:rPr>
          <w:t>Foreground</w:t>
        </w:r>
        <w:r w:rsidRPr="00250F53">
          <w:rPr>
            <w:rFonts w:ascii="Times New Roman" w:hAnsi="Times New Roman" w:cs="Times New Roman"/>
            <w:sz w:val="20"/>
            <w:szCs w:val="20"/>
            <w:rPrChange w:id="5873" w:author="Airat Shigapov" w:date="2021-11-16T08:40:00Z">
              <w:rPr>
                <w:rFonts w:ascii="Consolas" w:hAnsi="Consolas" w:cs="Consolas"/>
                <w:color w:val="0000FF"/>
                <w:sz w:val="19"/>
                <w:szCs w:val="19"/>
              </w:rPr>
            </w:rPrChange>
          </w:rPr>
          <w:t>="</w:t>
        </w:r>
        <w:r w:rsidRPr="008C09BE">
          <w:rPr>
            <w:rFonts w:ascii="Times New Roman" w:hAnsi="Times New Roman" w:cs="Times New Roman"/>
            <w:sz w:val="20"/>
            <w:szCs w:val="20"/>
            <w:lang w:val="en-US"/>
            <w:rPrChange w:id="5874" w:author="Airat Shigapov" w:date="2021-10-27T23:08:00Z">
              <w:rPr>
                <w:rFonts w:ascii="Consolas" w:hAnsi="Consolas" w:cs="Consolas"/>
                <w:color w:val="0000FF"/>
                <w:sz w:val="19"/>
                <w:szCs w:val="19"/>
              </w:rPr>
            </w:rPrChange>
          </w:rPr>
          <w:t>Red</w:t>
        </w:r>
        <w:r w:rsidRPr="00250F53">
          <w:rPr>
            <w:rFonts w:ascii="Times New Roman" w:hAnsi="Times New Roman" w:cs="Times New Roman"/>
            <w:sz w:val="20"/>
            <w:szCs w:val="20"/>
            <w:rPrChange w:id="5875" w:author="Airat Shigapov" w:date="2021-11-16T08:40:00Z">
              <w:rPr>
                <w:rFonts w:ascii="Consolas" w:hAnsi="Consolas" w:cs="Consolas"/>
                <w:color w:val="0000FF"/>
                <w:sz w:val="19"/>
                <w:szCs w:val="19"/>
              </w:rPr>
            </w:rPrChange>
          </w:rPr>
          <w:t>"</w:t>
        </w:r>
        <w:r w:rsidRPr="00250F53">
          <w:rPr>
            <w:rFonts w:ascii="Times New Roman" w:hAnsi="Times New Roman" w:cs="Times New Roman"/>
            <w:sz w:val="20"/>
            <w:szCs w:val="20"/>
            <w:rPrChange w:id="5876" w:author="Airat Shigapov" w:date="2021-11-16T08:40:00Z">
              <w:rPr>
                <w:rFonts w:ascii="Consolas" w:hAnsi="Consolas" w:cs="Consolas"/>
                <w:color w:val="000000"/>
                <w:sz w:val="19"/>
                <w:szCs w:val="19"/>
              </w:rPr>
            </w:rPrChange>
          </w:rPr>
          <w:t xml:space="preserve"> </w:t>
        </w:r>
      </w:ins>
    </w:p>
    <w:p w14:paraId="495A04D9" w14:textId="77777777" w:rsidR="001118C1" w:rsidRPr="008C09BE" w:rsidRDefault="001118C1" w:rsidP="001118C1">
      <w:pPr>
        <w:autoSpaceDE w:val="0"/>
        <w:autoSpaceDN w:val="0"/>
        <w:adjustRightInd w:val="0"/>
        <w:spacing w:after="0" w:line="240" w:lineRule="auto"/>
        <w:rPr>
          <w:ins w:id="5877" w:author="Airat Shigapov" w:date="2021-10-27T23:03:00Z"/>
          <w:rFonts w:ascii="Times New Roman" w:hAnsi="Times New Roman" w:cs="Times New Roman"/>
          <w:sz w:val="20"/>
          <w:szCs w:val="20"/>
          <w:lang w:val="en-US"/>
          <w:rPrChange w:id="5878" w:author="Airat Shigapov" w:date="2021-10-27T23:08:00Z">
            <w:rPr>
              <w:ins w:id="5879" w:author="Airat Shigapov" w:date="2021-10-27T23:03:00Z"/>
              <w:rFonts w:ascii="Consolas" w:hAnsi="Consolas" w:cs="Consolas"/>
              <w:color w:val="000000"/>
              <w:sz w:val="19"/>
              <w:szCs w:val="19"/>
            </w:rPr>
          </w:rPrChange>
        </w:rPr>
      </w:pPr>
      <w:ins w:id="5880" w:author="Airat Shigapov" w:date="2021-10-27T23:03:00Z">
        <w:r w:rsidRPr="00250F53">
          <w:rPr>
            <w:rFonts w:ascii="Times New Roman" w:hAnsi="Times New Roman" w:cs="Times New Roman"/>
            <w:sz w:val="20"/>
            <w:szCs w:val="20"/>
            <w:rPrChange w:id="5881" w:author="Airat Shigapov" w:date="2021-11-16T08:40:00Z">
              <w:rPr>
                <w:rFonts w:ascii="Consolas" w:hAnsi="Consolas" w:cs="Consolas"/>
                <w:color w:val="000000"/>
                <w:sz w:val="19"/>
                <w:szCs w:val="19"/>
              </w:rPr>
            </w:rPrChange>
          </w:rPr>
          <w:t xml:space="preserve">               </w:t>
        </w:r>
        <w:r w:rsidRPr="00250F53">
          <w:rPr>
            <w:rFonts w:ascii="Times New Roman" w:hAnsi="Times New Roman" w:cs="Times New Roman"/>
            <w:sz w:val="20"/>
            <w:szCs w:val="20"/>
            <w:rPrChange w:id="5882" w:author="Airat Shigapov" w:date="2021-11-16T08:40:00Z">
              <w:rPr>
                <w:rFonts w:ascii="Consolas" w:hAnsi="Consolas" w:cs="Consolas"/>
                <w:color w:val="FF0000"/>
                <w:sz w:val="19"/>
                <w:szCs w:val="19"/>
              </w:rPr>
            </w:rPrChange>
          </w:rPr>
          <w:t xml:space="preserve"> </w:t>
        </w:r>
        <w:proofErr w:type="spellStart"/>
        <w:r w:rsidRPr="008C09BE">
          <w:rPr>
            <w:rFonts w:ascii="Times New Roman" w:hAnsi="Times New Roman" w:cs="Times New Roman"/>
            <w:sz w:val="20"/>
            <w:szCs w:val="20"/>
            <w:lang w:val="en-US"/>
            <w:rPrChange w:id="5883" w:author="Airat Shigapov" w:date="2021-10-27T23:08:00Z">
              <w:rPr>
                <w:rFonts w:ascii="Consolas" w:hAnsi="Consolas" w:cs="Consolas"/>
                <w:color w:val="FF0000"/>
                <w:sz w:val="19"/>
                <w:szCs w:val="19"/>
              </w:rPr>
            </w:rPrChange>
          </w:rPr>
          <w:t>FontSize</w:t>
        </w:r>
        <w:proofErr w:type="spellEnd"/>
        <w:r w:rsidRPr="008C09BE">
          <w:rPr>
            <w:rFonts w:ascii="Times New Roman" w:hAnsi="Times New Roman" w:cs="Times New Roman"/>
            <w:sz w:val="20"/>
            <w:szCs w:val="20"/>
            <w:lang w:val="en-US"/>
            <w:rPrChange w:id="5884" w:author="Airat Shigapov" w:date="2021-10-27T23:08:00Z">
              <w:rPr>
                <w:rFonts w:ascii="Consolas" w:hAnsi="Consolas" w:cs="Consolas"/>
                <w:color w:val="0000FF"/>
                <w:sz w:val="19"/>
                <w:szCs w:val="19"/>
              </w:rPr>
            </w:rPrChange>
          </w:rPr>
          <w:t>="11"/&gt;</w:t>
        </w:r>
      </w:ins>
    </w:p>
    <w:p w14:paraId="1D78D9CB" w14:textId="77777777" w:rsidR="001118C1" w:rsidRPr="008C09BE" w:rsidRDefault="001118C1" w:rsidP="001118C1">
      <w:pPr>
        <w:autoSpaceDE w:val="0"/>
        <w:autoSpaceDN w:val="0"/>
        <w:adjustRightInd w:val="0"/>
        <w:spacing w:after="0" w:line="240" w:lineRule="auto"/>
        <w:rPr>
          <w:ins w:id="5885" w:author="Airat Shigapov" w:date="2021-10-27T23:03:00Z"/>
          <w:rFonts w:ascii="Times New Roman" w:hAnsi="Times New Roman" w:cs="Times New Roman"/>
          <w:sz w:val="20"/>
          <w:szCs w:val="20"/>
          <w:lang w:val="en-US"/>
          <w:rPrChange w:id="5886" w:author="Airat Shigapov" w:date="2021-10-27T23:08:00Z">
            <w:rPr>
              <w:ins w:id="5887" w:author="Airat Shigapov" w:date="2021-10-27T23:03:00Z"/>
              <w:rFonts w:ascii="Consolas" w:hAnsi="Consolas" w:cs="Consolas"/>
              <w:color w:val="000000"/>
              <w:sz w:val="19"/>
              <w:szCs w:val="19"/>
            </w:rPr>
          </w:rPrChange>
        </w:rPr>
      </w:pPr>
      <w:ins w:id="5888" w:author="Airat Shigapov" w:date="2021-10-27T23:03:00Z">
        <w:r w:rsidRPr="008C09BE">
          <w:rPr>
            <w:rFonts w:ascii="Times New Roman" w:hAnsi="Times New Roman" w:cs="Times New Roman"/>
            <w:sz w:val="20"/>
            <w:szCs w:val="20"/>
            <w:lang w:val="en-US"/>
            <w:rPrChange w:id="5889"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5890" w:author="Airat Shigapov" w:date="2021-10-27T23:08:00Z">
              <w:rPr>
                <w:rFonts w:ascii="Consolas" w:hAnsi="Consolas" w:cs="Consolas"/>
                <w:color w:val="0000FF"/>
                <w:sz w:val="19"/>
                <w:szCs w:val="19"/>
              </w:rPr>
            </w:rPrChange>
          </w:rPr>
          <w:t>&lt;</w:t>
        </w:r>
        <w:r w:rsidRPr="008C09BE">
          <w:rPr>
            <w:rFonts w:ascii="Times New Roman" w:hAnsi="Times New Roman" w:cs="Times New Roman"/>
            <w:sz w:val="20"/>
            <w:szCs w:val="20"/>
            <w:lang w:val="en-US"/>
            <w:rPrChange w:id="5891" w:author="Airat Shigapov" w:date="2021-10-27T23:08:00Z">
              <w:rPr>
                <w:rFonts w:ascii="Consolas" w:hAnsi="Consolas" w:cs="Consolas"/>
                <w:color w:val="A31515"/>
                <w:sz w:val="19"/>
                <w:szCs w:val="19"/>
              </w:rPr>
            </w:rPrChange>
          </w:rPr>
          <w:t>Grid</w:t>
        </w:r>
        <w:r w:rsidRPr="008C09BE">
          <w:rPr>
            <w:rFonts w:ascii="Times New Roman" w:hAnsi="Times New Roman" w:cs="Times New Roman"/>
            <w:sz w:val="20"/>
            <w:szCs w:val="20"/>
            <w:lang w:val="en-US"/>
            <w:rPrChange w:id="5892"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5893" w:author="Airat Shigapov" w:date="2021-10-27T23:08:00Z">
              <w:rPr>
                <w:rFonts w:ascii="Consolas" w:hAnsi="Consolas" w:cs="Consolas"/>
                <w:color w:val="FF0000"/>
                <w:sz w:val="19"/>
                <w:szCs w:val="19"/>
              </w:rPr>
            </w:rPrChange>
          </w:rPr>
          <w:t xml:space="preserve"> Margin</w:t>
        </w:r>
        <w:r w:rsidRPr="008C09BE">
          <w:rPr>
            <w:rFonts w:ascii="Times New Roman" w:hAnsi="Times New Roman" w:cs="Times New Roman"/>
            <w:sz w:val="20"/>
            <w:szCs w:val="20"/>
            <w:lang w:val="en-US"/>
            <w:rPrChange w:id="5894" w:author="Airat Shigapov" w:date="2021-10-27T23:08:00Z">
              <w:rPr>
                <w:rFonts w:ascii="Consolas" w:hAnsi="Consolas" w:cs="Consolas"/>
                <w:color w:val="0000FF"/>
                <w:sz w:val="19"/>
                <w:szCs w:val="19"/>
              </w:rPr>
            </w:rPrChange>
          </w:rPr>
          <w:t>="0,5,0,0"&gt;</w:t>
        </w:r>
      </w:ins>
    </w:p>
    <w:p w14:paraId="4047F5DF" w14:textId="77777777" w:rsidR="001118C1" w:rsidRPr="008C09BE" w:rsidRDefault="001118C1" w:rsidP="001118C1">
      <w:pPr>
        <w:autoSpaceDE w:val="0"/>
        <w:autoSpaceDN w:val="0"/>
        <w:adjustRightInd w:val="0"/>
        <w:spacing w:after="0" w:line="240" w:lineRule="auto"/>
        <w:rPr>
          <w:ins w:id="5895" w:author="Airat Shigapov" w:date="2021-10-27T23:03:00Z"/>
          <w:rFonts w:ascii="Times New Roman" w:hAnsi="Times New Roman" w:cs="Times New Roman"/>
          <w:sz w:val="20"/>
          <w:szCs w:val="20"/>
          <w:lang w:val="en-US"/>
          <w:rPrChange w:id="5896" w:author="Airat Shigapov" w:date="2021-10-27T23:08:00Z">
            <w:rPr>
              <w:ins w:id="5897" w:author="Airat Shigapov" w:date="2021-10-27T23:03:00Z"/>
              <w:rFonts w:ascii="Consolas" w:hAnsi="Consolas" w:cs="Consolas"/>
              <w:color w:val="000000"/>
              <w:sz w:val="19"/>
              <w:szCs w:val="19"/>
            </w:rPr>
          </w:rPrChange>
        </w:rPr>
      </w:pPr>
      <w:ins w:id="5898" w:author="Airat Shigapov" w:date="2021-10-27T23:03:00Z">
        <w:r w:rsidRPr="008C09BE">
          <w:rPr>
            <w:rFonts w:ascii="Times New Roman" w:hAnsi="Times New Roman" w:cs="Times New Roman"/>
            <w:sz w:val="20"/>
            <w:szCs w:val="20"/>
            <w:lang w:val="en-US"/>
            <w:rPrChange w:id="5899"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5900" w:author="Airat Shigapov" w:date="2021-10-27T23:08:00Z">
              <w:rPr>
                <w:rFonts w:ascii="Consolas" w:hAnsi="Consolas" w:cs="Consolas"/>
                <w:color w:val="0000FF"/>
                <w:sz w:val="19"/>
                <w:szCs w:val="19"/>
              </w:rPr>
            </w:rPrChange>
          </w:rPr>
          <w:t>&lt;</w:t>
        </w:r>
        <w:proofErr w:type="spellStart"/>
        <w:r w:rsidRPr="008C09BE">
          <w:rPr>
            <w:rFonts w:ascii="Times New Roman" w:hAnsi="Times New Roman" w:cs="Times New Roman"/>
            <w:sz w:val="20"/>
            <w:szCs w:val="20"/>
            <w:lang w:val="en-US"/>
            <w:rPrChange w:id="5901" w:author="Airat Shigapov" w:date="2021-10-27T23:08:00Z">
              <w:rPr>
                <w:rFonts w:ascii="Consolas" w:hAnsi="Consolas" w:cs="Consolas"/>
                <w:color w:val="A31515"/>
                <w:sz w:val="19"/>
                <w:szCs w:val="19"/>
              </w:rPr>
            </w:rPrChange>
          </w:rPr>
          <w:t>Grid.ColumnDefinitions</w:t>
        </w:r>
        <w:proofErr w:type="spellEnd"/>
        <w:r w:rsidRPr="008C09BE">
          <w:rPr>
            <w:rFonts w:ascii="Times New Roman" w:hAnsi="Times New Roman" w:cs="Times New Roman"/>
            <w:sz w:val="20"/>
            <w:szCs w:val="20"/>
            <w:lang w:val="en-US"/>
            <w:rPrChange w:id="5902" w:author="Airat Shigapov" w:date="2021-10-27T23:08:00Z">
              <w:rPr>
                <w:rFonts w:ascii="Consolas" w:hAnsi="Consolas" w:cs="Consolas"/>
                <w:color w:val="0000FF"/>
                <w:sz w:val="19"/>
                <w:szCs w:val="19"/>
              </w:rPr>
            </w:rPrChange>
          </w:rPr>
          <w:t>&gt;</w:t>
        </w:r>
      </w:ins>
    </w:p>
    <w:p w14:paraId="23B03D89" w14:textId="77777777" w:rsidR="001118C1" w:rsidRPr="008C09BE" w:rsidRDefault="001118C1" w:rsidP="001118C1">
      <w:pPr>
        <w:autoSpaceDE w:val="0"/>
        <w:autoSpaceDN w:val="0"/>
        <w:adjustRightInd w:val="0"/>
        <w:spacing w:after="0" w:line="240" w:lineRule="auto"/>
        <w:rPr>
          <w:ins w:id="5903" w:author="Airat Shigapov" w:date="2021-10-27T23:03:00Z"/>
          <w:rFonts w:ascii="Times New Roman" w:hAnsi="Times New Roman" w:cs="Times New Roman"/>
          <w:sz w:val="20"/>
          <w:szCs w:val="20"/>
          <w:lang w:val="en-US"/>
          <w:rPrChange w:id="5904" w:author="Airat Shigapov" w:date="2021-10-27T23:08:00Z">
            <w:rPr>
              <w:ins w:id="5905" w:author="Airat Shigapov" w:date="2021-10-27T23:03:00Z"/>
              <w:rFonts w:ascii="Consolas" w:hAnsi="Consolas" w:cs="Consolas"/>
              <w:color w:val="000000"/>
              <w:sz w:val="19"/>
              <w:szCs w:val="19"/>
            </w:rPr>
          </w:rPrChange>
        </w:rPr>
      </w:pPr>
      <w:ins w:id="5906" w:author="Airat Shigapov" w:date="2021-10-27T23:03:00Z">
        <w:r w:rsidRPr="008C09BE">
          <w:rPr>
            <w:rFonts w:ascii="Times New Roman" w:hAnsi="Times New Roman" w:cs="Times New Roman"/>
            <w:sz w:val="20"/>
            <w:szCs w:val="20"/>
            <w:lang w:val="en-US"/>
            <w:rPrChange w:id="5907"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5908" w:author="Airat Shigapov" w:date="2021-10-27T23:08:00Z">
              <w:rPr>
                <w:rFonts w:ascii="Consolas" w:hAnsi="Consolas" w:cs="Consolas"/>
                <w:color w:val="0000FF"/>
                <w:sz w:val="19"/>
                <w:szCs w:val="19"/>
              </w:rPr>
            </w:rPrChange>
          </w:rPr>
          <w:t>&lt;</w:t>
        </w:r>
        <w:proofErr w:type="spellStart"/>
        <w:r w:rsidRPr="008C09BE">
          <w:rPr>
            <w:rFonts w:ascii="Times New Roman" w:hAnsi="Times New Roman" w:cs="Times New Roman"/>
            <w:sz w:val="20"/>
            <w:szCs w:val="20"/>
            <w:lang w:val="en-US"/>
            <w:rPrChange w:id="5909" w:author="Airat Shigapov" w:date="2021-10-27T23:08:00Z">
              <w:rPr>
                <w:rFonts w:ascii="Consolas" w:hAnsi="Consolas" w:cs="Consolas"/>
                <w:color w:val="A31515"/>
                <w:sz w:val="19"/>
                <w:szCs w:val="19"/>
              </w:rPr>
            </w:rPrChange>
          </w:rPr>
          <w:t>ColumnDefinition</w:t>
        </w:r>
        <w:proofErr w:type="spellEnd"/>
        <w:r w:rsidRPr="008C09BE">
          <w:rPr>
            <w:rFonts w:ascii="Times New Roman" w:hAnsi="Times New Roman" w:cs="Times New Roman"/>
            <w:sz w:val="20"/>
            <w:szCs w:val="20"/>
            <w:lang w:val="en-US"/>
            <w:rPrChange w:id="5910" w:author="Airat Shigapov" w:date="2021-10-27T23:08:00Z">
              <w:rPr>
                <w:rFonts w:ascii="Consolas" w:hAnsi="Consolas" w:cs="Consolas"/>
                <w:color w:val="0000FF"/>
                <w:sz w:val="19"/>
                <w:szCs w:val="19"/>
              </w:rPr>
            </w:rPrChange>
          </w:rPr>
          <w:t>/&gt;</w:t>
        </w:r>
      </w:ins>
    </w:p>
    <w:p w14:paraId="3B357C39" w14:textId="77777777" w:rsidR="001118C1" w:rsidRPr="008C09BE" w:rsidRDefault="001118C1" w:rsidP="001118C1">
      <w:pPr>
        <w:autoSpaceDE w:val="0"/>
        <w:autoSpaceDN w:val="0"/>
        <w:adjustRightInd w:val="0"/>
        <w:spacing w:after="0" w:line="240" w:lineRule="auto"/>
        <w:rPr>
          <w:ins w:id="5911" w:author="Airat Shigapov" w:date="2021-10-27T23:03:00Z"/>
          <w:rFonts w:ascii="Times New Roman" w:hAnsi="Times New Roman" w:cs="Times New Roman"/>
          <w:sz w:val="20"/>
          <w:szCs w:val="20"/>
          <w:lang w:val="en-US"/>
          <w:rPrChange w:id="5912" w:author="Airat Shigapov" w:date="2021-10-27T23:08:00Z">
            <w:rPr>
              <w:ins w:id="5913" w:author="Airat Shigapov" w:date="2021-10-27T23:03:00Z"/>
              <w:rFonts w:ascii="Consolas" w:hAnsi="Consolas" w:cs="Consolas"/>
              <w:color w:val="000000"/>
              <w:sz w:val="19"/>
              <w:szCs w:val="19"/>
            </w:rPr>
          </w:rPrChange>
        </w:rPr>
      </w:pPr>
      <w:ins w:id="5914" w:author="Airat Shigapov" w:date="2021-10-27T23:03:00Z">
        <w:r w:rsidRPr="008C09BE">
          <w:rPr>
            <w:rFonts w:ascii="Times New Roman" w:hAnsi="Times New Roman" w:cs="Times New Roman"/>
            <w:sz w:val="20"/>
            <w:szCs w:val="20"/>
            <w:lang w:val="en-US"/>
            <w:rPrChange w:id="5915"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5916" w:author="Airat Shigapov" w:date="2021-10-27T23:08:00Z">
              <w:rPr>
                <w:rFonts w:ascii="Consolas" w:hAnsi="Consolas" w:cs="Consolas"/>
                <w:color w:val="0000FF"/>
                <w:sz w:val="19"/>
                <w:szCs w:val="19"/>
              </w:rPr>
            </w:rPrChange>
          </w:rPr>
          <w:t>&lt;</w:t>
        </w:r>
        <w:proofErr w:type="spellStart"/>
        <w:r w:rsidRPr="008C09BE">
          <w:rPr>
            <w:rFonts w:ascii="Times New Roman" w:hAnsi="Times New Roman" w:cs="Times New Roman"/>
            <w:sz w:val="20"/>
            <w:szCs w:val="20"/>
            <w:lang w:val="en-US"/>
            <w:rPrChange w:id="5917" w:author="Airat Shigapov" w:date="2021-10-27T23:08:00Z">
              <w:rPr>
                <w:rFonts w:ascii="Consolas" w:hAnsi="Consolas" w:cs="Consolas"/>
                <w:color w:val="A31515"/>
                <w:sz w:val="19"/>
                <w:szCs w:val="19"/>
              </w:rPr>
            </w:rPrChange>
          </w:rPr>
          <w:t>ColumnDefinition</w:t>
        </w:r>
        <w:proofErr w:type="spellEnd"/>
        <w:r w:rsidRPr="008C09BE">
          <w:rPr>
            <w:rFonts w:ascii="Times New Roman" w:hAnsi="Times New Roman" w:cs="Times New Roman"/>
            <w:sz w:val="20"/>
            <w:szCs w:val="20"/>
            <w:lang w:val="en-US"/>
            <w:rPrChange w:id="5918" w:author="Airat Shigapov" w:date="2021-10-27T23:08:00Z">
              <w:rPr>
                <w:rFonts w:ascii="Consolas" w:hAnsi="Consolas" w:cs="Consolas"/>
                <w:color w:val="FF0000"/>
                <w:sz w:val="19"/>
                <w:szCs w:val="19"/>
              </w:rPr>
            </w:rPrChange>
          </w:rPr>
          <w:t xml:space="preserve"> Width</w:t>
        </w:r>
        <w:r w:rsidRPr="008C09BE">
          <w:rPr>
            <w:rFonts w:ascii="Times New Roman" w:hAnsi="Times New Roman" w:cs="Times New Roman"/>
            <w:sz w:val="20"/>
            <w:szCs w:val="20"/>
            <w:lang w:val="en-US"/>
            <w:rPrChange w:id="5919" w:author="Airat Shigapov" w:date="2021-10-27T23:08:00Z">
              <w:rPr>
                <w:rFonts w:ascii="Consolas" w:hAnsi="Consolas" w:cs="Consolas"/>
                <w:color w:val="0000FF"/>
                <w:sz w:val="19"/>
                <w:szCs w:val="19"/>
              </w:rPr>
            </w:rPrChange>
          </w:rPr>
          <w:t>="50"/&gt;</w:t>
        </w:r>
      </w:ins>
    </w:p>
    <w:p w14:paraId="0DEB6D2D" w14:textId="77777777" w:rsidR="001118C1" w:rsidRPr="008C09BE" w:rsidRDefault="001118C1" w:rsidP="001118C1">
      <w:pPr>
        <w:autoSpaceDE w:val="0"/>
        <w:autoSpaceDN w:val="0"/>
        <w:adjustRightInd w:val="0"/>
        <w:spacing w:after="0" w:line="240" w:lineRule="auto"/>
        <w:rPr>
          <w:ins w:id="5920" w:author="Airat Shigapov" w:date="2021-10-27T23:03:00Z"/>
          <w:rFonts w:ascii="Times New Roman" w:hAnsi="Times New Roman" w:cs="Times New Roman"/>
          <w:sz w:val="20"/>
          <w:szCs w:val="20"/>
          <w:lang w:val="en-US"/>
          <w:rPrChange w:id="5921" w:author="Airat Shigapov" w:date="2021-10-27T23:08:00Z">
            <w:rPr>
              <w:ins w:id="5922" w:author="Airat Shigapov" w:date="2021-10-27T23:03:00Z"/>
              <w:rFonts w:ascii="Consolas" w:hAnsi="Consolas" w:cs="Consolas"/>
              <w:color w:val="000000"/>
              <w:sz w:val="19"/>
              <w:szCs w:val="19"/>
            </w:rPr>
          </w:rPrChange>
        </w:rPr>
      </w:pPr>
      <w:ins w:id="5923" w:author="Airat Shigapov" w:date="2021-10-27T23:03:00Z">
        <w:r w:rsidRPr="008C09BE">
          <w:rPr>
            <w:rFonts w:ascii="Times New Roman" w:hAnsi="Times New Roman" w:cs="Times New Roman"/>
            <w:sz w:val="20"/>
            <w:szCs w:val="20"/>
            <w:lang w:val="en-US"/>
            <w:rPrChange w:id="5924"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5925" w:author="Airat Shigapov" w:date="2021-10-27T23:08:00Z">
              <w:rPr>
                <w:rFonts w:ascii="Consolas" w:hAnsi="Consolas" w:cs="Consolas"/>
                <w:color w:val="0000FF"/>
                <w:sz w:val="19"/>
                <w:szCs w:val="19"/>
              </w:rPr>
            </w:rPrChange>
          </w:rPr>
          <w:t>&lt;/</w:t>
        </w:r>
        <w:proofErr w:type="spellStart"/>
        <w:r w:rsidRPr="008C09BE">
          <w:rPr>
            <w:rFonts w:ascii="Times New Roman" w:hAnsi="Times New Roman" w:cs="Times New Roman"/>
            <w:sz w:val="20"/>
            <w:szCs w:val="20"/>
            <w:lang w:val="en-US"/>
            <w:rPrChange w:id="5926" w:author="Airat Shigapov" w:date="2021-10-27T23:08:00Z">
              <w:rPr>
                <w:rFonts w:ascii="Consolas" w:hAnsi="Consolas" w:cs="Consolas"/>
                <w:color w:val="A31515"/>
                <w:sz w:val="19"/>
                <w:szCs w:val="19"/>
              </w:rPr>
            </w:rPrChange>
          </w:rPr>
          <w:t>Grid.ColumnDefinitions</w:t>
        </w:r>
        <w:proofErr w:type="spellEnd"/>
        <w:r w:rsidRPr="008C09BE">
          <w:rPr>
            <w:rFonts w:ascii="Times New Roman" w:hAnsi="Times New Roman" w:cs="Times New Roman"/>
            <w:sz w:val="20"/>
            <w:szCs w:val="20"/>
            <w:lang w:val="en-US"/>
            <w:rPrChange w:id="5927" w:author="Airat Shigapov" w:date="2021-10-27T23:08:00Z">
              <w:rPr>
                <w:rFonts w:ascii="Consolas" w:hAnsi="Consolas" w:cs="Consolas"/>
                <w:color w:val="0000FF"/>
                <w:sz w:val="19"/>
                <w:szCs w:val="19"/>
              </w:rPr>
            </w:rPrChange>
          </w:rPr>
          <w:t>&gt;</w:t>
        </w:r>
      </w:ins>
    </w:p>
    <w:p w14:paraId="1BC8225A" w14:textId="77777777" w:rsidR="001118C1" w:rsidRPr="008C09BE" w:rsidRDefault="001118C1" w:rsidP="001118C1">
      <w:pPr>
        <w:autoSpaceDE w:val="0"/>
        <w:autoSpaceDN w:val="0"/>
        <w:adjustRightInd w:val="0"/>
        <w:spacing w:after="0" w:line="240" w:lineRule="auto"/>
        <w:rPr>
          <w:ins w:id="5928" w:author="Airat Shigapov" w:date="2021-10-27T23:03:00Z"/>
          <w:rFonts w:ascii="Times New Roman" w:hAnsi="Times New Roman" w:cs="Times New Roman"/>
          <w:sz w:val="20"/>
          <w:szCs w:val="20"/>
          <w:lang w:val="en-US"/>
          <w:rPrChange w:id="5929" w:author="Airat Shigapov" w:date="2021-10-27T23:08:00Z">
            <w:rPr>
              <w:ins w:id="5930" w:author="Airat Shigapov" w:date="2021-10-27T23:03:00Z"/>
              <w:rFonts w:ascii="Consolas" w:hAnsi="Consolas" w:cs="Consolas"/>
              <w:color w:val="000000"/>
              <w:sz w:val="19"/>
              <w:szCs w:val="19"/>
            </w:rPr>
          </w:rPrChange>
        </w:rPr>
      </w:pPr>
      <w:ins w:id="5931" w:author="Airat Shigapov" w:date="2021-10-27T23:03:00Z">
        <w:r w:rsidRPr="008C09BE">
          <w:rPr>
            <w:rFonts w:ascii="Times New Roman" w:hAnsi="Times New Roman" w:cs="Times New Roman"/>
            <w:sz w:val="20"/>
            <w:szCs w:val="20"/>
            <w:lang w:val="en-US"/>
            <w:rPrChange w:id="5932"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5933" w:author="Airat Shigapov" w:date="2021-10-27T23:08:00Z">
              <w:rPr>
                <w:rFonts w:ascii="Consolas" w:hAnsi="Consolas" w:cs="Consolas"/>
                <w:color w:val="0000FF"/>
                <w:sz w:val="19"/>
                <w:szCs w:val="19"/>
              </w:rPr>
            </w:rPrChange>
          </w:rPr>
          <w:t>&lt;</w:t>
        </w:r>
        <w:proofErr w:type="spellStart"/>
        <w:r w:rsidRPr="008C09BE">
          <w:rPr>
            <w:rFonts w:ascii="Times New Roman" w:hAnsi="Times New Roman" w:cs="Times New Roman"/>
            <w:sz w:val="20"/>
            <w:szCs w:val="20"/>
            <w:lang w:val="en-US"/>
            <w:rPrChange w:id="5934" w:author="Airat Shigapov" w:date="2021-10-27T23:08:00Z">
              <w:rPr>
                <w:rFonts w:ascii="Consolas" w:hAnsi="Consolas" w:cs="Consolas"/>
                <w:color w:val="A31515"/>
                <w:sz w:val="19"/>
                <w:szCs w:val="19"/>
              </w:rPr>
            </w:rPrChange>
          </w:rPr>
          <w:t>ComboBox</w:t>
        </w:r>
        <w:proofErr w:type="spellEnd"/>
        <w:r w:rsidRPr="008C09BE">
          <w:rPr>
            <w:rFonts w:ascii="Times New Roman" w:hAnsi="Times New Roman" w:cs="Times New Roman"/>
            <w:sz w:val="20"/>
            <w:szCs w:val="20"/>
            <w:lang w:val="en-US"/>
            <w:rPrChange w:id="5935" w:author="Airat Shigapov" w:date="2021-10-27T23:08:00Z">
              <w:rPr>
                <w:rFonts w:ascii="Consolas" w:hAnsi="Consolas" w:cs="Consolas"/>
                <w:color w:val="FF0000"/>
                <w:sz w:val="19"/>
                <w:szCs w:val="19"/>
              </w:rPr>
            </w:rPrChange>
          </w:rPr>
          <w:t xml:space="preserve"> </w:t>
        </w:r>
        <w:proofErr w:type="gramStart"/>
        <w:r w:rsidRPr="008C09BE">
          <w:rPr>
            <w:rFonts w:ascii="Times New Roman" w:hAnsi="Times New Roman" w:cs="Times New Roman"/>
            <w:sz w:val="20"/>
            <w:szCs w:val="20"/>
            <w:lang w:val="en-US"/>
            <w:rPrChange w:id="5936" w:author="Airat Shigapov" w:date="2021-10-27T23:08:00Z">
              <w:rPr>
                <w:rFonts w:ascii="Consolas" w:hAnsi="Consolas" w:cs="Consolas"/>
                <w:color w:val="FF0000"/>
                <w:sz w:val="19"/>
                <w:szCs w:val="19"/>
              </w:rPr>
            </w:rPrChange>
          </w:rPr>
          <w:t>x</w:t>
        </w:r>
        <w:r w:rsidRPr="008C09BE">
          <w:rPr>
            <w:rFonts w:ascii="Times New Roman" w:hAnsi="Times New Roman" w:cs="Times New Roman"/>
            <w:sz w:val="20"/>
            <w:szCs w:val="20"/>
            <w:lang w:val="en-US"/>
            <w:rPrChange w:id="5937" w:author="Airat Shigapov" w:date="2021-10-27T23:08:00Z">
              <w:rPr>
                <w:rFonts w:ascii="Consolas" w:hAnsi="Consolas" w:cs="Consolas"/>
                <w:color w:val="0000FF"/>
                <w:sz w:val="19"/>
                <w:szCs w:val="19"/>
              </w:rPr>
            </w:rPrChange>
          </w:rPr>
          <w:t>:</w:t>
        </w:r>
        <w:r w:rsidRPr="008C09BE">
          <w:rPr>
            <w:rFonts w:ascii="Times New Roman" w:hAnsi="Times New Roman" w:cs="Times New Roman"/>
            <w:sz w:val="20"/>
            <w:szCs w:val="20"/>
            <w:lang w:val="en-US"/>
            <w:rPrChange w:id="5938" w:author="Airat Shigapov" w:date="2021-10-27T23:08:00Z">
              <w:rPr>
                <w:rFonts w:ascii="Consolas" w:hAnsi="Consolas" w:cs="Consolas"/>
                <w:color w:val="FF0000"/>
                <w:sz w:val="19"/>
                <w:szCs w:val="19"/>
              </w:rPr>
            </w:rPrChange>
          </w:rPr>
          <w:t>Name</w:t>
        </w:r>
        <w:proofErr w:type="gramEnd"/>
        <w:r w:rsidRPr="008C09BE">
          <w:rPr>
            <w:rFonts w:ascii="Times New Roman" w:hAnsi="Times New Roman" w:cs="Times New Roman"/>
            <w:sz w:val="20"/>
            <w:szCs w:val="20"/>
            <w:lang w:val="en-US"/>
            <w:rPrChange w:id="5939" w:author="Airat Shigapov" w:date="2021-10-27T23:08:00Z">
              <w:rPr>
                <w:rFonts w:ascii="Consolas" w:hAnsi="Consolas" w:cs="Consolas"/>
                <w:color w:val="0000FF"/>
                <w:sz w:val="19"/>
                <w:szCs w:val="19"/>
              </w:rPr>
            </w:rPrChange>
          </w:rPr>
          <w:t>="UnitField"</w:t>
        </w:r>
      </w:ins>
    </w:p>
    <w:p w14:paraId="67DAA9B7" w14:textId="77777777" w:rsidR="001118C1" w:rsidRPr="008C09BE" w:rsidRDefault="001118C1" w:rsidP="001118C1">
      <w:pPr>
        <w:autoSpaceDE w:val="0"/>
        <w:autoSpaceDN w:val="0"/>
        <w:adjustRightInd w:val="0"/>
        <w:spacing w:after="0" w:line="240" w:lineRule="auto"/>
        <w:rPr>
          <w:ins w:id="5940" w:author="Airat Shigapov" w:date="2021-10-27T23:03:00Z"/>
          <w:rFonts w:ascii="Times New Roman" w:hAnsi="Times New Roman" w:cs="Times New Roman"/>
          <w:sz w:val="20"/>
          <w:szCs w:val="20"/>
          <w:lang w:val="en-US"/>
          <w:rPrChange w:id="5941" w:author="Airat Shigapov" w:date="2021-10-27T23:08:00Z">
            <w:rPr>
              <w:ins w:id="5942" w:author="Airat Shigapov" w:date="2021-10-27T23:03:00Z"/>
              <w:rFonts w:ascii="Consolas" w:hAnsi="Consolas" w:cs="Consolas"/>
              <w:color w:val="000000"/>
              <w:sz w:val="19"/>
              <w:szCs w:val="19"/>
            </w:rPr>
          </w:rPrChange>
        </w:rPr>
      </w:pPr>
      <w:ins w:id="5943" w:author="Airat Shigapov" w:date="2021-10-27T23:03:00Z">
        <w:r w:rsidRPr="008C09BE">
          <w:rPr>
            <w:rFonts w:ascii="Times New Roman" w:hAnsi="Times New Roman" w:cs="Times New Roman"/>
            <w:sz w:val="20"/>
            <w:szCs w:val="20"/>
            <w:lang w:val="en-US"/>
            <w:rPrChange w:id="5944"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5945" w:author="Airat Shigapov" w:date="2021-10-27T23:08:00Z">
              <w:rPr>
                <w:rFonts w:ascii="Consolas" w:hAnsi="Consolas" w:cs="Consolas"/>
                <w:color w:val="FF0000"/>
                <w:sz w:val="19"/>
                <w:szCs w:val="19"/>
              </w:rPr>
            </w:rPrChange>
          </w:rPr>
          <w:t xml:space="preserve"> Height</w:t>
        </w:r>
        <w:r w:rsidRPr="008C09BE">
          <w:rPr>
            <w:rFonts w:ascii="Times New Roman" w:hAnsi="Times New Roman" w:cs="Times New Roman"/>
            <w:sz w:val="20"/>
            <w:szCs w:val="20"/>
            <w:lang w:val="en-US"/>
            <w:rPrChange w:id="5946" w:author="Airat Shigapov" w:date="2021-10-27T23:08:00Z">
              <w:rPr>
                <w:rFonts w:ascii="Consolas" w:hAnsi="Consolas" w:cs="Consolas"/>
                <w:color w:val="0000FF"/>
                <w:sz w:val="19"/>
                <w:szCs w:val="19"/>
              </w:rPr>
            </w:rPrChange>
          </w:rPr>
          <w:t>="35"</w:t>
        </w:r>
      </w:ins>
    </w:p>
    <w:p w14:paraId="4AADB536" w14:textId="77777777" w:rsidR="001118C1" w:rsidRPr="008C09BE" w:rsidRDefault="001118C1" w:rsidP="001118C1">
      <w:pPr>
        <w:autoSpaceDE w:val="0"/>
        <w:autoSpaceDN w:val="0"/>
        <w:adjustRightInd w:val="0"/>
        <w:spacing w:after="0" w:line="240" w:lineRule="auto"/>
        <w:rPr>
          <w:ins w:id="5947" w:author="Airat Shigapov" w:date="2021-10-27T23:03:00Z"/>
          <w:rFonts w:ascii="Times New Roman" w:hAnsi="Times New Roman" w:cs="Times New Roman"/>
          <w:sz w:val="20"/>
          <w:szCs w:val="20"/>
          <w:lang w:val="en-US"/>
          <w:rPrChange w:id="5948" w:author="Airat Shigapov" w:date="2021-10-27T23:08:00Z">
            <w:rPr>
              <w:ins w:id="5949" w:author="Airat Shigapov" w:date="2021-10-27T23:03:00Z"/>
              <w:rFonts w:ascii="Consolas" w:hAnsi="Consolas" w:cs="Consolas"/>
              <w:color w:val="000000"/>
              <w:sz w:val="19"/>
              <w:szCs w:val="19"/>
            </w:rPr>
          </w:rPrChange>
        </w:rPr>
      </w:pPr>
      <w:ins w:id="5950" w:author="Airat Shigapov" w:date="2021-10-27T23:03:00Z">
        <w:r w:rsidRPr="008C09BE">
          <w:rPr>
            <w:rFonts w:ascii="Times New Roman" w:hAnsi="Times New Roman" w:cs="Times New Roman"/>
            <w:sz w:val="20"/>
            <w:szCs w:val="20"/>
            <w:lang w:val="en-US"/>
            <w:rPrChange w:id="5951"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5952" w:author="Airat Shigapov" w:date="2021-10-27T23:08:00Z">
              <w:rPr>
                <w:rFonts w:ascii="Consolas" w:hAnsi="Consolas" w:cs="Consolas"/>
                <w:color w:val="FF0000"/>
                <w:sz w:val="19"/>
                <w:szCs w:val="19"/>
              </w:rPr>
            </w:rPrChange>
          </w:rPr>
          <w:t xml:space="preserve"> </w:t>
        </w:r>
        <w:proofErr w:type="spellStart"/>
        <w:r w:rsidRPr="008C09BE">
          <w:rPr>
            <w:rFonts w:ascii="Times New Roman" w:hAnsi="Times New Roman" w:cs="Times New Roman"/>
            <w:sz w:val="20"/>
            <w:szCs w:val="20"/>
            <w:lang w:val="en-US"/>
            <w:rPrChange w:id="5953" w:author="Airat Shigapov" w:date="2021-10-27T23:08:00Z">
              <w:rPr>
                <w:rFonts w:ascii="Consolas" w:hAnsi="Consolas" w:cs="Consolas"/>
                <w:color w:val="FF0000"/>
                <w:sz w:val="19"/>
                <w:szCs w:val="19"/>
              </w:rPr>
            </w:rPrChange>
          </w:rPr>
          <w:t>VerticalContentAlignment</w:t>
        </w:r>
        <w:proofErr w:type="spellEnd"/>
        <w:r w:rsidRPr="008C09BE">
          <w:rPr>
            <w:rFonts w:ascii="Times New Roman" w:hAnsi="Times New Roman" w:cs="Times New Roman"/>
            <w:sz w:val="20"/>
            <w:szCs w:val="20"/>
            <w:lang w:val="en-US"/>
            <w:rPrChange w:id="5954" w:author="Airat Shigapov" w:date="2021-10-27T23:08:00Z">
              <w:rPr>
                <w:rFonts w:ascii="Consolas" w:hAnsi="Consolas" w:cs="Consolas"/>
                <w:color w:val="0000FF"/>
                <w:sz w:val="19"/>
                <w:szCs w:val="19"/>
              </w:rPr>
            </w:rPrChange>
          </w:rPr>
          <w:t>="Center"</w:t>
        </w:r>
      </w:ins>
    </w:p>
    <w:p w14:paraId="050DA965" w14:textId="77777777" w:rsidR="001118C1" w:rsidRPr="008C09BE" w:rsidRDefault="001118C1" w:rsidP="001118C1">
      <w:pPr>
        <w:autoSpaceDE w:val="0"/>
        <w:autoSpaceDN w:val="0"/>
        <w:adjustRightInd w:val="0"/>
        <w:spacing w:after="0" w:line="240" w:lineRule="auto"/>
        <w:rPr>
          <w:ins w:id="5955" w:author="Airat Shigapov" w:date="2021-10-27T23:03:00Z"/>
          <w:rFonts w:ascii="Times New Roman" w:hAnsi="Times New Roman" w:cs="Times New Roman"/>
          <w:sz w:val="20"/>
          <w:szCs w:val="20"/>
          <w:lang w:val="en-US"/>
          <w:rPrChange w:id="5956" w:author="Airat Shigapov" w:date="2021-10-27T23:08:00Z">
            <w:rPr>
              <w:ins w:id="5957" w:author="Airat Shigapov" w:date="2021-10-27T23:03:00Z"/>
              <w:rFonts w:ascii="Consolas" w:hAnsi="Consolas" w:cs="Consolas"/>
              <w:color w:val="000000"/>
              <w:sz w:val="19"/>
              <w:szCs w:val="19"/>
            </w:rPr>
          </w:rPrChange>
        </w:rPr>
      </w:pPr>
      <w:ins w:id="5958" w:author="Airat Shigapov" w:date="2021-10-27T23:03:00Z">
        <w:r w:rsidRPr="008C09BE">
          <w:rPr>
            <w:rFonts w:ascii="Times New Roman" w:hAnsi="Times New Roman" w:cs="Times New Roman"/>
            <w:sz w:val="20"/>
            <w:szCs w:val="20"/>
            <w:lang w:val="en-US"/>
            <w:rPrChange w:id="5959"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5960" w:author="Airat Shigapov" w:date="2021-10-27T23:08:00Z">
              <w:rPr>
                <w:rFonts w:ascii="Consolas" w:hAnsi="Consolas" w:cs="Consolas"/>
                <w:color w:val="FF0000"/>
                <w:sz w:val="19"/>
                <w:szCs w:val="19"/>
              </w:rPr>
            </w:rPrChange>
          </w:rPr>
          <w:t xml:space="preserve"> </w:t>
        </w:r>
        <w:proofErr w:type="spellStart"/>
        <w:r w:rsidRPr="008C09BE">
          <w:rPr>
            <w:rFonts w:ascii="Times New Roman" w:hAnsi="Times New Roman" w:cs="Times New Roman"/>
            <w:sz w:val="20"/>
            <w:szCs w:val="20"/>
            <w:lang w:val="en-US"/>
            <w:rPrChange w:id="5961" w:author="Airat Shigapov" w:date="2021-10-27T23:08:00Z">
              <w:rPr>
                <w:rFonts w:ascii="Consolas" w:hAnsi="Consolas" w:cs="Consolas"/>
                <w:color w:val="FF0000"/>
                <w:sz w:val="19"/>
                <w:szCs w:val="19"/>
              </w:rPr>
            </w:rPrChange>
          </w:rPr>
          <w:t>BorderBrush</w:t>
        </w:r>
        <w:proofErr w:type="spellEnd"/>
        <w:r w:rsidRPr="008C09BE">
          <w:rPr>
            <w:rFonts w:ascii="Times New Roman" w:hAnsi="Times New Roman" w:cs="Times New Roman"/>
            <w:sz w:val="20"/>
            <w:szCs w:val="20"/>
            <w:lang w:val="en-US"/>
            <w:rPrChange w:id="5962" w:author="Airat Shigapov" w:date="2021-10-27T23:08:00Z">
              <w:rPr>
                <w:rFonts w:ascii="Consolas" w:hAnsi="Consolas" w:cs="Consolas"/>
                <w:color w:val="0000FF"/>
                <w:sz w:val="19"/>
                <w:szCs w:val="19"/>
              </w:rPr>
            </w:rPrChange>
          </w:rPr>
          <w:t>="Gray"</w:t>
        </w:r>
      </w:ins>
    </w:p>
    <w:p w14:paraId="782833D2" w14:textId="77777777" w:rsidR="001118C1" w:rsidRPr="008C09BE" w:rsidRDefault="001118C1" w:rsidP="001118C1">
      <w:pPr>
        <w:autoSpaceDE w:val="0"/>
        <w:autoSpaceDN w:val="0"/>
        <w:adjustRightInd w:val="0"/>
        <w:spacing w:after="0" w:line="240" w:lineRule="auto"/>
        <w:rPr>
          <w:ins w:id="5963" w:author="Airat Shigapov" w:date="2021-10-27T23:03:00Z"/>
          <w:rFonts w:ascii="Times New Roman" w:hAnsi="Times New Roman" w:cs="Times New Roman"/>
          <w:sz w:val="20"/>
          <w:szCs w:val="20"/>
          <w:lang w:val="en-US"/>
          <w:rPrChange w:id="5964" w:author="Airat Shigapov" w:date="2021-10-27T23:08:00Z">
            <w:rPr>
              <w:ins w:id="5965" w:author="Airat Shigapov" w:date="2021-10-27T23:03:00Z"/>
              <w:rFonts w:ascii="Consolas" w:hAnsi="Consolas" w:cs="Consolas"/>
              <w:color w:val="000000"/>
              <w:sz w:val="19"/>
              <w:szCs w:val="19"/>
            </w:rPr>
          </w:rPrChange>
        </w:rPr>
      </w:pPr>
      <w:ins w:id="5966" w:author="Airat Shigapov" w:date="2021-10-27T23:03:00Z">
        <w:r w:rsidRPr="008C09BE">
          <w:rPr>
            <w:rFonts w:ascii="Times New Roman" w:hAnsi="Times New Roman" w:cs="Times New Roman"/>
            <w:sz w:val="20"/>
            <w:szCs w:val="20"/>
            <w:lang w:val="en-US"/>
            <w:rPrChange w:id="5967"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5968" w:author="Airat Shigapov" w:date="2021-10-27T23:08:00Z">
              <w:rPr>
                <w:rFonts w:ascii="Consolas" w:hAnsi="Consolas" w:cs="Consolas"/>
                <w:color w:val="FF0000"/>
                <w:sz w:val="19"/>
                <w:szCs w:val="19"/>
              </w:rPr>
            </w:rPrChange>
          </w:rPr>
          <w:t xml:space="preserve"> Padding</w:t>
        </w:r>
        <w:r w:rsidRPr="008C09BE">
          <w:rPr>
            <w:rFonts w:ascii="Times New Roman" w:hAnsi="Times New Roman" w:cs="Times New Roman"/>
            <w:sz w:val="20"/>
            <w:szCs w:val="20"/>
            <w:lang w:val="en-US"/>
            <w:rPrChange w:id="5969" w:author="Airat Shigapov" w:date="2021-10-27T23:08:00Z">
              <w:rPr>
                <w:rFonts w:ascii="Consolas" w:hAnsi="Consolas" w:cs="Consolas"/>
                <w:color w:val="0000FF"/>
                <w:sz w:val="19"/>
                <w:szCs w:val="19"/>
              </w:rPr>
            </w:rPrChange>
          </w:rPr>
          <w:t>="10,0,10,0"</w:t>
        </w:r>
      </w:ins>
    </w:p>
    <w:p w14:paraId="3958FEF8" w14:textId="77777777" w:rsidR="001118C1" w:rsidRPr="008C09BE" w:rsidRDefault="001118C1" w:rsidP="001118C1">
      <w:pPr>
        <w:autoSpaceDE w:val="0"/>
        <w:autoSpaceDN w:val="0"/>
        <w:adjustRightInd w:val="0"/>
        <w:spacing w:after="0" w:line="240" w:lineRule="auto"/>
        <w:rPr>
          <w:ins w:id="5970" w:author="Airat Shigapov" w:date="2021-10-27T23:03:00Z"/>
          <w:rFonts w:ascii="Times New Roman" w:hAnsi="Times New Roman" w:cs="Times New Roman"/>
          <w:sz w:val="20"/>
          <w:szCs w:val="20"/>
          <w:lang w:val="en-US"/>
          <w:rPrChange w:id="5971" w:author="Airat Shigapov" w:date="2021-10-27T23:08:00Z">
            <w:rPr>
              <w:ins w:id="5972" w:author="Airat Shigapov" w:date="2021-10-27T23:03:00Z"/>
              <w:rFonts w:ascii="Consolas" w:hAnsi="Consolas" w:cs="Consolas"/>
              <w:color w:val="000000"/>
              <w:sz w:val="19"/>
              <w:szCs w:val="19"/>
            </w:rPr>
          </w:rPrChange>
        </w:rPr>
      </w:pPr>
      <w:ins w:id="5973" w:author="Airat Shigapov" w:date="2021-10-27T23:03:00Z">
        <w:r w:rsidRPr="008C09BE">
          <w:rPr>
            <w:rFonts w:ascii="Times New Roman" w:hAnsi="Times New Roman" w:cs="Times New Roman"/>
            <w:sz w:val="20"/>
            <w:szCs w:val="20"/>
            <w:lang w:val="en-US"/>
            <w:rPrChange w:id="5974"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5975" w:author="Airat Shigapov" w:date="2021-10-27T23:08:00Z">
              <w:rPr>
                <w:rFonts w:ascii="Consolas" w:hAnsi="Consolas" w:cs="Consolas"/>
                <w:color w:val="FF0000"/>
                <w:sz w:val="19"/>
                <w:szCs w:val="19"/>
              </w:rPr>
            </w:rPrChange>
          </w:rPr>
          <w:t xml:space="preserve"> </w:t>
        </w:r>
        <w:proofErr w:type="spellStart"/>
        <w:r w:rsidRPr="008C09BE">
          <w:rPr>
            <w:rFonts w:ascii="Times New Roman" w:hAnsi="Times New Roman" w:cs="Times New Roman"/>
            <w:sz w:val="20"/>
            <w:szCs w:val="20"/>
            <w:lang w:val="en-US"/>
            <w:rPrChange w:id="5976" w:author="Airat Shigapov" w:date="2021-10-27T23:08:00Z">
              <w:rPr>
                <w:rFonts w:ascii="Consolas" w:hAnsi="Consolas" w:cs="Consolas"/>
                <w:color w:val="FF0000"/>
                <w:sz w:val="19"/>
                <w:szCs w:val="19"/>
              </w:rPr>
            </w:rPrChange>
          </w:rPr>
          <w:t>BorderThickness</w:t>
        </w:r>
        <w:proofErr w:type="spellEnd"/>
        <w:r w:rsidRPr="008C09BE">
          <w:rPr>
            <w:rFonts w:ascii="Times New Roman" w:hAnsi="Times New Roman" w:cs="Times New Roman"/>
            <w:sz w:val="20"/>
            <w:szCs w:val="20"/>
            <w:lang w:val="en-US"/>
            <w:rPrChange w:id="5977" w:author="Airat Shigapov" w:date="2021-10-27T23:08:00Z">
              <w:rPr>
                <w:rFonts w:ascii="Consolas" w:hAnsi="Consolas" w:cs="Consolas"/>
                <w:color w:val="0000FF"/>
                <w:sz w:val="19"/>
                <w:szCs w:val="19"/>
              </w:rPr>
            </w:rPrChange>
          </w:rPr>
          <w:t>="0.5"</w:t>
        </w:r>
      </w:ins>
    </w:p>
    <w:p w14:paraId="263A375A" w14:textId="77777777" w:rsidR="001118C1" w:rsidRPr="008C09BE" w:rsidRDefault="001118C1" w:rsidP="001118C1">
      <w:pPr>
        <w:autoSpaceDE w:val="0"/>
        <w:autoSpaceDN w:val="0"/>
        <w:adjustRightInd w:val="0"/>
        <w:spacing w:after="0" w:line="240" w:lineRule="auto"/>
        <w:rPr>
          <w:ins w:id="5978" w:author="Airat Shigapov" w:date="2021-10-27T23:03:00Z"/>
          <w:rFonts w:ascii="Times New Roman" w:hAnsi="Times New Roman" w:cs="Times New Roman"/>
          <w:sz w:val="20"/>
          <w:szCs w:val="20"/>
          <w:lang w:val="en-US"/>
          <w:rPrChange w:id="5979" w:author="Airat Shigapov" w:date="2021-10-27T23:08:00Z">
            <w:rPr>
              <w:ins w:id="5980" w:author="Airat Shigapov" w:date="2021-10-27T23:03:00Z"/>
              <w:rFonts w:ascii="Consolas" w:hAnsi="Consolas" w:cs="Consolas"/>
              <w:color w:val="000000"/>
              <w:sz w:val="19"/>
              <w:szCs w:val="19"/>
            </w:rPr>
          </w:rPrChange>
        </w:rPr>
      </w:pPr>
      <w:ins w:id="5981" w:author="Airat Shigapov" w:date="2021-10-27T23:03:00Z">
        <w:r w:rsidRPr="008C09BE">
          <w:rPr>
            <w:rFonts w:ascii="Times New Roman" w:hAnsi="Times New Roman" w:cs="Times New Roman"/>
            <w:sz w:val="20"/>
            <w:szCs w:val="20"/>
            <w:lang w:val="en-US"/>
            <w:rPrChange w:id="5982"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5983" w:author="Airat Shigapov" w:date="2021-10-27T23:08:00Z">
              <w:rPr>
                <w:rFonts w:ascii="Consolas" w:hAnsi="Consolas" w:cs="Consolas"/>
                <w:color w:val="FF0000"/>
                <w:sz w:val="19"/>
                <w:szCs w:val="19"/>
              </w:rPr>
            </w:rPrChange>
          </w:rPr>
          <w:t xml:space="preserve"> Background</w:t>
        </w:r>
        <w:r w:rsidRPr="008C09BE">
          <w:rPr>
            <w:rFonts w:ascii="Times New Roman" w:hAnsi="Times New Roman" w:cs="Times New Roman"/>
            <w:sz w:val="20"/>
            <w:szCs w:val="20"/>
            <w:lang w:val="en-US"/>
            <w:rPrChange w:id="5984" w:author="Airat Shigapov" w:date="2021-10-27T23:08:00Z">
              <w:rPr>
                <w:rFonts w:ascii="Consolas" w:hAnsi="Consolas" w:cs="Consolas"/>
                <w:color w:val="0000FF"/>
                <w:sz w:val="19"/>
                <w:szCs w:val="19"/>
              </w:rPr>
            </w:rPrChange>
          </w:rPr>
          <w:t>="White"</w:t>
        </w:r>
      </w:ins>
    </w:p>
    <w:p w14:paraId="226A4792" w14:textId="77777777" w:rsidR="001118C1" w:rsidRPr="008C09BE" w:rsidRDefault="001118C1" w:rsidP="001118C1">
      <w:pPr>
        <w:autoSpaceDE w:val="0"/>
        <w:autoSpaceDN w:val="0"/>
        <w:adjustRightInd w:val="0"/>
        <w:spacing w:after="0" w:line="240" w:lineRule="auto"/>
        <w:rPr>
          <w:ins w:id="5985" w:author="Airat Shigapov" w:date="2021-10-27T23:03:00Z"/>
          <w:rFonts w:ascii="Times New Roman" w:hAnsi="Times New Roman" w:cs="Times New Roman"/>
          <w:sz w:val="20"/>
          <w:szCs w:val="20"/>
          <w:lang w:val="en-US"/>
          <w:rPrChange w:id="5986" w:author="Airat Shigapov" w:date="2021-10-27T23:08:00Z">
            <w:rPr>
              <w:ins w:id="5987" w:author="Airat Shigapov" w:date="2021-10-27T23:03:00Z"/>
              <w:rFonts w:ascii="Consolas" w:hAnsi="Consolas" w:cs="Consolas"/>
              <w:color w:val="000000"/>
              <w:sz w:val="19"/>
              <w:szCs w:val="19"/>
            </w:rPr>
          </w:rPrChange>
        </w:rPr>
      </w:pPr>
      <w:ins w:id="5988" w:author="Airat Shigapov" w:date="2021-10-27T23:03:00Z">
        <w:r w:rsidRPr="008C09BE">
          <w:rPr>
            <w:rFonts w:ascii="Times New Roman" w:hAnsi="Times New Roman" w:cs="Times New Roman"/>
            <w:sz w:val="20"/>
            <w:szCs w:val="20"/>
            <w:lang w:val="en-US"/>
            <w:rPrChange w:id="5989"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5990" w:author="Airat Shigapov" w:date="2021-10-27T23:08:00Z">
              <w:rPr>
                <w:rFonts w:ascii="Consolas" w:hAnsi="Consolas" w:cs="Consolas"/>
                <w:color w:val="FF0000"/>
                <w:sz w:val="19"/>
                <w:szCs w:val="19"/>
              </w:rPr>
            </w:rPrChange>
          </w:rPr>
          <w:t xml:space="preserve"> Foreground</w:t>
        </w:r>
        <w:r w:rsidRPr="008C09BE">
          <w:rPr>
            <w:rFonts w:ascii="Times New Roman" w:hAnsi="Times New Roman" w:cs="Times New Roman"/>
            <w:sz w:val="20"/>
            <w:szCs w:val="20"/>
            <w:lang w:val="en-US"/>
            <w:rPrChange w:id="5991" w:author="Airat Shigapov" w:date="2021-10-27T23:08:00Z">
              <w:rPr>
                <w:rFonts w:ascii="Consolas" w:hAnsi="Consolas" w:cs="Consolas"/>
                <w:color w:val="0000FF"/>
                <w:sz w:val="19"/>
                <w:szCs w:val="19"/>
              </w:rPr>
            </w:rPrChange>
          </w:rPr>
          <w:t>="Black"</w:t>
        </w:r>
      </w:ins>
    </w:p>
    <w:p w14:paraId="624877A4" w14:textId="77777777" w:rsidR="001118C1" w:rsidRPr="008C09BE" w:rsidRDefault="001118C1" w:rsidP="001118C1">
      <w:pPr>
        <w:autoSpaceDE w:val="0"/>
        <w:autoSpaceDN w:val="0"/>
        <w:adjustRightInd w:val="0"/>
        <w:spacing w:after="0" w:line="240" w:lineRule="auto"/>
        <w:rPr>
          <w:ins w:id="5992" w:author="Airat Shigapov" w:date="2021-10-27T23:03:00Z"/>
          <w:rFonts w:ascii="Times New Roman" w:hAnsi="Times New Roman" w:cs="Times New Roman"/>
          <w:sz w:val="20"/>
          <w:szCs w:val="20"/>
          <w:lang w:val="en-US"/>
          <w:rPrChange w:id="5993" w:author="Airat Shigapov" w:date="2021-10-27T23:08:00Z">
            <w:rPr>
              <w:ins w:id="5994" w:author="Airat Shigapov" w:date="2021-10-27T23:03:00Z"/>
              <w:rFonts w:ascii="Consolas" w:hAnsi="Consolas" w:cs="Consolas"/>
              <w:color w:val="000000"/>
              <w:sz w:val="19"/>
              <w:szCs w:val="19"/>
            </w:rPr>
          </w:rPrChange>
        </w:rPr>
      </w:pPr>
      <w:ins w:id="5995" w:author="Airat Shigapov" w:date="2021-10-27T23:03:00Z">
        <w:r w:rsidRPr="008C09BE">
          <w:rPr>
            <w:rFonts w:ascii="Times New Roman" w:hAnsi="Times New Roman" w:cs="Times New Roman"/>
            <w:sz w:val="20"/>
            <w:szCs w:val="20"/>
            <w:lang w:val="en-US"/>
            <w:rPrChange w:id="5996"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5997" w:author="Airat Shigapov" w:date="2021-10-27T23:08:00Z">
              <w:rPr>
                <w:rFonts w:ascii="Consolas" w:hAnsi="Consolas" w:cs="Consolas"/>
                <w:color w:val="FF0000"/>
                <w:sz w:val="19"/>
                <w:szCs w:val="19"/>
              </w:rPr>
            </w:rPrChange>
          </w:rPr>
          <w:t xml:space="preserve"> </w:t>
        </w:r>
        <w:proofErr w:type="spellStart"/>
        <w:r w:rsidRPr="008C09BE">
          <w:rPr>
            <w:rFonts w:ascii="Times New Roman" w:hAnsi="Times New Roman" w:cs="Times New Roman"/>
            <w:sz w:val="20"/>
            <w:szCs w:val="20"/>
            <w:lang w:val="en-US"/>
            <w:rPrChange w:id="5998" w:author="Airat Shigapov" w:date="2021-10-27T23:08:00Z">
              <w:rPr>
                <w:rFonts w:ascii="Consolas" w:hAnsi="Consolas" w:cs="Consolas"/>
                <w:color w:val="FF0000"/>
                <w:sz w:val="19"/>
                <w:szCs w:val="19"/>
              </w:rPr>
            </w:rPrChange>
          </w:rPr>
          <w:t>DisplayMemberPath</w:t>
        </w:r>
        <w:proofErr w:type="spellEnd"/>
        <w:r w:rsidRPr="008C09BE">
          <w:rPr>
            <w:rFonts w:ascii="Times New Roman" w:hAnsi="Times New Roman" w:cs="Times New Roman"/>
            <w:sz w:val="20"/>
            <w:szCs w:val="20"/>
            <w:lang w:val="en-US"/>
            <w:rPrChange w:id="5999" w:author="Airat Shigapov" w:date="2021-10-27T23:08:00Z">
              <w:rPr>
                <w:rFonts w:ascii="Consolas" w:hAnsi="Consolas" w:cs="Consolas"/>
                <w:color w:val="0000FF"/>
                <w:sz w:val="19"/>
                <w:szCs w:val="19"/>
              </w:rPr>
            </w:rPrChange>
          </w:rPr>
          <w:t>="Name"</w:t>
        </w:r>
      </w:ins>
    </w:p>
    <w:p w14:paraId="1122B2FC" w14:textId="77777777" w:rsidR="001118C1" w:rsidRPr="008C09BE" w:rsidRDefault="001118C1" w:rsidP="001118C1">
      <w:pPr>
        <w:autoSpaceDE w:val="0"/>
        <w:autoSpaceDN w:val="0"/>
        <w:adjustRightInd w:val="0"/>
        <w:spacing w:after="0" w:line="240" w:lineRule="auto"/>
        <w:rPr>
          <w:ins w:id="6000" w:author="Airat Shigapov" w:date="2021-10-27T23:03:00Z"/>
          <w:rFonts w:ascii="Times New Roman" w:hAnsi="Times New Roman" w:cs="Times New Roman"/>
          <w:sz w:val="20"/>
          <w:szCs w:val="20"/>
          <w:lang w:val="en-US"/>
          <w:rPrChange w:id="6001" w:author="Airat Shigapov" w:date="2021-10-27T23:08:00Z">
            <w:rPr>
              <w:ins w:id="6002" w:author="Airat Shigapov" w:date="2021-10-27T23:03:00Z"/>
              <w:rFonts w:ascii="Consolas" w:hAnsi="Consolas" w:cs="Consolas"/>
              <w:color w:val="000000"/>
              <w:sz w:val="19"/>
              <w:szCs w:val="19"/>
            </w:rPr>
          </w:rPrChange>
        </w:rPr>
      </w:pPr>
      <w:ins w:id="6003" w:author="Airat Shigapov" w:date="2021-10-27T23:03:00Z">
        <w:r w:rsidRPr="008C09BE">
          <w:rPr>
            <w:rFonts w:ascii="Times New Roman" w:hAnsi="Times New Roman" w:cs="Times New Roman"/>
            <w:sz w:val="20"/>
            <w:szCs w:val="20"/>
            <w:lang w:val="en-US"/>
            <w:rPrChange w:id="6004"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6005" w:author="Airat Shigapov" w:date="2021-10-27T23:08:00Z">
              <w:rPr>
                <w:rFonts w:ascii="Consolas" w:hAnsi="Consolas" w:cs="Consolas"/>
                <w:color w:val="FF0000"/>
                <w:sz w:val="19"/>
                <w:szCs w:val="19"/>
              </w:rPr>
            </w:rPrChange>
          </w:rPr>
          <w:t xml:space="preserve"> </w:t>
        </w:r>
        <w:proofErr w:type="spellStart"/>
        <w:r w:rsidRPr="008C09BE">
          <w:rPr>
            <w:rFonts w:ascii="Times New Roman" w:hAnsi="Times New Roman" w:cs="Times New Roman"/>
            <w:sz w:val="20"/>
            <w:szCs w:val="20"/>
            <w:lang w:val="en-US"/>
            <w:rPrChange w:id="6006" w:author="Airat Shigapov" w:date="2021-10-27T23:08:00Z">
              <w:rPr>
                <w:rFonts w:ascii="Consolas" w:hAnsi="Consolas" w:cs="Consolas"/>
                <w:color w:val="FF0000"/>
                <w:sz w:val="19"/>
                <w:szCs w:val="19"/>
              </w:rPr>
            </w:rPrChange>
          </w:rPr>
          <w:t>FontSize</w:t>
        </w:r>
        <w:proofErr w:type="spellEnd"/>
        <w:r w:rsidRPr="008C09BE">
          <w:rPr>
            <w:rFonts w:ascii="Times New Roman" w:hAnsi="Times New Roman" w:cs="Times New Roman"/>
            <w:sz w:val="20"/>
            <w:szCs w:val="20"/>
            <w:lang w:val="en-US"/>
            <w:rPrChange w:id="6007" w:author="Airat Shigapov" w:date="2021-10-27T23:08:00Z">
              <w:rPr>
                <w:rFonts w:ascii="Consolas" w:hAnsi="Consolas" w:cs="Consolas"/>
                <w:color w:val="0000FF"/>
                <w:sz w:val="19"/>
                <w:szCs w:val="19"/>
              </w:rPr>
            </w:rPrChange>
          </w:rPr>
          <w:t>="16"</w:t>
        </w:r>
      </w:ins>
    </w:p>
    <w:p w14:paraId="7B39304E" w14:textId="77777777" w:rsidR="001118C1" w:rsidRPr="008C09BE" w:rsidRDefault="001118C1" w:rsidP="001118C1">
      <w:pPr>
        <w:autoSpaceDE w:val="0"/>
        <w:autoSpaceDN w:val="0"/>
        <w:adjustRightInd w:val="0"/>
        <w:spacing w:after="0" w:line="240" w:lineRule="auto"/>
        <w:rPr>
          <w:ins w:id="6008" w:author="Airat Shigapov" w:date="2021-10-27T23:03:00Z"/>
          <w:rFonts w:ascii="Times New Roman" w:hAnsi="Times New Roman" w:cs="Times New Roman"/>
          <w:sz w:val="20"/>
          <w:szCs w:val="20"/>
          <w:lang w:val="en-US"/>
          <w:rPrChange w:id="6009" w:author="Airat Shigapov" w:date="2021-10-27T23:08:00Z">
            <w:rPr>
              <w:ins w:id="6010" w:author="Airat Shigapov" w:date="2021-10-27T23:03:00Z"/>
              <w:rFonts w:ascii="Consolas" w:hAnsi="Consolas" w:cs="Consolas"/>
              <w:color w:val="000000"/>
              <w:sz w:val="19"/>
              <w:szCs w:val="19"/>
            </w:rPr>
          </w:rPrChange>
        </w:rPr>
      </w:pPr>
      <w:ins w:id="6011" w:author="Airat Shigapov" w:date="2021-10-27T23:03:00Z">
        <w:r w:rsidRPr="008C09BE">
          <w:rPr>
            <w:rFonts w:ascii="Times New Roman" w:hAnsi="Times New Roman" w:cs="Times New Roman"/>
            <w:sz w:val="20"/>
            <w:szCs w:val="20"/>
            <w:lang w:val="en-US"/>
            <w:rPrChange w:id="6012"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6013" w:author="Airat Shigapov" w:date="2021-10-27T23:08:00Z">
              <w:rPr>
                <w:rFonts w:ascii="Consolas" w:hAnsi="Consolas" w:cs="Consolas"/>
                <w:color w:val="FF0000"/>
                <w:sz w:val="19"/>
                <w:szCs w:val="19"/>
              </w:rPr>
            </w:rPrChange>
          </w:rPr>
          <w:t xml:space="preserve"> </w:t>
        </w:r>
        <w:proofErr w:type="spellStart"/>
        <w:proofErr w:type="gramStart"/>
        <w:r w:rsidRPr="008C09BE">
          <w:rPr>
            <w:rFonts w:ascii="Times New Roman" w:hAnsi="Times New Roman" w:cs="Times New Roman"/>
            <w:sz w:val="20"/>
            <w:szCs w:val="20"/>
            <w:lang w:val="en-US"/>
            <w:rPrChange w:id="6014" w:author="Airat Shigapov" w:date="2021-10-27T23:08:00Z">
              <w:rPr>
                <w:rFonts w:ascii="Consolas" w:hAnsi="Consolas" w:cs="Consolas"/>
                <w:color w:val="FF0000"/>
                <w:sz w:val="19"/>
                <w:szCs w:val="19"/>
              </w:rPr>
            </w:rPrChange>
          </w:rPr>
          <w:t>materialDesign</w:t>
        </w:r>
        <w:r w:rsidRPr="008C09BE">
          <w:rPr>
            <w:rFonts w:ascii="Times New Roman" w:hAnsi="Times New Roman" w:cs="Times New Roman"/>
            <w:sz w:val="20"/>
            <w:szCs w:val="20"/>
            <w:lang w:val="en-US"/>
            <w:rPrChange w:id="6015" w:author="Airat Shigapov" w:date="2021-10-27T23:08:00Z">
              <w:rPr>
                <w:rFonts w:ascii="Consolas" w:hAnsi="Consolas" w:cs="Consolas"/>
                <w:color w:val="0000FF"/>
                <w:sz w:val="19"/>
                <w:szCs w:val="19"/>
              </w:rPr>
            </w:rPrChange>
          </w:rPr>
          <w:t>:</w:t>
        </w:r>
        <w:r w:rsidRPr="008C09BE">
          <w:rPr>
            <w:rFonts w:ascii="Times New Roman" w:hAnsi="Times New Roman" w:cs="Times New Roman"/>
            <w:sz w:val="20"/>
            <w:szCs w:val="20"/>
            <w:lang w:val="en-US"/>
            <w:rPrChange w:id="6016" w:author="Airat Shigapov" w:date="2021-10-27T23:08:00Z">
              <w:rPr>
                <w:rFonts w:ascii="Consolas" w:hAnsi="Consolas" w:cs="Consolas"/>
                <w:color w:val="FF0000"/>
                <w:sz w:val="19"/>
                <w:szCs w:val="19"/>
              </w:rPr>
            </w:rPrChange>
          </w:rPr>
          <w:t>HintAssist.Hint</w:t>
        </w:r>
        <w:proofErr w:type="spellEnd"/>
        <w:proofErr w:type="gramEnd"/>
        <w:r w:rsidRPr="008C09BE">
          <w:rPr>
            <w:rFonts w:ascii="Times New Roman" w:hAnsi="Times New Roman" w:cs="Times New Roman"/>
            <w:sz w:val="20"/>
            <w:szCs w:val="20"/>
            <w:lang w:val="en-US"/>
            <w:rPrChange w:id="6017" w:author="Airat Shigapov" w:date="2021-10-27T23:08:00Z">
              <w:rPr>
                <w:rFonts w:ascii="Consolas" w:hAnsi="Consolas" w:cs="Consolas"/>
                <w:color w:val="0000FF"/>
                <w:sz w:val="19"/>
                <w:szCs w:val="19"/>
              </w:rPr>
            </w:rPrChange>
          </w:rPr>
          <w:t>="</w:t>
        </w:r>
        <w:r w:rsidRPr="008C09BE">
          <w:rPr>
            <w:rFonts w:ascii="Times New Roman" w:hAnsi="Times New Roman" w:cs="Times New Roman"/>
            <w:sz w:val="20"/>
            <w:szCs w:val="20"/>
            <w:rPrChange w:id="6018" w:author="Airat Shigapov" w:date="2021-10-27T23:08:00Z">
              <w:rPr>
                <w:rFonts w:ascii="Consolas" w:hAnsi="Consolas" w:cs="Consolas"/>
                <w:color w:val="0000FF"/>
                <w:sz w:val="19"/>
                <w:szCs w:val="19"/>
              </w:rPr>
            </w:rPrChange>
          </w:rPr>
          <w:t>Единица</w:t>
        </w:r>
        <w:r w:rsidRPr="008C09BE">
          <w:rPr>
            <w:rFonts w:ascii="Times New Roman" w:hAnsi="Times New Roman" w:cs="Times New Roman"/>
            <w:sz w:val="20"/>
            <w:szCs w:val="20"/>
            <w:lang w:val="en-US"/>
            <w:rPrChange w:id="6019" w:author="Airat Shigapov" w:date="2021-10-27T23:08:00Z">
              <w:rPr>
                <w:rFonts w:ascii="Consolas" w:hAnsi="Consolas" w:cs="Consolas"/>
                <w:color w:val="0000FF"/>
                <w:sz w:val="19"/>
                <w:szCs w:val="19"/>
              </w:rPr>
            </w:rPrChange>
          </w:rPr>
          <w:t xml:space="preserve"> </w:t>
        </w:r>
        <w:r w:rsidRPr="008C09BE">
          <w:rPr>
            <w:rFonts w:ascii="Times New Roman" w:hAnsi="Times New Roman" w:cs="Times New Roman"/>
            <w:sz w:val="20"/>
            <w:szCs w:val="20"/>
            <w:rPrChange w:id="6020" w:author="Airat Shigapov" w:date="2021-10-27T23:08:00Z">
              <w:rPr>
                <w:rFonts w:ascii="Consolas" w:hAnsi="Consolas" w:cs="Consolas"/>
                <w:color w:val="0000FF"/>
                <w:sz w:val="19"/>
                <w:szCs w:val="19"/>
              </w:rPr>
            </w:rPrChange>
          </w:rPr>
          <w:t>измерения</w:t>
        </w:r>
        <w:r w:rsidRPr="008C09BE">
          <w:rPr>
            <w:rFonts w:ascii="Times New Roman" w:hAnsi="Times New Roman" w:cs="Times New Roman"/>
            <w:sz w:val="20"/>
            <w:szCs w:val="20"/>
            <w:lang w:val="en-US"/>
            <w:rPrChange w:id="6021" w:author="Airat Shigapov" w:date="2021-10-27T23:08:00Z">
              <w:rPr>
                <w:rFonts w:ascii="Consolas" w:hAnsi="Consolas" w:cs="Consolas"/>
                <w:color w:val="0000FF"/>
                <w:sz w:val="19"/>
                <w:szCs w:val="19"/>
              </w:rPr>
            </w:rPrChange>
          </w:rPr>
          <w:t>"&gt;</w:t>
        </w:r>
      </w:ins>
    </w:p>
    <w:p w14:paraId="5BFF1A78" w14:textId="77777777" w:rsidR="001118C1" w:rsidRPr="008C09BE" w:rsidRDefault="001118C1" w:rsidP="001118C1">
      <w:pPr>
        <w:autoSpaceDE w:val="0"/>
        <w:autoSpaceDN w:val="0"/>
        <w:adjustRightInd w:val="0"/>
        <w:spacing w:after="0" w:line="240" w:lineRule="auto"/>
        <w:rPr>
          <w:ins w:id="6022" w:author="Airat Shigapov" w:date="2021-10-27T23:03:00Z"/>
          <w:rFonts w:ascii="Times New Roman" w:hAnsi="Times New Roman" w:cs="Times New Roman"/>
          <w:sz w:val="20"/>
          <w:szCs w:val="20"/>
          <w:lang w:val="en-US"/>
          <w:rPrChange w:id="6023" w:author="Airat Shigapov" w:date="2021-10-27T23:08:00Z">
            <w:rPr>
              <w:ins w:id="6024" w:author="Airat Shigapov" w:date="2021-10-27T23:03:00Z"/>
              <w:rFonts w:ascii="Consolas" w:hAnsi="Consolas" w:cs="Consolas"/>
              <w:color w:val="000000"/>
              <w:sz w:val="19"/>
              <w:szCs w:val="19"/>
            </w:rPr>
          </w:rPrChange>
        </w:rPr>
      </w:pPr>
      <w:ins w:id="6025" w:author="Airat Shigapov" w:date="2021-10-27T23:03:00Z">
        <w:r w:rsidRPr="008C09BE">
          <w:rPr>
            <w:rFonts w:ascii="Times New Roman" w:hAnsi="Times New Roman" w:cs="Times New Roman"/>
            <w:sz w:val="20"/>
            <w:szCs w:val="20"/>
            <w:lang w:val="en-US"/>
            <w:rPrChange w:id="6026"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6027" w:author="Airat Shigapov" w:date="2021-10-27T23:08:00Z">
              <w:rPr>
                <w:rFonts w:ascii="Consolas" w:hAnsi="Consolas" w:cs="Consolas"/>
                <w:color w:val="0000FF"/>
                <w:sz w:val="19"/>
                <w:szCs w:val="19"/>
              </w:rPr>
            </w:rPrChange>
          </w:rPr>
          <w:t>&lt;/</w:t>
        </w:r>
        <w:proofErr w:type="spellStart"/>
        <w:r w:rsidRPr="008C09BE">
          <w:rPr>
            <w:rFonts w:ascii="Times New Roman" w:hAnsi="Times New Roman" w:cs="Times New Roman"/>
            <w:sz w:val="20"/>
            <w:szCs w:val="20"/>
            <w:lang w:val="en-US"/>
            <w:rPrChange w:id="6028" w:author="Airat Shigapov" w:date="2021-10-27T23:08:00Z">
              <w:rPr>
                <w:rFonts w:ascii="Consolas" w:hAnsi="Consolas" w:cs="Consolas"/>
                <w:color w:val="A31515"/>
                <w:sz w:val="19"/>
                <w:szCs w:val="19"/>
              </w:rPr>
            </w:rPrChange>
          </w:rPr>
          <w:t>ComboBox</w:t>
        </w:r>
        <w:proofErr w:type="spellEnd"/>
        <w:r w:rsidRPr="008C09BE">
          <w:rPr>
            <w:rFonts w:ascii="Times New Roman" w:hAnsi="Times New Roman" w:cs="Times New Roman"/>
            <w:sz w:val="20"/>
            <w:szCs w:val="20"/>
            <w:lang w:val="en-US"/>
            <w:rPrChange w:id="6029" w:author="Airat Shigapov" w:date="2021-10-27T23:08:00Z">
              <w:rPr>
                <w:rFonts w:ascii="Consolas" w:hAnsi="Consolas" w:cs="Consolas"/>
                <w:color w:val="0000FF"/>
                <w:sz w:val="19"/>
                <w:szCs w:val="19"/>
              </w:rPr>
            </w:rPrChange>
          </w:rPr>
          <w:t>&gt;</w:t>
        </w:r>
      </w:ins>
    </w:p>
    <w:p w14:paraId="64A74A6E" w14:textId="77777777" w:rsidR="001118C1" w:rsidRPr="008C09BE" w:rsidRDefault="001118C1" w:rsidP="001118C1">
      <w:pPr>
        <w:autoSpaceDE w:val="0"/>
        <w:autoSpaceDN w:val="0"/>
        <w:adjustRightInd w:val="0"/>
        <w:spacing w:after="0" w:line="240" w:lineRule="auto"/>
        <w:rPr>
          <w:ins w:id="6030" w:author="Airat Shigapov" w:date="2021-10-27T23:03:00Z"/>
          <w:rFonts w:ascii="Times New Roman" w:hAnsi="Times New Roman" w:cs="Times New Roman"/>
          <w:sz w:val="20"/>
          <w:szCs w:val="20"/>
          <w:lang w:val="en-US"/>
          <w:rPrChange w:id="6031" w:author="Airat Shigapov" w:date="2021-10-27T23:08:00Z">
            <w:rPr>
              <w:ins w:id="6032" w:author="Airat Shigapov" w:date="2021-10-27T23:03:00Z"/>
              <w:rFonts w:ascii="Consolas" w:hAnsi="Consolas" w:cs="Consolas"/>
              <w:color w:val="000000"/>
              <w:sz w:val="19"/>
              <w:szCs w:val="19"/>
            </w:rPr>
          </w:rPrChange>
        </w:rPr>
      </w:pPr>
      <w:ins w:id="6033" w:author="Airat Shigapov" w:date="2021-10-27T23:03:00Z">
        <w:r w:rsidRPr="008C09BE">
          <w:rPr>
            <w:rFonts w:ascii="Times New Roman" w:hAnsi="Times New Roman" w:cs="Times New Roman"/>
            <w:sz w:val="20"/>
            <w:szCs w:val="20"/>
            <w:lang w:val="en-US"/>
            <w:rPrChange w:id="6034"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6035" w:author="Airat Shigapov" w:date="2021-10-27T23:08:00Z">
              <w:rPr>
                <w:rFonts w:ascii="Consolas" w:hAnsi="Consolas" w:cs="Consolas"/>
                <w:color w:val="0000FF"/>
                <w:sz w:val="19"/>
                <w:szCs w:val="19"/>
              </w:rPr>
            </w:rPrChange>
          </w:rPr>
          <w:t>&lt;</w:t>
        </w:r>
        <w:proofErr w:type="gramStart"/>
        <w:r w:rsidRPr="008C09BE">
          <w:rPr>
            <w:rFonts w:ascii="Times New Roman" w:hAnsi="Times New Roman" w:cs="Times New Roman"/>
            <w:sz w:val="20"/>
            <w:szCs w:val="20"/>
            <w:lang w:val="en-US"/>
            <w:rPrChange w:id="6036" w:author="Airat Shigapov" w:date="2021-10-27T23:08:00Z">
              <w:rPr>
                <w:rFonts w:ascii="Consolas" w:hAnsi="Consolas" w:cs="Consolas"/>
                <w:color w:val="A31515"/>
                <w:sz w:val="19"/>
                <w:szCs w:val="19"/>
              </w:rPr>
            </w:rPrChange>
          </w:rPr>
          <w:t>Button</w:t>
        </w:r>
        <w:r w:rsidRPr="008C09BE">
          <w:rPr>
            <w:rFonts w:ascii="Times New Roman" w:hAnsi="Times New Roman" w:cs="Times New Roman"/>
            <w:sz w:val="20"/>
            <w:szCs w:val="20"/>
            <w:lang w:val="en-US"/>
            <w:rPrChange w:id="6037"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6038" w:author="Airat Shigapov" w:date="2021-10-27T23:08:00Z">
              <w:rPr>
                <w:rFonts w:ascii="Consolas" w:hAnsi="Consolas" w:cs="Consolas"/>
                <w:color w:val="FF0000"/>
                <w:sz w:val="19"/>
                <w:szCs w:val="19"/>
              </w:rPr>
            </w:rPrChange>
          </w:rPr>
          <w:t xml:space="preserve"> Click</w:t>
        </w:r>
        <w:proofErr w:type="gramEnd"/>
        <w:r w:rsidRPr="008C09BE">
          <w:rPr>
            <w:rFonts w:ascii="Times New Roman" w:hAnsi="Times New Roman" w:cs="Times New Roman"/>
            <w:sz w:val="20"/>
            <w:szCs w:val="20"/>
            <w:lang w:val="en-US"/>
            <w:rPrChange w:id="6039" w:author="Airat Shigapov" w:date="2021-10-27T23:08:00Z">
              <w:rPr>
                <w:rFonts w:ascii="Consolas" w:hAnsi="Consolas" w:cs="Consolas"/>
                <w:color w:val="0000FF"/>
                <w:sz w:val="19"/>
                <w:szCs w:val="19"/>
              </w:rPr>
            </w:rPrChange>
          </w:rPr>
          <w:t>="</w:t>
        </w:r>
        <w:proofErr w:type="spellStart"/>
        <w:r w:rsidRPr="008C09BE">
          <w:rPr>
            <w:rFonts w:ascii="Times New Roman" w:hAnsi="Times New Roman" w:cs="Times New Roman"/>
            <w:sz w:val="20"/>
            <w:szCs w:val="20"/>
            <w:lang w:val="en-US"/>
            <w:rPrChange w:id="6040" w:author="Airat Shigapov" w:date="2021-10-27T23:08:00Z">
              <w:rPr>
                <w:rFonts w:ascii="Consolas" w:hAnsi="Consolas" w:cs="Consolas"/>
                <w:color w:val="0000FF"/>
                <w:sz w:val="19"/>
                <w:szCs w:val="19"/>
              </w:rPr>
            </w:rPrChange>
          </w:rPr>
          <w:t>AddNewUntir_Button</w:t>
        </w:r>
        <w:proofErr w:type="spellEnd"/>
        <w:r w:rsidRPr="008C09BE">
          <w:rPr>
            <w:rFonts w:ascii="Times New Roman" w:hAnsi="Times New Roman" w:cs="Times New Roman"/>
            <w:sz w:val="20"/>
            <w:szCs w:val="20"/>
            <w:lang w:val="en-US"/>
            <w:rPrChange w:id="6041" w:author="Airat Shigapov" w:date="2021-10-27T23:08:00Z">
              <w:rPr>
                <w:rFonts w:ascii="Consolas" w:hAnsi="Consolas" w:cs="Consolas"/>
                <w:color w:val="0000FF"/>
                <w:sz w:val="19"/>
                <w:szCs w:val="19"/>
              </w:rPr>
            </w:rPrChange>
          </w:rPr>
          <w:t>"</w:t>
        </w:r>
      </w:ins>
    </w:p>
    <w:p w14:paraId="00DF39D4" w14:textId="77777777" w:rsidR="001118C1" w:rsidRPr="008C09BE" w:rsidRDefault="001118C1" w:rsidP="001118C1">
      <w:pPr>
        <w:autoSpaceDE w:val="0"/>
        <w:autoSpaceDN w:val="0"/>
        <w:adjustRightInd w:val="0"/>
        <w:spacing w:after="0" w:line="240" w:lineRule="auto"/>
        <w:rPr>
          <w:ins w:id="6042" w:author="Airat Shigapov" w:date="2021-10-27T23:03:00Z"/>
          <w:rFonts w:ascii="Times New Roman" w:hAnsi="Times New Roman" w:cs="Times New Roman"/>
          <w:sz w:val="20"/>
          <w:szCs w:val="20"/>
          <w:lang w:val="en-US"/>
          <w:rPrChange w:id="6043" w:author="Airat Shigapov" w:date="2021-10-27T23:08:00Z">
            <w:rPr>
              <w:ins w:id="6044" w:author="Airat Shigapov" w:date="2021-10-27T23:03:00Z"/>
              <w:rFonts w:ascii="Consolas" w:hAnsi="Consolas" w:cs="Consolas"/>
              <w:color w:val="000000"/>
              <w:sz w:val="19"/>
              <w:szCs w:val="19"/>
            </w:rPr>
          </w:rPrChange>
        </w:rPr>
      </w:pPr>
      <w:ins w:id="6045" w:author="Airat Shigapov" w:date="2021-10-27T23:03:00Z">
        <w:r w:rsidRPr="008C09BE">
          <w:rPr>
            <w:rFonts w:ascii="Times New Roman" w:hAnsi="Times New Roman" w:cs="Times New Roman"/>
            <w:sz w:val="20"/>
            <w:szCs w:val="20"/>
            <w:lang w:val="en-US"/>
            <w:rPrChange w:id="6046"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6047" w:author="Airat Shigapov" w:date="2021-10-27T23:08:00Z">
              <w:rPr>
                <w:rFonts w:ascii="Consolas" w:hAnsi="Consolas" w:cs="Consolas"/>
                <w:color w:val="FF0000"/>
                <w:sz w:val="19"/>
                <w:szCs w:val="19"/>
              </w:rPr>
            </w:rPrChange>
          </w:rPr>
          <w:t xml:space="preserve"> Padding</w:t>
        </w:r>
        <w:r w:rsidRPr="008C09BE">
          <w:rPr>
            <w:rFonts w:ascii="Times New Roman" w:hAnsi="Times New Roman" w:cs="Times New Roman"/>
            <w:sz w:val="20"/>
            <w:szCs w:val="20"/>
            <w:lang w:val="en-US"/>
            <w:rPrChange w:id="6048" w:author="Airat Shigapov" w:date="2021-10-27T23:08:00Z">
              <w:rPr>
                <w:rFonts w:ascii="Consolas" w:hAnsi="Consolas" w:cs="Consolas"/>
                <w:color w:val="0000FF"/>
                <w:sz w:val="19"/>
                <w:szCs w:val="19"/>
              </w:rPr>
            </w:rPrChange>
          </w:rPr>
          <w:t>="0"</w:t>
        </w:r>
      </w:ins>
    </w:p>
    <w:p w14:paraId="0EBA21A8" w14:textId="77777777" w:rsidR="001118C1" w:rsidRPr="008C09BE" w:rsidRDefault="001118C1" w:rsidP="001118C1">
      <w:pPr>
        <w:autoSpaceDE w:val="0"/>
        <w:autoSpaceDN w:val="0"/>
        <w:adjustRightInd w:val="0"/>
        <w:spacing w:after="0" w:line="240" w:lineRule="auto"/>
        <w:rPr>
          <w:ins w:id="6049" w:author="Airat Shigapov" w:date="2021-10-27T23:03:00Z"/>
          <w:rFonts w:ascii="Times New Roman" w:hAnsi="Times New Roman" w:cs="Times New Roman"/>
          <w:sz w:val="20"/>
          <w:szCs w:val="20"/>
          <w:lang w:val="en-US"/>
          <w:rPrChange w:id="6050" w:author="Airat Shigapov" w:date="2021-10-27T23:08:00Z">
            <w:rPr>
              <w:ins w:id="6051" w:author="Airat Shigapov" w:date="2021-10-27T23:03:00Z"/>
              <w:rFonts w:ascii="Consolas" w:hAnsi="Consolas" w:cs="Consolas"/>
              <w:color w:val="000000"/>
              <w:sz w:val="19"/>
              <w:szCs w:val="19"/>
            </w:rPr>
          </w:rPrChange>
        </w:rPr>
      </w:pPr>
      <w:ins w:id="6052" w:author="Airat Shigapov" w:date="2021-10-27T23:03:00Z">
        <w:r w:rsidRPr="008C09BE">
          <w:rPr>
            <w:rFonts w:ascii="Times New Roman" w:hAnsi="Times New Roman" w:cs="Times New Roman"/>
            <w:sz w:val="20"/>
            <w:szCs w:val="20"/>
            <w:lang w:val="en-US"/>
            <w:rPrChange w:id="6053"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6054" w:author="Airat Shigapov" w:date="2021-10-27T23:08:00Z">
              <w:rPr>
                <w:rFonts w:ascii="Consolas" w:hAnsi="Consolas" w:cs="Consolas"/>
                <w:color w:val="FF0000"/>
                <w:sz w:val="19"/>
                <w:szCs w:val="19"/>
              </w:rPr>
            </w:rPrChange>
          </w:rPr>
          <w:t xml:space="preserve"> Margin</w:t>
        </w:r>
        <w:r w:rsidRPr="008C09BE">
          <w:rPr>
            <w:rFonts w:ascii="Times New Roman" w:hAnsi="Times New Roman" w:cs="Times New Roman"/>
            <w:sz w:val="20"/>
            <w:szCs w:val="20"/>
            <w:lang w:val="en-US"/>
            <w:rPrChange w:id="6055" w:author="Airat Shigapov" w:date="2021-10-27T23:08:00Z">
              <w:rPr>
                <w:rFonts w:ascii="Consolas" w:hAnsi="Consolas" w:cs="Consolas"/>
                <w:color w:val="0000FF"/>
                <w:sz w:val="19"/>
                <w:szCs w:val="19"/>
              </w:rPr>
            </w:rPrChange>
          </w:rPr>
          <w:t>="15,0,0,0"</w:t>
        </w:r>
      </w:ins>
    </w:p>
    <w:p w14:paraId="15A9E0E2" w14:textId="77777777" w:rsidR="001118C1" w:rsidRPr="008C09BE" w:rsidRDefault="001118C1" w:rsidP="001118C1">
      <w:pPr>
        <w:autoSpaceDE w:val="0"/>
        <w:autoSpaceDN w:val="0"/>
        <w:adjustRightInd w:val="0"/>
        <w:spacing w:after="0" w:line="240" w:lineRule="auto"/>
        <w:rPr>
          <w:ins w:id="6056" w:author="Airat Shigapov" w:date="2021-10-27T23:03:00Z"/>
          <w:rFonts w:ascii="Times New Roman" w:hAnsi="Times New Roman" w:cs="Times New Roman"/>
          <w:sz w:val="20"/>
          <w:szCs w:val="20"/>
          <w:lang w:val="en-US"/>
          <w:rPrChange w:id="6057" w:author="Airat Shigapov" w:date="2021-10-27T23:08:00Z">
            <w:rPr>
              <w:ins w:id="6058" w:author="Airat Shigapov" w:date="2021-10-27T23:03:00Z"/>
              <w:rFonts w:ascii="Consolas" w:hAnsi="Consolas" w:cs="Consolas"/>
              <w:color w:val="000000"/>
              <w:sz w:val="19"/>
              <w:szCs w:val="19"/>
            </w:rPr>
          </w:rPrChange>
        </w:rPr>
      </w:pPr>
      <w:ins w:id="6059" w:author="Airat Shigapov" w:date="2021-10-27T23:03:00Z">
        <w:r w:rsidRPr="008C09BE">
          <w:rPr>
            <w:rFonts w:ascii="Times New Roman" w:hAnsi="Times New Roman" w:cs="Times New Roman"/>
            <w:sz w:val="20"/>
            <w:szCs w:val="20"/>
            <w:lang w:val="en-US"/>
            <w:rPrChange w:id="6060"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6061" w:author="Airat Shigapov" w:date="2021-10-27T23:08:00Z">
              <w:rPr>
                <w:rFonts w:ascii="Consolas" w:hAnsi="Consolas" w:cs="Consolas"/>
                <w:color w:val="FF0000"/>
                <w:sz w:val="19"/>
                <w:szCs w:val="19"/>
              </w:rPr>
            </w:rPrChange>
          </w:rPr>
          <w:t xml:space="preserve"> Height</w:t>
        </w:r>
        <w:r w:rsidRPr="008C09BE">
          <w:rPr>
            <w:rFonts w:ascii="Times New Roman" w:hAnsi="Times New Roman" w:cs="Times New Roman"/>
            <w:sz w:val="20"/>
            <w:szCs w:val="20"/>
            <w:lang w:val="en-US"/>
            <w:rPrChange w:id="6062" w:author="Airat Shigapov" w:date="2021-10-27T23:08:00Z">
              <w:rPr>
                <w:rFonts w:ascii="Consolas" w:hAnsi="Consolas" w:cs="Consolas"/>
                <w:color w:val="0000FF"/>
                <w:sz w:val="19"/>
                <w:szCs w:val="19"/>
              </w:rPr>
            </w:rPrChange>
          </w:rPr>
          <w:t>="35"</w:t>
        </w:r>
      </w:ins>
    </w:p>
    <w:p w14:paraId="3124FB95" w14:textId="77777777" w:rsidR="001118C1" w:rsidRPr="008C09BE" w:rsidRDefault="001118C1" w:rsidP="001118C1">
      <w:pPr>
        <w:autoSpaceDE w:val="0"/>
        <w:autoSpaceDN w:val="0"/>
        <w:adjustRightInd w:val="0"/>
        <w:spacing w:after="0" w:line="240" w:lineRule="auto"/>
        <w:rPr>
          <w:ins w:id="6063" w:author="Airat Shigapov" w:date="2021-10-27T23:03:00Z"/>
          <w:rFonts w:ascii="Times New Roman" w:hAnsi="Times New Roman" w:cs="Times New Roman"/>
          <w:sz w:val="20"/>
          <w:szCs w:val="20"/>
          <w:lang w:val="en-US"/>
          <w:rPrChange w:id="6064" w:author="Airat Shigapov" w:date="2021-10-27T23:08:00Z">
            <w:rPr>
              <w:ins w:id="6065" w:author="Airat Shigapov" w:date="2021-10-27T23:03:00Z"/>
              <w:rFonts w:ascii="Consolas" w:hAnsi="Consolas" w:cs="Consolas"/>
              <w:color w:val="000000"/>
              <w:sz w:val="19"/>
              <w:szCs w:val="19"/>
            </w:rPr>
          </w:rPrChange>
        </w:rPr>
      </w:pPr>
      <w:ins w:id="6066" w:author="Airat Shigapov" w:date="2021-10-27T23:03:00Z">
        <w:r w:rsidRPr="008C09BE">
          <w:rPr>
            <w:rFonts w:ascii="Times New Roman" w:hAnsi="Times New Roman" w:cs="Times New Roman"/>
            <w:sz w:val="20"/>
            <w:szCs w:val="20"/>
            <w:lang w:val="en-US"/>
            <w:rPrChange w:id="6067"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6068" w:author="Airat Shigapov" w:date="2021-10-27T23:08:00Z">
              <w:rPr>
                <w:rFonts w:ascii="Consolas" w:hAnsi="Consolas" w:cs="Consolas"/>
                <w:color w:val="FF0000"/>
                <w:sz w:val="19"/>
                <w:szCs w:val="19"/>
              </w:rPr>
            </w:rPrChange>
          </w:rPr>
          <w:t xml:space="preserve"> Width</w:t>
        </w:r>
        <w:r w:rsidRPr="008C09BE">
          <w:rPr>
            <w:rFonts w:ascii="Times New Roman" w:hAnsi="Times New Roman" w:cs="Times New Roman"/>
            <w:sz w:val="20"/>
            <w:szCs w:val="20"/>
            <w:lang w:val="en-US"/>
            <w:rPrChange w:id="6069" w:author="Airat Shigapov" w:date="2021-10-27T23:08:00Z">
              <w:rPr>
                <w:rFonts w:ascii="Consolas" w:hAnsi="Consolas" w:cs="Consolas"/>
                <w:color w:val="0000FF"/>
                <w:sz w:val="19"/>
                <w:szCs w:val="19"/>
              </w:rPr>
            </w:rPrChange>
          </w:rPr>
          <w:t>="35"</w:t>
        </w:r>
      </w:ins>
    </w:p>
    <w:p w14:paraId="72D44B2B" w14:textId="77777777" w:rsidR="001118C1" w:rsidRPr="008C09BE" w:rsidRDefault="001118C1" w:rsidP="001118C1">
      <w:pPr>
        <w:autoSpaceDE w:val="0"/>
        <w:autoSpaceDN w:val="0"/>
        <w:adjustRightInd w:val="0"/>
        <w:spacing w:after="0" w:line="240" w:lineRule="auto"/>
        <w:rPr>
          <w:ins w:id="6070" w:author="Airat Shigapov" w:date="2021-10-27T23:03:00Z"/>
          <w:rFonts w:ascii="Times New Roman" w:hAnsi="Times New Roman" w:cs="Times New Roman"/>
          <w:sz w:val="20"/>
          <w:szCs w:val="20"/>
          <w:lang w:val="en-US"/>
          <w:rPrChange w:id="6071" w:author="Airat Shigapov" w:date="2021-10-27T23:08:00Z">
            <w:rPr>
              <w:ins w:id="6072" w:author="Airat Shigapov" w:date="2021-10-27T23:03:00Z"/>
              <w:rFonts w:ascii="Consolas" w:hAnsi="Consolas" w:cs="Consolas"/>
              <w:color w:val="000000"/>
              <w:sz w:val="19"/>
              <w:szCs w:val="19"/>
            </w:rPr>
          </w:rPrChange>
        </w:rPr>
      </w:pPr>
      <w:ins w:id="6073" w:author="Airat Shigapov" w:date="2021-10-27T23:03:00Z">
        <w:r w:rsidRPr="008C09BE">
          <w:rPr>
            <w:rFonts w:ascii="Times New Roman" w:hAnsi="Times New Roman" w:cs="Times New Roman"/>
            <w:sz w:val="20"/>
            <w:szCs w:val="20"/>
            <w:lang w:val="en-US"/>
            <w:rPrChange w:id="6074"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6075" w:author="Airat Shigapov" w:date="2021-10-27T23:08:00Z">
              <w:rPr>
                <w:rFonts w:ascii="Consolas" w:hAnsi="Consolas" w:cs="Consolas"/>
                <w:color w:val="FF0000"/>
                <w:sz w:val="19"/>
                <w:szCs w:val="19"/>
              </w:rPr>
            </w:rPrChange>
          </w:rPr>
          <w:t xml:space="preserve"> </w:t>
        </w:r>
        <w:proofErr w:type="spellStart"/>
        <w:r w:rsidRPr="008C09BE">
          <w:rPr>
            <w:rFonts w:ascii="Times New Roman" w:hAnsi="Times New Roman" w:cs="Times New Roman"/>
            <w:sz w:val="20"/>
            <w:szCs w:val="20"/>
            <w:lang w:val="en-US"/>
            <w:rPrChange w:id="6076" w:author="Airat Shigapov" w:date="2021-10-27T23:08:00Z">
              <w:rPr>
                <w:rFonts w:ascii="Consolas" w:hAnsi="Consolas" w:cs="Consolas"/>
                <w:color w:val="FF0000"/>
                <w:sz w:val="19"/>
                <w:szCs w:val="19"/>
              </w:rPr>
            </w:rPrChange>
          </w:rPr>
          <w:t>Grid.Column</w:t>
        </w:r>
        <w:proofErr w:type="spellEnd"/>
        <w:r w:rsidRPr="008C09BE">
          <w:rPr>
            <w:rFonts w:ascii="Times New Roman" w:hAnsi="Times New Roman" w:cs="Times New Roman"/>
            <w:sz w:val="20"/>
            <w:szCs w:val="20"/>
            <w:lang w:val="en-US"/>
            <w:rPrChange w:id="6077" w:author="Airat Shigapov" w:date="2021-10-27T23:08:00Z">
              <w:rPr>
                <w:rFonts w:ascii="Consolas" w:hAnsi="Consolas" w:cs="Consolas"/>
                <w:color w:val="0000FF"/>
                <w:sz w:val="19"/>
                <w:szCs w:val="19"/>
              </w:rPr>
            </w:rPrChange>
          </w:rPr>
          <w:t>="1" &gt;</w:t>
        </w:r>
      </w:ins>
    </w:p>
    <w:p w14:paraId="5554B67B" w14:textId="77777777" w:rsidR="001118C1" w:rsidRPr="008C09BE" w:rsidRDefault="001118C1" w:rsidP="001118C1">
      <w:pPr>
        <w:autoSpaceDE w:val="0"/>
        <w:autoSpaceDN w:val="0"/>
        <w:adjustRightInd w:val="0"/>
        <w:spacing w:after="0" w:line="240" w:lineRule="auto"/>
        <w:rPr>
          <w:ins w:id="6078" w:author="Airat Shigapov" w:date="2021-10-27T23:03:00Z"/>
          <w:rFonts w:ascii="Times New Roman" w:hAnsi="Times New Roman" w:cs="Times New Roman"/>
          <w:sz w:val="20"/>
          <w:szCs w:val="20"/>
          <w:lang w:val="en-US"/>
          <w:rPrChange w:id="6079" w:author="Airat Shigapov" w:date="2021-10-27T23:08:00Z">
            <w:rPr>
              <w:ins w:id="6080" w:author="Airat Shigapov" w:date="2021-10-27T23:03:00Z"/>
              <w:rFonts w:ascii="Consolas" w:hAnsi="Consolas" w:cs="Consolas"/>
              <w:color w:val="000000"/>
              <w:sz w:val="19"/>
              <w:szCs w:val="19"/>
            </w:rPr>
          </w:rPrChange>
        </w:rPr>
      </w:pPr>
      <w:ins w:id="6081" w:author="Airat Shigapov" w:date="2021-10-27T23:03:00Z">
        <w:r w:rsidRPr="008C09BE">
          <w:rPr>
            <w:rFonts w:ascii="Times New Roman" w:hAnsi="Times New Roman" w:cs="Times New Roman"/>
            <w:sz w:val="20"/>
            <w:szCs w:val="20"/>
            <w:lang w:val="en-US"/>
            <w:rPrChange w:id="6082"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6083" w:author="Airat Shigapov" w:date="2021-10-27T23:08:00Z">
              <w:rPr>
                <w:rFonts w:ascii="Consolas" w:hAnsi="Consolas" w:cs="Consolas"/>
                <w:color w:val="0000FF"/>
                <w:sz w:val="19"/>
                <w:szCs w:val="19"/>
              </w:rPr>
            </w:rPrChange>
          </w:rPr>
          <w:t>&lt;</w:t>
        </w:r>
        <w:r w:rsidRPr="008C09BE">
          <w:rPr>
            <w:rFonts w:ascii="Times New Roman" w:hAnsi="Times New Roman" w:cs="Times New Roman"/>
            <w:sz w:val="20"/>
            <w:szCs w:val="20"/>
            <w:lang w:val="en-US"/>
            <w:rPrChange w:id="6084" w:author="Airat Shigapov" w:date="2021-10-27T23:08:00Z">
              <w:rPr>
                <w:rFonts w:ascii="Consolas" w:hAnsi="Consolas" w:cs="Consolas"/>
                <w:color w:val="A31515"/>
                <w:sz w:val="19"/>
                <w:szCs w:val="19"/>
              </w:rPr>
            </w:rPrChange>
          </w:rPr>
          <w:t>Image</w:t>
        </w:r>
        <w:r w:rsidRPr="008C09BE">
          <w:rPr>
            <w:rFonts w:ascii="Times New Roman" w:hAnsi="Times New Roman" w:cs="Times New Roman"/>
            <w:sz w:val="20"/>
            <w:szCs w:val="20"/>
            <w:lang w:val="en-US"/>
            <w:rPrChange w:id="6085" w:author="Airat Shigapov" w:date="2021-10-27T23:08:00Z">
              <w:rPr>
                <w:rFonts w:ascii="Consolas" w:hAnsi="Consolas" w:cs="Consolas"/>
                <w:color w:val="FF0000"/>
                <w:sz w:val="19"/>
                <w:szCs w:val="19"/>
              </w:rPr>
            </w:rPrChange>
          </w:rPr>
          <w:t xml:space="preserve"> Source</w:t>
        </w:r>
        <w:r w:rsidRPr="008C09BE">
          <w:rPr>
            <w:rFonts w:ascii="Times New Roman" w:hAnsi="Times New Roman" w:cs="Times New Roman"/>
            <w:sz w:val="20"/>
            <w:szCs w:val="20"/>
            <w:lang w:val="en-US"/>
            <w:rPrChange w:id="6086" w:author="Airat Shigapov" w:date="2021-10-27T23:08:00Z">
              <w:rPr>
                <w:rFonts w:ascii="Consolas" w:hAnsi="Consolas" w:cs="Consolas"/>
                <w:color w:val="0000FF"/>
                <w:sz w:val="19"/>
                <w:szCs w:val="19"/>
              </w:rPr>
            </w:rPrChange>
          </w:rPr>
          <w:t>="/Images/addIcons.png"</w:t>
        </w:r>
        <w:r w:rsidRPr="008C09BE">
          <w:rPr>
            <w:rFonts w:ascii="Times New Roman" w:hAnsi="Times New Roman" w:cs="Times New Roman"/>
            <w:sz w:val="20"/>
            <w:szCs w:val="20"/>
            <w:lang w:val="en-US"/>
            <w:rPrChange w:id="6087" w:author="Airat Shigapov" w:date="2021-10-27T23:08:00Z">
              <w:rPr>
                <w:rFonts w:ascii="Consolas" w:hAnsi="Consolas" w:cs="Consolas"/>
                <w:color w:val="000000"/>
                <w:sz w:val="19"/>
                <w:szCs w:val="19"/>
              </w:rPr>
            </w:rPrChange>
          </w:rPr>
          <w:t xml:space="preserve">  </w:t>
        </w:r>
      </w:ins>
    </w:p>
    <w:p w14:paraId="2DE966AD" w14:textId="77777777" w:rsidR="001118C1" w:rsidRPr="008C09BE" w:rsidRDefault="001118C1" w:rsidP="001118C1">
      <w:pPr>
        <w:autoSpaceDE w:val="0"/>
        <w:autoSpaceDN w:val="0"/>
        <w:adjustRightInd w:val="0"/>
        <w:spacing w:after="0" w:line="240" w:lineRule="auto"/>
        <w:rPr>
          <w:ins w:id="6088" w:author="Airat Shigapov" w:date="2021-10-27T23:03:00Z"/>
          <w:rFonts w:ascii="Times New Roman" w:hAnsi="Times New Roman" w:cs="Times New Roman"/>
          <w:sz w:val="20"/>
          <w:szCs w:val="20"/>
          <w:lang w:val="en-US"/>
          <w:rPrChange w:id="6089" w:author="Airat Shigapov" w:date="2021-10-27T23:08:00Z">
            <w:rPr>
              <w:ins w:id="6090" w:author="Airat Shigapov" w:date="2021-10-27T23:03:00Z"/>
              <w:rFonts w:ascii="Consolas" w:hAnsi="Consolas" w:cs="Consolas"/>
              <w:color w:val="000000"/>
              <w:sz w:val="19"/>
              <w:szCs w:val="19"/>
            </w:rPr>
          </w:rPrChange>
        </w:rPr>
      </w:pPr>
      <w:ins w:id="6091" w:author="Airat Shigapov" w:date="2021-10-27T23:03:00Z">
        <w:r w:rsidRPr="008C09BE">
          <w:rPr>
            <w:rFonts w:ascii="Times New Roman" w:hAnsi="Times New Roman" w:cs="Times New Roman"/>
            <w:sz w:val="20"/>
            <w:szCs w:val="20"/>
            <w:lang w:val="en-US"/>
            <w:rPrChange w:id="6092"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6093" w:author="Airat Shigapov" w:date="2021-10-27T23:08:00Z">
              <w:rPr>
                <w:rFonts w:ascii="Consolas" w:hAnsi="Consolas" w:cs="Consolas"/>
                <w:color w:val="FF0000"/>
                <w:sz w:val="19"/>
                <w:szCs w:val="19"/>
              </w:rPr>
            </w:rPrChange>
          </w:rPr>
          <w:t xml:space="preserve"> Height</w:t>
        </w:r>
        <w:r w:rsidRPr="008C09BE">
          <w:rPr>
            <w:rFonts w:ascii="Times New Roman" w:hAnsi="Times New Roman" w:cs="Times New Roman"/>
            <w:sz w:val="20"/>
            <w:szCs w:val="20"/>
            <w:lang w:val="en-US"/>
            <w:rPrChange w:id="6094" w:author="Airat Shigapov" w:date="2021-10-27T23:08:00Z">
              <w:rPr>
                <w:rFonts w:ascii="Consolas" w:hAnsi="Consolas" w:cs="Consolas"/>
                <w:color w:val="0000FF"/>
                <w:sz w:val="19"/>
                <w:szCs w:val="19"/>
              </w:rPr>
            </w:rPrChange>
          </w:rPr>
          <w:t>="28"</w:t>
        </w:r>
      </w:ins>
    </w:p>
    <w:p w14:paraId="6E14B417" w14:textId="77777777" w:rsidR="001118C1" w:rsidRPr="008C09BE" w:rsidRDefault="001118C1" w:rsidP="001118C1">
      <w:pPr>
        <w:autoSpaceDE w:val="0"/>
        <w:autoSpaceDN w:val="0"/>
        <w:adjustRightInd w:val="0"/>
        <w:spacing w:after="0" w:line="240" w:lineRule="auto"/>
        <w:rPr>
          <w:ins w:id="6095" w:author="Airat Shigapov" w:date="2021-10-27T23:03:00Z"/>
          <w:rFonts w:ascii="Times New Roman" w:hAnsi="Times New Roman" w:cs="Times New Roman"/>
          <w:sz w:val="20"/>
          <w:szCs w:val="20"/>
          <w:lang w:val="en-US"/>
          <w:rPrChange w:id="6096" w:author="Airat Shigapov" w:date="2021-10-27T23:08:00Z">
            <w:rPr>
              <w:ins w:id="6097" w:author="Airat Shigapov" w:date="2021-10-27T23:03:00Z"/>
              <w:rFonts w:ascii="Consolas" w:hAnsi="Consolas" w:cs="Consolas"/>
              <w:color w:val="000000"/>
              <w:sz w:val="19"/>
              <w:szCs w:val="19"/>
            </w:rPr>
          </w:rPrChange>
        </w:rPr>
      </w:pPr>
      <w:ins w:id="6098" w:author="Airat Shigapov" w:date="2021-10-27T23:03:00Z">
        <w:r w:rsidRPr="008C09BE">
          <w:rPr>
            <w:rFonts w:ascii="Times New Roman" w:hAnsi="Times New Roman" w:cs="Times New Roman"/>
            <w:sz w:val="20"/>
            <w:szCs w:val="20"/>
            <w:lang w:val="en-US"/>
            <w:rPrChange w:id="6099"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6100" w:author="Airat Shigapov" w:date="2021-10-27T23:08:00Z">
              <w:rPr>
                <w:rFonts w:ascii="Consolas" w:hAnsi="Consolas" w:cs="Consolas"/>
                <w:color w:val="FF0000"/>
                <w:sz w:val="19"/>
                <w:szCs w:val="19"/>
              </w:rPr>
            </w:rPrChange>
          </w:rPr>
          <w:t xml:space="preserve"> Width</w:t>
        </w:r>
        <w:r w:rsidRPr="008C09BE">
          <w:rPr>
            <w:rFonts w:ascii="Times New Roman" w:hAnsi="Times New Roman" w:cs="Times New Roman"/>
            <w:sz w:val="20"/>
            <w:szCs w:val="20"/>
            <w:lang w:val="en-US"/>
            <w:rPrChange w:id="6101" w:author="Airat Shigapov" w:date="2021-10-27T23:08:00Z">
              <w:rPr>
                <w:rFonts w:ascii="Consolas" w:hAnsi="Consolas" w:cs="Consolas"/>
                <w:color w:val="0000FF"/>
                <w:sz w:val="19"/>
                <w:szCs w:val="19"/>
              </w:rPr>
            </w:rPrChange>
          </w:rPr>
          <w:t>="28" /&gt;</w:t>
        </w:r>
      </w:ins>
    </w:p>
    <w:p w14:paraId="2B4DCDDE" w14:textId="77777777" w:rsidR="001118C1" w:rsidRPr="008C09BE" w:rsidRDefault="001118C1" w:rsidP="001118C1">
      <w:pPr>
        <w:autoSpaceDE w:val="0"/>
        <w:autoSpaceDN w:val="0"/>
        <w:adjustRightInd w:val="0"/>
        <w:spacing w:after="0" w:line="240" w:lineRule="auto"/>
        <w:rPr>
          <w:ins w:id="6102" w:author="Airat Shigapov" w:date="2021-10-27T23:03:00Z"/>
          <w:rFonts w:ascii="Times New Roman" w:hAnsi="Times New Roman" w:cs="Times New Roman"/>
          <w:sz w:val="20"/>
          <w:szCs w:val="20"/>
          <w:lang w:val="en-US"/>
          <w:rPrChange w:id="6103" w:author="Airat Shigapov" w:date="2021-10-27T23:08:00Z">
            <w:rPr>
              <w:ins w:id="6104" w:author="Airat Shigapov" w:date="2021-10-27T23:03:00Z"/>
              <w:rFonts w:ascii="Consolas" w:hAnsi="Consolas" w:cs="Consolas"/>
              <w:color w:val="000000"/>
              <w:sz w:val="19"/>
              <w:szCs w:val="19"/>
            </w:rPr>
          </w:rPrChange>
        </w:rPr>
      </w:pPr>
      <w:ins w:id="6105" w:author="Airat Shigapov" w:date="2021-10-27T23:03:00Z">
        <w:r w:rsidRPr="008C09BE">
          <w:rPr>
            <w:rFonts w:ascii="Times New Roman" w:hAnsi="Times New Roman" w:cs="Times New Roman"/>
            <w:sz w:val="20"/>
            <w:szCs w:val="20"/>
            <w:lang w:val="en-US"/>
            <w:rPrChange w:id="6106"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6107" w:author="Airat Shigapov" w:date="2021-10-27T23:08:00Z">
              <w:rPr>
                <w:rFonts w:ascii="Consolas" w:hAnsi="Consolas" w:cs="Consolas"/>
                <w:color w:val="0000FF"/>
                <w:sz w:val="19"/>
                <w:szCs w:val="19"/>
              </w:rPr>
            </w:rPrChange>
          </w:rPr>
          <w:t>&lt;/</w:t>
        </w:r>
        <w:r w:rsidRPr="008C09BE">
          <w:rPr>
            <w:rFonts w:ascii="Times New Roman" w:hAnsi="Times New Roman" w:cs="Times New Roman"/>
            <w:sz w:val="20"/>
            <w:szCs w:val="20"/>
            <w:lang w:val="en-US"/>
            <w:rPrChange w:id="6108" w:author="Airat Shigapov" w:date="2021-10-27T23:08:00Z">
              <w:rPr>
                <w:rFonts w:ascii="Consolas" w:hAnsi="Consolas" w:cs="Consolas"/>
                <w:color w:val="A31515"/>
                <w:sz w:val="19"/>
                <w:szCs w:val="19"/>
              </w:rPr>
            </w:rPrChange>
          </w:rPr>
          <w:t>Button</w:t>
        </w:r>
        <w:r w:rsidRPr="008C09BE">
          <w:rPr>
            <w:rFonts w:ascii="Times New Roman" w:hAnsi="Times New Roman" w:cs="Times New Roman"/>
            <w:sz w:val="20"/>
            <w:szCs w:val="20"/>
            <w:lang w:val="en-US"/>
            <w:rPrChange w:id="6109" w:author="Airat Shigapov" w:date="2021-10-27T23:08:00Z">
              <w:rPr>
                <w:rFonts w:ascii="Consolas" w:hAnsi="Consolas" w:cs="Consolas"/>
                <w:color w:val="0000FF"/>
                <w:sz w:val="19"/>
                <w:szCs w:val="19"/>
              </w:rPr>
            </w:rPrChange>
          </w:rPr>
          <w:t>&gt;</w:t>
        </w:r>
      </w:ins>
    </w:p>
    <w:p w14:paraId="62DF8CB2" w14:textId="77777777" w:rsidR="001118C1" w:rsidRPr="008C09BE" w:rsidRDefault="001118C1" w:rsidP="001118C1">
      <w:pPr>
        <w:autoSpaceDE w:val="0"/>
        <w:autoSpaceDN w:val="0"/>
        <w:adjustRightInd w:val="0"/>
        <w:spacing w:after="0" w:line="240" w:lineRule="auto"/>
        <w:rPr>
          <w:ins w:id="6110" w:author="Airat Shigapov" w:date="2021-10-27T23:03:00Z"/>
          <w:rFonts w:ascii="Times New Roman" w:hAnsi="Times New Roman" w:cs="Times New Roman"/>
          <w:sz w:val="20"/>
          <w:szCs w:val="20"/>
          <w:lang w:val="en-US"/>
          <w:rPrChange w:id="6111" w:author="Airat Shigapov" w:date="2021-10-27T23:08:00Z">
            <w:rPr>
              <w:ins w:id="6112" w:author="Airat Shigapov" w:date="2021-10-27T23:03:00Z"/>
              <w:rFonts w:ascii="Consolas" w:hAnsi="Consolas" w:cs="Consolas"/>
              <w:color w:val="000000"/>
              <w:sz w:val="19"/>
              <w:szCs w:val="19"/>
            </w:rPr>
          </w:rPrChange>
        </w:rPr>
      </w:pPr>
      <w:ins w:id="6113" w:author="Airat Shigapov" w:date="2021-10-27T23:03:00Z">
        <w:r w:rsidRPr="008C09BE">
          <w:rPr>
            <w:rFonts w:ascii="Times New Roman" w:hAnsi="Times New Roman" w:cs="Times New Roman"/>
            <w:sz w:val="20"/>
            <w:szCs w:val="20"/>
            <w:lang w:val="en-US"/>
            <w:rPrChange w:id="6114"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6115" w:author="Airat Shigapov" w:date="2021-10-27T23:08:00Z">
              <w:rPr>
                <w:rFonts w:ascii="Consolas" w:hAnsi="Consolas" w:cs="Consolas"/>
                <w:color w:val="0000FF"/>
                <w:sz w:val="19"/>
                <w:szCs w:val="19"/>
              </w:rPr>
            </w:rPrChange>
          </w:rPr>
          <w:t>&lt;/</w:t>
        </w:r>
        <w:r w:rsidRPr="008C09BE">
          <w:rPr>
            <w:rFonts w:ascii="Times New Roman" w:hAnsi="Times New Roman" w:cs="Times New Roman"/>
            <w:sz w:val="20"/>
            <w:szCs w:val="20"/>
            <w:lang w:val="en-US"/>
            <w:rPrChange w:id="6116" w:author="Airat Shigapov" w:date="2021-10-27T23:08:00Z">
              <w:rPr>
                <w:rFonts w:ascii="Consolas" w:hAnsi="Consolas" w:cs="Consolas"/>
                <w:color w:val="A31515"/>
                <w:sz w:val="19"/>
                <w:szCs w:val="19"/>
              </w:rPr>
            </w:rPrChange>
          </w:rPr>
          <w:t>Grid</w:t>
        </w:r>
        <w:r w:rsidRPr="008C09BE">
          <w:rPr>
            <w:rFonts w:ascii="Times New Roman" w:hAnsi="Times New Roman" w:cs="Times New Roman"/>
            <w:sz w:val="20"/>
            <w:szCs w:val="20"/>
            <w:lang w:val="en-US"/>
            <w:rPrChange w:id="6117" w:author="Airat Shigapov" w:date="2021-10-27T23:08:00Z">
              <w:rPr>
                <w:rFonts w:ascii="Consolas" w:hAnsi="Consolas" w:cs="Consolas"/>
                <w:color w:val="0000FF"/>
                <w:sz w:val="19"/>
                <w:szCs w:val="19"/>
              </w:rPr>
            </w:rPrChange>
          </w:rPr>
          <w:t>&gt;</w:t>
        </w:r>
      </w:ins>
    </w:p>
    <w:p w14:paraId="35257AB5" w14:textId="77777777" w:rsidR="001118C1" w:rsidRPr="008C09BE" w:rsidRDefault="001118C1" w:rsidP="001118C1">
      <w:pPr>
        <w:autoSpaceDE w:val="0"/>
        <w:autoSpaceDN w:val="0"/>
        <w:adjustRightInd w:val="0"/>
        <w:spacing w:after="0" w:line="240" w:lineRule="auto"/>
        <w:rPr>
          <w:ins w:id="6118" w:author="Airat Shigapov" w:date="2021-10-27T23:03:00Z"/>
          <w:rFonts w:ascii="Times New Roman" w:hAnsi="Times New Roman" w:cs="Times New Roman"/>
          <w:sz w:val="20"/>
          <w:szCs w:val="20"/>
          <w:lang w:val="en-US"/>
          <w:rPrChange w:id="6119" w:author="Airat Shigapov" w:date="2021-10-27T23:08:00Z">
            <w:rPr>
              <w:ins w:id="6120" w:author="Airat Shigapov" w:date="2021-10-27T23:03:00Z"/>
              <w:rFonts w:ascii="Consolas" w:hAnsi="Consolas" w:cs="Consolas"/>
              <w:color w:val="000000"/>
              <w:sz w:val="19"/>
              <w:szCs w:val="19"/>
            </w:rPr>
          </w:rPrChange>
        </w:rPr>
      </w:pPr>
      <w:ins w:id="6121" w:author="Airat Shigapov" w:date="2021-10-27T23:03:00Z">
        <w:r w:rsidRPr="008C09BE">
          <w:rPr>
            <w:rFonts w:ascii="Times New Roman" w:hAnsi="Times New Roman" w:cs="Times New Roman"/>
            <w:sz w:val="20"/>
            <w:szCs w:val="20"/>
            <w:lang w:val="en-US"/>
            <w:rPrChange w:id="6122"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6123" w:author="Airat Shigapov" w:date="2021-10-27T23:08:00Z">
              <w:rPr>
                <w:rFonts w:ascii="Consolas" w:hAnsi="Consolas" w:cs="Consolas"/>
                <w:color w:val="0000FF"/>
                <w:sz w:val="19"/>
                <w:szCs w:val="19"/>
              </w:rPr>
            </w:rPrChange>
          </w:rPr>
          <w:t>&lt;</w:t>
        </w:r>
        <w:proofErr w:type="spellStart"/>
        <w:r w:rsidRPr="008C09BE">
          <w:rPr>
            <w:rFonts w:ascii="Times New Roman" w:hAnsi="Times New Roman" w:cs="Times New Roman"/>
            <w:sz w:val="20"/>
            <w:szCs w:val="20"/>
            <w:lang w:val="en-US"/>
            <w:rPrChange w:id="6124" w:author="Airat Shigapov" w:date="2021-10-27T23:08:00Z">
              <w:rPr>
                <w:rFonts w:ascii="Consolas" w:hAnsi="Consolas" w:cs="Consolas"/>
                <w:color w:val="A31515"/>
                <w:sz w:val="19"/>
                <w:szCs w:val="19"/>
              </w:rPr>
            </w:rPrChange>
          </w:rPr>
          <w:t>TextBlock</w:t>
        </w:r>
        <w:proofErr w:type="spellEnd"/>
        <w:r w:rsidRPr="008C09BE">
          <w:rPr>
            <w:rFonts w:ascii="Times New Roman" w:hAnsi="Times New Roman" w:cs="Times New Roman"/>
            <w:sz w:val="20"/>
            <w:szCs w:val="20"/>
            <w:lang w:val="en-US"/>
            <w:rPrChange w:id="6125" w:author="Airat Shigapov" w:date="2021-10-27T23:08:00Z">
              <w:rPr>
                <w:rFonts w:ascii="Consolas" w:hAnsi="Consolas" w:cs="Consolas"/>
                <w:color w:val="FF0000"/>
                <w:sz w:val="19"/>
                <w:szCs w:val="19"/>
              </w:rPr>
            </w:rPrChange>
          </w:rPr>
          <w:t xml:space="preserve"> </w:t>
        </w:r>
        <w:proofErr w:type="gramStart"/>
        <w:r w:rsidRPr="008C09BE">
          <w:rPr>
            <w:rFonts w:ascii="Times New Roman" w:hAnsi="Times New Roman" w:cs="Times New Roman"/>
            <w:sz w:val="20"/>
            <w:szCs w:val="20"/>
            <w:lang w:val="en-US"/>
            <w:rPrChange w:id="6126" w:author="Airat Shigapov" w:date="2021-10-27T23:08:00Z">
              <w:rPr>
                <w:rFonts w:ascii="Consolas" w:hAnsi="Consolas" w:cs="Consolas"/>
                <w:color w:val="FF0000"/>
                <w:sz w:val="19"/>
                <w:szCs w:val="19"/>
              </w:rPr>
            </w:rPrChange>
          </w:rPr>
          <w:t>x</w:t>
        </w:r>
        <w:r w:rsidRPr="008C09BE">
          <w:rPr>
            <w:rFonts w:ascii="Times New Roman" w:hAnsi="Times New Roman" w:cs="Times New Roman"/>
            <w:sz w:val="20"/>
            <w:szCs w:val="20"/>
            <w:lang w:val="en-US"/>
            <w:rPrChange w:id="6127" w:author="Airat Shigapov" w:date="2021-10-27T23:08:00Z">
              <w:rPr>
                <w:rFonts w:ascii="Consolas" w:hAnsi="Consolas" w:cs="Consolas"/>
                <w:color w:val="0000FF"/>
                <w:sz w:val="19"/>
                <w:szCs w:val="19"/>
              </w:rPr>
            </w:rPrChange>
          </w:rPr>
          <w:t>:</w:t>
        </w:r>
        <w:r w:rsidRPr="008C09BE">
          <w:rPr>
            <w:rFonts w:ascii="Times New Roman" w:hAnsi="Times New Roman" w:cs="Times New Roman"/>
            <w:sz w:val="20"/>
            <w:szCs w:val="20"/>
            <w:lang w:val="en-US"/>
            <w:rPrChange w:id="6128" w:author="Airat Shigapov" w:date="2021-10-27T23:08:00Z">
              <w:rPr>
                <w:rFonts w:ascii="Consolas" w:hAnsi="Consolas" w:cs="Consolas"/>
                <w:color w:val="FF0000"/>
                <w:sz w:val="19"/>
                <w:szCs w:val="19"/>
              </w:rPr>
            </w:rPrChange>
          </w:rPr>
          <w:t>Name</w:t>
        </w:r>
        <w:proofErr w:type="gramEnd"/>
        <w:r w:rsidRPr="008C09BE">
          <w:rPr>
            <w:rFonts w:ascii="Times New Roman" w:hAnsi="Times New Roman" w:cs="Times New Roman"/>
            <w:sz w:val="20"/>
            <w:szCs w:val="20"/>
            <w:lang w:val="en-US"/>
            <w:rPrChange w:id="6129" w:author="Airat Shigapov" w:date="2021-10-27T23:08:00Z">
              <w:rPr>
                <w:rFonts w:ascii="Consolas" w:hAnsi="Consolas" w:cs="Consolas"/>
                <w:color w:val="0000FF"/>
                <w:sz w:val="19"/>
                <w:szCs w:val="19"/>
              </w:rPr>
            </w:rPrChange>
          </w:rPr>
          <w:t>="WarUnit"</w:t>
        </w:r>
      </w:ins>
    </w:p>
    <w:p w14:paraId="79E136C2" w14:textId="77777777" w:rsidR="001118C1" w:rsidRPr="00250F53" w:rsidRDefault="001118C1" w:rsidP="001118C1">
      <w:pPr>
        <w:autoSpaceDE w:val="0"/>
        <w:autoSpaceDN w:val="0"/>
        <w:adjustRightInd w:val="0"/>
        <w:spacing w:after="0" w:line="240" w:lineRule="auto"/>
        <w:rPr>
          <w:ins w:id="6130" w:author="Airat Shigapov" w:date="2021-10-27T23:03:00Z"/>
          <w:rFonts w:ascii="Times New Roman" w:hAnsi="Times New Roman" w:cs="Times New Roman"/>
          <w:sz w:val="20"/>
          <w:szCs w:val="20"/>
          <w:lang w:val="en-US"/>
          <w:rPrChange w:id="6131" w:author="Airat Shigapov" w:date="2021-11-16T08:40:00Z">
            <w:rPr>
              <w:ins w:id="6132" w:author="Airat Shigapov" w:date="2021-10-27T23:03:00Z"/>
              <w:rFonts w:ascii="Consolas" w:hAnsi="Consolas" w:cs="Consolas"/>
              <w:color w:val="000000"/>
              <w:sz w:val="19"/>
              <w:szCs w:val="19"/>
            </w:rPr>
          </w:rPrChange>
        </w:rPr>
      </w:pPr>
      <w:ins w:id="6133" w:author="Airat Shigapov" w:date="2021-10-27T23:03:00Z">
        <w:r w:rsidRPr="008C09BE">
          <w:rPr>
            <w:rFonts w:ascii="Times New Roman" w:hAnsi="Times New Roman" w:cs="Times New Roman"/>
            <w:sz w:val="20"/>
            <w:szCs w:val="20"/>
            <w:lang w:val="en-US"/>
            <w:rPrChange w:id="6134"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6135" w:author="Airat Shigapov" w:date="2021-10-27T23:08:00Z">
              <w:rPr>
                <w:rFonts w:ascii="Consolas" w:hAnsi="Consolas" w:cs="Consolas"/>
                <w:color w:val="FF0000"/>
                <w:sz w:val="19"/>
                <w:szCs w:val="19"/>
              </w:rPr>
            </w:rPrChange>
          </w:rPr>
          <w:t xml:space="preserve"> </w:t>
        </w:r>
        <w:r w:rsidRPr="00294494">
          <w:rPr>
            <w:rFonts w:ascii="Times New Roman" w:hAnsi="Times New Roman" w:cs="Times New Roman"/>
            <w:sz w:val="20"/>
            <w:szCs w:val="20"/>
            <w:lang w:val="en-US"/>
            <w:rPrChange w:id="6136" w:author="Airat Shigapov" w:date="2021-10-28T17:47:00Z">
              <w:rPr>
                <w:rFonts w:ascii="Consolas" w:hAnsi="Consolas" w:cs="Consolas"/>
                <w:color w:val="FF0000"/>
                <w:sz w:val="19"/>
                <w:szCs w:val="19"/>
              </w:rPr>
            </w:rPrChange>
          </w:rPr>
          <w:t>Visibility</w:t>
        </w:r>
        <w:r w:rsidRPr="00250F53">
          <w:rPr>
            <w:rFonts w:ascii="Times New Roman" w:hAnsi="Times New Roman" w:cs="Times New Roman"/>
            <w:sz w:val="20"/>
            <w:szCs w:val="20"/>
            <w:lang w:val="en-US"/>
            <w:rPrChange w:id="6137" w:author="Airat Shigapov" w:date="2021-11-16T08:40:00Z">
              <w:rPr>
                <w:rFonts w:ascii="Consolas" w:hAnsi="Consolas" w:cs="Consolas"/>
                <w:color w:val="0000FF"/>
                <w:sz w:val="19"/>
                <w:szCs w:val="19"/>
              </w:rPr>
            </w:rPrChange>
          </w:rPr>
          <w:t>="</w:t>
        </w:r>
        <w:r w:rsidRPr="00294494">
          <w:rPr>
            <w:rFonts w:ascii="Times New Roman" w:hAnsi="Times New Roman" w:cs="Times New Roman"/>
            <w:sz w:val="20"/>
            <w:szCs w:val="20"/>
            <w:lang w:val="en-US"/>
            <w:rPrChange w:id="6138" w:author="Airat Shigapov" w:date="2021-10-28T17:47:00Z">
              <w:rPr>
                <w:rFonts w:ascii="Consolas" w:hAnsi="Consolas" w:cs="Consolas"/>
                <w:color w:val="0000FF"/>
                <w:sz w:val="19"/>
                <w:szCs w:val="19"/>
              </w:rPr>
            </w:rPrChange>
          </w:rPr>
          <w:t>Hidden</w:t>
        </w:r>
        <w:r w:rsidRPr="00250F53">
          <w:rPr>
            <w:rFonts w:ascii="Times New Roman" w:hAnsi="Times New Roman" w:cs="Times New Roman"/>
            <w:sz w:val="20"/>
            <w:szCs w:val="20"/>
            <w:lang w:val="en-US"/>
            <w:rPrChange w:id="6139" w:author="Airat Shigapov" w:date="2021-11-16T08:40:00Z">
              <w:rPr>
                <w:rFonts w:ascii="Consolas" w:hAnsi="Consolas" w:cs="Consolas"/>
                <w:color w:val="0000FF"/>
                <w:sz w:val="19"/>
                <w:szCs w:val="19"/>
              </w:rPr>
            </w:rPrChange>
          </w:rPr>
          <w:t>"</w:t>
        </w:r>
      </w:ins>
    </w:p>
    <w:p w14:paraId="4FFEBBD8" w14:textId="77777777" w:rsidR="001118C1" w:rsidRPr="008C09BE" w:rsidRDefault="001118C1" w:rsidP="001118C1">
      <w:pPr>
        <w:autoSpaceDE w:val="0"/>
        <w:autoSpaceDN w:val="0"/>
        <w:adjustRightInd w:val="0"/>
        <w:spacing w:after="0" w:line="240" w:lineRule="auto"/>
        <w:rPr>
          <w:ins w:id="6140" w:author="Airat Shigapov" w:date="2021-10-27T23:03:00Z"/>
          <w:rFonts w:ascii="Times New Roman" w:hAnsi="Times New Roman" w:cs="Times New Roman"/>
          <w:sz w:val="20"/>
          <w:szCs w:val="20"/>
          <w:rPrChange w:id="6141" w:author="Airat Shigapov" w:date="2021-10-27T23:08:00Z">
            <w:rPr>
              <w:ins w:id="6142" w:author="Airat Shigapov" w:date="2021-10-27T23:03:00Z"/>
              <w:rFonts w:ascii="Consolas" w:hAnsi="Consolas" w:cs="Consolas"/>
              <w:color w:val="000000"/>
              <w:sz w:val="19"/>
              <w:szCs w:val="19"/>
            </w:rPr>
          </w:rPrChange>
        </w:rPr>
      </w:pPr>
      <w:ins w:id="6143" w:author="Airat Shigapov" w:date="2021-10-27T23:03:00Z">
        <w:r w:rsidRPr="00250F53">
          <w:rPr>
            <w:rFonts w:ascii="Times New Roman" w:hAnsi="Times New Roman" w:cs="Times New Roman"/>
            <w:sz w:val="20"/>
            <w:szCs w:val="20"/>
            <w:lang w:val="en-US"/>
            <w:rPrChange w:id="6144" w:author="Airat Shigapov" w:date="2021-11-16T08:40:00Z">
              <w:rPr>
                <w:rFonts w:ascii="Consolas" w:hAnsi="Consolas" w:cs="Consolas"/>
                <w:color w:val="000000"/>
                <w:sz w:val="19"/>
                <w:szCs w:val="19"/>
              </w:rPr>
            </w:rPrChange>
          </w:rPr>
          <w:t xml:space="preserve">               </w:t>
        </w:r>
        <w:r w:rsidRPr="00250F53">
          <w:rPr>
            <w:rFonts w:ascii="Times New Roman" w:hAnsi="Times New Roman" w:cs="Times New Roman"/>
            <w:sz w:val="20"/>
            <w:szCs w:val="20"/>
            <w:lang w:val="en-US"/>
            <w:rPrChange w:id="6145" w:author="Airat Shigapov" w:date="2021-11-16T08:40:00Z">
              <w:rPr>
                <w:rFonts w:ascii="Consolas" w:hAnsi="Consolas" w:cs="Consolas"/>
                <w:color w:val="FF0000"/>
                <w:sz w:val="19"/>
                <w:szCs w:val="19"/>
              </w:rPr>
            </w:rPrChange>
          </w:rPr>
          <w:t xml:space="preserve"> </w:t>
        </w:r>
        <w:r w:rsidRPr="008C09BE">
          <w:rPr>
            <w:rFonts w:ascii="Times New Roman" w:hAnsi="Times New Roman" w:cs="Times New Roman"/>
            <w:sz w:val="20"/>
            <w:szCs w:val="20"/>
            <w:rPrChange w:id="6146" w:author="Airat Shigapov" w:date="2021-10-27T23:08:00Z">
              <w:rPr>
                <w:rFonts w:ascii="Consolas" w:hAnsi="Consolas" w:cs="Consolas"/>
                <w:color w:val="FF0000"/>
                <w:sz w:val="19"/>
                <w:szCs w:val="19"/>
              </w:rPr>
            </w:rPrChange>
          </w:rPr>
          <w:t>Text</w:t>
        </w:r>
        <w:r w:rsidRPr="008C09BE">
          <w:rPr>
            <w:rFonts w:ascii="Times New Roman" w:hAnsi="Times New Roman" w:cs="Times New Roman"/>
            <w:sz w:val="20"/>
            <w:szCs w:val="20"/>
            <w:rPrChange w:id="6147" w:author="Airat Shigapov" w:date="2021-10-27T23:08:00Z">
              <w:rPr>
                <w:rFonts w:ascii="Consolas" w:hAnsi="Consolas" w:cs="Consolas"/>
                <w:color w:val="0000FF"/>
                <w:sz w:val="19"/>
                <w:szCs w:val="19"/>
              </w:rPr>
            </w:rPrChange>
          </w:rPr>
          <w:t>="Единица измерения не выбрана не выбран"</w:t>
        </w:r>
        <w:r w:rsidRPr="008C09BE">
          <w:rPr>
            <w:rFonts w:ascii="Times New Roman" w:hAnsi="Times New Roman" w:cs="Times New Roman"/>
            <w:sz w:val="20"/>
            <w:szCs w:val="20"/>
            <w:rPrChange w:id="6148" w:author="Airat Shigapov" w:date="2021-10-27T23:08:00Z">
              <w:rPr>
                <w:rFonts w:ascii="Consolas" w:hAnsi="Consolas" w:cs="Consolas"/>
                <w:color w:val="000000"/>
                <w:sz w:val="19"/>
                <w:szCs w:val="19"/>
              </w:rPr>
            </w:rPrChange>
          </w:rPr>
          <w:t xml:space="preserve"> </w:t>
        </w:r>
      </w:ins>
    </w:p>
    <w:p w14:paraId="7A79219C" w14:textId="77777777" w:rsidR="001118C1" w:rsidRPr="008C09BE" w:rsidRDefault="001118C1" w:rsidP="001118C1">
      <w:pPr>
        <w:autoSpaceDE w:val="0"/>
        <w:autoSpaceDN w:val="0"/>
        <w:adjustRightInd w:val="0"/>
        <w:spacing w:after="0" w:line="240" w:lineRule="auto"/>
        <w:rPr>
          <w:ins w:id="6149" w:author="Airat Shigapov" w:date="2021-10-27T23:03:00Z"/>
          <w:rFonts w:ascii="Times New Roman" w:hAnsi="Times New Roman" w:cs="Times New Roman"/>
          <w:sz w:val="20"/>
          <w:szCs w:val="20"/>
          <w:lang w:val="en-US"/>
          <w:rPrChange w:id="6150" w:author="Airat Shigapov" w:date="2021-10-27T23:08:00Z">
            <w:rPr>
              <w:ins w:id="6151" w:author="Airat Shigapov" w:date="2021-10-27T23:03:00Z"/>
              <w:rFonts w:ascii="Consolas" w:hAnsi="Consolas" w:cs="Consolas"/>
              <w:color w:val="000000"/>
              <w:sz w:val="19"/>
              <w:szCs w:val="19"/>
            </w:rPr>
          </w:rPrChange>
        </w:rPr>
      </w:pPr>
      <w:ins w:id="6152" w:author="Airat Shigapov" w:date="2021-10-27T23:03:00Z">
        <w:r w:rsidRPr="008C09BE">
          <w:rPr>
            <w:rFonts w:ascii="Times New Roman" w:hAnsi="Times New Roman" w:cs="Times New Roman"/>
            <w:sz w:val="20"/>
            <w:szCs w:val="20"/>
            <w:rPrChange w:id="6153"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rPrChange w:id="6154" w:author="Airat Shigapov" w:date="2021-10-27T23:08:00Z">
              <w:rPr>
                <w:rFonts w:ascii="Consolas" w:hAnsi="Consolas" w:cs="Consolas"/>
                <w:color w:val="FF0000"/>
                <w:sz w:val="19"/>
                <w:szCs w:val="19"/>
              </w:rPr>
            </w:rPrChange>
          </w:rPr>
          <w:t xml:space="preserve"> </w:t>
        </w:r>
        <w:r w:rsidRPr="008C09BE">
          <w:rPr>
            <w:rFonts w:ascii="Times New Roman" w:hAnsi="Times New Roman" w:cs="Times New Roman"/>
            <w:sz w:val="20"/>
            <w:szCs w:val="20"/>
            <w:lang w:val="en-US"/>
            <w:rPrChange w:id="6155" w:author="Airat Shigapov" w:date="2021-10-27T23:08:00Z">
              <w:rPr>
                <w:rFonts w:ascii="Consolas" w:hAnsi="Consolas" w:cs="Consolas"/>
                <w:color w:val="FF0000"/>
                <w:sz w:val="19"/>
                <w:szCs w:val="19"/>
              </w:rPr>
            </w:rPrChange>
          </w:rPr>
          <w:t>Foreground</w:t>
        </w:r>
        <w:r w:rsidRPr="008C09BE">
          <w:rPr>
            <w:rFonts w:ascii="Times New Roman" w:hAnsi="Times New Roman" w:cs="Times New Roman"/>
            <w:sz w:val="20"/>
            <w:szCs w:val="20"/>
            <w:lang w:val="en-US"/>
            <w:rPrChange w:id="6156" w:author="Airat Shigapov" w:date="2021-10-27T23:08:00Z">
              <w:rPr>
                <w:rFonts w:ascii="Consolas" w:hAnsi="Consolas" w:cs="Consolas"/>
                <w:color w:val="0000FF"/>
                <w:sz w:val="19"/>
                <w:szCs w:val="19"/>
              </w:rPr>
            </w:rPrChange>
          </w:rPr>
          <w:t>="Red"</w:t>
        </w:r>
        <w:r w:rsidRPr="008C09BE">
          <w:rPr>
            <w:rFonts w:ascii="Times New Roman" w:hAnsi="Times New Roman" w:cs="Times New Roman"/>
            <w:sz w:val="20"/>
            <w:szCs w:val="20"/>
            <w:lang w:val="en-US"/>
            <w:rPrChange w:id="6157" w:author="Airat Shigapov" w:date="2021-10-27T23:08:00Z">
              <w:rPr>
                <w:rFonts w:ascii="Consolas" w:hAnsi="Consolas" w:cs="Consolas"/>
                <w:color w:val="000000"/>
                <w:sz w:val="19"/>
                <w:szCs w:val="19"/>
              </w:rPr>
            </w:rPrChange>
          </w:rPr>
          <w:t xml:space="preserve"> </w:t>
        </w:r>
      </w:ins>
    </w:p>
    <w:p w14:paraId="140B5D34" w14:textId="77777777" w:rsidR="001118C1" w:rsidRPr="008C09BE" w:rsidRDefault="001118C1" w:rsidP="001118C1">
      <w:pPr>
        <w:autoSpaceDE w:val="0"/>
        <w:autoSpaceDN w:val="0"/>
        <w:adjustRightInd w:val="0"/>
        <w:spacing w:after="0" w:line="240" w:lineRule="auto"/>
        <w:rPr>
          <w:ins w:id="6158" w:author="Airat Shigapov" w:date="2021-10-27T23:03:00Z"/>
          <w:rFonts w:ascii="Times New Roman" w:hAnsi="Times New Roman" w:cs="Times New Roman"/>
          <w:sz w:val="20"/>
          <w:szCs w:val="20"/>
          <w:lang w:val="en-US"/>
          <w:rPrChange w:id="6159" w:author="Airat Shigapov" w:date="2021-10-27T23:08:00Z">
            <w:rPr>
              <w:ins w:id="6160" w:author="Airat Shigapov" w:date="2021-10-27T23:03:00Z"/>
              <w:rFonts w:ascii="Consolas" w:hAnsi="Consolas" w:cs="Consolas"/>
              <w:color w:val="000000"/>
              <w:sz w:val="19"/>
              <w:szCs w:val="19"/>
            </w:rPr>
          </w:rPrChange>
        </w:rPr>
      </w:pPr>
      <w:ins w:id="6161" w:author="Airat Shigapov" w:date="2021-10-27T23:03:00Z">
        <w:r w:rsidRPr="008C09BE">
          <w:rPr>
            <w:rFonts w:ascii="Times New Roman" w:hAnsi="Times New Roman" w:cs="Times New Roman"/>
            <w:sz w:val="20"/>
            <w:szCs w:val="20"/>
            <w:lang w:val="en-US"/>
            <w:rPrChange w:id="6162"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6163" w:author="Airat Shigapov" w:date="2021-10-27T23:08:00Z">
              <w:rPr>
                <w:rFonts w:ascii="Consolas" w:hAnsi="Consolas" w:cs="Consolas"/>
                <w:color w:val="FF0000"/>
                <w:sz w:val="19"/>
                <w:szCs w:val="19"/>
              </w:rPr>
            </w:rPrChange>
          </w:rPr>
          <w:t xml:space="preserve"> </w:t>
        </w:r>
        <w:proofErr w:type="spellStart"/>
        <w:r w:rsidRPr="008C09BE">
          <w:rPr>
            <w:rFonts w:ascii="Times New Roman" w:hAnsi="Times New Roman" w:cs="Times New Roman"/>
            <w:sz w:val="20"/>
            <w:szCs w:val="20"/>
            <w:lang w:val="en-US"/>
            <w:rPrChange w:id="6164" w:author="Airat Shigapov" w:date="2021-10-27T23:08:00Z">
              <w:rPr>
                <w:rFonts w:ascii="Consolas" w:hAnsi="Consolas" w:cs="Consolas"/>
                <w:color w:val="FF0000"/>
                <w:sz w:val="19"/>
                <w:szCs w:val="19"/>
              </w:rPr>
            </w:rPrChange>
          </w:rPr>
          <w:t>FontSize</w:t>
        </w:r>
        <w:proofErr w:type="spellEnd"/>
        <w:r w:rsidRPr="008C09BE">
          <w:rPr>
            <w:rFonts w:ascii="Times New Roman" w:hAnsi="Times New Roman" w:cs="Times New Roman"/>
            <w:sz w:val="20"/>
            <w:szCs w:val="20"/>
            <w:lang w:val="en-US"/>
            <w:rPrChange w:id="6165" w:author="Airat Shigapov" w:date="2021-10-27T23:08:00Z">
              <w:rPr>
                <w:rFonts w:ascii="Consolas" w:hAnsi="Consolas" w:cs="Consolas"/>
                <w:color w:val="0000FF"/>
                <w:sz w:val="19"/>
                <w:szCs w:val="19"/>
              </w:rPr>
            </w:rPrChange>
          </w:rPr>
          <w:t>="11"/&gt;</w:t>
        </w:r>
      </w:ins>
    </w:p>
    <w:p w14:paraId="13034D5D" w14:textId="77777777" w:rsidR="001118C1" w:rsidRPr="008C09BE" w:rsidRDefault="001118C1" w:rsidP="001118C1">
      <w:pPr>
        <w:autoSpaceDE w:val="0"/>
        <w:autoSpaceDN w:val="0"/>
        <w:adjustRightInd w:val="0"/>
        <w:spacing w:after="0" w:line="240" w:lineRule="auto"/>
        <w:rPr>
          <w:ins w:id="6166" w:author="Airat Shigapov" w:date="2021-10-27T23:03:00Z"/>
          <w:rFonts w:ascii="Times New Roman" w:hAnsi="Times New Roman" w:cs="Times New Roman"/>
          <w:sz w:val="20"/>
          <w:szCs w:val="20"/>
          <w:lang w:val="en-US"/>
          <w:rPrChange w:id="6167" w:author="Airat Shigapov" w:date="2021-10-27T23:08:00Z">
            <w:rPr>
              <w:ins w:id="6168" w:author="Airat Shigapov" w:date="2021-10-27T23:03:00Z"/>
              <w:rFonts w:ascii="Consolas" w:hAnsi="Consolas" w:cs="Consolas"/>
              <w:color w:val="000000"/>
              <w:sz w:val="19"/>
              <w:szCs w:val="19"/>
            </w:rPr>
          </w:rPrChange>
        </w:rPr>
      </w:pPr>
      <w:ins w:id="6169" w:author="Airat Shigapov" w:date="2021-10-27T23:03:00Z">
        <w:r w:rsidRPr="008C09BE">
          <w:rPr>
            <w:rFonts w:ascii="Times New Roman" w:hAnsi="Times New Roman" w:cs="Times New Roman"/>
            <w:sz w:val="20"/>
            <w:szCs w:val="20"/>
            <w:lang w:val="en-US"/>
            <w:rPrChange w:id="6170"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6171" w:author="Airat Shigapov" w:date="2021-10-27T23:08:00Z">
              <w:rPr>
                <w:rFonts w:ascii="Consolas" w:hAnsi="Consolas" w:cs="Consolas"/>
                <w:color w:val="0000FF"/>
                <w:sz w:val="19"/>
                <w:szCs w:val="19"/>
              </w:rPr>
            </w:rPrChange>
          </w:rPr>
          <w:t>&lt;</w:t>
        </w:r>
        <w:proofErr w:type="spellStart"/>
        <w:r w:rsidRPr="008C09BE">
          <w:rPr>
            <w:rFonts w:ascii="Times New Roman" w:hAnsi="Times New Roman" w:cs="Times New Roman"/>
            <w:sz w:val="20"/>
            <w:szCs w:val="20"/>
            <w:lang w:val="en-US"/>
            <w:rPrChange w:id="6172" w:author="Airat Shigapov" w:date="2021-10-27T23:08:00Z">
              <w:rPr>
                <w:rFonts w:ascii="Consolas" w:hAnsi="Consolas" w:cs="Consolas"/>
                <w:color w:val="A31515"/>
                <w:sz w:val="19"/>
                <w:szCs w:val="19"/>
              </w:rPr>
            </w:rPrChange>
          </w:rPr>
          <w:t>TextBox</w:t>
        </w:r>
        <w:proofErr w:type="spellEnd"/>
        <w:r w:rsidRPr="008C09BE">
          <w:rPr>
            <w:rFonts w:ascii="Times New Roman" w:hAnsi="Times New Roman" w:cs="Times New Roman"/>
            <w:sz w:val="20"/>
            <w:szCs w:val="20"/>
            <w:lang w:val="en-US"/>
            <w:rPrChange w:id="6173" w:author="Airat Shigapov" w:date="2021-10-27T23:08:00Z">
              <w:rPr>
                <w:rFonts w:ascii="Consolas" w:hAnsi="Consolas" w:cs="Consolas"/>
                <w:color w:val="FF0000"/>
                <w:sz w:val="19"/>
                <w:szCs w:val="19"/>
              </w:rPr>
            </w:rPrChange>
          </w:rPr>
          <w:t xml:space="preserve"> </w:t>
        </w:r>
        <w:proofErr w:type="gramStart"/>
        <w:r w:rsidRPr="008C09BE">
          <w:rPr>
            <w:rFonts w:ascii="Times New Roman" w:hAnsi="Times New Roman" w:cs="Times New Roman"/>
            <w:sz w:val="20"/>
            <w:szCs w:val="20"/>
            <w:lang w:val="en-US"/>
            <w:rPrChange w:id="6174" w:author="Airat Shigapov" w:date="2021-10-27T23:08:00Z">
              <w:rPr>
                <w:rFonts w:ascii="Consolas" w:hAnsi="Consolas" w:cs="Consolas"/>
                <w:color w:val="FF0000"/>
                <w:sz w:val="19"/>
                <w:szCs w:val="19"/>
              </w:rPr>
            </w:rPrChange>
          </w:rPr>
          <w:t>x</w:t>
        </w:r>
        <w:r w:rsidRPr="008C09BE">
          <w:rPr>
            <w:rFonts w:ascii="Times New Roman" w:hAnsi="Times New Roman" w:cs="Times New Roman"/>
            <w:sz w:val="20"/>
            <w:szCs w:val="20"/>
            <w:lang w:val="en-US"/>
            <w:rPrChange w:id="6175" w:author="Airat Shigapov" w:date="2021-10-27T23:08:00Z">
              <w:rPr>
                <w:rFonts w:ascii="Consolas" w:hAnsi="Consolas" w:cs="Consolas"/>
                <w:color w:val="0000FF"/>
                <w:sz w:val="19"/>
                <w:szCs w:val="19"/>
              </w:rPr>
            </w:rPrChange>
          </w:rPr>
          <w:t>:</w:t>
        </w:r>
        <w:r w:rsidRPr="008C09BE">
          <w:rPr>
            <w:rFonts w:ascii="Times New Roman" w:hAnsi="Times New Roman" w:cs="Times New Roman"/>
            <w:sz w:val="20"/>
            <w:szCs w:val="20"/>
            <w:lang w:val="en-US"/>
            <w:rPrChange w:id="6176" w:author="Airat Shigapov" w:date="2021-10-27T23:08:00Z">
              <w:rPr>
                <w:rFonts w:ascii="Consolas" w:hAnsi="Consolas" w:cs="Consolas"/>
                <w:color w:val="FF0000"/>
                <w:sz w:val="19"/>
                <w:szCs w:val="19"/>
              </w:rPr>
            </w:rPrChange>
          </w:rPr>
          <w:t>Name</w:t>
        </w:r>
        <w:proofErr w:type="gramEnd"/>
        <w:r w:rsidRPr="008C09BE">
          <w:rPr>
            <w:rFonts w:ascii="Times New Roman" w:hAnsi="Times New Roman" w:cs="Times New Roman"/>
            <w:sz w:val="20"/>
            <w:szCs w:val="20"/>
            <w:lang w:val="en-US"/>
            <w:rPrChange w:id="6177" w:author="Airat Shigapov" w:date="2021-10-27T23:08:00Z">
              <w:rPr>
                <w:rFonts w:ascii="Consolas" w:hAnsi="Consolas" w:cs="Consolas"/>
                <w:color w:val="0000FF"/>
                <w:sz w:val="19"/>
                <w:szCs w:val="19"/>
              </w:rPr>
            </w:rPrChange>
          </w:rPr>
          <w:t>="CountProductField"</w:t>
        </w:r>
      </w:ins>
    </w:p>
    <w:p w14:paraId="00BBA87A" w14:textId="77777777" w:rsidR="001118C1" w:rsidRPr="008C09BE" w:rsidRDefault="001118C1" w:rsidP="001118C1">
      <w:pPr>
        <w:autoSpaceDE w:val="0"/>
        <w:autoSpaceDN w:val="0"/>
        <w:adjustRightInd w:val="0"/>
        <w:spacing w:after="0" w:line="240" w:lineRule="auto"/>
        <w:rPr>
          <w:ins w:id="6178" w:author="Airat Shigapov" w:date="2021-10-27T23:03:00Z"/>
          <w:rFonts w:ascii="Times New Roman" w:hAnsi="Times New Roman" w:cs="Times New Roman"/>
          <w:sz w:val="20"/>
          <w:szCs w:val="20"/>
          <w:lang w:val="en-US"/>
          <w:rPrChange w:id="6179" w:author="Airat Shigapov" w:date="2021-10-27T23:08:00Z">
            <w:rPr>
              <w:ins w:id="6180" w:author="Airat Shigapov" w:date="2021-10-27T23:03:00Z"/>
              <w:rFonts w:ascii="Consolas" w:hAnsi="Consolas" w:cs="Consolas"/>
              <w:color w:val="000000"/>
              <w:sz w:val="19"/>
              <w:szCs w:val="19"/>
            </w:rPr>
          </w:rPrChange>
        </w:rPr>
      </w:pPr>
      <w:ins w:id="6181" w:author="Airat Shigapov" w:date="2021-10-27T23:03:00Z">
        <w:r w:rsidRPr="008C09BE">
          <w:rPr>
            <w:rFonts w:ascii="Times New Roman" w:hAnsi="Times New Roman" w:cs="Times New Roman"/>
            <w:sz w:val="20"/>
            <w:szCs w:val="20"/>
            <w:lang w:val="en-US"/>
            <w:rPrChange w:id="6182"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6183" w:author="Airat Shigapov" w:date="2021-10-27T23:08:00Z">
              <w:rPr>
                <w:rFonts w:ascii="Consolas" w:hAnsi="Consolas" w:cs="Consolas"/>
                <w:color w:val="FF0000"/>
                <w:sz w:val="19"/>
                <w:szCs w:val="19"/>
              </w:rPr>
            </w:rPrChange>
          </w:rPr>
          <w:t xml:space="preserve"> Margin</w:t>
        </w:r>
        <w:r w:rsidRPr="008C09BE">
          <w:rPr>
            <w:rFonts w:ascii="Times New Roman" w:hAnsi="Times New Roman" w:cs="Times New Roman"/>
            <w:sz w:val="20"/>
            <w:szCs w:val="20"/>
            <w:lang w:val="en-US"/>
            <w:rPrChange w:id="6184" w:author="Airat Shigapov" w:date="2021-10-27T23:08:00Z">
              <w:rPr>
                <w:rFonts w:ascii="Consolas" w:hAnsi="Consolas" w:cs="Consolas"/>
                <w:color w:val="0000FF"/>
                <w:sz w:val="19"/>
                <w:szCs w:val="19"/>
              </w:rPr>
            </w:rPrChange>
          </w:rPr>
          <w:t>="0,5,0,0"</w:t>
        </w:r>
      </w:ins>
    </w:p>
    <w:p w14:paraId="3A3B12EF" w14:textId="77777777" w:rsidR="001118C1" w:rsidRPr="008C09BE" w:rsidRDefault="001118C1" w:rsidP="001118C1">
      <w:pPr>
        <w:autoSpaceDE w:val="0"/>
        <w:autoSpaceDN w:val="0"/>
        <w:adjustRightInd w:val="0"/>
        <w:spacing w:after="0" w:line="240" w:lineRule="auto"/>
        <w:rPr>
          <w:ins w:id="6185" w:author="Airat Shigapov" w:date="2021-10-27T23:03:00Z"/>
          <w:rFonts w:ascii="Times New Roman" w:hAnsi="Times New Roman" w:cs="Times New Roman"/>
          <w:sz w:val="20"/>
          <w:szCs w:val="20"/>
          <w:lang w:val="en-US"/>
          <w:rPrChange w:id="6186" w:author="Airat Shigapov" w:date="2021-10-27T23:08:00Z">
            <w:rPr>
              <w:ins w:id="6187" w:author="Airat Shigapov" w:date="2021-10-27T23:03:00Z"/>
              <w:rFonts w:ascii="Consolas" w:hAnsi="Consolas" w:cs="Consolas"/>
              <w:color w:val="000000"/>
              <w:sz w:val="19"/>
              <w:szCs w:val="19"/>
            </w:rPr>
          </w:rPrChange>
        </w:rPr>
      </w:pPr>
      <w:ins w:id="6188" w:author="Airat Shigapov" w:date="2021-10-27T23:03:00Z">
        <w:r w:rsidRPr="008C09BE">
          <w:rPr>
            <w:rFonts w:ascii="Times New Roman" w:hAnsi="Times New Roman" w:cs="Times New Roman"/>
            <w:sz w:val="20"/>
            <w:szCs w:val="20"/>
            <w:lang w:val="en-US"/>
            <w:rPrChange w:id="6189"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6190" w:author="Airat Shigapov" w:date="2021-10-27T23:08:00Z">
              <w:rPr>
                <w:rFonts w:ascii="Consolas" w:hAnsi="Consolas" w:cs="Consolas"/>
                <w:color w:val="FF0000"/>
                <w:sz w:val="19"/>
                <w:szCs w:val="19"/>
              </w:rPr>
            </w:rPrChange>
          </w:rPr>
          <w:t xml:space="preserve"> Padding</w:t>
        </w:r>
        <w:r w:rsidRPr="008C09BE">
          <w:rPr>
            <w:rFonts w:ascii="Times New Roman" w:hAnsi="Times New Roman" w:cs="Times New Roman"/>
            <w:sz w:val="20"/>
            <w:szCs w:val="20"/>
            <w:lang w:val="en-US"/>
            <w:rPrChange w:id="6191" w:author="Airat Shigapov" w:date="2021-10-27T23:08:00Z">
              <w:rPr>
                <w:rFonts w:ascii="Consolas" w:hAnsi="Consolas" w:cs="Consolas"/>
                <w:color w:val="0000FF"/>
                <w:sz w:val="19"/>
                <w:szCs w:val="19"/>
              </w:rPr>
            </w:rPrChange>
          </w:rPr>
          <w:t>="30,0,0,0"</w:t>
        </w:r>
      </w:ins>
    </w:p>
    <w:p w14:paraId="075220AA" w14:textId="77777777" w:rsidR="001118C1" w:rsidRPr="008C09BE" w:rsidRDefault="001118C1" w:rsidP="001118C1">
      <w:pPr>
        <w:autoSpaceDE w:val="0"/>
        <w:autoSpaceDN w:val="0"/>
        <w:adjustRightInd w:val="0"/>
        <w:spacing w:after="0" w:line="240" w:lineRule="auto"/>
        <w:rPr>
          <w:ins w:id="6192" w:author="Airat Shigapov" w:date="2021-10-27T23:03:00Z"/>
          <w:rFonts w:ascii="Times New Roman" w:hAnsi="Times New Roman" w:cs="Times New Roman"/>
          <w:sz w:val="20"/>
          <w:szCs w:val="20"/>
          <w:lang w:val="en-US"/>
          <w:rPrChange w:id="6193" w:author="Airat Shigapov" w:date="2021-10-27T23:08:00Z">
            <w:rPr>
              <w:ins w:id="6194" w:author="Airat Shigapov" w:date="2021-10-27T23:03:00Z"/>
              <w:rFonts w:ascii="Consolas" w:hAnsi="Consolas" w:cs="Consolas"/>
              <w:color w:val="000000"/>
              <w:sz w:val="19"/>
              <w:szCs w:val="19"/>
            </w:rPr>
          </w:rPrChange>
        </w:rPr>
      </w:pPr>
      <w:ins w:id="6195" w:author="Airat Shigapov" w:date="2021-10-27T23:03:00Z">
        <w:r w:rsidRPr="008C09BE">
          <w:rPr>
            <w:rFonts w:ascii="Times New Roman" w:hAnsi="Times New Roman" w:cs="Times New Roman"/>
            <w:sz w:val="20"/>
            <w:szCs w:val="20"/>
            <w:lang w:val="en-US"/>
            <w:rPrChange w:id="6196"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6197" w:author="Airat Shigapov" w:date="2021-10-27T23:08:00Z">
              <w:rPr>
                <w:rFonts w:ascii="Consolas" w:hAnsi="Consolas" w:cs="Consolas"/>
                <w:color w:val="FF0000"/>
                <w:sz w:val="19"/>
                <w:szCs w:val="19"/>
              </w:rPr>
            </w:rPrChange>
          </w:rPr>
          <w:t xml:space="preserve"> </w:t>
        </w:r>
        <w:proofErr w:type="spellStart"/>
        <w:r w:rsidRPr="008C09BE">
          <w:rPr>
            <w:rFonts w:ascii="Times New Roman" w:hAnsi="Times New Roman" w:cs="Times New Roman"/>
            <w:sz w:val="20"/>
            <w:szCs w:val="20"/>
            <w:lang w:val="en-US"/>
            <w:rPrChange w:id="6198" w:author="Airat Shigapov" w:date="2021-10-27T23:08:00Z">
              <w:rPr>
                <w:rFonts w:ascii="Consolas" w:hAnsi="Consolas" w:cs="Consolas"/>
                <w:color w:val="FF0000"/>
                <w:sz w:val="19"/>
                <w:szCs w:val="19"/>
              </w:rPr>
            </w:rPrChange>
          </w:rPr>
          <w:t>GotFocus</w:t>
        </w:r>
        <w:proofErr w:type="spellEnd"/>
        <w:r w:rsidRPr="008C09BE">
          <w:rPr>
            <w:rFonts w:ascii="Times New Roman" w:hAnsi="Times New Roman" w:cs="Times New Roman"/>
            <w:sz w:val="20"/>
            <w:szCs w:val="20"/>
            <w:lang w:val="en-US"/>
            <w:rPrChange w:id="6199" w:author="Airat Shigapov" w:date="2021-10-27T23:08:00Z">
              <w:rPr>
                <w:rFonts w:ascii="Consolas" w:hAnsi="Consolas" w:cs="Consolas"/>
                <w:color w:val="0000FF"/>
                <w:sz w:val="19"/>
                <w:szCs w:val="19"/>
              </w:rPr>
            </w:rPrChange>
          </w:rPr>
          <w:t>="</w:t>
        </w:r>
        <w:proofErr w:type="spellStart"/>
        <w:r w:rsidRPr="008C09BE">
          <w:rPr>
            <w:rFonts w:ascii="Times New Roman" w:hAnsi="Times New Roman" w:cs="Times New Roman"/>
            <w:sz w:val="20"/>
            <w:szCs w:val="20"/>
            <w:lang w:val="en-US"/>
            <w:rPrChange w:id="6200" w:author="Airat Shigapov" w:date="2021-10-27T23:08:00Z">
              <w:rPr>
                <w:rFonts w:ascii="Consolas" w:hAnsi="Consolas" w:cs="Consolas"/>
                <w:color w:val="0000FF"/>
                <w:sz w:val="19"/>
                <w:szCs w:val="19"/>
              </w:rPr>
            </w:rPrChange>
          </w:rPr>
          <w:t>CountProductField_GotFocus</w:t>
        </w:r>
        <w:proofErr w:type="spellEnd"/>
        <w:r w:rsidRPr="008C09BE">
          <w:rPr>
            <w:rFonts w:ascii="Times New Roman" w:hAnsi="Times New Roman" w:cs="Times New Roman"/>
            <w:sz w:val="20"/>
            <w:szCs w:val="20"/>
            <w:lang w:val="en-US"/>
            <w:rPrChange w:id="6201" w:author="Airat Shigapov" w:date="2021-10-27T23:08:00Z">
              <w:rPr>
                <w:rFonts w:ascii="Consolas" w:hAnsi="Consolas" w:cs="Consolas"/>
                <w:color w:val="0000FF"/>
                <w:sz w:val="19"/>
                <w:szCs w:val="19"/>
              </w:rPr>
            </w:rPrChange>
          </w:rPr>
          <w:t>"</w:t>
        </w:r>
      </w:ins>
    </w:p>
    <w:p w14:paraId="74BBBD6C" w14:textId="77777777" w:rsidR="001118C1" w:rsidRPr="008C09BE" w:rsidRDefault="001118C1" w:rsidP="001118C1">
      <w:pPr>
        <w:autoSpaceDE w:val="0"/>
        <w:autoSpaceDN w:val="0"/>
        <w:adjustRightInd w:val="0"/>
        <w:spacing w:after="0" w:line="240" w:lineRule="auto"/>
        <w:rPr>
          <w:ins w:id="6202" w:author="Airat Shigapov" w:date="2021-10-27T23:03:00Z"/>
          <w:rFonts w:ascii="Times New Roman" w:hAnsi="Times New Roman" w:cs="Times New Roman"/>
          <w:sz w:val="20"/>
          <w:szCs w:val="20"/>
          <w:lang w:val="en-US"/>
          <w:rPrChange w:id="6203" w:author="Airat Shigapov" w:date="2021-10-27T23:08:00Z">
            <w:rPr>
              <w:ins w:id="6204" w:author="Airat Shigapov" w:date="2021-10-27T23:03:00Z"/>
              <w:rFonts w:ascii="Consolas" w:hAnsi="Consolas" w:cs="Consolas"/>
              <w:color w:val="000000"/>
              <w:sz w:val="19"/>
              <w:szCs w:val="19"/>
            </w:rPr>
          </w:rPrChange>
        </w:rPr>
      </w:pPr>
      <w:ins w:id="6205" w:author="Airat Shigapov" w:date="2021-10-27T23:03:00Z">
        <w:r w:rsidRPr="008C09BE">
          <w:rPr>
            <w:rFonts w:ascii="Times New Roman" w:hAnsi="Times New Roman" w:cs="Times New Roman"/>
            <w:sz w:val="20"/>
            <w:szCs w:val="20"/>
            <w:lang w:val="en-US"/>
            <w:rPrChange w:id="6206"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6207" w:author="Airat Shigapov" w:date="2021-10-27T23:08:00Z">
              <w:rPr>
                <w:rFonts w:ascii="Consolas" w:hAnsi="Consolas" w:cs="Consolas"/>
                <w:color w:val="FF0000"/>
                <w:sz w:val="19"/>
                <w:szCs w:val="19"/>
              </w:rPr>
            </w:rPrChange>
          </w:rPr>
          <w:t xml:space="preserve"> </w:t>
        </w:r>
        <w:proofErr w:type="spellStart"/>
        <w:r w:rsidRPr="008C09BE">
          <w:rPr>
            <w:rFonts w:ascii="Times New Roman" w:hAnsi="Times New Roman" w:cs="Times New Roman"/>
            <w:sz w:val="20"/>
            <w:szCs w:val="20"/>
            <w:lang w:val="en-US"/>
            <w:rPrChange w:id="6208" w:author="Airat Shigapov" w:date="2021-10-27T23:08:00Z">
              <w:rPr>
                <w:rFonts w:ascii="Consolas" w:hAnsi="Consolas" w:cs="Consolas"/>
                <w:color w:val="FF0000"/>
                <w:sz w:val="19"/>
                <w:szCs w:val="19"/>
              </w:rPr>
            </w:rPrChange>
          </w:rPr>
          <w:t>LostFocus</w:t>
        </w:r>
        <w:proofErr w:type="spellEnd"/>
        <w:r w:rsidRPr="008C09BE">
          <w:rPr>
            <w:rFonts w:ascii="Times New Roman" w:hAnsi="Times New Roman" w:cs="Times New Roman"/>
            <w:sz w:val="20"/>
            <w:szCs w:val="20"/>
            <w:lang w:val="en-US"/>
            <w:rPrChange w:id="6209" w:author="Airat Shigapov" w:date="2021-10-27T23:08:00Z">
              <w:rPr>
                <w:rFonts w:ascii="Consolas" w:hAnsi="Consolas" w:cs="Consolas"/>
                <w:color w:val="0000FF"/>
                <w:sz w:val="19"/>
                <w:szCs w:val="19"/>
              </w:rPr>
            </w:rPrChange>
          </w:rPr>
          <w:t>="</w:t>
        </w:r>
        <w:proofErr w:type="spellStart"/>
        <w:r w:rsidRPr="008C09BE">
          <w:rPr>
            <w:rFonts w:ascii="Times New Roman" w:hAnsi="Times New Roman" w:cs="Times New Roman"/>
            <w:sz w:val="20"/>
            <w:szCs w:val="20"/>
            <w:lang w:val="en-US"/>
            <w:rPrChange w:id="6210" w:author="Airat Shigapov" w:date="2021-10-27T23:08:00Z">
              <w:rPr>
                <w:rFonts w:ascii="Consolas" w:hAnsi="Consolas" w:cs="Consolas"/>
                <w:color w:val="0000FF"/>
                <w:sz w:val="19"/>
                <w:szCs w:val="19"/>
              </w:rPr>
            </w:rPrChange>
          </w:rPr>
          <w:t>CountProductField_LostFocus</w:t>
        </w:r>
        <w:proofErr w:type="spellEnd"/>
        <w:r w:rsidRPr="008C09BE">
          <w:rPr>
            <w:rFonts w:ascii="Times New Roman" w:hAnsi="Times New Roman" w:cs="Times New Roman"/>
            <w:sz w:val="20"/>
            <w:szCs w:val="20"/>
            <w:lang w:val="en-US"/>
            <w:rPrChange w:id="6211" w:author="Airat Shigapov" w:date="2021-10-27T23:08:00Z">
              <w:rPr>
                <w:rFonts w:ascii="Consolas" w:hAnsi="Consolas" w:cs="Consolas"/>
                <w:color w:val="0000FF"/>
                <w:sz w:val="19"/>
                <w:szCs w:val="19"/>
              </w:rPr>
            </w:rPrChange>
          </w:rPr>
          <w:t>"</w:t>
        </w:r>
      </w:ins>
    </w:p>
    <w:p w14:paraId="615EC3C1" w14:textId="77777777" w:rsidR="001118C1" w:rsidRPr="008C09BE" w:rsidRDefault="001118C1" w:rsidP="001118C1">
      <w:pPr>
        <w:autoSpaceDE w:val="0"/>
        <w:autoSpaceDN w:val="0"/>
        <w:adjustRightInd w:val="0"/>
        <w:spacing w:after="0" w:line="240" w:lineRule="auto"/>
        <w:rPr>
          <w:ins w:id="6212" w:author="Airat Shigapov" w:date="2021-10-27T23:03:00Z"/>
          <w:rFonts w:ascii="Times New Roman" w:hAnsi="Times New Roman" w:cs="Times New Roman"/>
          <w:sz w:val="20"/>
          <w:szCs w:val="20"/>
          <w:lang w:val="en-US"/>
          <w:rPrChange w:id="6213" w:author="Airat Shigapov" w:date="2021-10-27T23:08:00Z">
            <w:rPr>
              <w:ins w:id="6214" w:author="Airat Shigapov" w:date="2021-10-27T23:03:00Z"/>
              <w:rFonts w:ascii="Consolas" w:hAnsi="Consolas" w:cs="Consolas"/>
              <w:color w:val="000000"/>
              <w:sz w:val="19"/>
              <w:szCs w:val="19"/>
            </w:rPr>
          </w:rPrChange>
        </w:rPr>
      </w:pPr>
      <w:ins w:id="6215" w:author="Airat Shigapov" w:date="2021-10-27T23:03:00Z">
        <w:r w:rsidRPr="008C09BE">
          <w:rPr>
            <w:rFonts w:ascii="Times New Roman" w:hAnsi="Times New Roman" w:cs="Times New Roman"/>
            <w:sz w:val="20"/>
            <w:szCs w:val="20"/>
            <w:lang w:val="en-US"/>
            <w:rPrChange w:id="6216"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6217" w:author="Airat Shigapov" w:date="2021-10-27T23:08:00Z">
              <w:rPr>
                <w:rFonts w:ascii="Consolas" w:hAnsi="Consolas" w:cs="Consolas"/>
                <w:color w:val="FF0000"/>
                <w:sz w:val="19"/>
                <w:szCs w:val="19"/>
              </w:rPr>
            </w:rPrChange>
          </w:rPr>
          <w:t xml:space="preserve"> Text</w:t>
        </w:r>
        <w:r w:rsidRPr="008C09BE">
          <w:rPr>
            <w:rFonts w:ascii="Times New Roman" w:hAnsi="Times New Roman" w:cs="Times New Roman"/>
            <w:sz w:val="20"/>
            <w:szCs w:val="20"/>
            <w:lang w:val="en-US"/>
            <w:rPrChange w:id="6218" w:author="Airat Shigapov" w:date="2021-10-27T23:08:00Z">
              <w:rPr>
                <w:rFonts w:ascii="Consolas" w:hAnsi="Consolas" w:cs="Consolas"/>
                <w:color w:val="0000FF"/>
                <w:sz w:val="19"/>
                <w:szCs w:val="19"/>
              </w:rPr>
            </w:rPrChange>
          </w:rPr>
          <w:t>="</w:t>
        </w:r>
        <w:r w:rsidRPr="008C09BE">
          <w:rPr>
            <w:rFonts w:ascii="Times New Roman" w:hAnsi="Times New Roman" w:cs="Times New Roman"/>
            <w:sz w:val="20"/>
            <w:szCs w:val="20"/>
            <w:rPrChange w:id="6219" w:author="Airat Shigapov" w:date="2021-10-27T23:08:00Z">
              <w:rPr>
                <w:rFonts w:ascii="Consolas" w:hAnsi="Consolas" w:cs="Consolas"/>
                <w:color w:val="0000FF"/>
                <w:sz w:val="19"/>
                <w:szCs w:val="19"/>
              </w:rPr>
            </w:rPrChange>
          </w:rPr>
          <w:t>Количество</w:t>
        </w:r>
        <w:r w:rsidRPr="008C09BE">
          <w:rPr>
            <w:rFonts w:ascii="Times New Roman" w:hAnsi="Times New Roman" w:cs="Times New Roman"/>
            <w:sz w:val="20"/>
            <w:szCs w:val="20"/>
            <w:lang w:val="en-US"/>
            <w:rPrChange w:id="6220" w:author="Airat Shigapov" w:date="2021-10-27T23:08:00Z">
              <w:rPr>
                <w:rFonts w:ascii="Consolas" w:hAnsi="Consolas" w:cs="Consolas"/>
                <w:color w:val="0000FF"/>
                <w:sz w:val="19"/>
                <w:szCs w:val="19"/>
              </w:rPr>
            </w:rPrChange>
          </w:rPr>
          <w:t>"</w:t>
        </w:r>
        <w:r w:rsidRPr="008C09BE">
          <w:rPr>
            <w:rFonts w:ascii="Times New Roman" w:hAnsi="Times New Roman" w:cs="Times New Roman"/>
            <w:sz w:val="20"/>
            <w:szCs w:val="20"/>
            <w:lang w:val="en-US"/>
            <w:rPrChange w:id="6221" w:author="Airat Shigapov" w:date="2021-10-27T23:08:00Z">
              <w:rPr>
                <w:rFonts w:ascii="Consolas" w:hAnsi="Consolas" w:cs="Consolas"/>
                <w:color w:val="FF0000"/>
                <w:sz w:val="19"/>
                <w:szCs w:val="19"/>
              </w:rPr>
            </w:rPrChange>
          </w:rPr>
          <w:t xml:space="preserve"> </w:t>
        </w:r>
        <w:proofErr w:type="spellStart"/>
        <w:r w:rsidRPr="008C09BE">
          <w:rPr>
            <w:rFonts w:ascii="Times New Roman" w:hAnsi="Times New Roman" w:cs="Times New Roman"/>
            <w:sz w:val="20"/>
            <w:szCs w:val="20"/>
            <w:lang w:val="en-US"/>
            <w:rPrChange w:id="6222" w:author="Airat Shigapov" w:date="2021-10-27T23:08:00Z">
              <w:rPr>
                <w:rFonts w:ascii="Consolas" w:hAnsi="Consolas" w:cs="Consolas"/>
                <w:color w:val="FF0000"/>
                <w:sz w:val="19"/>
                <w:szCs w:val="19"/>
              </w:rPr>
            </w:rPrChange>
          </w:rPr>
          <w:t>PreviewTextInput</w:t>
        </w:r>
        <w:proofErr w:type="spellEnd"/>
        <w:r w:rsidRPr="008C09BE">
          <w:rPr>
            <w:rFonts w:ascii="Times New Roman" w:hAnsi="Times New Roman" w:cs="Times New Roman"/>
            <w:sz w:val="20"/>
            <w:szCs w:val="20"/>
            <w:lang w:val="en-US"/>
            <w:rPrChange w:id="6223" w:author="Airat Shigapov" w:date="2021-10-27T23:08:00Z">
              <w:rPr>
                <w:rFonts w:ascii="Consolas" w:hAnsi="Consolas" w:cs="Consolas"/>
                <w:color w:val="0000FF"/>
                <w:sz w:val="19"/>
                <w:szCs w:val="19"/>
              </w:rPr>
            </w:rPrChange>
          </w:rPr>
          <w:t>="</w:t>
        </w:r>
        <w:proofErr w:type="spellStart"/>
        <w:r w:rsidRPr="008C09BE">
          <w:rPr>
            <w:rFonts w:ascii="Times New Roman" w:hAnsi="Times New Roman" w:cs="Times New Roman"/>
            <w:sz w:val="20"/>
            <w:szCs w:val="20"/>
            <w:lang w:val="en-US"/>
            <w:rPrChange w:id="6224" w:author="Airat Shigapov" w:date="2021-10-27T23:08:00Z">
              <w:rPr>
                <w:rFonts w:ascii="Consolas" w:hAnsi="Consolas" w:cs="Consolas"/>
                <w:color w:val="0000FF"/>
                <w:sz w:val="19"/>
                <w:szCs w:val="19"/>
              </w:rPr>
            </w:rPrChange>
          </w:rPr>
          <w:t>CountProductField_PreviewTextInput</w:t>
        </w:r>
        <w:proofErr w:type="spellEnd"/>
        <w:r w:rsidRPr="008C09BE">
          <w:rPr>
            <w:rFonts w:ascii="Times New Roman" w:hAnsi="Times New Roman" w:cs="Times New Roman"/>
            <w:sz w:val="20"/>
            <w:szCs w:val="20"/>
            <w:lang w:val="en-US"/>
            <w:rPrChange w:id="6225" w:author="Airat Shigapov" w:date="2021-10-27T23:08:00Z">
              <w:rPr>
                <w:rFonts w:ascii="Consolas" w:hAnsi="Consolas" w:cs="Consolas"/>
                <w:color w:val="0000FF"/>
                <w:sz w:val="19"/>
                <w:szCs w:val="19"/>
              </w:rPr>
            </w:rPrChange>
          </w:rPr>
          <w:t>"/&gt;</w:t>
        </w:r>
      </w:ins>
    </w:p>
    <w:p w14:paraId="0B88B622" w14:textId="77777777" w:rsidR="001118C1" w:rsidRPr="008C09BE" w:rsidRDefault="001118C1" w:rsidP="001118C1">
      <w:pPr>
        <w:autoSpaceDE w:val="0"/>
        <w:autoSpaceDN w:val="0"/>
        <w:adjustRightInd w:val="0"/>
        <w:spacing w:after="0" w:line="240" w:lineRule="auto"/>
        <w:rPr>
          <w:ins w:id="6226" w:author="Airat Shigapov" w:date="2021-10-27T23:03:00Z"/>
          <w:rFonts w:ascii="Times New Roman" w:hAnsi="Times New Roman" w:cs="Times New Roman"/>
          <w:sz w:val="20"/>
          <w:szCs w:val="20"/>
          <w:lang w:val="en-US"/>
          <w:rPrChange w:id="6227" w:author="Airat Shigapov" w:date="2021-10-27T23:08:00Z">
            <w:rPr>
              <w:ins w:id="6228" w:author="Airat Shigapov" w:date="2021-10-27T23:03:00Z"/>
              <w:rFonts w:ascii="Consolas" w:hAnsi="Consolas" w:cs="Consolas"/>
              <w:color w:val="000000"/>
              <w:sz w:val="19"/>
              <w:szCs w:val="19"/>
            </w:rPr>
          </w:rPrChange>
        </w:rPr>
      </w:pPr>
      <w:ins w:id="6229" w:author="Airat Shigapov" w:date="2021-10-27T23:03:00Z">
        <w:r w:rsidRPr="008C09BE">
          <w:rPr>
            <w:rFonts w:ascii="Times New Roman" w:hAnsi="Times New Roman" w:cs="Times New Roman"/>
            <w:sz w:val="20"/>
            <w:szCs w:val="20"/>
            <w:lang w:val="en-US"/>
            <w:rPrChange w:id="6230"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6231" w:author="Airat Shigapov" w:date="2021-10-27T23:08:00Z">
              <w:rPr>
                <w:rFonts w:ascii="Consolas" w:hAnsi="Consolas" w:cs="Consolas"/>
                <w:color w:val="0000FF"/>
                <w:sz w:val="19"/>
                <w:szCs w:val="19"/>
              </w:rPr>
            </w:rPrChange>
          </w:rPr>
          <w:t>&lt;</w:t>
        </w:r>
        <w:proofErr w:type="spellStart"/>
        <w:r w:rsidRPr="008C09BE">
          <w:rPr>
            <w:rFonts w:ascii="Times New Roman" w:hAnsi="Times New Roman" w:cs="Times New Roman"/>
            <w:sz w:val="20"/>
            <w:szCs w:val="20"/>
            <w:lang w:val="en-US"/>
            <w:rPrChange w:id="6232" w:author="Airat Shigapov" w:date="2021-10-27T23:08:00Z">
              <w:rPr>
                <w:rFonts w:ascii="Consolas" w:hAnsi="Consolas" w:cs="Consolas"/>
                <w:color w:val="A31515"/>
                <w:sz w:val="19"/>
                <w:szCs w:val="19"/>
              </w:rPr>
            </w:rPrChange>
          </w:rPr>
          <w:t>TextBox</w:t>
        </w:r>
        <w:proofErr w:type="spellEnd"/>
        <w:r w:rsidRPr="008C09BE">
          <w:rPr>
            <w:rFonts w:ascii="Times New Roman" w:hAnsi="Times New Roman" w:cs="Times New Roman"/>
            <w:sz w:val="20"/>
            <w:szCs w:val="20"/>
            <w:lang w:val="en-US"/>
            <w:rPrChange w:id="6233" w:author="Airat Shigapov" w:date="2021-10-27T23:08:00Z">
              <w:rPr>
                <w:rFonts w:ascii="Consolas" w:hAnsi="Consolas" w:cs="Consolas"/>
                <w:color w:val="FF0000"/>
                <w:sz w:val="19"/>
                <w:szCs w:val="19"/>
              </w:rPr>
            </w:rPrChange>
          </w:rPr>
          <w:t xml:space="preserve"> </w:t>
        </w:r>
        <w:proofErr w:type="gramStart"/>
        <w:r w:rsidRPr="008C09BE">
          <w:rPr>
            <w:rFonts w:ascii="Times New Roman" w:hAnsi="Times New Roman" w:cs="Times New Roman"/>
            <w:sz w:val="20"/>
            <w:szCs w:val="20"/>
            <w:lang w:val="en-US"/>
            <w:rPrChange w:id="6234" w:author="Airat Shigapov" w:date="2021-10-27T23:08:00Z">
              <w:rPr>
                <w:rFonts w:ascii="Consolas" w:hAnsi="Consolas" w:cs="Consolas"/>
                <w:color w:val="FF0000"/>
                <w:sz w:val="19"/>
                <w:szCs w:val="19"/>
              </w:rPr>
            </w:rPrChange>
          </w:rPr>
          <w:t>x</w:t>
        </w:r>
        <w:r w:rsidRPr="008C09BE">
          <w:rPr>
            <w:rFonts w:ascii="Times New Roman" w:hAnsi="Times New Roman" w:cs="Times New Roman"/>
            <w:sz w:val="20"/>
            <w:szCs w:val="20"/>
            <w:lang w:val="en-US"/>
            <w:rPrChange w:id="6235" w:author="Airat Shigapov" w:date="2021-10-27T23:08:00Z">
              <w:rPr>
                <w:rFonts w:ascii="Consolas" w:hAnsi="Consolas" w:cs="Consolas"/>
                <w:color w:val="0000FF"/>
                <w:sz w:val="19"/>
                <w:szCs w:val="19"/>
              </w:rPr>
            </w:rPrChange>
          </w:rPr>
          <w:t>:</w:t>
        </w:r>
        <w:r w:rsidRPr="008C09BE">
          <w:rPr>
            <w:rFonts w:ascii="Times New Roman" w:hAnsi="Times New Roman" w:cs="Times New Roman"/>
            <w:sz w:val="20"/>
            <w:szCs w:val="20"/>
            <w:lang w:val="en-US"/>
            <w:rPrChange w:id="6236" w:author="Airat Shigapov" w:date="2021-10-27T23:08:00Z">
              <w:rPr>
                <w:rFonts w:ascii="Consolas" w:hAnsi="Consolas" w:cs="Consolas"/>
                <w:color w:val="FF0000"/>
                <w:sz w:val="19"/>
                <w:szCs w:val="19"/>
              </w:rPr>
            </w:rPrChange>
          </w:rPr>
          <w:t>Name</w:t>
        </w:r>
        <w:proofErr w:type="gramEnd"/>
        <w:r w:rsidRPr="008C09BE">
          <w:rPr>
            <w:rFonts w:ascii="Times New Roman" w:hAnsi="Times New Roman" w:cs="Times New Roman"/>
            <w:sz w:val="20"/>
            <w:szCs w:val="20"/>
            <w:lang w:val="en-US"/>
            <w:rPrChange w:id="6237" w:author="Airat Shigapov" w:date="2021-10-27T23:08:00Z">
              <w:rPr>
                <w:rFonts w:ascii="Consolas" w:hAnsi="Consolas" w:cs="Consolas"/>
                <w:color w:val="0000FF"/>
                <w:sz w:val="19"/>
                <w:szCs w:val="19"/>
              </w:rPr>
            </w:rPrChange>
          </w:rPr>
          <w:t>="PriceField"</w:t>
        </w:r>
      </w:ins>
    </w:p>
    <w:p w14:paraId="16BFE2DD" w14:textId="77777777" w:rsidR="001118C1" w:rsidRPr="008C09BE" w:rsidRDefault="001118C1" w:rsidP="001118C1">
      <w:pPr>
        <w:autoSpaceDE w:val="0"/>
        <w:autoSpaceDN w:val="0"/>
        <w:adjustRightInd w:val="0"/>
        <w:spacing w:after="0" w:line="240" w:lineRule="auto"/>
        <w:rPr>
          <w:ins w:id="6238" w:author="Airat Shigapov" w:date="2021-10-27T23:03:00Z"/>
          <w:rFonts w:ascii="Times New Roman" w:hAnsi="Times New Roman" w:cs="Times New Roman"/>
          <w:sz w:val="20"/>
          <w:szCs w:val="20"/>
          <w:lang w:val="en-US"/>
          <w:rPrChange w:id="6239" w:author="Airat Shigapov" w:date="2021-10-27T23:08:00Z">
            <w:rPr>
              <w:ins w:id="6240" w:author="Airat Shigapov" w:date="2021-10-27T23:03:00Z"/>
              <w:rFonts w:ascii="Consolas" w:hAnsi="Consolas" w:cs="Consolas"/>
              <w:color w:val="000000"/>
              <w:sz w:val="19"/>
              <w:szCs w:val="19"/>
            </w:rPr>
          </w:rPrChange>
        </w:rPr>
      </w:pPr>
      <w:ins w:id="6241" w:author="Airat Shigapov" w:date="2021-10-27T23:03:00Z">
        <w:r w:rsidRPr="008C09BE">
          <w:rPr>
            <w:rFonts w:ascii="Times New Roman" w:hAnsi="Times New Roman" w:cs="Times New Roman"/>
            <w:sz w:val="20"/>
            <w:szCs w:val="20"/>
            <w:lang w:val="en-US"/>
            <w:rPrChange w:id="6242"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6243" w:author="Airat Shigapov" w:date="2021-10-27T23:08:00Z">
              <w:rPr>
                <w:rFonts w:ascii="Consolas" w:hAnsi="Consolas" w:cs="Consolas"/>
                <w:color w:val="FF0000"/>
                <w:sz w:val="19"/>
                <w:szCs w:val="19"/>
              </w:rPr>
            </w:rPrChange>
          </w:rPr>
          <w:t xml:space="preserve"> Margin</w:t>
        </w:r>
        <w:r w:rsidRPr="008C09BE">
          <w:rPr>
            <w:rFonts w:ascii="Times New Roman" w:hAnsi="Times New Roman" w:cs="Times New Roman"/>
            <w:sz w:val="20"/>
            <w:szCs w:val="20"/>
            <w:lang w:val="en-US"/>
            <w:rPrChange w:id="6244" w:author="Airat Shigapov" w:date="2021-10-27T23:08:00Z">
              <w:rPr>
                <w:rFonts w:ascii="Consolas" w:hAnsi="Consolas" w:cs="Consolas"/>
                <w:color w:val="0000FF"/>
                <w:sz w:val="19"/>
                <w:szCs w:val="19"/>
              </w:rPr>
            </w:rPrChange>
          </w:rPr>
          <w:t>="0,20,0,0"</w:t>
        </w:r>
      </w:ins>
    </w:p>
    <w:p w14:paraId="5A6EE7B7" w14:textId="77777777" w:rsidR="001118C1" w:rsidRPr="008C09BE" w:rsidRDefault="001118C1" w:rsidP="001118C1">
      <w:pPr>
        <w:autoSpaceDE w:val="0"/>
        <w:autoSpaceDN w:val="0"/>
        <w:adjustRightInd w:val="0"/>
        <w:spacing w:after="0" w:line="240" w:lineRule="auto"/>
        <w:rPr>
          <w:ins w:id="6245" w:author="Airat Shigapov" w:date="2021-10-27T23:03:00Z"/>
          <w:rFonts w:ascii="Times New Roman" w:hAnsi="Times New Roman" w:cs="Times New Roman"/>
          <w:sz w:val="20"/>
          <w:szCs w:val="20"/>
          <w:lang w:val="en-US"/>
          <w:rPrChange w:id="6246" w:author="Airat Shigapov" w:date="2021-10-27T23:08:00Z">
            <w:rPr>
              <w:ins w:id="6247" w:author="Airat Shigapov" w:date="2021-10-27T23:03:00Z"/>
              <w:rFonts w:ascii="Consolas" w:hAnsi="Consolas" w:cs="Consolas"/>
              <w:color w:val="000000"/>
              <w:sz w:val="19"/>
              <w:szCs w:val="19"/>
            </w:rPr>
          </w:rPrChange>
        </w:rPr>
      </w:pPr>
      <w:ins w:id="6248" w:author="Airat Shigapov" w:date="2021-10-27T23:03:00Z">
        <w:r w:rsidRPr="008C09BE">
          <w:rPr>
            <w:rFonts w:ascii="Times New Roman" w:hAnsi="Times New Roman" w:cs="Times New Roman"/>
            <w:sz w:val="20"/>
            <w:szCs w:val="20"/>
            <w:lang w:val="en-US"/>
            <w:rPrChange w:id="6249"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6250" w:author="Airat Shigapov" w:date="2021-10-27T23:08:00Z">
              <w:rPr>
                <w:rFonts w:ascii="Consolas" w:hAnsi="Consolas" w:cs="Consolas"/>
                <w:color w:val="FF0000"/>
                <w:sz w:val="19"/>
                <w:szCs w:val="19"/>
              </w:rPr>
            </w:rPrChange>
          </w:rPr>
          <w:t xml:space="preserve"> Padding</w:t>
        </w:r>
        <w:r w:rsidRPr="008C09BE">
          <w:rPr>
            <w:rFonts w:ascii="Times New Roman" w:hAnsi="Times New Roman" w:cs="Times New Roman"/>
            <w:sz w:val="20"/>
            <w:szCs w:val="20"/>
            <w:lang w:val="en-US"/>
            <w:rPrChange w:id="6251" w:author="Airat Shigapov" w:date="2021-10-27T23:08:00Z">
              <w:rPr>
                <w:rFonts w:ascii="Consolas" w:hAnsi="Consolas" w:cs="Consolas"/>
                <w:color w:val="0000FF"/>
                <w:sz w:val="19"/>
                <w:szCs w:val="19"/>
              </w:rPr>
            </w:rPrChange>
          </w:rPr>
          <w:t>="30,0,0,0"</w:t>
        </w:r>
      </w:ins>
    </w:p>
    <w:p w14:paraId="6BBC307E" w14:textId="77777777" w:rsidR="001118C1" w:rsidRPr="008C09BE" w:rsidRDefault="001118C1" w:rsidP="001118C1">
      <w:pPr>
        <w:autoSpaceDE w:val="0"/>
        <w:autoSpaceDN w:val="0"/>
        <w:adjustRightInd w:val="0"/>
        <w:spacing w:after="0" w:line="240" w:lineRule="auto"/>
        <w:rPr>
          <w:ins w:id="6252" w:author="Airat Shigapov" w:date="2021-10-27T23:03:00Z"/>
          <w:rFonts w:ascii="Times New Roman" w:hAnsi="Times New Roman" w:cs="Times New Roman"/>
          <w:sz w:val="20"/>
          <w:szCs w:val="20"/>
          <w:lang w:val="en-US"/>
          <w:rPrChange w:id="6253" w:author="Airat Shigapov" w:date="2021-10-27T23:08:00Z">
            <w:rPr>
              <w:ins w:id="6254" w:author="Airat Shigapov" w:date="2021-10-27T23:03:00Z"/>
              <w:rFonts w:ascii="Consolas" w:hAnsi="Consolas" w:cs="Consolas"/>
              <w:color w:val="000000"/>
              <w:sz w:val="19"/>
              <w:szCs w:val="19"/>
            </w:rPr>
          </w:rPrChange>
        </w:rPr>
      </w:pPr>
      <w:ins w:id="6255" w:author="Airat Shigapov" w:date="2021-10-27T23:03:00Z">
        <w:r w:rsidRPr="008C09BE">
          <w:rPr>
            <w:rFonts w:ascii="Times New Roman" w:hAnsi="Times New Roman" w:cs="Times New Roman"/>
            <w:sz w:val="20"/>
            <w:szCs w:val="20"/>
            <w:lang w:val="en-US"/>
            <w:rPrChange w:id="6256"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6257" w:author="Airat Shigapov" w:date="2021-10-27T23:08:00Z">
              <w:rPr>
                <w:rFonts w:ascii="Consolas" w:hAnsi="Consolas" w:cs="Consolas"/>
                <w:color w:val="FF0000"/>
                <w:sz w:val="19"/>
                <w:szCs w:val="19"/>
              </w:rPr>
            </w:rPrChange>
          </w:rPr>
          <w:t xml:space="preserve"> </w:t>
        </w:r>
        <w:proofErr w:type="spellStart"/>
        <w:r w:rsidRPr="008C09BE">
          <w:rPr>
            <w:rFonts w:ascii="Times New Roman" w:hAnsi="Times New Roman" w:cs="Times New Roman"/>
            <w:sz w:val="20"/>
            <w:szCs w:val="20"/>
            <w:lang w:val="en-US"/>
            <w:rPrChange w:id="6258" w:author="Airat Shigapov" w:date="2021-10-27T23:08:00Z">
              <w:rPr>
                <w:rFonts w:ascii="Consolas" w:hAnsi="Consolas" w:cs="Consolas"/>
                <w:color w:val="FF0000"/>
                <w:sz w:val="19"/>
                <w:szCs w:val="19"/>
              </w:rPr>
            </w:rPrChange>
          </w:rPr>
          <w:t>PreviewTextInput</w:t>
        </w:r>
        <w:proofErr w:type="spellEnd"/>
        <w:r w:rsidRPr="008C09BE">
          <w:rPr>
            <w:rFonts w:ascii="Times New Roman" w:hAnsi="Times New Roman" w:cs="Times New Roman"/>
            <w:sz w:val="20"/>
            <w:szCs w:val="20"/>
            <w:lang w:val="en-US"/>
            <w:rPrChange w:id="6259" w:author="Airat Shigapov" w:date="2021-10-27T23:08:00Z">
              <w:rPr>
                <w:rFonts w:ascii="Consolas" w:hAnsi="Consolas" w:cs="Consolas"/>
                <w:color w:val="0000FF"/>
                <w:sz w:val="19"/>
                <w:szCs w:val="19"/>
              </w:rPr>
            </w:rPrChange>
          </w:rPr>
          <w:t>="</w:t>
        </w:r>
        <w:proofErr w:type="spellStart"/>
        <w:r w:rsidRPr="008C09BE">
          <w:rPr>
            <w:rFonts w:ascii="Times New Roman" w:hAnsi="Times New Roman" w:cs="Times New Roman"/>
            <w:sz w:val="20"/>
            <w:szCs w:val="20"/>
            <w:lang w:val="en-US"/>
            <w:rPrChange w:id="6260" w:author="Airat Shigapov" w:date="2021-10-27T23:08:00Z">
              <w:rPr>
                <w:rFonts w:ascii="Consolas" w:hAnsi="Consolas" w:cs="Consolas"/>
                <w:color w:val="0000FF"/>
                <w:sz w:val="19"/>
                <w:szCs w:val="19"/>
              </w:rPr>
            </w:rPrChange>
          </w:rPr>
          <w:t>PriceField_PreviewTextInput</w:t>
        </w:r>
        <w:proofErr w:type="spellEnd"/>
        <w:r w:rsidRPr="008C09BE">
          <w:rPr>
            <w:rFonts w:ascii="Times New Roman" w:hAnsi="Times New Roman" w:cs="Times New Roman"/>
            <w:sz w:val="20"/>
            <w:szCs w:val="20"/>
            <w:lang w:val="en-US"/>
            <w:rPrChange w:id="6261" w:author="Airat Shigapov" w:date="2021-10-27T23:08:00Z">
              <w:rPr>
                <w:rFonts w:ascii="Consolas" w:hAnsi="Consolas" w:cs="Consolas"/>
                <w:color w:val="0000FF"/>
                <w:sz w:val="19"/>
                <w:szCs w:val="19"/>
              </w:rPr>
            </w:rPrChange>
          </w:rPr>
          <w:t>"</w:t>
        </w:r>
      </w:ins>
    </w:p>
    <w:p w14:paraId="2D9D49E3" w14:textId="77777777" w:rsidR="001118C1" w:rsidRPr="008C09BE" w:rsidRDefault="001118C1" w:rsidP="001118C1">
      <w:pPr>
        <w:autoSpaceDE w:val="0"/>
        <w:autoSpaceDN w:val="0"/>
        <w:adjustRightInd w:val="0"/>
        <w:spacing w:after="0" w:line="240" w:lineRule="auto"/>
        <w:rPr>
          <w:ins w:id="6262" w:author="Airat Shigapov" w:date="2021-10-27T23:03:00Z"/>
          <w:rFonts w:ascii="Times New Roman" w:hAnsi="Times New Roman" w:cs="Times New Roman"/>
          <w:sz w:val="20"/>
          <w:szCs w:val="20"/>
          <w:lang w:val="en-US"/>
          <w:rPrChange w:id="6263" w:author="Airat Shigapov" w:date="2021-10-27T23:08:00Z">
            <w:rPr>
              <w:ins w:id="6264" w:author="Airat Shigapov" w:date="2021-10-27T23:03:00Z"/>
              <w:rFonts w:ascii="Consolas" w:hAnsi="Consolas" w:cs="Consolas"/>
              <w:color w:val="000000"/>
              <w:sz w:val="19"/>
              <w:szCs w:val="19"/>
            </w:rPr>
          </w:rPrChange>
        </w:rPr>
      </w:pPr>
      <w:ins w:id="6265" w:author="Airat Shigapov" w:date="2021-10-27T23:03:00Z">
        <w:r w:rsidRPr="008C09BE">
          <w:rPr>
            <w:rFonts w:ascii="Times New Roman" w:hAnsi="Times New Roman" w:cs="Times New Roman"/>
            <w:sz w:val="20"/>
            <w:szCs w:val="20"/>
            <w:lang w:val="en-US"/>
            <w:rPrChange w:id="6266"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6267" w:author="Airat Shigapov" w:date="2021-10-27T23:08:00Z">
              <w:rPr>
                <w:rFonts w:ascii="Consolas" w:hAnsi="Consolas" w:cs="Consolas"/>
                <w:color w:val="FF0000"/>
                <w:sz w:val="19"/>
                <w:szCs w:val="19"/>
              </w:rPr>
            </w:rPrChange>
          </w:rPr>
          <w:t xml:space="preserve"> </w:t>
        </w:r>
        <w:proofErr w:type="spellStart"/>
        <w:r w:rsidRPr="008C09BE">
          <w:rPr>
            <w:rFonts w:ascii="Times New Roman" w:hAnsi="Times New Roman" w:cs="Times New Roman"/>
            <w:sz w:val="20"/>
            <w:szCs w:val="20"/>
            <w:lang w:val="en-US"/>
            <w:rPrChange w:id="6268" w:author="Airat Shigapov" w:date="2021-10-27T23:08:00Z">
              <w:rPr>
                <w:rFonts w:ascii="Consolas" w:hAnsi="Consolas" w:cs="Consolas"/>
                <w:color w:val="FF0000"/>
                <w:sz w:val="19"/>
                <w:szCs w:val="19"/>
              </w:rPr>
            </w:rPrChange>
          </w:rPr>
          <w:t>GotFocus</w:t>
        </w:r>
        <w:proofErr w:type="spellEnd"/>
        <w:r w:rsidRPr="008C09BE">
          <w:rPr>
            <w:rFonts w:ascii="Times New Roman" w:hAnsi="Times New Roman" w:cs="Times New Roman"/>
            <w:sz w:val="20"/>
            <w:szCs w:val="20"/>
            <w:lang w:val="en-US"/>
            <w:rPrChange w:id="6269" w:author="Airat Shigapov" w:date="2021-10-27T23:08:00Z">
              <w:rPr>
                <w:rFonts w:ascii="Consolas" w:hAnsi="Consolas" w:cs="Consolas"/>
                <w:color w:val="0000FF"/>
                <w:sz w:val="19"/>
                <w:szCs w:val="19"/>
              </w:rPr>
            </w:rPrChange>
          </w:rPr>
          <w:t>="</w:t>
        </w:r>
        <w:proofErr w:type="spellStart"/>
        <w:r w:rsidRPr="008C09BE">
          <w:rPr>
            <w:rFonts w:ascii="Times New Roman" w:hAnsi="Times New Roman" w:cs="Times New Roman"/>
            <w:sz w:val="20"/>
            <w:szCs w:val="20"/>
            <w:lang w:val="en-US"/>
            <w:rPrChange w:id="6270" w:author="Airat Shigapov" w:date="2021-10-27T23:08:00Z">
              <w:rPr>
                <w:rFonts w:ascii="Consolas" w:hAnsi="Consolas" w:cs="Consolas"/>
                <w:color w:val="0000FF"/>
                <w:sz w:val="19"/>
                <w:szCs w:val="19"/>
              </w:rPr>
            </w:rPrChange>
          </w:rPr>
          <w:t>PriceField_GotFocus</w:t>
        </w:r>
        <w:proofErr w:type="spellEnd"/>
        <w:r w:rsidRPr="008C09BE">
          <w:rPr>
            <w:rFonts w:ascii="Times New Roman" w:hAnsi="Times New Roman" w:cs="Times New Roman"/>
            <w:sz w:val="20"/>
            <w:szCs w:val="20"/>
            <w:lang w:val="en-US"/>
            <w:rPrChange w:id="6271" w:author="Airat Shigapov" w:date="2021-10-27T23:08:00Z">
              <w:rPr>
                <w:rFonts w:ascii="Consolas" w:hAnsi="Consolas" w:cs="Consolas"/>
                <w:color w:val="0000FF"/>
                <w:sz w:val="19"/>
                <w:szCs w:val="19"/>
              </w:rPr>
            </w:rPrChange>
          </w:rPr>
          <w:t>"</w:t>
        </w:r>
      </w:ins>
    </w:p>
    <w:p w14:paraId="0628438A" w14:textId="77777777" w:rsidR="001118C1" w:rsidRPr="008C09BE" w:rsidRDefault="001118C1" w:rsidP="001118C1">
      <w:pPr>
        <w:autoSpaceDE w:val="0"/>
        <w:autoSpaceDN w:val="0"/>
        <w:adjustRightInd w:val="0"/>
        <w:spacing w:after="0" w:line="240" w:lineRule="auto"/>
        <w:rPr>
          <w:ins w:id="6272" w:author="Airat Shigapov" w:date="2021-10-27T23:03:00Z"/>
          <w:rFonts w:ascii="Times New Roman" w:hAnsi="Times New Roman" w:cs="Times New Roman"/>
          <w:sz w:val="20"/>
          <w:szCs w:val="20"/>
          <w:lang w:val="en-US"/>
          <w:rPrChange w:id="6273" w:author="Airat Shigapov" w:date="2021-10-27T23:08:00Z">
            <w:rPr>
              <w:ins w:id="6274" w:author="Airat Shigapov" w:date="2021-10-27T23:03:00Z"/>
              <w:rFonts w:ascii="Consolas" w:hAnsi="Consolas" w:cs="Consolas"/>
              <w:color w:val="000000"/>
              <w:sz w:val="19"/>
              <w:szCs w:val="19"/>
            </w:rPr>
          </w:rPrChange>
        </w:rPr>
      </w:pPr>
      <w:ins w:id="6275" w:author="Airat Shigapov" w:date="2021-10-27T23:03:00Z">
        <w:r w:rsidRPr="008C09BE">
          <w:rPr>
            <w:rFonts w:ascii="Times New Roman" w:hAnsi="Times New Roman" w:cs="Times New Roman"/>
            <w:sz w:val="20"/>
            <w:szCs w:val="20"/>
            <w:lang w:val="en-US"/>
            <w:rPrChange w:id="6276"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6277" w:author="Airat Shigapov" w:date="2021-10-27T23:08:00Z">
              <w:rPr>
                <w:rFonts w:ascii="Consolas" w:hAnsi="Consolas" w:cs="Consolas"/>
                <w:color w:val="FF0000"/>
                <w:sz w:val="19"/>
                <w:szCs w:val="19"/>
              </w:rPr>
            </w:rPrChange>
          </w:rPr>
          <w:t xml:space="preserve"> </w:t>
        </w:r>
        <w:proofErr w:type="spellStart"/>
        <w:r w:rsidRPr="008C09BE">
          <w:rPr>
            <w:rFonts w:ascii="Times New Roman" w:hAnsi="Times New Roman" w:cs="Times New Roman"/>
            <w:sz w:val="20"/>
            <w:szCs w:val="20"/>
            <w:lang w:val="en-US"/>
            <w:rPrChange w:id="6278" w:author="Airat Shigapov" w:date="2021-10-27T23:08:00Z">
              <w:rPr>
                <w:rFonts w:ascii="Consolas" w:hAnsi="Consolas" w:cs="Consolas"/>
                <w:color w:val="FF0000"/>
                <w:sz w:val="19"/>
                <w:szCs w:val="19"/>
              </w:rPr>
            </w:rPrChange>
          </w:rPr>
          <w:t>LostFocus</w:t>
        </w:r>
        <w:proofErr w:type="spellEnd"/>
        <w:r w:rsidRPr="008C09BE">
          <w:rPr>
            <w:rFonts w:ascii="Times New Roman" w:hAnsi="Times New Roman" w:cs="Times New Roman"/>
            <w:sz w:val="20"/>
            <w:szCs w:val="20"/>
            <w:lang w:val="en-US"/>
            <w:rPrChange w:id="6279" w:author="Airat Shigapov" w:date="2021-10-27T23:08:00Z">
              <w:rPr>
                <w:rFonts w:ascii="Consolas" w:hAnsi="Consolas" w:cs="Consolas"/>
                <w:color w:val="0000FF"/>
                <w:sz w:val="19"/>
                <w:szCs w:val="19"/>
              </w:rPr>
            </w:rPrChange>
          </w:rPr>
          <w:t>="</w:t>
        </w:r>
        <w:proofErr w:type="spellStart"/>
        <w:r w:rsidRPr="008C09BE">
          <w:rPr>
            <w:rFonts w:ascii="Times New Roman" w:hAnsi="Times New Roman" w:cs="Times New Roman"/>
            <w:sz w:val="20"/>
            <w:szCs w:val="20"/>
            <w:lang w:val="en-US"/>
            <w:rPrChange w:id="6280" w:author="Airat Shigapov" w:date="2021-10-27T23:08:00Z">
              <w:rPr>
                <w:rFonts w:ascii="Consolas" w:hAnsi="Consolas" w:cs="Consolas"/>
                <w:color w:val="0000FF"/>
                <w:sz w:val="19"/>
                <w:szCs w:val="19"/>
              </w:rPr>
            </w:rPrChange>
          </w:rPr>
          <w:t>PriceField_LostFocus</w:t>
        </w:r>
        <w:proofErr w:type="spellEnd"/>
        <w:r w:rsidRPr="008C09BE">
          <w:rPr>
            <w:rFonts w:ascii="Times New Roman" w:hAnsi="Times New Roman" w:cs="Times New Roman"/>
            <w:sz w:val="20"/>
            <w:szCs w:val="20"/>
            <w:lang w:val="en-US"/>
            <w:rPrChange w:id="6281" w:author="Airat Shigapov" w:date="2021-10-27T23:08:00Z">
              <w:rPr>
                <w:rFonts w:ascii="Consolas" w:hAnsi="Consolas" w:cs="Consolas"/>
                <w:color w:val="0000FF"/>
                <w:sz w:val="19"/>
                <w:szCs w:val="19"/>
              </w:rPr>
            </w:rPrChange>
          </w:rPr>
          <w:t>"</w:t>
        </w:r>
      </w:ins>
    </w:p>
    <w:p w14:paraId="51B3AFD7" w14:textId="77777777" w:rsidR="001118C1" w:rsidRPr="008C09BE" w:rsidRDefault="001118C1" w:rsidP="001118C1">
      <w:pPr>
        <w:autoSpaceDE w:val="0"/>
        <w:autoSpaceDN w:val="0"/>
        <w:adjustRightInd w:val="0"/>
        <w:spacing w:after="0" w:line="240" w:lineRule="auto"/>
        <w:rPr>
          <w:ins w:id="6282" w:author="Airat Shigapov" w:date="2021-10-27T23:03:00Z"/>
          <w:rFonts w:ascii="Times New Roman" w:hAnsi="Times New Roman" w:cs="Times New Roman"/>
          <w:sz w:val="20"/>
          <w:szCs w:val="20"/>
          <w:lang w:val="en-US"/>
          <w:rPrChange w:id="6283" w:author="Airat Shigapov" w:date="2021-10-27T23:08:00Z">
            <w:rPr>
              <w:ins w:id="6284" w:author="Airat Shigapov" w:date="2021-10-27T23:03:00Z"/>
              <w:rFonts w:ascii="Consolas" w:hAnsi="Consolas" w:cs="Consolas"/>
              <w:color w:val="000000"/>
              <w:sz w:val="19"/>
              <w:szCs w:val="19"/>
            </w:rPr>
          </w:rPrChange>
        </w:rPr>
      </w:pPr>
      <w:ins w:id="6285" w:author="Airat Shigapov" w:date="2021-10-27T23:03:00Z">
        <w:r w:rsidRPr="008C09BE">
          <w:rPr>
            <w:rFonts w:ascii="Times New Roman" w:hAnsi="Times New Roman" w:cs="Times New Roman"/>
            <w:sz w:val="20"/>
            <w:szCs w:val="20"/>
            <w:lang w:val="en-US"/>
            <w:rPrChange w:id="6286"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6287" w:author="Airat Shigapov" w:date="2021-10-27T23:08:00Z">
              <w:rPr>
                <w:rFonts w:ascii="Consolas" w:hAnsi="Consolas" w:cs="Consolas"/>
                <w:color w:val="FF0000"/>
                <w:sz w:val="19"/>
                <w:szCs w:val="19"/>
              </w:rPr>
            </w:rPrChange>
          </w:rPr>
          <w:t xml:space="preserve"> Text</w:t>
        </w:r>
        <w:r w:rsidRPr="008C09BE">
          <w:rPr>
            <w:rFonts w:ascii="Times New Roman" w:hAnsi="Times New Roman" w:cs="Times New Roman"/>
            <w:sz w:val="20"/>
            <w:szCs w:val="20"/>
            <w:lang w:val="en-US"/>
            <w:rPrChange w:id="6288" w:author="Airat Shigapov" w:date="2021-10-27T23:08:00Z">
              <w:rPr>
                <w:rFonts w:ascii="Consolas" w:hAnsi="Consolas" w:cs="Consolas"/>
                <w:color w:val="0000FF"/>
                <w:sz w:val="19"/>
                <w:szCs w:val="19"/>
              </w:rPr>
            </w:rPrChange>
          </w:rPr>
          <w:t>="</w:t>
        </w:r>
        <w:r w:rsidRPr="008C09BE">
          <w:rPr>
            <w:rFonts w:ascii="Times New Roman" w:hAnsi="Times New Roman" w:cs="Times New Roman"/>
            <w:sz w:val="20"/>
            <w:szCs w:val="20"/>
            <w:rPrChange w:id="6289" w:author="Airat Shigapov" w:date="2021-10-27T23:08:00Z">
              <w:rPr>
                <w:rFonts w:ascii="Consolas" w:hAnsi="Consolas" w:cs="Consolas"/>
                <w:color w:val="0000FF"/>
                <w:sz w:val="19"/>
                <w:szCs w:val="19"/>
              </w:rPr>
            </w:rPrChange>
          </w:rPr>
          <w:t>Цена</w:t>
        </w:r>
        <w:r w:rsidRPr="008C09BE">
          <w:rPr>
            <w:rFonts w:ascii="Times New Roman" w:hAnsi="Times New Roman" w:cs="Times New Roman"/>
            <w:sz w:val="20"/>
            <w:szCs w:val="20"/>
            <w:lang w:val="en-US"/>
            <w:rPrChange w:id="6290" w:author="Airat Shigapov" w:date="2021-10-27T23:08:00Z">
              <w:rPr>
                <w:rFonts w:ascii="Consolas" w:hAnsi="Consolas" w:cs="Consolas"/>
                <w:color w:val="0000FF"/>
                <w:sz w:val="19"/>
                <w:szCs w:val="19"/>
              </w:rPr>
            </w:rPrChange>
          </w:rPr>
          <w:t>"/&gt;</w:t>
        </w:r>
      </w:ins>
    </w:p>
    <w:p w14:paraId="756DB979" w14:textId="77777777" w:rsidR="001118C1" w:rsidRPr="008C09BE" w:rsidRDefault="001118C1" w:rsidP="001118C1">
      <w:pPr>
        <w:autoSpaceDE w:val="0"/>
        <w:autoSpaceDN w:val="0"/>
        <w:adjustRightInd w:val="0"/>
        <w:spacing w:after="0" w:line="240" w:lineRule="auto"/>
        <w:rPr>
          <w:ins w:id="6291" w:author="Airat Shigapov" w:date="2021-10-27T23:03:00Z"/>
          <w:rFonts w:ascii="Times New Roman" w:hAnsi="Times New Roman" w:cs="Times New Roman"/>
          <w:sz w:val="20"/>
          <w:szCs w:val="20"/>
          <w:lang w:val="en-US"/>
          <w:rPrChange w:id="6292" w:author="Airat Shigapov" w:date="2021-10-27T23:08:00Z">
            <w:rPr>
              <w:ins w:id="6293" w:author="Airat Shigapov" w:date="2021-10-27T23:03:00Z"/>
              <w:rFonts w:ascii="Consolas" w:hAnsi="Consolas" w:cs="Consolas"/>
              <w:color w:val="000000"/>
              <w:sz w:val="19"/>
              <w:szCs w:val="19"/>
            </w:rPr>
          </w:rPrChange>
        </w:rPr>
      </w:pPr>
      <w:ins w:id="6294" w:author="Airat Shigapov" w:date="2021-10-27T23:03:00Z">
        <w:r w:rsidRPr="008C09BE">
          <w:rPr>
            <w:rFonts w:ascii="Times New Roman" w:hAnsi="Times New Roman" w:cs="Times New Roman"/>
            <w:sz w:val="20"/>
            <w:szCs w:val="20"/>
            <w:lang w:val="en-US"/>
            <w:rPrChange w:id="6295"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6296" w:author="Airat Shigapov" w:date="2021-10-27T23:08:00Z">
              <w:rPr>
                <w:rFonts w:ascii="Consolas" w:hAnsi="Consolas" w:cs="Consolas"/>
                <w:color w:val="0000FF"/>
                <w:sz w:val="19"/>
                <w:szCs w:val="19"/>
              </w:rPr>
            </w:rPrChange>
          </w:rPr>
          <w:t>&lt;</w:t>
        </w:r>
        <w:proofErr w:type="spellStart"/>
        <w:r w:rsidRPr="008C09BE">
          <w:rPr>
            <w:rFonts w:ascii="Times New Roman" w:hAnsi="Times New Roman" w:cs="Times New Roman"/>
            <w:sz w:val="20"/>
            <w:szCs w:val="20"/>
            <w:lang w:val="en-US"/>
            <w:rPrChange w:id="6297" w:author="Airat Shigapov" w:date="2021-10-27T23:08:00Z">
              <w:rPr>
                <w:rFonts w:ascii="Consolas" w:hAnsi="Consolas" w:cs="Consolas"/>
                <w:color w:val="A31515"/>
                <w:sz w:val="19"/>
                <w:szCs w:val="19"/>
              </w:rPr>
            </w:rPrChange>
          </w:rPr>
          <w:t>TextBox</w:t>
        </w:r>
        <w:proofErr w:type="spellEnd"/>
        <w:r w:rsidRPr="008C09BE">
          <w:rPr>
            <w:rFonts w:ascii="Times New Roman" w:hAnsi="Times New Roman" w:cs="Times New Roman"/>
            <w:sz w:val="20"/>
            <w:szCs w:val="20"/>
            <w:lang w:val="en-US"/>
            <w:rPrChange w:id="6298" w:author="Airat Shigapov" w:date="2021-10-27T23:08:00Z">
              <w:rPr>
                <w:rFonts w:ascii="Consolas" w:hAnsi="Consolas" w:cs="Consolas"/>
                <w:color w:val="FF0000"/>
                <w:sz w:val="19"/>
                <w:szCs w:val="19"/>
              </w:rPr>
            </w:rPrChange>
          </w:rPr>
          <w:t xml:space="preserve"> </w:t>
        </w:r>
        <w:proofErr w:type="gramStart"/>
        <w:r w:rsidRPr="008C09BE">
          <w:rPr>
            <w:rFonts w:ascii="Times New Roman" w:hAnsi="Times New Roman" w:cs="Times New Roman"/>
            <w:sz w:val="20"/>
            <w:szCs w:val="20"/>
            <w:lang w:val="en-US"/>
            <w:rPrChange w:id="6299" w:author="Airat Shigapov" w:date="2021-10-27T23:08:00Z">
              <w:rPr>
                <w:rFonts w:ascii="Consolas" w:hAnsi="Consolas" w:cs="Consolas"/>
                <w:color w:val="FF0000"/>
                <w:sz w:val="19"/>
                <w:szCs w:val="19"/>
              </w:rPr>
            </w:rPrChange>
          </w:rPr>
          <w:t>x</w:t>
        </w:r>
        <w:r w:rsidRPr="008C09BE">
          <w:rPr>
            <w:rFonts w:ascii="Times New Roman" w:hAnsi="Times New Roman" w:cs="Times New Roman"/>
            <w:sz w:val="20"/>
            <w:szCs w:val="20"/>
            <w:lang w:val="en-US"/>
            <w:rPrChange w:id="6300" w:author="Airat Shigapov" w:date="2021-10-27T23:08:00Z">
              <w:rPr>
                <w:rFonts w:ascii="Consolas" w:hAnsi="Consolas" w:cs="Consolas"/>
                <w:color w:val="0000FF"/>
                <w:sz w:val="19"/>
                <w:szCs w:val="19"/>
              </w:rPr>
            </w:rPrChange>
          </w:rPr>
          <w:t>:</w:t>
        </w:r>
        <w:r w:rsidRPr="008C09BE">
          <w:rPr>
            <w:rFonts w:ascii="Times New Roman" w:hAnsi="Times New Roman" w:cs="Times New Roman"/>
            <w:sz w:val="20"/>
            <w:szCs w:val="20"/>
            <w:lang w:val="en-US"/>
            <w:rPrChange w:id="6301" w:author="Airat Shigapov" w:date="2021-10-27T23:08:00Z">
              <w:rPr>
                <w:rFonts w:ascii="Consolas" w:hAnsi="Consolas" w:cs="Consolas"/>
                <w:color w:val="FF0000"/>
                <w:sz w:val="19"/>
                <w:szCs w:val="19"/>
              </w:rPr>
            </w:rPrChange>
          </w:rPr>
          <w:t>Name</w:t>
        </w:r>
        <w:proofErr w:type="gramEnd"/>
        <w:r w:rsidRPr="008C09BE">
          <w:rPr>
            <w:rFonts w:ascii="Times New Roman" w:hAnsi="Times New Roman" w:cs="Times New Roman"/>
            <w:sz w:val="20"/>
            <w:szCs w:val="20"/>
            <w:lang w:val="en-US"/>
            <w:rPrChange w:id="6302" w:author="Airat Shigapov" w:date="2021-10-27T23:08:00Z">
              <w:rPr>
                <w:rFonts w:ascii="Consolas" w:hAnsi="Consolas" w:cs="Consolas"/>
                <w:color w:val="0000FF"/>
                <w:sz w:val="19"/>
                <w:szCs w:val="19"/>
              </w:rPr>
            </w:rPrChange>
          </w:rPr>
          <w:t>="Description"</w:t>
        </w:r>
        <w:r w:rsidRPr="008C09BE">
          <w:rPr>
            <w:rFonts w:ascii="Times New Roman" w:hAnsi="Times New Roman" w:cs="Times New Roman"/>
            <w:sz w:val="20"/>
            <w:szCs w:val="20"/>
            <w:lang w:val="en-US"/>
            <w:rPrChange w:id="6303" w:author="Airat Shigapov" w:date="2021-10-27T23:08:00Z">
              <w:rPr>
                <w:rFonts w:ascii="Consolas" w:hAnsi="Consolas" w:cs="Consolas"/>
                <w:color w:val="000000"/>
                <w:sz w:val="19"/>
                <w:szCs w:val="19"/>
              </w:rPr>
            </w:rPrChange>
          </w:rPr>
          <w:t xml:space="preserve"> </w:t>
        </w:r>
      </w:ins>
    </w:p>
    <w:p w14:paraId="0D714627" w14:textId="77777777" w:rsidR="001118C1" w:rsidRPr="008C09BE" w:rsidRDefault="001118C1" w:rsidP="001118C1">
      <w:pPr>
        <w:autoSpaceDE w:val="0"/>
        <w:autoSpaceDN w:val="0"/>
        <w:adjustRightInd w:val="0"/>
        <w:spacing w:after="0" w:line="240" w:lineRule="auto"/>
        <w:rPr>
          <w:ins w:id="6304" w:author="Airat Shigapov" w:date="2021-10-27T23:03:00Z"/>
          <w:rFonts w:ascii="Times New Roman" w:hAnsi="Times New Roman" w:cs="Times New Roman"/>
          <w:sz w:val="20"/>
          <w:szCs w:val="20"/>
          <w:lang w:val="en-US"/>
          <w:rPrChange w:id="6305" w:author="Airat Shigapov" w:date="2021-10-27T23:08:00Z">
            <w:rPr>
              <w:ins w:id="6306" w:author="Airat Shigapov" w:date="2021-10-27T23:03:00Z"/>
              <w:rFonts w:ascii="Consolas" w:hAnsi="Consolas" w:cs="Consolas"/>
              <w:color w:val="000000"/>
              <w:sz w:val="19"/>
              <w:szCs w:val="19"/>
            </w:rPr>
          </w:rPrChange>
        </w:rPr>
      </w:pPr>
      <w:ins w:id="6307" w:author="Airat Shigapov" w:date="2021-10-27T23:03:00Z">
        <w:r w:rsidRPr="008C09BE">
          <w:rPr>
            <w:rFonts w:ascii="Times New Roman" w:hAnsi="Times New Roman" w:cs="Times New Roman"/>
            <w:sz w:val="20"/>
            <w:szCs w:val="20"/>
            <w:lang w:val="en-US"/>
            <w:rPrChange w:id="6308"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6309" w:author="Airat Shigapov" w:date="2021-10-27T23:08:00Z">
              <w:rPr>
                <w:rFonts w:ascii="Consolas" w:hAnsi="Consolas" w:cs="Consolas"/>
                <w:color w:val="FF0000"/>
                <w:sz w:val="19"/>
                <w:szCs w:val="19"/>
              </w:rPr>
            </w:rPrChange>
          </w:rPr>
          <w:t xml:space="preserve"> </w:t>
        </w:r>
        <w:proofErr w:type="spellStart"/>
        <w:r w:rsidRPr="008C09BE">
          <w:rPr>
            <w:rFonts w:ascii="Times New Roman" w:hAnsi="Times New Roman" w:cs="Times New Roman"/>
            <w:sz w:val="20"/>
            <w:szCs w:val="20"/>
            <w:lang w:val="en-US"/>
            <w:rPrChange w:id="6310" w:author="Airat Shigapov" w:date="2021-10-27T23:08:00Z">
              <w:rPr>
                <w:rFonts w:ascii="Consolas" w:hAnsi="Consolas" w:cs="Consolas"/>
                <w:color w:val="FF0000"/>
                <w:sz w:val="19"/>
                <w:szCs w:val="19"/>
              </w:rPr>
            </w:rPrChange>
          </w:rPr>
          <w:t>MinHeight</w:t>
        </w:r>
        <w:proofErr w:type="spellEnd"/>
        <w:r w:rsidRPr="008C09BE">
          <w:rPr>
            <w:rFonts w:ascii="Times New Roman" w:hAnsi="Times New Roman" w:cs="Times New Roman"/>
            <w:sz w:val="20"/>
            <w:szCs w:val="20"/>
            <w:lang w:val="en-US"/>
            <w:rPrChange w:id="6311" w:author="Airat Shigapov" w:date="2021-10-27T23:08:00Z">
              <w:rPr>
                <w:rFonts w:ascii="Consolas" w:hAnsi="Consolas" w:cs="Consolas"/>
                <w:color w:val="0000FF"/>
                <w:sz w:val="19"/>
                <w:szCs w:val="19"/>
              </w:rPr>
            </w:rPrChange>
          </w:rPr>
          <w:t>="100"</w:t>
        </w:r>
      </w:ins>
    </w:p>
    <w:p w14:paraId="4D9D0EEC" w14:textId="77777777" w:rsidR="001118C1" w:rsidRPr="008C09BE" w:rsidRDefault="001118C1" w:rsidP="001118C1">
      <w:pPr>
        <w:autoSpaceDE w:val="0"/>
        <w:autoSpaceDN w:val="0"/>
        <w:adjustRightInd w:val="0"/>
        <w:spacing w:after="0" w:line="240" w:lineRule="auto"/>
        <w:rPr>
          <w:ins w:id="6312" w:author="Airat Shigapov" w:date="2021-10-27T23:03:00Z"/>
          <w:rFonts w:ascii="Times New Roman" w:hAnsi="Times New Roman" w:cs="Times New Roman"/>
          <w:sz w:val="20"/>
          <w:szCs w:val="20"/>
          <w:lang w:val="en-US"/>
          <w:rPrChange w:id="6313" w:author="Airat Shigapov" w:date="2021-10-27T23:08:00Z">
            <w:rPr>
              <w:ins w:id="6314" w:author="Airat Shigapov" w:date="2021-10-27T23:03:00Z"/>
              <w:rFonts w:ascii="Consolas" w:hAnsi="Consolas" w:cs="Consolas"/>
              <w:color w:val="000000"/>
              <w:sz w:val="19"/>
              <w:szCs w:val="19"/>
            </w:rPr>
          </w:rPrChange>
        </w:rPr>
      </w:pPr>
      <w:ins w:id="6315" w:author="Airat Shigapov" w:date="2021-10-27T23:03:00Z">
        <w:r w:rsidRPr="008C09BE">
          <w:rPr>
            <w:rFonts w:ascii="Times New Roman" w:hAnsi="Times New Roman" w:cs="Times New Roman"/>
            <w:sz w:val="20"/>
            <w:szCs w:val="20"/>
            <w:lang w:val="en-US"/>
            <w:rPrChange w:id="6316"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6317" w:author="Airat Shigapov" w:date="2021-10-27T23:08:00Z">
              <w:rPr>
                <w:rFonts w:ascii="Consolas" w:hAnsi="Consolas" w:cs="Consolas"/>
                <w:color w:val="FF0000"/>
                <w:sz w:val="19"/>
                <w:szCs w:val="19"/>
              </w:rPr>
            </w:rPrChange>
          </w:rPr>
          <w:t xml:space="preserve"> Height</w:t>
        </w:r>
        <w:r w:rsidRPr="008C09BE">
          <w:rPr>
            <w:rFonts w:ascii="Times New Roman" w:hAnsi="Times New Roman" w:cs="Times New Roman"/>
            <w:sz w:val="20"/>
            <w:szCs w:val="20"/>
            <w:lang w:val="en-US"/>
            <w:rPrChange w:id="6318" w:author="Airat Shigapov" w:date="2021-10-27T23:08:00Z">
              <w:rPr>
                <w:rFonts w:ascii="Consolas" w:hAnsi="Consolas" w:cs="Consolas"/>
                <w:color w:val="0000FF"/>
                <w:sz w:val="19"/>
                <w:szCs w:val="19"/>
              </w:rPr>
            </w:rPrChange>
          </w:rPr>
          <w:t>="Auto"</w:t>
        </w:r>
      </w:ins>
    </w:p>
    <w:p w14:paraId="1D525BE3" w14:textId="77777777" w:rsidR="001118C1" w:rsidRPr="008C09BE" w:rsidRDefault="001118C1" w:rsidP="001118C1">
      <w:pPr>
        <w:autoSpaceDE w:val="0"/>
        <w:autoSpaceDN w:val="0"/>
        <w:adjustRightInd w:val="0"/>
        <w:spacing w:after="0" w:line="240" w:lineRule="auto"/>
        <w:rPr>
          <w:ins w:id="6319" w:author="Airat Shigapov" w:date="2021-10-27T23:03:00Z"/>
          <w:rFonts w:ascii="Times New Roman" w:hAnsi="Times New Roman" w:cs="Times New Roman"/>
          <w:sz w:val="20"/>
          <w:szCs w:val="20"/>
          <w:lang w:val="en-US"/>
          <w:rPrChange w:id="6320" w:author="Airat Shigapov" w:date="2021-10-27T23:08:00Z">
            <w:rPr>
              <w:ins w:id="6321" w:author="Airat Shigapov" w:date="2021-10-27T23:03:00Z"/>
              <w:rFonts w:ascii="Consolas" w:hAnsi="Consolas" w:cs="Consolas"/>
              <w:color w:val="000000"/>
              <w:sz w:val="19"/>
              <w:szCs w:val="19"/>
            </w:rPr>
          </w:rPrChange>
        </w:rPr>
      </w:pPr>
      <w:ins w:id="6322" w:author="Airat Shigapov" w:date="2021-10-27T23:03:00Z">
        <w:r w:rsidRPr="008C09BE">
          <w:rPr>
            <w:rFonts w:ascii="Times New Roman" w:hAnsi="Times New Roman" w:cs="Times New Roman"/>
            <w:sz w:val="20"/>
            <w:szCs w:val="20"/>
            <w:lang w:val="en-US"/>
            <w:rPrChange w:id="6323"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6324" w:author="Airat Shigapov" w:date="2021-10-27T23:08:00Z">
              <w:rPr>
                <w:rFonts w:ascii="Consolas" w:hAnsi="Consolas" w:cs="Consolas"/>
                <w:color w:val="FF0000"/>
                <w:sz w:val="19"/>
                <w:szCs w:val="19"/>
              </w:rPr>
            </w:rPrChange>
          </w:rPr>
          <w:t xml:space="preserve"> Padding</w:t>
        </w:r>
        <w:r w:rsidRPr="008C09BE">
          <w:rPr>
            <w:rFonts w:ascii="Times New Roman" w:hAnsi="Times New Roman" w:cs="Times New Roman"/>
            <w:sz w:val="20"/>
            <w:szCs w:val="20"/>
            <w:lang w:val="en-US"/>
            <w:rPrChange w:id="6325" w:author="Airat Shigapov" w:date="2021-10-27T23:08:00Z">
              <w:rPr>
                <w:rFonts w:ascii="Consolas" w:hAnsi="Consolas" w:cs="Consolas"/>
                <w:color w:val="0000FF"/>
                <w:sz w:val="19"/>
                <w:szCs w:val="19"/>
              </w:rPr>
            </w:rPrChange>
          </w:rPr>
          <w:t>="4"</w:t>
        </w:r>
      </w:ins>
    </w:p>
    <w:p w14:paraId="7B9BD95F" w14:textId="77777777" w:rsidR="001118C1" w:rsidRPr="008C09BE" w:rsidRDefault="001118C1" w:rsidP="001118C1">
      <w:pPr>
        <w:autoSpaceDE w:val="0"/>
        <w:autoSpaceDN w:val="0"/>
        <w:adjustRightInd w:val="0"/>
        <w:spacing w:after="0" w:line="240" w:lineRule="auto"/>
        <w:rPr>
          <w:ins w:id="6326" w:author="Airat Shigapov" w:date="2021-10-27T23:03:00Z"/>
          <w:rFonts w:ascii="Times New Roman" w:hAnsi="Times New Roman" w:cs="Times New Roman"/>
          <w:sz w:val="20"/>
          <w:szCs w:val="20"/>
          <w:lang w:val="en-US"/>
          <w:rPrChange w:id="6327" w:author="Airat Shigapov" w:date="2021-10-27T23:08:00Z">
            <w:rPr>
              <w:ins w:id="6328" w:author="Airat Shigapov" w:date="2021-10-27T23:03:00Z"/>
              <w:rFonts w:ascii="Consolas" w:hAnsi="Consolas" w:cs="Consolas"/>
              <w:color w:val="000000"/>
              <w:sz w:val="19"/>
              <w:szCs w:val="19"/>
            </w:rPr>
          </w:rPrChange>
        </w:rPr>
      </w:pPr>
      <w:ins w:id="6329" w:author="Airat Shigapov" w:date="2021-10-27T23:03:00Z">
        <w:r w:rsidRPr="008C09BE">
          <w:rPr>
            <w:rFonts w:ascii="Times New Roman" w:hAnsi="Times New Roman" w:cs="Times New Roman"/>
            <w:sz w:val="20"/>
            <w:szCs w:val="20"/>
            <w:lang w:val="en-US"/>
            <w:rPrChange w:id="6330"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6331" w:author="Airat Shigapov" w:date="2021-10-27T23:08:00Z">
              <w:rPr>
                <w:rFonts w:ascii="Consolas" w:hAnsi="Consolas" w:cs="Consolas"/>
                <w:color w:val="FF0000"/>
                <w:sz w:val="19"/>
                <w:szCs w:val="19"/>
              </w:rPr>
            </w:rPrChange>
          </w:rPr>
          <w:t xml:space="preserve"> </w:t>
        </w:r>
        <w:proofErr w:type="spellStart"/>
        <w:r w:rsidRPr="008C09BE">
          <w:rPr>
            <w:rFonts w:ascii="Times New Roman" w:hAnsi="Times New Roman" w:cs="Times New Roman"/>
            <w:sz w:val="20"/>
            <w:szCs w:val="20"/>
            <w:lang w:val="en-US"/>
            <w:rPrChange w:id="6332" w:author="Airat Shigapov" w:date="2021-10-27T23:08:00Z">
              <w:rPr>
                <w:rFonts w:ascii="Consolas" w:hAnsi="Consolas" w:cs="Consolas"/>
                <w:color w:val="FF0000"/>
                <w:sz w:val="19"/>
                <w:szCs w:val="19"/>
              </w:rPr>
            </w:rPrChange>
          </w:rPr>
          <w:t>GotFocus</w:t>
        </w:r>
        <w:proofErr w:type="spellEnd"/>
        <w:r w:rsidRPr="008C09BE">
          <w:rPr>
            <w:rFonts w:ascii="Times New Roman" w:hAnsi="Times New Roman" w:cs="Times New Roman"/>
            <w:sz w:val="20"/>
            <w:szCs w:val="20"/>
            <w:lang w:val="en-US"/>
            <w:rPrChange w:id="6333" w:author="Airat Shigapov" w:date="2021-10-27T23:08:00Z">
              <w:rPr>
                <w:rFonts w:ascii="Consolas" w:hAnsi="Consolas" w:cs="Consolas"/>
                <w:color w:val="0000FF"/>
                <w:sz w:val="19"/>
                <w:szCs w:val="19"/>
              </w:rPr>
            </w:rPrChange>
          </w:rPr>
          <w:t>="</w:t>
        </w:r>
        <w:proofErr w:type="spellStart"/>
        <w:r w:rsidRPr="008C09BE">
          <w:rPr>
            <w:rFonts w:ascii="Times New Roman" w:hAnsi="Times New Roman" w:cs="Times New Roman"/>
            <w:sz w:val="20"/>
            <w:szCs w:val="20"/>
            <w:lang w:val="en-US"/>
            <w:rPrChange w:id="6334" w:author="Airat Shigapov" w:date="2021-10-27T23:08:00Z">
              <w:rPr>
                <w:rFonts w:ascii="Consolas" w:hAnsi="Consolas" w:cs="Consolas"/>
                <w:color w:val="0000FF"/>
                <w:sz w:val="19"/>
                <w:szCs w:val="19"/>
              </w:rPr>
            </w:rPrChange>
          </w:rPr>
          <w:t>Discription_GotFocus</w:t>
        </w:r>
        <w:proofErr w:type="spellEnd"/>
        <w:r w:rsidRPr="008C09BE">
          <w:rPr>
            <w:rFonts w:ascii="Times New Roman" w:hAnsi="Times New Roman" w:cs="Times New Roman"/>
            <w:sz w:val="20"/>
            <w:szCs w:val="20"/>
            <w:lang w:val="en-US"/>
            <w:rPrChange w:id="6335" w:author="Airat Shigapov" w:date="2021-10-27T23:08:00Z">
              <w:rPr>
                <w:rFonts w:ascii="Consolas" w:hAnsi="Consolas" w:cs="Consolas"/>
                <w:color w:val="0000FF"/>
                <w:sz w:val="19"/>
                <w:szCs w:val="19"/>
              </w:rPr>
            </w:rPrChange>
          </w:rPr>
          <w:t>"</w:t>
        </w:r>
      </w:ins>
    </w:p>
    <w:p w14:paraId="24EEFD69" w14:textId="77777777" w:rsidR="001118C1" w:rsidRPr="008C09BE" w:rsidRDefault="001118C1" w:rsidP="001118C1">
      <w:pPr>
        <w:autoSpaceDE w:val="0"/>
        <w:autoSpaceDN w:val="0"/>
        <w:adjustRightInd w:val="0"/>
        <w:spacing w:after="0" w:line="240" w:lineRule="auto"/>
        <w:rPr>
          <w:ins w:id="6336" w:author="Airat Shigapov" w:date="2021-10-27T23:03:00Z"/>
          <w:rFonts w:ascii="Times New Roman" w:hAnsi="Times New Roman" w:cs="Times New Roman"/>
          <w:sz w:val="20"/>
          <w:szCs w:val="20"/>
          <w:lang w:val="en-US"/>
          <w:rPrChange w:id="6337" w:author="Airat Shigapov" w:date="2021-10-27T23:08:00Z">
            <w:rPr>
              <w:ins w:id="6338" w:author="Airat Shigapov" w:date="2021-10-27T23:03:00Z"/>
              <w:rFonts w:ascii="Consolas" w:hAnsi="Consolas" w:cs="Consolas"/>
              <w:color w:val="000000"/>
              <w:sz w:val="19"/>
              <w:szCs w:val="19"/>
            </w:rPr>
          </w:rPrChange>
        </w:rPr>
      </w:pPr>
      <w:ins w:id="6339" w:author="Airat Shigapov" w:date="2021-10-27T23:03:00Z">
        <w:r w:rsidRPr="008C09BE">
          <w:rPr>
            <w:rFonts w:ascii="Times New Roman" w:hAnsi="Times New Roman" w:cs="Times New Roman"/>
            <w:sz w:val="20"/>
            <w:szCs w:val="20"/>
            <w:lang w:val="en-US"/>
            <w:rPrChange w:id="6340"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6341" w:author="Airat Shigapov" w:date="2021-10-27T23:08:00Z">
              <w:rPr>
                <w:rFonts w:ascii="Consolas" w:hAnsi="Consolas" w:cs="Consolas"/>
                <w:color w:val="FF0000"/>
                <w:sz w:val="19"/>
                <w:szCs w:val="19"/>
              </w:rPr>
            </w:rPrChange>
          </w:rPr>
          <w:t xml:space="preserve"> </w:t>
        </w:r>
        <w:proofErr w:type="spellStart"/>
        <w:r w:rsidRPr="008C09BE">
          <w:rPr>
            <w:rFonts w:ascii="Times New Roman" w:hAnsi="Times New Roman" w:cs="Times New Roman"/>
            <w:sz w:val="20"/>
            <w:szCs w:val="20"/>
            <w:lang w:val="en-US"/>
            <w:rPrChange w:id="6342" w:author="Airat Shigapov" w:date="2021-10-27T23:08:00Z">
              <w:rPr>
                <w:rFonts w:ascii="Consolas" w:hAnsi="Consolas" w:cs="Consolas"/>
                <w:color w:val="FF0000"/>
                <w:sz w:val="19"/>
                <w:szCs w:val="19"/>
              </w:rPr>
            </w:rPrChange>
          </w:rPr>
          <w:t>LostFocus</w:t>
        </w:r>
        <w:proofErr w:type="spellEnd"/>
        <w:r w:rsidRPr="008C09BE">
          <w:rPr>
            <w:rFonts w:ascii="Times New Roman" w:hAnsi="Times New Roman" w:cs="Times New Roman"/>
            <w:sz w:val="20"/>
            <w:szCs w:val="20"/>
            <w:lang w:val="en-US"/>
            <w:rPrChange w:id="6343" w:author="Airat Shigapov" w:date="2021-10-27T23:08:00Z">
              <w:rPr>
                <w:rFonts w:ascii="Consolas" w:hAnsi="Consolas" w:cs="Consolas"/>
                <w:color w:val="0000FF"/>
                <w:sz w:val="19"/>
                <w:szCs w:val="19"/>
              </w:rPr>
            </w:rPrChange>
          </w:rPr>
          <w:t>="</w:t>
        </w:r>
        <w:proofErr w:type="spellStart"/>
        <w:r w:rsidRPr="008C09BE">
          <w:rPr>
            <w:rFonts w:ascii="Times New Roman" w:hAnsi="Times New Roman" w:cs="Times New Roman"/>
            <w:sz w:val="20"/>
            <w:szCs w:val="20"/>
            <w:lang w:val="en-US"/>
            <w:rPrChange w:id="6344" w:author="Airat Shigapov" w:date="2021-10-27T23:08:00Z">
              <w:rPr>
                <w:rFonts w:ascii="Consolas" w:hAnsi="Consolas" w:cs="Consolas"/>
                <w:color w:val="0000FF"/>
                <w:sz w:val="19"/>
                <w:szCs w:val="19"/>
              </w:rPr>
            </w:rPrChange>
          </w:rPr>
          <w:t>Discription_LostFocus</w:t>
        </w:r>
        <w:proofErr w:type="spellEnd"/>
        <w:r w:rsidRPr="008C09BE">
          <w:rPr>
            <w:rFonts w:ascii="Times New Roman" w:hAnsi="Times New Roman" w:cs="Times New Roman"/>
            <w:sz w:val="20"/>
            <w:szCs w:val="20"/>
            <w:lang w:val="en-US"/>
            <w:rPrChange w:id="6345" w:author="Airat Shigapov" w:date="2021-10-27T23:08:00Z">
              <w:rPr>
                <w:rFonts w:ascii="Consolas" w:hAnsi="Consolas" w:cs="Consolas"/>
                <w:color w:val="0000FF"/>
                <w:sz w:val="19"/>
                <w:szCs w:val="19"/>
              </w:rPr>
            </w:rPrChange>
          </w:rPr>
          <w:t>"</w:t>
        </w:r>
      </w:ins>
    </w:p>
    <w:p w14:paraId="7F7C6E32" w14:textId="77777777" w:rsidR="001118C1" w:rsidRPr="008C09BE" w:rsidRDefault="001118C1" w:rsidP="001118C1">
      <w:pPr>
        <w:autoSpaceDE w:val="0"/>
        <w:autoSpaceDN w:val="0"/>
        <w:adjustRightInd w:val="0"/>
        <w:spacing w:after="0" w:line="240" w:lineRule="auto"/>
        <w:rPr>
          <w:ins w:id="6346" w:author="Airat Shigapov" w:date="2021-10-27T23:03:00Z"/>
          <w:rFonts w:ascii="Times New Roman" w:hAnsi="Times New Roman" w:cs="Times New Roman"/>
          <w:sz w:val="20"/>
          <w:szCs w:val="20"/>
          <w:lang w:val="en-US"/>
          <w:rPrChange w:id="6347" w:author="Airat Shigapov" w:date="2021-10-27T23:08:00Z">
            <w:rPr>
              <w:ins w:id="6348" w:author="Airat Shigapov" w:date="2021-10-27T23:03:00Z"/>
              <w:rFonts w:ascii="Consolas" w:hAnsi="Consolas" w:cs="Consolas"/>
              <w:color w:val="000000"/>
              <w:sz w:val="19"/>
              <w:szCs w:val="19"/>
            </w:rPr>
          </w:rPrChange>
        </w:rPr>
      </w:pPr>
      <w:ins w:id="6349" w:author="Airat Shigapov" w:date="2021-10-27T23:03:00Z">
        <w:r w:rsidRPr="008C09BE">
          <w:rPr>
            <w:rFonts w:ascii="Times New Roman" w:hAnsi="Times New Roman" w:cs="Times New Roman"/>
            <w:sz w:val="20"/>
            <w:szCs w:val="20"/>
            <w:lang w:val="en-US"/>
            <w:rPrChange w:id="6350"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6351" w:author="Airat Shigapov" w:date="2021-10-27T23:08:00Z">
              <w:rPr>
                <w:rFonts w:ascii="Consolas" w:hAnsi="Consolas" w:cs="Consolas"/>
                <w:color w:val="FF0000"/>
                <w:sz w:val="19"/>
                <w:szCs w:val="19"/>
              </w:rPr>
            </w:rPrChange>
          </w:rPr>
          <w:t xml:space="preserve"> Text</w:t>
        </w:r>
        <w:r w:rsidRPr="008C09BE">
          <w:rPr>
            <w:rFonts w:ascii="Times New Roman" w:hAnsi="Times New Roman" w:cs="Times New Roman"/>
            <w:sz w:val="20"/>
            <w:szCs w:val="20"/>
            <w:lang w:val="en-US"/>
            <w:rPrChange w:id="6352" w:author="Airat Shigapov" w:date="2021-10-27T23:08:00Z">
              <w:rPr>
                <w:rFonts w:ascii="Consolas" w:hAnsi="Consolas" w:cs="Consolas"/>
                <w:color w:val="0000FF"/>
                <w:sz w:val="19"/>
                <w:szCs w:val="19"/>
              </w:rPr>
            </w:rPrChange>
          </w:rPr>
          <w:t>="</w:t>
        </w:r>
        <w:r w:rsidRPr="008C09BE">
          <w:rPr>
            <w:rFonts w:ascii="Times New Roman" w:hAnsi="Times New Roman" w:cs="Times New Roman"/>
            <w:sz w:val="20"/>
            <w:szCs w:val="20"/>
            <w:rPrChange w:id="6353" w:author="Airat Shigapov" w:date="2021-10-27T23:08:00Z">
              <w:rPr>
                <w:rFonts w:ascii="Consolas" w:hAnsi="Consolas" w:cs="Consolas"/>
                <w:color w:val="0000FF"/>
                <w:sz w:val="19"/>
                <w:szCs w:val="19"/>
              </w:rPr>
            </w:rPrChange>
          </w:rPr>
          <w:t>Подробное</w:t>
        </w:r>
        <w:r w:rsidRPr="008C09BE">
          <w:rPr>
            <w:rFonts w:ascii="Times New Roman" w:hAnsi="Times New Roman" w:cs="Times New Roman"/>
            <w:sz w:val="20"/>
            <w:szCs w:val="20"/>
            <w:lang w:val="en-US"/>
            <w:rPrChange w:id="6354" w:author="Airat Shigapov" w:date="2021-10-27T23:08:00Z">
              <w:rPr>
                <w:rFonts w:ascii="Consolas" w:hAnsi="Consolas" w:cs="Consolas"/>
                <w:color w:val="0000FF"/>
                <w:sz w:val="19"/>
                <w:szCs w:val="19"/>
              </w:rPr>
            </w:rPrChange>
          </w:rPr>
          <w:t xml:space="preserve"> </w:t>
        </w:r>
        <w:r w:rsidRPr="008C09BE">
          <w:rPr>
            <w:rFonts w:ascii="Times New Roman" w:hAnsi="Times New Roman" w:cs="Times New Roman"/>
            <w:sz w:val="20"/>
            <w:szCs w:val="20"/>
            <w:rPrChange w:id="6355" w:author="Airat Shigapov" w:date="2021-10-27T23:08:00Z">
              <w:rPr>
                <w:rFonts w:ascii="Consolas" w:hAnsi="Consolas" w:cs="Consolas"/>
                <w:color w:val="0000FF"/>
                <w:sz w:val="19"/>
                <w:szCs w:val="19"/>
              </w:rPr>
            </w:rPrChange>
          </w:rPr>
          <w:t>описание</w:t>
        </w:r>
        <w:r w:rsidRPr="008C09BE">
          <w:rPr>
            <w:rFonts w:ascii="Times New Roman" w:hAnsi="Times New Roman" w:cs="Times New Roman"/>
            <w:sz w:val="20"/>
            <w:szCs w:val="20"/>
            <w:lang w:val="en-US"/>
            <w:rPrChange w:id="6356" w:author="Airat Shigapov" w:date="2021-10-27T23:08:00Z">
              <w:rPr>
                <w:rFonts w:ascii="Consolas" w:hAnsi="Consolas" w:cs="Consolas"/>
                <w:color w:val="0000FF"/>
                <w:sz w:val="19"/>
                <w:szCs w:val="19"/>
              </w:rPr>
            </w:rPrChange>
          </w:rPr>
          <w:t xml:space="preserve"> </w:t>
        </w:r>
        <w:r w:rsidRPr="008C09BE">
          <w:rPr>
            <w:rFonts w:ascii="Times New Roman" w:hAnsi="Times New Roman" w:cs="Times New Roman"/>
            <w:sz w:val="20"/>
            <w:szCs w:val="20"/>
            <w:rPrChange w:id="6357" w:author="Airat Shigapov" w:date="2021-10-27T23:08:00Z">
              <w:rPr>
                <w:rFonts w:ascii="Consolas" w:hAnsi="Consolas" w:cs="Consolas"/>
                <w:color w:val="0000FF"/>
                <w:sz w:val="19"/>
                <w:szCs w:val="19"/>
              </w:rPr>
            </w:rPrChange>
          </w:rPr>
          <w:t>товара</w:t>
        </w:r>
        <w:r w:rsidRPr="008C09BE">
          <w:rPr>
            <w:rFonts w:ascii="Times New Roman" w:hAnsi="Times New Roman" w:cs="Times New Roman"/>
            <w:sz w:val="20"/>
            <w:szCs w:val="20"/>
            <w:lang w:val="en-US"/>
            <w:rPrChange w:id="6358" w:author="Airat Shigapov" w:date="2021-10-27T23:08:00Z">
              <w:rPr>
                <w:rFonts w:ascii="Consolas" w:hAnsi="Consolas" w:cs="Consolas"/>
                <w:color w:val="0000FF"/>
                <w:sz w:val="19"/>
                <w:szCs w:val="19"/>
              </w:rPr>
            </w:rPrChange>
          </w:rPr>
          <w:t>"</w:t>
        </w:r>
      </w:ins>
    </w:p>
    <w:p w14:paraId="639C7830" w14:textId="77777777" w:rsidR="001118C1" w:rsidRPr="008C09BE" w:rsidRDefault="001118C1" w:rsidP="001118C1">
      <w:pPr>
        <w:autoSpaceDE w:val="0"/>
        <w:autoSpaceDN w:val="0"/>
        <w:adjustRightInd w:val="0"/>
        <w:spacing w:after="0" w:line="240" w:lineRule="auto"/>
        <w:rPr>
          <w:ins w:id="6359" w:author="Airat Shigapov" w:date="2021-10-27T23:03:00Z"/>
          <w:rFonts w:ascii="Times New Roman" w:hAnsi="Times New Roman" w:cs="Times New Roman"/>
          <w:sz w:val="20"/>
          <w:szCs w:val="20"/>
          <w:lang w:val="en-US"/>
          <w:rPrChange w:id="6360" w:author="Airat Shigapov" w:date="2021-10-27T23:08:00Z">
            <w:rPr>
              <w:ins w:id="6361" w:author="Airat Shigapov" w:date="2021-10-27T23:03:00Z"/>
              <w:rFonts w:ascii="Consolas" w:hAnsi="Consolas" w:cs="Consolas"/>
              <w:color w:val="000000"/>
              <w:sz w:val="19"/>
              <w:szCs w:val="19"/>
            </w:rPr>
          </w:rPrChange>
        </w:rPr>
      </w:pPr>
      <w:ins w:id="6362" w:author="Airat Shigapov" w:date="2021-10-27T23:03:00Z">
        <w:r w:rsidRPr="008C09BE">
          <w:rPr>
            <w:rFonts w:ascii="Times New Roman" w:hAnsi="Times New Roman" w:cs="Times New Roman"/>
            <w:sz w:val="20"/>
            <w:szCs w:val="20"/>
            <w:lang w:val="en-US"/>
            <w:rPrChange w:id="6363"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6364" w:author="Airat Shigapov" w:date="2021-10-27T23:08:00Z">
              <w:rPr>
                <w:rFonts w:ascii="Consolas" w:hAnsi="Consolas" w:cs="Consolas"/>
                <w:color w:val="FF0000"/>
                <w:sz w:val="19"/>
                <w:szCs w:val="19"/>
              </w:rPr>
            </w:rPrChange>
          </w:rPr>
          <w:t xml:space="preserve"> </w:t>
        </w:r>
        <w:proofErr w:type="spellStart"/>
        <w:r w:rsidRPr="008C09BE">
          <w:rPr>
            <w:rFonts w:ascii="Times New Roman" w:hAnsi="Times New Roman" w:cs="Times New Roman"/>
            <w:sz w:val="20"/>
            <w:szCs w:val="20"/>
            <w:lang w:val="en-US"/>
            <w:rPrChange w:id="6365" w:author="Airat Shigapov" w:date="2021-10-27T23:08:00Z">
              <w:rPr>
                <w:rFonts w:ascii="Consolas" w:hAnsi="Consolas" w:cs="Consolas"/>
                <w:color w:val="FF0000"/>
                <w:sz w:val="19"/>
                <w:szCs w:val="19"/>
              </w:rPr>
            </w:rPrChange>
          </w:rPr>
          <w:t>TextWrapping</w:t>
        </w:r>
        <w:proofErr w:type="spellEnd"/>
        <w:r w:rsidRPr="008C09BE">
          <w:rPr>
            <w:rFonts w:ascii="Times New Roman" w:hAnsi="Times New Roman" w:cs="Times New Roman"/>
            <w:sz w:val="20"/>
            <w:szCs w:val="20"/>
            <w:lang w:val="en-US"/>
            <w:rPrChange w:id="6366" w:author="Airat Shigapov" w:date="2021-10-27T23:08:00Z">
              <w:rPr>
                <w:rFonts w:ascii="Consolas" w:hAnsi="Consolas" w:cs="Consolas"/>
                <w:color w:val="0000FF"/>
                <w:sz w:val="19"/>
                <w:szCs w:val="19"/>
              </w:rPr>
            </w:rPrChange>
          </w:rPr>
          <w:t>="Wrap"</w:t>
        </w:r>
      </w:ins>
    </w:p>
    <w:p w14:paraId="04BBA561" w14:textId="77777777" w:rsidR="001118C1" w:rsidRPr="008C09BE" w:rsidRDefault="001118C1" w:rsidP="001118C1">
      <w:pPr>
        <w:autoSpaceDE w:val="0"/>
        <w:autoSpaceDN w:val="0"/>
        <w:adjustRightInd w:val="0"/>
        <w:spacing w:after="0" w:line="240" w:lineRule="auto"/>
        <w:rPr>
          <w:ins w:id="6367" w:author="Airat Shigapov" w:date="2021-10-27T23:03:00Z"/>
          <w:rFonts w:ascii="Times New Roman" w:hAnsi="Times New Roman" w:cs="Times New Roman"/>
          <w:sz w:val="20"/>
          <w:szCs w:val="20"/>
          <w:lang w:val="en-US"/>
          <w:rPrChange w:id="6368" w:author="Airat Shigapov" w:date="2021-10-27T23:08:00Z">
            <w:rPr>
              <w:ins w:id="6369" w:author="Airat Shigapov" w:date="2021-10-27T23:03:00Z"/>
              <w:rFonts w:ascii="Consolas" w:hAnsi="Consolas" w:cs="Consolas"/>
              <w:color w:val="000000"/>
              <w:sz w:val="19"/>
              <w:szCs w:val="19"/>
            </w:rPr>
          </w:rPrChange>
        </w:rPr>
      </w:pPr>
      <w:ins w:id="6370" w:author="Airat Shigapov" w:date="2021-10-27T23:03:00Z">
        <w:r w:rsidRPr="008C09BE">
          <w:rPr>
            <w:rFonts w:ascii="Times New Roman" w:hAnsi="Times New Roman" w:cs="Times New Roman"/>
            <w:sz w:val="20"/>
            <w:szCs w:val="20"/>
            <w:lang w:val="en-US"/>
            <w:rPrChange w:id="6371"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6372" w:author="Airat Shigapov" w:date="2021-10-27T23:08:00Z">
              <w:rPr>
                <w:rFonts w:ascii="Consolas" w:hAnsi="Consolas" w:cs="Consolas"/>
                <w:color w:val="FF0000"/>
                <w:sz w:val="19"/>
                <w:szCs w:val="19"/>
              </w:rPr>
            </w:rPrChange>
          </w:rPr>
          <w:t xml:space="preserve"> </w:t>
        </w:r>
        <w:proofErr w:type="spellStart"/>
        <w:r w:rsidRPr="008C09BE">
          <w:rPr>
            <w:rFonts w:ascii="Times New Roman" w:hAnsi="Times New Roman" w:cs="Times New Roman"/>
            <w:sz w:val="20"/>
            <w:szCs w:val="20"/>
            <w:lang w:val="en-US"/>
            <w:rPrChange w:id="6373" w:author="Airat Shigapov" w:date="2021-10-27T23:08:00Z">
              <w:rPr>
                <w:rFonts w:ascii="Consolas" w:hAnsi="Consolas" w:cs="Consolas"/>
                <w:color w:val="FF0000"/>
                <w:sz w:val="19"/>
                <w:szCs w:val="19"/>
              </w:rPr>
            </w:rPrChange>
          </w:rPr>
          <w:t>VerticalContentAlignment</w:t>
        </w:r>
        <w:proofErr w:type="spellEnd"/>
        <w:r w:rsidRPr="008C09BE">
          <w:rPr>
            <w:rFonts w:ascii="Times New Roman" w:hAnsi="Times New Roman" w:cs="Times New Roman"/>
            <w:sz w:val="20"/>
            <w:szCs w:val="20"/>
            <w:lang w:val="en-US"/>
            <w:rPrChange w:id="6374" w:author="Airat Shigapov" w:date="2021-10-27T23:08:00Z">
              <w:rPr>
                <w:rFonts w:ascii="Consolas" w:hAnsi="Consolas" w:cs="Consolas"/>
                <w:color w:val="0000FF"/>
                <w:sz w:val="19"/>
                <w:szCs w:val="19"/>
              </w:rPr>
            </w:rPrChange>
          </w:rPr>
          <w:t>="Top"</w:t>
        </w:r>
      </w:ins>
    </w:p>
    <w:p w14:paraId="2DC428D8" w14:textId="77777777" w:rsidR="001118C1" w:rsidRPr="008C09BE" w:rsidRDefault="001118C1" w:rsidP="001118C1">
      <w:pPr>
        <w:autoSpaceDE w:val="0"/>
        <w:autoSpaceDN w:val="0"/>
        <w:adjustRightInd w:val="0"/>
        <w:spacing w:after="0" w:line="240" w:lineRule="auto"/>
        <w:rPr>
          <w:ins w:id="6375" w:author="Airat Shigapov" w:date="2021-10-27T23:03:00Z"/>
          <w:rFonts w:ascii="Times New Roman" w:hAnsi="Times New Roman" w:cs="Times New Roman"/>
          <w:sz w:val="20"/>
          <w:szCs w:val="20"/>
          <w:lang w:val="en-US"/>
          <w:rPrChange w:id="6376" w:author="Airat Shigapov" w:date="2021-10-27T23:08:00Z">
            <w:rPr>
              <w:ins w:id="6377" w:author="Airat Shigapov" w:date="2021-10-27T23:03:00Z"/>
              <w:rFonts w:ascii="Consolas" w:hAnsi="Consolas" w:cs="Consolas"/>
              <w:color w:val="000000"/>
              <w:sz w:val="19"/>
              <w:szCs w:val="19"/>
            </w:rPr>
          </w:rPrChange>
        </w:rPr>
      </w:pPr>
      <w:ins w:id="6378" w:author="Airat Shigapov" w:date="2021-10-27T23:03:00Z">
        <w:r w:rsidRPr="008C09BE">
          <w:rPr>
            <w:rFonts w:ascii="Times New Roman" w:hAnsi="Times New Roman" w:cs="Times New Roman"/>
            <w:sz w:val="20"/>
            <w:szCs w:val="20"/>
            <w:lang w:val="en-US"/>
            <w:rPrChange w:id="6379"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6380" w:author="Airat Shigapov" w:date="2021-10-27T23:08:00Z">
              <w:rPr>
                <w:rFonts w:ascii="Consolas" w:hAnsi="Consolas" w:cs="Consolas"/>
                <w:color w:val="FF0000"/>
                <w:sz w:val="19"/>
                <w:szCs w:val="19"/>
              </w:rPr>
            </w:rPrChange>
          </w:rPr>
          <w:t xml:space="preserve"> Margin</w:t>
        </w:r>
        <w:r w:rsidRPr="008C09BE">
          <w:rPr>
            <w:rFonts w:ascii="Times New Roman" w:hAnsi="Times New Roman" w:cs="Times New Roman"/>
            <w:sz w:val="20"/>
            <w:szCs w:val="20"/>
            <w:lang w:val="en-US"/>
            <w:rPrChange w:id="6381" w:author="Airat Shigapov" w:date="2021-10-27T23:08:00Z">
              <w:rPr>
                <w:rFonts w:ascii="Consolas" w:hAnsi="Consolas" w:cs="Consolas"/>
                <w:color w:val="0000FF"/>
                <w:sz w:val="19"/>
                <w:szCs w:val="19"/>
              </w:rPr>
            </w:rPrChange>
          </w:rPr>
          <w:t>="0,20,0,0"</w:t>
        </w:r>
      </w:ins>
    </w:p>
    <w:p w14:paraId="595FBF8F" w14:textId="77777777" w:rsidR="001118C1" w:rsidRPr="008C09BE" w:rsidRDefault="001118C1" w:rsidP="001118C1">
      <w:pPr>
        <w:autoSpaceDE w:val="0"/>
        <w:autoSpaceDN w:val="0"/>
        <w:adjustRightInd w:val="0"/>
        <w:spacing w:after="0" w:line="240" w:lineRule="auto"/>
        <w:rPr>
          <w:ins w:id="6382" w:author="Airat Shigapov" w:date="2021-10-27T23:03:00Z"/>
          <w:rFonts w:ascii="Times New Roman" w:hAnsi="Times New Roman" w:cs="Times New Roman"/>
          <w:sz w:val="20"/>
          <w:szCs w:val="20"/>
          <w:lang w:val="en-US"/>
          <w:rPrChange w:id="6383" w:author="Airat Shigapov" w:date="2021-10-27T23:08:00Z">
            <w:rPr>
              <w:ins w:id="6384" w:author="Airat Shigapov" w:date="2021-10-27T23:03:00Z"/>
              <w:rFonts w:ascii="Consolas" w:hAnsi="Consolas" w:cs="Consolas"/>
              <w:color w:val="000000"/>
              <w:sz w:val="19"/>
              <w:szCs w:val="19"/>
            </w:rPr>
          </w:rPrChange>
        </w:rPr>
      </w:pPr>
      <w:ins w:id="6385" w:author="Airat Shigapov" w:date="2021-10-27T23:03:00Z">
        <w:r w:rsidRPr="008C09BE">
          <w:rPr>
            <w:rFonts w:ascii="Times New Roman" w:hAnsi="Times New Roman" w:cs="Times New Roman"/>
            <w:sz w:val="20"/>
            <w:szCs w:val="20"/>
            <w:lang w:val="en-US"/>
            <w:rPrChange w:id="6386"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6387" w:author="Airat Shigapov" w:date="2021-10-27T23:08:00Z">
              <w:rPr>
                <w:rFonts w:ascii="Consolas" w:hAnsi="Consolas" w:cs="Consolas"/>
                <w:color w:val="FF0000"/>
                <w:sz w:val="19"/>
                <w:szCs w:val="19"/>
              </w:rPr>
            </w:rPrChange>
          </w:rPr>
          <w:t xml:space="preserve"> Width</w:t>
        </w:r>
        <w:r w:rsidRPr="008C09BE">
          <w:rPr>
            <w:rFonts w:ascii="Times New Roman" w:hAnsi="Times New Roman" w:cs="Times New Roman"/>
            <w:sz w:val="20"/>
            <w:szCs w:val="20"/>
            <w:lang w:val="en-US"/>
            <w:rPrChange w:id="6388" w:author="Airat Shigapov" w:date="2021-10-27T23:08:00Z">
              <w:rPr>
                <w:rFonts w:ascii="Consolas" w:hAnsi="Consolas" w:cs="Consolas"/>
                <w:color w:val="0000FF"/>
                <w:sz w:val="19"/>
                <w:szCs w:val="19"/>
              </w:rPr>
            </w:rPrChange>
          </w:rPr>
          <w:t>="Auto"</w:t>
        </w:r>
        <w:r w:rsidRPr="008C09BE">
          <w:rPr>
            <w:rFonts w:ascii="Times New Roman" w:hAnsi="Times New Roman" w:cs="Times New Roman"/>
            <w:sz w:val="20"/>
            <w:szCs w:val="20"/>
            <w:lang w:val="en-US"/>
            <w:rPrChange w:id="6389" w:author="Airat Shigapov" w:date="2021-10-27T23:08:00Z">
              <w:rPr>
                <w:rFonts w:ascii="Consolas" w:hAnsi="Consolas" w:cs="Consolas"/>
                <w:color w:val="000000"/>
                <w:sz w:val="19"/>
                <w:szCs w:val="19"/>
              </w:rPr>
            </w:rPrChange>
          </w:rPr>
          <w:t xml:space="preserve"> </w:t>
        </w:r>
      </w:ins>
    </w:p>
    <w:p w14:paraId="4944A9AA" w14:textId="77777777" w:rsidR="001118C1" w:rsidRPr="008C09BE" w:rsidRDefault="001118C1" w:rsidP="001118C1">
      <w:pPr>
        <w:autoSpaceDE w:val="0"/>
        <w:autoSpaceDN w:val="0"/>
        <w:adjustRightInd w:val="0"/>
        <w:spacing w:after="0" w:line="240" w:lineRule="auto"/>
        <w:rPr>
          <w:ins w:id="6390" w:author="Airat Shigapov" w:date="2021-10-27T23:03:00Z"/>
          <w:rFonts w:ascii="Times New Roman" w:hAnsi="Times New Roman" w:cs="Times New Roman"/>
          <w:sz w:val="20"/>
          <w:szCs w:val="20"/>
          <w:lang w:val="en-US"/>
          <w:rPrChange w:id="6391" w:author="Airat Shigapov" w:date="2021-10-27T23:08:00Z">
            <w:rPr>
              <w:ins w:id="6392" w:author="Airat Shigapov" w:date="2021-10-27T23:03:00Z"/>
              <w:rFonts w:ascii="Consolas" w:hAnsi="Consolas" w:cs="Consolas"/>
              <w:color w:val="000000"/>
              <w:sz w:val="19"/>
              <w:szCs w:val="19"/>
            </w:rPr>
          </w:rPrChange>
        </w:rPr>
      </w:pPr>
      <w:ins w:id="6393" w:author="Airat Shigapov" w:date="2021-10-27T23:03:00Z">
        <w:r w:rsidRPr="008C09BE">
          <w:rPr>
            <w:rFonts w:ascii="Times New Roman" w:hAnsi="Times New Roman" w:cs="Times New Roman"/>
            <w:sz w:val="20"/>
            <w:szCs w:val="20"/>
            <w:lang w:val="en-US"/>
            <w:rPrChange w:id="6394"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6395" w:author="Airat Shigapov" w:date="2021-10-27T23:08:00Z">
              <w:rPr>
                <w:rFonts w:ascii="Consolas" w:hAnsi="Consolas" w:cs="Consolas"/>
                <w:color w:val="FF0000"/>
                <w:sz w:val="19"/>
                <w:szCs w:val="19"/>
              </w:rPr>
            </w:rPrChange>
          </w:rPr>
          <w:t xml:space="preserve"> </w:t>
        </w:r>
        <w:proofErr w:type="spellStart"/>
        <w:r w:rsidRPr="008C09BE">
          <w:rPr>
            <w:rFonts w:ascii="Times New Roman" w:hAnsi="Times New Roman" w:cs="Times New Roman"/>
            <w:sz w:val="20"/>
            <w:szCs w:val="20"/>
            <w:lang w:val="en-US"/>
            <w:rPrChange w:id="6396" w:author="Airat Shigapov" w:date="2021-10-27T23:08:00Z">
              <w:rPr>
                <w:rFonts w:ascii="Consolas" w:hAnsi="Consolas" w:cs="Consolas"/>
                <w:color w:val="FF0000"/>
                <w:sz w:val="19"/>
                <w:szCs w:val="19"/>
              </w:rPr>
            </w:rPrChange>
          </w:rPr>
          <w:t>HorizontalAlignment</w:t>
        </w:r>
        <w:proofErr w:type="spellEnd"/>
        <w:r w:rsidRPr="008C09BE">
          <w:rPr>
            <w:rFonts w:ascii="Times New Roman" w:hAnsi="Times New Roman" w:cs="Times New Roman"/>
            <w:sz w:val="20"/>
            <w:szCs w:val="20"/>
            <w:lang w:val="en-US"/>
            <w:rPrChange w:id="6397" w:author="Airat Shigapov" w:date="2021-10-27T23:08:00Z">
              <w:rPr>
                <w:rFonts w:ascii="Consolas" w:hAnsi="Consolas" w:cs="Consolas"/>
                <w:color w:val="0000FF"/>
                <w:sz w:val="19"/>
                <w:szCs w:val="19"/>
              </w:rPr>
            </w:rPrChange>
          </w:rPr>
          <w:t>="Stretch"/&gt;</w:t>
        </w:r>
      </w:ins>
    </w:p>
    <w:p w14:paraId="6A2DBAFE" w14:textId="77777777" w:rsidR="001118C1" w:rsidRPr="008C09BE" w:rsidRDefault="001118C1" w:rsidP="001118C1">
      <w:pPr>
        <w:autoSpaceDE w:val="0"/>
        <w:autoSpaceDN w:val="0"/>
        <w:adjustRightInd w:val="0"/>
        <w:spacing w:after="0" w:line="240" w:lineRule="auto"/>
        <w:rPr>
          <w:ins w:id="6398" w:author="Airat Shigapov" w:date="2021-10-27T23:03:00Z"/>
          <w:rFonts w:ascii="Times New Roman" w:hAnsi="Times New Roman" w:cs="Times New Roman"/>
          <w:sz w:val="20"/>
          <w:szCs w:val="20"/>
          <w:lang w:val="en-US"/>
          <w:rPrChange w:id="6399" w:author="Airat Shigapov" w:date="2021-10-27T23:08:00Z">
            <w:rPr>
              <w:ins w:id="6400" w:author="Airat Shigapov" w:date="2021-10-27T23:03:00Z"/>
              <w:rFonts w:ascii="Consolas" w:hAnsi="Consolas" w:cs="Consolas"/>
              <w:color w:val="000000"/>
              <w:sz w:val="19"/>
              <w:szCs w:val="19"/>
            </w:rPr>
          </w:rPrChange>
        </w:rPr>
      </w:pPr>
      <w:ins w:id="6401" w:author="Airat Shigapov" w:date="2021-10-27T23:03:00Z">
        <w:r w:rsidRPr="008C09BE">
          <w:rPr>
            <w:rFonts w:ascii="Times New Roman" w:hAnsi="Times New Roman" w:cs="Times New Roman"/>
            <w:sz w:val="20"/>
            <w:szCs w:val="20"/>
            <w:lang w:val="en-US"/>
            <w:rPrChange w:id="6402"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6403" w:author="Airat Shigapov" w:date="2021-10-27T23:08:00Z">
              <w:rPr>
                <w:rFonts w:ascii="Consolas" w:hAnsi="Consolas" w:cs="Consolas"/>
                <w:color w:val="0000FF"/>
                <w:sz w:val="19"/>
                <w:szCs w:val="19"/>
              </w:rPr>
            </w:rPrChange>
          </w:rPr>
          <w:t>&lt;</w:t>
        </w:r>
        <w:r w:rsidRPr="008C09BE">
          <w:rPr>
            <w:rFonts w:ascii="Times New Roman" w:hAnsi="Times New Roman" w:cs="Times New Roman"/>
            <w:sz w:val="20"/>
            <w:szCs w:val="20"/>
            <w:lang w:val="en-US"/>
            <w:rPrChange w:id="6404" w:author="Airat Shigapov" w:date="2021-10-27T23:08:00Z">
              <w:rPr>
                <w:rFonts w:ascii="Consolas" w:hAnsi="Consolas" w:cs="Consolas"/>
                <w:color w:val="A31515"/>
                <w:sz w:val="19"/>
                <w:szCs w:val="19"/>
              </w:rPr>
            </w:rPrChange>
          </w:rPr>
          <w:t>Button</w:t>
        </w:r>
        <w:r w:rsidRPr="008C09BE">
          <w:rPr>
            <w:rFonts w:ascii="Times New Roman" w:hAnsi="Times New Roman" w:cs="Times New Roman"/>
            <w:sz w:val="20"/>
            <w:szCs w:val="20"/>
            <w:lang w:val="en-US"/>
            <w:rPrChange w:id="6405" w:author="Airat Shigapov" w:date="2021-10-27T23:08:00Z">
              <w:rPr>
                <w:rFonts w:ascii="Consolas" w:hAnsi="Consolas" w:cs="Consolas"/>
                <w:color w:val="FF0000"/>
                <w:sz w:val="19"/>
                <w:szCs w:val="19"/>
              </w:rPr>
            </w:rPrChange>
          </w:rPr>
          <w:t xml:space="preserve"> </w:t>
        </w:r>
        <w:proofErr w:type="gramStart"/>
        <w:r w:rsidRPr="008C09BE">
          <w:rPr>
            <w:rFonts w:ascii="Times New Roman" w:hAnsi="Times New Roman" w:cs="Times New Roman"/>
            <w:sz w:val="20"/>
            <w:szCs w:val="20"/>
            <w:lang w:val="en-US"/>
            <w:rPrChange w:id="6406" w:author="Airat Shigapov" w:date="2021-10-27T23:08:00Z">
              <w:rPr>
                <w:rFonts w:ascii="Consolas" w:hAnsi="Consolas" w:cs="Consolas"/>
                <w:color w:val="FF0000"/>
                <w:sz w:val="19"/>
                <w:szCs w:val="19"/>
              </w:rPr>
            </w:rPrChange>
          </w:rPr>
          <w:t>x</w:t>
        </w:r>
        <w:r w:rsidRPr="008C09BE">
          <w:rPr>
            <w:rFonts w:ascii="Times New Roman" w:hAnsi="Times New Roman" w:cs="Times New Roman"/>
            <w:sz w:val="20"/>
            <w:szCs w:val="20"/>
            <w:lang w:val="en-US"/>
            <w:rPrChange w:id="6407" w:author="Airat Shigapov" w:date="2021-10-27T23:08:00Z">
              <w:rPr>
                <w:rFonts w:ascii="Consolas" w:hAnsi="Consolas" w:cs="Consolas"/>
                <w:color w:val="0000FF"/>
                <w:sz w:val="19"/>
                <w:szCs w:val="19"/>
              </w:rPr>
            </w:rPrChange>
          </w:rPr>
          <w:t>:</w:t>
        </w:r>
        <w:r w:rsidRPr="008C09BE">
          <w:rPr>
            <w:rFonts w:ascii="Times New Roman" w:hAnsi="Times New Roman" w:cs="Times New Roman"/>
            <w:sz w:val="20"/>
            <w:szCs w:val="20"/>
            <w:lang w:val="en-US"/>
            <w:rPrChange w:id="6408" w:author="Airat Shigapov" w:date="2021-10-27T23:08:00Z">
              <w:rPr>
                <w:rFonts w:ascii="Consolas" w:hAnsi="Consolas" w:cs="Consolas"/>
                <w:color w:val="FF0000"/>
                <w:sz w:val="19"/>
                <w:szCs w:val="19"/>
              </w:rPr>
            </w:rPrChange>
          </w:rPr>
          <w:t>Name</w:t>
        </w:r>
        <w:proofErr w:type="gramEnd"/>
        <w:r w:rsidRPr="008C09BE">
          <w:rPr>
            <w:rFonts w:ascii="Times New Roman" w:hAnsi="Times New Roman" w:cs="Times New Roman"/>
            <w:sz w:val="20"/>
            <w:szCs w:val="20"/>
            <w:lang w:val="en-US"/>
            <w:rPrChange w:id="6409" w:author="Airat Shigapov" w:date="2021-10-27T23:08:00Z">
              <w:rPr>
                <w:rFonts w:ascii="Consolas" w:hAnsi="Consolas" w:cs="Consolas"/>
                <w:color w:val="0000FF"/>
                <w:sz w:val="19"/>
                <w:szCs w:val="19"/>
              </w:rPr>
            </w:rPrChange>
          </w:rPr>
          <w:t>="GoBackButton"</w:t>
        </w:r>
        <w:r w:rsidRPr="008C09BE">
          <w:rPr>
            <w:rFonts w:ascii="Times New Roman" w:hAnsi="Times New Roman" w:cs="Times New Roman"/>
            <w:sz w:val="20"/>
            <w:szCs w:val="20"/>
            <w:lang w:val="en-US"/>
            <w:rPrChange w:id="6410" w:author="Airat Shigapov" w:date="2021-10-27T23:08:00Z">
              <w:rPr>
                <w:rFonts w:ascii="Consolas" w:hAnsi="Consolas" w:cs="Consolas"/>
                <w:color w:val="000000"/>
                <w:sz w:val="19"/>
                <w:szCs w:val="19"/>
              </w:rPr>
            </w:rPrChange>
          </w:rPr>
          <w:t xml:space="preserve"> </w:t>
        </w:r>
      </w:ins>
    </w:p>
    <w:p w14:paraId="776B931D" w14:textId="77777777" w:rsidR="001118C1" w:rsidRPr="008C09BE" w:rsidRDefault="001118C1" w:rsidP="001118C1">
      <w:pPr>
        <w:autoSpaceDE w:val="0"/>
        <w:autoSpaceDN w:val="0"/>
        <w:adjustRightInd w:val="0"/>
        <w:spacing w:after="0" w:line="240" w:lineRule="auto"/>
        <w:rPr>
          <w:ins w:id="6411" w:author="Airat Shigapov" w:date="2021-10-27T23:03:00Z"/>
          <w:rFonts w:ascii="Times New Roman" w:hAnsi="Times New Roman" w:cs="Times New Roman"/>
          <w:sz w:val="20"/>
          <w:szCs w:val="20"/>
          <w:lang w:val="en-US"/>
          <w:rPrChange w:id="6412" w:author="Airat Shigapov" w:date="2021-10-27T23:08:00Z">
            <w:rPr>
              <w:ins w:id="6413" w:author="Airat Shigapov" w:date="2021-10-27T23:03:00Z"/>
              <w:rFonts w:ascii="Consolas" w:hAnsi="Consolas" w:cs="Consolas"/>
              <w:color w:val="000000"/>
              <w:sz w:val="19"/>
              <w:szCs w:val="19"/>
            </w:rPr>
          </w:rPrChange>
        </w:rPr>
      </w:pPr>
      <w:ins w:id="6414" w:author="Airat Shigapov" w:date="2021-10-27T23:03:00Z">
        <w:r w:rsidRPr="008C09BE">
          <w:rPr>
            <w:rFonts w:ascii="Times New Roman" w:hAnsi="Times New Roman" w:cs="Times New Roman"/>
            <w:sz w:val="20"/>
            <w:szCs w:val="20"/>
            <w:lang w:val="en-US"/>
            <w:rPrChange w:id="6415"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6416" w:author="Airat Shigapov" w:date="2021-10-27T23:08:00Z">
              <w:rPr>
                <w:rFonts w:ascii="Consolas" w:hAnsi="Consolas" w:cs="Consolas"/>
                <w:color w:val="FF0000"/>
                <w:sz w:val="19"/>
                <w:szCs w:val="19"/>
              </w:rPr>
            </w:rPrChange>
          </w:rPr>
          <w:t xml:space="preserve"> Click</w:t>
        </w:r>
        <w:r w:rsidRPr="008C09BE">
          <w:rPr>
            <w:rFonts w:ascii="Times New Roman" w:hAnsi="Times New Roman" w:cs="Times New Roman"/>
            <w:sz w:val="20"/>
            <w:szCs w:val="20"/>
            <w:lang w:val="en-US"/>
            <w:rPrChange w:id="6417" w:author="Airat Shigapov" w:date="2021-10-27T23:08:00Z">
              <w:rPr>
                <w:rFonts w:ascii="Consolas" w:hAnsi="Consolas" w:cs="Consolas"/>
                <w:color w:val="0000FF"/>
                <w:sz w:val="19"/>
                <w:szCs w:val="19"/>
              </w:rPr>
            </w:rPrChange>
          </w:rPr>
          <w:t>="</w:t>
        </w:r>
        <w:proofErr w:type="spellStart"/>
        <w:r w:rsidRPr="008C09BE">
          <w:rPr>
            <w:rFonts w:ascii="Times New Roman" w:hAnsi="Times New Roman" w:cs="Times New Roman"/>
            <w:sz w:val="20"/>
            <w:szCs w:val="20"/>
            <w:lang w:val="en-US"/>
            <w:rPrChange w:id="6418" w:author="Airat Shigapov" w:date="2021-10-27T23:08:00Z">
              <w:rPr>
                <w:rFonts w:ascii="Consolas" w:hAnsi="Consolas" w:cs="Consolas"/>
                <w:color w:val="0000FF"/>
                <w:sz w:val="19"/>
                <w:szCs w:val="19"/>
              </w:rPr>
            </w:rPrChange>
          </w:rPr>
          <w:t>GoBackButton_Click</w:t>
        </w:r>
        <w:proofErr w:type="spellEnd"/>
        <w:r w:rsidRPr="008C09BE">
          <w:rPr>
            <w:rFonts w:ascii="Times New Roman" w:hAnsi="Times New Roman" w:cs="Times New Roman"/>
            <w:sz w:val="20"/>
            <w:szCs w:val="20"/>
            <w:lang w:val="en-US"/>
            <w:rPrChange w:id="6419" w:author="Airat Shigapov" w:date="2021-10-27T23:08:00Z">
              <w:rPr>
                <w:rFonts w:ascii="Consolas" w:hAnsi="Consolas" w:cs="Consolas"/>
                <w:color w:val="0000FF"/>
                <w:sz w:val="19"/>
                <w:szCs w:val="19"/>
              </w:rPr>
            </w:rPrChange>
          </w:rPr>
          <w:t>"</w:t>
        </w:r>
      </w:ins>
    </w:p>
    <w:p w14:paraId="74F7AE80" w14:textId="77777777" w:rsidR="001118C1" w:rsidRPr="008C09BE" w:rsidRDefault="001118C1" w:rsidP="001118C1">
      <w:pPr>
        <w:autoSpaceDE w:val="0"/>
        <w:autoSpaceDN w:val="0"/>
        <w:adjustRightInd w:val="0"/>
        <w:spacing w:after="0" w:line="240" w:lineRule="auto"/>
        <w:rPr>
          <w:ins w:id="6420" w:author="Airat Shigapov" w:date="2021-10-27T23:03:00Z"/>
          <w:rFonts w:ascii="Times New Roman" w:hAnsi="Times New Roman" w:cs="Times New Roman"/>
          <w:sz w:val="20"/>
          <w:szCs w:val="20"/>
          <w:lang w:val="en-US"/>
          <w:rPrChange w:id="6421" w:author="Airat Shigapov" w:date="2021-10-27T23:08:00Z">
            <w:rPr>
              <w:ins w:id="6422" w:author="Airat Shigapov" w:date="2021-10-27T23:03:00Z"/>
              <w:rFonts w:ascii="Consolas" w:hAnsi="Consolas" w:cs="Consolas"/>
              <w:color w:val="000000"/>
              <w:sz w:val="19"/>
              <w:szCs w:val="19"/>
            </w:rPr>
          </w:rPrChange>
        </w:rPr>
      </w:pPr>
      <w:ins w:id="6423" w:author="Airat Shigapov" w:date="2021-10-27T23:03:00Z">
        <w:r w:rsidRPr="008C09BE">
          <w:rPr>
            <w:rFonts w:ascii="Times New Roman" w:hAnsi="Times New Roman" w:cs="Times New Roman"/>
            <w:sz w:val="20"/>
            <w:szCs w:val="20"/>
            <w:lang w:val="en-US"/>
            <w:rPrChange w:id="6424"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6425" w:author="Airat Shigapov" w:date="2021-10-27T23:08:00Z">
              <w:rPr>
                <w:rFonts w:ascii="Consolas" w:hAnsi="Consolas" w:cs="Consolas"/>
                <w:color w:val="FF0000"/>
                <w:sz w:val="19"/>
                <w:szCs w:val="19"/>
              </w:rPr>
            </w:rPrChange>
          </w:rPr>
          <w:t xml:space="preserve"> Margin</w:t>
        </w:r>
        <w:r w:rsidRPr="008C09BE">
          <w:rPr>
            <w:rFonts w:ascii="Times New Roman" w:hAnsi="Times New Roman" w:cs="Times New Roman"/>
            <w:sz w:val="20"/>
            <w:szCs w:val="20"/>
            <w:lang w:val="en-US"/>
            <w:rPrChange w:id="6426" w:author="Airat Shigapov" w:date="2021-10-27T23:08:00Z">
              <w:rPr>
                <w:rFonts w:ascii="Consolas" w:hAnsi="Consolas" w:cs="Consolas"/>
                <w:color w:val="0000FF"/>
                <w:sz w:val="19"/>
                <w:szCs w:val="19"/>
              </w:rPr>
            </w:rPrChange>
          </w:rPr>
          <w:t>="0,20,0,0"</w:t>
        </w:r>
      </w:ins>
    </w:p>
    <w:p w14:paraId="5CEE6527" w14:textId="77777777" w:rsidR="001118C1" w:rsidRPr="008C09BE" w:rsidRDefault="001118C1" w:rsidP="001118C1">
      <w:pPr>
        <w:autoSpaceDE w:val="0"/>
        <w:autoSpaceDN w:val="0"/>
        <w:adjustRightInd w:val="0"/>
        <w:spacing w:after="0" w:line="240" w:lineRule="auto"/>
        <w:rPr>
          <w:ins w:id="6427" w:author="Airat Shigapov" w:date="2021-10-27T23:03:00Z"/>
          <w:rFonts w:ascii="Times New Roman" w:hAnsi="Times New Roman" w:cs="Times New Roman"/>
          <w:sz w:val="20"/>
          <w:szCs w:val="20"/>
          <w:lang w:val="en-US"/>
          <w:rPrChange w:id="6428" w:author="Airat Shigapov" w:date="2021-10-27T23:08:00Z">
            <w:rPr>
              <w:ins w:id="6429" w:author="Airat Shigapov" w:date="2021-10-27T23:03:00Z"/>
              <w:rFonts w:ascii="Consolas" w:hAnsi="Consolas" w:cs="Consolas"/>
              <w:color w:val="000000"/>
              <w:sz w:val="19"/>
              <w:szCs w:val="19"/>
            </w:rPr>
          </w:rPrChange>
        </w:rPr>
      </w:pPr>
      <w:ins w:id="6430" w:author="Airat Shigapov" w:date="2021-10-27T23:03:00Z">
        <w:r w:rsidRPr="008C09BE">
          <w:rPr>
            <w:rFonts w:ascii="Times New Roman" w:hAnsi="Times New Roman" w:cs="Times New Roman"/>
            <w:sz w:val="20"/>
            <w:szCs w:val="20"/>
            <w:lang w:val="en-US"/>
            <w:rPrChange w:id="6431"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6432" w:author="Airat Shigapov" w:date="2021-10-27T23:08:00Z">
              <w:rPr>
                <w:rFonts w:ascii="Consolas" w:hAnsi="Consolas" w:cs="Consolas"/>
                <w:color w:val="FF0000"/>
                <w:sz w:val="19"/>
                <w:szCs w:val="19"/>
              </w:rPr>
            </w:rPrChange>
          </w:rPr>
          <w:t xml:space="preserve"> </w:t>
        </w:r>
        <w:proofErr w:type="spellStart"/>
        <w:r w:rsidRPr="008C09BE">
          <w:rPr>
            <w:rFonts w:ascii="Times New Roman" w:hAnsi="Times New Roman" w:cs="Times New Roman"/>
            <w:sz w:val="20"/>
            <w:szCs w:val="20"/>
            <w:lang w:val="en-US"/>
            <w:rPrChange w:id="6433" w:author="Airat Shigapov" w:date="2021-10-27T23:08:00Z">
              <w:rPr>
                <w:rFonts w:ascii="Consolas" w:hAnsi="Consolas" w:cs="Consolas"/>
                <w:color w:val="FF0000"/>
                <w:sz w:val="19"/>
                <w:szCs w:val="19"/>
              </w:rPr>
            </w:rPrChange>
          </w:rPr>
          <w:t>FontSize</w:t>
        </w:r>
        <w:proofErr w:type="spellEnd"/>
        <w:r w:rsidRPr="008C09BE">
          <w:rPr>
            <w:rFonts w:ascii="Times New Roman" w:hAnsi="Times New Roman" w:cs="Times New Roman"/>
            <w:sz w:val="20"/>
            <w:szCs w:val="20"/>
            <w:lang w:val="en-US"/>
            <w:rPrChange w:id="6434" w:author="Airat Shigapov" w:date="2021-10-27T23:08:00Z">
              <w:rPr>
                <w:rFonts w:ascii="Consolas" w:hAnsi="Consolas" w:cs="Consolas"/>
                <w:color w:val="0000FF"/>
                <w:sz w:val="19"/>
                <w:szCs w:val="19"/>
              </w:rPr>
            </w:rPrChange>
          </w:rPr>
          <w:t>="16"</w:t>
        </w:r>
      </w:ins>
    </w:p>
    <w:p w14:paraId="40AB5E5D" w14:textId="77777777" w:rsidR="001118C1" w:rsidRPr="008C09BE" w:rsidRDefault="001118C1" w:rsidP="001118C1">
      <w:pPr>
        <w:autoSpaceDE w:val="0"/>
        <w:autoSpaceDN w:val="0"/>
        <w:adjustRightInd w:val="0"/>
        <w:spacing w:after="0" w:line="240" w:lineRule="auto"/>
        <w:rPr>
          <w:ins w:id="6435" w:author="Airat Shigapov" w:date="2021-10-27T23:03:00Z"/>
          <w:rFonts w:ascii="Times New Roman" w:hAnsi="Times New Roman" w:cs="Times New Roman"/>
          <w:sz w:val="20"/>
          <w:szCs w:val="20"/>
          <w:lang w:val="en-US"/>
          <w:rPrChange w:id="6436" w:author="Airat Shigapov" w:date="2021-10-27T23:08:00Z">
            <w:rPr>
              <w:ins w:id="6437" w:author="Airat Shigapov" w:date="2021-10-27T23:03:00Z"/>
              <w:rFonts w:ascii="Consolas" w:hAnsi="Consolas" w:cs="Consolas"/>
              <w:color w:val="000000"/>
              <w:sz w:val="19"/>
              <w:szCs w:val="19"/>
            </w:rPr>
          </w:rPrChange>
        </w:rPr>
      </w:pPr>
      <w:ins w:id="6438" w:author="Airat Shigapov" w:date="2021-10-27T23:03:00Z">
        <w:r w:rsidRPr="008C09BE">
          <w:rPr>
            <w:rFonts w:ascii="Times New Roman" w:hAnsi="Times New Roman" w:cs="Times New Roman"/>
            <w:sz w:val="20"/>
            <w:szCs w:val="20"/>
            <w:lang w:val="en-US"/>
            <w:rPrChange w:id="6439"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6440" w:author="Airat Shigapov" w:date="2021-10-27T23:08:00Z">
              <w:rPr>
                <w:rFonts w:ascii="Consolas" w:hAnsi="Consolas" w:cs="Consolas"/>
                <w:color w:val="FF0000"/>
                <w:sz w:val="19"/>
                <w:szCs w:val="19"/>
              </w:rPr>
            </w:rPrChange>
          </w:rPr>
          <w:t xml:space="preserve"> </w:t>
        </w:r>
        <w:proofErr w:type="spellStart"/>
        <w:r w:rsidRPr="008C09BE">
          <w:rPr>
            <w:rFonts w:ascii="Times New Roman" w:hAnsi="Times New Roman" w:cs="Times New Roman"/>
            <w:sz w:val="20"/>
            <w:szCs w:val="20"/>
            <w:lang w:val="en-US"/>
            <w:rPrChange w:id="6441" w:author="Airat Shigapov" w:date="2021-10-27T23:08:00Z">
              <w:rPr>
                <w:rFonts w:ascii="Consolas" w:hAnsi="Consolas" w:cs="Consolas"/>
                <w:color w:val="FF0000"/>
                <w:sz w:val="19"/>
                <w:szCs w:val="19"/>
              </w:rPr>
            </w:rPrChange>
          </w:rPr>
          <w:t>VerticalAlignment</w:t>
        </w:r>
        <w:proofErr w:type="spellEnd"/>
        <w:r w:rsidRPr="008C09BE">
          <w:rPr>
            <w:rFonts w:ascii="Times New Roman" w:hAnsi="Times New Roman" w:cs="Times New Roman"/>
            <w:sz w:val="20"/>
            <w:szCs w:val="20"/>
            <w:lang w:val="en-US"/>
            <w:rPrChange w:id="6442" w:author="Airat Shigapov" w:date="2021-10-27T23:08:00Z">
              <w:rPr>
                <w:rFonts w:ascii="Consolas" w:hAnsi="Consolas" w:cs="Consolas"/>
                <w:color w:val="0000FF"/>
                <w:sz w:val="19"/>
                <w:szCs w:val="19"/>
              </w:rPr>
            </w:rPrChange>
          </w:rPr>
          <w:t>="Center"</w:t>
        </w:r>
        <w:r w:rsidRPr="008C09BE">
          <w:rPr>
            <w:rFonts w:ascii="Times New Roman" w:hAnsi="Times New Roman" w:cs="Times New Roman"/>
            <w:sz w:val="20"/>
            <w:szCs w:val="20"/>
            <w:lang w:val="en-US"/>
            <w:rPrChange w:id="6443" w:author="Airat Shigapov" w:date="2021-10-27T23:08:00Z">
              <w:rPr>
                <w:rFonts w:ascii="Consolas" w:hAnsi="Consolas" w:cs="Consolas"/>
                <w:color w:val="000000"/>
                <w:sz w:val="19"/>
                <w:szCs w:val="19"/>
              </w:rPr>
            </w:rPrChange>
          </w:rPr>
          <w:t xml:space="preserve"> </w:t>
        </w:r>
      </w:ins>
    </w:p>
    <w:p w14:paraId="094FDD6C" w14:textId="77777777" w:rsidR="001118C1" w:rsidRPr="008C09BE" w:rsidRDefault="001118C1" w:rsidP="001118C1">
      <w:pPr>
        <w:autoSpaceDE w:val="0"/>
        <w:autoSpaceDN w:val="0"/>
        <w:adjustRightInd w:val="0"/>
        <w:spacing w:after="0" w:line="240" w:lineRule="auto"/>
        <w:rPr>
          <w:ins w:id="6444" w:author="Airat Shigapov" w:date="2021-10-27T23:03:00Z"/>
          <w:rFonts w:ascii="Times New Roman" w:hAnsi="Times New Roman" w:cs="Times New Roman"/>
          <w:sz w:val="20"/>
          <w:szCs w:val="20"/>
          <w:lang w:val="en-US"/>
          <w:rPrChange w:id="6445" w:author="Airat Shigapov" w:date="2021-10-27T23:08:00Z">
            <w:rPr>
              <w:ins w:id="6446" w:author="Airat Shigapov" w:date="2021-10-27T23:03:00Z"/>
              <w:rFonts w:ascii="Consolas" w:hAnsi="Consolas" w:cs="Consolas"/>
              <w:color w:val="000000"/>
              <w:sz w:val="19"/>
              <w:szCs w:val="19"/>
            </w:rPr>
          </w:rPrChange>
        </w:rPr>
      </w:pPr>
      <w:ins w:id="6447" w:author="Airat Shigapov" w:date="2021-10-27T23:03:00Z">
        <w:r w:rsidRPr="008C09BE">
          <w:rPr>
            <w:rFonts w:ascii="Times New Roman" w:hAnsi="Times New Roman" w:cs="Times New Roman"/>
            <w:sz w:val="20"/>
            <w:szCs w:val="20"/>
            <w:lang w:val="en-US"/>
            <w:rPrChange w:id="6448" w:author="Airat Shigapov" w:date="2021-10-27T23:08:00Z">
              <w:rPr>
                <w:rFonts w:ascii="Consolas" w:hAnsi="Consolas" w:cs="Consolas"/>
                <w:color w:val="000000"/>
                <w:sz w:val="19"/>
                <w:szCs w:val="19"/>
              </w:rPr>
            </w:rPrChange>
          </w:rPr>
          <w:lastRenderedPageBreak/>
          <w:t xml:space="preserve">                   </w:t>
        </w:r>
        <w:r w:rsidRPr="008C09BE">
          <w:rPr>
            <w:rFonts w:ascii="Times New Roman" w:hAnsi="Times New Roman" w:cs="Times New Roman"/>
            <w:sz w:val="20"/>
            <w:szCs w:val="20"/>
            <w:lang w:val="en-US"/>
            <w:rPrChange w:id="6449" w:author="Airat Shigapov" w:date="2021-10-27T23:08:00Z">
              <w:rPr>
                <w:rFonts w:ascii="Consolas" w:hAnsi="Consolas" w:cs="Consolas"/>
                <w:color w:val="FF0000"/>
                <w:sz w:val="19"/>
                <w:szCs w:val="19"/>
              </w:rPr>
            </w:rPrChange>
          </w:rPr>
          <w:t xml:space="preserve"> </w:t>
        </w:r>
        <w:proofErr w:type="spellStart"/>
        <w:r w:rsidRPr="008C09BE">
          <w:rPr>
            <w:rFonts w:ascii="Times New Roman" w:hAnsi="Times New Roman" w:cs="Times New Roman"/>
            <w:sz w:val="20"/>
            <w:szCs w:val="20"/>
            <w:lang w:val="en-US"/>
            <w:rPrChange w:id="6450" w:author="Airat Shigapov" w:date="2021-10-27T23:08:00Z">
              <w:rPr>
                <w:rFonts w:ascii="Consolas" w:hAnsi="Consolas" w:cs="Consolas"/>
                <w:color w:val="FF0000"/>
                <w:sz w:val="19"/>
                <w:szCs w:val="19"/>
              </w:rPr>
            </w:rPrChange>
          </w:rPr>
          <w:t>HorizontalAlignment</w:t>
        </w:r>
        <w:proofErr w:type="spellEnd"/>
        <w:r w:rsidRPr="008C09BE">
          <w:rPr>
            <w:rFonts w:ascii="Times New Roman" w:hAnsi="Times New Roman" w:cs="Times New Roman"/>
            <w:sz w:val="20"/>
            <w:szCs w:val="20"/>
            <w:lang w:val="en-US"/>
            <w:rPrChange w:id="6451" w:author="Airat Shigapov" w:date="2021-10-27T23:08:00Z">
              <w:rPr>
                <w:rFonts w:ascii="Consolas" w:hAnsi="Consolas" w:cs="Consolas"/>
                <w:color w:val="0000FF"/>
                <w:sz w:val="19"/>
                <w:szCs w:val="19"/>
              </w:rPr>
            </w:rPrChange>
          </w:rPr>
          <w:t>="Stretch"</w:t>
        </w:r>
        <w:r w:rsidRPr="008C09BE">
          <w:rPr>
            <w:rFonts w:ascii="Times New Roman" w:hAnsi="Times New Roman" w:cs="Times New Roman"/>
            <w:sz w:val="20"/>
            <w:szCs w:val="20"/>
            <w:lang w:val="en-US"/>
            <w:rPrChange w:id="6452" w:author="Airat Shigapov" w:date="2021-10-27T23:08:00Z">
              <w:rPr>
                <w:rFonts w:ascii="Consolas" w:hAnsi="Consolas" w:cs="Consolas"/>
                <w:color w:val="000000"/>
                <w:sz w:val="19"/>
                <w:szCs w:val="19"/>
              </w:rPr>
            </w:rPrChange>
          </w:rPr>
          <w:t xml:space="preserve"> </w:t>
        </w:r>
      </w:ins>
    </w:p>
    <w:p w14:paraId="57EE1E39" w14:textId="77777777" w:rsidR="001118C1" w:rsidRPr="008C09BE" w:rsidRDefault="001118C1" w:rsidP="001118C1">
      <w:pPr>
        <w:autoSpaceDE w:val="0"/>
        <w:autoSpaceDN w:val="0"/>
        <w:adjustRightInd w:val="0"/>
        <w:spacing w:after="0" w:line="240" w:lineRule="auto"/>
        <w:rPr>
          <w:ins w:id="6453" w:author="Airat Shigapov" w:date="2021-10-27T23:03:00Z"/>
          <w:rFonts w:ascii="Times New Roman" w:hAnsi="Times New Roman" w:cs="Times New Roman"/>
          <w:sz w:val="20"/>
          <w:szCs w:val="20"/>
          <w:lang w:val="en-US"/>
          <w:rPrChange w:id="6454" w:author="Airat Shigapov" w:date="2021-10-27T23:08:00Z">
            <w:rPr>
              <w:ins w:id="6455" w:author="Airat Shigapov" w:date="2021-10-27T23:03:00Z"/>
              <w:rFonts w:ascii="Consolas" w:hAnsi="Consolas" w:cs="Consolas"/>
              <w:color w:val="000000"/>
              <w:sz w:val="19"/>
              <w:szCs w:val="19"/>
            </w:rPr>
          </w:rPrChange>
        </w:rPr>
      </w:pPr>
      <w:ins w:id="6456" w:author="Airat Shigapov" w:date="2021-10-27T23:03:00Z">
        <w:r w:rsidRPr="008C09BE">
          <w:rPr>
            <w:rFonts w:ascii="Times New Roman" w:hAnsi="Times New Roman" w:cs="Times New Roman"/>
            <w:sz w:val="20"/>
            <w:szCs w:val="20"/>
            <w:lang w:val="en-US"/>
            <w:rPrChange w:id="6457"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6458" w:author="Airat Shigapov" w:date="2021-10-27T23:08:00Z">
              <w:rPr>
                <w:rFonts w:ascii="Consolas" w:hAnsi="Consolas" w:cs="Consolas"/>
                <w:color w:val="FF0000"/>
                <w:sz w:val="19"/>
                <w:szCs w:val="19"/>
              </w:rPr>
            </w:rPrChange>
          </w:rPr>
          <w:t xml:space="preserve"> Content</w:t>
        </w:r>
        <w:r w:rsidRPr="008C09BE">
          <w:rPr>
            <w:rFonts w:ascii="Times New Roman" w:hAnsi="Times New Roman" w:cs="Times New Roman"/>
            <w:sz w:val="20"/>
            <w:szCs w:val="20"/>
            <w:lang w:val="en-US"/>
            <w:rPrChange w:id="6459" w:author="Airat Shigapov" w:date="2021-10-27T23:08:00Z">
              <w:rPr>
                <w:rFonts w:ascii="Consolas" w:hAnsi="Consolas" w:cs="Consolas"/>
                <w:color w:val="0000FF"/>
                <w:sz w:val="19"/>
                <w:szCs w:val="19"/>
              </w:rPr>
            </w:rPrChange>
          </w:rPr>
          <w:t>="</w:t>
        </w:r>
        <w:r w:rsidRPr="008C09BE">
          <w:rPr>
            <w:rFonts w:ascii="Times New Roman" w:hAnsi="Times New Roman" w:cs="Times New Roman"/>
            <w:sz w:val="20"/>
            <w:szCs w:val="20"/>
            <w:rPrChange w:id="6460" w:author="Airat Shigapov" w:date="2021-10-27T23:08:00Z">
              <w:rPr>
                <w:rFonts w:ascii="Consolas" w:hAnsi="Consolas" w:cs="Consolas"/>
                <w:color w:val="0000FF"/>
                <w:sz w:val="19"/>
                <w:szCs w:val="19"/>
              </w:rPr>
            </w:rPrChange>
          </w:rPr>
          <w:t>Добавление</w:t>
        </w:r>
        <w:r w:rsidRPr="008C09BE">
          <w:rPr>
            <w:rFonts w:ascii="Times New Roman" w:hAnsi="Times New Roman" w:cs="Times New Roman"/>
            <w:sz w:val="20"/>
            <w:szCs w:val="20"/>
            <w:lang w:val="en-US"/>
            <w:rPrChange w:id="6461" w:author="Airat Shigapov" w:date="2021-10-27T23:08:00Z">
              <w:rPr>
                <w:rFonts w:ascii="Consolas" w:hAnsi="Consolas" w:cs="Consolas"/>
                <w:color w:val="0000FF"/>
                <w:sz w:val="19"/>
                <w:szCs w:val="19"/>
              </w:rPr>
            </w:rPrChange>
          </w:rPr>
          <w:t>" /&gt;</w:t>
        </w:r>
      </w:ins>
    </w:p>
    <w:p w14:paraId="650A4E11" w14:textId="77777777" w:rsidR="001118C1" w:rsidRPr="008C09BE" w:rsidRDefault="001118C1" w:rsidP="001118C1">
      <w:pPr>
        <w:autoSpaceDE w:val="0"/>
        <w:autoSpaceDN w:val="0"/>
        <w:adjustRightInd w:val="0"/>
        <w:spacing w:after="0" w:line="240" w:lineRule="auto"/>
        <w:rPr>
          <w:ins w:id="6462" w:author="Airat Shigapov" w:date="2021-10-27T23:03:00Z"/>
          <w:rFonts w:ascii="Times New Roman" w:hAnsi="Times New Roman" w:cs="Times New Roman"/>
          <w:sz w:val="20"/>
          <w:szCs w:val="20"/>
          <w:lang w:val="en-US"/>
          <w:rPrChange w:id="6463" w:author="Airat Shigapov" w:date="2021-10-27T23:08:00Z">
            <w:rPr>
              <w:ins w:id="6464" w:author="Airat Shigapov" w:date="2021-10-27T23:03:00Z"/>
              <w:rFonts w:ascii="Consolas" w:hAnsi="Consolas" w:cs="Consolas"/>
              <w:color w:val="000000"/>
              <w:sz w:val="19"/>
              <w:szCs w:val="19"/>
            </w:rPr>
          </w:rPrChange>
        </w:rPr>
      </w:pPr>
      <w:ins w:id="6465" w:author="Airat Shigapov" w:date="2021-10-27T23:03:00Z">
        <w:r w:rsidRPr="008C09BE">
          <w:rPr>
            <w:rFonts w:ascii="Times New Roman" w:hAnsi="Times New Roman" w:cs="Times New Roman"/>
            <w:sz w:val="20"/>
            <w:szCs w:val="20"/>
            <w:lang w:val="en-US"/>
            <w:rPrChange w:id="6466"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6467" w:author="Airat Shigapov" w:date="2021-10-27T23:08:00Z">
              <w:rPr>
                <w:rFonts w:ascii="Consolas" w:hAnsi="Consolas" w:cs="Consolas"/>
                <w:color w:val="0000FF"/>
                <w:sz w:val="19"/>
                <w:szCs w:val="19"/>
              </w:rPr>
            </w:rPrChange>
          </w:rPr>
          <w:t>&lt;/</w:t>
        </w:r>
        <w:proofErr w:type="spellStart"/>
        <w:r w:rsidRPr="008C09BE">
          <w:rPr>
            <w:rFonts w:ascii="Times New Roman" w:hAnsi="Times New Roman" w:cs="Times New Roman"/>
            <w:sz w:val="20"/>
            <w:szCs w:val="20"/>
            <w:lang w:val="en-US"/>
            <w:rPrChange w:id="6468" w:author="Airat Shigapov" w:date="2021-10-27T23:08:00Z">
              <w:rPr>
                <w:rFonts w:ascii="Consolas" w:hAnsi="Consolas" w:cs="Consolas"/>
                <w:color w:val="A31515"/>
                <w:sz w:val="19"/>
                <w:szCs w:val="19"/>
              </w:rPr>
            </w:rPrChange>
          </w:rPr>
          <w:t>StackPanel</w:t>
        </w:r>
        <w:proofErr w:type="spellEnd"/>
        <w:r w:rsidRPr="008C09BE">
          <w:rPr>
            <w:rFonts w:ascii="Times New Roman" w:hAnsi="Times New Roman" w:cs="Times New Roman"/>
            <w:sz w:val="20"/>
            <w:szCs w:val="20"/>
            <w:lang w:val="en-US"/>
            <w:rPrChange w:id="6469" w:author="Airat Shigapov" w:date="2021-10-27T23:08:00Z">
              <w:rPr>
                <w:rFonts w:ascii="Consolas" w:hAnsi="Consolas" w:cs="Consolas"/>
                <w:color w:val="0000FF"/>
                <w:sz w:val="19"/>
                <w:szCs w:val="19"/>
              </w:rPr>
            </w:rPrChange>
          </w:rPr>
          <w:t>&gt;</w:t>
        </w:r>
      </w:ins>
    </w:p>
    <w:p w14:paraId="5761C874" w14:textId="77777777" w:rsidR="001118C1" w:rsidRPr="008C09BE" w:rsidRDefault="001118C1" w:rsidP="001118C1">
      <w:pPr>
        <w:autoSpaceDE w:val="0"/>
        <w:autoSpaceDN w:val="0"/>
        <w:adjustRightInd w:val="0"/>
        <w:spacing w:after="0" w:line="240" w:lineRule="auto"/>
        <w:rPr>
          <w:ins w:id="6470" w:author="Airat Shigapov" w:date="2021-10-27T23:03:00Z"/>
          <w:rFonts w:ascii="Times New Roman" w:hAnsi="Times New Roman" w:cs="Times New Roman"/>
          <w:sz w:val="20"/>
          <w:szCs w:val="20"/>
          <w:lang w:val="en-US"/>
          <w:rPrChange w:id="6471" w:author="Airat Shigapov" w:date="2021-10-27T23:08:00Z">
            <w:rPr>
              <w:ins w:id="6472" w:author="Airat Shigapov" w:date="2021-10-27T23:03:00Z"/>
              <w:rFonts w:ascii="Consolas" w:hAnsi="Consolas" w:cs="Consolas"/>
              <w:color w:val="000000"/>
              <w:sz w:val="19"/>
              <w:szCs w:val="19"/>
            </w:rPr>
          </w:rPrChange>
        </w:rPr>
      </w:pPr>
      <w:ins w:id="6473" w:author="Airat Shigapov" w:date="2021-10-27T23:03:00Z">
        <w:r w:rsidRPr="008C09BE">
          <w:rPr>
            <w:rFonts w:ascii="Times New Roman" w:hAnsi="Times New Roman" w:cs="Times New Roman"/>
            <w:sz w:val="20"/>
            <w:szCs w:val="20"/>
            <w:lang w:val="en-US"/>
            <w:rPrChange w:id="6474"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6475" w:author="Airat Shigapov" w:date="2021-10-27T23:08:00Z">
              <w:rPr>
                <w:rFonts w:ascii="Consolas" w:hAnsi="Consolas" w:cs="Consolas"/>
                <w:color w:val="0000FF"/>
                <w:sz w:val="19"/>
                <w:szCs w:val="19"/>
              </w:rPr>
            </w:rPrChange>
          </w:rPr>
          <w:t>&lt;</w:t>
        </w:r>
        <w:proofErr w:type="spellStart"/>
        <w:r w:rsidRPr="008C09BE">
          <w:rPr>
            <w:rFonts w:ascii="Times New Roman" w:hAnsi="Times New Roman" w:cs="Times New Roman"/>
            <w:sz w:val="20"/>
            <w:szCs w:val="20"/>
            <w:lang w:val="en-US"/>
            <w:rPrChange w:id="6476" w:author="Airat Shigapov" w:date="2021-10-27T23:08:00Z">
              <w:rPr>
                <w:rFonts w:ascii="Consolas" w:hAnsi="Consolas" w:cs="Consolas"/>
                <w:color w:val="A31515"/>
                <w:sz w:val="19"/>
                <w:szCs w:val="19"/>
              </w:rPr>
            </w:rPrChange>
          </w:rPr>
          <w:t>ScrollViewer</w:t>
        </w:r>
        <w:proofErr w:type="spellEnd"/>
        <w:r w:rsidRPr="008C09BE">
          <w:rPr>
            <w:rFonts w:ascii="Times New Roman" w:hAnsi="Times New Roman" w:cs="Times New Roman"/>
            <w:sz w:val="20"/>
            <w:szCs w:val="20"/>
            <w:lang w:val="en-US"/>
            <w:rPrChange w:id="6477" w:author="Airat Shigapov" w:date="2021-10-27T23:08:00Z">
              <w:rPr>
                <w:rFonts w:ascii="Consolas" w:hAnsi="Consolas" w:cs="Consolas"/>
                <w:color w:val="FF0000"/>
                <w:sz w:val="19"/>
                <w:szCs w:val="19"/>
              </w:rPr>
            </w:rPrChange>
          </w:rPr>
          <w:t xml:space="preserve"> </w:t>
        </w:r>
        <w:proofErr w:type="spellStart"/>
        <w:r w:rsidRPr="008C09BE">
          <w:rPr>
            <w:rFonts w:ascii="Times New Roman" w:hAnsi="Times New Roman" w:cs="Times New Roman"/>
            <w:sz w:val="20"/>
            <w:szCs w:val="20"/>
            <w:lang w:val="en-US"/>
            <w:rPrChange w:id="6478" w:author="Airat Shigapov" w:date="2021-10-27T23:08:00Z">
              <w:rPr>
                <w:rFonts w:ascii="Consolas" w:hAnsi="Consolas" w:cs="Consolas"/>
                <w:color w:val="FF0000"/>
                <w:sz w:val="19"/>
                <w:szCs w:val="19"/>
              </w:rPr>
            </w:rPrChange>
          </w:rPr>
          <w:t>Grid.Column</w:t>
        </w:r>
        <w:proofErr w:type="spellEnd"/>
        <w:r w:rsidRPr="008C09BE">
          <w:rPr>
            <w:rFonts w:ascii="Times New Roman" w:hAnsi="Times New Roman" w:cs="Times New Roman"/>
            <w:sz w:val="20"/>
            <w:szCs w:val="20"/>
            <w:lang w:val="en-US"/>
            <w:rPrChange w:id="6479" w:author="Airat Shigapov" w:date="2021-10-27T23:08:00Z">
              <w:rPr>
                <w:rFonts w:ascii="Consolas" w:hAnsi="Consolas" w:cs="Consolas"/>
                <w:color w:val="0000FF"/>
                <w:sz w:val="19"/>
                <w:szCs w:val="19"/>
              </w:rPr>
            </w:rPrChange>
          </w:rPr>
          <w:t>="1"</w:t>
        </w:r>
        <w:r w:rsidRPr="008C09BE">
          <w:rPr>
            <w:rFonts w:ascii="Times New Roman" w:hAnsi="Times New Roman" w:cs="Times New Roman"/>
            <w:sz w:val="20"/>
            <w:szCs w:val="20"/>
            <w:lang w:val="en-US"/>
            <w:rPrChange w:id="6480" w:author="Airat Shigapov" w:date="2021-10-27T23:08:00Z">
              <w:rPr>
                <w:rFonts w:ascii="Consolas" w:hAnsi="Consolas" w:cs="Consolas"/>
                <w:color w:val="FF0000"/>
                <w:sz w:val="19"/>
                <w:szCs w:val="19"/>
              </w:rPr>
            </w:rPrChange>
          </w:rPr>
          <w:t xml:space="preserve"> Margin</w:t>
        </w:r>
        <w:r w:rsidRPr="008C09BE">
          <w:rPr>
            <w:rFonts w:ascii="Times New Roman" w:hAnsi="Times New Roman" w:cs="Times New Roman"/>
            <w:sz w:val="20"/>
            <w:szCs w:val="20"/>
            <w:lang w:val="en-US"/>
            <w:rPrChange w:id="6481" w:author="Airat Shigapov" w:date="2021-10-27T23:08:00Z">
              <w:rPr>
                <w:rFonts w:ascii="Consolas" w:hAnsi="Consolas" w:cs="Consolas"/>
                <w:color w:val="0000FF"/>
                <w:sz w:val="19"/>
                <w:szCs w:val="19"/>
              </w:rPr>
            </w:rPrChange>
          </w:rPr>
          <w:t>="0,100,0,0"&gt;</w:t>
        </w:r>
      </w:ins>
    </w:p>
    <w:p w14:paraId="5D53E1A8" w14:textId="77777777" w:rsidR="001118C1" w:rsidRPr="008C09BE" w:rsidRDefault="001118C1" w:rsidP="001118C1">
      <w:pPr>
        <w:autoSpaceDE w:val="0"/>
        <w:autoSpaceDN w:val="0"/>
        <w:adjustRightInd w:val="0"/>
        <w:spacing w:after="0" w:line="240" w:lineRule="auto"/>
        <w:rPr>
          <w:ins w:id="6482" w:author="Airat Shigapov" w:date="2021-10-27T23:03:00Z"/>
          <w:rFonts w:ascii="Times New Roman" w:hAnsi="Times New Roman" w:cs="Times New Roman"/>
          <w:sz w:val="20"/>
          <w:szCs w:val="20"/>
          <w:lang w:val="en-US"/>
          <w:rPrChange w:id="6483" w:author="Airat Shigapov" w:date="2021-10-27T23:08:00Z">
            <w:rPr>
              <w:ins w:id="6484" w:author="Airat Shigapov" w:date="2021-10-27T23:03:00Z"/>
              <w:rFonts w:ascii="Consolas" w:hAnsi="Consolas" w:cs="Consolas"/>
              <w:color w:val="000000"/>
              <w:sz w:val="19"/>
              <w:szCs w:val="19"/>
            </w:rPr>
          </w:rPrChange>
        </w:rPr>
      </w:pPr>
      <w:ins w:id="6485" w:author="Airat Shigapov" w:date="2021-10-27T23:03:00Z">
        <w:r w:rsidRPr="008C09BE">
          <w:rPr>
            <w:rFonts w:ascii="Times New Roman" w:hAnsi="Times New Roman" w:cs="Times New Roman"/>
            <w:sz w:val="20"/>
            <w:szCs w:val="20"/>
            <w:lang w:val="en-US"/>
            <w:rPrChange w:id="6486"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6487" w:author="Airat Shigapov" w:date="2021-10-27T23:08:00Z">
              <w:rPr>
                <w:rFonts w:ascii="Consolas" w:hAnsi="Consolas" w:cs="Consolas"/>
                <w:color w:val="0000FF"/>
                <w:sz w:val="19"/>
                <w:szCs w:val="19"/>
              </w:rPr>
            </w:rPrChange>
          </w:rPr>
          <w:t>&lt;</w:t>
        </w:r>
        <w:proofErr w:type="spellStart"/>
        <w:r w:rsidRPr="008C09BE">
          <w:rPr>
            <w:rFonts w:ascii="Times New Roman" w:hAnsi="Times New Roman" w:cs="Times New Roman"/>
            <w:sz w:val="20"/>
            <w:szCs w:val="20"/>
            <w:lang w:val="en-US"/>
            <w:rPrChange w:id="6488" w:author="Airat Shigapov" w:date="2021-10-27T23:08:00Z">
              <w:rPr>
                <w:rFonts w:ascii="Consolas" w:hAnsi="Consolas" w:cs="Consolas"/>
                <w:color w:val="A31515"/>
                <w:sz w:val="19"/>
                <w:szCs w:val="19"/>
              </w:rPr>
            </w:rPrChange>
          </w:rPr>
          <w:t>StackPanel</w:t>
        </w:r>
        <w:proofErr w:type="spellEnd"/>
        <w:r w:rsidRPr="008C09BE">
          <w:rPr>
            <w:rFonts w:ascii="Times New Roman" w:hAnsi="Times New Roman" w:cs="Times New Roman"/>
            <w:sz w:val="20"/>
            <w:szCs w:val="20"/>
            <w:lang w:val="en-US"/>
            <w:rPrChange w:id="6489" w:author="Airat Shigapov" w:date="2021-10-27T23:08:00Z">
              <w:rPr>
                <w:rFonts w:ascii="Consolas" w:hAnsi="Consolas" w:cs="Consolas"/>
                <w:color w:val="FF0000"/>
                <w:sz w:val="19"/>
                <w:szCs w:val="19"/>
              </w:rPr>
            </w:rPrChange>
          </w:rPr>
          <w:t xml:space="preserve"> Orientation</w:t>
        </w:r>
        <w:r w:rsidRPr="008C09BE">
          <w:rPr>
            <w:rFonts w:ascii="Times New Roman" w:hAnsi="Times New Roman" w:cs="Times New Roman"/>
            <w:sz w:val="20"/>
            <w:szCs w:val="20"/>
            <w:lang w:val="en-US"/>
            <w:rPrChange w:id="6490" w:author="Airat Shigapov" w:date="2021-10-27T23:08:00Z">
              <w:rPr>
                <w:rFonts w:ascii="Consolas" w:hAnsi="Consolas" w:cs="Consolas"/>
                <w:color w:val="0000FF"/>
                <w:sz w:val="19"/>
                <w:szCs w:val="19"/>
              </w:rPr>
            </w:rPrChange>
          </w:rPr>
          <w:t>="Vertical" &gt;</w:t>
        </w:r>
      </w:ins>
    </w:p>
    <w:p w14:paraId="7604C9DD" w14:textId="77777777" w:rsidR="001118C1" w:rsidRPr="008C09BE" w:rsidRDefault="001118C1" w:rsidP="001118C1">
      <w:pPr>
        <w:autoSpaceDE w:val="0"/>
        <w:autoSpaceDN w:val="0"/>
        <w:adjustRightInd w:val="0"/>
        <w:spacing w:after="0" w:line="240" w:lineRule="auto"/>
        <w:rPr>
          <w:ins w:id="6491" w:author="Airat Shigapov" w:date="2021-10-27T23:03:00Z"/>
          <w:rFonts w:ascii="Times New Roman" w:hAnsi="Times New Roman" w:cs="Times New Roman"/>
          <w:sz w:val="20"/>
          <w:szCs w:val="20"/>
          <w:lang w:val="en-US"/>
          <w:rPrChange w:id="6492" w:author="Airat Shigapov" w:date="2021-10-27T23:08:00Z">
            <w:rPr>
              <w:ins w:id="6493" w:author="Airat Shigapov" w:date="2021-10-27T23:03:00Z"/>
              <w:rFonts w:ascii="Consolas" w:hAnsi="Consolas" w:cs="Consolas"/>
              <w:color w:val="000000"/>
              <w:sz w:val="19"/>
              <w:szCs w:val="19"/>
            </w:rPr>
          </w:rPrChange>
        </w:rPr>
      </w:pPr>
      <w:ins w:id="6494" w:author="Airat Shigapov" w:date="2021-10-27T23:03:00Z">
        <w:r w:rsidRPr="008C09BE">
          <w:rPr>
            <w:rFonts w:ascii="Times New Roman" w:hAnsi="Times New Roman" w:cs="Times New Roman"/>
            <w:sz w:val="20"/>
            <w:szCs w:val="20"/>
            <w:lang w:val="en-US"/>
            <w:rPrChange w:id="6495"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6496" w:author="Airat Shigapov" w:date="2021-10-27T23:08:00Z">
              <w:rPr>
                <w:rFonts w:ascii="Consolas" w:hAnsi="Consolas" w:cs="Consolas"/>
                <w:color w:val="0000FF"/>
                <w:sz w:val="19"/>
                <w:szCs w:val="19"/>
              </w:rPr>
            </w:rPrChange>
          </w:rPr>
          <w:t>&lt;</w:t>
        </w:r>
        <w:proofErr w:type="spellStart"/>
        <w:r w:rsidRPr="008C09BE">
          <w:rPr>
            <w:rFonts w:ascii="Times New Roman" w:hAnsi="Times New Roman" w:cs="Times New Roman"/>
            <w:sz w:val="20"/>
            <w:szCs w:val="20"/>
            <w:lang w:val="en-US"/>
            <w:rPrChange w:id="6497" w:author="Airat Shigapov" w:date="2021-10-27T23:08:00Z">
              <w:rPr>
                <w:rFonts w:ascii="Consolas" w:hAnsi="Consolas" w:cs="Consolas"/>
                <w:color w:val="A31515"/>
                <w:sz w:val="19"/>
                <w:szCs w:val="19"/>
              </w:rPr>
            </w:rPrChange>
          </w:rPr>
          <w:t>ListBox</w:t>
        </w:r>
        <w:proofErr w:type="spellEnd"/>
        <w:r w:rsidRPr="008C09BE">
          <w:rPr>
            <w:rFonts w:ascii="Times New Roman" w:hAnsi="Times New Roman" w:cs="Times New Roman"/>
            <w:sz w:val="20"/>
            <w:szCs w:val="20"/>
            <w:lang w:val="en-US"/>
            <w:rPrChange w:id="6498" w:author="Airat Shigapov" w:date="2021-10-27T23:08:00Z">
              <w:rPr>
                <w:rFonts w:ascii="Consolas" w:hAnsi="Consolas" w:cs="Consolas"/>
                <w:color w:val="FF0000"/>
                <w:sz w:val="19"/>
                <w:szCs w:val="19"/>
              </w:rPr>
            </w:rPrChange>
          </w:rPr>
          <w:t xml:space="preserve"> </w:t>
        </w:r>
        <w:proofErr w:type="gramStart"/>
        <w:r w:rsidRPr="008C09BE">
          <w:rPr>
            <w:rFonts w:ascii="Times New Roman" w:hAnsi="Times New Roman" w:cs="Times New Roman"/>
            <w:sz w:val="20"/>
            <w:szCs w:val="20"/>
            <w:lang w:val="en-US"/>
            <w:rPrChange w:id="6499" w:author="Airat Shigapov" w:date="2021-10-27T23:08:00Z">
              <w:rPr>
                <w:rFonts w:ascii="Consolas" w:hAnsi="Consolas" w:cs="Consolas"/>
                <w:color w:val="FF0000"/>
                <w:sz w:val="19"/>
                <w:szCs w:val="19"/>
              </w:rPr>
            </w:rPrChange>
          </w:rPr>
          <w:t>x</w:t>
        </w:r>
        <w:r w:rsidRPr="008C09BE">
          <w:rPr>
            <w:rFonts w:ascii="Times New Roman" w:hAnsi="Times New Roman" w:cs="Times New Roman"/>
            <w:sz w:val="20"/>
            <w:szCs w:val="20"/>
            <w:lang w:val="en-US"/>
            <w:rPrChange w:id="6500" w:author="Airat Shigapov" w:date="2021-10-27T23:08:00Z">
              <w:rPr>
                <w:rFonts w:ascii="Consolas" w:hAnsi="Consolas" w:cs="Consolas"/>
                <w:color w:val="0000FF"/>
                <w:sz w:val="19"/>
                <w:szCs w:val="19"/>
              </w:rPr>
            </w:rPrChange>
          </w:rPr>
          <w:t>:</w:t>
        </w:r>
        <w:r w:rsidRPr="008C09BE">
          <w:rPr>
            <w:rFonts w:ascii="Times New Roman" w:hAnsi="Times New Roman" w:cs="Times New Roman"/>
            <w:sz w:val="20"/>
            <w:szCs w:val="20"/>
            <w:lang w:val="en-US"/>
            <w:rPrChange w:id="6501" w:author="Airat Shigapov" w:date="2021-10-27T23:08:00Z">
              <w:rPr>
                <w:rFonts w:ascii="Consolas" w:hAnsi="Consolas" w:cs="Consolas"/>
                <w:color w:val="FF0000"/>
                <w:sz w:val="19"/>
                <w:szCs w:val="19"/>
              </w:rPr>
            </w:rPrChange>
          </w:rPr>
          <w:t>Name</w:t>
        </w:r>
        <w:proofErr w:type="gramEnd"/>
        <w:r w:rsidRPr="008C09BE">
          <w:rPr>
            <w:rFonts w:ascii="Times New Roman" w:hAnsi="Times New Roman" w:cs="Times New Roman"/>
            <w:sz w:val="20"/>
            <w:szCs w:val="20"/>
            <w:lang w:val="en-US"/>
            <w:rPrChange w:id="6502" w:author="Airat Shigapov" w:date="2021-10-27T23:08:00Z">
              <w:rPr>
                <w:rFonts w:ascii="Consolas" w:hAnsi="Consolas" w:cs="Consolas"/>
                <w:color w:val="0000FF"/>
                <w:sz w:val="19"/>
                <w:szCs w:val="19"/>
              </w:rPr>
            </w:rPrChange>
          </w:rPr>
          <w:t>="ImageList"</w:t>
        </w:r>
        <w:r w:rsidRPr="008C09BE">
          <w:rPr>
            <w:rFonts w:ascii="Times New Roman" w:hAnsi="Times New Roman" w:cs="Times New Roman"/>
            <w:sz w:val="20"/>
            <w:szCs w:val="20"/>
            <w:lang w:val="en-US"/>
            <w:rPrChange w:id="6503" w:author="Airat Shigapov" w:date="2021-10-27T23:08:00Z">
              <w:rPr>
                <w:rFonts w:ascii="Consolas" w:hAnsi="Consolas" w:cs="Consolas"/>
                <w:color w:val="FF0000"/>
                <w:sz w:val="19"/>
                <w:szCs w:val="19"/>
              </w:rPr>
            </w:rPrChange>
          </w:rPr>
          <w:t xml:space="preserve"> </w:t>
        </w:r>
        <w:proofErr w:type="spellStart"/>
        <w:r w:rsidRPr="008C09BE">
          <w:rPr>
            <w:rFonts w:ascii="Times New Roman" w:hAnsi="Times New Roman" w:cs="Times New Roman"/>
            <w:sz w:val="20"/>
            <w:szCs w:val="20"/>
            <w:lang w:val="en-US"/>
            <w:rPrChange w:id="6504" w:author="Airat Shigapov" w:date="2021-10-27T23:08:00Z">
              <w:rPr>
                <w:rFonts w:ascii="Consolas" w:hAnsi="Consolas" w:cs="Consolas"/>
                <w:color w:val="FF0000"/>
                <w:sz w:val="19"/>
                <w:szCs w:val="19"/>
              </w:rPr>
            </w:rPrChange>
          </w:rPr>
          <w:t>ItemsSource</w:t>
        </w:r>
        <w:proofErr w:type="spellEnd"/>
        <w:r w:rsidRPr="008C09BE">
          <w:rPr>
            <w:rFonts w:ascii="Times New Roman" w:hAnsi="Times New Roman" w:cs="Times New Roman"/>
            <w:sz w:val="20"/>
            <w:szCs w:val="20"/>
            <w:lang w:val="en-US"/>
            <w:rPrChange w:id="6505" w:author="Airat Shigapov" w:date="2021-10-27T23:08:00Z">
              <w:rPr>
                <w:rFonts w:ascii="Consolas" w:hAnsi="Consolas" w:cs="Consolas"/>
                <w:color w:val="0000FF"/>
                <w:sz w:val="19"/>
                <w:szCs w:val="19"/>
              </w:rPr>
            </w:rPrChange>
          </w:rPr>
          <w:t>="{</w:t>
        </w:r>
        <w:r w:rsidRPr="008C09BE">
          <w:rPr>
            <w:rFonts w:ascii="Times New Roman" w:hAnsi="Times New Roman" w:cs="Times New Roman"/>
            <w:sz w:val="20"/>
            <w:szCs w:val="20"/>
            <w:lang w:val="en-US"/>
            <w:rPrChange w:id="6506" w:author="Airat Shigapov" w:date="2021-10-27T23:08:00Z">
              <w:rPr>
                <w:rFonts w:ascii="Consolas" w:hAnsi="Consolas" w:cs="Consolas"/>
                <w:color w:val="A31515"/>
                <w:sz w:val="19"/>
                <w:szCs w:val="19"/>
              </w:rPr>
            </w:rPrChange>
          </w:rPr>
          <w:t>Binding</w:t>
        </w:r>
        <w:r w:rsidRPr="008C09BE">
          <w:rPr>
            <w:rFonts w:ascii="Times New Roman" w:hAnsi="Times New Roman" w:cs="Times New Roman"/>
            <w:sz w:val="20"/>
            <w:szCs w:val="20"/>
            <w:lang w:val="en-US"/>
            <w:rPrChange w:id="6507" w:author="Airat Shigapov" w:date="2021-10-27T23:08:00Z">
              <w:rPr>
                <w:rFonts w:ascii="Consolas" w:hAnsi="Consolas" w:cs="Consolas"/>
                <w:color w:val="FF0000"/>
                <w:sz w:val="19"/>
                <w:szCs w:val="19"/>
              </w:rPr>
            </w:rPrChange>
          </w:rPr>
          <w:t xml:space="preserve"> Pictures</w:t>
        </w:r>
        <w:r w:rsidRPr="008C09BE">
          <w:rPr>
            <w:rFonts w:ascii="Times New Roman" w:hAnsi="Times New Roman" w:cs="Times New Roman"/>
            <w:sz w:val="20"/>
            <w:szCs w:val="20"/>
            <w:lang w:val="en-US"/>
            <w:rPrChange w:id="6508" w:author="Airat Shigapov" w:date="2021-10-27T23:08:00Z">
              <w:rPr>
                <w:rFonts w:ascii="Consolas" w:hAnsi="Consolas" w:cs="Consolas"/>
                <w:color w:val="0000FF"/>
                <w:sz w:val="19"/>
                <w:szCs w:val="19"/>
              </w:rPr>
            </w:rPrChange>
          </w:rPr>
          <w:t>}"&gt;</w:t>
        </w:r>
      </w:ins>
    </w:p>
    <w:p w14:paraId="30C10957" w14:textId="77777777" w:rsidR="001118C1" w:rsidRPr="008C09BE" w:rsidRDefault="001118C1" w:rsidP="001118C1">
      <w:pPr>
        <w:autoSpaceDE w:val="0"/>
        <w:autoSpaceDN w:val="0"/>
        <w:adjustRightInd w:val="0"/>
        <w:spacing w:after="0" w:line="240" w:lineRule="auto"/>
        <w:rPr>
          <w:ins w:id="6509" w:author="Airat Shigapov" w:date="2021-10-27T23:03:00Z"/>
          <w:rFonts w:ascii="Times New Roman" w:hAnsi="Times New Roman" w:cs="Times New Roman"/>
          <w:sz w:val="20"/>
          <w:szCs w:val="20"/>
          <w:lang w:val="en-US"/>
          <w:rPrChange w:id="6510" w:author="Airat Shigapov" w:date="2021-10-27T23:08:00Z">
            <w:rPr>
              <w:ins w:id="6511" w:author="Airat Shigapov" w:date="2021-10-27T23:03:00Z"/>
              <w:rFonts w:ascii="Consolas" w:hAnsi="Consolas" w:cs="Consolas"/>
              <w:color w:val="000000"/>
              <w:sz w:val="19"/>
              <w:szCs w:val="19"/>
            </w:rPr>
          </w:rPrChange>
        </w:rPr>
      </w:pPr>
      <w:ins w:id="6512" w:author="Airat Shigapov" w:date="2021-10-27T23:03:00Z">
        <w:r w:rsidRPr="008C09BE">
          <w:rPr>
            <w:rFonts w:ascii="Times New Roman" w:hAnsi="Times New Roman" w:cs="Times New Roman"/>
            <w:sz w:val="20"/>
            <w:szCs w:val="20"/>
            <w:lang w:val="en-US"/>
            <w:rPrChange w:id="6513"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6514" w:author="Airat Shigapov" w:date="2021-10-27T23:08:00Z">
              <w:rPr>
                <w:rFonts w:ascii="Consolas" w:hAnsi="Consolas" w:cs="Consolas"/>
                <w:color w:val="0000FF"/>
                <w:sz w:val="19"/>
                <w:szCs w:val="19"/>
              </w:rPr>
            </w:rPrChange>
          </w:rPr>
          <w:t>&lt;</w:t>
        </w:r>
        <w:proofErr w:type="spellStart"/>
        <w:r w:rsidRPr="008C09BE">
          <w:rPr>
            <w:rFonts w:ascii="Times New Roman" w:hAnsi="Times New Roman" w:cs="Times New Roman"/>
            <w:sz w:val="20"/>
            <w:szCs w:val="20"/>
            <w:lang w:val="en-US"/>
            <w:rPrChange w:id="6515" w:author="Airat Shigapov" w:date="2021-10-27T23:08:00Z">
              <w:rPr>
                <w:rFonts w:ascii="Consolas" w:hAnsi="Consolas" w:cs="Consolas"/>
                <w:color w:val="A31515"/>
                <w:sz w:val="19"/>
                <w:szCs w:val="19"/>
              </w:rPr>
            </w:rPrChange>
          </w:rPr>
          <w:t>ListBox.ItemTemplate</w:t>
        </w:r>
        <w:proofErr w:type="spellEnd"/>
        <w:r w:rsidRPr="008C09BE">
          <w:rPr>
            <w:rFonts w:ascii="Times New Roman" w:hAnsi="Times New Roman" w:cs="Times New Roman"/>
            <w:sz w:val="20"/>
            <w:szCs w:val="20"/>
            <w:lang w:val="en-US"/>
            <w:rPrChange w:id="6516" w:author="Airat Shigapov" w:date="2021-10-27T23:08:00Z">
              <w:rPr>
                <w:rFonts w:ascii="Consolas" w:hAnsi="Consolas" w:cs="Consolas"/>
                <w:color w:val="0000FF"/>
                <w:sz w:val="19"/>
                <w:szCs w:val="19"/>
              </w:rPr>
            </w:rPrChange>
          </w:rPr>
          <w:t>&gt;</w:t>
        </w:r>
      </w:ins>
    </w:p>
    <w:p w14:paraId="7890115D" w14:textId="77777777" w:rsidR="001118C1" w:rsidRPr="008C09BE" w:rsidRDefault="001118C1" w:rsidP="001118C1">
      <w:pPr>
        <w:autoSpaceDE w:val="0"/>
        <w:autoSpaceDN w:val="0"/>
        <w:adjustRightInd w:val="0"/>
        <w:spacing w:after="0" w:line="240" w:lineRule="auto"/>
        <w:rPr>
          <w:ins w:id="6517" w:author="Airat Shigapov" w:date="2021-10-27T23:03:00Z"/>
          <w:rFonts w:ascii="Times New Roman" w:hAnsi="Times New Roman" w:cs="Times New Roman"/>
          <w:sz w:val="20"/>
          <w:szCs w:val="20"/>
          <w:lang w:val="en-US"/>
          <w:rPrChange w:id="6518" w:author="Airat Shigapov" w:date="2021-10-27T23:08:00Z">
            <w:rPr>
              <w:ins w:id="6519" w:author="Airat Shigapov" w:date="2021-10-27T23:03:00Z"/>
              <w:rFonts w:ascii="Consolas" w:hAnsi="Consolas" w:cs="Consolas"/>
              <w:color w:val="000000"/>
              <w:sz w:val="19"/>
              <w:szCs w:val="19"/>
            </w:rPr>
          </w:rPrChange>
        </w:rPr>
      </w:pPr>
      <w:ins w:id="6520" w:author="Airat Shigapov" w:date="2021-10-27T23:03:00Z">
        <w:r w:rsidRPr="008C09BE">
          <w:rPr>
            <w:rFonts w:ascii="Times New Roman" w:hAnsi="Times New Roman" w:cs="Times New Roman"/>
            <w:sz w:val="20"/>
            <w:szCs w:val="20"/>
            <w:lang w:val="en-US"/>
            <w:rPrChange w:id="6521"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6522" w:author="Airat Shigapov" w:date="2021-10-27T23:08:00Z">
              <w:rPr>
                <w:rFonts w:ascii="Consolas" w:hAnsi="Consolas" w:cs="Consolas"/>
                <w:color w:val="0000FF"/>
                <w:sz w:val="19"/>
                <w:szCs w:val="19"/>
              </w:rPr>
            </w:rPrChange>
          </w:rPr>
          <w:t>&lt;</w:t>
        </w:r>
        <w:proofErr w:type="spellStart"/>
        <w:r w:rsidRPr="008C09BE">
          <w:rPr>
            <w:rFonts w:ascii="Times New Roman" w:hAnsi="Times New Roman" w:cs="Times New Roman"/>
            <w:sz w:val="20"/>
            <w:szCs w:val="20"/>
            <w:lang w:val="en-US"/>
            <w:rPrChange w:id="6523" w:author="Airat Shigapov" w:date="2021-10-27T23:08:00Z">
              <w:rPr>
                <w:rFonts w:ascii="Consolas" w:hAnsi="Consolas" w:cs="Consolas"/>
                <w:color w:val="A31515"/>
                <w:sz w:val="19"/>
                <w:szCs w:val="19"/>
              </w:rPr>
            </w:rPrChange>
          </w:rPr>
          <w:t>DataTemplate</w:t>
        </w:r>
        <w:proofErr w:type="spellEnd"/>
        <w:r w:rsidRPr="008C09BE">
          <w:rPr>
            <w:rFonts w:ascii="Times New Roman" w:hAnsi="Times New Roman" w:cs="Times New Roman"/>
            <w:sz w:val="20"/>
            <w:szCs w:val="20"/>
            <w:lang w:val="en-US"/>
            <w:rPrChange w:id="6524" w:author="Airat Shigapov" w:date="2021-10-27T23:08:00Z">
              <w:rPr>
                <w:rFonts w:ascii="Consolas" w:hAnsi="Consolas" w:cs="Consolas"/>
                <w:color w:val="0000FF"/>
                <w:sz w:val="19"/>
                <w:szCs w:val="19"/>
              </w:rPr>
            </w:rPrChange>
          </w:rPr>
          <w:t>&gt;</w:t>
        </w:r>
      </w:ins>
    </w:p>
    <w:p w14:paraId="49F716EB" w14:textId="77777777" w:rsidR="001118C1" w:rsidRPr="008C09BE" w:rsidRDefault="001118C1" w:rsidP="001118C1">
      <w:pPr>
        <w:autoSpaceDE w:val="0"/>
        <w:autoSpaceDN w:val="0"/>
        <w:adjustRightInd w:val="0"/>
        <w:spacing w:after="0" w:line="240" w:lineRule="auto"/>
        <w:rPr>
          <w:ins w:id="6525" w:author="Airat Shigapov" w:date="2021-10-27T23:03:00Z"/>
          <w:rFonts w:ascii="Times New Roman" w:hAnsi="Times New Roman" w:cs="Times New Roman"/>
          <w:sz w:val="20"/>
          <w:szCs w:val="20"/>
          <w:lang w:val="en-US"/>
          <w:rPrChange w:id="6526" w:author="Airat Shigapov" w:date="2021-10-27T23:08:00Z">
            <w:rPr>
              <w:ins w:id="6527" w:author="Airat Shigapov" w:date="2021-10-27T23:03:00Z"/>
              <w:rFonts w:ascii="Consolas" w:hAnsi="Consolas" w:cs="Consolas"/>
              <w:color w:val="000000"/>
              <w:sz w:val="19"/>
              <w:szCs w:val="19"/>
            </w:rPr>
          </w:rPrChange>
        </w:rPr>
      </w:pPr>
      <w:ins w:id="6528" w:author="Airat Shigapov" w:date="2021-10-27T23:03:00Z">
        <w:r w:rsidRPr="008C09BE">
          <w:rPr>
            <w:rFonts w:ascii="Times New Roman" w:hAnsi="Times New Roman" w:cs="Times New Roman"/>
            <w:sz w:val="20"/>
            <w:szCs w:val="20"/>
            <w:lang w:val="en-US"/>
            <w:rPrChange w:id="6529"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6530" w:author="Airat Shigapov" w:date="2021-10-27T23:08:00Z">
              <w:rPr>
                <w:rFonts w:ascii="Consolas" w:hAnsi="Consolas" w:cs="Consolas"/>
                <w:color w:val="0000FF"/>
                <w:sz w:val="19"/>
                <w:szCs w:val="19"/>
              </w:rPr>
            </w:rPrChange>
          </w:rPr>
          <w:t>&lt;</w:t>
        </w:r>
        <w:r w:rsidRPr="008C09BE">
          <w:rPr>
            <w:rFonts w:ascii="Times New Roman" w:hAnsi="Times New Roman" w:cs="Times New Roman"/>
            <w:sz w:val="20"/>
            <w:szCs w:val="20"/>
            <w:lang w:val="en-US"/>
            <w:rPrChange w:id="6531" w:author="Airat Shigapov" w:date="2021-10-27T23:08:00Z">
              <w:rPr>
                <w:rFonts w:ascii="Consolas" w:hAnsi="Consolas" w:cs="Consolas"/>
                <w:color w:val="A31515"/>
                <w:sz w:val="19"/>
                <w:szCs w:val="19"/>
              </w:rPr>
            </w:rPrChange>
          </w:rPr>
          <w:t>Image</w:t>
        </w:r>
        <w:r w:rsidRPr="008C09BE">
          <w:rPr>
            <w:rFonts w:ascii="Times New Roman" w:hAnsi="Times New Roman" w:cs="Times New Roman"/>
            <w:sz w:val="20"/>
            <w:szCs w:val="20"/>
            <w:lang w:val="en-US"/>
            <w:rPrChange w:id="6532" w:author="Airat Shigapov" w:date="2021-10-27T23:08:00Z">
              <w:rPr>
                <w:rFonts w:ascii="Consolas" w:hAnsi="Consolas" w:cs="Consolas"/>
                <w:color w:val="FF0000"/>
                <w:sz w:val="19"/>
                <w:szCs w:val="19"/>
              </w:rPr>
            </w:rPrChange>
          </w:rPr>
          <w:t xml:space="preserve"> Width</w:t>
        </w:r>
        <w:r w:rsidRPr="008C09BE">
          <w:rPr>
            <w:rFonts w:ascii="Times New Roman" w:hAnsi="Times New Roman" w:cs="Times New Roman"/>
            <w:sz w:val="20"/>
            <w:szCs w:val="20"/>
            <w:lang w:val="en-US"/>
            <w:rPrChange w:id="6533" w:author="Airat Shigapov" w:date="2021-10-27T23:08:00Z">
              <w:rPr>
                <w:rFonts w:ascii="Consolas" w:hAnsi="Consolas" w:cs="Consolas"/>
                <w:color w:val="0000FF"/>
                <w:sz w:val="19"/>
                <w:szCs w:val="19"/>
              </w:rPr>
            </w:rPrChange>
          </w:rPr>
          <w:t>="200"</w:t>
        </w:r>
        <w:r w:rsidRPr="008C09BE">
          <w:rPr>
            <w:rFonts w:ascii="Times New Roman" w:hAnsi="Times New Roman" w:cs="Times New Roman"/>
            <w:sz w:val="20"/>
            <w:szCs w:val="20"/>
            <w:lang w:val="en-US"/>
            <w:rPrChange w:id="6534" w:author="Airat Shigapov" w:date="2021-10-27T23:08:00Z">
              <w:rPr>
                <w:rFonts w:ascii="Consolas" w:hAnsi="Consolas" w:cs="Consolas"/>
                <w:color w:val="FF0000"/>
                <w:sz w:val="19"/>
                <w:szCs w:val="19"/>
              </w:rPr>
            </w:rPrChange>
          </w:rPr>
          <w:t xml:space="preserve"> Source</w:t>
        </w:r>
        <w:r w:rsidRPr="008C09BE">
          <w:rPr>
            <w:rFonts w:ascii="Times New Roman" w:hAnsi="Times New Roman" w:cs="Times New Roman"/>
            <w:sz w:val="20"/>
            <w:szCs w:val="20"/>
            <w:lang w:val="en-US"/>
            <w:rPrChange w:id="6535" w:author="Airat Shigapov" w:date="2021-10-27T23:08:00Z">
              <w:rPr>
                <w:rFonts w:ascii="Consolas" w:hAnsi="Consolas" w:cs="Consolas"/>
                <w:color w:val="0000FF"/>
                <w:sz w:val="19"/>
                <w:szCs w:val="19"/>
              </w:rPr>
            </w:rPrChange>
          </w:rPr>
          <w:t>="{</w:t>
        </w:r>
        <w:r w:rsidRPr="008C09BE">
          <w:rPr>
            <w:rFonts w:ascii="Times New Roman" w:hAnsi="Times New Roman" w:cs="Times New Roman"/>
            <w:sz w:val="20"/>
            <w:szCs w:val="20"/>
            <w:lang w:val="en-US"/>
            <w:rPrChange w:id="6536" w:author="Airat Shigapov" w:date="2021-10-27T23:08:00Z">
              <w:rPr>
                <w:rFonts w:ascii="Consolas" w:hAnsi="Consolas" w:cs="Consolas"/>
                <w:color w:val="A31515"/>
                <w:sz w:val="19"/>
                <w:szCs w:val="19"/>
              </w:rPr>
            </w:rPrChange>
          </w:rPr>
          <w:t>Binding</w:t>
        </w:r>
        <w:r w:rsidRPr="008C09BE">
          <w:rPr>
            <w:rFonts w:ascii="Times New Roman" w:hAnsi="Times New Roman" w:cs="Times New Roman"/>
            <w:sz w:val="20"/>
            <w:szCs w:val="20"/>
            <w:lang w:val="en-US"/>
            <w:rPrChange w:id="6537" w:author="Airat Shigapov" w:date="2021-10-27T23:08:00Z">
              <w:rPr>
                <w:rFonts w:ascii="Consolas" w:hAnsi="Consolas" w:cs="Consolas"/>
                <w:color w:val="FF0000"/>
                <w:sz w:val="19"/>
                <w:szCs w:val="19"/>
              </w:rPr>
            </w:rPrChange>
          </w:rPr>
          <w:t xml:space="preserve"> Image</w:t>
        </w:r>
        <w:r w:rsidRPr="008C09BE">
          <w:rPr>
            <w:rFonts w:ascii="Times New Roman" w:hAnsi="Times New Roman" w:cs="Times New Roman"/>
            <w:sz w:val="20"/>
            <w:szCs w:val="20"/>
            <w:lang w:val="en-US"/>
            <w:rPrChange w:id="6538" w:author="Airat Shigapov" w:date="2021-10-27T23:08:00Z">
              <w:rPr>
                <w:rFonts w:ascii="Consolas" w:hAnsi="Consolas" w:cs="Consolas"/>
                <w:color w:val="0000FF"/>
                <w:sz w:val="19"/>
                <w:szCs w:val="19"/>
              </w:rPr>
            </w:rPrChange>
          </w:rPr>
          <w:t>}"/&gt;</w:t>
        </w:r>
      </w:ins>
    </w:p>
    <w:p w14:paraId="27371236" w14:textId="77777777" w:rsidR="001118C1" w:rsidRPr="008C09BE" w:rsidRDefault="001118C1" w:rsidP="001118C1">
      <w:pPr>
        <w:autoSpaceDE w:val="0"/>
        <w:autoSpaceDN w:val="0"/>
        <w:adjustRightInd w:val="0"/>
        <w:spacing w:after="0" w:line="240" w:lineRule="auto"/>
        <w:rPr>
          <w:ins w:id="6539" w:author="Airat Shigapov" w:date="2021-10-27T23:03:00Z"/>
          <w:rFonts w:ascii="Times New Roman" w:hAnsi="Times New Roman" w:cs="Times New Roman"/>
          <w:sz w:val="20"/>
          <w:szCs w:val="20"/>
          <w:lang w:val="en-US"/>
          <w:rPrChange w:id="6540" w:author="Airat Shigapov" w:date="2021-10-27T23:08:00Z">
            <w:rPr>
              <w:ins w:id="6541" w:author="Airat Shigapov" w:date="2021-10-27T23:03:00Z"/>
              <w:rFonts w:ascii="Consolas" w:hAnsi="Consolas" w:cs="Consolas"/>
              <w:color w:val="000000"/>
              <w:sz w:val="19"/>
              <w:szCs w:val="19"/>
            </w:rPr>
          </w:rPrChange>
        </w:rPr>
      </w:pPr>
      <w:ins w:id="6542" w:author="Airat Shigapov" w:date="2021-10-27T23:03:00Z">
        <w:r w:rsidRPr="008C09BE">
          <w:rPr>
            <w:rFonts w:ascii="Times New Roman" w:hAnsi="Times New Roman" w:cs="Times New Roman"/>
            <w:sz w:val="20"/>
            <w:szCs w:val="20"/>
            <w:lang w:val="en-US"/>
            <w:rPrChange w:id="6543"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6544" w:author="Airat Shigapov" w:date="2021-10-27T23:08:00Z">
              <w:rPr>
                <w:rFonts w:ascii="Consolas" w:hAnsi="Consolas" w:cs="Consolas"/>
                <w:color w:val="0000FF"/>
                <w:sz w:val="19"/>
                <w:szCs w:val="19"/>
              </w:rPr>
            </w:rPrChange>
          </w:rPr>
          <w:t>&lt;/</w:t>
        </w:r>
        <w:proofErr w:type="spellStart"/>
        <w:r w:rsidRPr="008C09BE">
          <w:rPr>
            <w:rFonts w:ascii="Times New Roman" w:hAnsi="Times New Roman" w:cs="Times New Roman"/>
            <w:sz w:val="20"/>
            <w:szCs w:val="20"/>
            <w:lang w:val="en-US"/>
            <w:rPrChange w:id="6545" w:author="Airat Shigapov" w:date="2021-10-27T23:08:00Z">
              <w:rPr>
                <w:rFonts w:ascii="Consolas" w:hAnsi="Consolas" w:cs="Consolas"/>
                <w:color w:val="A31515"/>
                <w:sz w:val="19"/>
                <w:szCs w:val="19"/>
              </w:rPr>
            </w:rPrChange>
          </w:rPr>
          <w:t>DataTemplate</w:t>
        </w:r>
        <w:proofErr w:type="spellEnd"/>
        <w:r w:rsidRPr="008C09BE">
          <w:rPr>
            <w:rFonts w:ascii="Times New Roman" w:hAnsi="Times New Roman" w:cs="Times New Roman"/>
            <w:sz w:val="20"/>
            <w:szCs w:val="20"/>
            <w:lang w:val="en-US"/>
            <w:rPrChange w:id="6546" w:author="Airat Shigapov" w:date="2021-10-27T23:08:00Z">
              <w:rPr>
                <w:rFonts w:ascii="Consolas" w:hAnsi="Consolas" w:cs="Consolas"/>
                <w:color w:val="0000FF"/>
                <w:sz w:val="19"/>
                <w:szCs w:val="19"/>
              </w:rPr>
            </w:rPrChange>
          </w:rPr>
          <w:t>&gt;</w:t>
        </w:r>
      </w:ins>
    </w:p>
    <w:p w14:paraId="06C2571F" w14:textId="77777777" w:rsidR="001118C1" w:rsidRPr="008C09BE" w:rsidRDefault="001118C1" w:rsidP="001118C1">
      <w:pPr>
        <w:autoSpaceDE w:val="0"/>
        <w:autoSpaceDN w:val="0"/>
        <w:adjustRightInd w:val="0"/>
        <w:spacing w:after="0" w:line="240" w:lineRule="auto"/>
        <w:rPr>
          <w:ins w:id="6547" w:author="Airat Shigapov" w:date="2021-10-27T23:03:00Z"/>
          <w:rFonts w:ascii="Times New Roman" w:hAnsi="Times New Roman" w:cs="Times New Roman"/>
          <w:sz w:val="20"/>
          <w:szCs w:val="20"/>
          <w:lang w:val="en-US"/>
          <w:rPrChange w:id="6548" w:author="Airat Shigapov" w:date="2021-10-27T23:08:00Z">
            <w:rPr>
              <w:ins w:id="6549" w:author="Airat Shigapov" w:date="2021-10-27T23:03:00Z"/>
              <w:rFonts w:ascii="Consolas" w:hAnsi="Consolas" w:cs="Consolas"/>
              <w:color w:val="000000"/>
              <w:sz w:val="19"/>
              <w:szCs w:val="19"/>
            </w:rPr>
          </w:rPrChange>
        </w:rPr>
      </w:pPr>
      <w:ins w:id="6550" w:author="Airat Shigapov" w:date="2021-10-27T23:03:00Z">
        <w:r w:rsidRPr="008C09BE">
          <w:rPr>
            <w:rFonts w:ascii="Times New Roman" w:hAnsi="Times New Roman" w:cs="Times New Roman"/>
            <w:sz w:val="20"/>
            <w:szCs w:val="20"/>
            <w:lang w:val="en-US"/>
            <w:rPrChange w:id="6551"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6552" w:author="Airat Shigapov" w:date="2021-10-27T23:08:00Z">
              <w:rPr>
                <w:rFonts w:ascii="Consolas" w:hAnsi="Consolas" w:cs="Consolas"/>
                <w:color w:val="0000FF"/>
                <w:sz w:val="19"/>
                <w:szCs w:val="19"/>
              </w:rPr>
            </w:rPrChange>
          </w:rPr>
          <w:t>&lt;/</w:t>
        </w:r>
        <w:proofErr w:type="spellStart"/>
        <w:r w:rsidRPr="008C09BE">
          <w:rPr>
            <w:rFonts w:ascii="Times New Roman" w:hAnsi="Times New Roman" w:cs="Times New Roman"/>
            <w:sz w:val="20"/>
            <w:szCs w:val="20"/>
            <w:lang w:val="en-US"/>
            <w:rPrChange w:id="6553" w:author="Airat Shigapov" w:date="2021-10-27T23:08:00Z">
              <w:rPr>
                <w:rFonts w:ascii="Consolas" w:hAnsi="Consolas" w:cs="Consolas"/>
                <w:color w:val="A31515"/>
                <w:sz w:val="19"/>
                <w:szCs w:val="19"/>
              </w:rPr>
            </w:rPrChange>
          </w:rPr>
          <w:t>ListBox.ItemTemplate</w:t>
        </w:r>
        <w:proofErr w:type="spellEnd"/>
        <w:r w:rsidRPr="008C09BE">
          <w:rPr>
            <w:rFonts w:ascii="Times New Roman" w:hAnsi="Times New Roman" w:cs="Times New Roman"/>
            <w:sz w:val="20"/>
            <w:szCs w:val="20"/>
            <w:lang w:val="en-US"/>
            <w:rPrChange w:id="6554" w:author="Airat Shigapov" w:date="2021-10-27T23:08:00Z">
              <w:rPr>
                <w:rFonts w:ascii="Consolas" w:hAnsi="Consolas" w:cs="Consolas"/>
                <w:color w:val="0000FF"/>
                <w:sz w:val="19"/>
                <w:szCs w:val="19"/>
              </w:rPr>
            </w:rPrChange>
          </w:rPr>
          <w:t>&gt;</w:t>
        </w:r>
      </w:ins>
    </w:p>
    <w:p w14:paraId="6894E7E6" w14:textId="77777777" w:rsidR="001118C1" w:rsidRPr="008C09BE" w:rsidRDefault="001118C1" w:rsidP="001118C1">
      <w:pPr>
        <w:autoSpaceDE w:val="0"/>
        <w:autoSpaceDN w:val="0"/>
        <w:adjustRightInd w:val="0"/>
        <w:spacing w:after="0" w:line="240" w:lineRule="auto"/>
        <w:rPr>
          <w:ins w:id="6555" w:author="Airat Shigapov" w:date="2021-10-27T23:03:00Z"/>
          <w:rFonts w:ascii="Times New Roman" w:hAnsi="Times New Roman" w:cs="Times New Roman"/>
          <w:sz w:val="20"/>
          <w:szCs w:val="20"/>
          <w:lang w:val="en-US"/>
          <w:rPrChange w:id="6556" w:author="Airat Shigapov" w:date="2021-10-27T23:08:00Z">
            <w:rPr>
              <w:ins w:id="6557" w:author="Airat Shigapov" w:date="2021-10-27T23:03:00Z"/>
              <w:rFonts w:ascii="Consolas" w:hAnsi="Consolas" w:cs="Consolas"/>
              <w:color w:val="000000"/>
              <w:sz w:val="19"/>
              <w:szCs w:val="19"/>
            </w:rPr>
          </w:rPrChange>
        </w:rPr>
      </w:pPr>
      <w:ins w:id="6558" w:author="Airat Shigapov" w:date="2021-10-27T23:03:00Z">
        <w:r w:rsidRPr="008C09BE">
          <w:rPr>
            <w:rFonts w:ascii="Times New Roman" w:hAnsi="Times New Roman" w:cs="Times New Roman"/>
            <w:sz w:val="20"/>
            <w:szCs w:val="20"/>
            <w:lang w:val="en-US"/>
            <w:rPrChange w:id="6559"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6560" w:author="Airat Shigapov" w:date="2021-10-27T23:08:00Z">
              <w:rPr>
                <w:rFonts w:ascii="Consolas" w:hAnsi="Consolas" w:cs="Consolas"/>
                <w:color w:val="0000FF"/>
                <w:sz w:val="19"/>
                <w:szCs w:val="19"/>
              </w:rPr>
            </w:rPrChange>
          </w:rPr>
          <w:t>&lt;/</w:t>
        </w:r>
        <w:proofErr w:type="spellStart"/>
        <w:r w:rsidRPr="008C09BE">
          <w:rPr>
            <w:rFonts w:ascii="Times New Roman" w:hAnsi="Times New Roman" w:cs="Times New Roman"/>
            <w:sz w:val="20"/>
            <w:szCs w:val="20"/>
            <w:lang w:val="en-US"/>
            <w:rPrChange w:id="6561" w:author="Airat Shigapov" w:date="2021-10-27T23:08:00Z">
              <w:rPr>
                <w:rFonts w:ascii="Consolas" w:hAnsi="Consolas" w:cs="Consolas"/>
                <w:color w:val="A31515"/>
                <w:sz w:val="19"/>
                <w:szCs w:val="19"/>
              </w:rPr>
            </w:rPrChange>
          </w:rPr>
          <w:t>ListBox</w:t>
        </w:r>
        <w:proofErr w:type="spellEnd"/>
        <w:r w:rsidRPr="008C09BE">
          <w:rPr>
            <w:rFonts w:ascii="Times New Roman" w:hAnsi="Times New Roman" w:cs="Times New Roman"/>
            <w:sz w:val="20"/>
            <w:szCs w:val="20"/>
            <w:lang w:val="en-US"/>
            <w:rPrChange w:id="6562" w:author="Airat Shigapov" w:date="2021-10-27T23:08:00Z">
              <w:rPr>
                <w:rFonts w:ascii="Consolas" w:hAnsi="Consolas" w:cs="Consolas"/>
                <w:color w:val="0000FF"/>
                <w:sz w:val="19"/>
                <w:szCs w:val="19"/>
              </w:rPr>
            </w:rPrChange>
          </w:rPr>
          <w:t>&gt;</w:t>
        </w:r>
      </w:ins>
    </w:p>
    <w:p w14:paraId="33913FC4" w14:textId="77777777" w:rsidR="001118C1" w:rsidRPr="008C09BE" w:rsidRDefault="001118C1" w:rsidP="001118C1">
      <w:pPr>
        <w:autoSpaceDE w:val="0"/>
        <w:autoSpaceDN w:val="0"/>
        <w:adjustRightInd w:val="0"/>
        <w:spacing w:after="0" w:line="240" w:lineRule="auto"/>
        <w:rPr>
          <w:ins w:id="6563" w:author="Airat Shigapov" w:date="2021-10-27T23:03:00Z"/>
          <w:rFonts w:ascii="Times New Roman" w:hAnsi="Times New Roman" w:cs="Times New Roman"/>
          <w:sz w:val="20"/>
          <w:szCs w:val="20"/>
          <w:lang w:val="en-US"/>
          <w:rPrChange w:id="6564" w:author="Airat Shigapov" w:date="2021-10-27T23:08:00Z">
            <w:rPr>
              <w:ins w:id="6565" w:author="Airat Shigapov" w:date="2021-10-27T23:03:00Z"/>
              <w:rFonts w:ascii="Consolas" w:hAnsi="Consolas" w:cs="Consolas"/>
              <w:color w:val="000000"/>
              <w:sz w:val="19"/>
              <w:szCs w:val="19"/>
            </w:rPr>
          </w:rPrChange>
        </w:rPr>
      </w:pPr>
      <w:ins w:id="6566" w:author="Airat Shigapov" w:date="2021-10-27T23:03:00Z">
        <w:r w:rsidRPr="008C09BE">
          <w:rPr>
            <w:rFonts w:ascii="Times New Roman" w:hAnsi="Times New Roman" w:cs="Times New Roman"/>
            <w:sz w:val="20"/>
            <w:szCs w:val="20"/>
            <w:lang w:val="en-US"/>
            <w:rPrChange w:id="6567"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6568" w:author="Airat Shigapov" w:date="2021-10-27T23:08:00Z">
              <w:rPr>
                <w:rFonts w:ascii="Consolas" w:hAnsi="Consolas" w:cs="Consolas"/>
                <w:color w:val="0000FF"/>
                <w:sz w:val="19"/>
                <w:szCs w:val="19"/>
              </w:rPr>
            </w:rPrChange>
          </w:rPr>
          <w:t>&lt;</w:t>
        </w:r>
        <w:r w:rsidRPr="008C09BE">
          <w:rPr>
            <w:rFonts w:ascii="Times New Roman" w:hAnsi="Times New Roman" w:cs="Times New Roman"/>
            <w:sz w:val="20"/>
            <w:szCs w:val="20"/>
            <w:lang w:val="en-US"/>
            <w:rPrChange w:id="6569" w:author="Airat Shigapov" w:date="2021-10-27T23:08:00Z">
              <w:rPr>
                <w:rFonts w:ascii="Consolas" w:hAnsi="Consolas" w:cs="Consolas"/>
                <w:color w:val="A31515"/>
                <w:sz w:val="19"/>
                <w:szCs w:val="19"/>
              </w:rPr>
            </w:rPrChange>
          </w:rPr>
          <w:t>Button</w:t>
        </w:r>
        <w:r w:rsidRPr="008C09BE">
          <w:rPr>
            <w:rFonts w:ascii="Times New Roman" w:hAnsi="Times New Roman" w:cs="Times New Roman"/>
            <w:sz w:val="20"/>
            <w:szCs w:val="20"/>
            <w:lang w:val="en-US"/>
            <w:rPrChange w:id="6570"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6571" w:author="Airat Shigapov" w:date="2021-10-27T23:08:00Z">
              <w:rPr>
                <w:rFonts w:ascii="Consolas" w:hAnsi="Consolas" w:cs="Consolas"/>
                <w:color w:val="FF0000"/>
                <w:sz w:val="19"/>
                <w:szCs w:val="19"/>
              </w:rPr>
            </w:rPrChange>
          </w:rPr>
          <w:t xml:space="preserve"> Padding</w:t>
        </w:r>
        <w:r w:rsidRPr="008C09BE">
          <w:rPr>
            <w:rFonts w:ascii="Times New Roman" w:hAnsi="Times New Roman" w:cs="Times New Roman"/>
            <w:sz w:val="20"/>
            <w:szCs w:val="20"/>
            <w:lang w:val="en-US"/>
            <w:rPrChange w:id="6572" w:author="Airat Shigapov" w:date="2021-10-27T23:08:00Z">
              <w:rPr>
                <w:rFonts w:ascii="Consolas" w:hAnsi="Consolas" w:cs="Consolas"/>
                <w:color w:val="0000FF"/>
                <w:sz w:val="19"/>
                <w:szCs w:val="19"/>
              </w:rPr>
            </w:rPrChange>
          </w:rPr>
          <w:t>="0"</w:t>
        </w:r>
      </w:ins>
    </w:p>
    <w:p w14:paraId="66481A8B" w14:textId="77777777" w:rsidR="001118C1" w:rsidRPr="008C09BE" w:rsidRDefault="001118C1" w:rsidP="001118C1">
      <w:pPr>
        <w:autoSpaceDE w:val="0"/>
        <w:autoSpaceDN w:val="0"/>
        <w:adjustRightInd w:val="0"/>
        <w:spacing w:after="0" w:line="240" w:lineRule="auto"/>
        <w:rPr>
          <w:ins w:id="6573" w:author="Airat Shigapov" w:date="2021-10-27T23:03:00Z"/>
          <w:rFonts w:ascii="Times New Roman" w:hAnsi="Times New Roman" w:cs="Times New Roman"/>
          <w:sz w:val="20"/>
          <w:szCs w:val="20"/>
          <w:lang w:val="en-US"/>
          <w:rPrChange w:id="6574" w:author="Airat Shigapov" w:date="2021-10-27T23:08:00Z">
            <w:rPr>
              <w:ins w:id="6575" w:author="Airat Shigapov" w:date="2021-10-27T23:03:00Z"/>
              <w:rFonts w:ascii="Consolas" w:hAnsi="Consolas" w:cs="Consolas"/>
              <w:color w:val="000000"/>
              <w:sz w:val="19"/>
              <w:szCs w:val="19"/>
            </w:rPr>
          </w:rPrChange>
        </w:rPr>
      </w:pPr>
      <w:ins w:id="6576" w:author="Airat Shigapov" w:date="2021-10-27T23:03:00Z">
        <w:r w:rsidRPr="008C09BE">
          <w:rPr>
            <w:rFonts w:ascii="Times New Roman" w:hAnsi="Times New Roman" w:cs="Times New Roman"/>
            <w:sz w:val="20"/>
            <w:szCs w:val="20"/>
            <w:lang w:val="en-US"/>
            <w:rPrChange w:id="6577"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6578" w:author="Airat Shigapov" w:date="2021-10-27T23:08:00Z">
              <w:rPr>
                <w:rFonts w:ascii="Consolas" w:hAnsi="Consolas" w:cs="Consolas"/>
                <w:color w:val="FF0000"/>
                <w:sz w:val="19"/>
                <w:szCs w:val="19"/>
              </w:rPr>
            </w:rPrChange>
          </w:rPr>
          <w:t xml:space="preserve"> Margin</w:t>
        </w:r>
        <w:r w:rsidRPr="008C09BE">
          <w:rPr>
            <w:rFonts w:ascii="Times New Roman" w:hAnsi="Times New Roman" w:cs="Times New Roman"/>
            <w:sz w:val="20"/>
            <w:szCs w:val="20"/>
            <w:lang w:val="en-US"/>
            <w:rPrChange w:id="6579" w:author="Airat Shigapov" w:date="2021-10-27T23:08:00Z">
              <w:rPr>
                <w:rFonts w:ascii="Consolas" w:hAnsi="Consolas" w:cs="Consolas"/>
                <w:color w:val="0000FF"/>
                <w:sz w:val="19"/>
                <w:szCs w:val="19"/>
              </w:rPr>
            </w:rPrChange>
          </w:rPr>
          <w:t>="15,0,40,0"</w:t>
        </w:r>
      </w:ins>
    </w:p>
    <w:p w14:paraId="772F2640" w14:textId="77777777" w:rsidR="001118C1" w:rsidRPr="008C09BE" w:rsidRDefault="001118C1" w:rsidP="001118C1">
      <w:pPr>
        <w:autoSpaceDE w:val="0"/>
        <w:autoSpaceDN w:val="0"/>
        <w:adjustRightInd w:val="0"/>
        <w:spacing w:after="0" w:line="240" w:lineRule="auto"/>
        <w:rPr>
          <w:ins w:id="6580" w:author="Airat Shigapov" w:date="2021-10-27T23:03:00Z"/>
          <w:rFonts w:ascii="Times New Roman" w:hAnsi="Times New Roman" w:cs="Times New Roman"/>
          <w:sz w:val="20"/>
          <w:szCs w:val="20"/>
          <w:lang w:val="en-US"/>
          <w:rPrChange w:id="6581" w:author="Airat Shigapov" w:date="2021-10-27T23:08:00Z">
            <w:rPr>
              <w:ins w:id="6582" w:author="Airat Shigapov" w:date="2021-10-27T23:03:00Z"/>
              <w:rFonts w:ascii="Consolas" w:hAnsi="Consolas" w:cs="Consolas"/>
              <w:color w:val="000000"/>
              <w:sz w:val="19"/>
              <w:szCs w:val="19"/>
            </w:rPr>
          </w:rPrChange>
        </w:rPr>
      </w:pPr>
      <w:ins w:id="6583" w:author="Airat Shigapov" w:date="2021-10-27T23:03:00Z">
        <w:r w:rsidRPr="008C09BE">
          <w:rPr>
            <w:rFonts w:ascii="Times New Roman" w:hAnsi="Times New Roman" w:cs="Times New Roman"/>
            <w:sz w:val="20"/>
            <w:szCs w:val="20"/>
            <w:lang w:val="en-US"/>
            <w:rPrChange w:id="6584"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6585" w:author="Airat Shigapov" w:date="2021-10-27T23:08:00Z">
              <w:rPr>
                <w:rFonts w:ascii="Consolas" w:hAnsi="Consolas" w:cs="Consolas"/>
                <w:color w:val="FF0000"/>
                <w:sz w:val="19"/>
                <w:szCs w:val="19"/>
              </w:rPr>
            </w:rPrChange>
          </w:rPr>
          <w:t xml:space="preserve"> Height</w:t>
        </w:r>
        <w:r w:rsidRPr="008C09BE">
          <w:rPr>
            <w:rFonts w:ascii="Times New Roman" w:hAnsi="Times New Roman" w:cs="Times New Roman"/>
            <w:sz w:val="20"/>
            <w:szCs w:val="20"/>
            <w:lang w:val="en-US"/>
            <w:rPrChange w:id="6586" w:author="Airat Shigapov" w:date="2021-10-27T23:08:00Z">
              <w:rPr>
                <w:rFonts w:ascii="Consolas" w:hAnsi="Consolas" w:cs="Consolas"/>
                <w:color w:val="0000FF"/>
                <w:sz w:val="19"/>
                <w:szCs w:val="19"/>
              </w:rPr>
            </w:rPrChange>
          </w:rPr>
          <w:t>="35"</w:t>
        </w:r>
      </w:ins>
    </w:p>
    <w:p w14:paraId="66DB6AB2" w14:textId="77777777" w:rsidR="001118C1" w:rsidRPr="008C09BE" w:rsidRDefault="001118C1" w:rsidP="001118C1">
      <w:pPr>
        <w:autoSpaceDE w:val="0"/>
        <w:autoSpaceDN w:val="0"/>
        <w:adjustRightInd w:val="0"/>
        <w:spacing w:after="0" w:line="240" w:lineRule="auto"/>
        <w:rPr>
          <w:ins w:id="6587" w:author="Airat Shigapov" w:date="2021-10-27T23:03:00Z"/>
          <w:rFonts w:ascii="Times New Roman" w:hAnsi="Times New Roman" w:cs="Times New Roman"/>
          <w:sz w:val="20"/>
          <w:szCs w:val="20"/>
          <w:lang w:val="en-US"/>
          <w:rPrChange w:id="6588" w:author="Airat Shigapov" w:date="2021-10-27T23:08:00Z">
            <w:rPr>
              <w:ins w:id="6589" w:author="Airat Shigapov" w:date="2021-10-27T23:03:00Z"/>
              <w:rFonts w:ascii="Consolas" w:hAnsi="Consolas" w:cs="Consolas"/>
              <w:color w:val="000000"/>
              <w:sz w:val="19"/>
              <w:szCs w:val="19"/>
            </w:rPr>
          </w:rPrChange>
        </w:rPr>
      </w:pPr>
      <w:ins w:id="6590" w:author="Airat Shigapov" w:date="2021-10-27T23:03:00Z">
        <w:r w:rsidRPr="008C09BE">
          <w:rPr>
            <w:rFonts w:ascii="Times New Roman" w:hAnsi="Times New Roman" w:cs="Times New Roman"/>
            <w:sz w:val="20"/>
            <w:szCs w:val="20"/>
            <w:lang w:val="en-US"/>
            <w:rPrChange w:id="6591"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6592" w:author="Airat Shigapov" w:date="2021-10-27T23:08:00Z">
              <w:rPr>
                <w:rFonts w:ascii="Consolas" w:hAnsi="Consolas" w:cs="Consolas"/>
                <w:color w:val="FF0000"/>
                <w:sz w:val="19"/>
                <w:szCs w:val="19"/>
              </w:rPr>
            </w:rPrChange>
          </w:rPr>
          <w:t xml:space="preserve"> Click</w:t>
        </w:r>
        <w:r w:rsidRPr="008C09BE">
          <w:rPr>
            <w:rFonts w:ascii="Times New Roman" w:hAnsi="Times New Roman" w:cs="Times New Roman"/>
            <w:sz w:val="20"/>
            <w:szCs w:val="20"/>
            <w:lang w:val="en-US"/>
            <w:rPrChange w:id="6593" w:author="Airat Shigapov" w:date="2021-10-27T23:08:00Z">
              <w:rPr>
                <w:rFonts w:ascii="Consolas" w:hAnsi="Consolas" w:cs="Consolas"/>
                <w:color w:val="0000FF"/>
                <w:sz w:val="19"/>
                <w:szCs w:val="19"/>
              </w:rPr>
            </w:rPrChange>
          </w:rPr>
          <w:t>="</w:t>
        </w:r>
        <w:proofErr w:type="spellStart"/>
        <w:r w:rsidRPr="008C09BE">
          <w:rPr>
            <w:rFonts w:ascii="Times New Roman" w:hAnsi="Times New Roman" w:cs="Times New Roman"/>
            <w:sz w:val="20"/>
            <w:szCs w:val="20"/>
            <w:lang w:val="en-US"/>
            <w:rPrChange w:id="6594" w:author="Airat Shigapov" w:date="2021-10-27T23:08:00Z">
              <w:rPr>
                <w:rFonts w:ascii="Consolas" w:hAnsi="Consolas" w:cs="Consolas"/>
                <w:color w:val="0000FF"/>
                <w:sz w:val="19"/>
                <w:szCs w:val="19"/>
              </w:rPr>
            </w:rPrChange>
          </w:rPr>
          <w:t>NewImage_Click</w:t>
        </w:r>
        <w:proofErr w:type="spellEnd"/>
        <w:r w:rsidRPr="008C09BE">
          <w:rPr>
            <w:rFonts w:ascii="Times New Roman" w:hAnsi="Times New Roman" w:cs="Times New Roman"/>
            <w:sz w:val="20"/>
            <w:szCs w:val="20"/>
            <w:lang w:val="en-US"/>
            <w:rPrChange w:id="6595" w:author="Airat Shigapov" w:date="2021-10-27T23:08:00Z">
              <w:rPr>
                <w:rFonts w:ascii="Consolas" w:hAnsi="Consolas" w:cs="Consolas"/>
                <w:color w:val="0000FF"/>
                <w:sz w:val="19"/>
                <w:szCs w:val="19"/>
              </w:rPr>
            </w:rPrChange>
          </w:rPr>
          <w:t>"</w:t>
        </w:r>
      </w:ins>
    </w:p>
    <w:p w14:paraId="0A991BD7" w14:textId="77777777" w:rsidR="001118C1" w:rsidRPr="008C09BE" w:rsidRDefault="001118C1" w:rsidP="001118C1">
      <w:pPr>
        <w:autoSpaceDE w:val="0"/>
        <w:autoSpaceDN w:val="0"/>
        <w:adjustRightInd w:val="0"/>
        <w:spacing w:after="0" w:line="240" w:lineRule="auto"/>
        <w:rPr>
          <w:ins w:id="6596" w:author="Airat Shigapov" w:date="2021-10-27T23:03:00Z"/>
          <w:rFonts w:ascii="Times New Roman" w:hAnsi="Times New Roman" w:cs="Times New Roman"/>
          <w:sz w:val="20"/>
          <w:szCs w:val="20"/>
          <w:lang w:val="en-US"/>
          <w:rPrChange w:id="6597" w:author="Airat Shigapov" w:date="2021-10-27T23:08:00Z">
            <w:rPr>
              <w:ins w:id="6598" w:author="Airat Shigapov" w:date="2021-10-27T23:03:00Z"/>
              <w:rFonts w:ascii="Consolas" w:hAnsi="Consolas" w:cs="Consolas"/>
              <w:color w:val="000000"/>
              <w:sz w:val="19"/>
              <w:szCs w:val="19"/>
            </w:rPr>
          </w:rPrChange>
        </w:rPr>
      </w:pPr>
      <w:ins w:id="6599" w:author="Airat Shigapov" w:date="2021-10-27T23:03:00Z">
        <w:r w:rsidRPr="008C09BE">
          <w:rPr>
            <w:rFonts w:ascii="Times New Roman" w:hAnsi="Times New Roman" w:cs="Times New Roman"/>
            <w:sz w:val="20"/>
            <w:szCs w:val="20"/>
            <w:lang w:val="en-US"/>
            <w:rPrChange w:id="6600"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6601" w:author="Airat Shigapov" w:date="2021-10-27T23:08:00Z">
              <w:rPr>
                <w:rFonts w:ascii="Consolas" w:hAnsi="Consolas" w:cs="Consolas"/>
                <w:color w:val="FF0000"/>
                <w:sz w:val="19"/>
                <w:szCs w:val="19"/>
              </w:rPr>
            </w:rPrChange>
          </w:rPr>
          <w:t xml:space="preserve"> </w:t>
        </w:r>
        <w:proofErr w:type="spellStart"/>
        <w:r w:rsidRPr="008C09BE">
          <w:rPr>
            <w:rFonts w:ascii="Times New Roman" w:hAnsi="Times New Roman" w:cs="Times New Roman"/>
            <w:sz w:val="20"/>
            <w:szCs w:val="20"/>
            <w:lang w:val="en-US"/>
            <w:rPrChange w:id="6602" w:author="Airat Shigapov" w:date="2021-10-27T23:08:00Z">
              <w:rPr>
                <w:rFonts w:ascii="Consolas" w:hAnsi="Consolas" w:cs="Consolas"/>
                <w:color w:val="FF0000"/>
                <w:sz w:val="19"/>
                <w:szCs w:val="19"/>
              </w:rPr>
            </w:rPrChange>
          </w:rPr>
          <w:t>Grid.Column</w:t>
        </w:r>
        <w:proofErr w:type="spellEnd"/>
        <w:r w:rsidRPr="008C09BE">
          <w:rPr>
            <w:rFonts w:ascii="Times New Roman" w:hAnsi="Times New Roman" w:cs="Times New Roman"/>
            <w:sz w:val="20"/>
            <w:szCs w:val="20"/>
            <w:lang w:val="en-US"/>
            <w:rPrChange w:id="6603" w:author="Airat Shigapov" w:date="2021-10-27T23:08:00Z">
              <w:rPr>
                <w:rFonts w:ascii="Consolas" w:hAnsi="Consolas" w:cs="Consolas"/>
                <w:color w:val="0000FF"/>
                <w:sz w:val="19"/>
                <w:szCs w:val="19"/>
              </w:rPr>
            </w:rPrChange>
          </w:rPr>
          <w:t>="1" &gt;</w:t>
        </w:r>
      </w:ins>
    </w:p>
    <w:p w14:paraId="2ECDAD2C" w14:textId="77777777" w:rsidR="001118C1" w:rsidRPr="008C09BE" w:rsidRDefault="001118C1" w:rsidP="001118C1">
      <w:pPr>
        <w:autoSpaceDE w:val="0"/>
        <w:autoSpaceDN w:val="0"/>
        <w:adjustRightInd w:val="0"/>
        <w:spacing w:after="0" w:line="240" w:lineRule="auto"/>
        <w:rPr>
          <w:ins w:id="6604" w:author="Airat Shigapov" w:date="2021-10-27T23:03:00Z"/>
          <w:rFonts w:ascii="Times New Roman" w:hAnsi="Times New Roman" w:cs="Times New Roman"/>
          <w:sz w:val="20"/>
          <w:szCs w:val="20"/>
          <w:lang w:val="en-US"/>
          <w:rPrChange w:id="6605" w:author="Airat Shigapov" w:date="2021-10-27T23:08:00Z">
            <w:rPr>
              <w:ins w:id="6606" w:author="Airat Shigapov" w:date="2021-10-27T23:03:00Z"/>
              <w:rFonts w:ascii="Consolas" w:hAnsi="Consolas" w:cs="Consolas"/>
              <w:color w:val="000000"/>
              <w:sz w:val="19"/>
              <w:szCs w:val="19"/>
            </w:rPr>
          </w:rPrChange>
        </w:rPr>
      </w:pPr>
      <w:ins w:id="6607" w:author="Airat Shigapov" w:date="2021-10-27T23:03:00Z">
        <w:r w:rsidRPr="008C09BE">
          <w:rPr>
            <w:rFonts w:ascii="Times New Roman" w:hAnsi="Times New Roman" w:cs="Times New Roman"/>
            <w:sz w:val="20"/>
            <w:szCs w:val="20"/>
            <w:lang w:val="en-US"/>
            <w:rPrChange w:id="6608"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6609" w:author="Airat Shigapov" w:date="2021-10-27T23:08:00Z">
              <w:rPr>
                <w:rFonts w:ascii="Consolas" w:hAnsi="Consolas" w:cs="Consolas"/>
                <w:color w:val="0000FF"/>
                <w:sz w:val="19"/>
                <w:szCs w:val="19"/>
              </w:rPr>
            </w:rPrChange>
          </w:rPr>
          <w:t>&lt;</w:t>
        </w:r>
        <w:proofErr w:type="spellStart"/>
        <w:r w:rsidRPr="008C09BE">
          <w:rPr>
            <w:rFonts w:ascii="Times New Roman" w:hAnsi="Times New Roman" w:cs="Times New Roman"/>
            <w:sz w:val="20"/>
            <w:szCs w:val="20"/>
            <w:lang w:val="en-US"/>
            <w:rPrChange w:id="6610" w:author="Airat Shigapov" w:date="2021-10-27T23:08:00Z">
              <w:rPr>
                <w:rFonts w:ascii="Consolas" w:hAnsi="Consolas" w:cs="Consolas"/>
                <w:color w:val="A31515"/>
                <w:sz w:val="19"/>
                <w:szCs w:val="19"/>
              </w:rPr>
            </w:rPrChange>
          </w:rPr>
          <w:t>StackPanel</w:t>
        </w:r>
        <w:proofErr w:type="spellEnd"/>
        <w:r w:rsidRPr="008C09BE">
          <w:rPr>
            <w:rFonts w:ascii="Times New Roman" w:hAnsi="Times New Roman" w:cs="Times New Roman"/>
            <w:sz w:val="20"/>
            <w:szCs w:val="20"/>
            <w:lang w:val="en-US"/>
            <w:rPrChange w:id="6611" w:author="Airat Shigapov" w:date="2021-10-27T23:08:00Z">
              <w:rPr>
                <w:rFonts w:ascii="Consolas" w:hAnsi="Consolas" w:cs="Consolas"/>
                <w:color w:val="FF0000"/>
                <w:sz w:val="19"/>
                <w:szCs w:val="19"/>
              </w:rPr>
            </w:rPrChange>
          </w:rPr>
          <w:t xml:space="preserve"> Orientation</w:t>
        </w:r>
        <w:r w:rsidRPr="008C09BE">
          <w:rPr>
            <w:rFonts w:ascii="Times New Roman" w:hAnsi="Times New Roman" w:cs="Times New Roman"/>
            <w:sz w:val="20"/>
            <w:szCs w:val="20"/>
            <w:lang w:val="en-US"/>
            <w:rPrChange w:id="6612" w:author="Airat Shigapov" w:date="2021-10-27T23:08:00Z">
              <w:rPr>
                <w:rFonts w:ascii="Consolas" w:hAnsi="Consolas" w:cs="Consolas"/>
                <w:color w:val="0000FF"/>
                <w:sz w:val="19"/>
                <w:szCs w:val="19"/>
              </w:rPr>
            </w:rPrChange>
          </w:rPr>
          <w:t>="Horizontal"&gt;</w:t>
        </w:r>
      </w:ins>
    </w:p>
    <w:p w14:paraId="23792EF4" w14:textId="77777777" w:rsidR="001118C1" w:rsidRPr="008C09BE" w:rsidRDefault="001118C1" w:rsidP="001118C1">
      <w:pPr>
        <w:autoSpaceDE w:val="0"/>
        <w:autoSpaceDN w:val="0"/>
        <w:adjustRightInd w:val="0"/>
        <w:spacing w:after="0" w:line="240" w:lineRule="auto"/>
        <w:rPr>
          <w:ins w:id="6613" w:author="Airat Shigapov" w:date="2021-10-27T23:03:00Z"/>
          <w:rFonts w:ascii="Times New Roman" w:hAnsi="Times New Roman" w:cs="Times New Roman"/>
          <w:sz w:val="20"/>
          <w:szCs w:val="20"/>
          <w:lang w:val="en-US"/>
          <w:rPrChange w:id="6614" w:author="Airat Shigapov" w:date="2021-10-27T23:08:00Z">
            <w:rPr>
              <w:ins w:id="6615" w:author="Airat Shigapov" w:date="2021-10-27T23:03:00Z"/>
              <w:rFonts w:ascii="Consolas" w:hAnsi="Consolas" w:cs="Consolas"/>
              <w:color w:val="000000"/>
              <w:sz w:val="19"/>
              <w:szCs w:val="19"/>
            </w:rPr>
          </w:rPrChange>
        </w:rPr>
      </w:pPr>
    </w:p>
    <w:p w14:paraId="7B0B026E" w14:textId="77777777" w:rsidR="001118C1" w:rsidRPr="008C09BE" w:rsidRDefault="001118C1" w:rsidP="001118C1">
      <w:pPr>
        <w:autoSpaceDE w:val="0"/>
        <w:autoSpaceDN w:val="0"/>
        <w:adjustRightInd w:val="0"/>
        <w:spacing w:after="0" w:line="240" w:lineRule="auto"/>
        <w:rPr>
          <w:ins w:id="6616" w:author="Airat Shigapov" w:date="2021-10-27T23:03:00Z"/>
          <w:rFonts w:ascii="Times New Roman" w:hAnsi="Times New Roman" w:cs="Times New Roman"/>
          <w:sz w:val="20"/>
          <w:szCs w:val="20"/>
          <w:lang w:val="en-US"/>
          <w:rPrChange w:id="6617" w:author="Airat Shigapov" w:date="2021-10-27T23:08:00Z">
            <w:rPr>
              <w:ins w:id="6618" w:author="Airat Shigapov" w:date="2021-10-27T23:03:00Z"/>
              <w:rFonts w:ascii="Consolas" w:hAnsi="Consolas" w:cs="Consolas"/>
              <w:color w:val="000000"/>
              <w:sz w:val="19"/>
              <w:szCs w:val="19"/>
            </w:rPr>
          </w:rPrChange>
        </w:rPr>
      </w:pPr>
      <w:ins w:id="6619" w:author="Airat Shigapov" w:date="2021-10-27T23:03:00Z">
        <w:r w:rsidRPr="008C09BE">
          <w:rPr>
            <w:rFonts w:ascii="Times New Roman" w:hAnsi="Times New Roman" w:cs="Times New Roman"/>
            <w:sz w:val="20"/>
            <w:szCs w:val="20"/>
            <w:lang w:val="en-US"/>
            <w:rPrChange w:id="6620"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6621" w:author="Airat Shigapov" w:date="2021-10-27T23:08:00Z">
              <w:rPr>
                <w:rFonts w:ascii="Consolas" w:hAnsi="Consolas" w:cs="Consolas"/>
                <w:color w:val="0000FF"/>
                <w:sz w:val="19"/>
                <w:szCs w:val="19"/>
              </w:rPr>
            </w:rPrChange>
          </w:rPr>
          <w:t>&lt;</w:t>
        </w:r>
        <w:r w:rsidRPr="008C09BE">
          <w:rPr>
            <w:rFonts w:ascii="Times New Roman" w:hAnsi="Times New Roman" w:cs="Times New Roman"/>
            <w:sz w:val="20"/>
            <w:szCs w:val="20"/>
            <w:lang w:val="en-US"/>
            <w:rPrChange w:id="6622" w:author="Airat Shigapov" w:date="2021-10-27T23:08:00Z">
              <w:rPr>
                <w:rFonts w:ascii="Consolas" w:hAnsi="Consolas" w:cs="Consolas"/>
                <w:color w:val="A31515"/>
                <w:sz w:val="19"/>
                <w:szCs w:val="19"/>
              </w:rPr>
            </w:rPrChange>
          </w:rPr>
          <w:t>Path</w:t>
        </w:r>
        <w:r w:rsidRPr="008C09BE">
          <w:rPr>
            <w:rFonts w:ascii="Times New Roman" w:hAnsi="Times New Roman" w:cs="Times New Roman"/>
            <w:sz w:val="20"/>
            <w:szCs w:val="20"/>
            <w:lang w:val="en-US"/>
            <w:rPrChange w:id="6623" w:author="Airat Shigapov" w:date="2021-10-27T23:08:00Z">
              <w:rPr>
                <w:rFonts w:ascii="Consolas" w:hAnsi="Consolas" w:cs="Consolas"/>
                <w:color w:val="FF0000"/>
                <w:sz w:val="19"/>
                <w:szCs w:val="19"/>
              </w:rPr>
            </w:rPrChange>
          </w:rPr>
          <w:t xml:space="preserve"> Data</w:t>
        </w:r>
        <w:r w:rsidRPr="008C09BE">
          <w:rPr>
            <w:rFonts w:ascii="Times New Roman" w:hAnsi="Times New Roman" w:cs="Times New Roman"/>
            <w:sz w:val="20"/>
            <w:szCs w:val="20"/>
            <w:lang w:val="en-US"/>
            <w:rPrChange w:id="6624" w:author="Airat Shigapov" w:date="2021-10-27T23:08:00Z">
              <w:rPr>
                <w:rFonts w:ascii="Consolas" w:hAnsi="Consolas" w:cs="Consolas"/>
                <w:color w:val="0000FF"/>
                <w:sz w:val="19"/>
                <w:szCs w:val="19"/>
              </w:rPr>
            </w:rPrChange>
          </w:rPr>
          <w:t xml:space="preserve"> = "M43 38.2222V4.77778C43 2.15 40.85 0 38.2222 0H4.77778C2.15 0 0 2.15 0 4.77778V38.2222C0 40.85 2.15 43 4.77778 43H38.2222C40.85 43 43 40.85 43 38.2222ZM14.0944 26.23L19.1111 32.2739L26.5167 22.7422C26.9944 22.1211 27.95 22.1211 28.4278 22.7661L36.8128 33.9461C37.41 34.7344 36.8367 35.8572 35.8572 35.8572H7.21444C6.21111 35.8572 5.66167 34.7106 6.28278 33.9222L12.2311 26.2778C12.685 25.6567 13.5928 25.6328 14.0944 26.23Z"</w:t>
        </w:r>
      </w:ins>
    </w:p>
    <w:p w14:paraId="70693436" w14:textId="77777777" w:rsidR="001118C1" w:rsidRPr="008C09BE" w:rsidRDefault="001118C1" w:rsidP="001118C1">
      <w:pPr>
        <w:autoSpaceDE w:val="0"/>
        <w:autoSpaceDN w:val="0"/>
        <w:adjustRightInd w:val="0"/>
        <w:spacing w:after="0" w:line="240" w:lineRule="auto"/>
        <w:rPr>
          <w:ins w:id="6625" w:author="Airat Shigapov" w:date="2021-10-27T23:03:00Z"/>
          <w:rFonts w:ascii="Times New Roman" w:hAnsi="Times New Roman" w:cs="Times New Roman"/>
          <w:sz w:val="20"/>
          <w:szCs w:val="20"/>
          <w:lang w:val="en-US"/>
          <w:rPrChange w:id="6626" w:author="Airat Shigapov" w:date="2021-10-27T23:08:00Z">
            <w:rPr>
              <w:ins w:id="6627" w:author="Airat Shigapov" w:date="2021-10-27T23:03:00Z"/>
              <w:rFonts w:ascii="Consolas" w:hAnsi="Consolas" w:cs="Consolas"/>
              <w:color w:val="000000"/>
              <w:sz w:val="19"/>
              <w:szCs w:val="19"/>
            </w:rPr>
          </w:rPrChange>
        </w:rPr>
      </w:pPr>
      <w:ins w:id="6628" w:author="Airat Shigapov" w:date="2021-10-27T23:03:00Z">
        <w:r w:rsidRPr="008C09BE">
          <w:rPr>
            <w:rFonts w:ascii="Times New Roman" w:hAnsi="Times New Roman" w:cs="Times New Roman"/>
            <w:sz w:val="20"/>
            <w:szCs w:val="20"/>
            <w:lang w:val="en-US"/>
            <w:rPrChange w:id="6629"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6630" w:author="Airat Shigapov" w:date="2021-10-27T23:08:00Z">
              <w:rPr>
                <w:rFonts w:ascii="Consolas" w:hAnsi="Consolas" w:cs="Consolas"/>
                <w:color w:val="FF0000"/>
                <w:sz w:val="19"/>
                <w:szCs w:val="19"/>
              </w:rPr>
            </w:rPrChange>
          </w:rPr>
          <w:t xml:space="preserve"> Fill</w:t>
        </w:r>
        <w:r w:rsidRPr="008C09BE">
          <w:rPr>
            <w:rFonts w:ascii="Times New Roman" w:hAnsi="Times New Roman" w:cs="Times New Roman"/>
            <w:sz w:val="20"/>
            <w:szCs w:val="20"/>
            <w:lang w:val="en-US"/>
            <w:rPrChange w:id="6631" w:author="Airat Shigapov" w:date="2021-10-27T23:08:00Z">
              <w:rPr>
                <w:rFonts w:ascii="Consolas" w:hAnsi="Consolas" w:cs="Consolas"/>
                <w:color w:val="0000FF"/>
                <w:sz w:val="19"/>
                <w:szCs w:val="19"/>
              </w:rPr>
            </w:rPrChange>
          </w:rPr>
          <w:t>="white"</w:t>
        </w:r>
        <w:r w:rsidRPr="008C09BE">
          <w:rPr>
            <w:rFonts w:ascii="Times New Roman" w:hAnsi="Times New Roman" w:cs="Times New Roman"/>
            <w:sz w:val="20"/>
            <w:szCs w:val="20"/>
            <w:lang w:val="en-US"/>
            <w:rPrChange w:id="6632" w:author="Airat Shigapov" w:date="2021-10-27T23:08:00Z">
              <w:rPr>
                <w:rFonts w:ascii="Consolas" w:hAnsi="Consolas" w:cs="Consolas"/>
                <w:color w:val="000000"/>
                <w:sz w:val="19"/>
                <w:szCs w:val="19"/>
              </w:rPr>
            </w:rPrChange>
          </w:rPr>
          <w:t xml:space="preserve"> </w:t>
        </w:r>
      </w:ins>
    </w:p>
    <w:p w14:paraId="0F04FE5F" w14:textId="77777777" w:rsidR="001118C1" w:rsidRPr="008C09BE" w:rsidRDefault="001118C1" w:rsidP="001118C1">
      <w:pPr>
        <w:autoSpaceDE w:val="0"/>
        <w:autoSpaceDN w:val="0"/>
        <w:adjustRightInd w:val="0"/>
        <w:spacing w:after="0" w:line="240" w:lineRule="auto"/>
        <w:rPr>
          <w:ins w:id="6633" w:author="Airat Shigapov" w:date="2021-10-27T23:03:00Z"/>
          <w:rFonts w:ascii="Times New Roman" w:hAnsi="Times New Roman" w:cs="Times New Roman"/>
          <w:sz w:val="20"/>
          <w:szCs w:val="20"/>
          <w:lang w:val="en-US"/>
          <w:rPrChange w:id="6634" w:author="Airat Shigapov" w:date="2021-10-27T23:08:00Z">
            <w:rPr>
              <w:ins w:id="6635" w:author="Airat Shigapov" w:date="2021-10-27T23:03:00Z"/>
              <w:rFonts w:ascii="Consolas" w:hAnsi="Consolas" w:cs="Consolas"/>
              <w:color w:val="000000"/>
              <w:sz w:val="19"/>
              <w:szCs w:val="19"/>
            </w:rPr>
          </w:rPrChange>
        </w:rPr>
      </w:pPr>
      <w:ins w:id="6636" w:author="Airat Shigapov" w:date="2021-10-27T23:03:00Z">
        <w:r w:rsidRPr="008C09BE">
          <w:rPr>
            <w:rFonts w:ascii="Times New Roman" w:hAnsi="Times New Roman" w:cs="Times New Roman"/>
            <w:sz w:val="20"/>
            <w:szCs w:val="20"/>
            <w:lang w:val="en-US"/>
            <w:rPrChange w:id="6637"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6638" w:author="Airat Shigapov" w:date="2021-10-27T23:08:00Z">
              <w:rPr>
                <w:rFonts w:ascii="Consolas" w:hAnsi="Consolas" w:cs="Consolas"/>
                <w:color w:val="FF0000"/>
                <w:sz w:val="19"/>
                <w:szCs w:val="19"/>
              </w:rPr>
            </w:rPrChange>
          </w:rPr>
          <w:t xml:space="preserve"> Stretch</w:t>
        </w:r>
        <w:r w:rsidRPr="008C09BE">
          <w:rPr>
            <w:rFonts w:ascii="Times New Roman" w:hAnsi="Times New Roman" w:cs="Times New Roman"/>
            <w:sz w:val="20"/>
            <w:szCs w:val="20"/>
            <w:lang w:val="en-US"/>
            <w:rPrChange w:id="6639" w:author="Airat Shigapov" w:date="2021-10-27T23:08:00Z">
              <w:rPr>
                <w:rFonts w:ascii="Consolas" w:hAnsi="Consolas" w:cs="Consolas"/>
                <w:color w:val="0000FF"/>
                <w:sz w:val="19"/>
                <w:szCs w:val="19"/>
              </w:rPr>
            </w:rPrChange>
          </w:rPr>
          <w:t>="Fill"</w:t>
        </w:r>
        <w:r w:rsidRPr="008C09BE">
          <w:rPr>
            <w:rFonts w:ascii="Times New Roman" w:hAnsi="Times New Roman" w:cs="Times New Roman"/>
            <w:sz w:val="20"/>
            <w:szCs w:val="20"/>
            <w:lang w:val="en-US"/>
            <w:rPrChange w:id="6640" w:author="Airat Shigapov" w:date="2021-10-27T23:08:00Z">
              <w:rPr>
                <w:rFonts w:ascii="Consolas" w:hAnsi="Consolas" w:cs="Consolas"/>
                <w:color w:val="000000"/>
                <w:sz w:val="19"/>
                <w:szCs w:val="19"/>
              </w:rPr>
            </w:rPrChange>
          </w:rPr>
          <w:t xml:space="preserve"> </w:t>
        </w:r>
      </w:ins>
    </w:p>
    <w:p w14:paraId="4D9F34A3" w14:textId="77777777" w:rsidR="001118C1" w:rsidRPr="008C09BE" w:rsidRDefault="001118C1" w:rsidP="001118C1">
      <w:pPr>
        <w:autoSpaceDE w:val="0"/>
        <w:autoSpaceDN w:val="0"/>
        <w:adjustRightInd w:val="0"/>
        <w:spacing w:after="0" w:line="240" w:lineRule="auto"/>
        <w:rPr>
          <w:ins w:id="6641" w:author="Airat Shigapov" w:date="2021-10-27T23:03:00Z"/>
          <w:rFonts w:ascii="Times New Roman" w:hAnsi="Times New Roman" w:cs="Times New Roman"/>
          <w:sz w:val="20"/>
          <w:szCs w:val="20"/>
          <w:lang w:val="en-US"/>
          <w:rPrChange w:id="6642" w:author="Airat Shigapov" w:date="2021-10-27T23:08:00Z">
            <w:rPr>
              <w:ins w:id="6643" w:author="Airat Shigapov" w:date="2021-10-27T23:03:00Z"/>
              <w:rFonts w:ascii="Consolas" w:hAnsi="Consolas" w:cs="Consolas"/>
              <w:color w:val="000000"/>
              <w:sz w:val="19"/>
              <w:szCs w:val="19"/>
            </w:rPr>
          </w:rPrChange>
        </w:rPr>
      </w:pPr>
      <w:ins w:id="6644" w:author="Airat Shigapov" w:date="2021-10-27T23:03:00Z">
        <w:r w:rsidRPr="008C09BE">
          <w:rPr>
            <w:rFonts w:ascii="Times New Roman" w:hAnsi="Times New Roman" w:cs="Times New Roman"/>
            <w:sz w:val="20"/>
            <w:szCs w:val="20"/>
            <w:lang w:val="en-US"/>
            <w:rPrChange w:id="6645"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6646" w:author="Airat Shigapov" w:date="2021-10-27T23:08:00Z">
              <w:rPr>
                <w:rFonts w:ascii="Consolas" w:hAnsi="Consolas" w:cs="Consolas"/>
                <w:color w:val="FF0000"/>
                <w:sz w:val="19"/>
                <w:szCs w:val="19"/>
              </w:rPr>
            </w:rPrChange>
          </w:rPr>
          <w:t xml:space="preserve"> Height</w:t>
        </w:r>
        <w:r w:rsidRPr="008C09BE">
          <w:rPr>
            <w:rFonts w:ascii="Times New Roman" w:hAnsi="Times New Roman" w:cs="Times New Roman"/>
            <w:sz w:val="20"/>
            <w:szCs w:val="20"/>
            <w:lang w:val="en-US"/>
            <w:rPrChange w:id="6647" w:author="Airat Shigapov" w:date="2021-10-27T23:08:00Z">
              <w:rPr>
                <w:rFonts w:ascii="Consolas" w:hAnsi="Consolas" w:cs="Consolas"/>
                <w:color w:val="0000FF"/>
                <w:sz w:val="19"/>
                <w:szCs w:val="19"/>
              </w:rPr>
            </w:rPrChange>
          </w:rPr>
          <w:t>="21"</w:t>
        </w:r>
      </w:ins>
    </w:p>
    <w:p w14:paraId="6FB33EE8" w14:textId="77777777" w:rsidR="001118C1" w:rsidRPr="008C09BE" w:rsidRDefault="001118C1" w:rsidP="001118C1">
      <w:pPr>
        <w:autoSpaceDE w:val="0"/>
        <w:autoSpaceDN w:val="0"/>
        <w:adjustRightInd w:val="0"/>
        <w:spacing w:after="0" w:line="240" w:lineRule="auto"/>
        <w:rPr>
          <w:ins w:id="6648" w:author="Airat Shigapov" w:date="2021-10-27T23:03:00Z"/>
          <w:rFonts w:ascii="Times New Roman" w:hAnsi="Times New Roman" w:cs="Times New Roman"/>
          <w:sz w:val="20"/>
          <w:szCs w:val="20"/>
          <w:lang w:val="en-US"/>
          <w:rPrChange w:id="6649" w:author="Airat Shigapov" w:date="2021-10-27T23:08:00Z">
            <w:rPr>
              <w:ins w:id="6650" w:author="Airat Shigapov" w:date="2021-10-27T23:03:00Z"/>
              <w:rFonts w:ascii="Consolas" w:hAnsi="Consolas" w:cs="Consolas"/>
              <w:color w:val="000000"/>
              <w:sz w:val="19"/>
              <w:szCs w:val="19"/>
            </w:rPr>
          </w:rPrChange>
        </w:rPr>
      </w:pPr>
      <w:ins w:id="6651" w:author="Airat Shigapov" w:date="2021-10-27T23:03:00Z">
        <w:r w:rsidRPr="008C09BE">
          <w:rPr>
            <w:rFonts w:ascii="Times New Roman" w:hAnsi="Times New Roman" w:cs="Times New Roman"/>
            <w:sz w:val="20"/>
            <w:szCs w:val="20"/>
            <w:lang w:val="en-US"/>
            <w:rPrChange w:id="6652"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6653" w:author="Airat Shigapov" w:date="2021-10-27T23:08:00Z">
              <w:rPr>
                <w:rFonts w:ascii="Consolas" w:hAnsi="Consolas" w:cs="Consolas"/>
                <w:color w:val="FF0000"/>
                <w:sz w:val="19"/>
                <w:szCs w:val="19"/>
              </w:rPr>
            </w:rPrChange>
          </w:rPr>
          <w:t xml:space="preserve"> Width</w:t>
        </w:r>
        <w:r w:rsidRPr="008C09BE">
          <w:rPr>
            <w:rFonts w:ascii="Times New Roman" w:hAnsi="Times New Roman" w:cs="Times New Roman"/>
            <w:sz w:val="20"/>
            <w:szCs w:val="20"/>
            <w:lang w:val="en-US"/>
            <w:rPrChange w:id="6654" w:author="Airat Shigapov" w:date="2021-10-27T23:08:00Z">
              <w:rPr>
                <w:rFonts w:ascii="Consolas" w:hAnsi="Consolas" w:cs="Consolas"/>
                <w:color w:val="0000FF"/>
                <w:sz w:val="19"/>
                <w:szCs w:val="19"/>
              </w:rPr>
            </w:rPrChange>
          </w:rPr>
          <w:t>="21" /&gt;</w:t>
        </w:r>
      </w:ins>
    </w:p>
    <w:p w14:paraId="4A81477C" w14:textId="77777777" w:rsidR="001118C1" w:rsidRPr="008C09BE" w:rsidRDefault="001118C1" w:rsidP="001118C1">
      <w:pPr>
        <w:autoSpaceDE w:val="0"/>
        <w:autoSpaceDN w:val="0"/>
        <w:adjustRightInd w:val="0"/>
        <w:spacing w:after="0" w:line="240" w:lineRule="auto"/>
        <w:rPr>
          <w:ins w:id="6655" w:author="Airat Shigapov" w:date="2021-10-27T23:03:00Z"/>
          <w:rFonts w:ascii="Times New Roman" w:hAnsi="Times New Roman" w:cs="Times New Roman"/>
          <w:sz w:val="20"/>
          <w:szCs w:val="20"/>
          <w:lang w:val="en-US"/>
          <w:rPrChange w:id="6656" w:author="Airat Shigapov" w:date="2021-10-27T23:08:00Z">
            <w:rPr>
              <w:ins w:id="6657" w:author="Airat Shigapov" w:date="2021-10-27T23:03:00Z"/>
              <w:rFonts w:ascii="Consolas" w:hAnsi="Consolas" w:cs="Consolas"/>
              <w:color w:val="000000"/>
              <w:sz w:val="19"/>
              <w:szCs w:val="19"/>
            </w:rPr>
          </w:rPrChange>
        </w:rPr>
      </w:pPr>
      <w:ins w:id="6658" w:author="Airat Shigapov" w:date="2021-10-27T23:03:00Z">
        <w:r w:rsidRPr="008C09BE">
          <w:rPr>
            <w:rFonts w:ascii="Times New Roman" w:hAnsi="Times New Roman" w:cs="Times New Roman"/>
            <w:sz w:val="20"/>
            <w:szCs w:val="20"/>
            <w:lang w:val="en-US"/>
            <w:rPrChange w:id="6659"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6660" w:author="Airat Shigapov" w:date="2021-10-27T23:08:00Z">
              <w:rPr>
                <w:rFonts w:ascii="Consolas" w:hAnsi="Consolas" w:cs="Consolas"/>
                <w:color w:val="0000FF"/>
                <w:sz w:val="19"/>
                <w:szCs w:val="19"/>
              </w:rPr>
            </w:rPrChange>
          </w:rPr>
          <w:t>&lt;</w:t>
        </w:r>
        <w:proofErr w:type="spellStart"/>
        <w:r w:rsidRPr="008C09BE">
          <w:rPr>
            <w:rFonts w:ascii="Times New Roman" w:hAnsi="Times New Roman" w:cs="Times New Roman"/>
            <w:sz w:val="20"/>
            <w:szCs w:val="20"/>
            <w:lang w:val="en-US"/>
            <w:rPrChange w:id="6661" w:author="Airat Shigapov" w:date="2021-10-27T23:08:00Z">
              <w:rPr>
                <w:rFonts w:ascii="Consolas" w:hAnsi="Consolas" w:cs="Consolas"/>
                <w:color w:val="A31515"/>
                <w:sz w:val="19"/>
                <w:szCs w:val="19"/>
              </w:rPr>
            </w:rPrChange>
          </w:rPr>
          <w:t>TextBlock</w:t>
        </w:r>
        <w:proofErr w:type="spellEnd"/>
        <w:r w:rsidRPr="008C09BE">
          <w:rPr>
            <w:rFonts w:ascii="Times New Roman" w:hAnsi="Times New Roman" w:cs="Times New Roman"/>
            <w:sz w:val="20"/>
            <w:szCs w:val="20"/>
            <w:lang w:val="en-US"/>
            <w:rPrChange w:id="6662" w:author="Airat Shigapov" w:date="2021-10-27T23:08:00Z">
              <w:rPr>
                <w:rFonts w:ascii="Consolas" w:hAnsi="Consolas" w:cs="Consolas"/>
                <w:color w:val="FF0000"/>
                <w:sz w:val="19"/>
                <w:szCs w:val="19"/>
              </w:rPr>
            </w:rPrChange>
          </w:rPr>
          <w:t xml:space="preserve"> Text</w:t>
        </w:r>
        <w:r w:rsidRPr="008C09BE">
          <w:rPr>
            <w:rFonts w:ascii="Times New Roman" w:hAnsi="Times New Roman" w:cs="Times New Roman"/>
            <w:sz w:val="20"/>
            <w:szCs w:val="20"/>
            <w:lang w:val="en-US"/>
            <w:rPrChange w:id="6663" w:author="Airat Shigapov" w:date="2021-10-27T23:08:00Z">
              <w:rPr>
                <w:rFonts w:ascii="Consolas" w:hAnsi="Consolas" w:cs="Consolas"/>
                <w:color w:val="0000FF"/>
                <w:sz w:val="19"/>
                <w:szCs w:val="19"/>
              </w:rPr>
            </w:rPrChange>
          </w:rPr>
          <w:t>="</w:t>
        </w:r>
        <w:r w:rsidRPr="008C09BE">
          <w:rPr>
            <w:rFonts w:ascii="Times New Roman" w:hAnsi="Times New Roman" w:cs="Times New Roman"/>
            <w:sz w:val="20"/>
            <w:szCs w:val="20"/>
            <w:rPrChange w:id="6664" w:author="Airat Shigapov" w:date="2021-10-27T23:08:00Z">
              <w:rPr>
                <w:rFonts w:ascii="Consolas" w:hAnsi="Consolas" w:cs="Consolas"/>
                <w:color w:val="0000FF"/>
                <w:sz w:val="19"/>
                <w:szCs w:val="19"/>
              </w:rPr>
            </w:rPrChange>
          </w:rPr>
          <w:t>Редактировать</w:t>
        </w:r>
        <w:r w:rsidRPr="008C09BE">
          <w:rPr>
            <w:rFonts w:ascii="Times New Roman" w:hAnsi="Times New Roman" w:cs="Times New Roman"/>
            <w:sz w:val="20"/>
            <w:szCs w:val="20"/>
            <w:lang w:val="en-US"/>
            <w:rPrChange w:id="6665" w:author="Airat Shigapov" w:date="2021-10-27T23:08:00Z">
              <w:rPr>
                <w:rFonts w:ascii="Consolas" w:hAnsi="Consolas" w:cs="Consolas"/>
                <w:color w:val="0000FF"/>
                <w:sz w:val="19"/>
                <w:szCs w:val="19"/>
              </w:rPr>
            </w:rPrChange>
          </w:rPr>
          <w:t xml:space="preserve"> </w:t>
        </w:r>
        <w:r w:rsidRPr="008C09BE">
          <w:rPr>
            <w:rFonts w:ascii="Times New Roman" w:hAnsi="Times New Roman" w:cs="Times New Roman"/>
            <w:sz w:val="20"/>
            <w:szCs w:val="20"/>
            <w:rPrChange w:id="6666" w:author="Airat Shigapov" w:date="2021-10-27T23:08:00Z">
              <w:rPr>
                <w:rFonts w:ascii="Consolas" w:hAnsi="Consolas" w:cs="Consolas"/>
                <w:color w:val="0000FF"/>
                <w:sz w:val="19"/>
                <w:szCs w:val="19"/>
              </w:rPr>
            </w:rPrChange>
          </w:rPr>
          <w:t>картинку</w:t>
        </w:r>
        <w:r w:rsidRPr="008C09BE">
          <w:rPr>
            <w:rFonts w:ascii="Times New Roman" w:hAnsi="Times New Roman" w:cs="Times New Roman"/>
            <w:sz w:val="20"/>
            <w:szCs w:val="20"/>
            <w:lang w:val="en-US"/>
            <w:rPrChange w:id="6667" w:author="Airat Shigapov" w:date="2021-10-27T23:08:00Z">
              <w:rPr>
                <w:rFonts w:ascii="Consolas" w:hAnsi="Consolas" w:cs="Consolas"/>
                <w:color w:val="0000FF"/>
                <w:sz w:val="19"/>
                <w:szCs w:val="19"/>
              </w:rPr>
            </w:rPrChange>
          </w:rPr>
          <w:t>"</w:t>
        </w:r>
        <w:r w:rsidRPr="008C09BE">
          <w:rPr>
            <w:rFonts w:ascii="Times New Roman" w:hAnsi="Times New Roman" w:cs="Times New Roman"/>
            <w:sz w:val="20"/>
            <w:szCs w:val="20"/>
            <w:lang w:val="en-US"/>
            <w:rPrChange w:id="6668" w:author="Airat Shigapov" w:date="2021-10-27T23:08:00Z">
              <w:rPr>
                <w:rFonts w:ascii="Consolas" w:hAnsi="Consolas" w:cs="Consolas"/>
                <w:color w:val="FF0000"/>
                <w:sz w:val="19"/>
                <w:szCs w:val="19"/>
              </w:rPr>
            </w:rPrChange>
          </w:rPr>
          <w:t xml:space="preserve"> Margin</w:t>
        </w:r>
        <w:r w:rsidRPr="008C09BE">
          <w:rPr>
            <w:rFonts w:ascii="Times New Roman" w:hAnsi="Times New Roman" w:cs="Times New Roman"/>
            <w:sz w:val="20"/>
            <w:szCs w:val="20"/>
            <w:lang w:val="en-US"/>
            <w:rPrChange w:id="6669" w:author="Airat Shigapov" w:date="2021-10-27T23:08:00Z">
              <w:rPr>
                <w:rFonts w:ascii="Consolas" w:hAnsi="Consolas" w:cs="Consolas"/>
                <w:color w:val="0000FF"/>
                <w:sz w:val="19"/>
                <w:szCs w:val="19"/>
              </w:rPr>
            </w:rPrChange>
          </w:rPr>
          <w:t>="10,0,0,0"/&gt;</w:t>
        </w:r>
      </w:ins>
    </w:p>
    <w:p w14:paraId="5CA04DF7" w14:textId="77777777" w:rsidR="001118C1" w:rsidRPr="008C09BE" w:rsidRDefault="001118C1" w:rsidP="001118C1">
      <w:pPr>
        <w:autoSpaceDE w:val="0"/>
        <w:autoSpaceDN w:val="0"/>
        <w:adjustRightInd w:val="0"/>
        <w:spacing w:after="0" w:line="240" w:lineRule="auto"/>
        <w:rPr>
          <w:ins w:id="6670" w:author="Airat Shigapov" w:date="2021-10-27T23:03:00Z"/>
          <w:rFonts w:ascii="Times New Roman" w:hAnsi="Times New Roman" w:cs="Times New Roman"/>
          <w:sz w:val="20"/>
          <w:szCs w:val="20"/>
          <w:lang w:val="en-US"/>
          <w:rPrChange w:id="6671" w:author="Airat Shigapov" w:date="2021-10-27T23:08:00Z">
            <w:rPr>
              <w:ins w:id="6672" w:author="Airat Shigapov" w:date="2021-10-27T23:03:00Z"/>
              <w:rFonts w:ascii="Consolas" w:hAnsi="Consolas" w:cs="Consolas"/>
              <w:color w:val="000000"/>
              <w:sz w:val="19"/>
              <w:szCs w:val="19"/>
            </w:rPr>
          </w:rPrChange>
        </w:rPr>
      </w:pPr>
      <w:ins w:id="6673" w:author="Airat Shigapov" w:date="2021-10-27T23:03:00Z">
        <w:r w:rsidRPr="008C09BE">
          <w:rPr>
            <w:rFonts w:ascii="Times New Roman" w:hAnsi="Times New Roman" w:cs="Times New Roman"/>
            <w:sz w:val="20"/>
            <w:szCs w:val="20"/>
            <w:lang w:val="en-US"/>
            <w:rPrChange w:id="6674"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6675" w:author="Airat Shigapov" w:date="2021-10-27T23:08:00Z">
              <w:rPr>
                <w:rFonts w:ascii="Consolas" w:hAnsi="Consolas" w:cs="Consolas"/>
                <w:color w:val="0000FF"/>
                <w:sz w:val="19"/>
                <w:szCs w:val="19"/>
              </w:rPr>
            </w:rPrChange>
          </w:rPr>
          <w:t>&lt;/</w:t>
        </w:r>
        <w:proofErr w:type="spellStart"/>
        <w:r w:rsidRPr="008C09BE">
          <w:rPr>
            <w:rFonts w:ascii="Times New Roman" w:hAnsi="Times New Roman" w:cs="Times New Roman"/>
            <w:sz w:val="20"/>
            <w:szCs w:val="20"/>
            <w:lang w:val="en-US"/>
            <w:rPrChange w:id="6676" w:author="Airat Shigapov" w:date="2021-10-27T23:08:00Z">
              <w:rPr>
                <w:rFonts w:ascii="Consolas" w:hAnsi="Consolas" w:cs="Consolas"/>
                <w:color w:val="A31515"/>
                <w:sz w:val="19"/>
                <w:szCs w:val="19"/>
              </w:rPr>
            </w:rPrChange>
          </w:rPr>
          <w:t>StackPanel</w:t>
        </w:r>
        <w:proofErr w:type="spellEnd"/>
        <w:r w:rsidRPr="008C09BE">
          <w:rPr>
            <w:rFonts w:ascii="Times New Roman" w:hAnsi="Times New Roman" w:cs="Times New Roman"/>
            <w:sz w:val="20"/>
            <w:szCs w:val="20"/>
            <w:lang w:val="en-US"/>
            <w:rPrChange w:id="6677" w:author="Airat Shigapov" w:date="2021-10-27T23:08:00Z">
              <w:rPr>
                <w:rFonts w:ascii="Consolas" w:hAnsi="Consolas" w:cs="Consolas"/>
                <w:color w:val="0000FF"/>
                <w:sz w:val="19"/>
                <w:szCs w:val="19"/>
              </w:rPr>
            </w:rPrChange>
          </w:rPr>
          <w:t>&gt;</w:t>
        </w:r>
      </w:ins>
    </w:p>
    <w:p w14:paraId="0CDBE87B" w14:textId="77777777" w:rsidR="001118C1" w:rsidRPr="008C09BE" w:rsidRDefault="001118C1" w:rsidP="001118C1">
      <w:pPr>
        <w:autoSpaceDE w:val="0"/>
        <w:autoSpaceDN w:val="0"/>
        <w:adjustRightInd w:val="0"/>
        <w:spacing w:after="0" w:line="240" w:lineRule="auto"/>
        <w:rPr>
          <w:ins w:id="6678" w:author="Airat Shigapov" w:date="2021-10-27T23:03:00Z"/>
          <w:rFonts w:ascii="Times New Roman" w:hAnsi="Times New Roman" w:cs="Times New Roman"/>
          <w:sz w:val="20"/>
          <w:szCs w:val="20"/>
          <w:lang w:val="en-US"/>
          <w:rPrChange w:id="6679" w:author="Airat Shigapov" w:date="2021-10-27T23:08:00Z">
            <w:rPr>
              <w:ins w:id="6680" w:author="Airat Shigapov" w:date="2021-10-27T23:03:00Z"/>
              <w:rFonts w:ascii="Consolas" w:hAnsi="Consolas" w:cs="Consolas"/>
              <w:color w:val="000000"/>
              <w:sz w:val="19"/>
              <w:szCs w:val="19"/>
            </w:rPr>
          </w:rPrChange>
        </w:rPr>
      </w:pPr>
      <w:ins w:id="6681" w:author="Airat Shigapov" w:date="2021-10-27T23:03:00Z">
        <w:r w:rsidRPr="008C09BE">
          <w:rPr>
            <w:rFonts w:ascii="Times New Roman" w:hAnsi="Times New Roman" w:cs="Times New Roman"/>
            <w:sz w:val="20"/>
            <w:szCs w:val="20"/>
            <w:lang w:val="en-US"/>
            <w:rPrChange w:id="6682"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6683" w:author="Airat Shigapov" w:date="2021-10-27T23:08:00Z">
              <w:rPr>
                <w:rFonts w:ascii="Consolas" w:hAnsi="Consolas" w:cs="Consolas"/>
                <w:color w:val="0000FF"/>
                <w:sz w:val="19"/>
                <w:szCs w:val="19"/>
              </w:rPr>
            </w:rPrChange>
          </w:rPr>
          <w:t>&lt;/</w:t>
        </w:r>
        <w:r w:rsidRPr="008C09BE">
          <w:rPr>
            <w:rFonts w:ascii="Times New Roman" w:hAnsi="Times New Roman" w:cs="Times New Roman"/>
            <w:sz w:val="20"/>
            <w:szCs w:val="20"/>
            <w:lang w:val="en-US"/>
            <w:rPrChange w:id="6684" w:author="Airat Shigapov" w:date="2021-10-27T23:08:00Z">
              <w:rPr>
                <w:rFonts w:ascii="Consolas" w:hAnsi="Consolas" w:cs="Consolas"/>
                <w:color w:val="A31515"/>
                <w:sz w:val="19"/>
                <w:szCs w:val="19"/>
              </w:rPr>
            </w:rPrChange>
          </w:rPr>
          <w:t>Button</w:t>
        </w:r>
        <w:r w:rsidRPr="008C09BE">
          <w:rPr>
            <w:rFonts w:ascii="Times New Roman" w:hAnsi="Times New Roman" w:cs="Times New Roman"/>
            <w:sz w:val="20"/>
            <w:szCs w:val="20"/>
            <w:lang w:val="en-US"/>
            <w:rPrChange w:id="6685" w:author="Airat Shigapov" w:date="2021-10-27T23:08:00Z">
              <w:rPr>
                <w:rFonts w:ascii="Consolas" w:hAnsi="Consolas" w:cs="Consolas"/>
                <w:color w:val="0000FF"/>
                <w:sz w:val="19"/>
                <w:szCs w:val="19"/>
              </w:rPr>
            </w:rPrChange>
          </w:rPr>
          <w:t>&gt;</w:t>
        </w:r>
      </w:ins>
    </w:p>
    <w:p w14:paraId="6B7271CD" w14:textId="77777777" w:rsidR="001118C1" w:rsidRPr="008C09BE" w:rsidRDefault="001118C1" w:rsidP="001118C1">
      <w:pPr>
        <w:autoSpaceDE w:val="0"/>
        <w:autoSpaceDN w:val="0"/>
        <w:adjustRightInd w:val="0"/>
        <w:spacing w:after="0" w:line="240" w:lineRule="auto"/>
        <w:rPr>
          <w:ins w:id="6686" w:author="Airat Shigapov" w:date="2021-10-27T23:03:00Z"/>
          <w:rFonts w:ascii="Times New Roman" w:hAnsi="Times New Roman" w:cs="Times New Roman"/>
          <w:sz w:val="20"/>
          <w:szCs w:val="20"/>
          <w:lang w:val="en-US"/>
          <w:rPrChange w:id="6687" w:author="Airat Shigapov" w:date="2021-10-27T23:08:00Z">
            <w:rPr>
              <w:ins w:id="6688" w:author="Airat Shigapov" w:date="2021-10-27T23:03:00Z"/>
              <w:rFonts w:ascii="Consolas" w:hAnsi="Consolas" w:cs="Consolas"/>
              <w:color w:val="000000"/>
              <w:sz w:val="19"/>
              <w:szCs w:val="19"/>
            </w:rPr>
          </w:rPrChange>
        </w:rPr>
      </w:pPr>
      <w:ins w:id="6689" w:author="Airat Shigapov" w:date="2021-10-27T23:03:00Z">
        <w:r w:rsidRPr="008C09BE">
          <w:rPr>
            <w:rFonts w:ascii="Times New Roman" w:hAnsi="Times New Roman" w:cs="Times New Roman"/>
            <w:sz w:val="20"/>
            <w:szCs w:val="20"/>
            <w:lang w:val="en-US"/>
            <w:rPrChange w:id="6690"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6691" w:author="Airat Shigapov" w:date="2021-10-27T23:08:00Z">
              <w:rPr>
                <w:rFonts w:ascii="Consolas" w:hAnsi="Consolas" w:cs="Consolas"/>
                <w:color w:val="0000FF"/>
                <w:sz w:val="19"/>
                <w:szCs w:val="19"/>
              </w:rPr>
            </w:rPrChange>
          </w:rPr>
          <w:t>&lt;</w:t>
        </w:r>
        <w:proofErr w:type="spellStart"/>
        <w:r w:rsidRPr="008C09BE">
          <w:rPr>
            <w:rFonts w:ascii="Times New Roman" w:hAnsi="Times New Roman" w:cs="Times New Roman"/>
            <w:sz w:val="20"/>
            <w:szCs w:val="20"/>
            <w:lang w:val="en-US"/>
            <w:rPrChange w:id="6692" w:author="Airat Shigapov" w:date="2021-10-27T23:08:00Z">
              <w:rPr>
                <w:rFonts w:ascii="Consolas" w:hAnsi="Consolas" w:cs="Consolas"/>
                <w:color w:val="A31515"/>
                <w:sz w:val="19"/>
                <w:szCs w:val="19"/>
              </w:rPr>
            </w:rPrChange>
          </w:rPr>
          <w:t>TextBlock</w:t>
        </w:r>
        <w:proofErr w:type="spellEnd"/>
        <w:r w:rsidRPr="008C09BE">
          <w:rPr>
            <w:rFonts w:ascii="Times New Roman" w:hAnsi="Times New Roman" w:cs="Times New Roman"/>
            <w:sz w:val="20"/>
            <w:szCs w:val="20"/>
            <w:lang w:val="en-US"/>
            <w:rPrChange w:id="6693" w:author="Airat Shigapov" w:date="2021-10-27T23:08:00Z">
              <w:rPr>
                <w:rFonts w:ascii="Consolas" w:hAnsi="Consolas" w:cs="Consolas"/>
                <w:color w:val="FF0000"/>
                <w:sz w:val="19"/>
                <w:szCs w:val="19"/>
              </w:rPr>
            </w:rPrChange>
          </w:rPr>
          <w:t xml:space="preserve"> </w:t>
        </w:r>
        <w:proofErr w:type="gramStart"/>
        <w:r w:rsidRPr="008C09BE">
          <w:rPr>
            <w:rFonts w:ascii="Times New Roman" w:hAnsi="Times New Roman" w:cs="Times New Roman"/>
            <w:sz w:val="20"/>
            <w:szCs w:val="20"/>
            <w:lang w:val="en-US"/>
            <w:rPrChange w:id="6694" w:author="Airat Shigapov" w:date="2021-10-27T23:08:00Z">
              <w:rPr>
                <w:rFonts w:ascii="Consolas" w:hAnsi="Consolas" w:cs="Consolas"/>
                <w:color w:val="FF0000"/>
                <w:sz w:val="19"/>
                <w:szCs w:val="19"/>
              </w:rPr>
            </w:rPrChange>
          </w:rPr>
          <w:t>x</w:t>
        </w:r>
        <w:r w:rsidRPr="008C09BE">
          <w:rPr>
            <w:rFonts w:ascii="Times New Roman" w:hAnsi="Times New Roman" w:cs="Times New Roman"/>
            <w:sz w:val="20"/>
            <w:szCs w:val="20"/>
            <w:lang w:val="en-US"/>
            <w:rPrChange w:id="6695" w:author="Airat Shigapov" w:date="2021-10-27T23:08:00Z">
              <w:rPr>
                <w:rFonts w:ascii="Consolas" w:hAnsi="Consolas" w:cs="Consolas"/>
                <w:color w:val="0000FF"/>
                <w:sz w:val="19"/>
                <w:szCs w:val="19"/>
              </w:rPr>
            </w:rPrChange>
          </w:rPr>
          <w:t>:</w:t>
        </w:r>
        <w:r w:rsidRPr="008C09BE">
          <w:rPr>
            <w:rFonts w:ascii="Times New Roman" w:hAnsi="Times New Roman" w:cs="Times New Roman"/>
            <w:sz w:val="20"/>
            <w:szCs w:val="20"/>
            <w:lang w:val="en-US"/>
            <w:rPrChange w:id="6696" w:author="Airat Shigapov" w:date="2021-10-27T23:08:00Z">
              <w:rPr>
                <w:rFonts w:ascii="Consolas" w:hAnsi="Consolas" w:cs="Consolas"/>
                <w:color w:val="FF0000"/>
                <w:sz w:val="19"/>
                <w:szCs w:val="19"/>
              </w:rPr>
            </w:rPrChange>
          </w:rPr>
          <w:t>Name</w:t>
        </w:r>
        <w:proofErr w:type="gramEnd"/>
        <w:r w:rsidRPr="008C09BE">
          <w:rPr>
            <w:rFonts w:ascii="Times New Roman" w:hAnsi="Times New Roman" w:cs="Times New Roman"/>
            <w:sz w:val="20"/>
            <w:szCs w:val="20"/>
            <w:lang w:val="en-US"/>
            <w:rPrChange w:id="6697" w:author="Airat Shigapov" w:date="2021-10-27T23:08:00Z">
              <w:rPr>
                <w:rFonts w:ascii="Consolas" w:hAnsi="Consolas" w:cs="Consolas"/>
                <w:color w:val="0000FF"/>
                <w:sz w:val="19"/>
                <w:szCs w:val="19"/>
              </w:rPr>
            </w:rPrChange>
          </w:rPr>
          <w:t>="WarImage"</w:t>
        </w:r>
      </w:ins>
    </w:p>
    <w:p w14:paraId="2084AB61" w14:textId="77777777" w:rsidR="001118C1" w:rsidRPr="008C09BE" w:rsidRDefault="001118C1" w:rsidP="001118C1">
      <w:pPr>
        <w:autoSpaceDE w:val="0"/>
        <w:autoSpaceDN w:val="0"/>
        <w:adjustRightInd w:val="0"/>
        <w:spacing w:after="0" w:line="240" w:lineRule="auto"/>
        <w:rPr>
          <w:ins w:id="6698" w:author="Airat Shigapov" w:date="2021-10-27T23:03:00Z"/>
          <w:rFonts w:ascii="Times New Roman" w:hAnsi="Times New Roman" w:cs="Times New Roman"/>
          <w:sz w:val="20"/>
          <w:szCs w:val="20"/>
          <w:lang w:val="en-US"/>
          <w:rPrChange w:id="6699" w:author="Airat Shigapov" w:date="2021-10-27T23:08:00Z">
            <w:rPr>
              <w:ins w:id="6700" w:author="Airat Shigapov" w:date="2021-10-27T23:03:00Z"/>
              <w:rFonts w:ascii="Consolas" w:hAnsi="Consolas" w:cs="Consolas"/>
              <w:color w:val="000000"/>
              <w:sz w:val="19"/>
              <w:szCs w:val="19"/>
            </w:rPr>
          </w:rPrChange>
        </w:rPr>
      </w:pPr>
      <w:ins w:id="6701" w:author="Airat Shigapov" w:date="2021-10-27T23:03:00Z">
        <w:r w:rsidRPr="008C09BE">
          <w:rPr>
            <w:rFonts w:ascii="Times New Roman" w:hAnsi="Times New Roman" w:cs="Times New Roman"/>
            <w:sz w:val="20"/>
            <w:szCs w:val="20"/>
            <w:lang w:val="en-US"/>
            <w:rPrChange w:id="6702"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6703" w:author="Airat Shigapov" w:date="2021-10-27T23:08:00Z">
              <w:rPr>
                <w:rFonts w:ascii="Consolas" w:hAnsi="Consolas" w:cs="Consolas"/>
                <w:color w:val="FF0000"/>
                <w:sz w:val="19"/>
                <w:szCs w:val="19"/>
              </w:rPr>
            </w:rPrChange>
          </w:rPr>
          <w:t xml:space="preserve"> Visibility</w:t>
        </w:r>
        <w:r w:rsidRPr="008C09BE">
          <w:rPr>
            <w:rFonts w:ascii="Times New Roman" w:hAnsi="Times New Roman" w:cs="Times New Roman"/>
            <w:sz w:val="20"/>
            <w:szCs w:val="20"/>
            <w:lang w:val="en-US"/>
            <w:rPrChange w:id="6704" w:author="Airat Shigapov" w:date="2021-10-27T23:08:00Z">
              <w:rPr>
                <w:rFonts w:ascii="Consolas" w:hAnsi="Consolas" w:cs="Consolas"/>
                <w:color w:val="0000FF"/>
                <w:sz w:val="19"/>
                <w:szCs w:val="19"/>
              </w:rPr>
            </w:rPrChange>
          </w:rPr>
          <w:t>="Hidden"</w:t>
        </w:r>
      </w:ins>
    </w:p>
    <w:p w14:paraId="1CAF5CEA" w14:textId="77777777" w:rsidR="001118C1" w:rsidRPr="008C09BE" w:rsidRDefault="001118C1" w:rsidP="001118C1">
      <w:pPr>
        <w:autoSpaceDE w:val="0"/>
        <w:autoSpaceDN w:val="0"/>
        <w:adjustRightInd w:val="0"/>
        <w:spacing w:after="0" w:line="240" w:lineRule="auto"/>
        <w:rPr>
          <w:ins w:id="6705" w:author="Airat Shigapov" w:date="2021-10-27T23:03:00Z"/>
          <w:rFonts w:ascii="Times New Roman" w:hAnsi="Times New Roman" w:cs="Times New Roman"/>
          <w:sz w:val="20"/>
          <w:szCs w:val="20"/>
          <w:lang w:val="en-US"/>
          <w:rPrChange w:id="6706" w:author="Airat Shigapov" w:date="2021-10-27T23:08:00Z">
            <w:rPr>
              <w:ins w:id="6707" w:author="Airat Shigapov" w:date="2021-10-27T23:03:00Z"/>
              <w:rFonts w:ascii="Consolas" w:hAnsi="Consolas" w:cs="Consolas"/>
              <w:color w:val="000000"/>
              <w:sz w:val="19"/>
              <w:szCs w:val="19"/>
            </w:rPr>
          </w:rPrChange>
        </w:rPr>
      </w:pPr>
      <w:ins w:id="6708" w:author="Airat Shigapov" w:date="2021-10-27T23:03:00Z">
        <w:r w:rsidRPr="008C09BE">
          <w:rPr>
            <w:rFonts w:ascii="Times New Roman" w:hAnsi="Times New Roman" w:cs="Times New Roman"/>
            <w:sz w:val="20"/>
            <w:szCs w:val="20"/>
            <w:lang w:val="en-US"/>
            <w:rPrChange w:id="6709"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6710" w:author="Airat Shigapov" w:date="2021-10-27T23:08:00Z">
              <w:rPr>
                <w:rFonts w:ascii="Consolas" w:hAnsi="Consolas" w:cs="Consolas"/>
                <w:color w:val="FF0000"/>
                <w:sz w:val="19"/>
                <w:szCs w:val="19"/>
              </w:rPr>
            </w:rPrChange>
          </w:rPr>
          <w:t xml:space="preserve"> </w:t>
        </w:r>
        <w:proofErr w:type="spellStart"/>
        <w:r w:rsidRPr="008C09BE">
          <w:rPr>
            <w:rFonts w:ascii="Times New Roman" w:hAnsi="Times New Roman" w:cs="Times New Roman"/>
            <w:sz w:val="20"/>
            <w:szCs w:val="20"/>
            <w:lang w:val="en-US"/>
            <w:rPrChange w:id="6711" w:author="Airat Shigapov" w:date="2021-10-27T23:08:00Z">
              <w:rPr>
                <w:rFonts w:ascii="Consolas" w:hAnsi="Consolas" w:cs="Consolas"/>
                <w:color w:val="FF0000"/>
                <w:sz w:val="19"/>
                <w:szCs w:val="19"/>
              </w:rPr>
            </w:rPrChange>
          </w:rPr>
          <w:t>HorizontalAlignment</w:t>
        </w:r>
        <w:proofErr w:type="spellEnd"/>
        <w:r w:rsidRPr="008C09BE">
          <w:rPr>
            <w:rFonts w:ascii="Times New Roman" w:hAnsi="Times New Roman" w:cs="Times New Roman"/>
            <w:sz w:val="20"/>
            <w:szCs w:val="20"/>
            <w:lang w:val="en-US"/>
            <w:rPrChange w:id="6712" w:author="Airat Shigapov" w:date="2021-10-27T23:08:00Z">
              <w:rPr>
                <w:rFonts w:ascii="Consolas" w:hAnsi="Consolas" w:cs="Consolas"/>
                <w:color w:val="0000FF"/>
                <w:sz w:val="19"/>
                <w:szCs w:val="19"/>
              </w:rPr>
            </w:rPrChange>
          </w:rPr>
          <w:t>="Center"</w:t>
        </w:r>
      </w:ins>
    </w:p>
    <w:p w14:paraId="0E8C4B16" w14:textId="77777777" w:rsidR="001118C1" w:rsidRPr="008C09BE" w:rsidRDefault="001118C1" w:rsidP="001118C1">
      <w:pPr>
        <w:autoSpaceDE w:val="0"/>
        <w:autoSpaceDN w:val="0"/>
        <w:adjustRightInd w:val="0"/>
        <w:spacing w:after="0" w:line="240" w:lineRule="auto"/>
        <w:rPr>
          <w:ins w:id="6713" w:author="Airat Shigapov" w:date="2021-10-27T23:03:00Z"/>
          <w:rFonts w:ascii="Times New Roman" w:hAnsi="Times New Roman" w:cs="Times New Roman"/>
          <w:sz w:val="20"/>
          <w:szCs w:val="20"/>
          <w:lang w:val="en-US"/>
          <w:rPrChange w:id="6714" w:author="Airat Shigapov" w:date="2021-10-27T23:08:00Z">
            <w:rPr>
              <w:ins w:id="6715" w:author="Airat Shigapov" w:date="2021-10-27T23:03:00Z"/>
              <w:rFonts w:ascii="Consolas" w:hAnsi="Consolas" w:cs="Consolas"/>
              <w:color w:val="000000"/>
              <w:sz w:val="19"/>
              <w:szCs w:val="19"/>
            </w:rPr>
          </w:rPrChange>
        </w:rPr>
      </w:pPr>
      <w:ins w:id="6716" w:author="Airat Shigapov" w:date="2021-10-27T23:03:00Z">
        <w:r w:rsidRPr="008C09BE">
          <w:rPr>
            <w:rFonts w:ascii="Times New Roman" w:hAnsi="Times New Roman" w:cs="Times New Roman"/>
            <w:sz w:val="20"/>
            <w:szCs w:val="20"/>
            <w:lang w:val="en-US"/>
            <w:rPrChange w:id="6717"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6718" w:author="Airat Shigapov" w:date="2021-10-27T23:08:00Z">
              <w:rPr>
                <w:rFonts w:ascii="Consolas" w:hAnsi="Consolas" w:cs="Consolas"/>
                <w:color w:val="FF0000"/>
                <w:sz w:val="19"/>
                <w:szCs w:val="19"/>
              </w:rPr>
            </w:rPrChange>
          </w:rPr>
          <w:t xml:space="preserve"> Text</w:t>
        </w:r>
        <w:r w:rsidRPr="008C09BE">
          <w:rPr>
            <w:rFonts w:ascii="Times New Roman" w:hAnsi="Times New Roman" w:cs="Times New Roman"/>
            <w:sz w:val="20"/>
            <w:szCs w:val="20"/>
            <w:lang w:val="en-US"/>
            <w:rPrChange w:id="6719" w:author="Airat Shigapov" w:date="2021-10-27T23:08:00Z">
              <w:rPr>
                <w:rFonts w:ascii="Consolas" w:hAnsi="Consolas" w:cs="Consolas"/>
                <w:color w:val="0000FF"/>
                <w:sz w:val="19"/>
                <w:szCs w:val="19"/>
              </w:rPr>
            </w:rPrChange>
          </w:rPr>
          <w:t>="</w:t>
        </w:r>
        <w:proofErr w:type="spellStart"/>
        <w:r w:rsidRPr="008C09BE">
          <w:rPr>
            <w:rFonts w:ascii="Times New Roman" w:hAnsi="Times New Roman" w:cs="Times New Roman"/>
            <w:sz w:val="20"/>
            <w:szCs w:val="20"/>
            <w:rPrChange w:id="6720" w:author="Airat Shigapov" w:date="2021-10-27T23:08:00Z">
              <w:rPr>
                <w:rFonts w:ascii="Consolas" w:hAnsi="Consolas" w:cs="Consolas"/>
                <w:color w:val="0000FF"/>
                <w:sz w:val="19"/>
                <w:szCs w:val="19"/>
              </w:rPr>
            </w:rPrChange>
          </w:rPr>
          <w:t>Выбрите</w:t>
        </w:r>
        <w:proofErr w:type="spellEnd"/>
        <w:r w:rsidRPr="008C09BE">
          <w:rPr>
            <w:rFonts w:ascii="Times New Roman" w:hAnsi="Times New Roman" w:cs="Times New Roman"/>
            <w:sz w:val="20"/>
            <w:szCs w:val="20"/>
            <w:lang w:val="en-US"/>
            <w:rPrChange w:id="6721" w:author="Airat Shigapov" w:date="2021-10-27T23:08:00Z">
              <w:rPr>
                <w:rFonts w:ascii="Consolas" w:hAnsi="Consolas" w:cs="Consolas"/>
                <w:color w:val="0000FF"/>
                <w:sz w:val="19"/>
                <w:szCs w:val="19"/>
              </w:rPr>
            </w:rPrChange>
          </w:rPr>
          <w:t xml:space="preserve"> </w:t>
        </w:r>
        <w:r w:rsidRPr="008C09BE">
          <w:rPr>
            <w:rFonts w:ascii="Times New Roman" w:hAnsi="Times New Roman" w:cs="Times New Roman"/>
            <w:sz w:val="20"/>
            <w:szCs w:val="20"/>
            <w:rPrChange w:id="6722" w:author="Airat Shigapov" w:date="2021-10-27T23:08:00Z">
              <w:rPr>
                <w:rFonts w:ascii="Consolas" w:hAnsi="Consolas" w:cs="Consolas"/>
                <w:color w:val="0000FF"/>
                <w:sz w:val="19"/>
                <w:szCs w:val="19"/>
              </w:rPr>
            </w:rPrChange>
          </w:rPr>
          <w:t>минимум</w:t>
        </w:r>
        <w:r w:rsidRPr="008C09BE">
          <w:rPr>
            <w:rFonts w:ascii="Times New Roman" w:hAnsi="Times New Roman" w:cs="Times New Roman"/>
            <w:sz w:val="20"/>
            <w:szCs w:val="20"/>
            <w:lang w:val="en-US"/>
            <w:rPrChange w:id="6723" w:author="Airat Shigapov" w:date="2021-10-27T23:08:00Z">
              <w:rPr>
                <w:rFonts w:ascii="Consolas" w:hAnsi="Consolas" w:cs="Consolas"/>
                <w:color w:val="0000FF"/>
                <w:sz w:val="19"/>
                <w:szCs w:val="19"/>
              </w:rPr>
            </w:rPrChange>
          </w:rPr>
          <w:t xml:space="preserve"> 1 </w:t>
        </w:r>
        <w:r w:rsidRPr="008C09BE">
          <w:rPr>
            <w:rFonts w:ascii="Times New Roman" w:hAnsi="Times New Roman" w:cs="Times New Roman"/>
            <w:sz w:val="20"/>
            <w:szCs w:val="20"/>
            <w:rPrChange w:id="6724" w:author="Airat Shigapov" w:date="2021-10-27T23:08:00Z">
              <w:rPr>
                <w:rFonts w:ascii="Consolas" w:hAnsi="Consolas" w:cs="Consolas"/>
                <w:color w:val="0000FF"/>
                <w:sz w:val="19"/>
                <w:szCs w:val="19"/>
              </w:rPr>
            </w:rPrChange>
          </w:rPr>
          <w:t>картинку</w:t>
        </w:r>
        <w:r w:rsidRPr="008C09BE">
          <w:rPr>
            <w:rFonts w:ascii="Times New Roman" w:hAnsi="Times New Roman" w:cs="Times New Roman"/>
            <w:sz w:val="20"/>
            <w:szCs w:val="20"/>
            <w:lang w:val="en-US"/>
            <w:rPrChange w:id="6725" w:author="Airat Shigapov" w:date="2021-10-27T23:08:00Z">
              <w:rPr>
                <w:rFonts w:ascii="Consolas" w:hAnsi="Consolas" w:cs="Consolas"/>
                <w:color w:val="0000FF"/>
                <w:sz w:val="19"/>
                <w:szCs w:val="19"/>
              </w:rPr>
            </w:rPrChange>
          </w:rPr>
          <w:t>"</w:t>
        </w:r>
        <w:r w:rsidRPr="008C09BE">
          <w:rPr>
            <w:rFonts w:ascii="Times New Roman" w:hAnsi="Times New Roman" w:cs="Times New Roman"/>
            <w:sz w:val="20"/>
            <w:szCs w:val="20"/>
            <w:lang w:val="en-US"/>
            <w:rPrChange w:id="6726" w:author="Airat Shigapov" w:date="2021-10-27T23:08:00Z">
              <w:rPr>
                <w:rFonts w:ascii="Consolas" w:hAnsi="Consolas" w:cs="Consolas"/>
                <w:color w:val="000000"/>
                <w:sz w:val="19"/>
                <w:szCs w:val="19"/>
              </w:rPr>
            </w:rPrChange>
          </w:rPr>
          <w:t xml:space="preserve"> </w:t>
        </w:r>
      </w:ins>
    </w:p>
    <w:p w14:paraId="372948CF" w14:textId="77777777" w:rsidR="001118C1" w:rsidRPr="008C09BE" w:rsidRDefault="001118C1" w:rsidP="001118C1">
      <w:pPr>
        <w:autoSpaceDE w:val="0"/>
        <w:autoSpaceDN w:val="0"/>
        <w:adjustRightInd w:val="0"/>
        <w:spacing w:after="0" w:line="240" w:lineRule="auto"/>
        <w:rPr>
          <w:ins w:id="6727" w:author="Airat Shigapov" w:date="2021-10-27T23:03:00Z"/>
          <w:rFonts w:ascii="Times New Roman" w:hAnsi="Times New Roman" w:cs="Times New Roman"/>
          <w:sz w:val="20"/>
          <w:szCs w:val="20"/>
          <w:lang w:val="en-US"/>
          <w:rPrChange w:id="6728" w:author="Airat Shigapov" w:date="2021-10-27T23:08:00Z">
            <w:rPr>
              <w:ins w:id="6729" w:author="Airat Shigapov" w:date="2021-10-27T23:03:00Z"/>
              <w:rFonts w:ascii="Consolas" w:hAnsi="Consolas" w:cs="Consolas"/>
              <w:color w:val="000000"/>
              <w:sz w:val="19"/>
              <w:szCs w:val="19"/>
            </w:rPr>
          </w:rPrChange>
        </w:rPr>
      </w:pPr>
      <w:ins w:id="6730" w:author="Airat Shigapov" w:date="2021-10-27T23:03:00Z">
        <w:r w:rsidRPr="008C09BE">
          <w:rPr>
            <w:rFonts w:ascii="Times New Roman" w:hAnsi="Times New Roman" w:cs="Times New Roman"/>
            <w:sz w:val="20"/>
            <w:szCs w:val="20"/>
            <w:lang w:val="en-US"/>
            <w:rPrChange w:id="6731"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6732" w:author="Airat Shigapov" w:date="2021-10-27T23:08:00Z">
              <w:rPr>
                <w:rFonts w:ascii="Consolas" w:hAnsi="Consolas" w:cs="Consolas"/>
                <w:color w:val="FF0000"/>
                <w:sz w:val="19"/>
                <w:szCs w:val="19"/>
              </w:rPr>
            </w:rPrChange>
          </w:rPr>
          <w:t xml:space="preserve"> Foreground</w:t>
        </w:r>
        <w:r w:rsidRPr="008C09BE">
          <w:rPr>
            <w:rFonts w:ascii="Times New Roman" w:hAnsi="Times New Roman" w:cs="Times New Roman"/>
            <w:sz w:val="20"/>
            <w:szCs w:val="20"/>
            <w:lang w:val="en-US"/>
            <w:rPrChange w:id="6733" w:author="Airat Shigapov" w:date="2021-10-27T23:08:00Z">
              <w:rPr>
                <w:rFonts w:ascii="Consolas" w:hAnsi="Consolas" w:cs="Consolas"/>
                <w:color w:val="0000FF"/>
                <w:sz w:val="19"/>
                <w:szCs w:val="19"/>
              </w:rPr>
            </w:rPrChange>
          </w:rPr>
          <w:t>="Red"</w:t>
        </w:r>
        <w:r w:rsidRPr="008C09BE">
          <w:rPr>
            <w:rFonts w:ascii="Times New Roman" w:hAnsi="Times New Roman" w:cs="Times New Roman"/>
            <w:sz w:val="20"/>
            <w:szCs w:val="20"/>
            <w:lang w:val="en-US"/>
            <w:rPrChange w:id="6734" w:author="Airat Shigapov" w:date="2021-10-27T23:08:00Z">
              <w:rPr>
                <w:rFonts w:ascii="Consolas" w:hAnsi="Consolas" w:cs="Consolas"/>
                <w:color w:val="000000"/>
                <w:sz w:val="19"/>
                <w:szCs w:val="19"/>
              </w:rPr>
            </w:rPrChange>
          </w:rPr>
          <w:t xml:space="preserve"> </w:t>
        </w:r>
      </w:ins>
    </w:p>
    <w:p w14:paraId="45DB016B" w14:textId="77777777" w:rsidR="001118C1" w:rsidRPr="008C09BE" w:rsidRDefault="001118C1" w:rsidP="001118C1">
      <w:pPr>
        <w:autoSpaceDE w:val="0"/>
        <w:autoSpaceDN w:val="0"/>
        <w:adjustRightInd w:val="0"/>
        <w:spacing w:after="0" w:line="240" w:lineRule="auto"/>
        <w:rPr>
          <w:ins w:id="6735" w:author="Airat Shigapov" w:date="2021-10-27T23:03:00Z"/>
          <w:rFonts w:ascii="Times New Roman" w:hAnsi="Times New Roman" w:cs="Times New Roman"/>
          <w:sz w:val="20"/>
          <w:szCs w:val="20"/>
          <w:lang w:val="en-US"/>
          <w:rPrChange w:id="6736" w:author="Airat Shigapov" w:date="2021-10-27T23:08:00Z">
            <w:rPr>
              <w:ins w:id="6737" w:author="Airat Shigapov" w:date="2021-10-27T23:03:00Z"/>
              <w:rFonts w:ascii="Consolas" w:hAnsi="Consolas" w:cs="Consolas"/>
              <w:color w:val="000000"/>
              <w:sz w:val="19"/>
              <w:szCs w:val="19"/>
            </w:rPr>
          </w:rPrChange>
        </w:rPr>
      </w:pPr>
      <w:ins w:id="6738" w:author="Airat Shigapov" w:date="2021-10-27T23:03:00Z">
        <w:r w:rsidRPr="008C09BE">
          <w:rPr>
            <w:rFonts w:ascii="Times New Roman" w:hAnsi="Times New Roman" w:cs="Times New Roman"/>
            <w:sz w:val="20"/>
            <w:szCs w:val="20"/>
            <w:lang w:val="en-US"/>
            <w:rPrChange w:id="6739"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6740" w:author="Airat Shigapov" w:date="2021-10-27T23:08:00Z">
              <w:rPr>
                <w:rFonts w:ascii="Consolas" w:hAnsi="Consolas" w:cs="Consolas"/>
                <w:color w:val="FF0000"/>
                <w:sz w:val="19"/>
                <w:szCs w:val="19"/>
              </w:rPr>
            </w:rPrChange>
          </w:rPr>
          <w:t xml:space="preserve"> </w:t>
        </w:r>
        <w:proofErr w:type="spellStart"/>
        <w:r w:rsidRPr="008C09BE">
          <w:rPr>
            <w:rFonts w:ascii="Times New Roman" w:hAnsi="Times New Roman" w:cs="Times New Roman"/>
            <w:sz w:val="20"/>
            <w:szCs w:val="20"/>
            <w:lang w:val="en-US"/>
            <w:rPrChange w:id="6741" w:author="Airat Shigapov" w:date="2021-10-27T23:08:00Z">
              <w:rPr>
                <w:rFonts w:ascii="Consolas" w:hAnsi="Consolas" w:cs="Consolas"/>
                <w:color w:val="FF0000"/>
                <w:sz w:val="19"/>
                <w:szCs w:val="19"/>
              </w:rPr>
            </w:rPrChange>
          </w:rPr>
          <w:t>FontSize</w:t>
        </w:r>
        <w:proofErr w:type="spellEnd"/>
        <w:r w:rsidRPr="008C09BE">
          <w:rPr>
            <w:rFonts w:ascii="Times New Roman" w:hAnsi="Times New Roman" w:cs="Times New Roman"/>
            <w:sz w:val="20"/>
            <w:szCs w:val="20"/>
            <w:lang w:val="en-US"/>
            <w:rPrChange w:id="6742" w:author="Airat Shigapov" w:date="2021-10-27T23:08:00Z">
              <w:rPr>
                <w:rFonts w:ascii="Consolas" w:hAnsi="Consolas" w:cs="Consolas"/>
                <w:color w:val="0000FF"/>
                <w:sz w:val="19"/>
                <w:szCs w:val="19"/>
              </w:rPr>
            </w:rPrChange>
          </w:rPr>
          <w:t>="11"/&gt;</w:t>
        </w:r>
      </w:ins>
    </w:p>
    <w:p w14:paraId="7DD24600" w14:textId="77777777" w:rsidR="001118C1" w:rsidRPr="008C09BE" w:rsidRDefault="001118C1" w:rsidP="001118C1">
      <w:pPr>
        <w:autoSpaceDE w:val="0"/>
        <w:autoSpaceDN w:val="0"/>
        <w:adjustRightInd w:val="0"/>
        <w:spacing w:after="0" w:line="240" w:lineRule="auto"/>
        <w:rPr>
          <w:ins w:id="6743" w:author="Airat Shigapov" w:date="2021-10-27T23:03:00Z"/>
          <w:rFonts w:ascii="Times New Roman" w:hAnsi="Times New Roman" w:cs="Times New Roman"/>
          <w:sz w:val="20"/>
          <w:szCs w:val="20"/>
          <w:lang w:val="en-US"/>
          <w:rPrChange w:id="6744" w:author="Airat Shigapov" w:date="2021-10-27T23:08:00Z">
            <w:rPr>
              <w:ins w:id="6745" w:author="Airat Shigapov" w:date="2021-10-27T23:03:00Z"/>
              <w:rFonts w:ascii="Consolas" w:hAnsi="Consolas" w:cs="Consolas"/>
              <w:color w:val="000000"/>
              <w:sz w:val="19"/>
              <w:szCs w:val="19"/>
            </w:rPr>
          </w:rPrChange>
        </w:rPr>
      </w:pPr>
      <w:ins w:id="6746" w:author="Airat Shigapov" w:date="2021-10-27T23:03:00Z">
        <w:r w:rsidRPr="008C09BE">
          <w:rPr>
            <w:rFonts w:ascii="Times New Roman" w:hAnsi="Times New Roman" w:cs="Times New Roman"/>
            <w:sz w:val="20"/>
            <w:szCs w:val="20"/>
            <w:lang w:val="en-US"/>
            <w:rPrChange w:id="6747"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6748" w:author="Airat Shigapov" w:date="2021-10-27T23:08:00Z">
              <w:rPr>
                <w:rFonts w:ascii="Consolas" w:hAnsi="Consolas" w:cs="Consolas"/>
                <w:color w:val="0000FF"/>
                <w:sz w:val="19"/>
                <w:szCs w:val="19"/>
              </w:rPr>
            </w:rPrChange>
          </w:rPr>
          <w:t>&lt;/</w:t>
        </w:r>
        <w:proofErr w:type="spellStart"/>
        <w:r w:rsidRPr="008C09BE">
          <w:rPr>
            <w:rFonts w:ascii="Times New Roman" w:hAnsi="Times New Roman" w:cs="Times New Roman"/>
            <w:sz w:val="20"/>
            <w:szCs w:val="20"/>
            <w:lang w:val="en-US"/>
            <w:rPrChange w:id="6749" w:author="Airat Shigapov" w:date="2021-10-27T23:08:00Z">
              <w:rPr>
                <w:rFonts w:ascii="Consolas" w:hAnsi="Consolas" w:cs="Consolas"/>
                <w:color w:val="A31515"/>
                <w:sz w:val="19"/>
                <w:szCs w:val="19"/>
              </w:rPr>
            </w:rPrChange>
          </w:rPr>
          <w:t>StackPanel</w:t>
        </w:r>
        <w:proofErr w:type="spellEnd"/>
        <w:r w:rsidRPr="008C09BE">
          <w:rPr>
            <w:rFonts w:ascii="Times New Roman" w:hAnsi="Times New Roman" w:cs="Times New Roman"/>
            <w:sz w:val="20"/>
            <w:szCs w:val="20"/>
            <w:lang w:val="en-US"/>
            <w:rPrChange w:id="6750" w:author="Airat Shigapov" w:date="2021-10-27T23:08:00Z">
              <w:rPr>
                <w:rFonts w:ascii="Consolas" w:hAnsi="Consolas" w:cs="Consolas"/>
                <w:color w:val="0000FF"/>
                <w:sz w:val="19"/>
                <w:szCs w:val="19"/>
              </w:rPr>
            </w:rPrChange>
          </w:rPr>
          <w:t>&gt;</w:t>
        </w:r>
      </w:ins>
    </w:p>
    <w:p w14:paraId="06D46FEE" w14:textId="77777777" w:rsidR="001118C1" w:rsidRPr="008C09BE" w:rsidRDefault="001118C1" w:rsidP="001118C1">
      <w:pPr>
        <w:autoSpaceDE w:val="0"/>
        <w:autoSpaceDN w:val="0"/>
        <w:adjustRightInd w:val="0"/>
        <w:spacing w:after="0" w:line="240" w:lineRule="auto"/>
        <w:rPr>
          <w:ins w:id="6751" w:author="Airat Shigapov" w:date="2021-10-27T23:03:00Z"/>
          <w:rFonts w:ascii="Times New Roman" w:hAnsi="Times New Roman" w:cs="Times New Roman"/>
          <w:sz w:val="20"/>
          <w:szCs w:val="20"/>
          <w:lang w:val="en-US"/>
          <w:rPrChange w:id="6752" w:author="Airat Shigapov" w:date="2021-10-27T23:08:00Z">
            <w:rPr>
              <w:ins w:id="6753" w:author="Airat Shigapov" w:date="2021-10-27T23:03:00Z"/>
              <w:rFonts w:ascii="Consolas" w:hAnsi="Consolas" w:cs="Consolas"/>
              <w:color w:val="000000"/>
              <w:sz w:val="19"/>
              <w:szCs w:val="19"/>
            </w:rPr>
          </w:rPrChange>
        </w:rPr>
      </w:pPr>
      <w:ins w:id="6754" w:author="Airat Shigapov" w:date="2021-10-27T23:03:00Z">
        <w:r w:rsidRPr="008C09BE">
          <w:rPr>
            <w:rFonts w:ascii="Times New Roman" w:hAnsi="Times New Roman" w:cs="Times New Roman"/>
            <w:sz w:val="20"/>
            <w:szCs w:val="20"/>
            <w:lang w:val="en-US"/>
            <w:rPrChange w:id="6755"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6756" w:author="Airat Shigapov" w:date="2021-10-27T23:08:00Z">
              <w:rPr>
                <w:rFonts w:ascii="Consolas" w:hAnsi="Consolas" w:cs="Consolas"/>
                <w:color w:val="0000FF"/>
                <w:sz w:val="19"/>
                <w:szCs w:val="19"/>
              </w:rPr>
            </w:rPrChange>
          </w:rPr>
          <w:t>&lt;/</w:t>
        </w:r>
        <w:proofErr w:type="spellStart"/>
        <w:r w:rsidRPr="008C09BE">
          <w:rPr>
            <w:rFonts w:ascii="Times New Roman" w:hAnsi="Times New Roman" w:cs="Times New Roman"/>
            <w:sz w:val="20"/>
            <w:szCs w:val="20"/>
            <w:lang w:val="en-US"/>
            <w:rPrChange w:id="6757" w:author="Airat Shigapov" w:date="2021-10-27T23:08:00Z">
              <w:rPr>
                <w:rFonts w:ascii="Consolas" w:hAnsi="Consolas" w:cs="Consolas"/>
                <w:color w:val="A31515"/>
                <w:sz w:val="19"/>
                <w:szCs w:val="19"/>
              </w:rPr>
            </w:rPrChange>
          </w:rPr>
          <w:t>ScrollViewer</w:t>
        </w:r>
        <w:proofErr w:type="spellEnd"/>
        <w:r w:rsidRPr="008C09BE">
          <w:rPr>
            <w:rFonts w:ascii="Times New Roman" w:hAnsi="Times New Roman" w:cs="Times New Roman"/>
            <w:sz w:val="20"/>
            <w:szCs w:val="20"/>
            <w:lang w:val="en-US"/>
            <w:rPrChange w:id="6758" w:author="Airat Shigapov" w:date="2021-10-27T23:08:00Z">
              <w:rPr>
                <w:rFonts w:ascii="Consolas" w:hAnsi="Consolas" w:cs="Consolas"/>
                <w:color w:val="0000FF"/>
                <w:sz w:val="19"/>
                <w:szCs w:val="19"/>
              </w:rPr>
            </w:rPrChange>
          </w:rPr>
          <w:t>&gt;</w:t>
        </w:r>
      </w:ins>
    </w:p>
    <w:p w14:paraId="1ED6AFBD" w14:textId="77777777" w:rsidR="001118C1" w:rsidRPr="00294494" w:rsidRDefault="001118C1" w:rsidP="001118C1">
      <w:pPr>
        <w:autoSpaceDE w:val="0"/>
        <w:autoSpaceDN w:val="0"/>
        <w:adjustRightInd w:val="0"/>
        <w:spacing w:after="0" w:line="240" w:lineRule="auto"/>
        <w:rPr>
          <w:ins w:id="6759" w:author="Airat Shigapov" w:date="2021-10-27T23:03:00Z"/>
          <w:rFonts w:ascii="Times New Roman" w:hAnsi="Times New Roman" w:cs="Times New Roman"/>
          <w:sz w:val="20"/>
          <w:szCs w:val="20"/>
          <w:lang w:val="en-US"/>
          <w:rPrChange w:id="6760" w:author="Airat Shigapov" w:date="2021-10-28T17:47:00Z">
            <w:rPr>
              <w:ins w:id="6761" w:author="Airat Shigapov" w:date="2021-10-27T23:03:00Z"/>
              <w:rFonts w:ascii="Consolas" w:hAnsi="Consolas" w:cs="Consolas"/>
              <w:color w:val="000000"/>
              <w:sz w:val="19"/>
              <w:szCs w:val="19"/>
            </w:rPr>
          </w:rPrChange>
        </w:rPr>
      </w:pPr>
      <w:ins w:id="6762" w:author="Airat Shigapov" w:date="2021-10-27T23:03:00Z">
        <w:r w:rsidRPr="008C09BE">
          <w:rPr>
            <w:rFonts w:ascii="Times New Roman" w:hAnsi="Times New Roman" w:cs="Times New Roman"/>
            <w:sz w:val="20"/>
            <w:szCs w:val="20"/>
            <w:lang w:val="en-US"/>
            <w:rPrChange w:id="6763" w:author="Airat Shigapov" w:date="2021-10-27T23:08:00Z">
              <w:rPr>
                <w:rFonts w:ascii="Consolas" w:hAnsi="Consolas" w:cs="Consolas"/>
                <w:color w:val="000000"/>
                <w:sz w:val="19"/>
                <w:szCs w:val="19"/>
              </w:rPr>
            </w:rPrChange>
          </w:rPr>
          <w:t xml:space="preserve">    </w:t>
        </w:r>
        <w:r w:rsidRPr="00294494">
          <w:rPr>
            <w:rFonts w:ascii="Times New Roman" w:hAnsi="Times New Roman" w:cs="Times New Roman"/>
            <w:sz w:val="20"/>
            <w:szCs w:val="20"/>
            <w:lang w:val="en-US"/>
            <w:rPrChange w:id="6764" w:author="Airat Shigapov" w:date="2021-10-28T17:47:00Z">
              <w:rPr>
                <w:rFonts w:ascii="Consolas" w:hAnsi="Consolas" w:cs="Consolas"/>
                <w:color w:val="0000FF"/>
                <w:sz w:val="19"/>
                <w:szCs w:val="19"/>
              </w:rPr>
            </w:rPrChange>
          </w:rPr>
          <w:t>&lt;/</w:t>
        </w:r>
        <w:r w:rsidRPr="00294494">
          <w:rPr>
            <w:rFonts w:ascii="Times New Roman" w:hAnsi="Times New Roman" w:cs="Times New Roman"/>
            <w:sz w:val="20"/>
            <w:szCs w:val="20"/>
            <w:lang w:val="en-US"/>
            <w:rPrChange w:id="6765" w:author="Airat Shigapov" w:date="2021-10-28T17:47:00Z">
              <w:rPr>
                <w:rFonts w:ascii="Consolas" w:hAnsi="Consolas" w:cs="Consolas"/>
                <w:color w:val="A31515"/>
                <w:sz w:val="19"/>
                <w:szCs w:val="19"/>
              </w:rPr>
            </w:rPrChange>
          </w:rPr>
          <w:t>Grid</w:t>
        </w:r>
        <w:r w:rsidRPr="00294494">
          <w:rPr>
            <w:rFonts w:ascii="Times New Roman" w:hAnsi="Times New Roman" w:cs="Times New Roman"/>
            <w:sz w:val="20"/>
            <w:szCs w:val="20"/>
            <w:lang w:val="en-US"/>
            <w:rPrChange w:id="6766" w:author="Airat Shigapov" w:date="2021-10-28T17:47:00Z">
              <w:rPr>
                <w:rFonts w:ascii="Consolas" w:hAnsi="Consolas" w:cs="Consolas"/>
                <w:color w:val="0000FF"/>
                <w:sz w:val="19"/>
                <w:szCs w:val="19"/>
              </w:rPr>
            </w:rPrChange>
          </w:rPr>
          <w:t>&gt;</w:t>
        </w:r>
      </w:ins>
    </w:p>
    <w:p w14:paraId="2D20BAEE" w14:textId="77777777" w:rsidR="001118C1" w:rsidRPr="00294494" w:rsidRDefault="001118C1" w:rsidP="001118C1">
      <w:pPr>
        <w:autoSpaceDE w:val="0"/>
        <w:autoSpaceDN w:val="0"/>
        <w:adjustRightInd w:val="0"/>
        <w:spacing w:after="0" w:line="240" w:lineRule="auto"/>
        <w:rPr>
          <w:ins w:id="6767" w:author="Airat Shigapov" w:date="2021-10-27T23:03:00Z"/>
          <w:rFonts w:ascii="Times New Roman" w:hAnsi="Times New Roman" w:cs="Times New Roman"/>
          <w:sz w:val="20"/>
          <w:szCs w:val="20"/>
          <w:lang w:val="en-US"/>
          <w:rPrChange w:id="6768" w:author="Airat Shigapov" w:date="2021-10-28T17:47:00Z">
            <w:rPr>
              <w:ins w:id="6769" w:author="Airat Shigapov" w:date="2021-10-27T23:03:00Z"/>
              <w:rFonts w:ascii="Consolas" w:hAnsi="Consolas" w:cs="Consolas"/>
              <w:color w:val="000000"/>
              <w:sz w:val="19"/>
              <w:szCs w:val="19"/>
            </w:rPr>
          </w:rPrChange>
        </w:rPr>
      </w:pPr>
      <w:ins w:id="6770" w:author="Airat Shigapov" w:date="2021-10-27T23:03:00Z">
        <w:r w:rsidRPr="00294494">
          <w:rPr>
            <w:rFonts w:ascii="Times New Roman" w:hAnsi="Times New Roman" w:cs="Times New Roman"/>
            <w:sz w:val="20"/>
            <w:szCs w:val="20"/>
            <w:lang w:val="en-US"/>
            <w:rPrChange w:id="6771" w:author="Airat Shigapov" w:date="2021-10-28T17:47:00Z">
              <w:rPr>
                <w:rFonts w:ascii="Consolas" w:hAnsi="Consolas" w:cs="Consolas"/>
                <w:color w:val="0000FF"/>
                <w:sz w:val="19"/>
                <w:szCs w:val="19"/>
              </w:rPr>
            </w:rPrChange>
          </w:rPr>
          <w:t>&lt;/</w:t>
        </w:r>
        <w:r w:rsidRPr="00294494">
          <w:rPr>
            <w:rFonts w:ascii="Times New Roman" w:hAnsi="Times New Roman" w:cs="Times New Roman"/>
            <w:sz w:val="20"/>
            <w:szCs w:val="20"/>
            <w:lang w:val="en-US"/>
            <w:rPrChange w:id="6772" w:author="Airat Shigapov" w:date="2021-10-28T17:47:00Z">
              <w:rPr>
                <w:rFonts w:ascii="Consolas" w:hAnsi="Consolas" w:cs="Consolas"/>
                <w:color w:val="A31515"/>
                <w:sz w:val="19"/>
                <w:szCs w:val="19"/>
              </w:rPr>
            </w:rPrChange>
          </w:rPr>
          <w:t>Page</w:t>
        </w:r>
        <w:r w:rsidRPr="00294494">
          <w:rPr>
            <w:rFonts w:ascii="Times New Roman" w:hAnsi="Times New Roman" w:cs="Times New Roman"/>
            <w:sz w:val="20"/>
            <w:szCs w:val="20"/>
            <w:lang w:val="en-US"/>
            <w:rPrChange w:id="6773" w:author="Airat Shigapov" w:date="2021-10-28T17:47:00Z">
              <w:rPr>
                <w:rFonts w:ascii="Consolas" w:hAnsi="Consolas" w:cs="Consolas"/>
                <w:color w:val="0000FF"/>
                <w:sz w:val="19"/>
                <w:szCs w:val="19"/>
              </w:rPr>
            </w:rPrChange>
          </w:rPr>
          <w:t>&gt;</w:t>
        </w:r>
      </w:ins>
    </w:p>
    <w:p w14:paraId="1D65A007" w14:textId="5BB00B0F" w:rsidR="001118C1" w:rsidRPr="008C09BE" w:rsidRDefault="001118C1" w:rsidP="0077702B">
      <w:pPr>
        <w:rPr>
          <w:ins w:id="6774" w:author="Airat Shigapov" w:date="2021-10-27T23:03:00Z"/>
          <w:rFonts w:ascii="Times New Roman" w:hAnsi="Times New Roman" w:cs="Times New Roman"/>
          <w:sz w:val="20"/>
          <w:szCs w:val="20"/>
          <w:lang w:val="en-US"/>
          <w:rPrChange w:id="6775" w:author="Airat Shigapov" w:date="2021-10-27T23:08:00Z">
            <w:rPr>
              <w:ins w:id="6776" w:author="Airat Shigapov" w:date="2021-10-27T23:03:00Z"/>
              <w:rFonts w:ascii="Times New Roman" w:hAnsi="Times New Roman" w:cs="Times New Roman"/>
              <w:color w:val="0000FF"/>
              <w:sz w:val="28"/>
              <w:szCs w:val="28"/>
              <w:lang w:val="en-US"/>
            </w:rPr>
          </w:rPrChange>
        </w:rPr>
      </w:pPr>
    </w:p>
    <w:p w14:paraId="0BA52D0C" w14:textId="469639CA" w:rsidR="001118C1" w:rsidRPr="00D65429" w:rsidRDefault="001118C1" w:rsidP="0077702B">
      <w:pPr>
        <w:rPr>
          <w:ins w:id="6777" w:author="Airat Shigapov" w:date="2021-10-27T23:04:00Z"/>
          <w:rFonts w:ascii="Times New Roman" w:hAnsi="Times New Roman" w:cs="Times New Roman"/>
          <w:sz w:val="28"/>
          <w:szCs w:val="28"/>
          <w:lang w:val="en-US"/>
          <w:rPrChange w:id="6778" w:author="Airat Shigapov" w:date="2021-10-27T23:10:00Z">
            <w:rPr>
              <w:ins w:id="6779" w:author="Airat Shigapov" w:date="2021-10-27T23:04:00Z"/>
              <w:rFonts w:ascii="Times New Roman" w:hAnsi="Times New Roman" w:cs="Times New Roman"/>
              <w:color w:val="0000FF"/>
              <w:sz w:val="28"/>
              <w:szCs w:val="28"/>
              <w:lang w:val="en-US"/>
            </w:rPr>
          </w:rPrChange>
        </w:rPr>
      </w:pPr>
      <w:proofErr w:type="spellStart"/>
      <w:ins w:id="6780" w:author="Airat Shigapov" w:date="2021-10-27T23:03:00Z">
        <w:r w:rsidRPr="00D65429">
          <w:rPr>
            <w:rFonts w:ascii="Times New Roman" w:hAnsi="Times New Roman" w:cs="Times New Roman"/>
            <w:sz w:val="28"/>
            <w:szCs w:val="28"/>
            <w:lang w:val="en-US"/>
            <w:rPrChange w:id="6781" w:author="Airat Shigapov" w:date="2021-10-27T23:10:00Z">
              <w:rPr>
                <w:rFonts w:ascii="Times New Roman" w:hAnsi="Times New Roman" w:cs="Times New Roman"/>
                <w:color w:val="0000FF"/>
                <w:sz w:val="28"/>
                <w:szCs w:val="28"/>
                <w:lang w:val="en-US"/>
              </w:rPr>
            </w:rPrChange>
          </w:rPr>
          <w:t>AddProduct.xaml.cs</w:t>
        </w:r>
      </w:ins>
      <w:proofErr w:type="spellEnd"/>
      <w:ins w:id="6782" w:author="Airat Shigapov" w:date="2021-10-27T23:04:00Z">
        <w:r w:rsidRPr="00D65429">
          <w:rPr>
            <w:rFonts w:ascii="Times New Roman" w:hAnsi="Times New Roman" w:cs="Times New Roman"/>
            <w:sz w:val="28"/>
            <w:szCs w:val="28"/>
            <w:lang w:val="en-US"/>
            <w:rPrChange w:id="6783" w:author="Airat Shigapov" w:date="2021-10-27T23:10:00Z">
              <w:rPr>
                <w:rFonts w:ascii="Times New Roman" w:hAnsi="Times New Roman" w:cs="Times New Roman"/>
                <w:color w:val="0000FF"/>
                <w:sz w:val="28"/>
                <w:szCs w:val="28"/>
                <w:lang w:val="en-US"/>
              </w:rPr>
            </w:rPrChange>
          </w:rPr>
          <w:t>:</w:t>
        </w:r>
      </w:ins>
    </w:p>
    <w:p w14:paraId="296EDD61" w14:textId="77777777" w:rsidR="001118C1" w:rsidRPr="008C09BE" w:rsidRDefault="001118C1" w:rsidP="001118C1">
      <w:pPr>
        <w:autoSpaceDE w:val="0"/>
        <w:autoSpaceDN w:val="0"/>
        <w:adjustRightInd w:val="0"/>
        <w:spacing w:after="0" w:line="240" w:lineRule="auto"/>
        <w:rPr>
          <w:ins w:id="6784" w:author="Airat Shigapov" w:date="2021-10-27T23:04:00Z"/>
          <w:rFonts w:ascii="Times New Roman" w:hAnsi="Times New Roman" w:cs="Times New Roman"/>
          <w:sz w:val="20"/>
          <w:szCs w:val="20"/>
          <w:lang w:val="en-US"/>
          <w:rPrChange w:id="6785" w:author="Airat Shigapov" w:date="2021-10-27T23:08:00Z">
            <w:rPr>
              <w:ins w:id="6786" w:author="Airat Shigapov" w:date="2021-10-27T23:04:00Z"/>
              <w:rFonts w:ascii="Consolas" w:hAnsi="Consolas" w:cs="Consolas"/>
              <w:color w:val="000000"/>
              <w:sz w:val="19"/>
              <w:szCs w:val="19"/>
            </w:rPr>
          </w:rPrChange>
        </w:rPr>
      </w:pPr>
      <w:ins w:id="6787" w:author="Airat Shigapov" w:date="2021-10-27T23:04:00Z">
        <w:r w:rsidRPr="008C09BE">
          <w:rPr>
            <w:rFonts w:ascii="Times New Roman" w:hAnsi="Times New Roman" w:cs="Times New Roman"/>
            <w:sz w:val="20"/>
            <w:szCs w:val="20"/>
            <w:lang w:val="en-US"/>
            <w:rPrChange w:id="6788" w:author="Airat Shigapov" w:date="2021-10-27T23:08:00Z">
              <w:rPr>
                <w:rFonts w:ascii="Consolas" w:hAnsi="Consolas" w:cs="Consolas"/>
                <w:color w:val="0000FF"/>
                <w:sz w:val="19"/>
                <w:szCs w:val="19"/>
              </w:rPr>
            </w:rPrChange>
          </w:rPr>
          <w:t>public</w:t>
        </w:r>
        <w:r w:rsidRPr="008C09BE">
          <w:rPr>
            <w:rFonts w:ascii="Times New Roman" w:hAnsi="Times New Roman" w:cs="Times New Roman"/>
            <w:sz w:val="20"/>
            <w:szCs w:val="20"/>
            <w:lang w:val="en-US"/>
            <w:rPrChange w:id="6789"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6790" w:author="Airat Shigapov" w:date="2021-10-27T23:08:00Z">
              <w:rPr>
                <w:rFonts w:ascii="Consolas" w:hAnsi="Consolas" w:cs="Consolas"/>
                <w:color w:val="0000FF"/>
                <w:sz w:val="19"/>
                <w:szCs w:val="19"/>
              </w:rPr>
            </w:rPrChange>
          </w:rPr>
          <w:t>partial</w:t>
        </w:r>
        <w:r w:rsidRPr="008C09BE">
          <w:rPr>
            <w:rFonts w:ascii="Times New Roman" w:hAnsi="Times New Roman" w:cs="Times New Roman"/>
            <w:sz w:val="20"/>
            <w:szCs w:val="20"/>
            <w:lang w:val="en-US"/>
            <w:rPrChange w:id="6791"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6792" w:author="Airat Shigapov" w:date="2021-10-27T23:08:00Z">
              <w:rPr>
                <w:rFonts w:ascii="Consolas" w:hAnsi="Consolas" w:cs="Consolas"/>
                <w:color w:val="0000FF"/>
                <w:sz w:val="19"/>
                <w:szCs w:val="19"/>
              </w:rPr>
            </w:rPrChange>
          </w:rPr>
          <w:t>class</w:t>
        </w:r>
        <w:r w:rsidRPr="008C09BE">
          <w:rPr>
            <w:rFonts w:ascii="Times New Roman" w:hAnsi="Times New Roman" w:cs="Times New Roman"/>
            <w:sz w:val="20"/>
            <w:szCs w:val="20"/>
            <w:lang w:val="en-US"/>
            <w:rPrChange w:id="6793" w:author="Airat Shigapov" w:date="2021-10-27T23:08:00Z">
              <w:rPr>
                <w:rFonts w:ascii="Consolas" w:hAnsi="Consolas" w:cs="Consolas"/>
                <w:color w:val="000000"/>
                <w:sz w:val="19"/>
                <w:szCs w:val="19"/>
              </w:rPr>
            </w:rPrChange>
          </w:rPr>
          <w:t xml:space="preserve"> </w:t>
        </w:r>
        <w:proofErr w:type="spellStart"/>
        <w:proofErr w:type="gramStart"/>
        <w:r w:rsidRPr="008C09BE">
          <w:rPr>
            <w:rFonts w:ascii="Times New Roman" w:hAnsi="Times New Roman" w:cs="Times New Roman"/>
            <w:sz w:val="20"/>
            <w:szCs w:val="20"/>
            <w:lang w:val="en-US"/>
            <w:rPrChange w:id="6794" w:author="Airat Shigapov" w:date="2021-10-27T23:08:00Z">
              <w:rPr>
                <w:rFonts w:ascii="Consolas" w:hAnsi="Consolas" w:cs="Consolas"/>
                <w:color w:val="2B91AF"/>
                <w:sz w:val="19"/>
                <w:szCs w:val="19"/>
              </w:rPr>
            </w:rPrChange>
          </w:rPr>
          <w:t>AddProduct</w:t>
        </w:r>
        <w:proofErr w:type="spellEnd"/>
        <w:r w:rsidRPr="008C09BE">
          <w:rPr>
            <w:rFonts w:ascii="Times New Roman" w:hAnsi="Times New Roman" w:cs="Times New Roman"/>
            <w:sz w:val="20"/>
            <w:szCs w:val="20"/>
            <w:lang w:val="en-US"/>
            <w:rPrChange w:id="6795" w:author="Airat Shigapov" w:date="2021-10-27T23:08:00Z">
              <w:rPr>
                <w:rFonts w:ascii="Consolas" w:hAnsi="Consolas" w:cs="Consolas"/>
                <w:color w:val="000000"/>
                <w:sz w:val="19"/>
                <w:szCs w:val="19"/>
              </w:rPr>
            </w:rPrChange>
          </w:rPr>
          <w:t xml:space="preserve"> :</w:t>
        </w:r>
        <w:proofErr w:type="gramEnd"/>
        <w:r w:rsidRPr="008C09BE">
          <w:rPr>
            <w:rFonts w:ascii="Times New Roman" w:hAnsi="Times New Roman" w:cs="Times New Roman"/>
            <w:sz w:val="20"/>
            <w:szCs w:val="20"/>
            <w:lang w:val="en-US"/>
            <w:rPrChange w:id="6796" w:author="Airat Shigapov" w:date="2021-10-27T23:08:00Z">
              <w:rPr>
                <w:rFonts w:ascii="Consolas" w:hAnsi="Consolas" w:cs="Consolas"/>
                <w:color w:val="000000"/>
                <w:sz w:val="19"/>
                <w:szCs w:val="19"/>
              </w:rPr>
            </w:rPrChange>
          </w:rPr>
          <w:t xml:space="preserve"> Page</w:t>
        </w:r>
      </w:ins>
    </w:p>
    <w:p w14:paraId="1D2FA590" w14:textId="77777777" w:rsidR="001118C1" w:rsidRPr="008C09BE" w:rsidRDefault="001118C1" w:rsidP="001118C1">
      <w:pPr>
        <w:autoSpaceDE w:val="0"/>
        <w:autoSpaceDN w:val="0"/>
        <w:adjustRightInd w:val="0"/>
        <w:spacing w:after="0" w:line="240" w:lineRule="auto"/>
        <w:rPr>
          <w:ins w:id="6797" w:author="Airat Shigapov" w:date="2021-10-27T23:04:00Z"/>
          <w:rFonts w:ascii="Times New Roman" w:hAnsi="Times New Roman" w:cs="Times New Roman"/>
          <w:sz w:val="20"/>
          <w:szCs w:val="20"/>
          <w:lang w:val="en-US"/>
          <w:rPrChange w:id="6798" w:author="Airat Shigapov" w:date="2021-10-27T23:08:00Z">
            <w:rPr>
              <w:ins w:id="6799" w:author="Airat Shigapov" w:date="2021-10-27T23:04:00Z"/>
              <w:rFonts w:ascii="Consolas" w:hAnsi="Consolas" w:cs="Consolas"/>
              <w:color w:val="000000"/>
              <w:sz w:val="19"/>
              <w:szCs w:val="19"/>
            </w:rPr>
          </w:rPrChange>
        </w:rPr>
      </w:pPr>
      <w:ins w:id="6800" w:author="Airat Shigapov" w:date="2021-10-27T23:04:00Z">
        <w:r w:rsidRPr="008C09BE">
          <w:rPr>
            <w:rFonts w:ascii="Times New Roman" w:hAnsi="Times New Roman" w:cs="Times New Roman"/>
            <w:sz w:val="20"/>
            <w:szCs w:val="20"/>
            <w:lang w:val="en-US"/>
            <w:rPrChange w:id="6801" w:author="Airat Shigapov" w:date="2021-10-27T23:08:00Z">
              <w:rPr>
                <w:rFonts w:ascii="Consolas" w:hAnsi="Consolas" w:cs="Consolas"/>
                <w:color w:val="000000"/>
                <w:sz w:val="19"/>
                <w:szCs w:val="19"/>
              </w:rPr>
            </w:rPrChange>
          </w:rPr>
          <w:t xml:space="preserve">    {</w:t>
        </w:r>
      </w:ins>
    </w:p>
    <w:p w14:paraId="47EF3830" w14:textId="77777777" w:rsidR="001118C1" w:rsidRPr="008C09BE" w:rsidRDefault="001118C1" w:rsidP="001118C1">
      <w:pPr>
        <w:autoSpaceDE w:val="0"/>
        <w:autoSpaceDN w:val="0"/>
        <w:adjustRightInd w:val="0"/>
        <w:spacing w:after="0" w:line="240" w:lineRule="auto"/>
        <w:rPr>
          <w:ins w:id="6802" w:author="Airat Shigapov" w:date="2021-10-27T23:04:00Z"/>
          <w:rFonts w:ascii="Times New Roman" w:hAnsi="Times New Roman" w:cs="Times New Roman"/>
          <w:sz w:val="20"/>
          <w:szCs w:val="20"/>
          <w:lang w:val="en-US"/>
          <w:rPrChange w:id="6803" w:author="Airat Shigapov" w:date="2021-10-27T23:08:00Z">
            <w:rPr>
              <w:ins w:id="6804" w:author="Airat Shigapov" w:date="2021-10-27T23:04:00Z"/>
              <w:rFonts w:ascii="Consolas" w:hAnsi="Consolas" w:cs="Consolas"/>
              <w:color w:val="000000"/>
              <w:sz w:val="19"/>
              <w:szCs w:val="19"/>
            </w:rPr>
          </w:rPrChange>
        </w:rPr>
      </w:pPr>
      <w:ins w:id="6805" w:author="Airat Shigapov" w:date="2021-10-27T23:04:00Z">
        <w:r w:rsidRPr="008C09BE">
          <w:rPr>
            <w:rFonts w:ascii="Times New Roman" w:hAnsi="Times New Roman" w:cs="Times New Roman"/>
            <w:sz w:val="20"/>
            <w:szCs w:val="20"/>
            <w:lang w:val="en-US"/>
            <w:rPrChange w:id="6806" w:author="Airat Shigapov" w:date="2021-10-27T23:08:00Z">
              <w:rPr>
                <w:rFonts w:ascii="Consolas" w:hAnsi="Consolas" w:cs="Consolas"/>
                <w:color w:val="000000"/>
                <w:sz w:val="19"/>
                <w:szCs w:val="19"/>
              </w:rPr>
            </w:rPrChange>
          </w:rPr>
          <w:t xml:space="preserve">        Good </w:t>
        </w:r>
        <w:proofErr w:type="spellStart"/>
        <w:r w:rsidRPr="008C09BE">
          <w:rPr>
            <w:rFonts w:ascii="Times New Roman" w:hAnsi="Times New Roman" w:cs="Times New Roman"/>
            <w:sz w:val="20"/>
            <w:szCs w:val="20"/>
            <w:lang w:val="en-US"/>
            <w:rPrChange w:id="6807" w:author="Airat Shigapov" w:date="2021-10-27T23:08:00Z">
              <w:rPr>
                <w:rFonts w:ascii="Consolas" w:hAnsi="Consolas" w:cs="Consolas"/>
                <w:color w:val="000000"/>
                <w:sz w:val="19"/>
                <w:szCs w:val="19"/>
              </w:rPr>
            </w:rPrChange>
          </w:rPr>
          <w:t>goodValue</w:t>
        </w:r>
        <w:proofErr w:type="spellEnd"/>
        <w:r w:rsidRPr="008C09BE">
          <w:rPr>
            <w:rFonts w:ascii="Times New Roman" w:hAnsi="Times New Roman" w:cs="Times New Roman"/>
            <w:sz w:val="20"/>
            <w:szCs w:val="20"/>
            <w:lang w:val="en-US"/>
            <w:rPrChange w:id="6808" w:author="Airat Shigapov" w:date="2021-10-27T23:08:00Z">
              <w:rPr>
                <w:rFonts w:ascii="Consolas" w:hAnsi="Consolas" w:cs="Consolas"/>
                <w:color w:val="000000"/>
                <w:sz w:val="19"/>
                <w:szCs w:val="19"/>
              </w:rPr>
            </w:rPrChange>
          </w:rPr>
          <w:t>;</w:t>
        </w:r>
      </w:ins>
    </w:p>
    <w:p w14:paraId="3F4B7017" w14:textId="77777777" w:rsidR="001118C1" w:rsidRPr="008C09BE" w:rsidRDefault="001118C1" w:rsidP="001118C1">
      <w:pPr>
        <w:autoSpaceDE w:val="0"/>
        <w:autoSpaceDN w:val="0"/>
        <w:adjustRightInd w:val="0"/>
        <w:spacing w:after="0" w:line="240" w:lineRule="auto"/>
        <w:rPr>
          <w:ins w:id="6809" w:author="Airat Shigapov" w:date="2021-10-27T23:04:00Z"/>
          <w:rFonts w:ascii="Times New Roman" w:hAnsi="Times New Roman" w:cs="Times New Roman"/>
          <w:sz w:val="20"/>
          <w:szCs w:val="20"/>
          <w:lang w:val="en-US"/>
          <w:rPrChange w:id="6810" w:author="Airat Shigapov" w:date="2021-10-27T23:08:00Z">
            <w:rPr>
              <w:ins w:id="6811" w:author="Airat Shigapov" w:date="2021-10-27T23:04:00Z"/>
              <w:rFonts w:ascii="Consolas" w:hAnsi="Consolas" w:cs="Consolas"/>
              <w:color w:val="000000"/>
              <w:sz w:val="19"/>
              <w:szCs w:val="19"/>
            </w:rPr>
          </w:rPrChange>
        </w:rPr>
      </w:pPr>
      <w:ins w:id="6812" w:author="Airat Shigapov" w:date="2021-10-27T23:04:00Z">
        <w:r w:rsidRPr="008C09BE">
          <w:rPr>
            <w:rFonts w:ascii="Times New Roman" w:hAnsi="Times New Roman" w:cs="Times New Roman"/>
            <w:sz w:val="20"/>
            <w:szCs w:val="20"/>
            <w:lang w:val="en-US"/>
            <w:rPrChange w:id="6813"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6814" w:author="Airat Shigapov" w:date="2021-10-27T23:08:00Z">
              <w:rPr>
                <w:rFonts w:ascii="Consolas" w:hAnsi="Consolas" w:cs="Consolas"/>
                <w:color w:val="0000FF"/>
                <w:sz w:val="19"/>
                <w:szCs w:val="19"/>
              </w:rPr>
            </w:rPrChange>
          </w:rPr>
          <w:t>public</w:t>
        </w:r>
        <w:r w:rsidRPr="008C09BE">
          <w:rPr>
            <w:rFonts w:ascii="Times New Roman" w:hAnsi="Times New Roman" w:cs="Times New Roman"/>
            <w:sz w:val="20"/>
            <w:szCs w:val="20"/>
            <w:lang w:val="en-US"/>
            <w:rPrChange w:id="6815" w:author="Airat Shigapov" w:date="2021-10-27T23:08:00Z">
              <w:rPr>
                <w:rFonts w:ascii="Consolas" w:hAnsi="Consolas" w:cs="Consolas"/>
                <w:color w:val="000000"/>
                <w:sz w:val="19"/>
                <w:szCs w:val="19"/>
              </w:rPr>
            </w:rPrChange>
          </w:rPr>
          <w:t xml:space="preserve"> </w:t>
        </w:r>
        <w:proofErr w:type="spellStart"/>
        <w:proofErr w:type="gramStart"/>
        <w:r w:rsidRPr="008C09BE">
          <w:rPr>
            <w:rFonts w:ascii="Times New Roman" w:hAnsi="Times New Roman" w:cs="Times New Roman"/>
            <w:sz w:val="20"/>
            <w:szCs w:val="20"/>
            <w:lang w:val="en-US"/>
            <w:rPrChange w:id="6816" w:author="Airat Shigapov" w:date="2021-10-27T23:08:00Z">
              <w:rPr>
                <w:rFonts w:ascii="Consolas" w:hAnsi="Consolas" w:cs="Consolas"/>
                <w:color w:val="2B91AF"/>
                <w:sz w:val="19"/>
                <w:szCs w:val="19"/>
              </w:rPr>
            </w:rPrChange>
          </w:rPr>
          <w:t>AddProduct</w:t>
        </w:r>
        <w:proofErr w:type="spellEnd"/>
        <w:r w:rsidRPr="008C09BE">
          <w:rPr>
            <w:rFonts w:ascii="Times New Roman" w:hAnsi="Times New Roman" w:cs="Times New Roman"/>
            <w:sz w:val="20"/>
            <w:szCs w:val="20"/>
            <w:lang w:val="en-US"/>
            <w:rPrChange w:id="6817" w:author="Airat Shigapov" w:date="2021-10-27T23:08:00Z">
              <w:rPr>
                <w:rFonts w:ascii="Consolas" w:hAnsi="Consolas" w:cs="Consolas"/>
                <w:color w:val="000000"/>
                <w:sz w:val="19"/>
                <w:szCs w:val="19"/>
              </w:rPr>
            </w:rPrChange>
          </w:rPr>
          <w:t>(</w:t>
        </w:r>
        <w:proofErr w:type="gramEnd"/>
        <w:r w:rsidRPr="008C09BE">
          <w:rPr>
            <w:rFonts w:ascii="Times New Roman" w:hAnsi="Times New Roman" w:cs="Times New Roman"/>
            <w:sz w:val="20"/>
            <w:szCs w:val="20"/>
            <w:lang w:val="en-US"/>
            <w:rPrChange w:id="6818" w:author="Airat Shigapov" w:date="2021-10-27T23:08:00Z">
              <w:rPr>
                <w:rFonts w:ascii="Consolas" w:hAnsi="Consolas" w:cs="Consolas"/>
                <w:color w:val="000000"/>
                <w:sz w:val="19"/>
                <w:szCs w:val="19"/>
              </w:rPr>
            </w:rPrChange>
          </w:rPr>
          <w:t>)</w:t>
        </w:r>
      </w:ins>
    </w:p>
    <w:p w14:paraId="4C17F65A" w14:textId="77777777" w:rsidR="001118C1" w:rsidRPr="008C09BE" w:rsidRDefault="001118C1" w:rsidP="001118C1">
      <w:pPr>
        <w:autoSpaceDE w:val="0"/>
        <w:autoSpaceDN w:val="0"/>
        <w:adjustRightInd w:val="0"/>
        <w:spacing w:after="0" w:line="240" w:lineRule="auto"/>
        <w:rPr>
          <w:ins w:id="6819" w:author="Airat Shigapov" w:date="2021-10-27T23:04:00Z"/>
          <w:rFonts w:ascii="Times New Roman" w:hAnsi="Times New Roman" w:cs="Times New Roman"/>
          <w:sz w:val="20"/>
          <w:szCs w:val="20"/>
          <w:lang w:val="en-US"/>
          <w:rPrChange w:id="6820" w:author="Airat Shigapov" w:date="2021-10-27T23:08:00Z">
            <w:rPr>
              <w:ins w:id="6821" w:author="Airat Shigapov" w:date="2021-10-27T23:04:00Z"/>
              <w:rFonts w:ascii="Consolas" w:hAnsi="Consolas" w:cs="Consolas"/>
              <w:color w:val="000000"/>
              <w:sz w:val="19"/>
              <w:szCs w:val="19"/>
            </w:rPr>
          </w:rPrChange>
        </w:rPr>
      </w:pPr>
      <w:ins w:id="6822" w:author="Airat Shigapov" w:date="2021-10-27T23:04:00Z">
        <w:r w:rsidRPr="008C09BE">
          <w:rPr>
            <w:rFonts w:ascii="Times New Roman" w:hAnsi="Times New Roman" w:cs="Times New Roman"/>
            <w:sz w:val="20"/>
            <w:szCs w:val="20"/>
            <w:lang w:val="en-US"/>
            <w:rPrChange w:id="6823" w:author="Airat Shigapov" w:date="2021-10-27T23:08:00Z">
              <w:rPr>
                <w:rFonts w:ascii="Consolas" w:hAnsi="Consolas" w:cs="Consolas"/>
                <w:color w:val="000000"/>
                <w:sz w:val="19"/>
                <w:szCs w:val="19"/>
              </w:rPr>
            </w:rPrChange>
          </w:rPr>
          <w:t xml:space="preserve">        {</w:t>
        </w:r>
      </w:ins>
    </w:p>
    <w:p w14:paraId="4E52A5EC" w14:textId="77777777" w:rsidR="001118C1" w:rsidRPr="008C09BE" w:rsidRDefault="001118C1" w:rsidP="001118C1">
      <w:pPr>
        <w:autoSpaceDE w:val="0"/>
        <w:autoSpaceDN w:val="0"/>
        <w:adjustRightInd w:val="0"/>
        <w:spacing w:after="0" w:line="240" w:lineRule="auto"/>
        <w:rPr>
          <w:ins w:id="6824" w:author="Airat Shigapov" w:date="2021-10-27T23:04:00Z"/>
          <w:rFonts w:ascii="Times New Roman" w:hAnsi="Times New Roman" w:cs="Times New Roman"/>
          <w:sz w:val="20"/>
          <w:szCs w:val="20"/>
          <w:lang w:val="en-US"/>
          <w:rPrChange w:id="6825" w:author="Airat Shigapov" w:date="2021-10-27T23:08:00Z">
            <w:rPr>
              <w:ins w:id="6826" w:author="Airat Shigapov" w:date="2021-10-27T23:04:00Z"/>
              <w:rFonts w:ascii="Consolas" w:hAnsi="Consolas" w:cs="Consolas"/>
              <w:color w:val="000000"/>
              <w:sz w:val="19"/>
              <w:szCs w:val="19"/>
            </w:rPr>
          </w:rPrChange>
        </w:rPr>
      </w:pPr>
      <w:ins w:id="6827" w:author="Airat Shigapov" w:date="2021-10-27T23:04:00Z">
        <w:r w:rsidRPr="008C09BE">
          <w:rPr>
            <w:rFonts w:ascii="Times New Roman" w:hAnsi="Times New Roman" w:cs="Times New Roman"/>
            <w:sz w:val="20"/>
            <w:szCs w:val="20"/>
            <w:lang w:val="en-US"/>
            <w:rPrChange w:id="6828" w:author="Airat Shigapov" w:date="2021-10-27T23:08:00Z">
              <w:rPr>
                <w:rFonts w:ascii="Consolas" w:hAnsi="Consolas" w:cs="Consolas"/>
                <w:color w:val="000000"/>
                <w:sz w:val="19"/>
                <w:szCs w:val="19"/>
              </w:rPr>
            </w:rPrChange>
          </w:rPr>
          <w:t xml:space="preserve">            </w:t>
        </w:r>
        <w:proofErr w:type="spellStart"/>
        <w:proofErr w:type="gramStart"/>
        <w:r w:rsidRPr="008C09BE">
          <w:rPr>
            <w:rFonts w:ascii="Times New Roman" w:hAnsi="Times New Roman" w:cs="Times New Roman"/>
            <w:sz w:val="20"/>
            <w:szCs w:val="20"/>
            <w:lang w:val="en-US"/>
            <w:rPrChange w:id="6829" w:author="Airat Shigapov" w:date="2021-10-27T23:08:00Z">
              <w:rPr>
                <w:rFonts w:ascii="Consolas" w:hAnsi="Consolas" w:cs="Consolas"/>
                <w:color w:val="000000"/>
                <w:sz w:val="19"/>
                <w:szCs w:val="19"/>
              </w:rPr>
            </w:rPrChange>
          </w:rPr>
          <w:t>InitializeComponent</w:t>
        </w:r>
        <w:proofErr w:type="spellEnd"/>
        <w:r w:rsidRPr="008C09BE">
          <w:rPr>
            <w:rFonts w:ascii="Times New Roman" w:hAnsi="Times New Roman" w:cs="Times New Roman"/>
            <w:sz w:val="20"/>
            <w:szCs w:val="20"/>
            <w:lang w:val="en-US"/>
            <w:rPrChange w:id="6830" w:author="Airat Shigapov" w:date="2021-10-27T23:08:00Z">
              <w:rPr>
                <w:rFonts w:ascii="Consolas" w:hAnsi="Consolas" w:cs="Consolas"/>
                <w:color w:val="000000"/>
                <w:sz w:val="19"/>
                <w:szCs w:val="19"/>
              </w:rPr>
            </w:rPrChange>
          </w:rPr>
          <w:t>(</w:t>
        </w:r>
        <w:proofErr w:type="gramEnd"/>
        <w:r w:rsidRPr="008C09BE">
          <w:rPr>
            <w:rFonts w:ascii="Times New Roman" w:hAnsi="Times New Roman" w:cs="Times New Roman"/>
            <w:sz w:val="20"/>
            <w:szCs w:val="20"/>
            <w:lang w:val="en-US"/>
            <w:rPrChange w:id="6831" w:author="Airat Shigapov" w:date="2021-10-27T23:08:00Z">
              <w:rPr>
                <w:rFonts w:ascii="Consolas" w:hAnsi="Consolas" w:cs="Consolas"/>
                <w:color w:val="000000"/>
                <w:sz w:val="19"/>
                <w:szCs w:val="19"/>
              </w:rPr>
            </w:rPrChange>
          </w:rPr>
          <w:t>);</w:t>
        </w:r>
      </w:ins>
    </w:p>
    <w:p w14:paraId="53B436A9" w14:textId="77777777" w:rsidR="001118C1" w:rsidRPr="008C09BE" w:rsidRDefault="001118C1" w:rsidP="001118C1">
      <w:pPr>
        <w:autoSpaceDE w:val="0"/>
        <w:autoSpaceDN w:val="0"/>
        <w:adjustRightInd w:val="0"/>
        <w:spacing w:after="0" w:line="240" w:lineRule="auto"/>
        <w:rPr>
          <w:ins w:id="6832" w:author="Airat Shigapov" w:date="2021-10-27T23:04:00Z"/>
          <w:rFonts w:ascii="Times New Roman" w:hAnsi="Times New Roman" w:cs="Times New Roman"/>
          <w:sz w:val="20"/>
          <w:szCs w:val="20"/>
          <w:lang w:val="en-US"/>
          <w:rPrChange w:id="6833" w:author="Airat Shigapov" w:date="2021-10-27T23:08:00Z">
            <w:rPr>
              <w:ins w:id="6834" w:author="Airat Shigapov" w:date="2021-10-27T23:04:00Z"/>
              <w:rFonts w:ascii="Consolas" w:hAnsi="Consolas" w:cs="Consolas"/>
              <w:color w:val="000000"/>
              <w:sz w:val="19"/>
              <w:szCs w:val="19"/>
            </w:rPr>
          </w:rPrChange>
        </w:rPr>
      </w:pPr>
      <w:ins w:id="6835" w:author="Airat Shigapov" w:date="2021-10-27T23:04:00Z">
        <w:r w:rsidRPr="008C09BE">
          <w:rPr>
            <w:rFonts w:ascii="Times New Roman" w:hAnsi="Times New Roman" w:cs="Times New Roman"/>
            <w:sz w:val="20"/>
            <w:szCs w:val="20"/>
            <w:lang w:val="en-US"/>
            <w:rPrChange w:id="6836" w:author="Airat Shigapov" w:date="2021-10-27T23:08:00Z">
              <w:rPr>
                <w:rFonts w:ascii="Consolas" w:hAnsi="Consolas" w:cs="Consolas"/>
                <w:color w:val="000000"/>
                <w:sz w:val="19"/>
                <w:szCs w:val="19"/>
              </w:rPr>
            </w:rPrChange>
          </w:rPr>
          <w:t xml:space="preserve">            </w:t>
        </w:r>
        <w:proofErr w:type="spellStart"/>
        <w:r w:rsidRPr="008C09BE">
          <w:rPr>
            <w:rFonts w:ascii="Times New Roman" w:hAnsi="Times New Roman" w:cs="Times New Roman"/>
            <w:sz w:val="20"/>
            <w:szCs w:val="20"/>
            <w:lang w:val="en-US"/>
            <w:rPrChange w:id="6837" w:author="Airat Shigapov" w:date="2021-10-27T23:08:00Z">
              <w:rPr>
                <w:rFonts w:ascii="Consolas" w:hAnsi="Consolas" w:cs="Consolas"/>
                <w:color w:val="000000"/>
                <w:sz w:val="19"/>
                <w:szCs w:val="19"/>
              </w:rPr>
            </w:rPrChange>
          </w:rPr>
          <w:t>UnitField.ItemsSource</w:t>
        </w:r>
        <w:proofErr w:type="spellEnd"/>
        <w:r w:rsidRPr="008C09BE">
          <w:rPr>
            <w:rFonts w:ascii="Times New Roman" w:hAnsi="Times New Roman" w:cs="Times New Roman"/>
            <w:sz w:val="20"/>
            <w:szCs w:val="20"/>
            <w:lang w:val="en-US"/>
            <w:rPrChange w:id="6838" w:author="Airat Shigapov" w:date="2021-10-27T23:08:00Z">
              <w:rPr>
                <w:rFonts w:ascii="Consolas" w:hAnsi="Consolas" w:cs="Consolas"/>
                <w:color w:val="000000"/>
                <w:sz w:val="19"/>
                <w:szCs w:val="19"/>
              </w:rPr>
            </w:rPrChange>
          </w:rPr>
          <w:t xml:space="preserve"> = </w:t>
        </w:r>
        <w:proofErr w:type="spellStart"/>
        <w:proofErr w:type="gramStart"/>
        <w:r w:rsidRPr="008C09BE">
          <w:rPr>
            <w:rFonts w:ascii="Times New Roman" w:hAnsi="Times New Roman" w:cs="Times New Roman"/>
            <w:sz w:val="20"/>
            <w:szCs w:val="20"/>
            <w:lang w:val="en-US"/>
            <w:rPrChange w:id="6839" w:author="Airat Shigapov" w:date="2021-10-27T23:08:00Z">
              <w:rPr>
                <w:rFonts w:ascii="Consolas" w:hAnsi="Consolas" w:cs="Consolas"/>
                <w:color w:val="000000"/>
                <w:sz w:val="19"/>
                <w:szCs w:val="19"/>
              </w:rPr>
            </w:rPrChange>
          </w:rPr>
          <w:t>MainWindow.carShopEntities.Units.ToList</w:t>
        </w:r>
        <w:proofErr w:type="spellEnd"/>
        <w:proofErr w:type="gramEnd"/>
        <w:r w:rsidRPr="008C09BE">
          <w:rPr>
            <w:rFonts w:ascii="Times New Roman" w:hAnsi="Times New Roman" w:cs="Times New Roman"/>
            <w:sz w:val="20"/>
            <w:szCs w:val="20"/>
            <w:lang w:val="en-US"/>
            <w:rPrChange w:id="6840" w:author="Airat Shigapov" w:date="2021-10-27T23:08:00Z">
              <w:rPr>
                <w:rFonts w:ascii="Consolas" w:hAnsi="Consolas" w:cs="Consolas"/>
                <w:color w:val="000000"/>
                <w:sz w:val="19"/>
                <w:szCs w:val="19"/>
              </w:rPr>
            </w:rPrChange>
          </w:rPr>
          <w:t>();</w:t>
        </w:r>
      </w:ins>
    </w:p>
    <w:p w14:paraId="43A1C8C3" w14:textId="77777777" w:rsidR="001118C1" w:rsidRPr="008C09BE" w:rsidRDefault="001118C1" w:rsidP="001118C1">
      <w:pPr>
        <w:autoSpaceDE w:val="0"/>
        <w:autoSpaceDN w:val="0"/>
        <w:adjustRightInd w:val="0"/>
        <w:spacing w:after="0" w:line="240" w:lineRule="auto"/>
        <w:rPr>
          <w:ins w:id="6841" w:author="Airat Shigapov" w:date="2021-10-27T23:04:00Z"/>
          <w:rFonts w:ascii="Times New Roman" w:hAnsi="Times New Roman" w:cs="Times New Roman"/>
          <w:sz w:val="20"/>
          <w:szCs w:val="20"/>
          <w:lang w:val="en-US"/>
          <w:rPrChange w:id="6842" w:author="Airat Shigapov" w:date="2021-10-27T23:08:00Z">
            <w:rPr>
              <w:ins w:id="6843" w:author="Airat Shigapov" w:date="2021-10-27T23:04:00Z"/>
              <w:rFonts w:ascii="Consolas" w:hAnsi="Consolas" w:cs="Consolas"/>
              <w:color w:val="000000"/>
              <w:sz w:val="19"/>
              <w:szCs w:val="19"/>
            </w:rPr>
          </w:rPrChange>
        </w:rPr>
      </w:pPr>
      <w:ins w:id="6844" w:author="Airat Shigapov" w:date="2021-10-27T23:04:00Z">
        <w:r w:rsidRPr="008C09BE">
          <w:rPr>
            <w:rFonts w:ascii="Times New Roman" w:hAnsi="Times New Roman" w:cs="Times New Roman"/>
            <w:sz w:val="20"/>
            <w:szCs w:val="20"/>
            <w:lang w:val="en-US"/>
            <w:rPrChange w:id="6845" w:author="Airat Shigapov" w:date="2021-10-27T23:08:00Z">
              <w:rPr>
                <w:rFonts w:ascii="Consolas" w:hAnsi="Consolas" w:cs="Consolas"/>
                <w:color w:val="000000"/>
                <w:sz w:val="19"/>
                <w:szCs w:val="19"/>
              </w:rPr>
            </w:rPrChange>
          </w:rPr>
          <w:t xml:space="preserve">            </w:t>
        </w:r>
        <w:proofErr w:type="spellStart"/>
        <w:r w:rsidRPr="008C09BE">
          <w:rPr>
            <w:rFonts w:ascii="Times New Roman" w:hAnsi="Times New Roman" w:cs="Times New Roman"/>
            <w:sz w:val="20"/>
            <w:szCs w:val="20"/>
            <w:lang w:val="en-US"/>
            <w:rPrChange w:id="6846" w:author="Airat Shigapov" w:date="2021-10-27T23:08:00Z">
              <w:rPr>
                <w:rFonts w:ascii="Consolas" w:hAnsi="Consolas" w:cs="Consolas"/>
                <w:color w:val="000000"/>
                <w:sz w:val="19"/>
                <w:szCs w:val="19"/>
              </w:rPr>
            </w:rPrChange>
          </w:rPr>
          <w:t>BrandName.ItemsSource</w:t>
        </w:r>
        <w:proofErr w:type="spellEnd"/>
        <w:r w:rsidRPr="008C09BE">
          <w:rPr>
            <w:rFonts w:ascii="Times New Roman" w:hAnsi="Times New Roman" w:cs="Times New Roman"/>
            <w:sz w:val="20"/>
            <w:szCs w:val="20"/>
            <w:lang w:val="en-US"/>
            <w:rPrChange w:id="6847" w:author="Airat Shigapov" w:date="2021-10-27T23:08:00Z">
              <w:rPr>
                <w:rFonts w:ascii="Consolas" w:hAnsi="Consolas" w:cs="Consolas"/>
                <w:color w:val="000000"/>
                <w:sz w:val="19"/>
                <w:szCs w:val="19"/>
              </w:rPr>
            </w:rPrChange>
          </w:rPr>
          <w:t xml:space="preserve"> = </w:t>
        </w:r>
        <w:proofErr w:type="spellStart"/>
        <w:proofErr w:type="gramStart"/>
        <w:r w:rsidRPr="008C09BE">
          <w:rPr>
            <w:rFonts w:ascii="Times New Roman" w:hAnsi="Times New Roman" w:cs="Times New Roman"/>
            <w:sz w:val="20"/>
            <w:szCs w:val="20"/>
            <w:lang w:val="en-US"/>
            <w:rPrChange w:id="6848" w:author="Airat Shigapov" w:date="2021-10-27T23:08:00Z">
              <w:rPr>
                <w:rFonts w:ascii="Consolas" w:hAnsi="Consolas" w:cs="Consolas"/>
                <w:color w:val="000000"/>
                <w:sz w:val="19"/>
                <w:szCs w:val="19"/>
              </w:rPr>
            </w:rPrChange>
          </w:rPr>
          <w:t>MainWindow.carShopEntities.Brands.ToList</w:t>
        </w:r>
        <w:proofErr w:type="spellEnd"/>
        <w:proofErr w:type="gramEnd"/>
        <w:r w:rsidRPr="008C09BE">
          <w:rPr>
            <w:rFonts w:ascii="Times New Roman" w:hAnsi="Times New Roman" w:cs="Times New Roman"/>
            <w:sz w:val="20"/>
            <w:szCs w:val="20"/>
            <w:lang w:val="en-US"/>
            <w:rPrChange w:id="6849" w:author="Airat Shigapov" w:date="2021-10-27T23:08:00Z">
              <w:rPr>
                <w:rFonts w:ascii="Consolas" w:hAnsi="Consolas" w:cs="Consolas"/>
                <w:color w:val="000000"/>
                <w:sz w:val="19"/>
                <w:szCs w:val="19"/>
              </w:rPr>
            </w:rPrChange>
          </w:rPr>
          <w:t>();</w:t>
        </w:r>
      </w:ins>
    </w:p>
    <w:p w14:paraId="309FB2BD" w14:textId="77777777" w:rsidR="001118C1" w:rsidRPr="008C09BE" w:rsidRDefault="001118C1" w:rsidP="001118C1">
      <w:pPr>
        <w:autoSpaceDE w:val="0"/>
        <w:autoSpaceDN w:val="0"/>
        <w:adjustRightInd w:val="0"/>
        <w:spacing w:after="0" w:line="240" w:lineRule="auto"/>
        <w:rPr>
          <w:ins w:id="6850" w:author="Airat Shigapov" w:date="2021-10-27T23:04:00Z"/>
          <w:rFonts w:ascii="Times New Roman" w:hAnsi="Times New Roman" w:cs="Times New Roman"/>
          <w:sz w:val="20"/>
          <w:szCs w:val="20"/>
          <w:lang w:val="en-US"/>
          <w:rPrChange w:id="6851" w:author="Airat Shigapov" w:date="2021-10-27T23:08:00Z">
            <w:rPr>
              <w:ins w:id="6852" w:author="Airat Shigapov" w:date="2021-10-27T23:04:00Z"/>
              <w:rFonts w:ascii="Consolas" w:hAnsi="Consolas" w:cs="Consolas"/>
              <w:color w:val="000000"/>
              <w:sz w:val="19"/>
              <w:szCs w:val="19"/>
            </w:rPr>
          </w:rPrChange>
        </w:rPr>
      </w:pPr>
      <w:ins w:id="6853" w:author="Airat Shigapov" w:date="2021-10-27T23:04:00Z">
        <w:r w:rsidRPr="008C09BE">
          <w:rPr>
            <w:rFonts w:ascii="Times New Roman" w:hAnsi="Times New Roman" w:cs="Times New Roman"/>
            <w:sz w:val="20"/>
            <w:szCs w:val="20"/>
            <w:lang w:val="en-US"/>
            <w:rPrChange w:id="6854" w:author="Airat Shigapov" w:date="2021-10-27T23:08:00Z">
              <w:rPr>
                <w:rFonts w:ascii="Consolas" w:hAnsi="Consolas" w:cs="Consolas"/>
                <w:color w:val="000000"/>
                <w:sz w:val="19"/>
                <w:szCs w:val="19"/>
              </w:rPr>
            </w:rPrChange>
          </w:rPr>
          <w:t xml:space="preserve">            </w:t>
        </w:r>
        <w:proofErr w:type="spellStart"/>
        <w:r w:rsidRPr="008C09BE">
          <w:rPr>
            <w:rFonts w:ascii="Times New Roman" w:hAnsi="Times New Roman" w:cs="Times New Roman"/>
            <w:sz w:val="20"/>
            <w:szCs w:val="20"/>
            <w:lang w:val="en-US"/>
            <w:rPrChange w:id="6855" w:author="Airat Shigapov" w:date="2021-10-27T23:08:00Z">
              <w:rPr>
                <w:rFonts w:ascii="Consolas" w:hAnsi="Consolas" w:cs="Consolas"/>
                <w:color w:val="000000"/>
                <w:sz w:val="19"/>
                <w:szCs w:val="19"/>
              </w:rPr>
            </w:rPrChange>
          </w:rPr>
          <w:t>categoryList.ItemsSource</w:t>
        </w:r>
        <w:proofErr w:type="spellEnd"/>
        <w:r w:rsidRPr="008C09BE">
          <w:rPr>
            <w:rFonts w:ascii="Times New Roman" w:hAnsi="Times New Roman" w:cs="Times New Roman"/>
            <w:sz w:val="20"/>
            <w:szCs w:val="20"/>
            <w:lang w:val="en-US"/>
            <w:rPrChange w:id="6856" w:author="Airat Shigapov" w:date="2021-10-27T23:08:00Z">
              <w:rPr>
                <w:rFonts w:ascii="Consolas" w:hAnsi="Consolas" w:cs="Consolas"/>
                <w:color w:val="000000"/>
                <w:sz w:val="19"/>
                <w:szCs w:val="19"/>
              </w:rPr>
            </w:rPrChange>
          </w:rPr>
          <w:t xml:space="preserve"> = </w:t>
        </w:r>
        <w:proofErr w:type="spellStart"/>
        <w:proofErr w:type="gramStart"/>
        <w:r w:rsidRPr="008C09BE">
          <w:rPr>
            <w:rFonts w:ascii="Times New Roman" w:hAnsi="Times New Roman" w:cs="Times New Roman"/>
            <w:sz w:val="20"/>
            <w:szCs w:val="20"/>
            <w:lang w:val="en-US"/>
            <w:rPrChange w:id="6857" w:author="Airat Shigapov" w:date="2021-10-27T23:08:00Z">
              <w:rPr>
                <w:rFonts w:ascii="Consolas" w:hAnsi="Consolas" w:cs="Consolas"/>
                <w:color w:val="000000"/>
                <w:sz w:val="19"/>
                <w:szCs w:val="19"/>
              </w:rPr>
            </w:rPrChange>
          </w:rPr>
          <w:t>MainWindow.carShopEntities.Categories.ToList</w:t>
        </w:r>
        <w:proofErr w:type="spellEnd"/>
        <w:proofErr w:type="gramEnd"/>
        <w:r w:rsidRPr="008C09BE">
          <w:rPr>
            <w:rFonts w:ascii="Times New Roman" w:hAnsi="Times New Roman" w:cs="Times New Roman"/>
            <w:sz w:val="20"/>
            <w:szCs w:val="20"/>
            <w:lang w:val="en-US"/>
            <w:rPrChange w:id="6858" w:author="Airat Shigapov" w:date="2021-10-27T23:08:00Z">
              <w:rPr>
                <w:rFonts w:ascii="Consolas" w:hAnsi="Consolas" w:cs="Consolas"/>
                <w:color w:val="000000"/>
                <w:sz w:val="19"/>
                <w:szCs w:val="19"/>
              </w:rPr>
            </w:rPrChange>
          </w:rPr>
          <w:t>();</w:t>
        </w:r>
      </w:ins>
    </w:p>
    <w:p w14:paraId="7998C497" w14:textId="77777777" w:rsidR="001118C1" w:rsidRPr="008C09BE" w:rsidRDefault="001118C1" w:rsidP="001118C1">
      <w:pPr>
        <w:autoSpaceDE w:val="0"/>
        <w:autoSpaceDN w:val="0"/>
        <w:adjustRightInd w:val="0"/>
        <w:spacing w:after="0" w:line="240" w:lineRule="auto"/>
        <w:rPr>
          <w:ins w:id="6859" w:author="Airat Shigapov" w:date="2021-10-27T23:04:00Z"/>
          <w:rFonts w:ascii="Times New Roman" w:hAnsi="Times New Roman" w:cs="Times New Roman"/>
          <w:sz w:val="20"/>
          <w:szCs w:val="20"/>
          <w:lang w:val="en-US"/>
          <w:rPrChange w:id="6860" w:author="Airat Shigapov" w:date="2021-10-27T23:08:00Z">
            <w:rPr>
              <w:ins w:id="6861" w:author="Airat Shigapov" w:date="2021-10-27T23:04:00Z"/>
              <w:rFonts w:ascii="Consolas" w:hAnsi="Consolas" w:cs="Consolas"/>
              <w:color w:val="000000"/>
              <w:sz w:val="19"/>
              <w:szCs w:val="19"/>
            </w:rPr>
          </w:rPrChange>
        </w:rPr>
      </w:pPr>
      <w:ins w:id="6862" w:author="Airat Shigapov" w:date="2021-10-27T23:04:00Z">
        <w:r w:rsidRPr="008C09BE">
          <w:rPr>
            <w:rFonts w:ascii="Times New Roman" w:hAnsi="Times New Roman" w:cs="Times New Roman"/>
            <w:sz w:val="20"/>
            <w:szCs w:val="20"/>
            <w:lang w:val="en-US"/>
            <w:rPrChange w:id="6863" w:author="Airat Shigapov" w:date="2021-10-27T23:08:00Z">
              <w:rPr>
                <w:rFonts w:ascii="Consolas" w:hAnsi="Consolas" w:cs="Consolas"/>
                <w:color w:val="000000"/>
                <w:sz w:val="19"/>
                <w:szCs w:val="19"/>
              </w:rPr>
            </w:rPrChange>
          </w:rPr>
          <w:t xml:space="preserve">        }</w:t>
        </w:r>
      </w:ins>
    </w:p>
    <w:p w14:paraId="74BABD14" w14:textId="77777777" w:rsidR="001118C1" w:rsidRPr="008C09BE" w:rsidRDefault="001118C1" w:rsidP="001118C1">
      <w:pPr>
        <w:autoSpaceDE w:val="0"/>
        <w:autoSpaceDN w:val="0"/>
        <w:adjustRightInd w:val="0"/>
        <w:spacing w:after="0" w:line="240" w:lineRule="auto"/>
        <w:rPr>
          <w:ins w:id="6864" w:author="Airat Shigapov" w:date="2021-10-27T23:04:00Z"/>
          <w:rFonts w:ascii="Times New Roman" w:hAnsi="Times New Roman" w:cs="Times New Roman"/>
          <w:sz w:val="20"/>
          <w:szCs w:val="20"/>
          <w:lang w:val="en-US"/>
          <w:rPrChange w:id="6865" w:author="Airat Shigapov" w:date="2021-10-27T23:08:00Z">
            <w:rPr>
              <w:ins w:id="6866" w:author="Airat Shigapov" w:date="2021-10-27T23:04:00Z"/>
              <w:rFonts w:ascii="Consolas" w:hAnsi="Consolas" w:cs="Consolas"/>
              <w:color w:val="000000"/>
              <w:sz w:val="19"/>
              <w:szCs w:val="19"/>
            </w:rPr>
          </w:rPrChange>
        </w:rPr>
      </w:pPr>
      <w:ins w:id="6867" w:author="Airat Shigapov" w:date="2021-10-27T23:04:00Z">
        <w:r w:rsidRPr="008C09BE">
          <w:rPr>
            <w:rFonts w:ascii="Times New Roman" w:hAnsi="Times New Roman" w:cs="Times New Roman"/>
            <w:sz w:val="20"/>
            <w:szCs w:val="20"/>
            <w:lang w:val="en-US"/>
            <w:rPrChange w:id="6868"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6869" w:author="Airat Shigapov" w:date="2021-10-27T23:08:00Z">
              <w:rPr>
                <w:rFonts w:ascii="Consolas" w:hAnsi="Consolas" w:cs="Consolas"/>
                <w:color w:val="0000FF"/>
                <w:sz w:val="19"/>
                <w:szCs w:val="19"/>
              </w:rPr>
            </w:rPrChange>
          </w:rPr>
          <w:t>public</w:t>
        </w:r>
        <w:r w:rsidRPr="008C09BE">
          <w:rPr>
            <w:rFonts w:ascii="Times New Roman" w:hAnsi="Times New Roman" w:cs="Times New Roman"/>
            <w:sz w:val="20"/>
            <w:szCs w:val="20"/>
            <w:lang w:val="en-US"/>
            <w:rPrChange w:id="6870" w:author="Airat Shigapov" w:date="2021-10-27T23:08:00Z">
              <w:rPr>
                <w:rFonts w:ascii="Consolas" w:hAnsi="Consolas" w:cs="Consolas"/>
                <w:color w:val="000000"/>
                <w:sz w:val="19"/>
                <w:szCs w:val="19"/>
              </w:rPr>
            </w:rPrChange>
          </w:rPr>
          <w:t xml:space="preserve"> </w:t>
        </w:r>
        <w:proofErr w:type="spellStart"/>
        <w:proofErr w:type="gramStart"/>
        <w:r w:rsidRPr="008C09BE">
          <w:rPr>
            <w:rFonts w:ascii="Times New Roman" w:hAnsi="Times New Roman" w:cs="Times New Roman"/>
            <w:sz w:val="20"/>
            <w:szCs w:val="20"/>
            <w:lang w:val="en-US"/>
            <w:rPrChange w:id="6871" w:author="Airat Shigapov" w:date="2021-10-27T23:08:00Z">
              <w:rPr>
                <w:rFonts w:ascii="Consolas" w:hAnsi="Consolas" w:cs="Consolas"/>
                <w:color w:val="2B91AF"/>
                <w:sz w:val="19"/>
                <w:szCs w:val="19"/>
              </w:rPr>
            </w:rPrChange>
          </w:rPr>
          <w:t>AddProduct</w:t>
        </w:r>
        <w:proofErr w:type="spellEnd"/>
        <w:r w:rsidRPr="008C09BE">
          <w:rPr>
            <w:rFonts w:ascii="Times New Roman" w:hAnsi="Times New Roman" w:cs="Times New Roman"/>
            <w:sz w:val="20"/>
            <w:szCs w:val="20"/>
            <w:lang w:val="en-US"/>
            <w:rPrChange w:id="6872" w:author="Airat Shigapov" w:date="2021-10-27T23:08:00Z">
              <w:rPr>
                <w:rFonts w:ascii="Consolas" w:hAnsi="Consolas" w:cs="Consolas"/>
                <w:color w:val="000000"/>
                <w:sz w:val="19"/>
                <w:szCs w:val="19"/>
              </w:rPr>
            </w:rPrChange>
          </w:rPr>
          <w:t>(</w:t>
        </w:r>
        <w:proofErr w:type="gramEnd"/>
        <w:r w:rsidRPr="008C09BE">
          <w:rPr>
            <w:rFonts w:ascii="Times New Roman" w:hAnsi="Times New Roman" w:cs="Times New Roman"/>
            <w:sz w:val="20"/>
            <w:szCs w:val="20"/>
            <w:lang w:val="en-US"/>
            <w:rPrChange w:id="6873" w:author="Airat Shigapov" w:date="2021-10-27T23:08:00Z">
              <w:rPr>
                <w:rFonts w:ascii="Consolas" w:hAnsi="Consolas" w:cs="Consolas"/>
                <w:color w:val="000000"/>
                <w:sz w:val="19"/>
                <w:szCs w:val="19"/>
              </w:rPr>
            </w:rPrChange>
          </w:rPr>
          <w:t xml:space="preserve">Good good) : </w:t>
        </w:r>
        <w:r w:rsidRPr="008C09BE">
          <w:rPr>
            <w:rFonts w:ascii="Times New Roman" w:hAnsi="Times New Roman" w:cs="Times New Roman"/>
            <w:sz w:val="20"/>
            <w:szCs w:val="20"/>
            <w:lang w:val="en-US"/>
            <w:rPrChange w:id="6874" w:author="Airat Shigapov" w:date="2021-10-27T23:08:00Z">
              <w:rPr>
                <w:rFonts w:ascii="Consolas" w:hAnsi="Consolas" w:cs="Consolas"/>
                <w:color w:val="0000FF"/>
                <w:sz w:val="19"/>
                <w:szCs w:val="19"/>
              </w:rPr>
            </w:rPrChange>
          </w:rPr>
          <w:t>this</w:t>
        </w:r>
        <w:r w:rsidRPr="008C09BE">
          <w:rPr>
            <w:rFonts w:ascii="Times New Roman" w:hAnsi="Times New Roman" w:cs="Times New Roman"/>
            <w:sz w:val="20"/>
            <w:szCs w:val="20"/>
            <w:lang w:val="en-US"/>
            <w:rPrChange w:id="6875" w:author="Airat Shigapov" w:date="2021-10-27T23:08:00Z">
              <w:rPr>
                <w:rFonts w:ascii="Consolas" w:hAnsi="Consolas" w:cs="Consolas"/>
                <w:color w:val="000000"/>
                <w:sz w:val="19"/>
                <w:szCs w:val="19"/>
              </w:rPr>
            </w:rPrChange>
          </w:rPr>
          <w:t>()</w:t>
        </w:r>
      </w:ins>
    </w:p>
    <w:p w14:paraId="3AF49B95" w14:textId="77777777" w:rsidR="001118C1" w:rsidRPr="008C09BE" w:rsidRDefault="001118C1" w:rsidP="001118C1">
      <w:pPr>
        <w:autoSpaceDE w:val="0"/>
        <w:autoSpaceDN w:val="0"/>
        <w:adjustRightInd w:val="0"/>
        <w:spacing w:after="0" w:line="240" w:lineRule="auto"/>
        <w:rPr>
          <w:ins w:id="6876" w:author="Airat Shigapov" w:date="2021-10-27T23:04:00Z"/>
          <w:rFonts w:ascii="Times New Roman" w:hAnsi="Times New Roman" w:cs="Times New Roman"/>
          <w:sz w:val="20"/>
          <w:szCs w:val="20"/>
          <w:lang w:val="en-US"/>
          <w:rPrChange w:id="6877" w:author="Airat Shigapov" w:date="2021-10-27T23:08:00Z">
            <w:rPr>
              <w:ins w:id="6878" w:author="Airat Shigapov" w:date="2021-10-27T23:04:00Z"/>
              <w:rFonts w:ascii="Consolas" w:hAnsi="Consolas" w:cs="Consolas"/>
              <w:color w:val="000000"/>
              <w:sz w:val="19"/>
              <w:szCs w:val="19"/>
            </w:rPr>
          </w:rPrChange>
        </w:rPr>
      </w:pPr>
      <w:ins w:id="6879" w:author="Airat Shigapov" w:date="2021-10-27T23:04:00Z">
        <w:r w:rsidRPr="008C09BE">
          <w:rPr>
            <w:rFonts w:ascii="Times New Roman" w:hAnsi="Times New Roman" w:cs="Times New Roman"/>
            <w:sz w:val="20"/>
            <w:szCs w:val="20"/>
            <w:lang w:val="en-US"/>
            <w:rPrChange w:id="6880" w:author="Airat Shigapov" w:date="2021-10-27T23:08:00Z">
              <w:rPr>
                <w:rFonts w:ascii="Consolas" w:hAnsi="Consolas" w:cs="Consolas"/>
                <w:color w:val="000000"/>
                <w:sz w:val="19"/>
                <w:szCs w:val="19"/>
              </w:rPr>
            </w:rPrChange>
          </w:rPr>
          <w:t xml:space="preserve">        {</w:t>
        </w:r>
      </w:ins>
    </w:p>
    <w:p w14:paraId="55016B95" w14:textId="77777777" w:rsidR="001118C1" w:rsidRPr="008C09BE" w:rsidRDefault="001118C1" w:rsidP="001118C1">
      <w:pPr>
        <w:autoSpaceDE w:val="0"/>
        <w:autoSpaceDN w:val="0"/>
        <w:adjustRightInd w:val="0"/>
        <w:spacing w:after="0" w:line="240" w:lineRule="auto"/>
        <w:rPr>
          <w:ins w:id="6881" w:author="Airat Shigapov" w:date="2021-10-27T23:04:00Z"/>
          <w:rFonts w:ascii="Times New Roman" w:hAnsi="Times New Roman" w:cs="Times New Roman"/>
          <w:sz w:val="20"/>
          <w:szCs w:val="20"/>
          <w:lang w:val="en-US"/>
          <w:rPrChange w:id="6882" w:author="Airat Shigapov" w:date="2021-10-27T23:08:00Z">
            <w:rPr>
              <w:ins w:id="6883" w:author="Airat Shigapov" w:date="2021-10-27T23:04:00Z"/>
              <w:rFonts w:ascii="Consolas" w:hAnsi="Consolas" w:cs="Consolas"/>
              <w:color w:val="000000"/>
              <w:sz w:val="19"/>
              <w:szCs w:val="19"/>
            </w:rPr>
          </w:rPrChange>
        </w:rPr>
      </w:pPr>
      <w:ins w:id="6884" w:author="Airat Shigapov" w:date="2021-10-27T23:04:00Z">
        <w:r w:rsidRPr="008C09BE">
          <w:rPr>
            <w:rFonts w:ascii="Times New Roman" w:hAnsi="Times New Roman" w:cs="Times New Roman"/>
            <w:sz w:val="20"/>
            <w:szCs w:val="20"/>
            <w:lang w:val="en-US"/>
            <w:rPrChange w:id="6885" w:author="Airat Shigapov" w:date="2021-10-27T23:08:00Z">
              <w:rPr>
                <w:rFonts w:ascii="Consolas" w:hAnsi="Consolas" w:cs="Consolas"/>
                <w:color w:val="000000"/>
                <w:sz w:val="19"/>
                <w:szCs w:val="19"/>
              </w:rPr>
            </w:rPrChange>
          </w:rPr>
          <w:t xml:space="preserve">            </w:t>
        </w:r>
        <w:proofErr w:type="spellStart"/>
        <w:r w:rsidRPr="008C09BE">
          <w:rPr>
            <w:rFonts w:ascii="Times New Roman" w:hAnsi="Times New Roman" w:cs="Times New Roman"/>
            <w:sz w:val="20"/>
            <w:szCs w:val="20"/>
            <w:lang w:val="en-US"/>
            <w:rPrChange w:id="6886" w:author="Airat Shigapov" w:date="2021-10-27T23:08:00Z">
              <w:rPr>
                <w:rFonts w:ascii="Consolas" w:hAnsi="Consolas" w:cs="Consolas"/>
                <w:color w:val="000000"/>
                <w:sz w:val="19"/>
                <w:szCs w:val="19"/>
              </w:rPr>
            </w:rPrChange>
          </w:rPr>
          <w:t>goodValue</w:t>
        </w:r>
        <w:proofErr w:type="spellEnd"/>
        <w:r w:rsidRPr="008C09BE">
          <w:rPr>
            <w:rFonts w:ascii="Times New Roman" w:hAnsi="Times New Roman" w:cs="Times New Roman"/>
            <w:sz w:val="20"/>
            <w:szCs w:val="20"/>
            <w:lang w:val="en-US"/>
            <w:rPrChange w:id="6887" w:author="Airat Shigapov" w:date="2021-10-27T23:08:00Z">
              <w:rPr>
                <w:rFonts w:ascii="Consolas" w:hAnsi="Consolas" w:cs="Consolas"/>
                <w:color w:val="000000"/>
                <w:sz w:val="19"/>
                <w:szCs w:val="19"/>
              </w:rPr>
            </w:rPrChange>
          </w:rPr>
          <w:t xml:space="preserve"> = good;</w:t>
        </w:r>
      </w:ins>
    </w:p>
    <w:p w14:paraId="328925C5" w14:textId="77777777" w:rsidR="001118C1" w:rsidRPr="008C09BE" w:rsidRDefault="001118C1" w:rsidP="001118C1">
      <w:pPr>
        <w:autoSpaceDE w:val="0"/>
        <w:autoSpaceDN w:val="0"/>
        <w:adjustRightInd w:val="0"/>
        <w:spacing w:after="0" w:line="240" w:lineRule="auto"/>
        <w:rPr>
          <w:ins w:id="6888" w:author="Airat Shigapov" w:date="2021-10-27T23:04:00Z"/>
          <w:rFonts w:ascii="Times New Roman" w:hAnsi="Times New Roman" w:cs="Times New Roman"/>
          <w:sz w:val="20"/>
          <w:szCs w:val="20"/>
          <w:lang w:val="en-US"/>
          <w:rPrChange w:id="6889" w:author="Airat Shigapov" w:date="2021-10-27T23:08:00Z">
            <w:rPr>
              <w:ins w:id="6890" w:author="Airat Shigapov" w:date="2021-10-27T23:04:00Z"/>
              <w:rFonts w:ascii="Consolas" w:hAnsi="Consolas" w:cs="Consolas"/>
              <w:color w:val="000000"/>
              <w:sz w:val="19"/>
              <w:szCs w:val="19"/>
            </w:rPr>
          </w:rPrChange>
        </w:rPr>
      </w:pPr>
      <w:ins w:id="6891" w:author="Airat Shigapov" w:date="2021-10-27T23:04:00Z">
        <w:r w:rsidRPr="008C09BE">
          <w:rPr>
            <w:rFonts w:ascii="Times New Roman" w:hAnsi="Times New Roman" w:cs="Times New Roman"/>
            <w:sz w:val="20"/>
            <w:szCs w:val="20"/>
            <w:lang w:val="en-US"/>
            <w:rPrChange w:id="6892" w:author="Airat Shigapov" w:date="2021-10-27T23:08:00Z">
              <w:rPr>
                <w:rFonts w:ascii="Consolas" w:hAnsi="Consolas" w:cs="Consolas"/>
                <w:color w:val="000000"/>
                <w:sz w:val="19"/>
                <w:szCs w:val="19"/>
              </w:rPr>
            </w:rPrChange>
          </w:rPr>
          <w:t xml:space="preserve">            </w:t>
        </w:r>
        <w:proofErr w:type="spellStart"/>
        <w:r w:rsidRPr="008C09BE">
          <w:rPr>
            <w:rFonts w:ascii="Times New Roman" w:hAnsi="Times New Roman" w:cs="Times New Roman"/>
            <w:sz w:val="20"/>
            <w:szCs w:val="20"/>
            <w:lang w:val="en-US"/>
            <w:rPrChange w:id="6893" w:author="Airat Shigapov" w:date="2021-10-27T23:08:00Z">
              <w:rPr>
                <w:rFonts w:ascii="Consolas" w:hAnsi="Consolas" w:cs="Consolas"/>
                <w:color w:val="000000"/>
                <w:sz w:val="19"/>
                <w:szCs w:val="19"/>
              </w:rPr>
            </w:rPrChange>
          </w:rPr>
          <w:t>Description.Text</w:t>
        </w:r>
        <w:proofErr w:type="spellEnd"/>
        <w:r w:rsidRPr="008C09BE">
          <w:rPr>
            <w:rFonts w:ascii="Times New Roman" w:hAnsi="Times New Roman" w:cs="Times New Roman"/>
            <w:sz w:val="20"/>
            <w:szCs w:val="20"/>
            <w:lang w:val="en-US"/>
            <w:rPrChange w:id="6894" w:author="Airat Shigapov" w:date="2021-10-27T23:08:00Z">
              <w:rPr>
                <w:rFonts w:ascii="Consolas" w:hAnsi="Consolas" w:cs="Consolas"/>
                <w:color w:val="000000"/>
                <w:sz w:val="19"/>
                <w:szCs w:val="19"/>
              </w:rPr>
            </w:rPrChange>
          </w:rPr>
          <w:t xml:space="preserve"> = </w:t>
        </w:r>
        <w:proofErr w:type="spellStart"/>
        <w:proofErr w:type="gramStart"/>
        <w:r w:rsidRPr="008C09BE">
          <w:rPr>
            <w:rFonts w:ascii="Times New Roman" w:hAnsi="Times New Roman" w:cs="Times New Roman"/>
            <w:sz w:val="20"/>
            <w:szCs w:val="20"/>
            <w:lang w:val="en-US"/>
            <w:rPrChange w:id="6895" w:author="Airat Shigapov" w:date="2021-10-27T23:08:00Z">
              <w:rPr>
                <w:rFonts w:ascii="Consolas" w:hAnsi="Consolas" w:cs="Consolas"/>
                <w:color w:val="000000"/>
                <w:sz w:val="19"/>
                <w:szCs w:val="19"/>
              </w:rPr>
            </w:rPrChange>
          </w:rPr>
          <w:t>good.Description</w:t>
        </w:r>
        <w:proofErr w:type="spellEnd"/>
        <w:proofErr w:type="gramEnd"/>
        <w:r w:rsidRPr="008C09BE">
          <w:rPr>
            <w:rFonts w:ascii="Times New Roman" w:hAnsi="Times New Roman" w:cs="Times New Roman"/>
            <w:sz w:val="20"/>
            <w:szCs w:val="20"/>
            <w:lang w:val="en-US"/>
            <w:rPrChange w:id="6896" w:author="Airat Shigapov" w:date="2021-10-27T23:08:00Z">
              <w:rPr>
                <w:rFonts w:ascii="Consolas" w:hAnsi="Consolas" w:cs="Consolas"/>
                <w:color w:val="000000"/>
                <w:sz w:val="19"/>
                <w:szCs w:val="19"/>
              </w:rPr>
            </w:rPrChange>
          </w:rPr>
          <w:t>;</w:t>
        </w:r>
      </w:ins>
    </w:p>
    <w:p w14:paraId="527ACCF5" w14:textId="77777777" w:rsidR="001118C1" w:rsidRPr="008C09BE" w:rsidRDefault="001118C1" w:rsidP="001118C1">
      <w:pPr>
        <w:autoSpaceDE w:val="0"/>
        <w:autoSpaceDN w:val="0"/>
        <w:adjustRightInd w:val="0"/>
        <w:spacing w:after="0" w:line="240" w:lineRule="auto"/>
        <w:rPr>
          <w:ins w:id="6897" w:author="Airat Shigapov" w:date="2021-10-27T23:04:00Z"/>
          <w:rFonts w:ascii="Times New Roman" w:hAnsi="Times New Roman" w:cs="Times New Roman"/>
          <w:sz w:val="20"/>
          <w:szCs w:val="20"/>
          <w:lang w:val="en-US"/>
          <w:rPrChange w:id="6898" w:author="Airat Shigapov" w:date="2021-10-27T23:08:00Z">
            <w:rPr>
              <w:ins w:id="6899" w:author="Airat Shigapov" w:date="2021-10-27T23:04:00Z"/>
              <w:rFonts w:ascii="Consolas" w:hAnsi="Consolas" w:cs="Consolas"/>
              <w:color w:val="000000"/>
              <w:sz w:val="19"/>
              <w:szCs w:val="19"/>
            </w:rPr>
          </w:rPrChange>
        </w:rPr>
      </w:pPr>
      <w:ins w:id="6900" w:author="Airat Shigapov" w:date="2021-10-27T23:04:00Z">
        <w:r w:rsidRPr="008C09BE">
          <w:rPr>
            <w:rFonts w:ascii="Times New Roman" w:hAnsi="Times New Roman" w:cs="Times New Roman"/>
            <w:sz w:val="20"/>
            <w:szCs w:val="20"/>
            <w:lang w:val="en-US"/>
            <w:rPrChange w:id="6901" w:author="Airat Shigapov" w:date="2021-10-27T23:08:00Z">
              <w:rPr>
                <w:rFonts w:ascii="Consolas" w:hAnsi="Consolas" w:cs="Consolas"/>
                <w:color w:val="000000"/>
                <w:sz w:val="19"/>
                <w:szCs w:val="19"/>
              </w:rPr>
            </w:rPrChange>
          </w:rPr>
          <w:t xml:space="preserve">            </w:t>
        </w:r>
        <w:proofErr w:type="spellStart"/>
        <w:r w:rsidRPr="008C09BE">
          <w:rPr>
            <w:rFonts w:ascii="Times New Roman" w:hAnsi="Times New Roman" w:cs="Times New Roman"/>
            <w:sz w:val="20"/>
            <w:szCs w:val="20"/>
            <w:lang w:val="en-US"/>
            <w:rPrChange w:id="6902" w:author="Airat Shigapov" w:date="2021-10-27T23:08:00Z">
              <w:rPr>
                <w:rFonts w:ascii="Consolas" w:hAnsi="Consolas" w:cs="Consolas"/>
                <w:color w:val="000000"/>
                <w:sz w:val="19"/>
                <w:szCs w:val="19"/>
              </w:rPr>
            </w:rPrChange>
          </w:rPr>
          <w:t>Description.Foreground</w:t>
        </w:r>
        <w:proofErr w:type="spellEnd"/>
        <w:r w:rsidRPr="008C09BE">
          <w:rPr>
            <w:rFonts w:ascii="Times New Roman" w:hAnsi="Times New Roman" w:cs="Times New Roman"/>
            <w:sz w:val="20"/>
            <w:szCs w:val="20"/>
            <w:lang w:val="en-US"/>
            <w:rPrChange w:id="6903" w:author="Airat Shigapov" w:date="2021-10-27T23:08:00Z">
              <w:rPr>
                <w:rFonts w:ascii="Consolas" w:hAnsi="Consolas" w:cs="Consolas"/>
                <w:color w:val="000000"/>
                <w:sz w:val="19"/>
                <w:szCs w:val="19"/>
              </w:rPr>
            </w:rPrChange>
          </w:rPr>
          <w:t xml:space="preserve"> = </w:t>
        </w:r>
        <w:proofErr w:type="spellStart"/>
        <w:r w:rsidRPr="008C09BE">
          <w:rPr>
            <w:rFonts w:ascii="Times New Roman" w:hAnsi="Times New Roman" w:cs="Times New Roman"/>
            <w:sz w:val="20"/>
            <w:szCs w:val="20"/>
            <w:lang w:val="en-US"/>
            <w:rPrChange w:id="6904" w:author="Airat Shigapov" w:date="2021-10-27T23:08:00Z">
              <w:rPr>
                <w:rFonts w:ascii="Consolas" w:hAnsi="Consolas" w:cs="Consolas"/>
                <w:color w:val="000000"/>
                <w:sz w:val="19"/>
                <w:szCs w:val="19"/>
              </w:rPr>
            </w:rPrChange>
          </w:rPr>
          <w:t>Brushes.Black</w:t>
        </w:r>
        <w:proofErr w:type="spellEnd"/>
        <w:r w:rsidRPr="008C09BE">
          <w:rPr>
            <w:rFonts w:ascii="Times New Roman" w:hAnsi="Times New Roman" w:cs="Times New Roman"/>
            <w:sz w:val="20"/>
            <w:szCs w:val="20"/>
            <w:lang w:val="en-US"/>
            <w:rPrChange w:id="6905" w:author="Airat Shigapov" w:date="2021-10-27T23:08:00Z">
              <w:rPr>
                <w:rFonts w:ascii="Consolas" w:hAnsi="Consolas" w:cs="Consolas"/>
                <w:color w:val="000000"/>
                <w:sz w:val="19"/>
                <w:szCs w:val="19"/>
              </w:rPr>
            </w:rPrChange>
          </w:rPr>
          <w:t>;</w:t>
        </w:r>
      </w:ins>
    </w:p>
    <w:p w14:paraId="4C15BD67" w14:textId="77777777" w:rsidR="001118C1" w:rsidRPr="008C09BE" w:rsidRDefault="001118C1" w:rsidP="001118C1">
      <w:pPr>
        <w:autoSpaceDE w:val="0"/>
        <w:autoSpaceDN w:val="0"/>
        <w:adjustRightInd w:val="0"/>
        <w:spacing w:after="0" w:line="240" w:lineRule="auto"/>
        <w:rPr>
          <w:ins w:id="6906" w:author="Airat Shigapov" w:date="2021-10-27T23:04:00Z"/>
          <w:rFonts w:ascii="Times New Roman" w:hAnsi="Times New Roman" w:cs="Times New Roman"/>
          <w:sz w:val="20"/>
          <w:szCs w:val="20"/>
          <w:lang w:val="en-US"/>
          <w:rPrChange w:id="6907" w:author="Airat Shigapov" w:date="2021-10-27T23:08:00Z">
            <w:rPr>
              <w:ins w:id="6908" w:author="Airat Shigapov" w:date="2021-10-27T23:04:00Z"/>
              <w:rFonts w:ascii="Consolas" w:hAnsi="Consolas" w:cs="Consolas"/>
              <w:color w:val="000000"/>
              <w:sz w:val="19"/>
              <w:szCs w:val="19"/>
            </w:rPr>
          </w:rPrChange>
        </w:rPr>
      </w:pPr>
      <w:ins w:id="6909" w:author="Airat Shigapov" w:date="2021-10-27T23:04:00Z">
        <w:r w:rsidRPr="008C09BE">
          <w:rPr>
            <w:rFonts w:ascii="Times New Roman" w:hAnsi="Times New Roman" w:cs="Times New Roman"/>
            <w:sz w:val="20"/>
            <w:szCs w:val="20"/>
            <w:lang w:val="en-US"/>
            <w:rPrChange w:id="6910" w:author="Airat Shigapov" w:date="2021-10-27T23:08:00Z">
              <w:rPr>
                <w:rFonts w:ascii="Consolas" w:hAnsi="Consolas" w:cs="Consolas"/>
                <w:color w:val="000000"/>
                <w:sz w:val="19"/>
                <w:szCs w:val="19"/>
              </w:rPr>
            </w:rPrChange>
          </w:rPr>
          <w:t xml:space="preserve">            </w:t>
        </w:r>
        <w:proofErr w:type="spellStart"/>
        <w:r w:rsidRPr="008C09BE">
          <w:rPr>
            <w:rFonts w:ascii="Times New Roman" w:hAnsi="Times New Roman" w:cs="Times New Roman"/>
            <w:sz w:val="20"/>
            <w:szCs w:val="20"/>
            <w:lang w:val="en-US"/>
            <w:rPrChange w:id="6911" w:author="Airat Shigapov" w:date="2021-10-27T23:08:00Z">
              <w:rPr>
                <w:rFonts w:ascii="Consolas" w:hAnsi="Consolas" w:cs="Consolas"/>
                <w:color w:val="000000"/>
                <w:sz w:val="19"/>
                <w:szCs w:val="19"/>
              </w:rPr>
            </w:rPrChange>
          </w:rPr>
          <w:t>nameProduct.Text</w:t>
        </w:r>
        <w:proofErr w:type="spellEnd"/>
        <w:r w:rsidRPr="008C09BE">
          <w:rPr>
            <w:rFonts w:ascii="Times New Roman" w:hAnsi="Times New Roman" w:cs="Times New Roman"/>
            <w:sz w:val="20"/>
            <w:szCs w:val="20"/>
            <w:lang w:val="en-US"/>
            <w:rPrChange w:id="6912" w:author="Airat Shigapov" w:date="2021-10-27T23:08:00Z">
              <w:rPr>
                <w:rFonts w:ascii="Consolas" w:hAnsi="Consolas" w:cs="Consolas"/>
                <w:color w:val="000000"/>
                <w:sz w:val="19"/>
                <w:szCs w:val="19"/>
              </w:rPr>
            </w:rPrChange>
          </w:rPr>
          <w:t xml:space="preserve"> = </w:t>
        </w:r>
        <w:proofErr w:type="spellStart"/>
        <w:proofErr w:type="gramStart"/>
        <w:r w:rsidRPr="008C09BE">
          <w:rPr>
            <w:rFonts w:ascii="Times New Roman" w:hAnsi="Times New Roman" w:cs="Times New Roman"/>
            <w:sz w:val="20"/>
            <w:szCs w:val="20"/>
            <w:lang w:val="en-US"/>
            <w:rPrChange w:id="6913" w:author="Airat Shigapov" w:date="2021-10-27T23:08:00Z">
              <w:rPr>
                <w:rFonts w:ascii="Consolas" w:hAnsi="Consolas" w:cs="Consolas"/>
                <w:color w:val="000000"/>
                <w:sz w:val="19"/>
                <w:szCs w:val="19"/>
              </w:rPr>
            </w:rPrChange>
          </w:rPr>
          <w:t>good.Name</w:t>
        </w:r>
        <w:proofErr w:type="spellEnd"/>
        <w:proofErr w:type="gramEnd"/>
        <w:r w:rsidRPr="008C09BE">
          <w:rPr>
            <w:rFonts w:ascii="Times New Roman" w:hAnsi="Times New Roman" w:cs="Times New Roman"/>
            <w:sz w:val="20"/>
            <w:szCs w:val="20"/>
            <w:lang w:val="en-US"/>
            <w:rPrChange w:id="6914" w:author="Airat Shigapov" w:date="2021-10-27T23:08:00Z">
              <w:rPr>
                <w:rFonts w:ascii="Consolas" w:hAnsi="Consolas" w:cs="Consolas"/>
                <w:color w:val="000000"/>
                <w:sz w:val="19"/>
                <w:szCs w:val="19"/>
              </w:rPr>
            </w:rPrChange>
          </w:rPr>
          <w:t>;</w:t>
        </w:r>
      </w:ins>
    </w:p>
    <w:p w14:paraId="790FEF8E" w14:textId="77777777" w:rsidR="001118C1" w:rsidRPr="008C09BE" w:rsidRDefault="001118C1" w:rsidP="001118C1">
      <w:pPr>
        <w:autoSpaceDE w:val="0"/>
        <w:autoSpaceDN w:val="0"/>
        <w:adjustRightInd w:val="0"/>
        <w:spacing w:after="0" w:line="240" w:lineRule="auto"/>
        <w:rPr>
          <w:ins w:id="6915" w:author="Airat Shigapov" w:date="2021-10-27T23:04:00Z"/>
          <w:rFonts w:ascii="Times New Roman" w:hAnsi="Times New Roman" w:cs="Times New Roman"/>
          <w:sz w:val="20"/>
          <w:szCs w:val="20"/>
          <w:lang w:val="en-US"/>
          <w:rPrChange w:id="6916" w:author="Airat Shigapov" w:date="2021-10-27T23:08:00Z">
            <w:rPr>
              <w:ins w:id="6917" w:author="Airat Shigapov" w:date="2021-10-27T23:04:00Z"/>
              <w:rFonts w:ascii="Consolas" w:hAnsi="Consolas" w:cs="Consolas"/>
              <w:color w:val="000000"/>
              <w:sz w:val="19"/>
              <w:szCs w:val="19"/>
            </w:rPr>
          </w:rPrChange>
        </w:rPr>
      </w:pPr>
      <w:ins w:id="6918" w:author="Airat Shigapov" w:date="2021-10-27T23:04:00Z">
        <w:r w:rsidRPr="008C09BE">
          <w:rPr>
            <w:rFonts w:ascii="Times New Roman" w:hAnsi="Times New Roman" w:cs="Times New Roman"/>
            <w:sz w:val="20"/>
            <w:szCs w:val="20"/>
            <w:lang w:val="en-US"/>
            <w:rPrChange w:id="6919" w:author="Airat Shigapov" w:date="2021-10-27T23:08:00Z">
              <w:rPr>
                <w:rFonts w:ascii="Consolas" w:hAnsi="Consolas" w:cs="Consolas"/>
                <w:color w:val="000000"/>
                <w:sz w:val="19"/>
                <w:szCs w:val="19"/>
              </w:rPr>
            </w:rPrChange>
          </w:rPr>
          <w:t xml:space="preserve">            </w:t>
        </w:r>
        <w:proofErr w:type="spellStart"/>
        <w:r w:rsidRPr="008C09BE">
          <w:rPr>
            <w:rFonts w:ascii="Times New Roman" w:hAnsi="Times New Roman" w:cs="Times New Roman"/>
            <w:sz w:val="20"/>
            <w:szCs w:val="20"/>
            <w:lang w:val="en-US"/>
            <w:rPrChange w:id="6920" w:author="Airat Shigapov" w:date="2021-10-27T23:08:00Z">
              <w:rPr>
                <w:rFonts w:ascii="Consolas" w:hAnsi="Consolas" w:cs="Consolas"/>
                <w:color w:val="000000"/>
                <w:sz w:val="19"/>
                <w:szCs w:val="19"/>
              </w:rPr>
            </w:rPrChange>
          </w:rPr>
          <w:t>nameProduct.Foreground</w:t>
        </w:r>
        <w:proofErr w:type="spellEnd"/>
        <w:r w:rsidRPr="008C09BE">
          <w:rPr>
            <w:rFonts w:ascii="Times New Roman" w:hAnsi="Times New Roman" w:cs="Times New Roman"/>
            <w:sz w:val="20"/>
            <w:szCs w:val="20"/>
            <w:lang w:val="en-US"/>
            <w:rPrChange w:id="6921" w:author="Airat Shigapov" w:date="2021-10-27T23:08:00Z">
              <w:rPr>
                <w:rFonts w:ascii="Consolas" w:hAnsi="Consolas" w:cs="Consolas"/>
                <w:color w:val="000000"/>
                <w:sz w:val="19"/>
                <w:szCs w:val="19"/>
              </w:rPr>
            </w:rPrChange>
          </w:rPr>
          <w:t xml:space="preserve"> = </w:t>
        </w:r>
        <w:proofErr w:type="spellStart"/>
        <w:r w:rsidRPr="008C09BE">
          <w:rPr>
            <w:rFonts w:ascii="Times New Roman" w:hAnsi="Times New Roman" w:cs="Times New Roman"/>
            <w:sz w:val="20"/>
            <w:szCs w:val="20"/>
            <w:lang w:val="en-US"/>
            <w:rPrChange w:id="6922" w:author="Airat Shigapov" w:date="2021-10-27T23:08:00Z">
              <w:rPr>
                <w:rFonts w:ascii="Consolas" w:hAnsi="Consolas" w:cs="Consolas"/>
                <w:color w:val="000000"/>
                <w:sz w:val="19"/>
                <w:szCs w:val="19"/>
              </w:rPr>
            </w:rPrChange>
          </w:rPr>
          <w:t>Brushes.Black</w:t>
        </w:r>
        <w:proofErr w:type="spellEnd"/>
        <w:r w:rsidRPr="008C09BE">
          <w:rPr>
            <w:rFonts w:ascii="Times New Roman" w:hAnsi="Times New Roman" w:cs="Times New Roman"/>
            <w:sz w:val="20"/>
            <w:szCs w:val="20"/>
            <w:lang w:val="en-US"/>
            <w:rPrChange w:id="6923" w:author="Airat Shigapov" w:date="2021-10-27T23:08:00Z">
              <w:rPr>
                <w:rFonts w:ascii="Consolas" w:hAnsi="Consolas" w:cs="Consolas"/>
                <w:color w:val="000000"/>
                <w:sz w:val="19"/>
                <w:szCs w:val="19"/>
              </w:rPr>
            </w:rPrChange>
          </w:rPr>
          <w:t>;</w:t>
        </w:r>
      </w:ins>
    </w:p>
    <w:p w14:paraId="7366244D" w14:textId="77777777" w:rsidR="001118C1" w:rsidRPr="008C09BE" w:rsidRDefault="001118C1" w:rsidP="001118C1">
      <w:pPr>
        <w:autoSpaceDE w:val="0"/>
        <w:autoSpaceDN w:val="0"/>
        <w:adjustRightInd w:val="0"/>
        <w:spacing w:after="0" w:line="240" w:lineRule="auto"/>
        <w:rPr>
          <w:ins w:id="6924" w:author="Airat Shigapov" w:date="2021-10-27T23:04:00Z"/>
          <w:rFonts w:ascii="Times New Roman" w:hAnsi="Times New Roman" w:cs="Times New Roman"/>
          <w:sz w:val="20"/>
          <w:szCs w:val="20"/>
          <w:lang w:val="en-US"/>
          <w:rPrChange w:id="6925" w:author="Airat Shigapov" w:date="2021-10-27T23:08:00Z">
            <w:rPr>
              <w:ins w:id="6926" w:author="Airat Shigapov" w:date="2021-10-27T23:04:00Z"/>
              <w:rFonts w:ascii="Consolas" w:hAnsi="Consolas" w:cs="Consolas"/>
              <w:color w:val="000000"/>
              <w:sz w:val="19"/>
              <w:szCs w:val="19"/>
            </w:rPr>
          </w:rPrChange>
        </w:rPr>
      </w:pPr>
      <w:ins w:id="6927" w:author="Airat Shigapov" w:date="2021-10-27T23:04:00Z">
        <w:r w:rsidRPr="008C09BE">
          <w:rPr>
            <w:rFonts w:ascii="Times New Roman" w:hAnsi="Times New Roman" w:cs="Times New Roman"/>
            <w:sz w:val="20"/>
            <w:szCs w:val="20"/>
            <w:lang w:val="en-US"/>
            <w:rPrChange w:id="6928" w:author="Airat Shigapov" w:date="2021-10-27T23:08:00Z">
              <w:rPr>
                <w:rFonts w:ascii="Consolas" w:hAnsi="Consolas" w:cs="Consolas"/>
                <w:color w:val="000000"/>
                <w:sz w:val="19"/>
                <w:szCs w:val="19"/>
              </w:rPr>
            </w:rPrChange>
          </w:rPr>
          <w:t xml:space="preserve">            </w:t>
        </w:r>
        <w:proofErr w:type="spellStart"/>
        <w:r w:rsidRPr="008C09BE">
          <w:rPr>
            <w:rFonts w:ascii="Times New Roman" w:hAnsi="Times New Roman" w:cs="Times New Roman"/>
            <w:sz w:val="20"/>
            <w:szCs w:val="20"/>
            <w:lang w:val="en-US"/>
            <w:rPrChange w:id="6929" w:author="Airat Shigapov" w:date="2021-10-27T23:08:00Z">
              <w:rPr>
                <w:rFonts w:ascii="Consolas" w:hAnsi="Consolas" w:cs="Consolas"/>
                <w:color w:val="000000"/>
                <w:sz w:val="19"/>
                <w:szCs w:val="19"/>
              </w:rPr>
            </w:rPrChange>
          </w:rPr>
          <w:t>UnitField.SelectedItem</w:t>
        </w:r>
        <w:proofErr w:type="spellEnd"/>
        <w:r w:rsidRPr="008C09BE">
          <w:rPr>
            <w:rFonts w:ascii="Times New Roman" w:hAnsi="Times New Roman" w:cs="Times New Roman"/>
            <w:sz w:val="20"/>
            <w:szCs w:val="20"/>
            <w:lang w:val="en-US"/>
            <w:rPrChange w:id="6930" w:author="Airat Shigapov" w:date="2021-10-27T23:08:00Z">
              <w:rPr>
                <w:rFonts w:ascii="Consolas" w:hAnsi="Consolas" w:cs="Consolas"/>
                <w:color w:val="000000"/>
                <w:sz w:val="19"/>
                <w:szCs w:val="19"/>
              </w:rPr>
            </w:rPrChange>
          </w:rPr>
          <w:t xml:space="preserve"> = </w:t>
        </w:r>
        <w:proofErr w:type="spellStart"/>
        <w:proofErr w:type="gramStart"/>
        <w:r w:rsidRPr="008C09BE">
          <w:rPr>
            <w:rFonts w:ascii="Times New Roman" w:hAnsi="Times New Roman" w:cs="Times New Roman"/>
            <w:sz w:val="20"/>
            <w:szCs w:val="20"/>
            <w:lang w:val="en-US"/>
            <w:rPrChange w:id="6931" w:author="Airat Shigapov" w:date="2021-10-27T23:08:00Z">
              <w:rPr>
                <w:rFonts w:ascii="Consolas" w:hAnsi="Consolas" w:cs="Consolas"/>
                <w:color w:val="000000"/>
                <w:sz w:val="19"/>
                <w:szCs w:val="19"/>
              </w:rPr>
            </w:rPrChange>
          </w:rPr>
          <w:t>good.Unit</w:t>
        </w:r>
        <w:proofErr w:type="spellEnd"/>
        <w:proofErr w:type="gramEnd"/>
        <w:r w:rsidRPr="008C09BE">
          <w:rPr>
            <w:rFonts w:ascii="Times New Roman" w:hAnsi="Times New Roman" w:cs="Times New Roman"/>
            <w:sz w:val="20"/>
            <w:szCs w:val="20"/>
            <w:lang w:val="en-US"/>
            <w:rPrChange w:id="6932" w:author="Airat Shigapov" w:date="2021-10-27T23:08:00Z">
              <w:rPr>
                <w:rFonts w:ascii="Consolas" w:hAnsi="Consolas" w:cs="Consolas"/>
                <w:color w:val="000000"/>
                <w:sz w:val="19"/>
                <w:szCs w:val="19"/>
              </w:rPr>
            </w:rPrChange>
          </w:rPr>
          <w:t>;</w:t>
        </w:r>
      </w:ins>
    </w:p>
    <w:p w14:paraId="308B98C8" w14:textId="77777777" w:rsidR="001118C1" w:rsidRPr="008C09BE" w:rsidRDefault="001118C1" w:rsidP="001118C1">
      <w:pPr>
        <w:autoSpaceDE w:val="0"/>
        <w:autoSpaceDN w:val="0"/>
        <w:adjustRightInd w:val="0"/>
        <w:spacing w:after="0" w:line="240" w:lineRule="auto"/>
        <w:rPr>
          <w:ins w:id="6933" w:author="Airat Shigapov" w:date="2021-10-27T23:04:00Z"/>
          <w:rFonts w:ascii="Times New Roman" w:hAnsi="Times New Roman" w:cs="Times New Roman"/>
          <w:sz w:val="20"/>
          <w:szCs w:val="20"/>
          <w:lang w:val="en-US"/>
          <w:rPrChange w:id="6934" w:author="Airat Shigapov" w:date="2021-10-27T23:08:00Z">
            <w:rPr>
              <w:ins w:id="6935" w:author="Airat Shigapov" w:date="2021-10-27T23:04:00Z"/>
              <w:rFonts w:ascii="Consolas" w:hAnsi="Consolas" w:cs="Consolas"/>
              <w:color w:val="000000"/>
              <w:sz w:val="19"/>
              <w:szCs w:val="19"/>
            </w:rPr>
          </w:rPrChange>
        </w:rPr>
      </w:pPr>
      <w:ins w:id="6936" w:author="Airat Shigapov" w:date="2021-10-27T23:04:00Z">
        <w:r w:rsidRPr="008C09BE">
          <w:rPr>
            <w:rFonts w:ascii="Times New Roman" w:hAnsi="Times New Roman" w:cs="Times New Roman"/>
            <w:sz w:val="20"/>
            <w:szCs w:val="20"/>
            <w:lang w:val="en-US"/>
            <w:rPrChange w:id="6937" w:author="Airat Shigapov" w:date="2021-10-27T23:08:00Z">
              <w:rPr>
                <w:rFonts w:ascii="Consolas" w:hAnsi="Consolas" w:cs="Consolas"/>
                <w:color w:val="000000"/>
                <w:sz w:val="19"/>
                <w:szCs w:val="19"/>
              </w:rPr>
            </w:rPrChange>
          </w:rPr>
          <w:t xml:space="preserve">            </w:t>
        </w:r>
        <w:proofErr w:type="spellStart"/>
        <w:r w:rsidRPr="008C09BE">
          <w:rPr>
            <w:rFonts w:ascii="Times New Roman" w:hAnsi="Times New Roman" w:cs="Times New Roman"/>
            <w:sz w:val="20"/>
            <w:szCs w:val="20"/>
            <w:lang w:val="en-US"/>
            <w:rPrChange w:id="6938" w:author="Airat Shigapov" w:date="2021-10-27T23:08:00Z">
              <w:rPr>
                <w:rFonts w:ascii="Consolas" w:hAnsi="Consolas" w:cs="Consolas"/>
                <w:color w:val="000000"/>
                <w:sz w:val="19"/>
                <w:szCs w:val="19"/>
              </w:rPr>
            </w:rPrChange>
          </w:rPr>
          <w:t>categoryList.SelectedItem</w:t>
        </w:r>
        <w:proofErr w:type="spellEnd"/>
        <w:r w:rsidRPr="008C09BE">
          <w:rPr>
            <w:rFonts w:ascii="Times New Roman" w:hAnsi="Times New Roman" w:cs="Times New Roman"/>
            <w:sz w:val="20"/>
            <w:szCs w:val="20"/>
            <w:lang w:val="en-US"/>
            <w:rPrChange w:id="6939" w:author="Airat Shigapov" w:date="2021-10-27T23:08:00Z">
              <w:rPr>
                <w:rFonts w:ascii="Consolas" w:hAnsi="Consolas" w:cs="Consolas"/>
                <w:color w:val="000000"/>
                <w:sz w:val="19"/>
                <w:szCs w:val="19"/>
              </w:rPr>
            </w:rPrChange>
          </w:rPr>
          <w:t xml:space="preserve"> = </w:t>
        </w:r>
        <w:proofErr w:type="spellStart"/>
        <w:proofErr w:type="gramStart"/>
        <w:r w:rsidRPr="008C09BE">
          <w:rPr>
            <w:rFonts w:ascii="Times New Roman" w:hAnsi="Times New Roman" w:cs="Times New Roman"/>
            <w:sz w:val="20"/>
            <w:szCs w:val="20"/>
            <w:lang w:val="en-US"/>
            <w:rPrChange w:id="6940" w:author="Airat Shigapov" w:date="2021-10-27T23:08:00Z">
              <w:rPr>
                <w:rFonts w:ascii="Consolas" w:hAnsi="Consolas" w:cs="Consolas"/>
                <w:color w:val="000000"/>
                <w:sz w:val="19"/>
                <w:szCs w:val="19"/>
              </w:rPr>
            </w:rPrChange>
          </w:rPr>
          <w:t>good.Subcategory.Category</w:t>
        </w:r>
        <w:proofErr w:type="spellEnd"/>
        <w:proofErr w:type="gramEnd"/>
        <w:r w:rsidRPr="008C09BE">
          <w:rPr>
            <w:rFonts w:ascii="Times New Roman" w:hAnsi="Times New Roman" w:cs="Times New Roman"/>
            <w:sz w:val="20"/>
            <w:szCs w:val="20"/>
            <w:lang w:val="en-US"/>
            <w:rPrChange w:id="6941" w:author="Airat Shigapov" w:date="2021-10-27T23:08:00Z">
              <w:rPr>
                <w:rFonts w:ascii="Consolas" w:hAnsi="Consolas" w:cs="Consolas"/>
                <w:color w:val="000000"/>
                <w:sz w:val="19"/>
                <w:szCs w:val="19"/>
              </w:rPr>
            </w:rPrChange>
          </w:rPr>
          <w:t>;</w:t>
        </w:r>
      </w:ins>
    </w:p>
    <w:p w14:paraId="7670FF67" w14:textId="77777777" w:rsidR="001118C1" w:rsidRPr="008C09BE" w:rsidRDefault="001118C1" w:rsidP="001118C1">
      <w:pPr>
        <w:autoSpaceDE w:val="0"/>
        <w:autoSpaceDN w:val="0"/>
        <w:adjustRightInd w:val="0"/>
        <w:spacing w:after="0" w:line="240" w:lineRule="auto"/>
        <w:rPr>
          <w:ins w:id="6942" w:author="Airat Shigapov" w:date="2021-10-27T23:04:00Z"/>
          <w:rFonts w:ascii="Times New Roman" w:hAnsi="Times New Roman" w:cs="Times New Roman"/>
          <w:sz w:val="20"/>
          <w:szCs w:val="20"/>
          <w:lang w:val="en-US"/>
          <w:rPrChange w:id="6943" w:author="Airat Shigapov" w:date="2021-10-27T23:08:00Z">
            <w:rPr>
              <w:ins w:id="6944" w:author="Airat Shigapov" w:date="2021-10-27T23:04:00Z"/>
              <w:rFonts w:ascii="Consolas" w:hAnsi="Consolas" w:cs="Consolas"/>
              <w:color w:val="000000"/>
              <w:sz w:val="19"/>
              <w:szCs w:val="19"/>
            </w:rPr>
          </w:rPrChange>
        </w:rPr>
      </w:pPr>
      <w:ins w:id="6945" w:author="Airat Shigapov" w:date="2021-10-27T23:04:00Z">
        <w:r w:rsidRPr="008C09BE">
          <w:rPr>
            <w:rFonts w:ascii="Times New Roman" w:hAnsi="Times New Roman" w:cs="Times New Roman"/>
            <w:sz w:val="20"/>
            <w:szCs w:val="20"/>
            <w:lang w:val="en-US"/>
            <w:rPrChange w:id="6946" w:author="Airat Shigapov" w:date="2021-10-27T23:08:00Z">
              <w:rPr>
                <w:rFonts w:ascii="Consolas" w:hAnsi="Consolas" w:cs="Consolas"/>
                <w:color w:val="000000"/>
                <w:sz w:val="19"/>
                <w:szCs w:val="19"/>
              </w:rPr>
            </w:rPrChange>
          </w:rPr>
          <w:t xml:space="preserve">            </w:t>
        </w:r>
        <w:proofErr w:type="spellStart"/>
        <w:r w:rsidRPr="008C09BE">
          <w:rPr>
            <w:rFonts w:ascii="Times New Roman" w:hAnsi="Times New Roman" w:cs="Times New Roman"/>
            <w:sz w:val="20"/>
            <w:szCs w:val="20"/>
            <w:lang w:val="en-US"/>
            <w:rPrChange w:id="6947" w:author="Airat Shigapov" w:date="2021-10-27T23:08:00Z">
              <w:rPr>
                <w:rFonts w:ascii="Consolas" w:hAnsi="Consolas" w:cs="Consolas"/>
                <w:color w:val="000000"/>
                <w:sz w:val="19"/>
                <w:szCs w:val="19"/>
              </w:rPr>
            </w:rPrChange>
          </w:rPr>
          <w:t>subcategoryList.SelectedItem</w:t>
        </w:r>
        <w:proofErr w:type="spellEnd"/>
        <w:r w:rsidRPr="008C09BE">
          <w:rPr>
            <w:rFonts w:ascii="Times New Roman" w:hAnsi="Times New Roman" w:cs="Times New Roman"/>
            <w:sz w:val="20"/>
            <w:szCs w:val="20"/>
            <w:lang w:val="en-US"/>
            <w:rPrChange w:id="6948" w:author="Airat Shigapov" w:date="2021-10-27T23:08:00Z">
              <w:rPr>
                <w:rFonts w:ascii="Consolas" w:hAnsi="Consolas" w:cs="Consolas"/>
                <w:color w:val="000000"/>
                <w:sz w:val="19"/>
                <w:szCs w:val="19"/>
              </w:rPr>
            </w:rPrChange>
          </w:rPr>
          <w:t xml:space="preserve"> = </w:t>
        </w:r>
        <w:proofErr w:type="spellStart"/>
        <w:proofErr w:type="gramStart"/>
        <w:r w:rsidRPr="008C09BE">
          <w:rPr>
            <w:rFonts w:ascii="Times New Roman" w:hAnsi="Times New Roman" w:cs="Times New Roman"/>
            <w:sz w:val="20"/>
            <w:szCs w:val="20"/>
            <w:lang w:val="en-US"/>
            <w:rPrChange w:id="6949" w:author="Airat Shigapov" w:date="2021-10-27T23:08:00Z">
              <w:rPr>
                <w:rFonts w:ascii="Consolas" w:hAnsi="Consolas" w:cs="Consolas"/>
                <w:color w:val="000000"/>
                <w:sz w:val="19"/>
                <w:szCs w:val="19"/>
              </w:rPr>
            </w:rPrChange>
          </w:rPr>
          <w:t>good.Subcategory</w:t>
        </w:r>
        <w:proofErr w:type="spellEnd"/>
        <w:proofErr w:type="gramEnd"/>
        <w:r w:rsidRPr="008C09BE">
          <w:rPr>
            <w:rFonts w:ascii="Times New Roman" w:hAnsi="Times New Roman" w:cs="Times New Roman"/>
            <w:sz w:val="20"/>
            <w:szCs w:val="20"/>
            <w:lang w:val="en-US"/>
            <w:rPrChange w:id="6950" w:author="Airat Shigapov" w:date="2021-10-27T23:08:00Z">
              <w:rPr>
                <w:rFonts w:ascii="Consolas" w:hAnsi="Consolas" w:cs="Consolas"/>
                <w:color w:val="000000"/>
                <w:sz w:val="19"/>
                <w:szCs w:val="19"/>
              </w:rPr>
            </w:rPrChange>
          </w:rPr>
          <w:t>;</w:t>
        </w:r>
      </w:ins>
    </w:p>
    <w:p w14:paraId="68030EF2" w14:textId="77777777" w:rsidR="001118C1" w:rsidRPr="008C09BE" w:rsidRDefault="001118C1" w:rsidP="001118C1">
      <w:pPr>
        <w:autoSpaceDE w:val="0"/>
        <w:autoSpaceDN w:val="0"/>
        <w:adjustRightInd w:val="0"/>
        <w:spacing w:after="0" w:line="240" w:lineRule="auto"/>
        <w:rPr>
          <w:ins w:id="6951" w:author="Airat Shigapov" w:date="2021-10-27T23:04:00Z"/>
          <w:rFonts w:ascii="Times New Roman" w:hAnsi="Times New Roman" w:cs="Times New Roman"/>
          <w:sz w:val="20"/>
          <w:szCs w:val="20"/>
          <w:lang w:val="en-US"/>
          <w:rPrChange w:id="6952" w:author="Airat Shigapov" w:date="2021-10-27T23:08:00Z">
            <w:rPr>
              <w:ins w:id="6953" w:author="Airat Shigapov" w:date="2021-10-27T23:04:00Z"/>
              <w:rFonts w:ascii="Consolas" w:hAnsi="Consolas" w:cs="Consolas"/>
              <w:color w:val="000000"/>
              <w:sz w:val="19"/>
              <w:szCs w:val="19"/>
            </w:rPr>
          </w:rPrChange>
        </w:rPr>
      </w:pPr>
      <w:ins w:id="6954" w:author="Airat Shigapov" w:date="2021-10-27T23:04:00Z">
        <w:r w:rsidRPr="008C09BE">
          <w:rPr>
            <w:rFonts w:ascii="Times New Roman" w:hAnsi="Times New Roman" w:cs="Times New Roman"/>
            <w:sz w:val="20"/>
            <w:szCs w:val="20"/>
            <w:lang w:val="en-US"/>
            <w:rPrChange w:id="6955" w:author="Airat Shigapov" w:date="2021-10-27T23:08:00Z">
              <w:rPr>
                <w:rFonts w:ascii="Consolas" w:hAnsi="Consolas" w:cs="Consolas"/>
                <w:color w:val="000000"/>
                <w:sz w:val="19"/>
                <w:szCs w:val="19"/>
              </w:rPr>
            </w:rPrChange>
          </w:rPr>
          <w:t xml:space="preserve">            </w:t>
        </w:r>
        <w:proofErr w:type="spellStart"/>
        <w:r w:rsidRPr="008C09BE">
          <w:rPr>
            <w:rFonts w:ascii="Times New Roman" w:hAnsi="Times New Roman" w:cs="Times New Roman"/>
            <w:sz w:val="20"/>
            <w:szCs w:val="20"/>
            <w:lang w:val="en-US"/>
            <w:rPrChange w:id="6956" w:author="Airat Shigapov" w:date="2021-10-27T23:08:00Z">
              <w:rPr>
                <w:rFonts w:ascii="Consolas" w:hAnsi="Consolas" w:cs="Consolas"/>
                <w:color w:val="000000"/>
                <w:sz w:val="19"/>
                <w:szCs w:val="19"/>
              </w:rPr>
            </w:rPrChange>
          </w:rPr>
          <w:t>UnitField.Foreground</w:t>
        </w:r>
        <w:proofErr w:type="spellEnd"/>
        <w:r w:rsidRPr="008C09BE">
          <w:rPr>
            <w:rFonts w:ascii="Times New Roman" w:hAnsi="Times New Roman" w:cs="Times New Roman"/>
            <w:sz w:val="20"/>
            <w:szCs w:val="20"/>
            <w:lang w:val="en-US"/>
            <w:rPrChange w:id="6957" w:author="Airat Shigapov" w:date="2021-10-27T23:08:00Z">
              <w:rPr>
                <w:rFonts w:ascii="Consolas" w:hAnsi="Consolas" w:cs="Consolas"/>
                <w:color w:val="000000"/>
                <w:sz w:val="19"/>
                <w:szCs w:val="19"/>
              </w:rPr>
            </w:rPrChange>
          </w:rPr>
          <w:t xml:space="preserve"> = </w:t>
        </w:r>
        <w:proofErr w:type="spellStart"/>
        <w:r w:rsidRPr="008C09BE">
          <w:rPr>
            <w:rFonts w:ascii="Times New Roman" w:hAnsi="Times New Roman" w:cs="Times New Roman"/>
            <w:sz w:val="20"/>
            <w:szCs w:val="20"/>
            <w:lang w:val="en-US"/>
            <w:rPrChange w:id="6958" w:author="Airat Shigapov" w:date="2021-10-27T23:08:00Z">
              <w:rPr>
                <w:rFonts w:ascii="Consolas" w:hAnsi="Consolas" w:cs="Consolas"/>
                <w:color w:val="000000"/>
                <w:sz w:val="19"/>
                <w:szCs w:val="19"/>
              </w:rPr>
            </w:rPrChange>
          </w:rPr>
          <w:t>Brushes.Black</w:t>
        </w:r>
        <w:proofErr w:type="spellEnd"/>
        <w:r w:rsidRPr="008C09BE">
          <w:rPr>
            <w:rFonts w:ascii="Times New Roman" w:hAnsi="Times New Roman" w:cs="Times New Roman"/>
            <w:sz w:val="20"/>
            <w:szCs w:val="20"/>
            <w:lang w:val="en-US"/>
            <w:rPrChange w:id="6959" w:author="Airat Shigapov" w:date="2021-10-27T23:08:00Z">
              <w:rPr>
                <w:rFonts w:ascii="Consolas" w:hAnsi="Consolas" w:cs="Consolas"/>
                <w:color w:val="000000"/>
                <w:sz w:val="19"/>
                <w:szCs w:val="19"/>
              </w:rPr>
            </w:rPrChange>
          </w:rPr>
          <w:t>;</w:t>
        </w:r>
      </w:ins>
    </w:p>
    <w:p w14:paraId="586155EB" w14:textId="77777777" w:rsidR="001118C1" w:rsidRPr="008C09BE" w:rsidRDefault="001118C1" w:rsidP="001118C1">
      <w:pPr>
        <w:autoSpaceDE w:val="0"/>
        <w:autoSpaceDN w:val="0"/>
        <w:adjustRightInd w:val="0"/>
        <w:spacing w:after="0" w:line="240" w:lineRule="auto"/>
        <w:rPr>
          <w:ins w:id="6960" w:author="Airat Shigapov" w:date="2021-10-27T23:04:00Z"/>
          <w:rFonts w:ascii="Times New Roman" w:hAnsi="Times New Roman" w:cs="Times New Roman"/>
          <w:sz w:val="20"/>
          <w:szCs w:val="20"/>
          <w:lang w:val="en-US"/>
          <w:rPrChange w:id="6961" w:author="Airat Shigapov" w:date="2021-10-27T23:08:00Z">
            <w:rPr>
              <w:ins w:id="6962" w:author="Airat Shigapov" w:date="2021-10-27T23:04:00Z"/>
              <w:rFonts w:ascii="Consolas" w:hAnsi="Consolas" w:cs="Consolas"/>
              <w:color w:val="000000"/>
              <w:sz w:val="19"/>
              <w:szCs w:val="19"/>
            </w:rPr>
          </w:rPrChange>
        </w:rPr>
      </w:pPr>
      <w:ins w:id="6963" w:author="Airat Shigapov" w:date="2021-10-27T23:04:00Z">
        <w:r w:rsidRPr="008C09BE">
          <w:rPr>
            <w:rFonts w:ascii="Times New Roman" w:hAnsi="Times New Roman" w:cs="Times New Roman"/>
            <w:sz w:val="20"/>
            <w:szCs w:val="20"/>
            <w:lang w:val="en-US"/>
            <w:rPrChange w:id="6964" w:author="Airat Shigapov" w:date="2021-10-27T23:08:00Z">
              <w:rPr>
                <w:rFonts w:ascii="Consolas" w:hAnsi="Consolas" w:cs="Consolas"/>
                <w:color w:val="000000"/>
                <w:sz w:val="19"/>
                <w:szCs w:val="19"/>
              </w:rPr>
            </w:rPrChange>
          </w:rPr>
          <w:t xml:space="preserve">            </w:t>
        </w:r>
        <w:proofErr w:type="spellStart"/>
        <w:r w:rsidRPr="008C09BE">
          <w:rPr>
            <w:rFonts w:ascii="Times New Roman" w:hAnsi="Times New Roman" w:cs="Times New Roman"/>
            <w:sz w:val="20"/>
            <w:szCs w:val="20"/>
            <w:lang w:val="en-US"/>
            <w:rPrChange w:id="6965" w:author="Airat Shigapov" w:date="2021-10-27T23:08:00Z">
              <w:rPr>
                <w:rFonts w:ascii="Consolas" w:hAnsi="Consolas" w:cs="Consolas"/>
                <w:color w:val="000000"/>
                <w:sz w:val="19"/>
                <w:szCs w:val="19"/>
              </w:rPr>
            </w:rPrChange>
          </w:rPr>
          <w:t>BrandName.SelectedItem</w:t>
        </w:r>
        <w:proofErr w:type="spellEnd"/>
        <w:r w:rsidRPr="008C09BE">
          <w:rPr>
            <w:rFonts w:ascii="Times New Roman" w:hAnsi="Times New Roman" w:cs="Times New Roman"/>
            <w:sz w:val="20"/>
            <w:szCs w:val="20"/>
            <w:lang w:val="en-US"/>
            <w:rPrChange w:id="6966" w:author="Airat Shigapov" w:date="2021-10-27T23:08:00Z">
              <w:rPr>
                <w:rFonts w:ascii="Consolas" w:hAnsi="Consolas" w:cs="Consolas"/>
                <w:color w:val="000000"/>
                <w:sz w:val="19"/>
                <w:szCs w:val="19"/>
              </w:rPr>
            </w:rPrChange>
          </w:rPr>
          <w:t xml:space="preserve"> = </w:t>
        </w:r>
        <w:proofErr w:type="spellStart"/>
        <w:proofErr w:type="gramStart"/>
        <w:r w:rsidRPr="008C09BE">
          <w:rPr>
            <w:rFonts w:ascii="Times New Roman" w:hAnsi="Times New Roman" w:cs="Times New Roman"/>
            <w:sz w:val="20"/>
            <w:szCs w:val="20"/>
            <w:lang w:val="en-US"/>
            <w:rPrChange w:id="6967" w:author="Airat Shigapov" w:date="2021-10-27T23:08:00Z">
              <w:rPr>
                <w:rFonts w:ascii="Consolas" w:hAnsi="Consolas" w:cs="Consolas"/>
                <w:color w:val="000000"/>
                <w:sz w:val="19"/>
                <w:szCs w:val="19"/>
              </w:rPr>
            </w:rPrChange>
          </w:rPr>
          <w:t>good.Brand</w:t>
        </w:r>
        <w:proofErr w:type="spellEnd"/>
        <w:proofErr w:type="gramEnd"/>
        <w:r w:rsidRPr="008C09BE">
          <w:rPr>
            <w:rFonts w:ascii="Times New Roman" w:hAnsi="Times New Roman" w:cs="Times New Roman"/>
            <w:sz w:val="20"/>
            <w:szCs w:val="20"/>
            <w:lang w:val="en-US"/>
            <w:rPrChange w:id="6968" w:author="Airat Shigapov" w:date="2021-10-27T23:08:00Z">
              <w:rPr>
                <w:rFonts w:ascii="Consolas" w:hAnsi="Consolas" w:cs="Consolas"/>
                <w:color w:val="000000"/>
                <w:sz w:val="19"/>
                <w:szCs w:val="19"/>
              </w:rPr>
            </w:rPrChange>
          </w:rPr>
          <w:t>;</w:t>
        </w:r>
      </w:ins>
    </w:p>
    <w:p w14:paraId="292A09D0" w14:textId="77777777" w:rsidR="001118C1" w:rsidRPr="008C09BE" w:rsidRDefault="001118C1" w:rsidP="001118C1">
      <w:pPr>
        <w:autoSpaceDE w:val="0"/>
        <w:autoSpaceDN w:val="0"/>
        <w:adjustRightInd w:val="0"/>
        <w:spacing w:after="0" w:line="240" w:lineRule="auto"/>
        <w:rPr>
          <w:ins w:id="6969" w:author="Airat Shigapov" w:date="2021-10-27T23:04:00Z"/>
          <w:rFonts w:ascii="Times New Roman" w:hAnsi="Times New Roman" w:cs="Times New Roman"/>
          <w:sz w:val="20"/>
          <w:szCs w:val="20"/>
          <w:lang w:val="en-US"/>
          <w:rPrChange w:id="6970" w:author="Airat Shigapov" w:date="2021-10-27T23:08:00Z">
            <w:rPr>
              <w:ins w:id="6971" w:author="Airat Shigapov" w:date="2021-10-27T23:04:00Z"/>
              <w:rFonts w:ascii="Consolas" w:hAnsi="Consolas" w:cs="Consolas"/>
              <w:color w:val="000000"/>
              <w:sz w:val="19"/>
              <w:szCs w:val="19"/>
            </w:rPr>
          </w:rPrChange>
        </w:rPr>
      </w:pPr>
      <w:ins w:id="6972" w:author="Airat Shigapov" w:date="2021-10-27T23:04:00Z">
        <w:r w:rsidRPr="008C09BE">
          <w:rPr>
            <w:rFonts w:ascii="Times New Roman" w:hAnsi="Times New Roman" w:cs="Times New Roman"/>
            <w:sz w:val="20"/>
            <w:szCs w:val="20"/>
            <w:lang w:val="en-US"/>
            <w:rPrChange w:id="6973" w:author="Airat Shigapov" w:date="2021-10-27T23:08:00Z">
              <w:rPr>
                <w:rFonts w:ascii="Consolas" w:hAnsi="Consolas" w:cs="Consolas"/>
                <w:color w:val="000000"/>
                <w:sz w:val="19"/>
                <w:szCs w:val="19"/>
              </w:rPr>
            </w:rPrChange>
          </w:rPr>
          <w:t xml:space="preserve">            </w:t>
        </w:r>
        <w:proofErr w:type="spellStart"/>
        <w:r w:rsidRPr="008C09BE">
          <w:rPr>
            <w:rFonts w:ascii="Times New Roman" w:hAnsi="Times New Roman" w:cs="Times New Roman"/>
            <w:sz w:val="20"/>
            <w:szCs w:val="20"/>
            <w:lang w:val="en-US"/>
            <w:rPrChange w:id="6974" w:author="Airat Shigapov" w:date="2021-10-27T23:08:00Z">
              <w:rPr>
                <w:rFonts w:ascii="Consolas" w:hAnsi="Consolas" w:cs="Consolas"/>
                <w:color w:val="000000"/>
                <w:sz w:val="19"/>
                <w:szCs w:val="19"/>
              </w:rPr>
            </w:rPrChange>
          </w:rPr>
          <w:t>BrandName.Foreground</w:t>
        </w:r>
        <w:proofErr w:type="spellEnd"/>
        <w:r w:rsidRPr="008C09BE">
          <w:rPr>
            <w:rFonts w:ascii="Times New Roman" w:hAnsi="Times New Roman" w:cs="Times New Roman"/>
            <w:sz w:val="20"/>
            <w:szCs w:val="20"/>
            <w:lang w:val="en-US"/>
            <w:rPrChange w:id="6975" w:author="Airat Shigapov" w:date="2021-10-27T23:08:00Z">
              <w:rPr>
                <w:rFonts w:ascii="Consolas" w:hAnsi="Consolas" w:cs="Consolas"/>
                <w:color w:val="000000"/>
                <w:sz w:val="19"/>
                <w:szCs w:val="19"/>
              </w:rPr>
            </w:rPrChange>
          </w:rPr>
          <w:t xml:space="preserve"> = </w:t>
        </w:r>
        <w:proofErr w:type="spellStart"/>
        <w:r w:rsidRPr="008C09BE">
          <w:rPr>
            <w:rFonts w:ascii="Times New Roman" w:hAnsi="Times New Roman" w:cs="Times New Roman"/>
            <w:sz w:val="20"/>
            <w:szCs w:val="20"/>
            <w:lang w:val="en-US"/>
            <w:rPrChange w:id="6976" w:author="Airat Shigapov" w:date="2021-10-27T23:08:00Z">
              <w:rPr>
                <w:rFonts w:ascii="Consolas" w:hAnsi="Consolas" w:cs="Consolas"/>
                <w:color w:val="000000"/>
                <w:sz w:val="19"/>
                <w:szCs w:val="19"/>
              </w:rPr>
            </w:rPrChange>
          </w:rPr>
          <w:t>Brushes.Black</w:t>
        </w:r>
        <w:proofErr w:type="spellEnd"/>
        <w:r w:rsidRPr="008C09BE">
          <w:rPr>
            <w:rFonts w:ascii="Times New Roman" w:hAnsi="Times New Roman" w:cs="Times New Roman"/>
            <w:sz w:val="20"/>
            <w:szCs w:val="20"/>
            <w:lang w:val="en-US"/>
            <w:rPrChange w:id="6977" w:author="Airat Shigapov" w:date="2021-10-27T23:08:00Z">
              <w:rPr>
                <w:rFonts w:ascii="Consolas" w:hAnsi="Consolas" w:cs="Consolas"/>
                <w:color w:val="000000"/>
                <w:sz w:val="19"/>
                <w:szCs w:val="19"/>
              </w:rPr>
            </w:rPrChange>
          </w:rPr>
          <w:t>;</w:t>
        </w:r>
      </w:ins>
    </w:p>
    <w:p w14:paraId="4CC74A8D" w14:textId="77777777" w:rsidR="001118C1" w:rsidRPr="008C09BE" w:rsidRDefault="001118C1" w:rsidP="001118C1">
      <w:pPr>
        <w:autoSpaceDE w:val="0"/>
        <w:autoSpaceDN w:val="0"/>
        <w:adjustRightInd w:val="0"/>
        <w:spacing w:after="0" w:line="240" w:lineRule="auto"/>
        <w:rPr>
          <w:ins w:id="6978" w:author="Airat Shigapov" w:date="2021-10-27T23:04:00Z"/>
          <w:rFonts w:ascii="Times New Roman" w:hAnsi="Times New Roman" w:cs="Times New Roman"/>
          <w:sz w:val="20"/>
          <w:szCs w:val="20"/>
          <w:lang w:val="en-US"/>
          <w:rPrChange w:id="6979" w:author="Airat Shigapov" w:date="2021-10-27T23:08:00Z">
            <w:rPr>
              <w:ins w:id="6980" w:author="Airat Shigapov" w:date="2021-10-27T23:04:00Z"/>
              <w:rFonts w:ascii="Consolas" w:hAnsi="Consolas" w:cs="Consolas"/>
              <w:color w:val="000000"/>
              <w:sz w:val="19"/>
              <w:szCs w:val="19"/>
            </w:rPr>
          </w:rPrChange>
        </w:rPr>
      </w:pPr>
      <w:ins w:id="6981" w:author="Airat Shigapov" w:date="2021-10-27T23:04:00Z">
        <w:r w:rsidRPr="008C09BE">
          <w:rPr>
            <w:rFonts w:ascii="Times New Roman" w:hAnsi="Times New Roman" w:cs="Times New Roman"/>
            <w:sz w:val="20"/>
            <w:szCs w:val="20"/>
            <w:lang w:val="en-US"/>
            <w:rPrChange w:id="6982" w:author="Airat Shigapov" w:date="2021-10-27T23:08:00Z">
              <w:rPr>
                <w:rFonts w:ascii="Consolas" w:hAnsi="Consolas" w:cs="Consolas"/>
                <w:color w:val="000000"/>
                <w:sz w:val="19"/>
                <w:szCs w:val="19"/>
              </w:rPr>
            </w:rPrChange>
          </w:rPr>
          <w:t xml:space="preserve">            </w:t>
        </w:r>
        <w:proofErr w:type="spellStart"/>
        <w:r w:rsidRPr="008C09BE">
          <w:rPr>
            <w:rFonts w:ascii="Times New Roman" w:hAnsi="Times New Roman" w:cs="Times New Roman"/>
            <w:sz w:val="20"/>
            <w:szCs w:val="20"/>
            <w:lang w:val="en-US"/>
            <w:rPrChange w:id="6983" w:author="Airat Shigapov" w:date="2021-10-27T23:08:00Z">
              <w:rPr>
                <w:rFonts w:ascii="Consolas" w:hAnsi="Consolas" w:cs="Consolas"/>
                <w:color w:val="000000"/>
                <w:sz w:val="19"/>
                <w:szCs w:val="19"/>
              </w:rPr>
            </w:rPrChange>
          </w:rPr>
          <w:t>PriceField.Text</w:t>
        </w:r>
        <w:proofErr w:type="spellEnd"/>
        <w:r w:rsidRPr="008C09BE">
          <w:rPr>
            <w:rFonts w:ascii="Times New Roman" w:hAnsi="Times New Roman" w:cs="Times New Roman"/>
            <w:sz w:val="20"/>
            <w:szCs w:val="20"/>
            <w:lang w:val="en-US"/>
            <w:rPrChange w:id="6984" w:author="Airat Shigapov" w:date="2021-10-27T23:08:00Z">
              <w:rPr>
                <w:rFonts w:ascii="Consolas" w:hAnsi="Consolas" w:cs="Consolas"/>
                <w:color w:val="000000"/>
                <w:sz w:val="19"/>
                <w:szCs w:val="19"/>
              </w:rPr>
            </w:rPrChange>
          </w:rPr>
          <w:t xml:space="preserve"> = </w:t>
        </w:r>
        <w:proofErr w:type="spellStart"/>
        <w:r w:rsidRPr="008C09BE">
          <w:rPr>
            <w:rFonts w:ascii="Times New Roman" w:hAnsi="Times New Roman" w:cs="Times New Roman"/>
            <w:sz w:val="20"/>
            <w:szCs w:val="20"/>
            <w:lang w:val="en-US"/>
            <w:rPrChange w:id="6985" w:author="Airat Shigapov" w:date="2021-10-27T23:08:00Z">
              <w:rPr>
                <w:rFonts w:ascii="Consolas" w:hAnsi="Consolas" w:cs="Consolas"/>
                <w:color w:val="000000"/>
                <w:sz w:val="19"/>
                <w:szCs w:val="19"/>
              </w:rPr>
            </w:rPrChange>
          </w:rPr>
          <w:t>Convert.ToString</w:t>
        </w:r>
        <w:proofErr w:type="spellEnd"/>
        <w:r w:rsidRPr="008C09BE">
          <w:rPr>
            <w:rFonts w:ascii="Times New Roman" w:hAnsi="Times New Roman" w:cs="Times New Roman"/>
            <w:sz w:val="20"/>
            <w:szCs w:val="20"/>
            <w:lang w:val="en-US"/>
            <w:rPrChange w:id="6986" w:author="Airat Shigapov" w:date="2021-10-27T23:08:00Z">
              <w:rPr>
                <w:rFonts w:ascii="Consolas" w:hAnsi="Consolas" w:cs="Consolas"/>
                <w:color w:val="000000"/>
                <w:sz w:val="19"/>
                <w:szCs w:val="19"/>
              </w:rPr>
            </w:rPrChange>
          </w:rPr>
          <w:t>(</w:t>
        </w:r>
        <w:proofErr w:type="spellStart"/>
        <w:proofErr w:type="gramStart"/>
        <w:r w:rsidRPr="008C09BE">
          <w:rPr>
            <w:rFonts w:ascii="Times New Roman" w:hAnsi="Times New Roman" w:cs="Times New Roman"/>
            <w:sz w:val="20"/>
            <w:szCs w:val="20"/>
            <w:lang w:val="en-US"/>
            <w:rPrChange w:id="6987" w:author="Airat Shigapov" w:date="2021-10-27T23:08:00Z">
              <w:rPr>
                <w:rFonts w:ascii="Consolas" w:hAnsi="Consolas" w:cs="Consolas"/>
                <w:color w:val="000000"/>
                <w:sz w:val="19"/>
                <w:szCs w:val="19"/>
              </w:rPr>
            </w:rPrChange>
          </w:rPr>
          <w:t>good.Price</w:t>
        </w:r>
        <w:proofErr w:type="spellEnd"/>
        <w:proofErr w:type="gramEnd"/>
        <w:r w:rsidRPr="008C09BE">
          <w:rPr>
            <w:rFonts w:ascii="Times New Roman" w:hAnsi="Times New Roman" w:cs="Times New Roman"/>
            <w:sz w:val="20"/>
            <w:szCs w:val="20"/>
            <w:lang w:val="en-US"/>
            <w:rPrChange w:id="6988" w:author="Airat Shigapov" w:date="2021-10-27T23:08:00Z">
              <w:rPr>
                <w:rFonts w:ascii="Consolas" w:hAnsi="Consolas" w:cs="Consolas"/>
                <w:color w:val="000000"/>
                <w:sz w:val="19"/>
                <w:szCs w:val="19"/>
              </w:rPr>
            </w:rPrChange>
          </w:rPr>
          <w:t>);</w:t>
        </w:r>
      </w:ins>
    </w:p>
    <w:p w14:paraId="1483E2D6" w14:textId="77777777" w:rsidR="001118C1" w:rsidRPr="008C09BE" w:rsidRDefault="001118C1" w:rsidP="001118C1">
      <w:pPr>
        <w:autoSpaceDE w:val="0"/>
        <w:autoSpaceDN w:val="0"/>
        <w:adjustRightInd w:val="0"/>
        <w:spacing w:after="0" w:line="240" w:lineRule="auto"/>
        <w:rPr>
          <w:ins w:id="6989" w:author="Airat Shigapov" w:date="2021-10-27T23:04:00Z"/>
          <w:rFonts w:ascii="Times New Roman" w:hAnsi="Times New Roman" w:cs="Times New Roman"/>
          <w:sz w:val="20"/>
          <w:szCs w:val="20"/>
          <w:lang w:val="en-US"/>
          <w:rPrChange w:id="6990" w:author="Airat Shigapov" w:date="2021-10-27T23:08:00Z">
            <w:rPr>
              <w:ins w:id="6991" w:author="Airat Shigapov" w:date="2021-10-27T23:04:00Z"/>
              <w:rFonts w:ascii="Consolas" w:hAnsi="Consolas" w:cs="Consolas"/>
              <w:color w:val="000000"/>
              <w:sz w:val="19"/>
              <w:szCs w:val="19"/>
            </w:rPr>
          </w:rPrChange>
        </w:rPr>
      </w:pPr>
      <w:ins w:id="6992" w:author="Airat Shigapov" w:date="2021-10-27T23:04:00Z">
        <w:r w:rsidRPr="008C09BE">
          <w:rPr>
            <w:rFonts w:ascii="Times New Roman" w:hAnsi="Times New Roman" w:cs="Times New Roman"/>
            <w:sz w:val="20"/>
            <w:szCs w:val="20"/>
            <w:lang w:val="en-US"/>
            <w:rPrChange w:id="6993" w:author="Airat Shigapov" w:date="2021-10-27T23:08:00Z">
              <w:rPr>
                <w:rFonts w:ascii="Consolas" w:hAnsi="Consolas" w:cs="Consolas"/>
                <w:color w:val="000000"/>
                <w:sz w:val="19"/>
                <w:szCs w:val="19"/>
              </w:rPr>
            </w:rPrChange>
          </w:rPr>
          <w:t xml:space="preserve">            </w:t>
        </w:r>
        <w:proofErr w:type="spellStart"/>
        <w:r w:rsidRPr="008C09BE">
          <w:rPr>
            <w:rFonts w:ascii="Times New Roman" w:hAnsi="Times New Roman" w:cs="Times New Roman"/>
            <w:sz w:val="20"/>
            <w:szCs w:val="20"/>
            <w:lang w:val="en-US"/>
            <w:rPrChange w:id="6994" w:author="Airat Shigapov" w:date="2021-10-27T23:08:00Z">
              <w:rPr>
                <w:rFonts w:ascii="Consolas" w:hAnsi="Consolas" w:cs="Consolas"/>
                <w:color w:val="000000"/>
                <w:sz w:val="19"/>
                <w:szCs w:val="19"/>
              </w:rPr>
            </w:rPrChange>
          </w:rPr>
          <w:t>PriceField.Foreground</w:t>
        </w:r>
        <w:proofErr w:type="spellEnd"/>
        <w:r w:rsidRPr="008C09BE">
          <w:rPr>
            <w:rFonts w:ascii="Times New Roman" w:hAnsi="Times New Roman" w:cs="Times New Roman"/>
            <w:sz w:val="20"/>
            <w:szCs w:val="20"/>
            <w:lang w:val="en-US"/>
            <w:rPrChange w:id="6995" w:author="Airat Shigapov" w:date="2021-10-27T23:08:00Z">
              <w:rPr>
                <w:rFonts w:ascii="Consolas" w:hAnsi="Consolas" w:cs="Consolas"/>
                <w:color w:val="000000"/>
                <w:sz w:val="19"/>
                <w:szCs w:val="19"/>
              </w:rPr>
            </w:rPrChange>
          </w:rPr>
          <w:t xml:space="preserve"> = </w:t>
        </w:r>
        <w:proofErr w:type="spellStart"/>
        <w:r w:rsidRPr="008C09BE">
          <w:rPr>
            <w:rFonts w:ascii="Times New Roman" w:hAnsi="Times New Roman" w:cs="Times New Roman"/>
            <w:sz w:val="20"/>
            <w:szCs w:val="20"/>
            <w:lang w:val="en-US"/>
            <w:rPrChange w:id="6996" w:author="Airat Shigapov" w:date="2021-10-27T23:08:00Z">
              <w:rPr>
                <w:rFonts w:ascii="Consolas" w:hAnsi="Consolas" w:cs="Consolas"/>
                <w:color w:val="000000"/>
                <w:sz w:val="19"/>
                <w:szCs w:val="19"/>
              </w:rPr>
            </w:rPrChange>
          </w:rPr>
          <w:t>Brushes.Black</w:t>
        </w:r>
        <w:proofErr w:type="spellEnd"/>
        <w:r w:rsidRPr="008C09BE">
          <w:rPr>
            <w:rFonts w:ascii="Times New Roman" w:hAnsi="Times New Roman" w:cs="Times New Roman"/>
            <w:sz w:val="20"/>
            <w:szCs w:val="20"/>
            <w:lang w:val="en-US"/>
            <w:rPrChange w:id="6997" w:author="Airat Shigapov" w:date="2021-10-27T23:08:00Z">
              <w:rPr>
                <w:rFonts w:ascii="Consolas" w:hAnsi="Consolas" w:cs="Consolas"/>
                <w:color w:val="000000"/>
                <w:sz w:val="19"/>
                <w:szCs w:val="19"/>
              </w:rPr>
            </w:rPrChange>
          </w:rPr>
          <w:t>;</w:t>
        </w:r>
      </w:ins>
    </w:p>
    <w:p w14:paraId="22A1D687" w14:textId="77777777" w:rsidR="001118C1" w:rsidRPr="008C09BE" w:rsidRDefault="001118C1" w:rsidP="001118C1">
      <w:pPr>
        <w:autoSpaceDE w:val="0"/>
        <w:autoSpaceDN w:val="0"/>
        <w:adjustRightInd w:val="0"/>
        <w:spacing w:after="0" w:line="240" w:lineRule="auto"/>
        <w:rPr>
          <w:ins w:id="6998" w:author="Airat Shigapov" w:date="2021-10-27T23:04:00Z"/>
          <w:rFonts w:ascii="Times New Roman" w:hAnsi="Times New Roman" w:cs="Times New Roman"/>
          <w:sz w:val="20"/>
          <w:szCs w:val="20"/>
          <w:lang w:val="en-US"/>
          <w:rPrChange w:id="6999" w:author="Airat Shigapov" w:date="2021-10-27T23:08:00Z">
            <w:rPr>
              <w:ins w:id="7000" w:author="Airat Shigapov" w:date="2021-10-27T23:04:00Z"/>
              <w:rFonts w:ascii="Consolas" w:hAnsi="Consolas" w:cs="Consolas"/>
              <w:color w:val="000000"/>
              <w:sz w:val="19"/>
              <w:szCs w:val="19"/>
            </w:rPr>
          </w:rPrChange>
        </w:rPr>
      </w:pPr>
      <w:ins w:id="7001" w:author="Airat Shigapov" w:date="2021-10-27T23:04:00Z">
        <w:r w:rsidRPr="008C09BE">
          <w:rPr>
            <w:rFonts w:ascii="Times New Roman" w:hAnsi="Times New Roman" w:cs="Times New Roman"/>
            <w:sz w:val="20"/>
            <w:szCs w:val="20"/>
            <w:lang w:val="en-US"/>
            <w:rPrChange w:id="7002" w:author="Airat Shigapov" w:date="2021-10-27T23:08:00Z">
              <w:rPr>
                <w:rFonts w:ascii="Consolas" w:hAnsi="Consolas" w:cs="Consolas"/>
                <w:color w:val="000000"/>
                <w:sz w:val="19"/>
                <w:szCs w:val="19"/>
              </w:rPr>
            </w:rPrChange>
          </w:rPr>
          <w:t xml:space="preserve">            </w:t>
        </w:r>
        <w:proofErr w:type="spellStart"/>
        <w:r w:rsidRPr="008C09BE">
          <w:rPr>
            <w:rFonts w:ascii="Times New Roman" w:hAnsi="Times New Roman" w:cs="Times New Roman"/>
            <w:sz w:val="20"/>
            <w:szCs w:val="20"/>
            <w:lang w:val="en-US"/>
            <w:rPrChange w:id="7003" w:author="Airat Shigapov" w:date="2021-10-27T23:08:00Z">
              <w:rPr>
                <w:rFonts w:ascii="Consolas" w:hAnsi="Consolas" w:cs="Consolas"/>
                <w:color w:val="000000"/>
                <w:sz w:val="19"/>
                <w:szCs w:val="19"/>
              </w:rPr>
            </w:rPrChange>
          </w:rPr>
          <w:t>CountProductField.Text</w:t>
        </w:r>
        <w:proofErr w:type="spellEnd"/>
        <w:r w:rsidRPr="008C09BE">
          <w:rPr>
            <w:rFonts w:ascii="Times New Roman" w:hAnsi="Times New Roman" w:cs="Times New Roman"/>
            <w:sz w:val="20"/>
            <w:szCs w:val="20"/>
            <w:lang w:val="en-US"/>
            <w:rPrChange w:id="7004" w:author="Airat Shigapov" w:date="2021-10-27T23:08:00Z">
              <w:rPr>
                <w:rFonts w:ascii="Consolas" w:hAnsi="Consolas" w:cs="Consolas"/>
                <w:color w:val="000000"/>
                <w:sz w:val="19"/>
                <w:szCs w:val="19"/>
              </w:rPr>
            </w:rPrChange>
          </w:rPr>
          <w:t xml:space="preserve"> = </w:t>
        </w:r>
        <w:proofErr w:type="spellStart"/>
        <w:r w:rsidRPr="008C09BE">
          <w:rPr>
            <w:rFonts w:ascii="Times New Roman" w:hAnsi="Times New Roman" w:cs="Times New Roman"/>
            <w:sz w:val="20"/>
            <w:szCs w:val="20"/>
            <w:lang w:val="en-US"/>
            <w:rPrChange w:id="7005" w:author="Airat Shigapov" w:date="2021-10-27T23:08:00Z">
              <w:rPr>
                <w:rFonts w:ascii="Consolas" w:hAnsi="Consolas" w:cs="Consolas"/>
                <w:color w:val="000000"/>
                <w:sz w:val="19"/>
                <w:szCs w:val="19"/>
              </w:rPr>
            </w:rPrChange>
          </w:rPr>
          <w:t>Convert.ToString</w:t>
        </w:r>
        <w:proofErr w:type="spellEnd"/>
        <w:r w:rsidRPr="008C09BE">
          <w:rPr>
            <w:rFonts w:ascii="Times New Roman" w:hAnsi="Times New Roman" w:cs="Times New Roman"/>
            <w:sz w:val="20"/>
            <w:szCs w:val="20"/>
            <w:lang w:val="en-US"/>
            <w:rPrChange w:id="7006" w:author="Airat Shigapov" w:date="2021-10-27T23:08:00Z">
              <w:rPr>
                <w:rFonts w:ascii="Consolas" w:hAnsi="Consolas" w:cs="Consolas"/>
                <w:color w:val="000000"/>
                <w:sz w:val="19"/>
                <w:szCs w:val="19"/>
              </w:rPr>
            </w:rPrChange>
          </w:rPr>
          <w:t>(</w:t>
        </w:r>
        <w:proofErr w:type="spellStart"/>
        <w:proofErr w:type="gramStart"/>
        <w:r w:rsidRPr="008C09BE">
          <w:rPr>
            <w:rFonts w:ascii="Times New Roman" w:hAnsi="Times New Roman" w:cs="Times New Roman"/>
            <w:sz w:val="20"/>
            <w:szCs w:val="20"/>
            <w:lang w:val="en-US"/>
            <w:rPrChange w:id="7007" w:author="Airat Shigapov" w:date="2021-10-27T23:08:00Z">
              <w:rPr>
                <w:rFonts w:ascii="Consolas" w:hAnsi="Consolas" w:cs="Consolas"/>
                <w:color w:val="000000"/>
                <w:sz w:val="19"/>
                <w:szCs w:val="19"/>
              </w:rPr>
            </w:rPrChange>
          </w:rPr>
          <w:t>good.Count</w:t>
        </w:r>
        <w:proofErr w:type="spellEnd"/>
        <w:proofErr w:type="gramEnd"/>
        <w:r w:rsidRPr="008C09BE">
          <w:rPr>
            <w:rFonts w:ascii="Times New Roman" w:hAnsi="Times New Roman" w:cs="Times New Roman"/>
            <w:sz w:val="20"/>
            <w:szCs w:val="20"/>
            <w:lang w:val="en-US"/>
            <w:rPrChange w:id="7008" w:author="Airat Shigapov" w:date="2021-10-27T23:08:00Z">
              <w:rPr>
                <w:rFonts w:ascii="Consolas" w:hAnsi="Consolas" w:cs="Consolas"/>
                <w:color w:val="000000"/>
                <w:sz w:val="19"/>
                <w:szCs w:val="19"/>
              </w:rPr>
            </w:rPrChange>
          </w:rPr>
          <w:t>);</w:t>
        </w:r>
      </w:ins>
    </w:p>
    <w:p w14:paraId="35AFC805" w14:textId="77777777" w:rsidR="001118C1" w:rsidRPr="008C09BE" w:rsidRDefault="001118C1" w:rsidP="001118C1">
      <w:pPr>
        <w:autoSpaceDE w:val="0"/>
        <w:autoSpaceDN w:val="0"/>
        <w:adjustRightInd w:val="0"/>
        <w:spacing w:after="0" w:line="240" w:lineRule="auto"/>
        <w:rPr>
          <w:ins w:id="7009" w:author="Airat Shigapov" w:date="2021-10-27T23:04:00Z"/>
          <w:rFonts w:ascii="Times New Roman" w:hAnsi="Times New Roman" w:cs="Times New Roman"/>
          <w:sz w:val="20"/>
          <w:szCs w:val="20"/>
          <w:lang w:val="en-US"/>
          <w:rPrChange w:id="7010" w:author="Airat Shigapov" w:date="2021-10-27T23:08:00Z">
            <w:rPr>
              <w:ins w:id="7011" w:author="Airat Shigapov" w:date="2021-10-27T23:04:00Z"/>
              <w:rFonts w:ascii="Consolas" w:hAnsi="Consolas" w:cs="Consolas"/>
              <w:color w:val="000000"/>
              <w:sz w:val="19"/>
              <w:szCs w:val="19"/>
            </w:rPr>
          </w:rPrChange>
        </w:rPr>
      </w:pPr>
      <w:ins w:id="7012" w:author="Airat Shigapov" w:date="2021-10-27T23:04:00Z">
        <w:r w:rsidRPr="008C09BE">
          <w:rPr>
            <w:rFonts w:ascii="Times New Roman" w:hAnsi="Times New Roman" w:cs="Times New Roman"/>
            <w:sz w:val="20"/>
            <w:szCs w:val="20"/>
            <w:lang w:val="en-US"/>
            <w:rPrChange w:id="7013" w:author="Airat Shigapov" w:date="2021-10-27T23:08:00Z">
              <w:rPr>
                <w:rFonts w:ascii="Consolas" w:hAnsi="Consolas" w:cs="Consolas"/>
                <w:color w:val="000000"/>
                <w:sz w:val="19"/>
                <w:szCs w:val="19"/>
              </w:rPr>
            </w:rPrChange>
          </w:rPr>
          <w:t xml:space="preserve">            </w:t>
        </w:r>
        <w:proofErr w:type="spellStart"/>
        <w:r w:rsidRPr="008C09BE">
          <w:rPr>
            <w:rFonts w:ascii="Times New Roman" w:hAnsi="Times New Roman" w:cs="Times New Roman"/>
            <w:sz w:val="20"/>
            <w:szCs w:val="20"/>
            <w:lang w:val="en-US"/>
            <w:rPrChange w:id="7014" w:author="Airat Shigapov" w:date="2021-10-27T23:08:00Z">
              <w:rPr>
                <w:rFonts w:ascii="Consolas" w:hAnsi="Consolas" w:cs="Consolas"/>
                <w:color w:val="000000"/>
                <w:sz w:val="19"/>
                <w:szCs w:val="19"/>
              </w:rPr>
            </w:rPrChange>
          </w:rPr>
          <w:t>CountProductField.Foreground</w:t>
        </w:r>
        <w:proofErr w:type="spellEnd"/>
        <w:r w:rsidRPr="008C09BE">
          <w:rPr>
            <w:rFonts w:ascii="Times New Roman" w:hAnsi="Times New Roman" w:cs="Times New Roman"/>
            <w:sz w:val="20"/>
            <w:szCs w:val="20"/>
            <w:lang w:val="en-US"/>
            <w:rPrChange w:id="7015" w:author="Airat Shigapov" w:date="2021-10-27T23:08:00Z">
              <w:rPr>
                <w:rFonts w:ascii="Consolas" w:hAnsi="Consolas" w:cs="Consolas"/>
                <w:color w:val="000000"/>
                <w:sz w:val="19"/>
                <w:szCs w:val="19"/>
              </w:rPr>
            </w:rPrChange>
          </w:rPr>
          <w:t xml:space="preserve"> = </w:t>
        </w:r>
        <w:proofErr w:type="spellStart"/>
        <w:r w:rsidRPr="008C09BE">
          <w:rPr>
            <w:rFonts w:ascii="Times New Roman" w:hAnsi="Times New Roman" w:cs="Times New Roman"/>
            <w:sz w:val="20"/>
            <w:szCs w:val="20"/>
            <w:lang w:val="en-US"/>
            <w:rPrChange w:id="7016" w:author="Airat Shigapov" w:date="2021-10-27T23:08:00Z">
              <w:rPr>
                <w:rFonts w:ascii="Consolas" w:hAnsi="Consolas" w:cs="Consolas"/>
                <w:color w:val="000000"/>
                <w:sz w:val="19"/>
                <w:szCs w:val="19"/>
              </w:rPr>
            </w:rPrChange>
          </w:rPr>
          <w:t>Brushes.Black</w:t>
        </w:r>
        <w:proofErr w:type="spellEnd"/>
        <w:r w:rsidRPr="008C09BE">
          <w:rPr>
            <w:rFonts w:ascii="Times New Roman" w:hAnsi="Times New Roman" w:cs="Times New Roman"/>
            <w:sz w:val="20"/>
            <w:szCs w:val="20"/>
            <w:lang w:val="en-US"/>
            <w:rPrChange w:id="7017" w:author="Airat Shigapov" w:date="2021-10-27T23:08:00Z">
              <w:rPr>
                <w:rFonts w:ascii="Consolas" w:hAnsi="Consolas" w:cs="Consolas"/>
                <w:color w:val="000000"/>
                <w:sz w:val="19"/>
                <w:szCs w:val="19"/>
              </w:rPr>
            </w:rPrChange>
          </w:rPr>
          <w:t>;</w:t>
        </w:r>
      </w:ins>
    </w:p>
    <w:p w14:paraId="33992C87" w14:textId="77777777" w:rsidR="001118C1" w:rsidRPr="008C09BE" w:rsidRDefault="001118C1" w:rsidP="001118C1">
      <w:pPr>
        <w:autoSpaceDE w:val="0"/>
        <w:autoSpaceDN w:val="0"/>
        <w:adjustRightInd w:val="0"/>
        <w:spacing w:after="0" w:line="240" w:lineRule="auto"/>
        <w:rPr>
          <w:ins w:id="7018" w:author="Airat Shigapov" w:date="2021-10-27T23:04:00Z"/>
          <w:rFonts w:ascii="Times New Roman" w:hAnsi="Times New Roman" w:cs="Times New Roman"/>
          <w:sz w:val="20"/>
          <w:szCs w:val="20"/>
          <w:lang w:val="en-US"/>
          <w:rPrChange w:id="7019" w:author="Airat Shigapov" w:date="2021-10-27T23:08:00Z">
            <w:rPr>
              <w:ins w:id="7020" w:author="Airat Shigapov" w:date="2021-10-27T23:04:00Z"/>
              <w:rFonts w:ascii="Consolas" w:hAnsi="Consolas" w:cs="Consolas"/>
              <w:color w:val="000000"/>
              <w:sz w:val="19"/>
              <w:szCs w:val="19"/>
            </w:rPr>
          </w:rPrChange>
        </w:rPr>
      </w:pPr>
      <w:ins w:id="7021" w:author="Airat Shigapov" w:date="2021-10-27T23:04:00Z">
        <w:r w:rsidRPr="008C09BE">
          <w:rPr>
            <w:rFonts w:ascii="Times New Roman" w:hAnsi="Times New Roman" w:cs="Times New Roman"/>
            <w:sz w:val="20"/>
            <w:szCs w:val="20"/>
            <w:lang w:val="en-US"/>
            <w:rPrChange w:id="7022" w:author="Airat Shigapov" w:date="2021-10-27T23:08:00Z">
              <w:rPr>
                <w:rFonts w:ascii="Consolas" w:hAnsi="Consolas" w:cs="Consolas"/>
                <w:color w:val="000000"/>
                <w:sz w:val="19"/>
                <w:szCs w:val="19"/>
              </w:rPr>
            </w:rPrChange>
          </w:rPr>
          <w:t xml:space="preserve">            </w:t>
        </w:r>
        <w:proofErr w:type="spellStart"/>
        <w:r w:rsidRPr="008C09BE">
          <w:rPr>
            <w:rFonts w:ascii="Times New Roman" w:hAnsi="Times New Roman" w:cs="Times New Roman"/>
            <w:sz w:val="20"/>
            <w:szCs w:val="20"/>
            <w:lang w:val="en-US"/>
            <w:rPrChange w:id="7023" w:author="Airat Shigapov" w:date="2021-10-27T23:08:00Z">
              <w:rPr>
                <w:rFonts w:ascii="Consolas" w:hAnsi="Consolas" w:cs="Consolas"/>
                <w:color w:val="000000"/>
                <w:sz w:val="19"/>
                <w:szCs w:val="19"/>
              </w:rPr>
            </w:rPrChange>
          </w:rPr>
          <w:t>ImageList.ItemsSource</w:t>
        </w:r>
        <w:proofErr w:type="spellEnd"/>
        <w:r w:rsidRPr="008C09BE">
          <w:rPr>
            <w:rFonts w:ascii="Times New Roman" w:hAnsi="Times New Roman" w:cs="Times New Roman"/>
            <w:sz w:val="20"/>
            <w:szCs w:val="20"/>
            <w:lang w:val="en-US"/>
            <w:rPrChange w:id="7024" w:author="Airat Shigapov" w:date="2021-10-27T23:08:00Z">
              <w:rPr>
                <w:rFonts w:ascii="Consolas" w:hAnsi="Consolas" w:cs="Consolas"/>
                <w:color w:val="000000"/>
                <w:sz w:val="19"/>
                <w:szCs w:val="19"/>
              </w:rPr>
            </w:rPrChange>
          </w:rPr>
          <w:t xml:space="preserve"> = </w:t>
        </w:r>
        <w:proofErr w:type="spellStart"/>
        <w:proofErr w:type="gramStart"/>
        <w:r w:rsidRPr="008C09BE">
          <w:rPr>
            <w:rFonts w:ascii="Times New Roman" w:hAnsi="Times New Roman" w:cs="Times New Roman"/>
            <w:sz w:val="20"/>
            <w:szCs w:val="20"/>
            <w:lang w:val="en-US"/>
            <w:rPrChange w:id="7025" w:author="Airat Shigapov" w:date="2021-10-27T23:08:00Z">
              <w:rPr>
                <w:rFonts w:ascii="Consolas" w:hAnsi="Consolas" w:cs="Consolas"/>
                <w:color w:val="000000"/>
                <w:sz w:val="19"/>
                <w:szCs w:val="19"/>
              </w:rPr>
            </w:rPrChange>
          </w:rPr>
          <w:t>good.Pictures.ToList</w:t>
        </w:r>
        <w:proofErr w:type="spellEnd"/>
        <w:proofErr w:type="gramEnd"/>
        <w:r w:rsidRPr="008C09BE">
          <w:rPr>
            <w:rFonts w:ascii="Times New Roman" w:hAnsi="Times New Roman" w:cs="Times New Roman"/>
            <w:sz w:val="20"/>
            <w:szCs w:val="20"/>
            <w:lang w:val="en-US"/>
            <w:rPrChange w:id="7026" w:author="Airat Shigapov" w:date="2021-10-27T23:08:00Z">
              <w:rPr>
                <w:rFonts w:ascii="Consolas" w:hAnsi="Consolas" w:cs="Consolas"/>
                <w:color w:val="000000"/>
                <w:sz w:val="19"/>
                <w:szCs w:val="19"/>
              </w:rPr>
            </w:rPrChange>
          </w:rPr>
          <w:t>();</w:t>
        </w:r>
      </w:ins>
    </w:p>
    <w:p w14:paraId="164E002D" w14:textId="77777777" w:rsidR="001118C1" w:rsidRPr="008C09BE" w:rsidRDefault="001118C1" w:rsidP="001118C1">
      <w:pPr>
        <w:autoSpaceDE w:val="0"/>
        <w:autoSpaceDN w:val="0"/>
        <w:adjustRightInd w:val="0"/>
        <w:spacing w:after="0" w:line="240" w:lineRule="auto"/>
        <w:rPr>
          <w:ins w:id="7027" w:author="Airat Shigapov" w:date="2021-10-27T23:04:00Z"/>
          <w:rFonts w:ascii="Times New Roman" w:hAnsi="Times New Roman" w:cs="Times New Roman"/>
          <w:sz w:val="20"/>
          <w:szCs w:val="20"/>
          <w:lang w:val="en-US"/>
          <w:rPrChange w:id="7028" w:author="Airat Shigapov" w:date="2021-10-27T23:08:00Z">
            <w:rPr>
              <w:ins w:id="7029" w:author="Airat Shigapov" w:date="2021-10-27T23:04:00Z"/>
              <w:rFonts w:ascii="Consolas" w:hAnsi="Consolas" w:cs="Consolas"/>
              <w:color w:val="000000"/>
              <w:sz w:val="19"/>
              <w:szCs w:val="19"/>
            </w:rPr>
          </w:rPrChange>
        </w:rPr>
      </w:pPr>
      <w:ins w:id="7030" w:author="Airat Shigapov" w:date="2021-10-27T23:04:00Z">
        <w:r w:rsidRPr="008C09BE">
          <w:rPr>
            <w:rFonts w:ascii="Times New Roman" w:hAnsi="Times New Roman" w:cs="Times New Roman"/>
            <w:sz w:val="20"/>
            <w:szCs w:val="20"/>
            <w:lang w:val="en-US"/>
            <w:rPrChange w:id="7031" w:author="Airat Shigapov" w:date="2021-10-27T23:08:00Z">
              <w:rPr>
                <w:rFonts w:ascii="Consolas" w:hAnsi="Consolas" w:cs="Consolas"/>
                <w:color w:val="000000"/>
                <w:sz w:val="19"/>
                <w:szCs w:val="19"/>
              </w:rPr>
            </w:rPrChange>
          </w:rPr>
          <w:t xml:space="preserve">            </w:t>
        </w:r>
        <w:proofErr w:type="spellStart"/>
        <w:r w:rsidRPr="008C09BE">
          <w:rPr>
            <w:rFonts w:ascii="Times New Roman" w:hAnsi="Times New Roman" w:cs="Times New Roman"/>
            <w:sz w:val="20"/>
            <w:szCs w:val="20"/>
            <w:lang w:val="en-US"/>
            <w:rPrChange w:id="7032" w:author="Airat Shigapov" w:date="2021-10-27T23:08:00Z">
              <w:rPr>
                <w:rFonts w:ascii="Consolas" w:hAnsi="Consolas" w:cs="Consolas"/>
                <w:color w:val="000000"/>
                <w:sz w:val="19"/>
                <w:szCs w:val="19"/>
              </w:rPr>
            </w:rPrChange>
          </w:rPr>
          <w:t>GoBackButton.Content</w:t>
        </w:r>
        <w:proofErr w:type="spellEnd"/>
        <w:r w:rsidRPr="008C09BE">
          <w:rPr>
            <w:rFonts w:ascii="Times New Roman" w:hAnsi="Times New Roman" w:cs="Times New Roman"/>
            <w:sz w:val="20"/>
            <w:szCs w:val="20"/>
            <w:lang w:val="en-US"/>
            <w:rPrChange w:id="7033" w:author="Airat Shigapov" w:date="2021-10-27T23:08:00Z">
              <w:rPr>
                <w:rFonts w:ascii="Consolas" w:hAnsi="Consolas" w:cs="Consolas"/>
                <w:color w:val="000000"/>
                <w:sz w:val="19"/>
                <w:szCs w:val="19"/>
              </w:rPr>
            </w:rPrChange>
          </w:rPr>
          <w:t xml:space="preserve"> = </w:t>
        </w:r>
        <w:r w:rsidRPr="008C09BE">
          <w:rPr>
            <w:rFonts w:ascii="Times New Roman" w:hAnsi="Times New Roman" w:cs="Times New Roman"/>
            <w:sz w:val="20"/>
            <w:szCs w:val="20"/>
            <w:lang w:val="en-US"/>
            <w:rPrChange w:id="7034" w:author="Airat Shigapov" w:date="2021-10-27T23:08:00Z">
              <w:rPr>
                <w:rFonts w:ascii="Consolas" w:hAnsi="Consolas" w:cs="Consolas"/>
                <w:color w:val="A31515"/>
                <w:sz w:val="19"/>
                <w:szCs w:val="19"/>
              </w:rPr>
            </w:rPrChange>
          </w:rPr>
          <w:t>"</w:t>
        </w:r>
        <w:r w:rsidRPr="008C09BE">
          <w:rPr>
            <w:rFonts w:ascii="Times New Roman" w:hAnsi="Times New Roman" w:cs="Times New Roman"/>
            <w:sz w:val="20"/>
            <w:szCs w:val="20"/>
            <w:rPrChange w:id="7035" w:author="Airat Shigapov" w:date="2021-10-27T23:08:00Z">
              <w:rPr>
                <w:rFonts w:ascii="Consolas" w:hAnsi="Consolas" w:cs="Consolas"/>
                <w:color w:val="A31515"/>
                <w:sz w:val="19"/>
                <w:szCs w:val="19"/>
              </w:rPr>
            </w:rPrChange>
          </w:rPr>
          <w:t>Сохранить</w:t>
        </w:r>
        <w:r w:rsidRPr="008C09BE">
          <w:rPr>
            <w:rFonts w:ascii="Times New Roman" w:hAnsi="Times New Roman" w:cs="Times New Roman"/>
            <w:sz w:val="20"/>
            <w:szCs w:val="20"/>
            <w:lang w:val="en-US"/>
            <w:rPrChange w:id="7036" w:author="Airat Shigapov" w:date="2021-10-27T23:08:00Z">
              <w:rPr>
                <w:rFonts w:ascii="Consolas" w:hAnsi="Consolas" w:cs="Consolas"/>
                <w:color w:val="A31515"/>
                <w:sz w:val="19"/>
                <w:szCs w:val="19"/>
              </w:rPr>
            </w:rPrChange>
          </w:rPr>
          <w:t>"</w:t>
        </w:r>
        <w:r w:rsidRPr="008C09BE">
          <w:rPr>
            <w:rFonts w:ascii="Times New Roman" w:hAnsi="Times New Roman" w:cs="Times New Roman"/>
            <w:sz w:val="20"/>
            <w:szCs w:val="20"/>
            <w:lang w:val="en-US"/>
            <w:rPrChange w:id="7037" w:author="Airat Shigapov" w:date="2021-10-27T23:08:00Z">
              <w:rPr>
                <w:rFonts w:ascii="Consolas" w:hAnsi="Consolas" w:cs="Consolas"/>
                <w:color w:val="000000"/>
                <w:sz w:val="19"/>
                <w:szCs w:val="19"/>
              </w:rPr>
            </w:rPrChange>
          </w:rPr>
          <w:t>;</w:t>
        </w:r>
      </w:ins>
    </w:p>
    <w:p w14:paraId="49697C9D" w14:textId="77777777" w:rsidR="001118C1" w:rsidRPr="008C09BE" w:rsidRDefault="001118C1" w:rsidP="001118C1">
      <w:pPr>
        <w:autoSpaceDE w:val="0"/>
        <w:autoSpaceDN w:val="0"/>
        <w:adjustRightInd w:val="0"/>
        <w:spacing w:after="0" w:line="240" w:lineRule="auto"/>
        <w:rPr>
          <w:ins w:id="7038" w:author="Airat Shigapov" w:date="2021-10-27T23:04:00Z"/>
          <w:rFonts w:ascii="Times New Roman" w:hAnsi="Times New Roman" w:cs="Times New Roman"/>
          <w:sz w:val="20"/>
          <w:szCs w:val="20"/>
          <w:lang w:val="en-US"/>
          <w:rPrChange w:id="7039" w:author="Airat Shigapov" w:date="2021-10-27T23:08:00Z">
            <w:rPr>
              <w:ins w:id="7040" w:author="Airat Shigapov" w:date="2021-10-27T23:04:00Z"/>
              <w:rFonts w:ascii="Consolas" w:hAnsi="Consolas" w:cs="Consolas"/>
              <w:color w:val="000000"/>
              <w:sz w:val="19"/>
              <w:szCs w:val="19"/>
            </w:rPr>
          </w:rPrChange>
        </w:rPr>
      </w:pPr>
      <w:ins w:id="7041" w:author="Airat Shigapov" w:date="2021-10-27T23:04:00Z">
        <w:r w:rsidRPr="008C09BE">
          <w:rPr>
            <w:rFonts w:ascii="Times New Roman" w:hAnsi="Times New Roman" w:cs="Times New Roman"/>
            <w:sz w:val="20"/>
            <w:szCs w:val="20"/>
            <w:lang w:val="en-US"/>
            <w:rPrChange w:id="7042" w:author="Airat Shigapov" w:date="2021-10-27T23:08:00Z">
              <w:rPr>
                <w:rFonts w:ascii="Consolas" w:hAnsi="Consolas" w:cs="Consolas"/>
                <w:color w:val="000000"/>
                <w:sz w:val="19"/>
                <w:szCs w:val="19"/>
              </w:rPr>
            </w:rPrChange>
          </w:rPr>
          <w:t xml:space="preserve">        }</w:t>
        </w:r>
      </w:ins>
    </w:p>
    <w:p w14:paraId="6EDE6AB3" w14:textId="77777777" w:rsidR="001118C1" w:rsidRPr="008C09BE" w:rsidRDefault="001118C1" w:rsidP="001118C1">
      <w:pPr>
        <w:autoSpaceDE w:val="0"/>
        <w:autoSpaceDN w:val="0"/>
        <w:adjustRightInd w:val="0"/>
        <w:spacing w:after="0" w:line="240" w:lineRule="auto"/>
        <w:rPr>
          <w:ins w:id="7043" w:author="Airat Shigapov" w:date="2021-10-27T23:04:00Z"/>
          <w:rFonts w:ascii="Times New Roman" w:hAnsi="Times New Roman" w:cs="Times New Roman"/>
          <w:sz w:val="20"/>
          <w:szCs w:val="20"/>
          <w:lang w:val="en-US"/>
          <w:rPrChange w:id="7044" w:author="Airat Shigapov" w:date="2021-10-27T23:08:00Z">
            <w:rPr>
              <w:ins w:id="7045" w:author="Airat Shigapov" w:date="2021-10-27T23:04:00Z"/>
              <w:rFonts w:ascii="Consolas" w:hAnsi="Consolas" w:cs="Consolas"/>
              <w:color w:val="000000"/>
              <w:sz w:val="19"/>
              <w:szCs w:val="19"/>
            </w:rPr>
          </w:rPrChange>
        </w:rPr>
      </w:pPr>
      <w:ins w:id="7046" w:author="Airat Shigapov" w:date="2021-10-27T23:04:00Z">
        <w:r w:rsidRPr="008C09BE">
          <w:rPr>
            <w:rFonts w:ascii="Times New Roman" w:hAnsi="Times New Roman" w:cs="Times New Roman"/>
            <w:sz w:val="20"/>
            <w:szCs w:val="20"/>
            <w:lang w:val="en-US"/>
            <w:rPrChange w:id="7047" w:author="Airat Shigapov" w:date="2021-10-27T23:08:00Z">
              <w:rPr>
                <w:rFonts w:ascii="Consolas" w:hAnsi="Consolas" w:cs="Consolas"/>
                <w:color w:val="000000"/>
                <w:sz w:val="19"/>
                <w:szCs w:val="19"/>
              </w:rPr>
            </w:rPrChange>
          </w:rPr>
          <w:t xml:space="preserve">        List&lt;</w:t>
        </w:r>
        <w:r w:rsidRPr="008C09BE">
          <w:rPr>
            <w:rFonts w:ascii="Times New Roman" w:hAnsi="Times New Roman" w:cs="Times New Roman"/>
            <w:sz w:val="20"/>
            <w:szCs w:val="20"/>
            <w:lang w:val="en-US"/>
            <w:rPrChange w:id="7048" w:author="Airat Shigapov" w:date="2021-10-27T23:08:00Z">
              <w:rPr>
                <w:rFonts w:ascii="Consolas" w:hAnsi="Consolas" w:cs="Consolas"/>
                <w:color w:val="0000FF"/>
                <w:sz w:val="19"/>
                <w:szCs w:val="19"/>
              </w:rPr>
            </w:rPrChange>
          </w:rPr>
          <w:t>string</w:t>
        </w:r>
        <w:r w:rsidRPr="008C09BE">
          <w:rPr>
            <w:rFonts w:ascii="Times New Roman" w:hAnsi="Times New Roman" w:cs="Times New Roman"/>
            <w:sz w:val="20"/>
            <w:szCs w:val="20"/>
            <w:lang w:val="en-US"/>
            <w:rPrChange w:id="7049" w:author="Airat Shigapov" w:date="2021-10-27T23:08:00Z">
              <w:rPr>
                <w:rFonts w:ascii="Consolas" w:hAnsi="Consolas" w:cs="Consolas"/>
                <w:color w:val="000000"/>
                <w:sz w:val="19"/>
                <w:szCs w:val="19"/>
              </w:rPr>
            </w:rPrChange>
          </w:rPr>
          <w:t xml:space="preserve">&gt; </w:t>
        </w:r>
        <w:proofErr w:type="spellStart"/>
        <w:r w:rsidRPr="008C09BE">
          <w:rPr>
            <w:rFonts w:ascii="Times New Roman" w:hAnsi="Times New Roman" w:cs="Times New Roman"/>
            <w:sz w:val="20"/>
            <w:szCs w:val="20"/>
            <w:lang w:val="en-US"/>
            <w:rPrChange w:id="7050" w:author="Airat Shigapov" w:date="2021-10-27T23:08:00Z">
              <w:rPr>
                <w:rFonts w:ascii="Consolas" w:hAnsi="Consolas" w:cs="Consolas"/>
                <w:color w:val="000000"/>
                <w:sz w:val="19"/>
                <w:szCs w:val="19"/>
              </w:rPr>
            </w:rPrChange>
          </w:rPr>
          <w:t>filePaths</w:t>
        </w:r>
        <w:proofErr w:type="spellEnd"/>
        <w:r w:rsidRPr="008C09BE">
          <w:rPr>
            <w:rFonts w:ascii="Times New Roman" w:hAnsi="Times New Roman" w:cs="Times New Roman"/>
            <w:sz w:val="20"/>
            <w:szCs w:val="20"/>
            <w:lang w:val="en-US"/>
            <w:rPrChange w:id="7051" w:author="Airat Shigapov" w:date="2021-10-27T23:08:00Z">
              <w:rPr>
                <w:rFonts w:ascii="Consolas" w:hAnsi="Consolas" w:cs="Consolas"/>
                <w:color w:val="000000"/>
                <w:sz w:val="19"/>
                <w:szCs w:val="19"/>
              </w:rPr>
            </w:rPrChange>
          </w:rPr>
          <w:t>;</w:t>
        </w:r>
      </w:ins>
    </w:p>
    <w:p w14:paraId="65B042CC" w14:textId="77777777" w:rsidR="001118C1" w:rsidRPr="008C09BE" w:rsidRDefault="001118C1" w:rsidP="001118C1">
      <w:pPr>
        <w:autoSpaceDE w:val="0"/>
        <w:autoSpaceDN w:val="0"/>
        <w:adjustRightInd w:val="0"/>
        <w:spacing w:after="0" w:line="240" w:lineRule="auto"/>
        <w:rPr>
          <w:ins w:id="7052" w:author="Airat Shigapov" w:date="2021-10-27T23:04:00Z"/>
          <w:rFonts w:ascii="Times New Roman" w:hAnsi="Times New Roman" w:cs="Times New Roman"/>
          <w:sz w:val="20"/>
          <w:szCs w:val="20"/>
          <w:lang w:val="en-US"/>
          <w:rPrChange w:id="7053" w:author="Airat Shigapov" w:date="2021-10-27T23:08:00Z">
            <w:rPr>
              <w:ins w:id="7054" w:author="Airat Shigapov" w:date="2021-10-27T23:04:00Z"/>
              <w:rFonts w:ascii="Consolas" w:hAnsi="Consolas" w:cs="Consolas"/>
              <w:color w:val="000000"/>
              <w:sz w:val="19"/>
              <w:szCs w:val="19"/>
            </w:rPr>
          </w:rPrChange>
        </w:rPr>
      </w:pPr>
    </w:p>
    <w:p w14:paraId="35FF69FF" w14:textId="77777777" w:rsidR="001118C1" w:rsidRPr="008C09BE" w:rsidRDefault="001118C1" w:rsidP="001118C1">
      <w:pPr>
        <w:autoSpaceDE w:val="0"/>
        <w:autoSpaceDN w:val="0"/>
        <w:adjustRightInd w:val="0"/>
        <w:spacing w:after="0" w:line="240" w:lineRule="auto"/>
        <w:rPr>
          <w:ins w:id="7055" w:author="Airat Shigapov" w:date="2021-10-27T23:04:00Z"/>
          <w:rFonts w:ascii="Times New Roman" w:hAnsi="Times New Roman" w:cs="Times New Roman"/>
          <w:sz w:val="20"/>
          <w:szCs w:val="20"/>
          <w:lang w:val="en-US"/>
          <w:rPrChange w:id="7056" w:author="Airat Shigapov" w:date="2021-10-27T23:08:00Z">
            <w:rPr>
              <w:ins w:id="7057" w:author="Airat Shigapov" w:date="2021-10-27T23:04:00Z"/>
              <w:rFonts w:ascii="Consolas" w:hAnsi="Consolas" w:cs="Consolas"/>
              <w:color w:val="000000"/>
              <w:sz w:val="19"/>
              <w:szCs w:val="19"/>
            </w:rPr>
          </w:rPrChange>
        </w:rPr>
      </w:pPr>
      <w:ins w:id="7058" w:author="Airat Shigapov" w:date="2021-10-27T23:04:00Z">
        <w:r w:rsidRPr="008C09BE">
          <w:rPr>
            <w:rFonts w:ascii="Times New Roman" w:hAnsi="Times New Roman" w:cs="Times New Roman"/>
            <w:sz w:val="20"/>
            <w:szCs w:val="20"/>
            <w:lang w:val="en-US"/>
            <w:rPrChange w:id="7059"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7060" w:author="Airat Shigapov" w:date="2021-10-27T23:08:00Z">
              <w:rPr>
                <w:rFonts w:ascii="Consolas" w:hAnsi="Consolas" w:cs="Consolas"/>
                <w:color w:val="0000FF"/>
                <w:sz w:val="19"/>
                <w:szCs w:val="19"/>
              </w:rPr>
            </w:rPrChange>
          </w:rPr>
          <w:t>private</w:t>
        </w:r>
        <w:r w:rsidRPr="008C09BE">
          <w:rPr>
            <w:rFonts w:ascii="Times New Roman" w:hAnsi="Times New Roman" w:cs="Times New Roman"/>
            <w:sz w:val="20"/>
            <w:szCs w:val="20"/>
            <w:lang w:val="en-US"/>
            <w:rPrChange w:id="7061"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7062" w:author="Airat Shigapov" w:date="2021-10-27T23:08:00Z">
              <w:rPr>
                <w:rFonts w:ascii="Consolas" w:hAnsi="Consolas" w:cs="Consolas"/>
                <w:color w:val="0000FF"/>
                <w:sz w:val="19"/>
                <w:szCs w:val="19"/>
              </w:rPr>
            </w:rPrChange>
          </w:rPr>
          <w:t>void</w:t>
        </w:r>
        <w:r w:rsidRPr="008C09BE">
          <w:rPr>
            <w:rFonts w:ascii="Times New Roman" w:hAnsi="Times New Roman" w:cs="Times New Roman"/>
            <w:sz w:val="20"/>
            <w:szCs w:val="20"/>
            <w:lang w:val="en-US"/>
            <w:rPrChange w:id="7063" w:author="Airat Shigapov" w:date="2021-10-27T23:08:00Z">
              <w:rPr>
                <w:rFonts w:ascii="Consolas" w:hAnsi="Consolas" w:cs="Consolas"/>
                <w:color w:val="000000"/>
                <w:sz w:val="19"/>
                <w:szCs w:val="19"/>
              </w:rPr>
            </w:rPrChange>
          </w:rPr>
          <w:t xml:space="preserve"> </w:t>
        </w:r>
        <w:proofErr w:type="spellStart"/>
        <w:r w:rsidRPr="008C09BE">
          <w:rPr>
            <w:rFonts w:ascii="Times New Roman" w:hAnsi="Times New Roman" w:cs="Times New Roman"/>
            <w:sz w:val="20"/>
            <w:szCs w:val="20"/>
            <w:lang w:val="en-US"/>
            <w:rPrChange w:id="7064" w:author="Airat Shigapov" w:date="2021-10-27T23:08:00Z">
              <w:rPr>
                <w:rFonts w:ascii="Consolas" w:hAnsi="Consolas" w:cs="Consolas"/>
                <w:color w:val="000000"/>
                <w:sz w:val="19"/>
                <w:szCs w:val="19"/>
              </w:rPr>
            </w:rPrChange>
          </w:rPr>
          <w:t>NewImage_</w:t>
        </w:r>
        <w:proofErr w:type="gramStart"/>
        <w:r w:rsidRPr="008C09BE">
          <w:rPr>
            <w:rFonts w:ascii="Times New Roman" w:hAnsi="Times New Roman" w:cs="Times New Roman"/>
            <w:sz w:val="20"/>
            <w:szCs w:val="20"/>
            <w:lang w:val="en-US"/>
            <w:rPrChange w:id="7065" w:author="Airat Shigapov" w:date="2021-10-27T23:08:00Z">
              <w:rPr>
                <w:rFonts w:ascii="Consolas" w:hAnsi="Consolas" w:cs="Consolas"/>
                <w:color w:val="000000"/>
                <w:sz w:val="19"/>
                <w:szCs w:val="19"/>
              </w:rPr>
            </w:rPrChange>
          </w:rPr>
          <w:t>Click</w:t>
        </w:r>
        <w:proofErr w:type="spellEnd"/>
        <w:r w:rsidRPr="008C09BE">
          <w:rPr>
            <w:rFonts w:ascii="Times New Roman" w:hAnsi="Times New Roman" w:cs="Times New Roman"/>
            <w:sz w:val="20"/>
            <w:szCs w:val="20"/>
            <w:lang w:val="en-US"/>
            <w:rPrChange w:id="7066" w:author="Airat Shigapov" w:date="2021-10-27T23:08:00Z">
              <w:rPr>
                <w:rFonts w:ascii="Consolas" w:hAnsi="Consolas" w:cs="Consolas"/>
                <w:color w:val="000000"/>
                <w:sz w:val="19"/>
                <w:szCs w:val="19"/>
              </w:rPr>
            </w:rPrChange>
          </w:rPr>
          <w:t>(</w:t>
        </w:r>
        <w:proofErr w:type="gramEnd"/>
        <w:r w:rsidRPr="008C09BE">
          <w:rPr>
            <w:rFonts w:ascii="Times New Roman" w:hAnsi="Times New Roman" w:cs="Times New Roman"/>
            <w:sz w:val="20"/>
            <w:szCs w:val="20"/>
            <w:lang w:val="en-US"/>
            <w:rPrChange w:id="7067" w:author="Airat Shigapov" w:date="2021-10-27T23:08:00Z">
              <w:rPr>
                <w:rFonts w:ascii="Consolas" w:hAnsi="Consolas" w:cs="Consolas"/>
                <w:color w:val="0000FF"/>
                <w:sz w:val="19"/>
                <w:szCs w:val="19"/>
              </w:rPr>
            </w:rPrChange>
          </w:rPr>
          <w:t>object</w:t>
        </w:r>
        <w:r w:rsidRPr="008C09BE">
          <w:rPr>
            <w:rFonts w:ascii="Times New Roman" w:hAnsi="Times New Roman" w:cs="Times New Roman"/>
            <w:sz w:val="20"/>
            <w:szCs w:val="20"/>
            <w:lang w:val="en-US"/>
            <w:rPrChange w:id="7068" w:author="Airat Shigapov" w:date="2021-10-27T23:08:00Z">
              <w:rPr>
                <w:rFonts w:ascii="Consolas" w:hAnsi="Consolas" w:cs="Consolas"/>
                <w:color w:val="000000"/>
                <w:sz w:val="19"/>
                <w:szCs w:val="19"/>
              </w:rPr>
            </w:rPrChange>
          </w:rPr>
          <w:t xml:space="preserve"> sender, </w:t>
        </w:r>
        <w:proofErr w:type="spellStart"/>
        <w:r w:rsidRPr="008C09BE">
          <w:rPr>
            <w:rFonts w:ascii="Times New Roman" w:hAnsi="Times New Roman" w:cs="Times New Roman"/>
            <w:sz w:val="20"/>
            <w:szCs w:val="20"/>
            <w:lang w:val="en-US"/>
            <w:rPrChange w:id="7069" w:author="Airat Shigapov" w:date="2021-10-27T23:08:00Z">
              <w:rPr>
                <w:rFonts w:ascii="Consolas" w:hAnsi="Consolas" w:cs="Consolas"/>
                <w:color w:val="000000"/>
                <w:sz w:val="19"/>
                <w:szCs w:val="19"/>
              </w:rPr>
            </w:rPrChange>
          </w:rPr>
          <w:t>RoutedEventArgs</w:t>
        </w:r>
        <w:proofErr w:type="spellEnd"/>
        <w:r w:rsidRPr="008C09BE">
          <w:rPr>
            <w:rFonts w:ascii="Times New Roman" w:hAnsi="Times New Roman" w:cs="Times New Roman"/>
            <w:sz w:val="20"/>
            <w:szCs w:val="20"/>
            <w:lang w:val="en-US"/>
            <w:rPrChange w:id="7070" w:author="Airat Shigapov" w:date="2021-10-27T23:08:00Z">
              <w:rPr>
                <w:rFonts w:ascii="Consolas" w:hAnsi="Consolas" w:cs="Consolas"/>
                <w:color w:val="000000"/>
                <w:sz w:val="19"/>
                <w:szCs w:val="19"/>
              </w:rPr>
            </w:rPrChange>
          </w:rPr>
          <w:t xml:space="preserve"> e)</w:t>
        </w:r>
      </w:ins>
    </w:p>
    <w:p w14:paraId="229225F8" w14:textId="77777777" w:rsidR="001118C1" w:rsidRPr="008C09BE" w:rsidRDefault="001118C1" w:rsidP="001118C1">
      <w:pPr>
        <w:autoSpaceDE w:val="0"/>
        <w:autoSpaceDN w:val="0"/>
        <w:adjustRightInd w:val="0"/>
        <w:spacing w:after="0" w:line="240" w:lineRule="auto"/>
        <w:rPr>
          <w:ins w:id="7071" w:author="Airat Shigapov" w:date="2021-10-27T23:04:00Z"/>
          <w:rFonts w:ascii="Times New Roman" w:hAnsi="Times New Roman" w:cs="Times New Roman"/>
          <w:sz w:val="20"/>
          <w:szCs w:val="20"/>
          <w:lang w:val="en-US"/>
          <w:rPrChange w:id="7072" w:author="Airat Shigapov" w:date="2021-10-27T23:08:00Z">
            <w:rPr>
              <w:ins w:id="7073" w:author="Airat Shigapov" w:date="2021-10-27T23:04:00Z"/>
              <w:rFonts w:ascii="Consolas" w:hAnsi="Consolas" w:cs="Consolas"/>
              <w:color w:val="000000"/>
              <w:sz w:val="19"/>
              <w:szCs w:val="19"/>
            </w:rPr>
          </w:rPrChange>
        </w:rPr>
      </w:pPr>
      <w:ins w:id="7074" w:author="Airat Shigapov" w:date="2021-10-27T23:04:00Z">
        <w:r w:rsidRPr="008C09BE">
          <w:rPr>
            <w:rFonts w:ascii="Times New Roman" w:hAnsi="Times New Roman" w:cs="Times New Roman"/>
            <w:sz w:val="20"/>
            <w:szCs w:val="20"/>
            <w:lang w:val="en-US"/>
            <w:rPrChange w:id="7075" w:author="Airat Shigapov" w:date="2021-10-27T23:08:00Z">
              <w:rPr>
                <w:rFonts w:ascii="Consolas" w:hAnsi="Consolas" w:cs="Consolas"/>
                <w:color w:val="000000"/>
                <w:sz w:val="19"/>
                <w:szCs w:val="19"/>
              </w:rPr>
            </w:rPrChange>
          </w:rPr>
          <w:t xml:space="preserve">        {</w:t>
        </w:r>
      </w:ins>
    </w:p>
    <w:p w14:paraId="5BC755C3" w14:textId="77777777" w:rsidR="001118C1" w:rsidRPr="008C09BE" w:rsidRDefault="001118C1" w:rsidP="001118C1">
      <w:pPr>
        <w:autoSpaceDE w:val="0"/>
        <w:autoSpaceDN w:val="0"/>
        <w:adjustRightInd w:val="0"/>
        <w:spacing w:after="0" w:line="240" w:lineRule="auto"/>
        <w:rPr>
          <w:ins w:id="7076" w:author="Airat Shigapov" w:date="2021-10-27T23:04:00Z"/>
          <w:rFonts w:ascii="Times New Roman" w:hAnsi="Times New Roman" w:cs="Times New Roman"/>
          <w:sz w:val="20"/>
          <w:szCs w:val="20"/>
          <w:lang w:val="en-US"/>
          <w:rPrChange w:id="7077" w:author="Airat Shigapov" w:date="2021-10-27T23:08:00Z">
            <w:rPr>
              <w:ins w:id="7078" w:author="Airat Shigapov" w:date="2021-10-27T23:04:00Z"/>
              <w:rFonts w:ascii="Consolas" w:hAnsi="Consolas" w:cs="Consolas"/>
              <w:color w:val="000000"/>
              <w:sz w:val="19"/>
              <w:szCs w:val="19"/>
            </w:rPr>
          </w:rPrChange>
        </w:rPr>
      </w:pPr>
      <w:ins w:id="7079" w:author="Airat Shigapov" w:date="2021-10-27T23:04:00Z">
        <w:r w:rsidRPr="008C09BE">
          <w:rPr>
            <w:rFonts w:ascii="Times New Roman" w:hAnsi="Times New Roman" w:cs="Times New Roman"/>
            <w:sz w:val="20"/>
            <w:szCs w:val="20"/>
            <w:lang w:val="en-US"/>
            <w:rPrChange w:id="7080" w:author="Airat Shigapov" w:date="2021-10-27T23:08:00Z">
              <w:rPr>
                <w:rFonts w:ascii="Consolas" w:hAnsi="Consolas" w:cs="Consolas"/>
                <w:color w:val="000000"/>
                <w:sz w:val="19"/>
                <w:szCs w:val="19"/>
              </w:rPr>
            </w:rPrChange>
          </w:rPr>
          <w:t xml:space="preserve">            </w:t>
        </w:r>
        <w:proofErr w:type="spellStart"/>
        <w:r w:rsidRPr="008C09BE">
          <w:rPr>
            <w:rFonts w:ascii="Times New Roman" w:hAnsi="Times New Roman" w:cs="Times New Roman"/>
            <w:sz w:val="20"/>
            <w:szCs w:val="20"/>
            <w:lang w:val="en-US"/>
            <w:rPrChange w:id="7081" w:author="Airat Shigapov" w:date="2021-10-27T23:08:00Z">
              <w:rPr>
                <w:rFonts w:ascii="Consolas" w:hAnsi="Consolas" w:cs="Consolas"/>
                <w:color w:val="000000"/>
                <w:sz w:val="19"/>
                <w:szCs w:val="19"/>
              </w:rPr>
            </w:rPrChange>
          </w:rPr>
          <w:t>OpenFileDialog</w:t>
        </w:r>
        <w:proofErr w:type="spellEnd"/>
        <w:r w:rsidRPr="008C09BE">
          <w:rPr>
            <w:rFonts w:ascii="Times New Roman" w:hAnsi="Times New Roman" w:cs="Times New Roman"/>
            <w:sz w:val="20"/>
            <w:szCs w:val="20"/>
            <w:lang w:val="en-US"/>
            <w:rPrChange w:id="7082" w:author="Airat Shigapov" w:date="2021-10-27T23:08:00Z">
              <w:rPr>
                <w:rFonts w:ascii="Consolas" w:hAnsi="Consolas" w:cs="Consolas"/>
                <w:color w:val="000000"/>
                <w:sz w:val="19"/>
                <w:szCs w:val="19"/>
              </w:rPr>
            </w:rPrChange>
          </w:rPr>
          <w:t xml:space="preserve"> </w:t>
        </w:r>
        <w:proofErr w:type="spellStart"/>
        <w:r w:rsidRPr="008C09BE">
          <w:rPr>
            <w:rFonts w:ascii="Times New Roman" w:hAnsi="Times New Roman" w:cs="Times New Roman"/>
            <w:sz w:val="20"/>
            <w:szCs w:val="20"/>
            <w:lang w:val="en-US"/>
            <w:rPrChange w:id="7083" w:author="Airat Shigapov" w:date="2021-10-27T23:08:00Z">
              <w:rPr>
                <w:rFonts w:ascii="Consolas" w:hAnsi="Consolas" w:cs="Consolas"/>
                <w:color w:val="000000"/>
                <w:sz w:val="19"/>
                <w:szCs w:val="19"/>
              </w:rPr>
            </w:rPrChange>
          </w:rPr>
          <w:t>openDialog</w:t>
        </w:r>
        <w:proofErr w:type="spellEnd"/>
        <w:r w:rsidRPr="008C09BE">
          <w:rPr>
            <w:rFonts w:ascii="Times New Roman" w:hAnsi="Times New Roman" w:cs="Times New Roman"/>
            <w:sz w:val="20"/>
            <w:szCs w:val="20"/>
            <w:lang w:val="en-US"/>
            <w:rPrChange w:id="7084" w:author="Airat Shigapov" w:date="2021-10-27T23:08:00Z">
              <w:rPr>
                <w:rFonts w:ascii="Consolas" w:hAnsi="Consolas" w:cs="Consolas"/>
                <w:color w:val="000000"/>
                <w:sz w:val="19"/>
                <w:szCs w:val="19"/>
              </w:rPr>
            </w:rPrChange>
          </w:rPr>
          <w:t xml:space="preserve"> = </w:t>
        </w:r>
        <w:r w:rsidRPr="008C09BE">
          <w:rPr>
            <w:rFonts w:ascii="Times New Roman" w:hAnsi="Times New Roman" w:cs="Times New Roman"/>
            <w:sz w:val="20"/>
            <w:szCs w:val="20"/>
            <w:lang w:val="en-US"/>
            <w:rPrChange w:id="7085" w:author="Airat Shigapov" w:date="2021-10-27T23:08:00Z">
              <w:rPr>
                <w:rFonts w:ascii="Consolas" w:hAnsi="Consolas" w:cs="Consolas"/>
                <w:color w:val="0000FF"/>
                <w:sz w:val="19"/>
                <w:szCs w:val="19"/>
              </w:rPr>
            </w:rPrChange>
          </w:rPr>
          <w:t>new</w:t>
        </w:r>
        <w:r w:rsidRPr="008C09BE">
          <w:rPr>
            <w:rFonts w:ascii="Times New Roman" w:hAnsi="Times New Roman" w:cs="Times New Roman"/>
            <w:sz w:val="20"/>
            <w:szCs w:val="20"/>
            <w:lang w:val="en-US"/>
            <w:rPrChange w:id="7086" w:author="Airat Shigapov" w:date="2021-10-27T23:08:00Z">
              <w:rPr>
                <w:rFonts w:ascii="Consolas" w:hAnsi="Consolas" w:cs="Consolas"/>
                <w:color w:val="000000"/>
                <w:sz w:val="19"/>
                <w:szCs w:val="19"/>
              </w:rPr>
            </w:rPrChange>
          </w:rPr>
          <w:t xml:space="preserve"> </w:t>
        </w:r>
        <w:proofErr w:type="spellStart"/>
        <w:r w:rsidRPr="008C09BE">
          <w:rPr>
            <w:rFonts w:ascii="Times New Roman" w:hAnsi="Times New Roman" w:cs="Times New Roman"/>
            <w:sz w:val="20"/>
            <w:szCs w:val="20"/>
            <w:lang w:val="en-US"/>
            <w:rPrChange w:id="7087" w:author="Airat Shigapov" w:date="2021-10-27T23:08:00Z">
              <w:rPr>
                <w:rFonts w:ascii="Consolas" w:hAnsi="Consolas" w:cs="Consolas"/>
                <w:color w:val="000000"/>
                <w:sz w:val="19"/>
                <w:szCs w:val="19"/>
              </w:rPr>
            </w:rPrChange>
          </w:rPr>
          <w:t>OpenFileDialog</w:t>
        </w:r>
        <w:proofErr w:type="spellEnd"/>
      </w:ins>
    </w:p>
    <w:p w14:paraId="0931FC4D" w14:textId="77777777" w:rsidR="001118C1" w:rsidRPr="008C09BE" w:rsidRDefault="001118C1" w:rsidP="001118C1">
      <w:pPr>
        <w:autoSpaceDE w:val="0"/>
        <w:autoSpaceDN w:val="0"/>
        <w:adjustRightInd w:val="0"/>
        <w:spacing w:after="0" w:line="240" w:lineRule="auto"/>
        <w:rPr>
          <w:ins w:id="7088" w:author="Airat Shigapov" w:date="2021-10-27T23:04:00Z"/>
          <w:rFonts w:ascii="Times New Roman" w:hAnsi="Times New Roman" w:cs="Times New Roman"/>
          <w:sz w:val="20"/>
          <w:szCs w:val="20"/>
          <w:lang w:val="en-US"/>
          <w:rPrChange w:id="7089" w:author="Airat Shigapov" w:date="2021-10-27T23:08:00Z">
            <w:rPr>
              <w:ins w:id="7090" w:author="Airat Shigapov" w:date="2021-10-27T23:04:00Z"/>
              <w:rFonts w:ascii="Consolas" w:hAnsi="Consolas" w:cs="Consolas"/>
              <w:color w:val="000000"/>
              <w:sz w:val="19"/>
              <w:szCs w:val="19"/>
            </w:rPr>
          </w:rPrChange>
        </w:rPr>
      </w:pPr>
      <w:ins w:id="7091" w:author="Airat Shigapov" w:date="2021-10-27T23:04:00Z">
        <w:r w:rsidRPr="008C09BE">
          <w:rPr>
            <w:rFonts w:ascii="Times New Roman" w:hAnsi="Times New Roman" w:cs="Times New Roman"/>
            <w:sz w:val="20"/>
            <w:szCs w:val="20"/>
            <w:lang w:val="en-US"/>
            <w:rPrChange w:id="7092" w:author="Airat Shigapov" w:date="2021-10-27T23:08:00Z">
              <w:rPr>
                <w:rFonts w:ascii="Consolas" w:hAnsi="Consolas" w:cs="Consolas"/>
                <w:color w:val="000000"/>
                <w:sz w:val="19"/>
                <w:szCs w:val="19"/>
              </w:rPr>
            </w:rPrChange>
          </w:rPr>
          <w:t xml:space="preserve">            {</w:t>
        </w:r>
      </w:ins>
    </w:p>
    <w:p w14:paraId="5DA8BD02" w14:textId="77777777" w:rsidR="001118C1" w:rsidRPr="008C09BE" w:rsidRDefault="001118C1" w:rsidP="001118C1">
      <w:pPr>
        <w:autoSpaceDE w:val="0"/>
        <w:autoSpaceDN w:val="0"/>
        <w:adjustRightInd w:val="0"/>
        <w:spacing w:after="0" w:line="240" w:lineRule="auto"/>
        <w:rPr>
          <w:ins w:id="7093" w:author="Airat Shigapov" w:date="2021-10-27T23:04:00Z"/>
          <w:rFonts w:ascii="Times New Roman" w:hAnsi="Times New Roman" w:cs="Times New Roman"/>
          <w:sz w:val="20"/>
          <w:szCs w:val="20"/>
          <w:lang w:val="en-US"/>
          <w:rPrChange w:id="7094" w:author="Airat Shigapov" w:date="2021-10-27T23:08:00Z">
            <w:rPr>
              <w:ins w:id="7095" w:author="Airat Shigapov" w:date="2021-10-27T23:04:00Z"/>
              <w:rFonts w:ascii="Consolas" w:hAnsi="Consolas" w:cs="Consolas"/>
              <w:color w:val="000000"/>
              <w:sz w:val="19"/>
              <w:szCs w:val="19"/>
            </w:rPr>
          </w:rPrChange>
        </w:rPr>
      </w:pPr>
      <w:ins w:id="7096" w:author="Airat Shigapov" w:date="2021-10-27T23:04:00Z">
        <w:r w:rsidRPr="008C09BE">
          <w:rPr>
            <w:rFonts w:ascii="Times New Roman" w:hAnsi="Times New Roman" w:cs="Times New Roman"/>
            <w:sz w:val="20"/>
            <w:szCs w:val="20"/>
            <w:lang w:val="en-US"/>
            <w:rPrChange w:id="7097" w:author="Airat Shigapov" w:date="2021-10-27T23:08:00Z">
              <w:rPr>
                <w:rFonts w:ascii="Consolas" w:hAnsi="Consolas" w:cs="Consolas"/>
                <w:color w:val="000000"/>
                <w:sz w:val="19"/>
                <w:szCs w:val="19"/>
              </w:rPr>
            </w:rPrChange>
          </w:rPr>
          <w:t xml:space="preserve">                Multiselect = </w:t>
        </w:r>
        <w:r w:rsidRPr="008C09BE">
          <w:rPr>
            <w:rFonts w:ascii="Times New Roman" w:hAnsi="Times New Roman" w:cs="Times New Roman"/>
            <w:sz w:val="20"/>
            <w:szCs w:val="20"/>
            <w:lang w:val="en-US"/>
            <w:rPrChange w:id="7098" w:author="Airat Shigapov" w:date="2021-10-27T23:08:00Z">
              <w:rPr>
                <w:rFonts w:ascii="Consolas" w:hAnsi="Consolas" w:cs="Consolas"/>
                <w:color w:val="0000FF"/>
                <w:sz w:val="19"/>
                <w:szCs w:val="19"/>
              </w:rPr>
            </w:rPrChange>
          </w:rPr>
          <w:t>true</w:t>
        </w:r>
      </w:ins>
    </w:p>
    <w:p w14:paraId="2D67E7EB" w14:textId="77777777" w:rsidR="001118C1" w:rsidRPr="008C09BE" w:rsidRDefault="001118C1" w:rsidP="001118C1">
      <w:pPr>
        <w:autoSpaceDE w:val="0"/>
        <w:autoSpaceDN w:val="0"/>
        <w:adjustRightInd w:val="0"/>
        <w:spacing w:after="0" w:line="240" w:lineRule="auto"/>
        <w:rPr>
          <w:ins w:id="7099" w:author="Airat Shigapov" w:date="2021-10-27T23:04:00Z"/>
          <w:rFonts w:ascii="Times New Roman" w:hAnsi="Times New Roman" w:cs="Times New Roman"/>
          <w:sz w:val="20"/>
          <w:szCs w:val="20"/>
          <w:lang w:val="en-US"/>
          <w:rPrChange w:id="7100" w:author="Airat Shigapov" w:date="2021-10-27T23:08:00Z">
            <w:rPr>
              <w:ins w:id="7101" w:author="Airat Shigapov" w:date="2021-10-27T23:04:00Z"/>
              <w:rFonts w:ascii="Consolas" w:hAnsi="Consolas" w:cs="Consolas"/>
              <w:color w:val="000000"/>
              <w:sz w:val="19"/>
              <w:szCs w:val="19"/>
            </w:rPr>
          </w:rPrChange>
        </w:rPr>
      </w:pPr>
      <w:ins w:id="7102" w:author="Airat Shigapov" w:date="2021-10-27T23:04:00Z">
        <w:r w:rsidRPr="008C09BE">
          <w:rPr>
            <w:rFonts w:ascii="Times New Roman" w:hAnsi="Times New Roman" w:cs="Times New Roman"/>
            <w:sz w:val="20"/>
            <w:szCs w:val="20"/>
            <w:lang w:val="en-US"/>
            <w:rPrChange w:id="7103" w:author="Airat Shigapov" w:date="2021-10-27T23:08:00Z">
              <w:rPr>
                <w:rFonts w:ascii="Consolas" w:hAnsi="Consolas" w:cs="Consolas"/>
                <w:color w:val="000000"/>
                <w:sz w:val="19"/>
                <w:szCs w:val="19"/>
              </w:rPr>
            </w:rPrChange>
          </w:rPr>
          <w:t xml:space="preserve">            };</w:t>
        </w:r>
      </w:ins>
    </w:p>
    <w:p w14:paraId="0638F552" w14:textId="77777777" w:rsidR="001118C1" w:rsidRPr="008C09BE" w:rsidRDefault="001118C1" w:rsidP="001118C1">
      <w:pPr>
        <w:autoSpaceDE w:val="0"/>
        <w:autoSpaceDN w:val="0"/>
        <w:adjustRightInd w:val="0"/>
        <w:spacing w:after="0" w:line="240" w:lineRule="auto"/>
        <w:rPr>
          <w:ins w:id="7104" w:author="Airat Shigapov" w:date="2021-10-27T23:04:00Z"/>
          <w:rFonts w:ascii="Times New Roman" w:hAnsi="Times New Roman" w:cs="Times New Roman"/>
          <w:sz w:val="20"/>
          <w:szCs w:val="20"/>
          <w:lang w:val="en-US"/>
          <w:rPrChange w:id="7105" w:author="Airat Shigapov" w:date="2021-10-27T23:08:00Z">
            <w:rPr>
              <w:ins w:id="7106" w:author="Airat Shigapov" w:date="2021-10-27T23:04:00Z"/>
              <w:rFonts w:ascii="Consolas" w:hAnsi="Consolas" w:cs="Consolas"/>
              <w:color w:val="000000"/>
              <w:sz w:val="19"/>
              <w:szCs w:val="19"/>
            </w:rPr>
          </w:rPrChange>
        </w:rPr>
      </w:pPr>
      <w:ins w:id="7107" w:author="Airat Shigapov" w:date="2021-10-27T23:04:00Z">
        <w:r w:rsidRPr="008C09BE">
          <w:rPr>
            <w:rFonts w:ascii="Times New Roman" w:hAnsi="Times New Roman" w:cs="Times New Roman"/>
            <w:sz w:val="20"/>
            <w:szCs w:val="20"/>
            <w:lang w:val="en-US"/>
            <w:rPrChange w:id="7108" w:author="Airat Shigapov" w:date="2021-10-27T23:08:00Z">
              <w:rPr>
                <w:rFonts w:ascii="Consolas" w:hAnsi="Consolas" w:cs="Consolas"/>
                <w:color w:val="000000"/>
                <w:sz w:val="19"/>
                <w:szCs w:val="19"/>
              </w:rPr>
            </w:rPrChange>
          </w:rPr>
          <w:t xml:space="preserve">            </w:t>
        </w:r>
        <w:proofErr w:type="spellStart"/>
        <w:r w:rsidRPr="008C09BE">
          <w:rPr>
            <w:rFonts w:ascii="Times New Roman" w:hAnsi="Times New Roman" w:cs="Times New Roman"/>
            <w:sz w:val="20"/>
            <w:szCs w:val="20"/>
            <w:lang w:val="en-US"/>
            <w:rPrChange w:id="7109" w:author="Airat Shigapov" w:date="2021-10-27T23:08:00Z">
              <w:rPr>
                <w:rFonts w:ascii="Consolas" w:hAnsi="Consolas" w:cs="Consolas"/>
                <w:color w:val="000000"/>
                <w:sz w:val="19"/>
                <w:szCs w:val="19"/>
              </w:rPr>
            </w:rPrChange>
          </w:rPr>
          <w:t>openDialog.ShowDialog</w:t>
        </w:r>
        <w:proofErr w:type="spellEnd"/>
        <w:r w:rsidRPr="008C09BE">
          <w:rPr>
            <w:rFonts w:ascii="Times New Roman" w:hAnsi="Times New Roman" w:cs="Times New Roman"/>
            <w:sz w:val="20"/>
            <w:szCs w:val="20"/>
            <w:lang w:val="en-US"/>
            <w:rPrChange w:id="7110" w:author="Airat Shigapov" w:date="2021-10-27T23:08:00Z">
              <w:rPr>
                <w:rFonts w:ascii="Consolas" w:hAnsi="Consolas" w:cs="Consolas"/>
                <w:color w:val="000000"/>
                <w:sz w:val="19"/>
                <w:szCs w:val="19"/>
              </w:rPr>
            </w:rPrChange>
          </w:rPr>
          <w:t>();</w:t>
        </w:r>
      </w:ins>
    </w:p>
    <w:p w14:paraId="52280130" w14:textId="77777777" w:rsidR="001118C1" w:rsidRPr="008C09BE" w:rsidRDefault="001118C1" w:rsidP="001118C1">
      <w:pPr>
        <w:autoSpaceDE w:val="0"/>
        <w:autoSpaceDN w:val="0"/>
        <w:adjustRightInd w:val="0"/>
        <w:spacing w:after="0" w:line="240" w:lineRule="auto"/>
        <w:rPr>
          <w:ins w:id="7111" w:author="Airat Shigapov" w:date="2021-10-27T23:04:00Z"/>
          <w:rFonts w:ascii="Times New Roman" w:hAnsi="Times New Roman" w:cs="Times New Roman"/>
          <w:sz w:val="20"/>
          <w:szCs w:val="20"/>
          <w:lang w:val="en-US"/>
          <w:rPrChange w:id="7112" w:author="Airat Shigapov" w:date="2021-10-27T23:08:00Z">
            <w:rPr>
              <w:ins w:id="7113" w:author="Airat Shigapov" w:date="2021-10-27T23:04:00Z"/>
              <w:rFonts w:ascii="Consolas" w:hAnsi="Consolas" w:cs="Consolas"/>
              <w:color w:val="000000"/>
              <w:sz w:val="19"/>
              <w:szCs w:val="19"/>
            </w:rPr>
          </w:rPrChange>
        </w:rPr>
      </w:pPr>
      <w:ins w:id="7114" w:author="Airat Shigapov" w:date="2021-10-27T23:04:00Z">
        <w:r w:rsidRPr="008C09BE">
          <w:rPr>
            <w:rFonts w:ascii="Times New Roman" w:hAnsi="Times New Roman" w:cs="Times New Roman"/>
            <w:sz w:val="20"/>
            <w:szCs w:val="20"/>
            <w:lang w:val="en-US"/>
            <w:rPrChange w:id="7115" w:author="Airat Shigapov" w:date="2021-10-27T23:08:00Z">
              <w:rPr>
                <w:rFonts w:ascii="Consolas" w:hAnsi="Consolas" w:cs="Consolas"/>
                <w:color w:val="000000"/>
                <w:sz w:val="19"/>
                <w:szCs w:val="19"/>
              </w:rPr>
            </w:rPrChange>
          </w:rPr>
          <w:t xml:space="preserve">            </w:t>
        </w:r>
        <w:proofErr w:type="spellStart"/>
        <w:r w:rsidRPr="008C09BE">
          <w:rPr>
            <w:rFonts w:ascii="Times New Roman" w:hAnsi="Times New Roman" w:cs="Times New Roman"/>
            <w:sz w:val="20"/>
            <w:szCs w:val="20"/>
            <w:lang w:val="en-US"/>
            <w:rPrChange w:id="7116" w:author="Airat Shigapov" w:date="2021-10-27T23:08:00Z">
              <w:rPr>
                <w:rFonts w:ascii="Consolas" w:hAnsi="Consolas" w:cs="Consolas"/>
                <w:color w:val="000000"/>
                <w:sz w:val="19"/>
                <w:szCs w:val="19"/>
              </w:rPr>
            </w:rPrChange>
          </w:rPr>
          <w:t>filePaths</w:t>
        </w:r>
        <w:proofErr w:type="spellEnd"/>
        <w:r w:rsidRPr="008C09BE">
          <w:rPr>
            <w:rFonts w:ascii="Times New Roman" w:hAnsi="Times New Roman" w:cs="Times New Roman"/>
            <w:sz w:val="20"/>
            <w:szCs w:val="20"/>
            <w:lang w:val="en-US"/>
            <w:rPrChange w:id="7117" w:author="Airat Shigapov" w:date="2021-10-27T23:08:00Z">
              <w:rPr>
                <w:rFonts w:ascii="Consolas" w:hAnsi="Consolas" w:cs="Consolas"/>
                <w:color w:val="000000"/>
                <w:sz w:val="19"/>
                <w:szCs w:val="19"/>
              </w:rPr>
            </w:rPrChange>
          </w:rPr>
          <w:t xml:space="preserve"> = </w:t>
        </w:r>
        <w:proofErr w:type="spellStart"/>
        <w:proofErr w:type="gramStart"/>
        <w:r w:rsidRPr="008C09BE">
          <w:rPr>
            <w:rFonts w:ascii="Times New Roman" w:hAnsi="Times New Roman" w:cs="Times New Roman"/>
            <w:sz w:val="20"/>
            <w:szCs w:val="20"/>
            <w:lang w:val="en-US"/>
            <w:rPrChange w:id="7118" w:author="Airat Shigapov" w:date="2021-10-27T23:08:00Z">
              <w:rPr>
                <w:rFonts w:ascii="Consolas" w:hAnsi="Consolas" w:cs="Consolas"/>
                <w:color w:val="000000"/>
                <w:sz w:val="19"/>
                <w:szCs w:val="19"/>
              </w:rPr>
            </w:rPrChange>
          </w:rPr>
          <w:t>openDialog.FileNames.ToList</w:t>
        </w:r>
        <w:proofErr w:type="spellEnd"/>
        <w:proofErr w:type="gramEnd"/>
        <w:r w:rsidRPr="008C09BE">
          <w:rPr>
            <w:rFonts w:ascii="Times New Roman" w:hAnsi="Times New Roman" w:cs="Times New Roman"/>
            <w:sz w:val="20"/>
            <w:szCs w:val="20"/>
            <w:lang w:val="en-US"/>
            <w:rPrChange w:id="7119" w:author="Airat Shigapov" w:date="2021-10-27T23:08:00Z">
              <w:rPr>
                <w:rFonts w:ascii="Consolas" w:hAnsi="Consolas" w:cs="Consolas"/>
                <w:color w:val="000000"/>
                <w:sz w:val="19"/>
                <w:szCs w:val="19"/>
              </w:rPr>
            </w:rPrChange>
          </w:rPr>
          <w:t>();</w:t>
        </w:r>
      </w:ins>
    </w:p>
    <w:p w14:paraId="63C26354" w14:textId="77777777" w:rsidR="001118C1" w:rsidRPr="008C09BE" w:rsidRDefault="001118C1" w:rsidP="001118C1">
      <w:pPr>
        <w:autoSpaceDE w:val="0"/>
        <w:autoSpaceDN w:val="0"/>
        <w:adjustRightInd w:val="0"/>
        <w:spacing w:after="0" w:line="240" w:lineRule="auto"/>
        <w:rPr>
          <w:ins w:id="7120" w:author="Airat Shigapov" w:date="2021-10-27T23:04:00Z"/>
          <w:rFonts w:ascii="Times New Roman" w:hAnsi="Times New Roman" w:cs="Times New Roman"/>
          <w:sz w:val="20"/>
          <w:szCs w:val="20"/>
          <w:lang w:val="en-US"/>
          <w:rPrChange w:id="7121" w:author="Airat Shigapov" w:date="2021-10-27T23:08:00Z">
            <w:rPr>
              <w:ins w:id="7122" w:author="Airat Shigapov" w:date="2021-10-27T23:04:00Z"/>
              <w:rFonts w:ascii="Consolas" w:hAnsi="Consolas" w:cs="Consolas"/>
              <w:color w:val="000000"/>
              <w:sz w:val="19"/>
              <w:szCs w:val="19"/>
            </w:rPr>
          </w:rPrChange>
        </w:rPr>
      </w:pPr>
      <w:ins w:id="7123" w:author="Airat Shigapov" w:date="2021-10-27T23:04:00Z">
        <w:r w:rsidRPr="008C09BE">
          <w:rPr>
            <w:rFonts w:ascii="Times New Roman" w:hAnsi="Times New Roman" w:cs="Times New Roman"/>
            <w:sz w:val="20"/>
            <w:szCs w:val="20"/>
            <w:lang w:val="en-US"/>
            <w:rPrChange w:id="7124" w:author="Airat Shigapov" w:date="2021-10-27T23:08:00Z">
              <w:rPr>
                <w:rFonts w:ascii="Consolas" w:hAnsi="Consolas" w:cs="Consolas"/>
                <w:color w:val="000000"/>
                <w:sz w:val="19"/>
                <w:szCs w:val="19"/>
              </w:rPr>
            </w:rPrChange>
          </w:rPr>
          <w:t xml:space="preserve">            List&lt;Picture&gt; pictures = </w:t>
        </w:r>
        <w:r w:rsidRPr="008C09BE">
          <w:rPr>
            <w:rFonts w:ascii="Times New Roman" w:hAnsi="Times New Roman" w:cs="Times New Roman"/>
            <w:sz w:val="20"/>
            <w:szCs w:val="20"/>
            <w:lang w:val="en-US"/>
            <w:rPrChange w:id="7125" w:author="Airat Shigapov" w:date="2021-10-27T23:08:00Z">
              <w:rPr>
                <w:rFonts w:ascii="Consolas" w:hAnsi="Consolas" w:cs="Consolas"/>
                <w:color w:val="0000FF"/>
                <w:sz w:val="19"/>
                <w:szCs w:val="19"/>
              </w:rPr>
            </w:rPrChange>
          </w:rPr>
          <w:t>new</w:t>
        </w:r>
        <w:r w:rsidRPr="008C09BE">
          <w:rPr>
            <w:rFonts w:ascii="Times New Roman" w:hAnsi="Times New Roman" w:cs="Times New Roman"/>
            <w:sz w:val="20"/>
            <w:szCs w:val="20"/>
            <w:lang w:val="en-US"/>
            <w:rPrChange w:id="7126" w:author="Airat Shigapov" w:date="2021-10-27T23:08:00Z">
              <w:rPr>
                <w:rFonts w:ascii="Consolas" w:hAnsi="Consolas" w:cs="Consolas"/>
                <w:color w:val="000000"/>
                <w:sz w:val="19"/>
                <w:szCs w:val="19"/>
              </w:rPr>
            </w:rPrChange>
          </w:rPr>
          <w:t xml:space="preserve"> List&lt;Picture</w:t>
        </w:r>
        <w:proofErr w:type="gramStart"/>
        <w:r w:rsidRPr="008C09BE">
          <w:rPr>
            <w:rFonts w:ascii="Times New Roman" w:hAnsi="Times New Roman" w:cs="Times New Roman"/>
            <w:sz w:val="20"/>
            <w:szCs w:val="20"/>
            <w:lang w:val="en-US"/>
            <w:rPrChange w:id="7127" w:author="Airat Shigapov" w:date="2021-10-27T23:08:00Z">
              <w:rPr>
                <w:rFonts w:ascii="Consolas" w:hAnsi="Consolas" w:cs="Consolas"/>
                <w:color w:val="000000"/>
                <w:sz w:val="19"/>
                <w:szCs w:val="19"/>
              </w:rPr>
            </w:rPrChange>
          </w:rPr>
          <w:t>&gt;(</w:t>
        </w:r>
        <w:proofErr w:type="gramEnd"/>
        <w:r w:rsidRPr="008C09BE">
          <w:rPr>
            <w:rFonts w:ascii="Times New Roman" w:hAnsi="Times New Roman" w:cs="Times New Roman"/>
            <w:sz w:val="20"/>
            <w:szCs w:val="20"/>
            <w:lang w:val="en-US"/>
            <w:rPrChange w:id="7128" w:author="Airat Shigapov" w:date="2021-10-27T23:08:00Z">
              <w:rPr>
                <w:rFonts w:ascii="Consolas" w:hAnsi="Consolas" w:cs="Consolas"/>
                <w:color w:val="000000"/>
                <w:sz w:val="19"/>
                <w:szCs w:val="19"/>
              </w:rPr>
            </w:rPrChange>
          </w:rPr>
          <w:t>);</w:t>
        </w:r>
      </w:ins>
    </w:p>
    <w:p w14:paraId="33698600" w14:textId="77777777" w:rsidR="001118C1" w:rsidRPr="008C09BE" w:rsidRDefault="001118C1" w:rsidP="001118C1">
      <w:pPr>
        <w:autoSpaceDE w:val="0"/>
        <w:autoSpaceDN w:val="0"/>
        <w:adjustRightInd w:val="0"/>
        <w:spacing w:after="0" w:line="240" w:lineRule="auto"/>
        <w:rPr>
          <w:ins w:id="7129" w:author="Airat Shigapov" w:date="2021-10-27T23:04:00Z"/>
          <w:rFonts w:ascii="Times New Roman" w:hAnsi="Times New Roman" w:cs="Times New Roman"/>
          <w:sz w:val="20"/>
          <w:szCs w:val="20"/>
          <w:lang w:val="en-US"/>
          <w:rPrChange w:id="7130" w:author="Airat Shigapov" w:date="2021-10-27T23:08:00Z">
            <w:rPr>
              <w:ins w:id="7131" w:author="Airat Shigapov" w:date="2021-10-27T23:04:00Z"/>
              <w:rFonts w:ascii="Consolas" w:hAnsi="Consolas" w:cs="Consolas"/>
              <w:color w:val="000000"/>
              <w:sz w:val="19"/>
              <w:szCs w:val="19"/>
            </w:rPr>
          </w:rPrChange>
        </w:rPr>
      </w:pPr>
      <w:ins w:id="7132" w:author="Airat Shigapov" w:date="2021-10-27T23:04:00Z">
        <w:r w:rsidRPr="008C09BE">
          <w:rPr>
            <w:rFonts w:ascii="Times New Roman" w:hAnsi="Times New Roman" w:cs="Times New Roman"/>
            <w:sz w:val="20"/>
            <w:szCs w:val="20"/>
            <w:lang w:val="en-US"/>
            <w:rPrChange w:id="7133"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7134" w:author="Airat Shigapov" w:date="2021-10-27T23:08:00Z">
              <w:rPr>
                <w:rFonts w:ascii="Consolas" w:hAnsi="Consolas" w:cs="Consolas"/>
                <w:color w:val="0000FF"/>
                <w:sz w:val="19"/>
                <w:szCs w:val="19"/>
              </w:rPr>
            </w:rPrChange>
          </w:rPr>
          <w:t>foreach</w:t>
        </w:r>
        <w:r w:rsidRPr="008C09BE">
          <w:rPr>
            <w:rFonts w:ascii="Times New Roman" w:hAnsi="Times New Roman" w:cs="Times New Roman"/>
            <w:sz w:val="20"/>
            <w:szCs w:val="20"/>
            <w:lang w:val="en-US"/>
            <w:rPrChange w:id="7135" w:author="Airat Shigapov" w:date="2021-10-27T23:08:00Z">
              <w:rPr>
                <w:rFonts w:ascii="Consolas" w:hAnsi="Consolas" w:cs="Consolas"/>
                <w:color w:val="000000"/>
                <w:sz w:val="19"/>
                <w:szCs w:val="19"/>
              </w:rPr>
            </w:rPrChange>
          </w:rPr>
          <w:t xml:space="preserve"> (var item </w:t>
        </w:r>
        <w:r w:rsidRPr="008C09BE">
          <w:rPr>
            <w:rFonts w:ascii="Times New Roman" w:hAnsi="Times New Roman" w:cs="Times New Roman"/>
            <w:sz w:val="20"/>
            <w:szCs w:val="20"/>
            <w:lang w:val="en-US"/>
            <w:rPrChange w:id="7136" w:author="Airat Shigapov" w:date="2021-10-27T23:08:00Z">
              <w:rPr>
                <w:rFonts w:ascii="Consolas" w:hAnsi="Consolas" w:cs="Consolas"/>
                <w:color w:val="0000FF"/>
                <w:sz w:val="19"/>
                <w:szCs w:val="19"/>
              </w:rPr>
            </w:rPrChange>
          </w:rPr>
          <w:t>in</w:t>
        </w:r>
        <w:r w:rsidRPr="008C09BE">
          <w:rPr>
            <w:rFonts w:ascii="Times New Roman" w:hAnsi="Times New Roman" w:cs="Times New Roman"/>
            <w:sz w:val="20"/>
            <w:szCs w:val="20"/>
            <w:lang w:val="en-US"/>
            <w:rPrChange w:id="7137" w:author="Airat Shigapov" w:date="2021-10-27T23:08:00Z">
              <w:rPr>
                <w:rFonts w:ascii="Consolas" w:hAnsi="Consolas" w:cs="Consolas"/>
                <w:color w:val="000000"/>
                <w:sz w:val="19"/>
                <w:szCs w:val="19"/>
              </w:rPr>
            </w:rPrChange>
          </w:rPr>
          <w:t xml:space="preserve"> </w:t>
        </w:r>
        <w:proofErr w:type="spellStart"/>
        <w:r w:rsidRPr="008C09BE">
          <w:rPr>
            <w:rFonts w:ascii="Times New Roman" w:hAnsi="Times New Roman" w:cs="Times New Roman"/>
            <w:sz w:val="20"/>
            <w:szCs w:val="20"/>
            <w:lang w:val="en-US"/>
            <w:rPrChange w:id="7138" w:author="Airat Shigapov" w:date="2021-10-27T23:08:00Z">
              <w:rPr>
                <w:rFonts w:ascii="Consolas" w:hAnsi="Consolas" w:cs="Consolas"/>
                <w:color w:val="000000"/>
                <w:sz w:val="19"/>
                <w:szCs w:val="19"/>
              </w:rPr>
            </w:rPrChange>
          </w:rPr>
          <w:t>filePaths</w:t>
        </w:r>
        <w:proofErr w:type="spellEnd"/>
        <w:r w:rsidRPr="008C09BE">
          <w:rPr>
            <w:rFonts w:ascii="Times New Roman" w:hAnsi="Times New Roman" w:cs="Times New Roman"/>
            <w:sz w:val="20"/>
            <w:szCs w:val="20"/>
            <w:lang w:val="en-US"/>
            <w:rPrChange w:id="7139" w:author="Airat Shigapov" w:date="2021-10-27T23:08:00Z">
              <w:rPr>
                <w:rFonts w:ascii="Consolas" w:hAnsi="Consolas" w:cs="Consolas"/>
                <w:color w:val="000000"/>
                <w:sz w:val="19"/>
                <w:szCs w:val="19"/>
              </w:rPr>
            </w:rPrChange>
          </w:rPr>
          <w:t>)</w:t>
        </w:r>
      </w:ins>
    </w:p>
    <w:p w14:paraId="72468AD5" w14:textId="77777777" w:rsidR="001118C1" w:rsidRPr="008C09BE" w:rsidRDefault="001118C1" w:rsidP="001118C1">
      <w:pPr>
        <w:autoSpaceDE w:val="0"/>
        <w:autoSpaceDN w:val="0"/>
        <w:adjustRightInd w:val="0"/>
        <w:spacing w:after="0" w:line="240" w:lineRule="auto"/>
        <w:rPr>
          <w:ins w:id="7140" w:author="Airat Shigapov" w:date="2021-10-27T23:04:00Z"/>
          <w:rFonts w:ascii="Times New Roman" w:hAnsi="Times New Roman" w:cs="Times New Roman"/>
          <w:sz w:val="20"/>
          <w:szCs w:val="20"/>
          <w:lang w:val="en-US"/>
          <w:rPrChange w:id="7141" w:author="Airat Shigapov" w:date="2021-10-27T23:08:00Z">
            <w:rPr>
              <w:ins w:id="7142" w:author="Airat Shigapov" w:date="2021-10-27T23:04:00Z"/>
              <w:rFonts w:ascii="Consolas" w:hAnsi="Consolas" w:cs="Consolas"/>
              <w:color w:val="000000"/>
              <w:sz w:val="19"/>
              <w:szCs w:val="19"/>
            </w:rPr>
          </w:rPrChange>
        </w:rPr>
      </w:pPr>
      <w:ins w:id="7143" w:author="Airat Shigapov" w:date="2021-10-27T23:04:00Z">
        <w:r w:rsidRPr="008C09BE">
          <w:rPr>
            <w:rFonts w:ascii="Times New Roman" w:hAnsi="Times New Roman" w:cs="Times New Roman"/>
            <w:sz w:val="20"/>
            <w:szCs w:val="20"/>
            <w:lang w:val="en-US"/>
            <w:rPrChange w:id="7144" w:author="Airat Shigapov" w:date="2021-10-27T23:08:00Z">
              <w:rPr>
                <w:rFonts w:ascii="Consolas" w:hAnsi="Consolas" w:cs="Consolas"/>
                <w:color w:val="000000"/>
                <w:sz w:val="19"/>
                <w:szCs w:val="19"/>
              </w:rPr>
            </w:rPrChange>
          </w:rPr>
          <w:t xml:space="preserve">            {</w:t>
        </w:r>
      </w:ins>
    </w:p>
    <w:p w14:paraId="17490F9B" w14:textId="77777777" w:rsidR="001118C1" w:rsidRPr="008C09BE" w:rsidRDefault="001118C1" w:rsidP="001118C1">
      <w:pPr>
        <w:autoSpaceDE w:val="0"/>
        <w:autoSpaceDN w:val="0"/>
        <w:adjustRightInd w:val="0"/>
        <w:spacing w:after="0" w:line="240" w:lineRule="auto"/>
        <w:rPr>
          <w:ins w:id="7145" w:author="Airat Shigapov" w:date="2021-10-27T23:04:00Z"/>
          <w:rFonts w:ascii="Times New Roman" w:hAnsi="Times New Roman" w:cs="Times New Roman"/>
          <w:sz w:val="20"/>
          <w:szCs w:val="20"/>
          <w:lang w:val="en-US"/>
          <w:rPrChange w:id="7146" w:author="Airat Shigapov" w:date="2021-10-27T23:08:00Z">
            <w:rPr>
              <w:ins w:id="7147" w:author="Airat Shigapov" w:date="2021-10-27T23:04:00Z"/>
              <w:rFonts w:ascii="Consolas" w:hAnsi="Consolas" w:cs="Consolas"/>
              <w:color w:val="000000"/>
              <w:sz w:val="19"/>
              <w:szCs w:val="19"/>
            </w:rPr>
          </w:rPrChange>
        </w:rPr>
      </w:pPr>
      <w:ins w:id="7148" w:author="Airat Shigapov" w:date="2021-10-27T23:04:00Z">
        <w:r w:rsidRPr="008C09BE">
          <w:rPr>
            <w:rFonts w:ascii="Times New Roman" w:hAnsi="Times New Roman" w:cs="Times New Roman"/>
            <w:sz w:val="20"/>
            <w:szCs w:val="20"/>
            <w:lang w:val="en-US"/>
            <w:rPrChange w:id="7149" w:author="Airat Shigapov" w:date="2021-10-27T23:08:00Z">
              <w:rPr>
                <w:rFonts w:ascii="Consolas" w:hAnsi="Consolas" w:cs="Consolas"/>
                <w:color w:val="000000"/>
                <w:sz w:val="19"/>
                <w:szCs w:val="19"/>
              </w:rPr>
            </w:rPrChange>
          </w:rPr>
          <w:t xml:space="preserve">                </w:t>
        </w:r>
        <w:proofErr w:type="spellStart"/>
        <w:proofErr w:type="gramStart"/>
        <w:r w:rsidRPr="008C09BE">
          <w:rPr>
            <w:rFonts w:ascii="Times New Roman" w:hAnsi="Times New Roman" w:cs="Times New Roman"/>
            <w:sz w:val="20"/>
            <w:szCs w:val="20"/>
            <w:lang w:val="en-US"/>
            <w:rPrChange w:id="7150" w:author="Airat Shigapov" w:date="2021-10-27T23:08:00Z">
              <w:rPr>
                <w:rFonts w:ascii="Consolas" w:hAnsi="Consolas" w:cs="Consolas"/>
                <w:color w:val="000000"/>
                <w:sz w:val="19"/>
                <w:szCs w:val="19"/>
              </w:rPr>
            </w:rPrChange>
          </w:rPr>
          <w:t>pictures.Add</w:t>
        </w:r>
        <w:proofErr w:type="spellEnd"/>
        <w:proofErr w:type="gramEnd"/>
        <w:r w:rsidRPr="008C09BE">
          <w:rPr>
            <w:rFonts w:ascii="Times New Roman" w:hAnsi="Times New Roman" w:cs="Times New Roman"/>
            <w:sz w:val="20"/>
            <w:szCs w:val="20"/>
            <w:lang w:val="en-US"/>
            <w:rPrChange w:id="7151" w:author="Airat Shigapov" w:date="2021-10-27T23:08:00Z">
              <w:rPr>
                <w:rFonts w:ascii="Consolas" w:hAnsi="Consolas" w:cs="Consolas"/>
                <w:color w:val="000000"/>
                <w:sz w:val="19"/>
                <w:szCs w:val="19"/>
              </w:rPr>
            </w:rPrChange>
          </w:rPr>
          <w:t>(</w:t>
        </w:r>
        <w:r w:rsidRPr="008C09BE">
          <w:rPr>
            <w:rFonts w:ascii="Times New Roman" w:hAnsi="Times New Roman" w:cs="Times New Roman"/>
            <w:sz w:val="20"/>
            <w:szCs w:val="20"/>
            <w:lang w:val="en-US"/>
            <w:rPrChange w:id="7152" w:author="Airat Shigapov" w:date="2021-10-27T23:08:00Z">
              <w:rPr>
                <w:rFonts w:ascii="Consolas" w:hAnsi="Consolas" w:cs="Consolas"/>
                <w:color w:val="0000FF"/>
                <w:sz w:val="19"/>
                <w:szCs w:val="19"/>
              </w:rPr>
            </w:rPrChange>
          </w:rPr>
          <w:t>new</w:t>
        </w:r>
        <w:r w:rsidRPr="008C09BE">
          <w:rPr>
            <w:rFonts w:ascii="Times New Roman" w:hAnsi="Times New Roman" w:cs="Times New Roman"/>
            <w:sz w:val="20"/>
            <w:szCs w:val="20"/>
            <w:lang w:val="en-US"/>
            <w:rPrChange w:id="7153" w:author="Airat Shigapov" w:date="2021-10-27T23:08:00Z">
              <w:rPr>
                <w:rFonts w:ascii="Consolas" w:hAnsi="Consolas" w:cs="Consolas"/>
                <w:color w:val="000000"/>
                <w:sz w:val="19"/>
                <w:szCs w:val="19"/>
              </w:rPr>
            </w:rPrChange>
          </w:rPr>
          <w:t xml:space="preserve"> Picture</w:t>
        </w:r>
      </w:ins>
    </w:p>
    <w:p w14:paraId="68E87B75" w14:textId="77777777" w:rsidR="001118C1" w:rsidRPr="008C09BE" w:rsidRDefault="001118C1" w:rsidP="001118C1">
      <w:pPr>
        <w:autoSpaceDE w:val="0"/>
        <w:autoSpaceDN w:val="0"/>
        <w:adjustRightInd w:val="0"/>
        <w:spacing w:after="0" w:line="240" w:lineRule="auto"/>
        <w:rPr>
          <w:ins w:id="7154" w:author="Airat Shigapov" w:date="2021-10-27T23:04:00Z"/>
          <w:rFonts w:ascii="Times New Roman" w:hAnsi="Times New Roman" w:cs="Times New Roman"/>
          <w:sz w:val="20"/>
          <w:szCs w:val="20"/>
          <w:lang w:val="en-US"/>
          <w:rPrChange w:id="7155" w:author="Airat Shigapov" w:date="2021-10-27T23:08:00Z">
            <w:rPr>
              <w:ins w:id="7156" w:author="Airat Shigapov" w:date="2021-10-27T23:04:00Z"/>
              <w:rFonts w:ascii="Consolas" w:hAnsi="Consolas" w:cs="Consolas"/>
              <w:color w:val="000000"/>
              <w:sz w:val="19"/>
              <w:szCs w:val="19"/>
            </w:rPr>
          </w:rPrChange>
        </w:rPr>
      </w:pPr>
      <w:ins w:id="7157" w:author="Airat Shigapov" w:date="2021-10-27T23:04:00Z">
        <w:r w:rsidRPr="008C09BE">
          <w:rPr>
            <w:rFonts w:ascii="Times New Roman" w:hAnsi="Times New Roman" w:cs="Times New Roman"/>
            <w:sz w:val="20"/>
            <w:szCs w:val="20"/>
            <w:lang w:val="en-US"/>
            <w:rPrChange w:id="7158" w:author="Airat Shigapov" w:date="2021-10-27T23:08:00Z">
              <w:rPr>
                <w:rFonts w:ascii="Consolas" w:hAnsi="Consolas" w:cs="Consolas"/>
                <w:color w:val="000000"/>
                <w:sz w:val="19"/>
                <w:szCs w:val="19"/>
              </w:rPr>
            </w:rPrChange>
          </w:rPr>
          <w:t xml:space="preserve">                {</w:t>
        </w:r>
      </w:ins>
    </w:p>
    <w:p w14:paraId="39D522A7" w14:textId="77777777" w:rsidR="001118C1" w:rsidRPr="008C09BE" w:rsidRDefault="001118C1" w:rsidP="001118C1">
      <w:pPr>
        <w:autoSpaceDE w:val="0"/>
        <w:autoSpaceDN w:val="0"/>
        <w:adjustRightInd w:val="0"/>
        <w:spacing w:after="0" w:line="240" w:lineRule="auto"/>
        <w:rPr>
          <w:ins w:id="7159" w:author="Airat Shigapov" w:date="2021-10-27T23:04:00Z"/>
          <w:rFonts w:ascii="Times New Roman" w:hAnsi="Times New Roman" w:cs="Times New Roman"/>
          <w:sz w:val="20"/>
          <w:szCs w:val="20"/>
          <w:lang w:val="en-US"/>
          <w:rPrChange w:id="7160" w:author="Airat Shigapov" w:date="2021-10-27T23:08:00Z">
            <w:rPr>
              <w:ins w:id="7161" w:author="Airat Shigapov" w:date="2021-10-27T23:04:00Z"/>
              <w:rFonts w:ascii="Consolas" w:hAnsi="Consolas" w:cs="Consolas"/>
              <w:color w:val="000000"/>
              <w:sz w:val="19"/>
              <w:szCs w:val="19"/>
            </w:rPr>
          </w:rPrChange>
        </w:rPr>
      </w:pPr>
      <w:ins w:id="7162" w:author="Airat Shigapov" w:date="2021-10-27T23:04:00Z">
        <w:r w:rsidRPr="008C09BE">
          <w:rPr>
            <w:rFonts w:ascii="Times New Roman" w:hAnsi="Times New Roman" w:cs="Times New Roman"/>
            <w:sz w:val="20"/>
            <w:szCs w:val="20"/>
            <w:lang w:val="en-US"/>
            <w:rPrChange w:id="7163" w:author="Airat Shigapov" w:date="2021-10-27T23:08:00Z">
              <w:rPr>
                <w:rFonts w:ascii="Consolas" w:hAnsi="Consolas" w:cs="Consolas"/>
                <w:color w:val="000000"/>
                <w:sz w:val="19"/>
                <w:szCs w:val="19"/>
              </w:rPr>
            </w:rPrChange>
          </w:rPr>
          <w:t xml:space="preserve">                    Image = </w:t>
        </w:r>
        <w:proofErr w:type="spellStart"/>
        <w:proofErr w:type="gramStart"/>
        <w:r w:rsidRPr="008C09BE">
          <w:rPr>
            <w:rFonts w:ascii="Times New Roman" w:hAnsi="Times New Roman" w:cs="Times New Roman"/>
            <w:sz w:val="20"/>
            <w:szCs w:val="20"/>
            <w:lang w:val="en-US"/>
            <w:rPrChange w:id="7164" w:author="Airat Shigapov" w:date="2021-10-27T23:08:00Z">
              <w:rPr>
                <w:rFonts w:ascii="Consolas" w:hAnsi="Consolas" w:cs="Consolas"/>
                <w:color w:val="000000"/>
                <w:sz w:val="19"/>
                <w:szCs w:val="19"/>
              </w:rPr>
            </w:rPrChange>
          </w:rPr>
          <w:t>System.IO.File.ReadAllBytes</w:t>
        </w:r>
        <w:proofErr w:type="spellEnd"/>
        <w:proofErr w:type="gramEnd"/>
        <w:r w:rsidRPr="008C09BE">
          <w:rPr>
            <w:rFonts w:ascii="Times New Roman" w:hAnsi="Times New Roman" w:cs="Times New Roman"/>
            <w:sz w:val="20"/>
            <w:szCs w:val="20"/>
            <w:lang w:val="en-US"/>
            <w:rPrChange w:id="7165" w:author="Airat Shigapov" w:date="2021-10-27T23:08:00Z">
              <w:rPr>
                <w:rFonts w:ascii="Consolas" w:hAnsi="Consolas" w:cs="Consolas"/>
                <w:color w:val="000000"/>
                <w:sz w:val="19"/>
                <w:szCs w:val="19"/>
              </w:rPr>
            </w:rPrChange>
          </w:rPr>
          <w:t>(item),</w:t>
        </w:r>
      </w:ins>
    </w:p>
    <w:p w14:paraId="409F30C4" w14:textId="77777777" w:rsidR="001118C1" w:rsidRPr="008C09BE" w:rsidRDefault="001118C1" w:rsidP="001118C1">
      <w:pPr>
        <w:autoSpaceDE w:val="0"/>
        <w:autoSpaceDN w:val="0"/>
        <w:adjustRightInd w:val="0"/>
        <w:spacing w:after="0" w:line="240" w:lineRule="auto"/>
        <w:rPr>
          <w:ins w:id="7166" w:author="Airat Shigapov" w:date="2021-10-27T23:04:00Z"/>
          <w:rFonts w:ascii="Times New Roman" w:hAnsi="Times New Roman" w:cs="Times New Roman"/>
          <w:sz w:val="20"/>
          <w:szCs w:val="20"/>
          <w:lang w:val="en-US"/>
          <w:rPrChange w:id="7167" w:author="Airat Shigapov" w:date="2021-10-27T23:08:00Z">
            <w:rPr>
              <w:ins w:id="7168" w:author="Airat Shigapov" w:date="2021-10-27T23:04:00Z"/>
              <w:rFonts w:ascii="Consolas" w:hAnsi="Consolas" w:cs="Consolas"/>
              <w:color w:val="000000"/>
              <w:sz w:val="19"/>
              <w:szCs w:val="19"/>
            </w:rPr>
          </w:rPrChange>
        </w:rPr>
      </w:pPr>
      <w:ins w:id="7169" w:author="Airat Shigapov" w:date="2021-10-27T23:04:00Z">
        <w:r w:rsidRPr="008C09BE">
          <w:rPr>
            <w:rFonts w:ascii="Times New Roman" w:hAnsi="Times New Roman" w:cs="Times New Roman"/>
            <w:sz w:val="20"/>
            <w:szCs w:val="20"/>
            <w:lang w:val="en-US"/>
            <w:rPrChange w:id="7170" w:author="Airat Shigapov" w:date="2021-10-27T23:08:00Z">
              <w:rPr>
                <w:rFonts w:ascii="Consolas" w:hAnsi="Consolas" w:cs="Consolas"/>
                <w:color w:val="000000"/>
                <w:sz w:val="19"/>
                <w:szCs w:val="19"/>
              </w:rPr>
            </w:rPrChange>
          </w:rPr>
          <w:t xml:space="preserve">                    </w:t>
        </w:r>
        <w:proofErr w:type="spellStart"/>
        <w:r w:rsidRPr="008C09BE">
          <w:rPr>
            <w:rFonts w:ascii="Times New Roman" w:hAnsi="Times New Roman" w:cs="Times New Roman"/>
            <w:sz w:val="20"/>
            <w:szCs w:val="20"/>
            <w:lang w:val="en-US"/>
            <w:rPrChange w:id="7171" w:author="Airat Shigapov" w:date="2021-10-27T23:08:00Z">
              <w:rPr>
                <w:rFonts w:ascii="Consolas" w:hAnsi="Consolas" w:cs="Consolas"/>
                <w:color w:val="000000"/>
                <w:sz w:val="19"/>
                <w:szCs w:val="19"/>
              </w:rPr>
            </w:rPrChange>
          </w:rPr>
          <w:t>GoodId</w:t>
        </w:r>
        <w:proofErr w:type="spellEnd"/>
        <w:r w:rsidRPr="008C09BE">
          <w:rPr>
            <w:rFonts w:ascii="Times New Roman" w:hAnsi="Times New Roman" w:cs="Times New Roman"/>
            <w:sz w:val="20"/>
            <w:szCs w:val="20"/>
            <w:lang w:val="en-US"/>
            <w:rPrChange w:id="7172" w:author="Airat Shigapov" w:date="2021-10-27T23:08:00Z">
              <w:rPr>
                <w:rFonts w:ascii="Consolas" w:hAnsi="Consolas" w:cs="Consolas"/>
                <w:color w:val="000000"/>
                <w:sz w:val="19"/>
                <w:szCs w:val="19"/>
              </w:rPr>
            </w:rPrChange>
          </w:rPr>
          <w:t xml:space="preserve"> = 1,</w:t>
        </w:r>
      </w:ins>
    </w:p>
    <w:p w14:paraId="361EAFB6" w14:textId="77777777" w:rsidR="001118C1" w:rsidRPr="008C09BE" w:rsidRDefault="001118C1" w:rsidP="001118C1">
      <w:pPr>
        <w:autoSpaceDE w:val="0"/>
        <w:autoSpaceDN w:val="0"/>
        <w:adjustRightInd w:val="0"/>
        <w:spacing w:after="0" w:line="240" w:lineRule="auto"/>
        <w:rPr>
          <w:ins w:id="7173" w:author="Airat Shigapov" w:date="2021-10-27T23:04:00Z"/>
          <w:rFonts w:ascii="Times New Roman" w:hAnsi="Times New Roman" w:cs="Times New Roman"/>
          <w:sz w:val="20"/>
          <w:szCs w:val="20"/>
          <w:lang w:val="en-US"/>
          <w:rPrChange w:id="7174" w:author="Airat Shigapov" w:date="2021-10-27T23:08:00Z">
            <w:rPr>
              <w:ins w:id="7175" w:author="Airat Shigapov" w:date="2021-10-27T23:04:00Z"/>
              <w:rFonts w:ascii="Consolas" w:hAnsi="Consolas" w:cs="Consolas"/>
              <w:color w:val="000000"/>
              <w:sz w:val="19"/>
              <w:szCs w:val="19"/>
            </w:rPr>
          </w:rPrChange>
        </w:rPr>
      </w:pPr>
      <w:ins w:id="7176" w:author="Airat Shigapov" w:date="2021-10-27T23:04:00Z">
        <w:r w:rsidRPr="008C09BE">
          <w:rPr>
            <w:rFonts w:ascii="Times New Roman" w:hAnsi="Times New Roman" w:cs="Times New Roman"/>
            <w:sz w:val="20"/>
            <w:szCs w:val="20"/>
            <w:lang w:val="en-US"/>
            <w:rPrChange w:id="7177" w:author="Airat Shigapov" w:date="2021-10-27T23:08:00Z">
              <w:rPr>
                <w:rFonts w:ascii="Consolas" w:hAnsi="Consolas" w:cs="Consolas"/>
                <w:color w:val="000000"/>
                <w:sz w:val="19"/>
                <w:szCs w:val="19"/>
              </w:rPr>
            </w:rPrChange>
          </w:rPr>
          <w:t xml:space="preserve">                });</w:t>
        </w:r>
      </w:ins>
    </w:p>
    <w:p w14:paraId="5247B128" w14:textId="77777777" w:rsidR="001118C1" w:rsidRPr="008C09BE" w:rsidRDefault="001118C1" w:rsidP="001118C1">
      <w:pPr>
        <w:autoSpaceDE w:val="0"/>
        <w:autoSpaceDN w:val="0"/>
        <w:adjustRightInd w:val="0"/>
        <w:spacing w:after="0" w:line="240" w:lineRule="auto"/>
        <w:rPr>
          <w:ins w:id="7178" w:author="Airat Shigapov" w:date="2021-10-27T23:04:00Z"/>
          <w:rFonts w:ascii="Times New Roman" w:hAnsi="Times New Roman" w:cs="Times New Roman"/>
          <w:sz w:val="20"/>
          <w:szCs w:val="20"/>
          <w:lang w:val="en-US"/>
          <w:rPrChange w:id="7179" w:author="Airat Shigapov" w:date="2021-10-27T23:08:00Z">
            <w:rPr>
              <w:ins w:id="7180" w:author="Airat Shigapov" w:date="2021-10-27T23:04:00Z"/>
              <w:rFonts w:ascii="Consolas" w:hAnsi="Consolas" w:cs="Consolas"/>
              <w:color w:val="000000"/>
              <w:sz w:val="19"/>
              <w:szCs w:val="19"/>
            </w:rPr>
          </w:rPrChange>
        </w:rPr>
      </w:pPr>
      <w:ins w:id="7181" w:author="Airat Shigapov" w:date="2021-10-27T23:04:00Z">
        <w:r w:rsidRPr="008C09BE">
          <w:rPr>
            <w:rFonts w:ascii="Times New Roman" w:hAnsi="Times New Roman" w:cs="Times New Roman"/>
            <w:sz w:val="20"/>
            <w:szCs w:val="20"/>
            <w:lang w:val="en-US"/>
            <w:rPrChange w:id="7182" w:author="Airat Shigapov" w:date="2021-10-27T23:08:00Z">
              <w:rPr>
                <w:rFonts w:ascii="Consolas" w:hAnsi="Consolas" w:cs="Consolas"/>
                <w:color w:val="000000"/>
                <w:sz w:val="19"/>
                <w:szCs w:val="19"/>
              </w:rPr>
            </w:rPrChange>
          </w:rPr>
          <w:t xml:space="preserve">            }</w:t>
        </w:r>
      </w:ins>
    </w:p>
    <w:p w14:paraId="236435C8" w14:textId="77777777" w:rsidR="001118C1" w:rsidRPr="008C09BE" w:rsidRDefault="001118C1" w:rsidP="001118C1">
      <w:pPr>
        <w:autoSpaceDE w:val="0"/>
        <w:autoSpaceDN w:val="0"/>
        <w:adjustRightInd w:val="0"/>
        <w:spacing w:after="0" w:line="240" w:lineRule="auto"/>
        <w:rPr>
          <w:ins w:id="7183" w:author="Airat Shigapov" w:date="2021-10-27T23:04:00Z"/>
          <w:rFonts w:ascii="Times New Roman" w:hAnsi="Times New Roman" w:cs="Times New Roman"/>
          <w:sz w:val="20"/>
          <w:szCs w:val="20"/>
          <w:lang w:val="en-US"/>
          <w:rPrChange w:id="7184" w:author="Airat Shigapov" w:date="2021-10-27T23:08:00Z">
            <w:rPr>
              <w:ins w:id="7185" w:author="Airat Shigapov" w:date="2021-10-27T23:04:00Z"/>
              <w:rFonts w:ascii="Consolas" w:hAnsi="Consolas" w:cs="Consolas"/>
              <w:color w:val="000000"/>
              <w:sz w:val="19"/>
              <w:szCs w:val="19"/>
            </w:rPr>
          </w:rPrChange>
        </w:rPr>
      </w:pPr>
    </w:p>
    <w:p w14:paraId="567002DC" w14:textId="77777777" w:rsidR="001118C1" w:rsidRPr="008C09BE" w:rsidRDefault="001118C1" w:rsidP="001118C1">
      <w:pPr>
        <w:autoSpaceDE w:val="0"/>
        <w:autoSpaceDN w:val="0"/>
        <w:adjustRightInd w:val="0"/>
        <w:spacing w:after="0" w:line="240" w:lineRule="auto"/>
        <w:rPr>
          <w:ins w:id="7186" w:author="Airat Shigapov" w:date="2021-10-27T23:04:00Z"/>
          <w:rFonts w:ascii="Times New Roman" w:hAnsi="Times New Roman" w:cs="Times New Roman"/>
          <w:sz w:val="20"/>
          <w:szCs w:val="20"/>
          <w:lang w:val="en-US"/>
          <w:rPrChange w:id="7187" w:author="Airat Shigapov" w:date="2021-10-27T23:08:00Z">
            <w:rPr>
              <w:ins w:id="7188" w:author="Airat Shigapov" w:date="2021-10-27T23:04:00Z"/>
              <w:rFonts w:ascii="Consolas" w:hAnsi="Consolas" w:cs="Consolas"/>
              <w:color w:val="000000"/>
              <w:sz w:val="19"/>
              <w:szCs w:val="19"/>
            </w:rPr>
          </w:rPrChange>
        </w:rPr>
      </w:pPr>
      <w:ins w:id="7189" w:author="Airat Shigapov" w:date="2021-10-27T23:04:00Z">
        <w:r w:rsidRPr="008C09BE">
          <w:rPr>
            <w:rFonts w:ascii="Times New Roman" w:hAnsi="Times New Roman" w:cs="Times New Roman"/>
            <w:sz w:val="20"/>
            <w:szCs w:val="20"/>
            <w:lang w:val="en-US"/>
            <w:rPrChange w:id="7190" w:author="Airat Shigapov" w:date="2021-10-27T23:08:00Z">
              <w:rPr>
                <w:rFonts w:ascii="Consolas" w:hAnsi="Consolas" w:cs="Consolas"/>
                <w:color w:val="000000"/>
                <w:sz w:val="19"/>
                <w:szCs w:val="19"/>
              </w:rPr>
            </w:rPrChange>
          </w:rPr>
          <w:t xml:space="preserve">            </w:t>
        </w:r>
        <w:proofErr w:type="spellStart"/>
        <w:r w:rsidRPr="008C09BE">
          <w:rPr>
            <w:rFonts w:ascii="Times New Roman" w:hAnsi="Times New Roman" w:cs="Times New Roman"/>
            <w:sz w:val="20"/>
            <w:szCs w:val="20"/>
            <w:lang w:val="en-US"/>
            <w:rPrChange w:id="7191" w:author="Airat Shigapov" w:date="2021-10-27T23:08:00Z">
              <w:rPr>
                <w:rFonts w:ascii="Consolas" w:hAnsi="Consolas" w:cs="Consolas"/>
                <w:color w:val="000000"/>
                <w:sz w:val="19"/>
                <w:szCs w:val="19"/>
              </w:rPr>
            </w:rPrChange>
          </w:rPr>
          <w:t>ImageList.ItemsSource</w:t>
        </w:r>
        <w:proofErr w:type="spellEnd"/>
        <w:r w:rsidRPr="008C09BE">
          <w:rPr>
            <w:rFonts w:ascii="Times New Roman" w:hAnsi="Times New Roman" w:cs="Times New Roman"/>
            <w:sz w:val="20"/>
            <w:szCs w:val="20"/>
            <w:lang w:val="en-US"/>
            <w:rPrChange w:id="7192" w:author="Airat Shigapov" w:date="2021-10-27T23:08:00Z">
              <w:rPr>
                <w:rFonts w:ascii="Consolas" w:hAnsi="Consolas" w:cs="Consolas"/>
                <w:color w:val="000000"/>
                <w:sz w:val="19"/>
                <w:szCs w:val="19"/>
              </w:rPr>
            </w:rPrChange>
          </w:rPr>
          <w:t xml:space="preserve"> = pictures;</w:t>
        </w:r>
      </w:ins>
    </w:p>
    <w:p w14:paraId="222A9D85" w14:textId="77777777" w:rsidR="001118C1" w:rsidRPr="008C09BE" w:rsidRDefault="001118C1" w:rsidP="001118C1">
      <w:pPr>
        <w:autoSpaceDE w:val="0"/>
        <w:autoSpaceDN w:val="0"/>
        <w:adjustRightInd w:val="0"/>
        <w:spacing w:after="0" w:line="240" w:lineRule="auto"/>
        <w:rPr>
          <w:ins w:id="7193" w:author="Airat Shigapov" w:date="2021-10-27T23:04:00Z"/>
          <w:rFonts w:ascii="Times New Roman" w:hAnsi="Times New Roman" w:cs="Times New Roman"/>
          <w:sz w:val="20"/>
          <w:szCs w:val="20"/>
          <w:lang w:val="en-US"/>
          <w:rPrChange w:id="7194" w:author="Airat Shigapov" w:date="2021-10-27T23:08:00Z">
            <w:rPr>
              <w:ins w:id="7195" w:author="Airat Shigapov" w:date="2021-10-27T23:04:00Z"/>
              <w:rFonts w:ascii="Consolas" w:hAnsi="Consolas" w:cs="Consolas"/>
              <w:color w:val="000000"/>
              <w:sz w:val="19"/>
              <w:szCs w:val="19"/>
            </w:rPr>
          </w:rPrChange>
        </w:rPr>
      </w:pPr>
      <w:ins w:id="7196" w:author="Airat Shigapov" w:date="2021-10-27T23:04:00Z">
        <w:r w:rsidRPr="008C09BE">
          <w:rPr>
            <w:rFonts w:ascii="Times New Roman" w:hAnsi="Times New Roman" w:cs="Times New Roman"/>
            <w:sz w:val="20"/>
            <w:szCs w:val="20"/>
            <w:lang w:val="en-US"/>
            <w:rPrChange w:id="7197" w:author="Airat Shigapov" w:date="2021-10-27T23:08:00Z">
              <w:rPr>
                <w:rFonts w:ascii="Consolas" w:hAnsi="Consolas" w:cs="Consolas"/>
                <w:color w:val="000000"/>
                <w:sz w:val="19"/>
                <w:szCs w:val="19"/>
              </w:rPr>
            </w:rPrChange>
          </w:rPr>
          <w:t xml:space="preserve">        }</w:t>
        </w:r>
      </w:ins>
    </w:p>
    <w:p w14:paraId="57E9CADC" w14:textId="77777777" w:rsidR="001118C1" w:rsidRPr="008C09BE" w:rsidRDefault="001118C1" w:rsidP="001118C1">
      <w:pPr>
        <w:autoSpaceDE w:val="0"/>
        <w:autoSpaceDN w:val="0"/>
        <w:adjustRightInd w:val="0"/>
        <w:spacing w:after="0" w:line="240" w:lineRule="auto"/>
        <w:rPr>
          <w:ins w:id="7198" w:author="Airat Shigapov" w:date="2021-10-27T23:04:00Z"/>
          <w:rFonts w:ascii="Times New Roman" w:hAnsi="Times New Roman" w:cs="Times New Roman"/>
          <w:sz w:val="20"/>
          <w:szCs w:val="20"/>
          <w:lang w:val="en-US"/>
          <w:rPrChange w:id="7199" w:author="Airat Shigapov" w:date="2021-10-27T23:08:00Z">
            <w:rPr>
              <w:ins w:id="7200" w:author="Airat Shigapov" w:date="2021-10-27T23:04:00Z"/>
              <w:rFonts w:ascii="Consolas" w:hAnsi="Consolas" w:cs="Consolas"/>
              <w:color w:val="000000"/>
              <w:sz w:val="19"/>
              <w:szCs w:val="19"/>
            </w:rPr>
          </w:rPrChange>
        </w:rPr>
      </w:pPr>
    </w:p>
    <w:p w14:paraId="3F184811" w14:textId="77777777" w:rsidR="001118C1" w:rsidRPr="008C09BE" w:rsidRDefault="001118C1" w:rsidP="001118C1">
      <w:pPr>
        <w:autoSpaceDE w:val="0"/>
        <w:autoSpaceDN w:val="0"/>
        <w:adjustRightInd w:val="0"/>
        <w:spacing w:after="0" w:line="240" w:lineRule="auto"/>
        <w:rPr>
          <w:ins w:id="7201" w:author="Airat Shigapov" w:date="2021-10-27T23:04:00Z"/>
          <w:rFonts w:ascii="Times New Roman" w:hAnsi="Times New Roman" w:cs="Times New Roman"/>
          <w:sz w:val="20"/>
          <w:szCs w:val="20"/>
          <w:lang w:val="en-US"/>
          <w:rPrChange w:id="7202" w:author="Airat Shigapov" w:date="2021-10-27T23:08:00Z">
            <w:rPr>
              <w:ins w:id="7203" w:author="Airat Shigapov" w:date="2021-10-27T23:04:00Z"/>
              <w:rFonts w:ascii="Consolas" w:hAnsi="Consolas" w:cs="Consolas"/>
              <w:color w:val="000000"/>
              <w:sz w:val="19"/>
              <w:szCs w:val="19"/>
            </w:rPr>
          </w:rPrChange>
        </w:rPr>
      </w:pPr>
      <w:ins w:id="7204" w:author="Airat Shigapov" w:date="2021-10-27T23:04:00Z">
        <w:r w:rsidRPr="008C09BE">
          <w:rPr>
            <w:rFonts w:ascii="Times New Roman" w:hAnsi="Times New Roman" w:cs="Times New Roman"/>
            <w:sz w:val="20"/>
            <w:szCs w:val="20"/>
            <w:lang w:val="en-US"/>
            <w:rPrChange w:id="7205"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7206" w:author="Airat Shigapov" w:date="2021-10-27T23:08:00Z">
              <w:rPr>
                <w:rFonts w:ascii="Consolas" w:hAnsi="Consolas" w:cs="Consolas"/>
                <w:color w:val="0000FF"/>
                <w:sz w:val="19"/>
                <w:szCs w:val="19"/>
              </w:rPr>
            </w:rPrChange>
          </w:rPr>
          <w:t>private</w:t>
        </w:r>
        <w:r w:rsidRPr="008C09BE">
          <w:rPr>
            <w:rFonts w:ascii="Times New Roman" w:hAnsi="Times New Roman" w:cs="Times New Roman"/>
            <w:sz w:val="20"/>
            <w:szCs w:val="20"/>
            <w:lang w:val="en-US"/>
            <w:rPrChange w:id="7207"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7208" w:author="Airat Shigapov" w:date="2021-10-27T23:08:00Z">
              <w:rPr>
                <w:rFonts w:ascii="Consolas" w:hAnsi="Consolas" w:cs="Consolas"/>
                <w:color w:val="0000FF"/>
                <w:sz w:val="19"/>
                <w:szCs w:val="19"/>
              </w:rPr>
            </w:rPrChange>
          </w:rPr>
          <w:t>void</w:t>
        </w:r>
        <w:r w:rsidRPr="008C09BE">
          <w:rPr>
            <w:rFonts w:ascii="Times New Roman" w:hAnsi="Times New Roman" w:cs="Times New Roman"/>
            <w:sz w:val="20"/>
            <w:szCs w:val="20"/>
            <w:lang w:val="en-US"/>
            <w:rPrChange w:id="7209" w:author="Airat Shigapov" w:date="2021-10-27T23:08:00Z">
              <w:rPr>
                <w:rFonts w:ascii="Consolas" w:hAnsi="Consolas" w:cs="Consolas"/>
                <w:color w:val="000000"/>
                <w:sz w:val="19"/>
                <w:szCs w:val="19"/>
              </w:rPr>
            </w:rPrChange>
          </w:rPr>
          <w:t xml:space="preserve"> </w:t>
        </w:r>
        <w:proofErr w:type="spellStart"/>
        <w:proofErr w:type="gramStart"/>
        <w:r w:rsidRPr="008C09BE">
          <w:rPr>
            <w:rFonts w:ascii="Times New Roman" w:hAnsi="Times New Roman" w:cs="Times New Roman"/>
            <w:sz w:val="20"/>
            <w:szCs w:val="20"/>
            <w:lang w:val="en-US"/>
            <w:rPrChange w:id="7210" w:author="Airat Shigapov" w:date="2021-10-27T23:08:00Z">
              <w:rPr>
                <w:rFonts w:ascii="Consolas" w:hAnsi="Consolas" w:cs="Consolas"/>
                <w:color w:val="000000"/>
                <w:sz w:val="19"/>
                <w:szCs w:val="19"/>
              </w:rPr>
            </w:rPrChange>
          </w:rPr>
          <w:t>ImageLoad</w:t>
        </w:r>
        <w:proofErr w:type="spellEnd"/>
        <w:r w:rsidRPr="008C09BE">
          <w:rPr>
            <w:rFonts w:ascii="Times New Roman" w:hAnsi="Times New Roman" w:cs="Times New Roman"/>
            <w:sz w:val="20"/>
            <w:szCs w:val="20"/>
            <w:lang w:val="en-US"/>
            <w:rPrChange w:id="7211" w:author="Airat Shigapov" w:date="2021-10-27T23:08:00Z">
              <w:rPr>
                <w:rFonts w:ascii="Consolas" w:hAnsi="Consolas" w:cs="Consolas"/>
                <w:color w:val="000000"/>
                <w:sz w:val="19"/>
                <w:szCs w:val="19"/>
              </w:rPr>
            </w:rPrChange>
          </w:rPr>
          <w:t>(</w:t>
        </w:r>
        <w:proofErr w:type="gramEnd"/>
        <w:r w:rsidRPr="008C09BE">
          <w:rPr>
            <w:rFonts w:ascii="Times New Roman" w:hAnsi="Times New Roman" w:cs="Times New Roman"/>
            <w:sz w:val="20"/>
            <w:szCs w:val="20"/>
            <w:lang w:val="en-US"/>
            <w:rPrChange w:id="7212" w:author="Airat Shigapov" w:date="2021-10-27T23:08:00Z">
              <w:rPr>
                <w:rFonts w:ascii="Consolas" w:hAnsi="Consolas" w:cs="Consolas"/>
                <w:color w:val="000000"/>
                <w:sz w:val="19"/>
                <w:szCs w:val="19"/>
              </w:rPr>
            </w:rPrChange>
          </w:rPr>
          <w:t>Good good)</w:t>
        </w:r>
      </w:ins>
    </w:p>
    <w:p w14:paraId="21918E77" w14:textId="77777777" w:rsidR="001118C1" w:rsidRPr="008C09BE" w:rsidRDefault="001118C1" w:rsidP="001118C1">
      <w:pPr>
        <w:autoSpaceDE w:val="0"/>
        <w:autoSpaceDN w:val="0"/>
        <w:adjustRightInd w:val="0"/>
        <w:spacing w:after="0" w:line="240" w:lineRule="auto"/>
        <w:rPr>
          <w:ins w:id="7213" w:author="Airat Shigapov" w:date="2021-10-27T23:04:00Z"/>
          <w:rFonts w:ascii="Times New Roman" w:hAnsi="Times New Roman" w:cs="Times New Roman"/>
          <w:sz w:val="20"/>
          <w:szCs w:val="20"/>
          <w:lang w:val="en-US"/>
          <w:rPrChange w:id="7214" w:author="Airat Shigapov" w:date="2021-10-27T23:08:00Z">
            <w:rPr>
              <w:ins w:id="7215" w:author="Airat Shigapov" w:date="2021-10-27T23:04:00Z"/>
              <w:rFonts w:ascii="Consolas" w:hAnsi="Consolas" w:cs="Consolas"/>
              <w:color w:val="000000"/>
              <w:sz w:val="19"/>
              <w:szCs w:val="19"/>
            </w:rPr>
          </w:rPrChange>
        </w:rPr>
      </w:pPr>
      <w:ins w:id="7216" w:author="Airat Shigapov" w:date="2021-10-27T23:04:00Z">
        <w:r w:rsidRPr="008C09BE">
          <w:rPr>
            <w:rFonts w:ascii="Times New Roman" w:hAnsi="Times New Roman" w:cs="Times New Roman"/>
            <w:sz w:val="20"/>
            <w:szCs w:val="20"/>
            <w:lang w:val="en-US"/>
            <w:rPrChange w:id="7217" w:author="Airat Shigapov" w:date="2021-10-27T23:08:00Z">
              <w:rPr>
                <w:rFonts w:ascii="Consolas" w:hAnsi="Consolas" w:cs="Consolas"/>
                <w:color w:val="000000"/>
                <w:sz w:val="19"/>
                <w:szCs w:val="19"/>
              </w:rPr>
            </w:rPrChange>
          </w:rPr>
          <w:t xml:space="preserve">        {</w:t>
        </w:r>
      </w:ins>
    </w:p>
    <w:p w14:paraId="68134059" w14:textId="77777777" w:rsidR="001118C1" w:rsidRPr="008C09BE" w:rsidRDefault="001118C1" w:rsidP="001118C1">
      <w:pPr>
        <w:autoSpaceDE w:val="0"/>
        <w:autoSpaceDN w:val="0"/>
        <w:adjustRightInd w:val="0"/>
        <w:spacing w:after="0" w:line="240" w:lineRule="auto"/>
        <w:rPr>
          <w:ins w:id="7218" w:author="Airat Shigapov" w:date="2021-10-27T23:04:00Z"/>
          <w:rFonts w:ascii="Times New Roman" w:hAnsi="Times New Roman" w:cs="Times New Roman"/>
          <w:sz w:val="20"/>
          <w:szCs w:val="20"/>
          <w:lang w:val="en-US"/>
          <w:rPrChange w:id="7219" w:author="Airat Shigapov" w:date="2021-10-27T23:08:00Z">
            <w:rPr>
              <w:ins w:id="7220" w:author="Airat Shigapov" w:date="2021-10-27T23:04:00Z"/>
              <w:rFonts w:ascii="Consolas" w:hAnsi="Consolas" w:cs="Consolas"/>
              <w:color w:val="000000"/>
              <w:sz w:val="19"/>
              <w:szCs w:val="19"/>
            </w:rPr>
          </w:rPrChange>
        </w:rPr>
      </w:pPr>
      <w:ins w:id="7221" w:author="Airat Shigapov" w:date="2021-10-27T23:04:00Z">
        <w:r w:rsidRPr="008C09BE">
          <w:rPr>
            <w:rFonts w:ascii="Times New Roman" w:hAnsi="Times New Roman" w:cs="Times New Roman"/>
            <w:sz w:val="20"/>
            <w:szCs w:val="20"/>
            <w:lang w:val="en-US"/>
            <w:rPrChange w:id="7222"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7223" w:author="Airat Shigapov" w:date="2021-10-27T23:08:00Z">
              <w:rPr>
                <w:rFonts w:ascii="Consolas" w:hAnsi="Consolas" w:cs="Consolas"/>
                <w:color w:val="0000FF"/>
                <w:sz w:val="19"/>
                <w:szCs w:val="19"/>
              </w:rPr>
            </w:rPrChange>
          </w:rPr>
          <w:t>foreach</w:t>
        </w:r>
        <w:r w:rsidRPr="008C09BE">
          <w:rPr>
            <w:rFonts w:ascii="Times New Roman" w:hAnsi="Times New Roman" w:cs="Times New Roman"/>
            <w:sz w:val="20"/>
            <w:szCs w:val="20"/>
            <w:lang w:val="en-US"/>
            <w:rPrChange w:id="7224" w:author="Airat Shigapov" w:date="2021-10-27T23:08:00Z">
              <w:rPr>
                <w:rFonts w:ascii="Consolas" w:hAnsi="Consolas" w:cs="Consolas"/>
                <w:color w:val="000000"/>
                <w:sz w:val="19"/>
                <w:szCs w:val="19"/>
              </w:rPr>
            </w:rPrChange>
          </w:rPr>
          <w:t xml:space="preserve"> (var item </w:t>
        </w:r>
        <w:r w:rsidRPr="008C09BE">
          <w:rPr>
            <w:rFonts w:ascii="Times New Roman" w:hAnsi="Times New Roman" w:cs="Times New Roman"/>
            <w:sz w:val="20"/>
            <w:szCs w:val="20"/>
            <w:lang w:val="en-US"/>
            <w:rPrChange w:id="7225" w:author="Airat Shigapov" w:date="2021-10-27T23:08:00Z">
              <w:rPr>
                <w:rFonts w:ascii="Consolas" w:hAnsi="Consolas" w:cs="Consolas"/>
                <w:color w:val="0000FF"/>
                <w:sz w:val="19"/>
                <w:szCs w:val="19"/>
              </w:rPr>
            </w:rPrChange>
          </w:rPr>
          <w:t>in</w:t>
        </w:r>
        <w:r w:rsidRPr="008C09BE">
          <w:rPr>
            <w:rFonts w:ascii="Times New Roman" w:hAnsi="Times New Roman" w:cs="Times New Roman"/>
            <w:sz w:val="20"/>
            <w:szCs w:val="20"/>
            <w:lang w:val="en-US"/>
            <w:rPrChange w:id="7226" w:author="Airat Shigapov" w:date="2021-10-27T23:08:00Z">
              <w:rPr>
                <w:rFonts w:ascii="Consolas" w:hAnsi="Consolas" w:cs="Consolas"/>
                <w:color w:val="000000"/>
                <w:sz w:val="19"/>
                <w:szCs w:val="19"/>
              </w:rPr>
            </w:rPrChange>
          </w:rPr>
          <w:t xml:space="preserve"> </w:t>
        </w:r>
        <w:proofErr w:type="spellStart"/>
        <w:r w:rsidRPr="008C09BE">
          <w:rPr>
            <w:rFonts w:ascii="Times New Roman" w:hAnsi="Times New Roman" w:cs="Times New Roman"/>
            <w:sz w:val="20"/>
            <w:szCs w:val="20"/>
            <w:lang w:val="en-US"/>
            <w:rPrChange w:id="7227" w:author="Airat Shigapov" w:date="2021-10-27T23:08:00Z">
              <w:rPr>
                <w:rFonts w:ascii="Consolas" w:hAnsi="Consolas" w:cs="Consolas"/>
                <w:color w:val="000000"/>
                <w:sz w:val="19"/>
                <w:szCs w:val="19"/>
              </w:rPr>
            </w:rPrChange>
          </w:rPr>
          <w:t>filePaths</w:t>
        </w:r>
        <w:proofErr w:type="spellEnd"/>
        <w:r w:rsidRPr="008C09BE">
          <w:rPr>
            <w:rFonts w:ascii="Times New Roman" w:hAnsi="Times New Roman" w:cs="Times New Roman"/>
            <w:sz w:val="20"/>
            <w:szCs w:val="20"/>
            <w:lang w:val="en-US"/>
            <w:rPrChange w:id="7228" w:author="Airat Shigapov" w:date="2021-10-27T23:08:00Z">
              <w:rPr>
                <w:rFonts w:ascii="Consolas" w:hAnsi="Consolas" w:cs="Consolas"/>
                <w:color w:val="000000"/>
                <w:sz w:val="19"/>
                <w:szCs w:val="19"/>
              </w:rPr>
            </w:rPrChange>
          </w:rPr>
          <w:t>)</w:t>
        </w:r>
      </w:ins>
    </w:p>
    <w:p w14:paraId="45987D5C" w14:textId="77777777" w:rsidR="001118C1" w:rsidRPr="008C09BE" w:rsidRDefault="001118C1" w:rsidP="001118C1">
      <w:pPr>
        <w:autoSpaceDE w:val="0"/>
        <w:autoSpaceDN w:val="0"/>
        <w:adjustRightInd w:val="0"/>
        <w:spacing w:after="0" w:line="240" w:lineRule="auto"/>
        <w:rPr>
          <w:ins w:id="7229" w:author="Airat Shigapov" w:date="2021-10-27T23:04:00Z"/>
          <w:rFonts w:ascii="Times New Roman" w:hAnsi="Times New Roman" w:cs="Times New Roman"/>
          <w:sz w:val="20"/>
          <w:szCs w:val="20"/>
          <w:lang w:val="en-US"/>
          <w:rPrChange w:id="7230" w:author="Airat Shigapov" w:date="2021-10-27T23:08:00Z">
            <w:rPr>
              <w:ins w:id="7231" w:author="Airat Shigapov" w:date="2021-10-27T23:04:00Z"/>
              <w:rFonts w:ascii="Consolas" w:hAnsi="Consolas" w:cs="Consolas"/>
              <w:color w:val="000000"/>
              <w:sz w:val="19"/>
              <w:szCs w:val="19"/>
            </w:rPr>
          </w:rPrChange>
        </w:rPr>
      </w:pPr>
      <w:ins w:id="7232" w:author="Airat Shigapov" w:date="2021-10-27T23:04:00Z">
        <w:r w:rsidRPr="008C09BE">
          <w:rPr>
            <w:rFonts w:ascii="Times New Roman" w:hAnsi="Times New Roman" w:cs="Times New Roman"/>
            <w:sz w:val="20"/>
            <w:szCs w:val="20"/>
            <w:lang w:val="en-US"/>
            <w:rPrChange w:id="7233" w:author="Airat Shigapov" w:date="2021-10-27T23:08:00Z">
              <w:rPr>
                <w:rFonts w:ascii="Consolas" w:hAnsi="Consolas" w:cs="Consolas"/>
                <w:color w:val="000000"/>
                <w:sz w:val="19"/>
                <w:szCs w:val="19"/>
              </w:rPr>
            </w:rPrChange>
          </w:rPr>
          <w:lastRenderedPageBreak/>
          <w:t xml:space="preserve">            {</w:t>
        </w:r>
      </w:ins>
    </w:p>
    <w:p w14:paraId="060E02E6" w14:textId="77777777" w:rsidR="001118C1" w:rsidRPr="008C09BE" w:rsidRDefault="001118C1" w:rsidP="001118C1">
      <w:pPr>
        <w:autoSpaceDE w:val="0"/>
        <w:autoSpaceDN w:val="0"/>
        <w:adjustRightInd w:val="0"/>
        <w:spacing w:after="0" w:line="240" w:lineRule="auto"/>
        <w:rPr>
          <w:ins w:id="7234" w:author="Airat Shigapov" w:date="2021-10-27T23:04:00Z"/>
          <w:rFonts w:ascii="Times New Roman" w:hAnsi="Times New Roman" w:cs="Times New Roman"/>
          <w:sz w:val="20"/>
          <w:szCs w:val="20"/>
          <w:lang w:val="en-US"/>
          <w:rPrChange w:id="7235" w:author="Airat Shigapov" w:date="2021-10-27T23:08:00Z">
            <w:rPr>
              <w:ins w:id="7236" w:author="Airat Shigapov" w:date="2021-10-27T23:04:00Z"/>
              <w:rFonts w:ascii="Consolas" w:hAnsi="Consolas" w:cs="Consolas"/>
              <w:color w:val="000000"/>
              <w:sz w:val="19"/>
              <w:szCs w:val="19"/>
            </w:rPr>
          </w:rPrChange>
        </w:rPr>
      </w:pPr>
      <w:ins w:id="7237" w:author="Airat Shigapov" w:date="2021-10-27T23:04:00Z">
        <w:r w:rsidRPr="008C09BE">
          <w:rPr>
            <w:rFonts w:ascii="Times New Roman" w:hAnsi="Times New Roman" w:cs="Times New Roman"/>
            <w:sz w:val="20"/>
            <w:szCs w:val="20"/>
            <w:lang w:val="en-US"/>
            <w:rPrChange w:id="7238" w:author="Airat Shigapov" w:date="2021-10-27T23:08:00Z">
              <w:rPr>
                <w:rFonts w:ascii="Consolas" w:hAnsi="Consolas" w:cs="Consolas"/>
                <w:color w:val="000000"/>
                <w:sz w:val="19"/>
                <w:szCs w:val="19"/>
              </w:rPr>
            </w:rPrChange>
          </w:rPr>
          <w:t xml:space="preserve">                </w:t>
        </w:r>
        <w:proofErr w:type="spellStart"/>
        <w:proofErr w:type="gramStart"/>
        <w:r w:rsidRPr="008C09BE">
          <w:rPr>
            <w:rFonts w:ascii="Times New Roman" w:hAnsi="Times New Roman" w:cs="Times New Roman"/>
            <w:sz w:val="20"/>
            <w:szCs w:val="20"/>
            <w:lang w:val="en-US"/>
            <w:rPrChange w:id="7239" w:author="Airat Shigapov" w:date="2021-10-27T23:08:00Z">
              <w:rPr>
                <w:rFonts w:ascii="Consolas" w:hAnsi="Consolas" w:cs="Consolas"/>
                <w:color w:val="000000"/>
                <w:sz w:val="19"/>
                <w:szCs w:val="19"/>
              </w:rPr>
            </w:rPrChange>
          </w:rPr>
          <w:t>MainWindow.carShopEntities.Pictures.Add</w:t>
        </w:r>
        <w:proofErr w:type="spellEnd"/>
        <w:proofErr w:type="gramEnd"/>
        <w:r w:rsidRPr="008C09BE">
          <w:rPr>
            <w:rFonts w:ascii="Times New Roman" w:hAnsi="Times New Roman" w:cs="Times New Roman"/>
            <w:sz w:val="20"/>
            <w:szCs w:val="20"/>
            <w:lang w:val="en-US"/>
            <w:rPrChange w:id="7240" w:author="Airat Shigapov" w:date="2021-10-27T23:08:00Z">
              <w:rPr>
                <w:rFonts w:ascii="Consolas" w:hAnsi="Consolas" w:cs="Consolas"/>
                <w:color w:val="000000"/>
                <w:sz w:val="19"/>
                <w:szCs w:val="19"/>
              </w:rPr>
            </w:rPrChange>
          </w:rPr>
          <w:t>(</w:t>
        </w:r>
        <w:r w:rsidRPr="008C09BE">
          <w:rPr>
            <w:rFonts w:ascii="Times New Roman" w:hAnsi="Times New Roman" w:cs="Times New Roman"/>
            <w:sz w:val="20"/>
            <w:szCs w:val="20"/>
            <w:lang w:val="en-US"/>
            <w:rPrChange w:id="7241" w:author="Airat Shigapov" w:date="2021-10-27T23:08:00Z">
              <w:rPr>
                <w:rFonts w:ascii="Consolas" w:hAnsi="Consolas" w:cs="Consolas"/>
                <w:color w:val="0000FF"/>
                <w:sz w:val="19"/>
                <w:szCs w:val="19"/>
              </w:rPr>
            </w:rPrChange>
          </w:rPr>
          <w:t>new</w:t>
        </w:r>
        <w:r w:rsidRPr="008C09BE">
          <w:rPr>
            <w:rFonts w:ascii="Times New Roman" w:hAnsi="Times New Roman" w:cs="Times New Roman"/>
            <w:sz w:val="20"/>
            <w:szCs w:val="20"/>
            <w:lang w:val="en-US"/>
            <w:rPrChange w:id="7242" w:author="Airat Shigapov" w:date="2021-10-27T23:08:00Z">
              <w:rPr>
                <w:rFonts w:ascii="Consolas" w:hAnsi="Consolas" w:cs="Consolas"/>
                <w:color w:val="000000"/>
                <w:sz w:val="19"/>
                <w:szCs w:val="19"/>
              </w:rPr>
            </w:rPrChange>
          </w:rPr>
          <w:t xml:space="preserve"> Picture { Image = </w:t>
        </w:r>
        <w:proofErr w:type="spellStart"/>
        <w:r w:rsidRPr="008C09BE">
          <w:rPr>
            <w:rFonts w:ascii="Times New Roman" w:hAnsi="Times New Roman" w:cs="Times New Roman"/>
            <w:sz w:val="20"/>
            <w:szCs w:val="20"/>
            <w:lang w:val="en-US"/>
            <w:rPrChange w:id="7243" w:author="Airat Shigapov" w:date="2021-10-27T23:08:00Z">
              <w:rPr>
                <w:rFonts w:ascii="Consolas" w:hAnsi="Consolas" w:cs="Consolas"/>
                <w:color w:val="000000"/>
                <w:sz w:val="19"/>
                <w:szCs w:val="19"/>
              </w:rPr>
            </w:rPrChange>
          </w:rPr>
          <w:t>System.IO.File.ReadAllBytes</w:t>
        </w:r>
        <w:proofErr w:type="spellEnd"/>
        <w:r w:rsidRPr="008C09BE">
          <w:rPr>
            <w:rFonts w:ascii="Times New Roman" w:hAnsi="Times New Roman" w:cs="Times New Roman"/>
            <w:sz w:val="20"/>
            <w:szCs w:val="20"/>
            <w:lang w:val="en-US"/>
            <w:rPrChange w:id="7244" w:author="Airat Shigapov" w:date="2021-10-27T23:08:00Z">
              <w:rPr>
                <w:rFonts w:ascii="Consolas" w:hAnsi="Consolas" w:cs="Consolas"/>
                <w:color w:val="000000"/>
                <w:sz w:val="19"/>
                <w:szCs w:val="19"/>
              </w:rPr>
            </w:rPrChange>
          </w:rPr>
          <w:t>(item), Good = good });</w:t>
        </w:r>
      </w:ins>
    </w:p>
    <w:p w14:paraId="6291E82D" w14:textId="77777777" w:rsidR="001118C1" w:rsidRPr="008C09BE" w:rsidRDefault="001118C1" w:rsidP="001118C1">
      <w:pPr>
        <w:autoSpaceDE w:val="0"/>
        <w:autoSpaceDN w:val="0"/>
        <w:adjustRightInd w:val="0"/>
        <w:spacing w:after="0" w:line="240" w:lineRule="auto"/>
        <w:rPr>
          <w:ins w:id="7245" w:author="Airat Shigapov" w:date="2021-10-27T23:04:00Z"/>
          <w:rFonts w:ascii="Times New Roman" w:hAnsi="Times New Roman" w:cs="Times New Roman"/>
          <w:sz w:val="20"/>
          <w:szCs w:val="20"/>
          <w:lang w:val="en-US"/>
          <w:rPrChange w:id="7246" w:author="Airat Shigapov" w:date="2021-10-27T23:08:00Z">
            <w:rPr>
              <w:ins w:id="7247" w:author="Airat Shigapov" w:date="2021-10-27T23:04:00Z"/>
              <w:rFonts w:ascii="Consolas" w:hAnsi="Consolas" w:cs="Consolas"/>
              <w:color w:val="000000"/>
              <w:sz w:val="19"/>
              <w:szCs w:val="19"/>
            </w:rPr>
          </w:rPrChange>
        </w:rPr>
      </w:pPr>
      <w:ins w:id="7248" w:author="Airat Shigapov" w:date="2021-10-27T23:04:00Z">
        <w:r w:rsidRPr="008C09BE">
          <w:rPr>
            <w:rFonts w:ascii="Times New Roman" w:hAnsi="Times New Roman" w:cs="Times New Roman"/>
            <w:sz w:val="20"/>
            <w:szCs w:val="20"/>
            <w:lang w:val="en-US"/>
            <w:rPrChange w:id="7249" w:author="Airat Shigapov" w:date="2021-10-27T23:08:00Z">
              <w:rPr>
                <w:rFonts w:ascii="Consolas" w:hAnsi="Consolas" w:cs="Consolas"/>
                <w:color w:val="000000"/>
                <w:sz w:val="19"/>
                <w:szCs w:val="19"/>
              </w:rPr>
            </w:rPrChange>
          </w:rPr>
          <w:t xml:space="preserve">            }</w:t>
        </w:r>
      </w:ins>
    </w:p>
    <w:p w14:paraId="1284F026" w14:textId="77777777" w:rsidR="001118C1" w:rsidRPr="008C09BE" w:rsidRDefault="001118C1" w:rsidP="001118C1">
      <w:pPr>
        <w:autoSpaceDE w:val="0"/>
        <w:autoSpaceDN w:val="0"/>
        <w:adjustRightInd w:val="0"/>
        <w:spacing w:after="0" w:line="240" w:lineRule="auto"/>
        <w:rPr>
          <w:ins w:id="7250" w:author="Airat Shigapov" w:date="2021-10-27T23:04:00Z"/>
          <w:rFonts w:ascii="Times New Roman" w:hAnsi="Times New Roman" w:cs="Times New Roman"/>
          <w:sz w:val="20"/>
          <w:szCs w:val="20"/>
          <w:lang w:val="en-US"/>
          <w:rPrChange w:id="7251" w:author="Airat Shigapov" w:date="2021-10-27T23:08:00Z">
            <w:rPr>
              <w:ins w:id="7252" w:author="Airat Shigapov" w:date="2021-10-27T23:04:00Z"/>
              <w:rFonts w:ascii="Consolas" w:hAnsi="Consolas" w:cs="Consolas"/>
              <w:color w:val="000000"/>
              <w:sz w:val="19"/>
              <w:szCs w:val="19"/>
            </w:rPr>
          </w:rPrChange>
        </w:rPr>
      </w:pPr>
      <w:ins w:id="7253" w:author="Airat Shigapov" w:date="2021-10-27T23:04:00Z">
        <w:r w:rsidRPr="008C09BE">
          <w:rPr>
            <w:rFonts w:ascii="Times New Roman" w:hAnsi="Times New Roman" w:cs="Times New Roman"/>
            <w:sz w:val="20"/>
            <w:szCs w:val="20"/>
            <w:lang w:val="en-US"/>
            <w:rPrChange w:id="7254" w:author="Airat Shigapov" w:date="2021-10-27T23:08:00Z">
              <w:rPr>
                <w:rFonts w:ascii="Consolas" w:hAnsi="Consolas" w:cs="Consolas"/>
                <w:color w:val="000000"/>
                <w:sz w:val="19"/>
                <w:szCs w:val="19"/>
              </w:rPr>
            </w:rPrChange>
          </w:rPr>
          <w:t xml:space="preserve">        }</w:t>
        </w:r>
      </w:ins>
    </w:p>
    <w:p w14:paraId="10FDA791" w14:textId="77777777" w:rsidR="001118C1" w:rsidRPr="008C09BE" w:rsidRDefault="001118C1" w:rsidP="001118C1">
      <w:pPr>
        <w:autoSpaceDE w:val="0"/>
        <w:autoSpaceDN w:val="0"/>
        <w:adjustRightInd w:val="0"/>
        <w:spacing w:after="0" w:line="240" w:lineRule="auto"/>
        <w:rPr>
          <w:ins w:id="7255" w:author="Airat Shigapov" w:date="2021-10-27T23:04:00Z"/>
          <w:rFonts w:ascii="Times New Roman" w:hAnsi="Times New Roman" w:cs="Times New Roman"/>
          <w:sz w:val="20"/>
          <w:szCs w:val="20"/>
          <w:lang w:val="en-US"/>
          <w:rPrChange w:id="7256" w:author="Airat Shigapov" w:date="2021-10-27T23:08:00Z">
            <w:rPr>
              <w:ins w:id="7257" w:author="Airat Shigapov" w:date="2021-10-27T23:04:00Z"/>
              <w:rFonts w:ascii="Consolas" w:hAnsi="Consolas" w:cs="Consolas"/>
              <w:color w:val="000000"/>
              <w:sz w:val="19"/>
              <w:szCs w:val="19"/>
            </w:rPr>
          </w:rPrChange>
        </w:rPr>
      </w:pPr>
      <w:ins w:id="7258" w:author="Airat Shigapov" w:date="2021-10-27T23:04:00Z">
        <w:r w:rsidRPr="008C09BE">
          <w:rPr>
            <w:rFonts w:ascii="Times New Roman" w:hAnsi="Times New Roman" w:cs="Times New Roman"/>
            <w:sz w:val="20"/>
            <w:szCs w:val="20"/>
            <w:lang w:val="en-US"/>
            <w:rPrChange w:id="7259"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7260" w:author="Airat Shigapov" w:date="2021-10-27T23:08:00Z">
              <w:rPr>
                <w:rFonts w:ascii="Consolas" w:hAnsi="Consolas" w:cs="Consolas"/>
                <w:color w:val="0000FF"/>
                <w:sz w:val="19"/>
                <w:szCs w:val="19"/>
              </w:rPr>
            </w:rPrChange>
          </w:rPr>
          <w:t>private</w:t>
        </w:r>
        <w:r w:rsidRPr="008C09BE">
          <w:rPr>
            <w:rFonts w:ascii="Times New Roman" w:hAnsi="Times New Roman" w:cs="Times New Roman"/>
            <w:sz w:val="20"/>
            <w:szCs w:val="20"/>
            <w:lang w:val="en-US"/>
            <w:rPrChange w:id="7261"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7262" w:author="Airat Shigapov" w:date="2021-10-27T23:08:00Z">
              <w:rPr>
                <w:rFonts w:ascii="Consolas" w:hAnsi="Consolas" w:cs="Consolas"/>
                <w:color w:val="0000FF"/>
                <w:sz w:val="19"/>
                <w:szCs w:val="19"/>
              </w:rPr>
            </w:rPrChange>
          </w:rPr>
          <w:t>void</w:t>
        </w:r>
        <w:r w:rsidRPr="008C09BE">
          <w:rPr>
            <w:rFonts w:ascii="Times New Roman" w:hAnsi="Times New Roman" w:cs="Times New Roman"/>
            <w:sz w:val="20"/>
            <w:szCs w:val="20"/>
            <w:lang w:val="en-US"/>
            <w:rPrChange w:id="7263" w:author="Airat Shigapov" w:date="2021-10-27T23:08:00Z">
              <w:rPr>
                <w:rFonts w:ascii="Consolas" w:hAnsi="Consolas" w:cs="Consolas"/>
                <w:color w:val="000000"/>
                <w:sz w:val="19"/>
                <w:szCs w:val="19"/>
              </w:rPr>
            </w:rPrChange>
          </w:rPr>
          <w:t xml:space="preserve"> </w:t>
        </w:r>
        <w:proofErr w:type="spellStart"/>
        <w:r w:rsidRPr="008C09BE">
          <w:rPr>
            <w:rFonts w:ascii="Times New Roman" w:hAnsi="Times New Roman" w:cs="Times New Roman"/>
            <w:sz w:val="20"/>
            <w:szCs w:val="20"/>
            <w:lang w:val="en-US"/>
            <w:rPrChange w:id="7264" w:author="Airat Shigapov" w:date="2021-10-27T23:08:00Z">
              <w:rPr>
                <w:rFonts w:ascii="Consolas" w:hAnsi="Consolas" w:cs="Consolas"/>
                <w:color w:val="000000"/>
                <w:sz w:val="19"/>
                <w:szCs w:val="19"/>
              </w:rPr>
            </w:rPrChange>
          </w:rPr>
          <w:t>nameProduct_</w:t>
        </w:r>
        <w:proofErr w:type="gramStart"/>
        <w:r w:rsidRPr="008C09BE">
          <w:rPr>
            <w:rFonts w:ascii="Times New Roman" w:hAnsi="Times New Roman" w:cs="Times New Roman"/>
            <w:sz w:val="20"/>
            <w:szCs w:val="20"/>
            <w:lang w:val="en-US"/>
            <w:rPrChange w:id="7265" w:author="Airat Shigapov" w:date="2021-10-27T23:08:00Z">
              <w:rPr>
                <w:rFonts w:ascii="Consolas" w:hAnsi="Consolas" w:cs="Consolas"/>
                <w:color w:val="000000"/>
                <w:sz w:val="19"/>
                <w:szCs w:val="19"/>
              </w:rPr>
            </w:rPrChange>
          </w:rPr>
          <w:t>GotFocus</w:t>
        </w:r>
        <w:proofErr w:type="spellEnd"/>
        <w:r w:rsidRPr="008C09BE">
          <w:rPr>
            <w:rFonts w:ascii="Times New Roman" w:hAnsi="Times New Roman" w:cs="Times New Roman"/>
            <w:sz w:val="20"/>
            <w:szCs w:val="20"/>
            <w:lang w:val="en-US"/>
            <w:rPrChange w:id="7266" w:author="Airat Shigapov" w:date="2021-10-27T23:08:00Z">
              <w:rPr>
                <w:rFonts w:ascii="Consolas" w:hAnsi="Consolas" w:cs="Consolas"/>
                <w:color w:val="000000"/>
                <w:sz w:val="19"/>
                <w:szCs w:val="19"/>
              </w:rPr>
            </w:rPrChange>
          </w:rPr>
          <w:t>(</w:t>
        </w:r>
        <w:proofErr w:type="gramEnd"/>
        <w:r w:rsidRPr="008C09BE">
          <w:rPr>
            <w:rFonts w:ascii="Times New Roman" w:hAnsi="Times New Roman" w:cs="Times New Roman"/>
            <w:sz w:val="20"/>
            <w:szCs w:val="20"/>
            <w:lang w:val="en-US"/>
            <w:rPrChange w:id="7267" w:author="Airat Shigapov" w:date="2021-10-27T23:08:00Z">
              <w:rPr>
                <w:rFonts w:ascii="Consolas" w:hAnsi="Consolas" w:cs="Consolas"/>
                <w:color w:val="0000FF"/>
                <w:sz w:val="19"/>
                <w:szCs w:val="19"/>
              </w:rPr>
            </w:rPrChange>
          </w:rPr>
          <w:t>object</w:t>
        </w:r>
        <w:r w:rsidRPr="008C09BE">
          <w:rPr>
            <w:rFonts w:ascii="Times New Roman" w:hAnsi="Times New Roman" w:cs="Times New Roman"/>
            <w:sz w:val="20"/>
            <w:szCs w:val="20"/>
            <w:lang w:val="en-US"/>
            <w:rPrChange w:id="7268" w:author="Airat Shigapov" w:date="2021-10-27T23:08:00Z">
              <w:rPr>
                <w:rFonts w:ascii="Consolas" w:hAnsi="Consolas" w:cs="Consolas"/>
                <w:color w:val="000000"/>
                <w:sz w:val="19"/>
                <w:szCs w:val="19"/>
              </w:rPr>
            </w:rPrChange>
          </w:rPr>
          <w:t xml:space="preserve"> sender, </w:t>
        </w:r>
        <w:proofErr w:type="spellStart"/>
        <w:r w:rsidRPr="008C09BE">
          <w:rPr>
            <w:rFonts w:ascii="Times New Roman" w:hAnsi="Times New Roman" w:cs="Times New Roman"/>
            <w:sz w:val="20"/>
            <w:szCs w:val="20"/>
            <w:lang w:val="en-US"/>
            <w:rPrChange w:id="7269" w:author="Airat Shigapov" w:date="2021-10-27T23:08:00Z">
              <w:rPr>
                <w:rFonts w:ascii="Consolas" w:hAnsi="Consolas" w:cs="Consolas"/>
                <w:color w:val="000000"/>
                <w:sz w:val="19"/>
                <w:szCs w:val="19"/>
              </w:rPr>
            </w:rPrChange>
          </w:rPr>
          <w:t>RoutedEventArgs</w:t>
        </w:r>
        <w:proofErr w:type="spellEnd"/>
        <w:r w:rsidRPr="008C09BE">
          <w:rPr>
            <w:rFonts w:ascii="Times New Roman" w:hAnsi="Times New Roman" w:cs="Times New Roman"/>
            <w:sz w:val="20"/>
            <w:szCs w:val="20"/>
            <w:lang w:val="en-US"/>
            <w:rPrChange w:id="7270" w:author="Airat Shigapov" w:date="2021-10-27T23:08:00Z">
              <w:rPr>
                <w:rFonts w:ascii="Consolas" w:hAnsi="Consolas" w:cs="Consolas"/>
                <w:color w:val="000000"/>
                <w:sz w:val="19"/>
                <w:szCs w:val="19"/>
              </w:rPr>
            </w:rPrChange>
          </w:rPr>
          <w:t xml:space="preserve"> e)</w:t>
        </w:r>
      </w:ins>
    </w:p>
    <w:p w14:paraId="6E121D45" w14:textId="77777777" w:rsidR="001118C1" w:rsidRPr="008C09BE" w:rsidRDefault="001118C1" w:rsidP="001118C1">
      <w:pPr>
        <w:autoSpaceDE w:val="0"/>
        <w:autoSpaceDN w:val="0"/>
        <w:adjustRightInd w:val="0"/>
        <w:spacing w:after="0" w:line="240" w:lineRule="auto"/>
        <w:rPr>
          <w:ins w:id="7271" w:author="Airat Shigapov" w:date="2021-10-27T23:04:00Z"/>
          <w:rFonts w:ascii="Times New Roman" w:hAnsi="Times New Roman" w:cs="Times New Roman"/>
          <w:sz w:val="20"/>
          <w:szCs w:val="20"/>
          <w:lang w:val="en-US"/>
          <w:rPrChange w:id="7272" w:author="Airat Shigapov" w:date="2021-10-27T23:08:00Z">
            <w:rPr>
              <w:ins w:id="7273" w:author="Airat Shigapov" w:date="2021-10-27T23:04:00Z"/>
              <w:rFonts w:ascii="Consolas" w:hAnsi="Consolas" w:cs="Consolas"/>
              <w:color w:val="000000"/>
              <w:sz w:val="19"/>
              <w:szCs w:val="19"/>
            </w:rPr>
          </w:rPrChange>
        </w:rPr>
      </w:pPr>
      <w:ins w:id="7274" w:author="Airat Shigapov" w:date="2021-10-27T23:04:00Z">
        <w:r w:rsidRPr="008C09BE">
          <w:rPr>
            <w:rFonts w:ascii="Times New Roman" w:hAnsi="Times New Roman" w:cs="Times New Roman"/>
            <w:sz w:val="20"/>
            <w:szCs w:val="20"/>
            <w:lang w:val="en-US"/>
            <w:rPrChange w:id="7275" w:author="Airat Shigapov" w:date="2021-10-27T23:08:00Z">
              <w:rPr>
                <w:rFonts w:ascii="Consolas" w:hAnsi="Consolas" w:cs="Consolas"/>
                <w:color w:val="000000"/>
                <w:sz w:val="19"/>
                <w:szCs w:val="19"/>
              </w:rPr>
            </w:rPrChange>
          </w:rPr>
          <w:t xml:space="preserve">        {</w:t>
        </w:r>
      </w:ins>
    </w:p>
    <w:p w14:paraId="47F9D7BA" w14:textId="77777777" w:rsidR="001118C1" w:rsidRPr="008C09BE" w:rsidRDefault="001118C1" w:rsidP="001118C1">
      <w:pPr>
        <w:autoSpaceDE w:val="0"/>
        <w:autoSpaceDN w:val="0"/>
        <w:adjustRightInd w:val="0"/>
        <w:spacing w:after="0" w:line="240" w:lineRule="auto"/>
        <w:rPr>
          <w:ins w:id="7276" w:author="Airat Shigapov" w:date="2021-10-27T23:04:00Z"/>
          <w:rFonts w:ascii="Times New Roman" w:hAnsi="Times New Roman" w:cs="Times New Roman"/>
          <w:sz w:val="20"/>
          <w:szCs w:val="20"/>
          <w:lang w:val="en-US"/>
          <w:rPrChange w:id="7277" w:author="Airat Shigapov" w:date="2021-10-27T23:08:00Z">
            <w:rPr>
              <w:ins w:id="7278" w:author="Airat Shigapov" w:date="2021-10-27T23:04:00Z"/>
              <w:rFonts w:ascii="Consolas" w:hAnsi="Consolas" w:cs="Consolas"/>
              <w:color w:val="000000"/>
              <w:sz w:val="19"/>
              <w:szCs w:val="19"/>
            </w:rPr>
          </w:rPrChange>
        </w:rPr>
      </w:pPr>
      <w:ins w:id="7279" w:author="Airat Shigapov" w:date="2021-10-27T23:04:00Z">
        <w:r w:rsidRPr="008C09BE">
          <w:rPr>
            <w:rFonts w:ascii="Times New Roman" w:hAnsi="Times New Roman" w:cs="Times New Roman"/>
            <w:sz w:val="20"/>
            <w:szCs w:val="20"/>
            <w:lang w:val="en-US"/>
            <w:rPrChange w:id="7280"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7281" w:author="Airat Shigapov" w:date="2021-10-27T23:08:00Z">
              <w:rPr>
                <w:rFonts w:ascii="Consolas" w:hAnsi="Consolas" w:cs="Consolas"/>
                <w:color w:val="0000FF"/>
                <w:sz w:val="19"/>
                <w:szCs w:val="19"/>
              </w:rPr>
            </w:rPrChange>
          </w:rPr>
          <w:t>if</w:t>
        </w:r>
        <w:r w:rsidRPr="008C09BE">
          <w:rPr>
            <w:rFonts w:ascii="Times New Roman" w:hAnsi="Times New Roman" w:cs="Times New Roman"/>
            <w:sz w:val="20"/>
            <w:szCs w:val="20"/>
            <w:lang w:val="en-US"/>
            <w:rPrChange w:id="7282" w:author="Airat Shigapov" w:date="2021-10-27T23:08:00Z">
              <w:rPr>
                <w:rFonts w:ascii="Consolas" w:hAnsi="Consolas" w:cs="Consolas"/>
                <w:color w:val="000000"/>
                <w:sz w:val="19"/>
                <w:szCs w:val="19"/>
              </w:rPr>
            </w:rPrChange>
          </w:rPr>
          <w:t xml:space="preserve"> (</w:t>
        </w:r>
        <w:proofErr w:type="spellStart"/>
        <w:r w:rsidRPr="008C09BE">
          <w:rPr>
            <w:rFonts w:ascii="Times New Roman" w:hAnsi="Times New Roman" w:cs="Times New Roman"/>
            <w:sz w:val="20"/>
            <w:szCs w:val="20"/>
            <w:lang w:val="en-US"/>
            <w:rPrChange w:id="7283" w:author="Airat Shigapov" w:date="2021-10-27T23:08:00Z">
              <w:rPr>
                <w:rFonts w:ascii="Consolas" w:hAnsi="Consolas" w:cs="Consolas"/>
                <w:color w:val="000000"/>
                <w:sz w:val="19"/>
                <w:szCs w:val="19"/>
              </w:rPr>
            </w:rPrChange>
          </w:rPr>
          <w:t>nameProduct.Text</w:t>
        </w:r>
        <w:proofErr w:type="spellEnd"/>
        <w:r w:rsidRPr="008C09BE">
          <w:rPr>
            <w:rFonts w:ascii="Times New Roman" w:hAnsi="Times New Roman" w:cs="Times New Roman"/>
            <w:sz w:val="20"/>
            <w:szCs w:val="20"/>
            <w:lang w:val="en-US"/>
            <w:rPrChange w:id="7284" w:author="Airat Shigapov" w:date="2021-10-27T23:08:00Z">
              <w:rPr>
                <w:rFonts w:ascii="Consolas" w:hAnsi="Consolas" w:cs="Consolas"/>
                <w:color w:val="000000"/>
                <w:sz w:val="19"/>
                <w:szCs w:val="19"/>
              </w:rPr>
            </w:rPrChange>
          </w:rPr>
          <w:t xml:space="preserve"> == </w:t>
        </w:r>
        <w:r w:rsidRPr="008C09BE">
          <w:rPr>
            <w:rFonts w:ascii="Times New Roman" w:hAnsi="Times New Roman" w:cs="Times New Roman"/>
            <w:sz w:val="20"/>
            <w:szCs w:val="20"/>
            <w:lang w:val="en-US"/>
            <w:rPrChange w:id="7285" w:author="Airat Shigapov" w:date="2021-10-27T23:08:00Z">
              <w:rPr>
                <w:rFonts w:ascii="Consolas" w:hAnsi="Consolas" w:cs="Consolas"/>
                <w:color w:val="A31515"/>
                <w:sz w:val="19"/>
                <w:szCs w:val="19"/>
              </w:rPr>
            </w:rPrChange>
          </w:rPr>
          <w:t>"</w:t>
        </w:r>
        <w:r w:rsidRPr="008C09BE">
          <w:rPr>
            <w:rFonts w:ascii="Times New Roman" w:hAnsi="Times New Roman" w:cs="Times New Roman"/>
            <w:sz w:val="20"/>
            <w:szCs w:val="20"/>
            <w:rPrChange w:id="7286" w:author="Airat Shigapov" w:date="2021-10-27T23:08:00Z">
              <w:rPr>
                <w:rFonts w:ascii="Consolas" w:hAnsi="Consolas" w:cs="Consolas"/>
                <w:color w:val="A31515"/>
                <w:sz w:val="19"/>
                <w:szCs w:val="19"/>
              </w:rPr>
            </w:rPrChange>
          </w:rPr>
          <w:t>Название</w:t>
        </w:r>
        <w:r w:rsidRPr="008C09BE">
          <w:rPr>
            <w:rFonts w:ascii="Times New Roman" w:hAnsi="Times New Roman" w:cs="Times New Roman"/>
            <w:sz w:val="20"/>
            <w:szCs w:val="20"/>
            <w:lang w:val="en-US"/>
            <w:rPrChange w:id="7287" w:author="Airat Shigapov" w:date="2021-10-27T23:08:00Z">
              <w:rPr>
                <w:rFonts w:ascii="Consolas" w:hAnsi="Consolas" w:cs="Consolas"/>
                <w:color w:val="A31515"/>
                <w:sz w:val="19"/>
                <w:szCs w:val="19"/>
              </w:rPr>
            </w:rPrChange>
          </w:rPr>
          <w:t xml:space="preserve"> </w:t>
        </w:r>
        <w:r w:rsidRPr="008C09BE">
          <w:rPr>
            <w:rFonts w:ascii="Times New Roman" w:hAnsi="Times New Roman" w:cs="Times New Roman"/>
            <w:sz w:val="20"/>
            <w:szCs w:val="20"/>
            <w:rPrChange w:id="7288" w:author="Airat Shigapov" w:date="2021-10-27T23:08:00Z">
              <w:rPr>
                <w:rFonts w:ascii="Consolas" w:hAnsi="Consolas" w:cs="Consolas"/>
                <w:color w:val="A31515"/>
                <w:sz w:val="19"/>
                <w:szCs w:val="19"/>
              </w:rPr>
            </w:rPrChange>
          </w:rPr>
          <w:t>товара</w:t>
        </w:r>
        <w:r w:rsidRPr="008C09BE">
          <w:rPr>
            <w:rFonts w:ascii="Times New Roman" w:hAnsi="Times New Roman" w:cs="Times New Roman"/>
            <w:sz w:val="20"/>
            <w:szCs w:val="20"/>
            <w:lang w:val="en-US"/>
            <w:rPrChange w:id="7289" w:author="Airat Shigapov" w:date="2021-10-27T23:08:00Z">
              <w:rPr>
                <w:rFonts w:ascii="Consolas" w:hAnsi="Consolas" w:cs="Consolas"/>
                <w:color w:val="A31515"/>
                <w:sz w:val="19"/>
                <w:szCs w:val="19"/>
              </w:rPr>
            </w:rPrChange>
          </w:rPr>
          <w:t>"</w:t>
        </w:r>
        <w:r w:rsidRPr="008C09BE">
          <w:rPr>
            <w:rFonts w:ascii="Times New Roman" w:hAnsi="Times New Roman" w:cs="Times New Roman"/>
            <w:sz w:val="20"/>
            <w:szCs w:val="20"/>
            <w:lang w:val="en-US"/>
            <w:rPrChange w:id="7290" w:author="Airat Shigapov" w:date="2021-10-27T23:08:00Z">
              <w:rPr>
                <w:rFonts w:ascii="Consolas" w:hAnsi="Consolas" w:cs="Consolas"/>
                <w:color w:val="000000"/>
                <w:sz w:val="19"/>
                <w:szCs w:val="19"/>
              </w:rPr>
            </w:rPrChange>
          </w:rPr>
          <w:t>)</w:t>
        </w:r>
      </w:ins>
    </w:p>
    <w:p w14:paraId="56D5D78E" w14:textId="77777777" w:rsidR="001118C1" w:rsidRPr="008C09BE" w:rsidRDefault="001118C1" w:rsidP="001118C1">
      <w:pPr>
        <w:autoSpaceDE w:val="0"/>
        <w:autoSpaceDN w:val="0"/>
        <w:adjustRightInd w:val="0"/>
        <w:spacing w:after="0" w:line="240" w:lineRule="auto"/>
        <w:rPr>
          <w:ins w:id="7291" w:author="Airat Shigapov" w:date="2021-10-27T23:04:00Z"/>
          <w:rFonts w:ascii="Times New Roman" w:hAnsi="Times New Roman" w:cs="Times New Roman"/>
          <w:sz w:val="20"/>
          <w:szCs w:val="20"/>
          <w:lang w:val="en-US"/>
          <w:rPrChange w:id="7292" w:author="Airat Shigapov" w:date="2021-10-27T23:08:00Z">
            <w:rPr>
              <w:ins w:id="7293" w:author="Airat Shigapov" w:date="2021-10-27T23:04:00Z"/>
              <w:rFonts w:ascii="Consolas" w:hAnsi="Consolas" w:cs="Consolas"/>
              <w:color w:val="000000"/>
              <w:sz w:val="19"/>
              <w:szCs w:val="19"/>
            </w:rPr>
          </w:rPrChange>
        </w:rPr>
      </w:pPr>
      <w:ins w:id="7294" w:author="Airat Shigapov" w:date="2021-10-27T23:04:00Z">
        <w:r w:rsidRPr="008C09BE">
          <w:rPr>
            <w:rFonts w:ascii="Times New Roman" w:hAnsi="Times New Roman" w:cs="Times New Roman"/>
            <w:sz w:val="20"/>
            <w:szCs w:val="20"/>
            <w:lang w:val="en-US"/>
            <w:rPrChange w:id="7295" w:author="Airat Shigapov" w:date="2021-10-27T23:08:00Z">
              <w:rPr>
                <w:rFonts w:ascii="Consolas" w:hAnsi="Consolas" w:cs="Consolas"/>
                <w:color w:val="000000"/>
                <w:sz w:val="19"/>
                <w:szCs w:val="19"/>
              </w:rPr>
            </w:rPrChange>
          </w:rPr>
          <w:t xml:space="preserve">            {</w:t>
        </w:r>
      </w:ins>
    </w:p>
    <w:p w14:paraId="64BB4C62" w14:textId="77777777" w:rsidR="001118C1" w:rsidRPr="008C09BE" w:rsidRDefault="001118C1" w:rsidP="001118C1">
      <w:pPr>
        <w:autoSpaceDE w:val="0"/>
        <w:autoSpaceDN w:val="0"/>
        <w:adjustRightInd w:val="0"/>
        <w:spacing w:after="0" w:line="240" w:lineRule="auto"/>
        <w:rPr>
          <w:ins w:id="7296" w:author="Airat Shigapov" w:date="2021-10-27T23:04:00Z"/>
          <w:rFonts w:ascii="Times New Roman" w:hAnsi="Times New Roman" w:cs="Times New Roman"/>
          <w:sz w:val="20"/>
          <w:szCs w:val="20"/>
          <w:lang w:val="en-US"/>
          <w:rPrChange w:id="7297" w:author="Airat Shigapov" w:date="2021-10-27T23:08:00Z">
            <w:rPr>
              <w:ins w:id="7298" w:author="Airat Shigapov" w:date="2021-10-27T23:04:00Z"/>
              <w:rFonts w:ascii="Consolas" w:hAnsi="Consolas" w:cs="Consolas"/>
              <w:color w:val="000000"/>
              <w:sz w:val="19"/>
              <w:szCs w:val="19"/>
            </w:rPr>
          </w:rPrChange>
        </w:rPr>
      </w:pPr>
      <w:ins w:id="7299" w:author="Airat Shigapov" w:date="2021-10-27T23:04:00Z">
        <w:r w:rsidRPr="008C09BE">
          <w:rPr>
            <w:rFonts w:ascii="Times New Roman" w:hAnsi="Times New Roman" w:cs="Times New Roman"/>
            <w:sz w:val="20"/>
            <w:szCs w:val="20"/>
            <w:lang w:val="en-US"/>
            <w:rPrChange w:id="7300" w:author="Airat Shigapov" w:date="2021-10-27T23:08:00Z">
              <w:rPr>
                <w:rFonts w:ascii="Consolas" w:hAnsi="Consolas" w:cs="Consolas"/>
                <w:color w:val="000000"/>
                <w:sz w:val="19"/>
                <w:szCs w:val="19"/>
              </w:rPr>
            </w:rPrChange>
          </w:rPr>
          <w:t xml:space="preserve">                </w:t>
        </w:r>
        <w:proofErr w:type="spellStart"/>
        <w:r w:rsidRPr="008C09BE">
          <w:rPr>
            <w:rFonts w:ascii="Times New Roman" w:hAnsi="Times New Roman" w:cs="Times New Roman"/>
            <w:sz w:val="20"/>
            <w:szCs w:val="20"/>
            <w:lang w:val="en-US"/>
            <w:rPrChange w:id="7301" w:author="Airat Shigapov" w:date="2021-10-27T23:08:00Z">
              <w:rPr>
                <w:rFonts w:ascii="Consolas" w:hAnsi="Consolas" w:cs="Consolas"/>
                <w:color w:val="000000"/>
                <w:sz w:val="19"/>
                <w:szCs w:val="19"/>
              </w:rPr>
            </w:rPrChange>
          </w:rPr>
          <w:t>nameProduct.Text</w:t>
        </w:r>
        <w:proofErr w:type="spellEnd"/>
        <w:r w:rsidRPr="008C09BE">
          <w:rPr>
            <w:rFonts w:ascii="Times New Roman" w:hAnsi="Times New Roman" w:cs="Times New Roman"/>
            <w:sz w:val="20"/>
            <w:szCs w:val="20"/>
            <w:lang w:val="en-US"/>
            <w:rPrChange w:id="7302" w:author="Airat Shigapov" w:date="2021-10-27T23:08:00Z">
              <w:rPr>
                <w:rFonts w:ascii="Consolas" w:hAnsi="Consolas" w:cs="Consolas"/>
                <w:color w:val="000000"/>
                <w:sz w:val="19"/>
                <w:szCs w:val="19"/>
              </w:rPr>
            </w:rPrChange>
          </w:rPr>
          <w:t xml:space="preserve"> = </w:t>
        </w:r>
        <w:r w:rsidRPr="008C09BE">
          <w:rPr>
            <w:rFonts w:ascii="Times New Roman" w:hAnsi="Times New Roman" w:cs="Times New Roman"/>
            <w:sz w:val="20"/>
            <w:szCs w:val="20"/>
            <w:lang w:val="en-US"/>
            <w:rPrChange w:id="7303" w:author="Airat Shigapov" w:date="2021-10-27T23:08:00Z">
              <w:rPr>
                <w:rFonts w:ascii="Consolas" w:hAnsi="Consolas" w:cs="Consolas"/>
                <w:color w:val="A31515"/>
                <w:sz w:val="19"/>
                <w:szCs w:val="19"/>
              </w:rPr>
            </w:rPrChange>
          </w:rPr>
          <w:t>""</w:t>
        </w:r>
        <w:r w:rsidRPr="008C09BE">
          <w:rPr>
            <w:rFonts w:ascii="Times New Roman" w:hAnsi="Times New Roman" w:cs="Times New Roman"/>
            <w:sz w:val="20"/>
            <w:szCs w:val="20"/>
            <w:lang w:val="en-US"/>
            <w:rPrChange w:id="7304" w:author="Airat Shigapov" w:date="2021-10-27T23:08:00Z">
              <w:rPr>
                <w:rFonts w:ascii="Consolas" w:hAnsi="Consolas" w:cs="Consolas"/>
                <w:color w:val="000000"/>
                <w:sz w:val="19"/>
                <w:szCs w:val="19"/>
              </w:rPr>
            </w:rPrChange>
          </w:rPr>
          <w:t>;</w:t>
        </w:r>
      </w:ins>
    </w:p>
    <w:p w14:paraId="006E37BA" w14:textId="77777777" w:rsidR="001118C1" w:rsidRPr="008C09BE" w:rsidRDefault="001118C1" w:rsidP="001118C1">
      <w:pPr>
        <w:autoSpaceDE w:val="0"/>
        <w:autoSpaceDN w:val="0"/>
        <w:adjustRightInd w:val="0"/>
        <w:spacing w:after="0" w:line="240" w:lineRule="auto"/>
        <w:rPr>
          <w:ins w:id="7305" w:author="Airat Shigapov" w:date="2021-10-27T23:04:00Z"/>
          <w:rFonts w:ascii="Times New Roman" w:hAnsi="Times New Roman" w:cs="Times New Roman"/>
          <w:sz w:val="20"/>
          <w:szCs w:val="20"/>
          <w:lang w:val="en-US"/>
          <w:rPrChange w:id="7306" w:author="Airat Shigapov" w:date="2021-10-27T23:08:00Z">
            <w:rPr>
              <w:ins w:id="7307" w:author="Airat Shigapov" w:date="2021-10-27T23:04:00Z"/>
              <w:rFonts w:ascii="Consolas" w:hAnsi="Consolas" w:cs="Consolas"/>
              <w:color w:val="000000"/>
              <w:sz w:val="19"/>
              <w:szCs w:val="19"/>
            </w:rPr>
          </w:rPrChange>
        </w:rPr>
      </w:pPr>
      <w:ins w:id="7308" w:author="Airat Shigapov" w:date="2021-10-27T23:04:00Z">
        <w:r w:rsidRPr="008C09BE">
          <w:rPr>
            <w:rFonts w:ascii="Times New Roman" w:hAnsi="Times New Roman" w:cs="Times New Roman"/>
            <w:sz w:val="20"/>
            <w:szCs w:val="20"/>
            <w:lang w:val="en-US"/>
            <w:rPrChange w:id="7309" w:author="Airat Shigapov" w:date="2021-10-27T23:08:00Z">
              <w:rPr>
                <w:rFonts w:ascii="Consolas" w:hAnsi="Consolas" w:cs="Consolas"/>
                <w:color w:val="000000"/>
                <w:sz w:val="19"/>
                <w:szCs w:val="19"/>
              </w:rPr>
            </w:rPrChange>
          </w:rPr>
          <w:t xml:space="preserve">                </w:t>
        </w:r>
        <w:proofErr w:type="spellStart"/>
        <w:r w:rsidRPr="008C09BE">
          <w:rPr>
            <w:rFonts w:ascii="Times New Roman" w:hAnsi="Times New Roman" w:cs="Times New Roman"/>
            <w:sz w:val="20"/>
            <w:szCs w:val="20"/>
            <w:lang w:val="en-US"/>
            <w:rPrChange w:id="7310" w:author="Airat Shigapov" w:date="2021-10-27T23:08:00Z">
              <w:rPr>
                <w:rFonts w:ascii="Consolas" w:hAnsi="Consolas" w:cs="Consolas"/>
                <w:color w:val="000000"/>
                <w:sz w:val="19"/>
                <w:szCs w:val="19"/>
              </w:rPr>
            </w:rPrChange>
          </w:rPr>
          <w:t>nameProduct.Foreground</w:t>
        </w:r>
        <w:proofErr w:type="spellEnd"/>
        <w:r w:rsidRPr="008C09BE">
          <w:rPr>
            <w:rFonts w:ascii="Times New Roman" w:hAnsi="Times New Roman" w:cs="Times New Roman"/>
            <w:sz w:val="20"/>
            <w:szCs w:val="20"/>
            <w:lang w:val="en-US"/>
            <w:rPrChange w:id="7311" w:author="Airat Shigapov" w:date="2021-10-27T23:08:00Z">
              <w:rPr>
                <w:rFonts w:ascii="Consolas" w:hAnsi="Consolas" w:cs="Consolas"/>
                <w:color w:val="000000"/>
                <w:sz w:val="19"/>
                <w:szCs w:val="19"/>
              </w:rPr>
            </w:rPrChange>
          </w:rPr>
          <w:t xml:space="preserve"> = </w:t>
        </w:r>
        <w:proofErr w:type="spellStart"/>
        <w:r w:rsidRPr="008C09BE">
          <w:rPr>
            <w:rFonts w:ascii="Times New Roman" w:hAnsi="Times New Roman" w:cs="Times New Roman"/>
            <w:sz w:val="20"/>
            <w:szCs w:val="20"/>
            <w:lang w:val="en-US"/>
            <w:rPrChange w:id="7312" w:author="Airat Shigapov" w:date="2021-10-27T23:08:00Z">
              <w:rPr>
                <w:rFonts w:ascii="Consolas" w:hAnsi="Consolas" w:cs="Consolas"/>
                <w:color w:val="000000"/>
                <w:sz w:val="19"/>
                <w:szCs w:val="19"/>
              </w:rPr>
            </w:rPrChange>
          </w:rPr>
          <w:t>Brushes.Black</w:t>
        </w:r>
        <w:proofErr w:type="spellEnd"/>
        <w:r w:rsidRPr="008C09BE">
          <w:rPr>
            <w:rFonts w:ascii="Times New Roman" w:hAnsi="Times New Roman" w:cs="Times New Roman"/>
            <w:sz w:val="20"/>
            <w:szCs w:val="20"/>
            <w:lang w:val="en-US"/>
            <w:rPrChange w:id="7313" w:author="Airat Shigapov" w:date="2021-10-27T23:08:00Z">
              <w:rPr>
                <w:rFonts w:ascii="Consolas" w:hAnsi="Consolas" w:cs="Consolas"/>
                <w:color w:val="000000"/>
                <w:sz w:val="19"/>
                <w:szCs w:val="19"/>
              </w:rPr>
            </w:rPrChange>
          </w:rPr>
          <w:t>;</w:t>
        </w:r>
      </w:ins>
    </w:p>
    <w:p w14:paraId="1F5C922B" w14:textId="77777777" w:rsidR="001118C1" w:rsidRPr="008C09BE" w:rsidRDefault="001118C1" w:rsidP="001118C1">
      <w:pPr>
        <w:autoSpaceDE w:val="0"/>
        <w:autoSpaceDN w:val="0"/>
        <w:adjustRightInd w:val="0"/>
        <w:spacing w:after="0" w:line="240" w:lineRule="auto"/>
        <w:rPr>
          <w:ins w:id="7314" w:author="Airat Shigapov" w:date="2021-10-27T23:04:00Z"/>
          <w:rFonts w:ascii="Times New Roman" w:hAnsi="Times New Roman" w:cs="Times New Roman"/>
          <w:sz w:val="20"/>
          <w:szCs w:val="20"/>
          <w:lang w:val="en-US"/>
          <w:rPrChange w:id="7315" w:author="Airat Shigapov" w:date="2021-10-27T23:08:00Z">
            <w:rPr>
              <w:ins w:id="7316" w:author="Airat Shigapov" w:date="2021-10-27T23:04:00Z"/>
              <w:rFonts w:ascii="Consolas" w:hAnsi="Consolas" w:cs="Consolas"/>
              <w:color w:val="000000"/>
              <w:sz w:val="19"/>
              <w:szCs w:val="19"/>
            </w:rPr>
          </w:rPrChange>
        </w:rPr>
      </w:pPr>
      <w:ins w:id="7317" w:author="Airat Shigapov" w:date="2021-10-27T23:04:00Z">
        <w:r w:rsidRPr="008C09BE">
          <w:rPr>
            <w:rFonts w:ascii="Times New Roman" w:hAnsi="Times New Roman" w:cs="Times New Roman"/>
            <w:sz w:val="20"/>
            <w:szCs w:val="20"/>
            <w:lang w:val="en-US"/>
            <w:rPrChange w:id="7318" w:author="Airat Shigapov" w:date="2021-10-27T23:08:00Z">
              <w:rPr>
                <w:rFonts w:ascii="Consolas" w:hAnsi="Consolas" w:cs="Consolas"/>
                <w:color w:val="000000"/>
                <w:sz w:val="19"/>
                <w:szCs w:val="19"/>
              </w:rPr>
            </w:rPrChange>
          </w:rPr>
          <w:t xml:space="preserve">            }</w:t>
        </w:r>
      </w:ins>
    </w:p>
    <w:p w14:paraId="3D604CEC" w14:textId="77777777" w:rsidR="001118C1" w:rsidRPr="008C09BE" w:rsidRDefault="001118C1" w:rsidP="001118C1">
      <w:pPr>
        <w:autoSpaceDE w:val="0"/>
        <w:autoSpaceDN w:val="0"/>
        <w:adjustRightInd w:val="0"/>
        <w:spacing w:after="0" w:line="240" w:lineRule="auto"/>
        <w:rPr>
          <w:ins w:id="7319" w:author="Airat Shigapov" w:date="2021-10-27T23:04:00Z"/>
          <w:rFonts w:ascii="Times New Roman" w:hAnsi="Times New Roman" w:cs="Times New Roman"/>
          <w:sz w:val="20"/>
          <w:szCs w:val="20"/>
          <w:lang w:val="en-US"/>
          <w:rPrChange w:id="7320" w:author="Airat Shigapov" w:date="2021-10-27T23:08:00Z">
            <w:rPr>
              <w:ins w:id="7321" w:author="Airat Shigapov" w:date="2021-10-27T23:04:00Z"/>
              <w:rFonts w:ascii="Consolas" w:hAnsi="Consolas" w:cs="Consolas"/>
              <w:color w:val="000000"/>
              <w:sz w:val="19"/>
              <w:szCs w:val="19"/>
            </w:rPr>
          </w:rPrChange>
        </w:rPr>
      </w:pPr>
      <w:ins w:id="7322" w:author="Airat Shigapov" w:date="2021-10-27T23:04:00Z">
        <w:r w:rsidRPr="008C09BE">
          <w:rPr>
            <w:rFonts w:ascii="Times New Roman" w:hAnsi="Times New Roman" w:cs="Times New Roman"/>
            <w:sz w:val="20"/>
            <w:szCs w:val="20"/>
            <w:lang w:val="en-US"/>
            <w:rPrChange w:id="7323" w:author="Airat Shigapov" w:date="2021-10-27T23:08:00Z">
              <w:rPr>
                <w:rFonts w:ascii="Consolas" w:hAnsi="Consolas" w:cs="Consolas"/>
                <w:color w:val="000000"/>
                <w:sz w:val="19"/>
                <w:szCs w:val="19"/>
              </w:rPr>
            </w:rPrChange>
          </w:rPr>
          <w:t xml:space="preserve">        }</w:t>
        </w:r>
      </w:ins>
    </w:p>
    <w:p w14:paraId="3273BBC9" w14:textId="77777777" w:rsidR="001118C1" w:rsidRPr="008C09BE" w:rsidRDefault="001118C1" w:rsidP="001118C1">
      <w:pPr>
        <w:autoSpaceDE w:val="0"/>
        <w:autoSpaceDN w:val="0"/>
        <w:adjustRightInd w:val="0"/>
        <w:spacing w:after="0" w:line="240" w:lineRule="auto"/>
        <w:rPr>
          <w:ins w:id="7324" w:author="Airat Shigapov" w:date="2021-10-27T23:04:00Z"/>
          <w:rFonts w:ascii="Times New Roman" w:hAnsi="Times New Roman" w:cs="Times New Roman"/>
          <w:sz w:val="20"/>
          <w:szCs w:val="20"/>
          <w:lang w:val="en-US"/>
          <w:rPrChange w:id="7325" w:author="Airat Shigapov" w:date="2021-10-27T23:08:00Z">
            <w:rPr>
              <w:ins w:id="7326" w:author="Airat Shigapov" w:date="2021-10-27T23:04:00Z"/>
              <w:rFonts w:ascii="Consolas" w:hAnsi="Consolas" w:cs="Consolas"/>
              <w:color w:val="000000"/>
              <w:sz w:val="19"/>
              <w:szCs w:val="19"/>
            </w:rPr>
          </w:rPrChange>
        </w:rPr>
      </w:pPr>
    </w:p>
    <w:p w14:paraId="1CF7D91A" w14:textId="77777777" w:rsidR="001118C1" w:rsidRPr="008C09BE" w:rsidRDefault="001118C1" w:rsidP="001118C1">
      <w:pPr>
        <w:autoSpaceDE w:val="0"/>
        <w:autoSpaceDN w:val="0"/>
        <w:adjustRightInd w:val="0"/>
        <w:spacing w:after="0" w:line="240" w:lineRule="auto"/>
        <w:rPr>
          <w:ins w:id="7327" w:author="Airat Shigapov" w:date="2021-10-27T23:04:00Z"/>
          <w:rFonts w:ascii="Times New Roman" w:hAnsi="Times New Roman" w:cs="Times New Roman"/>
          <w:sz w:val="20"/>
          <w:szCs w:val="20"/>
          <w:lang w:val="en-US"/>
          <w:rPrChange w:id="7328" w:author="Airat Shigapov" w:date="2021-10-27T23:08:00Z">
            <w:rPr>
              <w:ins w:id="7329" w:author="Airat Shigapov" w:date="2021-10-27T23:04:00Z"/>
              <w:rFonts w:ascii="Consolas" w:hAnsi="Consolas" w:cs="Consolas"/>
              <w:color w:val="000000"/>
              <w:sz w:val="19"/>
              <w:szCs w:val="19"/>
            </w:rPr>
          </w:rPrChange>
        </w:rPr>
      </w:pPr>
      <w:ins w:id="7330" w:author="Airat Shigapov" w:date="2021-10-27T23:04:00Z">
        <w:r w:rsidRPr="008C09BE">
          <w:rPr>
            <w:rFonts w:ascii="Times New Roman" w:hAnsi="Times New Roman" w:cs="Times New Roman"/>
            <w:sz w:val="20"/>
            <w:szCs w:val="20"/>
            <w:lang w:val="en-US"/>
            <w:rPrChange w:id="7331"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7332" w:author="Airat Shigapov" w:date="2021-10-27T23:08:00Z">
              <w:rPr>
                <w:rFonts w:ascii="Consolas" w:hAnsi="Consolas" w:cs="Consolas"/>
                <w:color w:val="0000FF"/>
                <w:sz w:val="19"/>
                <w:szCs w:val="19"/>
              </w:rPr>
            </w:rPrChange>
          </w:rPr>
          <w:t>private</w:t>
        </w:r>
        <w:r w:rsidRPr="008C09BE">
          <w:rPr>
            <w:rFonts w:ascii="Times New Roman" w:hAnsi="Times New Roman" w:cs="Times New Roman"/>
            <w:sz w:val="20"/>
            <w:szCs w:val="20"/>
            <w:lang w:val="en-US"/>
            <w:rPrChange w:id="7333"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7334" w:author="Airat Shigapov" w:date="2021-10-27T23:08:00Z">
              <w:rPr>
                <w:rFonts w:ascii="Consolas" w:hAnsi="Consolas" w:cs="Consolas"/>
                <w:color w:val="0000FF"/>
                <w:sz w:val="19"/>
                <w:szCs w:val="19"/>
              </w:rPr>
            </w:rPrChange>
          </w:rPr>
          <w:t>void</w:t>
        </w:r>
        <w:r w:rsidRPr="008C09BE">
          <w:rPr>
            <w:rFonts w:ascii="Times New Roman" w:hAnsi="Times New Roman" w:cs="Times New Roman"/>
            <w:sz w:val="20"/>
            <w:szCs w:val="20"/>
            <w:lang w:val="en-US"/>
            <w:rPrChange w:id="7335" w:author="Airat Shigapov" w:date="2021-10-27T23:08:00Z">
              <w:rPr>
                <w:rFonts w:ascii="Consolas" w:hAnsi="Consolas" w:cs="Consolas"/>
                <w:color w:val="000000"/>
                <w:sz w:val="19"/>
                <w:szCs w:val="19"/>
              </w:rPr>
            </w:rPrChange>
          </w:rPr>
          <w:t xml:space="preserve"> </w:t>
        </w:r>
        <w:proofErr w:type="spellStart"/>
        <w:r w:rsidRPr="008C09BE">
          <w:rPr>
            <w:rFonts w:ascii="Times New Roman" w:hAnsi="Times New Roman" w:cs="Times New Roman"/>
            <w:sz w:val="20"/>
            <w:szCs w:val="20"/>
            <w:lang w:val="en-US"/>
            <w:rPrChange w:id="7336" w:author="Airat Shigapov" w:date="2021-10-27T23:08:00Z">
              <w:rPr>
                <w:rFonts w:ascii="Consolas" w:hAnsi="Consolas" w:cs="Consolas"/>
                <w:color w:val="000000"/>
                <w:sz w:val="19"/>
                <w:szCs w:val="19"/>
              </w:rPr>
            </w:rPrChange>
          </w:rPr>
          <w:t>nameProduct_</w:t>
        </w:r>
        <w:proofErr w:type="gramStart"/>
        <w:r w:rsidRPr="008C09BE">
          <w:rPr>
            <w:rFonts w:ascii="Times New Roman" w:hAnsi="Times New Roman" w:cs="Times New Roman"/>
            <w:sz w:val="20"/>
            <w:szCs w:val="20"/>
            <w:lang w:val="en-US"/>
            <w:rPrChange w:id="7337" w:author="Airat Shigapov" w:date="2021-10-27T23:08:00Z">
              <w:rPr>
                <w:rFonts w:ascii="Consolas" w:hAnsi="Consolas" w:cs="Consolas"/>
                <w:color w:val="000000"/>
                <w:sz w:val="19"/>
                <w:szCs w:val="19"/>
              </w:rPr>
            </w:rPrChange>
          </w:rPr>
          <w:t>LostFocus</w:t>
        </w:r>
        <w:proofErr w:type="spellEnd"/>
        <w:r w:rsidRPr="008C09BE">
          <w:rPr>
            <w:rFonts w:ascii="Times New Roman" w:hAnsi="Times New Roman" w:cs="Times New Roman"/>
            <w:sz w:val="20"/>
            <w:szCs w:val="20"/>
            <w:lang w:val="en-US"/>
            <w:rPrChange w:id="7338" w:author="Airat Shigapov" w:date="2021-10-27T23:08:00Z">
              <w:rPr>
                <w:rFonts w:ascii="Consolas" w:hAnsi="Consolas" w:cs="Consolas"/>
                <w:color w:val="000000"/>
                <w:sz w:val="19"/>
                <w:szCs w:val="19"/>
              </w:rPr>
            </w:rPrChange>
          </w:rPr>
          <w:t>(</w:t>
        </w:r>
        <w:proofErr w:type="gramEnd"/>
        <w:r w:rsidRPr="008C09BE">
          <w:rPr>
            <w:rFonts w:ascii="Times New Roman" w:hAnsi="Times New Roman" w:cs="Times New Roman"/>
            <w:sz w:val="20"/>
            <w:szCs w:val="20"/>
            <w:lang w:val="en-US"/>
            <w:rPrChange w:id="7339" w:author="Airat Shigapov" w:date="2021-10-27T23:08:00Z">
              <w:rPr>
                <w:rFonts w:ascii="Consolas" w:hAnsi="Consolas" w:cs="Consolas"/>
                <w:color w:val="0000FF"/>
                <w:sz w:val="19"/>
                <w:szCs w:val="19"/>
              </w:rPr>
            </w:rPrChange>
          </w:rPr>
          <w:t>object</w:t>
        </w:r>
        <w:r w:rsidRPr="008C09BE">
          <w:rPr>
            <w:rFonts w:ascii="Times New Roman" w:hAnsi="Times New Roman" w:cs="Times New Roman"/>
            <w:sz w:val="20"/>
            <w:szCs w:val="20"/>
            <w:lang w:val="en-US"/>
            <w:rPrChange w:id="7340" w:author="Airat Shigapov" w:date="2021-10-27T23:08:00Z">
              <w:rPr>
                <w:rFonts w:ascii="Consolas" w:hAnsi="Consolas" w:cs="Consolas"/>
                <w:color w:val="000000"/>
                <w:sz w:val="19"/>
                <w:szCs w:val="19"/>
              </w:rPr>
            </w:rPrChange>
          </w:rPr>
          <w:t xml:space="preserve"> sender, </w:t>
        </w:r>
        <w:proofErr w:type="spellStart"/>
        <w:r w:rsidRPr="008C09BE">
          <w:rPr>
            <w:rFonts w:ascii="Times New Roman" w:hAnsi="Times New Roman" w:cs="Times New Roman"/>
            <w:sz w:val="20"/>
            <w:szCs w:val="20"/>
            <w:lang w:val="en-US"/>
            <w:rPrChange w:id="7341" w:author="Airat Shigapov" w:date="2021-10-27T23:08:00Z">
              <w:rPr>
                <w:rFonts w:ascii="Consolas" w:hAnsi="Consolas" w:cs="Consolas"/>
                <w:color w:val="000000"/>
                <w:sz w:val="19"/>
                <w:szCs w:val="19"/>
              </w:rPr>
            </w:rPrChange>
          </w:rPr>
          <w:t>RoutedEventArgs</w:t>
        </w:r>
        <w:proofErr w:type="spellEnd"/>
        <w:r w:rsidRPr="008C09BE">
          <w:rPr>
            <w:rFonts w:ascii="Times New Roman" w:hAnsi="Times New Roman" w:cs="Times New Roman"/>
            <w:sz w:val="20"/>
            <w:szCs w:val="20"/>
            <w:lang w:val="en-US"/>
            <w:rPrChange w:id="7342" w:author="Airat Shigapov" w:date="2021-10-27T23:08:00Z">
              <w:rPr>
                <w:rFonts w:ascii="Consolas" w:hAnsi="Consolas" w:cs="Consolas"/>
                <w:color w:val="000000"/>
                <w:sz w:val="19"/>
                <w:szCs w:val="19"/>
              </w:rPr>
            </w:rPrChange>
          </w:rPr>
          <w:t xml:space="preserve"> e)</w:t>
        </w:r>
      </w:ins>
    </w:p>
    <w:p w14:paraId="6B506E12" w14:textId="77777777" w:rsidR="001118C1" w:rsidRPr="008C09BE" w:rsidRDefault="001118C1" w:rsidP="001118C1">
      <w:pPr>
        <w:autoSpaceDE w:val="0"/>
        <w:autoSpaceDN w:val="0"/>
        <w:adjustRightInd w:val="0"/>
        <w:spacing w:after="0" w:line="240" w:lineRule="auto"/>
        <w:rPr>
          <w:ins w:id="7343" w:author="Airat Shigapov" w:date="2021-10-27T23:04:00Z"/>
          <w:rFonts w:ascii="Times New Roman" w:hAnsi="Times New Roman" w:cs="Times New Roman"/>
          <w:sz w:val="20"/>
          <w:szCs w:val="20"/>
          <w:lang w:val="en-US"/>
          <w:rPrChange w:id="7344" w:author="Airat Shigapov" w:date="2021-10-27T23:08:00Z">
            <w:rPr>
              <w:ins w:id="7345" w:author="Airat Shigapov" w:date="2021-10-27T23:04:00Z"/>
              <w:rFonts w:ascii="Consolas" w:hAnsi="Consolas" w:cs="Consolas"/>
              <w:color w:val="000000"/>
              <w:sz w:val="19"/>
              <w:szCs w:val="19"/>
            </w:rPr>
          </w:rPrChange>
        </w:rPr>
      </w:pPr>
      <w:ins w:id="7346" w:author="Airat Shigapov" w:date="2021-10-27T23:04:00Z">
        <w:r w:rsidRPr="008C09BE">
          <w:rPr>
            <w:rFonts w:ascii="Times New Roman" w:hAnsi="Times New Roman" w:cs="Times New Roman"/>
            <w:sz w:val="20"/>
            <w:szCs w:val="20"/>
            <w:lang w:val="en-US"/>
            <w:rPrChange w:id="7347" w:author="Airat Shigapov" w:date="2021-10-27T23:08:00Z">
              <w:rPr>
                <w:rFonts w:ascii="Consolas" w:hAnsi="Consolas" w:cs="Consolas"/>
                <w:color w:val="000000"/>
                <w:sz w:val="19"/>
                <w:szCs w:val="19"/>
              </w:rPr>
            </w:rPrChange>
          </w:rPr>
          <w:t xml:space="preserve">        {</w:t>
        </w:r>
      </w:ins>
    </w:p>
    <w:p w14:paraId="079B8827" w14:textId="77777777" w:rsidR="001118C1" w:rsidRPr="008C09BE" w:rsidRDefault="001118C1" w:rsidP="001118C1">
      <w:pPr>
        <w:autoSpaceDE w:val="0"/>
        <w:autoSpaceDN w:val="0"/>
        <w:adjustRightInd w:val="0"/>
        <w:spacing w:after="0" w:line="240" w:lineRule="auto"/>
        <w:rPr>
          <w:ins w:id="7348" w:author="Airat Shigapov" w:date="2021-10-27T23:04:00Z"/>
          <w:rFonts w:ascii="Times New Roman" w:hAnsi="Times New Roman" w:cs="Times New Roman"/>
          <w:sz w:val="20"/>
          <w:szCs w:val="20"/>
          <w:lang w:val="en-US"/>
          <w:rPrChange w:id="7349" w:author="Airat Shigapov" w:date="2021-10-27T23:08:00Z">
            <w:rPr>
              <w:ins w:id="7350" w:author="Airat Shigapov" w:date="2021-10-27T23:04:00Z"/>
              <w:rFonts w:ascii="Consolas" w:hAnsi="Consolas" w:cs="Consolas"/>
              <w:color w:val="000000"/>
              <w:sz w:val="19"/>
              <w:szCs w:val="19"/>
            </w:rPr>
          </w:rPrChange>
        </w:rPr>
      </w:pPr>
      <w:ins w:id="7351" w:author="Airat Shigapov" w:date="2021-10-27T23:04:00Z">
        <w:r w:rsidRPr="008C09BE">
          <w:rPr>
            <w:rFonts w:ascii="Times New Roman" w:hAnsi="Times New Roman" w:cs="Times New Roman"/>
            <w:sz w:val="20"/>
            <w:szCs w:val="20"/>
            <w:lang w:val="en-US"/>
            <w:rPrChange w:id="7352"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7353" w:author="Airat Shigapov" w:date="2021-10-27T23:08:00Z">
              <w:rPr>
                <w:rFonts w:ascii="Consolas" w:hAnsi="Consolas" w:cs="Consolas"/>
                <w:color w:val="0000FF"/>
                <w:sz w:val="19"/>
                <w:szCs w:val="19"/>
              </w:rPr>
            </w:rPrChange>
          </w:rPr>
          <w:t>if</w:t>
        </w:r>
        <w:r w:rsidRPr="008C09BE">
          <w:rPr>
            <w:rFonts w:ascii="Times New Roman" w:hAnsi="Times New Roman" w:cs="Times New Roman"/>
            <w:sz w:val="20"/>
            <w:szCs w:val="20"/>
            <w:lang w:val="en-US"/>
            <w:rPrChange w:id="7354" w:author="Airat Shigapov" w:date="2021-10-27T23:08:00Z">
              <w:rPr>
                <w:rFonts w:ascii="Consolas" w:hAnsi="Consolas" w:cs="Consolas"/>
                <w:color w:val="000000"/>
                <w:sz w:val="19"/>
                <w:szCs w:val="19"/>
              </w:rPr>
            </w:rPrChange>
          </w:rPr>
          <w:t xml:space="preserve"> (</w:t>
        </w:r>
        <w:proofErr w:type="spellStart"/>
        <w:r w:rsidRPr="008C09BE">
          <w:rPr>
            <w:rFonts w:ascii="Times New Roman" w:hAnsi="Times New Roman" w:cs="Times New Roman"/>
            <w:sz w:val="20"/>
            <w:szCs w:val="20"/>
            <w:lang w:val="en-US"/>
            <w:rPrChange w:id="7355" w:author="Airat Shigapov" w:date="2021-10-27T23:08:00Z">
              <w:rPr>
                <w:rFonts w:ascii="Consolas" w:hAnsi="Consolas" w:cs="Consolas"/>
                <w:color w:val="000000"/>
                <w:sz w:val="19"/>
                <w:szCs w:val="19"/>
              </w:rPr>
            </w:rPrChange>
          </w:rPr>
          <w:t>nameProduct.Text</w:t>
        </w:r>
        <w:proofErr w:type="spellEnd"/>
        <w:r w:rsidRPr="008C09BE">
          <w:rPr>
            <w:rFonts w:ascii="Times New Roman" w:hAnsi="Times New Roman" w:cs="Times New Roman"/>
            <w:sz w:val="20"/>
            <w:szCs w:val="20"/>
            <w:lang w:val="en-US"/>
            <w:rPrChange w:id="7356" w:author="Airat Shigapov" w:date="2021-10-27T23:08:00Z">
              <w:rPr>
                <w:rFonts w:ascii="Consolas" w:hAnsi="Consolas" w:cs="Consolas"/>
                <w:color w:val="000000"/>
                <w:sz w:val="19"/>
                <w:szCs w:val="19"/>
              </w:rPr>
            </w:rPrChange>
          </w:rPr>
          <w:t xml:space="preserve"> == </w:t>
        </w:r>
        <w:r w:rsidRPr="008C09BE">
          <w:rPr>
            <w:rFonts w:ascii="Times New Roman" w:hAnsi="Times New Roman" w:cs="Times New Roman"/>
            <w:sz w:val="20"/>
            <w:szCs w:val="20"/>
            <w:lang w:val="en-US"/>
            <w:rPrChange w:id="7357" w:author="Airat Shigapov" w:date="2021-10-27T23:08:00Z">
              <w:rPr>
                <w:rFonts w:ascii="Consolas" w:hAnsi="Consolas" w:cs="Consolas"/>
                <w:color w:val="A31515"/>
                <w:sz w:val="19"/>
                <w:szCs w:val="19"/>
              </w:rPr>
            </w:rPrChange>
          </w:rPr>
          <w:t>""</w:t>
        </w:r>
        <w:r w:rsidRPr="008C09BE">
          <w:rPr>
            <w:rFonts w:ascii="Times New Roman" w:hAnsi="Times New Roman" w:cs="Times New Roman"/>
            <w:sz w:val="20"/>
            <w:szCs w:val="20"/>
            <w:lang w:val="en-US"/>
            <w:rPrChange w:id="7358" w:author="Airat Shigapov" w:date="2021-10-27T23:08:00Z">
              <w:rPr>
                <w:rFonts w:ascii="Consolas" w:hAnsi="Consolas" w:cs="Consolas"/>
                <w:color w:val="000000"/>
                <w:sz w:val="19"/>
                <w:szCs w:val="19"/>
              </w:rPr>
            </w:rPrChange>
          </w:rPr>
          <w:t>)</w:t>
        </w:r>
      </w:ins>
    </w:p>
    <w:p w14:paraId="74C2EAF3" w14:textId="77777777" w:rsidR="001118C1" w:rsidRPr="008C09BE" w:rsidRDefault="001118C1" w:rsidP="001118C1">
      <w:pPr>
        <w:autoSpaceDE w:val="0"/>
        <w:autoSpaceDN w:val="0"/>
        <w:adjustRightInd w:val="0"/>
        <w:spacing w:after="0" w:line="240" w:lineRule="auto"/>
        <w:rPr>
          <w:ins w:id="7359" w:author="Airat Shigapov" w:date="2021-10-27T23:04:00Z"/>
          <w:rFonts w:ascii="Times New Roman" w:hAnsi="Times New Roman" w:cs="Times New Roman"/>
          <w:sz w:val="20"/>
          <w:szCs w:val="20"/>
          <w:lang w:val="en-US"/>
          <w:rPrChange w:id="7360" w:author="Airat Shigapov" w:date="2021-10-27T23:08:00Z">
            <w:rPr>
              <w:ins w:id="7361" w:author="Airat Shigapov" w:date="2021-10-27T23:04:00Z"/>
              <w:rFonts w:ascii="Consolas" w:hAnsi="Consolas" w:cs="Consolas"/>
              <w:color w:val="000000"/>
              <w:sz w:val="19"/>
              <w:szCs w:val="19"/>
            </w:rPr>
          </w:rPrChange>
        </w:rPr>
      </w:pPr>
      <w:ins w:id="7362" w:author="Airat Shigapov" w:date="2021-10-27T23:04:00Z">
        <w:r w:rsidRPr="008C09BE">
          <w:rPr>
            <w:rFonts w:ascii="Times New Roman" w:hAnsi="Times New Roman" w:cs="Times New Roman"/>
            <w:sz w:val="20"/>
            <w:szCs w:val="20"/>
            <w:lang w:val="en-US"/>
            <w:rPrChange w:id="7363" w:author="Airat Shigapov" w:date="2021-10-27T23:08:00Z">
              <w:rPr>
                <w:rFonts w:ascii="Consolas" w:hAnsi="Consolas" w:cs="Consolas"/>
                <w:color w:val="000000"/>
                <w:sz w:val="19"/>
                <w:szCs w:val="19"/>
              </w:rPr>
            </w:rPrChange>
          </w:rPr>
          <w:t xml:space="preserve">            {</w:t>
        </w:r>
      </w:ins>
    </w:p>
    <w:p w14:paraId="74BC619D" w14:textId="77777777" w:rsidR="001118C1" w:rsidRPr="008C09BE" w:rsidRDefault="001118C1" w:rsidP="001118C1">
      <w:pPr>
        <w:autoSpaceDE w:val="0"/>
        <w:autoSpaceDN w:val="0"/>
        <w:adjustRightInd w:val="0"/>
        <w:spacing w:after="0" w:line="240" w:lineRule="auto"/>
        <w:rPr>
          <w:ins w:id="7364" w:author="Airat Shigapov" w:date="2021-10-27T23:04:00Z"/>
          <w:rFonts w:ascii="Times New Roman" w:hAnsi="Times New Roman" w:cs="Times New Roman"/>
          <w:sz w:val="20"/>
          <w:szCs w:val="20"/>
          <w:lang w:val="en-US"/>
          <w:rPrChange w:id="7365" w:author="Airat Shigapov" w:date="2021-10-27T23:08:00Z">
            <w:rPr>
              <w:ins w:id="7366" w:author="Airat Shigapov" w:date="2021-10-27T23:04:00Z"/>
              <w:rFonts w:ascii="Consolas" w:hAnsi="Consolas" w:cs="Consolas"/>
              <w:color w:val="000000"/>
              <w:sz w:val="19"/>
              <w:szCs w:val="19"/>
            </w:rPr>
          </w:rPrChange>
        </w:rPr>
      </w:pPr>
      <w:ins w:id="7367" w:author="Airat Shigapov" w:date="2021-10-27T23:04:00Z">
        <w:r w:rsidRPr="008C09BE">
          <w:rPr>
            <w:rFonts w:ascii="Times New Roman" w:hAnsi="Times New Roman" w:cs="Times New Roman"/>
            <w:sz w:val="20"/>
            <w:szCs w:val="20"/>
            <w:lang w:val="en-US"/>
            <w:rPrChange w:id="7368" w:author="Airat Shigapov" w:date="2021-10-27T23:08:00Z">
              <w:rPr>
                <w:rFonts w:ascii="Consolas" w:hAnsi="Consolas" w:cs="Consolas"/>
                <w:color w:val="000000"/>
                <w:sz w:val="19"/>
                <w:szCs w:val="19"/>
              </w:rPr>
            </w:rPrChange>
          </w:rPr>
          <w:t xml:space="preserve">                </w:t>
        </w:r>
        <w:proofErr w:type="spellStart"/>
        <w:r w:rsidRPr="008C09BE">
          <w:rPr>
            <w:rFonts w:ascii="Times New Roman" w:hAnsi="Times New Roman" w:cs="Times New Roman"/>
            <w:sz w:val="20"/>
            <w:szCs w:val="20"/>
            <w:lang w:val="en-US"/>
            <w:rPrChange w:id="7369" w:author="Airat Shigapov" w:date="2021-10-27T23:08:00Z">
              <w:rPr>
                <w:rFonts w:ascii="Consolas" w:hAnsi="Consolas" w:cs="Consolas"/>
                <w:color w:val="000000"/>
                <w:sz w:val="19"/>
                <w:szCs w:val="19"/>
              </w:rPr>
            </w:rPrChange>
          </w:rPr>
          <w:t>nameProduct.Text</w:t>
        </w:r>
        <w:proofErr w:type="spellEnd"/>
        <w:r w:rsidRPr="008C09BE">
          <w:rPr>
            <w:rFonts w:ascii="Times New Roman" w:hAnsi="Times New Roman" w:cs="Times New Roman"/>
            <w:sz w:val="20"/>
            <w:szCs w:val="20"/>
            <w:lang w:val="en-US"/>
            <w:rPrChange w:id="7370" w:author="Airat Shigapov" w:date="2021-10-27T23:08:00Z">
              <w:rPr>
                <w:rFonts w:ascii="Consolas" w:hAnsi="Consolas" w:cs="Consolas"/>
                <w:color w:val="000000"/>
                <w:sz w:val="19"/>
                <w:szCs w:val="19"/>
              </w:rPr>
            </w:rPrChange>
          </w:rPr>
          <w:t xml:space="preserve"> = </w:t>
        </w:r>
        <w:r w:rsidRPr="008C09BE">
          <w:rPr>
            <w:rFonts w:ascii="Times New Roman" w:hAnsi="Times New Roman" w:cs="Times New Roman"/>
            <w:sz w:val="20"/>
            <w:szCs w:val="20"/>
            <w:lang w:val="en-US"/>
            <w:rPrChange w:id="7371" w:author="Airat Shigapov" w:date="2021-10-27T23:08:00Z">
              <w:rPr>
                <w:rFonts w:ascii="Consolas" w:hAnsi="Consolas" w:cs="Consolas"/>
                <w:color w:val="A31515"/>
                <w:sz w:val="19"/>
                <w:szCs w:val="19"/>
              </w:rPr>
            </w:rPrChange>
          </w:rPr>
          <w:t>"</w:t>
        </w:r>
        <w:r w:rsidRPr="008C09BE">
          <w:rPr>
            <w:rFonts w:ascii="Times New Roman" w:hAnsi="Times New Roman" w:cs="Times New Roman"/>
            <w:sz w:val="20"/>
            <w:szCs w:val="20"/>
            <w:rPrChange w:id="7372" w:author="Airat Shigapov" w:date="2021-10-27T23:08:00Z">
              <w:rPr>
                <w:rFonts w:ascii="Consolas" w:hAnsi="Consolas" w:cs="Consolas"/>
                <w:color w:val="A31515"/>
                <w:sz w:val="19"/>
                <w:szCs w:val="19"/>
              </w:rPr>
            </w:rPrChange>
          </w:rPr>
          <w:t>Название</w:t>
        </w:r>
        <w:r w:rsidRPr="008C09BE">
          <w:rPr>
            <w:rFonts w:ascii="Times New Roman" w:hAnsi="Times New Roman" w:cs="Times New Roman"/>
            <w:sz w:val="20"/>
            <w:szCs w:val="20"/>
            <w:lang w:val="en-US"/>
            <w:rPrChange w:id="7373" w:author="Airat Shigapov" w:date="2021-10-27T23:08:00Z">
              <w:rPr>
                <w:rFonts w:ascii="Consolas" w:hAnsi="Consolas" w:cs="Consolas"/>
                <w:color w:val="A31515"/>
                <w:sz w:val="19"/>
                <w:szCs w:val="19"/>
              </w:rPr>
            </w:rPrChange>
          </w:rPr>
          <w:t xml:space="preserve"> </w:t>
        </w:r>
        <w:r w:rsidRPr="008C09BE">
          <w:rPr>
            <w:rFonts w:ascii="Times New Roman" w:hAnsi="Times New Roman" w:cs="Times New Roman"/>
            <w:sz w:val="20"/>
            <w:szCs w:val="20"/>
            <w:rPrChange w:id="7374" w:author="Airat Shigapov" w:date="2021-10-27T23:08:00Z">
              <w:rPr>
                <w:rFonts w:ascii="Consolas" w:hAnsi="Consolas" w:cs="Consolas"/>
                <w:color w:val="A31515"/>
                <w:sz w:val="19"/>
                <w:szCs w:val="19"/>
              </w:rPr>
            </w:rPrChange>
          </w:rPr>
          <w:t>товара</w:t>
        </w:r>
        <w:r w:rsidRPr="008C09BE">
          <w:rPr>
            <w:rFonts w:ascii="Times New Roman" w:hAnsi="Times New Roman" w:cs="Times New Roman"/>
            <w:sz w:val="20"/>
            <w:szCs w:val="20"/>
            <w:lang w:val="en-US"/>
            <w:rPrChange w:id="7375" w:author="Airat Shigapov" w:date="2021-10-27T23:08:00Z">
              <w:rPr>
                <w:rFonts w:ascii="Consolas" w:hAnsi="Consolas" w:cs="Consolas"/>
                <w:color w:val="A31515"/>
                <w:sz w:val="19"/>
                <w:szCs w:val="19"/>
              </w:rPr>
            </w:rPrChange>
          </w:rPr>
          <w:t>"</w:t>
        </w:r>
        <w:r w:rsidRPr="008C09BE">
          <w:rPr>
            <w:rFonts w:ascii="Times New Roman" w:hAnsi="Times New Roman" w:cs="Times New Roman"/>
            <w:sz w:val="20"/>
            <w:szCs w:val="20"/>
            <w:lang w:val="en-US"/>
            <w:rPrChange w:id="7376" w:author="Airat Shigapov" w:date="2021-10-27T23:08:00Z">
              <w:rPr>
                <w:rFonts w:ascii="Consolas" w:hAnsi="Consolas" w:cs="Consolas"/>
                <w:color w:val="000000"/>
                <w:sz w:val="19"/>
                <w:szCs w:val="19"/>
              </w:rPr>
            </w:rPrChange>
          </w:rPr>
          <w:t>;</w:t>
        </w:r>
      </w:ins>
    </w:p>
    <w:p w14:paraId="79F9AF41" w14:textId="77777777" w:rsidR="001118C1" w:rsidRPr="008C09BE" w:rsidRDefault="001118C1" w:rsidP="001118C1">
      <w:pPr>
        <w:autoSpaceDE w:val="0"/>
        <w:autoSpaceDN w:val="0"/>
        <w:adjustRightInd w:val="0"/>
        <w:spacing w:after="0" w:line="240" w:lineRule="auto"/>
        <w:rPr>
          <w:ins w:id="7377" w:author="Airat Shigapov" w:date="2021-10-27T23:04:00Z"/>
          <w:rFonts w:ascii="Times New Roman" w:hAnsi="Times New Roman" w:cs="Times New Roman"/>
          <w:sz w:val="20"/>
          <w:szCs w:val="20"/>
          <w:lang w:val="en-US"/>
          <w:rPrChange w:id="7378" w:author="Airat Shigapov" w:date="2021-10-27T23:08:00Z">
            <w:rPr>
              <w:ins w:id="7379" w:author="Airat Shigapov" w:date="2021-10-27T23:04:00Z"/>
              <w:rFonts w:ascii="Consolas" w:hAnsi="Consolas" w:cs="Consolas"/>
              <w:color w:val="000000"/>
              <w:sz w:val="19"/>
              <w:szCs w:val="19"/>
            </w:rPr>
          </w:rPrChange>
        </w:rPr>
      </w:pPr>
      <w:ins w:id="7380" w:author="Airat Shigapov" w:date="2021-10-27T23:04:00Z">
        <w:r w:rsidRPr="008C09BE">
          <w:rPr>
            <w:rFonts w:ascii="Times New Roman" w:hAnsi="Times New Roman" w:cs="Times New Roman"/>
            <w:sz w:val="20"/>
            <w:szCs w:val="20"/>
            <w:lang w:val="en-US"/>
            <w:rPrChange w:id="7381" w:author="Airat Shigapov" w:date="2021-10-27T23:08:00Z">
              <w:rPr>
                <w:rFonts w:ascii="Consolas" w:hAnsi="Consolas" w:cs="Consolas"/>
                <w:color w:val="000000"/>
                <w:sz w:val="19"/>
                <w:szCs w:val="19"/>
              </w:rPr>
            </w:rPrChange>
          </w:rPr>
          <w:t xml:space="preserve">                </w:t>
        </w:r>
        <w:proofErr w:type="spellStart"/>
        <w:r w:rsidRPr="008C09BE">
          <w:rPr>
            <w:rFonts w:ascii="Times New Roman" w:hAnsi="Times New Roman" w:cs="Times New Roman"/>
            <w:sz w:val="20"/>
            <w:szCs w:val="20"/>
            <w:lang w:val="en-US"/>
            <w:rPrChange w:id="7382" w:author="Airat Shigapov" w:date="2021-10-27T23:08:00Z">
              <w:rPr>
                <w:rFonts w:ascii="Consolas" w:hAnsi="Consolas" w:cs="Consolas"/>
                <w:color w:val="000000"/>
                <w:sz w:val="19"/>
                <w:szCs w:val="19"/>
              </w:rPr>
            </w:rPrChange>
          </w:rPr>
          <w:t>nameProduct.Foreground</w:t>
        </w:r>
        <w:proofErr w:type="spellEnd"/>
        <w:r w:rsidRPr="008C09BE">
          <w:rPr>
            <w:rFonts w:ascii="Times New Roman" w:hAnsi="Times New Roman" w:cs="Times New Roman"/>
            <w:sz w:val="20"/>
            <w:szCs w:val="20"/>
            <w:lang w:val="en-US"/>
            <w:rPrChange w:id="7383" w:author="Airat Shigapov" w:date="2021-10-27T23:08:00Z">
              <w:rPr>
                <w:rFonts w:ascii="Consolas" w:hAnsi="Consolas" w:cs="Consolas"/>
                <w:color w:val="000000"/>
                <w:sz w:val="19"/>
                <w:szCs w:val="19"/>
              </w:rPr>
            </w:rPrChange>
          </w:rPr>
          <w:t xml:space="preserve"> = </w:t>
        </w:r>
        <w:proofErr w:type="spellStart"/>
        <w:r w:rsidRPr="008C09BE">
          <w:rPr>
            <w:rFonts w:ascii="Times New Roman" w:hAnsi="Times New Roman" w:cs="Times New Roman"/>
            <w:sz w:val="20"/>
            <w:szCs w:val="20"/>
            <w:lang w:val="en-US"/>
            <w:rPrChange w:id="7384" w:author="Airat Shigapov" w:date="2021-10-27T23:08:00Z">
              <w:rPr>
                <w:rFonts w:ascii="Consolas" w:hAnsi="Consolas" w:cs="Consolas"/>
                <w:color w:val="000000"/>
                <w:sz w:val="19"/>
                <w:szCs w:val="19"/>
              </w:rPr>
            </w:rPrChange>
          </w:rPr>
          <w:t>Brushes.Gray</w:t>
        </w:r>
        <w:proofErr w:type="spellEnd"/>
        <w:r w:rsidRPr="008C09BE">
          <w:rPr>
            <w:rFonts w:ascii="Times New Roman" w:hAnsi="Times New Roman" w:cs="Times New Roman"/>
            <w:sz w:val="20"/>
            <w:szCs w:val="20"/>
            <w:lang w:val="en-US"/>
            <w:rPrChange w:id="7385" w:author="Airat Shigapov" w:date="2021-10-27T23:08:00Z">
              <w:rPr>
                <w:rFonts w:ascii="Consolas" w:hAnsi="Consolas" w:cs="Consolas"/>
                <w:color w:val="000000"/>
                <w:sz w:val="19"/>
                <w:szCs w:val="19"/>
              </w:rPr>
            </w:rPrChange>
          </w:rPr>
          <w:t>;</w:t>
        </w:r>
      </w:ins>
    </w:p>
    <w:p w14:paraId="7AC54E1D" w14:textId="77777777" w:rsidR="001118C1" w:rsidRPr="008C09BE" w:rsidRDefault="001118C1" w:rsidP="001118C1">
      <w:pPr>
        <w:autoSpaceDE w:val="0"/>
        <w:autoSpaceDN w:val="0"/>
        <w:adjustRightInd w:val="0"/>
        <w:spacing w:after="0" w:line="240" w:lineRule="auto"/>
        <w:rPr>
          <w:ins w:id="7386" w:author="Airat Shigapov" w:date="2021-10-27T23:04:00Z"/>
          <w:rFonts w:ascii="Times New Roman" w:hAnsi="Times New Roman" w:cs="Times New Roman"/>
          <w:sz w:val="20"/>
          <w:szCs w:val="20"/>
          <w:lang w:val="en-US"/>
          <w:rPrChange w:id="7387" w:author="Airat Shigapov" w:date="2021-10-27T23:08:00Z">
            <w:rPr>
              <w:ins w:id="7388" w:author="Airat Shigapov" w:date="2021-10-27T23:04:00Z"/>
              <w:rFonts w:ascii="Consolas" w:hAnsi="Consolas" w:cs="Consolas"/>
              <w:color w:val="000000"/>
              <w:sz w:val="19"/>
              <w:szCs w:val="19"/>
            </w:rPr>
          </w:rPrChange>
        </w:rPr>
      </w:pPr>
      <w:ins w:id="7389" w:author="Airat Shigapov" w:date="2021-10-27T23:04:00Z">
        <w:r w:rsidRPr="008C09BE">
          <w:rPr>
            <w:rFonts w:ascii="Times New Roman" w:hAnsi="Times New Roman" w:cs="Times New Roman"/>
            <w:sz w:val="20"/>
            <w:szCs w:val="20"/>
            <w:lang w:val="en-US"/>
            <w:rPrChange w:id="7390" w:author="Airat Shigapov" w:date="2021-10-27T23:08:00Z">
              <w:rPr>
                <w:rFonts w:ascii="Consolas" w:hAnsi="Consolas" w:cs="Consolas"/>
                <w:color w:val="000000"/>
                <w:sz w:val="19"/>
                <w:szCs w:val="19"/>
              </w:rPr>
            </w:rPrChange>
          </w:rPr>
          <w:t xml:space="preserve">            }</w:t>
        </w:r>
      </w:ins>
    </w:p>
    <w:p w14:paraId="7E52B853" w14:textId="77777777" w:rsidR="001118C1" w:rsidRPr="008C09BE" w:rsidRDefault="001118C1" w:rsidP="001118C1">
      <w:pPr>
        <w:autoSpaceDE w:val="0"/>
        <w:autoSpaceDN w:val="0"/>
        <w:adjustRightInd w:val="0"/>
        <w:spacing w:after="0" w:line="240" w:lineRule="auto"/>
        <w:rPr>
          <w:ins w:id="7391" w:author="Airat Shigapov" w:date="2021-10-27T23:04:00Z"/>
          <w:rFonts w:ascii="Times New Roman" w:hAnsi="Times New Roman" w:cs="Times New Roman"/>
          <w:sz w:val="20"/>
          <w:szCs w:val="20"/>
          <w:lang w:val="en-US"/>
          <w:rPrChange w:id="7392" w:author="Airat Shigapov" w:date="2021-10-27T23:08:00Z">
            <w:rPr>
              <w:ins w:id="7393" w:author="Airat Shigapov" w:date="2021-10-27T23:04:00Z"/>
              <w:rFonts w:ascii="Consolas" w:hAnsi="Consolas" w:cs="Consolas"/>
              <w:color w:val="000000"/>
              <w:sz w:val="19"/>
              <w:szCs w:val="19"/>
            </w:rPr>
          </w:rPrChange>
        </w:rPr>
      </w:pPr>
      <w:ins w:id="7394" w:author="Airat Shigapov" w:date="2021-10-27T23:04:00Z">
        <w:r w:rsidRPr="008C09BE">
          <w:rPr>
            <w:rFonts w:ascii="Times New Roman" w:hAnsi="Times New Roman" w:cs="Times New Roman"/>
            <w:sz w:val="20"/>
            <w:szCs w:val="20"/>
            <w:lang w:val="en-US"/>
            <w:rPrChange w:id="7395" w:author="Airat Shigapov" w:date="2021-10-27T23:08:00Z">
              <w:rPr>
                <w:rFonts w:ascii="Consolas" w:hAnsi="Consolas" w:cs="Consolas"/>
                <w:color w:val="000000"/>
                <w:sz w:val="19"/>
                <w:szCs w:val="19"/>
              </w:rPr>
            </w:rPrChange>
          </w:rPr>
          <w:t xml:space="preserve">        }</w:t>
        </w:r>
      </w:ins>
    </w:p>
    <w:p w14:paraId="467649DA" w14:textId="77777777" w:rsidR="001118C1" w:rsidRPr="008C09BE" w:rsidRDefault="001118C1" w:rsidP="001118C1">
      <w:pPr>
        <w:autoSpaceDE w:val="0"/>
        <w:autoSpaceDN w:val="0"/>
        <w:adjustRightInd w:val="0"/>
        <w:spacing w:after="0" w:line="240" w:lineRule="auto"/>
        <w:rPr>
          <w:ins w:id="7396" w:author="Airat Shigapov" w:date="2021-10-27T23:04:00Z"/>
          <w:rFonts w:ascii="Times New Roman" w:hAnsi="Times New Roman" w:cs="Times New Roman"/>
          <w:sz w:val="20"/>
          <w:szCs w:val="20"/>
          <w:lang w:val="en-US"/>
          <w:rPrChange w:id="7397" w:author="Airat Shigapov" w:date="2021-10-27T23:08:00Z">
            <w:rPr>
              <w:ins w:id="7398" w:author="Airat Shigapov" w:date="2021-10-27T23:04:00Z"/>
              <w:rFonts w:ascii="Consolas" w:hAnsi="Consolas" w:cs="Consolas"/>
              <w:color w:val="000000"/>
              <w:sz w:val="19"/>
              <w:szCs w:val="19"/>
            </w:rPr>
          </w:rPrChange>
        </w:rPr>
      </w:pPr>
    </w:p>
    <w:p w14:paraId="42FC1A38" w14:textId="77777777" w:rsidR="001118C1" w:rsidRPr="008C09BE" w:rsidRDefault="001118C1" w:rsidP="001118C1">
      <w:pPr>
        <w:autoSpaceDE w:val="0"/>
        <w:autoSpaceDN w:val="0"/>
        <w:adjustRightInd w:val="0"/>
        <w:spacing w:after="0" w:line="240" w:lineRule="auto"/>
        <w:rPr>
          <w:ins w:id="7399" w:author="Airat Shigapov" w:date="2021-10-27T23:04:00Z"/>
          <w:rFonts w:ascii="Times New Roman" w:hAnsi="Times New Roman" w:cs="Times New Roman"/>
          <w:sz w:val="20"/>
          <w:szCs w:val="20"/>
          <w:lang w:val="en-US"/>
          <w:rPrChange w:id="7400" w:author="Airat Shigapov" w:date="2021-10-27T23:08:00Z">
            <w:rPr>
              <w:ins w:id="7401" w:author="Airat Shigapov" w:date="2021-10-27T23:04:00Z"/>
              <w:rFonts w:ascii="Consolas" w:hAnsi="Consolas" w:cs="Consolas"/>
              <w:color w:val="000000"/>
              <w:sz w:val="19"/>
              <w:szCs w:val="19"/>
            </w:rPr>
          </w:rPrChange>
        </w:rPr>
      </w:pPr>
      <w:ins w:id="7402" w:author="Airat Shigapov" w:date="2021-10-27T23:04:00Z">
        <w:r w:rsidRPr="008C09BE">
          <w:rPr>
            <w:rFonts w:ascii="Times New Roman" w:hAnsi="Times New Roman" w:cs="Times New Roman"/>
            <w:sz w:val="20"/>
            <w:szCs w:val="20"/>
            <w:lang w:val="en-US"/>
            <w:rPrChange w:id="7403"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7404" w:author="Airat Shigapov" w:date="2021-10-27T23:08:00Z">
              <w:rPr>
                <w:rFonts w:ascii="Consolas" w:hAnsi="Consolas" w:cs="Consolas"/>
                <w:color w:val="0000FF"/>
                <w:sz w:val="19"/>
                <w:szCs w:val="19"/>
              </w:rPr>
            </w:rPrChange>
          </w:rPr>
          <w:t>private</w:t>
        </w:r>
        <w:r w:rsidRPr="008C09BE">
          <w:rPr>
            <w:rFonts w:ascii="Times New Roman" w:hAnsi="Times New Roman" w:cs="Times New Roman"/>
            <w:sz w:val="20"/>
            <w:szCs w:val="20"/>
            <w:lang w:val="en-US"/>
            <w:rPrChange w:id="7405"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7406" w:author="Airat Shigapov" w:date="2021-10-27T23:08:00Z">
              <w:rPr>
                <w:rFonts w:ascii="Consolas" w:hAnsi="Consolas" w:cs="Consolas"/>
                <w:color w:val="0000FF"/>
                <w:sz w:val="19"/>
                <w:szCs w:val="19"/>
              </w:rPr>
            </w:rPrChange>
          </w:rPr>
          <w:t>void</w:t>
        </w:r>
        <w:r w:rsidRPr="008C09BE">
          <w:rPr>
            <w:rFonts w:ascii="Times New Roman" w:hAnsi="Times New Roman" w:cs="Times New Roman"/>
            <w:sz w:val="20"/>
            <w:szCs w:val="20"/>
            <w:lang w:val="en-US"/>
            <w:rPrChange w:id="7407" w:author="Airat Shigapov" w:date="2021-10-27T23:08:00Z">
              <w:rPr>
                <w:rFonts w:ascii="Consolas" w:hAnsi="Consolas" w:cs="Consolas"/>
                <w:color w:val="000000"/>
                <w:sz w:val="19"/>
                <w:szCs w:val="19"/>
              </w:rPr>
            </w:rPrChange>
          </w:rPr>
          <w:t xml:space="preserve"> </w:t>
        </w:r>
        <w:proofErr w:type="spellStart"/>
        <w:r w:rsidRPr="008C09BE">
          <w:rPr>
            <w:rFonts w:ascii="Times New Roman" w:hAnsi="Times New Roman" w:cs="Times New Roman"/>
            <w:sz w:val="20"/>
            <w:szCs w:val="20"/>
            <w:lang w:val="en-US"/>
            <w:rPrChange w:id="7408" w:author="Airat Shigapov" w:date="2021-10-27T23:08:00Z">
              <w:rPr>
                <w:rFonts w:ascii="Consolas" w:hAnsi="Consolas" w:cs="Consolas"/>
                <w:color w:val="000000"/>
                <w:sz w:val="19"/>
                <w:szCs w:val="19"/>
              </w:rPr>
            </w:rPrChange>
          </w:rPr>
          <w:t>CountProductField_</w:t>
        </w:r>
        <w:proofErr w:type="gramStart"/>
        <w:r w:rsidRPr="008C09BE">
          <w:rPr>
            <w:rFonts w:ascii="Times New Roman" w:hAnsi="Times New Roman" w:cs="Times New Roman"/>
            <w:sz w:val="20"/>
            <w:szCs w:val="20"/>
            <w:lang w:val="en-US"/>
            <w:rPrChange w:id="7409" w:author="Airat Shigapov" w:date="2021-10-27T23:08:00Z">
              <w:rPr>
                <w:rFonts w:ascii="Consolas" w:hAnsi="Consolas" w:cs="Consolas"/>
                <w:color w:val="000000"/>
                <w:sz w:val="19"/>
                <w:szCs w:val="19"/>
              </w:rPr>
            </w:rPrChange>
          </w:rPr>
          <w:t>GotFocus</w:t>
        </w:r>
        <w:proofErr w:type="spellEnd"/>
        <w:r w:rsidRPr="008C09BE">
          <w:rPr>
            <w:rFonts w:ascii="Times New Roman" w:hAnsi="Times New Roman" w:cs="Times New Roman"/>
            <w:sz w:val="20"/>
            <w:szCs w:val="20"/>
            <w:lang w:val="en-US"/>
            <w:rPrChange w:id="7410" w:author="Airat Shigapov" w:date="2021-10-27T23:08:00Z">
              <w:rPr>
                <w:rFonts w:ascii="Consolas" w:hAnsi="Consolas" w:cs="Consolas"/>
                <w:color w:val="000000"/>
                <w:sz w:val="19"/>
                <w:szCs w:val="19"/>
              </w:rPr>
            </w:rPrChange>
          </w:rPr>
          <w:t>(</w:t>
        </w:r>
        <w:proofErr w:type="gramEnd"/>
        <w:r w:rsidRPr="008C09BE">
          <w:rPr>
            <w:rFonts w:ascii="Times New Roman" w:hAnsi="Times New Roman" w:cs="Times New Roman"/>
            <w:sz w:val="20"/>
            <w:szCs w:val="20"/>
            <w:lang w:val="en-US"/>
            <w:rPrChange w:id="7411" w:author="Airat Shigapov" w:date="2021-10-27T23:08:00Z">
              <w:rPr>
                <w:rFonts w:ascii="Consolas" w:hAnsi="Consolas" w:cs="Consolas"/>
                <w:color w:val="0000FF"/>
                <w:sz w:val="19"/>
                <w:szCs w:val="19"/>
              </w:rPr>
            </w:rPrChange>
          </w:rPr>
          <w:t>object</w:t>
        </w:r>
        <w:r w:rsidRPr="008C09BE">
          <w:rPr>
            <w:rFonts w:ascii="Times New Roman" w:hAnsi="Times New Roman" w:cs="Times New Roman"/>
            <w:sz w:val="20"/>
            <w:szCs w:val="20"/>
            <w:lang w:val="en-US"/>
            <w:rPrChange w:id="7412" w:author="Airat Shigapov" w:date="2021-10-27T23:08:00Z">
              <w:rPr>
                <w:rFonts w:ascii="Consolas" w:hAnsi="Consolas" w:cs="Consolas"/>
                <w:color w:val="000000"/>
                <w:sz w:val="19"/>
                <w:szCs w:val="19"/>
              </w:rPr>
            </w:rPrChange>
          </w:rPr>
          <w:t xml:space="preserve"> sender, </w:t>
        </w:r>
        <w:proofErr w:type="spellStart"/>
        <w:r w:rsidRPr="008C09BE">
          <w:rPr>
            <w:rFonts w:ascii="Times New Roman" w:hAnsi="Times New Roman" w:cs="Times New Roman"/>
            <w:sz w:val="20"/>
            <w:szCs w:val="20"/>
            <w:lang w:val="en-US"/>
            <w:rPrChange w:id="7413" w:author="Airat Shigapov" w:date="2021-10-27T23:08:00Z">
              <w:rPr>
                <w:rFonts w:ascii="Consolas" w:hAnsi="Consolas" w:cs="Consolas"/>
                <w:color w:val="000000"/>
                <w:sz w:val="19"/>
                <w:szCs w:val="19"/>
              </w:rPr>
            </w:rPrChange>
          </w:rPr>
          <w:t>RoutedEventArgs</w:t>
        </w:r>
        <w:proofErr w:type="spellEnd"/>
        <w:r w:rsidRPr="008C09BE">
          <w:rPr>
            <w:rFonts w:ascii="Times New Roman" w:hAnsi="Times New Roman" w:cs="Times New Roman"/>
            <w:sz w:val="20"/>
            <w:szCs w:val="20"/>
            <w:lang w:val="en-US"/>
            <w:rPrChange w:id="7414" w:author="Airat Shigapov" w:date="2021-10-27T23:08:00Z">
              <w:rPr>
                <w:rFonts w:ascii="Consolas" w:hAnsi="Consolas" w:cs="Consolas"/>
                <w:color w:val="000000"/>
                <w:sz w:val="19"/>
                <w:szCs w:val="19"/>
              </w:rPr>
            </w:rPrChange>
          </w:rPr>
          <w:t xml:space="preserve"> e)</w:t>
        </w:r>
      </w:ins>
    </w:p>
    <w:p w14:paraId="5C86B101" w14:textId="77777777" w:rsidR="001118C1" w:rsidRPr="008C09BE" w:rsidRDefault="001118C1" w:rsidP="001118C1">
      <w:pPr>
        <w:autoSpaceDE w:val="0"/>
        <w:autoSpaceDN w:val="0"/>
        <w:adjustRightInd w:val="0"/>
        <w:spacing w:after="0" w:line="240" w:lineRule="auto"/>
        <w:rPr>
          <w:ins w:id="7415" w:author="Airat Shigapov" w:date="2021-10-27T23:04:00Z"/>
          <w:rFonts w:ascii="Times New Roman" w:hAnsi="Times New Roman" w:cs="Times New Roman"/>
          <w:sz w:val="20"/>
          <w:szCs w:val="20"/>
          <w:lang w:val="en-US"/>
          <w:rPrChange w:id="7416" w:author="Airat Shigapov" w:date="2021-10-27T23:08:00Z">
            <w:rPr>
              <w:ins w:id="7417" w:author="Airat Shigapov" w:date="2021-10-27T23:04:00Z"/>
              <w:rFonts w:ascii="Consolas" w:hAnsi="Consolas" w:cs="Consolas"/>
              <w:color w:val="000000"/>
              <w:sz w:val="19"/>
              <w:szCs w:val="19"/>
            </w:rPr>
          </w:rPrChange>
        </w:rPr>
      </w:pPr>
      <w:ins w:id="7418" w:author="Airat Shigapov" w:date="2021-10-27T23:04:00Z">
        <w:r w:rsidRPr="008C09BE">
          <w:rPr>
            <w:rFonts w:ascii="Times New Roman" w:hAnsi="Times New Roman" w:cs="Times New Roman"/>
            <w:sz w:val="20"/>
            <w:szCs w:val="20"/>
            <w:lang w:val="en-US"/>
            <w:rPrChange w:id="7419" w:author="Airat Shigapov" w:date="2021-10-27T23:08:00Z">
              <w:rPr>
                <w:rFonts w:ascii="Consolas" w:hAnsi="Consolas" w:cs="Consolas"/>
                <w:color w:val="000000"/>
                <w:sz w:val="19"/>
                <w:szCs w:val="19"/>
              </w:rPr>
            </w:rPrChange>
          </w:rPr>
          <w:t xml:space="preserve">        {</w:t>
        </w:r>
      </w:ins>
    </w:p>
    <w:p w14:paraId="36416B53" w14:textId="77777777" w:rsidR="001118C1" w:rsidRPr="008C09BE" w:rsidRDefault="001118C1" w:rsidP="001118C1">
      <w:pPr>
        <w:autoSpaceDE w:val="0"/>
        <w:autoSpaceDN w:val="0"/>
        <w:adjustRightInd w:val="0"/>
        <w:spacing w:after="0" w:line="240" w:lineRule="auto"/>
        <w:rPr>
          <w:ins w:id="7420" w:author="Airat Shigapov" w:date="2021-10-27T23:04:00Z"/>
          <w:rFonts w:ascii="Times New Roman" w:hAnsi="Times New Roman" w:cs="Times New Roman"/>
          <w:sz w:val="20"/>
          <w:szCs w:val="20"/>
          <w:lang w:val="en-US"/>
          <w:rPrChange w:id="7421" w:author="Airat Shigapov" w:date="2021-10-27T23:08:00Z">
            <w:rPr>
              <w:ins w:id="7422" w:author="Airat Shigapov" w:date="2021-10-27T23:04:00Z"/>
              <w:rFonts w:ascii="Consolas" w:hAnsi="Consolas" w:cs="Consolas"/>
              <w:color w:val="000000"/>
              <w:sz w:val="19"/>
              <w:szCs w:val="19"/>
            </w:rPr>
          </w:rPrChange>
        </w:rPr>
      </w:pPr>
      <w:ins w:id="7423" w:author="Airat Shigapov" w:date="2021-10-27T23:04:00Z">
        <w:r w:rsidRPr="008C09BE">
          <w:rPr>
            <w:rFonts w:ascii="Times New Roman" w:hAnsi="Times New Roman" w:cs="Times New Roman"/>
            <w:sz w:val="20"/>
            <w:szCs w:val="20"/>
            <w:lang w:val="en-US"/>
            <w:rPrChange w:id="7424"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7425" w:author="Airat Shigapov" w:date="2021-10-27T23:08:00Z">
              <w:rPr>
                <w:rFonts w:ascii="Consolas" w:hAnsi="Consolas" w:cs="Consolas"/>
                <w:color w:val="0000FF"/>
                <w:sz w:val="19"/>
                <w:szCs w:val="19"/>
              </w:rPr>
            </w:rPrChange>
          </w:rPr>
          <w:t>if</w:t>
        </w:r>
        <w:r w:rsidRPr="008C09BE">
          <w:rPr>
            <w:rFonts w:ascii="Times New Roman" w:hAnsi="Times New Roman" w:cs="Times New Roman"/>
            <w:sz w:val="20"/>
            <w:szCs w:val="20"/>
            <w:lang w:val="en-US"/>
            <w:rPrChange w:id="7426" w:author="Airat Shigapov" w:date="2021-10-27T23:08:00Z">
              <w:rPr>
                <w:rFonts w:ascii="Consolas" w:hAnsi="Consolas" w:cs="Consolas"/>
                <w:color w:val="000000"/>
                <w:sz w:val="19"/>
                <w:szCs w:val="19"/>
              </w:rPr>
            </w:rPrChange>
          </w:rPr>
          <w:t xml:space="preserve"> (</w:t>
        </w:r>
        <w:proofErr w:type="spellStart"/>
        <w:r w:rsidRPr="008C09BE">
          <w:rPr>
            <w:rFonts w:ascii="Times New Roman" w:hAnsi="Times New Roman" w:cs="Times New Roman"/>
            <w:sz w:val="20"/>
            <w:szCs w:val="20"/>
            <w:lang w:val="en-US"/>
            <w:rPrChange w:id="7427" w:author="Airat Shigapov" w:date="2021-10-27T23:08:00Z">
              <w:rPr>
                <w:rFonts w:ascii="Consolas" w:hAnsi="Consolas" w:cs="Consolas"/>
                <w:color w:val="000000"/>
                <w:sz w:val="19"/>
                <w:szCs w:val="19"/>
              </w:rPr>
            </w:rPrChange>
          </w:rPr>
          <w:t>CountProductField.Text</w:t>
        </w:r>
        <w:proofErr w:type="spellEnd"/>
        <w:r w:rsidRPr="008C09BE">
          <w:rPr>
            <w:rFonts w:ascii="Times New Roman" w:hAnsi="Times New Roman" w:cs="Times New Roman"/>
            <w:sz w:val="20"/>
            <w:szCs w:val="20"/>
            <w:lang w:val="en-US"/>
            <w:rPrChange w:id="7428" w:author="Airat Shigapov" w:date="2021-10-27T23:08:00Z">
              <w:rPr>
                <w:rFonts w:ascii="Consolas" w:hAnsi="Consolas" w:cs="Consolas"/>
                <w:color w:val="000000"/>
                <w:sz w:val="19"/>
                <w:szCs w:val="19"/>
              </w:rPr>
            </w:rPrChange>
          </w:rPr>
          <w:t xml:space="preserve"> == </w:t>
        </w:r>
        <w:r w:rsidRPr="008C09BE">
          <w:rPr>
            <w:rFonts w:ascii="Times New Roman" w:hAnsi="Times New Roman" w:cs="Times New Roman"/>
            <w:sz w:val="20"/>
            <w:szCs w:val="20"/>
            <w:lang w:val="en-US"/>
            <w:rPrChange w:id="7429" w:author="Airat Shigapov" w:date="2021-10-27T23:08:00Z">
              <w:rPr>
                <w:rFonts w:ascii="Consolas" w:hAnsi="Consolas" w:cs="Consolas"/>
                <w:color w:val="A31515"/>
                <w:sz w:val="19"/>
                <w:szCs w:val="19"/>
              </w:rPr>
            </w:rPrChange>
          </w:rPr>
          <w:t>"</w:t>
        </w:r>
        <w:r w:rsidRPr="008C09BE">
          <w:rPr>
            <w:rFonts w:ascii="Times New Roman" w:hAnsi="Times New Roman" w:cs="Times New Roman"/>
            <w:sz w:val="20"/>
            <w:szCs w:val="20"/>
            <w:rPrChange w:id="7430" w:author="Airat Shigapov" w:date="2021-10-27T23:08:00Z">
              <w:rPr>
                <w:rFonts w:ascii="Consolas" w:hAnsi="Consolas" w:cs="Consolas"/>
                <w:color w:val="A31515"/>
                <w:sz w:val="19"/>
                <w:szCs w:val="19"/>
              </w:rPr>
            </w:rPrChange>
          </w:rPr>
          <w:t>Количество</w:t>
        </w:r>
        <w:r w:rsidRPr="008C09BE">
          <w:rPr>
            <w:rFonts w:ascii="Times New Roman" w:hAnsi="Times New Roman" w:cs="Times New Roman"/>
            <w:sz w:val="20"/>
            <w:szCs w:val="20"/>
            <w:lang w:val="en-US"/>
            <w:rPrChange w:id="7431" w:author="Airat Shigapov" w:date="2021-10-27T23:08:00Z">
              <w:rPr>
                <w:rFonts w:ascii="Consolas" w:hAnsi="Consolas" w:cs="Consolas"/>
                <w:color w:val="A31515"/>
                <w:sz w:val="19"/>
                <w:szCs w:val="19"/>
              </w:rPr>
            </w:rPrChange>
          </w:rPr>
          <w:t>"</w:t>
        </w:r>
        <w:r w:rsidRPr="008C09BE">
          <w:rPr>
            <w:rFonts w:ascii="Times New Roman" w:hAnsi="Times New Roman" w:cs="Times New Roman"/>
            <w:sz w:val="20"/>
            <w:szCs w:val="20"/>
            <w:lang w:val="en-US"/>
            <w:rPrChange w:id="7432" w:author="Airat Shigapov" w:date="2021-10-27T23:08:00Z">
              <w:rPr>
                <w:rFonts w:ascii="Consolas" w:hAnsi="Consolas" w:cs="Consolas"/>
                <w:color w:val="000000"/>
                <w:sz w:val="19"/>
                <w:szCs w:val="19"/>
              </w:rPr>
            </w:rPrChange>
          </w:rPr>
          <w:t>)</w:t>
        </w:r>
      </w:ins>
    </w:p>
    <w:p w14:paraId="06BF2194" w14:textId="77777777" w:rsidR="001118C1" w:rsidRPr="008C09BE" w:rsidRDefault="001118C1" w:rsidP="001118C1">
      <w:pPr>
        <w:autoSpaceDE w:val="0"/>
        <w:autoSpaceDN w:val="0"/>
        <w:adjustRightInd w:val="0"/>
        <w:spacing w:after="0" w:line="240" w:lineRule="auto"/>
        <w:rPr>
          <w:ins w:id="7433" w:author="Airat Shigapov" w:date="2021-10-27T23:04:00Z"/>
          <w:rFonts w:ascii="Times New Roman" w:hAnsi="Times New Roman" w:cs="Times New Roman"/>
          <w:sz w:val="20"/>
          <w:szCs w:val="20"/>
          <w:lang w:val="en-US"/>
          <w:rPrChange w:id="7434" w:author="Airat Shigapov" w:date="2021-10-27T23:08:00Z">
            <w:rPr>
              <w:ins w:id="7435" w:author="Airat Shigapov" w:date="2021-10-27T23:04:00Z"/>
              <w:rFonts w:ascii="Consolas" w:hAnsi="Consolas" w:cs="Consolas"/>
              <w:color w:val="000000"/>
              <w:sz w:val="19"/>
              <w:szCs w:val="19"/>
            </w:rPr>
          </w:rPrChange>
        </w:rPr>
      </w:pPr>
      <w:ins w:id="7436" w:author="Airat Shigapov" w:date="2021-10-27T23:04:00Z">
        <w:r w:rsidRPr="008C09BE">
          <w:rPr>
            <w:rFonts w:ascii="Times New Roman" w:hAnsi="Times New Roman" w:cs="Times New Roman"/>
            <w:sz w:val="20"/>
            <w:szCs w:val="20"/>
            <w:lang w:val="en-US"/>
            <w:rPrChange w:id="7437" w:author="Airat Shigapov" w:date="2021-10-27T23:08:00Z">
              <w:rPr>
                <w:rFonts w:ascii="Consolas" w:hAnsi="Consolas" w:cs="Consolas"/>
                <w:color w:val="000000"/>
                <w:sz w:val="19"/>
                <w:szCs w:val="19"/>
              </w:rPr>
            </w:rPrChange>
          </w:rPr>
          <w:t xml:space="preserve">            {</w:t>
        </w:r>
      </w:ins>
    </w:p>
    <w:p w14:paraId="6D77D6BF" w14:textId="77777777" w:rsidR="001118C1" w:rsidRPr="008C09BE" w:rsidRDefault="001118C1" w:rsidP="001118C1">
      <w:pPr>
        <w:autoSpaceDE w:val="0"/>
        <w:autoSpaceDN w:val="0"/>
        <w:adjustRightInd w:val="0"/>
        <w:spacing w:after="0" w:line="240" w:lineRule="auto"/>
        <w:rPr>
          <w:ins w:id="7438" w:author="Airat Shigapov" w:date="2021-10-27T23:04:00Z"/>
          <w:rFonts w:ascii="Times New Roman" w:hAnsi="Times New Roman" w:cs="Times New Roman"/>
          <w:sz w:val="20"/>
          <w:szCs w:val="20"/>
          <w:lang w:val="en-US"/>
          <w:rPrChange w:id="7439" w:author="Airat Shigapov" w:date="2021-10-27T23:08:00Z">
            <w:rPr>
              <w:ins w:id="7440" w:author="Airat Shigapov" w:date="2021-10-27T23:04:00Z"/>
              <w:rFonts w:ascii="Consolas" w:hAnsi="Consolas" w:cs="Consolas"/>
              <w:color w:val="000000"/>
              <w:sz w:val="19"/>
              <w:szCs w:val="19"/>
            </w:rPr>
          </w:rPrChange>
        </w:rPr>
      </w:pPr>
      <w:ins w:id="7441" w:author="Airat Shigapov" w:date="2021-10-27T23:04:00Z">
        <w:r w:rsidRPr="008C09BE">
          <w:rPr>
            <w:rFonts w:ascii="Times New Roman" w:hAnsi="Times New Roman" w:cs="Times New Roman"/>
            <w:sz w:val="20"/>
            <w:szCs w:val="20"/>
            <w:lang w:val="en-US"/>
            <w:rPrChange w:id="7442" w:author="Airat Shigapov" w:date="2021-10-27T23:08:00Z">
              <w:rPr>
                <w:rFonts w:ascii="Consolas" w:hAnsi="Consolas" w:cs="Consolas"/>
                <w:color w:val="000000"/>
                <w:sz w:val="19"/>
                <w:szCs w:val="19"/>
              </w:rPr>
            </w:rPrChange>
          </w:rPr>
          <w:t xml:space="preserve">                </w:t>
        </w:r>
        <w:proofErr w:type="spellStart"/>
        <w:r w:rsidRPr="008C09BE">
          <w:rPr>
            <w:rFonts w:ascii="Times New Roman" w:hAnsi="Times New Roman" w:cs="Times New Roman"/>
            <w:sz w:val="20"/>
            <w:szCs w:val="20"/>
            <w:lang w:val="en-US"/>
            <w:rPrChange w:id="7443" w:author="Airat Shigapov" w:date="2021-10-27T23:08:00Z">
              <w:rPr>
                <w:rFonts w:ascii="Consolas" w:hAnsi="Consolas" w:cs="Consolas"/>
                <w:color w:val="000000"/>
                <w:sz w:val="19"/>
                <w:szCs w:val="19"/>
              </w:rPr>
            </w:rPrChange>
          </w:rPr>
          <w:t>CountProductField.Text</w:t>
        </w:r>
        <w:proofErr w:type="spellEnd"/>
        <w:r w:rsidRPr="008C09BE">
          <w:rPr>
            <w:rFonts w:ascii="Times New Roman" w:hAnsi="Times New Roman" w:cs="Times New Roman"/>
            <w:sz w:val="20"/>
            <w:szCs w:val="20"/>
            <w:lang w:val="en-US"/>
            <w:rPrChange w:id="7444" w:author="Airat Shigapov" w:date="2021-10-27T23:08:00Z">
              <w:rPr>
                <w:rFonts w:ascii="Consolas" w:hAnsi="Consolas" w:cs="Consolas"/>
                <w:color w:val="000000"/>
                <w:sz w:val="19"/>
                <w:szCs w:val="19"/>
              </w:rPr>
            </w:rPrChange>
          </w:rPr>
          <w:t xml:space="preserve"> = </w:t>
        </w:r>
        <w:r w:rsidRPr="008C09BE">
          <w:rPr>
            <w:rFonts w:ascii="Times New Roman" w:hAnsi="Times New Roman" w:cs="Times New Roman"/>
            <w:sz w:val="20"/>
            <w:szCs w:val="20"/>
            <w:lang w:val="en-US"/>
            <w:rPrChange w:id="7445" w:author="Airat Shigapov" w:date="2021-10-27T23:08:00Z">
              <w:rPr>
                <w:rFonts w:ascii="Consolas" w:hAnsi="Consolas" w:cs="Consolas"/>
                <w:color w:val="A31515"/>
                <w:sz w:val="19"/>
                <w:szCs w:val="19"/>
              </w:rPr>
            </w:rPrChange>
          </w:rPr>
          <w:t>""</w:t>
        </w:r>
        <w:r w:rsidRPr="008C09BE">
          <w:rPr>
            <w:rFonts w:ascii="Times New Roman" w:hAnsi="Times New Roman" w:cs="Times New Roman"/>
            <w:sz w:val="20"/>
            <w:szCs w:val="20"/>
            <w:lang w:val="en-US"/>
            <w:rPrChange w:id="7446" w:author="Airat Shigapov" w:date="2021-10-27T23:08:00Z">
              <w:rPr>
                <w:rFonts w:ascii="Consolas" w:hAnsi="Consolas" w:cs="Consolas"/>
                <w:color w:val="000000"/>
                <w:sz w:val="19"/>
                <w:szCs w:val="19"/>
              </w:rPr>
            </w:rPrChange>
          </w:rPr>
          <w:t>;</w:t>
        </w:r>
      </w:ins>
    </w:p>
    <w:p w14:paraId="29764F21" w14:textId="77777777" w:rsidR="001118C1" w:rsidRPr="008C09BE" w:rsidRDefault="001118C1" w:rsidP="001118C1">
      <w:pPr>
        <w:autoSpaceDE w:val="0"/>
        <w:autoSpaceDN w:val="0"/>
        <w:adjustRightInd w:val="0"/>
        <w:spacing w:after="0" w:line="240" w:lineRule="auto"/>
        <w:rPr>
          <w:ins w:id="7447" w:author="Airat Shigapov" w:date="2021-10-27T23:04:00Z"/>
          <w:rFonts w:ascii="Times New Roman" w:hAnsi="Times New Roman" w:cs="Times New Roman"/>
          <w:sz w:val="20"/>
          <w:szCs w:val="20"/>
          <w:lang w:val="en-US"/>
          <w:rPrChange w:id="7448" w:author="Airat Shigapov" w:date="2021-10-27T23:08:00Z">
            <w:rPr>
              <w:ins w:id="7449" w:author="Airat Shigapov" w:date="2021-10-27T23:04:00Z"/>
              <w:rFonts w:ascii="Consolas" w:hAnsi="Consolas" w:cs="Consolas"/>
              <w:color w:val="000000"/>
              <w:sz w:val="19"/>
              <w:szCs w:val="19"/>
            </w:rPr>
          </w:rPrChange>
        </w:rPr>
      </w:pPr>
      <w:ins w:id="7450" w:author="Airat Shigapov" w:date="2021-10-27T23:04:00Z">
        <w:r w:rsidRPr="008C09BE">
          <w:rPr>
            <w:rFonts w:ascii="Times New Roman" w:hAnsi="Times New Roman" w:cs="Times New Roman"/>
            <w:sz w:val="20"/>
            <w:szCs w:val="20"/>
            <w:lang w:val="en-US"/>
            <w:rPrChange w:id="7451" w:author="Airat Shigapov" w:date="2021-10-27T23:08:00Z">
              <w:rPr>
                <w:rFonts w:ascii="Consolas" w:hAnsi="Consolas" w:cs="Consolas"/>
                <w:color w:val="000000"/>
                <w:sz w:val="19"/>
                <w:szCs w:val="19"/>
              </w:rPr>
            </w:rPrChange>
          </w:rPr>
          <w:t xml:space="preserve">                </w:t>
        </w:r>
        <w:proofErr w:type="spellStart"/>
        <w:r w:rsidRPr="008C09BE">
          <w:rPr>
            <w:rFonts w:ascii="Times New Roman" w:hAnsi="Times New Roman" w:cs="Times New Roman"/>
            <w:sz w:val="20"/>
            <w:szCs w:val="20"/>
            <w:lang w:val="en-US"/>
            <w:rPrChange w:id="7452" w:author="Airat Shigapov" w:date="2021-10-27T23:08:00Z">
              <w:rPr>
                <w:rFonts w:ascii="Consolas" w:hAnsi="Consolas" w:cs="Consolas"/>
                <w:color w:val="000000"/>
                <w:sz w:val="19"/>
                <w:szCs w:val="19"/>
              </w:rPr>
            </w:rPrChange>
          </w:rPr>
          <w:t>CountProductField.Foreground</w:t>
        </w:r>
        <w:proofErr w:type="spellEnd"/>
        <w:r w:rsidRPr="008C09BE">
          <w:rPr>
            <w:rFonts w:ascii="Times New Roman" w:hAnsi="Times New Roman" w:cs="Times New Roman"/>
            <w:sz w:val="20"/>
            <w:szCs w:val="20"/>
            <w:lang w:val="en-US"/>
            <w:rPrChange w:id="7453" w:author="Airat Shigapov" w:date="2021-10-27T23:08:00Z">
              <w:rPr>
                <w:rFonts w:ascii="Consolas" w:hAnsi="Consolas" w:cs="Consolas"/>
                <w:color w:val="000000"/>
                <w:sz w:val="19"/>
                <w:szCs w:val="19"/>
              </w:rPr>
            </w:rPrChange>
          </w:rPr>
          <w:t xml:space="preserve"> = </w:t>
        </w:r>
        <w:proofErr w:type="spellStart"/>
        <w:r w:rsidRPr="008C09BE">
          <w:rPr>
            <w:rFonts w:ascii="Times New Roman" w:hAnsi="Times New Roman" w:cs="Times New Roman"/>
            <w:sz w:val="20"/>
            <w:szCs w:val="20"/>
            <w:lang w:val="en-US"/>
            <w:rPrChange w:id="7454" w:author="Airat Shigapov" w:date="2021-10-27T23:08:00Z">
              <w:rPr>
                <w:rFonts w:ascii="Consolas" w:hAnsi="Consolas" w:cs="Consolas"/>
                <w:color w:val="000000"/>
                <w:sz w:val="19"/>
                <w:szCs w:val="19"/>
              </w:rPr>
            </w:rPrChange>
          </w:rPr>
          <w:t>Brushes.Black</w:t>
        </w:r>
        <w:proofErr w:type="spellEnd"/>
        <w:r w:rsidRPr="008C09BE">
          <w:rPr>
            <w:rFonts w:ascii="Times New Roman" w:hAnsi="Times New Roman" w:cs="Times New Roman"/>
            <w:sz w:val="20"/>
            <w:szCs w:val="20"/>
            <w:lang w:val="en-US"/>
            <w:rPrChange w:id="7455" w:author="Airat Shigapov" w:date="2021-10-27T23:08:00Z">
              <w:rPr>
                <w:rFonts w:ascii="Consolas" w:hAnsi="Consolas" w:cs="Consolas"/>
                <w:color w:val="000000"/>
                <w:sz w:val="19"/>
                <w:szCs w:val="19"/>
              </w:rPr>
            </w:rPrChange>
          </w:rPr>
          <w:t>;</w:t>
        </w:r>
      </w:ins>
    </w:p>
    <w:p w14:paraId="3AC674A3" w14:textId="77777777" w:rsidR="001118C1" w:rsidRPr="008C09BE" w:rsidRDefault="001118C1" w:rsidP="001118C1">
      <w:pPr>
        <w:autoSpaceDE w:val="0"/>
        <w:autoSpaceDN w:val="0"/>
        <w:adjustRightInd w:val="0"/>
        <w:spacing w:after="0" w:line="240" w:lineRule="auto"/>
        <w:rPr>
          <w:ins w:id="7456" w:author="Airat Shigapov" w:date="2021-10-27T23:04:00Z"/>
          <w:rFonts w:ascii="Times New Roman" w:hAnsi="Times New Roman" w:cs="Times New Roman"/>
          <w:sz w:val="20"/>
          <w:szCs w:val="20"/>
          <w:lang w:val="en-US"/>
          <w:rPrChange w:id="7457" w:author="Airat Shigapov" w:date="2021-10-27T23:08:00Z">
            <w:rPr>
              <w:ins w:id="7458" w:author="Airat Shigapov" w:date="2021-10-27T23:04:00Z"/>
              <w:rFonts w:ascii="Consolas" w:hAnsi="Consolas" w:cs="Consolas"/>
              <w:color w:val="000000"/>
              <w:sz w:val="19"/>
              <w:szCs w:val="19"/>
            </w:rPr>
          </w:rPrChange>
        </w:rPr>
      </w:pPr>
      <w:ins w:id="7459" w:author="Airat Shigapov" w:date="2021-10-27T23:04:00Z">
        <w:r w:rsidRPr="008C09BE">
          <w:rPr>
            <w:rFonts w:ascii="Times New Roman" w:hAnsi="Times New Roman" w:cs="Times New Roman"/>
            <w:sz w:val="20"/>
            <w:szCs w:val="20"/>
            <w:lang w:val="en-US"/>
            <w:rPrChange w:id="7460" w:author="Airat Shigapov" w:date="2021-10-27T23:08:00Z">
              <w:rPr>
                <w:rFonts w:ascii="Consolas" w:hAnsi="Consolas" w:cs="Consolas"/>
                <w:color w:val="000000"/>
                <w:sz w:val="19"/>
                <w:szCs w:val="19"/>
              </w:rPr>
            </w:rPrChange>
          </w:rPr>
          <w:t xml:space="preserve">            }</w:t>
        </w:r>
      </w:ins>
    </w:p>
    <w:p w14:paraId="6A756E46" w14:textId="77777777" w:rsidR="001118C1" w:rsidRPr="008C09BE" w:rsidRDefault="001118C1" w:rsidP="001118C1">
      <w:pPr>
        <w:autoSpaceDE w:val="0"/>
        <w:autoSpaceDN w:val="0"/>
        <w:adjustRightInd w:val="0"/>
        <w:spacing w:after="0" w:line="240" w:lineRule="auto"/>
        <w:rPr>
          <w:ins w:id="7461" w:author="Airat Shigapov" w:date="2021-10-27T23:04:00Z"/>
          <w:rFonts w:ascii="Times New Roman" w:hAnsi="Times New Roman" w:cs="Times New Roman"/>
          <w:sz w:val="20"/>
          <w:szCs w:val="20"/>
          <w:lang w:val="en-US"/>
          <w:rPrChange w:id="7462" w:author="Airat Shigapov" w:date="2021-10-27T23:08:00Z">
            <w:rPr>
              <w:ins w:id="7463" w:author="Airat Shigapov" w:date="2021-10-27T23:04:00Z"/>
              <w:rFonts w:ascii="Consolas" w:hAnsi="Consolas" w:cs="Consolas"/>
              <w:color w:val="000000"/>
              <w:sz w:val="19"/>
              <w:szCs w:val="19"/>
            </w:rPr>
          </w:rPrChange>
        </w:rPr>
      </w:pPr>
      <w:ins w:id="7464" w:author="Airat Shigapov" w:date="2021-10-27T23:04:00Z">
        <w:r w:rsidRPr="008C09BE">
          <w:rPr>
            <w:rFonts w:ascii="Times New Roman" w:hAnsi="Times New Roman" w:cs="Times New Roman"/>
            <w:sz w:val="20"/>
            <w:szCs w:val="20"/>
            <w:lang w:val="en-US"/>
            <w:rPrChange w:id="7465" w:author="Airat Shigapov" w:date="2021-10-27T23:08:00Z">
              <w:rPr>
                <w:rFonts w:ascii="Consolas" w:hAnsi="Consolas" w:cs="Consolas"/>
                <w:color w:val="000000"/>
                <w:sz w:val="19"/>
                <w:szCs w:val="19"/>
              </w:rPr>
            </w:rPrChange>
          </w:rPr>
          <w:t xml:space="preserve">        }</w:t>
        </w:r>
      </w:ins>
    </w:p>
    <w:p w14:paraId="36146433" w14:textId="77777777" w:rsidR="001118C1" w:rsidRPr="008C09BE" w:rsidRDefault="001118C1" w:rsidP="001118C1">
      <w:pPr>
        <w:autoSpaceDE w:val="0"/>
        <w:autoSpaceDN w:val="0"/>
        <w:adjustRightInd w:val="0"/>
        <w:spacing w:after="0" w:line="240" w:lineRule="auto"/>
        <w:rPr>
          <w:ins w:id="7466" w:author="Airat Shigapov" w:date="2021-10-27T23:04:00Z"/>
          <w:rFonts w:ascii="Times New Roman" w:hAnsi="Times New Roman" w:cs="Times New Roman"/>
          <w:sz w:val="20"/>
          <w:szCs w:val="20"/>
          <w:lang w:val="en-US"/>
          <w:rPrChange w:id="7467" w:author="Airat Shigapov" w:date="2021-10-27T23:08:00Z">
            <w:rPr>
              <w:ins w:id="7468" w:author="Airat Shigapov" w:date="2021-10-27T23:04:00Z"/>
              <w:rFonts w:ascii="Consolas" w:hAnsi="Consolas" w:cs="Consolas"/>
              <w:color w:val="000000"/>
              <w:sz w:val="19"/>
              <w:szCs w:val="19"/>
            </w:rPr>
          </w:rPrChange>
        </w:rPr>
      </w:pPr>
    </w:p>
    <w:p w14:paraId="4754BA2A" w14:textId="77777777" w:rsidR="001118C1" w:rsidRPr="008C09BE" w:rsidRDefault="001118C1" w:rsidP="001118C1">
      <w:pPr>
        <w:autoSpaceDE w:val="0"/>
        <w:autoSpaceDN w:val="0"/>
        <w:adjustRightInd w:val="0"/>
        <w:spacing w:after="0" w:line="240" w:lineRule="auto"/>
        <w:rPr>
          <w:ins w:id="7469" w:author="Airat Shigapov" w:date="2021-10-27T23:04:00Z"/>
          <w:rFonts w:ascii="Times New Roman" w:hAnsi="Times New Roman" w:cs="Times New Roman"/>
          <w:sz w:val="20"/>
          <w:szCs w:val="20"/>
          <w:lang w:val="en-US"/>
          <w:rPrChange w:id="7470" w:author="Airat Shigapov" w:date="2021-10-27T23:08:00Z">
            <w:rPr>
              <w:ins w:id="7471" w:author="Airat Shigapov" w:date="2021-10-27T23:04:00Z"/>
              <w:rFonts w:ascii="Consolas" w:hAnsi="Consolas" w:cs="Consolas"/>
              <w:color w:val="000000"/>
              <w:sz w:val="19"/>
              <w:szCs w:val="19"/>
            </w:rPr>
          </w:rPrChange>
        </w:rPr>
      </w:pPr>
      <w:ins w:id="7472" w:author="Airat Shigapov" w:date="2021-10-27T23:04:00Z">
        <w:r w:rsidRPr="008C09BE">
          <w:rPr>
            <w:rFonts w:ascii="Times New Roman" w:hAnsi="Times New Roman" w:cs="Times New Roman"/>
            <w:sz w:val="20"/>
            <w:szCs w:val="20"/>
            <w:lang w:val="en-US"/>
            <w:rPrChange w:id="7473"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7474" w:author="Airat Shigapov" w:date="2021-10-27T23:08:00Z">
              <w:rPr>
                <w:rFonts w:ascii="Consolas" w:hAnsi="Consolas" w:cs="Consolas"/>
                <w:color w:val="0000FF"/>
                <w:sz w:val="19"/>
                <w:szCs w:val="19"/>
              </w:rPr>
            </w:rPrChange>
          </w:rPr>
          <w:t>private</w:t>
        </w:r>
        <w:r w:rsidRPr="008C09BE">
          <w:rPr>
            <w:rFonts w:ascii="Times New Roman" w:hAnsi="Times New Roman" w:cs="Times New Roman"/>
            <w:sz w:val="20"/>
            <w:szCs w:val="20"/>
            <w:lang w:val="en-US"/>
            <w:rPrChange w:id="7475"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7476" w:author="Airat Shigapov" w:date="2021-10-27T23:08:00Z">
              <w:rPr>
                <w:rFonts w:ascii="Consolas" w:hAnsi="Consolas" w:cs="Consolas"/>
                <w:color w:val="0000FF"/>
                <w:sz w:val="19"/>
                <w:szCs w:val="19"/>
              </w:rPr>
            </w:rPrChange>
          </w:rPr>
          <w:t>void</w:t>
        </w:r>
        <w:r w:rsidRPr="008C09BE">
          <w:rPr>
            <w:rFonts w:ascii="Times New Roman" w:hAnsi="Times New Roman" w:cs="Times New Roman"/>
            <w:sz w:val="20"/>
            <w:szCs w:val="20"/>
            <w:lang w:val="en-US"/>
            <w:rPrChange w:id="7477" w:author="Airat Shigapov" w:date="2021-10-27T23:08:00Z">
              <w:rPr>
                <w:rFonts w:ascii="Consolas" w:hAnsi="Consolas" w:cs="Consolas"/>
                <w:color w:val="000000"/>
                <w:sz w:val="19"/>
                <w:szCs w:val="19"/>
              </w:rPr>
            </w:rPrChange>
          </w:rPr>
          <w:t xml:space="preserve"> </w:t>
        </w:r>
        <w:proofErr w:type="spellStart"/>
        <w:r w:rsidRPr="008C09BE">
          <w:rPr>
            <w:rFonts w:ascii="Times New Roman" w:hAnsi="Times New Roman" w:cs="Times New Roman"/>
            <w:sz w:val="20"/>
            <w:szCs w:val="20"/>
            <w:lang w:val="en-US"/>
            <w:rPrChange w:id="7478" w:author="Airat Shigapov" w:date="2021-10-27T23:08:00Z">
              <w:rPr>
                <w:rFonts w:ascii="Consolas" w:hAnsi="Consolas" w:cs="Consolas"/>
                <w:color w:val="000000"/>
                <w:sz w:val="19"/>
                <w:szCs w:val="19"/>
              </w:rPr>
            </w:rPrChange>
          </w:rPr>
          <w:t>CountProductField_</w:t>
        </w:r>
        <w:proofErr w:type="gramStart"/>
        <w:r w:rsidRPr="008C09BE">
          <w:rPr>
            <w:rFonts w:ascii="Times New Roman" w:hAnsi="Times New Roman" w:cs="Times New Roman"/>
            <w:sz w:val="20"/>
            <w:szCs w:val="20"/>
            <w:lang w:val="en-US"/>
            <w:rPrChange w:id="7479" w:author="Airat Shigapov" w:date="2021-10-27T23:08:00Z">
              <w:rPr>
                <w:rFonts w:ascii="Consolas" w:hAnsi="Consolas" w:cs="Consolas"/>
                <w:color w:val="000000"/>
                <w:sz w:val="19"/>
                <w:szCs w:val="19"/>
              </w:rPr>
            </w:rPrChange>
          </w:rPr>
          <w:t>LostFocus</w:t>
        </w:r>
        <w:proofErr w:type="spellEnd"/>
        <w:r w:rsidRPr="008C09BE">
          <w:rPr>
            <w:rFonts w:ascii="Times New Roman" w:hAnsi="Times New Roman" w:cs="Times New Roman"/>
            <w:sz w:val="20"/>
            <w:szCs w:val="20"/>
            <w:lang w:val="en-US"/>
            <w:rPrChange w:id="7480" w:author="Airat Shigapov" w:date="2021-10-27T23:08:00Z">
              <w:rPr>
                <w:rFonts w:ascii="Consolas" w:hAnsi="Consolas" w:cs="Consolas"/>
                <w:color w:val="000000"/>
                <w:sz w:val="19"/>
                <w:szCs w:val="19"/>
              </w:rPr>
            </w:rPrChange>
          </w:rPr>
          <w:t>(</w:t>
        </w:r>
        <w:proofErr w:type="gramEnd"/>
        <w:r w:rsidRPr="008C09BE">
          <w:rPr>
            <w:rFonts w:ascii="Times New Roman" w:hAnsi="Times New Roman" w:cs="Times New Roman"/>
            <w:sz w:val="20"/>
            <w:szCs w:val="20"/>
            <w:lang w:val="en-US"/>
            <w:rPrChange w:id="7481" w:author="Airat Shigapov" w:date="2021-10-27T23:08:00Z">
              <w:rPr>
                <w:rFonts w:ascii="Consolas" w:hAnsi="Consolas" w:cs="Consolas"/>
                <w:color w:val="0000FF"/>
                <w:sz w:val="19"/>
                <w:szCs w:val="19"/>
              </w:rPr>
            </w:rPrChange>
          </w:rPr>
          <w:t>object</w:t>
        </w:r>
        <w:r w:rsidRPr="008C09BE">
          <w:rPr>
            <w:rFonts w:ascii="Times New Roman" w:hAnsi="Times New Roman" w:cs="Times New Roman"/>
            <w:sz w:val="20"/>
            <w:szCs w:val="20"/>
            <w:lang w:val="en-US"/>
            <w:rPrChange w:id="7482" w:author="Airat Shigapov" w:date="2021-10-27T23:08:00Z">
              <w:rPr>
                <w:rFonts w:ascii="Consolas" w:hAnsi="Consolas" w:cs="Consolas"/>
                <w:color w:val="000000"/>
                <w:sz w:val="19"/>
                <w:szCs w:val="19"/>
              </w:rPr>
            </w:rPrChange>
          </w:rPr>
          <w:t xml:space="preserve"> sender, </w:t>
        </w:r>
        <w:proofErr w:type="spellStart"/>
        <w:r w:rsidRPr="008C09BE">
          <w:rPr>
            <w:rFonts w:ascii="Times New Roman" w:hAnsi="Times New Roman" w:cs="Times New Roman"/>
            <w:sz w:val="20"/>
            <w:szCs w:val="20"/>
            <w:lang w:val="en-US"/>
            <w:rPrChange w:id="7483" w:author="Airat Shigapov" w:date="2021-10-27T23:08:00Z">
              <w:rPr>
                <w:rFonts w:ascii="Consolas" w:hAnsi="Consolas" w:cs="Consolas"/>
                <w:color w:val="000000"/>
                <w:sz w:val="19"/>
                <w:szCs w:val="19"/>
              </w:rPr>
            </w:rPrChange>
          </w:rPr>
          <w:t>RoutedEventArgs</w:t>
        </w:r>
        <w:proofErr w:type="spellEnd"/>
        <w:r w:rsidRPr="008C09BE">
          <w:rPr>
            <w:rFonts w:ascii="Times New Roman" w:hAnsi="Times New Roman" w:cs="Times New Roman"/>
            <w:sz w:val="20"/>
            <w:szCs w:val="20"/>
            <w:lang w:val="en-US"/>
            <w:rPrChange w:id="7484" w:author="Airat Shigapov" w:date="2021-10-27T23:08:00Z">
              <w:rPr>
                <w:rFonts w:ascii="Consolas" w:hAnsi="Consolas" w:cs="Consolas"/>
                <w:color w:val="000000"/>
                <w:sz w:val="19"/>
                <w:szCs w:val="19"/>
              </w:rPr>
            </w:rPrChange>
          </w:rPr>
          <w:t xml:space="preserve"> e)</w:t>
        </w:r>
      </w:ins>
    </w:p>
    <w:p w14:paraId="1876BB98" w14:textId="77777777" w:rsidR="001118C1" w:rsidRPr="008C09BE" w:rsidRDefault="001118C1" w:rsidP="001118C1">
      <w:pPr>
        <w:autoSpaceDE w:val="0"/>
        <w:autoSpaceDN w:val="0"/>
        <w:adjustRightInd w:val="0"/>
        <w:spacing w:after="0" w:line="240" w:lineRule="auto"/>
        <w:rPr>
          <w:ins w:id="7485" w:author="Airat Shigapov" w:date="2021-10-27T23:04:00Z"/>
          <w:rFonts w:ascii="Times New Roman" w:hAnsi="Times New Roman" w:cs="Times New Roman"/>
          <w:sz w:val="20"/>
          <w:szCs w:val="20"/>
          <w:lang w:val="en-US"/>
          <w:rPrChange w:id="7486" w:author="Airat Shigapov" w:date="2021-10-27T23:08:00Z">
            <w:rPr>
              <w:ins w:id="7487" w:author="Airat Shigapov" w:date="2021-10-27T23:04:00Z"/>
              <w:rFonts w:ascii="Consolas" w:hAnsi="Consolas" w:cs="Consolas"/>
              <w:color w:val="000000"/>
              <w:sz w:val="19"/>
              <w:szCs w:val="19"/>
            </w:rPr>
          </w:rPrChange>
        </w:rPr>
      </w:pPr>
      <w:ins w:id="7488" w:author="Airat Shigapov" w:date="2021-10-27T23:04:00Z">
        <w:r w:rsidRPr="008C09BE">
          <w:rPr>
            <w:rFonts w:ascii="Times New Roman" w:hAnsi="Times New Roman" w:cs="Times New Roman"/>
            <w:sz w:val="20"/>
            <w:szCs w:val="20"/>
            <w:lang w:val="en-US"/>
            <w:rPrChange w:id="7489" w:author="Airat Shigapov" w:date="2021-10-27T23:08:00Z">
              <w:rPr>
                <w:rFonts w:ascii="Consolas" w:hAnsi="Consolas" w:cs="Consolas"/>
                <w:color w:val="000000"/>
                <w:sz w:val="19"/>
                <w:szCs w:val="19"/>
              </w:rPr>
            </w:rPrChange>
          </w:rPr>
          <w:t xml:space="preserve">        {</w:t>
        </w:r>
      </w:ins>
    </w:p>
    <w:p w14:paraId="1E0783FF" w14:textId="77777777" w:rsidR="001118C1" w:rsidRPr="008C09BE" w:rsidRDefault="001118C1" w:rsidP="001118C1">
      <w:pPr>
        <w:autoSpaceDE w:val="0"/>
        <w:autoSpaceDN w:val="0"/>
        <w:adjustRightInd w:val="0"/>
        <w:spacing w:after="0" w:line="240" w:lineRule="auto"/>
        <w:rPr>
          <w:ins w:id="7490" w:author="Airat Shigapov" w:date="2021-10-27T23:04:00Z"/>
          <w:rFonts w:ascii="Times New Roman" w:hAnsi="Times New Roman" w:cs="Times New Roman"/>
          <w:sz w:val="20"/>
          <w:szCs w:val="20"/>
          <w:lang w:val="en-US"/>
          <w:rPrChange w:id="7491" w:author="Airat Shigapov" w:date="2021-10-27T23:08:00Z">
            <w:rPr>
              <w:ins w:id="7492" w:author="Airat Shigapov" w:date="2021-10-27T23:04:00Z"/>
              <w:rFonts w:ascii="Consolas" w:hAnsi="Consolas" w:cs="Consolas"/>
              <w:color w:val="000000"/>
              <w:sz w:val="19"/>
              <w:szCs w:val="19"/>
            </w:rPr>
          </w:rPrChange>
        </w:rPr>
      </w:pPr>
      <w:ins w:id="7493" w:author="Airat Shigapov" w:date="2021-10-27T23:04:00Z">
        <w:r w:rsidRPr="008C09BE">
          <w:rPr>
            <w:rFonts w:ascii="Times New Roman" w:hAnsi="Times New Roman" w:cs="Times New Roman"/>
            <w:sz w:val="20"/>
            <w:szCs w:val="20"/>
            <w:lang w:val="en-US"/>
            <w:rPrChange w:id="7494"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7495" w:author="Airat Shigapov" w:date="2021-10-27T23:08:00Z">
              <w:rPr>
                <w:rFonts w:ascii="Consolas" w:hAnsi="Consolas" w:cs="Consolas"/>
                <w:color w:val="0000FF"/>
                <w:sz w:val="19"/>
                <w:szCs w:val="19"/>
              </w:rPr>
            </w:rPrChange>
          </w:rPr>
          <w:t>if</w:t>
        </w:r>
        <w:r w:rsidRPr="008C09BE">
          <w:rPr>
            <w:rFonts w:ascii="Times New Roman" w:hAnsi="Times New Roman" w:cs="Times New Roman"/>
            <w:sz w:val="20"/>
            <w:szCs w:val="20"/>
            <w:lang w:val="en-US"/>
            <w:rPrChange w:id="7496" w:author="Airat Shigapov" w:date="2021-10-27T23:08:00Z">
              <w:rPr>
                <w:rFonts w:ascii="Consolas" w:hAnsi="Consolas" w:cs="Consolas"/>
                <w:color w:val="000000"/>
                <w:sz w:val="19"/>
                <w:szCs w:val="19"/>
              </w:rPr>
            </w:rPrChange>
          </w:rPr>
          <w:t xml:space="preserve"> (</w:t>
        </w:r>
        <w:proofErr w:type="spellStart"/>
        <w:r w:rsidRPr="008C09BE">
          <w:rPr>
            <w:rFonts w:ascii="Times New Roman" w:hAnsi="Times New Roman" w:cs="Times New Roman"/>
            <w:sz w:val="20"/>
            <w:szCs w:val="20"/>
            <w:lang w:val="en-US"/>
            <w:rPrChange w:id="7497" w:author="Airat Shigapov" w:date="2021-10-27T23:08:00Z">
              <w:rPr>
                <w:rFonts w:ascii="Consolas" w:hAnsi="Consolas" w:cs="Consolas"/>
                <w:color w:val="000000"/>
                <w:sz w:val="19"/>
                <w:szCs w:val="19"/>
              </w:rPr>
            </w:rPrChange>
          </w:rPr>
          <w:t>CountProductField.Text</w:t>
        </w:r>
        <w:proofErr w:type="spellEnd"/>
        <w:r w:rsidRPr="008C09BE">
          <w:rPr>
            <w:rFonts w:ascii="Times New Roman" w:hAnsi="Times New Roman" w:cs="Times New Roman"/>
            <w:sz w:val="20"/>
            <w:szCs w:val="20"/>
            <w:lang w:val="en-US"/>
            <w:rPrChange w:id="7498" w:author="Airat Shigapov" w:date="2021-10-27T23:08:00Z">
              <w:rPr>
                <w:rFonts w:ascii="Consolas" w:hAnsi="Consolas" w:cs="Consolas"/>
                <w:color w:val="000000"/>
                <w:sz w:val="19"/>
                <w:szCs w:val="19"/>
              </w:rPr>
            </w:rPrChange>
          </w:rPr>
          <w:t xml:space="preserve"> == </w:t>
        </w:r>
        <w:r w:rsidRPr="008C09BE">
          <w:rPr>
            <w:rFonts w:ascii="Times New Roman" w:hAnsi="Times New Roman" w:cs="Times New Roman"/>
            <w:sz w:val="20"/>
            <w:szCs w:val="20"/>
            <w:lang w:val="en-US"/>
            <w:rPrChange w:id="7499" w:author="Airat Shigapov" w:date="2021-10-27T23:08:00Z">
              <w:rPr>
                <w:rFonts w:ascii="Consolas" w:hAnsi="Consolas" w:cs="Consolas"/>
                <w:color w:val="A31515"/>
                <w:sz w:val="19"/>
                <w:szCs w:val="19"/>
              </w:rPr>
            </w:rPrChange>
          </w:rPr>
          <w:t>""</w:t>
        </w:r>
        <w:r w:rsidRPr="008C09BE">
          <w:rPr>
            <w:rFonts w:ascii="Times New Roman" w:hAnsi="Times New Roman" w:cs="Times New Roman"/>
            <w:sz w:val="20"/>
            <w:szCs w:val="20"/>
            <w:lang w:val="en-US"/>
            <w:rPrChange w:id="7500" w:author="Airat Shigapov" w:date="2021-10-27T23:08:00Z">
              <w:rPr>
                <w:rFonts w:ascii="Consolas" w:hAnsi="Consolas" w:cs="Consolas"/>
                <w:color w:val="000000"/>
                <w:sz w:val="19"/>
                <w:szCs w:val="19"/>
              </w:rPr>
            </w:rPrChange>
          </w:rPr>
          <w:t>)</w:t>
        </w:r>
      </w:ins>
    </w:p>
    <w:p w14:paraId="215F95F2" w14:textId="77777777" w:rsidR="001118C1" w:rsidRPr="008C09BE" w:rsidRDefault="001118C1" w:rsidP="001118C1">
      <w:pPr>
        <w:autoSpaceDE w:val="0"/>
        <w:autoSpaceDN w:val="0"/>
        <w:adjustRightInd w:val="0"/>
        <w:spacing w:after="0" w:line="240" w:lineRule="auto"/>
        <w:rPr>
          <w:ins w:id="7501" w:author="Airat Shigapov" w:date="2021-10-27T23:04:00Z"/>
          <w:rFonts w:ascii="Times New Roman" w:hAnsi="Times New Roman" w:cs="Times New Roman"/>
          <w:sz w:val="20"/>
          <w:szCs w:val="20"/>
          <w:lang w:val="en-US"/>
          <w:rPrChange w:id="7502" w:author="Airat Shigapov" w:date="2021-10-27T23:08:00Z">
            <w:rPr>
              <w:ins w:id="7503" w:author="Airat Shigapov" w:date="2021-10-27T23:04:00Z"/>
              <w:rFonts w:ascii="Consolas" w:hAnsi="Consolas" w:cs="Consolas"/>
              <w:color w:val="000000"/>
              <w:sz w:val="19"/>
              <w:szCs w:val="19"/>
            </w:rPr>
          </w:rPrChange>
        </w:rPr>
      </w:pPr>
      <w:ins w:id="7504" w:author="Airat Shigapov" w:date="2021-10-27T23:04:00Z">
        <w:r w:rsidRPr="008C09BE">
          <w:rPr>
            <w:rFonts w:ascii="Times New Roman" w:hAnsi="Times New Roman" w:cs="Times New Roman"/>
            <w:sz w:val="20"/>
            <w:szCs w:val="20"/>
            <w:lang w:val="en-US"/>
            <w:rPrChange w:id="7505" w:author="Airat Shigapov" w:date="2021-10-27T23:08:00Z">
              <w:rPr>
                <w:rFonts w:ascii="Consolas" w:hAnsi="Consolas" w:cs="Consolas"/>
                <w:color w:val="000000"/>
                <w:sz w:val="19"/>
                <w:szCs w:val="19"/>
              </w:rPr>
            </w:rPrChange>
          </w:rPr>
          <w:t xml:space="preserve">            {</w:t>
        </w:r>
      </w:ins>
    </w:p>
    <w:p w14:paraId="6B082341" w14:textId="77777777" w:rsidR="001118C1" w:rsidRPr="008C09BE" w:rsidRDefault="001118C1" w:rsidP="001118C1">
      <w:pPr>
        <w:autoSpaceDE w:val="0"/>
        <w:autoSpaceDN w:val="0"/>
        <w:adjustRightInd w:val="0"/>
        <w:spacing w:after="0" w:line="240" w:lineRule="auto"/>
        <w:rPr>
          <w:ins w:id="7506" w:author="Airat Shigapov" w:date="2021-10-27T23:04:00Z"/>
          <w:rFonts w:ascii="Times New Roman" w:hAnsi="Times New Roman" w:cs="Times New Roman"/>
          <w:sz w:val="20"/>
          <w:szCs w:val="20"/>
          <w:lang w:val="en-US"/>
          <w:rPrChange w:id="7507" w:author="Airat Shigapov" w:date="2021-10-27T23:08:00Z">
            <w:rPr>
              <w:ins w:id="7508" w:author="Airat Shigapov" w:date="2021-10-27T23:04:00Z"/>
              <w:rFonts w:ascii="Consolas" w:hAnsi="Consolas" w:cs="Consolas"/>
              <w:color w:val="000000"/>
              <w:sz w:val="19"/>
              <w:szCs w:val="19"/>
            </w:rPr>
          </w:rPrChange>
        </w:rPr>
      </w:pPr>
      <w:ins w:id="7509" w:author="Airat Shigapov" w:date="2021-10-27T23:04:00Z">
        <w:r w:rsidRPr="008C09BE">
          <w:rPr>
            <w:rFonts w:ascii="Times New Roman" w:hAnsi="Times New Roman" w:cs="Times New Roman"/>
            <w:sz w:val="20"/>
            <w:szCs w:val="20"/>
            <w:lang w:val="en-US"/>
            <w:rPrChange w:id="7510" w:author="Airat Shigapov" w:date="2021-10-27T23:08:00Z">
              <w:rPr>
                <w:rFonts w:ascii="Consolas" w:hAnsi="Consolas" w:cs="Consolas"/>
                <w:color w:val="000000"/>
                <w:sz w:val="19"/>
                <w:szCs w:val="19"/>
              </w:rPr>
            </w:rPrChange>
          </w:rPr>
          <w:t xml:space="preserve">                </w:t>
        </w:r>
        <w:proofErr w:type="spellStart"/>
        <w:r w:rsidRPr="008C09BE">
          <w:rPr>
            <w:rFonts w:ascii="Times New Roman" w:hAnsi="Times New Roman" w:cs="Times New Roman"/>
            <w:sz w:val="20"/>
            <w:szCs w:val="20"/>
            <w:lang w:val="en-US"/>
            <w:rPrChange w:id="7511" w:author="Airat Shigapov" w:date="2021-10-27T23:08:00Z">
              <w:rPr>
                <w:rFonts w:ascii="Consolas" w:hAnsi="Consolas" w:cs="Consolas"/>
                <w:color w:val="000000"/>
                <w:sz w:val="19"/>
                <w:szCs w:val="19"/>
              </w:rPr>
            </w:rPrChange>
          </w:rPr>
          <w:t>CountProductField.Text</w:t>
        </w:r>
        <w:proofErr w:type="spellEnd"/>
        <w:r w:rsidRPr="008C09BE">
          <w:rPr>
            <w:rFonts w:ascii="Times New Roman" w:hAnsi="Times New Roman" w:cs="Times New Roman"/>
            <w:sz w:val="20"/>
            <w:szCs w:val="20"/>
            <w:lang w:val="en-US"/>
            <w:rPrChange w:id="7512" w:author="Airat Shigapov" w:date="2021-10-27T23:08:00Z">
              <w:rPr>
                <w:rFonts w:ascii="Consolas" w:hAnsi="Consolas" w:cs="Consolas"/>
                <w:color w:val="000000"/>
                <w:sz w:val="19"/>
                <w:szCs w:val="19"/>
              </w:rPr>
            </w:rPrChange>
          </w:rPr>
          <w:t xml:space="preserve"> = </w:t>
        </w:r>
        <w:r w:rsidRPr="008C09BE">
          <w:rPr>
            <w:rFonts w:ascii="Times New Roman" w:hAnsi="Times New Roman" w:cs="Times New Roman"/>
            <w:sz w:val="20"/>
            <w:szCs w:val="20"/>
            <w:lang w:val="en-US"/>
            <w:rPrChange w:id="7513" w:author="Airat Shigapov" w:date="2021-10-27T23:08:00Z">
              <w:rPr>
                <w:rFonts w:ascii="Consolas" w:hAnsi="Consolas" w:cs="Consolas"/>
                <w:color w:val="A31515"/>
                <w:sz w:val="19"/>
                <w:szCs w:val="19"/>
              </w:rPr>
            </w:rPrChange>
          </w:rPr>
          <w:t>"</w:t>
        </w:r>
        <w:r w:rsidRPr="008C09BE">
          <w:rPr>
            <w:rFonts w:ascii="Times New Roman" w:hAnsi="Times New Roman" w:cs="Times New Roman"/>
            <w:sz w:val="20"/>
            <w:szCs w:val="20"/>
            <w:rPrChange w:id="7514" w:author="Airat Shigapov" w:date="2021-10-27T23:08:00Z">
              <w:rPr>
                <w:rFonts w:ascii="Consolas" w:hAnsi="Consolas" w:cs="Consolas"/>
                <w:color w:val="A31515"/>
                <w:sz w:val="19"/>
                <w:szCs w:val="19"/>
              </w:rPr>
            </w:rPrChange>
          </w:rPr>
          <w:t>Количество</w:t>
        </w:r>
        <w:r w:rsidRPr="008C09BE">
          <w:rPr>
            <w:rFonts w:ascii="Times New Roman" w:hAnsi="Times New Roman" w:cs="Times New Roman"/>
            <w:sz w:val="20"/>
            <w:szCs w:val="20"/>
            <w:lang w:val="en-US"/>
            <w:rPrChange w:id="7515" w:author="Airat Shigapov" w:date="2021-10-27T23:08:00Z">
              <w:rPr>
                <w:rFonts w:ascii="Consolas" w:hAnsi="Consolas" w:cs="Consolas"/>
                <w:color w:val="A31515"/>
                <w:sz w:val="19"/>
                <w:szCs w:val="19"/>
              </w:rPr>
            </w:rPrChange>
          </w:rPr>
          <w:t>"</w:t>
        </w:r>
        <w:r w:rsidRPr="008C09BE">
          <w:rPr>
            <w:rFonts w:ascii="Times New Roman" w:hAnsi="Times New Roman" w:cs="Times New Roman"/>
            <w:sz w:val="20"/>
            <w:szCs w:val="20"/>
            <w:lang w:val="en-US"/>
            <w:rPrChange w:id="7516" w:author="Airat Shigapov" w:date="2021-10-27T23:08:00Z">
              <w:rPr>
                <w:rFonts w:ascii="Consolas" w:hAnsi="Consolas" w:cs="Consolas"/>
                <w:color w:val="000000"/>
                <w:sz w:val="19"/>
                <w:szCs w:val="19"/>
              </w:rPr>
            </w:rPrChange>
          </w:rPr>
          <w:t>;</w:t>
        </w:r>
      </w:ins>
    </w:p>
    <w:p w14:paraId="323D5340" w14:textId="77777777" w:rsidR="001118C1" w:rsidRPr="008C09BE" w:rsidRDefault="001118C1" w:rsidP="001118C1">
      <w:pPr>
        <w:autoSpaceDE w:val="0"/>
        <w:autoSpaceDN w:val="0"/>
        <w:adjustRightInd w:val="0"/>
        <w:spacing w:after="0" w:line="240" w:lineRule="auto"/>
        <w:rPr>
          <w:ins w:id="7517" w:author="Airat Shigapov" w:date="2021-10-27T23:04:00Z"/>
          <w:rFonts w:ascii="Times New Roman" w:hAnsi="Times New Roman" w:cs="Times New Roman"/>
          <w:sz w:val="20"/>
          <w:szCs w:val="20"/>
          <w:lang w:val="en-US"/>
          <w:rPrChange w:id="7518" w:author="Airat Shigapov" w:date="2021-10-27T23:08:00Z">
            <w:rPr>
              <w:ins w:id="7519" w:author="Airat Shigapov" w:date="2021-10-27T23:04:00Z"/>
              <w:rFonts w:ascii="Consolas" w:hAnsi="Consolas" w:cs="Consolas"/>
              <w:color w:val="000000"/>
              <w:sz w:val="19"/>
              <w:szCs w:val="19"/>
            </w:rPr>
          </w:rPrChange>
        </w:rPr>
      </w:pPr>
      <w:ins w:id="7520" w:author="Airat Shigapov" w:date="2021-10-27T23:04:00Z">
        <w:r w:rsidRPr="008C09BE">
          <w:rPr>
            <w:rFonts w:ascii="Times New Roman" w:hAnsi="Times New Roman" w:cs="Times New Roman"/>
            <w:sz w:val="20"/>
            <w:szCs w:val="20"/>
            <w:lang w:val="en-US"/>
            <w:rPrChange w:id="7521" w:author="Airat Shigapov" w:date="2021-10-27T23:08:00Z">
              <w:rPr>
                <w:rFonts w:ascii="Consolas" w:hAnsi="Consolas" w:cs="Consolas"/>
                <w:color w:val="000000"/>
                <w:sz w:val="19"/>
                <w:szCs w:val="19"/>
              </w:rPr>
            </w:rPrChange>
          </w:rPr>
          <w:t xml:space="preserve">                </w:t>
        </w:r>
        <w:proofErr w:type="spellStart"/>
        <w:r w:rsidRPr="008C09BE">
          <w:rPr>
            <w:rFonts w:ascii="Times New Roman" w:hAnsi="Times New Roman" w:cs="Times New Roman"/>
            <w:sz w:val="20"/>
            <w:szCs w:val="20"/>
            <w:lang w:val="en-US"/>
            <w:rPrChange w:id="7522" w:author="Airat Shigapov" w:date="2021-10-27T23:08:00Z">
              <w:rPr>
                <w:rFonts w:ascii="Consolas" w:hAnsi="Consolas" w:cs="Consolas"/>
                <w:color w:val="000000"/>
                <w:sz w:val="19"/>
                <w:szCs w:val="19"/>
              </w:rPr>
            </w:rPrChange>
          </w:rPr>
          <w:t>CountProductField.Foreground</w:t>
        </w:r>
        <w:proofErr w:type="spellEnd"/>
        <w:r w:rsidRPr="008C09BE">
          <w:rPr>
            <w:rFonts w:ascii="Times New Roman" w:hAnsi="Times New Roman" w:cs="Times New Roman"/>
            <w:sz w:val="20"/>
            <w:szCs w:val="20"/>
            <w:lang w:val="en-US"/>
            <w:rPrChange w:id="7523" w:author="Airat Shigapov" w:date="2021-10-27T23:08:00Z">
              <w:rPr>
                <w:rFonts w:ascii="Consolas" w:hAnsi="Consolas" w:cs="Consolas"/>
                <w:color w:val="000000"/>
                <w:sz w:val="19"/>
                <w:szCs w:val="19"/>
              </w:rPr>
            </w:rPrChange>
          </w:rPr>
          <w:t xml:space="preserve"> = </w:t>
        </w:r>
        <w:proofErr w:type="spellStart"/>
        <w:r w:rsidRPr="008C09BE">
          <w:rPr>
            <w:rFonts w:ascii="Times New Roman" w:hAnsi="Times New Roman" w:cs="Times New Roman"/>
            <w:sz w:val="20"/>
            <w:szCs w:val="20"/>
            <w:lang w:val="en-US"/>
            <w:rPrChange w:id="7524" w:author="Airat Shigapov" w:date="2021-10-27T23:08:00Z">
              <w:rPr>
                <w:rFonts w:ascii="Consolas" w:hAnsi="Consolas" w:cs="Consolas"/>
                <w:color w:val="000000"/>
                <w:sz w:val="19"/>
                <w:szCs w:val="19"/>
              </w:rPr>
            </w:rPrChange>
          </w:rPr>
          <w:t>Brushes.Gray</w:t>
        </w:r>
        <w:proofErr w:type="spellEnd"/>
        <w:r w:rsidRPr="008C09BE">
          <w:rPr>
            <w:rFonts w:ascii="Times New Roman" w:hAnsi="Times New Roman" w:cs="Times New Roman"/>
            <w:sz w:val="20"/>
            <w:szCs w:val="20"/>
            <w:lang w:val="en-US"/>
            <w:rPrChange w:id="7525" w:author="Airat Shigapov" w:date="2021-10-27T23:08:00Z">
              <w:rPr>
                <w:rFonts w:ascii="Consolas" w:hAnsi="Consolas" w:cs="Consolas"/>
                <w:color w:val="000000"/>
                <w:sz w:val="19"/>
                <w:szCs w:val="19"/>
              </w:rPr>
            </w:rPrChange>
          </w:rPr>
          <w:t>;</w:t>
        </w:r>
      </w:ins>
    </w:p>
    <w:p w14:paraId="75AF819C" w14:textId="77777777" w:rsidR="001118C1" w:rsidRPr="008C09BE" w:rsidRDefault="001118C1" w:rsidP="001118C1">
      <w:pPr>
        <w:autoSpaceDE w:val="0"/>
        <w:autoSpaceDN w:val="0"/>
        <w:adjustRightInd w:val="0"/>
        <w:spacing w:after="0" w:line="240" w:lineRule="auto"/>
        <w:rPr>
          <w:ins w:id="7526" w:author="Airat Shigapov" w:date="2021-10-27T23:04:00Z"/>
          <w:rFonts w:ascii="Times New Roman" w:hAnsi="Times New Roman" w:cs="Times New Roman"/>
          <w:sz w:val="20"/>
          <w:szCs w:val="20"/>
          <w:lang w:val="en-US"/>
          <w:rPrChange w:id="7527" w:author="Airat Shigapov" w:date="2021-10-27T23:08:00Z">
            <w:rPr>
              <w:ins w:id="7528" w:author="Airat Shigapov" w:date="2021-10-27T23:04:00Z"/>
              <w:rFonts w:ascii="Consolas" w:hAnsi="Consolas" w:cs="Consolas"/>
              <w:color w:val="000000"/>
              <w:sz w:val="19"/>
              <w:szCs w:val="19"/>
            </w:rPr>
          </w:rPrChange>
        </w:rPr>
      </w:pPr>
      <w:ins w:id="7529" w:author="Airat Shigapov" w:date="2021-10-27T23:04:00Z">
        <w:r w:rsidRPr="008C09BE">
          <w:rPr>
            <w:rFonts w:ascii="Times New Roman" w:hAnsi="Times New Roman" w:cs="Times New Roman"/>
            <w:sz w:val="20"/>
            <w:szCs w:val="20"/>
            <w:lang w:val="en-US"/>
            <w:rPrChange w:id="7530" w:author="Airat Shigapov" w:date="2021-10-27T23:08:00Z">
              <w:rPr>
                <w:rFonts w:ascii="Consolas" w:hAnsi="Consolas" w:cs="Consolas"/>
                <w:color w:val="000000"/>
                <w:sz w:val="19"/>
                <w:szCs w:val="19"/>
              </w:rPr>
            </w:rPrChange>
          </w:rPr>
          <w:t xml:space="preserve">            }</w:t>
        </w:r>
      </w:ins>
    </w:p>
    <w:p w14:paraId="690C22D3" w14:textId="77777777" w:rsidR="001118C1" w:rsidRPr="008C09BE" w:rsidRDefault="001118C1" w:rsidP="001118C1">
      <w:pPr>
        <w:autoSpaceDE w:val="0"/>
        <w:autoSpaceDN w:val="0"/>
        <w:adjustRightInd w:val="0"/>
        <w:spacing w:after="0" w:line="240" w:lineRule="auto"/>
        <w:rPr>
          <w:ins w:id="7531" w:author="Airat Shigapov" w:date="2021-10-27T23:04:00Z"/>
          <w:rFonts w:ascii="Times New Roman" w:hAnsi="Times New Roman" w:cs="Times New Roman"/>
          <w:sz w:val="20"/>
          <w:szCs w:val="20"/>
          <w:lang w:val="en-US"/>
          <w:rPrChange w:id="7532" w:author="Airat Shigapov" w:date="2021-10-27T23:08:00Z">
            <w:rPr>
              <w:ins w:id="7533" w:author="Airat Shigapov" w:date="2021-10-27T23:04:00Z"/>
              <w:rFonts w:ascii="Consolas" w:hAnsi="Consolas" w:cs="Consolas"/>
              <w:color w:val="000000"/>
              <w:sz w:val="19"/>
              <w:szCs w:val="19"/>
            </w:rPr>
          </w:rPrChange>
        </w:rPr>
      </w:pPr>
      <w:ins w:id="7534" w:author="Airat Shigapov" w:date="2021-10-27T23:04:00Z">
        <w:r w:rsidRPr="008C09BE">
          <w:rPr>
            <w:rFonts w:ascii="Times New Roman" w:hAnsi="Times New Roman" w:cs="Times New Roman"/>
            <w:sz w:val="20"/>
            <w:szCs w:val="20"/>
            <w:lang w:val="en-US"/>
            <w:rPrChange w:id="7535" w:author="Airat Shigapov" w:date="2021-10-27T23:08:00Z">
              <w:rPr>
                <w:rFonts w:ascii="Consolas" w:hAnsi="Consolas" w:cs="Consolas"/>
                <w:color w:val="000000"/>
                <w:sz w:val="19"/>
                <w:szCs w:val="19"/>
              </w:rPr>
            </w:rPrChange>
          </w:rPr>
          <w:t xml:space="preserve">        }</w:t>
        </w:r>
      </w:ins>
    </w:p>
    <w:p w14:paraId="11A0DAE3" w14:textId="77777777" w:rsidR="001118C1" w:rsidRPr="008C09BE" w:rsidRDefault="001118C1" w:rsidP="001118C1">
      <w:pPr>
        <w:autoSpaceDE w:val="0"/>
        <w:autoSpaceDN w:val="0"/>
        <w:adjustRightInd w:val="0"/>
        <w:spacing w:after="0" w:line="240" w:lineRule="auto"/>
        <w:rPr>
          <w:ins w:id="7536" w:author="Airat Shigapov" w:date="2021-10-27T23:04:00Z"/>
          <w:rFonts w:ascii="Times New Roman" w:hAnsi="Times New Roman" w:cs="Times New Roman"/>
          <w:sz w:val="20"/>
          <w:szCs w:val="20"/>
          <w:lang w:val="en-US"/>
          <w:rPrChange w:id="7537" w:author="Airat Shigapov" w:date="2021-10-27T23:08:00Z">
            <w:rPr>
              <w:ins w:id="7538" w:author="Airat Shigapov" w:date="2021-10-27T23:04:00Z"/>
              <w:rFonts w:ascii="Consolas" w:hAnsi="Consolas" w:cs="Consolas"/>
              <w:color w:val="000000"/>
              <w:sz w:val="19"/>
              <w:szCs w:val="19"/>
            </w:rPr>
          </w:rPrChange>
        </w:rPr>
      </w:pPr>
      <w:ins w:id="7539" w:author="Airat Shigapov" w:date="2021-10-27T23:04:00Z">
        <w:r w:rsidRPr="008C09BE">
          <w:rPr>
            <w:rFonts w:ascii="Times New Roman" w:hAnsi="Times New Roman" w:cs="Times New Roman"/>
            <w:sz w:val="20"/>
            <w:szCs w:val="20"/>
            <w:lang w:val="en-US"/>
            <w:rPrChange w:id="7540"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7541" w:author="Airat Shigapov" w:date="2021-10-27T23:08:00Z">
              <w:rPr>
                <w:rFonts w:ascii="Consolas" w:hAnsi="Consolas" w:cs="Consolas"/>
                <w:color w:val="0000FF"/>
                <w:sz w:val="19"/>
                <w:szCs w:val="19"/>
              </w:rPr>
            </w:rPrChange>
          </w:rPr>
          <w:t>private</w:t>
        </w:r>
        <w:r w:rsidRPr="008C09BE">
          <w:rPr>
            <w:rFonts w:ascii="Times New Roman" w:hAnsi="Times New Roman" w:cs="Times New Roman"/>
            <w:sz w:val="20"/>
            <w:szCs w:val="20"/>
            <w:lang w:val="en-US"/>
            <w:rPrChange w:id="7542"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7543" w:author="Airat Shigapov" w:date="2021-10-27T23:08:00Z">
              <w:rPr>
                <w:rFonts w:ascii="Consolas" w:hAnsi="Consolas" w:cs="Consolas"/>
                <w:color w:val="0000FF"/>
                <w:sz w:val="19"/>
                <w:szCs w:val="19"/>
              </w:rPr>
            </w:rPrChange>
          </w:rPr>
          <w:t>void</w:t>
        </w:r>
        <w:r w:rsidRPr="008C09BE">
          <w:rPr>
            <w:rFonts w:ascii="Times New Roman" w:hAnsi="Times New Roman" w:cs="Times New Roman"/>
            <w:sz w:val="20"/>
            <w:szCs w:val="20"/>
            <w:lang w:val="en-US"/>
            <w:rPrChange w:id="7544" w:author="Airat Shigapov" w:date="2021-10-27T23:08:00Z">
              <w:rPr>
                <w:rFonts w:ascii="Consolas" w:hAnsi="Consolas" w:cs="Consolas"/>
                <w:color w:val="000000"/>
                <w:sz w:val="19"/>
                <w:szCs w:val="19"/>
              </w:rPr>
            </w:rPrChange>
          </w:rPr>
          <w:t xml:space="preserve"> </w:t>
        </w:r>
        <w:proofErr w:type="spellStart"/>
        <w:r w:rsidRPr="008C09BE">
          <w:rPr>
            <w:rFonts w:ascii="Times New Roman" w:hAnsi="Times New Roman" w:cs="Times New Roman"/>
            <w:sz w:val="20"/>
            <w:szCs w:val="20"/>
            <w:lang w:val="en-US"/>
            <w:rPrChange w:id="7545" w:author="Airat Shigapov" w:date="2021-10-27T23:08:00Z">
              <w:rPr>
                <w:rFonts w:ascii="Consolas" w:hAnsi="Consolas" w:cs="Consolas"/>
                <w:color w:val="000000"/>
                <w:sz w:val="19"/>
                <w:szCs w:val="19"/>
              </w:rPr>
            </w:rPrChange>
          </w:rPr>
          <w:t>Discription_</w:t>
        </w:r>
        <w:proofErr w:type="gramStart"/>
        <w:r w:rsidRPr="008C09BE">
          <w:rPr>
            <w:rFonts w:ascii="Times New Roman" w:hAnsi="Times New Roman" w:cs="Times New Roman"/>
            <w:sz w:val="20"/>
            <w:szCs w:val="20"/>
            <w:lang w:val="en-US"/>
            <w:rPrChange w:id="7546" w:author="Airat Shigapov" w:date="2021-10-27T23:08:00Z">
              <w:rPr>
                <w:rFonts w:ascii="Consolas" w:hAnsi="Consolas" w:cs="Consolas"/>
                <w:color w:val="000000"/>
                <w:sz w:val="19"/>
                <w:szCs w:val="19"/>
              </w:rPr>
            </w:rPrChange>
          </w:rPr>
          <w:t>GotFocus</w:t>
        </w:r>
        <w:proofErr w:type="spellEnd"/>
        <w:r w:rsidRPr="008C09BE">
          <w:rPr>
            <w:rFonts w:ascii="Times New Roman" w:hAnsi="Times New Roman" w:cs="Times New Roman"/>
            <w:sz w:val="20"/>
            <w:szCs w:val="20"/>
            <w:lang w:val="en-US"/>
            <w:rPrChange w:id="7547" w:author="Airat Shigapov" w:date="2021-10-27T23:08:00Z">
              <w:rPr>
                <w:rFonts w:ascii="Consolas" w:hAnsi="Consolas" w:cs="Consolas"/>
                <w:color w:val="000000"/>
                <w:sz w:val="19"/>
                <w:szCs w:val="19"/>
              </w:rPr>
            </w:rPrChange>
          </w:rPr>
          <w:t>(</w:t>
        </w:r>
        <w:proofErr w:type="gramEnd"/>
        <w:r w:rsidRPr="008C09BE">
          <w:rPr>
            <w:rFonts w:ascii="Times New Roman" w:hAnsi="Times New Roman" w:cs="Times New Roman"/>
            <w:sz w:val="20"/>
            <w:szCs w:val="20"/>
            <w:lang w:val="en-US"/>
            <w:rPrChange w:id="7548" w:author="Airat Shigapov" w:date="2021-10-27T23:08:00Z">
              <w:rPr>
                <w:rFonts w:ascii="Consolas" w:hAnsi="Consolas" w:cs="Consolas"/>
                <w:color w:val="0000FF"/>
                <w:sz w:val="19"/>
                <w:szCs w:val="19"/>
              </w:rPr>
            </w:rPrChange>
          </w:rPr>
          <w:t>object</w:t>
        </w:r>
        <w:r w:rsidRPr="008C09BE">
          <w:rPr>
            <w:rFonts w:ascii="Times New Roman" w:hAnsi="Times New Roman" w:cs="Times New Roman"/>
            <w:sz w:val="20"/>
            <w:szCs w:val="20"/>
            <w:lang w:val="en-US"/>
            <w:rPrChange w:id="7549" w:author="Airat Shigapov" w:date="2021-10-27T23:08:00Z">
              <w:rPr>
                <w:rFonts w:ascii="Consolas" w:hAnsi="Consolas" w:cs="Consolas"/>
                <w:color w:val="000000"/>
                <w:sz w:val="19"/>
                <w:szCs w:val="19"/>
              </w:rPr>
            </w:rPrChange>
          </w:rPr>
          <w:t xml:space="preserve"> sender, </w:t>
        </w:r>
        <w:proofErr w:type="spellStart"/>
        <w:r w:rsidRPr="008C09BE">
          <w:rPr>
            <w:rFonts w:ascii="Times New Roman" w:hAnsi="Times New Roman" w:cs="Times New Roman"/>
            <w:sz w:val="20"/>
            <w:szCs w:val="20"/>
            <w:lang w:val="en-US"/>
            <w:rPrChange w:id="7550" w:author="Airat Shigapov" w:date="2021-10-27T23:08:00Z">
              <w:rPr>
                <w:rFonts w:ascii="Consolas" w:hAnsi="Consolas" w:cs="Consolas"/>
                <w:color w:val="000000"/>
                <w:sz w:val="19"/>
                <w:szCs w:val="19"/>
              </w:rPr>
            </w:rPrChange>
          </w:rPr>
          <w:t>RoutedEventArgs</w:t>
        </w:r>
        <w:proofErr w:type="spellEnd"/>
        <w:r w:rsidRPr="008C09BE">
          <w:rPr>
            <w:rFonts w:ascii="Times New Roman" w:hAnsi="Times New Roman" w:cs="Times New Roman"/>
            <w:sz w:val="20"/>
            <w:szCs w:val="20"/>
            <w:lang w:val="en-US"/>
            <w:rPrChange w:id="7551" w:author="Airat Shigapov" w:date="2021-10-27T23:08:00Z">
              <w:rPr>
                <w:rFonts w:ascii="Consolas" w:hAnsi="Consolas" w:cs="Consolas"/>
                <w:color w:val="000000"/>
                <w:sz w:val="19"/>
                <w:szCs w:val="19"/>
              </w:rPr>
            </w:rPrChange>
          </w:rPr>
          <w:t xml:space="preserve"> e)</w:t>
        </w:r>
      </w:ins>
    </w:p>
    <w:p w14:paraId="62F9EEF5" w14:textId="77777777" w:rsidR="001118C1" w:rsidRPr="008C09BE" w:rsidRDefault="001118C1" w:rsidP="001118C1">
      <w:pPr>
        <w:autoSpaceDE w:val="0"/>
        <w:autoSpaceDN w:val="0"/>
        <w:adjustRightInd w:val="0"/>
        <w:spacing w:after="0" w:line="240" w:lineRule="auto"/>
        <w:rPr>
          <w:ins w:id="7552" w:author="Airat Shigapov" w:date="2021-10-27T23:04:00Z"/>
          <w:rFonts w:ascii="Times New Roman" w:hAnsi="Times New Roman" w:cs="Times New Roman"/>
          <w:sz w:val="20"/>
          <w:szCs w:val="20"/>
          <w:rPrChange w:id="7553" w:author="Airat Shigapov" w:date="2021-10-27T23:08:00Z">
            <w:rPr>
              <w:ins w:id="7554" w:author="Airat Shigapov" w:date="2021-10-27T23:04:00Z"/>
              <w:rFonts w:ascii="Consolas" w:hAnsi="Consolas" w:cs="Consolas"/>
              <w:color w:val="000000"/>
              <w:sz w:val="19"/>
              <w:szCs w:val="19"/>
            </w:rPr>
          </w:rPrChange>
        </w:rPr>
      </w:pPr>
      <w:ins w:id="7555" w:author="Airat Shigapov" w:date="2021-10-27T23:04:00Z">
        <w:r w:rsidRPr="008C09BE">
          <w:rPr>
            <w:rFonts w:ascii="Times New Roman" w:hAnsi="Times New Roman" w:cs="Times New Roman"/>
            <w:sz w:val="20"/>
            <w:szCs w:val="20"/>
            <w:lang w:val="en-US"/>
            <w:rPrChange w:id="7556"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rPrChange w:id="7557" w:author="Airat Shigapov" w:date="2021-10-27T23:08:00Z">
              <w:rPr>
                <w:rFonts w:ascii="Consolas" w:hAnsi="Consolas" w:cs="Consolas"/>
                <w:color w:val="000000"/>
                <w:sz w:val="19"/>
                <w:szCs w:val="19"/>
              </w:rPr>
            </w:rPrChange>
          </w:rPr>
          <w:t>{</w:t>
        </w:r>
      </w:ins>
    </w:p>
    <w:p w14:paraId="29512B8F" w14:textId="77777777" w:rsidR="001118C1" w:rsidRPr="008C09BE" w:rsidRDefault="001118C1" w:rsidP="001118C1">
      <w:pPr>
        <w:autoSpaceDE w:val="0"/>
        <w:autoSpaceDN w:val="0"/>
        <w:adjustRightInd w:val="0"/>
        <w:spacing w:after="0" w:line="240" w:lineRule="auto"/>
        <w:rPr>
          <w:ins w:id="7558" w:author="Airat Shigapov" w:date="2021-10-27T23:04:00Z"/>
          <w:rFonts w:ascii="Times New Roman" w:hAnsi="Times New Roman" w:cs="Times New Roman"/>
          <w:sz w:val="20"/>
          <w:szCs w:val="20"/>
          <w:rPrChange w:id="7559" w:author="Airat Shigapov" w:date="2021-10-27T23:08:00Z">
            <w:rPr>
              <w:ins w:id="7560" w:author="Airat Shigapov" w:date="2021-10-27T23:04:00Z"/>
              <w:rFonts w:ascii="Consolas" w:hAnsi="Consolas" w:cs="Consolas"/>
              <w:color w:val="000000"/>
              <w:sz w:val="19"/>
              <w:szCs w:val="19"/>
            </w:rPr>
          </w:rPrChange>
        </w:rPr>
      </w:pPr>
      <w:ins w:id="7561" w:author="Airat Shigapov" w:date="2021-10-27T23:04:00Z">
        <w:r w:rsidRPr="008C09BE">
          <w:rPr>
            <w:rFonts w:ascii="Times New Roman" w:hAnsi="Times New Roman" w:cs="Times New Roman"/>
            <w:sz w:val="20"/>
            <w:szCs w:val="20"/>
            <w:rPrChange w:id="7562" w:author="Airat Shigapov" w:date="2021-10-27T23:08:00Z">
              <w:rPr>
                <w:rFonts w:ascii="Consolas" w:hAnsi="Consolas" w:cs="Consolas"/>
                <w:color w:val="000000"/>
                <w:sz w:val="19"/>
                <w:szCs w:val="19"/>
              </w:rPr>
            </w:rPrChange>
          </w:rPr>
          <w:t xml:space="preserve">            </w:t>
        </w:r>
        <w:proofErr w:type="spellStart"/>
        <w:r w:rsidRPr="008C09BE">
          <w:rPr>
            <w:rFonts w:ascii="Times New Roman" w:hAnsi="Times New Roman" w:cs="Times New Roman"/>
            <w:sz w:val="20"/>
            <w:szCs w:val="20"/>
            <w:rPrChange w:id="7563" w:author="Airat Shigapov" w:date="2021-10-27T23:08:00Z">
              <w:rPr>
                <w:rFonts w:ascii="Consolas" w:hAnsi="Consolas" w:cs="Consolas"/>
                <w:color w:val="0000FF"/>
                <w:sz w:val="19"/>
                <w:szCs w:val="19"/>
              </w:rPr>
            </w:rPrChange>
          </w:rPr>
          <w:t>if</w:t>
        </w:r>
        <w:proofErr w:type="spellEnd"/>
        <w:r w:rsidRPr="008C09BE">
          <w:rPr>
            <w:rFonts w:ascii="Times New Roman" w:hAnsi="Times New Roman" w:cs="Times New Roman"/>
            <w:sz w:val="20"/>
            <w:szCs w:val="20"/>
            <w:rPrChange w:id="7564" w:author="Airat Shigapov" w:date="2021-10-27T23:08:00Z">
              <w:rPr>
                <w:rFonts w:ascii="Consolas" w:hAnsi="Consolas" w:cs="Consolas"/>
                <w:color w:val="000000"/>
                <w:sz w:val="19"/>
                <w:szCs w:val="19"/>
              </w:rPr>
            </w:rPrChange>
          </w:rPr>
          <w:t xml:space="preserve"> (</w:t>
        </w:r>
        <w:proofErr w:type="spellStart"/>
        <w:r w:rsidRPr="008C09BE">
          <w:rPr>
            <w:rFonts w:ascii="Times New Roman" w:hAnsi="Times New Roman" w:cs="Times New Roman"/>
            <w:sz w:val="20"/>
            <w:szCs w:val="20"/>
            <w:rPrChange w:id="7565" w:author="Airat Shigapov" w:date="2021-10-27T23:08:00Z">
              <w:rPr>
                <w:rFonts w:ascii="Consolas" w:hAnsi="Consolas" w:cs="Consolas"/>
                <w:color w:val="000000"/>
                <w:sz w:val="19"/>
                <w:szCs w:val="19"/>
              </w:rPr>
            </w:rPrChange>
          </w:rPr>
          <w:t>Description.Text</w:t>
        </w:r>
        <w:proofErr w:type="spellEnd"/>
        <w:r w:rsidRPr="008C09BE">
          <w:rPr>
            <w:rFonts w:ascii="Times New Roman" w:hAnsi="Times New Roman" w:cs="Times New Roman"/>
            <w:sz w:val="20"/>
            <w:szCs w:val="20"/>
            <w:rPrChange w:id="7566" w:author="Airat Shigapov" w:date="2021-10-27T23:08:00Z">
              <w:rPr>
                <w:rFonts w:ascii="Consolas" w:hAnsi="Consolas" w:cs="Consolas"/>
                <w:color w:val="000000"/>
                <w:sz w:val="19"/>
                <w:szCs w:val="19"/>
              </w:rPr>
            </w:rPrChange>
          </w:rPr>
          <w:t xml:space="preserve"> == </w:t>
        </w:r>
        <w:r w:rsidRPr="008C09BE">
          <w:rPr>
            <w:rFonts w:ascii="Times New Roman" w:hAnsi="Times New Roman" w:cs="Times New Roman"/>
            <w:sz w:val="20"/>
            <w:szCs w:val="20"/>
            <w:rPrChange w:id="7567" w:author="Airat Shigapov" w:date="2021-10-27T23:08:00Z">
              <w:rPr>
                <w:rFonts w:ascii="Consolas" w:hAnsi="Consolas" w:cs="Consolas"/>
                <w:color w:val="A31515"/>
                <w:sz w:val="19"/>
                <w:szCs w:val="19"/>
              </w:rPr>
            </w:rPrChange>
          </w:rPr>
          <w:t>"Подробное описание товара"</w:t>
        </w:r>
        <w:r w:rsidRPr="008C09BE">
          <w:rPr>
            <w:rFonts w:ascii="Times New Roman" w:hAnsi="Times New Roman" w:cs="Times New Roman"/>
            <w:sz w:val="20"/>
            <w:szCs w:val="20"/>
            <w:rPrChange w:id="7568" w:author="Airat Shigapov" w:date="2021-10-27T23:08:00Z">
              <w:rPr>
                <w:rFonts w:ascii="Consolas" w:hAnsi="Consolas" w:cs="Consolas"/>
                <w:color w:val="000000"/>
                <w:sz w:val="19"/>
                <w:szCs w:val="19"/>
              </w:rPr>
            </w:rPrChange>
          </w:rPr>
          <w:t>)</w:t>
        </w:r>
      </w:ins>
    </w:p>
    <w:p w14:paraId="2A00DEC6" w14:textId="77777777" w:rsidR="001118C1" w:rsidRPr="008C09BE" w:rsidRDefault="001118C1" w:rsidP="001118C1">
      <w:pPr>
        <w:autoSpaceDE w:val="0"/>
        <w:autoSpaceDN w:val="0"/>
        <w:adjustRightInd w:val="0"/>
        <w:spacing w:after="0" w:line="240" w:lineRule="auto"/>
        <w:rPr>
          <w:ins w:id="7569" w:author="Airat Shigapov" w:date="2021-10-27T23:04:00Z"/>
          <w:rFonts w:ascii="Times New Roman" w:hAnsi="Times New Roman" w:cs="Times New Roman"/>
          <w:sz w:val="20"/>
          <w:szCs w:val="20"/>
          <w:lang w:val="en-US"/>
          <w:rPrChange w:id="7570" w:author="Airat Shigapov" w:date="2021-10-27T23:08:00Z">
            <w:rPr>
              <w:ins w:id="7571" w:author="Airat Shigapov" w:date="2021-10-27T23:04:00Z"/>
              <w:rFonts w:ascii="Consolas" w:hAnsi="Consolas" w:cs="Consolas"/>
              <w:color w:val="000000"/>
              <w:sz w:val="19"/>
              <w:szCs w:val="19"/>
            </w:rPr>
          </w:rPrChange>
        </w:rPr>
      </w:pPr>
      <w:ins w:id="7572" w:author="Airat Shigapov" w:date="2021-10-27T23:04:00Z">
        <w:r w:rsidRPr="008C09BE">
          <w:rPr>
            <w:rFonts w:ascii="Times New Roman" w:hAnsi="Times New Roman" w:cs="Times New Roman"/>
            <w:sz w:val="20"/>
            <w:szCs w:val="20"/>
            <w:rPrChange w:id="7573"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7574" w:author="Airat Shigapov" w:date="2021-10-27T23:08:00Z">
              <w:rPr>
                <w:rFonts w:ascii="Consolas" w:hAnsi="Consolas" w:cs="Consolas"/>
                <w:color w:val="000000"/>
                <w:sz w:val="19"/>
                <w:szCs w:val="19"/>
              </w:rPr>
            </w:rPrChange>
          </w:rPr>
          <w:t>{</w:t>
        </w:r>
      </w:ins>
    </w:p>
    <w:p w14:paraId="7E6F12E4" w14:textId="77777777" w:rsidR="001118C1" w:rsidRPr="008C09BE" w:rsidRDefault="001118C1" w:rsidP="001118C1">
      <w:pPr>
        <w:autoSpaceDE w:val="0"/>
        <w:autoSpaceDN w:val="0"/>
        <w:adjustRightInd w:val="0"/>
        <w:spacing w:after="0" w:line="240" w:lineRule="auto"/>
        <w:rPr>
          <w:ins w:id="7575" w:author="Airat Shigapov" w:date="2021-10-27T23:04:00Z"/>
          <w:rFonts w:ascii="Times New Roman" w:hAnsi="Times New Roman" w:cs="Times New Roman"/>
          <w:sz w:val="20"/>
          <w:szCs w:val="20"/>
          <w:lang w:val="en-US"/>
          <w:rPrChange w:id="7576" w:author="Airat Shigapov" w:date="2021-10-27T23:08:00Z">
            <w:rPr>
              <w:ins w:id="7577" w:author="Airat Shigapov" w:date="2021-10-27T23:04:00Z"/>
              <w:rFonts w:ascii="Consolas" w:hAnsi="Consolas" w:cs="Consolas"/>
              <w:color w:val="000000"/>
              <w:sz w:val="19"/>
              <w:szCs w:val="19"/>
            </w:rPr>
          </w:rPrChange>
        </w:rPr>
      </w:pPr>
      <w:ins w:id="7578" w:author="Airat Shigapov" w:date="2021-10-27T23:04:00Z">
        <w:r w:rsidRPr="008C09BE">
          <w:rPr>
            <w:rFonts w:ascii="Times New Roman" w:hAnsi="Times New Roman" w:cs="Times New Roman"/>
            <w:sz w:val="20"/>
            <w:szCs w:val="20"/>
            <w:lang w:val="en-US"/>
            <w:rPrChange w:id="7579" w:author="Airat Shigapov" w:date="2021-10-27T23:08:00Z">
              <w:rPr>
                <w:rFonts w:ascii="Consolas" w:hAnsi="Consolas" w:cs="Consolas"/>
                <w:color w:val="000000"/>
                <w:sz w:val="19"/>
                <w:szCs w:val="19"/>
              </w:rPr>
            </w:rPrChange>
          </w:rPr>
          <w:t xml:space="preserve">                </w:t>
        </w:r>
        <w:proofErr w:type="spellStart"/>
        <w:r w:rsidRPr="008C09BE">
          <w:rPr>
            <w:rFonts w:ascii="Times New Roman" w:hAnsi="Times New Roman" w:cs="Times New Roman"/>
            <w:sz w:val="20"/>
            <w:szCs w:val="20"/>
            <w:lang w:val="en-US"/>
            <w:rPrChange w:id="7580" w:author="Airat Shigapov" w:date="2021-10-27T23:08:00Z">
              <w:rPr>
                <w:rFonts w:ascii="Consolas" w:hAnsi="Consolas" w:cs="Consolas"/>
                <w:color w:val="000000"/>
                <w:sz w:val="19"/>
                <w:szCs w:val="19"/>
              </w:rPr>
            </w:rPrChange>
          </w:rPr>
          <w:t>Description.Text</w:t>
        </w:r>
        <w:proofErr w:type="spellEnd"/>
        <w:r w:rsidRPr="008C09BE">
          <w:rPr>
            <w:rFonts w:ascii="Times New Roman" w:hAnsi="Times New Roman" w:cs="Times New Roman"/>
            <w:sz w:val="20"/>
            <w:szCs w:val="20"/>
            <w:lang w:val="en-US"/>
            <w:rPrChange w:id="7581" w:author="Airat Shigapov" w:date="2021-10-27T23:08:00Z">
              <w:rPr>
                <w:rFonts w:ascii="Consolas" w:hAnsi="Consolas" w:cs="Consolas"/>
                <w:color w:val="000000"/>
                <w:sz w:val="19"/>
                <w:szCs w:val="19"/>
              </w:rPr>
            </w:rPrChange>
          </w:rPr>
          <w:t xml:space="preserve"> = </w:t>
        </w:r>
        <w:r w:rsidRPr="008C09BE">
          <w:rPr>
            <w:rFonts w:ascii="Times New Roman" w:hAnsi="Times New Roman" w:cs="Times New Roman"/>
            <w:sz w:val="20"/>
            <w:szCs w:val="20"/>
            <w:lang w:val="en-US"/>
            <w:rPrChange w:id="7582" w:author="Airat Shigapov" w:date="2021-10-27T23:08:00Z">
              <w:rPr>
                <w:rFonts w:ascii="Consolas" w:hAnsi="Consolas" w:cs="Consolas"/>
                <w:color w:val="A31515"/>
                <w:sz w:val="19"/>
                <w:szCs w:val="19"/>
              </w:rPr>
            </w:rPrChange>
          </w:rPr>
          <w:t>""</w:t>
        </w:r>
        <w:r w:rsidRPr="008C09BE">
          <w:rPr>
            <w:rFonts w:ascii="Times New Roman" w:hAnsi="Times New Roman" w:cs="Times New Roman"/>
            <w:sz w:val="20"/>
            <w:szCs w:val="20"/>
            <w:lang w:val="en-US"/>
            <w:rPrChange w:id="7583" w:author="Airat Shigapov" w:date="2021-10-27T23:08:00Z">
              <w:rPr>
                <w:rFonts w:ascii="Consolas" w:hAnsi="Consolas" w:cs="Consolas"/>
                <w:color w:val="000000"/>
                <w:sz w:val="19"/>
                <w:szCs w:val="19"/>
              </w:rPr>
            </w:rPrChange>
          </w:rPr>
          <w:t>;</w:t>
        </w:r>
      </w:ins>
    </w:p>
    <w:p w14:paraId="0634A12E" w14:textId="77777777" w:rsidR="001118C1" w:rsidRPr="008C09BE" w:rsidRDefault="001118C1" w:rsidP="001118C1">
      <w:pPr>
        <w:autoSpaceDE w:val="0"/>
        <w:autoSpaceDN w:val="0"/>
        <w:adjustRightInd w:val="0"/>
        <w:spacing w:after="0" w:line="240" w:lineRule="auto"/>
        <w:rPr>
          <w:ins w:id="7584" w:author="Airat Shigapov" w:date="2021-10-27T23:04:00Z"/>
          <w:rFonts w:ascii="Times New Roman" w:hAnsi="Times New Roman" w:cs="Times New Roman"/>
          <w:sz w:val="20"/>
          <w:szCs w:val="20"/>
          <w:lang w:val="en-US"/>
          <w:rPrChange w:id="7585" w:author="Airat Shigapov" w:date="2021-10-27T23:08:00Z">
            <w:rPr>
              <w:ins w:id="7586" w:author="Airat Shigapov" w:date="2021-10-27T23:04:00Z"/>
              <w:rFonts w:ascii="Consolas" w:hAnsi="Consolas" w:cs="Consolas"/>
              <w:color w:val="000000"/>
              <w:sz w:val="19"/>
              <w:szCs w:val="19"/>
            </w:rPr>
          </w:rPrChange>
        </w:rPr>
      </w:pPr>
      <w:ins w:id="7587" w:author="Airat Shigapov" w:date="2021-10-27T23:04:00Z">
        <w:r w:rsidRPr="008C09BE">
          <w:rPr>
            <w:rFonts w:ascii="Times New Roman" w:hAnsi="Times New Roman" w:cs="Times New Roman"/>
            <w:sz w:val="20"/>
            <w:szCs w:val="20"/>
            <w:lang w:val="en-US"/>
            <w:rPrChange w:id="7588" w:author="Airat Shigapov" w:date="2021-10-27T23:08:00Z">
              <w:rPr>
                <w:rFonts w:ascii="Consolas" w:hAnsi="Consolas" w:cs="Consolas"/>
                <w:color w:val="000000"/>
                <w:sz w:val="19"/>
                <w:szCs w:val="19"/>
              </w:rPr>
            </w:rPrChange>
          </w:rPr>
          <w:t xml:space="preserve">                </w:t>
        </w:r>
        <w:proofErr w:type="spellStart"/>
        <w:r w:rsidRPr="008C09BE">
          <w:rPr>
            <w:rFonts w:ascii="Times New Roman" w:hAnsi="Times New Roman" w:cs="Times New Roman"/>
            <w:sz w:val="20"/>
            <w:szCs w:val="20"/>
            <w:lang w:val="en-US"/>
            <w:rPrChange w:id="7589" w:author="Airat Shigapov" w:date="2021-10-27T23:08:00Z">
              <w:rPr>
                <w:rFonts w:ascii="Consolas" w:hAnsi="Consolas" w:cs="Consolas"/>
                <w:color w:val="000000"/>
                <w:sz w:val="19"/>
                <w:szCs w:val="19"/>
              </w:rPr>
            </w:rPrChange>
          </w:rPr>
          <w:t>Description.Foreground</w:t>
        </w:r>
        <w:proofErr w:type="spellEnd"/>
        <w:r w:rsidRPr="008C09BE">
          <w:rPr>
            <w:rFonts w:ascii="Times New Roman" w:hAnsi="Times New Roman" w:cs="Times New Roman"/>
            <w:sz w:val="20"/>
            <w:szCs w:val="20"/>
            <w:lang w:val="en-US"/>
            <w:rPrChange w:id="7590" w:author="Airat Shigapov" w:date="2021-10-27T23:08:00Z">
              <w:rPr>
                <w:rFonts w:ascii="Consolas" w:hAnsi="Consolas" w:cs="Consolas"/>
                <w:color w:val="000000"/>
                <w:sz w:val="19"/>
                <w:szCs w:val="19"/>
              </w:rPr>
            </w:rPrChange>
          </w:rPr>
          <w:t xml:space="preserve"> = </w:t>
        </w:r>
        <w:proofErr w:type="spellStart"/>
        <w:r w:rsidRPr="008C09BE">
          <w:rPr>
            <w:rFonts w:ascii="Times New Roman" w:hAnsi="Times New Roman" w:cs="Times New Roman"/>
            <w:sz w:val="20"/>
            <w:szCs w:val="20"/>
            <w:lang w:val="en-US"/>
            <w:rPrChange w:id="7591" w:author="Airat Shigapov" w:date="2021-10-27T23:08:00Z">
              <w:rPr>
                <w:rFonts w:ascii="Consolas" w:hAnsi="Consolas" w:cs="Consolas"/>
                <w:color w:val="000000"/>
                <w:sz w:val="19"/>
                <w:szCs w:val="19"/>
              </w:rPr>
            </w:rPrChange>
          </w:rPr>
          <w:t>Brushes.Black</w:t>
        </w:r>
        <w:proofErr w:type="spellEnd"/>
        <w:r w:rsidRPr="008C09BE">
          <w:rPr>
            <w:rFonts w:ascii="Times New Roman" w:hAnsi="Times New Roman" w:cs="Times New Roman"/>
            <w:sz w:val="20"/>
            <w:szCs w:val="20"/>
            <w:lang w:val="en-US"/>
            <w:rPrChange w:id="7592" w:author="Airat Shigapov" w:date="2021-10-27T23:08:00Z">
              <w:rPr>
                <w:rFonts w:ascii="Consolas" w:hAnsi="Consolas" w:cs="Consolas"/>
                <w:color w:val="000000"/>
                <w:sz w:val="19"/>
                <w:szCs w:val="19"/>
              </w:rPr>
            </w:rPrChange>
          </w:rPr>
          <w:t>;</w:t>
        </w:r>
      </w:ins>
    </w:p>
    <w:p w14:paraId="2C180800" w14:textId="77777777" w:rsidR="001118C1" w:rsidRPr="008C09BE" w:rsidRDefault="001118C1" w:rsidP="001118C1">
      <w:pPr>
        <w:autoSpaceDE w:val="0"/>
        <w:autoSpaceDN w:val="0"/>
        <w:adjustRightInd w:val="0"/>
        <w:spacing w:after="0" w:line="240" w:lineRule="auto"/>
        <w:rPr>
          <w:ins w:id="7593" w:author="Airat Shigapov" w:date="2021-10-27T23:04:00Z"/>
          <w:rFonts w:ascii="Times New Roman" w:hAnsi="Times New Roman" w:cs="Times New Roman"/>
          <w:sz w:val="20"/>
          <w:szCs w:val="20"/>
          <w:lang w:val="en-US"/>
          <w:rPrChange w:id="7594" w:author="Airat Shigapov" w:date="2021-10-27T23:08:00Z">
            <w:rPr>
              <w:ins w:id="7595" w:author="Airat Shigapov" w:date="2021-10-27T23:04:00Z"/>
              <w:rFonts w:ascii="Consolas" w:hAnsi="Consolas" w:cs="Consolas"/>
              <w:color w:val="000000"/>
              <w:sz w:val="19"/>
              <w:szCs w:val="19"/>
            </w:rPr>
          </w:rPrChange>
        </w:rPr>
      </w:pPr>
      <w:ins w:id="7596" w:author="Airat Shigapov" w:date="2021-10-27T23:04:00Z">
        <w:r w:rsidRPr="008C09BE">
          <w:rPr>
            <w:rFonts w:ascii="Times New Roman" w:hAnsi="Times New Roman" w:cs="Times New Roman"/>
            <w:sz w:val="20"/>
            <w:szCs w:val="20"/>
            <w:lang w:val="en-US"/>
            <w:rPrChange w:id="7597" w:author="Airat Shigapov" w:date="2021-10-27T23:08:00Z">
              <w:rPr>
                <w:rFonts w:ascii="Consolas" w:hAnsi="Consolas" w:cs="Consolas"/>
                <w:color w:val="000000"/>
                <w:sz w:val="19"/>
                <w:szCs w:val="19"/>
              </w:rPr>
            </w:rPrChange>
          </w:rPr>
          <w:t xml:space="preserve">            }</w:t>
        </w:r>
      </w:ins>
    </w:p>
    <w:p w14:paraId="30F7BADF" w14:textId="77777777" w:rsidR="001118C1" w:rsidRPr="008C09BE" w:rsidRDefault="001118C1" w:rsidP="001118C1">
      <w:pPr>
        <w:autoSpaceDE w:val="0"/>
        <w:autoSpaceDN w:val="0"/>
        <w:adjustRightInd w:val="0"/>
        <w:spacing w:after="0" w:line="240" w:lineRule="auto"/>
        <w:rPr>
          <w:ins w:id="7598" w:author="Airat Shigapov" w:date="2021-10-27T23:04:00Z"/>
          <w:rFonts w:ascii="Times New Roman" w:hAnsi="Times New Roman" w:cs="Times New Roman"/>
          <w:sz w:val="20"/>
          <w:szCs w:val="20"/>
          <w:lang w:val="en-US"/>
          <w:rPrChange w:id="7599" w:author="Airat Shigapov" w:date="2021-10-27T23:08:00Z">
            <w:rPr>
              <w:ins w:id="7600" w:author="Airat Shigapov" w:date="2021-10-27T23:04:00Z"/>
              <w:rFonts w:ascii="Consolas" w:hAnsi="Consolas" w:cs="Consolas"/>
              <w:color w:val="000000"/>
              <w:sz w:val="19"/>
              <w:szCs w:val="19"/>
            </w:rPr>
          </w:rPrChange>
        </w:rPr>
      </w:pPr>
      <w:ins w:id="7601" w:author="Airat Shigapov" w:date="2021-10-27T23:04:00Z">
        <w:r w:rsidRPr="008C09BE">
          <w:rPr>
            <w:rFonts w:ascii="Times New Roman" w:hAnsi="Times New Roman" w:cs="Times New Roman"/>
            <w:sz w:val="20"/>
            <w:szCs w:val="20"/>
            <w:lang w:val="en-US"/>
            <w:rPrChange w:id="7602" w:author="Airat Shigapov" w:date="2021-10-27T23:08:00Z">
              <w:rPr>
                <w:rFonts w:ascii="Consolas" w:hAnsi="Consolas" w:cs="Consolas"/>
                <w:color w:val="000000"/>
                <w:sz w:val="19"/>
                <w:szCs w:val="19"/>
              </w:rPr>
            </w:rPrChange>
          </w:rPr>
          <w:t xml:space="preserve">        }</w:t>
        </w:r>
      </w:ins>
    </w:p>
    <w:p w14:paraId="2AC8D2CE" w14:textId="77777777" w:rsidR="001118C1" w:rsidRPr="008C09BE" w:rsidRDefault="001118C1" w:rsidP="001118C1">
      <w:pPr>
        <w:autoSpaceDE w:val="0"/>
        <w:autoSpaceDN w:val="0"/>
        <w:adjustRightInd w:val="0"/>
        <w:spacing w:after="0" w:line="240" w:lineRule="auto"/>
        <w:rPr>
          <w:ins w:id="7603" w:author="Airat Shigapov" w:date="2021-10-27T23:04:00Z"/>
          <w:rFonts w:ascii="Times New Roman" w:hAnsi="Times New Roman" w:cs="Times New Roman"/>
          <w:sz w:val="20"/>
          <w:szCs w:val="20"/>
          <w:lang w:val="en-US"/>
          <w:rPrChange w:id="7604" w:author="Airat Shigapov" w:date="2021-10-27T23:08:00Z">
            <w:rPr>
              <w:ins w:id="7605" w:author="Airat Shigapov" w:date="2021-10-27T23:04:00Z"/>
              <w:rFonts w:ascii="Consolas" w:hAnsi="Consolas" w:cs="Consolas"/>
              <w:color w:val="000000"/>
              <w:sz w:val="19"/>
              <w:szCs w:val="19"/>
            </w:rPr>
          </w:rPrChange>
        </w:rPr>
      </w:pPr>
    </w:p>
    <w:p w14:paraId="754C01D9" w14:textId="77777777" w:rsidR="001118C1" w:rsidRPr="008C09BE" w:rsidRDefault="001118C1" w:rsidP="001118C1">
      <w:pPr>
        <w:autoSpaceDE w:val="0"/>
        <w:autoSpaceDN w:val="0"/>
        <w:adjustRightInd w:val="0"/>
        <w:spacing w:after="0" w:line="240" w:lineRule="auto"/>
        <w:rPr>
          <w:ins w:id="7606" w:author="Airat Shigapov" w:date="2021-10-27T23:04:00Z"/>
          <w:rFonts w:ascii="Times New Roman" w:hAnsi="Times New Roman" w:cs="Times New Roman"/>
          <w:sz w:val="20"/>
          <w:szCs w:val="20"/>
          <w:lang w:val="en-US"/>
          <w:rPrChange w:id="7607" w:author="Airat Shigapov" w:date="2021-10-27T23:08:00Z">
            <w:rPr>
              <w:ins w:id="7608" w:author="Airat Shigapov" w:date="2021-10-27T23:04:00Z"/>
              <w:rFonts w:ascii="Consolas" w:hAnsi="Consolas" w:cs="Consolas"/>
              <w:color w:val="000000"/>
              <w:sz w:val="19"/>
              <w:szCs w:val="19"/>
            </w:rPr>
          </w:rPrChange>
        </w:rPr>
      </w:pPr>
      <w:ins w:id="7609" w:author="Airat Shigapov" w:date="2021-10-27T23:04:00Z">
        <w:r w:rsidRPr="008C09BE">
          <w:rPr>
            <w:rFonts w:ascii="Times New Roman" w:hAnsi="Times New Roman" w:cs="Times New Roman"/>
            <w:sz w:val="20"/>
            <w:szCs w:val="20"/>
            <w:lang w:val="en-US"/>
            <w:rPrChange w:id="7610"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7611" w:author="Airat Shigapov" w:date="2021-10-27T23:08:00Z">
              <w:rPr>
                <w:rFonts w:ascii="Consolas" w:hAnsi="Consolas" w:cs="Consolas"/>
                <w:color w:val="0000FF"/>
                <w:sz w:val="19"/>
                <w:szCs w:val="19"/>
              </w:rPr>
            </w:rPrChange>
          </w:rPr>
          <w:t>private</w:t>
        </w:r>
        <w:r w:rsidRPr="008C09BE">
          <w:rPr>
            <w:rFonts w:ascii="Times New Roman" w:hAnsi="Times New Roman" w:cs="Times New Roman"/>
            <w:sz w:val="20"/>
            <w:szCs w:val="20"/>
            <w:lang w:val="en-US"/>
            <w:rPrChange w:id="7612"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7613" w:author="Airat Shigapov" w:date="2021-10-27T23:08:00Z">
              <w:rPr>
                <w:rFonts w:ascii="Consolas" w:hAnsi="Consolas" w:cs="Consolas"/>
                <w:color w:val="0000FF"/>
                <w:sz w:val="19"/>
                <w:szCs w:val="19"/>
              </w:rPr>
            </w:rPrChange>
          </w:rPr>
          <w:t>void</w:t>
        </w:r>
        <w:r w:rsidRPr="008C09BE">
          <w:rPr>
            <w:rFonts w:ascii="Times New Roman" w:hAnsi="Times New Roman" w:cs="Times New Roman"/>
            <w:sz w:val="20"/>
            <w:szCs w:val="20"/>
            <w:lang w:val="en-US"/>
            <w:rPrChange w:id="7614" w:author="Airat Shigapov" w:date="2021-10-27T23:08:00Z">
              <w:rPr>
                <w:rFonts w:ascii="Consolas" w:hAnsi="Consolas" w:cs="Consolas"/>
                <w:color w:val="000000"/>
                <w:sz w:val="19"/>
                <w:szCs w:val="19"/>
              </w:rPr>
            </w:rPrChange>
          </w:rPr>
          <w:t xml:space="preserve"> </w:t>
        </w:r>
        <w:proofErr w:type="spellStart"/>
        <w:r w:rsidRPr="008C09BE">
          <w:rPr>
            <w:rFonts w:ascii="Times New Roman" w:hAnsi="Times New Roman" w:cs="Times New Roman"/>
            <w:sz w:val="20"/>
            <w:szCs w:val="20"/>
            <w:lang w:val="en-US"/>
            <w:rPrChange w:id="7615" w:author="Airat Shigapov" w:date="2021-10-27T23:08:00Z">
              <w:rPr>
                <w:rFonts w:ascii="Consolas" w:hAnsi="Consolas" w:cs="Consolas"/>
                <w:color w:val="000000"/>
                <w:sz w:val="19"/>
                <w:szCs w:val="19"/>
              </w:rPr>
            </w:rPrChange>
          </w:rPr>
          <w:t>Discription_</w:t>
        </w:r>
        <w:proofErr w:type="gramStart"/>
        <w:r w:rsidRPr="008C09BE">
          <w:rPr>
            <w:rFonts w:ascii="Times New Roman" w:hAnsi="Times New Roman" w:cs="Times New Roman"/>
            <w:sz w:val="20"/>
            <w:szCs w:val="20"/>
            <w:lang w:val="en-US"/>
            <w:rPrChange w:id="7616" w:author="Airat Shigapov" w:date="2021-10-27T23:08:00Z">
              <w:rPr>
                <w:rFonts w:ascii="Consolas" w:hAnsi="Consolas" w:cs="Consolas"/>
                <w:color w:val="000000"/>
                <w:sz w:val="19"/>
                <w:szCs w:val="19"/>
              </w:rPr>
            </w:rPrChange>
          </w:rPr>
          <w:t>LostFocus</w:t>
        </w:r>
        <w:proofErr w:type="spellEnd"/>
        <w:r w:rsidRPr="008C09BE">
          <w:rPr>
            <w:rFonts w:ascii="Times New Roman" w:hAnsi="Times New Roman" w:cs="Times New Roman"/>
            <w:sz w:val="20"/>
            <w:szCs w:val="20"/>
            <w:lang w:val="en-US"/>
            <w:rPrChange w:id="7617" w:author="Airat Shigapov" w:date="2021-10-27T23:08:00Z">
              <w:rPr>
                <w:rFonts w:ascii="Consolas" w:hAnsi="Consolas" w:cs="Consolas"/>
                <w:color w:val="000000"/>
                <w:sz w:val="19"/>
                <w:szCs w:val="19"/>
              </w:rPr>
            </w:rPrChange>
          </w:rPr>
          <w:t>(</w:t>
        </w:r>
        <w:proofErr w:type="gramEnd"/>
        <w:r w:rsidRPr="008C09BE">
          <w:rPr>
            <w:rFonts w:ascii="Times New Roman" w:hAnsi="Times New Roman" w:cs="Times New Roman"/>
            <w:sz w:val="20"/>
            <w:szCs w:val="20"/>
            <w:lang w:val="en-US"/>
            <w:rPrChange w:id="7618" w:author="Airat Shigapov" w:date="2021-10-27T23:08:00Z">
              <w:rPr>
                <w:rFonts w:ascii="Consolas" w:hAnsi="Consolas" w:cs="Consolas"/>
                <w:color w:val="0000FF"/>
                <w:sz w:val="19"/>
                <w:szCs w:val="19"/>
              </w:rPr>
            </w:rPrChange>
          </w:rPr>
          <w:t>object</w:t>
        </w:r>
        <w:r w:rsidRPr="008C09BE">
          <w:rPr>
            <w:rFonts w:ascii="Times New Roman" w:hAnsi="Times New Roman" w:cs="Times New Roman"/>
            <w:sz w:val="20"/>
            <w:szCs w:val="20"/>
            <w:lang w:val="en-US"/>
            <w:rPrChange w:id="7619" w:author="Airat Shigapov" w:date="2021-10-27T23:08:00Z">
              <w:rPr>
                <w:rFonts w:ascii="Consolas" w:hAnsi="Consolas" w:cs="Consolas"/>
                <w:color w:val="000000"/>
                <w:sz w:val="19"/>
                <w:szCs w:val="19"/>
              </w:rPr>
            </w:rPrChange>
          </w:rPr>
          <w:t xml:space="preserve"> sender, </w:t>
        </w:r>
        <w:proofErr w:type="spellStart"/>
        <w:r w:rsidRPr="008C09BE">
          <w:rPr>
            <w:rFonts w:ascii="Times New Roman" w:hAnsi="Times New Roman" w:cs="Times New Roman"/>
            <w:sz w:val="20"/>
            <w:szCs w:val="20"/>
            <w:lang w:val="en-US"/>
            <w:rPrChange w:id="7620" w:author="Airat Shigapov" w:date="2021-10-27T23:08:00Z">
              <w:rPr>
                <w:rFonts w:ascii="Consolas" w:hAnsi="Consolas" w:cs="Consolas"/>
                <w:color w:val="000000"/>
                <w:sz w:val="19"/>
                <w:szCs w:val="19"/>
              </w:rPr>
            </w:rPrChange>
          </w:rPr>
          <w:t>RoutedEventArgs</w:t>
        </w:r>
        <w:proofErr w:type="spellEnd"/>
        <w:r w:rsidRPr="008C09BE">
          <w:rPr>
            <w:rFonts w:ascii="Times New Roman" w:hAnsi="Times New Roman" w:cs="Times New Roman"/>
            <w:sz w:val="20"/>
            <w:szCs w:val="20"/>
            <w:lang w:val="en-US"/>
            <w:rPrChange w:id="7621" w:author="Airat Shigapov" w:date="2021-10-27T23:08:00Z">
              <w:rPr>
                <w:rFonts w:ascii="Consolas" w:hAnsi="Consolas" w:cs="Consolas"/>
                <w:color w:val="000000"/>
                <w:sz w:val="19"/>
                <w:szCs w:val="19"/>
              </w:rPr>
            </w:rPrChange>
          </w:rPr>
          <w:t xml:space="preserve"> e)</w:t>
        </w:r>
      </w:ins>
    </w:p>
    <w:p w14:paraId="7FEFD9F0" w14:textId="77777777" w:rsidR="001118C1" w:rsidRPr="008C09BE" w:rsidRDefault="001118C1" w:rsidP="001118C1">
      <w:pPr>
        <w:autoSpaceDE w:val="0"/>
        <w:autoSpaceDN w:val="0"/>
        <w:adjustRightInd w:val="0"/>
        <w:spacing w:after="0" w:line="240" w:lineRule="auto"/>
        <w:rPr>
          <w:ins w:id="7622" w:author="Airat Shigapov" w:date="2021-10-27T23:04:00Z"/>
          <w:rFonts w:ascii="Times New Roman" w:hAnsi="Times New Roman" w:cs="Times New Roman"/>
          <w:sz w:val="20"/>
          <w:szCs w:val="20"/>
          <w:lang w:val="en-US"/>
          <w:rPrChange w:id="7623" w:author="Airat Shigapov" w:date="2021-10-27T23:08:00Z">
            <w:rPr>
              <w:ins w:id="7624" w:author="Airat Shigapov" w:date="2021-10-27T23:04:00Z"/>
              <w:rFonts w:ascii="Consolas" w:hAnsi="Consolas" w:cs="Consolas"/>
              <w:color w:val="000000"/>
              <w:sz w:val="19"/>
              <w:szCs w:val="19"/>
            </w:rPr>
          </w:rPrChange>
        </w:rPr>
      </w:pPr>
      <w:ins w:id="7625" w:author="Airat Shigapov" w:date="2021-10-27T23:04:00Z">
        <w:r w:rsidRPr="008C09BE">
          <w:rPr>
            <w:rFonts w:ascii="Times New Roman" w:hAnsi="Times New Roman" w:cs="Times New Roman"/>
            <w:sz w:val="20"/>
            <w:szCs w:val="20"/>
            <w:lang w:val="en-US"/>
            <w:rPrChange w:id="7626" w:author="Airat Shigapov" w:date="2021-10-27T23:08:00Z">
              <w:rPr>
                <w:rFonts w:ascii="Consolas" w:hAnsi="Consolas" w:cs="Consolas"/>
                <w:color w:val="000000"/>
                <w:sz w:val="19"/>
                <w:szCs w:val="19"/>
              </w:rPr>
            </w:rPrChange>
          </w:rPr>
          <w:t xml:space="preserve">        {</w:t>
        </w:r>
      </w:ins>
    </w:p>
    <w:p w14:paraId="2F88D2FC" w14:textId="77777777" w:rsidR="001118C1" w:rsidRPr="008C09BE" w:rsidRDefault="001118C1" w:rsidP="001118C1">
      <w:pPr>
        <w:autoSpaceDE w:val="0"/>
        <w:autoSpaceDN w:val="0"/>
        <w:adjustRightInd w:val="0"/>
        <w:spacing w:after="0" w:line="240" w:lineRule="auto"/>
        <w:rPr>
          <w:ins w:id="7627" w:author="Airat Shigapov" w:date="2021-10-27T23:04:00Z"/>
          <w:rFonts w:ascii="Times New Roman" w:hAnsi="Times New Roman" w:cs="Times New Roman"/>
          <w:sz w:val="20"/>
          <w:szCs w:val="20"/>
          <w:lang w:val="en-US"/>
          <w:rPrChange w:id="7628" w:author="Airat Shigapov" w:date="2021-10-27T23:08:00Z">
            <w:rPr>
              <w:ins w:id="7629" w:author="Airat Shigapov" w:date="2021-10-27T23:04:00Z"/>
              <w:rFonts w:ascii="Consolas" w:hAnsi="Consolas" w:cs="Consolas"/>
              <w:color w:val="000000"/>
              <w:sz w:val="19"/>
              <w:szCs w:val="19"/>
            </w:rPr>
          </w:rPrChange>
        </w:rPr>
      </w:pPr>
      <w:ins w:id="7630" w:author="Airat Shigapov" w:date="2021-10-27T23:04:00Z">
        <w:r w:rsidRPr="008C09BE">
          <w:rPr>
            <w:rFonts w:ascii="Times New Roman" w:hAnsi="Times New Roman" w:cs="Times New Roman"/>
            <w:sz w:val="20"/>
            <w:szCs w:val="20"/>
            <w:lang w:val="en-US"/>
            <w:rPrChange w:id="7631"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7632" w:author="Airat Shigapov" w:date="2021-10-27T23:08:00Z">
              <w:rPr>
                <w:rFonts w:ascii="Consolas" w:hAnsi="Consolas" w:cs="Consolas"/>
                <w:color w:val="0000FF"/>
                <w:sz w:val="19"/>
                <w:szCs w:val="19"/>
              </w:rPr>
            </w:rPrChange>
          </w:rPr>
          <w:t>if</w:t>
        </w:r>
        <w:r w:rsidRPr="008C09BE">
          <w:rPr>
            <w:rFonts w:ascii="Times New Roman" w:hAnsi="Times New Roman" w:cs="Times New Roman"/>
            <w:sz w:val="20"/>
            <w:szCs w:val="20"/>
            <w:lang w:val="en-US"/>
            <w:rPrChange w:id="7633" w:author="Airat Shigapov" w:date="2021-10-27T23:08:00Z">
              <w:rPr>
                <w:rFonts w:ascii="Consolas" w:hAnsi="Consolas" w:cs="Consolas"/>
                <w:color w:val="000000"/>
                <w:sz w:val="19"/>
                <w:szCs w:val="19"/>
              </w:rPr>
            </w:rPrChange>
          </w:rPr>
          <w:t xml:space="preserve"> (</w:t>
        </w:r>
        <w:proofErr w:type="spellStart"/>
        <w:r w:rsidRPr="008C09BE">
          <w:rPr>
            <w:rFonts w:ascii="Times New Roman" w:hAnsi="Times New Roman" w:cs="Times New Roman"/>
            <w:sz w:val="20"/>
            <w:szCs w:val="20"/>
            <w:lang w:val="en-US"/>
            <w:rPrChange w:id="7634" w:author="Airat Shigapov" w:date="2021-10-27T23:08:00Z">
              <w:rPr>
                <w:rFonts w:ascii="Consolas" w:hAnsi="Consolas" w:cs="Consolas"/>
                <w:color w:val="000000"/>
                <w:sz w:val="19"/>
                <w:szCs w:val="19"/>
              </w:rPr>
            </w:rPrChange>
          </w:rPr>
          <w:t>Description.Text</w:t>
        </w:r>
        <w:proofErr w:type="spellEnd"/>
        <w:r w:rsidRPr="008C09BE">
          <w:rPr>
            <w:rFonts w:ascii="Times New Roman" w:hAnsi="Times New Roman" w:cs="Times New Roman"/>
            <w:sz w:val="20"/>
            <w:szCs w:val="20"/>
            <w:lang w:val="en-US"/>
            <w:rPrChange w:id="7635" w:author="Airat Shigapov" w:date="2021-10-27T23:08:00Z">
              <w:rPr>
                <w:rFonts w:ascii="Consolas" w:hAnsi="Consolas" w:cs="Consolas"/>
                <w:color w:val="000000"/>
                <w:sz w:val="19"/>
                <w:szCs w:val="19"/>
              </w:rPr>
            </w:rPrChange>
          </w:rPr>
          <w:t xml:space="preserve"> == </w:t>
        </w:r>
        <w:r w:rsidRPr="008C09BE">
          <w:rPr>
            <w:rFonts w:ascii="Times New Roman" w:hAnsi="Times New Roman" w:cs="Times New Roman"/>
            <w:sz w:val="20"/>
            <w:szCs w:val="20"/>
            <w:lang w:val="en-US"/>
            <w:rPrChange w:id="7636" w:author="Airat Shigapov" w:date="2021-10-27T23:08:00Z">
              <w:rPr>
                <w:rFonts w:ascii="Consolas" w:hAnsi="Consolas" w:cs="Consolas"/>
                <w:color w:val="A31515"/>
                <w:sz w:val="19"/>
                <w:szCs w:val="19"/>
              </w:rPr>
            </w:rPrChange>
          </w:rPr>
          <w:t>""</w:t>
        </w:r>
        <w:r w:rsidRPr="008C09BE">
          <w:rPr>
            <w:rFonts w:ascii="Times New Roman" w:hAnsi="Times New Roman" w:cs="Times New Roman"/>
            <w:sz w:val="20"/>
            <w:szCs w:val="20"/>
            <w:lang w:val="en-US"/>
            <w:rPrChange w:id="7637" w:author="Airat Shigapov" w:date="2021-10-27T23:08:00Z">
              <w:rPr>
                <w:rFonts w:ascii="Consolas" w:hAnsi="Consolas" w:cs="Consolas"/>
                <w:color w:val="000000"/>
                <w:sz w:val="19"/>
                <w:szCs w:val="19"/>
              </w:rPr>
            </w:rPrChange>
          </w:rPr>
          <w:t>)</w:t>
        </w:r>
      </w:ins>
    </w:p>
    <w:p w14:paraId="2F12DEB2" w14:textId="77777777" w:rsidR="001118C1" w:rsidRPr="008C09BE" w:rsidRDefault="001118C1" w:rsidP="001118C1">
      <w:pPr>
        <w:autoSpaceDE w:val="0"/>
        <w:autoSpaceDN w:val="0"/>
        <w:adjustRightInd w:val="0"/>
        <w:spacing w:after="0" w:line="240" w:lineRule="auto"/>
        <w:rPr>
          <w:ins w:id="7638" w:author="Airat Shigapov" w:date="2021-10-27T23:04:00Z"/>
          <w:rFonts w:ascii="Times New Roman" w:hAnsi="Times New Roman" w:cs="Times New Roman"/>
          <w:sz w:val="20"/>
          <w:szCs w:val="20"/>
          <w:lang w:val="en-US"/>
          <w:rPrChange w:id="7639" w:author="Airat Shigapov" w:date="2021-10-27T23:08:00Z">
            <w:rPr>
              <w:ins w:id="7640" w:author="Airat Shigapov" w:date="2021-10-27T23:04:00Z"/>
              <w:rFonts w:ascii="Consolas" w:hAnsi="Consolas" w:cs="Consolas"/>
              <w:color w:val="000000"/>
              <w:sz w:val="19"/>
              <w:szCs w:val="19"/>
            </w:rPr>
          </w:rPrChange>
        </w:rPr>
      </w:pPr>
      <w:ins w:id="7641" w:author="Airat Shigapov" w:date="2021-10-27T23:04:00Z">
        <w:r w:rsidRPr="008C09BE">
          <w:rPr>
            <w:rFonts w:ascii="Times New Roman" w:hAnsi="Times New Roman" w:cs="Times New Roman"/>
            <w:sz w:val="20"/>
            <w:szCs w:val="20"/>
            <w:lang w:val="en-US"/>
            <w:rPrChange w:id="7642" w:author="Airat Shigapov" w:date="2021-10-27T23:08:00Z">
              <w:rPr>
                <w:rFonts w:ascii="Consolas" w:hAnsi="Consolas" w:cs="Consolas"/>
                <w:color w:val="000000"/>
                <w:sz w:val="19"/>
                <w:szCs w:val="19"/>
              </w:rPr>
            </w:rPrChange>
          </w:rPr>
          <w:t xml:space="preserve">            {</w:t>
        </w:r>
      </w:ins>
    </w:p>
    <w:p w14:paraId="01F621A5" w14:textId="77777777" w:rsidR="001118C1" w:rsidRPr="008C09BE" w:rsidRDefault="001118C1" w:rsidP="001118C1">
      <w:pPr>
        <w:autoSpaceDE w:val="0"/>
        <w:autoSpaceDN w:val="0"/>
        <w:adjustRightInd w:val="0"/>
        <w:spacing w:after="0" w:line="240" w:lineRule="auto"/>
        <w:rPr>
          <w:ins w:id="7643" w:author="Airat Shigapov" w:date="2021-10-27T23:04:00Z"/>
          <w:rFonts w:ascii="Times New Roman" w:hAnsi="Times New Roman" w:cs="Times New Roman"/>
          <w:sz w:val="20"/>
          <w:szCs w:val="20"/>
          <w:lang w:val="en-US"/>
          <w:rPrChange w:id="7644" w:author="Airat Shigapov" w:date="2021-10-27T23:08:00Z">
            <w:rPr>
              <w:ins w:id="7645" w:author="Airat Shigapov" w:date="2021-10-27T23:04:00Z"/>
              <w:rFonts w:ascii="Consolas" w:hAnsi="Consolas" w:cs="Consolas"/>
              <w:color w:val="000000"/>
              <w:sz w:val="19"/>
              <w:szCs w:val="19"/>
            </w:rPr>
          </w:rPrChange>
        </w:rPr>
      </w:pPr>
      <w:ins w:id="7646" w:author="Airat Shigapov" w:date="2021-10-27T23:04:00Z">
        <w:r w:rsidRPr="008C09BE">
          <w:rPr>
            <w:rFonts w:ascii="Times New Roman" w:hAnsi="Times New Roman" w:cs="Times New Roman"/>
            <w:sz w:val="20"/>
            <w:szCs w:val="20"/>
            <w:lang w:val="en-US"/>
            <w:rPrChange w:id="7647" w:author="Airat Shigapov" w:date="2021-10-27T23:08:00Z">
              <w:rPr>
                <w:rFonts w:ascii="Consolas" w:hAnsi="Consolas" w:cs="Consolas"/>
                <w:color w:val="000000"/>
                <w:sz w:val="19"/>
                <w:szCs w:val="19"/>
              </w:rPr>
            </w:rPrChange>
          </w:rPr>
          <w:t xml:space="preserve">                </w:t>
        </w:r>
        <w:proofErr w:type="spellStart"/>
        <w:r w:rsidRPr="008C09BE">
          <w:rPr>
            <w:rFonts w:ascii="Times New Roman" w:hAnsi="Times New Roman" w:cs="Times New Roman"/>
            <w:sz w:val="20"/>
            <w:szCs w:val="20"/>
            <w:lang w:val="en-US"/>
            <w:rPrChange w:id="7648" w:author="Airat Shigapov" w:date="2021-10-27T23:08:00Z">
              <w:rPr>
                <w:rFonts w:ascii="Consolas" w:hAnsi="Consolas" w:cs="Consolas"/>
                <w:color w:val="000000"/>
                <w:sz w:val="19"/>
                <w:szCs w:val="19"/>
              </w:rPr>
            </w:rPrChange>
          </w:rPr>
          <w:t>Description.Text</w:t>
        </w:r>
        <w:proofErr w:type="spellEnd"/>
        <w:r w:rsidRPr="008C09BE">
          <w:rPr>
            <w:rFonts w:ascii="Times New Roman" w:hAnsi="Times New Roman" w:cs="Times New Roman"/>
            <w:sz w:val="20"/>
            <w:szCs w:val="20"/>
            <w:lang w:val="en-US"/>
            <w:rPrChange w:id="7649" w:author="Airat Shigapov" w:date="2021-10-27T23:08:00Z">
              <w:rPr>
                <w:rFonts w:ascii="Consolas" w:hAnsi="Consolas" w:cs="Consolas"/>
                <w:color w:val="000000"/>
                <w:sz w:val="19"/>
                <w:szCs w:val="19"/>
              </w:rPr>
            </w:rPrChange>
          </w:rPr>
          <w:t xml:space="preserve"> = </w:t>
        </w:r>
        <w:r w:rsidRPr="008C09BE">
          <w:rPr>
            <w:rFonts w:ascii="Times New Roman" w:hAnsi="Times New Roman" w:cs="Times New Roman"/>
            <w:sz w:val="20"/>
            <w:szCs w:val="20"/>
            <w:lang w:val="en-US"/>
            <w:rPrChange w:id="7650" w:author="Airat Shigapov" w:date="2021-10-27T23:08:00Z">
              <w:rPr>
                <w:rFonts w:ascii="Consolas" w:hAnsi="Consolas" w:cs="Consolas"/>
                <w:color w:val="A31515"/>
                <w:sz w:val="19"/>
                <w:szCs w:val="19"/>
              </w:rPr>
            </w:rPrChange>
          </w:rPr>
          <w:t>"</w:t>
        </w:r>
        <w:r w:rsidRPr="008C09BE">
          <w:rPr>
            <w:rFonts w:ascii="Times New Roman" w:hAnsi="Times New Roman" w:cs="Times New Roman"/>
            <w:sz w:val="20"/>
            <w:szCs w:val="20"/>
            <w:rPrChange w:id="7651" w:author="Airat Shigapov" w:date="2021-10-27T23:08:00Z">
              <w:rPr>
                <w:rFonts w:ascii="Consolas" w:hAnsi="Consolas" w:cs="Consolas"/>
                <w:color w:val="A31515"/>
                <w:sz w:val="19"/>
                <w:szCs w:val="19"/>
              </w:rPr>
            </w:rPrChange>
          </w:rPr>
          <w:t>Подробное</w:t>
        </w:r>
        <w:r w:rsidRPr="008C09BE">
          <w:rPr>
            <w:rFonts w:ascii="Times New Roman" w:hAnsi="Times New Roman" w:cs="Times New Roman"/>
            <w:sz w:val="20"/>
            <w:szCs w:val="20"/>
            <w:lang w:val="en-US"/>
            <w:rPrChange w:id="7652" w:author="Airat Shigapov" w:date="2021-10-27T23:08:00Z">
              <w:rPr>
                <w:rFonts w:ascii="Consolas" w:hAnsi="Consolas" w:cs="Consolas"/>
                <w:color w:val="A31515"/>
                <w:sz w:val="19"/>
                <w:szCs w:val="19"/>
              </w:rPr>
            </w:rPrChange>
          </w:rPr>
          <w:t xml:space="preserve"> </w:t>
        </w:r>
        <w:r w:rsidRPr="008C09BE">
          <w:rPr>
            <w:rFonts w:ascii="Times New Roman" w:hAnsi="Times New Roman" w:cs="Times New Roman"/>
            <w:sz w:val="20"/>
            <w:szCs w:val="20"/>
            <w:rPrChange w:id="7653" w:author="Airat Shigapov" w:date="2021-10-27T23:08:00Z">
              <w:rPr>
                <w:rFonts w:ascii="Consolas" w:hAnsi="Consolas" w:cs="Consolas"/>
                <w:color w:val="A31515"/>
                <w:sz w:val="19"/>
                <w:szCs w:val="19"/>
              </w:rPr>
            </w:rPrChange>
          </w:rPr>
          <w:t>описание</w:t>
        </w:r>
        <w:r w:rsidRPr="008C09BE">
          <w:rPr>
            <w:rFonts w:ascii="Times New Roman" w:hAnsi="Times New Roman" w:cs="Times New Roman"/>
            <w:sz w:val="20"/>
            <w:szCs w:val="20"/>
            <w:lang w:val="en-US"/>
            <w:rPrChange w:id="7654" w:author="Airat Shigapov" w:date="2021-10-27T23:08:00Z">
              <w:rPr>
                <w:rFonts w:ascii="Consolas" w:hAnsi="Consolas" w:cs="Consolas"/>
                <w:color w:val="A31515"/>
                <w:sz w:val="19"/>
                <w:szCs w:val="19"/>
              </w:rPr>
            </w:rPrChange>
          </w:rPr>
          <w:t xml:space="preserve"> </w:t>
        </w:r>
        <w:r w:rsidRPr="008C09BE">
          <w:rPr>
            <w:rFonts w:ascii="Times New Roman" w:hAnsi="Times New Roman" w:cs="Times New Roman"/>
            <w:sz w:val="20"/>
            <w:szCs w:val="20"/>
            <w:rPrChange w:id="7655" w:author="Airat Shigapov" w:date="2021-10-27T23:08:00Z">
              <w:rPr>
                <w:rFonts w:ascii="Consolas" w:hAnsi="Consolas" w:cs="Consolas"/>
                <w:color w:val="A31515"/>
                <w:sz w:val="19"/>
                <w:szCs w:val="19"/>
              </w:rPr>
            </w:rPrChange>
          </w:rPr>
          <w:t>товара</w:t>
        </w:r>
        <w:r w:rsidRPr="008C09BE">
          <w:rPr>
            <w:rFonts w:ascii="Times New Roman" w:hAnsi="Times New Roman" w:cs="Times New Roman"/>
            <w:sz w:val="20"/>
            <w:szCs w:val="20"/>
            <w:lang w:val="en-US"/>
            <w:rPrChange w:id="7656" w:author="Airat Shigapov" w:date="2021-10-27T23:08:00Z">
              <w:rPr>
                <w:rFonts w:ascii="Consolas" w:hAnsi="Consolas" w:cs="Consolas"/>
                <w:color w:val="A31515"/>
                <w:sz w:val="19"/>
                <w:szCs w:val="19"/>
              </w:rPr>
            </w:rPrChange>
          </w:rPr>
          <w:t>"</w:t>
        </w:r>
        <w:r w:rsidRPr="008C09BE">
          <w:rPr>
            <w:rFonts w:ascii="Times New Roman" w:hAnsi="Times New Roman" w:cs="Times New Roman"/>
            <w:sz w:val="20"/>
            <w:szCs w:val="20"/>
            <w:lang w:val="en-US"/>
            <w:rPrChange w:id="7657" w:author="Airat Shigapov" w:date="2021-10-27T23:08:00Z">
              <w:rPr>
                <w:rFonts w:ascii="Consolas" w:hAnsi="Consolas" w:cs="Consolas"/>
                <w:color w:val="000000"/>
                <w:sz w:val="19"/>
                <w:szCs w:val="19"/>
              </w:rPr>
            </w:rPrChange>
          </w:rPr>
          <w:t>;</w:t>
        </w:r>
      </w:ins>
    </w:p>
    <w:p w14:paraId="5A755549" w14:textId="77777777" w:rsidR="001118C1" w:rsidRPr="008C09BE" w:rsidRDefault="001118C1" w:rsidP="001118C1">
      <w:pPr>
        <w:autoSpaceDE w:val="0"/>
        <w:autoSpaceDN w:val="0"/>
        <w:adjustRightInd w:val="0"/>
        <w:spacing w:after="0" w:line="240" w:lineRule="auto"/>
        <w:rPr>
          <w:ins w:id="7658" w:author="Airat Shigapov" w:date="2021-10-27T23:04:00Z"/>
          <w:rFonts w:ascii="Times New Roman" w:hAnsi="Times New Roman" w:cs="Times New Roman"/>
          <w:sz w:val="20"/>
          <w:szCs w:val="20"/>
          <w:lang w:val="en-US"/>
          <w:rPrChange w:id="7659" w:author="Airat Shigapov" w:date="2021-10-27T23:08:00Z">
            <w:rPr>
              <w:ins w:id="7660" w:author="Airat Shigapov" w:date="2021-10-27T23:04:00Z"/>
              <w:rFonts w:ascii="Consolas" w:hAnsi="Consolas" w:cs="Consolas"/>
              <w:color w:val="000000"/>
              <w:sz w:val="19"/>
              <w:szCs w:val="19"/>
            </w:rPr>
          </w:rPrChange>
        </w:rPr>
      </w:pPr>
      <w:ins w:id="7661" w:author="Airat Shigapov" w:date="2021-10-27T23:04:00Z">
        <w:r w:rsidRPr="008C09BE">
          <w:rPr>
            <w:rFonts w:ascii="Times New Roman" w:hAnsi="Times New Roman" w:cs="Times New Roman"/>
            <w:sz w:val="20"/>
            <w:szCs w:val="20"/>
            <w:lang w:val="en-US"/>
            <w:rPrChange w:id="7662" w:author="Airat Shigapov" w:date="2021-10-27T23:08:00Z">
              <w:rPr>
                <w:rFonts w:ascii="Consolas" w:hAnsi="Consolas" w:cs="Consolas"/>
                <w:color w:val="000000"/>
                <w:sz w:val="19"/>
                <w:szCs w:val="19"/>
              </w:rPr>
            </w:rPrChange>
          </w:rPr>
          <w:t xml:space="preserve">                </w:t>
        </w:r>
        <w:proofErr w:type="spellStart"/>
        <w:r w:rsidRPr="008C09BE">
          <w:rPr>
            <w:rFonts w:ascii="Times New Roman" w:hAnsi="Times New Roman" w:cs="Times New Roman"/>
            <w:sz w:val="20"/>
            <w:szCs w:val="20"/>
            <w:lang w:val="en-US"/>
            <w:rPrChange w:id="7663" w:author="Airat Shigapov" w:date="2021-10-27T23:08:00Z">
              <w:rPr>
                <w:rFonts w:ascii="Consolas" w:hAnsi="Consolas" w:cs="Consolas"/>
                <w:color w:val="000000"/>
                <w:sz w:val="19"/>
                <w:szCs w:val="19"/>
              </w:rPr>
            </w:rPrChange>
          </w:rPr>
          <w:t>Description.Foreground</w:t>
        </w:r>
        <w:proofErr w:type="spellEnd"/>
        <w:r w:rsidRPr="008C09BE">
          <w:rPr>
            <w:rFonts w:ascii="Times New Roman" w:hAnsi="Times New Roman" w:cs="Times New Roman"/>
            <w:sz w:val="20"/>
            <w:szCs w:val="20"/>
            <w:lang w:val="en-US"/>
            <w:rPrChange w:id="7664" w:author="Airat Shigapov" w:date="2021-10-27T23:08:00Z">
              <w:rPr>
                <w:rFonts w:ascii="Consolas" w:hAnsi="Consolas" w:cs="Consolas"/>
                <w:color w:val="000000"/>
                <w:sz w:val="19"/>
                <w:szCs w:val="19"/>
              </w:rPr>
            </w:rPrChange>
          </w:rPr>
          <w:t xml:space="preserve"> = </w:t>
        </w:r>
        <w:proofErr w:type="spellStart"/>
        <w:r w:rsidRPr="008C09BE">
          <w:rPr>
            <w:rFonts w:ascii="Times New Roman" w:hAnsi="Times New Roman" w:cs="Times New Roman"/>
            <w:sz w:val="20"/>
            <w:szCs w:val="20"/>
            <w:lang w:val="en-US"/>
            <w:rPrChange w:id="7665" w:author="Airat Shigapov" w:date="2021-10-27T23:08:00Z">
              <w:rPr>
                <w:rFonts w:ascii="Consolas" w:hAnsi="Consolas" w:cs="Consolas"/>
                <w:color w:val="000000"/>
                <w:sz w:val="19"/>
                <w:szCs w:val="19"/>
              </w:rPr>
            </w:rPrChange>
          </w:rPr>
          <w:t>Brushes.Gray</w:t>
        </w:r>
        <w:proofErr w:type="spellEnd"/>
        <w:r w:rsidRPr="008C09BE">
          <w:rPr>
            <w:rFonts w:ascii="Times New Roman" w:hAnsi="Times New Roman" w:cs="Times New Roman"/>
            <w:sz w:val="20"/>
            <w:szCs w:val="20"/>
            <w:lang w:val="en-US"/>
            <w:rPrChange w:id="7666" w:author="Airat Shigapov" w:date="2021-10-27T23:08:00Z">
              <w:rPr>
                <w:rFonts w:ascii="Consolas" w:hAnsi="Consolas" w:cs="Consolas"/>
                <w:color w:val="000000"/>
                <w:sz w:val="19"/>
                <w:szCs w:val="19"/>
              </w:rPr>
            </w:rPrChange>
          </w:rPr>
          <w:t>;</w:t>
        </w:r>
      </w:ins>
    </w:p>
    <w:p w14:paraId="6255C103" w14:textId="77777777" w:rsidR="001118C1" w:rsidRPr="008C09BE" w:rsidRDefault="001118C1" w:rsidP="001118C1">
      <w:pPr>
        <w:autoSpaceDE w:val="0"/>
        <w:autoSpaceDN w:val="0"/>
        <w:adjustRightInd w:val="0"/>
        <w:spacing w:after="0" w:line="240" w:lineRule="auto"/>
        <w:rPr>
          <w:ins w:id="7667" w:author="Airat Shigapov" w:date="2021-10-27T23:04:00Z"/>
          <w:rFonts w:ascii="Times New Roman" w:hAnsi="Times New Roman" w:cs="Times New Roman"/>
          <w:sz w:val="20"/>
          <w:szCs w:val="20"/>
          <w:lang w:val="en-US"/>
          <w:rPrChange w:id="7668" w:author="Airat Shigapov" w:date="2021-10-27T23:08:00Z">
            <w:rPr>
              <w:ins w:id="7669" w:author="Airat Shigapov" w:date="2021-10-27T23:04:00Z"/>
              <w:rFonts w:ascii="Consolas" w:hAnsi="Consolas" w:cs="Consolas"/>
              <w:color w:val="000000"/>
              <w:sz w:val="19"/>
              <w:szCs w:val="19"/>
            </w:rPr>
          </w:rPrChange>
        </w:rPr>
      </w:pPr>
      <w:ins w:id="7670" w:author="Airat Shigapov" w:date="2021-10-27T23:04:00Z">
        <w:r w:rsidRPr="008C09BE">
          <w:rPr>
            <w:rFonts w:ascii="Times New Roman" w:hAnsi="Times New Roman" w:cs="Times New Roman"/>
            <w:sz w:val="20"/>
            <w:szCs w:val="20"/>
            <w:lang w:val="en-US"/>
            <w:rPrChange w:id="7671" w:author="Airat Shigapov" w:date="2021-10-27T23:08:00Z">
              <w:rPr>
                <w:rFonts w:ascii="Consolas" w:hAnsi="Consolas" w:cs="Consolas"/>
                <w:color w:val="000000"/>
                <w:sz w:val="19"/>
                <w:szCs w:val="19"/>
              </w:rPr>
            </w:rPrChange>
          </w:rPr>
          <w:t xml:space="preserve">            }</w:t>
        </w:r>
      </w:ins>
    </w:p>
    <w:p w14:paraId="0EDA8BBA" w14:textId="77777777" w:rsidR="001118C1" w:rsidRPr="008C09BE" w:rsidRDefault="001118C1" w:rsidP="001118C1">
      <w:pPr>
        <w:autoSpaceDE w:val="0"/>
        <w:autoSpaceDN w:val="0"/>
        <w:adjustRightInd w:val="0"/>
        <w:spacing w:after="0" w:line="240" w:lineRule="auto"/>
        <w:rPr>
          <w:ins w:id="7672" w:author="Airat Shigapov" w:date="2021-10-27T23:04:00Z"/>
          <w:rFonts w:ascii="Times New Roman" w:hAnsi="Times New Roman" w:cs="Times New Roman"/>
          <w:sz w:val="20"/>
          <w:szCs w:val="20"/>
          <w:lang w:val="en-US"/>
          <w:rPrChange w:id="7673" w:author="Airat Shigapov" w:date="2021-10-27T23:08:00Z">
            <w:rPr>
              <w:ins w:id="7674" w:author="Airat Shigapov" w:date="2021-10-27T23:04:00Z"/>
              <w:rFonts w:ascii="Consolas" w:hAnsi="Consolas" w:cs="Consolas"/>
              <w:color w:val="000000"/>
              <w:sz w:val="19"/>
              <w:szCs w:val="19"/>
            </w:rPr>
          </w:rPrChange>
        </w:rPr>
      </w:pPr>
      <w:ins w:id="7675" w:author="Airat Shigapov" w:date="2021-10-27T23:04:00Z">
        <w:r w:rsidRPr="008C09BE">
          <w:rPr>
            <w:rFonts w:ascii="Times New Roman" w:hAnsi="Times New Roman" w:cs="Times New Roman"/>
            <w:sz w:val="20"/>
            <w:szCs w:val="20"/>
            <w:lang w:val="en-US"/>
            <w:rPrChange w:id="7676" w:author="Airat Shigapov" w:date="2021-10-27T23:08:00Z">
              <w:rPr>
                <w:rFonts w:ascii="Consolas" w:hAnsi="Consolas" w:cs="Consolas"/>
                <w:color w:val="000000"/>
                <w:sz w:val="19"/>
                <w:szCs w:val="19"/>
              </w:rPr>
            </w:rPrChange>
          </w:rPr>
          <w:t xml:space="preserve">        }</w:t>
        </w:r>
      </w:ins>
    </w:p>
    <w:p w14:paraId="712F06CE" w14:textId="77777777" w:rsidR="001118C1" w:rsidRPr="008C09BE" w:rsidRDefault="001118C1" w:rsidP="001118C1">
      <w:pPr>
        <w:autoSpaceDE w:val="0"/>
        <w:autoSpaceDN w:val="0"/>
        <w:adjustRightInd w:val="0"/>
        <w:spacing w:after="0" w:line="240" w:lineRule="auto"/>
        <w:rPr>
          <w:ins w:id="7677" w:author="Airat Shigapov" w:date="2021-10-27T23:04:00Z"/>
          <w:rFonts w:ascii="Times New Roman" w:hAnsi="Times New Roman" w:cs="Times New Roman"/>
          <w:sz w:val="20"/>
          <w:szCs w:val="20"/>
          <w:lang w:val="en-US"/>
          <w:rPrChange w:id="7678" w:author="Airat Shigapov" w:date="2021-10-27T23:08:00Z">
            <w:rPr>
              <w:ins w:id="7679" w:author="Airat Shigapov" w:date="2021-10-27T23:04:00Z"/>
              <w:rFonts w:ascii="Consolas" w:hAnsi="Consolas" w:cs="Consolas"/>
              <w:color w:val="000000"/>
              <w:sz w:val="19"/>
              <w:szCs w:val="19"/>
            </w:rPr>
          </w:rPrChange>
        </w:rPr>
      </w:pPr>
    </w:p>
    <w:p w14:paraId="3424FB6E" w14:textId="77777777" w:rsidR="001118C1" w:rsidRPr="008C09BE" w:rsidRDefault="001118C1" w:rsidP="001118C1">
      <w:pPr>
        <w:autoSpaceDE w:val="0"/>
        <w:autoSpaceDN w:val="0"/>
        <w:adjustRightInd w:val="0"/>
        <w:spacing w:after="0" w:line="240" w:lineRule="auto"/>
        <w:rPr>
          <w:ins w:id="7680" w:author="Airat Shigapov" w:date="2021-10-27T23:04:00Z"/>
          <w:rFonts w:ascii="Times New Roman" w:hAnsi="Times New Roman" w:cs="Times New Roman"/>
          <w:sz w:val="20"/>
          <w:szCs w:val="20"/>
          <w:lang w:val="en-US"/>
          <w:rPrChange w:id="7681" w:author="Airat Shigapov" w:date="2021-10-27T23:08:00Z">
            <w:rPr>
              <w:ins w:id="7682" w:author="Airat Shigapov" w:date="2021-10-27T23:04:00Z"/>
              <w:rFonts w:ascii="Consolas" w:hAnsi="Consolas" w:cs="Consolas"/>
              <w:color w:val="000000"/>
              <w:sz w:val="19"/>
              <w:szCs w:val="19"/>
            </w:rPr>
          </w:rPrChange>
        </w:rPr>
      </w:pPr>
    </w:p>
    <w:p w14:paraId="09CE88B3" w14:textId="77777777" w:rsidR="001118C1" w:rsidRPr="008C09BE" w:rsidRDefault="001118C1" w:rsidP="001118C1">
      <w:pPr>
        <w:autoSpaceDE w:val="0"/>
        <w:autoSpaceDN w:val="0"/>
        <w:adjustRightInd w:val="0"/>
        <w:spacing w:after="0" w:line="240" w:lineRule="auto"/>
        <w:rPr>
          <w:ins w:id="7683" w:author="Airat Shigapov" w:date="2021-10-27T23:04:00Z"/>
          <w:rFonts w:ascii="Times New Roman" w:hAnsi="Times New Roman" w:cs="Times New Roman"/>
          <w:sz w:val="20"/>
          <w:szCs w:val="20"/>
          <w:lang w:val="en-US"/>
          <w:rPrChange w:id="7684" w:author="Airat Shigapov" w:date="2021-10-27T23:08:00Z">
            <w:rPr>
              <w:ins w:id="7685" w:author="Airat Shigapov" w:date="2021-10-27T23:04:00Z"/>
              <w:rFonts w:ascii="Consolas" w:hAnsi="Consolas" w:cs="Consolas"/>
              <w:color w:val="000000"/>
              <w:sz w:val="19"/>
              <w:szCs w:val="19"/>
            </w:rPr>
          </w:rPrChange>
        </w:rPr>
      </w:pPr>
    </w:p>
    <w:p w14:paraId="535EF76B" w14:textId="77777777" w:rsidR="001118C1" w:rsidRPr="008C09BE" w:rsidRDefault="001118C1" w:rsidP="001118C1">
      <w:pPr>
        <w:autoSpaceDE w:val="0"/>
        <w:autoSpaceDN w:val="0"/>
        <w:adjustRightInd w:val="0"/>
        <w:spacing w:after="0" w:line="240" w:lineRule="auto"/>
        <w:rPr>
          <w:ins w:id="7686" w:author="Airat Shigapov" w:date="2021-10-27T23:04:00Z"/>
          <w:rFonts w:ascii="Times New Roman" w:hAnsi="Times New Roman" w:cs="Times New Roman"/>
          <w:sz w:val="20"/>
          <w:szCs w:val="20"/>
          <w:lang w:val="en-US"/>
          <w:rPrChange w:id="7687" w:author="Airat Shigapov" w:date="2021-10-27T23:08:00Z">
            <w:rPr>
              <w:ins w:id="7688" w:author="Airat Shigapov" w:date="2021-10-27T23:04:00Z"/>
              <w:rFonts w:ascii="Consolas" w:hAnsi="Consolas" w:cs="Consolas"/>
              <w:color w:val="000000"/>
              <w:sz w:val="19"/>
              <w:szCs w:val="19"/>
            </w:rPr>
          </w:rPrChange>
        </w:rPr>
      </w:pPr>
      <w:ins w:id="7689" w:author="Airat Shigapov" w:date="2021-10-27T23:04:00Z">
        <w:r w:rsidRPr="008C09BE">
          <w:rPr>
            <w:rFonts w:ascii="Times New Roman" w:hAnsi="Times New Roman" w:cs="Times New Roman"/>
            <w:sz w:val="20"/>
            <w:szCs w:val="20"/>
            <w:lang w:val="en-US"/>
            <w:rPrChange w:id="7690"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7691" w:author="Airat Shigapov" w:date="2021-10-27T23:08:00Z">
              <w:rPr>
                <w:rFonts w:ascii="Consolas" w:hAnsi="Consolas" w:cs="Consolas"/>
                <w:color w:val="0000FF"/>
                <w:sz w:val="19"/>
                <w:szCs w:val="19"/>
              </w:rPr>
            </w:rPrChange>
          </w:rPr>
          <w:t>private</w:t>
        </w:r>
        <w:r w:rsidRPr="008C09BE">
          <w:rPr>
            <w:rFonts w:ascii="Times New Roman" w:hAnsi="Times New Roman" w:cs="Times New Roman"/>
            <w:sz w:val="20"/>
            <w:szCs w:val="20"/>
            <w:lang w:val="en-US"/>
            <w:rPrChange w:id="7692"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7693" w:author="Airat Shigapov" w:date="2021-10-27T23:08:00Z">
              <w:rPr>
                <w:rFonts w:ascii="Consolas" w:hAnsi="Consolas" w:cs="Consolas"/>
                <w:color w:val="0000FF"/>
                <w:sz w:val="19"/>
                <w:szCs w:val="19"/>
              </w:rPr>
            </w:rPrChange>
          </w:rPr>
          <w:t>void</w:t>
        </w:r>
        <w:r w:rsidRPr="008C09BE">
          <w:rPr>
            <w:rFonts w:ascii="Times New Roman" w:hAnsi="Times New Roman" w:cs="Times New Roman"/>
            <w:sz w:val="20"/>
            <w:szCs w:val="20"/>
            <w:lang w:val="en-US"/>
            <w:rPrChange w:id="7694" w:author="Airat Shigapov" w:date="2021-10-27T23:08:00Z">
              <w:rPr>
                <w:rFonts w:ascii="Consolas" w:hAnsi="Consolas" w:cs="Consolas"/>
                <w:color w:val="000000"/>
                <w:sz w:val="19"/>
                <w:szCs w:val="19"/>
              </w:rPr>
            </w:rPrChange>
          </w:rPr>
          <w:t xml:space="preserve"> </w:t>
        </w:r>
        <w:proofErr w:type="spellStart"/>
        <w:r w:rsidRPr="008C09BE">
          <w:rPr>
            <w:rFonts w:ascii="Times New Roman" w:hAnsi="Times New Roman" w:cs="Times New Roman"/>
            <w:sz w:val="20"/>
            <w:szCs w:val="20"/>
            <w:lang w:val="en-US"/>
            <w:rPrChange w:id="7695" w:author="Airat Shigapov" w:date="2021-10-27T23:08:00Z">
              <w:rPr>
                <w:rFonts w:ascii="Consolas" w:hAnsi="Consolas" w:cs="Consolas"/>
                <w:color w:val="000000"/>
                <w:sz w:val="19"/>
                <w:szCs w:val="19"/>
              </w:rPr>
            </w:rPrChange>
          </w:rPr>
          <w:t>GoBackButton_</w:t>
        </w:r>
        <w:proofErr w:type="gramStart"/>
        <w:r w:rsidRPr="008C09BE">
          <w:rPr>
            <w:rFonts w:ascii="Times New Roman" w:hAnsi="Times New Roman" w:cs="Times New Roman"/>
            <w:sz w:val="20"/>
            <w:szCs w:val="20"/>
            <w:lang w:val="en-US"/>
            <w:rPrChange w:id="7696" w:author="Airat Shigapov" w:date="2021-10-27T23:08:00Z">
              <w:rPr>
                <w:rFonts w:ascii="Consolas" w:hAnsi="Consolas" w:cs="Consolas"/>
                <w:color w:val="000000"/>
                <w:sz w:val="19"/>
                <w:szCs w:val="19"/>
              </w:rPr>
            </w:rPrChange>
          </w:rPr>
          <w:t>Click</w:t>
        </w:r>
        <w:proofErr w:type="spellEnd"/>
        <w:r w:rsidRPr="008C09BE">
          <w:rPr>
            <w:rFonts w:ascii="Times New Roman" w:hAnsi="Times New Roman" w:cs="Times New Roman"/>
            <w:sz w:val="20"/>
            <w:szCs w:val="20"/>
            <w:lang w:val="en-US"/>
            <w:rPrChange w:id="7697" w:author="Airat Shigapov" w:date="2021-10-27T23:08:00Z">
              <w:rPr>
                <w:rFonts w:ascii="Consolas" w:hAnsi="Consolas" w:cs="Consolas"/>
                <w:color w:val="000000"/>
                <w:sz w:val="19"/>
                <w:szCs w:val="19"/>
              </w:rPr>
            </w:rPrChange>
          </w:rPr>
          <w:t>(</w:t>
        </w:r>
        <w:proofErr w:type="gramEnd"/>
        <w:r w:rsidRPr="008C09BE">
          <w:rPr>
            <w:rFonts w:ascii="Times New Roman" w:hAnsi="Times New Roman" w:cs="Times New Roman"/>
            <w:sz w:val="20"/>
            <w:szCs w:val="20"/>
            <w:lang w:val="en-US"/>
            <w:rPrChange w:id="7698" w:author="Airat Shigapov" w:date="2021-10-27T23:08:00Z">
              <w:rPr>
                <w:rFonts w:ascii="Consolas" w:hAnsi="Consolas" w:cs="Consolas"/>
                <w:color w:val="0000FF"/>
                <w:sz w:val="19"/>
                <w:szCs w:val="19"/>
              </w:rPr>
            </w:rPrChange>
          </w:rPr>
          <w:t>object</w:t>
        </w:r>
        <w:r w:rsidRPr="008C09BE">
          <w:rPr>
            <w:rFonts w:ascii="Times New Roman" w:hAnsi="Times New Roman" w:cs="Times New Roman"/>
            <w:sz w:val="20"/>
            <w:szCs w:val="20"/>
            <w:lang w:val="en-US"/>
            <w:rPrChange w:id="7699" w:author="Airat Shigapov" w:date="2021-10-27T23:08:00Z">
              <w:rPr>
                <w:rFonts w:ascii="Consolas" w:hAnsi="Consolas" w:cs="Consolas"/>
                <w:color w:val="000000"/>
                <w:sz w:val="19"/>
                <w:szCs w:val="19"/>
              </w:rPr>
            </w:rPrChange>
          </w:rPr>
          <w:t xml:space="preserve"> sender, </w:t>
        </w:r>
        <w:proofErr w:type="spellStart"/>
        <w:r w:rsidRPr="008C09BE">
          <w:rPr>
            <w:rFonts w:ascii="Times New Roman" w:hAnsi="Times New Roman" w:cs="Times New Roman"/>
            <w:sz w:val="20"/>
            <w:szCs w:val="20"/>
            <w:lang w:val="en-US"/>
            <w:rPrChange w:id="7700" w:author="Airat Shigapov" w:date="2021-10-27T23:08:00Z">
              <w:rPr>
                <w:rFonts w:ascii="Consolas" w:hAnsi="Consolas" w:cs="Consolas"/>
                <w:color w:val="000000"/>
                <w:sz w:val="19"/>
                <w:szCs w:val="19"/>
              </w:rPr>
            </w:rPrChange>
          </w:rPr>
          <w:t>RoutedEventArgs</w:t>
        </w:r>
        <w:proofErr w:type="spellEnd"/>
        <w:r w:rsidRPr="008C09BE">
          <w:rPr>
            <w:rFonts w:ascii="Times New Roman" w:hAnsi="Times New Roman" w:cs="Times New Roman"/>
            <w:sz w:val="20"/>
            <w:szCs w:val="20"/>
            <w:lang w:val="en-US"/>
            <w:rPrChange w:id="7701" w:author="Airat Shigapov" w:date="2021-10-27T23:08:00Z">
              <w:rPr>
                <w:rFonts w:ascii="Consolas" w:hAnsi="Consolas" w:cs="Consolas"/>
                <w:color w:val="000000"/>
                <w:sz w:val="19"/>
                <w:szCs w:val="19"/>
              </w:rPr>
            </w:rPrChange>
          </w:rPr>
          <w:t xml:space="preserve"> e)</w:t>
        </w:r>
      </w:ins>
    </w:p>
    <w:p w14:paraId="7D46AD24" w14:textId="77777777" w:rsidR="001118C1" w:rsidRPr="008C09BE" w:rsidRDefault="001118C1" w:rsidP="001118C1">
      <w:pPr>
        <w:autoSpaceDE w:val="0"/>
        <w:autoSpaceDN w:val="0"/>
        <w:adjustRightInd w:val="0"/>
        <w:spacing w:after="0" w:line="240" w:lineRule="auto"/>
        <w:rPr>
          <w:ins w:id="7702" w:author="Airat Shigapov" w:date="2021-10-27T23:04:00Z"/>
          <w:rFonts w:ascii="Times New Roman" w:hAnsi="Times New Roman" w:cs="Times New Roman"/>
          <w:sz w:val="20"/>
          <w:szCs w:val="20"/>
          <w:lang w:val="en-US"/>
          <w:rPrChange w:id="7703" w:author="Airat Shigapov" w:date="2021-10-27T23:08:00Z">
            <w:rPr>
              <w:ins w:id="7704" w:author="Airat Shigapov" w:date="2021-10-27T23:04:00Z"/>
              <w:rFonts w:ascii="Consolas" w:hAnsi="Consolas" w:cs="Consolas"/>
              <w:color w:val="000000"/>
              <w:sz w:val="19"/>
              <w:szCs w:val="19"/>
            </w:rPr>
          </w:rPrChange>
        </w:rPr>
      </w:pPr>
      <w:ins w:id="7705" w:author="Airat Shigapov" w:date="2021-10-27T23:04:00Z">
        <w:r w:rsidRPr="008C09BE">
          <w:rPr>
            <w:rFonts w:ascii="Times New Roman" w:hAnsi="Times New Roman" w:cs="Times New Roman"/>
            <w:sz w:val="20"/>
            <w:szCs w:val="20"/>
            <w:lang w:val="en-US"/>
            <w:rPrChange w:id="7706" w:author="Airat Shigapov" w:date="2021-10-27T23:08:00Z">
              <w:rPr>
                <w:rFonts w:ascii="Consolas" w:hAnsi="Consolas" w:cs="Consolas"/>
                <w:color w:val="000000"/>
                <w:sz w:val="19"/>
                <w:szCs w:val="19"/>
              </w:rPr>
            </w:rPrChange>
          </w:rPr>
          <w:t xml:space="preserve">        {</w:t>
        </w:r>
      </w:ins>
    </w:p>
    <w:p w14:paraId="1B6D4627" w14:textId="77777777" w:rsidR="001118C1" w:rsidRPr="008C09BE" w:rsidRDefault="001118C1" w:rsidP="001118C1">
      <w:pPr>
        <w:autoSpaceDE w:val="0"/>
        <w:autoSpaceDN w:val="0"/>
        <w:adjustRightInd w:val="0"/>
        <w:spacing w:after="0" w:line="240" w:lineRule="auto"/>
        <w:rPr>
          <w:ins w:id="7707" w:author="Airat Shigapov" w:date="2021-10-27T23:04:00Z"/>
          <w:rFonts w:ascii="Times New Roman" w:hAnsi="Times New Roman" w:cs="Times New Roman"/>
          <w:sz w:val="20"/>
          <w:szCs w:val="20"/>
          <w:lang w:val="en-US"/>
          <w:rPrChange w:id="7708" w:author="Airat Shigapov" w:date="2021-10-27T23:08:00Z">
            <w:rPr>
              <w:ins w:id="7709" w:author="Airat Shigapov" w:date="2021-10-27T23:04:00Z"/>
              <w:rFonts w:ascii="Consolas" w:hAnsi="Consolas" w:cs="Consolas"/>
              <w:color w:val="000000"/>
              <w:sz w:val="19"/>
              <w:szCs w:val="19"/>
            </w:rPr>
          </w:rPrChange>
        </w:rPr>
      </w:pPr>
      <w:ins w:id="7710" w:author="Airat Shigapov" w:date="2021-10-27T23:04:00Z">
        <w:r w:rsidRPr="008C09BE">
          <w:rPr>
            <w:rFonts w:ascii="Times New Roman" w:hAnsi="Times New Roman" w:cs="Times New Roman"/>
            <w:sz w:val="20"/>
            <w:szCs w:val="20"/>
            <w:lang w:val="en-US"/>
            <w:rPrChange w:id="7711"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7712" w:author="Airat Shigapov" w:date="2021-10-27T23:08:00Z">
              <w:rPr>
                <w:rFonts w:ascii="Consolas" w:hAnsi="Consolas" w:cs="Consolas"/>
                <w:color w:val="0000FF"/>
                <w:sz w:val="19"/>
                <w:szCs w:val="19"/>
              </w:rPr>
            </w:rPrChange>
          </w:rPr>
          <w:t>if</w:t>
        </w:r>
        <w:r w:rsidRPr="008C09BE">
          <w:rPr>
            <w:rFonts w:ascii="Times New Roman" w:hAnsi="Times New Roman" w:cs="Times New Roman"/>
            <w:sz w:val="20"/>
            <w:szCs w:val="20"/>
            <w:lang w:val="en-US"/>
            <w:rPrChange w:id="7713" w:author="Airat Shigapov" w:date="2021-10-27T23:08:00Z">
              <w:rPr>
                <w:rFonts w:ascii="Consolas" w:hAnsi="Consolas" w:cs="Consolas"/>
                <w:color w:val="000000"/>
                <w:sz w:val="19"/>
                <w:szCs w:val="19"/>
              </w:rPr>
            </w:rPrChange>
          </w:rPr>
          <w:t xml:space="preserve"> (</w:t>
        </w:r>
        <w:proofErr w:type="spellStart"/>
        <w:proofErr w:type="gramStart"/>
        <w:r w:rsidRPr="008C09BE">
          <w:rPr>
            <w:rFonts w:ascii="Times New Roman" w:hAnsi="Times New Roman" w:cs="Times New Roman"/>
            <w:sz w:val="20"/>
            <w:szCs w:val="20"/>
            <w:lang w:val="en-US"/>
            <w:rPrChange w:id="7714" w:author="Airat Shigapov" w:date="2021-10-27T23:08:00Z">
              <w:rPr>
                <w:rFonts w:ascii="Consolas" w:hAnsi="Consolas" w:cs="Consolas"/>
                <w:color w:val="000000"/>
                <w:sz w:val="19"/>
                <w:szCs w:val="19"/>
              </w:rPr>
            </w:rPrChange>
          </w:rPr>
          <w:t>BrandName.SelectedItem</w:t>
        </w:r>
        <w:proofErr w:type="spellEnd"/>
        <w:r w:rsidRPr="008C09BE">
          <w:rPr>
            <w:rFonts w:ascii="Times New Roman" w:hAnsi="Times New Roman" w:cs="Times New Roman"/>
            <w:sz w:val="20"/>
            <w:szCs w:val="20"/>
            <w:lang w:val="en-US"/>
            <w:rPrChange w:id="7715" w:author="Airat Shigapov" w:date="2021-10-27T23:08:00Z">
              <w:rPr>
                <w:rFonts w:ascii="Consolas" w:hAnsi="Consolas" w:cs="Consolas"/>
                <w:color w:val="000000"/>
                <w:sz w:val="19"/>
                <w:szCs w:val="19"/>
              </w:rPr>
            </w:rPrChange>
          </w:rPr>
          <w:t xml:space="preserve"> !</w:t>
        </w:r>
        <w:proofErr w:type="gramEnd"/>
        <w:r w:rsidRPr="008C09BE">
          <w:rPr>
            <w:rFonts w:ascii="Times New Roman" w:hAnsi="Times New Roman" w:cs="Times New Roman"/>
            <w:sz w:val="20"/>
            <w:szCs w:val="20"/>
            <w:lang w:val="en-US"/>
            <w:rPrChange w:id="7716"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7717" w:author="Airat Shigapov" w:date="2021-10-27T23:08:00Z">
              <w:rPr>
                <w:rFonts w:ascii="Consolas" w:hAnsi="Consolas" w:cs="Consolas"/>
                <w:color w:val="0000FF"/>
                <w:sz w:val="19"/>
                <w:szCs w:val="19"/>
              </w:rPr>
            </w:rPrChange>
          </w:rPr>
          <w:t>null</w:t>
        </w:r>
        <w:r w:rsidRPr="008C09BE">
          <w:rPr>
            <w:rFonts w:ascii="Times New Roman" w:hAnsi="Times New Roman" w:cs="Times New Roman"/>
            <w:sz w:val="20"/>
            <w:szCs w:val="20"/>
            <w:lang w:val="en-US"/>
            <w:rPrChange w:id="7718" w:author="Airat Shigapov" w:date="2021-10-27T23:08:00Z">
              <w:rPr>
                <w:rFonts w:ascii="Consolas" w:hAnsi="Consolas" w:cs="Consolas"/>
                <w:color w:val="000000"/>
                <w:sz w:val="19"/>
                <w:szCs w:val="19"/>
              </w:rPr>
            </w:rPrChange>
          </w:rPr>
          <w:t xml:space="preserve"> &amp;&amp; </w:t>
        </w:r>
        <w:proofErr w:type="spellStart"/>
        <w:r w:rsidRPr="008C09BE">
          <w:rPr>
            <w:rFonts w:ascii="Times New Roman" w:hAnsi="Times New Roman" w:cs="Times New Roman"/>
            <w:sz w:val="20"/>
            <w:szCs w:val="20"/>
            <w:lang w:val="en-US"/>
            <w:rPrChange w:id="7719" w:author="Airat Shigapov" w:date="2021-10-27T23:08:00Z">
              <w:rPr>
                <w:rFonts w:ascii="Consolas" w:hAnsi="Consolas" w:cs="Consolas"/>
                <w:color w:val="000000"/>
                <w:sz w:val="19"/>
                <w:szCs w:val="19"/>
              </w:rPr>
            </w:rPrChange>
          </w:rPr>
          <w:t>nameProduct.Text</w:t>
        </w:r>
        <w:proofErr w:type="spellEnd"/>
        <w:r w:rsidRPr="008C09BE">
          <w:rPr>
            <w:rFonts w:ascii="Times New Roman" w:hAnsi="Times New Roman" w:cs="Times New Roman"/>
            <w:sz w:val="20"/>
            <w:szCs w:val="20"/>
            <w:lang w:val="en-US"/>
            <w:rPrChange w:id="7720" w:author="Airat Shigapov" w:date="2021-10-27T23:08:00Z">
              <w:rPr>
                <w:rFonts w:ascii="Consolas" w:hAnsi="Consolas" w:cs="Consolas"/>
                <w:color w:val="000000"/>
                <w:sz w:val="19"/>
                <w:szCs w:val="19"/>
              </w:rPr>
            </w:rPrChange>
          </w:rPr>
          <w:t xml:space="preserve"> != </w:t>
        </w:r>
        <w:r w:rsidRPr="008C09BE">
          <w:rPr>
            <w:rFonts w:ascii="Times New Roman" w:hAnsi="Times New Roman" w:cs="Times New Roman"/>
            <w:sz w:val="20"/>
            <w:szCs w:val="20"/>
            <w:lang w:val="en-US"/>
            <w:rPrChange w:id="7721" w:author="Airat Shigapov" w:date="2021-10-27T23:08:00Z">
              <w:rPr>
                <w:rFonts w:ascii="Consolas" w:hAnsi="Consolas" w:cs="Consolas"/>
                <w:color w:val="A31515"/>
                <w:sz w:val="19"/>
                <w:szCs w:val="19"/>
              </w:rPr>
            </w:rPrChange>
          </w:rPr>
          <w:t>""</w:t>
        </w:r>
      </w:ins>
    </w:p>
    <w:p w14:paraId="4A28F440" w14:textId="77777777" w:rsidR="001118C1" w:rsidRPr="008C09BE" w:rsidRDefault="001118C1" w:rsidP="001118C1">
      <w:pPr>
        <w:autoSpaceDE w:val="0"/>
        <w:autoSpaceDN w:val="0"/>
        <w:adjustRightInd w:val="0"/>
        <w:spacing w:after="0" w:line="240" w:lineRule="auto"/>
        <w:rPr>
          <w:ins w:id="7722" w:author="Airat Shigapov" w:date="2021-10-27T23:04:00Z"/>
          <w:rFonts w:ascii="Times New Roman" w:hAnsi="Times New Roman" w:cs="Times New Roman"/>
          <w:sz w:val="20"/>
          <w:szCs w:val="20"/>
          <w:lang w:val="en-US"/>
          <w:rPrChange w:id="7723" w:author="Airat Shigapov" w:date="2021-10-27T23:08:00Z">
            <w:rPr>
              <w:ins w:id="7724" w:author="Airat Shigapov" w:date="2021-10-27T23:04:00Z"/>
              <w:rFonts w:ascii="Consolas" w:hAnsi="Consolas" w:cs="Consolas"/>
              <w:color w:val="000000"/>
              <w:sz w:val="19"/>
              <w:szCs w:val="19"/>
            </w:rPr>
          </w:rPrChange>
        </w:rPr>
      </w:pPr>
      <w:ins w:id="7725" w:author="Airat Shigapov" w:date="2021-10-27T23:04:00Z">
        <w:r w:rsidRPr="008C09BE">
          <w:rPr>
            <w:rFonts w:ascii="Times New Roman" w:hAnsi="Times New Roman" w:cs="Times New Roman"/>
            <w:sz w:val="20"/>
            <w:szCs w:val="20"/>
            <w:lang w:val="en-US"/>
            <w:rPrChange w:id="7726" w:author="Airat Shigapov" w:date="2021-10-27T23:08:00Z">
              <w:rPr>
                <w:rFonts w:ascii="Consolas" w:hAnsi="Consolas" w:cs="Consolas"/>
                <w:color w:val="000000"/>
                <w:sz w:val="19"/>
                <w:szCs w:val="19"/>
              </w:rPr>
            </w:rPrChange>
          </w:rPr>
          <w:t xml:space="preserve">                &amp;&amp; </w:t>
        </w:r>
        <w:proofErr w:type="spellStart"/>
        <w:proofErr w:type="gramStart"/>
        <w:r w:rsidRPr="008C09BE">
          <w:rPr>
            <w:rFonts w:ascii="Times New Roman" w:hAnsi="Times New Roman" w:cs="Times New Roman"/>
            <w:sz w:val="20"/>
            <w:szCs w:val="20"/>
            <w:lang w:val="en-US"/>
            <w:rPrChange w:id="7727" w:author="Airat Shigapov" w:date="2021-10-27T23:08:00Z">
              <w:rPr>
                <w:rFonts w:ascii="Consolas" w:hAnsi="Consolas" w:cs="Consolas"/>
                <w:color w:val="000000"/>
                <w:sz w:val="19"/>
                <w:szCs w:val="19"/>
              </w:rPr>
            </w:rPrChange>
          </w:rPr>
          <w:t>categoryList.SelectedItem</w:t>
        </w:r>
        <w:proofErr w:type="spellEnd"/>
        <w:r w:rsidRPr="008C09BE">
          <w:rPr>
            <w:rFonts w:ascii="Times New Roman" w:hAnsi="Times New Roman" w:cs="Times New Roman"/>
            <w:sz w:val="20"/>
            <w:szCs w:val="20"/>
            <w:lang w:val="en-US"/>
            <w:rPrChange w:id="7728" w:author="Airat Shigapov" w:date="2021-10-27T23:08:00Z">
              <w:rPr>
                <w:rFonts w:ascii="Consolas" w:hAnsi="Consolas" w:cs="Consolas"/>
                <w:color w:val="000000"/>
                <w:sz w:val="19"/>
                <w:szCs w:val="19"/>
              </w:rPr>
            </w:rPrChange>
          </w:rPr>
          <w:t xml:space="preserve"> !</w:t>
        </w:r>
        <w:proofErr w:type="gramEnd"/>
        <w:r w:rsidRPr="008C09BE">
          <w:rPr>
            <w:rFonts w:ascii="Times New Roman" w:hAnsi="Times New Roman" w:cs="Times New Roman"/>
            <w:sz w:val="20"/>
            <w:szCs w:val="20"/>
            <w:lang w:val="en-US"/>
            <w:rPrChange w:id="7729"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7730" w:author="Airat Shigapov" w:date="2021-10-27T23:08:00Z">
              <w:rPr>
                <w:rFonts w:ascii="Consolas" w:hAnsi="Consolas" w:cs="Consolas"/>
                <w:color w:val="0000FF"/>
                <w:sz w:val="19"/>
                <w:szCs w:val="19"/>
              </w:rPr>
            </w:rPrChange>
          </w:rPr>
          <w:t>null</w:t>
        </w:r>
        <w:r w:rsidRPr="008C09BE">
          <w:rPr>
            <w:rFonts w:ascii="Times New Roman" w:hAnsi="Times New Roman" w:cs="Times New Roman"/>
            <w:sz w:val="20"/>
            <w:szCs w:val="20"/>
            <w:lang w:val="en-US"/>
            <w:rPrChange w:id="7731" w:author="Airat Shigapov" w:date="2021-10-27T23:08:00Z">
              <w:rPr>
                <w:rFonts w:ascii="Consolas" w:hAnsi="Consolas" w:cs="Consolas"/>
                <w:color w:val="000000"/>
                <w:sz w:val="19"/>
                <w:szCs w:val="19"/>
              </w:rPr>
            </w:rPrChange>
          </w:rPr>
          <w:t xml:space="preserve"> &amp;&amp; </w:t>
        </w:r>
        <w:proofErr w:type="spellStart"/>
        <w:r w:rsidRPr="008C09BE">
          <w:rPr>
            <w:rFonts w:ascii="Times New Roman" w:hAnsi="Times New Roman" w:cs="Times New Roman"/>
            <w:sz w:val="20"/>
            <w:szCs w:val="20"/>
            <w:lang w:val="en-US"/>
            <w:rPrChange w:id="7732" w:author="Airat Shigapov" w:date="2021-10-27T23:08:00Z">
              <w:rPr>
                <w:rFonts w:ascii="Consolas" w:hAnsi="Consolas" w:cs="Consolas"/>
                <w:color w:val="000000"/>
                <w:sz w:val="19"/>
                <w:szCs w:val="19"/>
              </w:rPr>
            </w:rPrChange>
          </w:rPr>
          <w:t>subcategoryList.SelectedItem</w:t>
        </w:r>
        <w:proofErr w:type="spellEnd"/>
        <w:r w:rsidRPr="008C09BE">
          <w:rPr>
            <w:rFonts w:ascii="Times New Roman" w:hAnsi="Times New Roman" w:cs="Times New Roman"/>
            <w:sz w:val="20"/>
            <w:szCs w:val="20"/>
            <w:lang w:val="en-US"/>
            <w:rPrChange w:id="7733" w:author="Airat Shigapov" w:date="2021-10-27T23:08:00Z">
              <w:rPr>
                <w:rFonts w:ascii="Consolas" w:hAnsi="Consolas" w:cs="Consolas"/>
                <w:color w:val="000000"/>
                <w:sz w:val="19"/>
                <w:szCs w:val="19"/>
              </w:rPr>
            </w:rPrChange>
          </w:rPr>
          <w:t xml:space="preserve"> != </w:t>
        </w:r>
        <w:r w:rsidRPr="008C09BE">
          <w:rPr>
            <w:rFonts w:ascii="Times New Roman" w:hAnsi="Times New Roman" w:cs="Times New Roman"/>
            <w:sz w:val="20"/>
            <w:szCs w:val="20"/>
            <w:lang w:val="en-US"/>
            <w:rPrChange w:id="7734" w:author="Airat Shigapov" w:date="2021-10-27T23:08:00Z">
              <w:rPr>
                <w:rFonts w:ascii="Consolas" w:hAnsi="Consolas" w:cs="Consolas"/>
                <w:color w:val="0000FF"/>
                <w:sz w:val="19"/>
                <w:szCs w:val="19"/>
              </w:rPr>
            </w:rPrChange>
          </w:rPr>
          <w:t>null</w:t>
        </w:r>
      </w:ins>
    </w:p>
    <w:p w14:paraId="202F09ED" w14:textId="77777777" w:rsidR="001118C1" w:rsidRPr="008C09BE" w:rsidRDefault="001118C1" w:rsidP="001118C1">
      <w:pPr>
        <w:autoSpaceDE w:val="0"/>
        <w:autoSpaceDN w:val="0"/>
        <w:adjustRightInd w:val="0"/>
        <w:spacing w:after="0" w:line="240" w:lineRule="auto"/>
        <w:rPr>
          <w:ins w:id="7735" w:author="Airat Shigapov" w:date="2021-10-27T23:04:00Z"/>
          <w:rFonts w:ascii="Times New Roman" w:hAnsi="Times New Roman" w:cs="Times New Roman"/>
          <w:sz w:val="20"/>
          <w:szCs w:val="20"/>
          <w:lang w:val="en-US"/>
          <w:rPrChange w:id="7736" w:author="Airat Shigapov" w:date="2021-10-27T23:08:00Z">
            <w:rPr>
              <w:ins w:id="7737" w:author="Airat Shigapov" w:date="2021-10-27T23:04:00Z"/>
              <w:rFonts w:ascii="Consolas" w:hAnsi="Consolas" w:cs="Consolas"/>
              <w:color w:val="000000"/>
              <w:sz w:val="19"/>
              <w:szCs w:val="19"/>
            </w:rPr>
          </w:rPrChange>
        </w:rPr>
      </w:pPr>
      <w:ins w:id="7738" w:author="Airat Shigapov" w:date="2021-10-27T23:04:00Z">
        <w:r w:rsidRPr="008C09BE">
          <w:rPr>
            <w:rFonts w:ascii="Times New Roman" w:hAnsi="Times New Roman" w:cs="Times New Roman"/>
            <w:sz w:val="20"/>
            <w:szCs w:val="20"/>
            <w:lang w:val="en-US"/>
            <w:rPrChange w:id="7739" w:author="Airat Shigapov" w:date="2021-10-27T23:08:00Z">
              <w:rPr>
                <w:rFonts w:ascii="Consolas" w:hAnsi="Consolas" w:cs="Consolas"/>
                <w:color w:val="000000"/>
                <w:sz w:val="19"/>
                <w:szCs w:val="19"/>
              </w:rPr>
            </w:rPrChange>
          </w:rPr>
          <w:t xml:space="preserve">                &amp;&amp; </w:t>
        </w:r>
        <w:proofErr w:type="spellStart"/>
        <w:proofErr w:type="gramStart"/>
        <w:r w:rsidRPr="008C09BE">
          <w:rPr>
            <w:rFonts w:ascii="Times New Roman" w:hAnsi="Times New Roman" w:cs="Times New Roman"/>
            <w:sz w:val="20"/>
            <w:szCs w:val="20"/>
            <w:lang w:val="en-US"/>
            <w:rPrChange w:id="7740" w:author="Airat Shigapov" w:date="2021-10-27T23:08:00Z">
              <w:rPr>
                <w:rFonts w:ascii="Consolas" w:hAnsi="Consolas" w:cs="Consolas"/>
                <w:color w:val="000000"/>
                <w:sz w:val="19"/>
                <w:szCs w:val="19"/>
              </w:rPr>
            </w:rPrChange>
          </w:rPr>
          <w:t>nameProduct.Text</w:t>
        </w:r>
        <w:proofErr w:type="spellEnd"/>
        <w:r w:rsidRPr="008C09BE">
          <w:rPr>
            <w:rFonts w:ascii="Times New Roman" w:hAnsi="Times New Roman" w:cs="Times New Roman"/>
            <w:sz w:val="20"/>
            <w:szCs w:val="20"/>
            <w:lang w:val="en-US"/>
            <w:rPrChange w:id="7741" w:author="Airat Shigapov" w:date="2021-10-27T23:08:00Z">
              <w:rPr>
                <w:rFonts w:ascii="Consolas" w:hAnsi="Consolas" w:cs="Consolas"/>
                <w:color w:val="000000"/>
                <w:sz w:val="19"/>
                <w:szCs w:val="19"/>
              </w:rPr>
            </w:rPrChange>
          </w:rPr>
          <w:t xml:space="preserve"> !</w:t>
        </w:r>
        <w:proofErr w:type="gramEnd"/>
        <w:r w:rsidRPr="008C09BE">
          <w:rPr>
            <w:rFonts w:ascii="Times New Roman" w:hAnsi="Times New Roman" w:cs="Times New Roman"/>
            <w:sz w:val="20"/>
            <w:szCs w:val="20"/>
            <w:lang w:val="en-US"/>
            <w:rPrChange w:id="7742"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7743" w:author="Airat Shigapov" w:date="2021-10-27T23:08:00Z">
              <w:rPr>
                <w:rFonts w:ascii="Consolas" w:hAnsi="Consolas" w:cs="Consolas"/>
                <w:color w:val="A31515"/>
                <w:sz w:val="19"/>
                <w:szCs w:val="19"/>
              </w:rPr>
            </w:rPrChange>
          </w:rPr>
          <w:t>"</w:t>
        </w:r>
        <w:r w:rsidRPr="008C09BE">
          <w:rPr>
            <w:rFonts w:ascii="Times New Roman" w:hAnsi="Times New Roman" w:cs="Times New Roman"/>
            <w:sz w:val="20"/>
            <w:szCs w:val="20"/>
            <w:rPrChange w:id="7744" w:author="Airat Shigapov" w:date="2021-10-27T23:08:00Z">
              <w:rPr>
                <w:rFonts w:ascii="Consolas" w:hAnsi="Consolas" w:cs="Consolas"/>
                <w:color w:val="A31515"/>
                <w:sz w:val="19"/>
                <w:szCs w:val="19"/>
              </w:rPr>
            </w:rPrChange>
          </w:rPr>
          <w:t>Название</w:t>
        </w:r>
        <w:r w:rsidRPr="008C09BE">
          <w:rPr>
            <w:rFonts w:ascii="Times New Roman" w:hAnsi="Times New Roman" w:cs="Times New Roman"/>
            <w:sz w:val="20"/>
            <w:szCs w:val="20"/>
            <w:lang w:val="en-US"/>
            <w:rPrChange w:id="7745" w:author="Airat Shigapov" w:date="2021-10-27T23:08:00Z">
              <w:rPr>
                <w:rFonts w:ascii="Consolas" w:hAnsi="Consolas" w:cs="Consolas"/>
                <w:color w:val="A31515"/>
                <w:sz w:val="19"/>
                <w:szCs w:val="19"/>
              </w:rPr>
            </w:rPrChange>
          </w:rPr>
          <w:t xml:space="preserve"> </w:t>
        </w:r>
        <w:r w:rsidRPr="008C09BE">
          <w:rPr>
            <w:rFonts w:ascii="Times New Roman" w:hAnsi="Times New Roman" w:cs="Times New Roman"/>
            <w:sz w:val="20"/>
            <w:szCs w:val="20"/>
            <w:rPrChange w:id="7746" w:author="Airat Shigapov" w:date="2021-10-27T23:08:00Z">
              <w:rPr>
                <w:rFonts w:ascii="Consolas" w:hAnsi="Consolas" w:cs="Consolas"/>
                <w:color w:val="A31515"/>
                <w:sz w:val="19"/>
                <w:szCs w:val="19"/>
              </w:rPr>
            </w:rPrChange>
          </w:rPr>
          <w:t>товара</w:t>
        </w:r>
        <w:r w:rsidRPr="008C09BE">
          <w:rPr>
            <w:rFonts w:ascii="Times New Roman" w:hAnsi="Times New Roman" w:cs="Times New Roman"/>
            <w:sz w:val="20"/>
            <w:szCs w:val="20"/>
            <w:lang w:val="en-US"/>
            <w:rPrChange w:id="7747" w:author="Airat Shigapov" w:date="2021-10-27T23:08:00Z">
              <w:rPr>
                <w:rFonts w:ascii="Consolas" w:hAnsi="Consolas" w:cs="Consolas"/>
                <w:color w:val="A31515"/>
                <w:sz w:val="19"/>
                <w:szCs w:val="19"/>
              </w:rPr>
            </w:rPrChange>
          </w:rPr>
          <w:t>"</w:t>
        </w:r>
        <w:r w:rsidRPr="008C09BE">
          <w:rPr>
            <w:rFonts w:ascii="Times New Roman" w:hAnsi="Times New Roman" w:cs="Times New Roman"/>
            <w:sz w:val="20"/>
            <w:szCs w:val="20"/>
            <w:lang w:val="en-US"/>
            <w:rPrChange w:id="7748" w:author="Airat Shigapov" w:date="2021-10-27T23:08:00Z">
              <w:rPr>
                <w:rFonts w:ascii="Consolas" w:hAnsi="Consolas" w:cs="Consolas"/>
                <w:color w:val="000000"/>
                <w:sz w:val="19"/>
                <w:szCs w:val="19"/>
              </w:rPr>
            </w:rPrChange>
          </w:rPr>
          <w:t xml:space="preserve"> &amp;&amp; </w:t>
        </w:r>
        <w:proofErr w:type="spellStart"/>
        <w:r w:rsidRPr="008C09BE">
          <w:rPr>
            <w:rFonts w:ascii="Times New Roman" w:hAnsi="Times New Roman" w:cs="Times New Roman"/>
            <w:sz w:val="20"/>
            <w:szCs w:val="20"/>
            <w:lang w:val="en-US"/>
            <w:rPrChange w:id="7749" w:author="Airat Shigapov" w:date="2021-10-27T23:08:00Z">
              <w:rPr>
                <w:rFonts w:ascii="Consolas" w:hAnsi="Consolas" w:cs="Consolas"/>
                <w:color w:val="000000"/>
                <w:sz w:val="19"/>
                <w:szCs w:val="19"/>
              </w:rPr>
            </w:rPrChange>
          </w:rPr>
          <w:t>CountProductField.Text</w:t>
        </w:r>
        <w:proofErr w:type="spellEnd"/>
        <w:r w:rsidRPr="008C09BE">
          <w:rPr>
            <w:rFonts w:ascii="Times New Roman" w:hAnsi="Times New Roman" w:cs="Times New Roman"/>
            <w:sz w:val="20"/>
            <w:szCs w:val="20"/>
            <w:lang w:val="en-US"/>
            <w:rPrChange w:id="7750" w:author="Airat Shigapov" w:date="2021-10-27T23:08:00Z">
              <w:rPr>
                <w:rFonts w:ascii="Consolas" w:hAnsi="Consolas" w:cs="Consolas"/>
                <w:color w:val="000000"/>
                <w:sz w:val="19"/>
                <w:szCs w:val="19"/>
              </w:rPr>
            </w:rPrChange>
          </w:rPr>
          <w:t xml:space="preserve"> != </w:t>
        </w:r>
        <w:r w:rsidRPr="008C09BE">
          <w:rPr>
            <w:rFonts w:ascii="Times New Roman" w:hAnsi="Times New Roman" w:cs="Times New Roman"/>
            <w:sz w:val="20"/>
            <w:szCs w:val="20"/>
            <w:lang w:val="en-US"/>
            <w:rPrChange w:id="7751" w:author="Airat Shigapov" w:date="2021-10-27T23:08:00Z">
              <w:rPr>
                <w:rFonts w:ascii="Consolas" w:hAnsi="Consolas" w:cs="Consolas"/>
                <w:color w:val="A31515"/>
                <w:sz w:val="19"/>
                <w:szCs w:val="19"/>
              </w:rPr>
            </w:rPrChange>
          </w:rPr>
          <w:t>""</w:t>
        </w:r>
      </w:ins>
    </w:p>
    <w:p w14:paraId="479C984C" w14:textId="77777777" w:rsidR="001118C1" w:rsidRPr="008C09BE" w:rsidRDefault="001118C1" w:rsidP="001118C1">
      <w:pPr>
        <w:autoSpaceDE w:val="0"/>
        <w:autoSpaceDN w:val="0"/>
        <w:adjustRightInd w:val="0"/>
        <w:spacing w:after="0" w:line="240" w:lineRule="auto"/>
        <w:rPr>
          <w:ins w:id="7752" w:author="Airat Shigapov" w:date="2021-10-27T23:04:00Z"/>
          <w:rFonts w:ascii="Times New Roman" w:hAnsi="Times New Roman" w:cs="Times New Roman"/>
          <w:sz w:val="20"/>
          <w:szCs w:val="20"/>
          <w:lang w:val="en-US"/>
          <w:rPrChange w:id="7753" w:author="Airat Shigapov" w:date="2021-10-27T23:08:00Z">
            <w:rPr>
              <w:ins w:id="7754" w:author="Airat Shigapov" w:date="2021-10-27T23:04:00Z"/>
              <w:rFonts w:ascii="Consolas" w:hAnsi="Consolas" w:cs="Consolas"/>
              <w:color w:val="000000"/>
              <w:sz w:val="19"/>
              <w:szCs w:val="19"/>
            </w:rPr>
          </w:rPrChange>
        </w:rPr>
      </w:pPr>
      <w:ins w:id="7755" w:author="Airat Shigapov" w:date="2021-10-27T23:04:00Z">
        <w:r w:rsidRPr="008C09BE">
          <w:rPr>
            <w:rFonts w:ascii="Times New Roman" w:hAnsi="Times New Roman" w:cs="Times New Roman"/>
            <w:sz w:val="20"/>
            <w:szCs w:val="20"/>
            <w:lang w:val="en-US"/>
            <w:rPrChange w:id="7756" w:author="Airat Shigapov" w:date="2021-10-27T23:08:00Z">
              <w:rPr>
                <w:rFonts w:ascii="Consolas" w:hAnsi="Consolas" w:cs="Consolas"/>
                <w:color w:val="000000"/>
                <w:sz w:val="19"/>
                <w:szCs w:val="19"/>
              </w:rPr>
            </w:rPrChange>
          </w:rPr>
          <w:t xml:space="preserve">                &amp;&amp; </w:t>
        </w:r>
        <w:proofErr w:type="spellStart"/>
        <w:proofErr w:type="gramStart"/>
        <w:r w:rsidRPr="008C09BE">
          <w:rPr>
            <w:rFonts w:ascii="Times New Roman" w:hAnsi="Times New Roman" w:cs="Times New Roman"/>
            <w:sz w:val="20"/>
            <w:szCs w:val="20"/>
            <w:lang w:val="en-US"/>
            <w:rPrChange w:id="7757" w:author="Airat Shigapov" w:date="2021-10-27T23:08:00Z">
              <w:rPr>
                <w:rFonts w:ascii="Consolas" w:hAnsi="Consolas" w:cs="Consolas"/>
                <w:color w:val="000000"/>
                <w:sz w:val="19"/>
                <w:szCs w:val="19"/>
              </w:rPr>
            </w:rPrChange>
          </w:rPr>
          <w:t>CountProductField.Text</w:t>
        </w:r>
        <w:proofErr w:type="spellEnd"/>
        <w:r w:rsidRPr="008C09BE">
          <w:rPr>
            <w:rFonts w:ascii="Times New Roman" w:hAnsi="Times New Roman" w:cs="Times New Roman"/>
            <w:sz w:val="20"/>
            <w:szCs w:val="20"/>
            <w:lang w:val="en-US"/>
            <w:rPrChange w:id="7758" w:author="Airat Shigapov" w:date="2021-10-27T23:08:00Z">
              <w:rPr>
                <w:rFonts w:ascii="Consolas" w:hAnsi="Consolas" w:cs="Consolas"/>
                <w:color w:val="000000"/>
                <w:sz w:val="19"/>
                <w:szCs w:val="19"/>
              </w:rPr>
            </w:rPrChange>
          </w:rPr>
          <w:t xml:space="preserve"> !</w:t>
        </w:r>
        <w:proofErr w:type="gramEnd"/>
        <w:r w:rsidRPr="008C09BE">
          <w:rPr>
            <w:rFonts w:ascii="Times New Roman" w:hAnsi="Times New Roman" w:cs="Times New Roman"/>
            <w:sz w:val="20"/>
            <w:szCs w:val="20"/>
            <w:lang w:val="en-US"/>
            <w:rPrChange w:id="7759"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7760" w:author="Airat Shigapov" w:date="2021-10-27T23:08:00Z">
              <w:rPr>
                <w:rFonts w:ascii="Consolas" w:hAnsi="Consolas" w:cs="Consolas"/>
                <w:color w:val="A31515"/>
                <w:sz w:val="19"/>
                <w:szCs w:val="19"/>
              </w:rPr>
            </w:rPrChange>
          </w:rPr>
          <w:t>"</w:t>
        </w:r>
        <w:r w:rsidRPr="008C09BE">
          <w:rPr>
            <w:rFonts w:ascii="Times New Roman" w:hAnsi="Times New Roman" w:cs="Times New Roman"/>
            <w:sz w:val="20"/>
            <w:szCs w:val="20"/>
            <w:rPrChange w:id="7761" w:author="Airat Shigapov" w:date="2021-10-27T23:08:00Z">
              <w:rPr>
                <w:rFonts w:ascii="Consolas" w:hAnsi="Consolas" w:cs="Consolas"/>
                <w:color w:val="A31515"/>
                <w:sz w:val="19"/>
                <w:szCs w:val="19"/>
              </w:rPr>
            </w:rPrChange>
          </w:rPr>
          <w:t>Количество</w:t>
        </w:r>
        <w:r w:rsidRPr="008C09BE">
          <w:rPr>
            <w:rFonts w:ascii="Times New Roman" w:hAnsi="Times New Roman" w:cs="Times New Roman"/>
            <w:sz w:val="20"/>
            <w:szCs w:val="20"/>
            <w:lang w:val="en-US"/>
            <w:rPrChange w:id="7762" w:author="Airat Shigapov" w:date="2021-10-27T23:08:00Z">
              <w:rPr>
                <w:rFonts w:ascii="Consolas" w:hAnsi="Consolas" w:cs="Consolas"/>
                <w:color w:val="A31515"/>
                <w:sz w:val="19"/>
                <w:szCs w:val="19"/>
              </w:rPr>
            </w:rPrChange>
          </w:rPr>
          <w:t>"</w:t>
        </w:r>
        <w:r w:rsidRPr="008C09BE">
          <w:rPr>
            <w:rFonts w:ascii="Times New Roman" w:hAnsi="Times New Roman" w:cs="Times New Roman"/>
            <w:sz w:val="20"/>
            <w:szCs w:val="20"/>
            <w:lang w:val="en-US"/>
            <w:rPrChange w:id="7763" w:author="Airat Shigapov" w:date="2021-10-27T23:08:00Z">
              <w:rPr>
                <w:rFonts w:ascii="Consolas" w:hAnsi="Consolas" w:cs="Consolas"/>
                <w:color w:val="000000"/>
                <w:sz w:val="19"/>
                <w:szCs w:val="19"/>
              </w:rPr>
            </w:rPrChange>
          </w:rPr>
          <w:t xml:space="preserve"> &amp;&amp; </w:t>
        </w:r>
        <w:proofErr w:type="spellStart"/>
        <w:r w:rsidRPr="008C09BE">
          <w:rPr>
            <w:rFonts w:ascii="Times New Roman" w:hAnsi="Times New Roman" w:cs="Times New Roman"/>
            <w:sz w:val="20"/>
            <w:szCs w:val="20"/>
            <w:lang w:val="en-US"/>
            <w:rPrChange w:id="7764" w:author="Airat Shigapov" w:date="2021-10-27T23:08:00Z">
              <w:rPr>
                <w:rFonts w:ascii="Consolas" w:hAnsi="Consolas" w:cs="Consolas"/>
                <w:color w:val="000000"/>
                <w:sz w:val="19"/>
                <w:szCs w:val="19"/>
              </w:rPr>
            </w:rPrChange>
          </w:rPr>
          <w:t>UnitField.SelectedItem</w:t>
        </w:r>
        <w:proofErr w:type="spellEnd"/>
        <w:r w:rsidRPr="008C09BE">
          <w:rPr>
            <w:rFonts w:ascii="Times New Roman" w:hAnsi="Times New Roman" w:cs="Times New Roman"/>
            <w:sz w:val="20"/>
            <w:szCs w:val="20"/>
            <w:lang w:val="en-US"/>
            <w:rPrChange w:id="7765" w:author="Airat Shigapov" w:date="2021-10-27T23:08:00Z">
              <w:rPr>
                <w:rFonts w:ascii="Consolas" w:hAnsi="Consolas" w:cs="Consolas"/>
                <w:color w:val="000000"/>
                <w:sz w:val="19"/>
                <w:szCs w:val="19"/>
              </w:rPr>
            </w:rPrChange>
          </w:rPr>
          <w:t xml:space="preserve"> != </w:t>
        </w:r>
        <w:r w:rsidRPr="008C09BE">
          <w:rPr>
            <w:rFonts w:ascii="Times New Roman" w:hAnsi="Times New Roman" w:cs="Times New Roman"/>
            <w:sz w:val="20"/>
            <w:szCs w:val="20"/>
            <w:lang w:val="en-US"/>
            <w:rPrChange w:id="7766" w:author="Airat Shigapov" w:date="2021-10-27T23:08:00Z">
              <w:rPr>
                <w:rFonts w:ascii="Consolas" w:hAnsi="Consolas" w:cs="Consolas"/>
                <w:color w:val="0000FF"/>
                <w:sz w:val="19"/>
                <w:szCs w:val="19"/>
              </w:rPr>
            </w:rPrChange>
          </w:rPr>
          <w:t>null</w:t>
        </w:r>
      </w:ins>
    </w:p>
    <w:p w14:paraId="5D8B7539" w14:textId="77777777" w:rsidR="001118C1" w:rsidRPr="008C09BE" w:rsidRDefault="001118C1" w:rsidP="001118C1">
      <w:pPr>
        <w:autoSpaceDE w:val="0"/>
        <w:autoSpaceDN w:val="0"/>
        <w:adjustRightInd w:val="0"/>
        <w:spacing w:after="0" w:line="240" w:lineRule="auto"/>
        <w:rPr>
          <w:ins w:id="7767" w:author="Airat Shigapov" w:date="2021-10-27T23:04:00Z"/>
          <w:rFonts w:ascii="Times New Roman" w:hAnsi="Times New Roman" w:cs="Times New Roman"/>
          <w:sz w:val="20"/>
          <w:szCs w:val="20"/>
          <w:lang w:val="en-US"/>
          <w:rPrChange w:id="7768" w:author="Airat Shigapov" w:date="2021-10-27T23:08:00Z">
            <w:rPr>
              <w:ins w:id="7769" w:author="Airat Shigapov" w:date="2021-10-27T23:04:00Z"/>
              <w:rFonts w:ascii="Consolas" w:hAnsi="Consolas" w:cs="Consolas"/>
              <w:color w:val="000000"/>
              <w:sz w:val="19"/>
              <w:szCs w:val="19"/>
            </w:rPr>
          </w:rPrChange>
        </w:rPr>
      </w:pPr>
      <w:ins w:id="7770" w:author="Airat Shigapov" w:date="2021-10-27T23:04:00Z">
        <w:r w:rsidRPr="008C09BE">
          <w:rPr>
            <w:rFonts w:ascii="Times New Roman" w:hAnsi="Times New Roman" w:cs="Times New Roman"/>
            <w:sz w:val="20"/>
            <w:szCs w:val="20"/>
            <w:lang w:val="en-US"/>
            <w:rPrChange w:id="7771" w:author="Airat Shigapov" w:date="2021-10-27T23:08:00Z">
              <w:rPr>
                <w:rFonts w:ascii="Consolas" w:hAnsi="Consolas" w:cs="Consolas"/>
                <w:color w:val="000000"/>
                <w:sz w:val="19"/>
                <w:szCs w:val="19"/>
              </w:rPr>
            </w:rPrChange>
          </w:rPr>
          <w:t xml:space="preserve">                &amp;&amp; </w:t>
        </w:r>
        <w:proofErr w:type="spellStart"/>
        <w:proofErr w:type="gramStart"/>
        <w:r w:rsidRPr="008C09BE">
          <w:rPr>
            <w:rFonts w:ascii="Times New Roman" w:hAnsi="Times New Roman" w:cs="Times New Roman"/>
            <w:sz w:val="20"/>
            <w:szCs w:val="20"/>
            <w:lang w:val="en-US"/>
            <w:rPrChange w:id="7772" w:author="Airat Shigapov" w:date="2021-10-27T23:08:00Z">
              <w:rPr>
                <w:rFonts w:ascii="Consolas" w:hAnsi="Consolas" w:cs="Consolas"/>
                <w:color w:val="000000"/>
                <w:sz w:val="19"/>
                <w:szCs w:val="19"/>
              </w:rPr>
            </w:rPrChange>
          </w:rPr>
          <w:t>Description.Text</w:t>
        </w:r>
        <w:proofErr w:type="spellEnd"/>
        <w:r w:rsidRPr="008C09BE">
          <w:rPr>
            <w:rFonts w:ascii="Times New Roman" w:hAnsi="Times New Roman" w:cs="Times New Roman"/>
            <w:sz w:val="20"/>
            <w:szCs w:val="20"/>
            <w:lang w:val="en-US"/>
            <w:rPrChange w:id="7773" w:author="Airat Shigapov" w:date="2021-10-27T23:08:00Z">
              <w:rPr>
                <w:rFonts w:ascii="Consolas" w:hAnsi="Consolas" w:cs="Consolas"/>
                <w:color w:val="000000"/>
                <w:sz w:val="19"/>
                <w:szCs w:val="19"/>
              </w:rPr>
            </w:rPrChange>
          </w:rPr>
          <w:t xml:space="preserve"> !</w:t>
        </w:r>
        <w:proofErr w:type="gramEnd"/>
        <w:r w:rsidRPr="008C09BE">
          <w:rPr>
            <w:rFonts w:ascii="Times New Roman" w:hAnsi="Times New Roman" w:cs="Times New Roman"/>
            <w:sz w:val="20"/>
            <w:szCs w:val="20"/>
            <w:lang w:val="en-US"/>
            <w:rPrChange w:id="7774"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7775" w:author="Airat Shigapov" w:date="2021-10-27T23:08:00Z">
              <w:rPr>
                <w:rFonts w:ascii="Consolas" w:hAnsi="Consolas" w:cs="Consolas"/>
                <w:color w:val="A31515"/>
                <w:sz w:val="19"/>
                <w:szCs w:val="19"/>
              </w:rPr>
            </w:rPrChange>
          </w:rPr>
          <w:t>""</w:t>
        </w:r>
        <w:r w:rsidRPr="008C09BE">
          <w:rPr>
            <w:rFonts w:ascii="Times New Roman" w:hAnsi="Times New Roman" w:cs="Times New Roman"/>
            <w:sz w:val="20"/>
            <w:szCs w:val="20"/>
            <w:lang w:val="en-US"/>
            <w:rPrChange w:id="7776" w:author="Airat Shigapov" w:date="2021-10-27T23:08:00Z">
              <w:rPr>
                <w:rFonts w:ascii="Consolas" w:hAnsi="Consolas" w:cs="Consolas"/>
                <w:color w:val="000000"/>
                <w:sz w:val="19"/>
                <w:szCs w:val="19"/>
              </w:rPr>
            </w:rPrChange>
          </w:rPr>
          <w:t xml:space="preserve"> &amp;&amp; </w:t>
        </w:r>
        <w:proofErr w:type="spellStart"/>
        <w:r w:rsidRPr="008C09BE">
          <w:rPr>
            <w:rFonts w:ascii="Times New Roman" w:hAnsi="Times New Roman" w:cs="Times New Roman"/>
            <w:sz w:val="20"/>
            <w:szCs w:val="20"/>
            <w:lang w:val="en-US"/>
            <w:rPrChange w:id="7777" w:author="Airat Shigapov" w:date="2021-10-27T23:08:00Z">
              <w:rPr>
                <w:rFonts w:ascii="Consolas" w:hAnsi="Consolas" w:cs="Consolas"/>
                <w:color w:val="000000"/>
                <w:sz w:val="19"/>
                <w:szCs w:val="19"/>
              </w:rPr>
            </w:rPrChange>
          </w:rPr>
          <w:t>Description.Text</w:t>
        </w:r>
        <w:proofErr w:type="spellEnd"/>
        <w:r w:rsidRPr="008C09BE">
          <w:rPr>
            <w:rFonts w:ascii="Times New Roman" w:hAnsi="Times New Roman" w:cs="Times New Roman"/>
            <w:sz w:val="20"/>
            <w:szCs w:val="20"/>
            <w:lang w:val="en-US"/>
            <w:rPrChange w:id="7778" w:author="Airat Shigapov" w:date="2021-10-27T23:08:00Z">
              <w:rPr>
                <w:rFonts w:ascii="Consolas" w:hAnsi="Consolas" w:cs="Consolas"/>
                <w:color w:val="000000"/>
                <w:sz w:val="19"/>
                <w:szCs w:val="19"/>
              </w:rPr>
            </w:rPrChange>
          </w:rPr>
          <w:t xml:space="preserve"> != </w:t>
        </w:r>
        <w:r w:rsidRPr="008C09BE">
          <w:rPr>
            <w:rFonts w:ascii="Times New Roman" w:hAnsi="Times New Roman" w:cs="Times New Roman"/>
            <w:sz w:val="20"/>
            <w:szCs w:val="20"/>
            <w:lang w:val="en-US"/>
            <w:rPrChange w:id="7779" w:author="Airat Shigapov" w:date="2021-10-27T23:08:00Z">
              <w:rPr>
                <w:rFonts w:ascii="Consolas" w:hAnsi="Consolas" w:cs="Consolas"/>
                <w:color w:val="A31515"/>
                <w:sz w:val="19"/>
                <w:szCs w:val="19"/>
              </w:rPr>
            </w:rPrChange>
          </w:rPr>
          <w:t>"</w:t>
        </w:r>
        <w:r w:rsidRPr="008C09BE">
          <w:rPr>
            <w:rFonts w:ascii="Times New Roman" w:hAnsi="Times New Roman" w:cs="Times New Roman"/>
            <w:sz w:val="20"/>
            <w:szCs w:val="20"/>
            <w:rPrChange w:id="7780" w:author="Airat Shigapov" w:date="2021-10-27T23:08:00Z">
              <w:rPr>
                <w:rFonts w:ascii="Consolas" w:hAnsi="Consolas" w:cs="Consolas"/>
                <w:color w:val="A31515"/>
                <w:sz w:val="19"/>
                <w:szCs w:val="19"/>
              </w:rPr>
            </w:rPrChange>
          </w:rPr>
          <w:t>Подробное</w:t>
        </w:r>
        <w:r w:rsidRPr="008C09BE">
          <w:rPr>
            <w:rFonts w:ascii="Times New Roman" w:hAnsi="Times New Roman" w:cs="Times New Roman"/>
            <w:sz w:val="20"/>
            <w:szCs w:val="20"/>
            <w:lang w:val="en-US"/>
            <w:rPrChange w:id="7781" w:author="Airat Shigapov" w:date="2021-10-27T23:08:00Z">
              <w:rPr>
                <w:rFonts w:ascii="Consolas" w:hAnsi="Consolas" w:cs="Consolas"/>
                <w:color w:val="A31515"/>
                <w:sz w:val="19"/>
                <w:szCs w:val="19"/>
              </w:rPr>
            </w:rPrChange>
          </w:rPr>
          <w:t xml:space="preserve"> </w:t>
        </w:r>
        <w:r w:rsidRPr="008C09BE">
          <w:rPr>
            <w:rFonts w:ascii="Times New Roman" w:hAnsi="Times New Roman" w:cs="Times New Roman"/>
            <w:sz w:val="20"/>
            <w:szCs w:val="20"/>
            <w:rPrChange w:id="7782" w:author="Airat Shigapov" w:date="2021-10-27T23:08:00Z">
              <w:rPr>
                <w:rFonts w:ascii="Consolas" w:hAnsi="Consolas" w:cs="Consolas"/>
                <w:color w:val="A31515"/>
                <w:sz w:val="19"/>
                <w:szCs w:val="19"/>
              </w:rPr>
            </w:rPrChange>
          </w:rPr>
          <w:t>описание</w:t>
        </w:r>
        <w:r w:rsidRPr="008C09BE">
          <w:rPr>
            <w:rFonts w:ascii="Times New Roman" w:hAnsi="Times New Roman" w:cs="Times New Roman"/>
            <w:sz w:val="20"/>
            <w:szCs w:val="20"/>
            <w:lang w:val="en-US"/>
            <w:rPrChange w:id="7783" w:author="Airat Shigapov" w:date="2021-10-27T23:08:00Z">
              <w:rPr>
                <w:rFonts w:ascii="Consolas" w:hAnsi="Consolas" w:cs="Consolas"/>
                <w:color w:val="A31515"/>
                <w:sz w:val="19"/>
                <w:szCs w:val="19"/>
              </w:rPr>
            </w:rPrChange>
          </w:rPr>
          <w:t xml:space="preserve"> </w:t>
        </w:r>
        <w:r w:rsidRPr="008C09BE">
          <w:rPr>
            <w:rFonts w:ascii="Times New Roman" w:hAnsi="Times New Roman" w:cs="Times New Roman"/>
            <w:sz w:val="20"/>
            <w:szCs w:val="20"/>
            <w:rPrChange w:id="7784" w:author="Airat Shigapov" w:date="2021-10-27T23:08:00Z">
              <w:rPr>
                <w:rFonts w:ascii="Consolas" w:hAnsi="Consolas" w:cs="Consolas"/>
                <w:color w:val="A31515"/>
                <w:sz w:val="19"/>
                <w:szCs w:val="19"/>
              </w:rPr>
            </w:rPrChange>
          </w:rPr>
          <w:t>товара</w:t>
        </w:r>
        <w:r w:rsidRPr="008C09BE">
          <w:rPr>
            <w:rFonts w:ascii="Times New Roman" w:hAnsi="Times New Roman" w:cs="Times New Roman"/>
            <w:sz w:val="20"/>
            <w:szCs w:val="20"/>
            <w:lang w:val="en-US"/>
            <w:rPrChange w:id="7785" w:author="Airat Shigapov" w:date="2021-10-27T23:08:00Z">
              <w:rPr>
                <w:rFonts w:ascii="Consolas" w:hAnsi="Consolas" w:cs="Consolas"/>
                <w:color w:val="A31515"/>
                <w:sz w:val="19"/>
                <w:szCs w:val="19"/>
              </w:rPr>
            </w:rPrChange>
          </w:rPr>
          <w:t>"</w:t>
        </w:r>
      </w:ins>
    </w:p>
    <w:p w14:paraId="4A1CEED6" w14:textId="77777777" w:rsidR="001118C1" w:rsidRPr="008C09BE" w:rsidRDefault="001118C1" w:rsidP="001118C1">
      <w:pPr>
        <w:autoSpaceDE w:val="0"/>
        <w:autoSpaceDN w:val="0"/>
        <w:adjustRightInd w:val="0"/>
        <w:spacing w:after="0" w:line="240" w:lineRule="auto"/>
        <w:rPr>
          <w:ins w:id="7786" w:author="Airat Shigapov" w:date="2021-10-27T23:04:00Z"/>
          <w:rFonts w:ascii="Times New Roman" w:hAnsi="Times New Roman" w:cs="Times New Roman"/>
          <w:sz w:val="20"/>
          <w:szCs w:val="20"/>
          <w:lang w:val="en-US"/>
          <w:rPrChange w:id="7787" w:author="Airat Shigapov" w:date="2021-10-27T23:08:00Z">
            <w:rPr>
              <w:ins w:id="7788" w:author="Airat Shigapov" w:date="2021-10-27T23:04:00Z"/>
              <w:rFonts w:ascii="Consolas" w:hAnsi="Consolas" w:cs="Consolas"/>
              <w:color w:val="000000"/>
              <w:sz w:val="19"/>
              <w:szCs w:val="19"/>
            </w:rPr>
          </w:rPrChange>
        </w:rPr>
      </w:pPr>
      <w:ins w:id="7789" w:author="Airat Shigapov" w:date="2021-10-27T23:04:00Z">
        <w:r w:rsidRPr="008C09BE">
          <w:rPr>
            <w:rFonts w:ascii="Times New Roman" w:hAnsi="Times New Roman" w:cs="Times New Roman"/>
            <w:sz w:val="20"/>
            <w:szCs w:val="20"/>
            <w:lang w:val="en-US"/>
            <w:rPrChange w:id="7790" w:author="Airat Shigapov" w:date="2021-10-27T23:08:00Z">
              <w:rPr>
                <w:rFonts w:ascii="Consolas" w:hAnsi="Consolas" w:cs="Consolas"/>
                <w:color w:val="000000"/>
                <w:sz w:val="19"/>
                <w:szCs w:val="19"/>
              </w:rPr>
            </w:rPrChange>
          </w:rPr>
          <w:t xml:space="preserve">                &amp;&amp; </w:t>
        </w:r>
        <w:proofErr w:type="spellStart"/>
        <w:proofErr w:type="gramStart"/>
        <w:r w:rsidRPr="008C09BE">
          <w:rPr>
            <w:rFonts w:ascii="Times New Roman" w:hAnsi="Times New Roman" w:cs="Times New Roman"/>
            <w:sz w:val="20"/>
            <w:szCs w:val="20"/>
            <w:lang w:val="en-US"/>
            <w:rPrChange w:id="7791" w:author="Airat Shigapov" w:date="2021-10-27T23:08:00Z">
              <w:rPr>
                <w:rFonts w:ascii="Consolas" w:hAnsi="Consolas" w:cs="Consolas"/>
                <w:color w:val="000000"/>
                <w:sz w:val="19"/>
                <w:szCs w:val="19"/>
              </w:rPr>
            </w:rPrChange>
          </w:rPr>
          <w:t>PriceField.Text</w:t>
        </w:r>
        <w:proofErr w:type="spellEnd"/>
        <w:r w:rsidRPr="008C09BE">
          <w:rPr>
            <w:rFonts w:ascii="Times New Roman" w:hAnsi="Times New Roman" w:cs="Times New Roman"/>
            <w:sz w:val="20"/>
            <w:szCs w:val="20"/>
            <w:lang w:val="en-US"/>
            <w:rPrChange w:id="7792" w:author="Airat Shigapov" w:date="2021-10-27T23:08:00Z">
              <w:rPr>
                <w:rFonts w:ascii="Consolas" w:hAnsi="Consolas" w:cs="Consolas"/>
                <w:color w:val="000000"/>
                <w:sz w:val="19"/>
                <w:szCs w:val="19"/>
              </w:rPr>
            </w:rPrChange>
          </w:rPr>
          <w:t xml:space="preserve"> !</w:t>
        </w:r>
        <w:proofErr w:type="gramEnd"/>
        <w:r w:rsidRPr="008C09BE">
          <w:rPr>
            <w:rFonts w:ascii="Times New Roman" w:hAnsi="Times New Roman" w:cs="Times New Roman"/>
            <w:sz w:val="20"/>
            <w:szCs w:val="20"/>
            <w:lang w:val="en-US"/>
            <w:rPrChange w:id="7793"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7794" w:author="Airat Shigapov" w:date="2021-10-27T23:08:00Z">
              <w:rPr>
                <w:rFonts w:ascii="Consolas" w:hAnsi="Consolas" w:cs="Consolas"/>
                <w:color w:val="A31515"/>
                <w:sz w:val="19"/>
                <w:szCs w:val="19"/>
              </w:rPr>
            </w:rPrChange>
          </w:rPr>
          <w:t>""</w:t>
        </w:r>
        <w:r w:rsidRPr="008C09BE">
          <w:rPr>
            <w:rFonts w:ascii="Times New Roman" w:hAnsi="Times New Roman" w:cs="Times New Roman"/>
            <w:sz w:val="20"/>
            <w:szCs w:val="20"/>
            <w:lang w:val="en-US"/>
            <w:rPrChange w:id="7795" w:author="Airat Shigapov" w:date="2021-10-27T23:08:00Z">
              <w:rPr>
                <w:rFonts w:ascii="Consolas" w:hAnsi="Consolas" w:cs="Consolas"/>
                <w:color w:val="000000"/>
                <w:sz w:val="19"/>
                <w:szCs w:val="19"/>
              </w:rPr>
            </w:rPrChange>
          </w:rPr>
          <w:t xml:space="preserve"> &amp;&amp; </w:t>
        </w:r>
        <w:proofErr w:type="spellStart"/>
        <w:r w:rsidRPr="008C09BE">
          <w:rPr>
            <w:rFonts w:ascii="Times New Roman" w:hAnsi="Times New Roman" w:cs="Times New Roman"/>
            <w:sz w:val="20"/>
            <w:szCs w:val="20"/>
            <w:lang w:val="en-US"/>
            <w:rPrChange w:id="7796" w:author="Airat Shigapov" w:date="2021-10-27T23:08:00Z">
              <w:rPr>
                <w:rFonts w:ascii="Consolas" w:hAnsi="Consolas" w:cs="Consolas"/>
                <w:color w:val="000000"/>
                <w:sz w:val="19"/>
                <w:szCs w:val="19"/>
              </w:rPr>
            </w:rPrChange>
          </w:rPr>
          <w:t>PriceField.Text</w:t>
        </w:r>
        <w:proofErr w:type="spellEnd"/>
        <w:r w:rsidRPr="008C09BE">
          <w:rPr>
            <w:rFonts w:ascii="Times New Roman" w:hAnsi="Times New Roman" w:cs="Times New Roman"/>
            <w:sz w:val="20"/>
            <w:szCs w:val="20"/>
            <w:lang w:val="en-US"/>
            <w:rPrChange w:id="7797" w:author="Airat Shigapov" w:date="2021-10-27T23:08:00Z">
              <w:rPr>
                <w:rFonts w:ascii="Consolas" w:hAnsi="Consolas" w:cs="Consolas"/>
                <w:color w:val="000000"/>
                <w:sz w:val="19"/>
                <w:szCs w:val="19"/>
              </w:rPr>
            </w:rPrChange>
          </w:rPr>
          <w:t xml:space="preserve"> != </w:t>
        </w:r>
        <w:r w:rsidRPr="008C09BE">
          <w:rPr>
            <w:rFonts w:ascii="Times New Roman" w:hAnsi="Times New Roman" w:cs="Times New Roman"/>
            <w:sz w:val="20"/>
            <w:szCs w:val="20"/>
            <w:lang w:val="en-US"/>
            <w:rPrChange w:id="7798" w:author="Airat Shigapov" w:date="2021-10-27T23:08:00Z">
              <w:rPr>
                <w:rFonts w:ascii="Consolas" w:hAnsi="Consolas" w:cs="Consolas"/>
                <w:color w:val="A31515"/>
                <w:sz w:val="19"/>
                <w:szCs w:val="19"/>
              </w:rPr>
            </w:rPrChange>
          </w:rPr>
          <w:t>"</w:t>
        </w:r>
        <w:r w:rsidRPr="008C09BE">
          <w:rPr>
            <w:rFonts w:ascii="Times New Roman" w:hAnsi="Times New Roman" w:cs="Times New Roman"/>
            <w:sz w:val="20"/>
            <w:szCs w:val="20"/>
            <w:rPrChange w:id="7799" w:author="Airat Shigapov" w:date="2021-10-27T23:08:00Z">
              <w:rPr>
                <w:rFonts w:ascii="Consolas" w:hAnsi="Consolas" w:cs="Consolas"/>
                <w:color w:val="A31515"/>
                <w:sz w:val="19"/>
                <w:szCs w:val="19"/>
              </w:rPr>
            </w:rPrChange>
          </w:rPr>
          <w:t>Цена</w:t>
        </w:r>
        <w:r w:rsidRPr="008C09BE">
          <w:rPr>
            <w:rFonts w:ascii="Times New Roman" w:hAnsi="Times New Roman" w:cs="Times New Roman"/>
            <w:sz w:val="20"/>
            <w:szCs w:val="20"/>
            <w:lang w:val="en-US"/>
            <w:rPrChange w:id="7800" w:author="Airat Shigapov" w:date="2021-10-27T23:08:00Z">
              <w:rPr>
                <w:rFonts w:ascii="Consolas" w:hAnsi="Consolas" w:cs="Consolas"/>
                <w:color w:val="A31515"/>
                <w:sz w:val="19"/>
                <w:szCs w:val="19"/>
              </w:rPr>
            </w:rPrChange>
          </w:rPr>
          <w:t>"</w:t>
        </w:r>
        <w:r w:rsidRPr="008C09BE">
          <w:rPr>
            <w:rFonts w:ascii="Times New Roman" w:hAnsi="Times New Roman" w:cs="Times New Roman"/>
            <w:sz w:val="20"/>
            <w:szCs w:val="20"/>
            <w:lang w:val="en-US"/>
            <w:rPrChange w:id="7801" w:author="Airat Shigapov" w:date="2021-10-27T23:08:00Z">
              <w:rPr>
                <w:rFonts w:ascii="Consolas" w:hAnsi="Consolas" w:cs="Consolas"/>
                <w:color w:val="000000"/>
                <w:sz w:val="19"/>
                <w:szCs w:val="19"/>
              </w:rPr>
            </w:rPrChange>
          </w:rPr>
          <w:t>)</w:t>
        </w:r>
      </w:ins>
    </w:p>
    <w:p w14:paraId="53036D7E" w14:textId="77777777" w:rsidR="001118C1" w:rsidRPr="008C09BE" w:rsidRDefault="001118C1" w:rsidP="001118C1">
      <w:pPr>
        <w:autoSpaceDE w:val="0"/>
        <w:autoSpaceDN w:val="0"/>
        <w:adjustRightInd w:val="0"/>
        <w:spacing w:after="0" w:line="240" w:lineRule="auto"/>
        <w:rPr>
          <w:ins w:id="7802" w:author="Airat Shigapov" w:date="2021-10-27T23:04:00Z"/>
          <w:rFonts w:ascii="Times New Roman" w:hAnsi="Times New Roman" w:cs="Times New Roman"/>
          <w:sz w:val="20"/>
          <w:szCs w:val="20"/>
          <w:lang w:val="en-US"/>
          <w:rPrChange w:id="7803" w:author="Airat Shigapov" w:date="2021-10-27T23:08:00Z">
            <w:rPr>
              <w:ins w:id="7804" w:author="Airat Shigapov" w:date="2021-10-27T23:04:00Z"/>
              <w:rFonts w:ascii="Consolas" w:hAnsi="Consolas" w:cs="Consolas"/>
              <w:color w:val="000000"/>
              <w:sz w:val="19"/>
              <w:szCs w:val="19"/>
            </w:rPr>
          </w:rPrChange>
        </w:rPr>
      </w:pPr>
      <w:ins w:id="7805" w:author="Airat Shigapov" w:date="2021-10-27T23:04:00Z">
        <w:r w:rsidRPr="008C09BE">
          <w:rPr>
            <w:rFonts w:ascii="Times New Roman" w:hAnsi="Times New Roman" w:cs="Times New Roman"/>
            <w:sz w:val="20"/>
            <w:szCs w:val="20"/>
            <w:lang w:val="en-US"/>
            <w:rPrChange w:id="7806" w:author="Airat Shigapov" w:date="2021-10-27T23:08:00Z">
              <w:rPr>
                <w:rFonts w:ascii="Consolas" w:hAnsi="Consolas" w:cs="Consolas"/>
                <w:color w:val="000000"/>
                <w:sz w:val="19"/>
                <w:szCs w:val="19"/>
              </w:rPr>
            </w:rPrChange>
          </w:rPr>
          <w:t xml:space="preserve">            {</w:t>
        </w:r>
      </w:ins>
    </w:p>
    <w:p w14:paraId="458C6E3D" w14:textId="77777777" w:rsidR="001118C1" w:rsidRPr="008C09BE" w:rsidRDefault="001118C1" w:rsidP="001118C1">
      <w:pPr>
        <w:autoSpaceDE w:val="0"/>
        <w:autoSpaceDN w:val="0"/>
        <w:adjustRightInd w:val="0"/>
        <w:spacing w:after="0" w:line="240" w:lineRule="auto"/>
        <w:rPr>
          <w:ins w:id="7807" w:author="Airat Shigapov" w:date="2021-10-27T23:04:00Z"/>
          <w:rFonts w:ascii="Times New Roman" w:hAnsi="Times New Roman" w:cs="Times New Roman"/>
          <w:sz w:val="20"/>
          <w:szCs w:val="20"/>
          <w:lang w:val="en-US"/>
          <w:rPrChange w:id="7808" w:author="Airat Shigapov" w:date="2021-10-27T23:08:00Z">
            <w:rPr>
              <w:ins w:id="7809" w:author="Airat Shigapov" w:date="2021-10-27T23:04:00Z"/>
              <w:rFonts w:ascii="Consolas" w:hAnsi="Consolas" w:cs="Consolas"/>
              <w:color w:val="000000"/>
              <w:sz w:val="19"/>
              <w:szCs w:val="19"/>
            </w:rPr>
          </w:rPrChange>
        </w:rPr>
      </w:pPr>
      <w:ins w:id="7810" w:author="Airat Shigapov" w:date="2021-10-27T23:04:00Z">
        <w:r w:rsidRPr="008C09BE">
          <w:rPr>
            <w:rFonts w:ascii="Times New Roman" w:hAnsi="Times New Roman" w:cs="Times New Roman"/>
            <w:sz w:val="20"/>
            <w:szCs w:val="20"/>
            <w:lang w:val="en-US"/>
            <w:rPrChange w:id="7811"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7812" w:author="Airat Shigapov" w:date="2021-10-27T23:08:00Z">
              <w:rPr>
                <w:rFonts w:ascii="Consolas" w:hAnsi="Consolas" w:cs="Consolas"/>
                <w:color w:val="0000FF"/>
                <w:sz w:val="19"/>
                <w:szCs w:val="19"/>
              </w:rPr>
            </w:rPrChange>
          </w:rPr>
          <w:t>if</w:t>
        </w:r>
        <w:r w:rsidRPr="008C09BE">
          <w:rPr>
            <w:rFonts w:ascii="Times New Roman" w:hAnsi="Times New Roman" w:cs="Times New Roman"/>
            <w:sz w:val="20"/>
            <w:szCs w:val="20"/>
            <w:lang w:val="en-US"/>
            <w:rPrChange w:id="7813" w:author="Airat Shigapov" w:date="2021-10-27T23:08:00Z">
              <w:rPr>
                <w:rFonts w:ascii="Consolas" w:hAnsi="Consolas" w:cs="Consolas"/>
                <w:color w:val="000000"/>
                <w:sz w:val="19"/>
                <w:szCs w:val="19"/>
              </w:rPr>
            </w:rPrChange>
          </w:rPr>
          <w:t xml:space="preserve"> (</w:t>
        </w:r>
        <w:proofErr w:type="spellStart"/>
        <w:proofErr w:type="gramStart"/>
        <w:r w:rsidRPr="008C09BE">
          <w:rPr>
            <w:rFonts w:ascii="Times New Roman" w:hAnsi="Times New Roman" w:cs="Times New Roman"/>
            <w:sz w:val="20"/>
            <w:szCs w:val="20"/>
            <w:lang w:val="en-US"/>
            <w:rPrChange w:id="7814" w:author="Airat Shigapov" w:date="2021-10-27T23:08:00Z">
              <w:rPr>
                <w:rFonts w:ascii="Consolas" w:hAnsi="Consolas" w:cs="Consolas"/>
                <w:color w:val="000000"/>
                <w:sz w:val="19"/>
                <w:szCs w:val="19"/>
              </w:rPr>
            </w:rPrChange>
          </w:rPr>
          <w:t>ImageList.ItemsSource</w:t>
        </w:r>
        <w:proofErr w:type="spellEnd"/>
        <w:r w:rsidRPr="008C09BE">
          <w:rPr>
            <w:rFonts w:ascii="Times New Roman" w:hAnsi="Times New Roman" w:cs="Times New Roman"/>
            <w:sz w:val="20"/>
            <w:szCs w:val="20"/>
            <w:lang w:val="en-US"/>
            <w:rPrChange w:id="7815" w:author="Airat Shigapov" w:date="2021-10-27T23:08:00Z">
              <w:rPr>
                <w:rFonts w:ascii="Consolas" w:hAnsi="Consolas" w:cs="Consolas"/>
                <w:color w:val="000000"/>
                <w:sz w:val="19"/>
                <w:szCs w:val="19"/>
              </w:rPr>
            </w:rPrChange>
          </w:rPr>
          <w:t xml:space="preserve"> !</w:t>
        </w:r>
        <w:proofErr w:type="gramEnd"/>
        <w:r w:rsidRPr="008C09BE">
          <w:rPr>
            <w:rFonts w:ascii="Times New Roman" w:hAnsi="Times New Roman" w:cs="Times New Roman"/>
            <w:sz w:val="20"/>
            <w:szCs w:val="20"/>
            <w:lang w:val="en-US"/>
            <w:rPrChange w:id="7816"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7817" w:author="Airat Shigapov" w:date="2021-10-27T23:08:00Z">
              <w:rPr>
                <w:rFonts w:ascii="Consolas" w:hAnsi="Consolas" w:cs="Consolas"/>
                <w:color w:val="0000FF"/>
                <w:sz w:val="19"/>
                <w:szCs w:val="19"/>
              </w:rPr>
            </w:rPrChange>
          </w:rPr>
          <w:t>null</w:t>
        </w:r>
        <w:r w:rsidRPr="008C09BE">
          <w:rPr>
            <w:rFonts w:ascii="Times New Roman" w:hAnsi="Times New Roman" w:cs="Times New Roman"/>
            <w:sz w:val="20"/>
            <w:szCs w:val="20"/>
            <w:lang w:val="en-US"/>
            <w:rPrChange w:id="7818" w:author="Airat Shigapov" w:date="2021-10-27T23:08:00Z">
              <w:rPr>
                <w:rFonts w:ascii="Consolas" w:hAnsi="Consolas" w:cs="Consolas"/>
                <w:color w:val="000000"/>
                <w:sz w:val="19"/>
                <w:szCs w:val="19"/>
              </w:rPr>
            </w:rPrChange>
          </w:rPr>
          <w:t>)</w:t>
        </w:r>
      </w:ins>
    </w:p>
    <w:p w14:paraId="376DF07A" w14:textId="77777777" w:rsidR="001118C1" w:rsidRPr="008C09BE" w:rsidRDefault="001118C1" w:rsidP="001118C1">
      <w:pPr>
        <w:autoSpaceDE w:val="0"/>
        <w:autoSpaceDN w:val="0"/>
        <w:adjustRightInd w:val="0"/>
        <w:spacing w:after="0" w:line="240" w:lineRule="auto"/>
        <w:rPr>
          <w:ins w:id="7819" w:author="Airat Shigapov" w:date="2021-10-27T23:04:00Z"/>
          <w:rFonts w:ascii="Times New Roman" w:hAnsi="Times New Roman" w:cs="Times New Roman"/>
          <w:sz w:val="20"/>
          <w:szCs w:val="20"/>
          <w:lang w:val="en-US"/>
          <w:rPrChange w:id="7820" w:author="Airat Shigapov" w:date="2021-10-27T23:08:00Z">
            <w:rPr>
              <w:ins w:id="7821" w:author="Airat Shigapov" w:date="2021-10-27T23:04:00Z"/>
              <w:rFonts w:ascii="Consolas" w:hAnsi="Consolas" w:cs="Consolas"/>
              <w:color w:val="000000"/>
              <w:sz w:val="19"/>
              <w:szCs w:val="19"/>
            </w:rPr>
          </w:rPrChange>
        </w:rPr>
      </w:pPr>
      <w:ins w:id="7822" w:author="Airat Shigapov" w:date="2021-10-27T23:04:00Z">
        <w:r w:rsidRPr="008C09BE">
          <w:rPr>
            <w:rFonts w:ascii="Times New Roman" w:hAnsi="Times New Roman" w:cs="Times New Roman"/>
            <w:sz w:val="20"/>
            <w:szCs w:val="20"/>
            <w:lang w:val="en-US"/>
            <w:rPrChange w:id="7823" w:author="Airat Shigapov" w:date="2021-10-27T23:08:00Z">
              <w:rPr>
                <w:rFonts w:ascii="Consolas" w:hAnsi="Consolas" w:cs="Consolas"/>
                <w:color w:val="000000"/>
                <w:sz w:val="19"/>
                <w:szCs w:val="19"/>
              </w:rPr>
            </w:rPrChange>
          </w:rPr>
          <w:t xml:space="preserve">                {</w:t>
        </w:r>
      </w:ins>
    </w:p>
    <w:p w14:paraId="0FAF5BC1" w14:textId="77777777" w:rsidR="001118C1" w:rsidRPr="008C09BE" w:rsidRDefault="001118C1" w:rsidP="001118C1">
      <w:pPr>
        <w:autoSpaceDE w:val="0"/>
        <w:autoSpaceDN w:val="0"/>
        <w:adjustRightInd w:val="0"/>
        <w:spacing w:after="0" w:line="240" w:lineRule="auto"/>
        <w:rPr>
          <w:ins w:id="7824" w:author="Airat Shigapov" w:date="2021-10-27T23:04:00Z"/>
          <w:rFonts w:ascii="Times New Roman" w:hAnsi="Times New Roman" w:cs="Times New Roman"/>
          <w:sz w:val="20"/>
          <w:szCs w:val="20"/>
          <w:lang w:val="en-US"/>
          <w:rPrChange w:id="7825" w:author="Airat Shigapov" w:date="2021-10-27T23:08:00Z">
            <w:rPr>
              <w:ins w:id="7826" w:author="Airat Shigapov" w:date="2021-10-27T23:04:00Z"/>
              <w:rFonts w:ascii="Consolas" w:hAnsi="Consolas" w:cs="Consolas"/>
              <w:color w:val="000000"/>
              <w:sz w:val="19"/>
              <w:szCs w:val="19"/>
            </w:rPr>
          </w:rPrChange>
        </w:rPr>
      </w:pPr>
      <w:ins w:id="7827" w:author="Airat Shigapov" w:date="2021-10-27T23:04:00Z">
        <w:r w:rsidRPr="008C09BE">
          <w:rPr>
            <w:rFonts w:ascii="Times New Roman" w:hAnsi="Times New Roman" w:cs="Times New Roman"/>
            <w:sz w:val="20"/>
            <w:szCs w:val="20"/>
            <w:lang w:val="en-US"/>
            <w:rPrChange w:id="7828"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7829" w:author="Airat Shigapov" w:date="2021-10-27T23:08:00Z">
              <w:rPr>
                <w:rFonts w:ascii="Consolas" w:hAnsi="Consolas" w:cs="Consolas"/>
                <w:color w:val="0000FF"/>
                <w:sz w:val="19"/>
                <w:szCs w:val="19"/>
              </w:rPr>
            </w:rPrChange>
          </w:rPr>
          <w:t>if</w:t>
        </w:r>
        <w:r w:rsidRPr="008C09BE">
          <w:rPr>
            <w:rFonts w:ascii="Times New Roman" w:hAnsi="Times New Roman" w:cs="Times New Roman"/>
            <w:sz w:val="20"/>
            <w:szCs w:val="20"/>
            <w:lang w:val="en-US"/>
            <w:rPrChange w:id="7830" w:author="Airat Shigapov" w:date="2021-10-27T23:08:00Z">
              <w:rPr>
                <w:rFonts w:ascii="Consolas" w:hAnsi="Consolas" w:cs="Consolas"/>
                <w:color w:val="000000"/>
                <w:sz w:val="19"/>
                <w:szCs w:val="19"/>
              </w:rPr>
            </w:rPrChange>
          </w:rPr>
          <w:t xml:space="preserve"> (</w:t>
        </w:r>
        <w:proofErr w:type="spellStart"/>
        <w:r w:rsidRPr="008C09BE">
          <w:rPr>
            <w:rFonts w:ascii="Times New Roman" w:hAnsi="Times New Roman" w:cs="Times New Roman"/>
            <w:sz w:val="20"/>
            <w:szCs w:val="20"/>
            <w:lang w:val="en-US"/>
            <w:rPrChange w:id="7831" w:author="Airat Shigapov" w:date="2021-10-27T23:08:00Z">
              <w:rPr>
                <w:rFonts w:ascii="Consolas" w:hAnsi="Consolas" w:cs="Consolas"/>
                <w:color w:val="000000"/>
                <w:sz w:val="19"/>
                <w:szCs w:val="19"/>
              </w:rPr>
            </w:rPrChange>
          </w:rPr>
          <w:t>goodValue</w:t>
        </w:r>
        <w:proofErr w:type="spellEnd"/>
        <w:r w:rsidRPr="008C09BE">
          <w:rPr>
            <w:rFonts w:ascii="Times New Roman" w:hAnsi="Times New Roman" w:cs="Times New Roman"/>
            <w:sz w:val="20"/>
            <w:szCs w:val="20"/>
            <w:lang w:val="en-US"/>
            <w:rPrChange w:id="7832" w:author="Airat Shigapov" w:date="2021-10-27T23:08:00Z">
              <w:rPr>
                <w:rFonts w:ascii="Consolas" w:hAnsi="Consolas" w:cs="Consolas"/>
                <w:color w:val="000000"/>
                <w:sz w:val="19"/>
                <w:szCs w:val="19"/>
              </w:rPr>
            </w:rPrChange>
          </w:rPr>
          <w:t xml:space="preserve"> == </w:t>
        </w:r>
        <w:r w:rsidRPr="008C09BE">
          <w:rPr>
            <w:rFonts w:ascii="Times New Roman" w:hAnsi="Times New Roman" w:cs="Times New Roman"/>
            <w:sz w:val="20"/>
            <w:szCs w:val="20"/>
            <w:lang w:val="en-US"/>
            <w:rPrChange w:id="7833" w:author="Airat Shigapov" w:date="2021-10-27T23:08:00Z">
              <w:rPr>
                <w:rFonts w:ascii="Consolas" w:hAnsi="Consolas" w:cs="Consolas"/>
                <w:color w:val="0000FF"/>
                <w:sz w:val="19"/>
                <w:szCs w:val="19"/>
              </w:rPr>
            </w:rPrChange>
          </w:rPr>
          <w:t>null</w:t>
        </w:r>
        <w:r w:rsidRPr="008C09BE">
          <w:rPr>
            <w:rFonts w:ascii="Times New Roman" w:hAnsi="Times New Roman" w:cs="Times New Roman"/>
            <w:sz w:val="20"/>
            <w:szCs w:val="20"/>
            <w:lang w:val="en-US"/>
            <w:rPrChange w:id="7834" w:author="Airat Shigapov" w:date="2021-10-27T23:08:00Z">
              <w:rPr>
                <w:rFonts w:ascii="Consolas" w:hAnsi="Consolas" w:cs="Consolas"/>
                <w:color w:val="000000"/>
                <w:sz w:val="19"/>
                <w:szCs w:val="19"/>
              </w:rPr>
            </w:rPrChange>
          </w:rPr>
          <w:t>)</w:t>
        </w:r>
      </w:ins>
    </w:p>
    <w:p w14:paraId="555FB003" w14:textId="77777777" w:rsidR="001118C1" w:rsidRPr="008C09BE" w:rsidRDefault="001118C1" w:rsidP="001118C1">
      <w:pPr>
        <w:autoSpaceDE w:val="0"/>
        <w:autoSpaceDN w:val="0"/>
        <w:adjustRightInd w:val="0"/>
        <w:spacing w:after="0" w:line="240" w:lineRule="auto"/>
        <w:rPr>
          <w:ins w:id="7835" w:author="Airat Shigapov" w:date="2021-10-27T23:04:00Z"/>
          <w:rFonts w:ascii="Times New Roman" w:hAnsi="Times New Roman" w:cs="Times New Roman"/>
          <w:sz w:val="20"/>
          <w:szCs w:val="20"/>
          <w:lang w:val="en-US"/>
          <w:rPrChange w:id="7836" w:author="Airat Shigapov" w:date="2021-10-27T23:08:00Z">
            <w:rPr>
              <w:ins w:id="7837" w:author="Airat Shigapov" w:date="2021-10-27T23:04:00Z"/>
              <w:rFonts w:ascii="Consolas" w:hAnsi="Consolas" w:cs="Consolas"/>
              <w:color w:val="000000"/>
              <w:sz w:val="19"/>
              <w:szCs w:val="19"/>
            </w:rPr>
          </w:rPrChange>
        </w:rPr>
      </w:pPr>
      <w:ins w:id="7838" w:author="Airat Shigapov" w:date="2021-10-27T23:04:00Z">
        <w:r w:rsidRPr="008C09BE">
          <w:rPr>
            <w:rFonts w:ascii="Times New Roman" w:hAnsi="Times New Roman" w:cs="Times New Roman"/>
            <w:sz w:val="20"/>
            <w:szCs w:val="20"/>
            <w:lang w:val="en-US"/>
            <w:rPrChange w:id="7839" w:author="Airat Shigapov" w:date="2021-10-27T23:08:00Z">
              <w:rPr>
                <w:rFonts w:ascii="Consolas" w:hAnsi="Consolas" w:cs="Consolas"/>
                <w:color w:val="000000"/>
                <w:sz w:val="19"/>
                <w:szCs w:val="19"/>
              </w:rPr>
            </w:rPrChange>
          </w:rPr>
          <w:t xml:space="preserve">                    {</w:t>
        </w:r>
      </w:ins>
    </w:p>
    <w:p w14:paraId="52F04612" w14:textId="77777777" w:rsidR="001118C1" w:rsidRPr="008C09BE" w:rsidRDefault="001118C1" w:rsidP="001118C1">
      <w:pPr>
        <w:autoSpaceDE w:val="0"/>
        <w:autoSpaceDN w:val="0"/>
        <w:adjustRightInd w:val="0"/>
        <w:spacing w:after="0" w:line="240" w:lineRule="auto"/>
        <w:rPr>
          <w:ins w:id="7840" w:author="Airat Shigapov" w:date="2021-10-27T23:04:00Z"/>
          <w:rFonts w:ascii="Times New Roman" w:hAnsi="Times New Roman" w:cs="Times New Roman"/>
          <w:sz w:val="20"/>
          <w:szCs w:val="20"/>
          <w:lang w:val="en-US"/>
          <w:rPrChange w:id="7841" w:author="Airat Shigapov" w:date="2021-10-27T23:08:00Z">
            <w:rPr>
              <w:ins w:id="7842" w:author="Airat Shigapov" w:date="2021-10-27T23:04:00Z"/>
              <w:rFonts w:ascii="Consolas" w:hAnsi="Consolas" w:cs="Consolas"/>
              <w:color w:val="000000"/>
              <w:sz w:val="19"/>
              <w:szCs w:val="19"/>
            </w:rPr>
          </w:rPrChange>
        </w:rPr>
      </w:pPr>
      <w:ins w:id="7843" w:author="Airat Shigapov" w:date="2021-10-27T23:04:00Z">
        <w:r w:rsidRPr="008C09BE">
          <w:rPr>
            <w:rFonts w:ascii="Times New Roman" w:hAnsi="Times New Roman" w:cs="Times New Roman"/>
            <w:sz w:val="20"/>
            <w:szCs w:val="20"/>
            <w:lang w:val="en-US"/>
            <w:rPrChange w:id="7844" w:author="Airat Shigapov" w:date="2021-10-27T23:08:00Z">
              <w:rPr>
                <w:rFonts w:ascii="Consolas" w:hAnsi="Consolas" w:cs="Consolas"/>
                <w:color w:val="000000"/>
                <w:sz w:val="19"/>
                <w:szCs w:val="19"/>
              </w:rPr>
            </w:rPrChange>
          </w:rPr>
          <w:t xml:space="preserve">                        </w:t>
        </w:r>
        <w:proofErr w:type="spellStart"/>
        <w:r w:rsidRPr="008C09BE">
          <w:rPr>
            <w:rFonts w:ascii="Times New Roman" w:hAnsi="Times New Roman" w:cs="Times New Roman"/>
            <w:sz w:val="20"/>
            <w:szCs w:val="20"/>
            <w:lang w:val="en-US"/>
            <w:rPrChange w:id="7845" w:author="Airat Shigapov" w:date="2021-10-27T23:08:00Z">
              <w:rPr>
                <w:rFonts w:ascii="Consolas" w:hAnsi="Consolas" w:cs="Consolas"/>
                <w:color w:val="000000"/>
                <w:sz w:val="19"/>
                <w:szCs w:val="19"/>
              </w:rPr>
            </w:rPrChange>
          </w:rPr>
          <w:t>goodValue</w:t>
        </w:r>
        <w:proofErr w:type="spellEnd"/>
        <w:r w:rsidRPr="008C09BE">
          <w:rPr>
            <w:rFonts w:ascii="Times New Roman" w:hAnsi="Times New Roman" w:cs="Times New Roman"/>
            <w:sz w:val="20"/>
            <w:szCs w:val="20"/>
            <w:lang w:val="en-US"/>
            <w:rPrChange w:id="7846" w:author="Airat Shigapov" w:date="2021-10-27T23:08:00Z">
              <w:rPr>
                <w:rFonts w:ascii="Consolas" w:hAnsi="Consolas" w:cs="Consolas"/>
                <w:color w:val="000000"/>
                <w:sz w:val="19"/>
                <w:szCs w:val="19"/>
              </w:rPr>
            </w:rPrChange>
          </w:rPr>
          <w:t xml:space="preserve"> = </w:t>
        </w:r>
        <w:r w:rsidRPr="008C09BE">
          <w:rPr>
            <w:rFonts w:ascii="Times New Roman" w:hAnsi="Times New Roman" w:cs="Times New Roman"/>
            <w:sz w:val="20"/>
            <w:szCs w:val="20"/>
            <w:lang w:val="en-US"/>
            <w:rPrChange w:id="7847" w:author="Airat Shigapov" w:date="2021-10-27T23:08:00Z">
              <w:rPr>
                <w:rFonts w:ascii="Consolas" w:hAnsi="Consolas" w:cs="Consolas"/>
                <w:color w:val="0000FF"/>
                <w:sz w:val="19"/>
                <w:szCs w:val="19"/>
              </w:rPr>
            </w:rPrChange>
          </w:rPr>
          <w:t>new</w:t>
        </w:r>
        <w:r w:rsidRPr="008C09BE">
          <w:rPr>
            <w:rFonts w:ascii="Times New Roman" w:hAnsi="Times New Roman" w:cs="Times New Roman"/>
            <w:sz w:val="20"/>
            <w:szCs w:val="20"/>
            <w:lang w:val="en-US"/>
            <w:rPrChange w:id="7848" w:author="Airat Shigapov" w:date="2021-10-27T23:08:00Z">
              <w:rPr>
                <w:rFonts w:ascii="Consolas" w:hAnsi="Consolas" w:cs="Consolas"/>
                <w:color w:val="000000"/>
                <w:sz w:val="19"/>
                <w:szCs w:val="19"/>
              </w:rPr>
            </w:rPrChange>
          </w:rPr>
          <w:t xml:space="preserve"> </w:t>
        </w:r>
        <w:proofErr w:type="gramStart"/>
        <w:r w:rsidRPr="008C09BE">
          <w:rPr>
            <w:rFonts w:ascii="Times New Roman" w:hAnsi="Times New Roman" w:cs="Times New Roman"/>
            <w:sz w:val="20"/>
            <w:szCs w:val="20"/>
            <w:lang w:val="en-US"/>
            <w:rPrChange w:id="7849" w:author="Airat Shigapov" w:date="2021-10-27T23:08:00Z">
              <w:rPr>
                <w:rFonts w:ascii="Consolas" w:hAnsi="Consolas" w:cs="Consolas"/>
                <w:color w:val="000000"/>
                <w:sz w:val="19"/>
                <w:szCs w:val="19"/>
              </w:rPr>
            </w:rPrChange>
          </w:rPr>
          <w:t>Good(</w:t>
        </w:r>
        <w:proofErr w:type="gramEnd"/>
        <w:r w:rsidRPr="008C09BE">
          <w:rPr>
            <w:rFonts w:ascii="Times New Roman" w:hAnsi="Times New Roman" w:cs="Times New Roman"/>
            <w:sz w:val="20"/>
            <w:szCs w:val="20"/>
            <w:lang w:val="en-US"/>
            <w:rPrChange w:id="7850" w:author="Airat Shigapov" w:date="2021-10-27T23:08:00Z">
              <w:rPr>
                <w:rFonts w:ascii="Consolas" w:hAnsi="Consolas" w:cs="Consolas"/>
                <w:color w:val="000000"/>
                <w:sz w:val="19"/>
                <w:szCs w:val="19"/>
              </w:rPr>
            </w:rPrChange>
          </w:rPr>
          <w:t>);</w:t>
        </w:r>
      </w:ins>
    </w:p>
    <w:p w14:paraId="66BCF85A" w14:textId="77777777" w:rsidR="001118C1" w:rsidRPr="008C09BE" w:rsidRDefault="001118C1" w:rsidP="001118C1">
      <w:pPr>
        <w:autoSpaceDE w:val="0"/>
        <w:autoSpaceDN w:val="0"/>
        <w:adjustRightInd w:val="0"/>
        <w:spacing w:after="0" w:line="240" w:lineRule="auto"/>
        <w:rPr>
          <w:ins w:id="7851" w:author="Airat Shigapov" w:date="2021-10-27T23:04:00Z"/>
          <w:rFonts w:ascii="Times New Roman" w:hAnsi="Times New Roman" w:cs="Times New Roman"/>
          <w:sz w:val="20"/>
          <w:szCs w:val="20"/>
          <w:lang w:val="en-US"/>
          <w:rPrChange w:id="7852" w:author="Airat Shigapov" w:date="2021-10-27T23:08:00Z">
            <w:rPr>
              <w:ins w:id="7853" w:author="Airat Shigapov" w:date="2021-10-27T23:04:00Z"/>
              <w:rFonts w:ascii="Consolas" w:hAnsi="Consolas" w:cs="Consolas"/>
              <w:color w:val="000000"/>
              <w:sz w:val="19"/>
              <w:szCs w:val="19"/>
            </w:rPr>
          </w:rPrChange>
        </w:rPr>
      </w:pPr>
      <w:ins w:id="7854" w:author="Airat Shigapov" w:date="2021-10-27T23:04:00Z">
        <w:r w:rsidRPr="008C09BE">
          <w:rPr>
            <w:rFonts w:ascii="Times New Roman" w:hAnsi="Times New Roman" w:cs="Times New Roman"/>
            <w:sz w:val="20"/>
            <w:szCs w:val="20"/>
            <w:lang w:val="en-US"/>
            <w:rPrChange w:id="7855" w:author="Airat Shigapov" w:date="2021-10-27T23:08:00Z">
              <w:rPr>
                <w:rFonts w:ascii="Consolas" w:hAnsi="Consolas" w:cs="Consolas"/>
                <w:color w:val="000000"/>
                <w:sz w:val="19"/>
                <w:szCs w:val="19"/>
              </w:rPr>
            </w:rPrChange>
          </w:rPr>
          <w:t xml:space="preserve">                    }</w:t>
        </w:r>
      </w:ins>
    </w:p>
    <w:p w14:paraId="7A909066" w14:textId="77777777" w:rsidR="001118C1" w:rsidRPr="008C09BE" w:rsidRDefault="001118C1" w:rsidP="001118C1">
      <w:pPr>
        <w:autoSpaceDE w:val="0"/>
        <w:autoSpaceDN w:val="0"/>
        <w:adjustRightInd w:val="0"/>
        <w:spacing w:after="0" w:line="240" w:lineRule="auto"/>
        <w:rPr>
          <w:ins w:id="7856" w:author="Airat Shigapov" w:date="2021-10-27T23:04:00Z"/>
          <w:rFonts w:ascii="Times New Roman" w:hAnsi="Times New Roman" w:cs="Times New Roman"/>
          <w:sz w:val="20"/>
          <w:szCs w:val="20"/>
          <w:lang w:val="en-US"/>
          <w:rPrChange w:id="7857" w:author="Airat Shigapov" w:date="2021-10-27T23:08:00Z">
            <w:rPr>
              <w:ins w:id="7858" w:author="Airat Shigapov" w:date="2021-10-27T23:04:00Z"/>
              <w:rFonts w:ascii="Consolas" w:hAnsi="Consolas" w:cs="Consolas"/>
              <w:color w:val="000000"/>
              <w:sz w:val="19"/>
              <w:szCs w:val="19"/>
            </w:rPr>
          </w:rPrChange>
        </w:rPr>
      </w:pPr>
    </w:p>
    <w:p w14:paraId="170094FD" w14:textId="77777777" w:rsidR="001118C1" w:rsidRPr="008C09BE" w:rsidRDefault="001118C1" w:rsidP="001118C1">
      <w:pPr>
        <w:autoSpaceDE w:val="0"/>
        <w:autoSpaceDN w:val="0"/>
        <w:adjustRightInd w:val="0"/>
        <w:spacing w:after="0" w:line="240" w:lineRule="auto"/>
        <w:rPr>
          <w:ins w:id="7859" w:author="Airat Shigapov" w:date="2021-10-27T23:04:00Z"/>
          <w:rFonts w:ascii="Times New Roman" w:hAnsi="Times New Roman" w:cs="Times New Roman"/>
          <w:sz w:val="20"/>
          <w:szCs w:val="20"/>
          <w:lang w:val="en-US"/>
          <w:rPrChange w:id="7860" w:author="Airat Shigapov" w:date="2021-10-27T23:08:00Z">
            <w:rPr>
              <w:ins w:id="7861" w:author="Airat Shigapov" w:date="2021-10-27T23:04:00Z"/>
              <w:rFonts w:ascii="Consolas" w:hAnsi="Consolas" w:cs="Consolas"/>
              <w:color w:val="000000"/>
              <w:sz w:val="19"/>
              <w:szCs w:val="19"/>
            </w:rPr>
          </w:rPrChange>
        </w:rPr>
      </w:pPr>
      <w:ins w:id="7862" w:author="Airat Shigapov" w:date="2021-10-27T23:04:00Z">
        <w:r w:rsidRPr="008C09BE">
          <w:rPr>
            <w:rFonts w:ascii="Times New Roman" w:hAnsi="Times New Roman" w:cs="Times New Roman"/>
            <w:sz w:val="20"/>
            <w:szCs w:val="20"/>
            <w:lang w:val="en-US"/>
            <w:rPrChange w:id="7863" w:author="Airat Shigapov" w:date="2021-10-27T23:08:00Z">
              <w:rPr>
                <w:rFonts w:ascii="Consolas" w:hAnsi="Consolas" w:cs="Consolas"/>
                <w:color w:val="000000"/>
                <w:sz w:val="19"/>
                <w:szCs w:val="19"/>
              </w:rPr>
            </w:rPrChange>
          </w:rPr>
          <w:t xml:space="preserve">                    </w:t>
        </w:r>
        <w:proofErr w:type="spellStart"/>
        <w:r w:rsidRPr="008C09BE">
          <w:rPr>
            <w:rFonts w:ascii="Times New Roman" w:hAnsi="Times New Roman" w:cs="Times New Roman"/>
            <w:sz w:val="20"/>
            <w:szCs w:val="20"/>
            <w:lang w:val="en-US"/>
            <w:rPrChange w:id="7864" w:author="Airat Shigapov" w:date="2021-10-27T23:08:00Z">
              <w:rPr>
                <w:rFonts w:ascii="Consolas" w:hAnsi="Consolas" w:cs="Consolas"/>
                <w:color w:val="000000"/>
                <w:sz w:val="19"/>
                <w:szCs w:val="19"/>
              </w:rPr>
            </w:rPrChange>
          </w:rPr>
          <w:t>goodValue.Brand</w:t>
        </w:r>
        <w:proofErr w:type="spellEnd"/>
        <w:r w:rsidRPr="008C09BE">
          <w:rPr>
            <w:rFonts w:ascii="Times New Roman" w:hAnsi="Times New Roman" w:cs="Times New Roman"/>
            <w:sz w:val="20"/>
            <w:szCs w:val="20"/>
            <w:lang w:val="en-US"/>
            <w:rPrChange w:id="7865" w:author="Airat Shigapov" w:date="2021-10-27T23:08:00Z">
              <w:rPr>
                <w:rFonts w:ascii="Consolas" w:hAnsi="Consolas" w:cs="Consolas"/>
                <w:color w:val="000000"/>
                <w:sz w:val="19"/>
                <w:szCs w:val="19"/>
              </w:rPr>
            </w:rPrChange>
          </w:rPr>
          <w:t xml:space="preserve"> = (Brand)</w:t>
        </w:r>
        <w:proofErr w:type="spellStart"/>
        <w:r w:rsidRPr="008C09BE">
          <w:rPr>
            <w:rFonts w:ascii="Times New Roman" w:hAnsi="Times New Roman" w:cs="Times New Roman"/>
            <w:sz w:val="20"/>
            <w:szCs w:val="20"/>
            <w:lang w:val="en-US"/>
            <w:rPrChange w:id="7866" w:author="Airat Shigapov" w:date="2021-10-27T23:08:00Z">
              <w:rPr>
                <w:rFonts w:ascii="Consolas" w:hAnsi="Consolas" w:cs="Consolas"/>
                <w:color w:val="000000"/>
                <w:sz w:val="19"/>
                <w:szCs w:val="19"/>
              </w:rPr>
            </w:rPrChange>
          </w:rPr>
          <w:t>BrandName.SelectedItem</w:t>
        </w:r>
        <w:proofErr w:type="spellEnd"/>
        <w:r w:rsidRPr="008C09BE">
          <w:rPr>
            <w:rFonts w:ascii="Times New Roman" w:hAnsi="Times New Roman" w:cs="Times New Roman"/>
            <w:sz w:val="20"/>
            <w:szCs w:val="20"/>
            <w:lang w:val="en-US"/>
            <w:rPrChange w:id="7867" w:author="Airat Shigapov" w:date="2021-10-27T23:08:00Z">
              <w:rPr>
                <w:rFonts w:ascii="Consolas" w:hAnsi="Consolas" w:cs="Consolas"/>
                <w:color w:val="000000"/>
                <w:sz w:val="19"/>
                <w:szCs w:val="19"/>
              </w:rPr>
            </w:rPrChange>
          </w:rPr>
          <w:t>;</w:t>
        </w:r>
      </w:ins>
    </w:p>
    <w:p w14:paraId="0C60722C" w14:textId="77777777" w:rsidR="001118C1" w:rsidRPr="008C09BE" w:rsidRDefault="001118C1" w:rsidP="001118C1">
      <w:pPr>
        <w:autoSpaceDE w:val="0"/>
        <w:autoSpaceDN w:val="0"/>
        <w:adjustRightInd w:val="0"/>
        <w:spacing w:after="0" w:line="240" w:lineRule="auto"/>
        <w:rPr>
          <w:ins w:id="7868" w:author="Airat Shigapov" w:date="2021-10-27T23:04:00Z"/>
          <w:rFonts w:ascii="Times New Roman" w:hAnsi="Times New Roman" w:cs="Times New Roman"/>
          <w:sz w:val="20"/>
          <w:szCs w:val="20"/>
          <w:lang w:val="en-US"/>
          <w:rPrChange w:id="7869" w:author="Airat Shigapov" w:date="2021-10-27T23:08:00Z">
            <w:rPr>
              <w:ins w:id="7870" w:author="Airat Shigapov" w:date="2021-10-27T23:04:00Z"/>
              <w:rFonts w:ascii="Consolas" w:hAnsi="Consolas" w:cs="Consolas"/>
              <w:color w:val="000000"/>
              <w:sz w:val="19"/>
              <w:szCs w:val="19"/>
            </w:rPr>
          </w:rPrChange>
        </w:rPr>
      </w:pPr>
      <w:ins w:id="7871" w:author="Airat Shigapov" w:date="2021-10-27T23:04:00Z">
        <w:r w:rsidRPr="008C09BE">
          <w:rPr>
            <w:rFonts w:ascii="Times New Roman" w:hAnsi="Times New Roman" w:cs="Times New Roman"/>
            <w:sz w:val="20"/>
            <w:szCs w:val="20"/>
            <w:lang w:val="en-US"/>
            <w:rPrChange w:id="7872" w:author="Airat Shigapov" w:date="2021-10-27T23:08:00Z">
              <w:rPr>
                <w:rFonts w:ascii="Consolas" w:hAnsi="Consolas" w:cs="Consolas"/>
                <w:color w:val="000000"/>
                <w:sz w:val="19"/>
                <w:szCs w:val="19"/>
              </w:rPr>
            </w:rPrChange>
          </w:rPr>
          <w:t xml:space="preserve">                    </w:t>
        </w:r>
        <w:proofErr w:type="spellStart"/>
        <w:r w:rsidRPr="008C09BE">
          <w:rPr>
            <w:rFonts w:ascii="Times New Roman" w:hAnsi="Times New Roman" w:cs="Times New Roman"/>
            <w:sz w:val="20"/>
            <w:szCs w:val="20"/>
            <w:lang w:val="en-US"/>
            <w:rPrChange w:id="7873" w:author="Airat Shigapov" w:date="2021-10-27T23:08:00Z">
              <w:rPr>
                <w:rFonts w:ascii="Consolas" w:hAnsi="Consolas" w:cs="Consolas"/>
                <w:color w:val="000000"/>
                <w:sz w:val="19"/>
                <w:szCs w:val="19"/>
              </w:rPr>
            </w:rPrChange>
          </w:rPr>
          <w:t>goodValue.Name</w:t>
        </w:r>
        <w:proofErr w:type="spellEnd"/>
        <w:r w:rsidRPr="008C09BE">
          <w:rPr>
            <w:rFonts w:ascii="Times New Roman" w:hAnsi="Times New Roman" w:cs="Times New Roman"/>
            <w:sz w:val="20"/>
            <w:szCs w:val="20"/>
            <w:lang w:val="en-US"/>
            <w:rPrChange w:id="7874" w:author="Airat Shigapov" w:date="2021-10-27T23:08:00Z">
              <w:rPr>
                <w:rFonts w:ascii="Consolas" w:hAnsi="Consolas" w:cs="Consolas"/>
                <w:color w:val="000000"/>
                <w:sz w:val="19"/>
                <w:szCs w:val="19"/>
              </w:rPr>
            </w:rPrChange>
          </w:rPr>
          <w:t xml:space="preserve"> = </w:t>
        </w:r>
        <w:proofErr w:type="spellStart"/>
        <w:r w:rsidRPr="008C09BE">
          <w:rPr>
            <w:rFonts w:ascii="Times New Roman" w:hAnsi="Times New Roman" w:cs="Times New Roman"/>
            <w:sz w:val="20"/>
            <w:szCs w:val="20"/>
            <w:lang w:val="en-US"/>
            <w:rPrChange w:id="7875" w:author="Airat Shigapov" w:date="2021-10-27T23:08:00Z">
              <w:rPr>
                <w:rFonts w:ascii="Consolas" w:hAnsi="Consolas" w:cs="Consolas"/>
                <w:color w:val="000000"/>
                <w:sz w:val="19"/>
                <w:szCs w:val="19"/>
              </w:rPr>
            </w:rPrChange>
          </w:rPr>
          <w:t>nameProduct.Text</w:t>
        </w:r>
        <w:proofErr w:type="spellEnd"/>
        <w:r w:rsidRPr="008C09BE">
          <w:rPr>
            <w:rFonts w:ascii="Times New Roman" w:hAnsi="Times New Roman" w:cs="Times New Roman"/>
            <w:sz w:val="20"/>
            <w:szCs w:val="20"/>
            <w:lang w:val="en-US"/>
            <w:rPrChange w:id="7876" w:author="Airat Shigapov" w:date="2021-10-27T23:08:00Z">
              <w:rPr>
                <w:rFonts w:ascii="Consolas" w:hAnsi="Consolas" w:cs="Consolas"/>
                <w:color w:val="000000"/>
                <w:sz w:val="19"/>
                <w:szCs w:val="19"/>
              </w:rPr>
            </w:rPrChange>
          </w:rPr>
          <w:t>;</w:t>
        </w:r>
      </w:ins>
    </w:p>
    <w:p w14:paraId="6B08C7AA" w14:textId="77777777" w:rsidR="001118C1" w:rsidRPr="008C09BE" w:rsidRDefault="001118C1" w:rsidP="001118C1">
      <w:pPr>
        <w:autoSpaceDE w:val="0"/>
        <w:autoSpaceDN w:val="0"/>
        <w:adjustRightInd w:val="0"/>
        <w:spacing w:after="0" w:line="240" w:lineRule="auto"/>
        <w:rPr>
          <w:ins w:id="7877" w:author="Airat Shigapov" w:date="2021-10-27T23:04:00Z"/>
          <w:rFonts w:ascii="Times New Roman" w:hAnsi="Times New Roman" w:cs="Times New Roman"/>
          <w:sz w:val="20"/>
          <w:szCs w:val="20"/>
          <w:lang w:val="en-US"/>
          <w:rPrChange w:id="7878" w:author="Airat Shigapov" w:date="2021-10-27T23:08:00Z">
            <w:rPr>
              <w:ins w:id="7879" w:author="Airat Shigapov" w:date="2021-10-27T23:04:00Z"/>
              <w:rFonts w:ascii="Consolas" w:hAnsi="Consolas" w:cs="Consolas"/>
              <w:color w:val="000000"/>
              <w:sz w:val="19"/>
              <w:szCs w:val="19"/>
            </w:rPr>
          </w:rPrChange>
        </w:rPr>
      </w:pPr>
      <w:ins w:id="7880" w:author="Airat Shigapov" w:date="2021-10-27T23:04:00Z">
        <w:r w:rsidRPr="008C09BE">
          <w:rPr>
            <w:rFonts w:ascii="Times New Roman" w:hAnsi="Times New Roman" w:cs="Times New Roman"/>
            <w:sz w:val="20"/>
            <w:szCs w:val="20"/>
            <w:lang w:val="en-US"/>
            <w:rPrChange w:id="7881" w:author="Airat Shigapov" w:date="2021-10-27T23:08:00Z">
              <w:rPr>
                <w:rFonts w:ascii="Consolas" w:hAnsi="Consolas" w:cs="Consolas"/>
                <w:color w:val="000000"/>
                <w:sz w:val="19"/>
                <w:szCs w:val="19"/>
              </w:rPr>
            </w:rPrChange>
          </w:rPr>
          <w:t xml:space="preserve">                    </w:t>
        </w:r>
        <w:proofErr w:type="spellStart"/>
        <w:r w:rsidRPr="008C09BE">
          <w:rPr>
            <w:rFonts w:ascii="Times New Roman" w:hAnsi="Times New Roman" w:cs="Times New Roman"/>
            <w:sz w:val="20"/>
            <w:szCs w:val="20"/>
            <w:lang w:val="en-US"/>
            <w:rPrChange w:id="7882" w:author="Airat Shigapov" w:date="2021-10-27T23:08:00Z">
              <w:rPr>
                <w:rFonts w:ascii="Consolas" w:hAnsi="Consolas" w:cs="Consolas"/>
                <w:color w:val="000000"/>
                <w:sz w:val="19"/>
                <w:szCs w:val="19"/>
              </w:rPr>
            </w:rPrChange>
          </w:rPr>
          <w:t>goodValue.Unit</w:t>
        </w:r>
        <w:proofErr w:type="spellEnd"/>
        <w:r w:rsidRPr="008C09BE">
          <w:rPr>
            <w:rFonts w:ascii="Times New Roman" w:hAnsi="Times New Roman" w:cs="Times New Roman"/>
            <w:sz w:val="20"/>
            <w:szCs w:val="20"/>
            <w:lang w:val="en-US"/>
            <w:rPrChange w:id="7883" w:author="Airat Shigapov" w:date="2021-10-27T23:08:00Z">
              <w:rPr>
                <w:rFonts w:ascii="Consolas" w:hAnsi="Consolas" w:cs="Consolas"/>
                <w:color w:val="000000"/>
                <w:sz w:val="19"/>
                <w:szCs w:val="19"/>
              </w:rPr>
            </w:rPrChange>
          </w:rPr>
          <w:t xml:space="preserve"> = (Unit)</w:t>
        </w:r>
        <w:proofErr w:type="spellStart"/>
        <w:r w:rsidRPr="008C09BE">
          <w:rPr>
            <w:rFonts w:ascii="Times New Roman" w:hAnsi="Times New Roman" w:cs="Times New Roman"/>
            <w:sz w:val="20"/>
            <w:szCs w:val="20"/>
            <w:lang w:val="en-US"/>
            <w:rPrChange w:id="7884" w:author="Airat Shigapov" w:date="2021-10-27T23:08:00Z">
              <w:rPr>
                <w:rFonts w:ascii="Consolas" w:hAnsi="Consolas" w:cs="Consolas"/>
                <w:color w:val="000000"/>
                <w:sz w:val="19"/>
                <w:szCs w:val="19"/>
              </w:rPr>
            </w:rPrChange>
          </w:rPr>
          <w:t>UnitField.SelectedItem</w:t>
        </w:r>
        <w:proofErr w:type="spellEnd"/>
        <w:r w:rsidRPr="008C09BE">
          <w:rPr>
            <w:rFonts w:ascii="Times New Roman" w:hAnsi="Times New Roman" w:cs="Times New Roman"/>
            <w:sz w:val="20"/>
            <w:szCs w:val="20"/>
            <w:lang w:val="en-US"/>
            <w:rPrChange w:id="7885" w:author="Airat Shigapov" w:date="2021-10-27T23:08:00Z">
              <w:rPr>
                <w:rFonts w:ascii="Consolas" w:hAnsi="Consolas" w:cs="Consolas"/>
                <w:color w:val="000000"/>
                <w:sz w:val="19"/>
                <w:szCs w:val="19"/>
              </w:rPr>
            </w:rPrChange>
          </w:rPr>
          <w:t>;</w:t>
        </w:r>
      </w:ins>
    </w:p>
    <w:p w14:paraId="4AE0C21D" w14:textId="77777777" w:rsidR="001118C1" w:rsidRPr="008C09BE" w:rsidRDefault="001118C1" w:rsidP="001118C1">
      <w:pPr>
        <w:autoSpaceDE w:val="0"/>
        <w:autoSpaceDN w:val="0"/>
        <w:adjustRightInd w:val="0"/>
        <w:spacing w:after="0" w:line="240" w:lineRule="auto"/>
        <w:rPr>
          <w:ins w:id="7886" w:author="Airat Shigapov" w:date="2021-10-27T23:04:00Z"/>
          <w:rFonts w:ascii="Times New Roman" w:hAnsi="Times New Roman" w:cs="Times New Roman"/>
          <w:sz w:val="20"/>
          <w:szCs w:val="20"/>
          <w:lang w:val="en-US"/>
          <w:rPrChange w:id="7887" w:author="Airat Shigapov" w:date="2021-10-27T23:08:00Z">
            <w:rPr>
              <w:ins w:id="7888" w:author="Airat Shigapov" w:date="2021-10-27T23:04:00Z"/>
              <w:rFonts w:ascii="Consolas" w:hAnsi="Consolas" w:cs="Consolas"/>
              <w:color w:val="000000"/>
              <w:sz w:val="19"/>
              <w:szCs w:val="19"/>
            </w:rPr>
          </w:rPrChange>
        </w:rPr>
      </w:pPr>
      <w:ins w:id="7889" w:author="Airat Shigapov" w:date="2021-10-27T23:04:00Z">
        <w:r w:rsidRPr="008C09BE">
          <w:rPr>
            <w:rFonts w:ascii="Times New Roman" w:hAnsi="Times New Roman" w:cs="Times New Roman"/>
            <w:sz w:val="20"/>
            <w:szCs w:val="20"/>
            <w:lang w:val="en-US"/>
            <w:rPrChange w:id="7890" w:author="Airat Shigapov" w:date="2021-10-27T23:08:00Z">
              <w:rPr>
                <w:rFonts w:ascii="Consolas" w:hAnsi="Consolas" w:cs="Consolas"/>
                <w:color w:val="000000"/>
                <w:sz w:val="19"/>
                <w:szCs w:val="19"/>
              </w:rPr>
            </w:rPrChange>
          </w:rPr>
          <w:t xml:space="preserve">                    </w:t>
        </w:r>
        <w:proofErr w:type="spellStart"/>
        <w:r w:rsidRPr="008C09BE">
          <w:rPr>
            <w:rFonts w:ascii="Times New Roman" w:hAnsi="Times New Roman" w:cs="Times New Roman"/>
            <w:sz w:val="20"/>
            <w:szCs w:val="20"/>
            <w:lang w:val="en-US"/>
            <w:rPrChange w:id="7891" w:author="Airat Shigapov" w:date="2021-10-27T23:08:00Z">
              <w:rPr>
                <w:rFonts w:ascii="Consolas" w:hAnsi="Consolas" w:cs="Consolas"/>
                <w:color w:val="000000"/>
                <w:sz w:val="19"/>
                <w:szCs w:val="19"/>
              </w:rPr>
            </w:rPrChange>
          </w:rPr>
          <w:t>goodValue.Subcategory</w:t>
        </w:r>
        <w:proofErr w:type="spellEnd"/>
        <w:r w:rsidRPr="008C09BE">
          <w:rPr>
            <w:rFonts w:ascii="Times New Roman" w:hAnsi="Times New Roman" w:cs="Times New Roman"/>
            <w:sz w:val="20"/>
            <w:szCs w:val="20"/>
            <w:lang w:val="en-US"/>
            <w:rPrChange w:id="7892" w:author="Airat Shigapov" w:date="2021-10-27T23:08:00Z">
              <w:rPr>
                <w:rFonts w:ascii="Consolas" w:hAnsi="Consolas" w:cs="Consolas"/>
                <w:color w:val="000000"/>
                <w:sz w:val="19"/>
                <w:szCs w:val="19"/>
              </w:rPr>
            </w:rPrChange>
          </w:rPr>
          <w:t xml:space="preserve"> = (Subcategory)</w:t>
        </w:r>
        <w:proofErr w:type="spellStart"/>
        <w:r w:rsidRPr="008C09BE">
          <w:rPr>
            <w:rFonts w:ascii="Times New Roman" w:hAnsi="Times New Roman" w:cs="Times New Roman"/>
            <w:sz w:val="20"/>
            <w:szCs w:val="20"/>
            <w:lang w:val="en-US"/>
            <w:rPrChange w:id="7893" w:author="Airat Shigapov" w:date="2021-10-27T23:08:00Z">
              <w:rPr>
                <w:rFonts w:ascii="Consolas" w:hAnsi="Consolas" w:cs="Consolas"/>
                <w:color w:val="000000"/>
                <w:sz w:val="19"/>
                <w:szCs w:val="19"/>
              </w:rPr>
            </w:rPrChange>
          </w:rPr>
          <w:t>subcategoryList.SelectedItem</w:t>
        </w:r>
        <w:proofErr w:type="spellEnd"/>
        <w:r w:rsidRPr="008C09BE">
          <w:rPr>
            <w:rFonts w:ascii="Times New Roman" w:hAnsi="Times New Roman" w:cs="Times New Roman"/>
            <w:sz w:val="20"/>
            <w:szCs w:val="20"/>
            <w:lang w:val="en-US"/>
            <w:rPrChange w:id="7894" w:author="Airat Shigapov" w:date="2021-10-27T23:08:00Z">
              <w:rPr>
                <w:rFonts w:ascii="Consolas" w:hAnsi="Consolas" w:cs="Consolas"/>
                <w:color w:val="000000"/>
                <w:sz w:val="19"/>
                <w:szCs w:val="19"/>
              </w:rPr>
            </w:rPrChange>
          </w:rPr>
          <w:t>;</w:t>
        </w:r>
      </w:ins>
    </w:p>
    <w:p w14:paraId="2B83A808" w14:textId="77777777" w:rsidR="001118C1" w:rsidRPr="008C09BE" w:rsidRDefault="001118C1" w:rsidP="001118C1">
      <w:pPr>
        <w:autoSpaceDE w:val="0"/>
        <w:autoSpaceDN w:val="0"/>
        <w:adjustRightInd w:val="0"/>
        <w:spacing w:after="0" w:line="240" w:lineRule="auto"/>
        <w:rPr>
          <w:ins w:id="7895" w:author="Airat Shigapov" w:date="2021-10-27T23:04:00Z"/>
          <w:rFonts w:ascii="Times New Roman" w:hAnsi="Times New Roman" w:cs="Times New Roman"/>
          <w:sz w:val="20"/>
          <w:szCs w:val="20"/>
          <w:lang w:val="en-US"/>
          <w:rPrChange w:id="7896" w:author="Airat Shigapov" w:date="2021-10-27T23:08:00Z">
            <w:rPr>
              <w:ins w:id="7897" w:author="Airat Shigapov" w:date="2021-10-27T23:04:00Z"/>
              <w:rFonts w:ascii="Consolas" w:hAnsi="Consolas" w:cs="Consolas"/>
              <w:color w:val="000000"/>
              <w:sz w:val="19"/>
              <w:szCs w:val="19"/>
            </w:rPr>
          </w:rPrChange>
        </w:rPr>
      </w:pPr>
      <w:ins w:id="7898" w:author="Airat Shigapov" w:date="2021-10-27T23:04:00Z">
        <w:r w:rsidRPr="008C09BE">
          <w:rPr>
            <w:rFonts w:ascii="Times New Roman" w:hAnsi="Times New Roman" w:cs="Times New Roman"/>
            <w:sz w:val="20"/>
            <w:szCs w:val="20"/>
            <w:lang w:val="en-US"/>
            <w:rPrChange w:id="7899" w:author="Airat Shigapov" w:date="2021-10-27T23:08:00Z">
              <w:rPr>
                <w:rFonts w:ascii="Consolas" w:hAnsi="Consolas" w:cs="Consolas"/>
                <w:color w:val="000000"/>
                <w:sz w:val="19"/>
                <w:szCs w:val="19"/>
              </w:rPr>
            </w:rPrChange>
          </w:rPr>
          <w:t xml:space="preserve">                    </w:t>
        </w:r>
        <w:proofErr w:type="spellStart"/>
        <w:r w:rsidRPr="008C09BE">
          <w:rPr>
            <w:rFonts w:ascii="Times New Roman" w:hAnsi="Times New Roman" w:cs="Times New Roman"/>
            <w:sz w:val="20"/>
            <w:szCs w:val="20"/>
            <w:lang w:val="en-US"/>
            <w:rPrChange w:id="7900" w:author="Airat Shigapov" w:date="2021-10-27T23:08:00Z">
              <w:rPr>
                <w:rFonts w:ascii="Consolas" w:hAnsi="Consolas" w:cs="Consolas"/>
                <w:color w:val="000000"/>
                <w:sz w:val="19"/>
                <w:szCs w:val="19"/>
              </w:rPr>
            </w:rPrChange>
          </w:rPr>
          <w:t>goodValue.Price</w:t>
        </w:r>
        <w:proofErr w:type="spellEnd"/>
        <w:r w:rsidRPr="008C09BE">
          <w:rPr>
            <w:rFonts w:ascii="Times New Roman" w:hAnsi="Times New Roman" w:cs="Times New Roman"/>
            <w:sz w:val="20"/>
            <w:szCs w:val="20"/>
            <w:lang w:val="en-US"/>
            <w:rPrChange w:id="7901" w:author="Airat Shigapov" w:date="2021-10-27T23:08:00Z">
              <w:rPr>
                <w:rFonts w:ascii="Consolas" w:hAnsi="Consolas" w:cs="Consolas"/>
                <w:color w:val="000000"/>
                <w:sz w:val="19"/>
                <w:szCs w:val="19"/>
              </w:rPr>
            </w:rPrChange>
          </w:rPr>
          <w:t xml:space="preserve"> = </w:t>
        </w:r>
        <w:proofErr w:type="spellStart"/>
        <w:r w:rsidRPr="008C09BE">
          <w:rPr>
            <w:rFonts w:ascii="Times New Roman" w:hAnsi="Times New Roman" w:cs="Times New Roman"/>
            <w:sz w:val="20"/>
            <w:szCs w:val="20"/>
            <w:lang w:val="en-US"/>
            <w:rPrChange w:id="7902" w:author="Airat Shigapov" w:date="2021-10-27T23:08:00Z">
              <w:rPr>
                <w:rFonts w:ascii="Consolas" w:hAnsi="Consolas" w:cs="Consolas"/>
                <w:color w:val="000000"/>
                <w:sz w:val="19"/>
                <w:szCs w:val="19"/>
              </w:rPr>
            </w:rPrChange>
          </w:rPr>
          <w:t>Convert.ToDecimal</w:t>
        </w:r>
        <w:proofErr w:type="spellEnd"/>
        <w:r w:rsidRPr="008C09BE">
          <w:rPr>
            <w:rFonts w:ascii="Times New Roman" w:hAnsi="Times New Roman" w:cs="Times New Roman"/>
            <w:sz w:val="20"/>
            <w:szCs w:val="20"/>
            <w:lang w:val="en-US"/>
            <w:rPrChange w:id="7903" w:author="Airat Shigapov" w:date="2021-10-27T23:08:00Z">
              <w:rPr>
                <w:rFonts w:ascii="Consolas" w:hAnsi="Consolas" w:cs="Consolas"/>
                <w:color w:val="000000"/>
                <w:sz w:val="19"/>
                <w:szCs w:val="19"/>
              </w:rPr>
            </w:rPrChange>
          </w:rPr>
          <w:t>(</w:t>
        </w:r>
        <w:proofErr w:type="spellStart"/>
        <w:r w:rsidRPr="008C09BE">
          <w:rPr>
            <w:rFonts w:ascii="Times New Roman" w:hAnsi="Times New Roman" w:cs="Times New Roman"/>
            <w:sz w:val="20"/>
            <w:szCs w:val="20"/>
            <w:lang w:val="en-US"/>
            <w:rPrChange w:id="7904" w:author="Airat Shigapov" w:date="2021-10-27T23:08:00Z">
              <w:rPr>
                <w:rFonts w:ascii="Consolas" w:hAnsi="Consolas" w:cs="Consolas"/>
                <w:color w:val="000000"/>
                <w:sz w:val="19"/>
                <w:szCs w:val="19"/>
              </w:rPr>
            </w:rPrChange>
          </w:rPr>
          <w:t>PriceField.Text</w:t>
        </w:r>
        <w:proofErr w:type="spellEnd"/>
        <w:r w:rsidRPr="008C09BE">
          <w:rPr>
            <w:rFonts w:ascii="Times New Roman" w:hAnsi="Times New Roman" w:cs="Times New Roman"/>
            <w:sz w:val="20"/>
            <w:szCs w:val="20"/>
            <w:lang w:val="en-US"/>
            <w:rPrChange w:id="7905" w:author="Airat Shigapov" w:date="2021-10-27T23:08:00Z">
              <w:rPr>
                <w:rFonts w:ascii="Consolas" w:hAnsi="Consolas" w:cs="Consolas"/>
                <w:color w:val="000000"/>
                <w:sz w:val="19"/>
                <w:szCs w:val="19"/>
              </w:rPr>
            </w:rPrChange>
          </w:rPr>
          <w:t>);</w:t>
        </w:r>
      </w:ins>
    </w:p>
    <w:p w14:paraId="74D1F80B" w14:textId="77777777" w:rsidR="001118C1" w:rsidRPr="008C09BE" w:rsidRDefault="001118C1" w:rsidP="001118C1">
      <w:pPr>
        <w:autoSpaceDE w:val="0"/>
        <w:autoSpaceDN w:val="0"/>
        <w:adjustRightInd w:val="0"/>
        <w:spacing w:after="0" w:line="240" w:lineRule="auto"/>
        <w:rPr>
          <w:ins w:id="7906" w:author="Airat Shigapov" w:date="2021-10-27T23:04:00Z"/>
          <w:rFonts w:ascii="Times New Roman" w:hAnsi="Times New Roman" w:cs="Times New Roman"/>
          <w:sz w:val="20"/>
          <w:szCs w:val="20"/>
          <w:lang w:val="en-US"/>
          <w:rPrChange w:id="7907" w:author="Airat Shigapov" w:date="2021-10-27T23:08:00Z">
            <w:rPr>
              <w:ins w:id="7908" w:author="Airat Shigapov" w:date="2021-10-27T23:04:00Z"/>
              <w:rFonts w:ascii="Consolas" w:hAnsi="Consolas" w:cs="Consolas"/>
              <w:color w:val="000000"/>
              <w:sz w:val="19"/>
              <w:szCs w:val="19"/>
            </w:rPr>
          </w:rPrChange>
        </w:rPr>
      </w:pPr>
      <w:ins w:id="7909" w:author="Airat Shigapov" w:date="2021-10-27T23:04:00Z">
        <w:r w:rsidRPr="008C09BE">
          <w:rPr>
            <w:rFonts w:ascii="Times New Roman" w:hAnsi="Times New Roman" w:cs="Times New Roman"/>
            <w:sz w:val="20"/>
            <w:szCs w:val="20"/>
            <w:lang w:val="en-US"/>
            <w:rPrChange w:id="7910" w:author="Airat Shigapov" w:date="2021-10-27T23:08:00Z">
              <w:rPr>
                <w:rFonts w:ascii="Consolas" w:hAnsi="Consolas" w:cs="Consolas"/>
                <w:color w:val="000000"/>
                <w:sz w:val="19"/>
                <w:szCs w:val="19"/>
              </w:rPr>
            </w:rPrChange>
          </w:rPr>
          <w:t xml:space="preserve">                    </w:t>
        </w:r>
        <w:proofErr w:type="spellStart"/>
        <w:r w:rsidRPr="008C09BE">
          <w:rPr>
            <w:rFonts w:ascii="Times New Roman" w:hAnsi="Times New Roman" w:cs="Times New Roman"/>
            <w:sz w:val="20"/>
            <w:szCs w:val="20"/>
            <w:lang w:val="en-US"/>
            <w:rPrChange w:id="7911" w:author="Airat Shigapov" w:date="2021-10-27T23:08:00Z">
              <w:rPr>
                <w:rFonts w:ascii="Consolas" w:hAnsi="Consolas" w:cs="Consolas"/>
                <w:color w:val="000000"/>
                <w:sz w:val="19"/>
                <w:szCs w:val="19"/>
              </w:rPr>
            </w:rPrChange>
          </w:rPr>
          <w:t>goodValue.Count</w:t>
        </w:r>
        <w:proofErr w:type="spellEnd"/>
        <w:r w:rsidRPr="008C09BE">
          <w:rPr>
            <w:rFonts w:ascii="Times New Roman" w:hAnsi="Times New Roman" w:cs="Times New Roman"/>
            <w:sz w:val="20"/>
            <w:szCs w:val="20"/>
            <w:lang w:val="en-US"/>
            <w:rPrChange w:id="7912" w:author="Airat Shigapov" w:date="2021-10-27T23:08:00Z">
              <w:rPr>
                <w:rFonts w:ascii="Consolas" w:hAnsi="Consolas" w:cs="Consolas"/>
                <w:color w:val="000000"/>
                <w:sz w:val="19"/>
                <w:szCs w:val="19"/>
              </w:rPr>
            </w:rPrChange>
          </w:rPr>
          <w:t xml:space="preserve"> = Convert.ToInt32(</w:t>
        </w:r>
        <w:proofErr w:type="spellStart"/>
        <w:r w:rsidRPr="008C09BE">
          <w:rPr>
            <w:rFonts w:ascii="Times New Roman" w:hAnsi="Times New Roman" w:cs="Times New Roman"/>
            <w:sz w:val="20"/>
            <w:szCs w:val="20"/>
            <w:lang w:val="en-US"/>
            <w:rPrChange w:id="7913" w:author="Airat Shigapov" w:date="2021-10-27T23:08:00Z">
              <w:rPr>
                <w:rFonts w:ascii="Consolas" w:hAnsi="Consolas" w:cs="Consolas"/>
                <w:color w:val="000000"/>
                <w:sz w:val="19"/>
                <w:szCs w:val="19"/>
              </w:rPr>
            </w:rPrChange>
          </w:rPr>
          <w:t>CountProductField.Text</w:t>
        </w:r>
        <w:proofErr w:type="spellEnd"/>
        <w:r w:rsidRPr="008C09BE">
          <w:rPr>
            <w:rFonts w:ascii="Times New Roman" w:hAnsi="Times New Roman" w:cs="Times New Roman"/>
            <w:sz w:val="20"/>
            <w:szCs w:val="20"/>
            <w:lang w:val="en-US"/>
            <w:rPrChange w:id="7914" w:author="Airat Shigapov" w:date="2021-10-27T23:08:00Z">
              <w:rPr>
                <w:rFonts w:ascii="Consolas" w:hAnsi="Consolas" w:cs="Consolas"/>
                <w:color w:val="000000"/>
                <w:sz w:val="19"/>
                <w:szCs w:val="19"/>
              </w:rPr>
            </w:rPrChange>
          </w:rPr>
          <w:t>);</w:t>
        </w:r>
      </w:ins>
    </w:p>
    <w:p w14:paraId="3625C697" w14:textId="77777777" w:rsidR="001118C1" w:rsidRPr="008C09BE" w:rsidRDefault="001118C1" w:rsidP="001118C1">
      <w:pPr>
        <w:autoSpaceDE w:val="0"/>
        <w:autoSpaceDN w:val="0"/>
        <w:adjustRightInd w:val="0"/>
        <w:spacing w:after="0" w:line="240" w:lineRule="auto"/>
        <w:rPr>
          <w:ins w:id="7915" w:author="Airat Shigapov" w:date="2021-10-27T23:04:00Z"/>
          <w:rFonts w:ascii="Times New Roman" w:hAnsi="Times New Roman" w:cs="Times New Roman"/>
          <w:sz w:val="20"/>
          <w:szCs w:val="20"/>
          <w:lang w:val="en-US"/>
          <w:rPrChange w:id="7916" w:author="Airat Shigapov" w:date="2021-10-27T23:08:00Z">
            <w:rPr>
              <w:ins w:id="7917" w:author="Airat Shigapov" w:date="2021-10-27T23:04:00Z"/>
              <w:rFonts w:ascii="Consolas" w:hAnsi="Consolas" w:cs="Consolas"/>
              <w:color w:val="000000"/>
              <w:sz w:val="19"/>
              <w:szCs w:val="19"/>
            </w:rPr>
          </w:rPrChange>
        </w:rPr>
      </w:pPr>
      <w:ins w:id="7918" w:author="Airat Shigapov" w:date="2021-10-27T23:04:00Z">
        <w:r w:rsidRPr="008C09BE">
          <w:rPr>
            <w:rFonts w:ascii="Times New Roman" w:hAnsi="Times New Roman" w:cs="Times New Roman"/>
            <w:sz w:val="20"/>
            <w:szCs w:val="20"/>
            <w:lang w:val="en-US"/>
            <w:rPrChange w:id="7919" w:author="Airat Shigapov" w:date="2021-10-27T23:08:00Z">
              <w:rPr>
                <w:rFonts w:ascii="Consolas" w:hAnsi="Consolas" w:cs="Consolas"/>
                <w:color w:val="000000"/>
                <w:sz w:val="19"/>
                <w:szCs w:val="19"/>
              </w:rPr>
            </w:rPrChange>
          </w:rPr>
          <w:t xml:space="preserve">                    </w:t>
        </w:r>
        <w:proofErr w:type="spellStart"/>
        <w:r w:rsidRPr="008C09BE">
          <w:rPr>
            <w:rFonts w:ascii="Times New Roman" w:hAnsi="Times New Roman" w:cs="Times New Roman"/>
            <w:sz w:val="20"/>
            <w:szCs w:val="20"/>
            <w:lang w:val="en-US"/>
            <w:rPrChange w:id="7920" w:author="Airat Shigapov" w:date="2021-10-27T23:08:00Z">
              <w:rPr>
                <w:rFonts w:ascii="Consolas" w:hAnsi="Consolas" w:cs="Consolas"/>
                <w:color w:val="000000"/>
                <w:sz w:val="19"/>
                <w:szCs w:val="19"/>
              </w:rPr>
            </w:rPrChange>
          </w:rPr>
          <w:t>goodValue.Description</w:t>
        </w:r>
        <w:proofErr w:type="spellEnd"/>
        <w:r w:rsidRPr="008C09BE">
          <w:rPr>
            <w:rFonts w:ascii="Times New Roman" w:hAnsi="Times New Roman" w:cs="Times New Roman"/>
            <w:sz w:val="20"/>
            <w:szCs w:val="20"/>
            <w:lang w:val="en-US"/>
            <w:rPrChange w:id="7921" w:author="Airat Shigapov" w:date="2021-10-27T23:08:00Z">
              <w:rPr>
                <w:rFonts w:ascii="Consolas" w:hAnsi="Consolas" w:cs="Consolas"/>
                <w:color w:val="000000"/>
                <w:sz w:val="19"/>
                <w:szCs w:val="19"/>
              </w:rPr>
            </w:rPrChange>
          </w:rPr>
          <w:t xml:space="preserve"> = </w:t>
        </w:r>
        <w:proofErr w:type="spellStart"/>
        <w:r w:rsidRPr="008C09BE">
          <w:rPr>
            <w:rFonts w:ascii="Times New Roman" w:hAnsi="Times New Roman" w:cs="Times New Roman"/>
            <w:sz w:val="20"/>
            <w:szCs w:val="20"/>
            <w:lang w:val="en-US"/>
            <w:rPrChange w:id="7922" w:author="Airat Shigapov" w:date="2021-10-27T23:08:00Z">
              <w:rPr>
                <w:rFonts w:ascii="Consolas" w:hAnsi="Consolas" w:cs="Consolas"/>
                <w:color w:val="000000"/>
                <w:sz w:val="19"/>
                <w:szCs w:val="19"/>
              </w:rPr>
            </w:rPrChange>
          </w:rPr>
          <w:t>Description.Text</w:t>
        </w:r>
        <w:proofErr w:type="spellEnd"/>
        <w:r w:rsidRPr="008C09BE">
          <w:rPr>
            <w:rFonts w:ascii="Times New Roman" w:hAnsi="Times New Roman" w:cs="Times New Roman"/>
            <w:sz w:val="20"/>
            <w:szCs w:val="20"/>
            <w:lang w:val="en-US"/>
            <w:rPrChange w:id="7923" w:author="Airat Shigapov" w:date="2021-10-27T23:08:00Z">
              <w:rPr>
                <w:rFonts w:ascii="Consolas" w:hAnsi="Consolas" w:cs="Consolas"/>
                <w:color w:val="000000"/>
                <w:sz w:val="19"/>
                <w:szCs w:val="19"/>
              </w:rPr>
            </w:rPrChange>
          </w:rPr>
          <w:t>;</w:t>
        </w:r>
      </w:ins>
    </w:p>
    <w:p w14:paraId="62406DCA" w14:textId="77777777" w:rsidR="001118C1" w:rsidRPr="008C09BE" w:rsidRDefault="001118C1" w:rsidP="001118C1">
      <w:pPr>
        <w:autoSpaceDE w:val="0"/>
        <w:autoSpaceDN w:val="0"/>
        <w:adjustRightInd w:val="0"/>
        <w:spacing w:after="0" w:line="240" w:lineRule="auto"/>
        <w:rPr>
          <w:ins w:id="7924" w:author="Airat Shigapov" w:date="2021-10-27T23:04:00Z"/>
          <w:rFonts w:ascii="Times New Roman" w:hAnsi="Times New Roman" w:cs="Times New Roman"/>
          <w:sz w:val="20"/>
          <w:szCs w:val="20"/>
          <w:lang w:val="en-US"/>
          <w:rPrChange w:id="7925" w:author="Airat Shigapov" w:date="2021-10-27T23:08:00Z">
            <w:rPr>
              <w:ins w:id="7926" w:author="Airat Shigapov" w:date="2021-10-27T23:04:00Z"/>
              <w:rFonts w:ascii="Consolas" w:hAnsi="Consolas" w:cs="Consolas"/>
              <w:color w:val="000000"/>
              <w:sz w:val="19"/>
              <w:szCs w:val="19"/>
            </w:rPr>
          </w:rPrChange>
        </w:rPr>
      </w:pPr>
      <w:ins w:id="7927" w:author="Airat Shigapov" w:date="2021-10-27T23:04:00Z">
        <w:r w:rsidRPr="008C09BE">
          <w:rPr>
            <w:rFonts w:ascii="Times New Roman" w:hAnsi="Times New Roman" w:cs="Times New Roman"/>
            <w:sz w:val="20"/>
            <w:szCs w:val="20"/>
            <w:lang w:val="en-US"/>
            <w:rPrChange w:id="7928" w:author="Airat Shigapov" w:date="2021-10-27T23:08:00Z">
              <w:rPr>
                <w:rFonts w:ascii="Consolas" w:hAnsi="Consolas" w:cs="Consolas"/>
                <w:color w:val="000000"/>
                <w:sz w:val="19"/>
                <w:szCs w:val="19"/>
              </w:rPr>
            </w:rPrChange>
          </w:rPr>
          <w:t xml:space="preserve">                    </w:t>
        </w:r>
        <w:proofErr w:type="spellStart"/>
        <w:r w:rsidRPr="008C09BE">
          <w:rPr>
            <w:rFonts w:ascii="Times New Roman" w:hAnsi="Times New Roman" w:cs="Times New Roman"/>
            <w:sz w:val="20"/>
            <w:szCs w:val="20"/>
            <w:lang w:val="en-US"/>
            <w:rPrChange w:id="7929" w:author="Airat Shigapov" w:date="2021-10-27T23:08:00Z">
              <w:rPr>
                <w:rFonts w:ascii="Consolas" w:hAnsi="Consolas" w:cs="Consolas"/>
                <w:color w:val="000000"/>
                <w:sz w:val="19"/>
                <w:szCs w:val="19"/>
              </w:rPr>
            </w:rPrChange>
          </w:rPr>
          <w:t>goodValue.IsActive</w:t>
        </w:r>
        <w:proofErr w:type="spellEnd"/>
        <w:r w:rsidRPr="008C09BE">
          <w:rPr>
            <w:rFonts w:ascii="Times New Roman" w:hAnsi="Times New Roman" w:cs="Times New Roman"/>
            <w:sz w:val="20"/>
            <w:szCs w:val="20"/>
            <w:lang w:val="en-US"/>
            <w:rPrChange w:id="7930" w:author="Airat Shigapov" w:date="2021-10-27T23:08:00Z">
              <w:rPr>
                <w:rFonts w:ascii="Consolas" w:hAnsi="Consolas" w:cs="Consolas"/>
                <w:color w:val="000000"/>
                <w:sz w:val="19"/>
                <w:szCs w:val="19"/>
              </w:rPr>
            </w:rPrChange>
          </w:rPr>
          <w:t xml:space="preserve"> = </w:t>
        </w:r>
        <w:r w:rsidRPr="008C09BE">
          <w:rPr>
            <w:rFonts w:ascii="Times New Roman" w:hAnsi="Times New Roman" w:cs="Times New Roman"/>
            <w:sz w:val="20"/>
            <w:szCs w:val="20"/>
            <w:lang w:val="en-US"/>
            <w:rPrChange w:id="7931" w:author="Airat Shigapov" w:date="2021-10-27T23:08:00Z">
              <w:rPr>
                <w:rFonts w:ascii="Consolas" w:hAnsi="Consolas" w:cs="Consolas"/>
                <w:color w:val="0000FF"/>
                <w:sz w:val="19"/>
                <w:szCs w:val="19"/>
              </w:rPr>
            </w:rPrChange>
          </w:rPr>
          <w:t>true</w:t>
        </w:r>
        <w:r w:rsidRPr="008C09BE">
          <w:rPr>
            <w:rFonts w:ascii="Times New Roman" w:hAnsi="Times New Roman" w:cs="Times New Roman"/>
            <w:sz w:val="20"/>
            <w:szCs w:val="20"/>
            <w:lang w:val="en-US"/>
            <w:rPrChange w:id="7932" w:author="Airat Shigapov" w:date="2021-10-27T23:08:00Z">
              <w:rPr>
                <w:rFonts w:ascii="Consolas" w:hAnsi="Consolas" w:cs="Consolas"/>
                <w:color w:val="000000"/>
                <w:sz w:val="19"/>
                <w:szCs w:val="19"/>
              </w:rPr>
            </w:rPrChange>
          </w:rPr>
          <w:t>;</w:t>
        </w:r>
      </w:ins>
    </w:p>
    <w:p w14:paraId="5CC0BD8A" w14:textId="77777777" w:rsidR="001118C1" w:rsidRPr="008C09BE" w:rsidRDefault="001118C1" w:rsidP="001118C1">
      <w:pPr>
        <w:autoSpaceDE w:val="0"/>
        <w:autoSpaceDN w:val="0"/>
        <w:adjustRightInd w:val="0"/>
        <w:spacing w:after="0" w:line="240" w:lineRule="auto"/>
        <w:rPr>
          <w:ins w:id="7933" w:author="Airat Shigapov" w:date="2021-10-27T23:04:00Z"/>
          <w:rFonts w:ascii="Times New Roman" w:hAnsi="Times New Roman" w:cs="Times New Roman"/>
          <w:sz w:val="20"/>
          <w:szCs w:val="20"/>
          <w:lang w:val="en-US"/>
          <w:rPrChange w:id="7934" w:author="Airat Shigapov" w:date="2021-10-27T23:08:00Z">
            <w:rPr>
              <w:ins w:id="7935" w:author="Airat Shigapov" w:date="2021-10-27T23:04:00Z"/>
              <w:rFonts w:ascii="Consolas" w:hAnsi="Consolas" w:cs="Consolas"/>
              <w:color w:val="000000"/>
              <w:sz w:val="19"/>
              <w:szCs w:val="19"/>
            </w:rPr>
          </w:rPrChange>
        </w:rPr>
      </w:pPr>
    </w:p>
    <w:p w14:paraId="69344B32" w14:textId="77777777" w:rsidR="001118C1" w:rsidRPr="008C09BE" w:rsidRDefault="001118C1" w:rsidP="001118C1">
      <w:pPr>
        <w:autoSpaceDE w:val="0"/>
        <w:autoSpaceDN w:val="0"/>
        <w:adjustRightInd w:val="0"/>
        <w:spacing w:after="0" w:line="240" w:lineRule="auto"/>
        <w:rPr>
          <w:ins w:id="7936" w:author="Airat Shigapov" w:date="2021-10-27T23:04:00Z"/>
          <w:rFonts w:ascii="Times New Roman" w:hAnsi="Times New Roman" w:cs="Times New Roman"/>
          <w:sz w:val="20"/>
          <w:szCs w:val="20"/>
          <w:lang w:val="en-US"/>
          <w:rPrChange w:id="7937" w:author="Airat Shigapov" w:date="2021-10-27T23:08:00Z">
            <w:rPr>
              <w:ins w:id="7938" w:author="Airat Shigapov" w:date="2021-10-27T23:04:00Z"/>
              <w:rFonts w:ascii="Consolas" w:hAnsi="Consolas" w:cs="Consolas"/>
              <w:color w:val="000000"/>
              <w:sz w:val="19"/>
              <w:szCs w:val="19"/>
            </w:rPr>
          </w:rPrChange>
        </w:rPr>
      </w:pPr>
      <w:ins w:id="7939" w:author="Airat Shigapov" w:date="2021-10-27T23:04:00Z">
        <w:r w:rsidRPr="008C09BE">
          <w:rPr>
            <w:rFonts w:ascii="Times New Roman" w:hAnsi="Times New Roman" w:cs="Times New Roman"/>
            <w:sz w:val="20"/>
            <w:szCs w:val="20"/>
            <w:lang w:val="en-US"/>
            <w:rPrChange w:id="7940" w:author="Airat Shigapov" w:date="2021-10-27T23:08:00Z">
              <w:rPr>
                <w:rFonts w:ascii="Consolas" w:hAnsi="Consolas" w:cs="Consolas"/>
                <w:color w:val="000000"/>
                <w:sz w:val="19"/>
                <w:szCs w:val="19"/>
              </w:rPr>
            </w:rPrChange>
          </w:rPr>
          <w:t xml:space="preserve">                    </w:t>
        </w:r>
        <w:proofErr w:type="gramStart"/>
        <w:r w:rsidRPr="008C09BE">
          <w:rPr>
            <w:rFonts w:ascii="Times New Roman" w:hAnsi="Times New Roman" w:cs="Times New Roman"/>
            <w:sz w:val="20"/>
            <w:szCs w:val="20"/>
            <w:lang w:val="en-US"/>
            <w:rPrChange w:id="7941" w:author="Airat Shigapov" w:date="2021-10-27T23:08:00Z">
              <w:rPr>
                <w:rFonts w:ascii="Consolas" w:hAnsi="Consolas" w:cs="Consolas"/>
                <w:color w:val="0000FF"/>
                <w:sz w:val="19"/>
                <w:szCs w:val="19"/>
              </w:rPr>
            </w:rPrChange>
          </w:rPr>
          <w:t>if</w:t>
        </w:r>
        <w:r w:rsidRPr="008C09BE">
          <w:rPr>
            <w:rFonts w:ascii="Times New Roman" w:hAnsi="Times New Roman" w:cs="Times New Roman"/>
            <w:sz w:val="20"/>
            <w:szCs w:val="20"/>
            <w:lang w:val="en-US"/>
            <w:rPrChange w:id="7942" w:author="Airat Shigapov" w:date="2021-10-27T23:08:00Z">
              <w:rPr>
                <w:rFonts w:ascii="Consolas" w:hAnsi="Consolas" w:cs="Consolas"/>
                <w:color w:val="000000"/>
                <w:sz w:val="19"/>
                <w:szCs w:val="19"/>
              </w:rPr>
            </w:rPrChange>
          </w:rPr>
          <w:t>(</w:t>
        </w:r>
        <w:proofErr w:type="spellStart"/>
        <w:proofErr w:type="gramEnd"/>
        <w:r w:rsidRPr="008C09BE">
          <w:rPr>
            <w:rFonts w:ascii="Times New Roman" w:hAnsi="Times New Roman" w:cs="Times New Roman"/>
            <w:sz w:val="20"/>
            <w:szCs w:val="20"/>
            <w:lang w:val="en-US"/>
            <w:rPrChange w:id="7943" w:author="Airat Shigapov" w:date="2021-10-27T23:08:00Z">
              <w:rPr>
                <w:rFonts w:ascii="Consolas" w:hAnsi="Consolas" w:cs="Consolas"/>
                <w:color w:val="000000"/>
                <w:sz w:val="19"/>
                <w:szCs w:val="19"/>
              </w:rPr>
            </w:rPrChange>
          </w:rPr>
          <w:t>filePaths</w:t>
        </w:r>
        <w:proofErr w:type="spellEnd"/>
        <w:r w:rsidRPr="008C09BE">
          <w:rPr>
            <w:rFonts w:ascii="Times New Roman" w:hAnsi="Times New Roman" w:cs="Times New Roman"/>
            <w:sz w:val="20"/>
            <w:szCs w:val="20"/>
            <w:lang w:val="en-US"/>
            <w:rPrChange w:id="7944" w:author="Airat Shigapov" w:date="2021-10-27T23:08:00Z">
              <w:rPr>
                <w:rFonts w:ascii="Consolas" w:hAnsi="Consolas" w:cs="Consolas"/>
                <w:color w:val="000000"/>
                <w:sz w:val="19"/>
                <w:szCs w:val="19"/>
              </w:rPr>
            </w:rPrChange>
          </w:rPr>
          <w:t xml:space="preserve"> != </w:t>
        </w:r>
        <w:r w:rsidRPr="008C09BE">
          <w:rPr>
            <w:rFonts w:ascii="Times New Roman" w:hAnsi="Times New Roman" w:cs="Times New Roman"/>
            <w:sz w:val="20"/>
            <w:szCs w:val="20"/>
            <w:lang w:val="en-US"/>
            <w:rPrChange w:id="7945" w:author="Airat Shigapov" w:date="2021-10-27T23:08:00Z">
              <w:rPr>
                <w:rFonts w:ascii="Consolas" w:hAnsi="Consolas" w:cs="Consolas"/>
                <w:color w:val="0000FF"/>
                <w:sz w:val="19"/>
                <w:szCs w:val="19"/>
              </w:rPr>
            </w:rPrChange>
          </w:rPr>
          <w:t>null</w:t>
        </w:r>
        <w:r w:rsidRPr="008C09BE">
          <w:rPr>
            <w:rFonts w:ascii="Times New Roman" w:hAnsi="Times New Roman" w:cs="Times New Roman"/>
            <w:sz w:val="20"/>
            <w:szCs w:val="20"/>
            <w:lang w:val="en-US"/>
            <w:rPrChange w:id="7946" w:author="Airat Shigapov" w:date="2021-10-27T23:08:00Z">
              <w:rPr>
                <w:rFonts w:ascii="Consolas" w:hAnsi="Consolas" w:cs="Consolas"/>
                <w:color w:val="000000"/>
                <w:sz w:val="19"/>
                <w:szCs w:val="19"/>
              </w:rPr>
            </w:rPrChange>
          </w:rPr>
          <w:t>)</w:t>
        </w:r>
      </w:ins>
    </w:p>
    <w:p w14:paraId="1635A4DE" w14:textId="77777777" w:rsidR="001118C1" w:rsidRPr="008C09BE" w:rsidRDefault="001118C1" w:rsidP="001118C1">
      <w:pPr>
        <w:autoSpaceDE w:val="0"/>
        <w:autoSpaceDN w:val="0"/>
        <w:adjustRightInd w:val="0"/>
        <w:spacing w:after="0" w:line="240" w:lineRule="auto"/>
        <w:rPr>
          <w:ins w:id="7947" w:author="Airat Shigapov" w:date="2021-10-27T23:04:00Z"/>
          <w:rFonts w:ascii="Times New Roman" w:hAnsi="Times New Roman" w:cs="Times New Roman"/>
          <w:sz w:val="20"/>
          <w:szCs w:val="20"/>
          <w:lang w:val="en-US"/>
          <w:rPrChange w:id="7948" w:author="Airat Shigapov" w:date="2021-10-27T23:08:00Z">
            <w:rPr>
              <w:ins w:id="7949" w:author="Airat Shigapov" w:date="2021-10-27T23:04:00Z"/>
              <w:rFonts w:ascii="Consolas" w:hAnsi="Consolas" w:cs="Consolas"/>
              <w:color w:val="000000"/>
              <w:sz w:val="19"/>
              <w:szCs w:val="19"/>
            </w:rPr>
          </w:rPrChange>
        </w:rPr>
      </w:pPr>
      <w:ins w:id="7950" w:author="Airat Shigapov" w:date="2021-10-27T23:04:00Z">
        <w:r w:rsidRPr="008C09BE">
          <w:rPr>
            <w:rFonts w:ascii="Times New Roman" w:hAnsi="Times New Roman" w:cs="Times New Roman"/>
            <w:sz w:val="20"/>
            <w:szCs w:val="20"/>
            <w:lang w:val="en-US"/>
            <w:rPrChange w:id="7951" w:author="Airat Shigapov" w:date="2021-10-27T23:08:00Z">
              <w:rPr>
                <w:rFonts w:ascii="Consolas" w:hAnsi="Consolas" w:cs="Consolas"/>
                <w:color w:val="000000"/>
                <w:sz w:val="19"/>
                <w:szCs w:val="19"/>
              </w:rPr>
            </w:rPrChange>
          </w:rPr>
          <w:t xml:space="preserve">                    {</w:t>
        </w:r>
      </w:ins>
    </w:p>
    <w:p w14:paraId="23029B1D" w14:textId="77777777" w:rsidR="001118C1" w:rsidRPr="008C09BE" w:rsidRDefault="001118C1" w:rsidP="001118C1">
      <w:pPr>
        <w:autoSpaceDE w:val="0"/>
        <w:autoSpaceDN w:val="0"/>
        <w:adjustRightInd w:val="0"/>
        <w:spacing w:after="0" w:line="240" w:lineRule="auto"/>
        <w:rPr>
          <w:ins w:id="7952" w:author="Airat Shigapov" w:date="2021-10-27T23:04:00Z"/>
          <w:rFonts w:ascii="Times New Roman" w:hAnsi="Times New Roman" w:cs="Times New Roman"/>
          <w:sz w:val="20"/>
          <w:szCs w:val="20"/>
          <w:lang w:val="en-US"/>
          <w:rPrChange w:id="7953" w:author="Airat Shigapov" w:date="2021-10-27T23:08:00Z">
            <w:rPr>
              <w:ins w:id="7954" w:author="Airat Shigapov" w:date="2021-10-27T23:04:00Z"/>
              <w:rFonts w:ascii="Consolas" w:hAnsi="Consolas" w:cs="Consolas"/>
              <w:color w:val="000000"/>
              <w:sz w:val="19"/>
              <w:szCs w:val="19"/>
            </w:rPr>
          </w:rPrChange>
        </w:rPr>
      </w:pPr>
      <w:ins w:id="7955" w:author="Airat Shigapov" w:date="2021-10-27T23:04:00Z">
        <w:r w:rsidRPr="008C09BE">
          <w:rPr>
            <w:rFonts w:ascii="Times New Roman" w:hAnsi="Times New Roman" w:cs="Times New Roman"/>
            <w:sz w:val="20"/>
            <w:szCs w:val="20"/>
            <w:lang w:val="en-US"/>
            <w:rPrChange w:id="7956" w:author="Airat Shigapov" w:date="2021-10-27T23:08:00Z">
              <w:rPr>
                <w:rFonts w:ascii="Consolas" w:hAnsi="Consolas" w:cs="Consolas"/>
                <w:color w:val="000000"/>
                <w:sz w:val="19"/>
                <w:szCs w:val="19"/>
              </w:rPr>
            </w:rPrChange>
          </w:rPr>
          <w:t xml:space="preserve">                        </w:t>
        </w:r>
        <w:proofErr w:type="spellStart"/>
        <w:r w:rsidRPr="008C09BE">
          <w:rPr>
            <w:rFonts w:ascii="Times New Roman" w:hAnsi="Times New Roman" w:cs="Times New Roman"/>
            <w:sz w:val="20"/>
            <w:szCs w:val="20"/>
            <w:lang w:val="en-US"/>
            <w:rPrChange w:id="7957" w:author="Airat Shigapov" w:date="2021-10-27T23:08:00Z">
              <w:rPr>
                <w:rFonts w:ascii="Consolas" w:hAnsi="Consolas" w:cs="Consolas"/>
                <w:color w:val="000000"/>
                <w:sz w:val="19"/>
                <w:szCs w:val="19"/>
              </w:rPr>
            </w:rPrChange>
          </w:rPr>
          <w:t>ImageLoad</w:t>
        </w:r>
        <w:proofErr w:type="spellEnd"/>
        <w:r w:rsidRPr="008C09BE">
          <w:rPr>
            <w:rFonts w:ascii="Times New Roman" w:hAnsi="Times New Roman" w:cs="Times New Roman"/>
            <w:sz w:val="20"/>
            <w:szCs w:val="20"/>
            <w:lang w:val="en-US"/>
            <w:rPrChange w:id="7958" w:author="Airat Shigapov" w:date="2021-10-27T23:08:00Z">
              <w:rPr>
                <w:rFonts w:ascii="Consolas" w:hAnsi="Consolas" w:cs="Consolas"/>
                <w:color w:val="000000"/>
                <w:sz w:val="19"/>
                <w:szCs w:val="19"/>
              </w:rPr>
            </w:rPrChange>
          </w:rPr>
          <w:t>(</w:t>
        </w:r>
        <w:proofErr w:type="spellStart"/>
        <w:r w:rsidRPr="008C09BE">
          <w:rPr>
            <w:rFonts w:ascii="Times New Roman" w:hAnsi="Times New Roman" w:cs="Times New Roman"/>
            <w:sz w:val="20"/>
            <w:szCs w:val="20"/>
            <w:lang w:val="en-US"/>
            <w:rPrChange w:id="7959" w:author="Airat Shigapov" w:date="2021-10-27T23:08:00Z">
              <w:rPr>
                <w:rFonts w:ascii="Consolas" w:hAnsi="Consolas" w:cs="Consolas"/>
                <w:color w:val="000000"/>
                <w:sz w:val="19"/>
                <w:szCs w:val="19"/>
              </w:rPr>
            </w:rPrChange>
          </w:rPr>
          <w:t>goodValue</w:t>
        </w:r>
        <w:proofErr w:type="spellEnd"/>
        <w:r w:rsidRPr="008C09BE">
          <w:rPr>
            <w:rFonts w:ascii="Times New Roman" w:hAnsi="Times New Roman" w:cs="Times New Roman"/>
            <w:sz w:val="20"/>
            <w:szCs w:val="20"/>
            <w:lang w:val="en-US"/>
            <w:rPrChange w:id="7960" w:author="Airat Shigapov" w:date="2021-10-27T23:08:00Z">
              <w:rPr>
                <w:rFonts w:ascii="Consolas" w:hAnsi="Consolas" w:cs="Consolas"/>
                <w:color w:val="000000"/>
                <w:sz w:val="19"/>
                <w:szCs w:val="19"/>
              </w:rPr>
            </w:rPrChange>
          </w:rPr>
          <w:t>);</w:t>
        </w:r>
      </w:ins>
    </w:p>
    <w:p w14:paraId="36055F6F" w14:textId="77777777" w:rsidR="001118C1" w:rsidRPr="008C09BE" w:rsidRDefault="001118C1" w:rsidP="001118C1">
      <w:pPr>
        <w:autoSpaceDE w:val="0"/>
        <w:autoSpaceDN w:val="0"/>
        <w:adjustRightInd w:val="0"/>
        <w:spacing w:after="0" w:line="240" w:lineRule="auto"/>
        <w:rPr>
          <w:ins w:id="7961" w:author="Airat Shigapov" w:date="2021-10-27T23:04:00Z"/>
          <w:rFonts w:ascii="Times New Roman" w:hAnsi="Times New Roman" w:cs="Times New Roman"/>
          <w:sz w:val="20"/>
          <w:szCs w:val="20"/>
          <w:lang w:val="en-US"/>
          <w:rPrChange w:id="7962" w:author="Airat Shigapov" w:date="2021-10-27T23:08:00Z">
            <w:rPr>
              <w:ins w:id="7963" w:author="Airat Shigapov" w:date="2021-10-27T23:04:00Z"/>
              <w:rFonts w:ascii="Consolas" w:hAnsi="Consolas" w:cs="Consolas"/>
              <w:color w:val="000000"/>
              <w:sz w:val="19"/>
              <w:szCs w:val="19"/>
            </w:rPr>
          </w:rPrChange>
        </w:rPr>
      </w:pPr>
      <w:ins w:id="7964" w:author="Airat Shigapov" w:date="2021-10-27T23:04:00Z">
        <w:r w:rsidRPr="008C09BE">
          <w:rPr>
            <w:rFonts w:ascii="Times New Roman" w:hAnsi="Times New Roman" w:cs="Times New Roman"/>
            <w:sz w:val="20"/>
            <w:szCs w:val="20"/>
            <w:lang w:val="en-US"/>
            <w:rPrChange w:id="7965" w:author="Airat Shigapov" w:date="2021-10-27T23:08:00Z">
              <w:rPr>
                <w:rFonts w:ascii="Consolas" w:hAnsi="Consolas" w:cs="Consolas"/>
                <w:color w:val="000000"/>
                <w:sz w:val="19"/>
                <w:szCs w:val="19"/>
              </w:rPr>
            </w:rPrChange>
          </w:rPr>
          <w:t xml:space="preserve">                    }</w:t>
        </w:r>
      </w:ins>
    </w:p>
    <w:p w14:paraId="072AEC23" w14:textId="77777777" w:rsidR="001118C1" w:rsidRPr="008C09BE" w:rsidRDefault="001118C1" w:rsidP="001118C1">
      <w:pPr>
        <w:autoSpaceDE w:val="0"/>
        <w:autoSpaceDN w:val="0"/>
        <w:adjustRightInd w:val="0"/>
        <w:spacing w:after="0" w:line="240" w:lineRule="auto"/>
        <w:rPr>
          <w:ins w:id="7966" w:author="Airat Shigapov" w:date="2021-10-27T23:04:00Z"/>
          <w:rFonts w:ascii="Times New Roman" w:hAnsi="Times New Roman" w:cs="Times New Roman"/>
          <w:sz w:val="20"/>
          <w:szCs w:val="20"/>
          <w:lang w:val="en-US"/>
          <w:rPrChange w:id="7967" w:author="Airat Shigapov" w:date="2021-10-27T23:08:00Z">
            <w:rPr>
              <w:ins w:id="7968" w:author="Airat Shigapov" w:date="2021-10-27T23:04:00Z"/>
              <w:rFonts w:ascii="Consolas" w:hAnsi="Consolas" w:cs="Consolas"/>
              <w:color w:val="000000"/>
              <w:sz w:val="19"/>
              <w:szCs w:val="19"/>
            </w:rPr>
          </w:rPrChange>
        </w:rPr>
      </w:pPr>
    </w:p>
    <w:p w14:paraId="14B1A0C8" w14:textId="77777777" w:rsidR="001118C1" w:rsidRPr="008C09BE" w:rsidRDefault="001118C1" w:rsidP="001118C1">
      <w:pPr>
        <w:autoSpaceDE w:val="0"/>
        <w:autoSpaceDN w:val="0"/>
        <w:adjustRightInd w:val="0"/>
        <w:spacing w:after="0" w:line="240" w:lineRule="auto"/>
        <w:rPr>
          <w:ins w:id="7969" w:author="Airat Shigapov" w:date="2021-10-27T23:04:00Z"/>
          <w:rFonts w:ascii="Times New Roman" w:hAnsi="Times New Roman" w:cs="Times New Roman"/>
          <w:sz w:val="20"/>
          <w:szCs w:val="20"/>
          <w:lang w:val="en-US"/>
          <w:rPrChange w:id="7970" w:author="Airat Shigapov" w:date="2021-10-27T23:08:00Z">
            <w:rPr>
              <w:ins w:id="7971" w:author="Airat Shigapov" w:date="2021-10-27T23:04:00Z"/>
              <w:rFonts w:ascii="Consolas" w:hAnsi="Consolas" w:cs="Consolas"/>
              <w:color w:val="000000"/>
              <w:sz w:val="19"/>
              <w:szCs w:val="19"/>
            </w:rPr>
          </w:rPrChange>
        </w:rPr>
      </w:pPr>
      <w:ins w:id="7972" w:author="Airat Shigapov" w:date="2021-10-27T23:04:00Z">
        <w:r w:rsidRPr="008C09BE">
          <w:rPr>
            <w:rFonts w:ascii="Times New Roman" w:hAnsi="Times New Roman" w:cs="Times New Roman"/>
            <w:sz w:val="20"/>
            <w:szCs w:val="20"/>
            <w:lang w:val="en-US"/>
            <w:rPrChange w:id="7973"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7974" w:author="Airat Shigapov" w:date="2021-10-27T23:08:00Z">
              <w:rPr>
                <w:rFonts w:ascii="Consolas" w:hAnsi="Consolas" w:cs="Consolas"/>
                <w:color w:val="0000FF"/>
                <w:sz w:val="19"/>
                <w:szCs w:val="19"/>
              </w:rPr>
            </w:rPrChange>
          </w:rPr>
          <w:t>if</w:t>
        </w:r>
        <w:r w:rsidRPr="008C09BE">
          <w:rPr>
            <w:rFonts w:ascii="Times New Roman" w:hAnsi="Times New Roman" w:cs="Times New Roman"/>
            <w:sz w:val="20"/>
            <w:szCs w:val="20"/>
            <w:lang w:val="en-US"/>
            <w:rPrChange w:id="7975" w:author="Airat Shigapov" w:date="2021-10-27T23:08:00Z">
              <w:rPr>
                <w:rFonts w:ascii="Consolas" w:hAnsi="Consolas" w:cs="Consolas"/>
                <w:color w:val="000000"/>
                <w:sz w:val="19"/>
                <w:szCs w:val="19"/>
              </w:rPr>
            </w:rPrChange>
          </w:rPr>
          <w:t xml:space="preserve"> (</w:t>
        </w:r>
        <w:proofErr w:type="spellStart"/>
        <w:r w:rsidRPr="008C09BE">
          <w:rPr>
            <w:rFonts w:ascii="Times New Roman" w:hAnsi="Times New Roman" w:cs="Times New Roman"/>
            <w:sz w:val="20"/>
            <w:szCs w:val="20"/>
            <w:lang w:val="en-US"/>
            <w:rPrChange w:id="7976" w:author="Airat Shigapov" w:date="2021-10-27T23:08:00Z">
              <w:rPr>
                <w:rFonts w:ascii="Consolas" w:hAnsi="Consolas" w:cs="Consolas"/>
                <w:color w:val="000000"/>
                <w:sz w:val="19"/>
                <w:szCs w:val="19"/>
              </w:rPr>
            </w:rPrChange>
          </w:rPr>
          <w:t>goodValue</w:t>
        </w:r>
        <w:proofErr w:type="spellEnd"/>
        <w:r w:rsidRPr="008C09BE">
          <w:rPr>
            <w:rFonts w:ascii="Times New Roman" w:hAnsi="Times New Roman" w:cs="Times New Roman"/>
            <w:sz w:val="20"/>
            <w:szCs w:val="20"/>
            <w:lang w:val="en-US"/>
            <w:rPrChange w:id="7977" w:author="Airat Shigapov" w:date="2021-10-27T23:08:00Z">
              <w:rPr>
                <w:rFonts w:ascii="Consolas" w:hAnsi="Consolas" w:cs="Consolas"/>
                <w:color w:val="000000"/>
                <w:sz w:val="19"/>
                <w:szCs w:val="19"/>
              </w:rPr>
            </w:rPrChange>
          </w:rPr>
          <w:t xml:space="preserve"> == </w:t>
        </w:r>
        <w:r w:rsidRPr="008C09BE">
          <w:rPr>
            <w:rFonts w:ascii="Times New Roman" w:hAnsi="Times New Roman" w:cs="Times New Roman"/>
            <w:sz w:val="20"/>
            <w:szCs w:val="20"/>
            <w:lang w:val="en-US"/>
            <w:rPrChange w:id="7978" w:author="Airat Shigapov" w:date="2021-10-27T23:08:00Z">
              <w:rPr>
                <w:rFonts w:ascii="Consolas" w:hAnsi="Consolas" w:cs="Consolas"/>
                <w:color w:val="0000FF"/>
                <w:sz w:val="19"/>
                <w:szCs w:val="19"/>
              </w:rPr>
            </w:rPrChange>
          </w:rPr>
          <w:t>null</w:t>
        </w:r>
        <w:r w:rsidRPr="008C09BE">
          <w:rPr>
            <w:rFonts w:ascii="Times New Roman" w:hAnsi="Times New Roman" w:cs="Times New Roman"/>
            <w:sz w:val="20"/>
            <w:szCs w:val="20"/>
            <w:lang w:val="en-US"/>
            <w:rPrChange w:id="7979" w:author="Airat Shigapov" w:date="2021-10-27T23:08:00Z">
              <w:rPr>
                <w:rFonts w:ascii="Consolas" w:hAnsi="Consolas" w:cs="Consolas"/>
                <w:color w:val="000000"/>
                <w:sz w:val="19"/>
                <w:szCs w:val="19"/>
              </w:rPr>
            </w:rPrChange>
          </w:rPr>
          <w:t>)</w:t>
        </w:r>
      </w:ins>
    </w:p>
    <w:p w14:paraId="7D71D69E" w14:textId="77777777" w:rsidR="001118C1" w:rsidRPr="008C09BE" w:rsidRDefault="001118C1" w:rsidP="001118C1">
      <w:pPr>
        <w:autoSpaceDE w:val="0"/>
        <w:autoSpaceDN w:val="0"/>
        <w:adjustRightInd w:val="0"/>
        <w:spacing w:after="0" w:line="240" w:lineRule="auto"/>
        <w:rPr>
          <w:ins w:id="7980" w:author="Airat Shigapov" w:date="2021-10-27T23:04:00Z"/>
          <w:rFonts w:ascii="Times New Roman" w:hAnsi="Times New Roman" w:cs="Times New Roman"/>
          <w:sz w:val="20"/>
          <w:szCs w:val="20"/>
          <w:lang w:val="en-US"/>
          <w:rPrChange w:id="7981" w:author="Airat Shigapov" w:date="2021-10-27T23:08:00Z">
            <w:rPr>
              <w:ins w:id="7982" w:author="Airat Shigapov" w:date="2021-10-27T23:04:00Z"/>
              <w:rFonts w:ascii="Consolas" w:hAnsi="Consolas" w:cs="Consolas"/>
              <w:color w:val="000000"/>
              <w:sz w:val="19"/>
              <w:szCs w:val="19"/>
            </w:rPr>
          </w:rPrChange>
        </w:rPr>
      </w:pPr>
      <w:ins w:id="7983" w:author="Airat Shigapov" w:date="2021-10-27T23:04:00Z">
        <w:r w:rsidRPr="008C09BE">
          <w:rPr>
            <w:rFonts w:ascii="Times New Roman" w:hAnsi="Times New Roman" w:cs="Times New Roman"/>
            <w:sz w:val="20"/>
            <w:szCs w:val="20"/>
            <w:lang w:val="en-US"/>
            <w:rPrChange w:id="7984" w:author="Airat Shigapov" w:date="2021-10-27T23:08:00Z">
              <w:rPr>
                <w:rFonts w:ascii="Consolas" w:hAnsi="Consolas" w:cs="Consolas"/>
                <w:color w:val="000000"/>
                <w:sz w:val="19"/>
                <w:szCs w:val="19"/>
              </w:rPr>
            </w:rPrChange>
          </w:rPr>
          <w:t xml:space="preserve">                    {</w:t>
        </w:r>
      </w:ins>
    </w:p>
    <w:p w14:paraId="134373EC" w14:textId="77777777" w:rsidR="001118C1" w:rsidRPr="008C09BE" w:rsidRDefault="001118C1" w:rsidP="001118C1">
      <w:pPr>
        <w:autoSpaceDE w:val="0"/>
        <w:autoSpaceDN w:val="0"/>
        <w:adjustRightInd w:val="0"/>
        <w:spacing w:after="0" w:line="240" w:lineRule="auto"/>
        <w:rPr>
          <w:ins w:id="7985" w:author="Airat Shigapov" w:date="2021-10-27T23:04:00Z"/>
          <w:rFonts w:ascii="Times New Roman" w:hAnsi="Times New Roman" w:cs="Times New Roman"/>
          <w:sz w:val="20"/>
          <w:szCs w:val="20"/>
          <w:lang w:val="en-US"/>
          <w:rPrChange w:id="7986" w:author="Airat Shigapov" w:date="2021-10-27T23:08:00Z">
            <w:rPr>
              <w:ins w:id="7987" w:author="Airat Shigapov" w:date="2021-10-27T23:04:00Z"/>
              <w:rFonts w:ascii="Consolas" w:hAnsi="Consolas" w:cs="Consolas"/>
              <w:color w:val="000000"/>
              <w:sz w:val="19"/>
              <w:szCs w:val="19"/>
            </w:rPr>
          </w:rPrChange>
        </w:rPr>
      </w:pPr>
      <w:ins w:id="7988" w:author="Airat Shigapov" w:date="2021-10-27T23:04:00Z">
        <w:r w:rsidRPr="008C09BE">
          <w:rPr>
            <w:rFonts w:ascii="Times New Roman" w:hAnsi="Times New Roman" w:cs="Times New Roman"/>
            <w:sz w:val="20"/>
            <w:szCs w:val="20"/>
            <w:lang w:val="en-US"/>
            <w:rPrChange w:id="7989" w:author="Airat Shigapov" w:date="2021-10-27T23:08:00Z">
              <w:rPr>
                <w:rFonts w:ascii="Consolas" w:hAnsi="Consolas" w:cs="Consolas"/>
                <w:color w:val="000000"/>
                <w:sz w:val="19"/>
                <w:szCs w:val="19"/>
              </w:rPr>
            </w:rPrChange>
          </w:rPr>
          <w:t xml:space="preserve">                        </w:t>
        </w:r>
        <w:proofErr w:type="spellStart"/>
        <w:proofErr w:type="gramStart"/>
        <w:r w:rsidRPr="008C09BE">
          <w:rPr>
            <w:rFonts w:ascii="Times New Roman" w:hAnsi="Times New Roman" w:cs="Times New Roman"/>
            <w:sz w:val="20"/>
            <w:szCs w:val="20"/>
            <w:lang w:val="en-US"/>
            <w:rPrChange w:id="7990" w:author="Airat Shigapov" w:date="2021-10-27T23:08:00Z">
              <w:rPr>
                <w:rFonts w:ascii="Consolas" w:hAnsi="Consolas" w:cs="Consolas"/>
                <w:color w:val="000000"/>
                <w:sz w:val="19"/>
                <w:szCs w:val="19"/>
              </w:rPr>
            </w:rPrChange>
          </w:rPr>
          <w:t>MainWindow.carShopEntities.Goods.Add</w:t>
        </w:r>
        <w:proofErr w:type="spellEnd"/>
        <w:proofErr w:type="gramEnd"/>
        <w:r w:rsidRPr="008C09BE">
          <w:rPr>
            <w:rFonts w:ascii="Times New Roman" w:hAnsi="Times New Roman" w:cs="Times New Roman"/>
            <w:sz w:val="20"/>
            <w:szCs w:val="20"/>
            <w:lang w:val="en-US"/>
            <w:rPrChange w:id="7991" w:author="Airat Shigapov" w:date="2021-10-27T23:08:00Z">
              <w:rPr>
                <w:rFonts w:ascii="Consolas" w:hAnsi="Consolas" w:cs="Consolas"/>
                <w:color w:val="000000"/>
                <w:sz w:val="19"/>
                <w:szCs w:val="19"/>
              </w:rPr>
            </w:rPrChange>
          </w:rPr>
          <w:t>(</w:t>
        </w:r>
        <w:proofErr w:type="spellStart"/>
        <w:r w:rsidRPr="008C09BE">
          <w:rPr>
            <w:rFonts w:ascii="Times New Roman" w:hAnsi="Times New Roman" w:cs="Times New Roman"/>
            <w:sz w:val="20"/>
            <w:szCs w:val="20"/>
            <w:lang w:val="en-US"/>
            <w:rPrChange w:id="7992" w:author="Airat Shigapov" w:date="2021-10-27T23:08:00Z">
              <w:rPr>
                <w:rFonts w:ascii="Consolas" w:hAnsi="Consolas" w:cs="Consolas"/>
                <w:color w:val="000000"/>
                <w:sz w:val="19"/>
                <w:szCs w:val="19"/>
              </w:rPr>
            </w:rPrChange>
          </w:rPr>
          <w:t>goodValue</w:t>
        </w:r>
        <w:proofErr w:type="spellEnd"/>
        <w:r w:rsidRPr="008C09BE">
          <w:rPr>
            <w:rFonts w:ascii="Times New Roman" w:hAnsi="Times New Roman" w:cs="Times New Roman"/>
            <w:sz w:val="20"/>
            <w:szCs w:val="20"/>
            <w:lang w:val="en-US"/>
            <w:rPrChange w:id="7993" w:author="Airat Shigapov" w:date="2021-10-27T23:08:00Z">
              <w:rPr>
                <w:rFonts w:ascii="Consolas" w:hAnsi="Consolas" w:cs="Consolas"/>
                <w:color w:val="000000"/>
                <w:sz w:val="19"/>
                <w:szCs w:val="19"/>
              </w:rPr>
            </w:rPrChange>
          </w:rPr>
          <w:t>);</w:t>
        </w:r>
      </w:ins>
    </w:p>
    <w:p w14:paraId="1DC2D66A" w14:textId="77777777" w:rsidR="001118C1" w:rsidRPr="008C09BE" w:rsidRDefault="001118C1" w:rsidP="001118C1">
      <w:pPr>
        <w:autoSpaceDE w:val="0"/>
        <w:autoSpaceDN w:val="0"/>
        <w:adjustRightInd w:val="0"/>
        <w:spacing w:after="0" w:line="240" w:lineRule="auto"/>
        <w:rPr>
          <w:ins w:id="7994" w:author="Airat Shigapov" w:date="2021-10-27T23:04:00Z"/>
          <w:rFonts w:ascii="Times New Roman" w:hAnsi="Times New Roman" w:cs="Times New Roman"/>
          <w:sz w:val="20"/>
          <w:szCs w:val="20"/>
          <w:lang w:val="en-US"/>
          <w:rPrChange w:id="7995" w:author="Airat Shigapov" w:date="2021-10-27T23:08:00Z">
            <w:rPr>
              <w:ins w:id="7996" w:author="Airat Shigapov" w:date="2021-10-27T23:04:00Z"/>
              <w:rFonts w:ascii="Consolas" w:hAnsi="Consolas" w:cs="Consolas"/>
              <w:color w:val="000000"/>
              <w:sz w:val="19"/>
              <w:szCs w:val="19"/>
            </w:rPr>
          </w:rPrChange>
        </w:rPr>
      </w:pPr>
      <w:ins w:id="7997" w:author="Airat Shigapov" w:date="2021-10-27T23:04:00Z">
        <w:r w:rsidRPr="008C09BE">
          <w:rPr>
            <w:rFonts w:ascii="Times New Roman" w:hAnsi="Times New Roman" w:cs="Times New Roman"/>
            <w:sz w:val="20"/>
            <w:szCs w:val="20"/>
            <w:lang w:val="en-US"/>
            <w:rPrChange w:id="7998" w:author="Airat Shigapov" w:date="2021-10-27T23:08:00Z">
              <w:rPr>
                <w:rFonts w:ascii="Consolas" w:hAnsi="Consolas" w:cs="Consolas"/>
                <w:color w:val="000000"/>
                <w:sz w:val="19"/>
                <w:szCs w:val="19"/>
              </w:rPr>
            </w:rPrChange>
          </w:rPr>
          <w:t xml:space="preserve">                    }</w:t>
        </w:r>
      </w:ins>
    </w:p>
    <w:p w14:paraId="56A86464" w14:textId="77777777" w:rsidR="001118C1" w:rsidRPr="008C09BE" w:rsidRDefault="001118C1" w:rsidP="001118C1">
      <w:pPr>
        <w:autoSpaceDE w:val="0"/>
        <w:autoSpaceDN w:val="0"/>
        <w:adjustRightInd w:val="0"/>
        <w:spacing w:after="0" w:line="240" w:lineRule="auto"/>
        <w:rPr>
          <w:ins w:id="7999" w:author="Airat Shigapov" w:date="2021-10-27T23:04:00Z"/>
          <w:rFonts w:ascii="Times New Roman" w:hAnsi="Times New Roman" w:cs="Times New Roman"/>
          <w:sz w:val="20"/>
          <w:szCs w:val="20"/>
          <w:lang w:val="en-US"/>
          <w:rPrChange w:id="8000" w:author="Airat Shigapov" w:date="2021-10-27T23:08:00Z">
            <w:rPr>
              <w:ins w:id="8001" w:author="Airat Shigapov" w:date="2021-10-27T23:04:00Z"/>
              <w:rFonts w:ascii="Consolas" w:hAnsi="Consolas" w:cs="Consolas"/>
              <w:color w:val="000000"/>
              <w:sz w:val="19"/>
              <w:szCs w:val="19"/>
            </w:rPr>
          </w:rPrChange>
        </w:rPr>
      </w:pPr>
    </w:p>
    <w:p w14:paraId="15203FE6" w14:textId="77777777" w:rsidR="001118C1" w:rsidRPr="008C09BE" w:rsidRDefault="001118C1" w:rsidP="001118C1">
      <w:pPr>
        <w:autoSpaceDE w:val="0"/>
        <w:autoSpaceDN w:val="0"/>
        <w:adjustRightInd w:val="0"/>
        <w:spacing w:after="0" w:line="240" w:lineRule="auto"/>
        <w:rPr>
          <w:ins w:id="8002" w:author="Airat Shigapov" w:date="2021-10-27T23:04:00Z"/>
          <w:rFonts w:ascii="Times New Roman" w:hAnsi="Times New Roman" w:cs="Times New Roman"/>
          <w:sz w:val="20"/>
          <w:szCs w:val="20"/>
          <w:lang w:val="en-US"/>
          <w:rPrChange w:id="8003" w:author="Airat Shigapov" w:date="2021-10-27T23:08:00Z">
            <w:rPr>
              <w:ins w:id="8004" w:author="Airat Shigapov" w:date="2021-10-27T23:04:00Z"/>
              <w:rFonts w:ascii="Consolas" w:hAnsi="Consolas" w:cs="Consolas"/>
              <w:color w:val="000000"/>
              <w:sz w:val="19"/>
              <w:szCs w:val="19"/>
            </w:rPr>
          </w:rPrChange>
        </w:rPr>
      </w:pPr>
      <w:ins w:id="8005" w:author="Airat Shigapov" w:date="2021-10-27T23:04:00Z">
        <w:r w:rsidRPr="008C09BE">
          <w:rPr>
            <w:rFonts w:ascii="Times New Roman" w:hAnsi="Times New Roman" w:cs="Times New Roman"/>
            <w:sz w:val="20"/>
            <w:szCs w:val="20"/>
            <w:lang w:val="en-US"/>
            <w:rPrChange w:id="8006" w:author="Airat Shigapov" w:date="2021-10-27T23:08:00Z">
              <w:rPr>
                <w:rFonts w:ascii="Consolas" w:hAnsi="Consolas" w:cs="Consolas"/>
                <w:color w:val="000000"/>
                <w:sz w:val="19"/>
                <w:szCs w:val="19"/>
              </w:rPr>
            </w:rPrChange>
          </w:rPr>
          <w:t xml:space="preserve">                    </w:t>
        </w:r>
        <w:proofErr w:type="spellStart"/>
        <w:proofErr w:type="gramStart"/>
        <w:r w:rsidRPr="008C09BE">
          <w:rPr>
            <w:rFonts w:ascii="Times New Roman" w:hAnsi="Times New Roman" w:cs="Times New Roman"/>
            <w:sz w:val="20"/>
            <w:szCs w:val="20"/>
            <w:lang w:val="en-US"/>
            <w:rPrChange w:id="8007" w:author="Airat Shigapov" w:date="2021-10-27T23:08:00Z">
              <w:rPr>
                <w:rFonts w:ascii="Consolas" w:hAnsi="Consolas" w:cs="Consolas"/>
                <w:color w:val="000000"/>
                <w:sz w:val="19"/>
                <w:szCs w:val="19"/>
              </w:rPr>
            </w:rPrChange>
          </w:rPr>
          <w:t>MainWindow.carShopEntities.SaveChanges</w:t>
        </w:r>
        <w:proofErr w:type="spellEnd"/>
        <w:proofErr w:type="gramEnd"/>
        <w:r w:rsidRPr="008C09BE">
          <w:rPr>
            <w:rFonts w:ascii="Times New Roman" w:hAnsi="Times New Roman" w:cs="Times New Roman"/>
            <w:sz w:val="20"/>
            <w:szCs w:val="20"/>
            <w:lang w:val="en-US"/>
            <w:rPrChange w:id="8008" w:author="Airat Shigapov" w:date="2021-10-27T23:08:00Z">
              <w:rPr>
                <w:rFonts w:ascii="Consolas" w:hAnsi="Consolas" w:cs="Consolas"/>
                <w:color w:val="000000"/>
                <w:sz w:val="19"/>
                <w:szCs w:val="19"/>
              </w:rPr>
            </w:rPrChange>
          </w:rPr>
          <w:t>();</w:t>
        </w:r>
      </w:ins>
    </w:p>
    <w:p w14:paraId="11401FCB" w14:textId="77777777" w:rsidR="001118C1" w:rsidRPr="008C09BE" w:rsidRDefault="001118C1" w:rsidP="001118C1">
      <w:pPr>
        <w:autoSpaceDE w:val="0"/>
        <w:autoSpaceDN w:val="0"/>
        <w:adjustRightInd w:val="0"/>
        <w:spacing w:after="0" w:line="240" w:lineRule="auto"/>
        <w:rPr>
          <w:ins w:id="8009" w:author="Airat Shigapov" w:date="2021-10-27T23:04:00Z"/>
          <w:rFonts w:ascii="Times New Roman" w:hAnsi="Times New Roman" w:cs="Times New Roman"/>
          <w:sz w:val="20"/>
          <w:szCs w:val="20"/>
          <w:lang w:val="en-US"/>
          <w:rPrChange w:id="8010" w:author="Airat Shigapov" w:date="2021-10-27T23:08:00Z">
            <w:rPr>
              <w:ins w:id="8011" w:author="Airat Shigapov" w:date="2021-10-27T23:04:00Z"/>
              <w:rFonts w:ascii="Consolas" w:hAnsi="Consolas" w:cs="Consolas"/>
              <w:color w:val="000000"/>
              <w:sz w:val="19"/>
              <w:szCs w:val="19"/>
            </w:rPr>
          </w:rPrChange>
        </w:rPr>
      </w:pPr>
    </w:p>
    <w:p w14:paraId="64105BED" w14:textId="77777777" w:rsidR="001118C1" w:rsidRPr="008C09BE" w:rsidRDefault="001118C1" w:rsidP="001118C1">
      <w:pPr>
        <w:autoSpaceDE w:val="0"/>
        <w:autoSpaceDN w:val="0"/>
        <w:adjustRightInd w:val="0"/>
        <w:spacing w:after="0" w:line="240" w:lineRule="auto"/>
        <w:rPr>
          <w:ins w:id="8012" w:author="Airat Shigapov" w:date="2021-10-27T23:04:00Z"/>
          <w:rFonts w:ascii="Times New Roman" w:hAnsi="Times New Roman" w:cs="Times New Roman"/>
          <w:sz w:val="20"/>
          <w:szCs w:val="20"/>
          <w:lang w:val="en-US"/>
          <w:rPrChange w:id="8013" w:author="Airat Shigapov" w:date="2021-10-27T23:08:00Z">
            <w:rPr>
              <w:ins w:id="8014" w:author="Airat Shigapov" w:date="2021-10-27T23:04:00Z"/>
              <w:rFonts w:ascii="Consolas" w:hAnsi="Consolas" w:cs="Consolas"/>
              <w:color w:val="000000"/>
              <w:sz w:val="19"/>
              <w:szCs w:val="19"/>
            </w:rPr>
          </w:rPrChange>
        </w:rPr>
      </w:pPr>
    </w:p>
    <w:p w14:paraId="62A3813E" w14:textId="77777777" w:rsidR="001118C1" w:rsidRPr="008C09BE" w:rsidRDefault="001118C1" w:rsidP="001118C1">
      <w:pPr>
        <w:autoSpaceDE w:val="0"/>
        <w:autoSpaceDN w:val="0"/>
        <w:adjustRightInd w:val="0"/>
        <w:spacing w:after="0" w:line="240" w:lineRule="auto"/>
        <w:rPr>
          <w:ins w:id="8015" w:author="Airat Shigapov" w:date="2021-10-27T23:04:00Z"/>
          <w:rFonts w:ascii="Times New Roman" w:hAnsi="Times New Roman" w:cs="Times New Roman"/>
          <w:sz w:val="20"/>
          <w:szCs w:val="20"/>
          <w:lang w:val="en-US"/>
          <w:rPrChange w:id="8016" w:author="Airat Shigapov" w:date="2021-10-27T23:08:00Z">
            <w:rPr>
              <w:ins w:id="8017" w:author="Airat Shigapov" w:date="2021-10-27T23:04:00Z"/>
              <w:rFonts w:ascii="Consolas" w:hAnsi="Consolas" w:cs="Consolas"/>
              <w:color w:val="000000"/>
              <w:sz w:val="19"/>
              <w:szCs w:val="19"/>
            </w:rPr>
          </w:rPrChange>
        </w:rPr>
      </w:pPr>
      <w:ins w:id="8018" w:author="Airat Shigapov" w:date="2021-10-27T23:04:00Z">
        <w:r w:rsidRPr="008C09BE">
          <w:rPr>
            <w:rFonts w:ascii="Times New Roman" w:hAnsi="Times New Roman" w:cs="Times New Roman"/>
            <w:sz w:val="20"/>
            <w:szCs w:val="20"/>
            <w:lang w:val="en-US"/>
            <w:rPrChange w:id="8019" w:author="Airat Shigapov" w:date="2021-10-27T23:08:00Z">
              <w:rPr>
                <w:rFonts w:ascii="Consolas" w:hAnsi="Consolas" w:cs="Consolas"/>
                <w:color w:val="000000"/>
                <w:sz w:val="19"/>
                <w:szCs w:val="19"/>
              </w:rPr>
            </w:rPrChange>
          </w:rPr>
          <w:t xml:space="preserve">                    </w:t>
        </w:r>
        <w:proofErr w:type="spellStart"/>
        <w:proofErr w:type="gramStart"/>
        <w:r w:rsidRPr="008C09BE">
          <w:rPr>
            <w:rFonts w:ascii="Times New Roman" w:hAnsi="Times New Roman" w:cs="Times New Roman"/>
            <w:sz w:val="20"/>
            <w:szCs w:val="20"/>
            <w:lang w:val="en-US"/>
            <w:rPrChange w:id="8020" w:author="Airat Shigapov" w:date="2021-10-27T23:08:00Z">
              <w:rPr>
                <w:rFonts w:ascii="Consolas" w:hAnsi="Consolas" w:cs="Consolas"/>
                <w:color w:val="0000FF"/>
                <w:sz w:val="19"/>
                <w:szCs w:val="19"/>
              </w:rPr>
            </w:rPrChange>
          </w:rPr>
          <w:t>this</w:t>
        </w:r>
        <w:r w:rsidRPr="008C09BE">
          <w:rPr>
            <w:rFonts w:ascii="Times New Roman" w:hAnsi="Times New Roman" w:cs="Times New Roman"/>
            <w:sz w:val="20"/>
            <w:szCs w:val="20"/>
            <w:lang w:val="en-US"/>
            <w:rPrChange w:id="8021" w:author="Airat Shigapov" w:date="2021-10-27T23:08:00Z">
              <w:rPr>
                <w:rFonts w:ascii="Consolas" w:hAnsi="Consolas" w:cs="Consolas"/>
                <w:color w:val="000000"/>
                <w:sz w:val="19"/>
                <w:szCs w:val="19"/>
              </w:rPr>
            </w:rPrChange>
          </w:rPr>
          <w:t>.NavigationService.GoBack</w:t>
        </w:r>
        <w:proofErr w:type="spellEnd"/>
        <w:proofErr w:type="gramEnd"/>
        <w:r w:rsidRPr="008C09BE">
          <w:rPr>
            <w:rFonts w:ascii="Times New Roman" w:hAnsi="Times New Roman" w:cs="Times New Roman"/>
            <w:sz w:val="20"/>
            <w:szCs w:val="20"/>
            <w:lang w:val="en-US"/>
            <w:rPrChange w:id="8022" w:author="Airat Shigapov" w:date="2021-10-27T23:08:00Z">
              <w:rPr>
                <w:rFonts w:ascii="Consolas" w:hAnsi="Consolas" w:cs="Consolas"/>
                <w:color w:val="000000"/>
                <w:sz w:val="19"/>
                <w:szCs w:val="19"/>
              </w:rPr>
            </w:rPrChange>
          </w:rPr>
          <w:t>();</w:t>
        </w:r>
      </w:ins>
    </w:p>
    <w:p w14:paraId="35A201D0" w14:textId="77777777" w:rsidR="001118C1" w:rsidRPr="008C09BE" w:rsidRDefault="001118C1" w:rsidP="001118C1">
      <w:pPr>
        <w:autoSpaceDE w:val="0"/>
        <w:autoSpaceDN w:val="0"/>
        <w:adjustRightInd w:val="0"/>
        <w:spacing w:after="0" w:line="240" w:lineRule="auto"/>
        <w:rPr>
          <w:ins w:id="8023" w:author="Airat Shigapov" w:date="2021-10-27T23:04:00Z"/>
          <w:rFonts w:ascii="Times New Roman" w:hAnsi="Times New Roman" w:cs="Times New Roman"/>
          <w:sz w:val="20"/>
          <w:szCs w:val="20"/>
          <w:lang w:val="en-US"/>
          <w:rPrChange w:id="8024" w:author="Airat Shigapov" w:date="2021-10-27T23:08:00Z">
            <w:rPr>
              <w:ins w:id="8025" w:author="Airat Shigapov" w:date="2021-10-27T23:04:00Z"/>
              <w:rFonts w:ascii="Consolas" w:hAnsi="Consolas" w:cs="Consolas"/>
              <w:color w:val="000000"/>
              <w:sz w:val="19"/>
              <w:szCs w:val="19"/>
            </w:rPr>
          </w:rPrChange>
        </w:rPr>
      </w:pPr>
      <w:ins w:id="8026" w:author="Airat Shigapov" w:date="2021-10-27T23:04:00Z">
        <w:r w:rsidRPr="008C09BE">
          <w:rPr>
            <w:rFonts w:ascii="Times New Roman" w:hAnsi="Times New Roman" w:cs="Times New Roman"/>
            <w:sz w:val="20"/>
            <w:szCs w:val="20"/>
            <w:lang w:val="en-US"/>
            <w:rPrChange w:id="8027" w:author="Airat Shigapov" w:date="2021-10-27T23:08:00Z">
              <w:rPr>
                <w:rFonts w:ascii="Consolas" w:hAnsi="Consolas" w:cs="Consolas"/>
                <w:color w:val="000000"/>
                <w:sz w:val="19"/>
                <w:szCs w:val="19"/>
              </w:rPr>
            </w:rPrChange>
          </w:rPr>
          <w:t xml:space="preserve">                }</w:t>
        </w:r>
      </w:ins>
    </w:p>
    <w:p w14:paraId="232C5DAF" w14:textId="77777777" w:rsidR="001118C1" w:rsidRPr="008C09BE" w:rsidRDefault="001118C1" w:rsidP="001118C1">
      <w:pPr>
        <w:autoSpaceDE w:val="0"/>
        <w:autoSpaceDN w:val="0"/>
        <w:adjustRightInd w:val="0"/>
        <w:spacing w:after="0" w:line="240" w:lineRule="auto"/>
        <w:rPr>
          <w:ins w:id="8028" w:author="Airat Shigapov" w:date="2021-10-27T23:04:00Z"/>
          <w:rFonts w:ascii="Times New Roman" w:hAnsi="Times New Roman" w:cs="Times New Roman"/>
          <w:sz w:val="20"/>
          <w:szCs w:val="20"/>
          <w:lang w:val="en-US"/>
          <w:rPrChange w:id="8029" w:author="Airat Shigapov" w:date="2021-10-27T23:08:00Z">
            <w:rPr>
              <w:ins w:id="8030" w:author="Airat Shigapov" w:date="2021-10-27T23:04:00Z"/>
              <w:rFonts w:ascii="Consolas" w:hAnsi="Consolas" w:cs="Consolas"/>
              <w:color w:val="000000"/>
              <w:sz w:val="19"/>
              <w:szCs w:val="19"/>
            </w:rPr>
          </w:rPrChange>
        </w:rPr>
      </w:pPr>
      <w:ins w:id="8031" w:author="Airat Shigapov" w:date="2021-10-27T23:04:00Z">
        <w:r w:rsidRPr="008C09BE">
          <w:rPr>
            <w:rFonts w:ascii="Times New Roman" w:hAnsi="Times New Roman" w:cs="Times New Roman"/>
            <w:sz w:val="20"/>
            <w:szCs w:val="20"/>
            <w:lang w:val="en-US"/>
            <w:rPrChange w:id="8032"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8033" w:author="Airat Shigapov" w:date="2021-10-27T23:08:00Z">
              <w:rPr>
                <w:rFonts w:ascii="Consolas" w:hAnsi="Consolas" w:cs="Consolas"/>
                <w:color w:val="0000FF"/>
                <w:sz w:val="19"/>
                <w:szCs w:val="19"/>
              </w:rPr>
            </w:rPrChange>
          </w:rPr>
          <w:t>else</w:t>
        </w:r>
      </w:ins>
    </w:p>
    <w:p w14:paraId="7812C33C" w14:textId="77777777" w:rsidR="001118C1" w:rsidRPr="008C09BE" w:rsidRDefault="001118C1" w:rsidP="001118C1">
      <w:pPr>
        <w:autoSpaceDE w:val="0"/>
        <w:autoSpaceDN w:val="0"/>
        <w:adjustRightInd w:val="0"/>
        <w:spacing w:after="0" w:line="240" w:lineRule="auto"/>
        <w:rPr>
          <w:ins w:id="8034" w:author="Airat Shigapov" w:date="2021-10-27T23:04:00Z"/>
          <w:rFonts w:ascii="Times New Roman" w:hAnsi="Times New Roman" w:cs="Times New Roman"/>
          <w:sz w:val="20"/>
          <w:szCs w:val="20"/>
          <w:lang w:val="en-US"/>
          <w:rPrChange w:id="8035" w:author="Airat Shigapov" w:date="2021-10-27T23:08:00Z">
            <w:rPr>
              <w:ins w:id="8036" w:author="Airat Shigapov" w:date="2021-10-27T23:04:00Z"/>
              <w:rFonts w:ascii="Consolas" w:hAnsi="Consolas" w:cs="Consolas"/>
              <w:color w:val="000000"/>
              <w:sz w:val="19"/>
              <w:szCs w:val="19"/>
            </w:rPr>
          </w:rPrChange>
        </w:rPr>
      </w:pPr>
      <w:ins w:id="8037" w:author="Airat Shigapov" w:date="2021-10-27T23:04:00Z">
        <w:r w:rsidRPr="008C09BE">
          <w:rPr>
            <w:rFonts w:ascii="Times New Roman" w:hAnsi="Times New Roman" w:cs="Times New Roman"/>
            <w:sz w:val="20"/>
            <w:szCs w:val="20"/>
            <w:lang w:val="en-US"/>
            <w:rPrChange w:id="8038" w:author="Airat Shigapov" w:date="2021-10-27T23:08:00Z">
              <w:rPr>
                <w:rFonts w:ascii="Consolas" w:hAnsi="Consolas" w:cs="Consolas"/>
                <w:color w:val="000000"/>
                <w:sz w:val="19"/>
                <w:szCs w:val="19"/>
              </w:rPr>
            </w:rPrChange>
          </w:rPr>
          <w:t xml:space="preserve">                {</w:t>
        </w:r>
      </w:ins>
    </w:p>
    <w:p w14:paraId="02D8CBA3" w14:textId="77777777" w:rsidR="001118C1" w:rsidRPr="008C09BE" w:rsidRDefault="001118C1" w:rsidP="001118C1">
      <w:pPr>
        <w:autoSpaceDE w:val="0"/>
        <w:autoSpaceDN w:val="0"/>
        <w:adjustRightInd w:val="0"/>
        <w:spacing w:after="0" w:line="240" w:lineRule="auto"/>
        <w:rPr>
          <w:ins w:id="8039" w:author="Airat Shigapov" w:date="2021-10-27T23:04:00Z"/>
          <w:rFonts w:ascii="Times New Roman" w:hAnsi="Times New Roman" w:cs="Times New Roman"/>
          <w:sz w:val="20"/>
          <w:szCs w:val="20"/>
          <w:lang w:val="en-US"/>
          <w:rPrChange w:id="8040" w:author="Airat Shigapov" w:date="2021-10-27T23:08:00Z">
            <w:rPr>
              <w:ins w:id="8041" w:author="Airat Shigapov" w:date="2021-10-27T23:04:00Z"/>
              <w:rFonts w:ascii="Consolas" w:hAnsi="Consolas" w:cs="Consolas"/>
              <w:color w:val="000000"/>
              <w:sz w:val="19"/>
              <w:szCs w:val="19"/>
            </w:rPr>
          </w:rPrChange>
        </w:rPr>
      </w:pPr>
      <w:ins w:id="8042" w:author="Airat Shigapov" w:date="2021-10-27T23:04:00Z">
        <w:r w:rsidRPr="008C09BE">
          <w:rPr>
            <w:rFonts w:ascii="Times New Roman" w:hAnsi="Times New Roman" w:cs="Times New Roman"/>
            <w:sz w:val="20"/>
            <w:szCs w:val="20"/>
            <w:lang w:val="en-US"/>
            <w:rPrChange w:id="8043" w:author="Airat Shigapov" w:date="2021-10-27T23:08:00Z">
              <w:rPr>
                <w:rFonts w:ascii="Consolas" w:hAnsi="Consolas" w:cs="Consolas"/>
                <w:color w:val="000000"/>
                <w:sz w:val="19"/>
                <w:szCs w:val="19"/>
              </w:rPr>
            </w:rPrChange>
          </w:rPr>
          <w:t xml:space="preserve">                    </w:t>
        </w:r>
        <w:proofErr w:type="spellStart"/>
        <w:r w:rsidRPr="008C09BE">
          <w:rPr>
            <w:rFonts w:ascii="Times New Roman" w:hAnsi="Times New Roman" w:cs="Times New Roman"/>
            <w:sz w:val="20"/>
            <w:szCs w:val="20"/>
            <w:lang w:val="en-US"/>
            <w:rPrChange w:id="8044" w:author="Airat Shigapov" w:date="2021-10-27T23:08:00Z">
              <w:rPr>
                <w:rFonts w:ascii="Consolas" w:hAnsi="Consolas" w:cs="Consolas"/>
                <w:color w:val="000000"/>
                <w:sz w:val="19"/>
                <w:szCs w:val="19"/>
              </w:rPr>
            </w:rPrChange>
          </w:rPr>
          <w:t>WarImage.Visibility</w:t>
        </w:r>
        <w:proofErr w:type="spellEnd"/>
        <w:r w:rsidRPr="008C09BE">
          <w:rPr>
            <w:rFonts w:ascii="Times New Roman" w:hAnsi="Times New Roman" w:cs="Times New Roman"/>
            <w:sz w:val="20"/>
            <w:szCs w:val="20"/>
            <w:lang w:val="en-US"/>
            <w:rPrChange w:id="8045" w:author="Airat Shigapov" w:date="2021-10-27T23:08:00Z">
              <w:rPr>
                <w:rFonts w:ascii="Consolas" w:hAnsi="Consolas" w:cs="Consolas"/>
                <w:color w:val="000000"/>
                <w:sz w:val="19"/>
                <w:szCs w:val="19"/>
              </w:rPr>
            </w:rPrChange>
          </w:rPr>
          <w:t xml:space="preserve"> = </w:t>
        </w:r>
        <w:proofErr w:type="spellStart"/>
        <w:r w:rsidRPr="008C09BE">
          <w:rPr>
            <w:rFonts w:ascii="Times New Roman" w:hAnsi="Times New Roman" w:cs="Times New Roman"/>
            <w:sz w:val="20"/>
            <w:szCs w:val="20"/>
            <w:lang w:val="en-US"/>
            <w:rPrChange w:id="8046" w:author="Airat Shigapov" w:date="2021-10-27T23:08:00Z">
              <w:rPr>
                <w:rFonts w:ascii="Consolas" w:hAnsi="Consolas" w:cs="Consolas"/>
                <w:color w:val="000000"/>
                <w:sz w:val="19"/>
                <w:szCs w:val="19"/>
              </w:rPr>
            </w:rPrChange>
          </w:rPr>
          <w:t>Visibility.Visible</w:t>
        </w:r>
        <w:proofErr w:type="spellEnd"/>
        <w:r w:rsidRPr="008C09BE">
          <w:rPr>
            <w:rFonts w:ascii="Times New Roman" w:hAnsi="Times New Roman" w:cs="Times New Roman"/>
            <w:sz w:val="20"/>
            <w:szCs w:val="20"/>
            <w:lang w:val="en-US"/>
            <w:rPrChange w:id="8047" w:author="Airat Shigapov" w:date="2021-10-27T23:08:00Z">
              <w:rPr>
                <w:rFonts w:ascii="Consolas" w:hAnsi="Consolas" w:cs="Consolas"/>
                <w:color w:val="000000"/>
                <w:sz w:val="19"/>
                <w:szCs w:val="19"/>
              </w:rPr>
            </w:rPrChange>
          </w:rPr>
          <w:t>;</w:t>
        </w:r>
      </w:ins>
    </w:p>
    <w:p w14:paraId="5208E2FD" w14:textId="77777777" w:rsidR="001118C1" w:rsidRPr="008C09BE" w:rsidRDefault="001118C1" w:rsidP="001118C1">
      <w:pPr>
        <w:autoSpaceDE w:val="0"/>
        <w:autoSpaceDN w:val="0"/>
        <w:adjustRightInd w:val="0"/>
        <w:spacing w:after="0" w:line="240" w:lineRule="auto"/>
        <w:rPr>
          <w:ins w:id="8048" w:author="Airat Shigapov" w:date="2021-10-27T23:04:00Z"/>
          <w:rFonts w:ascii="Times New Roman" w:hAnsi="Times New Roman" w:cs="Times New Roman"/>
          <w:sz w:val="20"/>
          <w:szCs w:val="20"/>
          <w:rPrChange w:id="8049" w:author="Airat Shigapov" w:date="2021-10-27T23:08:00Z">
            <w:rPr>
              <w:ins w:id="8050" w:author="Airat Shigapov" w:date="2021-10-27T23:04:00Z"/>
              <w:rFonts w:ascii="Consolas" w:hAnsi="Consolas" w:cs="Consolas"/>
              <w:color w:val="000000"/>
              <w:sz w:val="19"/>
              <w:szCs w:val="19"/>
            </w:rPr>
          </w:rPrChange>
        </w:rPr>
      </w:pPr>
      <w:ins w:id="8051" w:author="Airat Shigapov" w:date="2021-10-27T23:04:00Z">
        <w:r w:rsidRPr="008C09BE">
          <w:rPr>
            <w:rFonts w:ascii="Times New Roman" w:hAnsi="Times New Roman" w:cs="Times New Roman"/>
            <w:sz w:val="20"/>
            <w:szCs w:val="20"/>
            <w:lang w:val="en-US"/>
            <w:rPrChange w:id="8052"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rPrChange w:id="8053" w:author="Airat Shigapov" w:date="2021-10-27T23:08:00Z">
              <w:rPr>
                <w:rFonts w:ascii="Consolas" w:hAnsi="Consolas" w:cs="Consolas"/>
                <w:color w:val="000000"/>
                <w:sz w:val="19"/>
                <w:szCs w:val="19"/>
              </w:rPr>
            </w:rPrChange>
          </w:rPr>
          <w:t>}</w:t>
        </w:r>
      </w:ins>
    </w:p>
    <w:p w14:paraId="39F8D549" w14:textId="77777777" w:rsidR="001118C1" w:rsidRPr="008C09BE" w:rsidRDefault="001118C1" w:rsidP="001118C1">
      <w:pPr>
        <w:autoSpaceDE w:val="0"/>
        <w:autoSpaceDN w:val="0"/>
        <w:adjustRightInd w:val="0"/>
        <w:spacing w:after="0" w:line="240" w:lineRule="auto"/>
        <w:rPr>
          <w:ins w:id="8054" w:author="Airat Shigapov" w:date="2021-10-27T23:04:00Z"/>
          <w:rFonts w:ascii="Times New Roman" w:hAnsi="Times New Roman" w:cs="Times New Roman"/>
          <w:sz w:val="20"/>
          <w:szCs w:val="20"/>
          <w:rPrChange w:id="8055" w:author="Airat Shigapov" w:date="2021-10-27T23:08:00Z">
            <w:rPr>
              <w:ins w:id="8056" w:author="Airat Shigapov" w:date="2021-10-27T23:04:00Z"/>
              <w:rFonts w:ascii="Consolas" w:hAnsi="Consolas" w:cs="Consolas"/>
              <w:color w:val="000000"/>
              <w:sz w:val="19"/>
              <w:szCs w:val="19"/>
            </w:rPr>
          </w:rPrChange>
        </w:rPr>
      </w:pPr>
      <w:ins w:id="8057" w:author="Airat Shigapov" w:date="2021-10-27T23:04:00Z">
        <w:r w:rsidRPr="008C09BE">
          <w:rPr>
            <w:rFonts w:ascii="Times New Roman" w:hAnsi="Times New Roman" w:cs="Times New Roman"/>
            <w:sz w:val="20"/>
            <w:szCs w:val="20"/>
            <w:rPrChange w:id="8058" w:author="Airat Shigapov" w:date="2021-10-27T23:08:00Z">
              <w:rPr>
                <w:rFonts w:ascii="Consolas" w:hAnsi="Consolas" w:cs="Consolas"/>
                <w:color w:val="000000"/>
                <w:sz w:val="19"/>
                <w:szCs w:val="19"/>
              </w:rPr>
            </w:rPrChange>
          </w:rPr>
          <w:t xml:space="preserve">            }</w:t>
        </w:r>
      </w:ins>
    </w:p>
    <w:p w14:paraId="1A1B260B" w14:textId="77777777" w:rsidR="001118C1" w:rsidRPr="008C09BE" w:rsidRDefault="001118C1" w:rsidP="001118C1">
      <w:pPr>
        <w:autoSpaceDE w:val="0"/>
        <w:autoSpaceDN w:val="0"/>
        <w:adjustRightInd w:val="0"/>
        <w:spacing w:after="0" w:line="240" w:lineRule="auto"/>
        <w:rPr>
          <w:ins w:id="8059" w:author="Airat Shigapov" w:date="2021-10-27T23:04:00Z"/>
          <w:rFonts w:ascii="Times New Roman" w:hAnsi="Times New Roman" w:cs="Times New Roman"/>
          <w:sz w:val="20"/>
          <w:szCs w:val="20"/>
          <w:rPrChange w:id="8060" w:author="Airat Shigapov" w:date="2021-10-27T23:08:00Z">
            <w:rPr>
              <w:ins w:id="8061" w:author="Airat Shigapov" w:date="2021-10-27T23:04:00Z"/>
              <w:rFonts w:ascii="Consolas" w:hAnsi="Consolas" w:cs="Consolas"/>
              <w:color w:val="000000"/>
              <w:sz w:val="19"/>
              <w:szCs w:val="19"/>
            </w:rPr>
          </w:rPrChange>
        </w:rPr>
      </w:pPr>
      <w:ins w:id="8062" w:author="Airat Shigapov" w:date="2021-10-27T23:04:00Z">
        <w:r w:rsidRPr="008C09BE">
          <w:rPr>
            <w:rFonts w:ascii="Times New Roman" w:hAnsi="Times New Roman" w:cs="Times New Roman"/>
            <w:sz w:val="20"/>
            <w:szCs w:val="20"/>
            <w:rPrChange w:id="8063" w:author="Airat Shigapov" w:date="2021-10-27T23:08:00Z">
              <w:rPr>
                <w:rFonts w:ascii="Consolas" w:hAnsi="Consolas" w:cs="Consolas"/>
                <w:color w:val="000000"/>
                <w:sz w:val="19"/>
                <w:szCs w:val="19"/>
              </w:rPr>
            </w:rPrChange>
          </w:rPr>
          <w:t xml:space="preserve">            </w:t>
        </w:r>
        <w:proofErr w:type="spellStart"/>
        <w:r w:rsidRPr="008C09BE">
          <w:rPr>
            <w:rFonts w:ascii="Times New Roman" w:hAnsi="Times New Roman" w:cs="Times New Roman"/>
            <w:sz w:val="20"/>
            <w:szCs w:val="20"/>
            <w:rPrChange w:id="8064" w:author="Airat Shigapov" w:date="2021-10-27T23:08:00Z">
              <w:rPr>
                <w:rFonts w:ascii="Consolas" w:hAnsi="Consolas" w:cs="Consolas"/>
                <w:color w:val="0000FF"/>
                <w:sz w:val="19"/>
                <w:szCs w:val="19"/>
              </w:rPr>
            </w:rPrChange>
          </w:rPr>
          <w:t>else</w:t>
        </w:r>
        <w:proofErr w:type="spellEnd"/>
      </w:ins>
    </w:p>
    <w:p w14:paraId="1E8F2347" w14:textId="77777777" w:rsidR="001118C1" w:rsidRPr="008C09BE" w:rsidRDefault="001118C1" w:rsidP="001118C1">
      <w:pPr>
        <w:autoSpaceDE w:val="0"/>
        <w:autoSpaceDN w:val="0"/>
        <w:adjustRightInd w:val="0"/>
        <w:spacing w:after="0" w:line="240" w:lineRule="auto"/>
        <w:rPr>
          <w:ins w:id="8065" w:author="Airat Shigapov" w:date="2021-10-27T23:04:00Z"/>
          <w:rFonts w:ascii="Times New Roman" w:hAnsi="Times New Roman" w:cs="Times New Roman"/>
          <w:sz w:val="20"/>
          <w:szCs w:val="20"/>
          <w:rPrChange w:id="8066" w:author="Airat Shigapov" w:date="2021-10-27T23:08:00Z">
            <w:rPr>
              <w:ins w:id="8067" w:author="Airat Shigapov" w:date="2021-10-27T23:04:00Z"/>
              <w:rFonts w:ascii="Consolas" w:hAnsi="Consolas" w:cs="Consolas"/>
              <w:color w:val="000000"/>
              <w:sz w:val="19"/>
              <w:szCs w:val="19"/>
            </w:rPr>
          </w:rPrChange>
        </w:rPr>
      </w:pPr>
      <w:ins w:id="8068" w:author="Airat Shigapov" w:date="2021-10-27T23:04:00Z">
        <w:r w:rsidRPr="008C09BE">
          <w:rPr>
            <w:rFonts w:ascii="Times New Roman" w:hAnsi="Times New Roman" w:cs="Times New Roman"/>
            <w:sz w:val="20"/>
            <w:szCs w:val="20"/>
            <w:rPrChange w:id="8069" w:author="Airat Shigapov" w:date="2021-10-27T23:08:00Z">
              <w:rPr>
                <w:rFonts w:ascii="Consolas" w:hAnsi="Consolas" w:cs="Consolas"/>
                <w:color w:val="000000"/>
                <w:sz w:val="19"/>
                <w:szCs w:val="19"/>
              </w:rPr>
            </w:rPrChange>
          </w:rPr>
          <w:t xml:space="preserve">            {</w:t>
        </w:r>
      </w:ins>
    </w:p>
    <w:p w14:paraId="744925DE" w14:textId="77777777" w:rsidR="001118C1" w:rsidRPr="008C09BE" w:rsidRDefault="001118C1" w:rsidP="001118C1">
      <w:pPr>
        <w:autoSpaceDE w:val="0"/>
        <w:autoSpaceDN w:val="0"/>
        <w:adjustRightInd w:val="0"/>
        <w:spacing w:after="0" w:line="240" w:lineRule="auto"/>
        <w:rPr>
          <w:ins w:id="8070" w:author="Airat Shigapov" w:date="2021-10-27T23:04:00Z"/>
          <w:rFonts w:ascii="Times New Roman" w:hAnsi="Times New Roman" w:cs="Times New Roman"/>
          <w:sz w:val="20"/>
          <w:szCs w:val="20"/>
          <w:rPrChange w:id="8071" w:author="Airat Shigapov" w:date="2021-10-27T23:08:00Z">
            <w:rPr>
              <w:ins w:id="8072" w:author="Airat Shigapov" w:date="2021-10-27T23:04:00Z"/>
              <w:rFonts w:ascii="Consolas" w:hAnsi="Consolas" w:cs="Consolas"/>
              <w:color w:val="000000"/>
              <w:sz w:val="19"/>
              <w:szCs w:val="19"/>
            </w:rPr>
          </w:rPrChange>
        </w:rPr>
      </w:pPr>
      <w:ins w:id="8073" w:author="Airat Shigapov" w:date="2021-10-27T23:04:00Z">
        <w:r w:rsidRPr="008C09BE">
          <w:rPr>
            <w:rFonts w:ascii="Times New Roman" w:hAnsi="Times New Roman" w:cs="Times New Roman"/>
            <w:sz w:val="20"/>
            <w:szCs w:val="20"/>
            <w:rPrChange w:id="8074" w:author="Airat Shigapov" w:date="2021-10-27T23:08:00Z">
              <w:rPr>
                <w:rFonts w:ascii="Consolas" w:hAnsi="Consolas" w:cs="Consolas"/>
                <w:color w:val="000000"/>
                <w:sz w:val="19"/>
                <w:szCs w:val="19"/>
              </w:rPr>
            </w:rPrChange>
          </w:rPr>
          <w:t xml:space="preserve">                </w:t>
        </w:r>
        <w:proofErr w:type="spellStart"/>
        <w:r w:rsidRPr="008C09BE">
          <w:rPr>
            <w:rFonts w:ascii="Times New Roman" w:hAnsi="Times New Roman" w:cs="Times New Roman"/>
            <w:sz w:val="20"/>
            <w:szCs w:val="20"/>
            <w:rPrChange w:id="8075" w:author="Airat Shigapov" w:date="2021-10-27T23:08:00Z">
              <w:rPr>
                <w:rFonts w:ascii="Consolas" w:hAnsi="Consolas" w:cs="Consolas"/>
                <w:color w:val="000000"/>
                <w:sz w:val="19"/>
                <w:szCs w:val="19"/>
              </w:rPr>
            </w:rPrChange>
          </w:rPr>
          <w:t>MessageBox.Show</w:t>
        </w:r>
        <w:proofErr w:type="spellEnd"/>
        <w:r w:rsidRPr="008C09BE">
          <w:rPr>
            <w:rFonts w:ascii="Times New Roman" w:hAnsi="Times New Roman" w:cs="Times New Roman"/>
            <w:sz w:val="20"/>
            <w:szCs w:val="20"/>
            <w:rPrChange w:id="8076" w:author="Airat Shigapov" w:date="2021-10-27T23:08:00Z">
              <w:rPr>
                <w:rFonts w:ascii="Consolas" w:hAnsi="Consolas" w:cs="Consolas"/>
                <w:color w:val="000000"/>
                <w:sz w:val="19"/>
                <w:szCs w:val="19"/>
              </w:rPr>
            </w:rPrChange>
          </w:rPr>
          <w:t>(</w:t>
        </w:r>
        <w:r w:rsidRPr="008C09BE">
          <w:rPr>
            <w:rFonts w:ascii="Times New Roman" w:hAnsi="Times New Roman" w:cs="Times New Roman"/>
            <w:sz w:val="20"/>
            <w:szCs w:val="20"/>
            <w:rPrChange w:id="8077" w:author="Airat Shigapov" w:date="2021-10-27T23:08:00Z">
              <w:rPr>
                <w:rFonts w:ascii="Consolas" w:hAnsi="Consolas" w:cs="Consolas"/>
                <w:color w:val="A31515"/>
                <w:sz w:val="19"/>
                <w:szCs w:val="19"/>
              </w:rPr>
            </w:rPrChange>
          </w:rPr>
          <w:t>"Заполните все поля"</w:t>
        </w:r>
        <w:r w:rsidRPr="008C09BE">
          <w:rPr>
            <w:rFonts w:ascii="Times New Roman" w:hAnsi="Times New Roman" w:cs="Times New Roman"/>
            <w:sz w:val="20"/>
            <w:szCs w:val="20"/>
            <w:rPrChange w:id="8078" w:author="Airat Shigapov" w:date="2021-10-27T23:08:00Z">
              <w:rPr>
                <w:rFonts w:ascii="Consolas" w:hAnsi="Consolas" w:cs="Consolas"/>
                <w:color w:val="000000"/>
                <w:sz w:val="19"/>
                <w:szCs w:val="19"/>
              </w:rPr>
            </w:rPrChange>
          </w:rPr>
          <w:t>);</w:t>
        </w:r>
      </w:ins>
    </w:p>
    <w:p w14:paraId="353EB600" w14:textId="77777777" w:rsidR="001118C1" w:rsidRPr="008C09BE" w:rsidRDefault="001118C1" w:rsidP="001118C1">
      <w:pPr>
        <w:autoSpaceDE w:val="0"/>
        <w:autoSpaceDN w:val="0"/>
        <w:adjustRightInd w:val="0"/>
        <w:spacing w:after="0" w:line="240" w:lineRule="auto"/>
        <w:rPr>
          <w:ins w:id="8079" w:author="Airat Shigapov" w:date="2021-10-27T23:04:00Z"/>
          <w:rFonts w:ascii="Times New Roman" w:hAnsi="Times New Roman" w:cs="Times New Roman"/>
          <w:sz w:val="20"/>
          <w:szCs w:val="20"/>
          <w:lang w:val="en-US"/>
          <w:rPrChange w:id="8080" w:author="Airat Shigapov" w:date="2021-10-27T23:08:00Z">
            <w:rPr>
              <w:ins w:id="8081" w:author="Airat Shigapov" w:date="2021-10-27T23:04:00Z"/>
              <w:rFonts w:ascii="Consolas" w:hAnsi="Consolas" w:cs="Consolas"/>
              <w:color w:val="000000"/>
              <w:sz w:val="19"/>
              <w:szCs w:val="19"/>
            </w:rPr>
          </w:rPrChange>
        </w:rPr>
      </w:pPr>
      <w:ins w:id="8082" w:author="Airat Shigapov" w:date="2021-10-27T23:04:00Z">
        <w:r w:rsidRPr="008C09BE">
          <w:rPr>
            <w:rFonts w:ascii="Times New Roman" w:hAnsi="Times New Roman" w:cs="Times New Roman"/>
            <w:sz w:val="20"/>
            <w:szCs w:val="20"/>
            <w:rPrChange w:id="8083"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8084" w:author="Airat Shigapov" w:date="2021-10-27T23:08:00Z">
              <w:rPr>
                <w:rFonts w:ascii="Consolas" w:hAnsi="Consolas" w:cs="Consolas"/>
                <w:color w:val="000000"/>
                <w:sz w:val="19"/>
                <w:szCs w:val="19"/>
              </w:rPr>
            </w:rPrChange>
          </w:rPr>
          <w:t>}</w:t>
        </w:r>
      </w:ins>
    </w:p>
    <w:p w14:paraId="41D8FDAF" w14:textId="77777777" w:rsidR="001118C1" w:rsidRPr="008C09BE" w:rsidRDefault="001118C1" w:rsidP="001118C1">
      <w:pPr>
        <w:autoSpaceDE w:val="0"/>
        <w:autoSpaceDN w:val="0"/>
        <w:adjustRightInd w:val="0"/>
        <w:spacing w:after="0" w:line="240" w:lineRule="auto"/>
        <w:rPr>
          <w:ins w:id="8085" w:author="Airat Shigapov" w:date="2021-10-27T23:04:00Z"/>
          <w:rFonts w:ascii="Times New Roman" w:hAnsi="Times New Roman" w:cs="Times New Roman"/>
          <w:sz w:val="20"/>
          <w:szCs w:val="20"/>
          <w:lang w:val="en-US"/>
          <w:rPrChange w:id="8086" w:author="Airat Shigapov" w:date="2021-10-27T23:08:00Z">
            <w:rPr>
              <w:ins w:id="8087" w:author="Airat Shigapov" w:date="2021-10-27T23:04:00Z"/>
              <w:rFonts w:ascii="Consolas" w:hAnsi="Consolas" w:cs="Consolas"/>
              <w:color w:val="000000"/>
              <w:sz w:val="19"/>
              <w:szCs w:val="19"/>
            </w:rPr>
          </w:rPrChange>
        </w:rPr>
      </w:pPr>
      <w:ins w:id="8088" w:author="Airat Shigapov" w:date="2021-10-27T23:04:00Z">
        <w:r w:rsidRPr="008C09BE">
          <w:rPr>
            <w:rFonts w:ascii="Times New Roman" w:hAnsi="Times New Roman" w:cs="Times New Roman"/>
            <w:sz w:val="20"/>
            <w:szCs w:val="20"/>
            <w:lang w:val="en-US"/>
            <w:rPrChange w:id="8089" w:author="Airat Shigapov" w:date="2021-10-27T23:08:00Z">
              <w:rPr>
                <w:rFonts w:ascii="Consolas" w:hAnsi="Consolas" w:cs="Consolas"/>
                <w:color w:val="000000"/>
                <w:sz w:val="19"/>
                <w:szCs w:val="19"/>
              </w:rPr>
            </w:rPrChange>
          </w:rPr>
          <w:t xml:space="preserve">        }</w:t>
        </w:r>
      </w:ins>
    </w:p>
    <w:p w14:paraId="3C88FAB1" w14:textId="77777777" w:rsidR="001118C1" w:rsidRPr="008C09BE" w:rsidRDefault="001118C1" w:rsidP="001118C1">
      <w:pPr>
        <w:autoSpaceDE w:val="0"/>
        <w:autoSpaceDN w:val="0"/>
        <w:adjustRightInd w:val="0"/>
        <w:spacing w:after="0" w:line="240" w:lineRule="auto"/>
        <w:rPr>
          <w:ins w:id="8090" w:author="Airat Shigapov" w:date="2021-10-27T23:04:00Z"/>
          <w:rFonts w:ascii="Times New Roman" w:hAnsi="Times New Roman" w:cs="Times New Roman"/>
          <w:sz w:val="20"/>
          <w:szCs w:val="20"/>
          <w:lang w:val="en-US"/>
          <w:rPrChange w:id="8091" w:author="Airat Shigapov" w:date="2021-10-27T23:08:00Z">
            <w:rPr>
              <w:ins w:id="8092" w:author="Airat Shigapov" w:date="2021-10-27T23:04:00Z"/>
              <w:rFonts w:ascii="Consolas" w:hAnsi="Consolas" w:cs="Consolas"/>
              <w:color w:val="000000"/>
              <w:sz w:val="19"/>
              <w:szCs w:val="19"/>
            </w:rPr>
          </w:rPrChange>
        </w:rPr>
      </w:pPr>
    </w:p>
    <w:p w14:paraId="6E062327" w14:textId="77777777" w:rsidR="001118C1" w:rsidRPr="008C09BE" w:rsidRDefault="001118C1" w:rsidP="001118C1">
      <w:pPr>
        <w:autoSpaceDE w:val="0"/>
        <w:autoSpaceDN w:val="0"/>
        <w:adjustRightInd w:val="0"/>
        <w:spacing w:after="0" w:line="240" w:lineRule="auto"/>
        <w:rPr>
          <w:ins w:id="8093" w:author="Airat Shigapov" w:date="2021-10-27T23:04:00Z"/>
          <w:rFonts w:ascii="Times New Roman" w:hAnsi="Times New Roman" w:cs="Times New Roman"/>
          <w:sz w:val="20"/>
          <w:szCs w:val="20"/>
          <w:lang w:val="en-US"/>
          <w:rPrChange w:id="8094" w:author="Airat Shigapov" w:date="2021-10-27T23:08:00Z">
            <w:rPr>
              <w:ins w:id="8095" w:author="Airat Shigapov" w:date="2021-10-27T23:04:00Z"/>
              <w:rFonts w:ascii="Consolas" w:hAnsi="Consolas" w:cs="Consolas"/>
              <w:color w:val="000000"/>
              <w:sz w:val="19"/>
              <w:szCs w:val="19"/>
            </w:rPr>
          </w:rPrChange>
        </w:rPr>
      </w:pPr>
      <w:ins w:id="8096" w:author="Airat Shigapov" w:date="2021-10-27T23:04:00Z">
        <w:r w:rsidRPr="008C09BE">
          <w:rPr>
            <w:rFonts w:ascii="Times New Roman" w:hAnsi="Times New Roman" w:cs="Times New Roman"/>
            <w:sz w:val="20"/>
            <w:szCs w:val="20"/>
            <w:lang w:val="en-US"/>
            <w:rPrChange w:id="8097"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8098" w:author="Airat Shigapov" w:date="2021-10-27T23:08:00Z">
              <w:rPr>
                <w:rFonts w:ascii="Consolas" w:hAnsi="Consolas" w:cs="Consolas"/>
                <w:color w:val="0000FF"/>
                <w:sz w:val="19"/>
                <w:szCs w:val="19"/>
              </w:rPr>
            </w:rPrChange>
          </w:rPr>
          <w:t>private</w:t>
        </w:r>
        <w:r w:rsidRPr="008C09BE">
          <w:rPr>
            <w:rFonts w:ascii="Times New Roman" w:hAnsi="Times New Roman" w:cs="Times New Roman"/>
            <w:sz w:val="20"/>
            <w:szCs w:val="20"/>
            <w:lang w:val="en-US"/>
            <w:rPrChange w:id="8099"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8100" w:author="Airat Shigapov" w:date="2021-10-27T23:08:00Z">
              <w:rPr>
                <w:rFonts w:ascii="Consolas" w:hAnsi="Consolas" w:cs="Consolas"/>
                <w:color w:val="0000FF"/>
                <w:sz w:val="19"/>
                <w:szCs w:val="19"/>
              </w:rPr>
            </w:rPrChange>
          </w:rPr>
          <w:t>void</w:t>
        </w:r>
        <w:r w:rsidRPr="008C09BE">
          <w:rPr>
            <w:rFonts w:ascii="Times New Roman" w:hAnsi="Times New Roman" w:cs="Times New Roman"/>
            <w:sz w:val="20"/>
            <w:szCs w:val="20"/>
            <w:lang w:val="en-US"/>
            <w:rPrChange w:id="8101" w:author="Airat Shigapov" w:date="2021-10-27T23:08:00Z">
              <w:rPr>
                <w:rFonts w:ascii="Consolas" w:hAnsi="Consolas" w:cs="Consolas"/>
                <w:color w:val="000000"/>
                <w:sz w:val="19"/>
                <w:szCs w:val="19"/>
              </w:rPr>
            </w:rPrChange>
          </w:rPr>
          <w:t xml:space="preserve"> </w:t>
        </w:r>
        <w:proofErr w:type="spellStart"/>
        <w:r w:rsidRPr="008C09BE">
          <w:rPr>
            <w:rFonts w:ascii="Times New Roman" w:hAnsi="Times New Roman" w:cs="Times New Roman"/>
            <w:sz w:val="20"/>
            <w:szCs w:val="20"/>
            <w:lang w:val="en-US"/>
            <w:rPrChange w:id="8102" w:author="Airat Shigapov" w:date="2021-10-27T23:08:00Z">
              <w:rPr>
                <w:rFonts w:ascii="Consolas" w:hAnsi="Consolas" w:cs="Consolas"/>
                <w:color w:val="000000"/>
                <w:sz w:val="19"/>
                <w:szCs w:val="19"/>
              </w:rPr>
            </w:rPrChange>
          </w:rPr>
          <w:t>CountProductField_</w:t>
        </w:r>
        <w:proofErr w:type="gramStart"/>
        <w:r w:rsidRPr="008C09BE">
          <w:rPr>
            <w:rFonts w:ascii="Times New Roman" w:hAnsi="Times New Roman" w:cs="Times New Roman"/>
            <w:sz w:val="20"/>
            <w:szCs w:val="20"/>
            <w:lang w:val="en-US"/>
            <w:rPrChange w:id="8103" w:author="Airat Shigapov" w:date="2021-10-27T23:08:00Z">
              <w:rPr>
                <w:rFonts w:ascii="Consolas" w:hAnsi="Consolas" w:cs="Consolas"/>
                <w:color w:val="000000"/>
                <w:sz w:val="19"/>
                <w:szCs w:val="19"/>
              </w:rPr>
            </w:rPrChange>
          </w:rPr>
          <w:t>PreviewTextInput</w:t>
        </w:r>
        <w:proofErr w:type="spellEnd"/>
        <w:r w:rsidRPr="008C09BE">
          <w:rPr>
            <w:rFonts w:ascii="Times New Roman" w:hAnsi="Times New Roman" w:cs="Times New Roman"/>
            <w:sz w:val="20"/>
            <w:szCs w:val="20"/>
            <w:lang w:val="en-US"/>
            <w:rPrChange w:id="8104" w:author="Airat Shigapov" w:date="2021-10-27T23:08:00Z">
              <w:rPr>
                <w:rFonts w:ascii="Consolas" w:hAnsi="Consolas" w:cs="Consolas"/>
                <w:color w:val="000000"/>
                <w:sz w:val="19"/>
                <w:szCs w:val="19"/>
              </w:rPr>
            </w:rPrChange>
          </w:rPr>
          <w:t>(</w:t>
        </w:r>
        <w:proofErr w:type="gramEnd"/>
        <w:r w:rsidRPr="008C09BE">
          <w:rPr>
            <w:rFonts w:ascii="Times New Roman" w:hAnsi="Times New Roman" w:cs="Times New Roman"/>
            <w:sz w:val="20"/>
            <w:szCs w:val="20"/>
            <w:lang w:val="en-US"/>
            <w:rPrChange w:id="8105" w:author="Airat Shigapov" w:date="2021-10-27T23:08:00Z">
              <w:rPr>
                <w:rFonts w:ascii="Consolas" w:hAnsi="Consolas" w:cs="Consolas"/>
                <w:color w:val="0000FF"/>
                <w:sz w:val="19"/>
                <w:szCs w:val="19"/>
              </w:rPr>
            </w:rPrChange>
          </w:rPr>
          <w:t>object</w:t>
        </w:r>
        <w:r w:rsidRPr="008C09BE">
          <w:rPr>
            <w:rFonts w:ascii="Times New Roman" w:hAnsi="Times New Roman" w:cs="Times New Roman"/>
            <w:sz w:val="20"/>
            <w:szCs w:val="20"/>
            <w:lang w:val="en-US"/>
            <w:rPrChange w:id="8106" w:author="Airat Shigapov" w:date="2021-10-27T23:08:00Z">
              <w:rPr>
                <w:rFonts w:ascii="Consolas" w:hAnsi="Consolas" w:cs="Consolas"/>
                <w:color w:val="000000"/>
                <w:sz w:val="19"/>
                <w:szCs w:val="19"/>
              </w:rPr>
            </w:rPrChange>
          </w:rPr>
          <w:t xml:space="preserve"> sender, </w:t>
        </w:r>
        <w:proofErr w:type="spellStart"/>
        <w:r w:rsidRPr="008C09BE">
          <w:rPr>
            <w:rFonts w:ascii="Times New Roman" w:hAnsi="Times New Roman" w:cs="Times New Roman"/>
            <w:sz w:val="20"/>
            <w:szCs w:val="20"/>
            <w:lang w:val="en-US"/>
            <w:rPrChange w:id="8107" w:author="Airat Shigapov" w:date="2021-10-27T23:08:00Z">
              <w:rPr>
                <w:rFonts w:ascii="Consolas" w:hAnsi="Consolas" w:cs="Consolas"/>
                <w:color w:val="000000"/>
                <w:sz w:val="19"/>
                <w:szCs w:val="19"/>
              </w:rPr>
            </w:rPrChange>
          </w:rPr>
          <w:t>TextCompositionEventArgs</w:t>
        </w:r>
        <w:proofErr w:type="spellEnd"/>
        <w:r w:rsidRPr="008C09BE">
          <w:rPr>
            <w:rFonts w:ascii="Times New Roman" w:hAnsi="Times New Roman" w:cs="Times New Roman"/>
            <w:sz w:val="20"/>
            <w:szCs w:val="20"/>
            <w:lang w:val="en-US"/>
            <w:rPrChange w:id="8108" w:author="Airat Shigapov" w:date="2021-10-27T23:08:00Z">
              <w:rPr>
                <w:rFonts w:ascii="Consolas" w:hAnsi="Consolas" w:cs="Consolas"/>
                <w:color w:val="000000"/>
                <w:sz w:val="19"/>
                <w:szCs w:val="19"/>
              </w:rPr>
            </w:rPrChange>
          </w:rPr>
          <w:t xml:space="preserve"> e)</w:t>
        </w:r>
      </w:ins>
    </w:p>
    <w:p w14:paraId="7C7F7A9D" w14:textId="77777777" w:rsidR="001118C1" w:rsidRPr="008C09BE" w:rsidRDefault="001118C1" w:rsidP="001118C1">
      <w:pPr>
        <w:autoSpaceDE w:val="0"/>
        <w:autoSpaceDN w:val="0"/>
        <w:adjustRightInd w:val="0"/>
        <w:spacing w:after="0" w:line="240" w:lineRule="auto"/>
        <w:rPr>
          <w:ins w:id="8109" w:author="Airat Shigapov" w:date="2021-10-27T23:04:00Z"/>
          <w:rFonts w:ascii="Times New Roman" w:hAnsi="Times New Roman" w:cs="Times New Roman"/>
          <w:sz w:val="20"/>
          <w:szCs w:val="20"/>
          <w:lang w:val="en-US"/>
          <w:rPrChange w:id="8110" w:author="Airat Shigapov" w:date="2021-10-27T23:08:00Z">
            <w:rPr>
              <w:ins w:id="8111" w:author="Airat Shigapov" w:date="2021-10-27T23:04:00Z"/>
              <w:rFonts w:ascii="Consolas" w:hAnsi="Consolas" w:cs="Consolas"/>
              <w:color w:val="000000"/>
              <w:sz w:val="19"/>
              <w:szCs w:val="19"/>
            </w:rPr>
          </w:rPrChange>
        </w:rPr>
      </w:pPr>
      <w:ins w:id="8112" w:author="Airat Shigapov" w:date="2021-10-27T23:04:00Z">
        <w:r w:rsidRPr="008C09BE">
          <w:rPr>
            <w:rFonts w:ascii="Times New Roman" w:hAnsi="Times New Roman" w:cs="Times New Roman"/>
            <w:sz w:val="20"/>
            <w:szCs w:val="20"/>
            <w:lang w:val="en-US"/>
            <w:rPrChange w:id="8113" w:author="Airat Shigapov" w:date="2021-10-27T23:08:00Z">
              <w:rPr>
                <w:rFonts w:ascii="Consolas" w:hAnsi="Consolas" w:cs="Consolas"/>
                <w:color w:val="000000"/>
                <w:sz w:val="19"/>
                <w:szCs w:val="19"/>
              </w:rPr>
            </w:rPrChange>
          </w:rPr>
          <w:t xml:space="preserve">        {</w:t>
        </w:r>
      </w:ins>
    </w:p>
    <w:p w14:paraId="418FC528" w14:textId="77777777" w:rsidR="001118C1" w:rsidRPr="008C09BE" w:rsidRDefault="001118C1" w:rsidP="001118C1">
      <w:pPr>
        <w:autoSpaceDE w:val="0"/>
        <w:autoSpaceDN w:val="0"/>
        <w:adjustRightInd w:val="0"/>
        <w:spacing w:after="0" w:line="240" w:lineRule="auto"/>
        <w:rPr>
          <w:ins w:id="8114" w:author="Airat Shigapov" w:date="2021-10-27T23:04:00Z"/>
          <w:rFonts w:ascii="Times New Roman" w:hAnsi="Times New Roman" w:cs="Times New Roman"/>
          <w:sz w:val="20"/>
          <w:szCs w:val="20"/>
          <w:lang w:val="en-US"/>
          <w:rPrChange w:id="8115" w:author="Airat Shigapov" w:date="2021-10-27T23:08:00Z">
            <w:rPr>
              <w:ins w:id="8116" w:author="Airat Shigapov" w:date="2021-10-27T23:04:00Z"/>
              <w:rFonts w:ascii="Consolas" w:hAnsi="Consolas" w:cs="Consolas"/>
              <w:color w:val="000000"/>
              <w:sz w:val="19"/>
              <w:szCs w:val="19"/>
            </w:rPr>
          </w:rPrChange>
        </w:rPr>
      </w:pPr>
      <w:ins w:id="8117" w:author="Airat Shigapov" w:date="2021-10-27T23:04:00Z">
        <w:r w:rsidRPr="008C09BE">
          <w:rPr>
            <w:rFonts w:ascii="Times New Roman" w:hAnsi="Times New Roman" w:cs="Times New Roman"/>
            <w:sz w:val="20"/>
            <w:szCs w:val="20"/>
            <w:lang w:val="en-US"/>
            <w:rPrChange w:id="8118" w:author="Airat Shigapov" w:date="2021-10-27T23:08:00Z">
              <w:rPr>
                <w:rFonts w:ascii="Consolas" w:hAnsi="Consolas" w:cs="Consolas"/>
                <w:color w:val="000000"/>
                <w:sz w:val="19"/>
                <w:szCs w:val="19"/>
              </w:rPr>
            </w:rPrChange>
          </w:rPr>
          <w:t xml:space="preserve">            Regex </w:t>
        </w:r>
        <w:proofErr w:type="spellStart"/>
        <w:r w:rsidRPr="008C09BE">
          <w:rPr>
            <w:rFonts w:ascii="Times New Roman" w:hAnsi="Times New Roman" w:cs="Times New Roman"/>
            <w:sz w:val="20"/>
            <w:szCs w:val="20"/>
            <w:lang w:val="en-US"/>
            <w:rPrChange w:id="8119" w:author="Airat Shigapov" w:date="2021-10-27T23:08:00Z">
              <w:rPr>
                <w:rFonts w:ascii="Consolas" w:hAnsi="Consolas" w:cs="Consolas"/>
                <w:color w:val="000000"/>
                <w:sz w:val="19"/>
                <w:szCs w:val="19"/>
              </w:rPr>
            </w:rPrChange>
          </w:rPr>
          <w:t>intControl</w:t>
        </w:r>
        <w:proofErr w:type="spellEnd"/>
        <w:r w:rsidRPr="008C09BE">
          <w:rPr>
            <w:rFonts w:ascii="Times New Roman" w:hAnsi="Times New Roman" w:cs="Times New Roman"/>
            <w:sz w:val="20"/>
            <w:szCs w:val="20"/>
            <w:lang w:val="en-US"/>
            <w:rPrChange w:id="8120" w:author="Airat Shigapov" w:date="2021-10-27T23:08:00Z">
              <w:rPr>
                <w:rFonts w:ascii="Consolas" w:hAnsi="Consolas" w:cs="Consolas"/>
                <w:color w:val="000000"/>
                <w:sz w:val="19"/>
                <w:szCs w:val="19"/>
              </w:rPr>
            </w:rPrChange>
          </w:rPr>
          <w:t xml:space="preserve"> = </w:t>
        </w:r>
        <w:r w:rsidRPr="008C09BE">
          <w:rPr>
            <w:rFonts w:ascii="Times New Roman" w:hAnsi="Times New Roman" w:cs="Times New Roman"/>
            <w:sz w:val="20"/>
            <w:szCs w:val="20"/>
            <w:lang w:val="en-US"/>
            <w:rPrChange w:id="8121" w:author="Airat Shigapov" w:date="2021-10-27T23:08:00Z">
              <w:rPr>
                <w:rFonts w:ascii="Consolas" w:hAnsi="Consolas" w:cs="Consolas"/>
                <w:color w:val="0000FF"/>
                <w:sz w:val="19"/>
                <w:szCs w:val="19"/>
              </w:rPr>
            </w:rPrChange>
          </w:rPr>
          <w:t>new</w:t>
        </w:r>
        <w:r w:rsidRPr="008C09BE">
          <w:rPr>
            <w:rFonts w:ascii="Times New Roman" w:hAnsi="Times New Roman" w:cs="Times New Roman"/>
            <w:sz w:val="20"/>
            <w:szCs w:val="20"/>
            <w:lang w:val="en-US"/>
            <w:rPrChange w:id="8122" w:author="Airat Shigapov" w:date="2021-10-27T23:08:00Z">
              <w:rPr>
                <w:rFonts w:ascii="Consolas" w:hAnsi="Consolas" w:cs="Consolas"/>
                <w:color w:val="000000"/>
                <w:sz w:val="19"/>
                <w:szCs w:val="19"/>
              </w:rPr>
            </w:rPrChange>
          </w:rPr>
          <w:t xml:space="preserve"> </w:t>
        </w:r>
        <w:proofErr w:type="gramStart"/>
        <w:r w:rsidRPr="008C09BE">
          <w:rPr>
            <w:rFonts w:ascii="Times New Roman" w:hAnsi="Times New Roman" w:cs="Times New Roman"/>
            <w:sz w:val="20"/>
            <w:szCs w:val="20"/>
            <w:lang w:val="en-US"/>
            <w:rPrChange w:id="8123" w:author="Airat Shigapov" w:date="2021-10-27T23:08:00Z">
              <w:rPr>
                <w:rFonts w:ascii="Consolas" w:hAnsi="Consolas" w:cs="Consolas"/>
                <w:color w:val="000000"/>
                <w:sz w:val="19"/>
                <w:szCs w:val="19"/>
              </w:rPr>
            </w:rPrChange>
          </w:rPr>
          <w:t>Regex(</w:t>
        </w:r>
        <w:proofErr w:type="gramEnd"/>
        <w:r w:rsidRPr="008C09BE">
          <w:rPr>
            <w:rFonts w:ascii="Times New Roman" w:hAnsi="Times New Roman" w:cs="Times New Roman"/>
            <w:sz w:val="20"/>
            <w:szCs w:val="20"/>
            <w:lang w:val="en-US"/>
            <w:rPrChange w:id="8124" w:author="Airat Shigapov" w:date="2021-10-27T23:08:00Z">
              <w:rPr>
                <w:rFonts w:ascii="Consolas" w:hAnsi="Consolas" w:cs="Consolas"/>
                <w:color w:val="800000"/>
                <w:sz w:val="19"/>
                <w:szCs w:val="19"/>
              </w:rPr>
            </w:rPrChange>
          </w:rPr>
          <w:t>@"^([1-9]{1})([0-9]{0,})$"</w:t>
        </w:r>
        <w:r w:rsidRPr="008C09BE">
          <w:rPr>
            <w:rFonts w:ascii="Times New Roman" w:hAnsi="Times New Roman" w:cs="Times New Roman"/>
            <w:sz w:val="20"/>
            <w:szCs w:val="20"/>
            <w:lang w:val="en-US"/>
            <w:rPrChange w:id="8125" w:author="Airat Shigapov" w:date="2021-10-27T23:08:00Z">
              <w:rPr>
                <w:rFonts w:ascii="Consolas" w:hAnsi="Consolas" w:cs="Consolas"/>
                <w:color w:val="000000"/>
                <w:sz w:val="19"/>
                <w:szCs w:val="19"/>
              </w:rPr>
            </w:rPrChange>
          </w:rPr>
          <w:t>);</w:t>
        </w:r>
      </w:ins>
    </w:p>
    <w:p w14:paraId="438B6D91" w14:textId="77777777" w:rsidR="001118C1" w:rsidRPr="008C09BE" w:rsidRDefault="001118C1" w:rsidP="001118C1">
      <w:pPr>
        <w:autoSpaceDE w:val="0"/>
        <w:autoSpaceDN w:val="0"/>
        <w:adjustRightInd w:val="0"/>
        <w:spacing w:after="0" w:line="240" w:lineRule="auto"/>
        <w:rPr>
          <w:ins w:id="8126" w:author="Airat Shigapov" w:date="2021-10-27T23:04:00Z"/>
          <w:rFonts w:ascii="Times New Roman" w:hAnsi="Times New Roman" w:cs="Times New Roman"/>
          <w:sz w:val="20"/>
          <w:szCs w:val="20"/>
          <w:lang w:val="en-US"/>
          <w:rPrChange w:id="8127" w:author="Airat Shigapov" w:date="2021-10-27T23:08:00Z">
            <w:rPr>
              <w:ins w:id="8128" w:author="Airat Shigapov" w:date="2021-10-27T23:04:00Z"/>
              <w:rFonts w:ascii="Consolas" w:hAnsi="Consolas" w:cs="Consolas"/>
              <w:color w:val="000000"/>
              <w:sz w:val="19"/>
              <w:szCs w:val="19"/>
            </w:rPr>
          </w:rPrChange>
        </w:rPr>
      </w:pPr>
      <w:ins w:id="8129" w:author="Airat Shigapov" w:date="2021-10-27T23:04:00Z">
        <w:r w:rsidRPr="008C09BE">
          <w:rPr>
            <w:rFonts w:ascii="Times New Roman" w:hAnsi="Times New Roman" w:cs="Times New Roman"/>
            <w:sz w:val="20"/>
            <w:szCs w:val="20"/>
            <w:lang w:val="en-US"/>
            <w:rPrChange w:id="8130"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8131" w:author="Airat Shigapov" w:date="2021-10-27T23:08:00Z">
              <w:rPr>
                <w:rFonts w:ascii="Consolas" w:hAnsi="Consolas" w:cs="Consolas"/>
                <w:color w:val="0000FF"/>
                <w:sz w:val="19"/>
                <w:szCs w:val="19"/>
              </w:rPr>
            </w:rPrChange>
          </w:rPr>
          <w:t>if</w:t>
        </w:r>
        <w:r w:rsidRPr="008C09BE">
          <w:rPr>
            <w:rFonts w:ascii="Times New Roman" w:hAnsi="Times New Roman" w:cs="Times New Roman"/>
            <w:sz w:val="20"/>
            <w:szCs w:val="20"/>
            <w:lang w:val="en-US"/>
            <w:rPrChange w:id="8132" w:author="Airat Shigapov" w:date="2021-10-27T23:08:00Z">
              <w:rPr>
                <w:rFonts w:ascii="Consolas" w:hAnsi="Consolas" w:cs="Consolas"/>
                <w:color w:val="000000"/>
                <w:sz w:val="19"/>
                <w:szCs w:val="19"/>
              </w:rPr>
            </w:rPrChange>
          </w:rPr>
          <w:t xml:space="preserve"> </w:t>
        </w:r>
        <w:proofErr w:type="gramStart"/>
        <w:r w:rsidRPr="008C09BE">
          <w:rPr>
            <w:rFonts w:ascii="Times New Roman" w:hAnsi="Times New Roman" w:cs="Times New Roman"/>
            <w:sz w:val="20"/>
            <w:szCs w:val="20"/>
            <w:lang w:val="en-US"/>
            <w:rPrChange w:id="8133" w:author="Airat Shigapov" w:date="2021-10-27T23:08:00Z">
              <w:rPr>
                <w:rFonts w:ascii="Consolas" w:hAnsi="Consolas" w:cs="Consolas"/>
                <w:color w:val="000000"/>
                <w:sz w:val="19"/>
                <w:szCs w:val="19"/>
              </w:rPr>
            </w:rPrChange>
          </w:rPr>
          <w:t>(!</w:t>
        </w:r>
        <w:proofErr w:type="spellStart"/>
        <w:r w:rsidRPr="008C09BE">
          <w:rPr>
            <w:rFonts w:ascii="Times New Roman" w:hAnsi="Times New Roman" w:cs="Times New Roman"/>
            <w:sz w:val="20"/>
            <w:szCs w:val="20"/>
            <w:lang w:val="en-US"/>
            <w:rPrChange w:id="8134" w:author="Airat Shigapov" w:date="2021-10-27T23:08:00Z">
              <w:rPr>
                <w:rFonts w:ascii="Consolas" w:hAnsi="Consolas" w:cs="Consolas"/>
                <w:color w:val="000000"/>
                <w:sz w:val="19"/>
                <w:szCs w:val="19"/>
              </w:rPr>
            </w:rPrChange>
          </w:rPr>
          <w:t>intControl.IsMatch</w:t>
        </w:r>
        <w:proofErr w:type="spellEnd"/>
        <w:proofErr w:type="gramEnd"/>
        <w:r w:rsidRPr="008C09BE">
          <w:rPr>
            <w:rFonts w:ascii="Times New Roman" w:hAnsi="Times New Roman" w:cs="Times New Roman"/>
            <w:sz w:val="20"/>
            <w:szCs w:val="20"/>
            <w:lang w:val="en-US"/>
            <w:rPrChange w:id="8135" w:author="Airat Shigapov" w:date="2021-10-27T23:08:00Z">
              <w:rPr>
                <w:rFonts w:ascii="Consolas" w:hAnsi="Consolas" w:cs="Consolas"/>
                <w:color w:val="000000"/>
                <w:sz w:val="19"/>
                <w:szCs w:val="19"/>
              </w:rPr>
            </w:rPrChange>
          </w:rPr>
          <w:t>(</w:t>
        </w:r>
        <w:proofErr w:type="spellStart"/>
        <w:r w:rsidRPr="008C09BE">
          <w:rPr>
            <w:rFonts w:ascii="Times New Roman" w:hAnsi="Times New Roman" w:cs="Times New Roman"/>
            <w:sz w:val="20"/>
            <w:szCs w:val="20"/>
            <w:lang w:val="en-US"/>
            <w:rPrChange w:id="8136" w:author="Airat Shigapov" w:date="2021-10-27T23:08:00Z">
              <w:rPr>
                <w:rFonts w:ascii="Consolas" w:hAnsi="Consolas" w:cs="Consolas"/>
                <w:color w:val="000000"/>
                <w:sz w:val="19"/>
                <w:szCs w:val="19"/>
              </w:rPr>
            </w:rPrChange>
          </w:rPr>
          <w:t>CountProductField.Text+e.Text</w:t>
        </w:r>
        <w:proofErr w:type="spellEnd"/>
        <w:r w:rsidRPr="008C09BE">
          <w:rPr>
            <w:rFonts w:ascii="Times New Roman" w:hAnsi="Times New Roman" w:cs="Times New Roman"/>
            <w:sz w:val="20"/>
            <w:szCs w:val="20"/>
            <w:lang w:val="en-US"/>
            <w:rPrChange w:id="8137" w:author="Airat Shigapov" w:date="2021-10-27T23:08:00Z">
              <w:rPr>
                <w:rFonts w:ascii="Consolas" w:hAnsi="Consolas" w:cs="Consolas"/>
                <w:color w:val="000000"/>
                <w:sz w:val="19"/>
                <w:szCs w:val="19"/>
              </w:rPr>
            </w:rPrChange>
          </w:rPr>
          <w:t>))</w:t>
        </w:r>
      </w:ins>
    </w:p>
    <w:p w14:paraId="56F72BF1" w14:textId="77777777" w:rsidR="001118C1" w:rsidRPr="008C09BE" w:rsidRDefault="001118C1" w:rsidP="001118C1">
      <w:pPr>
        <w:autoSpaceDE w:val="0"/>
        <w:autoSpaceDN w:val="0"/>
        <w:adjustRightInd w:val="0"/>
        <w:spacing w:after="0" w:line="240" w:lineRule="auto"/>
        <w:rPr>
          <w:ins w:id="8138" w:author="Airat Shigapov" w:date="2021-10-27T23:04:00Z"/>
          <w:rFonts w:ascii="Times New Roman" w:hAnsi="Times New Roman" w:cs="Times New Roman"/>
          <w:sz w:val="20"/>
          <w:szCs w:val="20"/>
          <w:lang w:val="en-US"/>
          <w:rPrChange w:id="8139" w:author="Airat Shigapov" w:date="2021-10-27T23:08:00Z">
            <w:rPr>
              <w:ins w:id="8140" w:author="Airat Shigapov" w:date="2021-10-27T23:04:00Z"/>
              <w:rFonts w:ascii="Consolas" w:hAnsi="Consolas" w:cs="Consolas"/>
              <w:color w:val="000000"/>
              <w:sz w:val="19"/>
              <w:szCs w:val="19"/>
            </w:rPr>
          </w:rPrChange>
        </w:rPr>
      </w:pPr>
      <w:ins w:id="8141" w:author="Airat Shigapov" w:date="2021-10-27T23:04:00Z">
        <w:r w:rsidRPr="008C09BE">
          <w:rPr>
            <w:rFonts w:ascii="Times New Roman" w:hAnsi="Times New Roman" w:cs="Times New Roman"/>
            <w:sz w:val="20"/>
            <w:szCs w:val="20"/>
            <w:lang w:val="en-US"/>
            <w:rPrChange w:id="8142" w:author="Airat Shigapov" w:date="2021-10-27T23:08:00Z">
              <w:rPr>
                <w:rFonts w:ascii="Consolas" w:hAnsi="Consolas" w:cs="Consolas"/>
                <w:color w:val="000000"/>
                <w:sz w:val="19"/>
                <w:szCs w:val="19"/>
              </w:rPr>
            </w:rPrChange>
          </w:rPr>
          <w:t xml:space="preserve">            {</w:t>
        </w:r>
      </w:ins>
    </w:p>
    <w:p w14:paraId="635D9557" w14:textId="77777777" w:rsidR="001118C1" w:rsidRPr="008C09BE" w:rsidRDefault="001118C1" w:rsidP="001118C1">
      <w:pPr>
        <w:autoSpaceDE w:val="0"/>
        <w:autoSpaceDN w:val="0"/>
        <w:adjustRightInd w:val="0"/>
        <w:spacing w:after="0" w:line="240" w:lineRule="auto"/>
        <w:rPr>
          <w:ins w:id="8143" w:author="Airat Shigapov" w:date="2021-10-27T23:04:00Z"/>
          <w:rFonts w:ascii="Times New Roman" w:hAnsi="Times New Roman" w:cs="Times New Roman"/>
          <w:sz w:val="20"/>
          <w:szCs w:val="20"/>
          <w:lang w:val="en-US"/>
          <w:rPrChange w:id="8144" w:author="Airat Shigapov" w:date="2021-10-27T23:08:00Z">
            <w:rPr>
              <w:ins w:id="8145" w:author="Airat Shigapov" w:date="2021-10-27T23:04:00Z"/>
              <w:rFonts w:ascii="Consolas" w:hAnsi="Consolas" w:cs="Consolas"/>
              <w:color w:val="000000"/>
              <w:sz w:val="19"/>
              <w:szCs w:val="19"/>
            </w:rPr>
          </w:rPrChange>
        </w:rPr>
      </w:pPr>
      <w:ins w:id="8146" w:author="Airat Shigapov" w:date="2021-10-27T23:04:00Z">
        <w:r w:rsidRPr="008C09BE">
          <w:rPr>
            <w:rFonts w:ascii="Times New Roman" w:hAnsi="Times New Roman" w:cs="Times New Roman"/>
            <w:sz w:val="20"/>
            <w:szCs w:val="20"/>
            <w:lang w:val="en-US"/>
            <w:rPrChange w:id="8147" w:author="Airat Shigapov" w:date="2021-10-27T23:08:00Z">
              <w:rPr>
                <w:rFonts w:ascii="Consolas" w:hAnsi="Consolas" w:cs="Consolas"/>
                <w:color w:val="000000"/>
                <w:sz w:val="19"/>
                <w:szCs w:val="19"/>
              </w:rPr>
            </w:rPrChange>
          </w:rPr>
          <w:t xml:space="preserve">                </w:t>
        </w:r>
        <w:proofErr w:type="spellStart"/>
        <w:proofErr w:type="gramStart"/>
        <w:r w:rsidRPr="008C09BE">
          <w:rPr>
            <w:rFonts w:ascii="Times New Roman" w:hAnsi="Times New Roman" w:cs="Times New Roman"/>
            <w:sz w:val="20"/>
            <w:szCs w:val="20"/>
            <w:lang w:val="en-US"/>
            <w:rPrChange w:id="8148" w:author="Airat Shigapov" w:date="2021-10-27T23:08:00Z">
              <w:rPr>
                <w:rFonts w:ascii="Consolas" w:hAnsi="Consolas" w:cs="Consolas"/>
                <w:color w:val="000000"/>
                <w:sz w:val="19"/>
                <w:szCs w:val="19"/>
              </w:rPr>
            </w:rPrChange>
          </w:rPr>
          <w:t>e.Handled</w:t>
        </w:r>
        <w:proofErr w:type="spellEnd"/>
        <w:proofErr w:type="gramEnd"/>
        <w:r w:rsidRPr="008C09BE">
          <w:rPr>
            <w:rFonts w:ascii="Times New Roman" w:hAnsi="Times New Roman" w:cs="Times New Roman"/>
            <w:sz w:val="20"/>
            <w:szCs w:val="20"/>
            <w:lang w:val="en-US"/>
            <w:rPrChange w:id="8149" w:author="Airat Shigapov" w:date="2021-10-27T23:08:00Z">
              <w:rPr>
                <w:rFonts w:ascii="Consolas" w:hAnsi="Consolas" w:cs="Consolas"/>
                <w:color w:val="000000"/>
                <w:sz w:val="19"/>
                <w:szCs w:val="19"/>
              </w:rPr>
            </w:rPrChange>
          </w:rPr>
          <w:t xml:space="preserve"> = </w:t>
        </w:r>
        <w:r w:rsidRPr="008C09BE">
          <w:rPr>
            <w:rFonts w:ascii="Times New Roman" w:hAnsi="Times New Roman" w:cs="Times New Roman"/>
            <w:sz w:val="20"/>
            <w:szCs w:val="20"/>
            <w:lang w:val="en-US"/>
            <w:rPrChange w:id="8150" w:author="Airat Shigapov" w:date="2021-10-27T23:08:00Z">
              <w:rPr>
                <w:rFonts w:ascii="Consolas" w:hAnsi="Consolas" w:cs="Consolas"/>
                <w:color w:val="0000FF"/>
                <w:sz w:val="19"/>
                <w:szCs w:val="19"/>
              </w:rPr>
            </w:rPrChange>
          </w:rPr>
          <w:t>true</w:t>
        </w:r>
        <w:r w:rsidRPr="008C09BE">
          <w:rPr>
            <w:rFonts w:ascii="Times New Roman" w:hAnsi="Times New Roman" w:cs="Times New Roman"/>
            <w:sz w:val="20"/>
            <w:szCs w:val="20"/>
            <w:lang w:val="en-US"/>
            <w:rPrChange w:id="8151" w:author="Airat Shigapov" w:date="2021-10-27T23:08:00Z">
              <w:rPr>
                <w:rFonts w:ascii="Consolas" w:hAnsi="Consolas" w:cs="Consolas"/>
                <w:color w:val="000000"/>
                <w:sz w:val="19"/>
                <w:szCs w:val="19"/>
              </w:rPr>
            </w:rPrChange>
          </w:rPr>
          <w:t>;</w:t>
        </w:r>
      </w:ins>
    </w:p>
    <w:p w14:paraId="18370DD0" w14:textId="77777777" w:rsidR="001118C1" w:rsidRPr="008C09BE" w:rsidRDefault="001118C1" w:rsidP="001118C1">
      <w:pPr>
        <w:autoSpaceDE w:val="0"/>
        <w:autoSpaceDN w:val="0"/>
        <w:adjustRightInd w:val="0"/>
        <w:spacing w:after="0" w:line="240" w:lineRule="auto"/>
        <w:rPr>
          <w:ins w:id="8152" w:author="Airat Shigapov" w:date="2021-10-27T23:04:00Z"/>
          <w:rFonts w:ascii="Times New Roman" w:hAnsi="Times New Roman" w:cs="Times New Roman"/>
          <w:sz w:val="20"/>
          <w:szCs w:val="20"/>
          <w:lang w:val="en-US"/>
          <w:rPrChange w:id="8153" w:author="Airat Shigapov" w:date="2021-10-27T23:08:00Z">
            <w:rPr>
              <w:ins w:id="8154" w:author="Airat Shigapov" w:date="2021-10-27T23:04:00Z"/>
              <w:rFonts w:ascii="Consolas" w:hAnsi="Consolas" w:cs="Consolas"/>
              <w:color w:val="000000"/>
              <w:sz w:val="19"/>
              <w:szCs w:val="19"/>
            </w:rPr>
          </w:rPrChange>
        </w:rPr>
      </w:pPr>
      <w:ins w:id="8155" w:author="Airat Shigapov" w:date="2021-10-27T23:04:00Z">
        <w:r w:rsidRPr="008C09BE">
          <w:rPr>
            <w:rFonts w:ascii="Times New Roman" w:hAnsi="Times New Roman" w:cs="Times New Roman"/>
            <w:sz w:val="20"/>
            <w:szCs w:val="20"/>
            <w:lang w:val="en-US"/>
            <w:rPrChange w:id="8156" w:author="Airat Shigapov" w:date="2021-10-27T23:08:00Z">
              <w:rPr>
                <w:rFonts w:ascii="Consolas" w:hAnsi="Consolas" w:cs="Consolas"/>
                <w:color w:val="000000"/>
                <w:sz w:val="19"/>
                <w:szCs w:val="19"/>
              </w:rPr>
            </w:rPrChange>
          </w:rPr>
          <w:t xml:space="preserve">            }</w:t>
        </w:r>
      </w:ins>
    </w:p>
    <w:p w14:paraId="1319AAEC" w14:textId="77777777" w:rsidR="001118C1" w:rsidRPr="008C09BE" w:rsidRDefault="001118C1" w:rsidP="001118C1">
      <w:pPr>
        <w:autoSpaceDE w:val="0"/>
        <w:autoSpaceDN w:val="0"/>
        <w:adjustRightInd w:val="0"/>
        <w:spacing w:after="0" w:line="240" w:lineRule="auto"/>
        <w:rPr>
          <w:ins w:id="8157" w:author="Airat Shigapov" w:date="2021-10-27T23:04:00Z"/>
          <w:rFonts w:ascii="Times New Roman" w:hAnsi="Times New Roman" w:cs="Times New Roman"/>
          <w:sz w:val="20"/>
          <w:szCs w:val="20"/>
          <w:lang w:val="en-US"/>
          <w:rPrChange w:id="8158" w:author="Airat Shigapov" w:date="2021-10-27T23:08:00Z">
            <w:rPr>
              <w:ins w:id="8159" w:author="Airat Shigapov" w:date="2021-10-27T23:04:00Z"/>
              <w:rFonts w:ascii="Consolas" w:hAnsi="Consolas" w:cs="Consolas"/>
              <w:color w:val="000000"/>
              <w:sz w:val="19"/>
              <w:szCs w:val="19"/>
            </w:rPr>
          </w:rPrChange>
        </w:rPr>
      </w:pPr>
      <w:ins w:id="8160" w:author="Airat Shigapov" w:date="2021-10-27T23:04:00Z">
        <w:r w:rsidRPr="008C09BE">
          <w:rPr>
            <w:rFonts w:ascii="Times New Roman" w:hAnsi="Times New Roman" w:cs="Times New Roman"/>
            <w:sz w:val="20"/>
            <w:szCs w:val="20"/>
            <w:lang w:val="en-US"/>
            <w:rPrChange w:id="8161" w:author="Airat Shigapov" w:date="2021-10-27T23:08:00Z">
              <w:rPr>
                <w:rFonts w:ascii="Consolas" w:hAnsi="Consolas" w:cs="Consolas"/>
                <w:color w:val="000000"/>
                <w:sz w:val="19"/>
                <w:szCs w:val="19"/>
              </w:rPr>
            </w:rPrChange>
          </w:rPr>
          <w:t xml:space="preserve">        }</w:t>
        </w:r>
      </w:ins>
    </w:p>
    <w:p w14:paraId="5ABEE8B7" w14:textId="77777777" w:rsidR="001118C1" w:rsidRPr="008C09BE" w:rsidRDefault="001118C1" w:rsidP="001118C1">
      <w:pPr>
        <w:autoSpaceDE w:val="0"/>
        <w:autoSpaceDN w:val="0"/>
        <w:adjustRightInd w:val="0"/>
        <w:spacing w:after="0" w:line="240" w:lineRule="auto"/>
        <w:rPr>
          <w:ins w:id="8162" w:author="Airat Shigapov" w:date="2021-10-27T23:04:00Z"/>
          <w:rFonts w:ascii="Times New Roman" w:hAnsi="Times New Roman" w:cs="Times New Roman"/>
          <w:sz w:val="20"/>
          <w:szCs w:val="20"/>
          <w:lang w:val="en-US"/>
          <w:rPrChange w:id="8163" w:author="Airat Shigapov" w:date="2021-10-27T23:08:00Z">
            <w:rPr>
              <w:ins w:id="8164" w:author="Airat Shigapov" w:date="2021-10-27T23:04:00Z"/>
              <w:rFonts w:ascii="Consolas" w:hAnsi="Consolas" w:cs="Consolas"/>
              <w:color w:val="000000"/>
              <w:sz w:val="19"/>
              <w:szCs w:val="19"/>
            </w:rPr>
          </w:rPrChange>
        </w:rPr>
      </w:pPr>
    </w:p>
    <w:p w14:paraId="68F28B2C" w14:textId="77777777" w:rsidR="001118C1" w:rsidRPr="008C09BE" w:rsidRDefault="001118C1" w:rsidP="001118C1">
      <w:pPr>
        <w:autoSpaceDE w:val="0"/>
        <w:autoSpaceDN w:val="0"/>
        <w:adjustRightInd w:val="0"/>
        <w:spacing w:after="0" w:line="240" w:lineRule="auto"/>
        <w:rPr>
          <w:ins w:id="8165" w:author="Airat Shigapov" w:date="2021-10-27T23:04:00Z"/>
          <w:rFonts w:ascii="Times New Roman" w:hAnsi="Times New Roman" w:cs="Times New Roman"/>
          <w:sz w:val="20"/>
          <w:szCs w:val="20"/>
          <w:lang w:val="en-US"/>
          <w:rPrChange w:id="8166" w:author="Airat Shigapov" w:date="2021-10-27T23:08:00Z">
            <w:rPr>
              <w:ins w:id="8167" w:author="Airat Shigapov" w:date="2021-10-27T23:04:00Z"/>
              <w:rFonts w:ascii="Consolas" w:hAnsi="Consolas" w:cs="Consolas"/>
              <w:color w:val="000000"/>
              <w:sz w:val="19"/>
              <w:szCs w:val="19"/>
            </w:rPr>
          </w:rPrChange>
        </w:rPr>
      </w:pPr>
      <w:ins w:id="8168" w:author="Airat Shigapov" w:date="2021-10-27T23:04:00Z">
        <w:r w:rsidRPr="008C09BE">
          <w:rPr>
            <w:rFonts w:ascii="Times New Roman" w:hAnsi="Times New Roman" w:cs="Times New Roman"/>
            <w:sz w:val="20"/>
            <w:szCs w:val="20"/>
            <w:lang w:val="en-US"/>
            <w:rPrChange w:id="8169"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8170" w:author="Airat Shigapov" w:date="2021-10-27T23:08:00Z">
              <w:rPr>
                <w:rFonts w:ascii="Consolas" w:hAnsi="Consolas" w:cs="Consolas"/>
                <w:color w:val="0000FF"/>
                <w:sz w:val="19"/>
                <w:szCs w:val="19"/>
              </w:rPr>
            </w:rPrChange>
          </w:rPr>
          <w:t>private</w:t>
        </w:r>
        <w:r w:rsidRPr="008C09BE">
          <w:rPr>
            <w:rFonts w:ascii="Times New Roman" w:hAnsi="Times New Roman" w:cs="Times New Roman"/>
            <w:sz w:val="20"/>
            <w:szCs w:val="20"/>
            <w:lang w:val="en-US"/>
            <w:rPrChange w:id="8171"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8172" w:author="Airat Shigapov" w:date="2021-10-27T23:08:00Z">
              <w:rPr>
                <w:rFonts w:ascii="Consolas" w:hAnsi="Consolas" w:cs="Consolas"/>
                <w:color w:val="0000FF"/>
                <w:sz w:val="19"/>
                <w:szCs w:val="19"/>
              </w:rPr>
            </w:rPrChange>
          </w:rPr>
          <w:t>void</w:t>
        </w:r>
        <w:r w:rsidRPr="008C09BE">
          <w:rPr>
            <w:rFonts w:ascii="Times New Roman" w:hAnsi="Times New Roman" w:cs="Times New Roman"/>
            <w:sz w:val="20"/>
            <w:szCs w:val="20"/>
            <w:lang w:val="en-US"/>
            <w:rPrChange w:id="8173" w:author="Airat Shigapov" w:date="2021-10-27T23:08:00Z">
              <w:rPr>
                <w:rFonts w:ascii="Consolas" w:hAnsi="Consolas" w:cs="Consolas"/>
                <w:color w:val="000000"/>
                <w:sz w:val="19"/>
                <w:szCs w:val="19"/>
              </w:rPr>
            </w:rPrChange>
          </w:rPr>
          <w:t xml:space="preserve"> </w:t>
        </w:r>
        <w:proofErr w:type="spellStart"/>
        <w:r w:rsidRPr="008C09BE">
          <w:rPr>
            <w:rFonts w:ascii="Times New Roman" w:hAnsi="Times New Roman" w:cs="Times New Roman"/>
            <w:sz w:val="20"/>
            <w:szCs w:val="20"/>
            <w:lang w:val="en-US"/>
            <w:rPrChange w:id="8174" w:author="Airat Shigapov" w:date="2021-10-27T23:08:00Z">
              <w:rPr>
                <w:rFonts w:ascii="Consolas" w:hAnsi="Consolas" w:cs="Consolas"/>
                <w:color w:val="000000"/>
                <w:sz w:val="19"/>
                <w:szCs w:val="19"/>
              </w:rPr>
            </w:rPrChange>
          </w:rPr>
          <w:t>AddNewBrand_</w:t>
        </w:r>
        <w:proofErr w:type="gramStart"/>
        <w:r w:rsidRPr="008C09BE">
          <w:rPr>
            <w:rFonts w:ascii="Times New Roman" w:hAnsi="Times New Roman" w:cs="Times New Roman"/>
            <w:sz w:val="20"/>
            <w:szCs w:val="20"/>
            <w:lang w:val="en-US"/>
            <w:rPrChange w:id="8175" w:author="Airat Shigapov" w:date="2021-10-27T23:08:00Z">
              <w:rPr>
                <w:rFonts w:ascii="Consolas" w:hAnsi="Consolas" w:cs="Consolas"/>
                <w:color w:val="000000"/>
                <w:sz w:val="19"/>
                <w:szCs w:val="19"/>
              </w:rPr>
            </w:rPrChange>
          </w:rPr>
          <w:t>Button</w:t>
        </w:r>
        <w:proofErr w:type="spellEnd"/>
        <w:r w:rsidRPr="008C09BE">
          <w:rPr>
            <w:rFonts w:ascii="Times New Roman" w:hAnsi="Times New Roman" w:cs="Times New Roman"/>
            <w:sz w:val="20"/>
            <w:szCs w:val="20"/>
            <w:lang w:val="en-US"/>
            <w:rPrChange w:id="8176" w:author="Airat Shigapov" w:date="2021-10-27T23:08:00Z">
              <w:rPr>
                <w:rFonts w:ascii="Consolas" w:hAnsi="Consolas" w:cs="Consolas"/>
                <w:color w:val="000000"/>
                <w:sz w:val="19"/>
                <w:szCs w:val="19"/>
              </w:rPr>
            </w:rPrChange>
          </w:rPr>
          <w:t>(</w:t>
        </w:r>
        <w:proofErr w:type="gramEnd"/>
        <w:r w:rsidRPr="008C09BE">
          <w:rPr>
            <w:rFonts w:ascii="Times New Roman" w:hAnsi="Times New Roman" w:cs="Times New Roman"/>
            <w:sz w:val="20"/>
            <w:szCs w:val="20"/>
            <w:lang w:val="en-US"/>
            <w:rPrChange w:id="8177" w:author="Airat Shigapov" w:date="2021-10-27T23:08:00Z">
              <w:rPr>
                <w:rFonts w:ascii="Consolas" w:hAnsi="Consolas" w:cs="Consolas"/>
                <w:color w:val="0000FF"/>
                <w:sz w:val="19"/>
                <w:szCs w:val="19"/>
              </w:rPr>
            </w:rPrChange>
          </w:rPr>
          <w:t>object</w:t>
        </w:r>
        <w:r w:rsidRPr="008C09BE">
          <w:rPr>
            <w:rFonts w:ascii="Times New Roman" w:hAnsi="Times New Roman" w:cs="Times New Roman"/>
            <w:sz w:val="20"/>
            <w:szCs w:val="20"/>
            <w:lang w:val="en-US"/>
            <w:rPrChange w:id="8178" w:author="Airat Shigapov" w:date="2021-10-27T23:08:00Z">
              <w:rPr>
                <w:rFonts w:ascii="Consolas" w:hAnsi="Consolas" w:cs="Consolas"/>
                <w:color w:val="000000"/>
                <w:sz w:val="19"/>
                <w:szCs w:val="19"/>
              </w:rPr>
            </w:rPrChange>
          </w:rPr>
          <w:t xml:space="preserve"> sender, </w:t>
        </w:r>
        <w:proofErr w:type="spellStart"/>
        <w:r w:rsidRPr="008C09BE">
          <w:rPr>
            <w:rFonts w:ascii="Times New Roman" w:hAnsi="Times New Roman" w:cs="Times New Roman"/>
            <w:sz w:val="20"/>
            <w:szCs w:val="20"/>
            <w:lang w:val="en-US"/>
            <w:rPrChange w:id="8179" w:author="Airat Shigapov" w:date="2021-10-27T23:08:00Z">
              <w:rPr>
                <w:rFonts w:ascii="Consolas" w:hAnsi="Consolas" w:cs="Consolas"/>
                <w:color w:val="000000"/>
                <w:sz w:val="19"/>
                <w:szCs w:val="19"/>
              </w:rPr>
            </w:rPrChange>
          </w:rPr>
          <w:t>RoutedEventArgs</w:t>
        </w:r>
        <w:proofErr w:type="spellEnd"/>
        <w:r w:rsidRPr="008C09BE">
          <w:rPr>
            <w:rFonts w:ascii="Times New Roman" w:hAnsi="Times New Roman" w:cs="Times New Roman"/>
            <w:sz w:val="20"/>
            <w:szCs w:val="20"/>
            <w:lang w:val="en-US"/>
            <w:rPrChange w:id="8180" w:author="Airat Shigapov" w:date="2021-10-27T23:08:00Z">
              <w:rPr>
                <w:rFonts w:ascii="Consolas" w:hAnsi="Consolas" w:cs="Consolas"/>
                <w:color w:val="000000"/>
                <w:sz w:val="19"/>
                <w:szCs w:val="19"/>
              </w:rPr>
            </w:rPrChange>
          </w:rPr>
          <w:t xml:space="preserve"> e)</w:t>
        </w:r>
      </w:ins>
    </w:p>
    <w:p w14:paraId="3BD1F6E5" w14:textId="77777777" w:rsidR="001118C1" w:rsidRPr="008C09BE" w:rsidRDefault="001118C1" w:rsidP="001118C1">
      <w:pPr>
        <w:autoSpaceDE w:val="0"/>
        <w:autoSpaceDN w:val="0"/>
        <w:adjustRightInd w:val="0"/>
        <w:spacing w:after="0" w:line="240" w:lineRule="auto"/>
        <w:rPr>
          <w:ins w:id="8181" w:author="Airat Shigapov" w:date="2021-10-27T23:04:00Z"/>
          <w:rFonts w:ascii="Times New Roman" w:hAnsi="Times New Roman" w:cs="Times New Roman"/>
          <w:sz w:val="20"/>
          <w:szCs w:val="20"/>
          <w:lang w:val="en-US"/>
          <w:rPrChange w:id="8182" w:author="Airat Shigapov" w:date="2021-10-27T23:08:00Z">
            <w:rPr>
              <w:ins w:id="8183" w:author="Airat Shigapov" w:date="2021-10-27T23:04:00Z"/>
              <w:rFonts w:ascii="Consolas" w:hAnsi="Consolas" w:cs="Consolas"/>
              <w:color w:val="000000"/>
              <w:sz w:val="19"/>
              <w:szCs w:val="19"/>
            </w:rPr>
          </w:rPrChange>
        </w:rPr>
      </w:pPr>
      <w:ins w:id="8184" w:author="Airat Shigapov" w:date="2021-10-27T23:04:00Z">
        <w:r w:rsidRPr="008C09BE">
          <w:rPr>
            <w:rFonts w:ascii="Times New Roman" w:hAnsi="Times New Roman" w:cs="Times New Roman"/>
            <w:sz w:val="20"/>
            <w:szCs w:val="20"/>
            <w:lang w:val="en-US"/>
            <w:rPrChange w:id="8185" w:author="Airat Shigapov" w:date="2021-10-27T23:08:00Z">
              <w:rPr>
                <w:rFonts w:ascii="Consolas" w:hAnsi="Consolas" w:cs="Consolas"/>
                <w:color w:val="000000"/>
                <w:sz w:val="19"/>
                <w:szCs w:val="19"/>
              </w:rPr>
            </w:rPrChange>
          </w:rPr>
          <w:t xml:space="preserve">        {</w:t>
        </w:r>
      </w:ins>
    </w:p>
    <w:p w14:paraId="00F975DA" w14:textId="77777777" w:rsidR="001118C1" w:rsidRPr="008C09BE" w:rsidRDefault="001118C1" w:rsidP="001118C1">
      <w:pPr>
        <w:autoSpaceDE w:val="0"/>
        <w:autoSpaceDN w:val="0"/>
        <w:adjustRightInd w:val="0"/>
        <w:spacing w:after="0" w:line="240" w:lineRule="auto"/>
        <w:rPr>
          <w:ins w:id="8186" w:author="Airat Shigapov" w:date="2021-10-27T23:04:00Z"/>
          <w:rFonts w:ascii="Times New Roman" w:hAnsi="Times New Roman" w:cs="Times New Roman"/>
          <w:sz w:val="20"/>
          <w:szCs w:val="20"/>
          <w:lang w:val="en-US"/>
          <w:rPrChange w:id="8187" w:author="Airat Shigapov" w:date="2021-10-27T23:08:00Z">
            <w:rPr>
              <w:ins w:id="8188" w:author="Airat Shigapov" w:date="2021-10-27T23:04:00Z"/>
              <w:rFonts w:ascii="Consolas" w:hAnsi="Consolas" w:cs="Consolas"/>
              <w:color w:val="000000"/>
              <w:sz w:val="19"/>
              <w:szCs w:val="19"/>
            </w:rPr>
          </w:rPrChange>
        </w:rPr>
      </w:pPr>
      <w:ins w:id="8189" w:author="Airat Shigapov" w:date="2021-10-27T23:04:00Z">
        <w:r w:rsidRPr="008C09BE">
          <w:rPr>
            <w:rFonts w:ascii="Times New Roman" w:hAnsi="Times New Roman" w:cs="Times New Roman"/>
            <w:sz w:val="20"/>
            <w:szCs w:val="20"/>
            <w:lang w:val="en-US"/>
            <w:rPrChange w:id="8190" w:author="Airat Shigapov" w:date="2021-10-27T23:08:00Z">
              <w:rPr>
                <w:rFonts w:ascii="Consolas" w:hAnsi="Consolas" w:cs="Consolas"/>
                <w:color w:val="000000"/>
                <w:sz w:val="19"/>
                <w:szCs w:val="19"/>
              </w:rPr>
            </w:rPrChange>
          </w:rPr>
          <w:t xml:space="preserve">            </w:t>
        </w:r>
        <w:proofErr w:type="spellStart"/>
        <w:r w:rsidRPr="008C09BE">
          <w:rPr>
            <w:rFonts w:ascii="Times New Roman" w:hAnsi="Times New Roman" w:cs="Times New Roman"/>
            <w:sz w:val="20"/>
            <w:szCs w:val="20"/>
            <w:lang w:val="en-US"/>
            <w:rPrChange w:id="8191" w:author="Airat Shigapov" w:date="2021-10-27T23:08:00Z">
              <w:rPr>
                <w:rFonts w:ascii="Consolas" w:hAnsi="Consolas" w:cs="Consolas"/>
                <w:color w:val="000000"/>
                <w:sz w:val="19"/>
                <w:szCs w:val="19"/>
              </w:rPr>
            </w:rPrChange>
          </w:rPr>
          <w:t>AddValue</w:t>
        </w:r>
        <w:proofErr w:type="spellEnd"/>
        <w:r w:rsidRPr="008C09BE">
          <w:rPr>
            <w:rFonts w:ascii="Times New Roman" w:hAnsi="Times New Roman" w:cs="Times New Roman"/>
            <w:sz w:val="20"/>
            <w:szCs w:val="20"/>
            <w:lang w:val="en-US"/>
            <w:rPrChange w:id="8192" w:author="Airat Shigapov" w:date="2021-10-27T23:08:00Z">
              <w:rPr>
                <w:rFonts w:ascii="Consolas" w:hAnsi="Consolas" w:cs="Consolas"/>
                <w:color w:val="000000"/>
                <w:sz w:val="19"/>
                <w:szCs w:val="19"/>
              </w:rPr>
            </w:rPrChange>
          </w:rPr>
          <w:t xml:space="preserve"> </w:t>
        </w:r>
        <w:proofErr w:type="spellStart"/>
        <w:r w:rsidRPr="008C09BE">
          <w:rPr>
            <w:rFonts w:ascii="Times New Roman" w:hAnsi="Times New Roman" w:cs="Times New Roman"/>
            <w:sz w:val="20"/>
            <w:szCs w:val="20"/>
            <w:lang w:val="en-US"/>
            <w:rPrChange w:id="8193" w:author="Airat Shigapov" w:date="2021-10-27T23:08:00Z">
              <w:rPr>
                <w:rFonts w:ascii="Consolas" w:hAnsi="Consolas" w:cs="Consolas"/>
                <w:color w:val="000000"/>
                <w:sz w:val="19"/>
                <w:szCs w:val="19"/>
              </w:rPr>
            </w:rPrChange>
          </w:rPr>
          <w:t>newBrand</w:t>
        </w:r>
        <w:proofErr w:type="spellEnd"/>
        <w:r w:rsidRPr="008C09BE">
          <w:rPr>
            <w:rFonts w:ascii="Times New Roman" w:hAnsi="Times New Roman" w:cs="Times New Roman"/>
            <w:sz w:val="20"/>
            <w:szCs w:val="20"/>
            <w:lang w:val="en-US"/>
            <w:rPrChange w:id="8194" w:author="Airat Shigapov" w:date="2021-10-27T23:08:00Z">
              <w:rPr>
                <w:rFonts w:ascii="Consolas" w:hAnsi="Consolas" w:cs="Consolas"/>
                <w:color w:val="000000"/>
                <w:sz w:val="19"/>
                <w:szCs w:val="19"/>
              </w:rPr>
            </w:rPrChange>
          </w:rPr>
          <w:t xml:space="preserve"> = </w:t>
        </w:r>
        <w:r w:rsidRPr="008C09BE">
          <w:rPr>
            <w:rFonts w:ascii="Times New Roman" w:hAnsi="Times New Roman" w:cs="Times New Roman"/>
            <w:sz w:val="20"/>
            <w:szCs w:val="20"/>
            <w:lang w:val="en-US"/>
            <w:rPrChange w:id="8195" w:author="Airat Shigapov" w:date="2021-10-27T23:08:00Z">
              <w:rPr>
                <w:rFonts w:ascii="Consolas" w:hAnsi="Consolas" w:cs="Consolas"/>
                <w:color w:val="0000FF"/>
                <w:sz w:val="19"/>
                <w:szCs w:val="19"/>
              </w:rPr>
            </w:rPrChange>
          </w:rPr>
          <w:t>new</w:t>
        </w:r>
        <w:r w:rsidRPr="008C09BE">
          <w:rPr>
            <w:rFonts w:ascii="Times New Roman" w:hAnsi="Times New Roman" w:cs="Times New Roman"/>
            <w:sz w:val="20"/>
            <w:szCs w:val="20"/>
            <w:lang w:val="en-US"/>
            <w:rPrChange w:id="8196" w:author="Airat Shigapov" w:date="2021-10-27T23:08:00Z">
              <w:rPr>
                <w:rFonts w:ascii="Consolas" w:hAnsi="Consolas" w:cs="Consolas"/>
                <w:color w:val="000000"/>
                <w:sz w:val="19"/>
                <w:szCs w:val="19"/>
              </w:rPr>
            </w:rPrChange>
          </w:rPr>
          <w:t xml:space="preserve"> </w:t>
        </w:r>
        <w:proofErr w:type="spellStart"/>
        <w:proofErr w:type="gramStart"/>
        <w:r w:rsidRPr="008C09BE">
          <w:rPr>
            <w:rFonts w:ascii="Times New Roman" w:hAnsi="Times New Roman" w:cs="Times New Roman"/>
            <w:sz w:val="20"/>
            <w:szCs w:val="20"/>
            <w:lang w:val="en-US"/>
            <w:rPrChange w:id="8197" w:author="Airat Shigapov" w:date="2021-10-27T23:08:00Z">
              <w:rPr>
                <w:rFonts w:ascii="Consolas" w:hAnsi="Consolas" w:cs="Consolas"/>
                <w:color w:val="000000"/>
                <w:sz w:val="19"/>
                <w:szCs w:val="19"/>
              </w:rPr>
            </w:rPrChange>
          </w:rPr>
          <w:t>AddValue</w:t>
        </w:r>
        <w:proofErr w:type="spellEnd"/>
        <w:r w:rsidRPr="008C09BE">
          <w:rPr>
            <w:rFonts w:ascii="Times New Roman" w:hAnsi="Times New Roman" w:cs="Times New Roman"/>
            <w:sz w:val="20"/>
            <w:szCs w:val="20"/>
            <w:lang w:val="en-US"/>
            <w:rPrChange w:id="8198" w:author="Airat Shigapov" w:date="2021-10-27T23:08:00Z">
              <w:rPr>
                <w:rFonts w:ascii="Consolas" w:hAnsi="Consolas" w:cs="Consolas"/>
                <w:color w:val="000000"/>
                <w:sz w:val="19"/>
                <w:szCs w:val="19"/>
              </w:rPr>
            </w:rPrChange>
          </w:rPr>
          <w:t>(</w:t>
        </w:r>
        <w:proofErr w:type="gramEnd"/>
        <w:r w:rsidRPr="008C09BE">
          <w:rPr>
            <w:rFonts w:ascii="Times New Roman" w:hAnsi="Times New Roman" w:cs="Times New Roman"/>
            <w:sz w:val="20"/>
            <w:szCs w:val="20"/>
            <w:lang w:val="en-US"/>
            <w:rPrChange w:id="8199" w:author="Airat Shigapov" w:date="2021-10-27T23:08:00Z">
              <w:rPr>
                <w:rFonts w:ascii="Consolas" w:hAnsi="Consolas" w:cs="Consolas"/>
                <w:color w:val="000000"/>
                <w:sz w:val="19"/>
                <w:szCs w:val="19"/>
              </w:rPr>
            </w:rPrChange>
          </w:rPr>
          <w:t>);</w:t>
        </w:r>
      </w:ins>
    </w:p>
    <w:p w14:paraId="7D2AEAAF" w14:textId="77777777" w:rsidR="001118C1" w:rsidRPr="008C09BE" w:rsidRDefault="001118C1" w:rsidP="001118C1">
      <w:pPr>
        <w:autoSpaceDE w:val="0"/>
        <w:autoSpaceDN w:val="0"/>
        <w:adjustRightInd w:val="0"/>
        <w:spacing w:after="0" w:line="240" w:lineRule="auto"/>
        <w:rPr>
          <w:ins w:id="8200" w:author="Airat Shigapov" w:date="2021-10-27T23:04:00Z"/>
          <w:rFonts w:ascii="Times New Roman" w:hAnsi="Times New Roman" w:cs="Times New Roman"/>
          <w:sz w:val="20"/>
          <w:szCs w:val="20"/>
          <w:lang w:val="en-US"/>
          <w:rPrChange w:id="8201" w:author="Airat Shigapov" w:date="2021-10-27T23:08:00Z">
            <w:rPr>
              <w:ins w:id="8202" w:author="Airat Shigapov" w:date="2021-10-27T23:04:00Z"/>
              <w:rFonts w:ascii="Consolas" w:hAnsi="Consolas" w:cs="Consolas"/>
              <w:color w:val="000000"/>
              <w:sz w:val="19"/>
              <w:szCs w:val="19"/>
            </w:rPr>
          </w:rPrChange>
        </w:rPr>
      </w:pPr>
      <w:ins w:id="8203" w:author="Airat Shigapov" w:date="2021-10-27T23:04:00Z">
        <w:r w:rsidRPr="008C09BE">
          <w:rPr>
            <w:rFonts w:ascii="Times New Roman" w:hAnsi="Times New Roman" w:cs="Times New Roman"/>
            <w:sz w:val="20"/>
            <w:szCs w:val="20"/>
            <w:lang w:val="en-US"/>
            <w:rPrChange w:id="8204" w:author="Airat Shigapov" w:date="2021-10-27T23:08:00Z">
              <w:rPr>
                <w:rFonts w:ascii="Consolas" w:hAnsi="Consolas" w:cs="Consolas"/>
                <w:color w:val="000000"/>
                <w:sz w:val="19"/>
                <w:szCs w:val="19"/>
              </w:rPr>
            </w:rPrChange>
          </w:rPr>
          <w:t xml:space="preserve">            </w:t>
        </w:r>
        <w:proofErr w:type="gramStart"/>
        <w:r w:rsidRPr="008C09BE">
          <w:rPr>
            <w:rFonts w:ascii="Times New Roman" w:hAnsi="Times New Roman" w:cs="Times New Roman"/>
            <w:sz w:val="20"/>
            <w:szCs w:val="20"/>
            <w:lang w:val="en-US"/>
            <w:rPrChange w:id="8205" w:author="Airat Shigapov" w:date="2021-10-27T23:08:00Z">
              <w:rPr>
                <w:rFonts w:ascii="Consolas" w:hAnsi="Consolas" w:cs="Consolas"/>
                <w:color w:val="0000FF"/>
                <w:sz w:val="19"/>
                <w:szCs w:val="19"/>
              </w:rPr>
            </w:rPrChange>
          </w:rPr>
          <w:t>if</w:t>
        </w:r>
        <w:r w:rsidRPr="008C09BE">
          <w:rPr>
            <w:rFonts w:ascii="Times New Roman" w:hAnsi="Times New Roman" w:cs="Times New Roman"/>
            <w:sz w:val="20"/>
            <w:szCs w:val="20"/>
            <w:lang w:val="en-US"/>
            <w:rPrChange w:id="8206" w:author="Airat Shigapov" w:date="2021-10-27T23:08:00Z">
              <w:rPr>
                <w:rFonts w:ascii="Consolas" w:hAnsi="Consolas" w:cs="Consolas"/>
                <w:color w:val="000000"/>
                <w:sz w:val="19"/>
                <w:szCs w:val="19"/>
              </w:rPr>
            </w:rPrChange>
          </w:rPr>
          <w:t>(</w:t>
        </w:r>
        <w:proofErr w:type="spellStart"/>
        <w:proofErr w:type="gramEnd"/>
        <w:r w:rsidRPr="008C09BE">
          <w:rPr>
            <w:rFonts w:ascii="Times New Roman" w:hAnsi="Times New Roman" w:cs="Times New Roman"/>
            <w:sz w:val="20"/>
            <w:szCs w:val="20"/>
            <w:lang w:val="en-US"/>
            <w:rPrChange w:id="8207" w:author="Airat Shigapov" w:date="2021-10-27T23:08:00Z">
              <w:rPr>
                <w:rFonts w:ascii="Consolas" w:hAnsi="Consolas" w:cs="Consolas"/>
                <w:color w:val="000000"/>
                <w:sz w:val="19"/>
                <w:szCs w:val="19"/>
              </w:rPr>
            </w:rPrChange>
          </w:rPr>
          <w:t>newBrand.ShowDialog</w:t>
        </w:r>
        <w:proofErr w:type="spellEnd"/>
        <w:r w:rsidRPr="008C09BE">
          <w:rPr>
            <w:rFonts w:ascii="Times New Roman" w:hAnsi="Times New Roman" w:cs="Times New Roman"/>
            <w:sz w:val="20"/>
            <w:szCs w:val="20"/>
            <w:lang w:val="en-US"/>
            <w:rPrChange w:id="8208" w:author="Airat Shigapov" w:date="2021-10-27T23:08:00Z">
              <w:rPr>
                <w:rFonts w:ascii="Consolas" w:hAnsi="Consolas" w:cs="Consolas"/>
                <w:color w:val="000000"/>
                <w:sz w:val="19"/>
                <w:szCs w:val="19"/>
              </w:rPr>
            </w:rPrChange>
          </w:rPr>
          <w:t xml:space="preserve">() == </w:t>
        </w:r>
        <w:r w:rsidRPr="008C09BE">
          <w:rPr>
            <w:rFonts w:ascii="Times New Roman" w:hAnsi="Times New Roman" w:cs="Times New Roman"/>
            <w:sz w:val="20"/>
            <w:szCs w:val="20"/>
            <w:lang w:val="en-US"/>
            <w:rPrChange w:id="8209" w:author="Airat Shigapov" w:date="2021-10-27T23:08:00Z">
              <w:rPr>
                <w:rFonts w:ascii="Consolas" w:hAnsi="Consolas" w:cs="Consolas"/>
                <w:color w:val="0000FF"/>
                <w:sz w:val="19"/>
                <w:szCs w:val="19"/>
              </w:rPr>
            </w:rPrChange>
          </w:rPr>
          <w:t>true</w:t>
        </w:r>
        <w:r w:rsidRPr="008C09BE">
          <w:rPr>
            <w:rFonts w:ascii="Times New Roman" w:hAnsi="Times New Roman" w:cs="Times New Roman"/>
            <w:sz w:val="20"/>
            <w:szCs w:val="20"/>
            <w:lang w:val="en-US"/>
            <w:rPrChange w:id="8210" w:author="Airat Shigapov" w:date="2021-10-27T23:08:00Z">
              <w:rPr>
                <w:rFonts w:ascii="Consolas" w:hAnsi="Consolas" w:cs="Consolas"/>
                <w:color w:val="000000"/>
                <w:sz w:val="19"/>
                <w:szCs w:val="19"/>
              </w:rPr>
            </w:rPrChange>
          </w:rPr>
          <w:t>)</w:t>
        </w:r>
      </w:ins>
    </w:p>
    <w:p w14:paraId="727A2825" w14:textId="77777777" w:rsidR="001118C1" w:rsidRPr="008C09BE" w:rsidRDefault="001118C1" w:rsidP="001118C1">
      <w:pPr>
        <w:autoSpaceDE w:val="0"/>
        <w:autoSpaceDN w:val="0"/>
        <w:adjustRightInd w:val="0"/>
        <w:spacing w:after="0" w:line="240" w:lineRule="auto"/>
        <w:rPr>
          <w:ins w:id="8211" w:author="Airat Shigapov" w:date="2021-10-27T23:04:00Z"/>
          <w:rFonts w:ascii="Times New Roman" w:hAnsi="Times New Roman" w:cs="Times New Roman"/>
          <w:sz w:val="20"/>
          <w:szCs w:val="20"/>
          <w:lang w:val="en-US"/>
          <w:rPrChange w:id="8212" w:author="Airat Shigapov" w:date="2021-10-27T23:08:00Z">
            <w:rPr>
              <w:ins w:id="8213" w:author="Airat Shigapov" w:date="2021-10-27T23:04:00Z"/>
              <w:rFonts w:ascii="Consolas" w:hAnsi="Consolas" w:cs="Consolas"/>
              <w:color w:val="000000"/>
              <w:sz w:val="19"/>
              <w:szCs w:val="19"/>
            </w:rPr>
          </w:rPrChange>
        </w:rPr>
      </w:pPr>
      <w:ins w:id="8214" w:author="Airat Shigapov" w:date="2021-10-27T23:04:00Z">
        <w:r w:rsidRPr="008C09BE">
          <w:rPr>
            <w:rFonts w:ascii="Times New Roman" w:hAnsi="Times New Roman" w:cs="Times New Roman"/>
            <w:sz w:val="20"/>
            <w:szCs w:val="20"/>
            <w:lang w:val="en-US"/>
            <w:rPrChange w:id="8215" w:author="Airat Shigapov" w:date="2021-10-27T23:08:00Z">
              <w:rPr>
                <w:rFonts w:ascii="Consolas" w:hAnsi="Consolas" w:cs="Consolas"/>
                <w:color w:val="000000"/>
                <w:sz w:val="19"/>
                <w:szCs w:val="19"/>
              </w:rPr>
            </w:rPrChange>
          </w:rPr>
          <w:t xml:space="preserve">            {</w:t>
        </w:r>
      </w:ins>
    </w:p>
    <w:p w14:paraId="53630076" w14:textId="77777777" w:rsidR="001118C1" w:rsidRPr="008C09BE" w:rsidRDefault="001118C1" w:rsidP="001118C1">
      <w:pPr>
        <w:autoSpaceDE w:val="0"/>
        <w:autoSpaceDN w:val="0"/>
        <w:adjustRightInd w:val="0"/>
        <w:spacing w:after="0" w:line="240" w:lineRule="auto"/>
        <w:rPr>
          <w:ins w:id="8216" w:author="Airat Shigapov" w:date="2021-10-27T23:04:00Z"/>
          <w:rFonts w:ascii="Times New Roman" w:hAnsi="Times New Roman" w:cs="Times New Roman"/>
          <w:sz w:val="20"/>
          <w:szCs w:val="20"/>
          <w:lang w:val="en-US"/>
          <w:rPrChange w:id="8217" w:author="Airat Shigapov" w:date="2021-10-27T23:08:00Z">
            <w:rPr>
              <w:ins w:id="8218" w:author="Airat Shigapov" w:date="2021-10-27T23:04:00Z"/>
              <w:rFonts w:ascii="Consolas" w:hAnsi="Consolas" w:cs="Consolas"/>
              <w:color w:val="000000"/>
              <w:sz w:val="19"/>
              <w:szCs w:val="19"/>
            </w:rPr>
          </w:rPrChange>
        </w:rPr>
      </w:pPr>
      <w:ins w:id="8219" w:author="Airat Shigapov" w:date="2021-10-27T23:04:00Z">
        <w:r w:rsidRPr="008C09BE">
          <w:rPr>
            <w:rFonts w:ascii="Times New Roman" w:hAnsi="Times New Roman" w:cs="Times New Roman"/>
            <w:sz w:val="20"/>
            <w:szCs w:val="20"/>
            <w:lang w:val="en-US"/>
            <w:rPrChange w:id="8220" w:author="Airat Shigapov" w:date="2021-10-27T23:08:00Z">
              <w:rPr>
                <w:rFonts w:ascii="Consolas" w:hAnsi="Consolas" w:cs="Consolas"/>
                <w:color w:val="000000"/>
                <w:sz w:val="19"/>
                <w:szCs w:val="19"/>
              </w:rPr>
            </w:rPrChange>
          </w:rPr>
          <w:t xml:space="preserve">                </w:t>
        </w:r>
        <w:proofErr w:type="spellStart"/>
        <w:r w:rsidRPr="008C09BE">
          <w:rPr>
            <w:rFonts w:ascii="Times New Roman" w:hAnsi="Times New Roman" w:cs="Times New Roman"/>
            <w:sz w:val="20"/>
            <w:szCs w:val="20"/>
            <w:lang w:val="en-US"/>
            <w:rPrChange w:id="8221" w:author="Airat Shigapov" w:date="2021-10-27T23:08:00Z">
              <w:rPr>
                <w:rFonts w:ascii="Consolas" w:hAnsi="Consolas" w:cs="Consolas"/>
                <w:color w:val="000000"/>
                <w:sz w:val="19"/>
                <w:szCs w:val="19"/>
              </w:rPr>
            </w:rPrChange>
          </w:rPr>
          <w:t>BrandName.ItemsSource</w:t>
        </w:r>
        <w:proofErr w:type="spellEnd"/>
        <w:r w:rsidRPr="008C09BE">
          <w:rPr>
            <w:rFonts w:ascii="Times New Roman" w:hAnsi="Times New Roman" w:cs="Times New Roman"/>
            <w:sz w:val="20"/>
            <w:szCs w:val="20"/>
            <w:lang w:val="en-US"/>
            <w:rPrChange w:id="8222" w:author="Airat Shigapov" w:date="2021-10-27T23:08:00Z">
              <w:rPr>
                <w:rFonts w:ascii="Consolas" w:hAnsi="Consolas" w:cs="Consolas"/>
                <w:color w:val="000000"/>
                <w:sz w:val="19"/>
                <w:szCs w:val="19"/>
              </w:rPr>
            </w:rPrChange>
          </w:rPr>
          <w:t xml:space="preserve"> = </w:t>
        </w:r>
        <w:proofErr w:type="spellStart"/>
        <w:proofErr w:type="gramStart"/>
        <w:r w:rsidRPr="008C09BE">
          <w:rPr>
            <w:rFonts w:ascii="Times New Roman" w:hAnsi="Times New Roman" w:cs="Times New Roman"/>
            <w:sz w:val="20"/>
            <w:szCs w:val="20"/>
            <w:lang w:val="en-US"/>
            <w:rPrChange w:id="8223" w:author="Airat Shigapov" w:date="2021-10-27T23:08:00Z">
              <w:rPr>
                <w:rFonts w:ascii="Consolas" w:hAnsi="Consolas" w:cs="Consolas"/>
                <w:color w:val="000000"/>
                <w:sz w:val="19"/>
                <w:szCs w:val="19"/>
              </w:rPr>
            </w:rPrChange>
          </w:rPr>
          <w:t>MainWindow.carShopEntities.Brands.ToList</w:t>
        </w:r>
        <w:proofErr w:type="spellEnd"/>
        <w:proofErr w:type="gramEnd"/>
        <w:r w:rsidRPr="008C09BE">
          <w:rPr>
            <w:rFonts w:ascii="Times New Roman" w:hAnsi="Times New Roman" w:cs="Times New Roman"/>
            <w:sz w:val="20"/>
            <w:szCs w:val="20"/>
            <w:lang w:val="en-US"/>
            <w:rPrChange w:id="8224" w:author="Airat Shigapov" w:date="2021-10-27T23:08:00Z">
              <w:rPr>
                <w:rFonts w:ascii="Consolas" w:hAnsi="Consolas" w:cs="Consolas"/>
                <w:color w:val="000000"/>
                <w:sz w:val="19"/>
                <w:szCs w:val="19"/>
              </w:rPr>
            </w:rPrChange>
          </w:rPr>
          <w:t>();</w:t>
        </w:r>
      </w:ins>
    </w:p>
    <w:p w14:paraId="181593CC" w14:textId="77777777" w:rsidR="001118C1" w:rsidRPr="008C09BE" w:rsidRDefault="001118C1" w:rsidP="001118C1">
      <w:pPr>
        <w:autoSpaceDE w:val="0"/>
        <w:autoSpaceDN w:val="0"/>
        <w:adjustRightInd w:val="0"/>
        <w:spacing w:after="0" w:line="240" w:lineRule="auto"/>
        <w:rPr>
          <w:ins w:id="8225" w:author="Airat Shigapov" w:date="2021-10-27T23:04:00Z"/>
          <w:rFonts w:ascii="Times New Roman" w:hAnsi="Times New Roman" w:cs="Times New Roman"/>
          <w:sz w:val="20"/>
          <w:szCs w:val="20"/>
          <w:lang w:val="en-US"/>
          <w:rPrChange w:id="8226" w:author="Airat Shigapov" w:date="2021-10-27T23:08:00Z">
            <w:rPr>
              <w:ins w:id="8227" w:author="Airat Shigapov" w:date="2021-10-27T23:04:00Z"/>
              <w:rFonts w:ascii="Consolas" w:hAnsi="Consolas" w:cs="Consolas"/>
              <w:color w:val="000000"/>
              <w:sz w:val="19"/>
              <w:szCs w:val="19"/>
            </w:rPr>
          </w:rPrChange>
        </w:rPr>
      </w:pPr>
      <w:ins w:id="8228" w:author="Airat Shigapov" w:date="2021-10-27T23:04:00Z">
        <w:r w:rsidRPr="008C09BE">
          <w:rPr>
            <w:rFonts w:ascii="Times New Roman" w:hAnsi="Times New Roman" w:cs="Times New Roman"/>
            <w:sz w:val="20"/>
            <w:szCs w:val="20"/>
            <w:lang w:val="en-US"/>
            <w:rPrChange w:id="8229" w:author="Airat Shigapov" w:date="2021-10-27T23:08:00Z">
              <w:rPr>
                <w:rFonts w:ascii="Consolas" w:hAnsi="Consolas" w:cs="Consolas"/>
                <w:color w:val="000000"/>
                <w:sz w:val="19"/>
                <w:szCs w:val="19"/>
              </w:rPr>
            </w:rPrChange>
          </w:rPr>
          <w:t xml:space="preserve">            }</w:t>
        </w:r>
      </w:ins>
    </w:p>
    <w:p w14:paraId="0ED3C64A" w14:textId="77777777" w:rsidR="001118C1" w:rsidRPr="008C09BE" w:rsidRDefault="001118C1" w:rsidP="001118C1">
      <w:pPr>
        <w:autoSpaceDE w:val="0"/>
        <w:autoSpaceDN w:val="0"/>
        <w:adjustRightInd w:val="0"/>
        <w:spacing w:after="0" w:line="240" w:lineRule="auto"/>
        <w:rPr>
          <w:ins w:id="8230" w:author="Airat Shigapov" w:date="2021-10-27T23:04:00Z"/>
          <w:rFonts w:ascii="Times New Roman" w:hAnsi="Times New Roman" w:cs="Times New Roman"/>
          <w:sz w:val="20"/>
          <w:szCs w:val="20"/>
          <w:lang w:val="en-US"/>
          <w:rPrChange w:id="8231" w:author="Airat Shigapov" w:date="2021-10-27T23:08:00Z">
            <w:rPr>
              <w:ins w:id="8232" w:author="Airat Shigapov" w:date="2021-10-27T23:04:00Z"/>
              <w:rFonts w:ascii="Consolas" w:hAnsi="Consolas" w:cs="Consolas"/>
              <w:color w:val="000000"/>
              <w:sz w:val="19"/>
              <w:szCs w:val="19"/>
            </w:rPr>
          </w:rPrChange>
        </w:rPr>
      </w:pPr>
      <w:ins w:id="8233" w:author="Airat Shigapov" w:date="2021-10-27T23:04:00Z">
        <w:r w:rsidRPr="008C09BE">
          <w:rPr>
            <w:rFonts w:ascii="Times New Roman" w:hAnsi="Times New Roman" w:cs="Times New Roman"/>
            <w:sz w:val="20"/>
            <w:szCs w:val="20"/>
            <w:lang w:val="en-US"/>
            <w:rPrChange w:id="8234" w:author="Airat Shigapov" w:date="2021-10-27T23:08:00Z">
              <w:rPr>
                <w:rFonts w:ascii="Consolas" w:hAnsi="Consolas" w:cs="Consolas"/>
                <w:color w:val="000000"/>
                <w:sz w:val="19"/>
                <w:szCs w:val="19"/>
              </w:rPr>
            </w:rPrChange>
          </w:rPr>
          <w:t xml:space="preserve">        }</w:t>
        </w:r>
      </w:ins>
    </w:p>
    <w:p w14:paraId="6D6ABBCE" w14:textId="77777777" w:rsidR="001118C1" w:rsidRPr="008C09BE" w:rsidRDefault="001118C1" w:rsidP="001118C1">
      <w:pPr>
        <w:autoSpaceDE w:val="0"/>
        <w:autoSpaceDN w:val="0"/>
        <w:adjustRightInd w:val="0"/>
        <w:spacing w:after="0" w:line="240" w:lineRule="auto"/>
        <w:rPr>
          <w:ins w:id="8235" w:author="Airat Shigapov" w:date="2021-10-27T23:04:00Z"/>
          <w:rFonts w:ascii="Times New Roman" w:hAnsi="Times New Roman" w:cs="Times New Roman"/>
          <w:sz w:val="20"/>
          <w:szCs w:val="20"/>
          <w:lang w:val="en-US"/>
          <w:rPrChange w:id="8236" w:author="Airat Shigapov" w:date="2021-10-27T23:08:00Z">
            <w:rPr>
              <w:ins w:id="8237" w:author="Airat Shigapov" w:date="2021-10-27T23:04:00Z"/>
              <w:rFonts w:ascii="Consolas" w:hAnsi="Consolas" w:cs="Consolas"/>
              <w:color w:val="000000"/>
              <w:sz w:val="19"/>
              <w:szCs w:val="19"/>
            </w:rPr>
          </w:rPrChange>
        </w:rPr>
      </w:pPr>
    </w:p>
    <w:p w14:paraId="32B3AD25" w14:textId="77777777" w:rsidR="001118C1" w:rsidRPr="008C09BE" w:rsidRDefault="001118C1" w:rsidP="001118C1">
      <w:pPr>
        <w:autoSpaceDE w:val="0"/>
        <w:autoSpaceDN w:val="0"/>
        <w:adjustRightInd w:val="0"/>
        <w:spacing w:after="0" w:line="240" w:lineRule="auto"/>
        <w:rPr>
          <w:ins w:id="8238" w:author="Airat Shigapov" w:date="2021-10-27T23:04:00Z"/>
          <w:rFonts w:ascii="Times New Roman" w:hAnsi="Times New Roman" w:cs="Times New Roman"/>
          <w:sz w:val="20"/>
          <w:szCs w:val="20"/>
          <w:lang w:val="en-US"/>
          <w:rPrChange w:id="8239" w:author="Airat Shigapov" w:date="2021-10-27T23:08:00Z">
            <w:rPr>
              <w:ins w:id="8240" w:author="Airat Shigapov" w:date="2021-10-27T23:04:00Z"/>
              <w:rFonts w:ascii="Consolas" w:hAnsi="Consolas" w:cs="Consolas"/>
              <w:color w:val="000000"/>
              <w:sz w:val="19"/>
              <w:szCs w:val="19"/>
            </w:rPr>
          </w:rPrChange>
        </w:rPr>
      </w:pPr>
      <w:ins w:id="8241" w:author="Airat Shigapov" w:date="2021-10-27T23:04:00Z">
        <w:r w:rsidRPr="008C09BE">
          <w:rPr>
            <w:rFonts w:ascii="Times New Roman" w:hAnsi="Times New Roman" w:cs="Times New Roman"/>
            <w:sz w:val="20"/>
            <w:szCs w:val="20"/>
            <w:lang w:val="en-US"/>
            <w:rPrChange w:id="8242"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8243" w:author="Airat Shigapov" w:date="2021-10-27T23:08:00Z">
              <w:rPr>
                <w:rFonts w:ascii="Consolas" w:hAnsi="Consolas" w:cs="Consolas"/>
                <w:color w:val="0000FF"/>
                <w:sz w:val="19"/>
                <w:szCs w:val="19"/>
              </w:rPr>
            </w:rPrChange>
          </w:rPr>
          <w:t>private</w:t>
        </w:r>
        <w:r w:rsidRPr="008C09BE">
          <w:rPr>
            <w:rFonts w:ascii="Times New Roman" w:hAnsi="Times New Roman" w:cs="Times New Roman"/>
            <w:sz w:val="20"/>
            <w:szCs w:val="20"/>
            <w:lang w:val="en-US"/>
            <w:rPrChange w:id="8244"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8245" w:author="Airat Shigapov" w:date="2021-10-27T23:08:00Z">
              <w:rPr>
                <w:rFonts w:ascii="Consolas" w:hAnsi="Consolas" w:cs="Consolas"/>
                <w:color w:val="0000FF"/>
                <w:sz w:val="19"/>
                <w:szCs w:val="19"/>
              </w:rPr>
            </w:rPrChange>
          </w:rPr>
          <w:t>void</w:t>
        </w:r>
        <w:r w:rsidRPr="008C09BE">
          <w:rPr>
            <w:rFonts w:ascii="Times New Roman" w:hAnsi="Times New Roman" w:cs="Times New Roman"/>
            <w:sz w:val="20"/>
            <w:szCs w:val="20"/>
            <w:lang w:val="en-US"/>
            <w:rPrChange w:id="8246" w:author="Airat Shigapov" w:date="2021-10-27T23:08:00Z">
              <w:rPr>
                <w:rFonts w:ascii="Consolas" w:hAnsi="Consolas" w:cs="Consolas"/>
                <w:color w:val="000000"/>
                <w:sz w:val="19"/>
                <w:szCs w:val="19"/>
              </w:rPr>
            </w:rPrChange>
          </w:rPr>
          <w:t xml:space="preserve"> </w:t>
        </w:r>
        <w:proofErr w:type="spellStart"/>
        <w:r w:rsidRPr="008C09BE">
          <w:rPr>
            <w:rFonts w:ascii="Times New Roman" w:hAnsi="Times New Roman" w:cs="Times New Roman"/>
            <w:sz w:val="20"/>
            <w:szCs w:val="20"/>
            <w:lang w:val="en-US"/>
            <w:rPrChange w:id="8247" w:author="Airat Shigapov" w:date="2021-10-27T23:08:00Z">
              <w:rPr>
                <w:rFonts w:ascii="Consolas" w:hAnsi="Consolas" w:cs="Consolas"/>
                <w:color w:val="000000"/>
                <w:sz w:val="19"/>
                <w:szCs w:val="19"/>
              </w:rPr>
            </w:rPrChange>
          </w:rPr>
          <w:t>AddNewUntir_</w:t>
        </w:r>
        <w:proofErr w:type="gramStart"/>
        <w:r w:rsidRPr="008C09BE">
          <w:rPr>
            <w:rFonts w:ascii="Times New Roman" w:hAnsi="Times New Roman" w:cs="Times New Roman"/>
            <w:sz w:val="20"/>
            <w:szCs w:val="20"/>
            <w:lang w:val="en-US"/>
            <w:rPrChange w:id="8248" w:author="Airat Shigapov" w:date="2021-10-27T23:08:00Z">
              <w:rPr>
                <w:rFonts w:ascii="Consolas" w:hAnsi="Consolas" w:cs="Consolas"/>
                <w:color w:val="000000"/>
                <w:sz w:val="19"/>
                <w:szCs w:val="19"/>
              </w:rPr>
            </w:rPrChange>
          </w:rPr>
          <w:t>Button</w:t>
        </w:r>
        <w:proofErr w:type="spellEnd"/>
        <w:r w:rsidRPr="008C09BE">
          <w:rPr>
            <w:rFonts w:ascii="Times New Roman" w:hAnsi="Times New Roman" w:cs="Times New Roman"/>
            <w:sz w:val="20"/>
            <w:szCs w:val="20"/>
            <w:lang w:val="en-US"/>
            <w:rPrChange w:id="8249" w:author="Airat Shigapov" w:date="2021-10-27T23:08:00Z">
              <w:rPr>
                <w:rFonts w:ascii="Consolas" w:hAnsi="Consolas" w:cs="Consolas"/>
                <w:color w:val="000000"/>
                <w:sz w:val="19"/>
                <w:szCs w:val="19"/>
              </w:rPr>
            </w:rPrChange>
          </w:rPr>
          <w:t>(</w:t>
        </w:r>
        <w:proofErr w:type="gramEnd"/>
        <w:r w:rsidRPr="008C09BE">
          <w:rPr>
            <w:rFonts w:ascii="Times New Roman" w:hAnsi="Times New Roman" w:cs="Times New Roman"/>
            <w:sz w:val="20"/>
            <w:szCs w:val="20"/>
            <w:lang w:val="en-US"/>
            <w:rPrChange w:id="8250" w:author="Airat Shigapov" w:date="2021-10-27T23:08:00Z">
              <w:rPr>
                <w:rFonts w:ascii="Consolas" w:hAnsi="Consolas" w:cs="Consolas"/>
                <w:color w:val="0000FF"/>
                <w:sz w:val="19"/>
                <w:szCs w:val="19"/>
              </w:rPr>
            </w:rPrChange>
          </w:rPr>
          <w:t>object</w:t>
        </w:r>
        <w:r w:rsidRPr="008C09BE">
          <w:rPr>
            <w:rFonts w:ascii="Times New Roman" w:hAnsi="Times New Roman" w:cs="Times New Roman"/>
            <w:sz w:val="20"/>
            <w:szCs w:val="20"/>
            <w:lang w:val="en-US"/>
            <w:rPrChange w:id="8251" w:author="Airat Shigapov" w:date="2021-10-27T23:08:00Z">
              <w:rPr>
                <w:rFonts w:ascii="Consolas" w:hAnsi="Consolas" w:cs="Consolas"/>
                <w:color w:val="000000"/>
                <w:sz w:val="19"/>
                <w:szCs w:val="19"/>
              </w:rPr>
            </w:rPrChange>
          </w:rPr>
          <w:t xml:space="preserve"> sender, </w:t>
        </w:r>
        <w:proofErr w:type="spellStart"/>
        <w:r w:rsidRPr="008C09BE">
          <w:rPr>
            <w:rFonts w:ascii="Times New Roman" w:hAnsi="Times New Roman" w:cs="Times New Roman"/>
            <w:sz w:val="20"/>
            <w:szCs w:val="20"/>
            <w:lang w:val="en-US"/>
            <w:rPrChange w:id="8252" w:author="Airat Shigapov" w:date="2021-10-27T23:08:00Z">
              <w:rPr>
                <w:rFonts w:ascii="Consolas" w:hAnsi="Consolas" w:cs="Consolas"/>
                <w:color w:val="000000"/>
                <w:sz w:val="19"/>
                <w:szCs w:val="19"/>
              </w:rPr>
            </w:rPrChange>
          </w:rPr>
          <w:t>RoutedEventArgs</w:t>
        </w:r>
        <w:proofErr w:type="spellEnd"/>
        <w:r w:rsidRPr="008C09BE">
          <w:rPr>
            <w:rFonts w:ascii="Times New Roman" w:hAnsi="Times New Roman" w:cs="Times New Roman"/>
            <w:sz w:val="20"/>
            <w:szCs w:val="20"/>
            <w:lang w:val="en-US"/>
            <w:rPrChange w:id="8253" w:author="Airat Shigapov" w:date="2021-10-27T23:08:00Z">
              <w:rPr>
                <w:rFonts w:ascii="Consolas" w:hAnsi="Consolas" w:cs="Consolas"/>
                <w:color w:val="000000"/>
                <w:sz w:val="19"/>
                <w:szCs w:val="19"/>
              </w:rPr>
            </w:rPrChange>
          </w:rPr>
          <w:t xml:space="preserve"> e)</w:t>
        </w:r>
      </w:ins>
    </w:p>
    <w:p w14:paraId="32064014" w14:textId="77777777" w:rsidR="001118C1" w:rsidRPr="008C09BE" w:rsidRDefault="001118C1" w:rsidP="001118C1">
      <w:pPr>
        <w:autoSpaceDE w:val="0"/>
        <w:autoSpaceDN w:val="0"/>
        <w:adjustRightInd w:val="0"/>
        <w:spacing w:after="0" w:line="240" w:lineRule="auto"/>
        <w:rPr>
          <w:ins w:id="8254" w:author="Airat Shigapov" w:date="2021-10-27T23:04:00Z"/>
          <w:rFonts w:ascii="Times New Roman" w:hAnsi="Times New Roman" w:cs="Times New Roman"/>
          <w:sz w:val="20"/>
          <w:szCs w:val="20"/>
          <w:lang w:val="en-US"/>
          <w:rPrChange w:id="8255" w:author="Airat Shigapov" w:date="2021-10-27T23:08:00Z">
            <w:rPr>
              <w:ins w:id="8256" w:author="Airat Shigapov" w:date="2021-10-27T23:04:00Z"/>
              <w:rFonts w:ascii="Consolas" w:hAnsi="Consolas" w:cs="Consolas"/>
              <w:color w:val="000000"/>
              <w:sz w:val="19"/>
              <w:szCs w:val="19"/>
            </w:rPr>
          </w:rPrChange>
        </w:rPr>
      </w:pPr>
      <w:ins w:id="8257" w:author="Airat Shigapov" w:date="2021-10-27T23:04:00Z">
        <w:r w:rsidRPr="008C09BE">
          <w:rPr>
            <w:rFonts w:ascii="Times New Roman" w:hAnsi="Times New Roman" w:cs="Times New Roman"/>
            <w:sz w:val="20"/>
            <w:szCs w:val="20"/>
            <w:lang w:val="en-US"/>
            <w:rPrChange w:id="8258" w:author="Airat Shigapov" w:date="2021-10-27T23:08:00Z">
              <w:rPr>
                <w:rFonts w:ascii="Consolas" w:hAnsi="Consolas" w:cs="Consolas"/>
                <w:color w:val="000000"/>
                <w:sz w:val="19"/>
                <w:szCs w:val="19"/>
              </w:rPr>
            </w:rPrChange>
          </w:rPr>
          <w:t xml:space="preserve">        {</w:t>
        </w:r>
      </w:ins>
    </w:p>
    <w:p w14:paraId="34D51EBA" w14:textId="77777777" w:rsidR="001118C1" w:rsidRPr="008C09BE" w:rsidRDefault="001118C1" w:rsidP="001118C1">
      <w:pPr>
        <w:autoSpaceDE w:val="0"/>
        <w:autoSpaceDN w:val="0"/>
        <w:adjustRightInd w:val="0"/>
        <w:spacing w:after="0" w:line="240" w:lineRule="auto"/>
        <w:rPr>
          <w:ins w:id="8259" w:author="Airat Shigapov" w:date="2021-10-27T23:04:00Z"/>
          <w:rFonts w:ascii="Times New Roman" w:hAnsi="Times New Roman" w:cs="Times New Roman"/>
          <w:sz w:val="20"/>
          <w:szCs w:val="20"/>
          <w:lang w:val="en-US"/>
          <w:rPrChange w:id="8260" w:author="Airat Shigapov" w:date="2021-10-27T23:08:00Z">
            <w:rPr>
              <w:ins w:id="8261" w:author="Airat Shigapov" w:date="2021-10-27T23:04:00Z"/>
              <w:rFonts w:ascii="Consolas" w:hAnsi="Consolas" w:cs="Consolas"/>
              <w:color w:val="000000"/>
              <w:sz w:val="19"/>
              <w:szCs w:val="19"/>
            </w:rPr>
          </w:rPrChange>
        </w:rPr>
      </w:pPr>
      <w:ins w:id="8262" w:author="Airat Shigapov" w:date="2021-10-27T23:04:00Z">
        <w:r w:rsidRPr="008C09BE">
          <w:rPr>
            <w:rFonts w:ascii="Times New Roman" w:hAnsi="Times New Roman" w:cs="Times New Roman"/>
            <w:sz w:val="20"/>
            <w:szCs w:val="20"/>
            <w:lang w:val="en-US"/>
            <w:rPrChange w:id="8263" w:author="Airat Shigapov" w:date="2021-10-27T23:08:00Z">
              <w:rPr>
                <w:rFonts w:ascii="Consolas" w:hAnsi="Consolas" w:cs="Consolas"/>
                <w:color w:val="000000"/>
                <w:sz w:val="19"/>
                <w:szCs w:val="19"/>
              </w:rPr>
            </w:rPrChange>
          </w:rPr>
          <w:t xml:space="preserve">            </w:t>
        </w:r>
        <w:proofErr w:type="spellStart"/>
        <w:r w:rsidRPr="008C09BE">
          <w:rPr>
            <w:rFonts w:ascii="Times New Roman" w:hAnsi="Times New Roman" w:cs="Times New Roman"/>
            <w:sz w:val="20"/>
            <w:szCs w:val="20"/>
            <w:lang w:val="en-US"/>
            <w:rPrChange w:id="8264" w:author="Airat Shigapov" w:date="2021-10-27T23:08:00Z">
              <w:rPr>
                <w:rFonts w:ascii="Consolas" w:hAnsi="Consolas" w:cs="Consolas"/>
                <w:color w:val="000000"/>
                <w:sz w:val="19"/>
                <w:szCs w:val="19"/>
              </w:rPr>
            </w:rPrChange>
          </w:rPr>
          <w:t>AddValue</w:t>
        </w:r>
        <w:proofErr w:type="spellEnd"/>
        <w:r w:rsidRPr="008C09BE">
          <w:rPr>
            <w:rFonts w:ascii="Times New Roman" w:hAnsi="Times New Roman" w:cs="Times New Roman"/>
            <w:sz w:val="20"/>
            <w:szCs w:val="20"/>
            <w:lang w:val="en-US"/>
            <w:rPrChange w:id="8265" w:author="Airat Shigapov" w:date="2021-10-27T23:08:00Z">
              <w:rPr>
                <w:rFonts w:ascii="Consolas" w:hAnsi="Consolas" w:cs="Consolas"/>
                <w:color w:val="000000"/>
                <w:sz w:val="19"/>
                <w:szCs w:val="19"/>
              </w:rPr>
            </w:rPrChange>
          </w:rPr>
          <w:t xml:space="preserve"> </w:t>
        </w:r>
        <w:proofErr w:type="spellStart"/>
        <w:r w:rsidRPr="008C09BE">
          <w:rPr>
            <w:rFonts w:ascii="Times New Roman" w:hAnsi="Times New Roman" w:cs="Times New Roman"/>
            <w:sz w:val="20"/>
            <w:szCs w:val="20"/>
            <w:lang w:val="en-US"/>
            <w:rPrChange w:id="8266" w:author="Airat Shigapov" w:date="2021-10-27T23:08:00Z">
              <w:rPr>
                <w:rFonts w:ascii="Consolas" w:hAnsi="Consolas" w:cs="Consolas"/>
                <w:color w:val="000000"/>
                <w:sz w:val="19"/>
                <w:szCs w:val="19"/>
              </w:rPr>
            </w:rPrChange>
          </w:rPr>
          <w:t>newBrand</w:t>
        </w:r>
        <w:proofErr w:type="spellEnd"/>
        <w:r w:rsidRPr="008C09BE">
          <w:rPr>
            <w:rFonts w:ascii="Times New Roman" w:hAnsi="Times New Roman" w:cs="Times New Roman"/>
            <w:sz w:val="20"/>
            <w:szCs w:val="20"/>
            <w:lang w:val="en-US"/>
            <w:rPrChange w:id="8267" w:author="Airat Shigapov" w:date="2021-10-27T23:08:00Z">
              <w:rPr>
                <w:rFonts w:ascii="Consolas" w:hAnsi="Consolas" w:cs="Consolas"/>
                <w:color w:val="000000"/>
                <w:sz w:val="19"/>
                <w:szCs w:val="19"/>
              </w:rPr>
            </w:rPrChange>
          </w:rPr>
          <w:t xml:space="preserve"> = </w:t>
        </w:r>
        <w:r w:rsidRPr="008C09BE">
          <w:rPr>
            <w:rFonts w:ascii="Times New Roman" w:hAnsi="Times New Roman" w:cs="Times New Roman"/>
            <w:sz w:val="20"/>
            <w:szCs w:val="20"/>
            <w:lang w:val="en-US"/>
            <w:rPrChange w:id="8268" w:author="Airat Shigapov" w:date="2021-10-27T23:08:00Z">
              <w:rPr>
                <w:rFonts w:ascii="Consolas" w:hAnsi="Consolas" w:cs="Consolas"/>
                <w:color w:val="0000FF"/>
                <w:sz w:val="19"/>
                <w:szCs w:val="19"/>
              </w:rPr>
            </w:rPrChange>
          </w:rPr>
          <w:t>new</w:t>
        </w:r>
        <w:r w:rsidRPr="008C09BE">
          <w:rPr>
            <w:rFonts w:ascii="Times New Roman" w:hAnsi="Times New Roman" w:cs="Times New Roman"/>
            <w:sz w:val="20"/>
            <w:szCs w:val="20"/>
            <w:lang w:val="en-US"/>
            <w:rPrChange w:id="8269" w:author="Airat Shigapov" w:date="2021-10-27T23:08:00Z">
              <w:rPr>
                <w:rFonts w:ascii="Consolas" w:hAnsi="Consolas" w:cs="Consolas"/>
                <w:color w:val="000000"/>
                <w:sz w:val="19"/>
                <w:szCs w:val="19"/>
              </w:rPr>
            </w:rPrChange>
          </w:rPr>
          <w:t xml:space="preserve"> </w:t>
        </w:r>
        <w:proofErr w:type="spellStart"/>
        <w:r w:rsidRPr="008C09BE">
          <w:rPr>
            <w:rFonts w:ascii="Times New Roman" w:hAnsi="Times New Roman" w:cs="Times New Roman"/>
            <w:sz w:val="20"/>
            <w:szCs w:val="20"/>
            <w:lang w:val="en-US"/>
            <w:rPrChange w:id="8270" w:author="Airat Shigapov" w:date="2021-10-27T23:08:00Z">
              <w:rPr>
                <w:rFonts w:ascii="Consolas" w:hAnsi="Consolas" w:cs="Consolas"/>
                <w:color w:val="000000"/>
                <w:sz w:val="19"/>
                <w:szCs w:val="19"/>
              </w:rPr>
            </w:rPrChange>
          </w:rPr>
          <w:t>AddValue</w:t>
        </w:r>
        <w:proofErr w:type="spellEnd"/>
        <w:r w:rsidRPr="008C09BE">
          <w:rPr>
            <w:rFonts w:ascii="Times New Roman" w:hAnsi="Times New Roman" w:cs="Times New Roman"/>
            <w:sz w:val="20"/>
            <w:szCs w:val="20"/>
            <w:lang w:val="en-US"/>
            <w:rPrChange w:id="8271" w:author="Airat Shigapov" w:date="2021-10-27T23:08:00Z">
              <w:rPr>
                <w:rFonts w:ascii="Consolas" w:hAnsi="Consolas" w:cs="Consolas"/>
                <w:color w:val="000000"/>
                <w:sz w:val="19"/>
                <w:szCs w:val="19"/>
              </w:rPr>
            </w:rPrChange>
          </w:rPr>
          <w:t>(</w:t>
        </w:r>
        <w:r w:rsidRPr="008C09BE">
          <w:rPr>
            <w:rFonts w:ascii="Times New Roman" w:hAnsi="Times New Roman" w:cs="Times New Roman"/>
            <w:sz w:val="20"/>
            <w:szCs w:val="20"/>
            <w:lang w:val="en-US"/>
            <w:rPrChange w:id="8272" w:author="Airat Shigapov" w:date="2021-10-27T23:08:00Z">
              <w:rPr>
                <w:rFonts w:ascii="Consolas" w:hAnsi="Consolas" w:cs="Consolas"/>
                <w:color w:val="0000FF"/>
                <w:sz w:val="19"/>
                <w:szCs w:val="19"/>
              </w:rPr>
            </w:rPrChange>
          </w:rPr>
          <w:t>false</w:t>
        </w:r>
        <w:r w:rsidRPr="008C09BE">
          <w:rPr>
            <w:rFonts w:ascii="Times New Roman" w:hAnsi="Times New Roman" w:cs="Times New Roman"/>
            <w:sz w:val="20"/>
            <w:szCs w:val="20"/>
            <w:lang w:val="en-US"/>
            <w:rPrChange w:id="8273" w:author="Airat Shigapov" w:date="2021-10-27T23:08:00Z">
              <w:rPr>
                <w:rFonts w:ascii="Consolas" w:hAnsi="Consolas" w:cs="Consolas"/>
                <w:color w:val="000000"/>
                <w:sz w:val="19"/>
                <w:szCs w:val="19"/>
              </w:rPr>
            </w:rPrChange>
          </w:rPr>
          <w:t>);</w:t>
        </w:r>
      </w:ins>
    </w:p>
    <w:p w14:paraId="6F0888C7" w14:textId="77777777" w:rsidR="001118C1" w:rsidRPr="008C09BE" w:rsidRDefault="001118C1" w:rsidP="001118C1">
      <w:pPr>
        <w:autoSpaceDE w:val="0"/>
        <w:autoSpaceDN w:val="0"/>
        <w:adjustRightInd w:val="0"/>
        <w:spacing w:after="0" w:line="240" w:lineRule="auto"/>
        <w:rPr>
          <w:ins w:id="8274" w:author="Airat Shigapov" w:date="2021-10-27T23:04:00Z"/>
          <w:rFonts w:ascii="Times New Roman" w:hAnsi="Times New Roman" w:cs="Times New Roman"/>
          <w:sz w:val="20"/>
          <w:szCs w:val="20"/>
          <w:lang w:val="en-US"/>
          <w:rPrChange w:id="8275" w:author="Airat Shigapov" w:date="2021-10-27T23:08:00Z">
            <w:rPr>
              <w:ins w:id="8276" w:author="Airat Shigapov" w:date="2021-10-27T23:04:00Z"/>
              <w:rFonts w:ascii="Consolas" w:hAnsi="Consolas" w:cs="Consolas"/>
              <w:color w:val="000000"/>
              <w:sz w:val="19"/>
              <w:szCs w:val="19"/>
            </w:rPr>
          </w:rPrChange>
        </w:rPr>
      </w:pPr>
      <w:ins w:id="8277" w:author="Airat Shigapov" w:date="2021-10-27T23:04:00Z">
        <w:r w:rsidRPr="008C09BE">
          <w:rPr>
            <w:rFonts w:ascii="Times New Roman" w:hAnsi="Times New Roman" w:cs="Times New Roman"/>
            <w:sz w:val="20"/>
            <w:szCs w:val="20"/>
            <w:lang w:val="en-US"/>
            <w:rPrChange w:id="8278"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8279" w:author="Airat Shigapov" w:date="2021-10-27T23:08:00Z">
              <w:rPr>
                <w:rFonts w:ascii="Consolas" w:hAnsi="Consolas" w:cs="Consolas"/>
                <w:color w:val="0000FF"/>
                <w:sz w:val="19"/>
                <w:szCs w:val="19"/>
              </w:rPr>
            </w:rPrChange>
          </w:rPr>
          <w:t>if</w:t>
        </w:r>
        <w:r w:rsidRPr="008C09BE">
          <w:rPr>
            <w:rFonts w:ascii="Times New Roman" w:hAnsi="Times New Roman" w:cs="Times New Roman"/>
            <w:sz w:val="20"/>
            <w:szCs w:val="20"/>
            <w:lang w:val="en-US"/>
            <w:rPrChange w:id="8280" w:author="Airat Shigapov" w:date="2021-10-27T23:08:00Z">
              <w:rPr>
                <w:rFonts w:ascii="Consolas" w:hAnsi="Consolas" w:cs="Consolas"/>
                <w:color w:val="000000"/>
                <w:sz w:val="19"/>
                <w:szCs w:val="19"/>
              </w:rPr>
            </w:rPrChange>
          </w:rPr>
          <w:t xml:space="preserve"> (</w:t>
        </w:r>
        <w:proofErr w:type="spellStart"/>
        <w:r w:rsidRPr="008C09BE">
          <w:rPr>
            <w:rFonts w:ascii="Times New Roman" w:hAnsi="Times New Roman" w:cs="Times New Roman"/>
            <w:sz w:val="20"/>
            <w:szCs w:val="20"/>
            <w:lang w:val="en-US"/>
            <w:rPrChange w:id="8281" w:author="Airat Shigapov" w:date="2021-10-27T23:08:00Z">
              <w:rPr>
                <w:rFonts w:ascii="Consolas" w:hAnsi="Consolas" w:cs="Consolas"/>
                <w:color w:val="000000"/>
                <w:sz w:val="19"/>
                <w:szCs w:val="19"/>
              </w:rPr>
            </w:rPrChange>
          </w:rPr>
          <w:t>newBrand.ShowDialog</w:t>
        </w:r>
        <w:proofErr w:type="spellEnd"/>
        <w:r w:rsidRPr="008C09BE">
          <w:rPr>
            <w:rFonts w:ascii="Times New Roman" w:hAnsi="Times New Roman" w:cs="Times New Roman"/>
            <w:sz w:val="20"/>
            <w:szCs w:val="20"/>
            <w:lang w:val="en-US"/>
            <w:rPrChange w:id="8282" w:author="Airat Shigapov" w:date="2021-10-27T23:08:00Z">
              <w:rPr>
                <w:rFonts w:ascii="Consolas" w:hAnsi="Consolas" w:cs="Consolas"/>
                <w:color w:val="000000"/>
                <w:sz w:val="19"/>
                <w:szCs w:val="19"/>
              </w:rPr>
            </w:rPrChange>
          </w:rPr>
          <w:t xml:space="preserve">() == </w:t>
        </w:r>
        <w:r w:rsidRPr="008C09BE">
          <w:rPr>
            <w:rFonts w:ascii="Times New Roman" w:hAnsi="Times New Roman" w:cs="Times New Roman"/>
            <w:sz w:val="20"/>
            <w:szCs w:val="20"/>
            <w:lang w:val="en-US"/>
            <w:rPrChange w:id="8283" w:author="Airat Shigapov" w:date="2021-10-27T23:08:00Z">
              <w:rPr>
                <w:rFonts w:ascii="Consolas" w:hAnsi="Consolas" w:cs="Consolas"/>
                <w:color w:val="0000FF"/>
                <w:sz w:val="19"/>
                <w:szCs w:val="19"/>
              </w:rPr>
            </w:rPrChange>
          </w:rPr>
          <w:t>true</w:t>
        </w:r>
        <w:r w:rsidRPr="008C09BE">
          <w:rPr>
            <w:rFonts w:ascii="Times New Roman" w:hAnsi="Times New Roman" w:cs="Times New Roman"/>
            <w:sz w:val="20"/>
            <w:szCs w:val="20"/>
            <w:lang w:val="en-US"/>
            <w:rPrChange w:id="8284" w:author="Airat Shigapov" w:date="2021-10-27T23:08:00Z">
              <w:rPr>
                <w:rFonts w:ascii="Consolas" w:hAnsi="Consolas" w:cs="Consolas"/>
                <w:color w:val="000000"/>
                <w:sz w:val="19"/>
                <w:szCs w:val="19"/>
              </w:rPr>
            </w:rPrChange>
          </w:rPr>
          <w:t>)</w:t>
        </w:r>
      </w:ins>
    </w:p>
    <w:p w14:paraId="357437E0" w14:textId="77777777" w:rsidR="001118C1" w:rsidRPr="008C09BE" w:rsidRDefault="001118C1" w:rsidP="001118C1">
      <w:pPr>
        <w:autoSpaceDE w:val="0"/>
        <w:autoSpaceDN w:val="0"/>
        <w:adjustRightInd w:val="0"/>
        <w:spacing w:after="0" w:line="240" w:lineRule="auto"/>
        <w:rPr>
          <w:ins w:id="8285" w:author="Airat Shigapov" w:date="2021-10-27T23:04:00Z"/>
          <w:rFonts w:ascii="Times New Roman" w:hAnsi="Times New Roman" w:cs="Times New Roman"/>
          <w:sz w:val="20"/>
          <w:szCs w:val="20"/>
          <w:lang w:val="en-US"/>
          <w:rPrChange w:id="8286" w:author="Airat Shigapov" w:date="2021-10-27T23:08:00Z">
            <w:rPr>
              <w:ins w:id="8287" w:author="Airat Shigapov" w:date="2021-10-27T23:04:00Z"/>
              <w:rFonts w:ascii="Consolas" w:hAnsi="Consolas" w:cs="Consolas"/>
              <w:color w:val="000000"/>
              <w:sz w:val="19"/>
              <w:szCs w:val="19"/>
            </w:rPr>
          </w:rPrChange>
        </w:rPr>
      </w:pPr>
      <w:ins w:id="8288" w:author="Airat Shigapov" w:date="2021-10-27T23:04:00Z">
        <w:r w:rsidRPr="008C09BE">
          <w:rPr>
            <w:rFonts w:ascii="Times New Roman" w:hAnsi="Times New Roman" w:cs="Times New Roman"/>
            <w:sz w:val="20"/>
            <w:szCs w:val="20"/>
            <w:lang w:val="en-US"/>
            <w:rPrChange w:id="8289" w:author="Airat Shigapov" w:date="2021-10-27T23:08:00Z">
              <w:rPr>
                <w:rFonts w:ascii="Consolas" w:hAnsi="Consolas" w:cs="Consolas"/>
                <w:color w:val="000000"/>
                <w:sz w:val="19"/>
                <w:szCs w:val="19"/>
              </w:rPr>
            </w:rPrChange>
          </w:rPr>
          <w:t xml:space="preserve">            {</w:t>
        </w:r>
      </w:ins>
    </w:p>
    <w:p w14:paraId="46905056" w14:textId="77777777" w:rsidR="001118C1" w:rsidRPr="008C09BE" w:rsidRDefault="001118C1" w:rsidP="001118C1">
      <w:pPr>
        <w:autoSpaceDE w:val="0"/>
        <w:autoSpaceDN w:val="0"/>
        <w:adjustRightInd w:val="0"/>
        <w:spacing w:after="0" w:line="240" w:lineRule="auto"/>
        <w:rPr>
          <w:ins w:id="8290" w:author="Airat Shigapov" w:date="2021-10-27T23:04:00Z"/>
          <w:rFonts w:ascii="Times New Roman" w:hAnsi="Times New Roman" w:cs="Times New Roman"/>
          <w:sz w:val="20"/>
          <w:szCs w:val="20"/>
          <w:lang w:val="en-US"/>
          <w:rPrChange w:id="8291" w:author="Airat Shigapov" w:date="2021-10-27T23:08:00Z">
            <w:rPr>
              <w:ins w:id="8292" w:author="Airat Shigapov" w:date="2021-10-27T23:04:00Z"/>
              <w:rFonts w:ascii="Consolas" w:hAnsi="Consolas" w:cs="Consolas"/>
              <w:color w:val="000000"/>
              <w:sz w:val="19"/>
              <w:szCs w:val="19"/>
            </w:rPr>
          </w:rPrChange>
        </w:rPr>
      </w:pPr>
      <w:ins w:id="8293" w:author="Airat Shigapov" w:date="2021-10-27T23:04:00Z">
        <w:r w:rsidRPr="008C09BE">
          <w:rPr>
            <w:rFonts w:ascii="Times New Roman" w:hAnsi="Times New Roman" w:cs="Times New Roman"/>
            <w:sz w:val="20"/>
            <w:szCs w:val="20"/>
            <w:lang w:val="en-US"/>
            <w:rPrChange w:id="8294" w:author="Airat Shigapov" w:date="2021-10-27T23:08:00Z">
              <w:rPr>
                <w:rFonts w:ascii="Consolas" w:hAnsi="Consolas" w:cs="Consolas"/>
                <w:color w:val="000000"/>
                <w:sz w:val="19"/>
                <w:szCs w:val="19"/>
              </w:rPr>
            </w:rPrChange>
          </w:rPr>
          <w:t xml:space="preserve">                </w:t>
        </w:r>
        <w:proofErr w:type="spellStart"/>
        <w:r w:rsidRPr="008C09BE">
          <w:rPr>
            <w:rFonts w:ascii="Times New Roman" w:hAnsi="Times New Roman" w:cs="Times New Roman"/>
            <w:sz w:val="20"/>
            <w:szCs w:val="20"/>
            <w:lang w:val="en-US"/>
            <w:rPrChange w:id="8295" w:author="Airat Shigapov" w:date="2021-10-27T23:08:00Z">
              <w:rPr>
                <w:rFonts w:ascii="Consolas" w:hAnsi="Consolas" w:cs="Consolas"/>
                <w:color w:val="000000"/>
                <w:sz w:val="19"/>
                <w:szCs w:val="19"/>
              </w:rPr>
            </w:rPrChange>
          </w:rPr>
          <w:t>UnitField.ItemsSource</w:t>
        </w:r>
        <w:proofErr w:type="spellEnd"/>
        <w:r w:rsidRPr="008C09BE">
          <w:rPr>
            <w:rFonts w:ascii="Times New Roman" w:hAnsi="Times New Roman" w:cs="Times New Roman"/>
            <w:sz w:val="20"/>
            <w:szCs w:val="20"/>
            <w:lang w:val="en-US"/>
            <w:rPrChange w:id="8296" w:author="Airat Shigapov" w:date="2021-10-27T23:08:00Z">
              <w:rPr>
                <w:rFonts w:ascii="Consolas" w:hAnsi="Consolas" w:cs="Consolas"/>
                <w:color w:val="000000"/>
                <w:sz w:val="19"/>
                <w:szCs w:val="19"/>
              </w:rPr>
            </w:rPrChange>
          </w:rPr>
          <w:t xml:space="preserve"> = </w:t>
        </w:r>
        <w:proofErr w:type="spellStart"/>
        <w:proofErr w:type="gramStart"/>
        <w:r w:rsidRPr="008C09BE">
          <w:rPr>
            <w:rFonts w:ascii="Times New Roman" w:hAnsi="Times New Roman" w:cs="Times New Roman"/>
            <w:sz w:val="20"/>
            <w:szCs w:val="20"/>
            <w:lang w:val="en-US"/>
            <w:rPrChange w:id="8297" w:author="Airat Shigapov" w:date="2021-10-27T23:08:00Z">
              <w:rPr>
                <w:rFonts w:ascii="Consolas" w:hAnsi="Consolas" w:cs="Consolas"/>
                <w:color w:val="000000"/>
                <w:sz w:val="19"/>
                <w:szCs w:val="19"/>
              </w:rPr>
            </w:rPrChange>
          </w:rPr>
          <w:t>MainWindow.carShopEntities.Units.ToList</w:t>
        </w:r>
        <w:proofErr w:type="spellEnd"/>
        <w:proofErr w:type="gramEnd"/>
        <w:r w:rsidRPr="008C09BE">
          <w:rPr>
            <w:rFonts w:ascii="Times New Roman" w:hAnsi="Times New Roman" w:cs="Times New Roman"/>
            <w:sz w:val="20"/>
            <w:szCs w:val="20"/>
            <w:lang w:val="en-US"/>
            <w:rPrChange w:id="8298" w:author="Airat Shigapov" w:date="2021-10-27T23:08:00Z">
              <w:rPr>
                <w:rFonts w:ascii="Consolas" w:hAnsi="Consolas" w:cs="Consolas"/>
                <w:color w:val="000000"/>
                <w:sz w:val="19"/>
                <w:szCs w:val="19"/>
              </w:rPr>
            </w:rPrChange>
          </w:rPr>
          <w:t>();</w:t>
        </w:r>
      </w:ins>
    </w:p>
    <w:p w14:paraId="2966C36B" w14:textId="77777777" w:rsidR="001118C1" w:rsidRPr="008C09BE" w:rsidRDefault="001118C1" w:rsidP="001118C1">
      <w:pPr>
        <w:autoSpaceDE w:val="0"/>
        <w:autoSpaceDN w:val="0"/>
        <w:adjustRightInd w:val="0"/>
        <w:spacing w:after="0" w:line="240" w:lineRule="auto"/>
        <w:rPr>
          <w:ins w:id="8299" w:author="Airat Shigapov" w:date="2021-10-27T23:04:00Z"/>
          <w:rFonts w:ascii="Times New Roman" w:hAnsi="Times New Roman" w:cs="Times New Roman"/>
          <w:sz w:val="20"/>
          <w:szCs w:val="20"/>
          <w:lang w:val="en-US"/>
          <w:rPrChange w:id="8300" w:author="Airat Shigapov" w:date="2021-10-27T23:08:00Z">
            <w:rPr>
              <w:ins w:id="8301" w:author="Airat Shigapov" w:date="2021-10-27T23:04:00Z"/>
              <w:rFonts w:ascii="Consolas" w:hAnsi="Consolas" w:cs="Consolas"/>
              <w:color w:val="000000"/>
              <w:sz w:val="19"/>
              <w:szCs w:val="19"/>
            </w:rPr>
          </w:rPrChange>
        </w:rPr>
      </w:pPr>
      <w:ins w:id="8302" w:author="Airat Shigapov" w:date="2021-10-27T23:04:00Z">
        <w:r w:rsidRPr="008C09BE">
          <w:rPr>
            <w:rFonts w:ascii="Times New Roman" w:hAnsi="Times New Roman" w:cs="Times New Roman"/>
            <w:sz w:val="20"/>
            <w:szCs w:val="20"/>
            <w:lang w:val="en-US"/>
            <w:rPrChange w:id="8303" w:author="Airat Shigapov" w:date="2021-10-27T23:08:00Z">
              <w:rPr>
                <w:rFonts w:ascii="Consolas" w:hAnsi="Consolas" w:cs="Consolas"/>
                <w:color w:val="000000"/>
                <w:sz w:val="19"/>
                <w:szCs w:val="19"/>
              </w:rPr>
            </w:rPrChange>
          </w:rPr>
          <w:t xml:space="preserve">            }</w:t>
        </w:r>
      </w:ins>
    </w:p>
    <w:p w14:paraId="6663A0FB" w14:textId="77777777" w:rsidR="001118C1" w:rsidRPr="008C09BE" w:rsidRDefault="001118C1" w:rsidP="001118C1">
      <w:pPr>
        <w:autoSpaceDE w:val="0"/>
        <w:autoSpaceDN w:val="0"/>
        <w:adjustRightInd w:val="0"/>
        <w:spacing w:after="0" w:line="240" w:lineRule="auto"/>
        <w:rPr>
          <w:ins w:id="8304" w:author="Airat Shigapov" w:date="2021-10-27T23:04:00Z"/>
          <w:rFonts w:ascii="Times New Roman" w:hAnsi="Times New Roman" w:cs="Times New Roman"/>
          <w:sz w:val="20"/>
          <w:szCs w:val="20"/>
          <w:lang w:val="en-US"/>
          <w:rPrChange w:id="8305" w:author="Airat Shigapov" w:date="2021-10-27T23:08:00Z">
            <w:rPr>
              <w:ins w:id="8306" w:author="Airat Shigapov" w:date="2021-10-27T23:04:00Z"/>
              <w:rFonts w:ascii="Consolas" w:hAnsi="Consolas" w:cs="Consolas"/>
              <w:color w:val="000000"/>
              <w:sz w:val="19"/>
              <w:szCs w:val="19"/>
            </w:rPr>
          </w:rPrChange>
        </w:rPr>
      </w:pPr>
      <w:ins w:id="8307" w:author="Airat Shigapov" w:date="2021-10-27T23:04:00Z">
        <w:r w:rsidRPr="008C09BE">
          <w:rPr>
            <w:rFonts w:ascii="Times New Roman" w:hAnsi="Times New Roman" w:cs="Times New Roman"/>
            <w:sz w:val="20"/>
            <w:szCs w:val="20"/>
            <w:lang w:val="en-US"/>
            <w:rPrChange w:id="8308" w:author="Airat Shigapov" w:date="2021-10-27T23:08:00Z">
              <w:rPr>
                <w:rFonts w:ascii="Consolas" w:hAnsi="Consolas" w:cs="Consolas"/>
                <w:color w:val="000000"/>
                <w:sz w:val="19"/>
                <w:szCs w:val="19"/>
              </w:rPr>
            </w:rPrChange>
          </w:rPr>
          <w:t xml:space="preserve">        }</w:t>
        </w:r>
      </w:ins>
    </w:p>
    <w:p w14:paraId="1723B778" w14:textId="77777777" w:rsidR="001118C1" w:rsidRPr="008C09BE" w:rsidRDefault="001118C1" w:rsidP="001118C1">
      <w:pPr>
        <w:autoSpaceDE w:val="0"/>
        <w:autoSpaceDN w:val="0"/>
        <w:adjustRightInd w:val="0"/>
        <w:spacing w:after="0" w:line="240" w:lineRule="auto"/>
        <w:rPr>
          <w:ins w:id="8309" w:author="Airat Shigapov" w:date="2021-10-27T23:04:00Z"/>
          <w:rFonts w:ascii="Times New Roman" w:hAnsi="Times New Roman" w:cs="Times New Roman"/>
          <w:sz w:val="20"/>
          <w:szCs w:val="20"/>
          <w:lang w:val="en-US"/>
          <w:rPrChange w:id="8310" w:author="Airat Shigapov" w:date="2021-10-27T23:08:00Z">
            <w:rPr>
              <w:ins w:id="8311" w:author="Airat Shigapov" w:date="2021-10-27T23:04:00Z"/>
              <w:rFonts w:ascii="Consolas" w:hAnsi="Consolas" w:cs="Consolas"/>
              <w:color w:val="000000"/>
              <w:sz w:val="19"/>
              <w:szCs w:val="19"/>
            </w:rPr>
          </w:rPrChange>
        </w:rPr>
      </w:pPr>
    </w:p>
    <w:p w14:paraId="50423ADA" w14:textId="77777777" w:rsidR="001118C1" w:rsidRPr="008C09BE" w:rsidRDefault="001118C1" w:rsidP="001118C1">
      <w:pPr>
        <w:autoSpaceDE w:val="0"/>
        <w:autoSpaceDN w:val="0"/>
        <w:adjustRightInd w:val="0"/>
        <w:spacing w:after="0" w:line="240" w:lineRule="auto"/>
        <w:rPr>
          <w:ins w:id="8312" w:author="Airat Shigapov" w:date="2021-10-27T23:04:00Z"/>
          <w:rFonts w:ascii="Times New Roman" w:hAnsi="Times New Roman" w:cs="Times New Roman"/>
          <w:sz w:val="20"/>
          <w:szCs w:val="20"/>
          <w:lang w:val="en-US"/>
          <w:rPrChange w:id="8313" w:author="Airat Shigapov" w:date="2021-10-27T23:08:00Z">
            <w:rPr>
              <w:ins w:id="8314" w:author="Airat Shigapov" w:date="2021-10-27T23:04:00Z"/>
              <w:rFonts w:ascii="Consolas" w:hAnsi="Consolas" w:cs="Consolas"/>
              <w:color w:val="000000"/>
              <w:sz w:val="19"/>
              <w:szCs w:val="19"/>
            </w:rPr>
          </w:rPrChange>
        </w:rPr>
      </w:pPr>
      <w:ins w:id="8315" w:author="Airat Shigapov" w:date="2021-10-27T23:04:00Z">
        <w:r w:rsidRPr="008C09BE">
          <w:rPr>
            <w:rFonts w:ascii="Times New Roman" w:hAnsi="Times New Roman" w:cs="Times New Roman"/>
            <w:sz w:val="20"/>
            <w:szCs w:val="20"/>
            <w:lang w:val="en-US"/>
            <w:rPrChange w:id="8316"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8317" w:author="Airat Shigapov" w:date="2021-10-27T23:08:00Z">
              <w:rPr>
                <w:rFonts w:ascii="Consolas" w:hAnsi="Consolas" w:cs="Consolas"/>
                <w:color w:val="0000FF"/>
                <w:sz w:val="19"/>
                <w:szCs w:val="19"/>
              </w:rPr>
            </w:rPrChange>
          </w:rPr>
          <w:t>private</w:t>
        </w:r>
        <w:r w:rsidRPr="008C09BE">
          <w:rPr>
            <w:rFonts w:ascii="Times New Roman" w:hAnsi="Times New Roman" w:cs="Times New Roman"/>
            <w:sz w:val="20"/>
            <w:szCs w:val="20"/>
            <w:lang w:val="en-US"/>
            <w:rPrChange w:id="8318"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8319" w:author="Airat Shigapov" w:date="2021-10-27T23:08:00Z">
              <w:rPr>
                <w:rFonts w:ascii="Consolas" w:hAnsi="Consolas" w:cs="Consolas"/>
                <w:color w:val="0000FF"/>
                <w:sz w:val="19"/>
                <w:szCs w:val="19"/>
              </w:rPr>
            </w:rPrChange>
          </w:rPr>
          <w:t>void</w:t>
        </w:r>
        <w:r w:rsidRPr="008C09BE">
          <w:rPr>
            <w:rFonts w:ascii="Times New Roman" w:hAnsi="Times New Roman" w:cs="Times New Roman"/>
            <w:sz w:val="20"/>
            <w:szCs w:val="20"/>
            <w:lang w:val="en-US"/>
            <w:rPrChange w:id="8320" w:author="Airat Shigapov" w:date="2021-10-27T23:08:00Z">
              <w:rPr>
                <w:rFonts w:ascii="Consolas" w:hAnsi="Consolas" w:cs="Consolas"/>
                <w:color w:val="000000"/>
                <w:sz w:val="19"/>
                <w:szCs w:val="19"/>
              </w:rPr>
            </w:rPrChange>
          </w:rPr>
          <w:t xml:space="preserve"> </w:t>
        </w:r>
        <w:proofErr w:type="spellStart"/>
        <w:r w:rsidRPr="008C09BE">
          <w:rPr>
            <w:rFonts w:ascii="Times New Roman" w:hAnsi="Times New Roman" w:cs="Times New Roman"/>
            <w:sz w:val="20"/>
            <w:szCs w:val="20"/>
            <w:lang w:val="en-US"/>
            <w:rPrChange w:id="8321" w:author="Airat Shigapov" w:date="2021-10-27T23:08:00Z">
              <w:rPr>
                <w:rFonts w:ascii="Consolas" w:hAnsi="Consolas" w:cs="Consolas"/>
                <w:color w:val="000000"/>
                <w:sz w:val="19"/>
                <w:szCs w:val="19"/>
              </w:rPr>
            </w:rPrChange>
          </w:rPr>
          <w:t>PriceField_</w:t>
        </w:r>
        <w:proofErr w:type="gramStart"/>
        <w:r w:rsidRPr="008C09BE">
          <w:rPr>
            <w:rFonts w:ascii="Times New Roman" w:hAnsi="Times New Roman" w:cs="Times New Roman"/>
            <w:sz w:val="20"/>
            <w:szCs w:val="20"/>
            <w:lang w:val="en-US"/>
            <w:rPrChange w:id="8322" w:author="Airat Shigapov" w:date="2021-10-27T23:08:00Z">
              <w:rPr>
                <w:rFonts w:ascii="Consolas" w:hAnsi="Consolas" w:cs="Consolas"/>
                <w:color w:val="000000"/>
                <w:sz w:val="19"/>
                <w:szCs w:val="19"/>
              </w:rPr>
            </w:rPrChange>
          </w:rPr>
          <w:t>GotFocus</w:t>
        </w:r>
        <w:proofErr w:type="spellEnd"/>
        <w:r w:rsidRPr="008C09BE">
          <w:rPr>
            <w:rFonts w:ascii="Times New Roman" w:hAnsi="Times New Roman" w:cs="Times New Roman"/>
            <w:sz w:val="20"/>
            <w:szCs w:val="20"/>
            <w:lang w:val="en-US"/>
            <w:rPrChange w:id="8323" w:author="Airat Shigapov" w:date="2021-10-27T23:08:00Z">
              <w:rPr>
                <w:rFonts w:ascii="Consolas" w:hAnsi="Consolas" w:cs="Consolas"/>
                <w:color w:val="000000"/>
                <w:sz w:val="19"/>
                <w:szCs w:val="19"/>
              </w:rPr>
            </w:rPrChange>
          </w:rPr>
          <w:t>(</w:t>
        </w:r>
        <w:proofErr w:type="gramEnd"/>
        <w:r w:rsidRPr="008C09BE">
          <w:rPr>
            <w:rFonts w:ascii="Times New Roman" w:hAnsi="Times New Roman" w:cs="Times New Roman"/>
            <w:sz w:val="20"/>
            <w:szCs w:val="20"/>
            <w:lang w:val="en-US"/>
            <w:rPrChange w:id="8324" w:author="Airat Shigapov" w:date="2021-10-27T23:08:00Z">
              <w:rPr>
                <w:rFonts w:ascii="Consolas" w:hAnsi="Consolas" w:cs="Consolas"/>
                <w:color w:val="0000FF"/>
                <w:sz w:val="19"/>
                <w:szCs w:val="19"/>
              </w:rPr>
            </w:rPrChange>
          </w:rPr>
          <w:t>object</w:t>
        </w:r>
        <w:r w:rsidRPr="008C09BE">
          <w:rPr>
            <w:rFonts w:ascii="Times New Roman" w:hAnsi="Times New Roman" w:cs="Times New Roman"/>
            <w:sz w:val="20"/>
            <w:szCs w:val="20"/>
            <w:lang w:val="en-US"/>
            <w:rPrChange w:id="8325" w:author="Airat Shigapov" w:date="2021-10-27T23:08:00Z">
              <w:rPr>
                <w:rFonts w:ascii="Consolas" w:hAnsi="Consolas" w:cs="Consolas"/>
                <w:color w:val="000000"/>
                <w:sz w:val="19"/>
                <w:szCs w:val="19"/>
              </w:rPr>
            </w:rPrChange>
          </w:rPr>
          <w:t xml:space="preserve"> sender, </w:t>
        </w:r>
        <w:proofErr w:type="spellStart"/>
        <w:r w:rsidRPr="008C09BE">
          <w:rPr>
            <w:rFonts w:ascii="Times New Roman" w:hAnsi="Times New Roman" w:cs="Times New Roman"/>
            <w:sz w:val="20"/>
            <w:szCs w:val="20"/>
            <w:lang w:val="en-US"/>
            <w:rPrChange w:id="8326" w:author="Airat Shigapov" w:date="2021-10-27T23:08:00Z">
              <w:rPr>
                <w:rFonts w:ascii="Consolas" w:hAnsi="Consolas" w:cs="Consolas"/>
                <w:color w:val="000000"/>
                <w:sz w:val="19"/>
                <w:szCs w:val="19"/>
              </w:rPr>
            </w:rPrChange>
          </w:rPr>
          <w:t>RoutedEventArgs</w:t>
        </w:r>
        <w:proofErr w:type="spellEnd"/>
        <w:r w:rsidRPr="008C09BE">
          <w:rPr>
            <w:rFonts w:ascii="Times New Roman" w:hAnsi="Times New Roman" w:cs="Times New Roman"/>
            <w:sz w:val="20"/>
            <w:szCs w:val="20"/>
            <w:lang w:val="en-US"/>
            <w:rPrChange w:id="8327" w:author="Airat Shigapov" w:date="2021-10-27T23:08:00Z">
              <w:rPr>
                <w:rFonts w:ascii="Consolas" w:hAnsi="Consolas" w:cs="Consolas"/>
                <w:color w:val="000000"/>
                <w:sz w:val="19"/>
                <w:szCs w:val="19"/>
              </w:rPr>
            </w:rPrChange>
          </w:rPr>
          <w:t xml:space="preserve"> e)</w:t>
        </w:r>
      </w:ins>
    </w:p>
    <w:p w14:paraId="17D8A93F" w14:textId="77777777" w:rsidR="001118C1" w:rsidRPr="008C09BE" w:rsidRDefault="001118C1" w:rsidP="001118C1">
      <w:pPr>
        <w:autoSpaceDE w:val="0"/>
        <w:autoSpaceDN w:val="0"/>
        <w:adjustRightInd w:val="0"/>
        <w:spacing w:after="0" w:line="240" w:lineRule="auto"/>
        <w:rPr>
          <w:ins w:id="8328" w:author="Airat Shigapov" w:date="2021-10-27T23:04:00Z"/>
          <w:rFonts w:ascii="Times New Roman" w:hAnsi="Times New Roman" w:cs="Times New Roman"/>
          <w:sz w:val="20"/>
          <w:szCs w:val="20"/>
          <w:lang w:val="en-US"/>
          <w:rPrChange w:id="8329" w:author="Airat Shigapov" w:date="2021-10-27T23:08:00Z">
            <w:rPr>
              <w:ins w:id="8330" w:author="Airat Shigapov" w:date="2021-10-27T23:04:00Z"/>
              <w:rFonts w:ascii="Consolas" w:hAnsi="Consolas" w:cs="Consolas"/>
              <w:color w:val="000000"/>
              <w:sz w:val="19"/>
              <w:szCs w:val="19"/>
            </w:rPr>
          </w:rPrChange>
        </w:rPr>
      </w:pPr>
      <w:ins w:id="8331" w:author="Airat Shigapov" w:date="2021-10-27T23:04:00Z">
        <w:r w:rsidRPr="008C09BE">
          <w:rPr>
            <w:rFonts w:ascii="Times New Roman" w:hAnsi="Times New Roman" w:cs="Times New Roman"/>
            <w:sz w:val="20"/>
            <w:szCs w:val="20"/>
            <w:lang w:val="en-US"/>
            <w:rPrChange w:id="8332" w:author="Airat Shigapov" w:date="2021-10-27T23:08:00Z">
              <w:rPr>
                <w:rFonts w:ascii="Consolas" w:hAnsi="Consolas" w:cs="Consolas"/>
                <w:color w:val="000000"/>
                <w:sz w:val="19"/>
                <w:szCs w:val="19"/>
              </w:rPr>
            </w:rPrChange>
          </w:rPr>
          <w:t xml:space="preserve">        {</w:t>
        </w:r>
      </w:ins>
    </w:p>
    <w:p w14:paraId="6DE18683" w14:textId="77777777" w:rsidR="001118C1" w:rsidRPr="008C09BE" w:rsidRDefault="001118C1" w:rsidP="001118C1">
      <w:pPr>
        <w:autoSpaceDE w:val="0"/>
        <w:autoSpaceDN w:val="0"/>
        <w:adjustRightInd w:val="0"/>
        <w:spacing w:after="0" w:line="240" w:lineRule="auto"/>
        <w:rPr>
          <w:ins w:id="8333" w:author="Airat Shigapov" w:date="2021-10-27T23:04:00Z"/>
          <w:rFonts w:ascii="Times New Roman" w:hAnsi="Times New Roman" w:cs="Times New Roman"/>
          <w:sz w:val="20"/>
          <w:szCs w:val="20"/>
          <w:lang w:val="en-US"/>
          <w:rPrChange w:id="8334" w:author="Airat Shigapov" w:date="2021-10-27T23:08:00Z">
            <w:rPr>
              <w:ins w:id="8335" w:author="Airat Shigapov" w:date="2021-10-27T23:04:00Z"/>
              <w:rFonts w:ascii="Consolas" w:hAnsi="Consolas" w:cs="Consolas"/>
              <w:color w:val="000000"/>
              <w:sz w:val="19"/>
              <w:szCs w:val="19"/>
            </w:rPr>
          </w:rPrChange>
        </w:rPr>
      </w:pPr>
      <w:ins w:id="8336" w:author="Airat Shigapov" w:date="2021-10-27T23:04:00Z">
        <w:r w:rsidRPr="008C09BE">
          <w:rPr>
            <w:rFonts w:ascii="Times New Roman" w:hAnsi="Times New Roman" w:cs="Times New Roman"/>
            <w:sz w:val="20"/>
            <w:szCs w:val="20"/>
            <w:lang w:val="en-US"/>
            <w:rPrChange w:id="8337" w:author="Airat Shigapov" w:date="2021-10-27T23:08:00Z">
              <w:rPr>
                <w:rFonts w:ascii="Consolas" w:hAnsi="Consolas" w:cs="Consolas"/>
                <w:color w:val="000000"/>
                <w:sz w:val="19"/>
                <w:szCs w:val="19"/>
              </w:rPr>
            </w:rPrChange>
          </w:rPr>
          <w:t xml:space="preserve">            </w:t>
        </w:r>
        <w:proofErr w:type="gramStart"/>
        <w:r w:rsidRPr="008C09BE">
          <w:rPr>
            <w:rFonts w:ascii="Times New Roman" w:hAnsi="Times New Roman" w:cs="Times New Roman"/>
            <w:sz w:val="20"/>
            <w:szCs w:val="20"/>
            <w:lang w:val="en-US"/>
            <w:rPrChange w:id="8338" w:author="Airat Shigapov" w:date="2021-10-27T23:08:00Z">
              <w:rPr>
                <w:rFonts w:ascii="Consolas" w:hAnsi="Consolas" w:cs="Consolas"/>
                <w:color w:val="0000FF"/>
                <w:sz w:val="19"/>
                <w:szCs w:val="19"/>
              </w:rPr>
            </w:rPrChange>
          </w:rPr>
          <w:t>if</w:t>
        </w:r>
        <w:r w:rsidRPr="008C09BE">
          <w:rPr>
            <w:rFonts w:ascii="Times New Roman" w:hAnsi="Times New Roman" w:cs="Times New Roman"/>
            <w:sz w:val="20"/>
            <w:szCs w:val="20"/>
            <w:lang w:val="en-US"/>
            <w:rPrChange w:id="8339" w:author="Airat Shigapov" w:date="2021-10-27T23:08:00Z">
              <w:rPr>
                <w:rFonts w:ascii="Consolas" w:hAnsi="Consolas" w:cs="Consolas"/>
                <w:color w:val="000000"/>
                <w:sz w:val="19"/>
                <w:szCs w:val="19"/>
              </w:rPr>
            </w:rPrChange>
          </w:rPr>
          <w:t>(</w:t>
        </w:r>
        <w:proofErr w:type="spellStart"/>
        <w:proofErr w:type="gramEnd"/>
        <w:r w:rsidRPr="008C09BE">
          <w:rPr>
            <w:rFonts w:ascii="Times New Roman" w:hAnsi="Times New Roman" w:cs="Times New Roman"/>
            <w:sz w:val="20"/>
            <w:szCs w:val="20"/>
            <w:lang w:val="en-US"/>
            <w:rPrChange w:id="8340" w:author="Airat Shigapov" w:date="2021-10-27T23:08:00Z">
              <w:rPr>
                <w:rFonts w:ascii="Consolas" w:hAnsi="Consolas" w:cs="Consolas"/>
                <w:color w:val="000000"/>
                <w:sz w:val="19"/>
                <w:szCs w:val="19"/>
              </w:rPr>
            </w:rPrChange>
          </w:rPr>
          <w:t>PriceField.Text</w:t>
        </w:r>
        <w:proofErr w:type="spellEnd"/>
        <w:r w:rsidRPr="008C09BE">
          <w:rPr>
            <w:rFonts w:ascii="Times New Roman" w:hAnsi="Times New Roman" w:cs="Times New Roman"/>
            <w:sz w:val="20"/>
            <w:szCs w:val="20"/>
            <w:lang w:val="en-US"/>
            <w:rPrChange w:id="8341" w:author="Airat Shigapov" w:date="2021-10-27T23:08:00Z">
              <w:rPr>
                <w:rFonts w:ascii="Consolas" w:hAnsi="Consolas" w:cs="Consolas"/>
                <w:color w:val="000000"/>
                <w:sz w:val="19"/>
                <w:szCs w:val="19"/>
              </w:rPr>
            </w:rPrChange>
          </w:rPr>
          <w:t xml:space="preserve"> == </w:t>
        </w:r>
        <w:r w:rsidRPr="008C09BE">
          <w:rPr>
            <w:rFonts w:ascii="Times New Roman" w:hAnsi="Times New Roman" w:cs="Times New Roman"/>
            <w:sz w:val="20"/>
            <w:szCs w:val="20"/>
            <w:lang w:val="en-US"/>
            <w:rPrChange w:id="8342" w:author="Airat Shigapov" w:date="2021-10-27T23:08:00Z">
              <w:rPr>
                <w:rFonts w:ascii="Consolas" w:hAnsi="Consolas" w:cs="Consolas"/>
                <w:color w:val="A31515"/>
                <w:sz w:val="19"/>
                <w:szCs w:val="19"/>
              </w:rPr>
            </w:rPrChange>
          </w:rPr>
          <w:t>"</w:t>
        </w:r>
        <w:r w:rsidRPr="008C09BE">
          <w:rPr>
            <w:rFonts w:ascii="Times New Roman" w:hAnsi="Times New Roman" w:cs="Times New Roman"/>
            <w:sz w:val="20"/>
            <w:szCs w:val="20"/>
            <w:rPrChange w:id="8343" w:author="Airat Shigapov" w:date="2021-10-27T23:08:00Z">
              <w:rPr>
                <w:rFonts w:ascii="Consolas" w:hAnsi="Consolas" w:cs="Consolas"/>
                <w:color w:val="A31515"/>
                <w:sz w:val="19"/>
                <w:szCs w:val="19"/>
              </w:rPr>
            </w:rPrChange>
          </w:rPr>
          <w:t>Цена</w:t>
        </w:r>
        <w:r w:rsidRPr="008C09BE">
          <w:rPr>
            <w:rFonts w:ascii="Times New Roman" w:hAnsi="Times New Roman" w:cs="Times New Roman"/>
            <w:sz w:val="20"/>
            <w:szCs w:val="20"/>
            <w:lang w:val="en-US"/>
            <w:rPrChange w:id="8344" w:author="Airat Shigapov" w:date="2021-10-27T23:08:00Z">
              <w:rPr>
                <w:rFonts w:ascii="Consolas" w:hAnsi="Consolas" w:cs="Consolas"/>
                <w:color w:val="A31515"/>
                <w:sz w:val="19"/>
                <w:szCs w:val="19"/>
              </w:rPr>
            </w:rPrChange>
          </w:rPr>
          <w:t>"</w:t>
        </w:r>
        <w:r w:rsidRPr="008C09BE">
          <w:rPr>
            <w:rFonts w:ascii="Times New Roman" w:hAnsi="Times New Roman" w:cs="Times New Roman"/>
            <w:sz w:val="20"/>
            <w:szCs w:val="20"/>
            <w:lang w:val="en-US"/>
            <w:rPrChange w:id="8345" w:author="Airat Shigapov" w:date="2021-10-27T23:08:00Z">
              <w:rPr>
                <w:rFonts w:ascii="Consolas" w:hAnsi="Consolas" w:cs="Consolas"/>
                <w:color w:val="000000"/>
                <w:sz w:val="19"/>
                <w:szCs w:val="19"/>
              </w:rPr>
            </w:rPrChange>
          </w:rPr>
          <w:t>)</w:t>
        </w:r>
      </w:ins>
    </w:p>
    <w:p w14:paraId="7FF24B5E" w14:textId="77777777" w:rsidR="001118C1" w:rsidRPr="008C09BE" w:rsidRDefault="001118C1" w:rsidP="001118C1">
      <w:pPr>
        <w:autoSpaceDE w:val="0"/>
        <w:autoSpaceDN w:val="0"/>
        <w:adjustRightInd w:val="0"/>
        <w:spacing w:after="0" w:line="240" w:lineRule="auto"/>
        <w:rPr>
          <w:ins w:id="8346" w:author="Airat Shigapov" w:date="2021-10-27T23:04:00Z"/>
          <w:rFonts w:ascii="Times New Roman" w:hAnsi="Times New Roman" w:cs="Times New Roman"/>
          <w:sz w:val="20"/>
          <w:szCs w:val="20"/>
          <w:lang w:val="en-US"/>
          <w:rPrChange w:id="8347" w:author="Airat Shigapov" w:date="2021-10-27T23:08:00Z">
            <w:rPr>
              <w:ins w:id="8348" w:author="Airat Shigapov" w:date="2021-10-27T23:04:00Z"/>
              <w:rFonts w:ascii="Consolas" w:hAnsi="Consolas" w:cs="Consolas"/>
              <w:color w:val="000000"/>
              <w:sz w:val="19"/>
              <w:szCs w:val="19"/>
            </w:rPr>
          </w:rPrChange>
        </w:rPr>
      </w:pPr>
      <w:ins w:id="8349" w:author="Airat Shigapov" w:date="2021-10-27T23:04:00Z">
        <w:r w:rsidRPr="008C09BE">
          <w:rPr>
            <w:rFonts w:ascii="Times New Roman" w:hAnsi="Times New Roman" w:cs="Times New Roman"/>
            <w:sz w:val="20"/>
            <w:szCs w:val="20"/>
            <w:lang w:val="en-US"/>
            <w:rPrChange w:id="8350" w:author="Airat Shigapov" w:date="2021-10-27T23:08:00Z">
              <w:rPr>
                <w:rFonts w:ascii="Consolas" w:hAnsi="Consolas" w:cs="Consolas"/>
                <w:color w:val="000000"/>
                <w:sz w:val="19"/>
                <w:szCs w:val="19"/>
              </w:rPr>
            </w:rPrChange>
          </w:rPr>
          <w:t xml:space="preserve">            {</w:t>
        </w:r>
      </w:ins>
    </w:p>
    <w:p w14:paraId="0D42580D" w14:textId="77777777" w:rsidR="001118C1" w:rsidRPr="008C09BE" w:rsidRDefault="001118C1" w:rsidP="001118C1">
      <w:pPr>
        <w:autoSpaceDE w:val="0"/>
        <w:autoSpaceDN w:val="0"/>
        <w:adjustRightInd w:val="0"/>
        <w:spacing w:after="0" w:line="240" w:lineRule="auto"/>
        <w:rPr>
          <w:ins w:id="8351" w:author="Airat Shigapov" w:date="2021-10-27T23:04:00Z"/>
          <w:rFonts w:ascii="Times New Roman" w:hAnsi="Times New Roman" w:cs="Times New Roman"/>
          <w:sz w:val="20"/>
          <w:szCs w:val="20"/>
          <w:lang w:val="en-US"/>
          <w:rPrChange w:id="8352" w:author="Airat Shigapov" w:date="2021-10-27T23:08:00Z">
            <w:rPr>
              <w:ins w:id="8353" w:author="Airat Shigapov" w:date="2021-10-27T23:04:00Z"/>
              <w:rFonts w:ascii="Consolas" w:hAnsi="Consolas" w:cs="Consolas"/>
              <w:color w:val="000000"/>
              <w:sz w:val="19"/>
              <w:szCs w:val="19"/>
            </w:rPr>
          </w:rPrChange>
        </w:rPr>
      </w:pPr>
      <w:ins w:id="8354" w:author="Airat Shigapov" w:date="2021-10-27T23:04:00Z">
        <w:r w:rsidRPr="008C09BE">
          <w:rPr>
            <w:rFonts w:ascii="Times New Roman" w:hAnsi="Times New Roman" w:cs="Times New Roman"/>
            <w:sz w:val="20"/>
            <w:szCs w:val="20"/>
            <w:lang w:val="en-US"/>
            <w:rPrChange w:id="8355" w:author="Airat Shigapov" w:date="2021-10-27T23:08:00Z">
              <w:rPr>
                <w:rFonts w:ascii="Consolas" w:hAnsi="Consolas" w:cs="Consolas"/>
                <w:color w:val="000000"/>
                <w:sz w:val="19"/>
                <w:szCs w:val="19"/>
              </w:rPr>
            </w:rPrChange>
          </w:rPr>
          <w:t xml:space="preserve">                </w:t>
        </w:r>
        <w:proofErr w:type="spellStart"/>
        <w:r w:rsidRPr="008C09BE">
          <w:rPr>
            <w:rFonts w:ascii="Times New Roman" w:hAnsi="Times New Roman" w:cs="Times New Roman"/>
            <w:sz w:val="20"/>
            <w:szCs w:val="20"/>
            <w:lang w:val="en-US"/>
            <w:rPrChange w:id="8356" w:author="Airat Shigapov" w:date="2021-10-27T23:08:00Z">
              <w:rPr>
                <w:rFonts w:ascii="Consolas" w:hAnsi="Consolas" w:cs="Consolas"/>
                <w:color w:val="000000"/>
                <w:sz w:val="19"/>
                <w:szCs w:val="19"/>
              </w:rPr>
            </w:rPrChange>
          </w:rPr>
          <w:t>PriceField.Text</w:t>
        </w:r>
        <w:proofErr w:type="spellEnd"/>
        <w:r w:rsidRPr="008C09BE">
          <w:rPr>
            <w:rFonts w:ascii="Times New Roman" w:hAnsi="Times New Roman" w:cs="Times New Roman"/>
            <w:sz w:val="20"/>
            <w:szCs w:val="20"/>
            <w:lang w:val="en-US"/>
            <w:rPrChange w:id="8357" w:author="Airat Shigapov" w:date="2021-10-27T23:08:00Z">
              <w:rPr>
                <w:rFonts w:ascii="Consolas" w:hAnsi="Consolas" w:cs="Consolas"/>
                <w:color w:val="000000"/>
                <w:sz w:val="19"/>
                <w:szCs w:val="19"/>
              </w:rPr>
            </w:rPrChange>
          </w:rPr>
          <w:t xml:space="preserve"> = </w:t>
        </w:r>
        <w:r w:rsidRPr="008C09BE">
          <w:rPr>
            <w:rFonts w:ascii="Times New Roman" w:hAnsi="Times New Roman" w:cs="Times New Roman"/>
            <w:sz w:val="20"/>
            <w:szCs w:val="20"/>
            <w:lang w:val="en-US"/>
            <w:rPrChange w:id="8358" w:author="Airat Shigapov" w:date="2021-10-27T23:08:00Z">
              <w:rPr>
                <w:rFonts w:ascii="Consolas" w:hAnsi="Consolas" w:cs="Consolas"/>
                <w:color w:val="A31515"/>
                <w:sz w:val="19"/>
                <w:szCs w:val="19"/>
              </w:rPr>
            </w:rPrChange>
          </w:rPr>
          <w:t>""</w:t>
        </w:r>
        <w:r w:rsidRPr="008C09BE">
          <w:rPr>
            <w:rFonts w:ascii="Times New Roman" w:hAnsi="Times New Roman" w:cs="Times New Roman"/>
            <w:sz w:val="20"/>
            <w:szCs w:val="20"/>
            <w:lang w:val="en-US"/>
            <w:rPrChange w:id="8359" w:author="Airat Shigapov" w:date="2021-10-27T23:08:00Z">
              <w:rPr>
                <w:rFonts w:ascii="Consolas" w:hAnsi="Consolas" w:cs="Consolas"/>
                <w:color w:val="000000"/>
                <w:sz w:val="19"/>
                <w:szCs w:val="19"/>
              </w:rPr>
            </w:rPrChange>
          </w:rPr>
          <w:t>;</w:t>
        </w:r>
      </w:ins>
    </w:p>
    <w:p w14:paraId="4538AAC9" w14:textId="77777777" w:rsidR="001118C1" w:rsidRPr="008C09BE" w:rsidRDefault="001118C1" w:rsidP="001118C1">
      <w:pPr>
        <w:autoSpaceDE w:val="0"/>
        <w:autoSpaceDN w:val="0"/>
        <w:adjustRightInd w:val="0"/>
        <w:spacing w:after="0" w:line="240" w:lineRule="auto"/>
        <w:rPr>
          <w:ins w:id="8360" w:author="Airat Shigapov" w:date="2021-10-27T23:04:00Z"/>
          <w:rFonts w:ascii="Times New Roman" w:hAnsi="Times New Roman" w:cs="Times New Roman"/>
          <w:sz w:val="20"/>
          <w:szCs w:val="20"/>
          <w:lang w:val="en-US"/>
          <w:rPrChange w:id="8361" w:author="Airat Shigapov" w:date="2021-10-27T23:08:00Z">
            <w:rPr>
              <w:ins w:id="8362" w:author="Airat Shigapov" w:date="2021-10-27T23:04:00Z"/>
              <w:rFonts w:ascii="Consolas" w:hAnsi="Consolas" w:cs="Consolas"/>
              <w:color w:val="000000"/>
              <w:sz w:val="19"/>
              <w:szCs w:val="19"/>
            </w:rPr>
          </w:rPrChange>
        </w:rPr>
      </w:pPr>
      <w:ins w:id="8363" w:author="Airat Shigapov" w:date="2021-10-27T23:04:00Z">
        <w:r w:rsidRPr="008C09BE">
          <w:rPr>
            <w:rFonts w:ascii="Times New Roman" w:hAnsi="Times New Roman" w:cs="Times New Roman"/>
            <w:sz w:val="20"/>
            <w:szCs w:val="20"/>
            <w:lang w:val="en-US"/>
            <w:rPrChange w:id="8364" w:author="Airat Shigapov" w:date="2021-10-27T23:08:00Z">
              <w:rPr>
                <w:rFonts w:ascii="Consolas" w:hAnsi="Consolas" w:cs="Consolas"/>
                <w:color w:val="000000"/>
                <w:sz w:val="19"/>
                <w:szCs w:val="19"/>
              </w:rPr>
            </w:rPrChange>
          </w:rPr>
          <w:t xml:space="preserve">                </w:t>
        </w:r>
        <w:proofErr w:type="spellStart"/>
        <w:r w:rsidRPr="008C09BE">
          <w:rPr>
            <w:rFonts w:ascii="Times New Roman" w:hAnsi="Times New Roman" w:cs="Times New Roman"/>
            <w:sz w:val="20"/>
            <w:szCs w:val="20"/>
            <w:lang w:val="en-US"/>
            <w:rPrChange w:id="8365" w:author="Airat Shigapov" w:date="2021-10-27T23:08:00Z">
              <w:rPr>
                <w:rFonts w:ascii="Consolas" w:hAnsi="Consolas" w:cs="Consolas"/>
                <w:color w:val="000000"/>
                <w:sz w:val="19"/>
                <w:szCs w:val="19"/>
              </w:rPr>
            </w:rPrChange>
          </w:rPr>
          <w:t>PriceField.Foreground</w:t>
        </w:r>
        <w:proofErr w:type="spellEnd"/>
        <w:r w:rsidRPr="008C09BE">
          <w:rPr>
            <w:rFonts w:ascii="Times New Roman" w:hAnsi="Times New Roman" w:cs="Times New Roman"/>
            <w:sz w:val="20"/>
            <w:szCs w:val="20"/>
            <w:lang w:val="en-US"/>
            <w:rPrChange w:id="8366" w:author="Airat Shigapov" w:date="2021-10-27T23:08:00Z">
              <w:rPr>
                <w:rFonts w:ascii="Consolas" w:hAnsi="Consolas" w:cs="Consolas"/>
                <w:color w:val="000000"/>
                <w:sz w:val="19"/>
                <w:szCs w:val="19"/>
              </w:rPr>
            </w:rPrChange>
          </w:rPr>
          <w:t xml:space="preserve"> = </w:t>
        </w:r>
        <w:proofErr w:type="spellStart"/>
        <w:r w:rsidRPr="008C09BE">
          <w:rPr>
            <w:rFonts w:ascii="Times New Roman" w:hAnsi="Times New Roman" w:cs="Times New Roman"/>
            <w:sz w:val="20"/>
            <w:szCs w:val="20"/>
            <w:lang w:val="en-US"/>
            <w:rPrChange w:id="8367" w:author="Airat Shigapov" w:date="2021-10-27T23:08:00Z">
              <w:rPr>
                <w:rFonts w:ascii="Consolas" w:hAnsi="Consolas" w:cs="Consolas"/>
                <w:color w:val="000000"/>
                <w:sz w:val="19"/>
                <w:szCs w:val="19"/>
              </w:rPr>
            </w:rPrChange>
          </w:rPr>
          <w:t>Brushes.Black</w:t>
        </w:r>
        <w:proofErr w:type="spellEnd"/>
        <w:r w:rsidRPr="008C09BE">
          <w:rPr>
            <w:rFonts w:ascii="Times New Roman" w:hAnsi="Times New Roman" w:cs="Times New Roman"/>
            <w:sz w:val="20"/>
            <w:szCs w:val="20"/>
            <w:lang w:val="en-US"/>
            <w:rPrChange w:id="8368" w:author="Airat Shigapov" w:date="2021-10-27T23:08:00Z">
              <w:rPr>
                <w:rFonts w:ascii="Consolas" w:hAnsi="Consolas" w:cs="Consolas"/>
                <w:color w:val="000000"/>
                <w:sz w:val="19"/>
                <w:szCs w:val="19"/>
              </w:rPr>
            </w:rPrChange>
          </w:rPr>
          <w:t>;</w:t>
        </w:r>
      </w:ins>
    </w:p>
    <w:p w14:paraId="29FCC679" w14:textId="77777777" w:rsidR="001118C1" w:rsidRPr="008C09BE" w:rsidRDefault="001118C1" w:rsidP="001118C1">
      <w:pPr>
        <w:autoSpaceDE w:val="0"/>
        <w:autoSpaceDN w:val="0"/>
        <w:adjustRightInd w:val="0"/>
        <w:spacing w:after="0" w:line="240" w:lineRule="auto"/>
        <w:rPr>
          <w:ins w:id="8369" w:author="Airat Shigapov" w:date="2021-10-27T23:04:00Z"/>
          <w:rFonts w:ascii="Times New Roman" w:hAnsi="Times New Roman" w:cs="Times New Roman"/>
          <w:sz w:val="20"/>
          <w:szCs w:val="20"/>
          <w:lang w:val="en-US"/>
          <w:rPrChange w:id="8370" w:author="Airat Shigapov" w:date="2021-10-27T23:08:00Z">
            <w:rPr>
              <w:ins w:id="8371" w:author="Airat Shigapov" w:date="2021-10-27T23:04:00Z"/>
              <w:rFonts w:ascii="Consolas" w:hAnsi="Consolas" w:cs="Consolas"/>
              <w:color w:val="000000"/>
              <w:sz w:val="19"/>
              <w:szCs w:val="19"/>
            </w:rPr>
          </w:rPrChange>
        </w:rPr>
      </w:pPr>
      <w:ins w:id="8372" w:author="Airat Shigapov" w:date="2021-10-27T23:04:00Z">
        <w:r w:rsidRPr="008C09BE">
          <w:rPr>
            <w:rFonts w:ascii="Times New Roman" w:hAnsi="Times New Roman" w:cs="Times New Roman"/>
            <w:sz w:val="20"/>
            <w:szCs w:val="20"/>
            <w:lang w:val="en-US"/>
            <w:rPrChange w:id="8373" w:author="Airat Shigapov" w:date="2021-10-27T23:08:00Z">
              <w:rPr>
                <w:rFonts w:ascii="Consolas" w:hAnsi="Consolas" w:cs="Consolas"/>
                <w:color w:val="000000"/>
                <w:sz w:val="19"/>
                <w:szCs w:val="19"/>
              </w:rPr>
            </w:rPrChange>
          </w:rPr>
          <w:t xml:space="preserve">            }</w:t>
        </w:r>
      </w:ins>
    </w:p>
    <w:p w14:paraId="6156E78C" w14:textId="77777777" w:rsidR="001118C1" w:rsidRPr="008C09BE" w:rsidRDefault="001118C1" w:rsidP="001118C1">
      <w:pPr>
        <w:autoSpaceDE w:val="0"/>
        <w:autoSpaceDN w:val="0"/>
        <w:adjustRightInd w:val="0"/>
        <w:spacing w:after="0" w:line="240" w:lineRule="auto"/>
        <w:rPr>
          <w:ins w:id="8374" w:author="Airat Shigapov" w:date="2021-10-27T23:04:00Z"/>
          <w:rFonts w:ascii="Times New Roman" w:hAnsi="Times New Roman" w:cs="Times New Roman"/>
          <w:sz w:val="20"/>
          <w:szCs w:val="20"/>
          <w:lang w:val="en-US"/>
          <w:rPrChange w:id="8375" w:author="Airat Shigapov" w:date="2021-10-27T23:08:00Z">
            <w:rPr>
              <w:ins w:id="8376" w:author="Airat Shigapov" w:date="2021-10-27T23:04:00Z"/>
              <w:rFonts w:ascii="Consolas" w:hAnsi="Consolas" w:cs="Consolas"/>
              <w:color w:val="000000"/>
              <w:sz w:val="19"/>
              <w:szCs w:val="19"/>
            </w:rPr>
          </w:rPrChange>
        </w:rPr>
      </w:pPr>
      <w:ins w:id="8377" w:author="Airat Shigapov" w:date="2021-10-27T23:04:00Z">
        <w:r w:rsidRPr="008C09BE">
          <w:rPr>
            <w:rFonts w:ascii="Times New Roman" w:hAnsi="Times New Roman" w:cs="Times New Roman"/>
            <w:sz w:val="20"/>
            <w:szCs w:val="20"/>
            <w:lang w:val="en-US"/>
            <w:rPrChange w:id="8378" w:author="Airat Shigapov" w:date="2021-10-27T23:08:00Z">
              <w:rPr>
                <w:rFonts w:ascii="Consolas" w:hAnsi="Consolas" w:cs="Consolas"/>
                <w:color w:val="000000"/>
                <w:sz w:val="19"/>
                <w:szCs w:val="19"/>
              </w:rPr>
            </w:rPrChange>
          </w:rPr>
          <w:t xml:space="preserve">        }</w:t>
        </w:r>
      </w:ins>
    </w:p>
    <w:p w14:paraId="5DFDCCA9" w14:textId="77777777" w:rsidR="001118C1" w:rsidRPr="008C09BE" w:rsidRDefault="001118C1" w:rsidP="001118C1">
      <w:pPr>
        <w:autoSpaceDE w:val="0"/>
        <w:autoSpaceDN w:val="0"/>
        <w:adjustRightInd w:val="0"/>
        <w:spacing w:after="0" w:line="240" w:lineRule="auto"/>
        <w:rPr>
          <w:ins w:id="8379" w:author="Airat Shigapov" w:date="2021-10-27T23:04:00Z"/>
          <w:rFonts w:ascii="Times New Roman" w:hAnsi="Times New Roman" w:cs="Times New Roman"/>
          <w:sz w:val="20"/>
          <w:szCs w:val="20"/>
          <w:lang w:val="en-US"/>
          <w:rPrChange w:id="8380" w:author="Airat Shigapov" w:date="2021-10-27T23:08:00Z">
            <w:rPr>
              <w:ins w:id="8381" w:author="Airat Shigapov" w:date="2021-10-27T23:04:00Z"/>
              <w:rFonts w:ascii="Consolas" w:hAnsi="Consolas" w:cs="Consolas"/>
              <w:color w:val="000000"/>
              <w:sz w:val="19"/>
              <w:szCs w:val="19"/>
            </w:rPr>
          </w:rPrChange>
        </w:rPr>
      </w:pPr>
    </w:p>
    <w:p w14:paraId="6CA15153" w14:textId="77777777" w:rsidR="001118C1" w:rsidRPr="008C09BE" w:rsidRDefault="001118C1" w:rsidP="001118C1">
      <w:pPr>
        <w:autoSpaceDE w:val="0"/>
        <w:autoSpaceDN w:val="0"/>
        <w:adjustRightInd w:val="0"/>
        <w:spacing w:after="0" w:line="240" w:lineRule="auto"/>
        <w:rPr>
          <w:ins w:id="8382" w:author="Airat Shigapov" w:date="2021-10-27T23:04:00Z"/>
          <w:rFonts w:ascii="Times New Roman" w:hAnsi="Times New Roman" w:cs="Times New Roman"/>
          <w:sz w:val="20"/>
          <w:szCs w:val="20"/>
          <w:lang w:val="en-US"/>
          <w:rPrChange w:id="8383" w:author="Airat Shigapov" w:date="2021-10-27T23:08:00Z">
            <w:rPr>
              <w:ins w:id="8384" w:author="Airat Shigapov" w:date="2021-10-27T23:04:00Z"/>
              <w:rFonts w:ascii="Consolas" w:hAnsi="Consolas" w:cs="Consolas"/>
              <w:color w:val="000000"/>
              <w:sz w:val="19"/>
              <w:szCs w:val="19"/>
            </w:rPr>
          </w:rPrChange>
        </w:rPr>
      </w:pPr>
      <w:ins w:id="8385" w:author="Airat Shigapov" w:date="2021-10-27T23:04:00Z">
        <w:r w:rsidRPr="008C09BE">
          <w:rPr>
            <w:rFonts w:ascii="Times New Roman" w:hAnsi="Times New Roman" w:cs="Times New Roman"/>
            <w:sz w:val="20"/>
            <w:szCs w:val="20"/>
            <w:lang w:val="en-US"/>
            <w:rPrChange w:id="8386"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8387" w:author="Airat Shigapov" w:date="2021-10-27T23:08:00Z">
              <w:rPr>
                <w:rFonts w:ascii="Consolas" w:hAnsi="Consolas" w:cs="Consolas"/>
                <w:color w:val="0000FF"/>
                <w:sz w:val="19"/>
                <w:szCs w:val="19"/>
              </w:rPr>
            </w:rPrChange>
          </w:rPr>
          <w:t>private</w:t>
        </w:r>
        <w:r w:rsidRPr="008C09BE">
          <w:rPr>
            <w:rFonts w:ascii="Times New Roman" w:hAnsi="Times New Roman" w:cs="Times New Roman"/>
            <w:sz w:val="20"/>
            <w:szCs w:val="20"/>
            <w:lang w:val="en-US"/>
            <w:rPrChange w:id="8388"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8389" w:author="Airat Shigapov" w:date="2021-10-27T23:08:00Z">
              <w:rPr>
                <w:rFonts w:ascii="Consolas" w:hAnsi="Consolas" w:cs="Consolas"/>
                <w:color w:val="0000FF"/>
                <w:sz w:val="19"/>
                <w:szCs w:val="19"/>
              </w:rPr>
            </w:rPrChange>
          </w:rPr>
          <w:t>void</w:t>
        </w:r>
        <w:r w:rsidRPr="008C09BE">
          <w:rPr>
            <w:rFonts w:ascii="Times New Roman" w:hAnsi="Times New Roman" w:cs="Times New Roman"/>
            <w:sz w:val="20"/>
            <w:szCs w:val="20"/>
            <w:lang w:val="en-US"/>
            <w:rPrChange w:id="8390" w:author="Airat Shigapov" w:date="2021-10-27T23:08:00Z">
              <w:rPr>
                <w:rFonts w:ascii="Consolas" w:hAnsi="Consolas" w:cs="Consolas"/>
                <w:color w:val="000000"/>
                <w:sz w:val="19"/>
                <w:szCs w:val="19"/>
              </w:rPr>
            </w:rPrChange>
          </w:rPr>
          <w:t xml:space="preserve"> </w:t>
        </w:r>
        <w:proofErr w:type="spellStart"/>
        <w:r w:rsidRPr="008C09BE">
          <w:rPr>
            <w:rFonts w:ascii="Times New Roman" w:hAnsi="Times New Roman" w:cs="Times New Roman"/>
            <w:sz w:val="20"/>
            <w:szCs w:val="20"/>
            <w:lang w:val="en-US"/>
            <w:rPrChange w:id="8391" w:author="Airat Shigapov" w:date="2021-10-27T23:08:00Z">
              <w:rPr>
                <w:rFonts w:ascii="Consolas" w:hAnsi="Consolas" w:cs="Consolas"/>
                <w:color w:val="000000"/>
                <w:sz w:val="19"/>
                <w:szCs w:val="19"/>
              </w:rPr>
            </w:rPrChange>
          </w:rPr>
          <w:t>PriceField_</w:t>
        </w:r>
        <w:proofErr w:type="gramStart"/>
        <w:r w:rsidRPr="008C09BE">
          <w:rPr>
            <w:rFonts w:ascii="Times New Roman" w:hAnsi="Times New Roman" w:cs="Times New Roman"/>
            <w:sz w:val="20"/>
            <w:szCs w:val="20"/>
            <w:lang w:val="en-US"/>
            <w:rPrChange w:id="8392" w:author="Airat Shigapov" w:date="2021-10-27T23:08:00Z">
              <w:rPr>
                <w:rFonts w:ascii="Consolas" w:hAnsi="Consolas" w:cs="Consolas"/>
                <w:color w:val="000000"/>
                <w:sz w:val="19"/>
                <w:szCs w:val="19"/>
              </w:rPr>
            </w:rPrChange>
          </w:rPr>
          <w:t>LostFocus</w:t>
        </w:r>
        <w:proofErr w:type="spellEnd"/>
        <w:r w:rsidRPr="008C09BE">
          <w:rPr>
            <w:rFonts w:ascii="Times New Roman" w:hAnsi="Times New Roman" w:cs="Times New Roman"/>
            <w:sz w:val="20"/>
            <w:szCs w:val="20"/>
            <w:lang w:val="en-US"/>
            <w:rPrChange w:id="8393" w:author="Airat Shigapov" w:date="2021-10-27T23:08:00Z">
              <w:rPr>
                <w:rFonts w:ascii="Consolas" w:hAnsi="Consolas" w:cs="Consolas"/>
                <w:color w:val="000000"/>
                <w:sz w:val="19"/>
                <w:szCs w:val="19"/>
              </w:rPr>
            </w:rPrChange>
          </w:rPr>
          <w:t>(</w:t>
        </w:r>
        <w:proofErr w:type="gramEnd"/>
        <w:r w:rsidRPr="008C09BE">
          <w:rPr>
            <w:rFonts w:ascii="Times New Roman" w:hAnsi="Times New Roman" w:cs="Times New Roman"/>
            <w:sz w:val="20"/>
            <w:szCs w:val="20"/>
            <w:lang w:val="en-US"/>
            <w:rPrChange w:id="8394" w:author="Airat Shigapov" w:date="2021-10-27T23:08:00Z">
              <w:rPr>
                <w:rFonts w:ascii="Consolas" w:hAnsi="Consolas" w:cs="Consolas"/>
                <w:color w:val="0000FF"/>
                <w:sz w:val="19"/>
                <w:szCs w:val="19"/>
              </w:rPr>
            </w:rPrChange>
          </w:rPr>
          <w:t>object</w:t>
        </w:r>
        <w:r w:rsidRPr="008C09BE">
          <w:rPr>
            <w:rFonts w:ascii="Times New Roman" w:hAnsi="Times New Roman" w:cs="Times New Roman"/>
            <w:sz w:val="20"/>
            <w:szCs w:val="20"/>
            <w:lang w:val="en-US"/>
            <w:rPrChange w:id="8395" w:author="Airat Shigapov" w:date="2021-10-27T23:08:00Z">
              <w:rPr>
                <w:rFonts w:ascii="Consolas" w:hAnsi="Consolas" w:cs="Consolas"/>
                <w:color w:val="000000"/>
                <w:sz w:val="19"/>
                <w:szCs w:val="19"/>
              </w:rPr>
            </w:rPrChange>
          </w:rPr>
          <w:t xml:space="preserve"> sender, </w:t>
        </w:r>
        <w:proofErr w:type="spellStart"/>
        <w:r w:rsidRPr="008C09BE">
          <w:rPr>
            <w:rFonts w:ascii="Times New Roman" w:hAnsi="Times New Roman" w:cs="Times New Roman"/>
            <w:sz w:val="20"/>
            <w:szCs w:val="20"/>
            <w:lang w:val="en-US"/>
            <w:rPrChange w:id="8396" w:author="Airat Shigapov" w:date="2021-10-27T23:08:00Z">
              <w:rPr>
                <w:rFonts w:ascii="Consolas" w:hAnsi="Consolas" w:cs="Consolas"/>
                <w:color w:val="000000"/>
                <w:sz w:val="19"/>
                <w:szCs w:val="19"/>
              </w:rPr>
            </w:rPrChange>
          </w:rPr>
          <w:t>RoutedEventArgs</w:t>
        </w:r>
        <w:proofErr w:type="spellEnd"/>
        <w:r w:rsidRPr="008C09BE">
          <w:rPr>
            <w:rFonts w:ascii="Times New Roman" w:hAnsi="Times New Roman" w:cs="Times New Roman"/>
            <w:sz w:val="20"/>
            <w:szCs w:val="20"/>
            <w:lang w:val="en-US"/>
            <w:rPrChange w:id="8397" w:author="Airat Shigapov" w:date="2021-10-27T23:08:00Z">
              <w:rPr>
                <w:rFonts w:ascii="Consolas" w:hAnsi="Consolas" w:cs="Consolas"/>
                <w:color w:val="000000"/>
                <w:sz w:val="19"/>
                <w:szCs w:val="19"/>
              </w:rPr>
            </w:rPrChange>
          </w:rPr>
          <w:t xml:space="preserve"> e)</w:t>
        </w:r>
      </w:ins>
    </w:p>
    <w:p w14:paraId="03B9C681" w14:textId="77777777" w:rsidR="001118C1" w:rsidRPr="008C09BE" w:rsidRDefault="001118C1" w:rsidP="001118C1">
      <w:pPr>
        <w:autoSpaceDE w:val="0"/>
        <w:autoSpaceDN w:val="0"/>
        <w:adjustRightInd w:val="0"/>
        <w:spacing w:after="0" w:line="240" w:lineRule="auto"/>
        <w:rPr>
          <w:ins w:id="8398" w:author="Airat Shigapov" w:date="2021-10-27T23:04:00Z"/>
          <w:rFonts w:ascii="Times New Roman" w:hAnsi="Times New Roman" w:cs="Times New Roman"/>
          <w:sz w:val="20"/>
          <w:szCs w:val="20"/>
          <w:lang w:val="en-US"/>
          <w:rPrChange w:id="8399" w:author="Airat Shigapov" w:date="2021-10-27T23:08:00Z">
            <w:rPr>
              <w:ins w:id="8400" w:author="Airat Shigapov" w:date="2021-10-27T23:04:00Z"/>
              <w:rFonts w:ascii="Consolas" w:hAnsi="Consolas" w:cs="Consolas"/>
              <w:color w:val="000000"/>
              <w:sz w:val="19"/>
              <w:szCs w:val="19"/>
            </w:rPr>
          </w:rPrChange>
        </w:rPr>
      </w:pPr>
      <w:ins w:id="8401" w:author="Airat Shigapov" w:date="2021-10-27T23:04:00Z">
        <w:r w:rsidRPr="008C09BE">
          <w:rPr>
            <w:rFonts w:ascii="Times New Roman" w:hAnsi="Times New Roman" w:cs="Times New Roman"/>
            <w:sz w:val="20"/>
            <w:szCs w:val="20"/>
            <w:lang w:val="en-US"/>
            <w:rPrChange w:id="8402" w:author="Airat Shigapov" w:date="2021-10-27T23:08:00Z">
              <w:rPr>
                <w:rFonts w:ascii="Consolas" w:hAnsi="Consolas" w:cs="Consolas"/>
                <w:color w:val="000000"/>
                <w:sz w:val="19"/>
                <w:szCs w:val="19"/>
              </w:rPr>
            </w:rPrChange>
          </w:rPr>
          <w:t xml:space="preserve">        {</w:t>
        </w:r>
      </w:ins>
    </w:p>
    <w:p w14:paraId="09010554" w14:textId="77777777" w:rsidR="001118C1" w:rsidRPr="008C09BE" w:rsidRDefault="001118C1" w:rsidP="001118C1">
      <w:pPr>
        <w:autoSpaceDE w:val="0"/>
        <w:autoSpaceDN w:val="0"/>
        <w:adjustRightInd w:val="0"/>
        <w:spacing w:after="0" w:line="240" w:lineRule="auto"/>
        <w:rPr>
          <w:ins w:id="8403" w:author="Airat Shigapov" w:date="2021-10-27T23:04:00Z"/>
          <w:rFonts w:ascii="Times New Roman" w:hAnsi="Times New Roman" w:cs="Times New Roman"/>
          <w:sz w:val="20"/>
          <w:szCs w:val="20"/>
          <w:lang w:val="en-US"/>
          <w:rPrChange w:id="8404" w:author="Airat Shigapov" w:date="2021-10-27T23:08:00Z">
            <w:rPr>
              <w:ins w:id="8405" w:author="Airat Shigapov" w:date="2021-10-27T23:04:00Z"/>
              <w:rFonts w:ascii="Consolas" w:hAnsi="Consolas" w:cs="Consolas"/>
              <w:color w:val="000000"/>
              <w:sz w:val="19"/>
              <w:szCs w:val="19"/>
            </w:rPr>
          </w:rPrChange>
        </w:rPr>
      </w:pPr>
      <w:ins w:id="8406" w:author="Airat Shigapov" w:date="2021-10-27T23:04:00Z">
        <w:r w:rsidRPr="008C09BE">
          <w:rPr>
            <w:rFonts w:ascii="Times New Roman" w:hAnsi="Times New Roman" w:cs="Times New Roman"/>
            <w:sz w:val="20"/>
            <w:szCs w:val="20"/>
            <w:lang w:val="en-US"/>
            <w:rPrChange w:id="8407"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8408" w:author="Airat Shigapov" w:date="2021-10-27T23:08:00Z">
              <w:rPr>
                <w:rFonts w:ascii="Consolas" w:hAnsi="Consolas" w:cs="Consolas"/>
                <w:color w:val="0000FF"/>
                <w:sz w:val="19"/>
                <w:szCs w:val="19"/>
              </w:rPr>
            </w:rPrChange>
          </w:rPr>
          <w:t>if</w:t>
        </w:r>
        <w:r w:rsidRPr="008C09BE">
          <w:rPr>
            <w:rFonts w:ascii="Times New Roman" w:hAnsi="Times New Roman" w:cs="Times New Roman"/>
            <w:sz w:val="20"/>
            <w:szCs w:val="20"/>
            <w:lang w:val="en-US"/>
            <w:rPrChange w:id="8409" w:author="Airat Shigapov" w:date="2021-10-27T23:08:00Z">
              <w:rPr>
                <w:rFonts w:ascii="Consolas" w:hAnsi="Consolas" w:cs="Consolas"/>
                <w:color w:val="000000"/>
                <w:sz w:val="19"/>
                <w:szCs w:val="19"/>
              </w:rPr>
            </w:rPrChange>
          </w:rPr>
          <w:t xml:space="preserve"> (</w:t>
        </w:r>
        <w:proofErr w:type="spellStart"/>
        <w:r w:rsidRPr="008C09BE">
          <w:rPr>
            <w:rFonts w:ascii="Times New Roman" w:hAnsi="Times New Roman" w:cs="Times New Roman"/>
            <w:sz w:val="20"/>
            <w:szCs w:val="20"/>
            <w:lang w:val="en-US"/>
            <w:rPrChange w:id="8410" w:author="Airat Shigapov" w:date="2021-10-27T23:08:00Z">
              <w:rPr>
                <w:rFonts w:ascii="Consolas" w:hAnsi="Consolas" w:cs="Consolas"/>
                <w:color w:val="000000"/>
                <w:sz w:val="19"/>
                <w:szCs w:val="19"/>
              </w:rPr>
            </w:rPrChange>
          </w:rPr>
          <w:t>PriceField.Text</w:t>
        </w:r>
        <w:proofErr w:type="spellEnd"/>
        <w:r w:rsidRPr="008C09BE">
          <w:rPr>
            <w:rFonts w:ascii="Times New Roman" w:hAnsi="Times New Roman" w:cs="Times New Roman"/>
            <w:sz w:val="20"/>
            <w:szCs w:val="20"/>
            <w:lang w:val="en-US"/>
            <w:rPrChange w:id="8411" w:author="Airat Shigapov" w:date="2021-10-27T23:08:00Z">
              <w:rPr>
                <w:rFonts w:ascii="Consolas" w:hAnsi="Consolas" w:cs="Consolas"/>
                <w:color w:val="000000"/>
                <w:sz w:val="19"/>
                <w:szCs w:val="19"/>
              </w:rPr>
            </w:rPrChange>
          </w:rPr>
          <w:t xml:space="preserve"> == </w:t>
        </w:r>
        <w:r w:rsidRPr="008C09BE">
          <w:rPr>
            <w:rFonts w:ascii="Times New Roman" w:hAnsi="Times New Roman" w:cs="Times New Roman"/>
            <w:sz w:val="20"/>
            <w:szCs w:val="20"/>
            <w:lang w:val="en-US"/>
            <w:rPrChange w:id="8412" w:author="Airat Shigapov" w:date="2021-10-27T23:08:00Z">
              <w:rPr>
                <w:rFonts w:ascii="Consolas" w:hAnsi="Consolas" w:cs="Consolas"/>
                <w:color w:val="A31515"/>
                <w:sz w:val="19"/>
                <w:szCs w:val="19"/>
              </w:rPr>
            </w:rPrChange>
          </w:rPr>
          <w:t>""</w:t>
        </w:r>
        <w:r w:rsidRPr="008C09BE">
          <w:rPr>
            <w:rFonts w:ascii="Times New Roman" w:hAnsi="Times New Roman" w:cs="Times New Roman"/>
            <w:sz w:val="20"/>
            <w:szCs w:val="20"/>
            <w:lang w:val="en-US"/>
            <w:rPrChange w:id="8413" w:author="Airat Shigapov" w:date="2021-10-27T23:08:00Z">
              <w:rPr>
                <w:rFonts w:ascii="Consolas" w:hAnsi="Consolas" w:cs="Consolas"/>
                <w:color w:val="000000"/>
                <w:sz w:val="19"/>
                <w:szCs w:val="19"/>
              </w:rPr>
            </w:rPrChange>
          </w:rPr>
          <w:t>)</w:t>
        </w:r>
      </w:ins>
    </w:p>
    <w:p w14:paraId="07361F6A" w14:textId="77777777" w:rsidR="001118C1" w:rsidRPr="008C09BE" w:rsidRDefault="001118C1" w:rsidP="001118C1">
      <w:pPr>
        <w:autoSpaceDE w:val="0"/>
        <w:autoSpaceDN w:val="0"/>
        <w:adjustRightInd w:val="0"/>
        <w:spacing w:after="0" w:line="240" w:lineRule="auto"/>
        <w:rPr>
          <w:ins w:id="8414" w:author="Airat Shigapov" w:date="2021-10-27T23:04:00Z"/>
          <w:rFonts w:ascii="Times New Roman" w:hAnsi="Times New Roman" w:cs="Times New Roman"/>
          <w:sz w:val="20"/>
          <w:szCs w:val="20"/>
          <w:lang w:val="en-US"/>
          <w:rPrChange w:id="8415" w:author="Airat Shigapov" w:date="2021-10-27T23:08:00Z">
            <w:rPr>
              <w:ins w:id="8416" w:author="Airat Shigapov" w:date="2021-10-27T23:04:00Z"/>
              <w:rFonts w:ascii="Consolas" w:hAnsi="Consolas" w:cs="Consolas"/>
              <w:color w:val="000000"/>
              <w:sz w:val="19"/>
              <w:szCs w:val="19"/>
            </w:rPr>
          </w:rPrChange>
        </w:rPr>
      </w:pPr>
      <w:ins w:id="8417" w:author="Airat Shigapov" w:date="2021-10-27T23:04:00Z">
        <w:r w:rsidRPr="008C09BE">
          <w:rPr>
            <w:rFonts w:ascii="Times New Roman" w:hAnsi="Times New Roman" w:cs="Times New Roman"/>
            <w:sz w:val="20"/>
            <w:szCs w:val="20"/>
            <w:lang w:val="en-US"/>
            <w:rPrChange w:id="8418" w:author="Airat Shigapov" w:date="2021-10-27T23:08:00Z">
              <w:rPr>
                <w:rFonts w:ascii="Consolas" w:hAnsi="Consolas" w:cs="Consolas"/>
                <w:color w:val="000000"/>
                <w:sz w:val="19"/>
                <w:szCs w:val="19"/>
              </w:rPr>
            </w:rPrChange>
          </w:rPr>
          <w:t xml:space="preserve">            {</w:t>
        </w:r>
      </w:ins>
    </w:p>
    <w:p w14:paraId="425FEC51" w14:textId="77777777" w:rsidR="001118C1" w:rsidRPr="008C09BE" w:rsidRDefault="001118C1" w:rsidP="001118C1">
      <w:pPr>
        <w:autoSpaceDE w:val="0"/>
        <w:autoSpaceDN w:val="0"/>
        <w:adjustRightInd w:val="0"/>
        <w:spacing w:after="0" w:line="240" w:lineRule="auto"/>
        <w:rPr>
          <w:ins w:id="8419" w:author="Airat Shigapov" w:date="2021-10-27T23:04:00Z"/>
          <w:rFonts w:ascii="Times New Roman" w:hAnsi="Times New Roman" w:cs="Times New Roman"/>
          <w:sz w:val="20"/>
          <w:szCs w:val="20"/>
          <w:lang w:val="en-US"/>
          <w:rPrChange w:id="8420" w:author="Airat Shigapov" w:date="2021-10-27T23:08:00Z">
            <w:rPr>
              <w:ins w:id="8421" w:author="Airat Shigapov" w:date="2021-10-27T23:04:00Z"/>
              <w:rFonts w:ascii="Consolas" w:hAnsi="Consolas" w:cs="Consolas"/>
              <w:color w:val="000000"/>
              <w:sz w:val="19"/>
              <w:szCs w:val="19"/>
            </w:rPr>
          </w:rPrChange>
        </w:rPr>
      </w:pPr>
      <w:ins w:id="8422" w:author="Airat Shigapov" w:date="2021-10-27T23:04:00Z">
        <w:r w:rsidRPr="008C09BE">
          <w:rPr>
            <w:rFonts w:ascii="Times New Roman" w:hAnsi="Times New Roman" w:cs="Times New Roman"/>
            <w:sz w:val="20"/>
            <w:szCs w:val="20"/>
            <w:lang w:val="en-US"/>
            <w:rPrChange w:id="8423" w:author="Airat Shigapov" w:date="2021-10-27T23:08:00Z">
              <w:rPr>
                <w:rFonts w:ascii="Consolas" w:hAnsi="Consolas" w:cs="Consolas"/>
                <w:color w:val="000000"/>
                <w:sz w:val="19"/>
                <w:szCs w:val="19"/>
              </w:rPr>
            </w:rPrChange>
          </w:rPr>
          <w:t xml:space="preserve">                </w:t>
        </w:r>
        <w:proofErr w:type="spellStart"/>
        <w:r w:rsidRPr="008C09BE">
          <w:rPr>
            <w:rFonts w:ascii="Times New Roman" w:hAnsi="Times New Roman" w:cs="Times New Roman"/>
            <w:sz w:val="20"/>
            <w:szCs w:val="20"/>
            <w:lang w:val="en-US"/>
            <w:rPrChange w:id="8424" w:author="Airat Shigapov" w:date="2021-10-27T23:08:00Z">
              <w:rPr>
                <w:rFonts w:ascii="Consolas" w:hAnsi="Consolas" w:cs="Consolas"/>
                <w:color w:val="000000"/>
                <w:sz w:val="19"/>
                <w:szCs w:val="19"/>
              </w:rPr>
            </w:rPrChange>
          </w:rPr>
          <w:t>PriceField.Text</w:t>
        </w:r>
        <w:proofErr w:type="spellEnd"/>
        <w:r w:rsidRPr="008C09BE">
          <w:rPr>
            <w:rFonts w:ascii="Times New Roman" w:hAnsi="Times New Roman" w:cs="Times New Roman"/>
            <w:sz w:val="20"/>
            <w:szCs w:val="20"/>
            <w:lang w:val="en-US"/>
            <w:rPrChange w:id="8425" w:author="Airat Shigapov" w:date="2021-10-27T23:08:00Z">
              <w:rPr>
                <w:rFonts w:ascii="Consolas" w:hAnsi="Consolas" w:cs="Consolas"/>
                <w:color w:val="000000"/>
                <w:sz w:val="19"/>
                <w:szCs w:val="19"/>
              </w:rPr>
            </w:rPrChange>
          </w:rPr>
          <w:t xml:space="preserve"> = </w:t>
        </w:r>
        <w:r w:rsidRPr="008C09BE">
          <w:rPr>
            <w:rFonts w:ascii="Times New Roman" w:hAnsi="Times New Roman" w:cs="Times New Roman"/>
            <w:sz w:val="20"/>
            <w:szCs w:val="20"/>
            <w:lang w:val="en-US"/>
            <w:rPrChange w:id="8426" w:author="Airat Shigapov" w:date="2021-10-27T23:08:00Z">
              <w:rPr>
                <w:rFonts w:ascii="Consolas" w:hAnsi="Consolas" w:cs="Consolas"/>
                <w:color w:val="A31515"/>
                <w:sz w:val="19"/>
                <w:szCs w:val="19"/>
              </w:rPr>
            </w:rPrChange>
          </w:rPr>
          <w:t>"</w:t>
        </w:r>
        <w:r w:rsidRPr="008C09BE">
          <w:rPr>
            <w:rFonts w:ascii="Times New Roman" w:hAnsi="Times New Roman" w:cs="Times New Roman"/>
            <w:sz w:val="20"/>
            <w:szCs w:val="20"/>
            <w:rPrChange w:id="8427" w:author="Airat Shigapov" w:date="2021-10-27T23:08:00Z">
              <w:rPr>
                <w:rFonts w:ascii="Consolas" w:hAnsi="Consolas" w:cs="Consolas"/>
                <w:color w:val="A31515"/>
                <w:sz w:val="19"/>
                <w:szCs w:val="19"/>
              </w:rPr>
            </w:rPrChange>
          </w:rPr>
          <w:t>Цена</w:t>
        </w:r>
        <w:r w:rsidRPr="008C09BE">
          <w:rPr>
            <w:rFonts w:ascii="Times New Roman" w:hAnsi="Times New Roman" w:cs="Times New Roman"/>
            <w:sz w:val="20"/>
            <w:szCs w:val="20"/>
            <w:lang w:val="en-US"/>
            <w:rPrChange w:id="8428" w:author="Airat Shigapov" w:date="2021-10-27T23:08:00Z">
              <w:rPr>
                <w:rFonts w:ascii="Consolas" w:hAnsi="Consolas" w:cs="Consolas"/>
                <w:color w:val="A31515"/>
                <w:sz w:val="19"/>
                <w:szCs w:val="19"/>
              </w:rPr>
            </w:rPrChange>
          </w:rPr>
          <w:t>"</w:t>
        </w:r>
        <w:r w:rsidRPr="008C09BE">
          <w:rPr>
            <w:rFonts w:ascii="Times New Roman" w:hAnsi="Times New Roman" w:cs="Times New Roman"/>
            <w:sz w:val="20"/>
            <w:szCs w:val="20"/>
            <w:lang w:val="en-US"/>
            <w:rPrChange w:id="8429" w:author="Airat Shigapov" w:date="2021-10-27T23:08:00Z">
              <w:rPr>
                <w:rFonts w:ascii="Consolas" w:hAnsi="Consolas" w:cs="Consolas"/>
                <w:color w:val="000000"/>
                <w:sz w:val="19"/>
                <w:szCs w:val="19"/>
              </w:rPr>
            </w:rPrChange>
          </w:rPr>
          <w:t>;</w:t>
        </w:r>
      </w:ins>
    </w:p>
    <w:p w14:paraId="74F9ABDA" w14:textId="77777777" w:rsidR="001118C1" w:rsidRPr="008C09BE" w:rsidRDefault="001118C1" w:rsidP="001118C1">
      <w:pPr>
        <w:autoSpaceDE w:val="0"/>
        <w:autoSpaceDN w:val="0"/>
        <w:adjustRightInd w:val="0"/>
        <w:spacing w:after="0" w:line="240" w:lineRule="auto"/>
        <w:rPr>
          <w:ins w:id="8430" w:author="Airat Shigapov" w:date="2021-10-27T23:04:00Z"/>
          <w:rFonts w:ascii="Times New Roman" w:hAnsi="Times New Roman" w:cs="Times New Roman"/>
          <w:sz w:val="20"/>
          <w:szCs w:val="20"/>
          <w:lang w:val="en-US"/>
          <w:rPrChange w:id="8431" w:author="Airat Shigapov" w:date="2021-10-27T23:08:00Z">
            <w:rPr>
              <w:ins w:id="8432" w:author="Airat Shigapov" w:date="2021-10-27T23:04:00Z"/>
              <w:rFonts w:ascii="Consolas" w:hAnsi="Consolas" w:cs="Consolas"/>
              <w:color w:val="000000"/>
              <w:sz w:val="19"/>
              <w:szCs w:val="19"/>
            </w:rPr>
          </w:rPrChange>
        </w:rPr>
      </w:pPr>
      <w:ins w:id="8433" w:author="Airat Shigapov" w:date="2021-10-27T23:04:00Z">
        <w:r w:rsidRPr="008C09BE">
          <w:rPr>
            <w:rFonts w:ascii="Times New Roman" w:hAnsi="Times New Roman" w:cs="Times New Roman"/>
            <w:sz w:val="20"/>
            <w:szCs w:val="20"/>
            <w:lang w:val="en-US"/>
            <w:rPrChange w:id="8434" w:author="Airat Shigapov" w:date="2021-10-27T23:08:00Z">
              <w:rPr>
                <w:rFonts w:ascii="Consolas" w:hAnsi="Consolas" w:cs="Consolas"/>
                <w:color w:val="000000"/>
                <w:sz w:val="19"/>
                <w:szCs w:val="19"/>
              </w:rPr>
            </w:rPrChange>
          </w:rPr>
          <w:t xml:space="preserve">                </w:t>
        </w:r>
        <w:proofErr w:type="spellStart"/>
        <w:r w:rsidRPr="008C09BE">
          <w:rPr>
            <w:rFonts w:ascii="Times New Roman" w:hAnsi="Times New Roman" w:cs="Times New Roman"/>
            <w:sz w:val="20"/>
            <w:szCs w:val="20"/>
            <w:lang w:val="en-US"/>
            <w:rPrChange w:id="8435" w:author="Airat Shigapov" w:date="2021-10-27T23:08:00Z">
              <w:rPr>
                <w:rFonts w:ascii="Consolas" w:hAnsi="Consolas" w:cs="Consolas"/>
                <w:color w:val="000000"/>
                <w:sz w:val="19"/>
                <w:szCs w:val="19"/>
              </w:rPr>
            </w:rPrChange>
          </w:rPr>
          <w:t>PriceField.Foreground</w:t>
        </w:r>
        <w:proofErr w:type="spellEnd"/>
        <w:r w:rsidRPr="008C09BE">
          <w:rPr>
            <w:rFonts w:ascii="Times New Roman" w:hAnsi="Times New Roman" w:cs="Times New Roman"/>
            <w:sz w:val="20"/>
            <w:szCs w:val="20"/>
            <w:lang w:val="en-US"/>
            <w:rPrChange w:id="8436" w:author="Airat Shigapov" w:date="2021-10-27T23:08:00Z">
              <w:rPr>
                <w:rFonts w:ascii="Consolas" w:hAnsi="Consolas" w:cs="Consolas"/>
                <w:color w:val="000000"/>
                <w:sz w:val="19"/>
                <w:szCs w:val="19"/>
              </w:rPr>
            </w:rPrChange>
          </w:rPr>
          <w:t xml:space="preserve"> = </w:t>
        </w:r>
        <w:proofErr w:type="spellStart"/>
        <w:r w:rsidRPr="008C09BE">
          <w:rPr>
            <w:rFonts w:ascii="Times New Roman" w:hAnsi="Times New Roman" w:cs="Times New Roman"/>
            <w:sz w:val="20"/>
            <w:szCs w:val="20"/>
            <w:lang w:val="en-US"/>
            <w:rPrChange w:id="8437" w:author="Airat Shigapov" w:date="2021-10-27T23:08:00Z">
              <w:rPr>
                <w:rFonts w:ascii="Consolas" w:hAnsi="Consolas" w:cs="Consolas"/>
                <w:color w:val="000000"/>
                <w:sz w:val="19"/>
                <w:szCs w:val="19"/>
              </w:rPr>
            </w:rPrChange>
          </w:rPr>
          <w:t>Brushes.Gray</w:t>
        </w:r>
        <w:proofErr w:type="spellEnd"/>
        <w:r w:rsidRPr="008C09BE">
          <w:rPr>
            <w:rFonts w:ascii="Times New Roman" w:hAnsi="Times New Roman" w:cs="Times New Roman"/>
            <w:sz w:val="20"/>
            <w:szCs w:val="20"/>
            <w:lang w:val="en-US"/>
            <w:rPrChange w:id="8438" w:author="Airat Shigapov" w:date="2021-10-27T23:08:00Z">
              <w:rPr>
                <w:rFonts w:ascii="Consolas" w:hAnsi="Consolas" w:cs="Consolas"/>
                <w:color w:val="000000"/>
                <w:sz w:val="19"/>
                <w:szCs w:val="19"/>
              </w:rPr>
            </w:rPrChange>
          </w:rPr>
          <w:t>;</w:t>
        </w:r>
      </w:ins>
    </w:p>
    <w:p w14:paraId="2942AE87" w14:textId="77777777" w:rsidR="001118C1" w:rsidRPr="008C09BE" w:rsidRDefault="001118C1" w:rsidP="001118C1">
      <w:pPr>
        <w:autoSpaceDE w:val="0"/>
        <w:autoSpaceDN w:val="0"/>
        <w:adjustRightInd w:val="0"/>
        <w:spacing w:after="0" w:line="240" w:lineRule="auto"/>
        <w:rPr>
          <w:ins w:id="8439" w:author="Airat Shigapov" w:date="2021-10-27T23:04:00Z"/>
          <w:rFonts w:ascii="Times New Roman" w:hAnsi="Times New Roman" w:cs="Times New Roman"/>
          <w:sz w:val="20"/>
          <w:szCs w:val="20"/>
          <w:lang w:val="en-US"/>
          <w:rPrChange w:id="8440" w:author="Airat Shigapov" w:date="2021-10-27T23:08:00Z">
            <w:rPr>
              <w:ins w:id="8441" w:author="Airat Shigapov" w:date="2021-10-27T23:04:00Z"/>
              <w:rFonts w:ascii="Consolas" w:hAnsi="Consolas" w:cs="Consolas"/>
              <w:color w:val="000000"/>
              <w:sz w:val="19"/>
              <w:szCs w:val="19"/>
            </w:rPr>
          </w:rPrChange>
        </w:rPr>
      </w:pPr>
      <w:ins w:id="8442" w:author="Airat Shigapov" w:date="2021-10-27T23:04:00Z">
        <w:r w:rsidRPr="008C09BE">
          <w:rPr>
            <w:rFonts w:ascii="Times New Roman" w:hAnsi="Times New Roman" w:cs="Times New Roman"/>
            <w:sz w:val="20"/>
            <w:szCs w:val="20"/>
            <w:lang w:val="en-US"/>
            <w:rPrChange w:id="8443" w:author="Airat Shigapov" w:date="2021-10-27T23:08:00Z">
              <w:rPr>
                <w:rFonts w:ascii="Consolas" w:hAnsi="Consolas" w:cs="Consolas"/>
                <w:color w:val="000000"/>
                <w:sz w:val="19"/>
                <w:szCs w:val="19"/>
              </w:rPr>
            </w:rPrChange>
          </w:rPr>
          <w:t xml:space="preserve">            }</w:t>
        </w:r>
      </w:ins>
    </w:p>
    <w:p w14:paraId="7E2E2CE8" w14:textId="77777777" w:rsidR="001118C1" w:rsidRPr="008C09BE" w:rsidRDefault="001118C1" w:rsidP="001118C1">
      <w:pPr>
        <w:autoSpaceDE w:val="0"/>
        <w:autoSpaceDN w:val="0"/>
        <w:adjustRightInd w:val="0"/>
        <w:spacing w:after="0" w:line="240" w:lineRule="auto"/>
        <w:rPr>
          <w:ins w:id="8444" w:author="Airat Shigapov" w:date="2021-10-27T23:04:00Z"/>
          <w:rFonts w:ascii="Times New Roman" w:hAnsi="Times New Roman" w:cs="Times New Roman"/>
          <w:sz w:val="20"/>
          <w:szCs w:val="20"/>
          <w:lang w:val="en-US"/>
          <w:rPrChange w:id="8445" w:author="Airat Shigapov" w:date="2021-10-27T23:08:00Z">
            <w:rPr>
              <w:ins w:id="8446" w:author="Airat Shigapov" w:date="2021-10-27T23:04:00Z"/>
              <w:rFonts w:ascii="Consolas" w:hAnsi="Consolas" w:cs="Consolas"/>
              <w:color w:val="000000"/>
              <w:sz w:val="19"/>
              <w:szCs w:val="19"/>
            </w:rPr>
          </w:rPrChange>
        </w:rPr>
      </w:pPr>
      <w:ins w:id="8447" w:author="Airat Shigapov" w:date="2021-10-27T23:04:00Z">
        <w:r w:rsidRPr="008C09BE">
          <w:rPr>
            <w:rFonts w:ascii="Times New Roman" w:hAnsi="Times New Roman" w:cs="Times New Roman"/>
            <w:sz w:val="20"/>
            <w:szCs w:val="20"/>
            <w:lang w:val="en-US"/>
            <w:rPrChange w:id="8448" w:author="Airat Shigapov" w:date="2021-10-27T23:08:00Z">
              <w:rPr>
                <w:rFonts w:ascii="Consolas" w:hAnsi="Consolas" w:cs="Consolas"/>
                <w:color w:val="000000"/>
                <w:sz w:val="19"/>
                <w:szCs w:val="19"/>
              </w:rPr>
            </w:rPrChange>
          </w:rPr>
          <w:t xml:space="preserve">        }</w:t>
        </w:r>
      </w:ins>
    </w:p>
    <w:p w14:paraId="4C7DC581" w14:textId="77777777" w:rsidR="001118C1" w:rsidRPr="008C09BE" w:rsidRDefault="001118C1" w:rsidP="001118C1">
      <w:pPr>
        <w:autoSpaceDE w:val="0"/>
        <w:autoSpaceDN w:val="0"/>
        <w:adjustRightInd w:val="0"/>
        <w:spacing w:after="0" w:line="240" w:lineRule="auto"/>
        <w:rPr>
          <w:ins w:id="8449" w:author="Airat Shigapov" w:date="2021-10-27T23:04:00Z"/>
          <w:rFonts w:ascii="Times New Roman" w:hAnsi="Times New Roman" w:cs="Times New Roman"/>
          <w:sz w:val="20"/>
          <w:szCs w:val="20"/>
          <w:lang w:val="en-US"/>
          <w:rPrChange w:id="8450" w:author="Airat Shigapov" w:date="2021-10-27T23:08:00Z">
            <w:rPr>
              <w:ins w:id="8451" w:author="Airat Shigapov" w:date="2021-10-27T23:04:00Z"/>
              <w:rFonts w:ascii="Consolas" w:hAnsi="Consolas" w:cs="Consolas"/>
              <w:color w:val="000000"/>
              <w:sz w:val="19"/>
              <w:szCs w:val="19"/>
            </w:rPr>
          </w:rPrChange>
        </w:rPr>
      </w:pPr>
    </w:p>
    <w:p w14:paraId="100EBE35" w14:textId="77777777" w:rsidR="001118C1" w:rsidRPr="008C09BE" w:rsidRDefault="001118C1" w:rsidP="001118C1">
      <w:pPr>
        <w:autoSpaceDE w:val="0"/>
        <w:autoSpaceDN w:val="0"/>
        <w:adjustRightInd w:val="0"/>
        <w:spacing w:after="0" w:line="240" w:lineRule="auto"/>
        <w:rPr>
          <w:ins w:id="8452" w:author="Airat Shigapov" w:date="2021-10-27T23:04:00Z"/>
          <w:rFonts w:ascii="Times New Roman" w:hAnsi="Times New Roman" w:cs="Times New Roman"/>
          <w:sz w:val="20"/>
          <w:szCs w:val="20"/>
          <w:lang w:val="en-US"/>
          <w:rPrChange w:id="8453" w:author="Airat Shigapov" w:date="2021-10-27T23:08:00Z">
            <w:rPr>
              <w:ins w:id="8454" w:author="Airat Shigapov" w:date="2021-10-27T23:04:00Z"/>
              <w:rFonts w:ascii="Consolas" w:hAnsi="Consolas" w:cs="Consolas"/>
              <w:color w:val="000000"/>
              <w:sz w:val="19"/>
              <w:szCs w:val="19"/>
            </w:rPr>
          </w:rPrChange>
        </w:rPr>
      </w:pPr>
      <w:ins w:id="8455" w:author="Airat Shigapov" w:date="2021-10-27T23:04:00Z">
        <w:r w:rsidRPr="008C09BE">
          <w:rPr>
            <w:rFonts w:ascii="Times New Roman" w:hAnsi="Times New Roman" w:cs="Times New Roman"/>
            <w:sz w:val="20"/>
            <w:szCs w:val="20"/>
            <w:lang w:val="en-US"/>
            <w:rPrChange w:id="8456"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8457" w:author="Airat Shigapov" w:date="2021-10-27T23:08:00Z">
              <w:rPr>
                <w:rFonts w:ascii="Consolas" w:hAnsi="Consolas" w:cs="Consolas"/>
                <w:color w:val="0000FF"/>
                <w:sz w:val="19"/>
                <w:szCs w:val="19"/>
              </w:rPr>
            </w:rPrChange>
          </w:rPr>
          <w:t>private</w:t>
        </w:r>
        <w:r w:rsidRPr="008C09BE">
          <w:rPr>
            <w:rFonts w:ascii="Times New Roman" w:hAnsi="Times New Roman" w:cs="Times New Roman"/>
            <w:sz w:val="20"/>
            <w:szCs w:val="20"/>
            <w:lang w:val="en-US"/>
            <w:rPrChange w:id="8458"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8459" w:author="Airat Shigapov" w:date="2021-10-27T23:08:00Z">
              <w:rPr>
                <w:rFonts w:ascii="Consolas" w:hAnsi="Consolas" w:cs="Consolas"/>
                <w:color w:val="0000FF"/>
                <w:sz w:val="19"/>
                <w:szCs w:val="19"/>
              </w:rPr>
            </w:rPrChange>
          </w:rPr>
          <w:t>void</w:t>
        </w:r>
        <w:r w:rsidRPr="008C09BE">
          <w:rPr>
            <w:rFonts w:ascii="Times New Roman" w:hAnsi="Times New Roman" w:cs="Times New Roman"/>
            <w:sz w:val="20"/>
            <w:szCs w:val="20"/>
            <w:lang w:val="en-US"/>
            <w:rPrChange w:id="8460" w:author="Airat Shigapov" w:date="2021-10-27T23:08:00Z">
              <w:rPr>
                <w:rFonts w:ascii="Consolas" w:hAnsi="Consolas" w:cs="Consolas"/>
                <w:color w:val="000000"/>
                <w:sz w:val="19"/>
                <w:szCs w:val="19"/>
              </w:rPr>
            </w:rPrChange>
          </w:rPr>
          <w:t xml:space="preserve"> </w:t>
        </w:r>
        <w:proofErr w:type="spellStart"/>
        <w:r w:rsidRPr="008C09BE">
          <w:rPr>
            <w:rFonts w:ascii="Times New Roman" w:hAnsi="Times New Roman" w:cs="Times New Roman"/>
            <w:sz w:val="20"/>
            <w:szCs w:val="20"/>
            <w:lang w:val="en-US"/>
            <w:rPrChange w:id="8461" w:author="Airat Shigapov" w:date="2021-10-27T23:08:00Z">
              <w:rPr>
                <w:rFonts w:ascii="Consolas" w:hAnsi="Consolas" w:cs="Consolas"/>
                <w:color w:val="000000"/>
                <w:sz w:val="19"/>
                <w:szCs w:val="19"/>
              </w:rPr>
            </w:rPrChange>
          </w:rPr>
          <w:t>PriceField_</w:t>
        </w:r>
        <w:proofErr w:type="gramStart"/>
        <w:r w:rsidRPr="008C09BE">
          <w:rPr>
            <w:rFonts w:ascii="Times New Roman" w:hAnsi="Times New Roman" w:cs="Times New Roman"/>
            <w:sz w:val="20"/>
            <w:szCs w:val="20"/>
            <w:lang w:val="en-US"/>
            <w:rPrChange w:id="8462" w:author="Airat Shigapov" w:date="2021-10-27T23:08:00Z">
              <w:rPr>
                <w:rFonts w:ascii="Consolas" w:hAnsi="Consolas" w:cs="Consolas"/>
                <w:color w:val="000000"/>
                <w:sz w:val="19"/>
                <w:szCs w:val="19"/>
              </w:rPr>
            </w:rPrChange>
          </w:rPr>
          <w:t>PreviewTextInput</w:t>
        </w:r>
        <w:proofErr w:type="spellEnd"/>
        <w:r w:rsidRPr="008C09BE">
          <w:rPr>
            <w:rFonts w:ascii="Times New Roman" w:hAnsi="Times New Roman" w:cs="Times New Roman"/>
            <w:sz w:val="20"/>
            <w:szCs w:val="20"/>
            <w:lang w:val="en-US"/>
            <w:rPrChange w:id="8463" w:author="Airat Shigapov" w:date="2021-10-27T23:08:00Z">
              <w:rPr>
                <w:rFonts w:ascii="Consolas" w:hAnsi="Consolas" w:cs="Consolas"/>
                <w:color w:val="000000"/>
                <w:sz w:val="19"/>
                <w:szCs w:val="19"/>
              </w:rPr>
            </w:rPrChange>
          </w:rPr>
          <w:t>(</w:t>
        </w:r>
        <w:proofErr w:type="gramEnd"/>
        <w:r w:rsidRPr="008C09BE">
          <w:rPr>
            <w:rFonts w:ascii="Times New Roman" w:hAnsi="Times New Roman" w:cs="Times New Roman"/>
            <w:sz w:val="20"/>
            <w:szCs w:val="20"/>
            <w:lang w:val="en-US"/>
            <w:rPrChange w:id="8464" w:author="Airat Shigapov" w:date="2021-10-27T23:08:00Z">
              <w:rPr>
                <w:rFonts w:ascii="Consolas" w:hAnsi="Consolas" w:cs="Consolas"/>
                <w:color w:val="0000FF"/>
                <w:sz w:val="19"/>
                <w:szCs w:val="19"/>
              </w:rPr>
            </w:rPrChange>
          </w:rPr>
          <w:t>object</w:t>
        </w:r>
        <w:r w:rsidRPr="008C09BE">
          <w:rPr>
            <w:rFonts w:ascii="Times New Roman" w:hAnsi="Times New Roman" w:cs="Times New Roman"/>
            <w:sz w:val="20"/>
            <w:szCs w:val="20"/>
            <w:lang w:val="en-US"/>
            <w:rPrChange w:id="8465" w:author="Airat Shigapov" w:date="2021-10-27T23:08:00Z">
              <w:rPr>
                <w:rFonts w:ascii="Consolas" w:hAnsi="Consolas" w:cs="Consolas"/>
                <w:color w:val="000000"/>
                <w:sz w:val="19"/>
                <w:szCs w:val="19"/>
              </w:rPr>
            </w:rPrChange>
          </w:rPr>
          <w:t xml:space="preserve"> sender, </w:t>
        </w:r>
        <w:proofErr w:type="spellStart"/>
        <w:r w:rsidRPr="008C09BE">
          <w:rPr>
            <w:rFonts w:ascii="Times New Roman" w:hAnsi="Times New Roman" w:cs="Times New Roman"/>
            <w:sz w:val="20"/>
            <w:szCs w:val="20"/>
            <w:lang w:val="en-US"/>
            <w:rPrChange w:id="8466" w:author="Airat Shigapov" w:date="2021-10-27T23:08:00Z">
              <w:rPr>
                <w:rFonts w:ascii="Consolas" w:hAnsi="Consolas" w:cs="Consolas"/>
                <w:color w:val="000000"/>
                <w:sz w:val="19"/>
                <w:szCs w:val="19"/>
              </w:rPr>
            </w:rPrChange>
          </w:rPr>
          <w:t>TextCompositionEventArgs</w:t>
        </w:r>
        <w:proofErr w:type="spellEnd"/>
        <w:r w:rsidRPr="008C09BE">
          <w:rPr>
            <w:rFonts w:ascii="Times New Roman" w:hAnsi="Times New Roman" w:cs="Times New Roman"/>
            <w:sz w:val="20"/>
            <w:szCs w:val="20"/>
            <w:lang w:val="en-US"/>
            <w:rPrChange w:id="8467" w:author="Airat Shigapov" w:date="2021-10-27T23:08:00Z">
              <w:rPr>
                <w:rFonts w:ascii="Consolas" w:hAnsi="Consolas" w:cs="Consolas"/>
                <w:color w:val="000000"/>
                <w:sz w:val="19"/>
                <w:szCs w:val="19"/>
              </w:rPr>
            </w:rPrChange>
          </w:rPr>
          <w:t xml:space="preserve"> e)</w:t>
        </w:r>
      </w:ins>
    </w:p>
    <w:p w14:paraId="20A3B0A7" w14:textId="77777777" w:rsidR="001118C1" w:rsidRPr="008C09BE" w:rsidRDefault="001118C1" w:rsidP="001118C1">
      <w:pPr>
        <w:autoSpaceDE w:val="0"/>
        <w:autoSpaceDN w:val="0"/>
        <w:adjustRightInd w:val="0"/>
        <w:spacing w:after="0" w:line="240" w:lineRule="auto"/>
        <w:rPr>
          <w:ins w:id="8468" w:author="Airat Shigapov" w:date="2021-10-27T23:04:00Z"/>
          <w:rFonts w:ascii="Times New Roman" w:hAnsi="Times New Roman" w:cs="Times New Roman"/>
          <w:sz w:val="20"/>
          <w:szCs w:val="20"/>
          <w:lang w:val="en-US"/>
          <w:rPrChange w:id="8469" w:author="Airat Shigapov" w:date="2021-10-27T23:08:00Z">
            <w:rPr>
              <w:ins w:id="8470" w:author="Airat Shigapov" w:date="2021-10-27T23:04:00Z"/>
              <w:rFonts w:ascii="Consolas" w:hAnsi="Consolas" w:cs="Consolas"/>
              <w:color w:val="000000"/>
              <w:sz w:val="19"/>
              <w:szCs w:val="19"/>
            </w:rPr>
          </w:rPrChange>
        </w:rPr>
      </w:pPr>
      <w:ins w:id="8471" w:author="Airat Shigapov" w:date="2021-10-27T23:04:00Z">
        <w:r w:rsidRPr="008C09BE">
          <w:rPr>
            <w:rFonts w:ascii="Times New Roman" w:hAnsi="Times New Roman" w:cs="Times New Roman"/>
            <w:sz w:val="20"/>
            <w:szCs w:val="20"/>
            <w:lang w:val="en-US"/>
            <w:rPrChange w:id="8472" w:author="Airat Shigapov" w:date="2021-10-27T23:08:00Z">
              <w:rPr>
                <w:rFonts w:ascii="Consolas" w:hAnsi="Consolas" w:cs="Consolas"/>
                <w:color w:val="000000"/>
                <w:sz w:val="19"/>
                <w:szCs w:val="19"/>
              </w:rPr>
            </w:rPrChange>
          </w:rPr>
          <w:t xml:space="preserve">        {</w:t>
        </w:r>
      </w:ins>
    </w:p>
    <w:p w14:paraId="42BCAF64" w14:textId="77777777" w:rsidR="001118C1" w:rsidRPr="008C09BE" w:rsidRDefault="001118C1" w:rsidP="001118C1">
      <w:pPr>
        <w:autoSpaceDE w:val="0"/>
        <w:autoSpaceDN w:val="0"/>
        <w:adjustRightInd w:val="0"/>
        <w:spacing w:after="0" w:line="240" w:lineRule="auto"/>
        <w:rPr>
          <w:ins w:id="8473" w:author="Airat Shigapov" w:date="2021-10-27T23:04:00Z"/>
          <w:rFonts w:ascii="Times New Roman" w:hAnsi="Times New Roman" w:cs="Times New Roman"/>
          <w:sz w:val="20"/>
          <w:szCs w:val="20"/>
          <w:lang w:val="en-US"/>
          <w:rPrChange w:id="8474" w:author="Airat Shigapov" w:date="2021-10-27T23:08:00Z">
            <w:rPr>
              <w:ins w:id="8475" w:author="Airat Shigapov" w:date="2021-10-27T23:04:00Z"/>
              <w:rFonts w:ascii="Consolas" w:hAnsi="Consolas" w:cs="Consolas"/>
              <w:color w:val="000000"/>
              <w:sz w:val="19"/>
              <w:szCs w:val="19"/>
            </w:rPr>
          </w:rPrChange>
        </w:rPr>
      </w:pPr>
      <w:ins w:id="8476" w:author="Airat Shigapov" w:date="2021-10-27T23:04:00Z">
        <w:r w:rsidRPr="008C09BE">
          <w:rPr>
            <w:rFonts w:ascii="Times New Roman" w:hAnsi="Times New Roman" w:cs="Times New Roman"/>
            <w:sz w:val="20"/>
            <w:szCs w:val="20"/>
            <w:lang w:val="en-US"/>
            <w:rPrChange w:id="8477" w:author="Airat Shigapov" w:date="2021-10-27T23:08:00Z">
              <w:rPr>
                <w:rFonts w:ascii="Consolas" w:hAnsi="Consolas" w:cs="Consolas"/>
                <w:color w:val="000000"/>
                <w:sz w:val="19"/>
                <w:szCs w:val="19"/>
              </w:rPr>
            </w:rPrChange>
          </w:rPr>
          <w:t xml:space="preserve">            Regex r = </w:t>
        </w:r>
        <w:r w:rsidRPr="008C09BE">
          <w:rPr>
            <w:rFonts w:ascii="Times New Roman" w:hAnsi="Times New Roman" w:cs="Times New Roman"/>
            <w:sz w:val="20"/>
            <w:szCs w:val="20"/>
            <w:lang w:val="en-US"/>
            <w:rPrChange w:id="8478" w:author="Airat Shigapov" w:date="2021-10-27T23:08:00Z">
              <w:rPr>
                <w:rFonts w:ascii="Consolas" w:hAnsi="Consolas" w:cs="Consolas"/>
                <w:color w:val="0000FF"/>
                <w:sz w:val="19"/>
                <w:szCs w:val="19"/>
              </w:rPr>
            </w:rPrChange>
          </w:rPr>
          <w:t>new</w:t>
        </w:r>
        <w:r w:rsidRPr="008C09BE">
          <w:rPr>
            <w:rFonts w:ascii="Times New Roman" w:hAnsi="Times New Roman" w:cs="Times New Roman"/>
            <w:sz w:val="20"/>
            <w:szCs w:val="20"/>
            <w:lang w:val="en-US"/>
            <w:rPrChange w:id="8479" w:author="Airat Shigapov" w:date="2021-10-27T23:08:00Z">
              <w:rPr>
                <w:rFonts w:ascii="Consolas" w:hAnsi="Consolas" w:cs="Consolas"/>
                <w:color w:val="000000"/>
                <w:sz w:val="19"/>
                <w:szCs w:val="19"/>
              </w:rPr>
            </w:rPrChange>
          </w:rPr>
          <w:t xml:space="preserve"> </w:t>
        </w:r>
        <w:proofErr w:type="gramStart"/>
        <w:r w:rsidRPr="008C09BE">
          <w:rPr>
            <w:rFonts w:ascii="Times New Roman" w:hAnsi="Times New Roman" w:cs="Times New Roman"/>
            <w:sz w:val="20"/>
            <w:szCs w:val="20"/>
            <w:lang w:val="en-US"/>
            <w:rPrChange w:id="8480" w:author="Airat Shigapov" w:date="2021-10-27T23:08:00Z">
              <w:rPr>
                <w:rFonts w:ascii="Consolas" w:hAnsi="Consolas" w:cs="Consolas"/>
                <w:color w:val="000000"/>
                <w:sz w:val="19"/>
                <w:szCs w:val="19"/>
              </w:rPr>
            </w:rPrChange>
          </w:rPr>
          <w:t>Regex(</w:t>
        </w:r>
        <w:proofErr w:type="gramEnd"/>
        <w:r w:rsidRPr="008C09BE">
          <w:rPr>
            <w:rFonts w:ascii="Times New Roman" w:hAnsi="Times New Roman" w:cs="Times New Roman"/>
            <w:sz w:val="20"/>
            <w:szCs w:val="20"/>
            <w:lang w:val="en-US"/>
            <w:rPrChange w:id="8481" w:author="Airat Shigapov" w:date="2021-10-27T23:08:00Z">
              <w:rPr>
                <w:rFonts w:ascii="Consolas" w:hAnsi="Consolas" w:cs="Consolas"/>
                <w:color w:val="800000"/>
                <w:sz w:val="19"/>
                <w:szCs w:val="19"/>
              </w:rPr>
            </w:rPrChange>
          </w:rPr>
          <w:t>@"^((([0]{1})((,)([0-9]{0,}))?)||([1-9]{1}([0-9]{0,})((,)([0-9]{0,}))?))$"</w:t>
        </w:r>
        <w:r w:rsidRPr="008C09BE">
          <w:rPr>
            <w:rFonts w:ascii="Times New Roman" w:hAnsi="Times New Roman" w:cs="Times New Roman"/>
            <w:sz w:val="20"/>
            <w:szCs w:val="20"/>
            <w:lang w:val="en-US"/>
            <w:rPrChange w:id="8482" w:author="Airat Shigapov" w:date="2021-10-27T23:08:00Z">
              <w:rPr>
                <w:rFonts w:ascii="Consolas" w:hAnsi="Consolas" w:cs="Consolas"/>
                <w:color w:val="000000"/>
                <w:sz w:val="19"/>
                <w:szCs w:val="19"/>
              </w:rPr>
            </w:rPrChange>
          </w:rPr>
          <w:t>);</w:t>
        </w:r>
      </w:ins>
    </w:p>
    <w:p w14:paraId="5BA1560F" w14:textId="77777777" w:rsidR="001118C1" w:rsidRPr="008C09BE" w:rsidRDefault="001118C1" w:rsidP="001118C1">
      <w:pPr>
        <w:autoSpaceDE w:val="0"/>
        <w:autoSpaceDN w:val="0"/>
        <w:adjustRightInd w:val="0"/>
        <w:spacing w:after="0" w:line="240" w:lineRule="auto"/>
        <w:rPr>
          <w:ins w:id="8483" w:author="Airat Shigapov" w:date="2021-10-27T23:04:00Z"/>
          <w:rFonts w:ascii="Times New Roman" w:hAnsi="Times New Roman" w:cs="Times New Roman"/>
          <w:sz w:val="20"/>
          <w:szCs w:val="20"/>
          <w:lang w:val="en-US"/>
          <w:rPrChange w:id="8484" w:author="Airat Shigapov" w:date="2021-10-27T23:08:00Z">
            <w:rPr>
              <w:ins w:id="8485" w:author="Airat Shigapov" w:date="2021-10-27T23:04:00Z"/>
              <w:rFonts w:ascii="Consolas" w:hAnsi="Consolas" w:cs="Consolas"/>
              <w:color w:val="000000"/>
              <w:sz w:val="19"/>
              <w:szCs w:val="19"/>
            </w:rPr>
          </w:rPrChange>
        </w:rPr>
      </w:pPr>
      <w:ins w:id="8486" w:author="Airat Shigapov" w:date="2021-10-27T23:04:00Z">
        <w:r w:rsidRPr="008C09BE">
          <w:rPr>
            <w:rFonts w:ascii="Times New Roman" w:hAnsi="Times New Roman" w:cs="Times New Roman"/>
            <w:sz w:val="20"/>
            <w:szCs w:val="20"/>
            <w:lang w:val="en-US"/>
            <w:rPrChange w:id="8487"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8488" w:author="Airat Shigapov" w:date="2021-10-27T23:08:00Z">
              <w:rPr>
                <w:rFonts w:ascii="Consolas" w:hAnsi="Consolas" w:cs="Consolas"/>
                <w:color w:val="0000FF"/>
                <w:sz w:val="19"/>
                <w:szCs w:val="19"/>
              </w:rPr>
            </w:rPrChange>
          </w:rPr>
          <w:t>if</w:t>
        </w:r>
        <w:r w:rsidRPr="008C09BE">
          <w:rPr>
            <w:rFonts w:ascii="Times New Roman" w:hAnsi="Times New Roman" w:cs="Times New Roman"/>
            <w:sz w:val="20"/>
            <w:szCs w:val="20"/>
            <w:lang w:val="en-US"/>
            <w:rPrChange w:id="8489" w:author="Airat Shigapov" w:date="2021-10-27T23:08:00Z">
              <w:rPr>
                <w:rFonts w:ascii="Consolas" w:hAnsi="Consolas" w:cs="Consolas"/>
                <w:color w:val="000000"/>
                <w:sz w:val="19"/>
                <w:szCs w:val="19"/>
              </w:rPr>
            </w:rPrChange>
          </w:rPr>
          <w:t xml:space="preserve"> </w:t>
        </w:r>
        <w:proofErr w:type="gramStart"/>
        <w:r w:rsidRPr="008C09BE">
          <w:rPr>
            <w:rFonts w:ascii="Times New Roman" w:hAnsi="Times New Roman" w:cs="Times New Roman"/>
            <w:sz w:val="20"/>
            <w:szCs w:val="20"/>
            <w:lang w:val="en-US"/>
            <w:rPrChange w:id="8490" w:author="Airat Shigapov" w:date="2021-10-27T23:08:00Z">
              <w:rPr>
                <w:rFonts w:ascii="Consolas" w:hAnsi="Consolas" w:cs="Consolas"/>
                <w:color w:val="000000"/>
                <w:sz w:val="19"/>
                <w:szCs w:val="19"/>
              </w:rPr>
            </w:rPrChange>
          </w:rPr>
          <w:t>(!</w:t>
        </w:r>
        <w:proofErr w:type="spellStart"/>
        <w:r w:rsidRPr="008C09BE">
          <w:rPr>
            <w:rFonts w:ascii="Times New Roman" w:hAnsi="Times New Roman" w:cs="Times New Roman"/>
            <w:sz w:val="20"/>
            <w:szCs w:val="20"/>
            <w:lang w:val="en-US"/>
            <w:rPrChange w:id="8491" w:author="Airat Shigapov" w:date="2021-10-27T23:08:00Z">
              <w:rPr>
                <w:rFonts w:ascii="Consolas" w:hAnsi="Consolas" w:cs="Consolas"/>
                <w:color w:val="000000"/>
                <w:sz w:val="19"/>
                <w:szCs w:val="19"/>
              </w:rPr>
            </w:rPrChange>
          </w:rPr>
          <w:t>r</w:t>
        </w:r>
        <w:proofErr w:type="gramEnd"/>
        <w:r w:rsidRPr="008C09BE">
          <w:rPr>
            <w:rFonts w:ascii="Times New Roman" w:hAnsi="Times New Roman" w:cs="Times New Roman"/>
            <w:sz w:val="20"/>
            <w:szCs w:val="20"/>
            <w:lang w:val="en-US"/>
            <w:rPrChange w:id="8492" w:author="Airat Shigapov" w:date="2021-10-27T23:08:00Z">
              <w:rPr>
                <w:rFonts w:ascii="Consolas" w:hAnsi="Consolas" w:cs="Consolas"/>
                <w:color w:val="000000"/>
                <w:sz w:val="19"/>
                <w:szCs w:val="19"/>
              </w:rPr>
            </w:rPrChange>
          </w:rPr>
          <w:t>.IsMatch</w:t>
        </w:r>
        <w:proofErr w:type="spellEnd"/>
        <w:r w:rsidRPr="008C09BE">
          <w:rPr>
            <w:rFonts w:ascii="Times New Roman" w:hAnsi="Times New Roman" w:cs="Times New Roman"/>
            <w:sz w:val="20"/>
            <w:szCs w:val="20"/>
            <w:lang w:val="en-US"/>
            <w:rPrChange w:id="8493" w:author="Airat Shigapov" w:date="2021-10-27T23:08:00Z">
              <w:rPr>
                <w:rFonts w:ascii="Consolas" w:hAnsi="Consolas" w:cs="Consolas"/>
                <w:color w:val="000000"/>
                <w:sz w:val="19"/>
                <w:szCs w:val="19"/>
              </w:rPr>
            </w:rPrChange>
          </w:rPr>
          <w:t>((</w:t>
        </w:r>
        <w:proofErr w:type="spellStart"/>
        <w:r w:rsidRPr="008C09BE">
          <w:rPr>
            <w:rFonts w:ascii="Times New Roman" w:hAnsi="Times New Roman" w:cs="Times New Roman"/>
            <w:sz w:val="20"/>
            <w:szCs w:val="20"/>
            <w:lang w:val="en-US"/>
            <w:rPrChange w:id="8494" w:author="Airat Shigapov" w:date="2021-10-27T23:08:00Z">
              <w:rPr>
                <w:rFonts w:ascii="Consolas" w:hAnsi="Consolas" w:cs="Consolas"/>
                <w:color w:val="000000"/>
                <w:sz w:val="19"/>
                <w:szCs w:val="19"/>
              </w:rPr>
            </w:rPrChange>
          </w:rPr>
          <w:t>PriceField.Text</w:t>
        </w:r>
        <w:proofErr w:type="spellEnd"/>
        <w:r w:rsidRPr="008C09BE">
          <w:rPr>
            <w:rFonts w:ascii="Times New Roman" w:hAnsi="Times New Roman" w:cs="Times New Roman"/>
            <w:sz w:val="20"/>
            <w:szCs w:val="20"/>
            <w:lang w:val="en-US"/>
            <w:rPrChange w:id="8495" w:author="Airat Shigapov" w:date="2021-10-27T23:08:00Z">
              <w:rPr>
                <w:rFonts w:ascii="Consolas" w:hAnsi="Consolas" w:cs="Consolas"/>
                <w:color w:val="000000"/>
                <w:sz w:val="19"/>
                <w:szCs w:val="19"/>
              </w:rPr>
            </w:rPrChange>
          </w:rPr>
          <w:t xml:space="preserve"> + </w:t>
        </w:r>
        <w:proofErr w:type="spellStart"/>
        <w:r w:rsidRPr="008C09BE">
          <w:rPr>
            <w:rFonts w:ascii="Times New Roman" w:hAnsi="Times New Roman" w:cs="Times New Roman"/>
            <w:sz w:val="20"/>
            <w:szCs w:val="20"/>
            <w:lang w:val="en-US"/>
            <w:rPrChange w:id="8496" w:author="Airat Shigapov" w:date="2021-10-27T23:08:00Z">
              <w:rPr>
                <w:rFonts w:ascii="Consolas" w:hAnsi="Consolas" w:cs="Consolas"/>
                <w:color w:val="000000"/>
                <w:sz w:val="19"/>
                <w:szCs w:val="19"/>
              </w:rPr>
            </w:rPrChange>
          </w:rPr>
          <w:t>e.Text</w:t>
        </w:r>
        <w:proofErr w:type="spellEnd"/>
        <w:r w:rsidRPr="008C09BE">
          <w:rPr>
            <w:rFonts w:ascii="Times New Roman" w:hAnsi="Times New Roman" w:cs="Times New Roman"/>
            <w:sz w:val="20"/>
            <w:szCs w:val="20"/>
            <w:lang w:val="en-US"/>
            <w:rPrChange w:id="8497" w:author="Airat Shigapov" w:date="2021-10-27T23:08:00Z">
              <w:rPr>
                <w:rFonts w:ascii="Consolas" w:hAnsi="Consolas" w:cs="Consolas"/>
                <w:color w:val="000000"/>
                <w:sz w:val="19"/>
                <w:szCs w:val="19"/>
              </w:rPr>
            </w:rPrChange>
          </w:rPr>
          <w:t>)))</w:t>
        </w:r>
      </w:ins>
    </w:p>
    <w:p w14:paraId="576F6945" w14:textId="77777777" w:rsidR="001118C1" w:rsidRPr="008C09BE" w:rsidRDefault="001118C1" w:rsidP="001118C1">
      <w:pPr>
        <w:autoSpaceDE w:val="0"/>
        <w:autoSpaceDN w:val="0"/>
        <w:adjustRightInd w:val="0"/>
        <w:spacing w:after="0" w:line="240" w:lineRule="auto"/>
        <w:rPr>
          <w:ins w:id="8498" w:author="Airat Shigapov" w:date="2021-10-27T23:04:00Z"/>
          <w:rFonts w:ascii="Times New Roman" w:hAnsi="Times New Roman" w:cs="Times New Roman"/>
          <w:sz w:val="20"/>
          <w:szCs w:val="20"/>
          <w:lang w:val="en-US"/>
          <w:rPrChange w:id="8499" w:author="Airat Shigapov" w:date="2021-10-27T23:08:00Z">
            <w:rPr>
              <w:ins w:id="8500" w:author="Airat Shigapov" w:date="2021-10-27T23:04:00Z"/>
              <w:rFonts w:ascii="Consolas" w:hAnsi="Consolas" w:cs="Consolas"/>
              <w:color w:val="000000"/>
              <w:sz w:val="19"/>
              <w:szCs w:val="19"/>
            </w:rPr>
          </w:rPrChange>
        </w:rPr>
      </w:pPr>
      <w:ins w:id="8501" w:author="Airat Shigapov" w:date="2021-10-27T23:04:00Z">
        <w:r w:rsidRPr="008C09BE">
          <w:rPr>
            <w:rFonts w:ascii="Times New Roman" w:hAnsi="Times New Roman" w:cs="Times New Roman"/>
            <w:sz w:val="20"/>
            <w:szCs w:val="20"/>
            <w:lang w:val="en-US"/>
            <w:rPrChange w:id="8502" w:author="Airat Shigapov" w:date="2021-10-27T23:08:00Z">
              <w:rPr>
                <w:rFonts w:ascii="Consolas" w:hAnsi="Consolas" w:cs="Consolas"/>
                <w:color w:val="000000"/>
                <w:sz w:val="19"/>
                <w:szCs w:val="19"/>
              </w:rPr>
            </w:rPrChange>
          </w:rPr>
          <w:t xml:space="preserve">            {</w:t>
        </w:r>
      </w:ins>
    </w:p>
    <w:p w14:paraId="68266484" w14:textId="77777777" w:rsidR="001118C1" w:rsidRPr="008C09BE" w:rsidRDefault="001118C1" w:rsidP="001118C1">
      <w:pPr>
        <w:autoSpaceDE w:val="0"/>
        <w:autoSpaceDN w:val="0"/>
        <w:adjustRightInd w:val="0"/>
        <w:spacing w:after="0" w:line="240" w:lineRule="auto"/>
        <w:rPr>
          <w:ins w:id="8503" w:author="Airat Shigapov" w:date="2021-10-27T23:04:00Z"/>
          <w:rFonts w:ascii="Times New Roman" w:hAnsi="Times New Roman" w:cs="Times New Roman"/>
          <w:sz w:val="20"/>
          <w:szCs w:val="20"/>
          <w:lang w:val="en-US"/>
          <w:rPrChange w:id="8504" w:author="Airat Shigapov" w:date="2021-10-27T23:08:00Z">
            <w:rPr>
              <w:ins w:id="8505" w:author="Airat Shigapov" w:date="2021-10-27T23:04:00Z"/>
              <w:rFonts w:ascii="Consolas" w:hAnsi="Consolas" w:cs="Consolas"/>
              <w:color w:val="000000"/>
              <w:sz w:val="19"/>
              <w:szCs w:val="19"/>
            </w:rPr>
          </w:rPrChange>
        </w:rPr>
      </w:pPr>
      <w:ins w:id="8506" w:author="Airat Shigapov" w:date="2021-10-27T23:04:00Z">
        <w:r w:rsidRPr="008C09BE">
          <w:rPr>
            <w:rFonts w:ascii="Times New Roman" w:hAnsi="Times New Roman" w:cs="Times New Roman"/>
            <w:sz w:val="20"/>
            <w:szCs w:val="20"/>
            <w:lang w:val="en-US"/>
            <w:rPrChange w:id="8507" w:author="Airat Shigapov" w:date="2021-10-27T23:08:00Z">
              <w:rPr>
                <w:rFonts w:ascii="Consolas" w:hAnsi="Consolas" w:cs="Consolas"/>
                <w:color w:val="000000"/>
                <w:sz w:val="19"/>
                <w:szCs w:val="19"/>
              </w:rPr>
            </w:rPrChange>
          </w:rPr>
          <w:t xml:space="preserve">                </w:t>
        </w:r>
        <w:proofErr w:type="spellStart"/>
        <w:proofErr w:type="gramStart"/>
        <w:r w:rsidRPr="008C09BE">
          <w:rPr>
            <w:rFonts w:ascii="Times New Roman" w:hAnsi="Times New Roman" w:cs="Times New Roman"/>
            <w:sz w:val="20"/>
            <w:szCs w:val="20"/>
            <w:lang w:val="en-US"/>
            <w:rPrChange w:id="8508" w:author="Airat Shigapov" w:date="2021-10-27T23:08:00Z">
              <w:rPr>
                <w:rFonts w:ascii="Consolas" w:hAnsi="Consolas" w:cs="Consolas"/>
                <w:color w:val="000000"/>
                <w:sz w:val="19"/>
                <w:szCs w:val="19"/>
              </w:rPr>
            </w:rPrChange>
          </w:rPr>
          <w:t>e.Handled</w:t>
        </w:r>
        <w:proofErr w:type="spellEnd"/>
        <w:proofErr w:type="gramEnd"/>
        <w:r w:rsidRPr="008C09BE">
          <w:rPr>
            <w:rFonts w:ascii="Times New Roman" w:hAnsi="Times New Roman" w:cs="Times New Roman"/>
            <w:sz w:val="20"/>
            <w:szCs w:val="20"/>
            <w:lang w:val="en-US"/>
            <w:rPrChange w:id="8509" w:author="Airat Shigapov" w:date="2021-10-27T23:08:00Z">
              <w:rPr>
                <w:rFonts w:ascii="Consolas" w:hAnsi="Consolas" w:cs="Consolas"/>
                <w:color w:val="000000"/>
                <w:sz w:val="19"/>
                <w:szCs w:val="19"/>
              </w:rPr>
            </w:rPrChange>
          </w:rPr>
          <w:t xml:space="preserve"> = </w:t>
        </w:r>
        <w:r w:rsidRPr="008C09BE">
          <w:rPr>
            <w:rFonts w:ascii="Times New Roman" w:hAnsi="Times New Roman" w:cs="Times New Roman"/>
            <w:sz w:val="20"/>
            <w:szCs w:val="20"/>
            <w:lang w:val="en-US"/>
            <w:rPrChange w:id="8510" w:author="Airat Shigapov" w:date="2021-10-27T23:08:00Z">
              <w:rPr>
                <w:rFonts w:ascii="Consolas" w:hAnsi="Consolas" w:cs="Consolas"/>
                <w:color w:val="0000FF"/>
                <w:sz w:val="19"/>
                <w:szCs w:val="19"/>
              </w:rPr>
            </w:rPrChange>
          </w:rPr>
          <w:t>true</w:t>
        </w:r>
        <w:r w:rsidRPr="008C09BE">
          <w:rPr>
            <w:rFonts w:ascii="Times New Roman" w:hAnsi="Times New Roman" w:cs="Times New Roman"/>
            <w:sz w:val="20"/>
            <w:szCs w:val="20"/>
            <w:lang w:val="en-US"/>
            <w:rPrChange w:id="8511" w:author="Airat Shigapov" w:date="2021-10-27T23:08:00Z">
              <w:rPr>
                <w:rFonts w:ascii="Consolas" w:hAnsi="Consolas" w:cs="Consolas"/>
                <w:color w:val="000000"/>
                <w:sz w:val="19"/>
                <w:szCs w:val="19"/>
              </w:rPr>
            </w:rPrChange>
          </w:rPr>
          <w:t>;</w:t>
        </w:r>
      </w:ins>
    </w:p>
    <w:p w14:paraId="23EAFDBD" w14:textId="77777777" w:rsidR="001118C1" w:rsidRPr="008C09BE" w:rsidRDefault="001118C1" w:rsidP="001118C1">
      <w:pPr>
        <w:autoSpaceDE w:val="0"/>
        <w:autoSpaceDN w:val="0"/>
        <w:adjustRightInd w:val="0"/>
        <w:spacing w:after="0" w:line="240" w:lineRule="auto"/>
        <w:rPr>
          <w:ins w:id="8512" w:author="Airat Shigapov" w:date="2021-10-27T23:04:00Z"/>
          <w:rFonts w:ascii="Times New Roman" w:hAnsi="Times New Roman" w:cs="Times New Roman"/>
          <w:sz w:val="20"/>
          <w:szCs w:val="20"/>
          <w:lang w:val="en-US"/>
          <w:rPrChange w:id="8513" w:author="Airat Shigapov" w:date="2021-10-27T23:08:00Z">
            <w:rPr>
              <w:ins w:id="8514" w:author="Airat Shigapov" w:date="2021-10-27T23:04:00Z"/>
              <w:rFonts w:ascii="Consolas" w:hAnsi="Consolas" w:cs="Consolas"/>
              <w:color w:val="000000"/>
              <w:sz w:val="19"/>
              <w:szCs w:val="19"/>
            </w:rPr>
          </w:rPrChange>
        </w:rPr>
      </w:pPr>
      <w:ins w:id="8515" w:author="Airat Shigapov" w:date="2021-10-27T23:04:00Z">
        <w:r w:rsidRPr="008C09BE">
          <w:rPr>
            <w:rFonts w:ascii="Times New Roman" w:hAnsi="Times New Roman" w:cs="Times New Roman"/>
            <w:sz w:val="20"/>
            <w:szCs w:val="20"/>
            <w:lang w:val="en-US"/>
            <w:rPrChange w:id="8516" w:author="Airat Shigapov" w:date="2021-10-27T23:08:00Z">
              <w:rPr>
                <w:rFonts w:ascii="Consolas" w:hAnsi="Consolas" w:cs="Consolas"/>
                <w:color w:val="000000"/>
                <w:sz w:val="19"/>
                <w:szCs w:val="19"/>
              </w:rPr>
            </w:rPrChange>
          </w:rPr>
          <w:t xml:space="preserve">            }</w:t>
        </w:r>
      </w:ins>
    </w:p>
    <w:p w14:paraId="0914F0B7" w14:textId="77777777" w:rsidR="001118C1" w:rsidRPr="008C09BE" w:rsidRDefault="001118C1" w:rsidP="001118C1">
      <w:pPr>
        <w:autoSpaceDE w:val="0"/>
        <w:autoSpaceDN w:val="0"/>
        <w:adjustRightInd w:val="0"/>
        <w:spacing w:after="0" w:line="240" w:lineRule="auto"/>
        <w:rPr>
          <w:ins w:id="8517" w:author="Airat Shigapov" w:date="2021-10-27T23:04:00Z"/>
          <w:rFonts w:ascii="Times New Roman" w:hAnsi="Times New Roman" w:cs="Times New Roman"/>
          <w:sz w:val="20"/>
          <w:szCs w:val="20"/>
          <w:lang w:val="en-US"/>
          <w:rPrChange w:id="8518" w:author="Airat Shigapov" w:date="2021-10-27T23:08:00Z">
            <w:rPr>
              <w:ins w:id="8519" w:author="Airat Shigapov" w:date="2021-10-27T23:04:00Z"/>
              <w:rFonts w:ascii="Consolas" w:hAnsi="Consolas" w:cs="Consolas"/>
              <w:color w:val="000000"/>
              <w:sz w:val="19"/>
              <w:szCs w:val="19"/>
            </w:rPr>
          </w:rPrChange>
        </w:rPr>
      </w:pPr>
      <w:ins w:id="8520" w:author="Airat Shigapov" w:date="2021-10-27T23:04:00Z">
        <w:r w:rsidRPr="008C09BE">
          <w:rPr>
            <w:rFonts w:ascii="Times New Roman" w:hAnsi="Times New Roman" w:cs="Times New Roman"/>
            <w:sz w:val="20"/>
            <w:szCs w:val="20"/>
            <w:lang w:val="en-US"/>
            <w:rPrChange w:id="8521" w:author="Airat Shigapov" w:date="2021-10-27T23:08:00Z">
              <w:rPr>
                <w:rFonts w:ascii="Consolas" w:hAnsi="Consolas" w:cs="Consolas"/>
                <w:color w:val="000000"/>
                <w:sz w:val="19"/>
                <w:szCs w:val="19"/>
              </w:rPr>
            </w:rPrChange>
          </w:rPr>
          <w:t xml:space="preserve">        }</w:t>
        </w:r>
      </w:ins>
    </w:p>
    <w:p w14:paraId="036340AD" w14:textId="77777777" w:rsidR="001118C1" w:rsidRPr="008C09BE" w:rsidRDefault="001118C1" w:rsidP="001118C1">
      <w:pPr>
        <w:autoSpaceDE w:val="0"/>
        <w:autoSpaceDN w:val="0"/>
        <w:adjustRightInd w:val="0"/>
        <w:spacing w:after="0" w:line="240" w:lineRule="auto"/>
        <w:rPr>
          <w:ins w:id="8522" w:author="Airat Shigapov" w:date="2021-10-27T23:04:00Z"/>
          <w:rFonts w:ascii="Times New Roman" w:hAnsi="Times New Roman" w:cs="Times New Roman"/>
          <w:sz w:val="20"/>
          <w:szCs w:val="20"/>
          <w:lang w:val="en-US"/>
          <w:rPrChange w:id="8523" w:author="Airat Shigapov" w:date="2021-10-27T23:08:00Z">
            <w:rPr>
              <w:ins w:id="8524" w:author="Airat Shigapov" w:date="2021-10-27T23:04:00Z"/>
              <w:rFonts w:ascii="Consolas" w:hAnsi="Consolas" w:cs="Consolas"/>
              <w:color w:val="000000"/>
              <w:sz w:val="19"/>
              <w:szCs w:val="19"/>
            </w:rPr>
          </w:rPrChange>
        </w:rPr>
      </w:pPr>
    </w:p>
    <w:p w14:paraId="11B4D610" w14:textId="77777777" w:rsidR="001118C1" w:rsidRPr="008C09BE" w:rsidRDefault="001118C1" w:rsidP="001118C1">
      <w:pPr>
        <w:autoSpaceDE w:val="0"/>
        <w:autoSpaceDN w:val="0"/>
        <w:adjustRightInd w:val="0"/>
        <w:spacing w:after="0" w:line="240" w:lineRule="auto"/>
        <w:rPr>
          <w:ins w:id="8525" w:author="Airat Shigapov" w:date="2021-10-27T23:04:00Z"/>
          <w:rFonts w:ascii="Times New Roman" w:hAnsi="Times New Roman" w:cs="Times New Roman"/>
          <w:sz w:val="20"/>
          <w:szCs w:val="20"/>
          <w:lang w:val="en-US"/>
          <w:rPrChange w:id="8526" w:author="Airat Shigapov" w:date="2021-10-27T23:08:00Z">
            <w:rPr>
              <w:ins w:id="8527" w:author="Airat Shigapov" w:date="2021-10-27T23:04:00Z"/>
              <w:rFonts w:ascii="Consolas" w:hAnsi="Consolas" w:cs="Consolas"/>
              <w:color w:val="000000"/>
              <w:sz w:val="19"/>
              <w:szCs w:val="19"/>
            </w:rPr>
          </w:rPrChange>
        </w:rPr>
      </w:pPr>
      <w:ins w:id="8528" w:author="Airat Shigapov" w:date="2021-10-27T23:04:00Z">
        <w:r w:rsidRPr="008C09BE">
          <w:rPr>
            <w:rFonts w:ascii="Times New Roman" w:hAnsi="Times New Roman" w:cs="Times New Roman"/>
            <w:sz w:val="20"/>
            <w:szCs w:val="20"/>
            <w:lang w:val="en-US"/>
            <w:rPrChange w:id="8529"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8530" w:author="Airat Shigapov" w:date="2021-10-27T23:08:00Z">
              <w:rPr>
                <w:rFonts w:ascii="Consolas" w:hAnsi="Consolas" w:cs="Consolas"/>
                <w:color w:val="0000FF"/>
                <w:sz w:val="19"/>
                <w:szCs w:val="19"/>
              </w:rPr>
            </w:rPrChange>
          </w:rPr>
          <w:t>private</w:t>
        </w:r>
        <w:r w:rsidRPr="008C09BE">
          <w:rPr>
            <w:rFonts w:ascii="Times New Roman" w:hAnsi="Times New Roman" w:cs="Times New Roman"/>
            <w:sz w:val="20"/>
            <w:szCs w:val="20"/>
            <w:lang w:val="en-US"/>
            <w:rPrChange w:id="8531"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8532" w:author="Airat Shigapov" w:date="2021-10-27T23:08:00Z">
              <w:rPr>
                <w:rFonts w:ascii="Consolas" w:hAnsi="Consolas" w:cs="Consolas"/>
                <w:color w:val="0000FF"/>
                <w:sz w:val="19"/>
                <w:szCs w:val="19"/>
              </w:rPr>
            </w:rPrChange>
          </w:rPr>
          <w:t>void</w:t>
        </w:r>
        <w:r w:rsidRPr="008C09BE">
          <w:rPr>
            <w:rFonts w:ascii="Times New Roman" w:hAnsi="Times New Roman" w:cs="Times New Roman"/>
            <w:sz w:val="20"/>
            <w:szCs w:val="20"/>
            <w:lang w:val="en-US"/>
            <w:rPrChange w:id="8533" w:author="Airat Shigapov" w:date="2021-10-27T23:08:00Z">
              <w:rPr>
                <w:rFonts w:ascii="Consolas" w:hAnsi="Consolas" w:cs="Consolas"/>
                <w:color w:val="000000"/>
                <w:sz w:val="19"/>
                <w:szCs w:val="19"/>
              </w:rPr>
            </w:rPrChange>
          </w:rPr>
          <w:t xml:space="preserve"> </w:t>
        </w:r>
        <w:proofErr w:type="spellStart"/>
        <w:r w:rsidRPr="008C09BE">
          <w:rPr>
            <w:rFonts w:ascii="Times New Roman" w:hAnsi="Times New Roman" w:cs="Times New Roman"/>
            <w:sz w:val="20"/>
            <w:szCs w:val="20"/>
            <w:lang w:val="en-US"/>
            <w:rPrChange w:id="8534" w:author="Airat Shigapov" w:date="2021-10-27T23:08:00Z">
              <w:rPr>
                <w:rFonts w:ascii="Consolas" w:hAnsi="Consolas" w:cs="Consolas"/>
                <w:color w:val="000000"/>
                <w:sz w:val="19"/>
                <w:szCs w:val="19"/>
              </w:rPr>
            </w:rPrChange>
          </w:rPr>
          <w:t>closeButton_</w:t>
        </w:r>
        <w:proofErr w:type="gramStart"/>
        <w:r w:rsidRPr="008C09BE">
          <w:rPr>
            <w:rFonts w:ascii="Times New Roman" w:hAnsi="Times New Roman" w:cs="Times New Roman"/>
            <w:sz w:val="20"/>
            <w:szCs w:val="20"/>
            <w:lang w:val="en-US"/>
            <w:rPrChange w:id="8535" w:author="Airat Shigapov" w:date="2021-10-27T23:08:00Z">
              <w:rPr>
                <w:rFonts w:ascii="Consolas" w:hAnsi="Consolas" w:cs="Consolas"/>
                <w:color w:val="000000"/>
                <w:sz w:val="19"/>
                <w:szCs w:val="19"/>
              </w:rPr>
            </w:rPrChange>
          </w:rPr>
          <w:t>Click</w:t>
        </w:r>
        <w:proofErr w:type="spellEnd"/>
        <w:r w:rsidRPr="008C09BE">
          <w:rPr>
            <w:rFonts w:ascii="Times New Roman" w:hAnsi="Times New Roman" w:cs="Times New Roman"/>
            <w:sz w:val="20"/>
            <w:szCs w:val="20"/>
            <w:lang w:val="en-US"/>
            <w:rPrChange w:id="8536" w:author="Airat Shigapov" w:date="2021-10-27T23:08:00Z">
              <w:rPr>
                <w:rFonts w:ascii="Consolas" w:hAnsi="Consolas" w:cs="Consolas"/>
                <w:color w:val="000000"/>
                <w:sz w:val="19"/>
                <w:szCs w:val="19"/>
              </w:rPr>
            </w:rPrChange>
          </w:rPr>
          <w:t>(</w:t>
        </w:r>
        <w:proofErr w:type="gramEnd"/>
        <w:r w:rsidRPr="008C09BE">
          <w:rPr>
            <w:rFonts w:ascii="Times New Roman" w:hAnsi="Times New Roman" w:cs="Times New Roman"/>
            <w:sz w:val="20"/>
            <w:szCs w:val="20"/>
            <w:lang w:val="en-US"/>
            <w:rPrChange w:id="8537" w:author="Airat Shigapov" w:date="2021-10-27T23:08:00Z">
              <w:rPr>
                <w:rFonts w:ascii="Consolas" w:hAnsi="Consolas" w:cs="Consolas"/>
                <w:color w:val="0000FF"/>
                <w:sz w:val="19"/>
                <w:szCs w:val="19"/>
              </w:rPr>
            </w:rPrChange>
          </w:rPr>
          <w:t>object</w:t>
        </w:r>
        <w:r w:rsidRPr="008C09BE">
          <w:rPr>
            <w:rFonts w:ascii="Times New Roman" w:hAnsi="Times New Roman" w:cs="Times New Roman"/>
            <w:sz w:val="20"/>
            <w:szCs w:val="20"/>
            <w:lang w:val="en-US"/>
            <w:rPrChange w:id="8538" w:author="Airat Shigapov" w:date="2021-10-27T23:08:00Z">
              <w:rPr>
                <w:rFonts w:ascii="Consolas" w:hAnsi="Consolas" w:cs="Consolas"/>
                <w:color w:val="000000"/>
                <w:sz w:val="19"/>
                <w:szCs w:val="19"/>
              </w:rPr>
            </w:rPrChange>
          </w:rPr>
          <w:t xml:space="preserve"> sender, </w:t>
        </w:r>
        <w:proofErr w:type="spellStart"/>
        <w:r w:rsidRPr="008C09BE">
          <w:rPr>
            <w:rFonts w:ascii="Times New Roman" w:hAnsi="Times New Roman" w:cs="Times New Roman"/>
            <w:sz w:val="20"/>
            <w:szCs w:val="20"/>
            <w:lang w:val="en-US"/>
            <w:rPrChange w:id="8539" w:author="Airat Shigapov" w:date="2021-10-27T23:08:00Z">
              <w:rPr>
                <w:rFonts w:ascii="Consolas" w:hAnsi="Consolas" w:cs="Consolas"/>
                <w:color w:val="000000"/>
                <w:sz w:val="19"/>
                <w:szCs w:val="19"/>
              </w:rPr>
            </w:rPrChange>
          </w:rPr>
          <w:t>RoutedEventArgs</w:t>
        </w:r>
        <w:proofErr w:type="spellEnd"/>
        <w:r w:rsidRPr="008C09BE">
          <w:rPr>
            <w:rFonts w:ascii="Times New Roman" w:hAnsi="Times New Roman" w:cs="Times New Roman"/>
            <w:sz w:val="20"/>
            <w:szCs w:val="20"/>
            <w:lang w:val="en-US"/>
            <w:rPrChange w:id="8540" w:author="Airat Shigapov" w:date="2021-10-27T23:08:00Z">
              <w:rPr>
                <w:rFonts w:ascii="Consolas" w:hAnsi="Consolas" w:cs="Consolas"/>
                <w:color w:val="000000"/>
                <w:sz w:val="19"/>
                <w:szCs w:val="19"/>
              </w:rPr>
            </w:rPrChange>
          </w:rPr>
          <w:t xml:space="preserve"> e)</w:t>
        </w:r>
      </w:ins>
    </w:p>
    <w:p w14:paraId="6184D38A" w14:textId="77777777" w:rsidR="001118C1" w:rsidRPr="008C09BE" w:rsidRDefault="001118C1" w:rsidP="001118C1">
      <w:pPr>
        <w:autoSpaceDE w:val="0"/>
        <w:autoSpaceDN w:val="0"/>
        <w:adjustRightInd w:val="0"/>
        <w:spacing w:after="0" w:line="240" w:lineRule="auto"/>
        <w:rPr>
          <w:ins w:id="8541" w:author="Airat Shigapov" w:date="2021-10-27T23:04:00Z"/>
          <w:rFonts w:ascii="Times New Roman" w:hAnsi="Times New Roman" w:cs="Times New Roman"/>
          <w:sz w:val="20"/>
          <w:szCs w:val="20"/>
          <w:lang w:val="en-US"/>
          <w:rPrChange w:id="8542" w:author="Airat Shigapov" w:date="2021-10-27T23:08:00Z">
            <w:rPr>
              <w:ins w:id="8543" w:author="Airat Shigapov" w:date="2021-10-27T23:04:00Z"/>
              <w:rFonts w:ascii="Consolas" w:hAnsi="Consolas" w:cs="Consolas"/>
              <w:color w:val="000000"/>
              <w:sz w:val="19"/>
              <w:szCs w:val="19"/>
            </w:rPr>
          </w:rPrChange>
        </w:rPr>
      </w:pPr>
      <w:ins w:id="8544" w:author="Airat Shigapov" w:date="2021-10-27T23:04:00Z">
        <w:r w:rsidRPr="008C09BE">
          <w:rPr>
            <w:rFonts w:ascii="Times New Roman" w:hAnsi="Times New Roman" w:cs="Times New Roman"/>
            <w:sz w:val="20"/>
            <w:szCs w:val="20"/>
            <w:lang w:val="en-US"/>
            <w:rPrChange w:id="8545" w:author="Airat Shigapov" w:date="2021-10-27T23:08:00Z">
              <w:rPr>
                <w:rFonts w:ascii="Consolas" w:hAnsi="Consolas" w:cs="Consolas"/>
                <w:color w:val="000000"/>
                <w:sz w:val="19"/>
                <w:szCs w:val="19"/>
              </w:rPr>
            </w:rPrChange>
          </w:rPr>
          <w:t xml:space="preserve">        {</w:t>
        </w:r>
      </w:ins>
    </w:p>
    <w:p w14:paraId="3FB44A05" w14:textId="77777777" w:rsidR="001118C1" w:rsidRPr="008C09BE" w:rsidRDefault="001118C1" w:rsidP="001118C1">
      <w:pPr>
        <w:autoSpaceDE w:val="0"/>
        <w:autoSpaceDN w:val="0"/>
        <w:adjustRightInd w:val="0"/>
        <w:spacing w:after="0" w:line="240" w:lineRule="auto"/>
        <w:rPr>
          <w:ins w:id="8546" w:author="Airat Shigapov" w:date="2021-10-27T23:04:00Z"/>
          <w:rFonts w:ascii="Times New Roman" w:hAnsi="Times New Roman" w:cs="Times New Roman"/>
          <w:sz w:val="20"/>
          <w:szCs w:val="20"/>
          <w:lang w:val="en-US"/>
          <w:rPrChange w:id="8547" w:author="Airat Shigapov" w:date="2021-10-27T23:08:00Z">
            <w:rPr>
              <w:ins w:id="8548" w:author="Airat Shigapov" w:date="2021-10-27T23:04:00Z"/>
              <w:rFonts w:ascii="Consolas" w:hAnsi="Consolas" w:cs="Consolas"/>
              <w:color w:val="000000"/>
              <w:sz w:val="19"/>
              <w:szCs w:val="19"/>
            </w:rPr>
          </w:rPrChange>
        </w:rPr>
      </w:pPr>
      <w:ins w:id="8549" w:author="Airat Shigapov" w:date="2021-10-27T23:04:00Z">
        <w:r w:rsidRPr="008C09BE">
          <w:rPr>
            <w:rFonts w:ascii="Times New Roman" w:hAnsi="Times New Roman" w:cs="Times New Roman"/>
            <w:sz w:val="20"/>
            <w:szCs w:val="20"/>
            <w:lang w:val="en-US"/>
            <w:rPrChange w:id="8550" w:author="Airat Shigapov" w:date="2021-10-27T23:08:00Z">
              <w:rPr>
                <w:rFonts w:ascii="Consolas" w:hAnsi="Consolas" w:cs="Consolas"/>
                <w:color w:val="000000"/>
                <w:sz w:val="19"/>
                <w:szCs w:val="19"/>
              </w:rPr>
            </w:rPrChange>
          </w:rPr>
          <w:t xml:space="preserve">            </w:t>
        </w:r>
        <w:proofErr w:type="spellStart"/>
        <w:proofErr w:type="gramStart"/>
        <w:r w:rsidRPr="008C09BE">
          <w:rPr>
            <w:rFonts w:ascii="Times New Roman" w:hAnsi="Times New Roman" w:cs="Times New Roman"/>
            <w:sz w:val="20"/>
            <w:szCs w:val="20"/>
            <w:lang w:val="en-US"/>
            <w:rPrChange w:id="8551" w:author="Airat Shigapov" w:date="2021-10-27T23:08:00Z">
              <w:rPr>
                <w:rFonts w:ascii="Consolas" w:hAnsi="Consolas" w:cs="Consolas"/>
                <w:color w:val="0000FF"/>
                <w:sz w:val="19"/>
                <w:szCs w:val="19"/>
              </w:rPr>
            </w:rPrChange>
          </w:rPr>
          <w:t>this</w:t>
        </w:r>
        <w:r w:rsidRPr="008C09BE">
          <w:rPr>
            <w:rFonts w:ascii="Times New Roman" w:hAnsi="Times New Roman" w:cs="Times New Roman"/>
            <w:sz w:val="20"/>
            <w:szCs w:val="20"/>
            <w:lang w:val="en-US"/>
            <w:rPrChange w:id="8552" w:author="Airat Shigapov" w:date="2021-10-27T23:08:00Z">
              <w:rPr>
                <w:rFonts w:ascii="Consolas" w:hAnsi="Consolas" w:cs="Consolas"/>
                <w:color w:val="000000"/>
                <w:sz w:val="19"/>
                <w:szCs w:val="19"/>
              </w:rPr>
            </w:rPrChange>
          </w:rPr>
          <w:t>.NavigationService.GoBack</w:t>
        </w:r>
        <w:proofErr w:type="spellEnd"/>
        <w:proofErr w:type="gramEnd"/>
        <w:r w:rsidRPr="008C09BE">
          <w:rPr>
            <w:rFonts w:ascii="Times New Roman" w:hAnsi="Times New Roman" w:cs="Times New Roman"/>
            <w:sz w:val="20"/>
            <w:szCs w:val="20"/>
            <w:lang w:val="en-US"/>
            <w:rPrChange w:id="8553" w:author="Airat Shigapov" w:date="2021-10-27T23:08:00Z">
              <w:rPr>
                <w:rFonts w:ascii="Consolas" w:hAnsi="Consolas" w:cs="Consolas"/>
                <w:color w:val="000000"/>
                <w:sz w:val="19"/>
                <w:szCs w:val="19"/>
              </w:rPr>
            </w:rPrChange>
          </w:rPr>
          <w:t>();</w:t>
        </w:r>
      </w:ins>
    </w:p>
    <w:p w14:paraId="02888972" w14:textId="77777777" w:rsidR="001118C1" w:rsidRPr="008C09BE" w:rsidRDefault="001118C1" w:rsidP="001118C1">
      <w:pPr>
        <w:autoSpaceDE w:val="0"/>
        <w:autoSpaceDN w:val="0"/>
        <w:adjustRightInd w:val="0"/>
        <w:spacing w:after="0" w:line="240" w:lineRule="auto"/>
        <w:rPr>
          <w:ins w:id="8554" w:author="Airat Shigapov" w:date="2021-10-27T23:04:00Z"/>
          <w:rFonts w:ascii="Times New Roman" w:hAnsi="Times New Roman" w:cs="Times New Roman"/>
          <w:sz w:val="20"/>
          <w:szCs w:val="20"/>
          <w:lang w:val="en-US"/>
          <w:rPrChange w:id="8555" w:author="Airat Shigapov" w:date="2021-10-27T23:08:00Z">
            <w:rPr>
              <w:ins w:id="8556" w:author="Airat Shigapov" w:date="2021-10-27T23:04:00Z"/>
              <w:rFonts w:ascii="Consolas" w:hAnsi="Consolas" w:cs="Consolas"/>
              <w:color w:val="000000"/>
              <w:sz w:val="19"/>
              <w:szCs w:val="19"/>
            </w:rPr>
          </w:rPrChange>
        </w:rPr>
      </w:pPr>
      <w:ins w:id="8557" w:author="Airat Shigapov" w:date="2021-10-27T23:04:00Z">
        <w:r w:rsidRPr="008C09BE">
          <w:rPr>
            <w:rFonts w:ascii="Times New Roman" w:hAnsi="Times New Roman" w:cs="Times New Roman"/>
            <w:sz w:val="20"/>
            <w:szCs w:val="20"/>
            <w:lang w:val="en-US"/>
            <w:rPrChange w:id="8558" w:author="Airat Shigapov" w:date="2021-10-27T23:08:00Z">
              <w:rPr>
                <w:rFonts w:ascii="Consolas" w:hAnsi="Consolas" w:cs="Consolas"/>
                <w:color w:val="000000"/>
                <w:sz w:val="19"/>
                <w:szCs w:val="19"/>
              </w:rPr>
            </w:rPrChange>
          </w:rPr>
          <w:t xml:space="preserve">        }</w:t>
        </w:r>
      </w:ins>
    </w:p>
    <w:p w14:paraId="4B0D95E8" w14:textId="77777777" w:rsidR="001118C1" w:rsidRPr="008C09BE" w:rsidRDefault="001118C1" w:rsidP="001118C1">
      <w:pPr>
        <w:autoSpaceDE w:val="0"/>
        <w:autoSpaceDN w:val="0"/>
        <w:adjustRightInd w:val="0"/>
        <w:spacing w:after="0" w:line="240" w:lineRule="auto"/>
        <w:rPr>
          <w:ins w:id="8559" w:author="Airat Shigapov" w:date="2021-10-27T23:04:00Z"/>
          <w:rFonts w:ascii="Times New Roman" w:hAnsi="Times New Roman" w:cs="Times New Roman"/>
          <w:sz w:val="20"/>
          <w:szCs w:val="20"/>
          <w:lang w:val="en-US"/>
          <w:rPrChange w:id="8560" w:author="Airat Shigapov" w:date="2021-10-27T23:08:00Z">
            <w:rPr>
              <w:ins w:id="8561" w:author="Airat Shigapov" w:date="2021-10-27T23:04:00Z"/>
              <w:rFonts w:ascii="Consolas" w:hAnsi="Consolas" w:cs="Consolas"/>
              <w:color w:val="000000"/>
              <w:sz w:val="19"/>
              <w:szCs w:val="19"/>
            </w:rPr>
          </w:rPrChange>
        </w:rPr>
      </w:pPr>
    </w:p>
    <w:p w14:paraId="633CC7AA" w14:textId="77777777" w:rsidR="001118C1" w:rsidRPr="008C09BE" w:rsidRDefault="001118C1" w:rsidP="001118C1">
      <w:pPr>
        <w:autoSpaceDE w:val="0"/>
        <w:autoSpaceDN w:val="0"/>
        <w:adjustRightInd w:val="0"/>
        <w:spacing w:after="0" w:line="240" w:lineRule="auto"/>
        <w:rPr>
          <w:ins w:id="8562" w:author="Airat Shigapov" w:date="2021-10-27T23:04:00Z"/>
          <w:rFonts w:ascii="Times New Roman" w:hAnsi="Times New Roman" w:cs="Times New Roman"/>
          <w:sz w:val="20"/>
          <w:szCs w:val="20"/>
          <w:lang w:val="en-US"/>
          <w:rPrChange w:id="8563" w:author="Airat Shigapov" w:date="2021-10-27T23:08:00Z">
            <w:rPr>
              <w:ins w:id="8564" w:author="Airat Shigapov" w:date="2021-10-27T23:04:00Z"/>
              <w:rFonts w:ascii="Consolas" w:hAnsi="Consolas" w:cs="Consolas"/>
              <w:color w:val="000000"/>
              <w:sz w:val="19"/>
              <w:szCs w:val="19"/>
            </w:rPr>
          </w:rPrChange>
        </w:rPr>
      </w:pPr>
      <w:ins w:id="8565" w:author="Airat Shigapov" w:date="2021-10-27T23:04:00Z">
        <w:r w:rsidRPr="008C09BE">
          <w:rPr>
            <w:rFonts w:ascii="Times New Roman" w:hAnsi="Times New Roman" w:cs="Times New Roman"/>
            <w:sz w:val="20"/>
            <w:szCs w:val="20"/>
            <w:lang w:val="en-US"/>
            <w:rPrChange w:id="8566"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8567" w:author="Airat Shigapov" w:date="2021-10-27T23:08:00Z">
              <w:rPr>
                <w:rFonts w:ascii="Consolas" w:hAnsi="Consolas" w:cs="Consolas"/>
                <w:color w:val="0000FF"/>
                <w:sz w:val="19"/>
                <w:szCs w:val="19"/>
              </w:rPr>
            </w:rPrChange>
          </w:rPr>
          <w:t>private</w:t>
        </w:r>
        <w:r w:rsidRPr="008C09BE">
          <w:rPr>
            <w:rFonts w:ascii="Times New Roman" w:hAnsi="Times New Roman" w:cs="Times New Roman"/>
            <w:sz w:val="20"/>
            <w:szCs w:val="20"/>
            <w:lang w:val="en-US"/>
            <w:rPrChange w:id="8568"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8569" w:author="Airat Shigapov" w:date="2021-10-27T23:08:00Z">
              <w:rPr>
                <w:rFonts w:ascii="Consolas" w:hAnsi="Consolas" w:cs="Consolas"/>
                <w:color w:val="0000FF"/>
                <w:sz w:val="19"/>
                <w:szCs w:val="19"/>
              </w:rPr>
            </w:rPrChange>
          </w:rPr>
          <w:t>void</w:t>
        </w:r>
        <w:r w:rsidRPr="008C09BE">
          <w:rPr>
            <w:rFonts w:ascii="Times New Roman" w:hAnsi="Times New Roman" w:cs="Times New Roman"/>
            <w:sz w:val="20"/>
            <w:szCs w:val="20"/>
            <w:lang w:val="en-US"/>
            <w:rPrChange w:id="8570" w:author="Airat Shigapov" w:date="2021-10-27T23:08:00Z">
              <w:rPr>
                <w:rFonts w:ascii="Consolas" w:hAnsi="Consolas" w:cs="Consolas"/>
                <w:color w:val="000000"/>
                <w:sz w:val="19"/>
                <w:szCs w:val="19"/>
              </w:rPr>
            </w:rPrChange>
          </w:rPr>
          <w:t xml:space="preserve"> </w:t>
        </w:r>
        <w:proofErr w:type="spellStart"/>
        <w:r w:rsidRPr="008C09BE">
          <w:rPr>
            <w:rFonts w:ascii="Times New Roman" w:hAnsi="Times New Roman" w:cs="Times New Roman"/>
            <w:sz w:val="20"/>
            <w:szCs w:val="20"/>
            <w:lang w:val="en-US"/>
            <w:rPrChange w:id="8571" w:author="Airat Shigapov" w:date="2021-10-27T23:08:00Z">
              <w:rPr>
                <w:rFonts w:ascii="Consolas" w:hAnsi="Consolas" w:cs="Consolas"/>
                <w:color w:val="000000"/>
                <w:sz w:val="19"/>
                <w:szCs w:val="19"/>
              </w:rPr>
            </w:rPrChange>
          </w:rPr>
          <w:t>categoryList_</w:t>
        </w:r>
        <w:proofErr w:type="gramStart"/>
        <w:r w:rsidRPr="008C09BE">
          <w:rPr>
            <w:rFonts w:ascii="Times New Roman" w:hAnsi="Times New Roman" w:cs="Times New Roman"/>
            <w:sz w:val="20"/>
            <w:szCs w:val="20"/>
            <w:lang w:val="en-US"/>
            <w:rPrChange w:id="8572" w:author="Airat Shigapov" w:date="2021-10-27T23:08:00Z">
              <w:rPr>
                <w:rFonts w:ascii="Consolas" w:hAnsi="Consolas" w:cs="Consolas"/>
                <w:color w:val="000000"/>
                <w:sz w:val="19"/>
                <w:szCs w:val="19"/>
              </w:rPr>
            </w:rPrChange>
          </w:rPr>
          <w:t>SelectionChanged</w:t>
        </w:r>
        <w:proofErr w:type="spellEnd"/>
        <w:r w:rsidRPr="008C09BE">
          <w:rPr>
            <w:rFonts w:ascii="Times New Roman" w:hAnsi="Times New Roman" w:cs="Times New Roman"/>
            <w:sz w:val="20"/>
            <w:szCs w:val="20"/>
            <w:lang w:val="en-US"/>
            <w:rPrChange w:id="8573" w:author="Airat Shigapov" w:date="2021-10-27T23:08:00Z">
              <w:rPr>
                <w:rFonts w:ascii="Consolas" w:hAnsi="Consolas" w:cs="Consolas"/>
                <w:color w:val="000000"/>
                <w:sz w:val="19"/>
                <w:szCs w:val="19"/>
              </w:rPr>
            </w:rPrChange>
          </w:rPr>
          <w:t>(</w:t>
        </w:r>
        <w:proofErr w:type="gramEnd"/>
        <w:r w:rsidRPr="008C09BE">
          <w:rPr>
            <w:rFonts w:ascii="Times New Roman" w:hAnsi="Times New Roman" w:cs="Times New Roman"/>
            <w:sz w:val="20"/>
            <w:szCs w:val="20"/>
            <w:lang w:val="en-US"/>
            <w:rPrChange w:id="8574" w:author="Airat Shigapov" w:date="2021-10-27T23:08:00Z">
              <w:rPr>
                <w:rFonts w:ascii="Consolas" w:hAnsi="Consolas" w:cs="Consolas"/>
                <w:color w:val="0000FF"/>
                <w:sz w:val="19"/>
                <w:szCs w:val="19"/>
              </w:rPr>
            </w:rPrChange>
          </w:rPr>
          <w:t>object</w:t>
        </w:r>
        <w:r w:rsidRPr="008C09BE">
          <w:rPr>
            <w:rFonts w:ascii="Times New Roman" w:hAnsi="Times New Roman" w:cs="Times New Roman"/>
            <w:sz w:val="20"/>
            <w:szCs w:val="20"/>
            <w:lang w:val="en-US"/>
            <w:rPrChange w:id="8575" w:author="Airat Shigapov" w:date="2021-10-27T23:08:00Z">
              <w:rPr>
                <w:rFonts w:ascii="Consolas" w:hAnsi="Consolas" w:cs="Consolas"/>
                <w:color w:val="000000"/>
                <w:sz w:val="19"/>
                <w:szCs w:val="19"/>
              </w:rPr>
            </w:rPrChange>
          </w:rPr>
          <w:t xml:space="preserve"> sender, </w:t>
        </w:r>
        <w:proofErr w:type="spellStart"/>
        <w:r w:rsidRPr="008C09BE">
          <w:rPr>
            <w:rFonts w:ascii="Times New Roman" w:hAnsi="Times New Roman" w:cs="Times New Roman"/>
            <w:sz w:val="20"/>
            <w:szCs w:val="20"/>
            <w:lang w:val="en-US"/>
            <w:rPrChange w:id="8576" w:author="Airat Shigapov" w:date="2021-10-27T23:08:00Z">
              <w:rPr>
                <w:rFonts w:ascii="Consolas" w:hAnsi="Consolas" w:cs="Consolas"/>
                <w:color w:val="000000"/>
                <w:sz w:val="19"/>
                <w:szCs w:val="19"/>
              </w:rPr>
            </w:rPrChange>
          </w:rPr>
          <w:t>SelectionChangedEventArgs</w:t>
        </w:r>
        <w:proofErr w:type="spellEnd"/>
        <w:r w:rsidRPr="008C09BE">
          <w:rPr>
            <w:rFonts w:ascii="Times New Roman" w:hAnsi="Times New Roman" w:cs="Times New Roman"/>
            <w:sz w:val="20"/>
            <w:szCs w:val="20"/>
            <w:lang w:val="en-US"/>
            <w:rPrChange w:id="8577" w:author="Airat Shigapov" w:date="2021-10-27T23:08:00Z">
              <w:rPr>
                <w:rFonts w:ascii="Consolas" w:hAnsi="Consolas" w:cs="Consolas"/>
                <w:color w:val="000000"/>
                <w:sz w:val="19"/>
                <w:szCs w:val="19"/>
              </w:rPr>
            </w:rPrChange>
          </w:rPr>
          <w:t xml:space="preserve"> e)</w:t>
        </w:r>
      </w:ins>
    </w:p>
    <w:p w14:paraId="2DC4A232" w14:textId="77777777" w:rsidR="001118C1" w:rsidRPr="008C09BE" w:rsidRDefault="001118C1" w:rsidP="001118C1">
      <w:pPr>
        <w:autoSpaceDE w:val="0"/>
        <w:autoSpaceDN w:val="0"/>
        <w:adjustRightInd w:val="0"/>
        <w:spacing w:after="0" w:line="240" w:lineRule="auto"/>
        <w:rPr>
          <w:ins w:id="8578" w:author="Airat Shigapov" w:date="2021-10-27T23:04:00Z"/>
          <w:rFonts w:ascii="Times New Roman" w:hAnsi="Times New Roman" w:cs="Times New Roman"/>
          <w:sz w:val="20"/>
          <w:szCs w:val="20"/>
          <w:lang w:val="en-US"/>
          <w:rPrChange w:id="8579" w:author="Airat Shigapov" w:date="2021-10-27T23:08:00Z">
            <w:rPr>
              <w:ins w:id="8580" w:author="Airat Shigapov" w:date="2021-10-27T23:04:00Z"/>
              <w:rFonts w:ascii="Consolas" w:hAnsi="Consolas" w:cs="Consolas"/>
              <w:color w:val="000000"/>
              <w:sz w:val="19"/>
              <w:szCs w:val="19"/>
            </w:rPr>
          </w:rPrChange>
        </w:rPr>
      </w:pPr>
      <w:ins w:id="8581" w:author="Airat Shigapov" w:date="2021-10-27T23:04:00Z">
        <w:r w:rsidRPr="008C09BE">
          <w:rPr>
            <w:rFonts w:ascii="Times New Roman" w:hAnsi="Times New Roman" w:cs="Times New Roman"/>
            <w:sz w:val="20"/>
            <w:szCs w:val="20"/>
            <w:lang w:val="en-US"/>
            <w:rPrChange w:id="8582" w:author="Airat Shigapov" w:date="2021-10-27T23:08:00Z">
              <w:rPr>
                <w:rFonts w:ascii="Consolas" w:hAnsi="Consolas" w:cs="Consolas"/>
                <w:color w:val="000000"/>
                <w:sz w:val="19"/>
                <w:szCs w:val="19"/>
              </w:rPr>
            </w:rPrChange>
          </w:rPr>
          <w:t xml:space="preserve">        {</w:t>
        </w:r>
      </w:ins>
    </w:p>
    <w:p w14:paraId="6B8F1F0B" w14:textId="77777777" w:rsidR="001118C1" w:rsidRPr="008C09BE" w:rsidRDefault="001118C1" w:rsidP="001118C1">
      <w:pPr>
        <w:autoSpaceDE w:val="0"/>
        <w:autoSpaceDN w:val="0"/>
        <w:adjustRightInd w:val="0"/>
        <w:spacing w:after="0" w:line="240" w:lineRule="auto"/>
        <w:rPr>
          <w:ins w:id="8583" w:author="Airat Shigapov" w:date="2021-10-27T23:04:00Z"/>
          <w:rFonts w:ascii="Times New Roman" w:hAnsi="Times New Roman" w:cs="Times New Roman"/>
          <w:sz w:val="20"/>
          <w:szCs w:val="20"/>
          <w:lang w:val="en-US"/>
          <w:rPrChange w:id="8584" w:author="Airat Shigapov" w:date="2021-10-27T23:08:00Z">
            <w:rPr>
              <w:ins w:id="8585" w:author="Airat Shigapov" w:date="2021-10-27T23:04:00Z"/>
              <w:rFonts w:ascii="Consolas" w:hAnsi="Consolas" w:cs="Consolas"/>
              <w:color w:val="000000"/>
              <w:sz w:val="19"/>
              <w:szCs w:val="19"/>
            </w:rPr>
          </w:rPrChange>
        </w:rPr>
      </w:pPr>
      <w:ins w:id="8586" w:author="Airat Shigapov" w:date="2021-10-27T23:04:00Z">
        <w:r w:rsidRPr="008C09BE">
          <w:rPr>
            <w:rFonts w:ascii="Times New Roman" w:hAnsi="Times New Roman" w:cs="Times New Roman"/>
            <w:sz w:val="20"/>
            <w:szCs w:val="20"/>
            <w:lang w:val="en-US"/>
            <w:rPrChange w:id="8587" w:author="Airat Shigapov" w:date="2021-10-27T23:08:00Z">
              <w:rPr>
                <w:rFonts w:ascii="Consolas" w:hAnsi="Consolas" w:cs="Consolas"/>
                <w:color w:val="000000"/>
                <w:sz w:val="19"/>
                <w:szCs w:val="19"/>
              </w:rPr>
            </w:rPrChange>
          </w:rPr>
          <w:t xml:space="preserve">            </w:t>
        </w:r>
        <w:proofErr w:type="spellStart"/>
        <w:r w:rsidRPr="008C09BE">
          <w:rPr>
            <w:rFonts w:ascii="Times New Roman" w:hAnsi="Times New Roman" w:cs="Times New Roman"/>
            <w:sz w:val="20"/>
            <w:szCs w:val="20"/>
            <w:lang w:val="en-US"/>
            <w:rPrChange w:id="8588" w:author="Airat Shigapov" w:date="2021-10-27T23:08:00Z">
              <w:rPr>
                <w:rFonts w:ascii="Consolas" w:hAnsi="Consolas" w:cs="Consolas"/>
                <w:color w:val="000000"/>
                <w:sz w:val="19"/>
                <w:szCs w:val="19"/>
              </w:rPr>
            </w:rPrChange>
          </w:rPr>
          <w:t>subcategoryList.ItemsSource</w:t>
        </w:r>
        <w:proofErr w:type="spellEnd"/>
        <w:r w:rsidRPr="008C09BE">
          <w:rPr>
            <w:rFonts w:ascii="Times New Roman" w:hAnsi="Times New Roman" w:cs="Times New Roman"/>
            <w:sz w:val="20"/>
            <w:szCs w:val="20"/>
            <w:lang w:val="en-US"/>
            <w:rPrChange w:id="8589" w:author="Airat Shigapov" w:date="2021-10-27T23:08:00Z">
              <w:rPr>
                <w:rFonts w:ascii="Consolas" w:hAnsi="Consolas" w:cs="Consolas"/>
                <w:color w:val="000000"/>
                <w:sz w:val="19"/>
                <w:szCs w:val="19"/>
              </w:rPr>
            </w:rPrChange>
          </w:rPr>
          <w:t xml:space="preserve"> </w:t>
        </w:r>
        <w:proofErr w:type="gramStart"/>
        <w:r w:rsidRPr="008C09BE">
          <w:rPr>
            <w:rFonts w:ascii="Times New Roman" w:hAnsi="Times New Roman" w:cs="Times New Roman"/>
            <w:sz w:val="20"/>
            <w:szCs w:val="20"/>
            <w:lang w:val="en-US"/>
            <w:rPrChange w:id="8590" w:author="Airat Shigapov" w:date="2021-10-27T23:08:00Z">
              <w:rPr>
                <w:rFonts w:ascii="Consolas" w:hAnsi="Consolas" w:cs="Consolas"/>
                <w:color w:val="000000"/>
                <w:sz w:val="19"/>
                <w:szCs w:val="19"/>
              </w:rPr>
            </w:rPrChange>
          </w:rPr>
          <w:t>=  (</w:t>
        </w:r>
        <w:proofErr w:type="gramEnd"/>
        <w:r w:rsidRPr="008C09BE">
          <w:rPr>
            <w:rFonts w:ascii="Times New Roman" w:hAnsi="Times New Roman" w:cs="Times New Roman"/>
            <w:sz w:val="20"/>
            <w:szCs w:val="20"/>
            <w:lang w:val="en-US"/>
            <w:rPrChange w:id="8591" w:author="Airat Shigapov" w:date="2021-10-27T23:08:00Z">
              <w:rPr>
                <w:rFonts w:ascii="Consolas" w:hAnsi="Consolas" w:cs="Consolas"/>
                <w:color w:val="000000"/>
                <w:sz w:val="19"/>
                <w:szCs w:val="19"/>
              </w:rPr>
            </w:rPrChange>
          </w:rPr>
          <w:t>(Category)</w:t>
        </w:r>
        <w:proofErr w:type="spellStart"/>
        <w:r w:rsidRPr="008C09BE">
          <w:rPr>
            <w:rFonts w:ascii="Times New Roman" w:hAnsi="Times New Roman" w:cs="Times New Roman"/>
            <w:sz w:val="20"/>
            <w:szCs w:val="20"/>
            <w:lang w:val="en-US"/>
            <w:rPrChange w:id="8592" w:author="Airat Shigapov" w:date="2021-10-27T23:08:00Z">
              <w:rPr>
                <w:rFonts w:ascii="Consolas" w:hAnsi="Consolas" w:cs="Consolas"/>
                <w:color w:val="000000"/>
                <w:sz w:val="19"/>
                <w:szCs w:val="19"/>
              </w:rPr>
            </w:rPrChange>
          </w:rPr>
          <w:t>categoryList.SelectedItem</w:t>
        </w:r>
        <w:proofErr w:type="spellEnd"/>
        <w:r w:rsidRPr="008C09BE">
          <w:rPr>
            <w:rFonts w:ascii="Times New Roman" w:hAnsi="Times New Roman" w:cs="Times New Roman"/>
            <w:sz w:val="20"/>
            <w:szCs w:val="20"/>
            <w:lang w:val="en-US"/>
            <w:rPrChange w:id="8593" w:author="Airat Shigapov" w:date="2021-10-27T23:08:00Z">
              <w:rPr>
                <w:rFonts w:ascii="Consolas" w:hAnsi="Consolas" w:cs="Consolas"/>
                <w:color w:val="000000"/>
                <w:sz w:val="19"/>
                <w:szCs w:val="19"/>
              </w:rPr>
            </w:rPrChange>
          </w:rPr>
          <w:t>).</w:t>
        </w:r>
        <w:proofErr w:type="spellStart"/>
        <w:r w:rsidRPr="008C09BE">
          <w:rPr>
            <w:rFonts w:ascii="Times New Roman" w:hAnsi="Times New Roman" w:cs="Times New Roman"/>
            <w:sz w:val="20"/>
            <w:szCs w:val="20"/>
            <w:lang w:val="en-US"/>
            <w:rPrChange w:id="8594" w:author="Airat Shigapov" w:date="2021-10-27T23:08:00Z">
              <w:rPr>
                <w:rFonts w:ascii="Consolas" w:hAnsi="Consolas" w:cs="Consolas"/>
                <w:color w:val="000000"/>
                <w:sz w:val="19"/>
                <w:szCs w:val="19"/>
              </w:rPr>
            </w:rPrChange>
          </w:rPr>
          <w:t>Subcategories.ToList</w:t>
        </w:r>
        <w:proofErr w:type="spellEnd"/>
        <w:r w:rsidRPr="008C09BE">
          <w:rPr>
            <w:rFonts w:ascii="Times New Roman" w:hAnsi="Times New Roman" w:cs="Times New Roman"/>
            <w:sz w:val="20"/>
            <w:szCs w:val="20"/>
            <w:lang w:val="en-US"/>
            <w:rPrChange w:id="8595" w:author="Airat Shigapov" w:date="2021-10-27T23:08:00Z">
              <w:rPr>
                <w:rFonts w:ascii="Consolas" w:hAnsi="Consolas" w:cs="Consolas"/>
                <w:color w:val="000000"/>
                <w:sz w:val="19"/>
                <w:szCs w:val="19"/>
              </w:rPr>
            </w:rPrChange>
          </w:rPr>
          <w:t>();</w:t>
        </w:r>
      </w:ins>
    </w:p>
    <w:p w14:paraId="6CA6E2C1" w14:textId="77777777" w:rsidR="001118C1" w:rsidRPr="008C09BE" w:rsidRDefault="001118C1" w:rsidP="001118C1">
      <w:pPr>
        <w:autoSpaceDE w:val="0"/>
        <w:autoSpaceDN w:val="0"/>
        <w:adjustRightInd w:val="0"/>
        <w:spacing w:after="0" w:line="240" w:lineRule="auto"/>
        <w:rPr>
          <w:ins w:id="8596" w:author="Airat Shigapov" w:date="2021-10-27T23:04:00Z"/>
          <w:rFonts w:ascii="Times New Roman" w:hAnsi="Times New Roman" w:cs="Times New Roman"/>
          <w:sz w:val="20"/>
          <w:szCs w:val="20"/>
          <w:lang w:val="en-US"/>
          <w:rPrChange w:id="8597" w:author="Airat Shigapov" w:date="2021-10-27T23:08:00Z">
            <w:rPr>
              <w:ins w:id="8598" w:author="Airat Shigapov" w:date="2021-10-27T23:04:00Z"/>
              <w:rFonts w:ascii="Consolas" w:hAnsi="Consolas" w:cs="Consolas"/>
              <w:color w:val="000000"/>
              <w:sz w:val="19"/>
              <w:szCs w:val="19"/>
            </w:rPr>
          </w:rPrChange>
        </w:rPr>
      </w:pPr>
    </w:p>
    <w:p w14:paraId="5955E665" w14:textId="77777777" w:rsidR="001118C1" w:rsidRPr="009143F6" w:rsidRDefault="001118C1" w:rsidP="001118C1">
      <w:pPr>
        <w:autoSpaceDE w:val="0"/>
        <w:autoSpaceDN w:val="0"/>
        <w:adjustRightInd w:val="0"/>
        <w:spacing w:after="0" w:line="240" w:lineRule="auto"/>
        <w:rPr>
          <w:ins w:id="8599" w:author="Airat Shigapov" w:date="2021-10-27T23:04:00Z"/>
          <w:rFonts w:ascii="Times New Roman" w:hAnsi="Times New Roman" w:cs="Times New Roman"/>
          <w:sz w:val="20"/>
          <w:szCs w:val="20"/>
          <w:lang w:val="en-US"/>
          <w:rPrChange w:id="8600" w:author="Airat Shigapov" w:date="2021-10-29T15:13:00Z">
            <w:rPr>
              <w:ins w:id="8601" w:author="Airat Shigapov" w:date="2021-10-27T23:04:00Z"/>
              <w:rFonts w:ascii="Consolas" w:hAnsi="Consolas" w:cs="Consolas"/>
              <w:color w:val="000000"/>
              <w:sz w:val="19"/>
              <w:szCs w:val="19"/>
            </w:rPr>
          </w:rPrChange>
        </w:rPr>
      </w:pPr>
      <w:ins w:id="8602" w:author="Airat Shigapov" w:date="2021-10-27T23:04:00Z">
        <w:r w:rsidRPr="008C09BE">
          <w:rPr>
            <w:rFonts w:ascii="Times New Roman" w:hAnsi="Times New Roman" w:cs="Times New Roman"/>
            <w:sz w:val="20"/>
            <w:szCs w:val="20"/>
            <w:lang w:val="en-US"/>
            <w:rPrChange w:id="8603" w:author="Airat Shigapov" w:date="2021-10-27T23:08:00Z">
              <w:rPr>
                <w:rFonts w:ascii="Consolas" w:hAnsi="Consolas" w:cs="Consolas"/>
                <w:color w:val="000000"/>
                <w:sz w:val="19"/>
                <w:szCs w:val="19"/>
              </w:rPr>
            </w:rPrChange>
          </w:rPr>
          <w:t xml:space="preserve">        </w:t>
        </w:r>
        <w:r w:rsidRPr="009143F6">
          <w:rPr>
            <w:rFonts w:ascii="Times New Roman" w:hAnsi="Times New Roman" w:cs="Times New Roman"/>
            <w:sz w:val="20"/>
            <w:szCs w:val="20"/>
            <w:lang w:val="en-US"/>
            <w:rPrChange w:id="8604" w:author="Airat Shigapov" w:date="2021-10-29T15:13:00Z">
              <w:rPr>
                <w:rFonts w:ascii="Consolas" w:hAnsi="Consolas" w:cs="Consolas"/>
                <w:color w:val="000000"/>
                <w:sz w:val="19"/>
                <w:szCs w:val="19"/>
              </w:rPr>
            </w:rPrChange>
          </w:rPr>
          <w:t>}</w:t>
        </w:r>
      </w:ins>
    </w:p>
    <w:p w14:paraId="0C33DF3D" w14:textId="474EF9EB" w:rsidR="001118C1" w:rsidRPr="009143F6" w:rsidRDefault="001118C1" w:rsidP="001118C1">
      <w:pPr>
        <w:rPr>
          <w:ins w:id="8605" w:author="Airat Shigapov" w:date="2021-10-27T23:04:00Z"/>
          <w:rFonts w:ascii="Times New Roman" w:hAnsi="Times New Roman" w:cs="Times New Roman"/>
          <w:sz w:val="20"/>
          <w:szCs w:val="20"/>
          <w:lang w:val="en-US"/>
          <w:rPrChange w:id="8606" w:author="Airat Shigapov" w:date="2021-10-29T15:13:00Z">
            <w:rPr>
              <w:ins w:id="8607" w:author="Airat Shigapov" w:date="2021-10-27T23:04:00Z"/>
              <w:rFonts w:ascii="Consolas" w:hAnsi="Consolas" w:cs="Consolas"/>
              <w:color w:val="000000"/>
              <w:sz w:val="19"/>
              <w:szCs w:val="19"/>
            </w:rPr>
          </w:rPrChange>
        </w:rPr>
      </w:pPr>
      <w:ins w:id="8608" w:author="Airat Shigapov" w:date="2021-10-27T23:04:00Z">
        <w:r w:rsidRPr="009143F6">
          <w:rPr>
            <w:rFonts w:ascii="Times New Roman" w:hAnsi="Times New Roman" w:cs="Times New Roman"/>
            <w:sz w:val="20"/>
            <w:szCs w:val="20"/>
            <w:lang w:val="en-US"/>
            <w:rPrChange w:id="8609" w:author="Airat Shigapov" w:date="2021-10-29T15:13:00Z">
              <w:rPr>
                <w:rFonts w:ascii="Consolas" w:hAnsi="Consolas" w:cs="Consolas"/>
                <w:color w:val="000000"/>
                <w:sz w:val="19"/>
                <w:szCs w:val="19"/>
              </w:rPr>
            </w:rPrChange>
          </w:rPr>
          <w:t xml:space="preserve">    }</w:t>
        </w:r>
      </w:ins>
    </w:p>
    <w:p w14:paraId="3BD696B2" w14:textId="5F152DA8" w:rsidR="001118C1" w:rsidRPr="00D65429" w:rsidRDefault="001118C1" w:rsidP="001118C1">
      <w:pPr>
        <w:rPr>
          <w:ins w:id="8610" w:author="Airat Shigapov" w:date="2021-10-27T23:04:00Z"/>
          <w:rFonts w:ascii="Times New Roman" w:hAnsi="Times New Roman" w:cs="Times New Roman"/>
          <w:sz w:val="28"/>
          <w:szCs w:val="28"/>
          <w:lang w:val="en-US"/>
          <w:rPrChange w:id="8611" w:author="Airat Shigapov" w:date="2021-10-27T23:10:00Z">
            <w:rPr>
              <w:ins w:id="8612" w:author="Airat Shigapov" w:date="2021-10-27T23:04:00Z"/>
              <w:rFonts w:ascii="Consolas" w:hAnsi="Consolas" w:cs="Consolas"/>
              <w:color w:val="000000"/>
              <w:sz w:val="19"/>
              <w:szCs w:val="19"/>
              <w:lang w:val="en-US"/>
            </w:rPr>
          </w:rPrChange>
        </w:rPr>
      </w:pPr>
      <w:proofErr w:type="spellStart"/>
      <w:ins w:id="8613" w:author="Airat Shigapov" w:date="2021-10-27T23:04:00Z">
        <w:r w:rsidRPr="00D65429">
          <w:rPr>
            <w:rFonts w:ascii="Times New Roman" w:hAnsi="Times New Roman" w:cs="Times New Roman"/>
            <w:sz w:val="28"/>
            <w:szCs w:val="28"/>
            <w:lang w:val="en-US"/>
            <w:rPrChange w:id="8614" w:author="Airat Shigapov" w:date="2021-10-27T23:10:00Z">
              <w:rPr>
                <w:rFonts w:ascii="Consolas" w:hAnsi="Consolas" w:cs="Consolas"/>
                <w:color w:val="000000"/>
                <w:sz w:val="19"/>
                <w:szCs w:val="19"/>
                <w:lang w:val="en-US"/>
              </w:rPr>
            </w:rPrChange>
          </w:rPr>
          <w:t>Authorization.xaml</w:t>
        </w:r>
        <w:proofErr w:type="spellEnd"/>
        <w:r w:rsidRPr="00D65429">
          <w:rPr>
            <w:rFonts w:ascii="Times New Roman" w:hAnsi="Times New Roman" w:cs="Times New Roman"/>
            <w:sz w:val="28"/>
            <w:szCs w:val="28"/>
            <w:lang w:val="en-US"/>
            <w:rPrChange w:id="8615" w:author="Airat Shigapov" w:date="2021-10-27T23:10:00Z">
              <w:rPr>
                <w:rFonts w:ascii="Consolas" w:hAnsi="Consolas" w:cs="Consolas"/>
                <w:color w:val="000000"/>
                <w:sz w:val="19"/>
                <w:szCs w:val="19"/>
                <w:lang w:val="en-US"/>
              </w:rPr>
            </w:rPrChange>
          </w:rPr>
          <w:t>:</w:t>
        </w:r>
      </w:ins>
    </w:p>
    <w:p w14:paraId="61F8A5CF" w14:textId="77777777" w:rsidR="001118C1" w:rsidRPr="008C09BE" w:rsidRDefault="001118C1" w:rsidP="001118C1">
      <w:pPr>
        <w:autoSpaceDE w:val="0"/>
        <w:autoSpaceDN w:val="0"/>
        <w:adjustRightInd w:val="0"/>
        <w:spacing w:after="0" w:line="240" w:lineRule="auto"/>
        <w:rPr>
          <w:ins w:id="8616" w:author="Airat Shigapov" w:date="2021-10-27T23:04:00Z"/>
          <w:rFonts w:ascii="Times New Roman" w:hAnsi="Times New Roman" w:cs="Times New Roman"/>
          <w:sz w:val="20"/>
          <w:szCs w:val="20"/>
          <w:lang w:val="en-US"/>
          <w:rPrChange w:id="8617" w:author="Airat Shigapov" w:date="2021-10-27T23:08:00Z">
            <w:rPr>
              <w:ins w:id="8618" w:author="Airat Shigapov" w:date="2021-10-27T23:04:00Z"/>
              <w:rFonts w:ascii="Consolas" w:hAnsi="Consolas" w:cs="Consolas"/>
              <w:color w:val="000000"/>
              <w:sz w:val="19"/>
              <w:szCs w:val="19"/>
            </w:rPr>
          </w:rPrChange>
        </w:rPr>
      </w:pPr>
      <w:ins w:id="8619" w:author="Airat Shigapov" w:date="2021-10-27T23:04:00Z">
        <w:r w:rsidRPr="008C09BE">
          <w:rPr>
            <w:rFonts w:ascii="Times New Roman" w:hAnsi="Times New Roman" w:cs="Times New Roman"/>
            <w:sz w:val="20"/>
            <w:szCs w:val="20"/>
            <w:lang w:val="en-US"/>
            <w:rPrChange w:id="8620" w:author="Airat Shigapov" w:date="2021-10-27T23:08:00Z">
              <w:rPr>
                <w:rFonts w:ascii="Consolas" w:hAnsi="Consolas" w:cs="Consolas"/>
                <w:color w:val="0000FF"/>
                <w:sz w:val="19"/>
                <w:szCs w:val="19"/>
              </w:rPr>
            </w:rPrChange>
          </w:rPr>
          <w:t>&lt;</w:t>
        </w:r>
        <w:r w:rsidRPr="008C09BE">
          <w:rPr>
            <w:rFonts w:ascii="Times New Roman" w:hAnsi="Times New Roman" w:cs="Times New Roman"/>
            <w:sz w:val="20"/>
            <w:szCs w:val="20"/>
            <w:lang w:val="en-US"/>
            <w:rPrChange w:id="8621" w:author="Airat Shigapov" w:date="2021-10-27T23:08:00Z">
              <w:rPr>
                <w:rFonts w:ascii="Consolas" w:hAnsi="Consolas" w:cs="Consolas"/>
                <w:color w:val="A31515"/>
                <w:sz w:val="19"/>
                <w:szCs w:val="19"/>
              </w:rPr>
            </w:rPrChange>
          </w:rPr>
          <w:t>Page</w:t>
        </w:r>
        <w:r w:rsidRPr="008C09BE">
          <w:rPr>
            <w:rFonts w:ascii="Times New Roman" w:hAnsi="Times New Roman" w:cs="Times New Roman"/>
            <w:sz w:val="20"/>
            <w:szCs w:val="20"/>
            <w:lang w:val="en-US"/>
            <w:rPrChange w:id="8622" w:author="Airat Shigapov" w:date="2021-10-27T23:08:00Z">
              <w:rPr>
                <w:rFonts w:ascii="Consolas" w:hAnsi="Consolas" w:cs="Consolas"/>
                <w:color w:val="FF0000"/>
                <w:sz w:val="19"/>
                <w:szCs w:val="19"/>
              </w:rPr>
            </w:rPrChange>
          </w:rPr>
          <w:t xml:space="preserve"> </w:t>
        </w:r>
        <w:proofErr w:type="gramStart"/>
        <w:r w:rsidRPr="008C09BE">
          <w:rPr>
            <w:rFonts w:ascii="Times New Roman" w:hAnsi="Times New Roman" w:cs="Times New Roman"/>
            <w:sz w:val="20"/>
            <w:szCs w:val="20"/>
            <w:lang w:val="en-US"/>
            <w:rPrChange w:id="8623" w:author="Airat Shigapov" w:date="2021-10-27T23:08:00Z">
              <w:rPr>
                <w:rFonts w:ascii="Consolas" w:hAnsi="Consolas" w:cs="Consolas"/>
                <w:color w:val="FF0000"/>
                <w:sz w:val="19"/>
                <w:szCs w:val="19"/>
              </w:rPr>
            </w:rPrChange>
          </w:rPr>
          <w:t>x</w:t>
        </w:r>
        <w:r w:rsidRPr="008C09BE">
          <w:rPr>
            <w:rFonts w:ascii="Times New Roman" w:hAnsi="Times New Roman" w:cs="Times New Roman"/>
            <w:sz w:val="20"/>
            <w:szCs w:val="20"/>
            <w:lang w:val="en-US"/>
            <w:rPrChange w:id="8624" w:author="Airat Shigapov" w:date="2021-10-27T23:08:00Z">
              <w:rPr>
                <w:rFonts w:ascii="Consolas" w:hAnsi="Consolas" w:cs="Consolas"/>
                <w:color w:val="0000FF"/>
                <w:sz w:val="19"/>
                <w:szCs w:val="19"/>
              </w:rPr>
            </w:rPrChange>
          </w:rPr>
          <w:t>:</w:t>
        </w:r>
        <w:r w:rsidRPr="008C09BE">
          <w:rPr>
            <w:rFonts w:ascii="Times New Roman" w:hAnsi="Times New Roman" w:cs="Times New Roman"/>
            <w:sz w:val="20"/>
            <w:szCs w:val="20"/>
            <w:lang w:val="en-US"/>
            <w:rPrChange w:id="8625" w:author="Airat Shigapov" w:date="2021-10-27T23:08:00Z">
              <w:rPr>
                <w:rFonts w:ascii="Consolas" w:hAnsi="Consolas" w:cs="Consolas"/>
                <w:color w:val="FF0000"/>
                <w:sz w:val="19"/>
                <w:szCs w:val="19"/>
              </w:rPr>
            </w:rPrChange>
          </w:rPr>
          <w:t>Class</w:t>
        </w:r>
        <w:proofErr w:type="gramEnd"/>
        <w:r w:rsidRPr="008C09BE">
          <w:rPr>
            <w:rFonts w:ascii="Times New Roman" w:hAnsi="Times New Roman" w:cs="Times New Roman"/>
            <w:sz w:val="20"/>
            <w:szCs w:val="20"/>
            <w:lang w:val="en-US"/>
            <w:rPrChange w:id="8626" w:author="Airat Shigapov" w:date="2021-10-27T23:08:00Z">
              <w:rPr>
                <w:rFonts w:ascii="Consolas" w:hAnsi="Consolas" w:cs="Consolas"/>
                <w:color w:val="0000FF"/>
                <w:sz w:val="19"/>
                <w:szCs w:val="19"/>
              </w:rPr>
            </w:rPrChange>
          </w:rPr>
          <w:t>="CarShop.Authorization"</w:t>
        </w:r>
      </w:ins>
    </w:p>
    <w:p w14:paraId="1AFDCFE4" w14:textId="77777777" w:rsidR="001118C1" w:rsidRPr="008C09BE" w:rsidRDefault="001118C1" w:rsidP="001118C1">
      <w:pPr>
        <w:autoSpaceDE w:val="0"/>
        <w:autoSpaceDN w:val="0"/>
        <w:adjustRightInd w:val="0"/>
        <w:spacing w:after="0" w:line="240" w:lineRule="auto"/>
        <w:rPr>
          <w:ins w:id="8627" w:author="Airat Shigapov" w:date="2021-10-27T23:04:00Z"/>
          <w:rFonts w:ascii="Times New Roman" w:hAnsi="Times New Roman" w:cs="Times New Roman"/>
          <w:sz w:val="20"/>
          <w:szCs w:val="20"/>
          <w:lang w:val="en-US"/>
          <w:rPrChange w:id="8628" w:author="Airat Shigapov" w:date="2021-10-27T23:08:00Z">
            <w:rPr>
              <w:ins w:id="8629" w:author="Airat Shigapov" w:date="2021-10-27T23:04:00Z"/>
              <w:rFonts w:ascii="Consolas" w:hAnsi="Consolas" w:cs="Consolas"/>
              <w:color w:val="000000"/>
              <w:sz w:val="19"/>
              <w:szCs w:val="19"/>
            </w:rPr>
          </w:rPrChange>
        </w:rPr>
      </w:pPr>
      <w:ins w:id="8630" w:author="Airat Shigapov" w:date="2021-10-27T23:04:00Z">
        <w:r w:rsidRPr="008C09BE">
          <w:rPr>
            <w:rFonts w:ascii="Times New Roman" w:hAnsi="Times New Roman" w:cs="Times New Roman"/>
            <w:sz w:val="20"/>
            <w:szCs w:val="20"/>
            <w:lang w:val="en-US"/>
            <w:rPrChange w:id="8631"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8632" w:author="Airat Shigapov" w:date="2021-10-27T23:08:00Z">
              <w:rPr>
                <w:rFonts w:ascii="Consolas" w:hAnsi="Consolas" w:cs="Consolas"/>
                <w:color w:val="FF0000"/>
                <w:sz w:val="19"/>
                <w:szCs w:val="19"/>
              </w:rPr>
            </w:rPrChange>
          </w:rPr>
          <w:t xml:space="preserve"> xmlns</w:t>
        </w:r>
        <w:r w:rsidRPr="008C09BE">
          <w:rPr>
            <w:rFonts w:ascii="Times New Roman" w:hAnsi="Times New Roman" w:cs="Times New Roman"/>
            <w:sz w:val="20"/>
            <w:szCs w:val="20"/>
            <w:lang w:val="en-US"/>
            <w:rPrChange w:id="8633" w:author="Airat Shigapov" w:date="2021-10-27T23:08:00Z">
              <w:rPr>
                <w:rFonts w:ascii="Consolas" w:hAnsi="Consolas" w:cs="Consolas"/>
                <w:color w:val="0000FF"/>
                <w:sz w:val="19"/>
                <w:szCs w:val="19"/>
              </w:rPr>
            </w:rPrChange>
          </w:rPr>
          <w:t>="http://schemas.microsoft.com/winfx/2006/xaml/presentation"</w:t>
        </w:r>
      </w:ins>
    </w:p>
    <w:p w14:paraId="161D2191" w14:textId="77777777" w:rsidR="001118C1" w:rsidRPr="008C09BE" w:rsidRDefault="001118C1" w:rsidP="001118C1">
      <w:pPr>
        <w:autoSpaceDE w:val="0"/>
        <w:autoSpaceDN w:val="0"/>
        <w:adjustRightInd w:val="0"/>
        <w:spacing w:after="0" w:line="240" w:lineRule="auto"/>
        <w:rPr>
          <w:ins w:id="8634" w:author="Airat Shigapov" w:date="2021-10-27T23:04:00Z"/>
          <w:rFonts w:ascii="Times New Roman" w:hAnsi="Times New Roman" w:cs="Times New Roman"/>
          <w:sz w:val="20"/>
          <w:szCs w:val="20"/>
          <w:lang w:val="en-US"/>
          <w:rPrChange w:id="8635" w:author="Airat Shigapov" w:date="2021-10-27T23:08:00Z">
            <w:rPr>
              <w:ins w:id="8636" w:author="Airat Shigapov" w:date="2021-10-27T23:04:00Z"/>
              <w:rFonts w:ascii="Consolas" w:hAnsi="Consolas" w:cs="Consolas"/>
              <w:color w:val="000000"/>
              <w:sz w:val="19"/>
              <w:szCs w:val="19"/>
            </w:rPr>
          </w:rPrChange>
        </w:rPr>
      </w:pPr>
      <w:ins w:id="8637" w:author="Airat Shigapov" w:date="2021-10-27T23:04:00Z">
        <w:r w:rsidRPr="008C09BE">
          <w:rPr>
            <w:rFonts w:ascii="Times New Roman" w:hAnsi="Times New Roman" w:cs="Times New Roman"/>
            <w:sz w:val="20"/>
            <w:szCs w:val="20"/>
            <w:lang w:val="en-US"/>
            <w:rPrChange w:id="8638"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8639" w:author="Airat Shigapov" w:date="2021-10-27T23:08:00Z">
              <w:rPr>
                <w:rFonts w:ascii="Consolas" w:hAnsi="Consolas" w:cs="Consolas"/>
                <w:color w:val="FF0000"/>
                <w:sz w:val="19"/>
                <w:szCs w:val="19"/>
              </w:rPr>
            </w:rPrChange>
          </w:rPr>
          <w:t xml:space="preserve"> </w:t>
        </w:r>
        <w:proofErr w:type="spellStart"/>
        <w:r w:rsidRPr="008C09BE">
          <w:rPr>
            <w:rFonts w:ascii="Times New Roman" w:hAnsi="Times New Roman" w:cs="Times New Roman"/>
            <w:sz w:val="20"/>
            <w:szCs w:val="20"/>
            <w:lang w:val="en-US"/>
            <w:rPrChange w:id="8640" w:author="Airat Shigapov" w:date="2021-10-27T23:08:00Z">
              <w:rPr>
                <w:rFonts w:ascii="Consolas" w:hAnsi="Consolas" w:cs="Consolas"/>
                <w:color w:val="FF0000"/>
                <w:sz w:val="19"/>
                <w:szCs w:val="19"/>
              </w:rPr>
            </w:rPrChange>
          </w:rPr>
          <w:t>xmlns</w:t>
        </w:r>
        <w:r w:rsidRPr="008C09BE">
          <w:rPr>
            <w:rFonts w:ascii="Times New Roman" w:hAnsi="Times New Roman" w:cs="Times New Roman"/>
            <w:sz w:val="20"/>
            <w:szCs w:val="20"/>
            <w:lang w:val="en-US"/>
            <w:rPrChange w:id="8641" w:author="Airat Shigapov" w:date="2021-10-27T23:08:00Z">
              <w:rPr>
                <w:rFonts w:ascii="Consolas" w:hAnsi="Consolas" w:cs="Consolas"/>
                <w:color w:val="0000FF"/>
                <w:sz w:val="19"/>
                <w:szCs w:val="19"/>
              </w:rPr>
            </w:rPrChange>
          </w:rPr>
          <w:t>:</w:t>
        </w:r>
        <w:r w:rsidRPr="008C09BE">
          <w:rPr>
            <w:rFonts w:ascii="Times New Roman" w:hAnsi="Times New Roman" w:cs="Times New Roman"/>
            <w:sz w:val="20"/>
            <w:szCs w:val="20"/>
            <w:lang w:val="en-US"/>
            <w:rPrChange w:id="8642" w:author="Airat Shigapov" w:date="2021-10-27T23:08:00Z">
              <w:rPr>
                <w:rFonts w:ascii="Consolas" w:hAnsi="Consolas" w:cs="Consolas"/>
                <w:color w:val="FF0000"/>
                <w:sz w:val="19"/>
                <w:szCs w:val="19"/>
              </w:rPr>
            </w:rPrChange>
          </w:rPr>
          <w:t>x</w:t>
        </w:r>
        <w:proofErr w:type="spellEnd"/>
        <w:r w:rsidRPr="008C09BE">
          <w:rPr>
            <w:rFonts w:ascii="Times New Roman" w:hAnsi="Times New Roman" w:cs="Times New Roman"/>
            <w:sz w:val="20"/>
            <w:szCs w:val="20"/>
            <w:lang w:val="en-US"/>
            <w:rPrChange w:id="8643" w:author="Airat Shigapov" w:date="2021-10-27T23:08:00Z">
              <w:rPr>
                <w:rFonts w:ascii="Consolas" w:hAnsi="Consolas" w:cs="Consolas"/>
                <w:color w:val="0000FF"/>
                <w:sz w:val="19"/>
                <w:szCs w:val="19"/>
              </w:rPr>
            </w:rPrChange>
          </w:rPr>
          <w:t>="http://schemas.microsoft.com/</w:t>
        </w:r>
        <w:proofErr w:type="spellStart"/>
        <w:r w:rsidRPr="008C09BE">
          <w:rPr>
            <w:rFonts w:ascii="Times New Roman" w:hAnsi="Times New Roman" w:cs="Times New Roman"/>
            <w:sz w:val="20"/>
            <w:szCs w:val="20"/>
            <w:lang w:val="en-US"/>
            <w:rPrChange w:id="8644" w:author="Airat Shigapov" w:date="2021-10-27T23:08:00Z">
              <w:rPr>
                <w:rFonts w:ascii="Consolas" w:hAnsi="Consolas" w:cs="Consolas"/>
                <w:color w:val="0000FF"/>
                <w:sz w:val="19"/>
                <w:szCs w:val="19"/>
              </w:rPr>
            </w:rPrChange>
          </w:rPr>
          <w:t>winfx</w:t>
        </w:r>
        <w:proofErr w:type="spellEnd"/>
        <w:r w:rsidRPr="008C09BE">
          <w:rPr>
            <w:rFonts w:ascii="Times New Roman" w:hAnsi="Times New Roman" w:cs="Times New Roman"/>
            <w:sz w:val="20"/>
            <w:szCs w:val="20"/>
            <w:lang w:val="en-US"/>
            <w:rPrChange w:id="8645" w:author="Airat Shigapov" w:date="2021-10-27T23:08:00Z">
              <w:rPr>
                <w:rFonts w:ascii="Consolas" w:hAnsi="Consolas" w:cs="Consolas"/>
                <w:color w:val="0000FF"/>
                <w:sz w:val="19"/>
                <w:szCs w:val="19"/>
              </w:rPr>
            </w:rPrChange>
          </w:rPr>
          <w:t>/2006/</w:t>
        </w:r>
        <w:proofErr w:type="spellStart"/>
        <w:r w:rsidRPr="008C09BE">
          <w:rPr>
            <w:rFonts w:ascii="Times New Roman" w:hAnsi="Times New Roman" w:cs="Times New Roman"/>
            <w:sz w:val="20"/>
            <w:szCs w:val="20"/>
            <w:lang w:val="en-US"/>
            <w:rPrChange w:id="8646" w:author="Airat Shigapov" w:date="2021-10-27T23:08:00Z">
              <w:rPr>
                <w:rFonts w:ascii="Consolas" w:hAnsi="Consolas" w:cs="Consolas"/>
                <w:color w:val="0000FF"/>
                <w:sz w:val="19"/>
                <w:szCs w:val="19"/>
              </w:rPr>
            </w:rPrChange>
          </w:rPr>
          <w:t>xaml</w:t>
        </w:r>
        <w:proofErr w:type="spellEnd"/>
        <w:r w:rsidRPr="008C09BE">
          <w:rPr>
            <w:rFonts w:ascii="Times New Roman" w:hAnsi="Times New Roman" w:cs="Times New Roman"/>
            <w:sz w:val="20"/>
            <w:szCs w:val="20"/>
            <w:lang w:val="en-US"/>
            <w:rPrChange w:id="8647" w:author="Airat Shigapov" w:date="2021-10-27T23:08:00Z">
              <w:rPr>
                <w:rFonts w:ascii="Consolas" w:hAnsi="Consolas" w:cs="Consolas"/>
                <w:color w:val="0000FF"/>
                <w:sz w:val="19"/>
                <w:szCs w:val="19"/>
              </w:rPr>
            </w:rPrChange>
          </w:rPr>
          <w:t>"</w:t>
        </w:r>
      </w:ins>
    </w:p>
    <w:p w14:paraId="769D72F1" w14:textId="77777777" w:rsidR="001118C1" w:rsidRPr="008C09BE" w:rsidRDefault="001118C1" w:rsidP="001118C1">
      <w:pPr>
        <w:autoSpaceDE w:val="0"/>
        <w:autoSpaceDN w:val="0"/>
        <w:adjustRightInd w:val="0"/>
        <w:spacing w:after="0" w:line="240" w:lineRule="auto"/>
        <w:rPr>
          <w:ins w:id="8648" w:author="Airat Shigapov" w:date="2021-10-27T23:04:00Z"/>
          <w:rFonts w:ascii="Times New Roman" w:hAnsi="Times New Roman" w:cs="Times New Roman"/>
          <w:sz w:val="20"/>
          <w:szCs w:val="20"/>
          <w:lang w:val="en-US"/>
          <w:rPrChange w:id="8649" w:author="Airat Shigapov" w:date="2021-10-27T23:08:00Z">
            <w:rPr>
              <w:ins w:id="8650" w:author="Airat Shigapov" w:date="2021-10-27T23:04:00Z"/>
              <w:rFonts w:ascii="Consolas" w:hAnsi="Consolas" w:cs="Consolas"/>
              <w:color w:val="000000"/>
              <w:sz w:val="19"/>
              <w:szCs w:val="19"/>
            </w:rPr>
          </w:rPrChange>
        </w:rPr>
      </w:pPr>
      <w:ins w:id="8651" w:author="Airat Shigapov" w:date="2021-10-27T23:04:00Z">
        <w:r w:rsidRPr="008C09BE">
          <w:rPr>
            <w:rFonts w:ascii="Times New Roman" w:hAnsi="Times New Roman" w:cs="Times New Roman"/>
            <w:sz w:val="20"/>
            <w:szCs w:val="20"/>
            <w:lang w:val="en-US"/>
            <w:rPrChange w:id="8652"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8653" w:author="Airat Shigapov" w:date="2021-10-27T23:08:00Z">
              <w:rPr>
                <w:rFonts w:ascii="Consolas" w:hAnsi="Consolas" w:cs="Consolas"/>
                <w:color w:val="FF0000"/>
                <w:sz w:val="19"/>
                <w:szCs w:val="19"/>
              </w:rPr>
            </w:rPrChange>
          </w:rPr>
          <w:t xml:space="preserve"> xmlns</w:t>
        </w:r>
        <w:r w:rsidRPr="008C09BE">
          <w:rPr>
            <w:rFonts w:ascii="Times New Roman" w:hAnsi="Times New Roman" w:cs="Times New Roman"/>
            <w:sz w:val="20"/>
            <w:szCs w:val="20"/>
            <w:lang w:val="en-US"/>
            <w:rPrChange w:id="8654" w:author="Airat Shigapov" w:date="2021-10-27T23:08:00Z">
              <w:rPr>
                <w:rFonts w:ascii="Consolas" w:hAnsi="Consolas" w:cs="Consolas"/>
                <w:color w:val="0000FF"/>
                <w:sz w:val="19"/>
                <w:szCs w:val="19"/>
              </w:rPr>
            </w:rPrChange>
          </w:rPr>
          <w:t>:</w:t>
        </w:r>
        <w:r w:rsidRPr="008C09BE">
          <w:rPr>
            <w:rFonts w:ascii="Times New Roman" w:hAnsi="Times New Roman" w:cs="Times New Roman"/>
            <w:sz w:val="20"/>
            <w:szCs w:val="20"/>
            <w:lang w:val="en-US"/>
            <w:rPrChange w:id="8655" w:author="Airat Shigapov" w:date="2021-10-27T23:08:00Z">
              <w:rPr>
                <w:rFonts w:ascii="Consolas" w:hAnsi="Consolas" w:cs="Consolas"/>
                <w:color w:val="FF0000"/>
                <w:sz w:val="19"/>
                <w:szCs w:val="19"/>
              </w:rPr>
            </w:rPrChange>
          </w:rPr>
          <w:t>mc</w:t>
        </w:r>
        <w:r w:rsidRPr="008C09BE">
          <w:rPr>
            <w:rFonts w:ascii="Times New Roman" w:hAnsi="Times New Roman" w:cs="Times New Roman"/>
            <w:sz w:val="20"/>
            <w:szCs w:val="20"/>
            <w:lang w:val="en-US"/>
            <w:rPrChange w:id="8656" w:author="Airat Shigapov" w:date="2021-10-27T23:08:00Z">
              <w:rPr>
                <w:rFonts w:ascii="Consolas" w:hAnsi="Consolas" w:cs="Consolas"/>
                <w:color w:val="0000FF"/>
                <w:sz w:val="19"/>
                <w:szCs w:val="19"/>
              </w:rPr>
            </w:rPrChange>
          </w:rPr>
          <w:t>="http://schemas.openxmlformats.org/markup-compatibility/2006"</w:t>
        </w:r>
        <w:r w:rsidRPr="008C09BE">
          <w:rPr>
            <w:rFonts w:ascii="Times New Roman" w:hAnsi="Times New Roman" w:cs="Times New Roman"/>
            <w:sz w:val="20"/>
            <w:szCs w:val="20"/>
            <w:lang w:val="en-US"/>
            <w:rPrChange w:id="8657" w:author="Airat Shigapov" w:date="2021-10-27T23:08:00Z">
              <w:rPr>
                <w:rFonts w:ascii="Consolas" w:hAnsi="Consolas" w:cs="Consolas"/>
                <w:color w:val="000000"/>
                <w:sz w:val="19"/>
                <w:szCs w:val="19"/>
              </w:rPr>
            </w:rPrChange>
          </w:rPr>
          <w:t xml:space="preserve"> </w:t>
        </w:r>
      </w:ins>
    </w:p>
    <w:p w14:paraId="114F7B65" w14:textId="77777777" w:rsidR="001118C1" w:rsidRPr="008C09BE" w:rsidRDefault="001118C1" w:rsidP="001118C1">
      <w:pPr>
        <w:autoSpaceDE w:val="0"/>
        <w:autoSpaceDN w:val="0"/>
        <w:adjustRightInd w:val="0"/>
        <w:spacing w:after="0" w:line="240" w:lineRule="auto"/>
        <w:rPr>
          <w:ins w:id="8658" w:author="Airat Shigapov" w:date="2021-10-27T23:04:00Z"/>
          <w:rFonts w:ascii="Times New Roman" w:hAnsi="Times New Roman" w:cs="Times New Roman"/>
          <w:sz w:val="20"/>
          <w:szCs w:val="20"/>
          <w:lang w:val="en-US"/>
          <w:rPrChange w:id="8659" w:author="Airat Shigapov" w:date="2021-10-27T23:08:00Z">
            <w:rPr>
              <w:ins w:id="8660" w:author="Airat Shigapov" w:date="2021-10-27T23:04:00Z"/>
              <w:rFonts w:ascii="Consolas" w:hAnsi="Consolas" w:cs="Consolas"/>
              <w:color w:val="000000"/>
              <w:sz w:val="19"/>
              <w:szCs w:val="19"/>
            </w:rPr>
          </w:rPrChange>
        </w:rPr>
      </w:pPr>
      <w:ins w:id="8661" w:author="Airat Shigapov" w:date="2021-10-27T23:04:00Z">
        <w:r w:rsidRPr="008C09BE">
          <w:rPr>
            <w:rFonts w:ascii="Times New Roman" w:hAnsi="Times New Roman" w:cs="Times New Roman"/>
            <w:sz w:val="20"/>
            <w:szCs w:val="20"/>
            <w:lang w:val="en-US"/>
            <w:rPrChange w:id="8662"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8663" w:author="Airat Shigapov" w:date="2021-10-27T23:08:00Z">
              <w:rPr>
                <w:rFonts w:ascii="Consolas" w:hAnsi="Consolas" w:cs="Consolas"/>
                <w:color w:val="FF0000"/>
                <w:sz w:val="19"/>
                <w:szCs w:val="19"/>
              </w:rPr>
            </w:rPrChange>
          </w:rPr>
          <w:t xml:space="preserve"> </w:t>
        </w:r>
        <w:proofErr w:type="spellStart"/>
        <w:proofErr w:type="gramStart"/>
        <w:r w:rsidRPr="008C09BE">
          <w:rPr>
            <w:rFonts w:ascii="Times New Roman" w:hAnsi="Times New Roman" w:cs="Times New Roman"/>
            <w:sz w:val="20"/>
            <w:szCs w:val="20"/>
            <w:lang w:val="en-US"/>
            <w:rPrChange w:id="8664" w:author="Airat Shigapov" w:date="2021-10-27T23:08:00Z">
              <w:rPr>
                <w:rFonts w:ascii="Consolas" w:hAnsi="Consolas" w:cs="Consolas"/>
                <w:color w:val="FF0000"/>
                <w:sz w:val="19"/>
                <w:szCs w:val="19"/>
              </w:rPr>
            </w:rPrChange>
          </w:rPr>
          <w:t>xmlns</w:t>
        </w:r>
        <w:r w:rsidRPr="008C09BE">
          <w:rPr>
            <w:rFonts w:ascii="Times New Roman" w:hAnsi="Times New Roman" w:cs="Times New Roman"/>
            <w:sz w:val="20"/>
            <w:szCs w:val="20"/>
            <w:lang w:val="en-US"/>
            <w:rPrChange w:id="8665" w:author="Airat Shigapov" w:date="2021-10-27T23:08:00Z">
              <w:rPr>
                <w:rFonts w:ascii="Consolas" w:hAnsi="Consolas" w:cs="Consolas"/>
                <w:color w:val="0000FF"/>
                <w:sz w:val="19"/>
                <w:szCs w:val="19"/>
              </w:rPr>
            </w:rPrChange>
          </w:rPr>
          <w:t>:</w:t>
        </w:r>
        <w:r w:rsidRPr="008C09BE">
          <w:rPr>
            <w:rFonts w:ascii="Times New Roman" w:hAnsi="Times New Roman" w:cs="Times New Roman"/>
            <w:sz w:val="20"/>
            <w:szCs w:val="20"/>
            <w:lang w:val="en-US"/>
            <w:rPrChange w:id="8666" w:author="Airat Shigapov" w:date="2021-10-27T23:08:00Z">
              <w:rPr>
                <w:rFonts w:ascii="Consolas" w:hAnsi="Consolas" w:cs="Consolas"/>
                <w:color w:val="FF0000"/>
                <w:sz w:val="19"/>
                <w:szCs w:val="19"/>
              </w:rPr>
            </w:rPrChange>
          </w:rPr>
          <w:t>d</w:t>
        </w:r>
        <w:proofErr w:type="spellEnd"/>
        <w:proofErr w:type="gramEnd"/>
        <w:r w:rsidRPr="008C09BE">
          <w:rPr>
            <w:rFonts w:ascii="Times New Roman" w:hAnsi="Times New Roman" w:cs="Times New Roman"/>
            <w:sz w:val="20"/>
            <w:szCs w:val="20"/>
            <w:lang w:val="en-US"/>
            <w:rPrChange w:id="8667" w:author="Airat Shigapov" w:date="2021-10-27T23:08:00Z">
              <w:rPr>
                <w:rFonts w:ascii="Consolas" w:hAnsi="Consolas" w:cs="Consolas"/>
                <w:color w:val="0000FF"/>
                <w:sz w:val="19"/>
                <w:szCs w:val="19"/>
              </w:rPr>
            </w:rPrChange>
          </w:rPr>
          <w:t>="http://schemas.microsoft.com/expression/blend/2008"</w:t>
        </w:r>
        <w:r w:rsidRPr="008C09BE">
          <w:rPr>
            <w:rFonts w:ascii="Times New Roman" w:hAnsi="Times New Roman" w:cs="Times New Roman"/>
            <w:sz w:val="20"/>
            <w:szCs w:val="20"/>
            <w:lang w:val="en-US"/>
            <w:rPrChange w:id="8668" w:author="Airat Shigapov" w:date="2021-10-27T23:08:00Z">
              <w:rPr>
                <w:rFonts w:ascii="Consolas" w:hAnsi="Consolas" w:cs="Consolas"/>
                <w:color w:val="000000"/>
                <w:sz w:val="19"/>
                <w:szCs w:val="19"/>
              </w:rPr>
            </w:rPrChange>
          </w:rPr>
          <w:t xml:space="preserve"> </w:t>
        </w:r>
      </w:ins>
    </w:p>
    <w:p w14:paraId="313D7E46" w14:textId="77777777" w:rsidR="001118C1" w:rsidRPr="008C09BE" w:rsidRDefault="001118C1" w:rsidP="001118C1">
      <w:pPr>
        <w:autoSpaceDE w:val="0"/>
        <w:autoSpaceDN w:val="0"/>
        <w:adjustRightInd w:val="0"/>
        <w:spacing w:after="0" w:line="240" w:lineRule="auto"/>
        <w:rPr>
          <w:ins w:id="8669" w:author="Airat Shigapov" w:date="2021-10-27T23:04:00Z"/>
          <w:rFonts w:ascii="Times New Roman" w:hAnsi="Times New Roman" w:cs="Times New Roman"/>
          <w:sz w:val="20"/>
          <w:szCs w:val="20"/>
          <w:lang w:val="en-US"/>
          <w:rPrChange w:id="8670" w:author="Airat Shigapov" w:date="2021-10-27T23:08:00Z">
            <w:rPr>
              <w:ins w:id="8671" w:author="Airat Shigapov" w:date="2021-10-27T23:04:00Z"/>
              <w:rFonts w:ascii="Consolas" w:hAnsi="Consolas" w:cs="Consolas"/>
              <w:color w:val="000000"/>
              <w:sz w:val="19"/>
              <w:szCs w:val="19"/>
            </w:rPr>
          </w:rPrChange>
        </w:rPr>
      </w:pPr>
      <w:ins w:id="8672" w:author="Airat Shigapov" w:date="2021-10-27T23:04:00Z">
        <w:r w:rsidRPr="008C09BE">
          <w:rPr>
            <w:rFonts w:ascii="Times New Roman" w:hAnsi="Times New Roman" w:cs="Times New Roman"/>
            <w:sz w:val="20"/>
            <w:szCs w:val="20"/>
            <w:lang w:val="en-US"/>
            <w:rPrChange w:id="8673"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8674" w:author="Airat Shigapov" w:date="2021-10-27T23:08:00Z">
              <w:rPr>
                <w:rFonts w:ascii="Consolas" w:hAnsi="Consolas" w:cs="Consolas"/>
                <w:color w:val="FF0000"/>
                <w:sz w:val="19"/>
                <w:szCs w:val="19"/>
              </w:rPr>
            </w:rPrChange>
          </w:rPr>
          <w:t xml:space="preserve"> </w:t>
        </w:r>
        <w:proofErr w:type="spellStart"/>
        <w:proofErr w:type="gramStart"/>
        <w:r w:rsidRPr="008C09BE">
          <w:rPr>
            <w:rFonts w:ascii="Times New Roman" w:hAnsi="Times New Roman" w:cs="Times New Roman"/>
            <w:sz w:val="20"/>
            <w:szCs w:val="20"/>
            <w:lang w:val="en-US"/>
            <w:rPrChange w:id="8675" w:author="Airat Shigapov" w:date="2021-10-27T23:08:00Z">
              <w:rPr>
                <w:rFonts w:ascii="Consolas" w:hAnsi="Consolas" w:cs="Consolas"/>
                <w:color w:val="FF0000"/>
                <w:sz w:val="19"/>
                <w:szCs w:val="19"/>
              </w:rPr>
            </w:rPrChange>
          </w:rPr>
          <w:t>xmlns</w:t>
        </w:r>
        <w:r w:rsidRPr="008C09BE">
          <w:rPr>
            <w:rFonts w:ascii="Times New Roman" w:hAnsi="Times New Roman" w:cs="Times New Roman"/>
            <w:sz w:val="20"/>
            <w:szCs w:val="20"/>
            <w:lang w:val="en-US"/>
            <w:rPrChange w:id="8676" w:author="Airat Shigapov" w:date="2021-10-27T23:08:00Z">
              <w:rPr>
                <w:rFonts w:ascii="Consolas" w:hAnsi="Consolas" w:cs="Consolas"/>
                <w:color w:val="0000FF"/>
                <w:sz w:val="19"/>
                <w:szCs w:val="19"/>
              </w:rPr>
            </w:rPrChange>
          </w:rPr>
          <w:t>:</w:t>
        </w:r>
        <w:r w:rsidRPr="008C09BE">
          <w:rPr>
            <w:rFonts w:ascii="Times New Roman" w:hAnsi="Times New Roman" w:cs="Times New Roman"/>
            <w:sz w:val="20"/>
            <w:szCs w:val="20"/>
            <w:lang w:val="en-US"/>
            <w:rPrChange w:id="8677" w:author="Airat Shigapov" w:date="2021-10-27T23:08:00Z">
              <w:rPr>
                <w:rFonts w:ascii="Consolas" w:hAnsi="Consolas" w:cs="Consolas"/>
                <w:color w:val="FF0000"/>
                <w:sz w:val="19"/>
                <w:szCs w:val="19"/>
              </w:rPr>
            </w:rPrChange>
          </w:rPr>
          <w:t>local</w:t>
        </w:r>
        <w:proofErr w:type="spellEnd"/>
        <w:proofErr w:type="gramEnd"/>
        <w:r w:rsidRPr="008C09BE">
          <w:rPr>
            <w:rFonts w:ascii="Times New Roman" w:hAnsi="Times New Roman" w:cs="Times New Roman"/>
            <w:sz w:val="20"/>
            <w:szCs w:val="20"/>
            <w:lang w:val="en-US"/>
            <w:rPrChange w:id="8678" w:author="Airat Shigapov" w:date="2021-10-27T23:08:00Z">
              <w:rPr>
                <w:rFonts w:ascii="Consolas" w:hAnsi="Consolas" w:cs="Consolas"/>
                <w:color w:val="0000FF"/>
                <w:sz w:val="19"/>
                <w:szCs w:val="19"/>
              </w:rPr>
            </w:rPrChange>
          </w:rPr>
          <w:t>="</w:t>
        </w:r>
        <w:proofErr w:type="spellStart"/>
        <w:r w:rsidRPr="008C09BE">
          <w:rPr>
            <w:rFonts w:ascii="Times New Roman" w:hAnsi="Times New Roman" w:cs="Times New Roman"/>
            <w:sz w:val="20"/>
            <w:szCs w:val="20"/>
            <w:lang w:val="en-US"/>
            <w:rPrChange w:id="8679" w:author="Airat Shigapov" w:date="2021-10-27T23:08:00Z">
              <w:rPr>
                <w:rFonts w:ascii="Consolas" w:hAnsi="Consolas" w:cs="Consolas"/>
                <w:color w:val="0000FF"/>
                <w:sz w:val="19"/>
                <w:szCs w:val="19"/>
              </w:rPr>
            </w:rPrChange>
          </w:rPr>
          <w:t>clr-namespace:CarShop</w:t>
        </w:r>
        <w:proofErr w:type="spellEnd"/>
        <w:r w:rsidRPr="008C09BE">
          <w:rPr>
            <w:rFonts w:ascii="Times New Roman" w:hAnsi="Times New Roman" w:cs="Times New Roman"/>
            <w:sz w:val="20"/>
            <w:szCs w:val="20"/>
            <w:lang w:val="en-US"/>
            <w:rPrChange w:id="8680" w:author="Airat Shigapov" w:date="2021-10-27T23:08:00Z">
              <w:rPr>
                <w:rFonts w:ascii="Consolas" w:hAnsi="Consolas" w:cs="Consolas"/>
                <w:color w:val="0000FF"/>
                <w:sz w:val="19"/>
                <w:szCs w:val="19"/>
              </w:rPr>
            </w:rPrChange>
          </w:rPr>
          <w:t>"</w:t>
        </w:r>
      </w:ins>
    </w:p>
    <w:p w14:paraId="1F222031" w14:textId="77777777" w:rsidR="001118C1" w:rsidRPr="008C09BE" w:rsidRDefault="001118C1" w:rsidP="001118C1">
      <w:pPr>
        <w:autoSpaceDE w:val="0"/>
        <w:autoSpaceDN w:val="0"/>
        <w:adjustRightInd w:val="0"/>
        <w:spacing w:after="0" w:line="240" w:lineRule="auto"/>
        <w:rPr>
          <w:ins w:id="8681" w:author="Airat Shigapov" w:date="2021-10-27T23:04:00Z"/>
          <w:rFonts w:ascii="Times New Roman" w:hAnsi="Times New Roman" w:cs="Times New Roman"/>
          <w:sz w:val="20"/>
          <w:szCs w:val="20"/>
          <w:lang w:val="en-US"/>
          <w:rPrChange w:id="8682" w:author="Airat Shigapov" w:date="2021-10-27T23:08:00Z">
            <w:rPr>
              <w:ins w:id="8683" w:author="Airat Shigapov" w:date="2021-10-27T23:04:00Z"/>
              <w:rFonts w:ascii="Consolas" w:hAnsi="Consolas" w:cs="Consolas"/>
              <w:color w:val="000000"/>
              <w:sz w:val="19"/>
              <w:szCs w:val="19"/>
            </w:rPr>
          </w:rPrChange>
        </w:rPr>
      </w:pPr>
      <w:ins w:id="8684" w:author="Airat Shigapov" w:date="2021-10-27T23:04:00Z">
        <w:r w:rsidRPr="008C09BE">
          <w:rPr>
            <w:rFonts w:ascii="Times New Roman" w:hAnsi="Times New Roman" w:cs="Times New Roman"/>
            <w:sz w:val="20"/>
            <w:szCs w:val="20"/>
            <w:lang w:val="en-US"/>
            <w:rPrChange w:id="8685"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8686" w:author="Airat Shigapov" w:date="2021-10-27T23:08:00Z">
              <w:rPr>
                <w:rFonts w:ascii="Consolas" w:hAnsi="Consolas" w:cs="Consolas"/>
                <w:color w:val="FF0000"/>
                <w:sz w:val="19"/>
                <w:szCs w:val="19"/>
              </w:rPr>
            </w:rPrChange>
          </w:rPr>
          <w:t xml:space="preserve"> </w:t>
        </w:r>
        <w:proofErr w:type="spellStart"/>
        <w:proofErr w:type="gramStart"/>
        <w:r w:rsidRPr="008C09BE">
          <w:rPr>
            <w:rFonts w:ascii="Times New Roman" w:hAnsi="Times New Roman" w:cs="Times New Roman"/>
            <w:sz w:val="20"/>
            <w:szCs w:val="20"/>
            <w:lang w:val="en-US"/>
            <w:rPrChange w:id="8687" w:author="Airat Shigapov" w:date="2021-10-27T23:08:00Z">
              <w:rPr>
                <w:rFonts w:ascii="Consolas" w:hAnsi="Consolas" w:cs="Consolas"/>
                <w:color w:val="FF0000"/>
                <w:sz w:val="19"/>
                <w:szCs w:val="19"/>
              </w:rPr>
            </w:rPrChange>
          </w:rPr>
          <w:t>mc</w:t>
        </w:r>
        <w:r w:rsidRPr="008C09BE">
          <w:rPr>
            <w:rFonts w:ascii="Times New Roman" w:hAnsi="Times New Roman" w:cs="Times New Roman"/>
            <w:sz w:val="20"/>
            <w:szCs w:val="20"/>
            <w:lang w:val="en-US"/>
            <w:rPrChange w:id="8688" w:author="Airat Shigapov" w:date="2021-10-27T23:08:00Z">
              <w:rPr>
                <w:rFonts w:ascii="Consolas" w:hAnsi="Consolas" w:cs="Consolas"/>
                <w:color w:val="0000FF"/>
                <w:sz w:val="19"/>
                <w:szCs w:val="19"/>
              </w:rPr>
            </w:rPrChange>
          </w:rPr>
          <w:t>:</w:t>
        </w:r>
        <w:r w:rsidRPr="008C09BE">
          <w:rPr>
            <w:rFonts w:ascii="Times New Roman" w:hAnsi="Times New Roman" w:cs="Times New Roman"/>
            <w:sz w:val="20"/>
            <w:szCs w:val="20"/>
            <w:lang w:val="en-US"/>
            <w:rPrChange w:id="8689" w:author="Airat Shigapov" w:date="2021-10-27T23:08:00Z">
              <w:rPr>
                <w:rFonts w:ascii="Consolas" w:hAnsi="Consolas" w:cs="Consolas"/>
                <w:color w:val="FF0000"/>
                <w:sz w:val="19"/>
                <w:szCs w:val="19"/>
              </w:rPr>
            </w:rPrChange>
          </w:rPr>
          <w:t>Ignorable</w:t>
        </w:r>
        <w:proofErr w:type="spellEnd"/>
        <w:proofErr w:type="gramEnd"/>
        <w:r w:rsidRPr="008C09BE">
          <w:rPr>
            <w:rFonts w:ascii="Times New Roman" w:hAnsi="Times New Roman" w:cs="Times New Roman"/>
            <w:sz w:val="20"/>
            <w:szCs w:val="20"/>
            <w:lang w:val="en-US"/>
            <w:rPrChange w:id="8690" w:author="Airat Shigapov" w:date="2021-10-27T23:08:00Z">
              <w:rPr>
                <w:rFonts w:ascii="Consolas" w:hAnsi="Consolas" w:cs="Consolas"/>
                <w:color w:val="0000FF"/>
                <w:sz w:val="19"/>
                <w:szCs w:val="19"/>
              </w:rPr>
            </w:rPrChange>
          </w:rPr>
          <w:t>="d"</w:t>
        </w:r>
        <w:r w:rsidRPr="008C09BE">
          <w:rPr>
            <w:rFonts w:ascii="Times New Roman" w:hAnsi="Times New Roman" w:cs="Times New Roman"/>
            <w:sz w:val="20"/>
            <w:szCs w:val="20"/>
            <w:lang w:val="en-US"/>
            <w:rPrChange w:id="8691" w:author="Airat Shigapov" w:date="2021-10-27T23:08:00Z">
              <w:rPr>
                <w:rFonts w:ascii="Consolas" w:hAnsi="Consolas" w:cs="Consolas"/>
                <w:color w:val="000000"/>
                <w:sz w:val="19"/>
                <w:szCs w:val="19"/>
              </w:rPr>
            </w:rPrChange>
          </w:rPr>
          <w:t xml:space="preserve"> </w:t>
        </w:r>
      </w:ins>
    </w:p>
    <w:p w14:paraId="7B39CCB1" w14:textId="77777777" w:rsidR="001118C1" w:rsidRPr="008C09BE" w:rsidRDefault="001118C1" w:rsidP="001118C1">
      <w:pPr>
        <w:autoSpaceDE w:val="0"/>
        <w:autoSpaceDN w:val="0"/>
        <w:adjustRightInd w:val="0"/>
        <w:spacing w:after="0" w:line="240" w:lineRule="auto"/>
        <w:rPr>
          <w:ins w:id="8692" w:author="Airat Shigapov" w:date="2021-10-27T23:04:00Z"/>
          <w:rFonts w:ascii="Times New Roman" w:hAnsi="Times New Roman" w:cs="Times New Roman"/>
          <w:sz w:val="20"/>
          <w:szCs w:val="20"/>
          <w:lang w:val="en-US"/>
          <w:rPrChange w:id="8693" w:author="Airat Shigapov" w:date="2021-10-27T23:08:00Z">
            <w:rPr>
              <w:ins w:id="8694" w:author="Airat Shigapov" w:date="2021-10-27T23:04:00Z"/>
              <w:rFonts w:ascii="Consolas" w:hAnsi="Consolas" w:cs="Consolas"/>
              <w:color w:val="000000"/>
              <w:sz w:val="19"/>
              <w:szCs w:val="19"/>
            </w:rPr>
          </w:rPrChange>
        </w:rPr>
      </w:pPr>
      <w:ins w:id="8695" w:author="Airat Shigapov" w:date="2021-10-27T23:04:00Z">
        <w:r w:rsidRPr="008C09BE">
          <w:rPr>
            <w:rFonts w:ascii="Times New Roman" w:hAnsi="Times New Roman" w:cs="Times New Roman"/>
            <w:sz w:val="20"/>
            <w:szCs w:val="20"/>
            <w:lang w:val="en-US"/>
            <w:rPrChange w:id="8696"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8697" w:author="Airat Shigapov" w:date="2021-10-27T23:08:00Z">
              <w:rPr>
                <w:rFonts w:ascii="Consolas" w:hAnsi="Consolas" w:cs="Consolas"/>
                <w:color w:val="FF0000"/>
                <w:sz w:val="19"/>
                <w:szCs w:val="19"/>
              </w:rPr>
            </w:rPrChange>
          </w:rPr>
          <w:t xml:space="preserve"> </w:t>
        </w:r>
        <w:proofErr w:type="gramStart"/>
        <w:r w:rsidRPr="008C09BE">
          <w:rPr>
            <w:rFonts w:ascii="Times New Roman" w:hAnsi="Times New Roman" w:cs="Times New Roman"/>
            <w:sz w:val="20"/>
            <w:szCs w:val="20"/>
            <w:lang w:val="en-US"/>
            <w:rPrChange w:id="8698" w:author="Airat Shigapov" w:date="2021-10-27T23:08:00Z">
              <w:rPr>
                <w:rFonts w:ascii="Consolas" w:hAnsi="Consolas" w:cs="Consolas"/>
                <w:color w:val="FF0000"/>
                <w:sz w:val="19"/>
                <w:szCs w:val="19"/>
              </w:rPr>
            </w:rPrChange>
          </w:rPr>
          <w:t>d</w:t>
        </w:r>
        <w:r w:rsidRPr="008C09BE">
          <w:rPr>
            <w:rFonts w:ascii="Times New Roman" w:hAnsi="Times New Roman" w:cs="Times New Roman"/>
            <w:sz w:val="20"/>
            <w:szCs w:val="20"/>
            <w:lang w:val="en-US"/>
            <w:rPrChange w:id="8699" w:author="Airat Shigapov" w:date="2021-10-27T23:08:00Z">
              <w:rPr>
                <w:rFonts w:ascii="Consolas" w:hAnsi="Consolas" w:cs="Consolas"/>
                <w:color w:val="0000FF"/>
                <w:sz w:val="19"/>
                <w:szCs w:val="19"/>
              </w:rPr>
            </w:rPrChange>
          </w:rPr>
          <w:t>:</w:t>
        </w:r>
        <w:r w:rsidRPr="008C09BE">
          <w:rPr>
            <w:rFonts w:ascii="Times New Roman" w:hAnsi="Times New Roman" w:cs="Times New Roman"/>
            <w:sz w:val="20"/>
            <w:szCs w:val="20"/>
            <w:lang w:val="en-US"/>
            <w:rPrChange w:id="8700" w:author="Airat Shigapov" w:date="2021-10-27T23:08:00Z">
              <w:rPr>
                <w:rFonts w:ascii="Consolas" w:hAnsi="Consolas" w:cs="Consolas"/>
                <w:color w:val="FF0000"/>
                <w:sz w:val="19"/>
                <w:szCs w:val="19"/>
              </w:rPr>
            </w:rPrChange>
          </w:rPr>
          <w:t>DesignHeight</w:t>
        </w:r>
        <w:proofErr w:type="gramEnd"/>
        <w:r w:rsidRPr="008C09BE">
          <w:rPr>
            <w:rFonts w:ascii="Times New Roman" w:hAnsi="Times New Roman" w:cs="Times New Roman"/>
            <w:sz w:val="20"/>
            <w:szCs w:val="20"/>
            <w:lang w:val="en-US"/>
            <w:rPrChange w:id="8701" w:author="Airat Shigapov" w:date="2021-10-27T23:08:00Z">
              <w:rPr>
                <w:rFonts w:ascii="Consolas" w:hAnsi="Consolas" w:cs="Consolas"/>
                <w:color w:val="0000FF"/>
                <w:sz w:val="19"/>
                <w:szCs w:val="19"/>
              </w:rPr>
            </w:rPrChange>
          </w:rPr>
          <w:t>="500"</w:t>
        </w:r>
        <w:r w:rsidRPr="008C09BE">
          <w:rPr>
            <w:rFonts w:ascii="Times New Roman" w:hAnsi="Times New Roman" w:cs="Times New Roman"/>
            <w:sz w:val="20"/>
            <w:szCs w:val="20"/>
            <w:lang w:val="en-US"/>
            <w:rPrChange w:id="8702" w:author="Airat Shigapov" w:date="2021-10-27T23:08:00Z">
              <w:rPr>
                <w:rFonts w:ascii="Consolas" w:hAnsi="Consolas" w:cs="Consolas"/>
                <w:color w:val="FF0000"/>
                <w:sz w:val="19"/>
                <w:szCs w:val="19"/>
              </w:rPr>
            </w:rPrChange>
          </w:rPr>
          <w:t xml:space="preserve"> d</w:t>
        </w:r>
        <w:r w:rsidRPr="008C09BE">
          <w:rPr>
            <w:rFonts w:ascii="Times New Roman" w:hAnsi="Times New Roman" w:cs="Times New Roman"/>
            <w:sz w:val="20"/>
            <w:szCs w:val="20"/>
            <w:lang w:val="en-US"/>
            <w:rPrChange w:id="8703" w:author="Airat Shigapov" w:date="2021-10-27T23:08:00Z">
              <w:rPr>
                <w:rFonts w:ascii="Consolas" w:hAnsi="Consolas" w:cs="Consolas"/>
                <w:color w:val="0000FF"/>
                <w:sz w:val="19"/>
                <w:szCs w:val="19"/>
              </w:rPr>
            </w:rPrChange>
          </w:rPr>
          <w:t>:</w:t>
        </w:r>
        <w:r w:rsidRPr="008C09BE">
          <w:rPr>
            <w:rFonts w:ascii="Times New Roman" w:hAnsi="Times New Roman" w:cs="Times New Roman"/>
            <w:sz w:val="20"/>
            <w:szCs w:val="20"/>
            <w:lang w:val="en-US"/>
            <w:rPrChange w:id="8704" w:author="Airat Shigapov" w:date="2021-10-27T23:08:00Z">
              <w:rPr>
                <w:rFonts w:ascii="Consolas" w:hAnsi="Consolas" w:cs="Consolas"/>
                <w:color w:val="FF0000"/>
                <w:sz w:val="19"/>
                <w:szCs w:val="19"/>
              </w:rPr>
            </w:rPrChange>
          </w:rPr>
          <w:t>DesignWidth</w:t>
        </w:r>
        <w:r w:rsidRPr="008C09BE">
          <w:rPr>
            <w:rFonts w:ascii="Times New Roman" w:hAnsi="Times New Roman" w:cs="Times New Roman"/>
            <w:sz w:val="20"/>
            <w:szCs w:val="20"/>
            <w:lang w:val="en-US"/>
            <w:rPrChange w:id="8705" w:author="Airat Shigapov" w:date="2021-10-27T23:08:00Z">
              <w:rPr>
                <w:rFonts w:ascii="Consolas" w:hAnsi="Consolas" w:cs="Consolas"/>
                <w:color w:val="0000FF"/>
                <w:sz w:val="19"/>
                <w:szCs w:val="19"/>
              </w:rPr>
            </w:rPrChange>
          </w:rPr>
          <w:t>="1400"</w:t>
        </w:r>
      </w:ins>
    </w:p>
    <w:p w14:paraId="736E9AC8" w14:textId="77777777" w:rsidR="001118C1" w:rsidRPr="008C09BE" w:rsidRDefault="001118C1" w:rsidP="001118C1">
      <w:pPr>
        <w:autoSpaceDE w:val="0"/>
        <w:autoSpaceDN w:val="0"/>
        <w:adjustRightInd w:val="0"/>
        <w:spacing w:after="0" w:line="240" w:lineRule="auto"/>
        <w:rPr>
          <w:ins w:id="8706" w:author="Airat Shigapov" w:date="2021-10-27T23:04:00Z"/>
          <w:rFonts w:ascii="Times New Roman" w:hAnsi="Times New Roman" w:cs="Times New Roman"/>
          <w:sz w:val="20"/>
          <w:szCs w:val="20"/>
          <w:lang w:val="en-US"/>
          <w:rPrChange w:id="8707" w:author="Airat Shigapov" w:date="2021-10-27T23:08:00Z">
            <w:rPr>
              <w:ins w:id="8708" w:author="Airat Shigapov" w:date="2021-10-27T23:04:00Z"/>
              <w:rFonts w:ascii="Consolas" w:hAnsi="Consolas" w:cs="Consolas"/>
              <w:color w:val="000000"/>
              <w:sz w:val="19"/>
              <w:szCs w:val="19"/>
            </w:rPr>
          </w:rPrChange>
        </w:rPr>
      </w:pPr>
      <w:ins w:id="8709" w:author="Airat Shigapov" w:date="2021-10-27T23:04:00Z">
        <w:r w:rsidRPr="008C09BE">
          <w:rPr>
            <w:rFonts w:ascii="Times New Roman" w:hAnsi="Times New Roman" w:cs="Times New Roman"/>
            <w:sz w:val="20"/>
            <w:szCs w:val="20"/>
            <w:lang w:val="en-US"/>
            <w:rPrChange w:id="8710"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8711" w:author="Airat Shigapov" w:date="2021-10-27T23:08:00Z">
              <w:rPr>
                <w:rFonts w:ascii="Consolas" w:hAnsi="Consolas" w:cs="Consolas"/>
                <w:color w:val="FF0000"/>
                <w:sz w:val="19"/>
                <w:szCs w:val="19"/>
              </w:rPr>
            </w:rPrChange>
          </w:rPr>
          <w:t xml:space="preserve"> Background</w:t>
        </w:r>
        <w:r w:rsidRPr="008C09BE">
          <w:rPr>
            <w:rFonts w:ascii="Times New Roman" w:hAnsi="Times New Roman" w:cs="Times New Roman"/>
            <w:sz w:val="20"/>
            <w:szCs w:val="20"/>
            <w:lang w:val="en-US"/>
            <w:rPrChange w:id="8712" w:author="Airat Shigapov" w:date="2021-10-27T23:08:00Z">
              <w:rPr>
                <w:rFonts w:ascii="Consolas" w:hAnsi="Consolas" w:cs="Consolas"/>
                <w:color w:val="0000FF"/>
                <w:sz w:val="19"/>
                <w:szCs w:val="19"/>
              </w:rPr>
            </w:rPrChange>
          </w:rPr>
          <w:t>="White"</w:t>
        </w:r>
      </w:ins>
    </w:p>
    <w:p w14:paraId="7534EDDA" w14:textId="77777777" w:rsidR="001118C1" w:rsidRPr="008C09BE" w:rsidRDefault="001118C1" w:rsidP="001118C1">
      <w:pPr>
        <w:autoSpaceDE w:val="0"/>
        <w:autoSpaceDN w:val="0"/>
        <w:adjustRightInd w:val="0"/>
        <w:spacing w:after="0" w:line="240" w:lineRule="auto"/>
        <w:rPr>
          <w:ins w:id="8713" w:author="Airat Shigapov" w:date="2021-10-27T23:04:00Z"/>
          <w:rFonts w:ascii="Times New Roman" w:hAnsi="Times New Roman" w:cs="Times New Roman"/>
          <w:sz w:val="20"/>
          <w:szCs w:val="20"/>
          <w:lang w:val="en-US"/>
          <w:rPrChange w:id="8714" w:author="Airat Shigapov" w:date="2021-10-27T23:08:00Z">
            <w:rPr>
              <w:ins w:id="8715" w:author="Airat Shigapov" w:date="2021-10-27T23:04:00Z"/>
              <w:rFonts w:ascii="Consolas" w:hAnsi="Consolas" w:cs="Consolas"/>
              <w:color w:val="000000"/>
              <w:sz w:val="19"/>
              <w:szCs w:val="19"/>
            </w:rPr>
          </w:rPrChange>
        </w:rPr>
      </w:pPr>
      <w:ins w:id="8716" w:author="Airat Shigapov" w:date="2021-10-27T23:04:00Z">
        <w:r w:rsidRPr="008C09BE">
          <w:rPr>
            <w:rFonts w:ascii="Times New Roman" w:hAnsi="Times New Roman" w:cs="Times New Roman"/>
            <w:sz w:val="20"/>
            <w:szCs w:val="20"/>
            <w:lang w:val="en-US"/>
            <w:rPrChange w:id="8717"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8718" w:author="Airat Shigapov" w:date="2021-10-27T23:08:00Z">
              <w:rPr>
                <w:rFonts w:ascii="Consolas" w:hAnsi="Consolas" w:cs="Consolas"/>
                <w:color w:val="FF0000"/>
                <w:sz w:val="19"/>
                <w:szCs w:val="19"/>
              </w:rPr>
            </w:rPrChange>
          </w:rPr>
          <w:t xml:space="preserve"> Title</w:t>
        </w:r>
        <w:r w:rsidRPr="008C09BE">
          <w:rPr>
            <w:rFonts w:ascii="Times New Roman" w:hAnsi="Times New Roman" w:cs="Times New Roman"/>
            <w:sz w:val="20"/>
            <w:szCs w:val="20"/>
            <w:lang w:val="en-US"/>
            <w:rPrChange w:id="8719" w:author="Airat Shigapov" w:date="2021-10-27T23:08:00Z">
              <w:rPr>
                <w:rFonts w:ascii="Consolas" w:hAnsi="Consolas" w:cs="Consolas"/>
                <w:color w:val="0000FF"/>
                <w:sz w:val="19"/>
                <w:szCs w:val="19"/>
              </w:rPr>
            </w:rPrChange>
          </w:rPr>
          <w:t>="Authorization"&gt;</w:t>
        </w:r>
      </w:ins>
    </w:p>
    <w:p w14:paraId="0A95C680" w14:textId="77777777" w:rsidR="001118C1" w:rsidRPr="008C09BE" w:rsidRDefault="001118C1" w:rsidP="001118C1">
      <w:pPr>
        <w:autoSpaceDE w:val="0"/>
        <w:autoSpaceDN w:val="0"/>
        <w:adjustRightInd w:val="0"/>
        <w:spacing w:after="0" w:line="240" w:lineRule="auto"/>
        <w:rPr>
          <w:ins w:id="8720" w:author="Airat Shigapov" w:date="2021-10-27T23:04:00Z"/>
          <w:rFonts w:ascii="Times New Roman" w:hAnsi="Times New Roman" w:cs="Times New Roman"/>
          <w:sz w:val="20"/>
          <w:szCs w:val="20"/>
          <w:lang w:val="en-US"/>
          <w:rPrChange w:id="8721" w:author="Airat Shigapov" w:date="2021-10-27T23:08:00Z">
            <w:rPr>
              <w:ins w:id="8722" w:author="Airat Shigapov" w:date="2021-10-27T23:04:00Z"/>
              <w:rFonts w:ascii="Consolas" w:hAnsi="Consolas" w:cs="Consolas"/>
              <w:color w:val="000000"/>
              <w:sz w:val="19"/>
              <w:szCs w:val="19"/>
            </w:rPr>
          </w:rPrChange>
        </w:rPr>
      </w:pPr>
      <w:ins w:id="8723" w:author="Airat Shigapov" w:date="2021-10-27T23:04:00Z">
        <w:r w:rsidRPr="008C09BE">
          <w:rPr>
            <w:rFonts w:ascii="Times New Roman" w:hAnsi="Times New Roman" w:cs="Times New Roman"/>
            <w:sz w:val="20"/>
            <w:szCs w:val="20"/>
            <w:lang w:val="en-US"/>
            <w:rPrChange w:id="8724"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8725" w:author="Airat Shigapov" w:date="2021-10-27T23:08:00Z">
              <w:rPr>
                <w:rFonts w:ascii="Consolas" w:hAnsi="Consolas" w:cs="Consolas"/>
                <w:color w:val="0000FF"/>
                <w:sz w:val="19"/>
                <w:szCs w:val="19"/>
              </w:rPr>
            </w:rPrChange>
          </w:rPr>
          <w:t>&lt;</w:t>
        </w:r>
        <w:proofErr w:type="spellStart"/>
        <w:r w:rsidRPr="008C09BE">
          <w:rPr>
            <w:rFonts w:ascii="Times New Roman" w:hAnsi="Times New Roman" w:cs="Times New Roman"/>
            <w:sz w:val="20"/>
            <w:szCs w:val="20"/>
            <w:lang w:val="en-US"/>
            <w:rPrChange w:id="8726" w:author="Airat Shigapov" w:date="2021-10-27T23:08:00Z">
              <w:rPr>
                <w:rFonts w:ascii="Consolas" w:hAnsi="Consolas" w:cs="Consolas"/>
                <w:color w:val="A31515"/>
                <w:sz w:val="19"/>
                <w:szCs w:val="19"/>
              </w:rPr>
            </w:rPrChange>
          </w:rPr>
          <w:t>Page.Resources</w:t>
        </w:r>
        <w:proofErr w:type="spellEnd"/>
        <w:r w:rsidRPr="008C09BE">
          <w:rPr>
            <w:rFonts w:ascii="Times New Roman" w:hAnsi="Times New Roman" w:cs="Times New Roman"/>
            <w:sz w:val="20"/>
            <w:szCs w:val="20"/>
            <w:lang w:val="en-US"/>
            <w:rPrChange w:id="8727" w:author="Airat Shigapov" w:date="2021-10-27T23:08:00Z">
              <w:rPr>
                <w:rFonts w:ascii="Consolas" w:hAnsi="Consolas" w:cs="Consolas"/>
                <w:color w:val="0000FF"/>
                <w:sz w:val="19"/>
                <w:szCs w:val="19"/>
              </w:rPr>
            </w:rPrChange>
          </w:rPr>
          <w:t>&gt;</w:t>
        </w:r>
      </w:ins>
    </w:p>
    <w:p w14:paraId="2EECCB2F" w14:textId="77777777" w:rsidR="001118C1" w:rsidRPr="008C09BE" w:rsidRDefault="001118C1" w:rsidP="001118C1">
      <w:pPr>
        <w:autoSpaceDE w:val="0"/>
        <w:autoSpaceDN w:val="0"/>
        <w:adjustRightInd w:val="0"/>
        <w:spacing w:after="0" w:line="240" w:lineRule="auto"/>
        <w:rPr>
          <w:ins w:id="8728" w:author="Airat Shigapov" w:date="2021-10-27T23:04:00Z"/>
          <w:rFonts w:ascii="Times New Roman" w:hAnsi="Times New Roman" w:cs="Times New Roman"/>
          <w:sz w:val="20"/>
          <w:szCs w:val="20"/>
          <w:lang w:val="en-US"/>
          <w:rPrChange w:id="8729" w:author="Airat Shigapov" w:date="2021-10-27T23:08:00Z">
            <w:rPr>
              <w:ins w:id="8730" w:author="Airat Shigapov" w:date="2021-10-27T23:04:00Z"/>
              <w:rFonts w:ascii="Consolas" w:hAnsi="Consolas" w:cs="Consolas"/>
              <w:color w:val="000000"/>
              <w:sz w:val="19"/>
              <w:szCs w:val="19"/>
            </w:rPr>
          </w:rPrChange>
        </w:rPr>
      </w:pPr>
      <w:ins w:id="8731" w:author="Airat Shigapov" w:date="2021-10-27T23:04:00Z">
        <w:r w:rsidRPr="008C09BE">
          <w:rPr>
            <w:rFonts w:ascii="Times New Roman" w:hAnsi="Times New Roman" w:cs="Times New Roman"/>
            <w:sz w:val="20"/>
            <w:szCs w:val="20"/>
            <w:lang w:val="en-US"/>
            <w:rPrChange w:id="8732"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8733" w:author="Airat Shigapov" w:date="2021-10-27T23:08:00Z">
              <w:rPr>
                <w:rFonts w:ascii="Consolas" w:hAnsi="Consolas" w:cs="Consolas"/>
                <w:color w:val="0000FF"/>
                <w:sz w:val="19"/>
                <w:szCs w:val="19"/>
              </w:rPr>
            </w:rPrChange>
          </w:rPr>
          <w:t>&lt;</w:t>
        </w:r>
        <w:proofErr w:type="spellStart"/>
        <w:r w:rsidRPr="008C09BE">
          <w:rPr>
            <w:rFonts w:ascii="Times New Roman" w:hAnsi="Times New Roman" w:cs="Times New Roman"/>
            <w:sz w:val="20"/>
            <w:szCs w:val="20"/>
            <w:lang w:val="en-US"/>
            <w:rPrChange w:id="8734" w:author="Airat Shigapov" w:date="2021-10-27T23:08:00Z">
              <w:rPr>
                <w:rFonts w:ascii="Consolas" w:hAnsi="Consolas" w:cs="Consolas"/>
                <w:color w:val="A31515"/>
                <w:sz w:val="19"/>
                <w:szCs w:val="19"/>
              </w:rPr>
            </w:rPrChange>
          </w:rPr>
          <w:t>ResourceDictionary</w:t>
        </w:r>
        <w:proofErr w:type="spellEnd"/>
        <w:r w:rsidRPr="008C09BE">
          <w:rPr>
            <w:rFonts w:ascii="Times New Roman" w:hAnsi="Times New Roman" w:cs="Times New Roman"/>
            <w:sz w:val="20"/>
            <w:szCs w:val="20"/>
            <w:lang w:val="en-US"/>
            <w:rPrChange w:id="8735" w:author="Airat Shigapov" w:date="2021-10-27T23:08:00Z">
              <w:rPr>
                <w:rFonts w:ascii="Consolas" w:hAnsi="Consolas" w:cs="Consolas"/>
                <w:color w:val="0000FF"/>
                <w:sz w:val="19"/>
                <w:szCs w:val="19"/>
              </w:rPr>
            </w:rPrChange>
          </w:rPr>
          <w:t>&gt;</w:t>
        </w:r>
      </w:ins>
    </w:p>
    <w:p w14:paraId="4D3B83C5" w14:textId="77777777" w:rsidR="001118C1" w:rsidRPr="008C09BE" w:rsidRDefault="001118C1" w:rsidP="001118C1">
      <w:pPr>
        <w:autoSpaceDE w:val="0"/>
        <w:autoSpaceDN w:val="0"/>
        <w:adjustRightInd w:val="0"/>
        <w:spacing w:after="0" w:line="240" w:lineRule="auto"/>
        <w:rPr>
          <w:ins w:id="8736" w:author="Airat Shigapov" w:date="2021-10-27T23:04:00Z"/>
          <w:rFonts w:ascii="Times New Roman" w:hAnsi="Times New Roman" w:cs="Times New Roman"/>
          <w:sz w:val="20"/>
          <w:szCs w:val="20"/>
          <w:lang w:val="en-US"/>
          <w:rPrChange w:id="8737" w:author="Airat Shigapov" w:date="2021-10-27T23:08:00Z">
            <w:rPr>
              <w:ins w:id="8738" w:author="Airat Shigapov" w:date="2021-10-27T23:04:00Z"/>
              <w:rFonts w:ascii="Consolas" w:hAnsi="Consolas" w:cs="Consolas"/>
              <w:color w:val="000000"/>
              <w:sz w:val="19"/>
              <w:szCs w:val="19"/>
            </w:rPr>
          </w:rPrChange>
        </w:rPr>
      </w:pPr>
      <w:ins w:id="8739" w:author="Airat Shigapov" w:date="2021-10-27T23:04:00Z">
        <w:r w:rsidRPr="008C09BE">
          <w:rPr>
            <w:rFonts w:ascii="Times New Roman" w:hAnsi="Times New Roman" w:cs="Times New Roman"/>
            <w:sz w:val="20"/>
            <w:szCs w:val="20"/>
            <w:lang w:val="en-US"/>
            <w:rPrChange w:id="8740"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8741" w:author="Airat Shigapov" w:date="2021-10-27T23:08:00Z">
              <w:rPr>
                <w:rFonts w:ascii="Consolas" w:hAnsi="Consolas" w:cs="Consolas"/>
                <w:color w:val="0000FF"/>
                <w:sz w:val="19"/>
                <w:szCs w:val="19"/>
              </w:rPr>
            </w:rPrChange>
          </w:rPr>
          <w:t>&lt;</w:t>
        </w:r>
        <w:r w:rsidRPr="008C09BE">
          <w:rPr>
            <w:rFonts w:ascii="Times New Roman" w:hAnsi="Times New Roman" w:cs="Times New Roman"/>
            <w:sz w:val="20"/>
            <w:szCs w:val="20"/>
            <w:lang w:val="en-US"/>
            <w:rPrChange w:id="8742" w:author="Airat Shigapov" w:date="2021-10-27T23:08:00Z">
              <w:rPr>
                <w:rFonts w:ascii="Consolas" w:hAnsi="Consolas" w:cs="Consolas"/>
                <w:color w:val="A31515"/>
                <w:sz w:val="19"/>
                <w:szCs w:val="19"/>
              </w:rPr>
            </w:rPrChange>
          </w:rPr>
          <w:t>Style</w:t>
        </w:r>
        <w:r w:rsidRPr="008C09BE">
          <w:rPr>
            <w:rFonts w:ascii="Times New Roman" w:hAnsi="Times New Roman" w:cs="Times New Roman"/>
            <w:sz w:val="20"/>
            <w:szCs w:val="20"/>
            <w:lang w:val="en-US"/>
            <w:rPrChange w:id="8743" w:author="Airat Shigapov" w:date="2021-10-27T23:08:00Z">
              <w:rPr>
                <w:rFonts w:ascii="Consolas" w:hAnsi="Consolas" w:cs="Consolas"/>
                <w:color w:val="FF0000"/>
                <w:sz w:val="19"/>
                <w:szCs w:val="19"/>
              </w:rPr>
            </w:rPrChange>
          </w:rPr>
          <w:t xml:space="preserve"> </w:t>
        </w:r>
        <w:proofErr w:type="spellStart"/>
        <w:r w:rsidRPr="008C09BE">
          <w:rPr>
            <w:rFonts w:ascii="Times New Roman" w:hAnsi="Times New Roman" w:cs="Times New Roman"/>
            <w:sz w:val="20"/>
            <w:szCs w:val="20"/>
            <w:lang w:val="en-US"/>
            <w:rPrChange w:id="8744" w:author="Airat Shigapov" w:date="2021-10-27T23:08:00Z">
              <w:rPr>
                <w:rFonts w:ascii="Consolas" w:hAnsi="Consolas" w:cs="Consolas"/>
                <w:color w:val="FF0000"/>
                <w:sz w:val="19"/>
                <w:szCs w:val="19"/>
              </w:rPr>
            </w:rPrChange>
          </w:rPr>
          <w:t>TargetType</w:t>
        </w:r>
        <w:proofErr w:type="spellEnd"/>
        <w:r w:rsidRPr="008C09BE">
          <w:rPr>
            <w:rFonts w:ascii="Times New Roman" w:hAnsi="Times New Roman" w:cs="Times New Roman"/>
            <w:sz w:val="20"/>
            <w:szCs w:val="20"/>
            <w:lang w:val="en-US"/>
            <w:rPrChange w:id="8745" w:author="Airat Shigapov" w:date="2021-10-27T23:08:00Z">
              <w:rPr>
                <w:rFonts w:ascii="Consolas" w:hAnsi="Consolas" w:cs="Consolas"/>
                <w:color w:val="0000FF"/>
                <w:sz w:val="19"/>
                <w:szCs w:val="19"/>
              </w:rPr>
            </w:rPrChange>
          </w:rPr>
          <w:t>="</w:t>
        </w:r>
        <w:proofErr w:type="spellStart"/>
        <w:r w:rsidRPr="008C09BE">
          <w:rPr>
            <w:rFonts w:ascii="Times New Roman" w:hAnsi="Times New Roman" w:cs="Times New Roman"/>
            <w:sz w:val="20"/>
            <w:szCs w:val="20"/>
            <w:lang w:val="en-US"/>
            <w:rPrChange w:id="8746" w:author="Airat Shigapov" w:date="2021-10-27T23:08:00Z">
              <w:rPr>
                <w:rFonts w:ascii="Consolas" w:hAnsi="Consolas" w:cs="Consolas"/>
                <w:color w:val="0000FF"/>
                <w:sz w:val="19"/>
                <w:szCs w:val="19"/>
              </w:rPr>
            </w:rPrChange>
          </w:rPr>
          <w:t>TextBox</w:t>
        </w:r>
        <w:proofErr w:type="spellEnd"/>
        <w:r w:rsidRPr="008C09BE">
          <w:rPr>
            <w:rFonts w:ascii="Times New Roman" w:hAnsi="Times New Roman" w:cs="Times New Roman"/>
            <w:sz w:val="20"/>
            <w:szCs w:val="20"/>
            <w:lang w:val="en-US"/>
            <w:rPrChange w:id="8747" w:author="Airat Shigapov" w:date="2021-10-27T23:08:00Z">
              <w:rPr>
                <w:rFonts w:ascii="Consolas" w:hAnsi="Consolas" w:cs="Consolas"/>
                <w:color w:val="0000FF"/>
                <w:sz w:val="19"/>
                <w:szCs w:val="19"/>
              </w:rPr>
            </w:rPrChange>
          </w:rPr>
          <w:t>" &gt;</w:t>
        </w:r>
      </w:ins>
    </w:p>
    <w:p w14:paraId="7F3AF128" w14:textId="77777777" w:rsidR="001118C1" w:rsidRPr="008C09BE" w:rsidRDefault="001118C1" w:rsidP="001118C1">
      <w:pPr>
        <w:autoSpaceDE w:val="0"/>
        <w:autoSpaceDN w:val="0"/>
        <w:adjustRightInd w:val="0"/>
        <w:spacing w:after="0" w:line="240" w:lineRule="auto"/>
        <w:rPr>
          <w:ins w:id="8748" w:author="Airat Shigapov" w:date="2021-10-27T23:04:00Z"/>
          <w:rFonts w:ascii="Times New Roman" w:hAnsi="Times New Roman" w:cs="Times New Roman"/>
          <w:sz w:val="20"/>
          <w:szCs w:val="20"/>
          <w:lang w:val="en-US"/>
          <w:rPrChange w:id="8749" w:author="Airat Shigapov" w:date="2021-10-27T23:08:00Z">
            <w:rPr>
              <w:ins w:id="8750" w:author="Airat Shigapov" w:date="2021-10-27T23:04:00Z"/>
              <w:rFonts w:ascii="Consolas" w:hAnsi="Consolas" w:cs="Consolas"/>
              <w:color w:val="000000"/>
              <w:sz w:val="19"/>
              <w:szCs w:val="19"/>
            </w:rPr>
          </w:rPrChange>
        </w:rPr>
      </w:pPr>
      <w:ins w:id="8751" w:author="Airat Shigapov" w:date="2021-10-27T23:04:00Z">
        <w:r w:rsidRPr="008C09BE">
          <w:rPr>
            <w:rFonts w:ascii="Times New Roman" w:hAnsi="Times New Roman" w:cs="Times New Roman"/>
            <w:sz w:val="20"/>
            <w:szCs w:val="20"/>
            <w:lang w:val="en-US"/>
            <w:rPrChange w:id="8752"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8753" w:author="Airat Shigapov" w:date="2021-10-27T23:08:00Z">
              <w:rPr>
                <w:rFonts w:ascii="Consolas" w:hAnsi="Consolas" w:cs="Consolas"/>
                <w:color w:val="0000FF"/>
                <w:sz w:val="19"/>
                <w:szCs w:val="19"/>
              </w:rPr>
            </w:rPrChange>
          </w:rPr>
          <w:t>&lt;</w:t>
        </w:r>
        <w:r w:rsidRPr="008C09BE">
          <w:rPr>
            <w:rFonts w:ascii="Times New Roman" w:hAnsi="Times New Roman" w:cs="Times New Roman"/>
            <w:sz w:val="20"/>
            <w:szCs w:val="20"/>
            <w:lang w:val="en-US"/>
            <w:rPrChange w:id="8754" w:author="Airat Shigapov" w:date="2021-10-27T23:08:00Z">
              <w:rPr>
                <w:rFonts w:ascii="Consolas" w:hAnsi="Consolas" w:cs="Consolas"/>
                <w:color w:val="A31515"/>
                <w:sz w:val="19"/>
                <w:szCs w:val="19"/>
              </w:rPr>
            </w:rPrChange>
          </w:rPr>
          <w:t>Setter</w:t>
        </w:r>
        <w:r w:rsidRPr="008C09BE">
          <w:rPr>
            <w:rFonts w:ascii="Times New Roman" w:hAnsi="Times New Roman" w:cs="Times New Roman"/>
            <w:sz w:val="20"/>
            <w:szCs w:val="20"/>
            <w:lang w:val="en-US"/>
            <w:rPrChange w:id="8755" w:author="Airat Shigapov" w:date="2021-10-27T23:08:00Z">
              <w:rPr>
                <w:rFonts w:ascii="Consolas" w:hAnsi="Consolas" w:cs="Consolas"/>
                <w:color w:val="FF0000"/>
                <w:sz w:val="19"/>
                <w:szCs w:val="19"/>
              </w:rPr>
            </w:rPrChange>
          </w:rPr>
          <w:t xml:space="preserve"> Property</w:t>
        </w:r>
        <w:r w:rsidRPr="008C09BE">
          <w:rPr>
            <w:rFonts w:ascii="Times New Roman" w:hAnsi="Times New Roman" w:cs="Times New Roman"/>
            <w:sz w:val="20"/>
            <w:szCs w:val="20"/>
            <w:lang w:val="en-US"/>
            <w:rPrChange w:id="8756" w:author="Airat Shigapov" w:date="2021-10-27T23:08:00Z">
              <w:rPr>
                <w:rFonts w:ascii="Consolas" w:hAnsi="Consolas" w:cs="Consolas"/>
                <w:color w:val="0000FF"/>
                <w:sz w:val="19"/>
                <w:szCs w:val="19"/>
              </w:rPr>
            </w:rPrChange>
          </w:rPr>
          <w:t>="</w:t>
        </w:r>
        <w:proofErr w:type="spellStart"/>
        <w:r w:rsidRPr="008C09BE">
          <w:rPr>
            <w:rFonts w:ascii="Times New Roman" w:hAnsi="Times New Roman" w:cs="Times New Roman"/>
            <w:sz w:val="20"/>
            <w:szCs w:val="20"/>
            <w:lang w:val="en-US"/>
            <w:rPrChange w:id="8757" w:author="Airat Shigapov" w:date="2021-10-27T23:08:00Z">
              <w:rPr>
                <w:rFonts w:ascii="Consolas" w:hAnsi="Consolas" w:cs="Consolas"/>
                <w:color w:val="0000FF"/>
                <w:sz w:val="19"/>
                <w:szCs w:val="19"/>
              </w:rPr>
            </w:rPrChange>
          </w:rPr>
          <w:t>FontSize</w:t>
        </w:r>
        <w:proofErr w:type="spellEnd"/>
        <w:r w:rsidRPr="008C09BE">
          <w:rPr>
            <w:rFonts w:ascii="Times New Roman" w:hAnsi="Times New Roman" w:cs="Times New Roman"/>
            <w:sz w:val="20"/>
            <w:szCs w:val="20"/>
            <w:lang w:val="en-US"/>
            <w:rPrChange w:id="8758" w:author="Airat Shigapov" w:date="2021-10-27T23:08:00Z">
              <w:rPr>
                <w:rFonts w:ascii="Consolas" w:hAnsi="Consolas" w:cs="Consolas"/>
                <w:color w:val="0000FF"/>
                <w:sz w:val="19"/>
                <w:szCs w:val="19"/>
              </w:rPr>
            </w:rPrChange>
          </w:rPr>
          <w:t>"</w:t>
        </w:r>
        <w:r w:rsidRPr="008C09BE">
          <w:rPr>
            <w:rFonts w:ascii="Times New Roman" w:hAnsi="Times New Roman" w:cs="Times New Roman"/>
            <w:sz w:val="20"/>
            <w:szCs w:val="20"/>
            <w:lang w:val="en-US"/>
            <w:rPrChange w:id="8759" w:author="Airat Shigapov" w:date="2021-10-27T23:08:00Z">
              <w:rPr>
                <w:rFonts w:ascii="Consolas" w:hAnsi="Consolas" w:cs="Consolas"/>
                <w:color w:val="FF0000"/>
                <w:sz w:val="19"/>
                <w:szCs w:val="19"/>
              </w:rPr>
            </w:rPrChange>
          </w:rPr>
          <w:t xml:space="preserve"> Value</w:t>
        </w:r>
        <w:r w:rsidRPr="008C09BE">
          <w:rPr>
            <w:rFonts w:ascii="Times New Roman" w:hAnsi="Times New Roman" w:cs="Times New Roman"/>
            <w:sz w:val="20"/>
            <w:szCs w:val="20"/>
            <w:lang w:val="en-US"/>
            <w:rPrChange w:id="8760" w:author="Airat Shigapov" w:date="2021-10-27T23:08:00Z">
              <w:rPr>
                <w:rFonts w:ascii="Consolas" w:hAnsi="Consolas" w:cs="Consolas"/>
                <w:color w:val="0000FF"/>
                <w:sz w:val="19"/>
                <w:szCs w:val="19"/>
              </w:rPr>
            </w:rPrChange>
          </w:rPr>
          <w:t>="17"/&gt;</w:t>
        </w:r>
      </w:ins>
    </w:p>
    <w:p w14:paraId="13428E82" w14:textId="77777777" w:rsidR="001118C1" w:rsidRPr="008C09BE" w:rsidRDefault="001118C1" w:rsidP="001118C1">
      <w:pPr>
        <w:autoSpaceDE w:val="0"/>
        <w:autoSpaceDN w:val="0"/>
        <w:adjustRightInd w:val="0"/>
        <w:spacing w:after="0" w:line="240" w:lineRule="auto"/>
        <w:rPr>
          <w:ins w:id="8761" w:author="Airat Shigapov" w:date="2021-10-27T23:04:00Z"/>
          <w:rFonts w:ascii="Times New Roman" w:hAnsi="Times New Roman" w:cs="Times New Roman"/>
          <w:sz w:val="20"/>
          <w:szCs w:val="20"/>
          <w:lang w:val="en-US"/>
          <w:rPrChange w:id="8762" w:author="Airat Shigapov" w:date="2021-10-27T23:08:00Z">
            <w:rPr>
              <w:ins w:id="8763" w:author="Airat Shigapov" w:date="2021-10-27T23:04:00Z"/>
              <w:rFonts w:ascii="Consolas" w:hAnsi="Consolas" w:cs="Consolas"/>
              <w:color w:val="000000"/>
              <w:sz w:val="19"/>
              <w:szCs w:val="19"/>
            </w:rPr>
          </w:rPrChange>
        </w:rPr>
      </w:pPr>
      <w:ins w:id="8764" w:author="Airat Shigapov" w:date="2021-10-27T23:04:00Z">
        <w:r w:rsidRPr="008C09BE">
          <w:rPr>
            <w:rFonts w:ascii="Times New Roman" w:hAnsi="Times New Roman" w:cs="Times New Roman"/>
            <w:sz w:val="20"/>
            <w:szCs w:val="20"/>
            <w:lang w:val="en-US"/>
            <w:rPrChange w:id="8765"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8766" w:author="Airat Shigapov" w:date="2021-10-27T23:08:00Z">
              <w:rPr>
                <w:rFonts w:ascii="Consolas" w:hAnsi="Consolas" w:cs="Consolas"/>
                <w:color w:val="0000FF"/>
                <w:sz w:val="19"/>
                <w:szCs w:val="19"/>
              </w:rPr>
            </w:rPrChange>
          </w:rPr>
          <w:t>&lt;</w:t>
        </w:r>
        <w:r w:rsidRPr="008C09BE">
          <w:rPr>
            <w:rFonts w:ascii="Times New Roman" w:hAnsi="Times New Roman" w:cs="Times New Roman"/>
            <w:sz w:val="20"/>
            <w:szCs w:val="20"/>
            <w:lang w:val="en-US"/>
            <w:rPrChange w:id="8767" w:author="Airat Shigapov" w:date="2021-10-27T23:08:00Z">
              <w:rPr>
                <w:rFonts w:ascii="Consolas" w:hAnsi="Consolas" w:cs="Consolas"/>
                <w:color w:val="A31515"/>
                <w:sz w:val="19"/>
                <w:szCs w:val="19"/>
              </w:rPr>
            </w:rPrChange>
          </w:rPr>
          <w:t>Setter</w:t>
        </w:r>
        <w:r w:rsidRPr="008C09BE">
          <w:rPr>
            <w:rFonts w:ascii="Times New Roman" w:hAnsi="Times New Roman" w:cs="Times New Roman"/>
            <w:sz w:val="20"/>
            <w:szCs w:val="20"/>
            <w:lang w:val="en-US"/>
            <w:rPrChange w:id="8768" w:author="Airat Shigapov" w:date="2021-10-27T23:08:00Z">
              <w:rPr>
                <w:rFonts w:ascii="Consolas" w:hAnsi="Consolas" w:cs="Consolas"/>
                <w:color w:val="FF0000"/>
                <w:sz w:val="19"/>
                <w:szCs w:val="19"/>
              </w:rPr>
            </w:rPrChange>
          </w:rPr>
          <w:t xml:space="preserve"> Property</w:t>
        </w:r>
        <w:r w:rsidRPr="008C09BE">
          <w:rPr>
            <w:rFonts w:ascii="Times New Roman" w:hAnsi="Times New Roman" w:cs="Times New Roman"/>
            <w:sz w:val="20"/>
            <w:szCs w:val="20"/>
            <w:lang w:val="en-US"/>
            <w:rPrChange w:id="8769" w:author="Airat Shigapov" w:date="2021-10-27T23:08:00Z">
              <w:rPr>
                <w:rFonts w:ascii="Consolas" w:hAnsi="Consolas" w:cs="Consolas"/>
                <w:color w:val="0000FF"/>
                <w:sz w:val="19"/>
                <w:szCs w:val="19"/>
              </w:rPr>
            </w:rPrChange>
          </w:rPr>
          <w:t>="Foreground"</w:t>
        </w:r>
        <w:r w:rsidRPr="008C09BE">
          <w:rPr>
            <w:rFonts w:ascii="Times New Roman" w:hAnsi="Times New Roman" w:cs="Times New Roman"/>
            <w:sz w:val="20"/>
            <w:szCs w:val="20"/>
            <w:lang w:val="en-US"/>
            <w:rPrChange w:id="8770" w:author="Airat Shigapov" w:date="2021-10-27T23:08:00Z">
              <w:rPr>
                <w:rFonts w:ascii="Consolas" w:hAnsi="Consolas" w:cs="Consolas"/>
                <w:color w:val="FF0000"/>
                <w:sz w:val="19"/>
                <w:szCs w:val="19"/>
              </w:rPr>
            </w:rPrChange>
          </w:rPr>
          <w:t xml:space="preserve"> Value</w:t>
        </w:r>
        <w:r w:rsidRPr="008C09BE">
          <w:rPr>
            <w:rFonts w:ascii="Times New Roman" w:hAnsi="Times New Roman" w:cs="Times New Roman"/>
            <w:sz w:val="20"/>
            <w:szCs w:val="20"/>
            <w:lang w:val="en-US"/>
            <w:rPrChange w:id="8771" w:author="Airat Shigapov" w:date="2021-10-27T23:08:00Z">
              <w:rPr>
                <w:rFonts w:ascii="Consolas" w:hAnsi="Consolas" w:cs="Consolas"/>
                <w:color w:val="0000FF"/>
                <w:sz w:val="19"/>
                <w:szCs w:val="19"/>
              </w:rPr>
            </w:rPrChange>
          </w:rPr>
          <w:t>="Gray"/&gt;</w:t>
        </w:r>
      </w:ins>
    </w:p>
    <w:p w14:paraId="7B61D82E" w14:textId="77777777" w:rsidR="001118C1" w:rsidRPr="008C09BE" w:rsidRDefault="001118C1" w:rsidP="001118C1">
      <w:pPr>
        <w:autoSpaceDE w:val="0"/>
        <w:autoSpaceDN w:val="0"/>
        <w:adjustRightInd w:val="0"/>
        <w:spacing w:after="0" w:line="240" w:lineRule="auto"/>
        <w:rPr>
          <w:ins w:id="8772" w:author="Airat Shigapov" w:date="2021-10-27T23:04:00Z"/>
          <w:rFonts w:ascii="Times New Roman" w:hAnsi="Times New Roman" w:cs="Times New Roman"/>
          <w:sz w:val="20"/>
          <w:szCs w:val="20"/>
          <w:lang w:val="en-US"/>
          <w:rPrChange w:id="8773" w:author="Airat Shigapov" w:date="2021-10-27T23:08:00Z">
            <w:rPr>
              <w:ins w:id="8774" w:author="Airat Shigapov" w:date="2021-10-27T23:04:00Z"/>
              <w:rFonts w:ascii="Consolas" w:hAnsi="Consolas" w:cs="Consolas"/>
              <w:color w:val="000000"/>
              <w:sz w:val="19"/>
              <w:szCs w:val="19"/>
            </w:rPr>
          </w:rPrChange>
        </w:rPr>
      </w:pPr>
      <w:ins w:id="8775" w:author="Airat Shigapov" w:date="2021-10-27T23:04:00Z">
        <w:r w:rsidRPr="008C09BE">
          <w:rPr>
            <w:rFonts w:ascii="Times New Roman" w:hAnsi="Times New Roman" w:cs="Times New Roman"/>
            <w:sz w:val="20"/>
            <w:szCs w:val="20"/>
            <w:lang w:val="en-US"/>
            <w:rPrChange w:id="8776"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8777" w:author="Airat Shigapov" w:date="2021-10-27T23:08:00Z">
              <w:rPr>
                <w:rFonts w:ascii="Consolas" w:hAnsi="Consolas" w:cs="Consolas"/>
                <w:color w:val="0000FF"/>
                <w:sz w:val="19"/>
                <w:szCs w:val="19"/>
              </w:rPr>
            </w:rPrChange>
          </w:rPr>
          <w:t>&lt;</w:t>
        </w:r>
        <w:r w:rsidRPr="008C09BE">
          <w:rPr>
            <w:rFonts w:ascii="Times New Roman" w:hAnsi="Times New Roman" w:cs="Times New Roman"/>
            <w:sz w:val="20"/>
            <w:szCs w:val="20"/>
            <w:lang w:val="en-US"/>
            <w:rPrChange w:id="8778" w:author="Airat Shigapov" w:date="2021-10-27T23:08:00Z">
              <w:rPr>
                <w:rFonts w:ascii="Consolas" w:hAnsi="Consolas" w:cs="Consolas"/>
                <w:color w:val="A31515"/>
                <w:sz w:val="19"/>
                <w:szCs w:val="19"/>
              </w:rPr>
            </w:rPrChange>
          </w:rPr>
          <w:t>Setter</w:t>
        </w:r>
        <w:r w:rsidRPr="008C09BE">
          <w:rPr>
            <w:rFonts w:ascii="Times New Roman" w:hAnsi="Times New Roman" w:cs="Times New Roman"/>
            <w:sz w:val="20"/>
            <w:szCs w:val="20"/>
            <w:lang w:val="en-US"/>
            <w:rPrChange w:id="8779" w:author="Airat Shigapov" w:date="2021-10-27T23:08:00Z">
              <w:rPr>
                <w:rFonts w:ascii="Consolas" w:hAnsi="Consolas" w:cs="Consolas"/>
                <w:color w:val="FF0000"/>
                <w:sz w:val="19"/>
                <w:szCs w:val="19"/>
              </w:rPr>
            </w:rPrChange>
          </w:rPr>
          <w:t xml:space="preserve"> Property</w:t>
        </w:r>
        <w:r w:rsidRPr="008C09BE">
          <w:rPr>
            <w:rFonts w:ascii="Times New Roman" w:hAnsi="Times New Roman" w:cs="Times New Roman"/>
            <w:sz w:val="20"/>
            <w:szCs w:val="20"/>
            <w:lang w:val="en-US"/>
            <w:rPrChange w:id="8780" w:author="Airat Shigapov" w:date="2021-10-27T23:08:00Z">
              <w:rPr>
                <w:rFonts w:ascii="Consolas" w:hAnsi="Consolas" w:cs="Consolas"/>
                <w:color w:val="0000FF"/>
                <w:sz w:val="19"/>
                <w:szCs w:val="19"/>
              </w:rPr>
            </w:rPrChange>
          </w:rPr>
          <w:t>="Height"</w:t>
        </w:r>
        <w:r w:rsidRPr="008C09BE">
          <w:rPr>
            <w:rFonts w:ascii="Times New Roman" w:hAnsi="Times New Roman" w:cs="Times New Roman"/>
            <w:sz w:val="20"/>
            <w:szCs w:val="20"/>
            <w:lang w:val="en-US"/>
            <w:rPrChange w:id="8781" w:author="Airat Shigapov" w:date="2021-10-27T23:08:00Z">
              <w:rPr>
                <w:rFonts w:ascii="Consolas" w:hAnsi="Consolas" w:cs="Consolas"/>
                <w:color w:val="FF0000"/>
                <w:sz w:val="19"/>
                <w:szCs w:val="19"/>
              </w:rPr>
            </w:rPrChange>
          </w:rPr>
          <w:t xml:space="preserve"> Value</w:t>
        </w:r>
        <w:r w:rsidRPr="008C09BE">
          <w:rPr>
            <w:rFonts w:ascii="Times New Roman" w:hAnsi="Times New Roman" w:cs="Times New Roman"/>
            <w:sz w:val="20"/>
            <w:szCs w:val="20"/>
            <w:lang w:val="en-US"/>
            <w:rPrChange w:id="8782" w:author="Airat Shigapov" w:date="2021-10-27T23:08:00Z">
              <w:rPr>
                <w:rFonts w:ascii="Consolas" w:hAnsi="Consolas" w:cs="Consolas"/>
                <w:color w:val="0000FF"/>
                <w:sz w:val="19"/>
                <w:szCs w:val="19"/>
              </w:rPr>
            </w:rPrChange>
          </w:rPr>
          <w:t>="35"/&gt;</w:t>
        </w:r>
      </w:ins>
    </w:p>
    <w:p w14:paraId="73AF5D6F" w14:textId="77777777" w:rsidR="001118C1" w:rsidRPr="008C09BE" w:rsidRDefault="001118C1" w:rsidP="001118C1">
      <w:pPr>
        <w:autoSpaceDE w:val="0"/>
        <w:autoSpaceDN w:val="0"/>
        <w:adjustRightInd w:val="0"/>
        <w:spacing w:after="0" w:line="240" w:lineRule="auto"/>
        <w:rPr>
          <w:ins w:id="8783" w:author="Airat Shigapov" w:date="2021-10-27T23:04:00Z"/>
          <w:rFonts w:ascii="Times New Roman" w:hAnsi="Times New Roman" w:cs="Times New Roman"/>
          <w:sz w:val="20"/>
          <w:szCs w:val="20"/>
          <w:lang w:val="en-US"/>
          <w:rPrChange w:id="8784" w:author="Airat Shigapov" w:date="2021-10-27T23:08:00Z">
            <w:rPr>
              <w:ins w:id="8785" w:author="Airat Shigapov" w:date="2021-10-27T23:04:00Z"/>
              <w:rFonts w:ascii="Consolas" w:hAnsi="Consolas" w:cs="Consolas"/>
              <w:color w:val="000000"/>
              <w:sz w:val="19"/>
              <w:szCs w:val="19"/>
            </w:rPr>
          </w:rPrChange>
        </w:rPr>
      </w:pPr>
      <w:ins w:id="8786" w:author="Airat Shigapov" w:date="2021-10-27T23:04:00Z">
        <w:r w:rsidRPr="008C09BE">
          <w:rPr>
            <w:rFonts w:ascii="Times New Roman" w:hAnsi="Times New Roman" w:cs="Times New Roman"/>
            <w:sz w:val="20"/>
            <w:szCs w:val="20"/>
            <w:lang w:val="en-US"/>
            <w:rPrChange w:id="8787" w:author="Airat Shigapov" w:date="2021-10-27T23:08:00Z">
              <w:rPr>
                <w:rFonts w:ascii="Consolas" w:hAnsi="Consolas" w:cs="Consolas"/>
                <w:color w:val="000000"/>
                <w:sz w:val="19"/>
                <w:szCs w:val="19"/>
              </w:rPr>
            </w:rPrChange>
          </w:rPr>
          <w:lastRenderedPageBreak/>
          <w:t xml:space="preserve">                </w:t>
        </w:r>
        <w:r w:rsidRPr="008C09BE">
          <w:rPr>
            <w:rFonts w:ascii="Times New Roman" w:hAnsi="Times New Roman" w:cs="Times New Roman"/>
            <w:sz w:val="20"/>
            <w:szCs w:val="20"/>
            <w:lang w:val="en-US"/>
            <w:rPrChange w:id="8788" w:author="Airat Shigapov" w:date="2021-10-27T23:08:00Z">
              <w:rPr>
                <w:rFonts w:ascii="Consolas" w:hAnsi="Consolas" w:cs="Consolas"/>
                <w:color w:val="0000FF"/>
                <w:sz w:val="19"/>
                <w:szCs w:val="19"/>
              </w:rPr>
            </w:rPrChange>
          </w:rPr>
          <w:t>&lt;</w:t>
        </w:r>
        <w:r w:rsidRPr="008C09BE">
          <w:rPr>
            <w:rFonts w:ascii="Times New Roman" w:hAnsi="Times New Roman" w:cs="Times New Roman"/>
            <w:sz w:val="20"/>
            <w:szCs w:val="20"/>
            <w:lang w:val="en-US"/>
            <w:rPrChange w:id="8789" w:author="Airat Shigapov" w:date="2021-10-27T23:08:00Z">
              <w:rPr>
                <w:rFonts w:ascii="Consolas" w:hAnsi="Consolas" w:cs="Consolas"/>
                <w:color w:val="A31515"/>
                <w:sz w:val="19"/>
                <w:szCs w:val="19"/>
              </w:rPr>
            </w:rPrChange>
          </w:rPr>
          <w:t>Setter</w:t>
        </w:r>
        <w:r w:rsidRPr="008C09BE">
          <w:rPr>
            <w:rFonts w:ascii="Times New Roman" w:hAnsi="Times New Roman" w:cs="Times New Roman"/>
            <w:sz w:val="20"/>
            <w:szCs w:val="20"/>
            <w:lang w:val="en-US"/>
            <w:rPrChange w:id="8790" w:author="Airat Shigapov" w:date="2021-10-27T23:08:00Z">
              <w:rPr>
                <w:rFonts w:ascii="Consolas" w:hAnsi="Consolas" w:cs="Consolas"/>
                <w:color w:val="FF0000"/>
                <w:sz w:val="19"/>
                <w:szCs w:val="19"/>
              </w:rPr>
            </w:rPrChange>
          </w:rPr>
          <w:t xml:space="preserve"> Property</w:t>
        </w:r>
        <w:r w:rsidRPr="008C09BE">
          <w:rPr>
            <w:rFonts w:ascii="Times New Roman" w:hAnsi="Times New Roman" w:cs="Times New Roman"/>
            <w:sz w:val="20"/>
            <w:szCs w:val="20"/>
            <w:lang w:val="en-US"/>
            <w:rPrChange w:id="8791" w:author="Airat Shigapov" w:date="2021-10-27T23:08:00Z">
              <w:rPr>
                <w:rFonts w:ascii="Consolas" w:hAnsi="Consolas" w:cs="Consolas"/>
                <w:color w:val="0000FF"/>
                <w:sz w:val="19"/>
                <w:szCs w:val="19"/>
              </w:rPr>
            </w:rPrChange>
          </w:rPr>
          <w:t>="</w:t>
        </w:r>
        <w:proofErr w:type="spellStart"/>
        <w:r w:rsidRPr="008C09BE">
          <w:rPr>
            <w:rFonts w:ascii="Times New Roman" w:hAnsi="Times New Roman" w:cs="Times New Roman"/>
            <w:sz w:val="20"/>
            <w:szCs w:val="20"/>
            <w:lang w:val="en-US"/>
            <w:rPrChange w:id="8792" w:author="Airat Shigapov" w:date="2021-10-27T23:08:00Z">
              <w:rPr>
                <w:rFonts w:ascii="Consolas" w:hAnsi="Consolas" w:cs="Consolas"/>
                <w:color w:val="0000FF"/>
                <w:sz w:val="19"/>
                <w:szCs w:val="19"/>
              </w:rPr>
            </w:rPrChange>
          </w:rPr>
          <w:t>VerticalContentAlignment</w:t>
        </w:r>
        <w:proofErr w:type="spellEnd"/>
        <w:r w:rsidRPr="008C09BE">
          <w:rPr>
            <w:rFonts w:ascii="Times New Roman" w:hAnsi="Times New Roman" w:cs="Times New Roman"/>
            <w:sz w:val="20"/>
            <w:szCs w:val="20"/>
            <w:lang w:val="en-US"/>
            <w:rPrChange w:id="8793" w:author="Airat Shigapov" w:date="2021-10-27T23:08:00Z">
              <w:rPr>
                <w:rFonts w:ascii="Consolas" w:hAnsi="Consolas" w:cs="Consolas"/>
                <w:color w:val="0000FF"/>
                <w:sz w:val="19"/>
                <w:szCs w:val="19"/>
              </w:rPr>
            </w:rPrChange>
          </w:rPr>
          <w:t>"</w:t>
        </w:r>
        <w:r w:rsidRPr="008C09BE">
          <w:rPr>
            <w:rFonts w:ascii="Times New Roman" w:hAnsi="Times New Roman" w:cs="Times New Roman"/>
            <w:sz w:val="20"/>
            <w:szCs w:val="20"/>
            <w:lang w:val="en-US"/>
            <w:rPrChange w:id="8794" w:author="Airat Shigapov" w:date="2021-10-27T23:08:00Z">
              <w:rPr>
                <w:rFonts w:ascii="Consolas" w:hAnsi="Consolas" w:cs="Consolas"/>
                <w:color w:val="FF0000"/>
                <w:sz w:val="19"/>
                <w:szCs w:val="19"/>
              </w:rPr>
            </w:rPrChange>
          </w:rPr>
          <w:t xml:space="preserve"> Value</w:t>
        </w:r>
        <w:r w:rsidRPr="008C09BE">
          <w:rPr>
            <w:rFonts w:ascii="Times New Roman" w:hAnsi="Times New Roman" w:cs="Times New Roman"/>
            <w:sz w:val="20"/>
            <w:szCs w:val="20"/>
            <w:lang w:val="en-US"/>
            <w:rPrChange w:id="8795" w:author="Airat Shigapov" w:date="2021-10-27T23:08:00Z">
              <w:rPr>
                <w:rFonts w:ascii="Consolas" w:hAnsi="Consolas" w:cs="Consolas"/>
                <w:color w:val="0000FF"/>
                <w:sz w:val="19"/>
                <w:szCs w:val="19"/>
              </w:rPr>
            </w:rPrChange>
          </w:rPr>
          <w:t>="Center"/&gt;</w:t>
        </w:r>
      </w:ins>
    </w:p>
    <w:p w14:paraId="29A06DED" w14:textId="77777777" w:rsidR="001118C1" w:rsidRPr="008C09BE" w:rsidRDefault="001118C1" w:rsidP="001118C1">
      <w:pPr>
        <w:autoSpaceDE w:val="0"/>
        <w:autoSpaceDN w:val="0"/>
        <w:adjustRightInd w:val="0"/>
        <w:spacing w:after="0" w:line="240" w:lineRule="auto"/>
        <w:rPr>
          <w:ins w:id="8796" w:author="Airat Shigapov" w:date="2021-10-27T23:04:00Z"/>
          <w:rFonts w:ascii="Times New Roman" w:hAnsi="Times New Roman" w:cs="Times New Roman"/>
          <w:sz w:val="20"/>
          <w:szCs w:val="20"/>
          <w:lang w:val="en-US"/>
          <w:rPrChange w:id="8797" w:author="Airat Shigapov" w:date="2021-10-27T23:08:00Z">
            <w:rPr>
              <w:ins w:id="8798" w:author="Airat Shigapov" w:date="2021-10-27T23:04:00Z"/>
              <w:rFonts w:ascii="Consolas" w:hAnsi="Consolas" w:cs="Consolas"/>
              <w:color w:val="000000"/>
              <w:sz w:val="19"/>
              <w:szCs w:val="19"/>
            </w:rPr>
          </w:rPrChange>
        </w:rPr>
      </w:pPr>
      <w:ins w:id="8799" w:author="Airat Shigapov" w:date="2021-10-27T23:04:00Z">
        <w:r w:rsidRPr="008C09BE">
          <w:rPr>
            <w:rFonts w:ascii="Times New Roman" w:hAnsi="Times New Roman" w:cs="Times New Roman"/>
            <w:sz w:val="20"/>
            <w:szCs w:val="20"/>
            <w:lang w:val="en-US"/>
            <w:rPrChange w:id="8800"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8801" w:author="Airat Shigapov" w:date="2021-10-27T23:08:00Z">
              <w:rPr>
                <w:rFonts w:ascii="Consolas" w:hAnsi="Consolas" w:cs="Consolas"/>
                <w:color w:val="0000FF"/>
                <w:sz w:val="19"/>
                <w:szCs w:val="19"/>
              </w:rPr>
            </w:rPrChange>
          </w:rPr>
          <w:t>&lt;/</w:t>
        </w:r>
        <w:r w:rsidRPr="008C09BE">
          <w:rPr>
            <w:rFonts w:ascii="Times New Roman" w:hAnsi="Times New Roman" w:cs="Times New Roman"/>
            <w:sz w:val="20"/>
            <w:szCs w:val="20"/>
            <w:lang w:val="en-US"/>
            <w:rPrChange w:id="8802" w:author="Airat Shigapov" w:date="2021-10-27T23:08:00Z">
              <w:rPr>
                <w:rFonts w:ascii="Consolas" w:hAnsi="Consolas" w:cs="Consolas"/>
                <w:color w:val="A31515"/>
                <w:sz w:val="19"/>
                <w:szCs w:val="19"/>
              </w:rPr>
            </w:rPrChange>
          </w:rPr>
          <w:t>Style</w:t>
        </w:r>
        <w:r w:rsidRPr="008C09BE">
          <w:rPr>
            <w:rFonts w:ascii="Times New Roman" w:hAnsi="Times New Roman" w:cs="Times New Roman"/>
            <w:sz w:val="20"/>
            <w:szCs w:val="20"/>
            <w:lang w:val="en-US"/>
            <w:rPrChange w:id="8803" w:author="Airat Shigapov" w:date="2021-10-27T23:08:00Z">
              <w:rPr>
                <w:rFonts w:ascii="Consolas" w:hAnsi="Consolas" w:cs="Consolas"/>
                <w:color w:val="0000FF"/>
                <w:sz w:val="19"/>
                <w:szCs w:val="19"/>
              </w:rPr>
            </w:rPrChange>
          </w:rPr>
          <w:t>&gt;</w:t>
        </w:r>
      </w:ins>
    </w:p>
    <w:p w14:paraId="0AA5E7A8" w14:textId="77777777" w:rsidR="001118C1" w:rsidRPr="008C09BE" w:rsidRDefault="001118C1" w:rsidP="001118C1">
      <w:pPr>
        <w:autoSpaceDE w:val="0"/>
        <w:autoSpaceDN w:val="0"/>
        <w:adjustRightInd w:val="0"/>
        <w:spacing w:after="0" w:line="240" w:lineRule="auto"/>
        <w:rPr>
          <w:ins w:id="8804" w:author="Airat Shigapov" w:date="2021-10-27T23:04:00Z"/>
          <w:rFonts w:ascii="Times New Roman" w:hAnsi="Times New Roman" w:cs="Times New Roman"/>
          <w:sz w:val="20"/>
          <w:szCs w:val="20"/>
          <w:lang w:val="en-US"/>
          <w:rPrChange w:id="8805" w:author="Airat Shigapov" w:date="2021-10-27T23:08:00Z">
            <w:rPr>
              <w:ins w:id="8806" w:author="Airat Shigapov" w:date="2021-10-27T23:04:00Z"/>
              <w:rFonts w:ascii="Consolas" w:hAnsi="Consolas" w:cs="Consolas"/>
              <w:color w:val="000000"/>
              <w:sz w:val="19"/>
              <w:szCs w:val="19"/>
            </w:rPr>
          </w:rPrChange>
        </w:rPr>
      </w:pPr>
    </w:p>
    <w:p w14:paraId="19B4C13F" w14:textId="77777777" w:rsidR="001118C1" w:rsidRPr="008C09BE" w:rsidRDefault="001118C1" w:rsidP="001118C1">
      <w:pPr>
        <w:autoSpaceDE w:val="0"/>
        <w:autoSpaceDN w:val="0"/>
        <w:adjustRightInd w:val="0"/>
        <w:spacing w:after="0" w:line="240" w:lineRule="auto"/>
        <w:rPr>
          <w:ins w:id="8807" w:author="Airat Shigapov" w:date="2021-10-27T23:04:00Z"/>
          <w:rFonts w:ascii="Times New Roman" w:hAnsi="Times New Roman" w:cs="Times New Roman"/>
          <w:sz w:val="20"/>
          <w:szCs w:val="20"/>
          <w:lang w:val="en-US"/>
          <w:rPrChange w:id="8808" w:author="Airat Shigapov" w:date="2021-10-27T23:08:00Z">
            <w:rPr>
              <w:ins w:id="8809" w:author="Airat Shigapov" w:date="2021-10-27T23:04:00Z"/>
              <w:rFonts w:ascii="Consolas" w:hAnsi="Consolas" w:cs="Consolas"/>
              <w:color w:val="000000"/>
              <w:sz w:val="19"/>
              <w:szCs w:val="19"/>
            </w:rPr>
          </w:rPrChange>
        </w:rPr>
      </w:pPr>
      <w:ins w:id="8810" w:author="Airat Shigapov" w:date="2021-10-27T23:04:00Z">
        <w:r w:rsidRPr="008C09BE">
          <w:rPr>
            <w:rFonts w:ascii="Times New Roman" w:hAnsi="Times New Roman" w:cs="Times New Roman"/>
            <w:sz w:val="20"/>
            <w:szCs w:val="20"/>
            <w:lang w:val="en-US"/>
            <w:rPrChange w:id="8811"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8812" w:author="Airat Shigapov" w:date="2021-10-27T23:08:00Z">
              <w:rPr>
                <w:rFonts w:ascii="Consolas" w:hAnsi="Consolas" w:cs="Consolas"/>
                <w:color w:val="0000FF"/>
                <w:sz w:val="19"/>
                <w:szCs w:val="19"/>
              </w:rPr>
            </w:rPrChange>
          </w:rPr>
          <w:t>&lt;/</w:t>
        </w:r>
        <w:proofErr w:type="spellStart"/>
        <w:r w:rsidRPr="008C09BE">
          <w:rPr>
            <w:rFonts w:ascii="Times New Roman" w:hAnsi="Times New Roman" w:cs="Times New Roman"/>
            <w:sz w:val="20"/>
            <w:szCs w:val="20"/>
            <w:lang w:val="en-US"/>
            <w:rPrChange w:id="8813" w:author="Airat Shigapov" w:date="2021-10-27T23:08:00Z">
              <w:rPr>
                <w:rFonts w:ascii="Consolas" w:hAnsi="Consolas" w:cs="Consolas"/>
                <w:color w:val="A31515"/>
                <w:sz w:val="19"/>
                <w:szCs w:val="19"/>
              </w:rPr>
            </w:rPrChange>
          </w:rPr>
          <w:t>ResourceDictionary</w:t>
        </w:r>
        <w:proofErr w:type="spellEnd"/>
        <w:r w:rsidRPr="008C09BE">
          <w:rPr>
            <w:rFonts w:ascii="Times New Roman" w:hAnsi="Times New Roman" w:cs="Times New Roman"/>
            <w:sz w:val="20"/>
            <w:szCs w:val="20"/>
            <w:lang w:val="en-US"/>
            <w:rPrChange w:id="8814" w:author="Airat Shigapov" w:date="2021-10-27T23:08:00Z">
              <w:rPr>
                <w:rFonts w:ascii="Consolas" w:hAnsi="Consolas" w:cs="Consolas"/>
                <w:color w:val="0000FF"/>
                <w:sz w:val="19"/>
                <w:szCs w:val="19"/>
              </w:rPr>
            </w:rPrChange>
          </w:rPr>
          <w:t>&gt;</w:t>
        </w:r>
      </w:ins>
    </w:p>
    <w:p w14:paraId="46663D9E" w14:textId="77777777" w:rsidR="001118C1" w:rsidRPr="008C09BE" w:rsidRDefault="001118C1" w:rsidP="001118C1">
      <w:pPr>
        <w:autoSpaceDE w:val="0"/>
        <w:autoSpaceDN w:val="0"/>
        <w:adjustRightInd w:val="0"/>
        <w:spacing w:after="0" w:line="240" w:lineRule="auto"/>
        <w:rPr>
          <w:ins w:id="8815" w:author="Airat Shigapov" w:date="2021-10-27T23:04:00Z"/>
          <w:rFonts w:ascii="Times New Roman" w:hAnsi="Times New Roman" w:cs="Times New Roman"/>
          <w:sz w:val="20"/>
          <w:szCs w:val="20"/>
          <w:lang w:val="en-US"/>
          <w:rPrChange w:id="8816" w:author="Airat Shigapov" w:date="2021-10-27T23:08:00Z">
            <w:rPr>
              <w:ins w:id="8817" w:author="Airat Shigapov" w:date="2021-10-27T23:04:00Z"/>
              <w:rFonts w:ascii="Consolas" w:hAnsi="Consolas" w:cs="Consolas"/>
              <w:color w:val="000000"/>
              <w:sz w:val="19"/>
              <w:szCs w:val="19"/>
            </w:rPr>
          </w:rPrChange>
        </w:rPr>
      </w:pPr>
      <w:ins w:id="8818" w:author="Airat Shigapov" w:date="2021-10-27T23:04:00Z">
        <w:r w:rsidRPr="008C09BE">
          <w:rPr>
            <w:rFonts w:ascii="Times New Roman" w:hAnsi="Times New Roman" w:cs="Times New Roman"/>
            <w:sz w:val="20"/>
            <w:szCs w:val="20"/>
            <w:lang w:val="en-US"/>
            <w:rPrChange w:id="8819"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8820" w:author="Airat Shigapov" w:date="2021-10-27T23:08:00Z">
              <w:rPr>
                <w:rFonts w:ascii="Consolas" w:hAnsi="Consolas" w:cs="Consolas"/>
                <w:color w:val="0000FF"/>
                <w:sz w:val="19"/>
                <w:szCs w:val="19"/>
              </w:rPr>
            </w:rPrChange>
          </w:rPr>
          <w:t>&lt;/</w:t>
        </w:r>
        <w:proofErr w:type="spellStart"/>
        <w:r w:rsidRPr="008C09BE">
          <w:rPr>
            <w:rFonts w:ascii="Times New Roman" w:hAnsi="Times New Roman" w:cs="Times New Roman"/>
            <w:sz w:val="20"/>
            <w:szCs w:val="20"/>
            <w:lang w:val="en-US"/>
            <w:rPrChange w:id="8821" w:author="Airat Shigapov" w:date="2021-10-27T23:08:00Z">
              <w:rPr>
                <w:rFonts w:ascii="Consolas" w:hAnsi="Consolas" w:cs="Consolas"/>
                <w:color w:val="A31515"/>
                <w:sz w:val="19"/>
                <w:szCs w:val="19"/>
              </w:rPr>
            </w:rPrChange>
          </w:rPr>
          <w:t>Page.Resources</w:t>
        </w:r>
        <w:proofErr w:type="spellEnd"/>
        <w:r w:rsidRPr="008C09BE">
          <w:rPr>
            <w:rFonts w:ascii="Times New Roman" w:hAnsi="Times New Roman" w:cs="Times New Roman"/>
            <w:sz w:val="20"/>
            <w:szCs w:val="20"/>
            <w:lang w:val="en-US"/>
            <w:rPrChange w:id="8822" w:author="Airat Shigapov" w:date="2021-10-27T23:08:00Z">
              <w:rPr>
                <w:rFonts w:ascii="Consolas" w:hAnsi="Consolas" w:cs="Consolas"/>
                <w:color w:val="0000FF"/>
                <w:sz w:val="19"/>
                <w:szCs w:val="19"/>
              </w:rPr>
            </w:rPrChange>
          </w:rPr>
          <w:t>&gt;</w:t>
        </w:r>
      </w:ins>
    </w:p>
    <w:p w14:paraId="5B56A4EC" w14:textId="77777777" w:rsidR="001118C1" w:rsidRPr="008C09BE" w:rsidRDefault="001118C1" w:rsidP="001118C1">
      <w:pPr>
        <w:autoSpaceDE w:val="0"/>
        <w:autoSpaceDN w:val="0"/>
        <w:adjustRightInd w:val="0"/>
        <w:spacing w:after="0" w:line="240" w:lineRule="auto"/>
        <w:rPr>
          <w:ins w:id="8823" w:author="Airat Shigapov" w:date="2021-10-27T23:04:00Z"/>
          <w:rFonts w:ascii="Times New Roman" w:hAnsi="Times New Roman" w:cs="Times New Roman"/>
          <w:sz w:val="20"/>
          <w:szCs w:val="20"/>
          <w:lang w:val="en-US"/>
          <w:rPrChange w:id="8824" w:author="Airat Shigapov" w:date="2021-10-27T23:08:00Z">
            <w:rPr>
              <w:ins w:id="8825" w:author="Airat Shigapov" w:date="2021-10-27T23:04:00Z"/>
              <w:rFonts w:ascii="Consolas" w:hAnsi="Consolas" w:cs="Consolas"/>
              <w:color w:val="000000"/>
              <w:sz w:val="19"/>
              <w:szCs w:val="19"/>
            </w:rPr>
          </w:rPrChange>
        </w:rPr>
      </w:pPr>
    </w:p>
    <w:p w14:paraId="2601D95D" w14:textId="77777777" w:rsidR="001118C1" w:rsidRPr="008C09BE" w:rsidRDefault="001118C1" w:rsidP="001118C1">
      <w:pPr>
        <w:autoSpaceDE w:val="0"/>
        <w:autoSpaceDN w:val="0"/>
        <w:adjustRightInd w:val="0"/>
        <w:spacing w:after="0" w:line="240" w:lineRule="auto"/>
        <w:rPr>
          <w:ins w:id="8826" w:author="Airat Shigapov" w:date="2021-10-27T23:04:00Z"/>
          <w:rFonts w:ascii="Times New Roman" w:hAnsi="Times New Roman" w:cs="Times New Roman"/>
          <w:sz w:val="20"/>
          <w:szCs w:val="20"/>
          <w:lang w:val="en-US"/>
          <w:rPrChange w:id="8827" w:author="Airat Shigapov" w:date="2021-10-27T23:08:00Z">
            <w:rPr>
              <w:ins w:id="8828" w:author="Airat Shigapov" w:date="2021-10-27T23:04:00Z"/>
              <w:rFonts w:ascii="Consolas" w:hAnsi="Consolas" w:cs="Consolas"/>
              <w:color w:val="000000"/>
              <w:sz w:val="19"/>
              <w:szCs w:val="19"/>
            </w:rPr>
          </w:rPrChange>
        </w:rPr>
      </w:pPr>
      <w:ins w:id="8829" w:author="Airat Shigapov" w:date="2021-10-27T23:04:00Z">
        <w:r w:rsidRPr="008C09BE">
          <w:rPr>
            <w:rFonts w:ascii="Times New Roman" w:hAnsi="Times New Roman" w:cs="Times New Roman"/>
            <w:sz w:val="20"/>
            <w:szCs w:val="20"/>
            <w:lang w:val="en-US"/>
            <w:rPrChange w:id="8830"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8831" w:author="Airat Shigapov" w:date="2021-10-27T23:08:00Z">
              <w:rPr>
                <w:rFonts w:ascii="Consolas" w:hAnsi="Consolas" w:cs="Consolas"/>
                <w:color w:val="0000FF"/>
                <w:sz w:val="19"/>
                <w:szCs w:val="19"/>
              </w:rPr>
            </w:rPrChange>
          </w:rPr>
          <w:t>&lt;</w:t>
        </w:r>
        <w:r w:rsidRPr="008C09BE">
          <w:rPr>
            <w:rFonts w:ascii="Times New Roman" w:hAnsi="Times New Roman" w:cs="Times New Roman"/>
            <w:sz w:val="20"/>
            <w:szCs w:val="20"/>
            <w:lang w:val="en-US"/>
            <w:rPrChange w:id="8832" w:author="Airat Shigapov" w:date="2021-10-27T23:08:00Z">
              <w:rPr>
                <w:rFonts w:ascii="Consolas" w:hAnsi="Consolas" w:cs="Consolas"/>
                <w:color w:val="A31515"/>
                <w:sz w:val="19"/>
                <w:szCs w:val="19"/>
              </w:rPr>
            </w:rPrChange>
          </w:rPr>
          <w:t>Grid</w:t>
        </w:r>
        <w:r w:rsidRPr="008C09BE">
          <w:rPr>
            <w:rFonts w:ascii="Times New Roman" w:hAnsi="Times New Roman" w:cs="Times New Roman"/>
            <w:sz w:val="20"/>
            <w:szCs w:val="20"/>
            <w:lang w:val="en-US"/>
            <w:rPrChange w:id="8833" w:author="Airat Shigapov" w:date="2021-10-27T23:08:00Z">
              <w:rPr>
                <w:rFonts w:ascii="Consolas" w:hAnsi="Consolas" w:cs="Consolas"/>
                <w:color w:val="0000FF"/>
                <w:sz w:val="19"/>
                <w:szCs w:val="19"/>
              </w:rPr>
            </w:rPrChange>
          </w:rPr>
          <w:t>&gt;</w:t>
        </w:r>
      </w:ins>
    </w:p>
    <w:p w14:paraId="2FFC8048" w14:textId="77777777" w:rsidR="001118C1" w:rsidRPr="008C09BE" w:rsidRDefault="001118C1" w:rsidP="001118C1">
      <w:pPr>
        <w:autoSpaceDE w:val="0"/>
        <w:autoSpaceDN w:val="0"/>
        <w:adjustRightInd w:val="0"/>
        <w:spacing w:after="0" w:line="240" w:lineRule="auto"/>
        <w:rPr>
          <w:ins w:id="8834" w:author="Airat Shigapov" w:date="2021-10-27T23:04:00Z"/>
          <w:rFonts w:ascii="Times New Roman" w:hAnsi="Times New Roman" w:cs="Times New Roman"/>
          <w:sz w:val="20"/>
          <w:szCs w:val="20"/>
          <w:lang w:val="en-US"/>
          <w:rPrChange w:id="8835" w:author="Airat Shigapov" w:date="2021-10-27T23:08:00Z">
            <w:rPr>
              <w:ins w:id="8836" w:author="Airat Shigapov" w:date="2021-10-27T23:04:00Z"/>
              <w:rFonts w:ascii="Consolas" w:hAnsi="Consolas" w:cs="Consolas"/>
              <w:color w:val="000000"/>
              <w:sz w:val="19"/>
              <w:szCs w:val="19"/>
            </w:rPr>
          </w:rPrChange>
        </w:rPr>
      </w:pPr>
      <w:ins w:id="8837" w:author="Airat Shigapov" w:date="2021-10-27T23:04:00Z">
        <w:r w:rsidRPr="008C09BE">
          <w:rPr>
            <w:rFonts w:ascii="Times New Roman" w:hAnsi="Times New Roman" w:cs="Times New Roman"/>
            <w:sz w:val="20"/>
            <w:szCs w:val="20"/>
            <w:lang w:val="en-US"/>
            <w:rPrChange w:id="8838"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8839" w:author="Airat Shigapov" w:date="2021-10-27T23:08:00Z">
              <w:rPr>
                <w:rFonts w:ascii="Consolas" w:hAnsi="Consolas" w:cs="Consolas"/>
                <w:color w:val="0000FF"/>
                <w:sz w:val="19"/>
                <w:szCs w:val="19"/>
              </w:rPr>
            </w:rPrChange>
          </w:rPr>
          <w:t>&lt;</w:t>
        </w:r>
        <w:proofErr w:type="spellStart"/>
        <w:r w:rsidRPr="008C09BE">
          <w:rPr>
            <w:rFonts w:ascii="Times New Roman" w:hAnsi="Times New Roman" w:cs="Times New Roman"/>
            <w:sz w:val="20"/>
            <w:szCs w:val="20"/>
            <w:lang w:val="en-US"/>
            <w:rPrChange w:id="8840" w:author="Airat Shigapov" w:date="2021-10-27T23:08:00Z">
              <w:rPr>
                <w:rFonts w:ascii="Consolas" w:hAnsi="Consolas" w:cs="Consolas"/>
                <w:color w:val="A31515"/>
                <w:sz w:val="19"/>
                <w:szCs w:val="19"/>
              </w:rPr>
            </w:rPrChange>
          </w:rPr>
          <w:t>Grid.ColumnDefinitions</w:t>
        </w:r>
        <w:proofErr w:type="spellEnd"/>
        <w:r w:rsidRPr="008C09BE">
          <w:rPr>
            <w:rFonts w:ascii="Times New Roman" w:hAnsi="Times New Roman" w:cs="Times New Roman"/>
            <w:sz w:val="20"/>
            <w:szCs w:val="20"/>
            <w:lang w:val="en-US"/>
            <w:rPrChange w:id="8841" w:author="Airat Shigapov" w:date="2021-10-27T23:08:00Z">
              <w:rPr>
                <w:rFonts w:ascii="Consolas" w:hAnsi="Consolas" w:cs="Consolas"/>
                <w:color w:val="0000FF"/>
                <w:sz w:val="19"/>
                <w:szCs w:val="19"/>
              </w:rPr>
            </w:rPrChange>
          </w:rPr>
          <w:t>&gt;</w:t>
        </w:r>
      </w:ins>
    </w:p>
    <w:p w14:paraId="04D2062E" w14:textId="77777777" w:rsidR="001118C1" w:rsidRPr="008C09BE" w:rsidRDefault="001118C1" w:rsidP="001118C1">
      <w:pPr>
        <w:autoSpaceDE w:val="0"/>
        <w:autoSpaceDN w:val="0"/>
        <w:adjustRightInd w:val="0"/>
        <w:spacing w:after="0" w:line="240" w:lineRule="auto"/>
        <w:rPr>
          <w:ins w:id="8842" w:author="Airat Shigapov" w:date="2021-10-27T23:04:00Z"/>
          <w:rFonts w:ascii="Times New Roman" w:hAnsi="Times New Roman" w:cs="Times New Roman"/>
          <w:sz w:val="20"/>
          <w:szCs w:val="20"/>
          <w:lang w:val="en-US"/>
          <w:rPrChange w:id="8843" w:author="Airat Shigapov" w:date="2021-10-27T23:08:00Z">
            <w:rPr>
              <w:ins w:id="8844" w:author="Airat Shigapov" w:date="2021-10-27T23:04:00Z"/>
              <w:rFonts w:ascii="Consolas" w:hAnsi="Consolas" w:cs="Consolas"/>
              <w:color w:val="000000"/>
              <w:sz w:val="19"/>
              <w:szCs w:val="19"/>
            </w:rPr>
          </w:rPrChange>
        </w:rPr>
      </w:pPr>
      <w:ins w:id="8845" w:author="Airat Shigapov" w:date="2021-10-27T23:04:00Z">
        <w:r w:rsidRPr="008C09BE">
          <w:rPr>
            <w:rFonts w:ascii="Times New Roman" w:hAnsi="Times New Roman" w:cs="Times New Roman"/>
            <w:sz w:val="20"/>
            <w:szCs w:val="20"/>
            <w:lang w:val="en-US"/>
            <w:rPrChange w:id="8846"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8847" w:author="Airat Shigapov" w:date="2021-10-27T23:08:00Z">
              <w:rPr>
                <w:rFonts w:ascii="Consolas" w:hAnsi="Consolas" w:cs="Consolas"/>
                <w:color w:val="0000FF"/>
                <w:sz w:val="19"/>
                <w:szCs w:val="19"/>
              </w:rPr>
            </w:rPrChange>
          </w:rPr>
          <w:t>&lt;</w:t>
        </w:r>
        <w:proofErr w:type="spellStart"/>
        <w:proofErr w:type="gramStart"/>
        <w:r w:rsidRPr="008C09BE">
          <w:rPr>
            <w:rFonts w:ascii="Times New Roman" w:hAnsi="Times New Roman" w:cs="Times New Roman"/>
            <w:sz w:val="20"/>
            <w:szCs w:val="20"/>
            <w:lang w:val="en-US"/>
            <w:rPrChange w:id="8848" w:author="Airat Shigapov" w:date="2021-10-27T23:08:00Z">
              <w:rPr>
                <w:rFonts w:ascii="Consolas" w:hAnsi="Consolas" w:cs="Consolas"/>
                <w:color w:val="A31515"/>
                <w:sz w:val="19"/>
                <w:szCs w:val="19"/>
              </w:rPr>
            </w:rPrChange>
          </w:rPr>
          <w:t>ColumnDefinition</w:t>
        </w:r>
        <w:proofErr w:type="spellEnd"/>
        <w:r w:rsidRPr="008C09BE">
          <w:rPr>
            <w:rFonts w:ascii="Times New Roman" w:hAnsi="Times New Roman" w:cs="Times New Roman"/>
            <w:sz w:val="20"/>
            <w:szCs w:val="20"/>
            <w:lang w:val="en-US"/>
            <w:rPrChange w:id="8849"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8850" w:author="Airat Shigapov" w:date="2021-10-27T23:08:00Z">
              <w:rPr>
                <w:rFonts w:ascii="Consolas" w:hAnsi="Consolas" w:cs="Consolas"/>
                <w:color w:val="FF0000"/>
                <w:sz w:val="19"/>
                <w:szCs w:val="19"/>
              </w:rPr>
            </w:rPrChange>
          </w:rPr>
          <w:t xml:space="preserve"> Width</w:t>
        </w:r>
        <w:proofErr w:type="gramEnd"/>
        <w:r w:rsidRPr="008C09BE">
          <w:rPr>
            <w:rFonts w:ascii="Times New Roman" w:hAnsi="Times New Roman" w:cs="Times New Roman"/>
            <w:sz w:val="20"/>
            <w:szCs w:val="20"/>
            <w:lang w:val="en-US"/>
            <w:rPrChange w:id="8851" w:author="Airat Shigapov" w:date="2021-10-27T23:08:00Z">
              <w:rPr>
                <w:rFonts w:ascii="Consolas" w:hAnsi="Consolas" w:cs="Consolas"/>
                <w:color w:val="0000FF"/>
                <w:sz w:val="19"/>
                <w:szCs w:val="19"/>
              </w:rPr>
            </w:rPrChange>
          </w:rPr>
          <w:t>="490"/&gt;</w:t>
        </w:r>
      </w:ins>
    </w:p>
    <w:p w14:paraId="0843B2C9" w14:textId="77777777" w:rsidR="001118C1" w:rsidRPr="008C09BE" w:rsidRDefault="001118C1" w:rsidP="001118C1">
      <w:pPr>
        <w:autoSpaceDE w:val="0"/>
        <w:autoSpaceDN w:val="0"/>
        <w:adjustRightInd w:val="0"/>
        <w:spacing w:after="0" w:line="240" w:lineRule="auto"/>
        <w:rPr>
          <w:ins w:id="8852" w:author="Airat Shigapov" w:date="2021-10-27T23:04:00Z"/>
          <w:rFonts w:ascii="Times New Roman" w:hAnsi="Times New Roman" w:cs="Times New Roman"/>
          <w:sz w:val="20"/>
          <w:szCs w:val="20"/>
          <w:lang w:val="en-US"/>
          <w:rPrChange w:id="8853" w:author="Airat Shigapov" w:date="2021-10-27T23:08:00Z">
            <w:rPr>
              <w:ins w:id="8854" w:author="Airat Shigapov" w:date="2021-10-27T23:04:00Z"/>
              <w:rFonts w:ascii="Consolas" w:hAnsi="Consolas" w:cs="Consolas"/>
              <w:color w:val="000000"/>
              <w:sz w:val="19"/>
              <w:szCs w:val="19"/>
            </w:rPr>
          </w:rPrChange>
        </w:rPr>
      </w:pPr>
      <w:ins w:id="8855" w:author="Airat Shigapov" w:date="2021-10-27T23:04:00Z">
        <w:r w:rsidRPr="008C09BE">
          <w:rPr>
            <w:rFonts w:ascii="Times New Roman" w:hAnsi="Times New Roman" w:cs="Times New Roman"/>
            <w:sz w:val="20"/>
            <w:szCs w:val="20"/>
            <w:lang w:val="en-US"/>
            <w:rPrChange w:id="8856"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8857" w:author="Airat Shigapov" w:date="2021-10-27T23:08:00Z">
              <w:rPr>
                <w:rFonts w:ascii="Consolas" w:hAnsi="Consolas" w:cs="Consolas"/>
                <w:color w:val="0000FF"/>
                <w:sz w:val="19"/>
                <w:szCs w:val="19"/>
              </w:rPr>
            </w:rPrChange>
          </w:rPr>
          <w:t>&lt;</w:t>
        </w:r>
        <w:proofErr w:type="spellStart"/>
        <w:r w:rsidRPr="008C09BE">
          <w:rPr>
            <w:rFonts w:ascii="Times New Roman" w:hAnsi="Times New Roman" w:cs="Times New Roman"/>
            <w:sz w:val="20"/>
            <w:szCs w:val="20"/>
            <w:lang w:val="en-US"/>
            <w:rPrChange w:id="8858" w:author="Airat Shigapov" w:date="2021-10-27T23:08:00Z">
              <w:rPr>
                <w:rFonts w:ascii="Consolas" w:hAnsi="Consolas" w:cs="Consolas"/>
                <w:color w:val="A31515"/>
                <w:sz w:val="19"/>
                <w:szCs w:val="19"/>
              </w:rPr>
            </w:rPrChange>
          </w:rPr>
          <w:t>ColumnDefinition</w:t>
        </w:r>
        <w:proofErr w:type="spellEnd"/>
        <w:r w:rsidRPr="008C09BE">
          <w:rPr>
            <w:rFonts w:ascii="Times New Roman" w:hAnsi="Times New Roman" w:cs="Times New Roman"/>
            <w:sz w:val="20"/>
            <w:szCs w:val="20"/>
            <w:lang w:val="en-US"/>
            <w:rPrChange w:id="8859" w:author="Airat Shigapov" w:date="2021-10-27T23:08:00Z">
              <w:rPr>
                <w:rFonts w:ascii="Consolas" w:hAnsi="Consolas" w:cs="Consolas"/>
                <w:color w:val="FF0000"/>
                <w:sz w:val="19"/>
                <w:szCs w:val="19"/>
              </w:rPr>
            </w:rPrChange>
          </w:rPr>
          <w:t xml:space="preserve"> Width</w:t>
        </w:r>
        <w:r w:rsidRPr="008C09BE">
          <w:rPr>
            <w:rFonts w:ascii="Times New Roman" w:hAnsi="Times New Roman" w:cs="Times New Roman"/>
            <w:sz w:val="20"/>
            <w:szCs w:val="20"/>
            <w:lang w:val="en-US"/>
            <w:rPrChange w:id="8860" w:author="Airat Shigapov" w:date="2021-10-27T23:08:00Z">
              <w:rPr>
                <w:rFonts w:ascii="Consolas" w:hAnsi="Consolas" w:cs="Consolas"/>
                <w:color w:val="0000FF"/>
                <w:sz w:val="19"/>
                <w:szCs w:val="19"/>
              </w:rPr>
            </w:rPrChange>
          </w:rPr>
          <w:t>="1*"/&gt;</w:t>
        </w:r>
      </w:ins>
    </w:p>
    <w:p w14:paraId="282E729B" w14:textId="77777777" w:rsidR="001118C1" w:rsidRPr="008C09BE" w:rsidRDefault="001118C1" w:rsidP="001118C1">
      <w:pPr>
        <w:autoSpaceDE w:val="0"/>
        <w:autoSpaceDN w:val="0"/>
        <w:adjustRightInd w:val="0"/>
        <w:spacing w:after="0" w:line="240" w:lineRule="auto"/>
        <w:rPr>
          <w:ins w:id="8861" w:author="Airat Shigapov" w:date="2021-10-27T23:04:00Z"/>
          <w:rFonts w:ascii="Times New Roman" w:hAnsi="Times New Roman" w:cs="Times New Roman"/>
          <w:sz w:val="20"/>
          <w:szCs w:val="20"/>
          <w:lang w:val="en-US"/>
          <w:rPrChange w:id="8862" w:author="Airat Shigapov" w:date="2021-10-27T23:08:00Z">
            <w:rPr>
              <w:ins w:id="8863" w:author="Airat Shigapov" w:date="2021-10-27T23:04:00Z"/>
              <w:rFonts w:ascii="Consolas" w:hAnsi="Consolas" w:cs="Consolas"/>
              <w:color w:val="000000"/>
              <w:sz w:val="19"/>
              <w:szCs w:val="19"/>
            </w:rPr>
          </w:rPrChange>
        </w:rPr>
      </w:pPr>
      <w:ins w:id="8864" w:author="Airat Shigapov" w:date="2021-10-27T23:04:00Z">
        <w:r w:rsidRPr="008C09BE">
          <w:rPr>
            <w:rFonts w:ascii="Times New Roman" w:hAnsi="Times New Roman" w:cs="Times New Roman"/>
            <w:sz w:val="20"/>
            <w:szCs w:val="20"/>
            <w:lang w:val="en-US"/>
            <w:rPrChange w:id="8865"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8866" w:author="Airat Shigapov" w:date="2021-10-27T23:08:00Z">
              <w:rPr>
                <w:rFonts w:ascii="Consolas" w:hAnsi="Consolas" w:cs="Consolas"/>
                <w:color w:val="0000FF"/>
                <w:sz w:val="19"/>
                <w:szCs w:val="19"/>
              </w:rPr>
            </w:rPrChange>
          </w:rPr>
          <w:t>&lt;</w:t>
        </w:r>
        <w:proofErr w:type="spellStart"/>
        <w:r w:rsidRPr="008C09BE">
          <w:rPr>
            <w:rFonts w:ascii="Times New Roman" w:hAnsi="Times New Roman" w:cs="Times New Roman"/>
            <w:sz w:val="20"/>
            <w:szCs w:val="20"/>
            <w:lang w:val="en-US"/>
            <w:rPrChange w:id="8867" w:author="Airat Shigapov" w:date="2021-10-27T23:08:00Z">
              <w:rPr>
                <w:rFonts w:ascii="Consolas" w:hAnsi="Consolas" w:cs="Consolas"/>
                <w:color w:val="A31515"/>
                <w:sz w:val="19"/>
                <w:szCs w:val="19"/>
              </w:rPr>
            </w:rPrChange>
          </w:rPr>
          <w:t>ColumnDefinition</w:t>
        </w:r>
        <w:proofErr w:type="spellEnd"/>
        <w:r w:rsidRPr="008C09BE">
          <w:rPr>
            <w:rFonts w:ascii="Times New Roman" w:hAnsi="Times New Roman" w:cs="Times New Roman"/>
            <w:sz w:val="20"/>
            <w:szCs w:val="20"/>
            <w:lang w:val="en-US"/>
            <w:rPrChange w:id="8868" w:author="Airat Shigapov" w:date="2021-10-27T23:08:00Z">
              <w:rPr>
                <w:rFonts w:ascii="Consolas" w:hAnsi="Consolas" w:cs="Consolas"/>
                <w:color w:val="FF0000"/>
                <w:sz w:val="19"/>
                <w:szCs w:val="19"/>
              </w:rPr>
            </w:rPrChange>
          </w:rPr>
          <w:t xml:space="preserve"> Width</w:t>
        </w:r>
        <w:r w:rsidRPr="008C09BE">
          <w:rPr>
            <w:rFonts w:ascii="Times New Roman" w:hAnsi="Times New Roman" w:cs="Times New Roman"/>
            <w:sz w:val="20"/>
            <w:szCs w:val="20"/>
            <w:lang w:val="en-US"/>
            <w:rPrChange w:id="8869" w:author="Airat Shigapov" w:date="2021-10-27T23:08:00Z">
              <w:rPr>
                <w:rFonts w:ascii="Consolas" w:hAnsi="Consolas" w:cs="Consolas"/>
                <w:color w:val="0000FF"/>
                <w:sz w:val="19"/>
                <w:szCs w:val="19"/>
              </w:rPr>
            </w:rPrChange>
          </w:rPr>
          <w:t>="490"/&gt;</w:t>
        </w:r>
      </w:ins>
    </w:p>
    <w:p w14:paraId="18EF76E2" w14:textId="77777777" w:rsidR="001118C1" w:rsidRPr="008C09BE" w:rsidRDefault="001118C1" w:rsidP="001118C1">
      <w:pPr>
        <w:autoSpaceDE w:val="0"/>
        <w:autoSpaceDN w:val="0"/>
        <w:adjustRightInd w:val="0"/>
        <w:spacing w:after="0" w:line="240" w:lineRule="auto"/>
        <w:rPr>
          <w:ins w:id="8870" w:author="Airat Shigapov" w:date="2021-10-27T23:04:00Z"/>
          <w:rFonts w:ascii="Times New Roman" w:hAnsi="Times New Roman" w:cs="Times New Roman"/>
          <w:sz w:val="20"/>
          <w:szCs w:val="20"/>
          <w:lang w:val="en-US"/>
          <w:rPrChange w:id="8871" w:author="Airat Shigapov" w:date="2021-10-27T23:08:00Z">
            <w:rPr>
              <w:ins w:id="8872" w:author="Airat Shigapov" w:date="2021-10-27T23:04:00Z"/>
              <w:rFonts w:ascii="Consolas" w:hAnsi="Consolas" w:cs="Consolas"/>
              <w:color w:val="000000"/>
              <w:sz w:val="19"/>
              <w:szCs w:val="19"/>
            </w:rPr>
          </w:rPrChange>
        </w:rPr>
      </w:pPr>
      <w:ins w:id="8873" w:author="Airat Shigapov" w:date="2021-10-27T23:04:00Z">
        <w:r w:rsidRPr="008C09BE">
          <w:rPr>
            <w:rFonts w:ascii="Times New Roman" w:hAnsi="Times New Roman" w:cs="Times New Roman"/>
            <w:sz w:val="20"/>
            <w:szCs w:val="20"/>
            <w:lang w:val="en-US"/>
            <w:rPrChange w:id="8874"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8875" w:author="Airat Shigapov" w:date="2021-10-27T23:08:00Z">
              <w:rPr>
                <w:rFonts w:ascii="Consolas" w:hAnsi="Consolas" w:cs="Consolas"/>
                <w:color w:val="0000FF"/>
                <w:sz w:val="19"/>
                <w:szCs w:val="19"/>
              </w:rPr>
            </w:rPrChange>
          </w:rPr>
          <w:t>&lt;/</w:t>
        </w:r>
        <w:proofErr w:type="spellStart"/>
        <w:r w:rsidRPr="008C09BE">
          <w:rPr>
            <w:rFonts w:ascii="Times New Roman" w:hAnsi="Times New Roman" w:cs="Times New Roman"/>
            <w:sz w:val="20"/>
            <w:szCs w:val="20"/>
            <w:lang w:val="en-US"/>
            <w:rPrChange w:id="8876" w:author="Airat Shigapov" w:date="2021-10-27T23:08:00Z">
              <w:rPr>
                <w:rFonts w:ascii="Consolas" w:hAnsi="Consolas" w:cs="Consolas"/>
                <w:color w:val="A31515"/>
                <w:sz w:val="19"/>
                <w:szCs w:val="19"/>
              </w:rPr>
            </w:rPrChange>
          </w:rPr>
          <w:t>Grid.ColumnDefinitions</w:t>
        </w:r>
        <w:proofErr w:type="spellEnd"/>
        <w:r w:rsidRPr="008C09BE">
          <w:rPr>
            <w:rFonts w:ascii="Times New Roman" w:hAnsi="Times New Roman" w:cs="Times New Roman"/>
            <w:sz w:val="20"/>
            <w:szCs w:val="20"/>
            <w:lang w:val="en-US"/>
            <w:rPrChange w:id="8877" w:author="Airat Shigapov" w:date="2021-10-27T23:08:00Z">
              <w:rPr>
                <w:rFonts w:ascii="Consolas" w:hAnsi="Consolas" w:cs="Consolas"/>
                <w:color w:val="0000FF"/>
                <w:sz w:val="19"/>
                <w:szCs w:val="19"/>
              </w:rPr>
            </w:rPrChange>
          </w:rPr>
          <w:t>&gt;</w:t>
        </w:r>
      </w:ins>
    </w:p>
    <w:p w14:paraId="35B07606" w14:textId="77777777" w:rsidR="001118C1" w:rsidRPr="008C09BE" w:rsidRDefault="001118C1" w:rsidP="001118C1">
      <w:pPr>
        <w:autoSpaceDE w:val="0"/>
        <w:autoSpaceDN w:val="0"/>
        <w:adjustRightInd w:val="0"/>
        <w:spacing w:after="0" w:line="240" w:lineRule="auto"/>
        <w:rPr>
          <w:ins w:id="8878" w:author="Airat Shigapov" w:date="2021-10-27T23:04:00Z"/>
          <w:rFonts w:ascii="Times New Roman" w:hAnsi="Times New Roman" w:cs="Times New Roman"/>
          <w:sz w:val="20"/>
          <w:szCs w:val="20"/>
          <w:lang w:val="en-US"/>
          <w:rPrChange w:id="8879" w:author="Airat Shigapov" w:date="2021-10-27T23:08:00Z">
            <w:rPr>
              <w:ins w:id="8880" w:author="Airat Shigapov" w:date="2021-10-27T23:04:00Z"/>
              <w:rFonts w:ascii="Consolas" w:hAnsi="Consolas" w:cs="Consolas"/>
              <w:color w:val="000000"/>
              <w:sz w:val="19"/>
              <w:szCs w:val="19"/>
            </w:rPr>
          </w:rPrChange>
        </w:rPr>
      </w:pPr>
      <w:ins w:id="8881" w:author="Airat Shigapov" w:date="2021-10-27T23:04:00Z">
        <w:r w:rsidRPr="008C09BE">
          <w:rPr>
            <w:rFonts w:ascii="Times New Roman" w:hAnsi="Times New Roman" w:cs="Times New Roman"/>
            <w:sz w:val="20"/>
            <w:szCs w:val="20"/>
            <w:lang w:val="en-US"/>
            <w:rPrChange w:id="8882"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8883" w:author="Airat Shigapov" w:date="2021-10-27T23:08:00Z">
              <w:rPr>
                <w:rFonts w:ascii="Consolas" w:hAnsi="Consolas" w:cs="Consolas"/>
                <w:color w:val="0000FF"/>
                <w:sz w:val="19"/>
                <w:szCs w:val="19"/>
              </w:rPr>
            </w:rPrChange>
          </w:rPr>
          <w:t>&lt;</w:t>
        </w:r>
        <w:proofErr w:type="spellStart"/>
        <w:r w:rsidRPr="008C09BE">
          <w:rPr>
            <w:rFonts w:ascii="Times New Roman" w:hAnsi="Times New Roman" w:cs="Times New Roman"/>
            <w:sz w:val="20"/>
            <w:szCs w:val="20"/>
            <w:lang w:val="en-US"/>
            <w:rPrChange w:id="8884" w:author="Airat Shigapov" w:date="2021-10-27T23:08:00Z">
              <w:rPr>
                <w:rFonts w:ascii="Consolas" w:hAnsi="Consolas" w:cs="Consolas"/>
                <w:color w:val="A31515"/>
                <w:sz w:val="19"/>
                <w:szCs w:val="19"/>
              </w:rPr>
            </w:rPrChange>
          </w:rPr>
          <w:t>StackPanel</w:t>
        </w:r>
        <w:proofErr w:type="spellEnd"/>
        <w:r w:rsidRPr="008C09BE">
          <w:rPr>
            <w:rFonts w:ascii="Times New Roman" w:hAnsi="Times New Roman" w:cs="Times New Roman"/>
            <w:sz w:val="20"/>
            <w:szCs w:val="20"/>
            <w:lang w:val="en-US"/>
            <w:rPrChange w:id="8885" w:author="Airat Shigapov" w:date="2021-10-27T23:08:00Z">
              <w:rPr>
                <w:rFonts w:ascii="Consolas" w:hAnsi="Consolas" w:cs="Consolas"/>
                <w:color w:val="FF0000"/>
                <w:sz w:val="19"/>
                <w:szCs w:val="19"/>
              </w:rPr>
            </w:rPrChange>
          </w:rPr>
          <w:t xml:space="preserve"> Orientation</w:t>
        </w:r>
        <w:r w:rsidRPr="008C09BE">
          <w:rPr>
            <w:rFonts w:ascii="Times New Roman" w:hAnsi="Times New Roman" w:cs="Times New Roman"/>
            <w:sz w:val="20"/>
            <w:szCs w:val="20"/>
            <w:lang w:val="en-US"/>
            <w:rPrChange w:id="8886" w:author="Airat Shigapov" w:date="2021-10-27T23:08:00Z">
              <w:rPr>
                <w:rFonts w:ascii="Consolas" w:hAnsi="Consolas" w:cs="Consolas"/>
                <w:color w:val="0000FF"/>
                <w:sz w:val="19"/>
                <w:szCs w:val="19"/>
              </w:rPr>
            </w:rPrChange>
          </w:rPr>
          <w:t>="Vertical"</w:t>
        </w:r>
        <w:r w:rsidRPr="008C09BE">
          <w:rPr>
            <w:rFonts w:ascii="Times New Roman" w:hAnsi="Times New Roman" w:cs="Times New Roman"/>
            <w:sz w:val="20"/>
            <w:szCs w:val="20"/>
            <w:lang w:val="en-US"/>
            <w:rPrChange w:id="8887" w:author="Airat Shigapov" w:date="2021-10-27T23:08:00Z">
              <w:rPr>
                <w:rFonts w:ascii="Consolas" w:hAnsi="Consolas" w:cs="Consolas"/>
                <w:color w:val="000000"/>
                <w:sz w:val="19"/>
                <w:szCs w:val="19"/>
              </w:rPr>
            </w:rPrChange>
          </w:rPr>
          <w:t xml:space="preserve"> </w:t>
        </w:r>
      </w:ins>
    </w:p>
    <w:p w14:paraId="4DAC8751" w14:textId="77777777" w:rsidR="001118C1" w:rsidRPr="008C09BE" w:rsidRDefault="001118C1" w:rsidP="001118C1">
      <w:pPr>
        <w:autoSpaceDE w:val="0"/>
        <w:autoSpaceDN w:val="0"/>
        <w:adjustRightInd w:val="0"/>
        <w:spacing w:after="0" w:line="240" w:lineRule="auto"/>
        <w:rPr>
          <w:ins w:id="8888" w:author="Airat Shigapov" w:date="2021-10-27T23:04:00Z"/>
          <w:rFonts w:ascii="Times New Roman" w:hAnsi="Times New Roman" w:cs="Times New Roman"/>
          <w:sz w:val="20"/>
          <w:szCs w:val="20"/>
          <w:lang w:val="en-US"/>
          <w:rPrChange w:id="8889" w:author="Airat Shigapov" w:date="2021-10-27T23:08:00Z">
            <w:rPr>
              <w:ins w:id="8890" w:author="Airat Shigapov" w:date="2021-10-27T23:04:00Z"/>
              <w:rFonts w:ascii="Consolas" w:hAnsi="Consolas" w:cs="Consolas"/>
              <w:color w:val="000000"/>
              <w:sz w:val="19"/>
              <w:szCs w:val="19"/>
            </w:rPr>
          </w:rPrChange>
        </w:rPr>
      </w:pPr>
      <w:ins w:id="8891" w:author="Airat Shigapov" w:date="2021-10-27T23:04:00Z">
        <w:r w:rsidRPr="008C09BE">
          <w:rPr>
            <w:rFonts w:ascii="Times New Roman" w:hAnsi="Times New Roman" w:cs="Times New Roman"/>
            <w:sz w:val="20"/>
            <w:szCs w:val="20"/>
            <w:lang w:val="en-US"/>
            <w:rPrChange w:id="8892"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8893" w:author="Airat Shigapov" w:date="2021-10-27T23:08:00Z">
              <w:rPr>
                <w:rFonts w:ascii="Consolas" w:hAnsi="Consolas" w:cs="Consolas"/>
                <w:color w:val="FF0000"/>
                <w:sz w:val="19"/>
                <w:szCs w:val="19"/>
              </w:rPr>
            </w:rPrChange>
          </w:rPr>
          <w:t xml:space="preserve"> </w:t>
        </w:r>
        <w:proofErr w:type="spellStart"/>
        <w:r w:rsidRPr="008C09BE">
          <w:rPr>
            <w:rFonts w:ascii="Times New Roman" w:hAnsi="Times New Roman" w:cs="Times New Roman"/>
            <w:sz w:val="20"/>
            <w:szCs w:val="20"/>
            <w:lang w:val="en-US"/>
            <w:rPrChange w:id="8894" w:author="Airat Shigapov" w:date="2021-10-27T23:08:00Z">
              <w:rPr>
                <w:rFonts w:ascii="Consolas" w:hAnsi="Consolas" w:cs="Consolas"/>
                <w:color w:val="FF0000"/>
                <w:sz w:val="19"/>
                <w:szCs w:val="19"/>
              </w:rPr>
            </w:rPrChange>
          </w:rPr>
          <w:t>Grid.Column</w:t>
        </w:r>
        <w:proofErr w:type="spellEnd"/>
        <w:r w:rsidRPr="008C09BE">
          <w:rPr>
            <w:rFonts w:ascii="Times New Roman" w:hAnsi="Times New Roman" w:cs="Times New Roman"/>
            <w:sz w:val="20"/>
            <w:szCs w:val="20"/>
            <w:lang w:val="en-US"/>
            <w:rPrChange w:id="8895" w:author="Airat Shigapov" w:date="2021-10-27T23:08:00Z">
              <w:rPr>
                <w:rFonts w:ascii="Consolas" w:hAnsi="Consolas" w:cs="Consolas"/>
                <w:color w:val="0000FF"/>
                <w:sz w:val="19"/>
                <w:szCs w:val="19"/>
              </w:rPr>
            </w:rPrChange>
          </w:rPr>
          <w:t>="1"</w:t>
        </w:r>
      </w:ins>
    </w:p>
    <w:p w14:paraId="6ECFFEAC" w14:textId="77777777" w:rsidR="001118C1" w:rsidRPr="008C09BE" w:rsidRDefault="001118C1" w:rsidP="001118C1">
      <w:pPr>
        <w:autoSpaceDE w:val="0"/>
        <w:autoSpaceDN w:val="0"/>
        <w:adjustRightInd w:val="0"/>
        <w:spacing w:after="0" w:line="240" w:lineRule="auto"/>
        <w:rPr>
          <w:ins w:id="8896" w:author="Airat Shigapov" w:date="2021-10-27T23:04:00Z"/>
          <w:rFonts w:ascii="Times New Roman" w:hAnsi="Times New Roman" w:cs="Times New Roman"/>
          <w:sz w:val="20"/>
          <w:szCs w:val="20"/>
          <w:lang w:val="en-US"/>
          <w:rPrChange w:id="8897" w:author="Airat Shigapov" w:date="2021-10-27T23:08:00Z">
            <w:rPr>
              <w:ins w:id="8898" w:author="Airat Shigapov" w:date="2021-10-27T23:04:00Z"/>
              <w:rFonts w:ascii="Consolas" w:hAnsi="Consolas" w:cs="Consolas"/>
              <w:color w:val="000000"/>
              <w:sz w:val="19"/>
              <w:szCs w:val="19"/>
            </w:rPr>
          </w:rPrChange>
        </w:rPr>
      </w:pPr>
      <w:ins w:id="8899" w:author="Airat Shigapov" w:date="2021-10-27T23:04:00Z">
        <w:r w:rsidRPr="008C09BE">
          <w:rPr>
            <w:rFonts w:ascii="Times New Roman" w:hAnsi="Times New Roman" w:cs="Times New Roman"/>
            <w:sz w:val="20"/>
            <w:szCs w:val="20"/>
            <w:lang w:val="en-US"/>
            <w:rPrChange w:id="8900"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8901" w:author="Airat Shigapov" w:date="2021-10-27T23:08:00Z">
              <w:rPr>
                <w:rFonts w:ascii="Consolas" w:hAnsi="Consolas" w:cs="Consolas"/>
                <w:color w:val="FF0000"/>
                <w:sz w:val="19"/>
                <w:szCs w:val="19"/>
              </w:rPr>
            </w:rPrChange>
          </w:rPr>
          <w:t xml:space="preserve"> Margin</w:t>
        </w:r>
        <w:r w:rsidRPr="008C09BE">
          <w:rPr>
            <w:rFonts w:ascii="Times New Roman" w:hAnsi="Times New Roman" w:cs="Times New Roman"/>
            <w:sz w:val="20"/>
            <w:szCs w:val="20"/>
            <w:lang w:val="en-US"/>
            <w:rPrChange w:id="8902" w:author="Airat Shigapov" w:date="2021-10-27T23:08:00Z">
              <w:rPr>
                <w:rFonts w:ascii="Consolas" w:hAnsi="Consolas" w:cs="Consolas"/>
                <w:color w:val="0000FF"/>
                <w:sz w:val="19"/>
                <w:szCs w:val="19"/>
              </w:rPr>
            </w:rPrChange>
          </w:rPr>
          <w:t>="0,80,0,0"</w:t>
        </w:r>
      </w:ins>
    </w:p>
    <w:p w14:paraId="3C69FAEE" w14:textId="77777777" w:rsidR="001118C1" w:rsidRPr="008C09BE" w:rsidRDefault="001118C1" w:rsidP="001118C1">
      <w:pPr>
        <w:autoSpaceDE w:val="0"/>
        <w:autoSpaceDN w:val="0"/>
        <w:adjustRightInd w:val="0"/>
        <w:spacing w:after="0" w:line="240" w:lineRule="auto"/>
        <w:rPr>
          <w:ins w:id="8903" w:author="Airat Shigapov" w:date="2021-10-27T23:04:00Z"/>
          <w:rFonts w:ascii="Times New Roman" w:hAnsi="Times New Roman" w:cs="Times New Roman"/>
          <w:sz w:val="20"/>
          <w:szCs w:val="20"/>
          <w:lang w:val="en-US"/>
          <w:rPrChange w:id="8904" w:author="Airat Shigapov" w:date="2021-10-27T23:08:00Z">
            <w:rPr>
              <w:ins w:id="8905" w:author="Airat Shigapov" w:date="2021-10-27T23:04:00Z"/>
              <w:rFonts w:ascii="Consolas" w:hAnsi="Consolas" w:cs="Consolas"/>
              <w:color w:val="000000"/>
              <w:sz w:val="19"/>
              <w:szCs w:val="19"/>
            </w:rPr>
          </w:rPrChange>
        </w:rPr>
      </w:pPr>
      <w:ins w:id="8906" w:author="Airat Shigapov" w:date="2021-10-27T23:04:00Z">
        <w:r w:rsidRPr="008C09BE">
          <w:rPr>
            <w:rFonts w:ascii="Times New Roman" w:hAnsi="Times New Roman" w:cs="Times New Roman"/>
            <w:sz w:val="20"/>
            <w:szCs w:val="20"/>
            <w:lang w:val="en-US"/>
            <w:rPrChange w:id="8907"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8908" w:author="Airat Shigapov" w:date="2021-10-27T23:08:00Z">
              <w:rPr>
                <w:rFonts w:ascii="Consolas" w:hAnsi="Consolas" w:cs="Consolas"/>
                <w:color w:val="FF0000"/>
                <w:sz w:val="19"/>
                <w:szCs w:val="19"/>
              </w:rPr>
            </w:rPrChange>
          </w:rPr>
          <w:t xml:space="preserve"> </w:t>
        </w:r>
        <w:proofErr w:type="spellStart"/>
        <w:r w:rsidRPr="008C09BE">
          <w:rPr>
            <w:rFonts w:ascii="Times New Roman" w:hAnsi="Times New Roman" w:cs="Times New Roman"/>
            <w:sz w:val="20"/>
            <w:szCs w:val="20"/>
            <w:lang w:val="en-US"/>
            <w:rPrChange w:id="8909" w:author="Airat Shigapov" w:date="2021-10-27T23:08:00Z">
              <w:rPr>
                <w:rFonts w:ascii="Consolas" w:hAnsi="Consolas" w:cs="Consolas"/>
                <w:color w:val="FF0000"/>
                <w:sz w:val="19"/>
                <w:szCs w:val="19"/>
              </w:rPr>
            </w:rPrChange>
          </w:rPr>
          <w:t>HorizontalAlignment</w:t>
        </w:r>
        <w:proofErr w:type="spellEnd"/>
        <w:r w:rsidRPr="008C09BE">
          <w:rPr>
            <w:rFonts w:ascii="Times New Roman" w:hAnsi="Times New Roman" w:cs="Times New Roman"/>
            <w:sz w:val="20"/>
            <w:szCs w:val="20"/>
            <w:lang w:val="en-US"/>
            <w:rPrChange w:id="8910" w:author="Airat Shigapov" w:date="2021-10-27T23:08:00Z">
              <w:rPr>
                <w:rFonts w:ascii="Consolas" w:hAnsi="Consolas" w:cs="Consolas"/>
                <w:color w:val="0000FF"/>
                <w:sz w:val="19"/>
                <w:szCs w:val="19"/>
              </w:rPr>
            </w:rPrChange>
          </w:rPr>
          <w:t>="Stretch"&gt;</w:t>
        </w:r>
      </w:ins>
    </w:p>
    <w:p w14:paraId="48CC4C69" w14:textId="77777777" w:rsidR="001118C1" w:rsidRPr="008C09BE" w:rsidRDefault="001118C1" w:rsidP="001118C1">
      <w:pPr>
        <w:autoSpaceDE w:val="0"/>
        <w:autoSpaceDN w:val="0"/>
        <w:adjustRightInd w:val="0"/>
        <w:spacing w:after="0" w:line="240" w:lineRule="auto"/>
        <w:rPr>
          <w:ins w:id="8911" w:author="Airat Shigapov" w:date="2021-10-27T23:04:00Z"/>
          <w:rFonts w:ascii="Times New Roman" w:hAnsi="Times New Roman" w:cs="Times New Roman"/>
          <w:sz w:val="20"/>
          <w:szCs w:val="20"/>
          <w:lang w:val="en-US"/>
          <w:rPrChange w:id="8912" w:author="Airat Shigapov" w:date="2021-10-27T23:08:00Z">
            <w:rPr>
              <w:ins w:id="8913" w:author="Airat Shigapov" w:date="2021-10-27T23:04:00Z"/>
              <w:rFonts w:ascii="Consolas" w:hAnsi="Consolas" w:cs="Consolas"/>
              <w:color w:val="000000"/>
              <w:sz w:val="19"/>
              <w:szCs w:val="19"/>
            </w:rPr>
          </w:rPrChange>
        </w:rPr>
      </w:pPr>
      <w:ins w:id="8914" w:author="Airat Shigapov" w:date="2021-10-27T23:04:00Z">
        <w:r w:rsidRPr="008C09BE">
          <w:rPr>
            <w:rFonts w:ascii="Times New Roman" w:hAnsi="Times New Roman" w:cs="Times New Roman"/>
            <w:sz w:val="20"/>
            <w:szCs w:val="20"/>
            <w:lang w:val="en-US"/>
            <w:rPrChange w:id="8915"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8916" w:author="Airat Shigapov" w:date="2021-10-27T23:08:00Z">
              <w:rPr>
                <w:rFonts w:ascii="Consolas" w:hAnsi="Consolas" w:cs="Consolas"/>
                <w:color w:val="0000FF"/>
                <w:sz w:val="19"/>
                <w:szCs w:val="19"/>
              </w:rPr>
            </w:rPrChange>
          </w:rPr>
          <w:t>&lt;</w:t>
        </w:r>
        <w:proofErr w:type="spellStart"/>
        <w:r w:rsidRPr="008C09BE">
          <w:rPr>
            <w:rFonts w:ascii="Times New Roman" w:hAnsi="Times New Roman" w:cs="Times New Roman"/>
            <w:sz w:val="20"/>
            <w:szCs w:val="20"/>
            <w:lang w:val="en-US"/>
            <w:rPrChange w:id="8917" w:author="Airat Shigapov" w:date="2021-10-27T23:08:00Z">
              <w:rPr>
                <w:rFonts w:ascii="Consolas" w:hAnsi="Consolas" w:cs="Consolas"/>
                <w:color w:val="A31515"/>
                <w:sz w:val="19"/>
                <w:szCs w:val="19"/>
              </w:rPr>
            </w:rPrChange>
          </w:rPr>
          <w:t>TextBlock</w:t>
        </w:r>
        <w:proofErr w:type="spellEnd"/>
        <w:r w:rsidRPr="008C09BE">
          <w:rPr>
            <w:rFonts w:ascii="Times New Roman" w:hAnsi="Times New Roman" w:cs="Times New Roman"/>
            <w:sz w:val="20"/>
            <w:szCs w:val="20"/>
            <w:lang w:val="en-US"/>
            <w:rPrChange w:id="8918" w:author="Airat Shigapov" w:date="2021-10-27T23:08:00Z">
              <w:rPr>
                <w:rFonts w:ascii="Consolas" w:hAnsi="Consolas" w:cs="Consolas"/>
                <w:color w:val="FF0000"/>
                <w:sz w:val="19"/>
                <w:szCs w:val="19"/>
              </w:rPr>
            </w:rPrChange>
          </w:rPr>
          <w:t xml:space="preserve"> Text</w:t>
        </w:r>
        <w:r w:rsidRPr="008C09BE">
          <w:rPr>
            <w:rFonts w:ascii="Times New Roman" w:hAnsi="Times New Roman" w:cs="Times New Roman"/>
            <w:sz w:val="20"/>
            <w:szCs w:val="20"/>
            <w:lang w:val="en-US"/>
            <w:rPrChange w:id="8919" w:author="Airat Shigapov" w:date="2021-10-27T23:08:00Z">
              <w:rPr>
                <w:rFonts w:ascii="Consolas" w:hAnsi="Consolas" w:cs="Consolas"/>
                <w:color w:val="0000FF"/>
                <w:sz w:val="19"/>
                <w:szCs w:val="19"/>
              </w:rPr>
            </w:rPrChange>
          </w:rPr>
          <w:t>="</w:t>
        </w:r>
        <w:r w:rsidRPr="008C09BE">
          <w:rPr>
            <w:rFonts w:ascii="Times New Roman" w:hAnsi="Times New Roman" w:cs="Times New Roman"/>
            <w:sz w:val="20"/>
            <w:szCs w:val="20"/>
            <w:rPrChange w:id="8920" w:author="Airat Shigapov" w:date="2021-10-27T23:08:00Z">
              <w:rPr>
                <w:rFonts w:ascii="Consolas" w:hAnsi="Consolas" w:cs="Consolas"/>
                <w:color w:val="0000FF"/>
                <w:sz w:val="19"/>
                <w:szCs w:val="19"/>
              </w:rPr>
            </w:rPrChange>
          </w:rPr>
          <w:t>АВТОРИЗАЦИЯ</w:t>
        </w:r>
        <w:r w:rsidRPr="008C09BE">
          <w:rPr>
            <w:rFonts w:ascii="Times New Roman" w:hAnsi="Times New Roman" w:cs="Times New Roman"/>
            <w:sz w:val="20"/>
            <w:szCs w:val="20"/>
            <w:lang w:val="en-US"/>
            <w:rPrChange w:id="8921" w:author="Airat Shigapov" w:date="2021-10-27T23:08:00Z">
              <w:rPr>
                <w:rFonts w:ascii="Consolas" w:hAnsi="Consolas" w:cs="Consolas"/>
                <w:color w:val="0000FF"/>
                <w:sz w:val="19"/>
                <w:szCs w:val="19"/>
              </w:rPr>
            </w:rPrChange>
          </w:rPr>
          <w:t>"</w:t>
        </w:r>
      </w:ins>
    </w:p>
    <w:p w14:paraId="609C2AB7" w14:textId="77777777" w:rsidR="001118C1" w:rsidRPr="008C09BE" w:rsidRDefault="001118C1" w:rsidP="001118C1">
      <w:pPr>
        <w:autoSpaceDE w:val="0"/>
        <w:autoSpaceDN w:val="0"/>
        <w:adjustRightInd w:val="0"/>
        <w:spacing w:after="0" w:line="240" w:lineRule="auto"/>
        <w:rPr>
          <w:ins w:id="8922" w:author="Airat Shigapov" w:date="2021-10-27T23:04:00Z"/>
          <w:rFonts w:ascii="Times New Roman" w:hAnsi="Times New Roman" w:cs="Times New Roman"/>
          <w:sz w:val="20"/>
          <w:szCs w:val="20"/>
          <w:lang w:val="en-US"/>
          <w:rPrChange w:id="8923" w:author="Airat Shigapov" w:date="2021-10-27T23:08:00Z">
            <w:rPr>
              <w:ins w:id="8924" w:author="Airat Shigapov" w:date="2021-10-27T23:04:00Z"/>
              <w:rFonts w:ascii="Consolas" w:hAnsi="Consolas" w:cs="Consolas"/>
              <w:color w:val="000000"/>
              <w:sz w:val="19"/>
              <w:szCs w:val="19"/>
            </w:rPr>
          </w:rPrChange>
        </w:rPr>
      </w:pPr>
      <w:ins w:id="8925" w:author="Airat Shigapov" w:date="2021-10-27T23:04:00Z">
        <w:r w:rsidRPr="008C09BE">
          <w:rPr>
            <w:rFonts w:ascii="Times New Roman" w:hAnsi="Times New Roman" w:cs="Times New Roman"/>
            <w:sz w:val="20"/>
            <w:szCs w:val="20"/>
            <w:lang w:val="en-US"/>
            <w:rPrChange w:id="8926"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8927" w:author="Airat Shigapov" w:date="2021-10-27T23:08:00Z">
              <w:rPr>
                <w:rFonts w:ascii="Consolas" w:hAnsi="Consolas" w:cs="Consolas"/>
                <w:color w:val="FF0000"/>
                <w:sz w:val="19"/>
                <w:szCs w:val="19"/>
              </w:rPr>
            </w:rPrChange>
          </w:rPr>
          <w:t xml:space="preserve"> Margin</w:t>
        </w:r>
        <w:r w:rsidRPr="008C09BE">
          <w:rPr>
            <w:rFonts w:ascii="Times New Roman" w:hAnsi="Times New Roman" w:cs="Times New Roman"/>
            <w:sz w:val="20"/>
            <w:szCs w:val="20"/>
            <w:lang w:val="en-US"/>
            <w:rPrChange w:id="8928" w:author="Airat Shigapov" w:date="2021-10-27T23:08:00Z">
              <w:rPr>
                <w:rFonts w:ascii="Consolas" w:hAnsi="Consolas" w:cs="Consolas"/>
                <w:color w:val="0000FF"/>
                <w:sz w:val="19"/>
                <w:szCs w:val="19"/>
              </w:rPr>
            </w:rPrChange>
          </w:rPr>
          <w:t>="3,0,0,0"</w:t>
        </w:r>
      </w:ins>
    </w:p>
    <w:p w14:paraId="621F8EC3" w14:textId="77777777" w:rsidR="001118C1" w:rsidRPr="008C09BE" w:rsidRDefault="001118C1" w:rsidP="001118C1">
      <w:pPr>
        <w:autoSpaceDE w:val="0"/>
        <w:autoSpaceDN w:val="0"/>
        <w:adjustRightInd w:val="0"/>
        <w:spacing w:after="0" w:line="240" w:lineRule="auto"/>
        <w:rPr>
          <w:ins w:id="8929" w:author="Airat Shigapov" w:date="2021-10-27T23:04:00Z"/>
          <w:rFonts w:ascii="Times New Roman" w:hAnsi="Times New Roman" w:cs="Times New Roman"/>
          <w:sz w:val="20"/>
          <w:szCs w:val="20"/>
          <w:lang w:val="en-US"/>
          <w:rPrChange w:id="8930" w:author="Airat Shigapov" w:date="2021-10-27T23:08:00Z">
            <w:rPr>
              <w:ins w:id="8931" w:author="Airat Shigapov" w:date="2021-10-27T23:04:00Z"/>
              <w:rFonts w:ascii="Consolas" w:hAnsi="Consolas" w:cs="Consolas"/>
              <w:color w:val="000000"/>
              <w:sz w:val="19"/>
              <w:szCs w:val="19"/>
            </w:rPr>
          </w:rPrChange>
        </w:rPr>
      </w:pPr>
      <w:ins w:id="8932" w:author="Airat Shigapov" w:date="2021-10-27T23:04:00Z">
        <w:r w:rsidRPr="008C09BE">
          <w:rPr>
            <w:rFonts w:ascii="Times New Roman" w:hAnsi="Times New Roman" w:cs="Times New Roman"/>
            <w:sz w:val="20"/>
            <w:szCs w:val="20"/>
            <w:lang w:val="en-US"/>
            <w:rPrChange w:id="8933"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8934" w:author="Airat Shigapov" w:date="2021-10-27T23:08:00Z">
              <w:rPr>
                <w:rFonts w:ascii="Consolas" w:hAnsi="Consolas" w:cs="Consolas"/>
                <w:color w:val="FF0000"/>
                <w:sz w:val="19"/>
                <w:szCs w:val="19"/>
              </w:rPr>
            </w:rPrChange>
          </w:rPr>
          <w:t xml:space="preserve"> </w:t>
        </w:r>
        <w:proofErr w:type="spellStart"/>
        <w:r w:rsidRPr="008C09BE">
          <w:rPr>
            <w:rFonts w:ascii="Times New Roman" w:hAnsi="Times New Roman" w:cs="Times New Roman"/>
            <w:sz w:val="20"/>
            <w:szCs w:val="20"/>
            <w:lang w:val="en-US"/>
            <w:rPrChange w:id="8935" w:author="Airat Shigapov" w:date="2021-10-27T23:08:00Z">
              <w:rPr>
                <w:rFonts w:ascii="Consolas" w:hAnsi="Consolas" w:cs="Consolas"/>
                <w:color w:val="FF0000"/>
                <w:sz w:val="19"/>
                <w:szCs w:val="19"/>
              </w:rPr>
            </w:rPrChange>
          </w:rPr>
          <w:t>HorizontalAlignment</w:t>
        </w:r>
        <w:proofErr w:type="spellEnd"/>
        <w:r w:rsidRPr="008C09BE">
          <w:rPr>
            <w:rFonts w:ascii="Times New Roman" w:hAnsi="Times New Roman" w:cs="Times New Roman"/>
            <w:sz w:val="20"/>
            <w:szCs w:val="20"/>
            <w:lang w:val="en-US"/>
            <w:rPrChange w:id="8936" w:author="Airat Shigapov" w:date="2021-10-27T23:08:00Z">
              <w:rPr>
                <w:rFonts w:ascii="Consolas" w:hAnsi="Consolas" w:cs="Consolas"/>
                <w:color w:val="0000FF"/>
                <w:sz w:val="19"/>
                <w:szCs w:val="19"/>
              </w:rPr>
            </w:rPrChange>
          </w:rPr>
          <w:t>="Left"</w:t>
        </w:r>
      </w:ins>
    </w:p>
    <w:p w14:paraId="6FB4B856" w14:textId="77777777" w:rsidR="001118C1" w:rsidRPr="008C09BE" w:rsidRDefault="001118C1" w:rsidP="001118C1">
      <w:pPr>
        <w:autoSpaceDE w:val="0"/>
        <w:autoSpaceDN w:val="0"/>
        <w:adjustRightInd w:val="0"/>
        <w:spacing w:after="0" w:line="240" w:lineRule="auto"/>
        <w:rPr>
          <w:ins w:id="8937" w:author="Airat Shigapov" w:date="2021-10-27T23:04:00Z"/>
          <w:rFonts w:ascii="Times New Roman" w:hAnsi="Times New Roman" w:cs="Times New Roman"/>
          <w:sz w:val="20"/>
          <w:szCs w:val="20"/>
          <w:lang w:val="en-US"/>
          <w:rPrChange w:id="8938" w:author="Airat Shigapov" w:date="2021-10-27T23:08:00Z">
            <w:rPr>
              <w:ins w:id="8939" w:author="Airat Shigapov" w:date="2021-10-27T23:04:00Z"/>
              <w:rFonts w:ascii="Consolas" w:hAnsi="Consolas" w:cs="Consolas"/>
              <w:color w:val="000000"/>
              <w:sz w:val="19"/>
              <w:szCs w:val="19"/>
            </w:rPr>
          </w:rPrChange>
        </w:rPr>
      </w:pPr>
      <w:ins w:id="8940" w:author="Airat Shigapov" w:date="2021-10-27T23:04:00Z">
        <w:r w:rsidRPr="008C09BE">
          <w:rPr>
            <w:rFonts w:ascii="Times New Roman" w:hAnsi="Times New Roman" w:cs="Times New Roman"/>
            <w:sz w:val="20"/>
            <w:szCs w:val="20"/>
            <w:lang w:val="en-US"/>
            <w:rPrChange w:id="8941"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8942" w:author="Airat Shigapov" w:date="2021-10-27T23:08:00Z">
              <w:rPr>
                <w:rFonts w:ascii="Consolas" w:hAnsi="Consolas" w:cs="Consolas"/>
                <w:color w:val="FF0000"/>
                <w:sz w:val="19"/>
                <w:szCs w:val="19"/>
              </w:rPr>
            </w:rPrChange>
          </w:rPr>
          <w:t xml:space="preserve"> </w:t>
        </w:r>
        <w:proofErr w:type="spellStart"/>
        <w:r w:rsidRPr="008C09BE">
          <w:rPr>
            <w:rFonts w:ascii="Times New Roman" w:hAnsi="Times New Roman" w:cs="Times New Roman"/>
            <w:sz w:val="20"/>
            <w:szCs w:val="20"/>
            <w:lang w:val="en-US"/>
            <w:rPrChange w:id="8943" w:author="Airat Shigapov" w:date="2021-10-27T23:08:00Z">
              <w:rPr>
                <w:rFonts w:ascii="Consolas" w:hAnsi="Consolas" w:cs="Consolas"/>
                <w:color w:val="FF0000"/>
                <w:sz w:val="19"/>
                <w:szCs w:val="19"/>
              </w:rPr>
            </w:rPrChange>
          </w:rPr>
          <w:t>FontSize</w:t>
        </w:r>
        <w:proofErr w:type="spellEnd"/>
        <w:r w:rsidRPr="008C09BE">
          <w:rPr>
            <w:rFonts w:ascii="Times New Roman" w:hAnsi="Times New Roman" w:cs="Times New Roman"/>
            <w:sz w:val="20"/>
            <w:szCs w:val="20"/>
            <w:lang w:val="en-US"/>
            <w:rPrChange w:id="8944" w:author="Airat Shigapov" w:date="2021-10-27T23:08:00Z">
              <w:rPr>
                <w:rFonts w:ascii="Consolas" w:hAnsi="Consolas" w:cs="Consolas"/>
                <w:color w:val="0000FF"/>
                <w:sz w:val="19"/>
                <w:szCs w:val="19"/>
              </w:rPr>
            </w:rPrChange>
          </w:rPr>
          <w:t>="23" /&gt;</w:t>
        </w:r>
      </w:ins>
    </w:p>
    <w:p w14:paraId="0310B1DC" w14:textId="77777777" w:rsidR="001118C1" w:rsidRPr="008C09BE" w:rsidRDefault="001118C1" w:rsidP="001118C1">
      <w:pPr>
        <w:autoSpaceDE w:val="0"/>
        <w:autoSpaceDN w:val="0"/>
        <w:adjustRightInd w:val="0"/>
        <w:spacing w:after="0" w:line="240" w:lineRule="auto"/>
        <w:rPr>
          <w:ins w:id="8945" w:author="Airat Shigapov" w:date="2021-10-27T23:04:00Z"/>
          <w:rFonts w:ascii="Times New Roman" w:hAnsi="Times New Roman" w:cs="Times New Roman"/>
          <w:sz w:val="20"/>
          <w:szCs w:val="20"/>
          <w:lang w:val="en-US"/>
          <w:rPrChange w:id="8946" w:author="Airat Shigapov" w:date="2021-10-27T23:08:00Z">
            <w:rPr>
              <w:ins w:id="8947" w:author="Airat Shigapov" w:date="2021-10-27T23:04:00Z"/>
              <w:rFonts w:ascii="Consolas" w:hAnsi="Consolas" w:cs="Consolas"/>
              <w:color w:val="000000"/>
              <w:sz w:val="19"/>
              <w:szCs w:val="19"/>
            </w:rPr>
          </w:rPrChange>
        </w:rPr>
      </w:pPr>
      <w:ins w:id="8948" w:author="Airat Shigapov" w:date="2021-10-27T23:04:00Z">
        <w:r w:rsidRPr="008C09BE">
          <w:rPr>
            <w:rFonts w:ascii="Times New Roman" w:hAnsi="Times New Roman" w:cs="Times New Roman"/>
            <w:sz w:val="20"/>
            <w:szCs w:val="20"/>
            <w:lang w:val="en-US"/>
            <w:rPrChange w:id="8949"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8950" w:author="Airat Shigapov" w:date="2021-10-27T23:08:00Z">
              <w:rPr>
                <w:rFonts w:ascii="Consolas" w:hAnsi="Consolas" w:cs="Consolas"/>
                <w:color w:val="0000FF"/>
                <w:sz w:val="19"/>
                <w:szCs w:val="19"/>
              </w:rPr>
            </w:rPrChange>
          </w:rPr>
          <w:t>&lt;</w:t>
        </w:r>
        <w:proofErr w:type="spellStart"/>
        <w:r w:rsidRPr="008C09BE">
          <w:rPr>
            <w:rFonts w:ascii="Times New Roman" w:hAnsi="Times New Roman" w:cs="Times New Roman"/>
            <w:sz w:val="20"/>
            <w:szCs w:val="20"/>
            <w:lang w:val="en-US"/>
            <w:rPrChange w:id="8951" w:author="Airat Shigapov" w:date="2021-10-27T23:08:00Z">
              <w:rPr>
                <w:rFonts w:ascii="Consolas" w:hAnsi="Consolas" w:cs="Consolas"/>
                <w:color w:val="A31515"/>
                <w:sz w:val="19"/>
                <w:szCs w:val="19"/>
              </w:rPr>
            </w:rPrChange>
          </w:rPr>
          <w:t>TextBox</w:t>
        </w:r>
        <w:proofErr w:type="spellEnd"/>
        <w:r w:rsidRPr="008C09BE">
          <w:rPr>
            <w:rFonts w:ascii="Times New Roman" w:hAnsi="Times New Roman" w:cs="Times New Roman"/>
            <w:sz w:val="20"/>
            <w:szCs w:val="20"/>
            <w:lang w:val="en-US"/>
            <w:rPrChange w:id="8952" w:author="Airat Shigapov" w:date="2021-10-27T23:08:00Z">
              <w:rPr>
                <w:rFonts w:ascii="Consolas" w:hAnsi="Consolas" w:cs="Consolas"/>
                <w:color w:val="FF0000"/>
                <w:sz w:val="19"/>
                <w:szCs w:val="19"/>
              </w:rPr>
            </w:rPrChange>
          </w:rPr>
          <w:t xml:space="preserve"> </w:t>
        </w:r>
        <w:proofErr w:type="gramStart"/>
        <w:r w:rsidRPr="008C09BE">
          <w:rPr>
            <w:rFonts w:ascii="Times New Roman" w:hAnsi="Times New Roman" w:cs="Times New Roman"/>
            <w:sz w:val="20"/>
            <w:szCs w:val="20"/>
            <w:lang w:val="en-US"/>
            <w:rPrChange w:id="8953" w:author="Airat Shigapov" w:date="2021-10-27T23:08:00Z">
              <w:rPr>
                <w:rFonts w:ascii="Consolas" w:hAnsi="Consolas" w:cs="Consolas"/>
                <w:color w:val="FF0000"/>
                <w:sz w:val="19"/>
                <w:szCs w:val="19"/>
              </w:rPr>
            </w:rPrChange>
          </w:rPr>
          <w:t>x</w:t>
        </w:r>
        <w:r w:rsidRPr="008C09BE">
          <w:rPr>
            <w:rFonts w:ascii="Times New Roman" w:hAnsi="Times New Roman" w:cs="Times New Roman"/>
            <w:sz w:val="20"/>
            <w:szCs w:val="20"/>
            <w:lang w:val="en-US"/>
            <w:rPrChange w:id="8954" w:author="Airat Shigapov" w:date="2021-10-27T23:08:00Z">
              <w:rPr>
                <w:rFonts w:ascii="Consolas" w:hAnsi="Consolas" w:cs="Consolas"/>
                <w:color w:val="0000FF"/>
                <w:sz w:val="19"/>
                <w:szCs w:val="19"/>
              </w:rPr>
            </w:rPrChange>
          </w:rPr>
          <w:t>:</w:t>
        </w:r>
        <w:r w:rsidRPr="008C09BE">
          <w:rPr>
            <w:rFonts w:ascii="Times New Roman" w:hAnsi="Times New Roman" w:cs="Times New Roman"/>
            <w:sz w:val="20"/>
            <w:szCs w:val="20"/>
            <w:lang w:val="en-US"/>
            <w:rPrChange w:id="8955" w:author="Airat Shigapov" w:date="2021-10-27T23:08:00Z">
              <w:rPr>
                <w:rFonts w:ascii="Consolas" w:hAnsi="Consolas" w:cs="Consolas"/>
                <w:color w:val="FF0000"/>
                <w:sz w:val="19"/>
                <w:szCs w:val="19"/>
              </w:rPr>
            </w:rPrChange>
          </w:rPr>
          <w:t>Name</w:t>
        </w:r>
        <w:proofErr w:type="gramEnd"/>
        <w:r w:rsidRPr="008C09BE">
          <w:rPr>
            <w:rFonts w:ascii="Times New Roman" w:hAnsi="Times New Roman" w:cs="Times New Roman"/>
            <w:sz w:val="20"/>
            <w:szCs w:val="20"/>
            <w:lang w:val="en-US"/>
            <w:rPrChange w:id="8956" w:author="Airat Shigapov" w:date="2021-10-27T23:08:00Z">
              <w:rPr>
                <w:rFonts w:ascii="Consolas" w:hAnsi="Consolas" w:cs="Consolas"/>
                <w:color w:val="0000FF"/>
                <w:sz w:val="19"/>
                <w:szCs w:val="19"/>
              </w:rPr>
            </w:rPrChange>
          </w:rPr>
          <w:t>="emailName"</w:t>
        </w:r>
      </w:ins>
    </w:p>
    <w:p w14:paraId="3283E6B7" w14:textId="77777777" w:rsidR="001118C1" w:rsidRPr="008C09BE" w:rsidRDefault="001118C1" w:rsidP="001118C1">
      <w:pPr>
        <w:autoSpaceDE w:val="0"/>
        <w:autoSpaceDN w:val="0"/>
        <w:adjustRightInd w:val="0"/>
        <w:spacing w:after="0" w:line="240" w:lineRule="auto"/>
        <w:rPr>
          <w:ins w:id="8957" w:author="Airat Shigapov" w:date="2021-10-27T23:04:00Z"/>
          <w:rFonts w:ascii="Times New Roman" w:hAnsi="Times New Roman" w:cs="Times New Roman"/>
          <w:sz w:val="20"/>
          <w:szCs w:val="20"/>
          <w:lang w:val="en-US"/>
          <w:rPrChange w:id="8958" w:author="Airat Shigapov" w:date="2021-10-27T23:08:00Z">
            <w:rPr>
              <w:ins w:id="8959" w:author="Airat Shigapov" w:date="2021-10-27T23:04:00Z"/>
              <w:rFonts w:ascii="Consolas" w:hAnsi="Consolas" w:cs="Consolas"/>
              <w:color w:val="000000"/>
              <w:sz w:val="19"/>
              <w:szCs w:val="19"/>
            </w:rPr>
          </w:rPrChange>
        </w:rPr>
      </w:pPr>
      <w:ins w:id="8960" w:author="Airat Shigapov" w:date="2021-10-27T23:04:00Z">
        <w:r w:rsidRPr="008C09BE">
          <w:rPr>
            <w:rFonts w:ascii="Times New Roman" w:hAnsi="Times New Roman" w:cs="Times New Roman"/>
            <w:sz w:val="20"/>
            <w:szCs w:val="20"/>
            <w:lang w:val="en-US"/>
            <w:rPrChange w:id="8961"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8962" w:author="Airat Shigapov" w:date="2021-10-27T23:08:00Z">
              <w:rPr>
                <w:rFonts w:ascii="Consolas" w:hAnsi="Consolas" w:cs="Consolas"/>
                <w:color w:val="FF0000"/>
                <w:sz w:val="19"/>
                <w:szCs w:val="19"/>
              </w:rPr>
            </w:rPrChange>
          </w:rPr>
          <w:t xml:space="preserve"> Text</w:t>
        </w:r>
        <w:r w:rsidRPr="008C09BE">
          <w:rPr>
            <w:rFonts w:ascii="Times New Roman" w:hAnsi="Times New Roman" w:cs="Times New Roman"/>
            <w:sz w:val="20"/>
            <w:szCs w:val="20"/>
            <w:lang w:val="en-US"/>
            <w:rPrChange w:id="8963" w:author="Airat Shigapov" w:date="2021-10-27T23:08:00Z">
              <w:rPr>
                <w:rFonts w:ascii="Consolas" w:hAnsi="Consolas" w:cs="Consolas"/>
                <w:color w:val="0000FF"/>
                <w:sz w:val="19"/>
                <w:szCs w:val="19"/>
              </w:rPr>
            </w:rPrChange>
          </w:rPr>
          <w:t>="E-mail"</w:t>
        </w:r>
      </w:ins>
    </w:p>
    <w:p w14:paraId="0936D141" w14:textId="77777777" w:rsidR="001118C1" w:rsidRPr="008C09BE" w:rsidRDefault="001118C1" w:rsidP="001118C1">
      <w:pPr>
        <w:autoSpaceDE w:val="0"/>
        <w:autoSpaceDN w:val="0"/>
        <w:adjustRightInd w:val="0"/>
        <w:spacing w:after="0" w:line="240" w:lineRule="auto"/>
        <w:rPr>
          <w:ins w:id="8964" w:author="Airat Shigapov" w:date="2021-10-27T23:04:00Z"/>
          <w:rFonts w:ascii="Times New Roman" w:hAnsi="Times New Roman" w:cs="Times New Roman"/>
          <w:sz w:val="20"/>
          <w:szCs w:val="20"/>
          <w:lang w:val="en-US"/>
          <w:rPrChange w:id="8965" w:author="Airat Shigapov" w:date="2021-10-27T23:08:00Z">
            <w:rPr>
              <w:ins w:id="8966" w:author="Airat Shigapov" w:date="2021-10-27T23:04:00Z"/>
              <w:rFonts w:ascii="Consolas" w:hAnsi="Consolas" w:cs="Consolas"/>
              <w:color w:val="000000"/>
              <w:sz w:val="19"/>
              <w:szCs w:val="19"/>
            </w:rPr>
          </w:rPrChange>
        </w:rPr>
      </w:pPr>
      <w:ins w:id="8967" w:author="Airat Shigapov" w:date="2021-10-27T23:04:00Z">
        <w:r w:rsidRPr="008C09BE">
          <w:rPr>
            <w:rFonts w:ascii="Times New Roman" w:hAnsi="Times New Roman" w:cs="Times New Roman"/>
            <w:sz w:val="20"/>
            <w:szCs w:val="20"/>
            <w:lang w:val="en-US"/>
            <w:rPrChange w:id="8968"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8969" w:author="Airat Shigapov" w:date="2021-10-27T23:08:00Z">
              <w:rPr>
                <w:rFonts w:ascii="Consolas" w:hAnsi="Consolas" w:cs="Consolas"/>
                <w:color w:val="FF0000"/>
                <w:sz w:val="19"/>
                <w:szCs w:val="19"/>
              </w:rPr>
            </w:rPrChange>
          </w:rPr>
          <w:t xml:space="preserve"> </w:t>
        </w:r>
        <w:proofErr w:type="spellStart"/>
        <w:r w:rsidRPr="008C09BE">
          <w:rPr>
            <w:rFonts w:ascii="Times New Roman" w:hAnsi="Times New Roman" w:cs="Times New Roman"/>
            <w:sz w:val="20"/>
            <w:szCs w:val="20"/>
            <w:lang w:val="en-US"/>
            <w:rPrChange w:id="8970" w:author="Airat Shigapov" w:date="2021-10-27T23:08:00Z">
              <w:rPr>
                <w:rFonts w:ascii="Consolas" w:hAnsi="Consolas" w:cs="Consolas"/>
                <w:color w:val="FF0000"/>
                <w:sz w:val="19"/>
                <w:szCs w:val="19"/>
              </w:rPr>
            </w:rPrChange>
          </w:rPr>
          <w:t>GotFocus</w:t>
        </w:r>
        <w:proofErr w:type="spellEnd"/>
        <w:r w:rsidRPr="008C09BE">
          <w:rPr>
            <w:rFonts w:ascii="Times New Roman" w:hAnsi="Times New Roman" w:cs="Times New Roman"/>
            <w:sz w:val="20"/>
            <w:szCs w:val="20"/>
            <w:lang w:val="en-US"/>
            <w:rPrChange w:id="8971" w:author="Airat Shigapov" w:date="2021-10-27T23:08:00Z">
              <w:rPr>
                <w:rFonts w:ascii="Consolas" w:hAnsi="Consolas" w:cs="Consolas"/>
                <w:color w:val="0000FF"/>
                <w:sz w:val="19"/>
                <w:szCs w:val="19"/>
              </w:rPr>
            </w:rPrChange>
          </w:rPr>
          <w:t>="</w:t>
        </w:r>
        <w:proofErr w:type="spellStart"/>
        <w:r w:rsidRPr="008C09BE">
          <w:rPr>
            <w:rFonts w:ascii="Times New Roman" w:hAnsi="Times New Roman" w:cs="Times New Roman"/>
            <w:sz w:val="20"/>
            <w:szCs w:val="20"/>
            <w:lang w:val="en-US"/>
            <w:rPrChange w:id="8972" w:author="Airat Shigapov" w:date="2021-10-27T23:08:00Z">
              <w:rPr>
                <w:rFonts w:ascii="Consolas" w:hAnsi="Consolas" w:cs="Consolas"/>
                <w:color w:val="0000FF"/>
                <w:sz w:val="19"/>
                <w:szCs w:val="19"/>
              </w:rPr>
            </w:rPrChange>
          </w:rPr>
          <w:t>emailName_GotFocus</w:t>
        </w:r>
        <w:proofErr w:type="spellEnd"/>
        <w:r w:rsidRPr="008C09BE">
          <w:rPr>
            <w:rFonts w:ascii="Times New Roman" w:hAnsi="Times New Roman" w:cs="Times New Roman"/>
            <w:sz w:val="20"/>
            <w:szCs w:val="20"/>
            <w:lang w:val="en-US"/>
            <w:rPrChange w:id="8973" w:author="Airat Shigapov" w:date="2021-10-27T23:08:00Z">
              <w:rPr>
                <w:rFonts w:ascii="Consolas" w:hAnsi="Consolas" w:cs="Consolas"/>
                <w:color w:val="0000FF"/>
                <w:sz w:val="19"/>
                <w:szCs w:val="19"/>
              </w:rPr>
            </w:rPrChange>
          </w:rPr>
          <w:t>"</w:t>
        </w:r>
      </w:ins>
    </w:p>
    <w:p w14:paraId="17065BC5" w14:textId="77777777" w:rsidR="001118C1" w:rsidRPr="008C09BE" w:rsidRDefault="001118C1" w:rsidP="001118C1">
      <w:pPr>
        <w:autoSpaceDE w:val="0"/>
        <w:autoSpaceDN w:val="0"/>
        <w:adjustRightInd w:val="0"/>
        <w:spacing w:after="0" w:line="240" w:lineRule="auto"/>
        <w:rPr>
          <w:ins w:id="8974" w:author="Airat Shigapov" w:date="2021-10-27T23:04:00Z"/>
          <w:rFonts w:ascii="Times New Roman" w:hAnsi="Times New Roman" w:cs="Times New Roman"/>
          <w:sz w:val="20"/>
          <w:szCs w:val="20"/>
          <w:lang w:val="en-US"/>
          <w:rPrChange w:id="8975" w:author="Airat Shigapov" w:date="2021-10-27T23:08:00Z">
            <w:rPr>
              <w:ins w:id="8976" w:author="Airat Shigapov" w:date="2021-10-27T23:04:00Z"/>
              <w:rFonts w:ascii="Consolas" w:hAnsi="Consolas" w:cs="Consolas"/>
              <w:color w:val="000000"/>
              <w:sz w:val="19"/>
              <w:szCs w:val="19"/>
            </w:rPr>
          </w:rPrChange>
        </w:rPr>
      </w:pPr>
      <w:ins w:id="8977" w:author="Airat Shigapov" w:date="2021-10-27T23:04:00Z">
        <w:r w:rsidRPr="008C09BE">
          <w:rPr>
            <w:rFonts w:ascii="Times New Roman" w:hAnsi="Times New Roman" w:cs="Times New Roman"/>
            <w:sz w:val="20"/>
            <w:szCs w:val="20"/>
            <w:lang w:val="en-US"/>
            <w:rPrChange w:id="8978"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8979" w:author="Airat Shigapov" w:date="2021-10-27T23:08:00Z">
              <w:rPr>
                <w:rFonts w:ascii="Consolas" w:hAnsi="Consolas" w:cs="Consolas"/>
                <w:color w:val="FF0000"/>
                <w:sz w:val="19"/>
                <w:szCs w:val="19"/>
              </w:rPr>
            </w:rPrChange>
          </w:rPr>
          <w:t xml:space="preserve"> </w:t>
        </w:r>
        <w:proofErr w:type="spellStart"/>
        <w:r w:rsidRPr="008C09BE">
          <w:rPr>
            <w:rFonts w:ascii="Times New Roman" w:hAnsi="Times New Roman" w:cs="Times New Roman"/>
            <w:sz w:val="20"/>
            <w:szCs w:val="20"/>
            <w:lang w:val="en-US"/>
            <w:rPrChange w:id="8980" w:author="Airat Shigapov" w:date="2021-10-27T23:08:00Z">
              <w:rPr>
                <w:rFonts w:ascii="Consolas" w:hAnsi="Consolas" w:cs="Consolas"/>
                <w:color w:val="FF0000"/>
                <w:sz w:val="19"/>
                <w:szCs w:val="19"/>
              </w:rPr>
            </w:rPrChange>
          </w:rPr>
          <w:t>LostFocus</w:t>
        </w:r>
        <w:proofErr w:type="spellEnd"/>
        <w:r w:rsidRPr="008C09BE">
          <w:rPr>
            <w:rFonts w:ascii="Times New Roman" w:hAnsi="Times New Roman" w:cs="Times New Roman"/>
            <w:sz w:val="20"/>
            <w:szCs w:val="20"/>
            <w:lang w:val="en-US"/>
            <w:rPrChange w:id="8981" w:author="Airat Shigapov" w:date="2021-10-27T23:08:00Z">
              <w:rPr>
                <w:rFonts w:ascii="Consolas" w:hAnsi="Consolas" w:cs="Consolas"/>
                <w:color w:val="0000FF"/>
                <w:sz w:val="19"/>
                <w:szCs w:val="19"/>
              </w:rPr>
            </w:rPrChange>
          </w:rPr>
          <w:t>="</w:t>
        </w:r>
        <w:proofErr w:type="spellStart"/>
        <w:r w:rsidRPr="008C09BE">
          <w:rPr>
            <w:rFonts w:ascii="Times New Roman" w:hAnsi="Times New Roman" w:cs="Times New Roman"/>
            <w:sz w:val="20"/>
            <w:szCs w:val="20"/>
            <w:lang w:val="en-US"/>
            <w:rPrChange w:id="8982" w:author="Airat Shigapov" w:date="2021-10-27T23:08:00Z">
              <w:rPr>
                <w:rFonts w:ascii="Consolas" w:hAnsi="Consolas" w:cs="Consolas"/>
                <w:color w:val="0000FF"/>
                <w:sz w:val="19"/>
                <w:szCs w:val="19"/>
              </w:rPr>
            </w:rPrChange>
          </w:rPr>
          <w:t>emailName_LostFocus</w:t>
        </w:r>
        <w:proofErr w:type="spellEnd"/>
        <w:r w:rsidRPr="008C09BE">
          <w:rPr>
            <w:rFonts w:ascii="Times New Roman" w:hAnsi="Times New Roman" w:cs="Times New Roman"/>
            <w:sz w:val="20"/>
            <w:szCs w:val="20"/>
            <w:lang w:val="en-US"/>
            <w:rPrChange w:id="8983" w:author="Airat Shigapov" w:date="2021-10-27T23:08:00Z">
              <w:rPr>
                <w:rFonts w:ascii="Consolas" w:hAnsi="Consolas" w:cs="Consolas"/>
                <w:color w:val="0000FF"/>
                <w:sz w:val="19"/>
                <w:szCs w:val="19"/>
              </w:rPr>
            </w:rPrChange>
          </w:rPr>
          <w:t>"</w:t>
        </w:r>
      </w:ins>
    </w:p>
    <w:p w14:paraId="69FB4E09" w14:textId="77777777" w:rsidR="001118C1" w:rsidRPr="008C09BE" w:rsidRDefault="001118C1" w:rsidP="001118C1">
      <w:pPr>
        <w:autoSpaceDE w:val="0"/>
        <w:autoSpaceDN w:val="0"/>
        <w:adjustRightInd w:val="0"/>
        <w:spacing w:after="0" w:line="240" w:lineRule="auto"/>
        <w:rPr>
          <w:ins w:id="8984" w:author="Airat Shigapov" w:date="2021-10-27T23:04:00Z"/>
          <w:rFonts w:ascii="Times New Roman" w:hAnsi="Times New Roman" w:cs="Times New Roman"/>
          <w:sz w:val="20"/>
          <w:szCs w:val="20"/>
          <w:lang w:val="en-US"/>
          <w:rPrChange w:id="8985" w:author="Airat Shigapov" w:date="2021-10-27T23:08:00Z">
            <w:rPr>
              <w:ins w:id="8986" w:author="Airat Shigapov" w:date="2021-10-27T23:04:00Z"/>
              <w:rFonts w:ascii="Consolas" w:hAnsi="Consolas" w:cs="Consolas"/>
              <w:color w:val="000000"/>
              <w:sz w:val="19"/>
              <w:szCs w:val="19"/>
            </w:rPr>
          </w:rPrChange>
        </w:rPr>
      </w:pPr>
      <w:ins w:id="8987" w:author="Airat Shigapov" w:date="2021-10-27T23:04:00Z">
        <w:r w:rsidRPr="008C09BE">
          <w:rPr>
            <w:rFonts w:ascii="Times New Roman" w:hAnsi="Times New Roman" w:cs="Times New Roman"/>
            <w:sz w:val="20"/>
            <w:szCs w:val="20"/>
            <w:lang w:val="en-US"/>
            <w:rPrChange w:id="8988"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8989" w:author="Airat Shigapov" w:date="2021-10-27T23:08:00Z">
              <w:rPr>
                <w:rFonts w:ascii="Consolas" w:hAnsi="Consolas" w:cs="Consolas"/>
                <w:color w:val="FF0000"/>
                <w:sz w:val="19"/>
                <w:szCs w:val="19"/>
              </w:rPr>
            </w:rPrChange>
          </w:rPr>
          <w:t xml:space="preserve"> Margin</w:t>
        </w:r>
        <w:r w:rsidRPr="008C09BE">
          <w:rPr>
            <w:rFonts w:ascii="Times New Roman" w:hAnsi="Times New Roman" w:cs="Times New Roman"/>
            <w:sz w:val="20"/>
            <w:szCs w:val="20"/>
            <w:lang w:val="en-US"/>
            <w:rPrChange w:id="8990" w:author="Airat Shigapov" w:date="2021-10-27T23:08:00Z">
              <w:rPr>
                <w:rFonts w:ascii="Consolas" w:hAnsi="Consolas" w:cs="Consolas"/>
                <w:color w:val="0000FF"/>
                <w:sz w:val="19"/>
                <w:szCs w:val="19"/>
              </w:rPr>
            </w:rPrChange>
          </w:rPr>
          <w:t>="0,25,0,0"&gt;</w:t>
        </w:r>
      </w:ins>
    </w:p>
    <w:p w14:paraId="68ED9552" w14:textId="77777777" w:rsidR="001118C1" w:rsidRPr="008C09BE" w:rsidRDefault="001118C1" w:rsidP="001118C1">
      <w:pPr>
        <w:autoSpaceDE w:val="0"/>
        <w:autoSpaceDN w:val="0"/>
        <w:adjustRightInd w:val="0"/>
        <w:spacing w:after="0" w:line="240" w:lineRule="auto"/>
        <w:rPr>
          <w:ins w:id="8991" w:author="Airat Shigapov" w:date="2021-10-27T23:04:00Z"/>
          <w:rFonts w:ascii="Times New Roman" w:hAnsi="Times New Roman" w:cs="Times New Roman"/>
          <w:sz w:val="20"/>
          <w:szCs w:val="20"/>
          <w:lang w:val="en-US"/>
          <w:rPrChange w:id="8992" w:author="Airat Shigapov" w:date="2021-10-27T23:08:00Z">
            <w:rPr>
              <w:ins w:id="8993" w:author="Airat Shigapov" w:date="2021-10-27T23:04:00Z"/>
              <w:rFonts w:ascii="Consolas" w:hAnsi="Consolas" w:cs="Consolas"/>
              <w:color w:val="000000"/>
              <w:sz w:val="19"/>
              <w:szCs w:val="19"/>
            </w:rPr>
          </w:rPrChange>
        </w:rPr>
      </w:pPr>
      <w:ins w:id="8994" w:author="Airat Shigapov" w:date="2021-10-27T23:04:00Z">
        <w:r w:rsidRPr="008C09BE">
          <w:rPr>
            <w:rFonts w:ascii="Times New Roman" w:hAnsi="Times New Roman" w:cs="Times New Roman"/>
            <w:sz w:val="20"/>
            <w:szCs w:val="20"/>
            <w:lang w:val="en-US"/>
            <w:rPrChange w:id="8995"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8996" w:author="Airat Shigapov" w:date="2021-10-27T23:08:00Z">
              <w:rPr>
                <w:rFonts w:ascii="Consolas" w:hAnsi="Consolas" w:cs="Consolas"/>
                <w:color w:val="0000FF"/>
                <w:sz w:val="19"/>
                <w:szCs w:val="19"/>
              </w:rPr>
            </w:rPrChange>
          </w:rPr>
          <w:t>&lt;</w:t>
        </w:r>
        <w:proofErr w:type="spellStart"/>
        <w:r w:rsidRPr="008C09BE">
          <w:rPr>
            <w:rFonts w:ascii="Times New Roman" w:hAnsi="Times New Roman" w:cs="Times New Roman"/>
            <w:sz w:val="20"/>
            <w:szCs w:val="20"/>
            <w:lang w:val="en-US"/>
            <w:rPrChange w:id="8997" w:author="Airat Shigapov" w:date="2021-10-27T23:08:00Z">
              <w:rPr>
                <w:rFonts w:ascii="Consolas" w:hAnsi="Consolas" w:cs="Consolas"/>
                <w:color w:val="A31515"/>
                <w:sz w:val="19"/>
                <w:szCs w:val="19"/>
              </w:rPr>
            </w:rPrChange>
          </w:rPr>
          <w:t>TextBox.Resources</w:t>
        </w:r>
        <w:proofErr w:type="spellEnd"/>
        <w:r w:rsidRPr="008C09BE">
          <w:rPr>
            <w:rFonts w:ascii="Times New Roman" w:hAnsi="Times New Roman" w:cs="Times New Roman"/>
            <w:sz w:val="20"/>
            <w:szCs w:val="20"/>
            <w:lang w:val="en-US"/>
            <w:rPrChange w:id="8998" w:author="Airat Shigapov" w:date="2021-10-27T23:08:00Z">
              <w:rPr>
                <w:rFonts w:ascii="Consolas" w:hAnsi="Consolas" w:cs="Consolas"/>
                <w:color w:val="0000FF"/>
                <w:sz w:val="19"/>
                <w:szCs w:val="19"/>
              </w:rPr>
            </w:rPrChange>
          </w:rPr>
          <w:t>&gt;</w:t>
        </w:r>
      </w:ins>
    </w:p>
    <w:p w14:paraId="7D8653C3" w14:textId="77777777" w:rsidR="001118C1" w:rsidRPr="008C09BE" w:rsidRDefault="001118C1" w:rsidP="001118C1">
      <w:pPr>
        <w:autoSpaceDE w:val="0"/>
        <w:autoSpaceDN w:val="0"/>
        <w:adjustRightInd w:val="0"/>
        <w:spacing w:after="0" w:line="240" w:lineRule="auto"/>
        <w:rPr>
          <w:ins w:id="8999" w:author="Airat Shigapov" w:date="2021-10-27T23:04:00Z"/>
          <w:rFonts w:ascii="Times New Roman" w:hAnsi="Times New Roman" w:cs="Times New Roman"/>
          <w:sz w:val="20"/>
          <w:szCs w:val="20"/>
          <w:lang w:val="en-US"/>
          <w:rPrChange w:id="9000" w:author="Airat Shigapov" w:date="2021-10-27T23:08:00Z">
            <w:rPr>
              <w:ins w:id="9001" w:author="Airat Shigapov" w:date="2021-10-27T23:04:00Z"/>
              <w:rFonts w:ascii="Consolas" w:hAnsi="Consolas" w:cs="Consolas"/>
              <w:color w:val="000000"/>
              <w:sz w:val="19"/>
              <w:szCs w:val="19"/>
            </w:rPr>
          </w:rPrChange>
        </w:rPr>
      </w:pPr>
      <w:ins w:id="9002" w:author="Airat Shigapov" w:date="2021-10-27T23:04:00Z">
        <w:r w:rsidRPr="008C09BE">
          <w:rPr>
            <w:rFonts w:ascii="Times New Roman" w:hAnsi="Times New Roman" w:cs="Times New Roman"/>
            <w:sz w:val="20"/>
            <w:szCs w:val="20"/>
            <w:lang w:val="en-US"/>
            <w:rPrChange w:id="9003"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9004" w:author="Airat Shigapov" w:date="2021-10-27T23:08:00Z">
              <w:rPr>
                <w:rFonts w:ascii="Consolas" w:hAnsi="Consolas" w:cs="Consolas"/>
                <w:color w:val="0000FF"/>
                <w:sz w:val="19"/>
                <w:szCs w:val="19"/>
              </w:rPr>
            </w:rPrChange>
          </w:rPr>
          <w:t>&lt;</w:t>
        </w:r>
        <w:r w:rsidRPr="008C09BE">
          <w:rPr>
            <w:rFonts w:ascii="Times New Roman" w:hAnsi="Times New Roman" w:cs="Times New Roman"/>
            <w:sz w:val="20"/>
            <w:szCs w:val="20"/>
            <w:lang w:val="en-US"/>
            <w:rPrChange w:id="9005" w:author="Airat Shigapov" w:date="2021-10-27T23:08:00Z">
              <w:rPr>
                <w:rFonts w:ascii="Consolas" w:hAnsi="Consolas" w:cs="Consolas"/>
                <w:color w:val="A31515"/>
                <w:sz w:val="19"/>
                <w:szCs w:val="19"/>
              </w:rPr>
            </w:rPrChange>
          </w:rPr>
          <w:t>Style</w:t>
        </w:r>
        <w:r w:rsidRPr="008C09BE">
          <w:rPr>
            <w:rFonts w:ascii="Times New Roman" w:hAnsi="Times New Roman" w:cs="Times New Roman"/>
            <w:sz w:val="20"/>
            <w:szCs w:val="20"/>
            <w:lang w:val="en-US"/>
            <w:rPrChange w:id="9006" w:author="Airat Shigapov" w:date="2021-10-27T23:08:00Z">
              <w:rPr>
                <w:rFonts w:ascii="Consolas" w:hAnsi="Consolas" w:cs="Consolas"/>
                <w:color w:val="FF0000"/>
                <w:sz w:val="19"/>
                <w:szCs w:val="19"/>
              </w:rPr>
            </w:rPrChange>
          </w:rPr>
          <w:t xml:space="preserve"> </w:t>
        </w:r>
        <w:proofErr w:type="spellStart"/>
        <w:r w:rsidRPr="008C09BE">
          <w:rPr>
            <w:rFonts w:ascii="Times New Roman" w:hAnsi="Times New Roman" w:cs="Times New Roman"/>
            <w:sz w:val="20"/>
            <w:szCs w:val="20"/>
            <w:lang w:val="en-US"/>
            <w:rPrChange w:id="9007" w:author="Airat Shigapov" w:date="2021-10-27T23:08:00Z">
              <w:rPr>
                <w:rFonts w:ascii="Consolas" w:hAnsi="Consolas" w:cs="Consolas"/>
                <w:color w:val="FF0000"/>
                <w:sz w:val="19"/>
                <w:szCs w:val="19"/>
              </w:rPr>
            </w:rPrChange>
          </w:rPr>
          <w:t>TargetType</w:t>
        </w:r>
        <w:proofErr w:type="spellEnd"/>
        <w:r w:rsidRPr="008C09BE">
          <w:rPr>
            <w:rFonts w:ascii="Times New Roman" w:hAnsi="Times New Roman" w:cs="Times New Roman"/>
            <w:sz w:val="20"/>
            <w:szCs w:val="20"/>
            <w:lang w:val="en-US"/>
            <w:rPrChange w:id="9008" w:author="Airat Shigapov" w:date="2021-10-27T23:08:00Z">
              <w:rPr>
                <w:rFonts w:ascii="Consolas" w:hAnsi="Consolas" w:cs="Consolas"/>
                <w:color w:val="0000FF"/>
                <w:sz w:val="19"/>
                <w:szCs w:val="19"/>
              </w:rPr>
            </w:rPrChange>
          </w:rPr>
          <w:t>="{</w:t>
        </w:r>
        <w:proofErr w:type="spellStart"/>
        <w:proofErr w:type="gramStart"/>
        <w:r w:rsidRPr="008C09BE">
          <w:rPr>
            <w:rFonts w:ascii="Times New Roman" w:hAnsi="Times New Roman" w:cs="Times New Roman"/>
            <w:sz w:val="20"/>
            <w:szCs w:val="20"/>
            <w:lang w:val="en-US"/>
            <w:rPrChange w:id="9009" w:author="Airat Shigapov" w:date="2021-10-27T23:08:00Z">
              <w:rPr>
                <w:rFonts w:ascii="Consolas" w:hAnsi="Consolas" w:cs="Consolas"/>
                <w:color w:val="A31515"/>
                <w:sz w:val="19"/>
                <w:szCs w:val="19"/>
              </w:rPr>
            </w:rPrChange>
          </w:rPr>
          <w:t>x</w:t>
        </w:r>
        <w:r w:rsidRPr="008C09BE">
          <w:rPr>
            <w:rFonts w:ascii="Times New Roman" w:hAnsi="Times New Roman" w:cs="Times New Roman"/>
            <w:sz w:val="20"/>
            <w:szCs w:val="20"/>
            <w:lang w:val="en-US"/>
            <w:rPrChange w:id="9010" w:author="Airat Shigapov" w:date="2021-10-27T23:08:00Z">
              <w:rPr>
                <w:rFonts w:ascii="Consolas" w:hAnsi="Consolas" w:cs="Consolas"/>
                <w:color w:val="0000FF"/>
                <w:sz w:val="19"/>
                <w:szCs w:val="19"/>
              </w:rPr>
            </w:rPrChange>
          </w:rPr>
          <w:t>:</w:t>
        </w:r>
        <w:r w:rsidRPr="008C09BE">
          <w:rPr>
            <w:rFonts w:ascii="Times New Roman" w:hAnsi="Times New Roman" w:cs="Times New Roman"/>
            <w:sz w:val="20"/>
            <w:szCs w:val="20"/>
            <w:lang w:val="en-US"/>
            <w:rPrChange w:id="9011" w:author="Airat Shigapov" w:date="2021-10-27T23:08:00Z">
              <w:rPr>
                <w:rFonts w:ascii="Consolas" w:hAnsi="Consolas" w:cs="Consolas"/>
                <w:color w:val="A31515"/>
                <w:sz w:val="19"/>
                <w:szCs w:val="19"/>
              </w:rPr>
            </w:rPrChange>
          </w:rPr>
          <w:t>Type</w:t>
        </w:r>
        <w:proofErr w:type="spellEnd"/>
        <w:proofErr w:type="gramEnd"/>
        <w:r w:rsidRPr="008C09BE">
          <w:rPr>
            <w:rFonts w:ascii="Times New Roman" w:hAnsi="Times New Roman" w:cs="Times New Roman"/>
            <w:sz w:val="20"/>
            <w:szCs w:val="20"/>
            <w:lang w:val="en-US"/>
            <w:rPrChange w:id="9012" w:author="Airat Shigapov" w:date="2021-10-27T23:08:00Z">
              <w:rPr>
                <w:rFonts w:ascii="Consolas" w:hAnsi="Consolas" w:cs="Consolas"/>
                <w:color w:val="FF0000"/>
                <w:sz w:val="19"/>
                <w:szCs w:val="19"/>
              </w:rPr>
            </w:rPrChange>
          </w:rPr>
          <w:t xml:space="preserve"> Border</w:t>
        </w:r>
        <w:r w:rsidRPr="008C09BE">
          <w:rPr>
            <w:rFonts w:ascii="Times New Roman" w:hAnsi="Times New Roman" w:cs="Times New Roman"/>
            <w:sz w:val="20"/>
            <w:szCs w:val="20"/>
            <w:lang w:val="en-US"/>
            <w:rPrChange w:id="9013" w:author="Airat Shigapov" w:date="2021-10-27T23:08:00Z">
              <w:rPr>
                <w:rFonts w:ascii="Consolas" w:hAnsi="Consolas" w:cs="Consolas"/>
                <w:color w:val="0000FF"/>
                <w:sz w:val="19"/>
                <w:szCs w:val="19"/>
              </w:rPr>
            </w:rPrChange>
          </w:rPr>
          <w:t>}"&gt;</w:t>
        </w:r>
      </w:ins>
    </w:p>
    <w:p w14:paraId="25484C0A" w14:textId="77777777" w:rsidR="001118C1" w:rsidRPr="008C09BE" w:rsidRDefault="001118C1" w:rsidP="001118C1">
      <w:pPr>
        <w:autoSpaceDE w:val="0"/>
        <w:autoSpaceDN w:val="0"/>
        <w:adjustRightInd w:val="0"/>
        <w:spacing w:after="0" w:line="240" w:lineRule="auto"/>
        <w:rPr>
          <w:ins w:id="9014" w:author="Airat Shigapov" w:date="2021-10-27T23:04:00Z"/>
          <w:rFonts w:ascii="Times New Roman" w:hAnsi="Times New Roman" w:cs="Times New Roman"/>
          <w:sz w:val="20"/>
          <w:szCs w:val="20"/>
          <w:lang w:val="en-US"/>
          <w:rPrChange w:id="9015" w:author="Airat Shigapov" w:date="2021-10-27T23:08:00Z">
            <w:rPr>
              <w:ins w:id="9016" w:author="Airat Shigapov" w:date="2021-10-27T23:04:00Z"/>
              <w:rFonts w:ascii="Consolas" w:hAnsi="Consolas" w:cs="Consolas"/>
              <w:color w:val="000000"/>
              <w:sz w:val="19"/>
              <w:szCs w:val="19"/>
            </w:rPr>
          </w:rPrChange>
        </w:rPr>
      </w:pPr>
      <w:ins w:id="9017" w:author="Airat Shigapov" w:date="2021-10-27T23:04:00Z">
        <w:r w:rsidRPr="008C09BE">
          <w:rPr>
            <w:rFonts w:ascii="Times New Roman" w:hAnsi="Times New Roman" w:cs="Times New Roman"/>
            <w:sz w:val="20"/>
            <w:szCs w:val="20"/>
            <w:lang w:val="en-US"/>
            <w:rPrChange w:id="9018"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9019" w:author="Airat Shigapov" w:date="2021-10-27T23:08:00Z">
              <w:rPr>
                <w:rFonts w:ascii="Consolas" w:hAnsi="Consolas" w:cs="Consolas"/>
                <w:color w:val="0000FF"/>
                <w:sz w:val="19"/>
                <w:szCs w:val="19"/>
              </w:rPr>
            </w:rPrChange>
          </w:rPr>
          <w:t>&lt;</w:t>
        </w:r>
        <w:r w:rsidRPr="008C09BE">
          <w:rPr>
            <w:rFonts w:ascii="Times New Roman" w:hAnsi="Times New Roman" w:cs="Times New Roman"/>
            <w:sz w:val="20"/>
            <w:szCs w:val="20"/>
            <w:lang w:val="en-US"/>
            <w:rPrChange w:id="9020" w:author="Airat Shigapov" w:date="2021-10-27T23:08:00Z">
              <w:rPr>
                <w:rFonts w:ascii="Consolas" w:hAnsi="Consolas" w:cs="Consolas"/>
                <w:color w:val="A31515"/>
                <w:sz w:val="19"/>
                <w:szCs w:val="19"/>
              </w:rPr>
            </w:rPrChange>
          </w:rPr>
          <w:t>Setter</w:t>
        </w:r>
        <w:r w:rsidRPr="008C09BE">
          <w:rPr>
            <w:rFonts w:ascii="Times New Roman" w:hAnsi="Times New Roman" w:cs="Times New Roman"/>
            <w:sz w:val="20"/>
            <w:szCs w:val="20"/>
            <w:lang w:val="en-US"/>
            <w:rPrChange w:id="9021" w:author="Airat Shigapov" w:date="2021-10-27T23:08:00Z">
              <w:rPr>
                <w:rFonts w:ascii="Consolas" w:hAnsi="Consolas" w:cs="Consolas"/>
                <w:color w:val="FF0000"/>
                <w:sz w:val="19"/>
                <w:szCs w:val="19"/>
              </w:rPr>
            </w:rPrChange>
          </w:rPr>
          <w:t xml:space="preserve"> Property</w:t>
        </w:r>
        <w:r w:rsidRPr="008C09BE">
          <w:rPr>
            <w:rFonts w:ascii="Times New Roman" w:hAnsi="Times New Roman" w:cs="Times New Roman"/>
            <w:sz w:val="20"/>
            <w:szCs w:val="20"/>
            <w:lang w:val="en-US"/>
            <w:rPrChange w:id="9022" w:author="Airat Shigapov" w:date="2021-10-27T23:08:00Z">
              <w:rPr>
                <w:rFonts w:ascii="Consolas" w:hAnsi="Consolas" w:cs="Consolas"/>
                <w:color w:val="0000FF"/>
                <w:sz w:val="19"/>
                <w:szCs w:val="19"/>
              </w:rPr>
            </w:rPrChange>
          </w:rPr>
          <w:t>="</w:t>
        </w:r>
        <w:proofErr w:type="spellStart"/>
        <w:r w:rsidRPr="008C09BE">
          <w:rPr>
            <w:rFonts w:ascii="Times New Roman" w:hAnsi="Times New Roman" w:cs="Times New Roman"/>
            <w:sz w:val="20"/>
            <w:szCs w:val="20"/>
            <w:lang w:val="en-US"/>
            <w:rPrChange w:id="9023" w:author="Airat Shigapov" w:date="2021-10-27T23:08:00Z">
              <w:rPr>
                <w:rFonts w:ascii="Consolas" w:hAnsi="Consolas" w:cs="Consolas"/>
                <w:color w:val="0000FF"/>
                <w:sz w:val="19"/>
                <w:szCs w:val="19"/>
              </w:rPr>
            </w:rPrChange>
          </w:rPr>
          <w:t>CornerRadius</w:t>
        </w:r>
        <w:proofErr w:type="spellEnd"/>
        <w:r w:rsidRPr="008C09BE">
          <w:rPr>
            <w:rFonts w:ascii="Times New Roman" w:hAnsi="Times New Roman" w:cs="Times New Roman"/>
            <w:sz w:val="20"/>
            <w:szCs w:val="20"/>
            <w:lang w:val="en-US"/>
            <w:rPrChange w:id="9024" w:author="Airat Shigapov" w:date="2021-10-27T23:08:00Z">
              <w:rPr>
                <w:rFonts w:ascii="Consolas" w:hAnsi="Consolas" w:cs="Consolas"/>
                <w:color w:val="0000FF"/>
                <w:sz w:val="19"/>
                <w:szCs w:val="19"/>
              </w:rPr>
            </w:rPrChange>
          </w:rPr>
          <w:t>"</w:t>
        </w:r>
        <w:r w:rsidRPr="008C09BE">
          <w:rPr>
            <w:rFonts w:ascii="Times New Roman" w:hAnsi="Times New Roman" w:cs="Times New Roman"/>
            <w:sz w:val="20"/>
            <w:szCs w:val="20"/>
            <w:lang w:val="en-US"/>
            <w:rPrChange w:id="9025" w:author="Airat Shigapov" w:date="2021-10-27T23:08:00Z">
              <w:rPr>
                <w:rFonts w:ascii="Consolas" w:hAnsi="Consolas" w:cs="Consolas"/>
                <w:color w:val="FF0000"/>
                <w:sz w:val="19"/>
                <w:szCs w:val="19"/>
              </w:rPr>
            </w:rPrChange>
          </w:rPr>
          <w:t xml:space="preserve"> Value</w:t>
        </w:r>
        <w:r w:rsidRPr="008C09BE">
          <w:rPr>
            <w:rFonts w:ascii="Times New Roman" w:hAnsi="Times New Roman" w:cs="Times New Roman"/>
            <w:sz w:val="20"/>
            <w:szCs w:val="20"/>
            <w:lang w:val="en-US"/>
            <w:rPrChange w:id="9026" w:author="Airat Shigapov" w:date="2021-10-27T23:08:00Z">
              <w:rPr>
                <w:rFonts w:ascii="Consolas" w:hAnsi="Consolas" w:cs="Consolas"/>
                <w:color w:val="0000FF"/>
                <w:sz w:val="19"/>
                <w:szCs w:val="19"/>
              </w:rPr>
            </w:rPrChange>
          </w:rPr>
          <w:t>="1"/&gt;</w:t>
        </w:r>
      </w:ins>
    </w:p>
    <w:p w14:paraId="6199DA32" w14:textId="77777777" w:rsidR="001118C1" w:rsidRPr="008C09BE" w:rsidRDefault="001118C1" w:rsidP="001118C1">
      <w:pPr>
        <w:autoSpaceDE w:val="0"/>
        <w:autoSpaceDN w:val="0"/>
        <w:adjustRightInd w:val="0"/>
        <w:spacing w:after="0" w:line="240" w:lineRule="auto"/>
        <w:rPr>
          <w:ins w:id="9027" w:author="Airat Shigapov" w:date="2021-10-27T23:04:00Z"/>
          <w:rFonts w:ascii="Times New Roman" w:hAnsi="Times New Roman" w:cs="Times New Roman"/>
          <w:sz w:val="20"/>
          <w:szCs w:val="20"/>
          <w:lang w:val="en-US"/>
          <w:rPrChange w:id="9028" w:author="Airat Shigapov" w:date="2021-10-27T23:08:00Z">
            <w:rPr>
              <w:ins w:id="9029" w:author="Airat Shigapov" w:date="2021-10-27T23:04:00Z"/>
              <w:rFonts w:ascii="Consolas" w:hAnsi="Consolas" w:cs="Consolas"/>
              <w:color w:val="000000"/>
              <w:sz w:val="19"/>
              <w:szCs w:val="19"/>
            </w:rPr>
          </w:rPrChange>
        </w:rPr>
      </w:pPr>
      <w:ins w:id="9030" w:author="Airat Shigapov" w:date="2021-10-27T23:04:00Z">
        <w:r w:rsidRPr="008C09BE">
          <w:rPr>
            <w:rFonts w:ascii="Times New Roman" w:hAnsi="Times New Roman" w:cs="Times New Roman"/>
            <w:sz w:val="20"/>
            <w:szCs w:val="20"/>
            <w:lang w:val="en-US"/>
            <w:rPrChange w:id="9031"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9032" w:author="Airat Shigapov" w:date="2021-10-27T23:08:00Z">
              <w:rPr>
                <w:rFonts w:ascii="Consolas" w:hAnsi="Consolas" w:cs="Consolas"/>
                <w:color w:val="0000FF"/>
                <w:sz w:val="19"/>
                <w:szCs w:val="19"/>
              </w:rPr>
            </w:rPrChange>
          </w:rPr>
          <w:t>&lt;/</w:t>
        </w:r>
        <w:r w:rsidRPr="008C09BE">
          <w:rPr>
            <w:rFonts w:ascii="Times New Roman" w:hAnsi="Times New Roman" w:cs="Times New Roman"/>
            <w:sz w:val="20"/>
            <w:szCs w:val="20"/>
            <w:lang w:val="en-US"/>
            <w:rPrChange w:id="9033" w:author="Airat Shigapov" w:date="2021-10-27T23:08:00Z">
              <w:rPr>
                <w:rFonts w:ascii="Consolas" w:hAnsi="Consolas" w:cs="Consolas"/>
                <w:color w:val="A31515"/>
                <w:sz w:val="19"/>
                <w:szCs w:val="19"/>
              </w:rPr>
            </w:rPrChange>
          </w:rPr>
          <w:t>Style</w:t>
        </w:r>
        <w:r w:rsidRPr="008C09BE">
          <w:rPr>
            <w:rFonts w:ascii="Times New Roman" w:hAnsi="Times New Roman" w:cs="Times New Roman"/>
            <w:sz w:val="20"/>
            <w:szCs w:val="20"/>
            <w:lang w:val="en-US"/>
            <w:rPrChange w:id="9034" w:author="Airat Shigapov" w:date="2021-10-27T23:08:00Z">
              <w:rPr>
                <w:rFonts w:ascii="Consolas" w:hAnsi="Consolas" w:cs="Consolas"/>
                <w:color w:val="0000FF"/>
                <w:sz w:val="19"/>
                <w:szCs w:val="19"/>
              </w:rPr>
            </w:rPrChange>
          </w:rPr>
          <w:t>&gt;</w:t>
        </w:r>
      </w:ins>
    </w:p>
    <w:p w14:paraId="6654A3B4" w14:textId="77777777" w:rsidR="001118C1" w:rsidRPr="008C09BE" w:rsidRDefault="001118C1" w:rsidP="001118C1">
      <w:pPr>
        <w:autoSpaceDE w:val="0"/>
        <w:autoSpaceDN w:val="0"/>
        <w:adjustRightInd w:val="0"/>
        <w:spacing w:after="0" w:line="240" w:lineRule="auto"/>
        <w:rPr>
          <w:ins w:id="9035" w:author="Airat Shigapov" w:date="2021-10-27T23:04:00Z"/>
          <w:rFonts w:ascii="Times New Roman" w:hAnsi="Times New Roman" w:cs="Times New Roman"/>
          <w:sz w:val="20"/>
          <w:szCs w:val="20"/>
          <w:lang w:val="en-US"/>
          <w:rPrChange w:id="9036" w:author="Airat Shigapov" w:date="2021-10-27T23:08:00Z">
            <w:rPr>
              <w:ins w:id="9037" w:author="Airat Shigapov" w:date="2021-10-27T23:04:00Z"/>
              <w:rFonts w:ascii="Consolas" w:hAnsi="Consolas" w:cs="Consolas"/>
              <w:color w:val="000000"/>
              <w:sz w:val="19"/>
              <w:szCs w:val="19"/>
            </w:rPr>
          </w:rPrChange>
        </w:rPr>
      </w:pPr>
      <w:ins w:id="9038" w:author="Airat Shigapov" w:date="2021-10-27T23:04:00Z">
        <w:r w:rsidRPr="008C09BE">
          <w:rPr>
            <w:rFonts w:ascii="Times New Roman" w:hAnsi="Times New Roman" w:cs="Times New Roman"/>
            <w:sz w:val="20"/>
            <w:szCs w:val="20"/>
            <w:lang w:val="en-US"/>
            <w:rPrChange w:id="9039"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9040" w:author="Airat Shigapov" w:date="2021-10-27T23:08:00Z">
              <w:rPr>
                <w:rFonts w:ascii="Consolas" w:hAnsi="Consolas" w:cs="Consolas"/>
                <w:color w:val="0000FF"/>
                <w:sz w:val="19"/>
                <w:szCs w:val="19"/>
              </w:rPr>
            </w:rPrChange>
          </w:rPr>
          <w:t>&lt;/</w:t>
        </w:r>
        <w:proofErr w:type="spellStart"/>
        <w:r w:rsidRPr="008C09BE">
          <w:rPr>
            <w:rFonts w:ascii="Times New Roman" w:hAnsi="Times New Roman" w:cs="Times New Roman"/>
            <w:sz w:val="20"/>
            <w:szCs w:val="20"/>
            <w:lang w:val="en-US"/>
            <w:rPrChange w:id="9041" w:author="Airat Shigapov" w:date="2021-10-27T23:08:00Z">
              <w:rPr>
                <w:rFonts w:ascii="Consolas" w:hAnsi="Consolas" w:cs="Consolas"/>
                <w:color w:val="A31515"/>
                <w:sz w:val="19"/>
                <w:szCs w:val="19"/>
              </w:rPr>
            </w:rPrChange>
          </w:rPr>
          <w:t>TextBox.Resources</w:t>
        </w:r>
        <w:proofErr w:type="spellEnd"/>
        <w:r w:rsidRPr="008C09BE">
          <w:rPr>
            <w:rFonts w:ascii="Times New Roman" w:hAnsi="Times New Roman" w:cs="Times New Roman"/>
            <w:sz w:val="20"/>
            <w:szCs w:val="20"/>
            <w:lang w:val="en-US"/>
            <w:rPrChange w:id="9042" w:author="Airat Shigapov" w:date="2021-10-27T23:08:00Z">
              <w:rPr>
                <w:rFonts w:ascii="Consolas" w:hAnsi="Consolas" w:cs="Consolas"/>
                <w:color w:val="0000FF"/>
                <w:sz w:val="19"/>
                <w:szCs w:val="19"/>
              </w:rPr>
            </w:rPrChange>
          </w:rPr>
          <w:t>&gt;</w:t>
        </w:r>
      </w:ins>
    </w:p>
    <w:p w14:paraId="58190DAD" w14:textId="77777777" w:rsidR="001118C1" w:rsidRPr="008C09BE" w:rsidRDefault="001118C1" w:rsidP="001118C1">
      <w:pPr>
        <w:autoSpaceDE w:val="0"/>
        <w:autoSpaceDN w:val="0"/>
        <w:adjustRightInd w:val="0"/>
        <w:spacing w:after="0" w:line="240" w:lineRule="auto"/>
        <w:rPr>
          <w:ins w:id="9043" w:author="Airat Shigapov" w:date="2021-10-27T23:04:00Z"/>
          <w:rFonts w:ascii="Times New Roman" w:hAnsi="Times New Roman" w:cs="Times New Roman"/>
          <w:sz w:val="20"/>
          <w:szCs w:val="20"/>
          <w:lang w:val="en-US"/>
          <w:rPrChange w:id="9044" w:author="Airat Shigapov" w:date="2021-10-27T23:08:00Z">
            <w:rPr>
              <w:ins w:id="9045" w:author="Airat Shigapov" w:date="2021-10-27T23:04:00Z"/>
              <w:rFonts w:ascii="Consolas" w:hAnsi="Consolas" w:cs="Consolas"/>
              <w:color w:val="000000"/>
              <w:sz w:val="19"/>
              <w:szCs w:val="19"/>
            </w:rPr>
          </w:rPrChange>
        </w:rPr>
      </w:pPr>
      <w:ins w:id="9046" w:author="Airat Shigapov" w:date="2021-10-27T23:04:00Z">
        <w:r w:rsidRPr="008C09BE">
          <w:rPr>
            <w:rFonts w:ascii="Times New Roman" w:hAnsi="Times New Roman" w:cs="Times New Roman"/>
            <w:sz w:val="20"/>
            <w:szCs w:val="20"/>
            <w:lang w:val="en-US"/>
            <w:rPrChange w:id="9047"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9048" w:author="Airat Shigapov" w:date="2021-10-27T23:08:00Z">
              <w:rPr>
                <w:rFonts w:ascii="Consolas" w:hAnsi="Consolas" w:cs="Consolas"/>
                <w:color w:val="0000FF"/>
                <w:sz w:val="19"/>
                <w:szCs w:val="19"/>
              </w:rPr>
            </w:rPrChange>
          </w:rPr>
          <w:t>&lt;/</w:t>
        </w:r>
        <w:proofErr w:type="spellStart"/>
        <w:r w:rsidRPr="008C09BE">
          <w:rPr>
            <w:rFonts w:ascii="Times New Roman" w:hAnsi="Times New Roman" w:cs="Times New Roman"/>
            <w:sz w:val="20"/>
            <w:szCs w:val="20"/>
            <w:lang w:val="en-US"/>
            <w:rPrChange w:id="9049" w:author="Airat Shigapov" w:date="2021-10-27T23:08:00Z">
              <w:rPr>
                <w:rFonts w:ascii="Consolas" w:hAnsi="Consolas" w:cs="Consolas"/>
                <w:color w:val="A31515"/>
                <w:sz w:val="19"/>
                <w:szCs w:val="19"/>
              </w:rPr>
            </w:rPrChange>
          </w:rPr>
          <w:t>TextBox</w:t>
        </w:r>
        <w:proofErr w:type="spellEnd"/>
        <w:r w:rsidRPr="008C09BE">
          <w:rPr>
            <w:rFonts w:ascii="Times New Roman" w:hAnsi="Times New Roman" w:cs="Times New Roman"/>
            <w:sz w:val="20"/>
            <w:szCs w:val="20"/>
            <w:lang w:val="en-US"/>
            <w:rPrChange w:id="9050" w:author="Airat Shigapov" w:date="2021-10-27T23:08:00Z">
              <w:rPr>
                <w:rFonts w:ascii="Consolas" w:hAnsi="Consolas" w:cs="Consolas"/>
                <w:color w:val="0000FF"/>
                <w:sz w:val="19"/>
                <w:szCs w:val="19"/>
              </w:rPr>
            </w:rPrChange>
          </w:rPr>
          <w:t>&gt;</w:t>
        </w:r>
      </w:ins>
    </w:p>
    <w:p w14:paraId="542E8528" w14:textId="77777777" w:rsidR="001118C1" w:rsidRPr="008C09BE" w:rsidRDefault="001118C1" w:rsidP="001118C1">
      <w:pPr>
        <w:autoSpaceDE w:val="0"/>
        <w:autoSpaceDN w:val="0"/>
        <w:adjustRightInd w:val="0"/>
        <w:spacing w:after="0" w:line="240" w:lineRule="auto"/>
        <w:rPr>
          <w:ins w:id="9051" w:author="Airat Shigapov" w:date="2021-10-27T23:04:00Z"/>
          <w:rFonts w:ascii="Times New Roman" w:hAnsi="Times New Roman" w:cs="Times New Roman"/>
          <w:sz w:val="20"/>
          <w:szCs w:val="20"/>
          <w:lang w:val="en-US"/>
          <w:rPrChange w:id="9052" w:author="Airat Shigapov" w:date="2021-10-27T23:08:00Z">
            <w:rPr>
              <w:ins w:id="9053" w:author="Airat Shigapov" w:date="2021-10-27T23:04:00Z"/>
              <w:rFonts w:ascii="Consolas" w:hAnsi="Consolas" w:cs="Consolas"/>
              <w:color w:val="000000"/>
              <w:sz w:val="19"/>
              <w:szCs w:val="19"/>
            </w:rPr>
          </w:rPrChange>
        </w:rPr>
      </w:pPr>
      <w:ins w:id="9054" w:author="Airat Shigapov" w:date="2021-10-27T23:04:00Z">
        <w:r w:rsidRPr="008C09BE">
          <w:rPr>
            <w:rFonts w:ascii="Times New Roman" w:hAnsi="Times New Roman" w:cs="Times New Roman"/>
            <w:sz w:val="20"/>
            <w:szCs w:val="20"/>
            <w:lang w:val="en-US"/>
            <w:rPrChange w:id="9055"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9056" w:author="Airat Shigapov" w:date="2021-10-27T23:08:00Z">
              <w:rPr>
                <w:rFonts w:ascii="Consolas" w:hAnsi="Consolas" w:cs="Consolas"/>
                <w:color w:val="0000FF"/>
                <w:sz w:val="19"/>
                <w:szCs w:val="19"/>
              </w:rPr>
            </w:rPrChange>
          </w:rPr>
          <w:t>&lt;</w:t>
        </w:r>
        <w:proofErr w:type="spellStart"/>
        <w:r w:rsidRPr="008C09BE">
          <w:rPr>
            <w:rFonts w:ascii="Times New Roman" w:hAnsi="Times New Roman" w:cs="Times New Roman"/>
            <w:sz w:val="20"/>
            <w:szCs w:val="20"/>
            <w:lang w:val="en-US"/>
            <w:rPrChange w:id="9057" w:author="Airat Shigapov" w:date="2021-10-27T23:08:00Z">
              <w:rPr>
                <w:rFonts w:ascii="Consolas" w:hAnsi="Consolas" w:cs="Consolas"/>
                <w:color w:val="A31515"/>
                <w:sz w:val="19"/>
                <w:szCs w:val="19"/>
              </w:rPr>
            </w:rPrChange>
          </w:rPr>
          <w:t>TextBlock</w:t>
        </w:r>
        <w:proofErr w:type="spellEnd"/>
        <w:r w:rsidRPr="008C09BE">
          <w:rPr>
            <w:rFonts w:ascii="Times New Roman" w:hAnsi="Times New Roman" w:cs="Times New Roman"/>
            <w:sz w:val="20"/>
            <w:szCs w:val="20"/>
            <w:lang w:val="en-US"/>
            <w:rPrChange w:id="9058" w:author="Airat Shigapov" w:date="2021-10-27T23:08:00Z">
              <w:rPr>
                <w:rFonts w:ascii="Consolas" w:hAnsi="Consolas" w:cs="Consolas"/>
                <w:color w:val="FF0000"/>
                <w:sz w:val="19"/>
                <w:szCs w:val="19"/>
              </w:rPr>
            </w:rPrChange>
          </w:rPr>
          <w:t xml:space="preserve"> </w:t>
        </w:r>
        <w:proofErr w:type="gramStart"/>
        <w:r w:rsidRPr="008C09BE">
          <w:rPr>
            <w:rFonts w:ascii="Times New Roman" w:hAnsi="Times New Roman" w:cs="Times New Roman"/>
            <w:sz w:val="20"/>
            <w:szCs w:val="20"/>
            <w:lang w:val="en-US"/>
            <w:rPrChange w:id="9059" w:author="Airat Shigapov" w:date="2021-10-27T23:08:00Z">
              <w:rPr>
                <w:rFonts w:ascii="Consolas" w:hAnsi="Consolas" w:cs="Consolas"/>
                <w:color w:val="FF0000"/>
                <w:sz w:val="19"/>
                <w:szCs w:val="19"/>
              </w:rPr>
            </w:rPrChange>
          </w:rPr>
          <w:t>x</w:t>
        </w:r>
        <w:r w:rsidRPr="008C09BE">
          <w:rPr>
            <w:rFonts w:ascii="Times New Roman" w:hAnsi="Times New Roman" w:cs="Times New Roman"/>
            <w:sz w:val="20"/>
            <w:szCs w:val="20"/>
            <w:lang w:val="en-US"/>
            <w:rPrChange w:id="9060" w:author="Airat Shigapov" w:date="2021-10-27T23:08:00Z">
              <w:rPr>
                <w:rFonts w:ascii="Consolas" w:hAnsi="Consolas" w:cs="Consolas"/>
                <w:color w:val="0000FF"/>
                <w:sz w:val="19"/>
                <w:szCs w:val="19"/>
              </w:rPr>
            </w:rPrChange>
          </w:rPr>
          <w:t>:</w:t>
        </w:r>
        <w:r w:rsidRPr="008C09BE">
          <w:rPr>
            <w:rFonts w:ascii="Times New Roman" w:hAnsi="Times New Roman" w:cs="Times New Roman"/>
            <w:sz w:val="20"/>
            <w:szCs w:val="20"/>
            <w:lang w:val="en-US"/>
            <w:rPrChange w:id="9061" w:author="Airat Shigapov" w:date="2021-10-27T23:08:00Z">
              <w:rPr>
                <w:rFonts w:ascii="Consolas" w:hAnsi="Consolas" w:cs="Consolas"/>
                <w:color w:val="FF0000"/>
                <w:sz w:val="19"/>
                <w:szCs w:val="19"/>
              </w:rPr>
            </w:rPrChange>
          </w:rPr>
          <w:t>Name</w:t>
        </w:r>
        <w:proofErr w:type="gramEnd"/>
        <w:r w:rsidRPr="008C09BE">
          <w:rPr>
            <w:rFonts w:ascii="Times New Roman" w:hAnsi="Times New Roman" w:cs="Times New Roman"/>
            <w:sz w:val="20"/>
            <w:szCs w:val="20"/>
            <w:lang w:val="en-US"/>
            <w:rPrChange w:id="9062" w:author="Airat Shigapov" w:date="2021-10-27T23:08:00Z">
              <w:rPr>
                <w:rFonts w:ascii="Consolas" w:hAnsi="Consolas" w:cs="Consolas"/>
                <w:color w:val="0000FF"/>
                <w:sz w:val="19"/>
                <w:szCs w:val="19"/>
              </w:rPr>
            </w:rPrChange>
          </w:rPr>
          <w:t>="emailWar"</w:t>
        </w:r>
      </w:ins>
    </w:p>
    <w:p w14:paraId="17B72B2C" w14:textId="77777777" w:rsidR="001118C1" w:rsidRPr="00250F53" w:rsidRDefault="001118C1" w:rsidP="001118C1">
      <w:pPr>
        <w:autoSpaceDE w:val="0"/>
        <w:autoSpaceDN w:val="0"/>
        <w:adjustRightInd w:val="0"/>
        <w:spacing w:after="0" w:line="240" w:lineRule="auto"/>
        <w:rPr>
          <w:ins w:id="9063" w:author="Airat Shigapov" w:date="2021-10-27T23:04:00Z"/>
          <w:rFonts w:ascii="Times New Roman" w:hAnsi="Times New Roman" w:cs="Times New Roman"/>
          <w:sz w:val="20"/>
          <w:szCs w:val="20"/>
          <w:lang w:val="en-US"/>
          <w:rPrChange w:id="9064" w:author="Airat Shigapov" w:date="2021-11-16T08:40:00Z">
            <w:rPr>
              <w:ins w:id="9065" w:author="Airat Shigapov" w:date="2021-10-27T23:04:00Z"/>
              <w:rFonts w:ascii="Consolas" w:hAnsi="Consolas" w:cs="Consolas"/>
              <w:color w:val="000000"/>
              <w:sz w:val="19"/>
              <w:szCs w:val="19"/>
            </w:rPr>
          </w:rPrChange>
        </w:rPr>
      </w:pPr>
      <w:ins w:id="9066" w:author="Airat Shigapov" w:date="2021-10-27T23:04:00Z">
        <w:r w:rsidRPr="008C09BE">
          <w:rPr>
            <w:rFonts w:ascii="Times New Roman" w:hAnsi="Times New Roman" w:cs="Times New Roman"/>
            <w:sz w:val="20"/>
            <w:szCs w:val="20"/>
            <w:lang w:val="en-US"/>
            <w:rPrChange w:id="9067"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9068" w:author="Airat Shigapov" w:date="2021-10-27T23:08:00Z">
              <w:rPr>
                <w:rFonts w:ascii="Consolas" w:hAnsi="Consolas" w:cs="Consolas"/>
                <w:color w:val="FF0000"/>
                <w:sz w:val="19"/>
                <w:szCs w:val="19"/>
              </w:rPr>
            </w:rPrChange>
          </w:rPr>
          <w:t xml:space="preserve"> </w:t>
        </w:r>
        <w:r w:rsidRPr="00294494">
          <w:rPr>
            <w:rFonts w:ascii="Times New Roman" w:hAnsi="Times New Roman" w:cs="Times New Roman"/>
            <w:sz w:val="20"/>
            <w:szCs w:val="20"/>
            <w:lang w:val="en-US"/>
            <w:rPrChange w:id="9069" w:author="Airat Shigapov" w:date="2021-10-28T17:47:00Z">
              <w:rPr>
                <w:rFonts w:ascii="Consolas" w:hAnsi="Consolas" w:cs="Consolas"/>
                <w:color w:val="FF0000"/>
                <w:sz w:val="19"/>
                <w:szCs w:val="19"/>
              </w:rPr>
            </w:rPrChange>
          </w:rPr>
          <w:t>Text</w:t>
        </w:r>
        <w:r w:rsidRPr="00250F53">
          <w:rPr>
            <w:rFonts w:ascii="Times New Roman" w:hAnsi="Times New Roman" w:cs="Times New Roman"/>
            <w:sz w:val="20"/>
            <w:szCs w:val="20"/>
            <w:lang w:val="en-US"/>
            <w:rPrChange w:id="9070" w:author="Airat Shigapov" w:date="2021-11-16T08:40:00Z">
              <w:rPr>
                <w:rFonts w:ascii="Consolas" w:hAnsi="Consolas" w:cs="Consolas"/>
                <w:color w:val="0000FF"/>
                <w:sz w:val="19"/>
                <w:szCs w:val="19"/>
              </w:rPr>
            </w:rPrChange>
          </w:rPr>
          <w:t>="</w:t>
        </w:r>
        <w:r w:rsidRPr="008C09BE">
          <w:rPr>
            <w:rFonts w:ascii="Times New Roman" w:hAnsi="Times New Roman" w:cs="Times New Roman"/>
            <w:sz w:val="20"/>
            <w:szCs w:val="20"/>
            <w:rPrChange w:id="9071" w:author="Airat Shigapov" w:date="2021-10-27T23:08:00Z">
              <w:rPr>
                <w:rFonts w:ascii="Consolas" w:hAnsi="Consolas" w:cs="Consolas"/>
                <w:color w:val="0000FF"/>
                <w:sz w:val="19"/>
                <w:szCs w:val="19"/>
              </w:rPr>
            </w:rPrChange>
          </w:rPr>
          <w:t>Пользователь</w:t>
        </w:r>
        <w:r w:rsidRPr="00250F53">
          <w:rPr>
            <w:rFonts w:ascii="Times New Roman" w:hAnsi="Times New Roman" w:cs="Times New Roman"/>
            <w:sz w:val="20"/>
            <w:szCs w:val="20"/>
            <w:lang w:val="en-US"/>
            <w:rPrChange w:id="9072" w:author="Airat Shigapov" w:date="2021-11-16T08:40:00Z">
              <w:rPr>
                <w:rFonts w:ascii="Consolas" w:hAnsi="Consolas" w:cs="Consolas"/>
                <w:color w:val="0000FF"/>
                <w:sz w:val="19"/>
                <w:szCs w:val="19"/>
              </w:rPr>
            </w:rPrChange>
          </w:rPr>
          <w:t xml:space="preserve"> </w:t>
        </w:r>
        <w:r w:rsidRPr="008C09BE">
          <w:rPr>
            <w:rFonts w:ascii="Times New Roman" w:hAnsi="Times New Roman" w:cs="Times New Roman"/>
            <w:sz w:val="20"/>
            <w:szCs w:val="20"/>
            <w:rPrChange w:id="9073" w:author="Airat Shigapov" w:date="2021-10-27T23:08:00Z">
              <w:rPr>
                <w:rFonts w:ascii="Consolas" w:hAnsi="Consolas" w:cs="Consolas"/>
                <w:color w:val="0000FF"/>
                <w:sz w:val="19"/>
                <w:szCs w:val="19"/>
              </w:rPr>
            </w:rPrChange>
          </w:rPr>
          <w:t>не</w:t>
        </w:r>
        <w:r w:rsidRPr="00250F53">
          <w:rPr>
            <w:rFonts w:ascii="Times New Roman" w:hAnsi="Times New Roman" w:cs="Times New Roman"/>
            <w:sz w:val="20"/>
            <w:szCs w:val="20"/>
            <w:lang w:val="en-US"/>
            <w:rPrChange w:id="9074" w:author="Airat Shigapov" w:date="2021-11-16T08:40:00Z">
              <w:rPr>
                <w:rFonts w:ascii="Consolas" w:hAnsi="Consolas" w:cs="Consolas"/>
                <w:color w:val="0000FF"/>
                <w:sz w:val="19"/>
                <w:szCs w:val="19"/>
              </w:rPr>
            </w:rPrChange>
          </w:rPr>
          <w:t xml:space="preserve"> </w:t>
        </w:r>
        <w:r w:rsidRPr="008C09BE">
          <w:rPr>
            <w:rFonts w:ascii="Times New Roman" w:hAnsi="Times New Roman" w:cs="Times New Roman"/>
            <w:sz w:val="20"/>
            <w:szCs w:val="20"/>
            <w:rPrChange w:id="9075" w:author="Airat Shigapov" w:date="2021-10-27T23:08:00Z">
              <w:rPr>
                <w:rFonts w:ascii="Consolas" w:hAnsi="Consolas" w:cs="Consolas"/>
                <w:color w:val="0000FF"/>
                <w:sz w:val="19"/>
                <w:szCs w:val="19"/>
              </w:rPr>
            </w:rPrChange>
          </w:rPr>
          <w:t>найдет</w:t>
        </w:r>
        <w:r w:rsidRPr="00250F53">
          <w:rPr>
            <w:rFonts w:ascii="Times New Roman" w:hAnsi="Times New Roman" w:cs="Times New Roman"/>
            <w:sz w:val="20"/>
            <w:szCs w:val="20"/>
            <w:lang w:val="en-US"/>
            <w:rPrChange w:id="9076" w:author="Airat Shigapov" w:date="2021-11-16T08:40:00Z">
              <w:rPr>
                <w:rFonts w:ascii="Consolas" w:hAnsi="Consolas" w:cs="Consolas"/>
                <w:color w:val="0000FF"/>
                <w:sz w:val="19"/>
                <w:szCs w:val="19"/>
              </w:rPr>
            </w:rPrChange>
          </w:rPr>
          <w:t>"</w:t>
        </w:r>
      </w:ins>
    </w:p>
    <w:p w14:paraId="68FFF014" w14:textId="77777777" w:rsidR="001118C1" w:rsidRPr="00250F53" w:rsidRDefault="001118C1" w:rsidP="001118C1">
      <w:pPr>
        <w:autoSpaceDE w:val="0"/>
        <w:autoSpaceDN w:val="0"/>
        <w:adjustRightInd w:val="0"/>
        <w:spacing w:after="0" w:line="240" w:lineRule="auto"/>
        <w:rPr>
          <w:ins w:id="9077" w:author="Airat Shigapov" w:date="2021-10-27T23:04:00Z"/>
          <w:rFonts w:ascii="Times New Roman" w:hAnsi="Times New Roman" w:cs="Times New Roman"/>
          <w:sz w:val="20"/>
          <w:szCs w:val="20"/>
          <w:lang w:val="en-US"/>
          <w:rPrChange w:id="9078" w:author="Airat Shigapov" w:date="2021-11-16T08:40:00Z">
            <w:rPr>
              <w:ins w:id="9079" w:author="Airat Shigapov" w:date="2021-10-27T23:04:00Z"/>
              <w:rFonts w:ascii="Consolas" w:hAnsi="Consolas" w:cs="Consolas"/>
              <w:color w:val="000000"/>
              <w:sz w:val="19"/>
              <w:szCs w:val="19"/>
            </w:rPr>
          </w:rPrChange>
        </w:rPr>
      </w:pPr>
      <w:ins w:id="9080" w:author="Airat Shigapov" w:date="2021-10-27T23:04:00Z">
        <w:r w:rsidRPr="00250F53">
          <w:rPr>
            <w:rFonts w:ascii="Times New Roman" w:hAnsi="Times New Roman" w:cs="Times New Roman"/>
            <w:sz w:val="20"/>
            <w:szCs w:val="20"/>
            <w:lang w:val="en-US"/>
            <w:rPrChange w:id="9081" w:author="Airat Shigapov" w:date="2021-11-16T08:40:00Z">
              <w:rPr>
                <w:rFonts w:ascii="Consolas" w:hAnsi="Consolas" w:cs="Consolas"/>
                <w:color w:val="000000"/>
                <w:sz w:val="19"/>
                <w:szCs w:val="19"/>
              </w:rPr>
            </w:rPrChange>
          </w:rPr>
          <w:t xml:space="preserve">                      </w:t>
        </w:r>
        <w:r w:rsidRPr="00250F53">
          <w:rPr>
            <w:rFonts w:ascii="Times New Roman" w:hAnsi="Times New Roman" w:cs="Times New Roman"/>
            <w:sz w:val="20"/>
            <w:szCs w:val="20"/>
            <w:lang w:val="en-US"/>
            <w:rPrChange w:id="9082" w:author="Airat Shigapov" w:date="2021-11-16T08:40:00Z">
              <w:rPr>
                <w:rFonts w:ascii="Consolas" w:hAnsi="Consolas" w:cs="Consolas"/>
                <w:color w:val="FF0000"/>
                <w:sz w:val="19"/>
                <w:szCs w:val="19"/>
              </w:rPr>
            </w:rPrChange>
          </w:rPr>
          <w:t xml:space="preserve"> </w:t>
        </w:r>
        <w:r w:rsidRPr="00294494">
          <w:rPr>
            <w:rFonts w:ascii="Times New Roman" w:hAnsi="Times New Roman" w:cs="Times New Roman"/>
            <w:sz w:val="20"/>
            <w:szCs w:val="20"/>
            <w:lang w:val="en-US"/>
            <w:rPrChange w:id="9083" w:author="Airat Shigapov" w:date="2021-10-28T17:47:00Z">
              <w:rPr>
                <w:rFonts w:ascii="Consolas" w:hAnsi="Consolas" w:cs="Consolas"/>
                <w:color w:val="FF0000"/>
                <w:sz w:val="19"/>
                <w:szCs w:val="19"/>
              </w:rPr>
            </w:rPrChange>
          </w:rPr>
          <w:t>Visibility</w:t>
        </w:r>
        <w:r w:rsidRPr="00250F53">
          <w:rPr>
            <w:rFonts w:ascii="Times New Roman" w:hAnsi="Times New Roman" w:cs="Times New Roman"/>
            <w:sz w:val="20"/>
            <w:szCs w:val="20"/>
            <w:lang w:val="en-US"/>
            <w:rPrChange w:id="9084" w:author="Airat Shigapov" w:date="2021-11-16T08:40:00Z">
              <w:rPr>
                <w:rFonts w:ascii="Consolas" w:hAnsi="Consolas" w:cs="Consolas"/>
                <w:color w:val="0000FF"/>
                <w:sz w:val="19"/>
                <w:szCs w:val="19"/>
              </w:rPr>
            </w:rPrChange>
          </w:rPr>
          <w:t>="</w:t>
        </w:r>
        <w:r w:rsidRPr="00294494">
          <w:rPr>
            <w:rFonts w:ascii="Times New Roman" w:hAnsi="Times New Roman" w:cs="Times New Roman"/>
            <w:sz w:val="20"/>
            <w:szCs w:val="20"/>
            <w:lang w:val="en-US"/>
            <w:rPrChange w:id="9085" w:author="Airat Shigapov" w:date="2021-10-28T17:47:00Z">
              <w:rPr>
                <w:rFonts w:ascii="Consolas" w:hAnsi="Consolas" w:cs="Consolas"/>
                <w:color w:val="0000FF"/>
                <w:sz w:val="19"/>
                <w:szCs w:val="19"/>
              </w:rPr>
            </w:rPrChange>
          </w:rPr>
          <w:t>Hidden</w:t>
        </w:r>
        <w:r w:rsidRPr="00250F53">
          <w:rPr>
            <w:rFonts w:ascii="Times New Roman" w:hAnsi="Times New Roman" w:cs="Times New Roman"/>
            <w:sz w:val="20"/>
            <w:szCs w:val="20"/>
            <w:lang w:val="en-US"/>
            <w:rPrChange w:id="9086" w:author="Airat Shigapov" w:date="2021-11-16T08:40:00Z">
              <w:rPr>
                <w:rFonts w:ascii="Consolas" w:hAnsi="Consolas" w:cs="Consolas"/>
                <w:color w:val="0000FF"/>
                <w:sz w:val="19"/>
                <w:szCs w:val="19"/>
              </w:rPr>
            </w:rPrChange>
          </w:rPr>
          <w:t>"</w:t>
        </w:r>
      </w:ins>
    </w:p>
    <w:p w14:paraId="3DAA18D7" w14:textId="77777777" w:rsidR="001118C1" w:rsidRPr="008C09BE" w:rsidRDefault="001118C1" w:rsidP="001118C1">
      <w:pPr>
        <w:autoSpaceDE w:val="0"/>
        <w:autoSpaceDN w:val="0"/>
        <w:adjustRightInd w:val="0"/>
        <w:spacing w:after="0" w:line="240" w:lineRule="auto"/>
        <w:rPr>
          <w:ins w:id="9087" w:author="Airat Shigapov" w:date="2021-10-27T23:04:00Z"/>
          <w:rFonts w:ascii="Times New Roman" w:hAnsi="Times New Roman" w:cs="Times New Roman"/>
          <w:sz w:val="20"/>
          <w:szCs w:val="20"/>
          <w:lang w:val="en-US"/>
          <w:rPrChange w:id="9088" w:author="Airat Shigapov" w:date="2021-10-27T23:08:00Z">
            <w:rPr>
              <w:ins w:id="9089" w:author="Airat Shigapov" w:date="2021-10-27T23:04:00Z"/>
              <w:rFonts w:ascii="Consolas" w:hAnsi="Consolas" w:cs="Consolas"/>
              <w:color w:val="000000"/>
              <w:sz w:val="19"/>
              <w:szCs w:val="19"/>
            </w:rPr>
          </w:rPrChange>
        </w:rPr>
      </w:pPr>
      <w:ins w:id="9090" w:author="Airat Shigapov" w:date="2021-10-27T23:04:00Z">
        <w:r w:rsidRPr="00250F53">
          <w:rPr>
            <w:rFonts w:ascii="Times New Roman" w:hAnsi="Times New Roman" w:cs="Times New Roman"/>
            <w:sz w:val="20"/>
            <w:szCs w:val="20"/>
            <w:lang w:val="en-US"/>
            <w:rPrChange w:id="9091" w:author="Airat Shigapov" w:date="2021-11-16T08:40:00Z">
              <w:rPr>
                <w:rFonts w:ascii="Consolas" w:hAnsi="Consolas" w:cs="Consolas"/>
                <w:color w:val="000000"/>
                <w:sz w:val="19"/>
                <w:szCs w:val="19"/>
              </w:rPr>
            </w:rPrChange>
          </w:rPr>
          <w:t xml:space="preserve">                      </w:t>
        </w:r>
        <w:r w:rsidRPr="00250F53">
          <w:rPr>
            <w:rFonts w:ascii="Times New Roman" w:hAnsi="Times New Roman" w:cs="Times New Roman"/>
            <w:sz w:val="20"/>
            <w:szCs w:val="20"/>
            <w:lang w:val="en-US"/>
            <w:rPrChange w:id="9092" w:author="Airat Shigapov" w:date="2021-11-16T08:40:00Z">
              <w:rPr>
                <w:rFonts w:ascii="Consolas" w:hAnsi="Consolas" w:cs="Consolas"/>
                <w:color w:val="FF0000"/>
                <w:sz w:val="19"/>
                <w:szCs w:val="19"/>
              </w:rPr>
            </w:rPrChange>
          </w:rPr>
          <w:t xml:space="preserve"> </w:t>
        </w:r>
        <w:r w:rsidRPr="008C09BE">
          <w:rPr>
            <w:rFonts w:ascii="Times New Roman" w:hAnsi="Times New Roman" w:cs="Times New Roman"/>
            <w:sz w:val="20"/>
            <w:szCs w:val="20"/>
            <w:lang w:val="en-US"/>
            <w:rPrChange w:id="9093" w:author="Airat Shigapov" w:date="2021-10-27T23:08:00Z">
              <w:rPr>
                <w:rFonts w:ascii="Consolas" w:hAnsi="Consolas" w:cs="Consolas"/>
                <w:color w:val="FF0000"/>
                <w:sz w:val="19"/>
                <w:szCs w:val="19"/>
              </w:rPr>
            </w:rPrChange>
          </w:rPr>
          <w:t>Foreground</w:t>
        </w:r>
        <w:r w:rsidRPr="008C09BE">
          <w:rPr>
            <w:rFonts w:ascii="Times New Roman" w:hAnsi="Times New Roman" w:cs="Times New Roman"/>
            <w:sz w:val="20"/>
            <w:szCs w:val="20"/>
            <w:lang w:val="en-US"/>
            <w:rPrChange w:id="9094" w:author="Airat Shigapov" w:date="2021-10-27T23:08:00Z">
              <w:rPr>
                <w:rFonts w:ascii="Consolas" w:hAnsi="Consolas" w:cs="Consolas"/>
                <w:color w:val="0000FF"/>
                <w:sz w:val="19"/>
                <w:szCs w:val="19"/>
              </w:rPr>
            </w:rPrChange>
          </w:rPr>
          <w:t>="Red"</w:t>
        </w:r>
        <w:r w:rsidRPr="008C09BE">
          <w:rPr>
            <w:rFonts w:ascii="Times New Roman" w:hAnsi="Times New Roman" w:cs="Times New Roman"/>
            <w:sz w:val="20"/>
            <w:szCs w:val="20"/>
            <w:lang w:val="en-US"/>
            <w:rPrChange w:id="9095" w:author="Airat Shigapov" w:date="2021-10-27T23:08:00Z">
              <w:rPr>
                <w:rFonts w:ascii="Consolas" w:hAnsi="Consolas" w:cs="Consolas"/>
                <w:color w:val="000000"/>
                <w:sz w:val="19"/>
                <w:szCs w:val="19"/>
              </w:rPr>
            </w:rPrChange>
          </w:rPr>
          <w:t xml:space="preserve"> </w:t>
        </w:r>
      </w:ins>
    </w:p>
    <w:p w14:paraId="4187C752" w14:textId="77777777" w:rsidR="001118C1" w:rsidRPr="008C09BE" w:rsidRDefault="001118C1" w:rsidP="001118C1">
      <w:pPr>
        <w:autoSpaceDE w:val="0"/>
        <w:autoSpaceDN w:val="0"/>
        <w:adjustRightInd w:val="0"/>
        <w:spacing w:after="0" w:line="240" w:lineRule="auto"/>
        <w:rPr>
          <w:ins w:id="9096" w:author="Airat Shigapov" w:date="2021-10-27T23:04:00Z"/>
          <w:rFonts w:ascii="Times New Roman" w:hAnsi="Times New Roman" w:cs="Times New Roman"/>
          <w:sz w:val="20"/>
          <w:szCs w:val="20"/>
          <w:lang w:val="en-US"/>
          <w:rPrChange w:id="9097" w:author="Airat Shigapov" w:date="2021-10-27T23:08:00Z">
            <w:rPr>
              <w:ins w:id="9098" w:author="Airat Shigapov" w:date="2021-10-27T23:04:00Z"/>
              <w:rFonts w:ascii="Consolas" w:hAnsi="Consolas" w:cs="Consolas"/>
              <w:color w:val="000000"/>
              <w:sz w:val="19"/>
              <w:szCs w:val="19"/>
            </w:rPr>
          </w:rPrChange>
        </w:rPr>
      </w:pPr>
      <w:ins w:id="9099" w:author="Airat Shigapov" w:date="2021-10-27T23:04:00Z">
        <w:r w:rsidRPr="008C09BE">
          <w:rPr>
            <w:rFonts w:ascii="Times New Roman" w:hAnsi="Times New Roman" w:cs="Times New Roman"/>
            <w:sz w:val="20"/>
            <w:szCs w:val="20"/>
            <w:lang w:val="en-US"/>
            <w:rPrChange w:id="9100"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9101" w:author="Airat Shigapov" w:date="2021-10-27T23:08:00Z">
              <w:rPr>
                <w:rFonts w:ascii="Consolas" w:hAnsi="Consolas" w:cs="Consolas"/>
                <w:color w:val="FF0000"/>
                <w:sz w:val="19"/>
                <w:szCs w:val="19"/>
              </w:rPr>
            </w:rPrChange>
          </w:rPr>
          <w:t xml:space="preserve"> </w:t>
        </w:r>
        <w:proofErr w:type="spellStart"/>
        <w:r w:rsidRPr="008C09BE">
          <w:rPr>
            <w:rFonts w:ascii="Times New Roman" w:hAnsi="Times New Roman" w:cs="Times New Roman"/>
            <w:sz w:val="20"/>
            <w:szCs w:val="20"/>
            <w:lang w:val="en-US"/>
            <w:rPrChange w:id="9102" w:author="Airat Shigapov" w:date="2021-10-27T23:08:00Z">
              <w:rPr>
                <w:rFonts w:ascii="Consolas" w:hAnsi="Consolas" w:cs="Consolas"/>
                <w:color w:val="FF0000"/>
                <w:sz w:val="19"/>
                <w:szCs w:val="19"/>
              </w:rPr>
            </w:rPrChange>
          </w:rPr>
          <w:t>FontSize</w:t>
        </w:r>
        <w:proofErr w:type="spellEnd"/>
        <w:r w:rsidRPr="008C09BE">
          <w:rPr>
            <w:rFonts w:ascii="Times New Roman" w:hAnsi="Times New Roman" w:cs="Times New Roman"/>
            <w:sz w:val="20"/>
            <w:szCs w:val="20"/>
            <w:lang w:val="en-US"/>
            <w:rPrChange w:id="9103" w:author="Airat Shigapov" w:date="2021-10-27T23:08:00Z">
              <w:rPr>
                <w:rFonts w:ascii="Consolas" w:hAnsi="Consolas" w:cs="Consolas"/>
                <w:color w:val="0000FF"/>
                <w:sz w:val="19"/>
                <w:szCs w:val="19"/>
              </w:rPr>
            </w:rPrChange>
          </w:rPr>
          <w:t>="11"/&gt;</w:t>
        </w:r>
      </w:ins>
    </w:p>
    <w:p w14:paraId="10F67F1E" w14:textId="77777777" w:rsidR="001118C1" w:rsidRPr="008C09BE" w:rsidRDefault="001118C1" w:rsidP="001118C1">
      <w:pPr>
        <w:autoSpaceDE w:val="0"/>
        <w:autoSpaceDN w:val="0"/>
        <w:adjustRightInd w:val="0"/>
        <w:spacing w:after="0" w:line="240" w:lineRule="auto"/>
        <w:rPr>
          <w:ins w:id="9104" w:author="Airat Shigapov" w:date="2021-10-27T23:04:00Z"/>
          <w:rFonts w:ascii="Times New Roman" w:hAnsi="Times New Roman" w:cs="Times New Roman"/>
          <w:sz w:val="20"/>
          <w:szCs w:val="20"/>
          <w:lang w:val="en-US"/>
          <w:rPrChange w:id="9105" w:author="Airat Shigapov" w:date="2021-10-27T23:08:00Z">
            <w:rPr>
              <w:ins w:id="9106" w:author="Airat Shigapov" w:date="2021-10-27T23:04:00Z"/>
              <w:rFonts w:ascii="Consolas" w:hAnsi="Consolas" w:cs="Consolas"/>
              <w:color w:val="000000"/>
              <w:sz w:val="19"/>
              <w:szCs w:val="19"/>
            </w:rPr>
          </w:rPrChange>
        </w:rPr>
      </w:pPr>
      <w:ins w:id="9107" w:author="Airat Shigapov" w:date="2021-10-27T23:04:00Z">
        <w:r w:rsidRPr="008C09BE">
          <w:rPr>
            <w:rFonts w:ascii="Times New Roman" w:hAnsi="Times New Roman" w:cs="Times New Roman"/>
            <w:sz w:val="20"/>
            <w:szCs w:val="20"/>
            <w:lang w:val="en-US"/>
            <w:rPrChange w:id="9108"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9109" w:author="Airat Shigapov" w:date="2021-10-27T23:08:00Z">
              <w:rPr>
                <w:rFonts w:ascii="Consolas" w:hAnsi="Consolas" w:cs="Consolas"/>
                <w:color w:val="0000FF"/>
                <w:sz w:val="19"/>
                <w:szCs w:val="19"/>
              </w:rPr>
            </w:rPrChange>
          </w:rPr>
          <w:t>&lt;</w:t>
        </w:r>
        <w:r w:rsidRPr="008C09BE">
          <w:rPr>
            <w:rFonts w:ascii="Times New Roman" w:hAnsi="Times New Roman" w:cs="Times New Roman"/>
            <w:sz w:val="20"/>
            <w:szCs w:val="20"/>
            <w:lang w:val="en-US"/>
            <w:rPrChange w:id="9110" w:author="Airat Shigapov" w:date="2021-10-27T23:08:00Z">
              <w:rPr>
                <w:rFonts w:ascii="Consolas" w:hAnsi="Consolas" w:cs="Consolas"/>
                <w:color w:val="A31515"/>
                <w:sz w:val="19"/>
                <w:szCs w:val="19"/>
              </w:rPr>
            </w:rPrChange>
          </w:rPr>
          <w:t>Border</w:t>
        </w:r>
        <w:r w:rsidRPr="008C09BE">
          <w:rPr>
            <w:rFonts w:ascii="Times New Roman" w:hAnsi="Times New Roman" w:cs="Times New Roman"/>
            <w:sz w:val="20"/>
            <w:szCs w:val="20"/>
            <w:lang w:val="en-US"/>
            <w:rPrChange w:id="9111" w:author="Airat Shigapov" w:date="2021-10-27T23:08:00Z">
              <w:rPr>
                <w:rFonts w:ascii="Consolas" w:hAnsi="Consolas" w:cs="Consolas"/>
                <w:color w:val="FF0000"/>
                <w:sz w:val="19"/>
                <w:szCs w:val="19"/>
              </w:rPr>
            </w:rPrChange>
          </w:rPr>
          <w:t xml:space="preserve"> </w:t>
        </w:r>
        <w:proofErr w:type="gramStart"/>
        <w:r w:rsidRPr="008C09BE">
          <w:rPr>
            <w:rFonts w:ascii="Times New Roman" w:hAnsi="Times New Roman" w:cs="Times New Roman"/>
            <w:sz w:val="20"/>
            <w:szCs w:val="20"/>
            <w:lang w:val="en-US"/>
            <w:rPrChange w:id="9112" w:author="Airat Shigapov" w:date="2021-10-27T23:08:00Z">
              <w:rPr>
                <w:rFonts w:ascii="Consolas" w:hAnsi="Consolas" w:cs="Consolas"/>
                <w:color w:val="FF0000"/>
                <w:sz w:val="19"/>
                <w:szCs w:val="19"/>
              </w:rPr>
            </w:rPrChange>
          </w:rPr>
          <w:t>x</w:t>
        </w:r>
        <w:r w:rsidRPr="008C09BE">
          <w:rPr>
            <w:rFonts w:ascii="Times New Roman" w:hAnsi="Times New Roman" w:cs="Times New Roman"/>
            <w:sz w:val="20"/>
            <w:szCs w:val="20"/>
            <w:lang w:val="en-US"/>
            <w:rPrChange w:id="9113" w:author="Airat Shigapov" w:date="2021-10-27T23:08:00Z">
              <w:rPr>
                <w:rFonts w:ascii="Consolas" w:hAnsi="Consolas" w:cs="Consolas"/>
                <w:color w:val="0000FF"/>
                <w:sz w:val="19"/>
                <w:szCs w:val="19"/>
              </w:rPr>
            </w:rPrChange>
          </w:rPr>
          <w:t>:</w:t>
        </w:r>
        <w:r w:rsidRPr="008C09BE">
          <w:rPr>
            <w:rFonts w:ascii="Times New Roman" w:hAnsi="Times New Roman" w:cs="Times New Roman"/>
            <w:sz w:val="20"/>
            <w:szCs w:val="20"/>
            <w:lang w:val="en-US"/>
            <w:rPrChange w:id="9114" w:author="Airat Shigapov" w:date="2021-10-27T23:08:00Z">
              <w:rPr>
                <w:rFonts w:ascii="Consolas" w:hAnsi="Consolas" w:cs="Consolas"/>
                <w:color w:val="FF0000"/>
                <w:sz w:val="19"/>
                <w:szCs w:val="19"/>
              </w:rPr>
            </w:rPrChange>
          </w:rPr>
          <w:t>Name</w:t>
        </w:r>
        <w:proofErr w:type="gramEnd"/>
        <w:r w:rsidRPr="008C09BE">
          <w:rPr>
            <w:rFonts w:ascii="Times New Roman" w:hAnsi="Times New Roman" w:cs="Times New Roman"/>
            <w:sz w:val="20"/>
            <w:szCs w:val="20"/>
            <w:lang w:val="en-US"/>
            <w:rPrChange w:id="9115" w:author="Airat Shigapov" w:date="2021-10-27T23:08:00Z">
              <w:rPr>
                <w:rFonts w:ascii="Consolas" w:hAnsi="Consolas" w:cs="Consolas"/>
                <w:color w:val="0000FF"/>
                <w:sz w:val="19"/>
                <w:szCs w:val="19"/>
              </w:rPr>
            </w:rPrChange>
          </w:rPr>
          <w:t>="passBorder"</w:t>
        </w:r>
      </w:ins>
    </w:p>
    <w:p w14:paraId="5B774BB5" w14:textId="77777777" w:rsidR="001118C1" w:rsidRPr="008C09BE" w:rsidRDefault="001118C1" w:rsidP="001118C1">
      <w:pPr>
        <w:autoSpaceDE w:val="0"/>
        <w:autoSpaceDN w:val="0"/>
        <w:adjustRightInd w:val="0"/>
        <w:spacing w:after="0" w:line="240" w:lineRule="auto"/>
        <w:rPr>
          <w:ins w:id="9116" w:author="Airat Shigapov" w:date="2021-10-27T23:04:00Z"/>
          <w:rFonts w:ascii="Times New Roman" w:hAnsi="Times New Roman" w:cs="Times New Roman"/>
          <w:sz w:val="20"/>
          <w:szCs w:val="20"/>
          <w:lang w:val="en-US"/>
          <w:rPrChange w:id="9117" w:author="Airat Shigapov" w:date="2021-10-27T23:08:00Z">
            <w:rPr>
              <w:ins w:id="9118" w:author="Airat Shigapov" w:date="2021-10-27T23:04:00Z"/>
              <w:rFonts w:ascii="Consolas" w:hAnsi="Consolas" w:cs="Consolas"/>
              <w:color w:val="000000"/>
              <w:sz w:val="19"/>
              <w:szCs w:val="19"/>
            </w:rPr>
          </w:rPrChange>
        </w:rPr>
      </w:pPr>
      <w:ins w:id="9119" w:author="Airat Shigapov" w:date="2021-10-27T23:04:00Z">
        <w:r w:rsidRPr="008C09BE">
          <w:rPr>
            <w:rFonts w:ascii="Times New Roman" w:hAnsi="Times New Roman" w:cs="Times New Roman"/>
            <w:sz w:val="20"/>
            <w:szCs w:val="20"/>
            <w:lang w:val="en-US"/>
            <w:rPrChange w:id="9120"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9121" w:author="Airat Shigapov" w:date="2021-10-27T23:08:00Z">
              <w:rPr>
                <w:rFonts w:ascii="Consolas" w:hAnsi="Consolas" w:cs="Consolas"/>
                <w:color w:val="FF0000"/>
                <w:sz w:val="19"/>
                <w:szCs w:val="19"/>
              </w:rPr>
            </w:rPrChange>
          </w:rPr>
          <w:t xml:space="preserve"> Visibility</w:t>
        </w:r>
        <w:r w:rsidRPr="008C09BE">
          <w:rPr>
            <w:rFonts w:ascii="Times New Roman" w:hAnsi="Times New Roman" w:cs="Times New Roman"/>
            <w:sz w:val="20"/>
            <w:szCs w:val="20"/>
            <w:lang w:val="en-US"/>
            <w:rPrChange w:id="9122" w:author="Airat Shigapov" w:date="2021-10-27T23:08:00Z">
              <w:rPr>
                <w:rFonts w:ascii="Consolas" w:hAnsi="Consolas" w:cs="Consolas"/>
                <w:color w:val="0000FF"/>
                <w:sz w:val="19"/>
                <w:szCs w:val="19"/>
              </w:rPr>
            </w:rPrChange>
          </w:rPr>
          <w:t>="Visible"</w:t>
        </w:r>
      </w:ins>
    </w:p>
    <w:p w14:paraId="0AA0463C" w14:textId="77777777" w:rsidR="001118C1" w:rsidRPr="008C09BE" w:rsidRDefault="001118C1" w:rsidP="001118C1">
      <w:pPr>
        <w:autoSpaceDE w:val="0"/>
        <w:autoSpaceDN w:val="0"/>
        <w:adjustRightInd w:val="0"/>
        <w:spacing w:after="0" w:line="240" w:lineRule="auto"/>
        <w:rPr>
          <w:ins w:id="9123" w:author="Airat Shigapov" w:date="2021-10-27T23:04:00Z"/>
          <w:rFonts w:ascii="Times New Roman" w:hAnsi="Times New Roman" w:cs="Times New Roman"/>
          <w:sz w:val="20"/>
          <w:szCs w:val="20"/>
          <w:lang w:val="en-US"/>
          <w:rPrChange w:id="9124" w:author="Airat Shigapov" w:date="2021-10-27T23:08:00Z">
            <w:rPr>
              <w:ins w:id="9125" w:author="Airat Shigapov" w:date="2021-10-27T23:04:00Z"/>
              <w:rFonts w:ascii="Consolas" w:hAnsi="Consolas" w:cs="Consolas"/>
              <w:color w:val="000000"/>
              <w:sz w:val="19"/>
              <w:szCs w:val="19"/>
            </w:rPr>
          </w:rPrChange>
        </w:rPr>
      </w:pPr>
      <w:ins w:id="9126" w:author="Airat Shigapov" w:date="2021-10-27T23:04:00Z">
        <w:r w:rsidRPr="008C09BE">
          <w:rPr>
            <w:rFonts w:ascii="Times New Roman" w:hAnsi="Times New Roman" w:cs="Times New Roman"/>
            <w:sz w:val="20"/>
            <w:szCs w:val="20"/>
            <w:lang w:val="en-US"/>
            <w:rPrChange w:id="9127"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9128" w:author="Airat Shigapov" w:date="2021-10-27T23:08:00Z">
              <w:rPr>
                <w:rFonts w:ascii="Consolas" w:hAnsi="Consolas" w:cs="Consolas"/>
                <w:color w:val="FF0000"/>
                <w:sz w:val="19"/>
                <w:szCs w:val="19"/>
              </w:rPr>
            </w:rPrChange>
          </w:rPr>
          <w:t xml:space="preserve"> </w:t>
        </w:r>
        <w:proofErr w:type="spellStart"/>
        <w:r w:rsidRPr="008C09BE">
          <w:rPr>
            <w:rFonts w:ascii="Times New Roman" w:hAnsi="Times New Roman" w:cs="Times New Roman"/>
            <w:sz w:val="20"/>
            <w:szCs w:val="20"/>
            <w:lang w:val="en-US"/>
            <w:rPrChange w:id="9129" w:author="Airat Shigapov" w:date="2021-10-27T23:08:00Z">
              <w:rPr>
                <w:rFonts w:ascii="Consolas" w:hAnsi="Consolas" w:cs="Consolas"/>
                <w:color w:val="FF0000"/>
                <w:sz w:val="19"/>
                <w:szCs w:val="19"/>
              </w:rPr>
            </w:rPrChange>
          </w:rPr>
          <w:t>BorderBrush</w:t>
        </w:r>
        <w:proofErr w:type="spellEnd"/>
        <w:r w:rsidRPr="008C09BE">
          <w:rPr>
            <w:rFonts w:ascii="Times New Roman" w:hAnsi="Times New Roman" w:cs="Times New Roman"/>
            <w:sz w:val="20"/>
            <w:szCs w:val="20"/>
            <w:lang w:val="en-US"/>
            <w:rPrChange w:id="9130" w:author="Airat Shigapov" w:date="2021-10-27T23:08:00Z">
              <w:rPr>
                <w:rFonts w:ascii="Consolas" w:hAnsi="Consolas" w:cs="Consolas"/>
                <w:color w:val="0000FF"/>
                <w:sz w:val="19"/>
                <w:szCs w:val="19"/>
              </w:rPr>
            </w:rPrChange>
          </w:rPr>
          <w:t>="Black"</w:t>
        </w:r>
      </w:ins>
    </w:p>
    <w:p w14:paraId="41B3195A" w14:textId="77777777" w:rsidR="001118C1" w:rsidRPr="008C09BE" w:rsidRDefault="001118C1" w:rsidP="001118C1">
      <w:pPr>
        <w:autoSpaceDE w:val="0"/>
        <w:autoSpaceDN w:val="0"/>
        <w:adjustRightInd w:val="0"/>
        <w:spacing w:after="0" w:line="240" w:lineRule="auto"/>
        <w:rPr>
          <w:ins w:id="9131" w:author="Airat Shigapov" w:date="2021-10-27T23:04:00Z"/>
          <w:rFonts w:ascii="Times New Roman" w:hAnsi="Times New Roman" w:cs="Times New Roman"/>
          <w:sz w:val="20"/>
          <w:szCs w:val="20"/>
          <w:lang w:val="en-US"/>
          <w:rPrChange w:id="9132" w:author="Airat Shigapov" w:date="2021-10-27T23:08:00Z">
            <w:rPr>
              <w:ins w:id="9133" w:author="Airat Shigapov" w:date="2021-10-27T23:04:00Z"/>
              <w:rFonts w:ascii="Consolas" w:hAnsi="Consolas" w:cs="Consolas"/>
              <w:color w:val="000000"/>
              <w:sz w:val="19"/>
              <w:szCs w:val="19"/>
            </w:rPr>
          </w:rPrChange>
        </w:rPr>
      </w:pPr>
      <w:ins w:id="9134" w:author="Airat Shigapov" w:date="2021-10-27T23:04:00Z">
        <w:r w:rsidRPr="008C09BE">
          <w:rPr>
            <w:rFonts w:ascii="Times New Roman" w:hAnsi="Times New Roman" w:cs="Times New Roman"/>
            <w:sz w:val="20"/>
            <w:szCs w:val="20"/>
            <w:lang w:val="en-US"/>
            <w:rPrChange w:id="9135"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9136" w:author="Airat Shigapov" w:date="2021-10-27T23:08:00Z">
              <w:rPr>
                <w:rFonts w:ascii="Consolas" w:hAnsi="Consolas" w:cs="Consolas"/>
                <w:color w:val="FF0000"/>
                <w:sz w:val="19"/>
                <w:szCs w:val="19"/>
              </w:rPr>
            </w:rPrChange>
          </w:rPr>
          <w:t xml:space="preserve"> Height</w:t>
        </w:r>
        <w:r w:rsidRPr="008C09BE">
          <w:rPr>
            <w:rFonts w:ascii="Times New Roman" w:hAnsi="Times New Roman" w:cs="Times New Roman"/>
            <w:sz w:val="20"/>
            <w:szCs w:val="20"/>
            <w:lang w:val="en-US"/>
            <w:rPrChange w:id="9137" w:author="Airat Shigapov" w:date="2021-10-27T23:08:00Z">
              <w:rPr>
                <w:rFonts w:ascii="Consolas" w:hAnsi="Consolas" w:cs="Consolas"/>
                <w:color w:val="0000FF"/>
                <w:sz w:val="19"/>
                <w:szCs w:val="19"/>
              </w:rPr>
            </w:rPrChange>
          </w:rPr>
          <w:t>="35"</w:t>
        </w:r>
      </w:ins>
    </w:p>
    <w:p w14:paraId="0EE07C52" w14:textId="77777777" w:rsidR="001118C1" w:rsidRPr="008C09BE" w:rsidRDefault="001118C1" w:rsidP="001118C1">
      <w:pPr>
        <w:autoSpaceDE w:val="0"/>
        <w:autoSpaceDN w:val="0"/>
        <w:adjustRightInd w:val="0"/>
        <w:spacing w:after="0" w:line="240" w:lineRule="auto"/>
        <w:rPr>
          <w:ins w:id="9138" w:author="Airat Shigapov" w:date="2021-10-27T23:04:00Z"/>
          <w:rFonts w:ascii="Times New Roman" w:hAnsi="Times New Roman" w:cs="Times New Roman"/>
          <w:sz w:val="20"/>
          <w:szCs w:val="20"/>
          <w:lang w:val="en-US"/>
          <w:rPrChange w:id="9139" w:author="Airat Shigapov" w:date="2021-10-27T23:08:00Z">
            <w:rPr>
              <w:ins w:id="9140" w:author="Airat Shigapov" w:date="2021-10-27T23:04:00Z"/>
              <w:rFonts w:ascii="Consolas" w:hAnsi="Consolas" w:cs="Consolas"/>
              <w:color w:val="000000"/>
              <w:sz w:val="19"/>
              <w:szCs w:val="19"/>
            </w:rPr>
          </w:rPrChange>
        </w:rPr>
      </w:pPr>
      <w:ins w:id="9141" w:author="Airat Shigapov" w:date="2021-10-27T23:04:00Z">
        <w:r w:rsidRPr="008C09BE">
          <w:rPr>
            <w:rFonts w:ascii="Times New Roman" w:hAnsi="Times New Roman" w:cs="Times New Roman"/>
            <w:sz w:val="20"/>
            <w:szCs w:val="20"/>
            <w:lang w:val="en-US"/>
            <w:rPrChange w:id="9142"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9143" w:author="Airat Shigapov" w:date="2021-10-27T23:08:00Z">
              <w:rPr>
                <w:rFonts w:ascii="Consolas" w:hAnsi="Consolas" w:cs="Consolas"/>
                <w:color w:val="FF0000"/>
                <w:sz w:val="19"/>
                <w:szCs w:val="19"/>
              </w:rPr>
            </w:rPrChange>
          </w:rPr>
          <w:t xml:space="preserve"> </w:t>
        </w:r>
        <w:proofErr w:type="spellStart"/>
        <w:r w:rsidRPr="008C09BE">
          <w:rPr>
            <w:rFonts w:ascii="Times New Roman" w:hAnsi="Times New Roman" w:cs="Times New Roman"/>
            <w:sz w:val="20"/>
            <w:szCs w:val="20"/>
            <w:lang w:val="en-US"/>
            <w:rPrChange w:id="9144" w:author="Airat Shigapov" w:date="2021-10-27T23:08:00Z">
              <w:rPr>
                <w:rFonts w:ascii="Consolas" w:hAnsi="Consolas" w:cs="Consolas"/>
                <w:color w:val="FF0000"/>
                <w:sz w:val="19"/>
                <w:szCs w:val="19"/>
              </w:rPr>
            </w:rPrChange>
          </w:rPr>
          <w:t>CornerRadius</w:t>
        </w:r>
        <w:proofErr w:type="spellEnd"/>
        <w:r w:rsidRPr="008C09BE">
          <w:rPr>
            <w:rFonts w:ascii="Times New Roman" w:hAnsi="Times New Roman" w:cs="Times New Roman"/>
            <w:sz w:val="20"/>
            <w:szCs w:val="20"/>
            <w:lang w:val="en-US"/>
            <w:rPrChange w:id="9145" w:author="Airat Shigapov" w:date="2021-10-27T23:08:00Z">
              <w:rPr>
                <w:rFonts w:ascii="Consolas" w:hAnsi="Consolas" w:cs="Consolas"/>
                <w:color w:val="0000FF"/>
                <w:sz w:val="19"/>
                <w:szCs w:val="19"/>
              </w:rPr>
            </w:rPrChange>
          </w:rPr>
          <w:t>="1"</w:t>
        </w:r>
      </w:ins>
    </w:p>
    <w:p w14:paraId="550E1B79" w14:textId="77777777" w:rsidR="001118C1" w:rsidRPr="008C09BE" w:rsidRDefault="001118C1" w:rsidP="001118C1">
      <w:pPr>
        <w:autoSpaceDE w:val="0"/>
        <w:autoSpaceDN w:val="0"/>
        <w:adjustRightInd w:val="0"/>
        <w:spacing w:after="0" w:line="240" w:lineRule="auto"/>
        <w:rPr>
          <w:ins w:id="9146" w:author="Airat Shigapov" w:date="2021-10-27T23:04:00Z"/>
          <w:rFonts w:ascii="Times New Roman" w:hAnsi="Times New Roman" w:cs="Times New Roman"/>
          <w:sz w:val="20"/>
          <w:szCs w:val="20"/>
          <w:lang w:val="en-US"/>
          <w:rPrChange w:id="9147" w:author="Airat Shigapov" w:date="2021-10-27T23:08:00Z">
            <w:rPr>
              <w:ins w:id="9148" w:author="Airat Shigapov" w:date="2021-10-27T23:04:00Z"/>
              <w:rFonts w:ascii="Consolas" w:hAnsi="Consolas" w:cs="Consolas"/>
              <w:color w:val="000000"/>
              <w:sz w:val="19"/>
              <w:szCs w:val="19"/>
            </w:rPr>
          </w:rPrChange>
        </w:rPr>
      </w:pPr>
      <w:ins w:id="9149" w:author="Airat Shigapov" w:date="2021-10-27T23:04:00Z">
        <w:r w:rsidRPr="008C09BE">
          <w:rPr>
            <w:rFonts w:ascii="Times New Roman" w:hAnsi="Times New Roman" w:cs="Times New Roman"/>
            <w:sz w:val="20"/>
            <w:szCs w:val="20"/>
            <w:lang w:val="en-US"/>
            <w:rPrChange w:id="9150"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9151" w:author="Airat Shigapov" w:date="2021-10-27T23:08:00Z">
              <w:rPr>
                <w:rFonts w:ascii="Consolas" w:hAnsi="Consolas" w:cs="Consolas"/>
                <w:color w:val="FF0000"/>
                <w:sz w:val="19"/>
                <w:szCs w:val="19"/>
              </w:rPr>
            </w:rPrChange>
          </w:rPr>
          <w:t xml:space="preserve"> </w:t>
        </w:r>
        <w:proofErr w:type="spellStart"/>
        <w:r w:rsidRPr="008C09BE">
          <w:rPr>
            <w:rFonts w:ascii="Times New Roman" w:hAnsi="Times New Roman" w:cs="Times New Roman"/>
            <w:sz w:val="20"/>
            <w:szCs w:val="20"/>
            <w:lang w:val="en-US"/>
            <w:rPrChange w:id="9152" w:author="Airat Shigapov" w:date="2021-10-27T23:08:00Z">
              <w:rPr>
                <w:rFonts w:ascii="Consolas" w:hAnsi="Consolas" w:cs="Consolas"/>
                <w:color w:val="FF0000"/>
                <w:sz w:val="19"/>
                <w:szCs w:val="19"/>
              </w:rPr>
            </w:rPrChange>
          </w:rPr>
          <w:t>BorderThickness</w:t>
        </w:r>
        <w:proofErr w:type="spellEnd"/>
        <w:r w:rsidRPr="008C09BE">
          <w:rPr>
            <w:rFonts w:ascii="Times New Roman" w:hAnsi="Times New Roman" w:cs="Times New Roman"/>
            <w:sz w:val="20"/>
            <w:szCs w:val="20"/>
            <w:lang w:val="en-US"/>
            <w:rPrChange w:id="9153" w:author="Airat Shigapov" w:date="2021-10-27T23:08:00Z">
              <w:rPr>
                <w:rFonts w:ascii="Consolas" w:hAnsi="Consolas" w:cs="Consolas"/>
                <w:color w:val="0000FF"/>
                <w:sz w:val="19"/>
                <w:szCs w:val="19"/>
              </w:rPr>
            </w:rPrChange>
          </w:rPr>
          <w:t>="0.2"</w:t>
        </w:r>
      </w:ins>
    </w:p>
    <w:p w14:paraId="1940C7F4" w14:textId="77777777" w:rsidR="001118C1" w:rsidRPr="008C09BE" w:rsidRDefault="001118C1" w:rsidP="001118C1">
      <w:pPr>
        <w:autoSpaceDE w:val="0"/>
        <w:autoSpaceDN w:val="0"/>
        <w:adjustRightInd w:val="0"/>
        <w:spacing w:after="0" w:line="240" w:lineRule="auto"/>
        <w:rPr>
          <w:ins w:id="9154" w:author="Airat Shigapov" w:date="2021-10-27T23:04:00Z"/>
          <w:rFonts w:ascii="Times New Roman" w:hAnsi="Times New Roman" w:cs="Times New Roman"/>
          <w:sz w:val="20"/>
          <w:szCs w:val="20"/>
          <w:lang w:val="en-US"/>
          <w:rPrChange w:id="9155" w:author="Airat Shigapov" w:date="2021-10-27T23:08:00Z">
            <w:rPr>
              <w:ins w:id="9156" w:author="Airat Shigapov" w:date="2021-10-27T23:04:00Z"/>
              <w:rFonts w:ascii="Consolas" w:hAnsi="Consolas" w:cs="Consolas"/>
              <w:color w:val="000000"/>
              <w:sz w:val="19"/>
              <w:szCs w:val="19"/>
            </w:rPr>
          </w:rPrChange>
        </w:rPr>
      </w:pPr>
      <w:ins w:id="9157" w:author="Airat Shigapov" w:date="2021-10-27T23:04:00Z">
        <w:r w:rsidRPr="008C09BE">
          <w:rPr>
            <w:rFonts w:ascii="Times New Roman" w:hAnsi="Times New Roman" w:cs="Times New Roman"/>
            <w:sz w:val="20"/>
            <w:szCs w:val="20"/>
            <w:lang w:val="en-US"/>
            <w:rPrChange w:id="9158"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9159" w:author="Airat Shigapov" w:date="2021-10-27T23:08:00Z">
              <w:rPr>
                <w:rFonts w:ascii="Consolas" w:hAnsi="Consolas" w:cs="Consolas"/>
                <w:color w:val="FF0000"/>
                <w:sz w:val="19"/>
                <w:szCs w:val="19"/>
              </w:rPr>
            </w:rPrChange>
          </w:rPr>
          <w:t xml:space="preserve"> Margin</w:t>
        </w:r>
        <w:r w:rsidRPr="008C09BE">
          <w:rPr>
            <w:rFonts w:ascii="Times New Roman" w:hAnsi="Times New Roman" w:cs="Times New Roman"/>
            <w:sz w:val="20"/>
            <w:szCs w:val="20"/>
            <w:lang w:val="en-US"/>
            <w:rPrChange w:id="9160" w:author="Airat Shigapov" w:date="2021-10-27T23:08:00Z">
              <w:rPr>
                <w:rFonts w:ascii="Consolas" w:hAnsi="Consolas" w:cs="Consolas"/>
                <w:color w:val="0000FF"/>
                <w:sz w:val="19"/>
                <w:szCs w:val="19"/>
              </w:rPr>
            </w:rPrChange>
          </w:rPr>
          <w:t>="0,22,0,0"&gt;</w:t>
        </w:r>
      </w:ins>
    </w:p>
    <w:p w14:paraId="65438AB2" w14:textId="77777777" w:rsidR="001118C1" w:rsidRPr="008C09BE" w:rsidRDefault="001118C1" w:rsidP="001118C1">
      <w:pPr>
        <w:autoSpaceDE w:val="0"/>
        <w:autoSpaceDN w:val="0"/>
        <w:adjustRightInd w:val="0"/>
        <w:spacing w:after="0" w:line="240" w:lineRule="auto"/>
        <w:rPr>
          <w:ins w:id="9161" w:author="Airat Shigapov" w:date="2021-10-27T23:04:00Z"/>
          <w:rFonts w:ascii="Times New Roman" w:hAnsi="Times New Roman" w:cs="Times New Roman"/>
          <w:sz w:val="20"/>
          <w:szCs w:val="20"/>
          <w:lang w:val="en-US"/>
          <w:rPrChange w:id="9162" w:author="Airat Shigapov" w:date="2021-10-27T23:08:00Z">
            <w:rPr>
              <w:ins w:id="9163" w:author="Airat Shigapov" w:date="2021-10-27T23:04:00Z"/>
              <w:rFonts w:ascii="Consolas" w:hAnsi="Consolas" w:cs="Consolas"/>
              <w:color w:val="000000"/>
              <w:sz w:val="19"/>
              <w:szCs w:val="19"/>
            </w:rPr>
          </w:rPrChange>
        </w:rPr>
      </w:pPr>
      <w:ins w:id="9164" w:author="Airat Shigapov" w:date="2021-10-27T23:04:00Z">
        <w:r w:rsidRPr="008C09BE">
          <w:rPr>
            <w:rFonts w:ascii="Times New Roman" w:hAnsi="Times New Roman" w:cs="Times New Roman"/>
            <w:sz w:val="20"/>
            <w:szCs w:val="20"/>
            <w:lang w:val="en-US"/>
            <w:rPrChange w:id="9165"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9166" w:author="Airat Shigapov" w:date="2021-10-27T23:08:00Z">
              <w:rPr>
                <w:rFonts w:ascii="Consolas" w:hAnsi="Consolas" w:cs="Consolas"/>
                <w:color w:val="0000FF"/>
                <w:sz w:val="19"/>
                <w:szCs w:val="19"/>
              </w:rPr>
            </w:rPrChange>
          </w:rPr>
          <w:t>&lt;</w:t>
        </w:r>
        <w:r w:rsidRPr="008C09BE">
          <w:rPr>
            <w:rFonts w:ascii="Times New Roman" w:hAnsi="Times New Roman" w:cs="Times New Roman"/>
            <w:sz w:val="20"/>
            <w:szCs w:val="20"/>
            <w:lang w:val="en-US"/>
            <w:rPrChange w:id="9167" w:author="Airat Shigapov" w:date="2021-10-27T23:08:00Z">
              <w:rPr>
                <w:rFonts w:ascii="Consolas" w:hAnsi="Consolas" w:cs="Consolas"/>
                <w:color w:val="A31515"/>
                <w:sz w:val="19"/>
                <w:szCs w:val="19"/>
              </w:rPr>
            </w:rPrChange>
          </w:rPr>
          <w:t>Grid</w:t>
        </w:r>
        <w:r w:rsidRPr="008C09BE">
          <w:rPr>
            <w:rFonts w:ascii="Times New Roman" w:hAnsi="Times New Roman" w:cs="Times New Roman"/>
            <w:sz w:val="20"/>
            <w:szCs w:val="20"/>
            <w:lang w:val="en-US"/>
            <w:rPrChange w:id="9168" w:author="Airat Shigapov" w:date="2021-10-27T23:08:00Z">
              <w:rPr>
                <w:rFonts w:ascii="Consolas" w:hAnsi="Consolas" w:cs="Consolas"/>
                <w:color w:val="0000FF"/>
                <w:sz w:val="19"/>
                <w:szCs w:val="19"/>
              </w:rPr>
            </w:rPrChange>
          </w:rPr>
          <w:t>&gt;</w:t>
        </w:r>
      </w:ins>
    </w:p>
    <w:p w14:paraId="6B2CAB33" w14:textId="77777777" w:rsidR="001118C1" w:rsidRPr="008C09BE" w:rsidRDefault="001118C1" w:rsidP="001118C1">
      <w:pPr>
        <w:autoSpaceDE w:val="0"/>
        <w:autoSpaceDN w:val="0"/>
        <w:adjustRightInd w:val="0"/>
        <w:spacing w:after="0" w:line="240" w:lineRule="auto"/>
        <w:rPr>
          <w:ins w:id="9169" w:author="Airat Shigapov" w:date="2021-10-27T23:04:00Z"/>
          <w:rFonts w:ascii="Times New Roman" w:hAnsi="Times New Roman" w:cs="Times New Roman"/>
          <w:sz w:val="20"/>
          <w:szCs w:val="20"/>
          <w:lang w:val="en-US"/>
          <w:rPrChange w:id="9170" w:author="Airat Shigapov" w:date="2021-10-27T23:08:00Z">
            <w:rPr>
              <w:ins w:id="9171" w:author="Airat Shigapov" w:date="2021-10-27T23:04:00Z"/>
              <w:rFonts w:ascii="Consolas" w:hAnsi="Consolas" w:cs="Consolas"/>
              <w:color w:val="000000"/>
              <w:sz w:val="19"/>
              <w:szCs w:val="19"/>
            </w:rPr>
          </w:rPrChange>
        </w:rPr>
      </w:pPr>
      <w:ins w:id="9172" w:author="Airat Shigapov" w:date="2021-10-27T23:04:00Z">
        <w:r w:rsidRPr="008C09BE">
          <w:rPr>
            <w:rFonts w:ascii="Times New Roman" w:hAnsi="Times New Roman" w:cs="Times New Roman"/>
            <w:sz w:val="20"/>
            <w:szCs w:val="20"/>
            <w:lang w:val="en-US"/>
            <w:rPrChange w:id="9173"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9174" w:author="Airat Shigapov" w:date="2021-10-27T23:08:00Z">
              <w:rPr>
                <w:rFonts w:ascii="Consolas" w:hAnsi="Consolas" w:cs="Consolas"/>
                <w:color w:val="0000FF"/>
                <w:sz w:val="19"/>
                <w:szCs w:val="19"/>
              </w:rPr>
            </w:rPrChange>
          </w:rPr>
          <w:t>&lt;</w:t>
        </w:r>
        <w:proofErr w:type="spellStart"/>
        <w:r w:rsidRPr="008C09BE">
          <w:rPr>
            <w:rFonts w:ascii="Times New Roman" w:hAnsi="Times New Roman" w:cs="Times New Roman"/>
            <w:sz w:val="20"/>
            <w:szCs w:val="20"/>
            <w:lang w:val="en-US"/>
            <w:rPrChange w:id="9175" w:author="Airat Shigapov" w:date="2021-10-27T23:08:00Z">
              <w:rPr>
                <w:rFonts w:ascii="Consolas" w:hAnsi="Consolas" w:cs="Consolas"/>
                <w:color w:val="A31515"/>
                <w:sz w:val="19"/>
                <w:szCs w:val="19"/>
              </w:rPr>
            </w:rPrChange>
          </w:rPr>
          <w:t>PasswordBox</w:t>
        </w:r>
        <w:proofErr w:type="spellEnd"/>
        <w:r w:rsidRPr="008C09BE">
          <w:rPr>
            <w:rFonts w:ascii="Times New Roman" w:hAnsi="Times New Roman" w:cs="Times New Roman"/>
            <w:sz w:val="20"/>
            <w:szCs w:val="20"/>
            <w:lang w:val="en-US"/>
            <w:rPrChange w:id="9176" w:author="Airat Shigapov" w:date="2021-10-27T23:08:00Z">
              <w:rPr>
                <w:rFonts w:ascii="Consolas" w:hAnsi="Consolas" w:cs="Consolas"/>
                <w:color w:val="FF0000"/>
                <w:sz w:val="19"/>
                <w:szCs w:val="19"/>
              </w:rPr>
            </w:rPrChange>
          </w:rPr>
          <w:t xml:space="preserve"> </w:t>
        </w:r>
        <w:proofErr w:type="gramStart"/>
        <w:r w:rsidRPr="008C09BE">
          <w:rPr>
            <w:rFonts w:ascii="Times New Roman" w:hAnsi="Times New Roman" w:cs="Times New Roman"/>
            <w:sz w:val="20"/>
            <w:szCs w:val="20"/>
            <w:lang w:val="en-US"/>
            <w:rPrChange w:id="9177" w:author="Airat Shigapov" w:date="2021-10-27T23:08:00Z">
              <w:rPr>
                <w:rFonts w:ascii="Consolas" w:hAnsi="Consolas" w:cs="Consolas"/>
                <w:color w:val="FF0000"/>
                <w:sz w:val="19"/>
                <w:szCs w:val="19"/>
              </w:rPr>
            </w:rPrChange>
          </w:rPr>
          <w:t>x</w:t>
        </w:r>
        <w:r w:rsidRPr="008C09BE">
          <w:rPr>
            <w:rFonts w:ascii="Times New Roman" w:hAnsi="Times New Roman" w:cs="Times New Roman"/>
            <w:sz w:val="20"/>
            <w:szCs w:val="20"/>
            <w:lang w:val="en-US"/>
            <w:rPrChange w:id="9178" w:author="Airat Shigapov" w:date="2021-10-27T23:08:00Z">
              <w:rPr>
                <w:rFonts w:ascii="Consolas" w:hAnsi="Consolas" w:cs="Consolas"/>
                <w:color w:val="0000FF"/>
                <w:sz w:val="19"/>
                <w:szCs w:val="19"/>
              </w:rPr>
            </w:rPrChange>
          </w:rPr>
          <w:t>:</w:t>
        </w:r>
        <w:r w:rsidRPr="008C09BE">
          <w:rPr>
            <w:rFonts w:ascii="Times New Roman" w:hAnsi="Times New Roman" w:cs="Times New Roman"/>
            <w:sz w:val="20"/>
            <w:szCs w:val="20"/>
            <w:lang w:val="en-US"/>
            <w:rPrChange w:id="9179" w:author="Airat Shigapov" w:date="2021-10-27T23:08:00Z">
              <w:rPr>
                <w:rFonts w:ascii="Consolas" w:hAnsi="Consolas" w:cs="Consolas"/>
                <w:color w:val="FF0000"/>
                <w:sz w:val="19"/>
                <w:szCs w:val="19"/>
              </w:rPr>
            </w:rPrChange>
          </w:rPr>
          <w:t>Name</w:t>
        </w:r>
        <w:proofErr w:type="gramEnd"/>
        <w:r w:rsidRPr="008C09BE">
          <w:rPr>
            <w:rFonts w:ascii="Times New Roman" w:hAnsi="Times New Roman" w:cs="Times New Roman"/>
            <w:sz w:val="20"/>
            <w:szCs w:val="20"/>
            <w:lang w:val="en-US"/>
            <w:rPrChange w:id="9180" w:author="Airat Shigapov" w:date="2021-10-27T23:08:00Z">
              <w:rPr>
                <w:rFonts w:ascii="Consolas" w:hAnsi="Consolas" w:cs="Consolas"/>
                <w:color w:val="0000FF"/>
                <w:sz w:val="19"/>
                <w:szCs w:val="19"/>
              </w:rPr>
            </w:rPrChange>
          </w:rPr>
          <w:t>="passwordfield"</w:t>
        </w:r>
      </w:ins>
    </w:p>
    <w:p w14:paraId="2BB0A9E2" w14:textId="77777777" w:rsidR="001118C1" w:rsidRPr="008C09BE" w:rsidRDefault="001118C1" w:rsidP="001118C1">
      <w:pPr>
        <w:autoSpaceDE w:val="0"/>
        <w:autoSpaceDN w:val="0"/>
        <w:adjustRightInd w:val="0"/>
        <w:spacing w:after="0" w:line="240" w:lineRule="auto"/>
        <w:rPr>
          <w:ins w:id="9181" w:author="Airat Shigapov" w:date="2021-10-27T23:04:00Z"/>
          <w:rFonts w:ascii="Times New Roman" w:hAnsi="Times New Roman" w:cs="Times New Roman"/>
          <w:sz w:val="20"/>
          <w:szCs w:val="20"/>
          <w:lang w:val="en-US"/>
          <w:rPrChange w:id="9182" w:author="Airat Shigapov" w:date="2021-10-27T23:08:00Z">
            <w:rPr>
              <w:ins w:id="9183" w:author="Airat Shigapov" w:date="2021-10-27T23:04:00Z"/>
              <w:rFonts w:ascii="Consolas" w:hAnsi="Consolas" w:cs="Consolas"/>
              <w:color w:val="000000"/>
              <w:sz w:val="19"/>
              <w:szCs w:val="19"/>
            </w:rPr>
          </w:rPrChange>
        </w:rPr>
      </w:pPr>
      <w:ins w:id="9184" w:author="Airat Shigapov" w:date="2021-10-27T23:04:00Z">
        <w:r w:rsidRPr="008C09BE">
          <w:rPr>
            <w:rFonts w:ascii="Times New Roman" w:hAnsi="Times New Roman" w:cs="Times New Roman"/>
            <w:sz w:val="20"/>
            <w:szCs w:val="20"/>
            <w:lang w:val="en-US"/>
            <w:rPrChange w:id="9185"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9186" w:author="Airat Shigapov" w:date="2021-10-27T23:08:00Z">
              <w:rPr>
                <w:rFonts w:ascii="Consolas" w:hAnsi="Consolas" w:cs="Consolas"/>
                <w:color w:val="FF0000"/>
                <w:sz w:val="19"/>
                <w:szCs w:val="19"/>
              </w:rPr>
            </w:rPrChange>
          </w:rPr>
          <w:t xml:space="preserve"> </w:t>
        </w:r>
        <w:proofErr w:type="spellStart"/>
        <w:r w:rsidRPr="008C09BE">
          <w:rPr>
            <w:rFonts w:ascii="Times New Roman" w:hAnsi="Times New Roman" w:cs="Times New Roman"/>
            <w:sz w:val="20"/>
            <w:szCs w:val="20"/>
            <w:lang w:val="en-US"/>
            <w:rPrChange w:id="9187" w:author="Airat Shigapov" w:date="2021-10-27T23:08:00Z">
              <w:rPr>
                <w:rFonts w:ascii="Consolas" w:hAnsi="Consolas" w:cs="Consolas"/>
                <w:color w:val="FF0000"/>
                <w:sz w:val="19"/>
                <w:szCs w:val="19"/>
              </w:rPr>
            </w:rPrChange>
          </w:rPr>
          <w:t>BorderThickness</w:t>
        </w:r>
        <w:proofErr w:type="spellEnd"/>
        <w:r w:rsidRPr="008C09BE">
          <w:rPr>
            <w:rFonts w:ascii="Times New Roman" w:hAnsi="Times New Roman" w:cs="Times New Roman"/>
            <w:sz w:val="20"/>
            <w:szCs w:val="20"/>
            <w:lang w:val="en-US"/>
            <w:rPrChange w:id="9188" w:author="Airat Shigapov" w:date="2021-10-27T23:08:00Z">
              <w:rPr>
                <w:rFonts w:ascii="Consolas" w:hAnsi="Consolas" w:cs="Consolas"/>
                <w:color w:val="0000FF"/>
                <w:sz w:val="19"/>
                <w:szCs w:val="19"/>
              </w:rPr>
            </w:rPrChange>
          </w:rPr>
          <w:t>="0"</w:t>
        </w:r>
      </w:ins>
    </w:p>
    <w:p w14:paraId="3371FB60" w14:textId="77777777" w:rsidR="001118C1" w:rsidRPr="008C09BE" w:rsidRDefault="001118C1" w:rsidP="001118C1">
      <w:pPr>
        <w:autoSpaceDE w:val="0"/>
        <w:autoSpaceDN w:val="0"/>
        <w:adjustRightInd w:val="0"/>
        <w:spacing w:after="0" w:line="240" w:lineRule="auto"/>
        <w:rPr>
          <w:ins w:id="9189" w:author="Airat Shigapov" w:date="2021-10-27T23:04:00Z"/>
          <w:rFonts w:ascii="Times New Roman" w:hAnsi="Times New Roman" w:cs="Times New Roman"/>
          <w:sz w:val="20"/>
          <w:szCs w:val="20"/>
          <w:lang w:val="en-US"/>
          <w:rPrChange w:id="9190" w:author="Airat Shigapov" w:date="2021-10-27T23:08:00Z">
            <w:rPr>
              <w:ins w:id="9191" w:author="Airat Shigapov" w:date="2021-10-27T23:04:00Z"/>
              <w:rFonts w:ascii="Consolas" w:hAnsi="Consolas" w:cs="Consolas"/>
              <w:color w:val="000000"/>
              <w:sz w:val="19"/>
              <w:szCs w:val="19"/>
            </w:rPr>
          </w:rPrChange>
        </w:rPr>
      </w:pPr>
      <w:ins w:id="9192" w:author="Airat Shigapov" w:date="2021-10-27T23:04:00Z">
        <w:r w:rsidRPr="008C09BE">
          <w:rPr>
            <w:rFonts w:ascii="Times New Roman" w:hAnsi="Times New Roman" w:cs="Times New Roman"/>
            <w:sz w:val="20"/>
            <w:szCs w:val="20"/>
            <w:lang w:val="en-US"/>
            <w:rPrChange w:id="9193"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9194" w:author="Airat Shigapov" w:date="2021-10-27T23:08:00Z">
              <w:rPr>
                <w:rFonts w:ascii="Consolas" w:hAnsi="Consolas" w:cs="Consolas"/>
                <w:color w:val="FF0000"/>
                <w:sz w:val="19"/>
                <w:szCs w:val="19"/>
              </w:rPr>
            </w:rPrChange>
          </w:rPr>
          <w:t xml:space="preserve"> Visibility</w:t>
        </w:r>
        <w:r w:rsidRPr="008C09BE">
          <w:rPr>
            <w:rFonts w:ascii="Times New Roman" w:hAnsi="Times New Roman" w:cs="Times New Roman"/>
            <w:sz w:val="20"/>
            <w:szCs w:val="20"/>
            <w:lang w:val="en-US"/>
            <w:rPrChange w:id="9195" w:author="Airat Shigapov" w:date="2021-10-27T23:08:00Z">
              <w:rPr>
                <w:rFonts w:ascii="Consolas" w:hAnsi="Consolas" w:cs="Consolas"/>
                <w:color w:val="0000FF"/>
                <w:sz w:val="19"/>
                <w:szCs w:val="19"/>
              </w:rPr>
            </w:rPrChange>
          </w:rPr>
          <w:t>="Hidden"</w:t>
        </w:r>
      </w:ins>
    </w:p>
    <w:p w14:paraId="36C55529" w14:textId="77777777" w:rsidR="001118C1" w:rsidRPr="008C09BE" w:rsidRDefault="001118C1" w:rsidP="001118C1">
      <w:pPr>
        <w:autoSpaceDE w:val="0"/>
        <w:autoSpaceDN w:val="0"/>
        <w:adjustRightInd w:val="0"/>
        <w:spacing w:after="0" w:line="240" w:lineRule="auto"/>
        <w:rPr>
          <w:ins w:id="9196" w:author="Airat Shigapov" w:date="2021-10-27T23:04:00Z"/>
          <w:rFonts w:ascii="Times New Roman" w:hAnsi="Times New Roman" w:cs="Times New Roman"/>
          <w:sz w:val="20"/>
          <w:szCs w:val="20"/>
          <w:lang w:val="en-US"/>
          <w:rPrChange w:id="9197" w:author="Airat Shigapov" w:date="2021-10-27T23:08:00Z">
            <w:rPr>
              <w:ins w:id="9198" w:author="Airat Shigapov" w:date="2021-10-27T23:04:00Z"/>
              <w:rFonts w:ascii="Consolas" w:hAnsi="Consolas" w:cs="Consolas"/>
              <w:color w:val="000000"/>
              <w:sz w:val="19"/>
              <w:szCs w:val="19"/>
            </w:rPr>
          </w:rPrChange>
        </w:rPr>
      </w:pPr>
      <w:ins w:id="9199" w:author="Airat Shigapov" w:date="2021-10-27T23:04:00Z">
        <w:r w:rsidRPr="008C09BE">
          <w:rPr>
            <w:rFonts w:ascii="Times New Roman" w:hAnsi="Times New Roman" w:cs="Times New Roman"/>
            <w:sz w:val="20"/>
            <w:szCs w:val="20"/>
            <w:lang w:val="en-US"/>
            <w:rPrChange w:id="9200"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9201" w:author="Airat Shigapov" w:date="2021-10-27T23:08:00Z">
              <w:rPr>
                <w:rFonts w:ascii="Consolas" w:hAnsi="Consolas" w:cs="Consolas"/>
                <w:color w:val="FF0000"/>
                <w:sz w:val="19"/>
                <w:szCs w:val="19"/>
              </w:rPr>
            </w:rPrChange>
          </w:rPr>
          <w:t xml:space="preserve"> </w:t>
        </w:r>
        <w:proofErr w:type="spellStart"/>
        <w:r w:rsidRPr="008C09BE">
          <w:rPr>
            <w:rFonts w:ascii="Times New Roman" w:hAnsi="Times New Roman" w:cs="Times New Roman"/>
            <w:sz w:val="20"/>
            <w:szCs w:val="20"/>
            <w:lang w:val="en-US"/>
            <w:rPrChange w:id="9202" w:author="Airat Shigapov" w:date="2021-10-27T23:08:00Z">
              <w:rPr>
                <w:rFonts w:ascii="Consolas" w:hAnsi="Consolas" w:cs="Consolas"/>
                <w:color w:val="FF0000"/>
                <w:sz w:val="19"/>
                <w:szCs w:val="19"/>
              </w:rPr>
            </w:rPrChange>
          </w:rPr>
          <w:t>FontSize</w:t>
        </w:r>
        <w:proofErr w:type="spellEnd"/>
        <w:r w:rsidRPr="008C09BE">
          <w:rPr>
            <w:rFonts w:ascii="Times New Roman" w:hAnsi="Times New Roman" w:cs="Times New Roman"/>
            <w:sz w:val="20"/>
            <w:szCs w:val="20"/>
            <w:lang w:val="en-US"/>
            <w:rPrChange w:id="9203" w:author="Airat Shigapov" w:date="2021-10-27T23:08:00Z">
              <w:rPr>
                <w:rFonts w:ascii="Consolas" w:hAnsi="Consolas" w:cs="Consolas"/>
                <w:color w:val="0000FF"/>
                <w:sz w:val="19"/>
                <w:szCs w:val="19"/>
              </w:rPr>
            </w:rPrChange>
          </w:rPr>
          <w:t>="15"</w:t>
        </w:r>
      </w:ins>
    </w:p>
    <w:p w14:paraId="4B60E414" w14:textId="77777777" w:rsidR="001118C1" w:rsidRPr="008C09BE" w:rsidRDefault="001118C1" w:rsidP="001118C1">
      <w:pPr>
        <w:autoSpaceDE w:val="0"/>
        <w:autoSpaceDN w:val="0"/>
        <w:adjustRightInd w:val="0"/>
        <w:spacing w:after="0" w:line="240" w:lineRule="auto"/>
        <w:rPr>
          <w:ins w:id="9204" w:author="Airat Shigapov" w:date="2021-10-27T23:04:00Z"/>
          <w:rFonts w:ascii="Times New Roman" w:hAnsi="Times New Roman" w:cs="Times New Roman"/>
          <w:sz w:val="20"/>
          <w:szCs w:val="20"/>
          <w:lang w:val="en-US"/>
          <w:rPrChange w:id="9205" w:author="Airat Shigapov" w:date="2021-10-27T23:08:00Z">
            <w:rPr>
              <w:ins w:id="9206" w:author="Airat Shigapov" w:date="2021-10-27T23:04:00Z"/>
              <w:rFonts w:ascii="Consolas" w:hAnsi="Consolas" w:cs="Consolas"/>
              <w:color w:val="000000"/>
              <w:sz w:val="19"/>
              <w:szCs w:val="19"/>
            </w:rPr>
          </w:rPrChange>
        </w:rPr>
      </w:pPr>
      <w:ins w:id="9207" w:author="Airat Shigapov" w:date="2021-10-27T23:04:00Z">
        <w:r w:rsidRPr="008C09BE">
          <w:rPr>
            <w:rFonts w:ascii="Times New Roman" w:hAnsi="Times New Roman" w:cs="Times New Roman"/>
            <w:sz w:val="20"/>
            <w:szCs w:val="20"/>
            <w:lang w:val="en-US"/>
            <w:rPrChange w:id="9208"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9209" w:author="Airat Shigapov" w:date="2021-10-27T23:08:00Z">
              <w:rPr>
                <w:rFonts w:ascii="Consolas" w:hAnsi="Consolas" w:cs="Consolas"/>
                <w:color w:val="FF0000"/>
                <w:sz w:val="19"/>
                <w:szCs w:val="19"/>
              </w:rPr>
            </w:rPrChange>
          </w:rPr>
          <w:t xml:space="preserve"> Height</w:t>
        </w:r>
        <w:r w:rsidRPr="008C09BE">
          <w:rPr>
            <w:rFonts w:ascii="Times New Roman" w:hAnsi="Times New Roman" w:cs="Times New Roman"/>
            <w:sz w:val="20"/>
            <w:szCs w:val="20"/>
            <w:lang w:val="en-US"/>
            <w:rPrChange w:id="9210" w:author="Airat Shigapov" w:date="2021-10-27T23:08:00Z">
              <w:rPr>
                <w:rFonts w:ascii="Consolas" w:hAnsi="Consolas" w:cs="Consolas"/>
                <w:color w:val="0000FF"/>
                <w:sz w:val="19"/>
                <w:szCs w:val="19"/>
              </w:rPr>
            </w:rPrChange>
          </w:rPr>
          <w:t>="25"</w:t>
        </w:r>
      </w:ins>
    </w:p>
    <w:p w14:paraId="5F1AB977" w14:textId="77777777" w:rsidR="001118C1" w:rsidRPr="008C09BE" w:rsidRDefault="001118C1" w:rsidP="001118C1">
      <w:pPr>
        <w:autoSpaceDE w:val="0"/>
        <w:autoSpaceDN w:val="0"/>
        <w:adjustRightInd w:val="0"/>
        <w:spacing w:after="0" w:line="240" w:lineRule="auto"/>
        <w:rPr>
          <w:ins w:id="9211" w:author="Airat Shigapov" w:date="2021-10-27T23:04:00Z"/>
          <w:rFonts w:ascii="Times New Roman" w:hAnsi="Times New Roman" w:cs="Times New Roman"/>
          <w:sz w:val="20"/>
          <w:szCs w:val="20"/>
          <w:lang w:val="en-US"/>
          <w:rPrChange w:id="9212" w:author="Airat Shigapov" w:date="2021-10-27T23:08:00Z">
            <w:rPr>
              <w:ins w:id="9213" w:author="Airat Shigapov" w:date="2021-10-27T23:04:00Z"/>
              <w:rFonts w:ascii="Consolas" w:hAnsi="Consolas" w:cs="Consolas"/>
              <w:color w:val="000000"/>
              <w:sz w:val="19"/>
              <w:szCs w:val="19"/>
            </w:rPr>
          </w:rPrChange>
        </w:rPr>
      </w:pPr>
      <w:ins w:id="9214" w:author="Airat Shigapov" w:date="2021-10-27T23:04:00Z">
        <w:r w:rsidRPr="008C09BE">
          <w:rPr>
            <w:rFonts w:ascii="Times New Roman" w:hAnsi="Times New Roman" w:cs="Times New Roman"/>
            <w:sz w:val="20"/>
            <w:szCs w:val="20"/>
            <w:lang w:val="en-US"/>
            <w:rPrChange w:id="9215"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9216" w:author="Airat Shigapov" w:date="2021-10-27T23:08:00Z">
              <w:rPr>
                <w:rFonts w:ascii="Consolas" w:hAnsi="Consolas" w:cs="Consolas"/>
                <w:color w:val="FF0000"/>
                <w:sz w:val="19"/>
                <w:szCs w:val="19"/>
              </w:rPr>
            </w:rPrChange>
          </w:rPr>
          <w:t xml:space="preserve"> Margin</w:t>
        </w:r>
        <w:r w:rsidRPr="008C09BE">
          <w:rPr>
            <w:rFonts w:ascii="Times New Roman" w:hAnsi="Times New Roman" w:cs="Times New Roman"/>
            <w:sz w:val="20"/>
            <w:szCs w:val="20"/>
            <w:lang w:val="en-US"/>
            <w:rPrChange w:id="9217" w:author="Airat Shigapov" w:date="2021-10-27T23:08:00Z">
              <w:rPr>
                <w:rFonts w:ascii="Consolas" w:hAnsi="Consolas" w:cs="Consolas"/>
                <w:color w:val="0000FF"/>
                <w:sz w:val="19"/>
                <w:szCs w:val="19"/>
              </w:rPr>
            </w:rPrChange>
          </w:rPr>
          <w:t>="0,2,0,0"</w:t>
        </w:r>
      </w:ins>
    </w:p>
    <w:p w14:paraId="1F4A0125" w14:textId="77777777" w:rsidR="001118C1" w:rsidRPr="008C09BE" w:rsidRDefault="001118C1" w:rsidP="001118C1">
      <w:pPr>
        <w:autoSpaceDE w:val="0"/>
        <w:autoSpaceDN w:val="0"/>
        <w:adjustRightInd w:val="0"/>
        <w:spacing w:after="0" w:line="240" w:lineRule="auto"/>
        <w:rPr>
          <w:ins w:id="9218" w:author="Airat Shigapov" w:date="2021-10-27T23:04:00Z"/>
          <w:rFonts w:ascii="Times New Roman" w:hAnsi="Times New Roman" w:cs="Times New Roman"/>
          <w:sz w:val="20"/>
          <w:szCs w:val="20"/>
          <w:lang w:val="en-US"/>
          <w:rPrChange w:id="9219" w:author="Airat Shigapov" w:date="2021-10-27T23:08:00Z">
            <w:rPr>
              <w:ins w:id="9220" w:author="Airat Shigapov" w:date="2021-10-27T23:04:00Z"/>
              <w:rFonts w:ascii="Consolas" w:hAnsi="Consolas" w:cs="Consolas"/>
              <w:color w:val="000000"/>
              <w:sz w:val="19"/>
              <w:szCs w:val="19"/>
            </w:rPr>
          </w:rPrChange>
        </w:rPr>
      </w:pPr>
      <w:ins w:id="9221" w:author="Airat Shigapov" w:date="2021-10-27T23:04:00Z">
        <w:r w:rsidRPr="008C09BE">
          <w:rPr>
            <w:rFonts w:ascii="Times New Roman" w:hAnsi="Times New Roman" w:cs="Times New Roman"/>
            <w:sz w:val="20"/>
            <w:szCs w:val="20"/>
            <w:lang w:val="en-US"/>
            <w:rPrChange w:id="9222"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9223" w:author="Airat Shigapov" w:date="2021-10-27T23:08:00Z">
              <w:rPr>
                <w:rFonts w:ascii="Consolas" w:hAnsi="Consolas" w:cs="Consolas"/>
                <w:color w:val="FF0000"/>
                <w:sz w:val="19"/>
                <w:szCs w:val="19"/>
              </w:rPr>
            </w:rPrChange>
          </w:rPr>
          <w:t xml:space="preserve"> </w:t>
        </w:r>
        <w:proofErr w:type="spellStart"/>
        <w:r w:rsidRPr="008C09BE">
          <w:rPr>
            <w:rFonts w:ascii="Times New Roman" w:hAnsi="Times New Roman" w:cs="Times New Roman"/>
            <w:sz w:val="20"/>
            <w:szCs w:val="20"/>
            <w:lang w:val="en-US"/>
            <w:rPrChange w:id="9224" w:author="Airat Shigapov" w:date="2021-10-27T23:08:00Z">
              <w:rPr>
                <w:rFonts w:ascii="Consolas" w:hAnsi="Consolas" w:cs="Consolas"/>
                <w:color w:val="FF0000"/>
                <w:sz w:val="19"/>
                <w:szCs w:val="19"/>
              </w:rPr>
            </w:rPrChange>
          </w:rPr>
          <w:t>VerticalAlignment</w:t>
        </w:r>
        <w:proofErr w:type="spellEnd"/>
        <w:r w:rsidRPr="008C09BE">
          <w:rPr>
            <w:rFonts w:ascii="Times New Roman" w:hAnsi="Times New Roman" w:cs="Times New Roman"/>
            <w:sz w:val="20"/>
            <w:szCs w:val="20"/>
            <w:lang w:val="en-US"/>
            <w:rPrChange w:id="9225" w:author="Airat Shigapov" w:date="2021-10-27T23:08:00Z">
              <w:rPr>
                <w:rFonts w:ascii="Consolas" w:hAnsi="Consolas" w:cs="Consolas"/>
                <w:color w:val="0000FF"/>
                <w:sz w:val="19"/>
                <w:szCs w:val="19"/>
              </w:rPr>
            </w:rPrChange>
          </w:rPr>
          <w:t>="Center"</w:t>
        </w:r>
      </w:ins>
    </w:p>
    <w:p w14:paraId="751AA608" w14:textId="77777777" w:rsidR="001118C1" w:rsidRPr="008C09BE" w:rsidRDefault="001118C1" w:rsidP="001118C1">
      <w:pPr>
        <w:autoSpaceDE w:val="0"/>
        <w:autoSpaceDN w:val="0"/>
        <w:adjustRightInd w:val="0"/>
        <w:spacing w:after="0" w:line="240" w:lineRule="auto"/>
        <w:rPr>
          <w:ins w:id="9226" w:author="Airat Shigapov" w:date="2021-10-27T23:04:00Z"/>
          <w:rFonts w:ascii="Times New Roman" w:hAnsi="Times New Roman" w:cs="Times New Roman"/>
          <w:sz w:val="20"/>
          <w:szCs w:val="20"/>
          <w:lang w:val="en-US"/>
          <w:rPrChange w:id="9227" w:author="Airat Shigapov" w:date="2021-10-27T23:08:00Z">
            <w:rPr>
              <w:ins w:id="9228" w:author="Airat Shigapov" w:date="2021-10-27T23:04:00Z"/>
              <w:rFonts w:ascii="Consolas" w:hAnsi="Consolas" w:cs="Consolas"/>
              <w:color w:val="000000"/>
              <w:sz w:val="19"/>
              <w:szCs w:val="19"/>
            </w:rPr>
          </w:rPrChange>
        </w:rPr>
      </w:pPr>
      <w:ins w:id="9229" w:author="Airat Shigapov" w:date="2021-10-27T23:04:00Z">
        <w:r w:rsidRPr="008C09BE">
          <w:rPr>
            <w:rFonts w:ascii="Times New Roman" w:hAnsi="Times New Roman" w:cs="Times New Roman"/>
            <w:sz w:val="20"/>
            <w:szCs w:val="20"/>
            <w:lang w:val="en-US"/>
            <w:rPrChange w:id="9230"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9231" w:author="Airat Shigapov" w:date="2021-10-27T23:08:00Z">
              <w:rPr>
                <w:rFonts w:ascii="Consolas" w:hAnsi="Consolas" w:cs="Consolas"/>
                <w:color w:val="FF0000"/>
                <w:sz w:val="19"/>
                <w:szCs w:val="19"/>
              </w:rPr>
            </w:rPrChange>
          </w:rPr>
          <w:t xml:space="preserve"> </w:t>
        </w:r>
        <w:proofErr w:type="spellStart"/>
        <w:r w:rsidRPr="008C09BE">
          <w:rPr>
            <w:rFonts w:ascii="Times New Roman" w:hAnsi="Times New Roman" w:cs="Times New Roman"/>
            <w:sz w:val="20"/>
            <w:szCs w:val="20"/>
            <w:lang w:val="en-US"/>
            <w:rPrChange w:id="9232" w:author="Airat Shigapov" w:date="2021-10-27T23:08:00Z">
              <w:rPr>
                <w:rFonts w:ascii="Consolas" w:hAnsi="Consolas" w:cs="Consolas"/>
                <w:color w:val="FF0000"/>
                <w:sz w:val="19"/>
                <w:szCs w:val="19"/>
              </w:rPr>
            </w:rPrChange>
          </w:rPr>
          <w:t>LostFocus</w:t>
        </w:r>
        <w:proofErr w:type="spellEnd"/>
        <w:r w:rsidRPr="008C09BE">
          <w:rPr>
            <w:rFonts w:ascii="Times New Roman" w:hAnsi="Times New Roman" w:cs="Times New Roman"/>
            <w:sz w:val="20"/>
            <w:szCs w:val="20"/>
            <w:lang w:val="en-US"/>
            <w:rPrChange w:id="9233" w:author="Airat Shigapov" w:date="2021-10-27T23:08:00Z">
              <w:rPr>
                <w:rFonts w:ascii="Consolas" w:hAnsi="Consolas" w:cs="Consolas"/>
                <w:color w:val="0000FF"/>
                <w:sz w:val="19"/>
                <w:szCs w:val="19"/>
              </w:rPr>
            </w:rPrChange>
          </w:rPr>
          <w:t>="</w:t>
        </w:r>
        <w:proofErr w:type="spellStart"/>
        <w:r w:rsidRPr="008C09BE">
          <w:rPr>
            <w:rFonts w:ascii="Times New Roman" w:hAnsi="Times New Roman" w:cs="Times New Roman"/>
            <w:sz w:val="20"/>
            <w:szCs w:val="20"/>
            <w:lang w:val="en-US"/>
            <w:rPrChange w:id="9234" w:author="Airat Shigapov" w:date="2021-10-27T23:08:00Z">
              <w:rPr>
                <w:rFonts w:ascii="Consolas" w:hAnsi="Consolas" w:cs="Consolas"/>
                <w:color w:val="0000FF"/>
                <w:sz w:val="19"/>
                <w:szCs w:val="19"/>
              </w:rPr>
            </w:rPrChange>
          </w:rPr>
          <w:t>passwordfield_LostFocus</w:t>
        </w:r>
        <w:proofErr w:type="spellEnd"/>
        <w:r w:rsidRPr="008C09BE">
          <w:rPr>
            <w:rFonts w:ascii="Times New Roman" w:hAnsi="Times New Roman" w:cs="Times New Roman"/>
            <w:sz w:val="20"/>
            <w:szCs w:val="20"/>
            <w:lang w:val="en-US"/>
            <w:rPrChange w:id="9235" w:author="Airat Shigapov" w:date="2021-10-27T23:08:00Z">
              <w:rPr>
                <w:rFonts w:ascii="Consolas" w:hAnsi="Consolas" w:cs="Consolas"/>
                <w:color w:val="0000FF"/>
                <w:sz w:val="19"/>
                <w:szCs w:val="19"/>
              </w:rPr>
            </w:rPrChange>
          </w:rPr>
          <w:t>"&gt;</w:t>
        </w:r>
      </w:ins>
    </w:p>
    <w:p w14:paraId="1A606696" w14:textId="77777777" w:rsidR="001118C1" w:rsidRPr="008C09BE" w:rsidRDefault="001118C1" w:rsidP="001118C1">
      <w:pPr>
        <w:autoSpaceDE w:val="0"/>
        <w:autoSpaceDN w:val="0"/>
        <w:adjustRightInd w:val="0"/>
        <w:spacing w:after="0" w:line="240" w:lineRule="auto"/>
        <w:rPr>
          <w:ins w:id="9236" w:author="Airat Shigapov" w:date="2021-10-27T23:04:00Z"/>
          <w:rFonts w:ascii="Times New Roman" w:hAnsi="Times New Roman" w:cs="Times New Roman"/>
          <w:sz w:val="20"/>
          <w:szCs w:val="20"/>
          <w:lang w:val="en-US"/>
          <w:rPrChange w:id="9237" w:author="Airat Shigapov" w:date="2021-10-27T23:08:00Z">
            <w:rPr>
              <w:ins w:id="9238" w:author="Airat Shigapov" w:date="2021-10-27T23:04:00Z"/>
              <w:rFonts w:ascii="Consolas" w:hAnsi="Consolas" w:cs="Consolas"/>
              <w:color w:val="000000"/>
              <w:sz w:val="19"/>
              <w:szCs w:val="19"/>
            </w:rPr>
          </w:rPrChange>
        </w:rPr>
      </w:pPr>
      <w:ins w:id="9239" w:author="Airat Shigapov" w:date="2021-10-27T23:04:00Z">
        <w:r w:rsidRPr="008C09BE">
          <w:rPr>
            <w:rFonts w:ascii="Times New Roman" w:hAnsi="Times New Roman" w:cs="Times New Roman"/>
            <w:sz w:val="20"/>
            <w:szCs w:val="20"/>
            <w:lang w:val="en-US"/>
            <w:rPrChange w:id="9240"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9241" w:author="Airat Shigapov" w:date="2021-10-27T23:08:00Z">
              <w:rPr>
                <w:rFonts w:ascii="Consolas" w:hAnsi="Consolas" w:cs="Consolas"/>
                <w:color w:val="0000FF"/>
                <w:sz w:val="19"/>
                <w:szCs w:val="19"/>
              </w:rPr>
            </w:rPrChange>
          </w:rPr>
          <w:t>&lt;</w:t>
        </w:r>
        <w:proofErr w:type="spellStart"/>
        <w:r w:rsidRPr="008C09BE">
          <w:rPr>
            <w:rFonts w:ascii="Times New Roman" w:hAnsi="Times New Roman" w:cs="Times New Roman"/>
            <w:sz w:val="20"/>
            <w:szCs w:val="20"/>
            <w:lang w:val="en-US"/>
            <w:rPrChange w:id="9242" w:author="Airat Shigapov" w:date="2021-10-27T23:08:00Z">
              <w:rPr>
                <w:rFonts w:ascii="Consolas" w:hAnsi="Consolas" w:cs="Consolas"/>
                <w:color w:val="A31515"/>
                <w:sz w:val="19"/>
                <w:szCs w:val="19"/>
              </w:rPr>
            </w:rPrChange>
          </w:rPr>
          <w:t>PasswordBox.Resources</w:t>
        </w:r>
        <w:proofErr w:type="spellEnd"/>
        <w:r w:rsidRPr="008C09BE">
          <w:rPr>
            <w:rFonts w:ascii="Times New Roman" w:hAnsi="Times New Roman" w:cs="Times New Roman"/>
            <w:sz w:val="20"/>
            <w:szCs w:val="20"/>
            <w:lang w:val="en-US"/>
            <w:rPrChange w:id="9243" w:author="Airat Shigapov" w:date="2021-10-27T23:08:00Z">
              <w:rPr>
                <w:rFonts w:ascii="Consolas" w:hAnsi="Consolas" w:cs="Consolas"/>
                <w:color w:val="0000FF"/>
                <w:sz w:val="19"/>
                <w:szCs w:val="19"/>
              </w:rPr>
            </w:rPrChange>
          </w:rPr>
          <w:t>&gt;</w:t>
        </w:r>
      </w:ins>
    </w:p>
    <w:p w14:paraId="7F4C4EB2" w14:textId="77777777" w:rsidR="001118C1" w:rsidRPr="008C09BE" w:rsidRDefault="001118C1" w:rsidP="001118C1">
      <w:pPr>
        <w:autoSpaceDE w:val="0"/>
        <w:autoSpaceDN w:val="0"/>
        <w:adjustRightInd w:val="0"/>
        <w:spacing w:after="0" w:line="240" w:lineRule="auto"/>
        <w:rPr>
          <w:ins w:id="9244" w:author="Airat Shigapov" w:date="2021-10-27T23:04:00Z"/>
          <w:rFonts w:ascii="Times New Roman" w:hAnsi="Times New Roman" w:cs="Times New Roman"/>
          <w:sz w:val="20"/>
          <w:szCs w:val="20"/>
          <w:lang w:val="en-US"/>
          <w:rPrChange w:id="9245" w:author="Airat Shigapov" w:date="2021-10-27T23:08:00Z">
            <w:rPr>
              <w:ins w:id="9246" w:author="Airat Shigapov" w:date="2021-10-27T23:04:00Z"/>
              <w:rFonts w:ascii="Consolas" w:hAnsi="Consolas" w:cs="Consolas"/>
              <w:color w:val="000000"/>
              <w:sz w:val="19"/>
              <w:szCs w:val="19"/>
            </w:rPr>
          </w:rPrChange>
        </w:rPr>
      </w:pPr>
      <w:ins w:id="9247" w:author="Airat Shigapov" w:date="2021-10-27T23:04:00Z">
        <w:r w:rsidRPr="008C09BE">
          <w:rPr>
            <w:rFonts w:ascii="Times New Roman" w:hAnsi="Times New Roman" w:cs="Times New Roman"/>
            <w:sz w:val="20"/>
            <w:szCs w:val="20"/>
            <w:lang w:val="en-US"/>
            <w:rPrChange w:id="9248"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9249" w:author="Airat Shigapov" w:date="2021-10-27T23:08:00Z">
              <w:rPr>
                <w:rFonts w:ascii="Consolas" w:hAnsi="Consolas" w:cs="Consolas"/>
                <w:color w:val="0000FF"/>
                <w:sz w:val="19"/>
                <w:szCs w:val="19"/>
              </w:rPr>
            </w:rPrChange>
          </w:rPr>
          <w:t>&lt;</w:t>
        </w:r>
        <w:r w:rsidRPr="008C09BE">
          <w:rPr>
            <w:rFonts w:ascii="Times New Roman" w:hAnsi="Times New Roman" w:cs="Times New Roman"/>
            <w:sz w:val="20"/>
            <w:szCs w:val="20"/>
            <w:lang w:val="en-US"/>
            <w:rPrChange w:id="9250" w:author="Airat Shigapov" w:date="2021-10-27T23:08:00Z">
              <w:rPr>
                <w:rFonts w:ascii="Consolas" w:hAnsi="Consolas" w:cs="Consolas"/>
                <w:color w:val="A31515"/>
                <w:sz w:val="19"/>
                <w:szCs w:val="19"/>
              </w:rPr>
            </w:rPrChange>
          </w:rPr>
          <w:t>Style</w:t>
        </w:r>
        <w:r w:rsidRPr="008C09BE">
          <w:rPr>
            <w:rFonts w:ascii="Times New Roman" w:hAnsi="Times New Roman" w:cs="Times New Roman"/>
            <w:sz w:val="20"/>
            <w:szCs w:val="20"/>
            <w:lang w:val="en-US"/>
            <w:rPrChange w:id="9251" w:author="Airat Shigapov" w:date="2021-10-27T23:08:00Z">
              <w:rPr>
                <w:rFonts w:ascii="Consolas" w:hAnsi="Consolas" w:cs="Consolas"/>
                <w:color w:val="FF0000"/>
                <w:sz w:val="19"/>
                <w:szCs w:val="19"/>
              </w:rPr>
            </w:rPrChange>
          </w:rPr>
          <w:t xml:space="preserve"> </w:t>
        </w:r>
        <w:proofErr w:type="spellStart"/>
        <w:r w:rsidRPr="008C09BE">
          <w:rPr>
            <w:rFonts w:ascii="Times New Roman" w:hAnsi="Times New Roman" w:cs="Times New Roman"/>
            <w:sz w:val="20"/>
            <w:szCs w:val="20"/>
            <w:lang w:val="en-US"/>
            <w:rPrChange w:id="9252" w:author="Airat Shigapov" w:date="2021-10-27T23:08:00Z">
              <w:rPr>
                <w:rFonts w:ascii="Consolas" w:hAnsi="Consolas" w:cs="Consolas"/>
                <w:color w:val="FF0000"/>
                <w:sz w:val="19"/>
                <w:szCs w:val="19"/>
              </w:rPr>
            </w:rPrChange>
          </w:rPr>
          <w:t>TargetType</w:t>
        </w:r>
        <w:proofErr w:type="spellEnd"/>
        <w:r w:rsidRPr="008C09BE">
          <w:rPr>
            <w:rFonts w:ascii="Times New Roman" w:hAnsi="Times New Roman" w:cs="Times New Roman"/>
            <w:sz w:val="20"/>
            <w:szCs w:val="20"/>
            <w:lang w:val="en-US"/>
            <w:rPrChange w:id="9253" w:author="Airat Shigapov" w:date="2021-10-27T23:08:00Z">
              <w:rPr>
                <w:rFonts w:ascii="Consolas" w:hAnsi="Consolas" w:cs="Consolas"/>
                <w:color w:val="0000FF"/>
                <w:sz w:val="19"/>
                <w:szCs w:val="19"/>
              </w:rPr>
            </w:rPrChange>
          </w:rPr>
          <w:t>="</w:t>
        </w:r>
        <w:proofErr w:type="spellStart"/>
        <w:r w:rsidRPr="008C09BE">
          <w:rPr>
            <w:rFonts w:ascii="Times New Roman" w:hAnsi="Times New Roman" w:cs="Times New Roman"/>
            <w:sz w:val="20"/>
            <w:szCs w:val="20"/>
            <w:lang w:val="en-US"/>
            <w:rPrChange w:id="9254" w:author="Airat Shigapov" w:date="2021-10-27T23:08:00Z">
              <w:rPr>
                <w:rFonts w:ascii="Consolas" w:hAnsi="Consolas" w:cs="Consolas"/>
                <w:color w:val="0000FF"/>
                <w:sz w:val="19"/>
                <w:szCs w:val="19"/>
              </w:rPr>
            </w:rPrChange>
          </w:rPr>
          <w:t>PasswordBox</w:t>
        </w:r>
        <w:proofErr w:type="spellEnd"/>
        <w:r w:rsidRPr="008C09BE">
          <w:rPr>
            <w:rFonts w:ascii="Times New Roman" w:hAnsi="Times New Roman" w:cs="Times New Roman"/>
            <w:sz w:val="20"/>
            <w:szCs w:val="20"/>
            <w:lang w:val="en-US"/>
            <w:rPrChange w:id="9255" w:author="Airat Shigapov" w:date="2021-10-27T23:08:00Z">
              <w:rPr>
                <w:rFonts w:ascii="Consolas" w:hAnsi="Consolas" w:cs="Consolas"/>
                <w:color w:val="0000FF"/>
                <w:sz w:val="19"/>
                <w:szCs w:val="19"/>
              </w:rPr>
            </w:rPrChange>
          </w:rPr>
          <w:t>"/&gt;</w:t>
        </w:r>
      </w:ins>
    </w:p>
    <w:p w14:paraId="2D740A70" w14:textId="77777777" w:rsidR="001118C1" w:rsidRPr="008C09BE" w:rsidRDefault="001118C1" w:rsidP="001118C1">
      <w:pPr>
        <w:autoSpaceDE w:val="0"/>
        <w:autoSpaceDN w:val="0"/>
        <w:adjustRightInd w:val="0"/>
        <w:spacing w:after="0" w:line="240" w:lineRule="auto"/>
        <w:rPr>
          <w:ins w:id="9256" w:author="Airat Shigapov" w:date="2021-10-27T23:04:00Z"/>
          <w:rFonts w:ascii="Times New Roman" w:hAnsi="Times New Roman" w:cs="Times New Roman"/>
          <w:sz w:val="20"/>
          <w:szCs w:val="20"/>
          <w:lang w:val="en-US"/>
          <w:rPrChange w:id="9257" w:author="Airat Shigapov" w:date="2021-10-27T23:08:00Z">
            <w:rPr>
              <w:ins w:id="9258" w:author="Airat Shigapov" w:date="2021-10-27T23:04:00Z"/>
              <w:rFonts w:ascii="Consolas" w:hAnsi="Consolas" w:cs="Consolas"/>
              <w:color w:val="000000"/>
              <w:sz w:val="19"/>
              <w:szCs w:val="19"/>
            </w:rPr>
          </w:rPrChange>
        </w:rPr>
      </w:pPr>
      <w:ins w:id="9259" w:author="Airat Shigapov" w:date="2021-10-27T23:04:00Z">
        <w:r w:rsidRPr="008C09BE">
          <w:rPr>
            <w:rFonts w:ascii="Times New Roman" w:hAnsi="Times New Roman" w:cs="Times New Roman"/>
            <w:sz w:val="20"/>
            <w:szCs w:val="20"/>
            <w:lang w:val="en-US"/>
            <w:rPrChange w:id="9260"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9261" w:author="Airat Shigapov" w:date="2021-10-27T23:08:00Z">
              <w:rPr>
                <w:rFonts w:ascii="Consolas" w:hAnsi="Consolas" w:cs="Consolas"/>
                <w:color w:val="0000FF"/>
                <w:sz w:val="19"/>
                <w:szCs w:val="19"/>
              </w:rPr>
            </w:rPrChange>
          </w:rPr>
          <w:t>&lt;/</w:t>
        </w:r>
        <w:proofErr w:type="spellStart"/>
        <w:r w:rsidRPr="008C09BE">
          <w:rPr>
            <w:rFonts w:ascii="Times New Roman" w:hAnsi="Times New Roman" w:cs="Times New Roman"/>
            <w:sz w:val="20"/>
            <w:szCs w:val="20"/>
            <w:lang w:val="en-US"/>
            <w:rPrChange w:id="9262" w:author="Airat Shigapov" w:date="2021-10-27T23:08:00Z">
              <w:rPr>
                <w:rFonts w:ascii="Consolas" w:hAnsi="Consolas" w:cs="Consolas"/>
                <w:color w:val="A31515"/>
                <w:sz w:val="19"/>
                <w:szCs w:val="19"/>
              </w:rPr>
            </w:rPrChange>
          </w:rPr>
          <w:t>PasswordBox.Resources</w:t>
        </w:r>
        <w:proofErr w:type="spellEnd"/>
        <w:r w:rsidRPr="008C09BE">
          <w:rPr>
            <w:rFonts w:ascii="Times New Roman" w:hAnsi="Times New Roman" w:cs="Times New Roman"/>
            <w:sz w:val="20"/>
            <w:szCs w:val="20"/>
            <w:lang w:val="en-US"/>
            <w:rPrChange w:id="9263" w:author="Airat Shigapov" w:date="2021-10-27T23:08:00Z">
              <w:rPr>
                <w:rFonts w:ascii="Consolas" w:hAnsi="Consolas" w:cs="Consolas"/>
                <w:color w:val="0000FF"/>
                <w:sz w:val="19"/>
                <w:szCs w:val="19"/>
              </w:rPr>
            </w:rPrChange>
          </w:rPr>
          <w:t>&gt;</w:t>
        </w:r>
      </w:ins>
    </w:p>
    <w:p w14:paraId="57C12342" w14:textId="77777777" w:rsidR="001118C1" w:rsidRPr="008C09BE" w:rsidRDefault="001118C1" w:rsidP="001118C1">
      <w:pPr>
        <w:autoSpaceDE w:val="0"/>
        <w:autoSpaceDN w:val="0"/>
        <w:adjustRightInd w:val="0"/>
        <w:spacing w:after="0" w:line="240" w:lineRule="auto"/>
        <w:rPr>
          <w:ins w:id="9264" w:author="Airat Shigapov" w:date="2021-10-27T23:04:00Z"/>
          <w:rFonts w:ascii="Times New Roman" w:hAnsi="Times New Roman" w:cs="Times New Roman"/>
          <w:sz w:val="20"/>
          <w:szCs w:val="20"/>
          <w:lang w:val="en-US"/>
          <w:rPrChange w:id="9265" w:author="Airat Shigapov" w:date="2021-10-27T23:08:00Z">
            <w:rPr>
              <w:ins w:id="9266" w:author="Airat Shigapov" w:date="2021-10-27T23:04:00Z"/>
              <w:rFonts w:ascii="Consolas" w:hAnsi="Consolas" w:cs="Consolas"/>
              <w:color w:val="000000"/>
              <w:sz w:val="19"/>
              <w:szCs w:val="19"/>
            </w:rPr>
          </w:rPrChange>
        </w:rPr>
      </w:pPr>
      <w:ins w:id="9267" w:author="Airat Shigapov" w:date="2021-10-27T23:04:00Z">
        <w:r w:rsidRPr="008C09BE">
          <w:rPr>
            <w:rFonts w:ascii="Times New Roman" w:hAnsi="Times New Roman" w:cs="Times New Roman"/>
            <w:sz w:val="20"/>
            <w:szCs w:val="20"/>
            <w:lang w:val="en-US"/>
            <w:rPrChange w:id="9268"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9269" w:author="Airat Shigapov" w:date="2021-10-27T23:08:00Z">
              <w:rPr>
                <w:rFonts w:ascii="Consolas" w:hAnsi="Consolas" w:cs="Consolas"/>
                <w:color w:val="0000FF"/>
                <w:sz w:val="19"/>
                <w:szCs w:val="19"/>
              </w:rPr>
            </w:rPrChange>
          </w:rPr>
          <w:t>&lt;/</w:t>
        </w:r>
        <w:proofErr w:type="spellStart"/>
        <w:r w:rsidRPr="008C09BE">
          <w:rPr>
            <w:rFonts w:ascii="Times New Roman" w:hAnsi="Times New Roman" w:cs="Times New Roman"/>
            <w:sz w:val="20"/>
            <w:szCs w:val="20"/>
            <w:lang w:val="en-US"/>
            <w:rPrChange w:id="9270" w:author="Airat Shigapov" w:date="2021-10-27T23:08:00Z">
              <w:rPr>
                <w:rFonts w:ascii="Consolas" w:hAnsi="Consolas" w:cs="Consolas"/>
                <w:color w:val="A31515"/>
                <w:sz w:val="19"/>
                <w:szCs w:val="19"/>
              </w:rPr>
            </w:rPrChange>
          </w:rPr>
          <w:t>PasswordBox</w:t>
        </w:r>
        <w:proofErr w:type="spellEnd"/>
        <w:r w:rsidRPr="008C09BE">
          <w:rPr>
            <w:rFonts w:ascii="Times New Roman" w:hAnsi="Times New Roman" w:cs="Times New Roman"/>
            <w:sz w:val="20"/>
            <w:szCs w:val="20"/>
            <w:lang w:val="en-US"/>
            <w:rPrChange w:id="9271" w:author="Airat Shigapov" w:date="2021-10-27T23:08:00Z">
              <w:rPr>
                <w:rFonts w:ascii="Consolas" w:hAnsi="Consolas" w:cs="Consolas"/>
                <w:color w:val="0000FF"/>
                <w:sz w:val="19"/>
                <w:szCs w:val="19"/>
              </w:rPr>
            </w:rPrChange>
          </w:rPr>
          <w:t>&gt;</w:t>
        </w:r>
      </w:ins>
    </w:p>
    <w:p w14:paraId="27727A23" w14:textId="77777777" w:rsidR="001118C1" w:rsidRPr="008C09BE" w:rsidRDefault="001118C1" w:rsidP="001118C1">
      <w:pPr>
        <w:autoSpaceDE w:val="0"/>
        <w:autoSpaceDN w:val="0"/>
        <w:adjustRightInd w:val="0"/>
        <w:spacing w:after="0" w:line="240" w:lineRule="auto"/>
        <w:rPr>
          <w:ins w:id="9272" w:author="Airat Shigapov" w:date="2021-10-27T23:04:00Z"/>
          <w:rFonts w:ascii="Times New Roman" w:hAnsi="Times New Roman" w:cs="Times New Roman"/>
          <w:sz w:val="20"/>
          <w:szCs w:val="20"/>
          <w:lang w:val="en-US"/>
          <w:rPrChange w:id="9273" w:author="Airat Shigapov" w:date="2021-10-27T23:08:00Z">
            <w:rPr>
              <w:ins w:id="9274" w:author="Airat Shigapov" w:date="2021-10-27T23:04:00Z"/>
              <w:rFonts w:ascii="Consolas" w:hAnsi="Consolas" w:cs="Consolas"/>
              <w:color w:val="000000"/>
              <w:sz w:val="19"/>
              <w:szCs w:val="19"/>
            </w:rPr>
          </w:rPrChange>
        </w:rPr>
      </w:pPr>
      <w:ins w:id="9275" w:author="Airat Shigapov" w:date="2021-10-27T23:04:00Z">
        <w:r w:rsidRPr="008C09BE">
          <w:rPr>
            <w:rFonts w:ascii="Times New Roman" w:hAnsi="Times New Roman" w:cs="Times New Roman"/>
            <w:sz w:val="20"/>
            <w:szCs w:val="20"/>
            <w:lang w:val="en-US"/>
            <w:rPrChange w:id="9276"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9277" w:author="Airat Shigapov" w:date="2021-10-27T23:08:00Z">
              <w:rPr>
                <w:rFonts w:ascii="Consolas" w:hAnsi="Consolas" w:cs="Consolas"/>
                <w:color w:val="0000FF"/>
                <w:sz w:val="19"/>
                <w:szCs w:val="19"/>
              </w:rPr>
            </w:rPrChange>
          </w:rPr>
          <w:t>&lt;</w:t>
        </w:r>
        <w:proofErr w:type="spellStart"/>
        <w:r w:rsidRPr="008C09BE">
          <w:rPr>
            <w:rFonts w:ascii="Times New Roman" w:hAnsi="Times New Roman" w:cs="Times New Roman"/>
            <w:sz w:val="20"/>
            <w:szCs w:val="20"/>
            <w:lang w:val="en-US"/>
            <w:rPrChange w:id="9278" w:author="Airat Shigapov" w:date="2021-10-27T23:08:00Z">
              <w:rPr>
                <w:rFonts w:ascii="Consolas" w:hAnsi="Consolas" w:cs="Consolas"/>
                <w:color w:val="A31515"/>
                <w:sz w:val="19"/>
                <w:szCs w:val="19"/>
              </w:rPr>
            </w:rPrChange>
          </w:rPr>
          <w:t>TextBox</w:t>
        </w:r>
        <w:proofErr w:type="spellEnd"/>
        <w:r w:rsidRPr="008C09BE">
          <w:rPr>
            <w:rFonts w:ascii="Times New Roman" w:hAnsi="Times New Roman" w:cs="Times New Roman"/>
            <w:sz w:val="20"/>
            <w:szCs w:val="20"/>
            <w:lang w:val="en-US"/>
            <w:rPrChange w:id="9279" w:author="Airat Shigapov" w:date="2021-10-27T23:08:00Z">
              <w:rPr>
                <w:rFonts w:ascii="Consolas" w:hAnsi="Consolas" w:cs="Consolas"/>
                <w:color w:val="FF0000"/>
                <w:sz w:val="19"/>
                <w:szCs w:val="19"/>
              </w:rPr>
            </w:rPrChange>
          </w:rPr>
          <w:t xml:space="preserve"> </w:t>
        </w:r>
        <w:proofErr w:type="gramStart"/>
        <w:r w:rsidRPr="008C09BE">
          <w:rPr>
            <w:rFonts w:ascii="Times New Roman" w:hAnsi="Times New Roman" w:cs="Times New Roman"/>
            <w:sz w:val="20"/>
            <w:szCs w:val="20"/>
            <w:lang w:val="en-US"/>
            <w:rPrChange w:id="9280" w:author="Airat Shigapov" w:date="2021-10-27T23:08:00Z">
              <w:rPr>
                <w:rFonts w:ascii="Consolas" w:hAnsi="Consolas" w:cs="Consolas"/>
                <w:color w:val="FF0000"/>
                <w:sz w:val="19"/>
                <w:szCs w:val="19"/>
              </w:rPr>
            </w:rPrChange>
          </w:rPr>
          <w:t>x</w:t>
        </w:r>
        <w:r w:rsidRPr="008C09BE">
          <w:rPr>
            <w:rFonts w:ascii="Times New Roman" w:hAnsi="Times New Roman" w:cs="Times New Roman"/>
            <w:sz w:val="20"/>
            <w:szCs w:val="20"/>
            <w:lang w:val="en-US"/>
            <w:rPrChange w:id="9281" w:author="Airat Shigapov" w:date="2021-10-27T23:08:00Z">
              <w:rPr>
                <w:rFonts w:ascii="Consolas" w:hAnsi="Consolas" w:cs="Consolas"/>
                <w:color w:val="0000FF"/>
                <w:sz w:val="19"/>
                <w:szCs w:val="19"/>
              </w:rPr>
            </w:rPrChange>
          </w:rPr>
          <w:t>:</w:t>
        </w:r>
        <w:r w:rsidRPr="008C09BE">
          <w:rPr>
            <w:rFonts w:ascii="Times New Roman" w:hAnsi="Times New Roman" w:cs="Times New Roman"/>
            <w:sz w:val="20"/>
            <w:szCs w:val="20"/>
            <w:lang w:val="en-US"/>
            <w:rPrChange w:id="9282" w:author="Airat Shigapov" w:date="2021-10-27T23:08:00Z">
              <w:rPr>
                <w:rFonts w:ascii="Consolas" w:hAnsi="Consolas" w:cs="Consolas"/>
                <w:color w:val="FF0000"/>
                <w:sz w:val="19"/>
                <w:szCs w:val="19"/>
              </w:rPr>
            </w:rPrChange>
          </w:rPr>
          <w:t>Name</w:t>
        </w:r>
        <w:proofErr w:type="gramEnd"/>
        <w:r w:rsidRPr="008C09BE">
          <w:rPr>
            <w:rFonts w:ascii="Times New Roman" w:hAnsi="Times New Roman" w:cs="Times New Roman"/>
            <w:sz w:val="20"/>
            <w:szCs w:val="20"/>
            <w:lang w:val="en-US"/>
            <w:rPrChange w:id="9283" w:author="Airat Shigapov" w:date="2021-10-27T23:08:00Z">
              <w:rPr>
                <w:rFonts w:ascii="Consolas" w:hAnsi="Consolas" w:cs="Consolas"/>
                <w:color w:val="0000FF"/>
                <w:sz w:val="19"/>
                <w:szCs w:val="19"/>
              </w:rPr>
            </w:rPrChange>
          </w:rPr>
          <w:t>="passHelper"</w:t>
        </w:r>
      </w:ins>
    </w:p>
    <w:p w14:paraId="6DC45E6A" w14:textId="77777777" w:rsidR="001118C1" w:rsidRPr="008C09BE" w:rsidRDefault="001118C1" w:rsidP="001118C1">
      <w:pPr>
        <w:autoSpaceDE w:val="0"/>
        <w:autoSpaceDN w:val="0"/>
        <w:adjustRightInd w:val="0"/>
        <w:spacing w:after="0" w:line="240" w:lineRule="auto"/>
        <w:rPr>
          <w:ins w:id="9284" w:author="Airat Shigapov" w:date="2021-10-27T23:04:00Z"/>
          <w:rFonts w:ascii="Times New Roman" w:hAnsi="Times New Roman" w:cs="Times New Roman"/>
          <w:sz w:val="20"/>
          <w:szCs w:val="20"/>
          <w:lang w:val="en-US"/>
          <w:rPrChange w:id="9285" w:author="Airat Shigapov" w:date="2021-10-27T23:08:00Z">
            <w:rPr>
              <w:ins w:id="9286" w:author="Airat Shigapov" w:date="2021-10-27T23:04:00Z"/>
              <w:rFonts w:ascii="Consolas" w:hAnsi="Consolas" w:cs="Consolas"/>
              <w:color w:val="000000"/>
              <w:sz w:val="19"/>
              <w:szCs w:val="19"/>
            </w:rPr>
          </w:rPrChange>
        </w:rPr>
      </w:pPr>
      <w:ins w:id="9287" w:author="Airat Shigapov" w:date="2021-10-27T23:04:00Z">
        <w:r w:rsidRPr="008C09BE">
          <w:rPr>
            <w:rFonts w:ascii="Times New Roman" w:hAnsi="Times New Roman" w:cs="Times New Roman"/>
            <w:sz w:val="20"/>
            <w:szCs w:val="20"/>
            <w:lang w:val="en-US"/>
            <w:rPrChange w:id="9288"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9289" w:author="Airat Shigapov" w:date="2021-10-27T23:08:00Z">
              <w:rPr>
                <w:rFonts w:ascii="Consolas" w:hAnsi="Consolas" w:cs="Consolas"/>
                <w:color w:val="FF0000"/>
                <w:sz w:val="19"/>
                <w:szCs w:val="19"/>
              </w:rPr>
            </w:rPrChange>
          </w:rPr>
          <w:t xml:space="preserve"> Text</w:t>
        </w:r>
        <w:r w:rsidRPr="008C09BE">
          <w:rPr>
            <w:rFonts w:ascii="Times New Roman" w:hAnsi="Times New Roman" w:cs="Times New Roman"/>
            <w:sz w:val="20"/>
            <w:szCs w:val="20"/>
            <w:lang w:val="en-US"/>
            <w:rPrChange w:id="9290" w:author="Airat Shigapov" w:date="2021-10-27T23:08:00Z">
              <w:rPr>
                <w:rFonts w:ascii="Consolas" w:hAnsi="Consolas" w:cs="Consolas"/>
                <w:color w:val="0000FF"/>
                <w:sz w:val="19"/>
                <w:szCs w:val="19"/>
              </w:rPr>
            </w:rPrChange>
          </w:rPr>
          <w:t>="</w:t>
        </w:r>
        <w:r w:rsidRPr="008C09BE">
          <w:rPr>
            <w:rFonts w:ascii="Times New Roman" w:hAnsi="Times New Roman" w:cs="Times New Roman"/>
            <w:sz w:val="20"/>
            <w:szCs w:val="20"/>
            <w:rPrChange w:id="9291" w:author="Airat Shigapov" w:date="2021-10-27T23:08:00Z">
              <w:rPr>
                <w:rFonts w:ascii="Consolas" w:hAnsi="Consolas" w:cs="Consolas"/>
                <w:color w:val="0000FF"/>
                <w:sz w:val="19"/>
                <w:szCs w:val="19"/>
              </w:rPr>
            </w:rPrChange>
          </w:rPr>
          <w:t>Пароль</w:t>
        </w:r>
        <w:r w:rsidRPr="008C09BE">
          <w:rPr>
            <w:rFonts w:ascii="Times New Roman" w:hAnsi="Times New Roman" w:cs="Times New Roman"/>
            <w:sz w:val="20"/>
            <w:szCs w:val="20"/>
            <w:lang w:val="en-US"/>
            <w:rPrChange w:id="9292" w:author="Airat Shigapov" w:date="2021-10-27T23:08:00Z">
              <w:rPr>
                <w:rFonts w:ascii="Consolas" w:hAnsi="Consolas" w:cs="Consolas"/>
                <w:color w:val="0000FF"/>
                <w:sz w:val="19"/>
                <w:szCs w:val="19"/>
              </w:rPr>
            </w:rPrChange>
          </w:rPr>
          <w:t>"</w:t>
        </w:r>
      </w:ins>
    </w:p>
    <w:p w14:paraId="2166F036" w14:textId="77777777" w:rsidR="001118C1" w:rsidRPr="008C09BE" w:rsidRDefault="001118C1" w:rsidP="001118C1">
      <w:pPr>
        <w:autoSpaceDE w:val="0"/>
        <w:autoSpaceDN w:val="0"/>
        <w:adjustRightInd w:val="0"/>
        <w:spacing w:after="0" w:line="240" w:lineRule="auto"/>
        <w:rPr>
          <w:ins w:id="9293" w:author="Airat Shigapov" w:date="2021-10-27T23:04:00Z"/>
          <w:rFonts w:ascii="Times New Roman" w:hAnsi="Times New Roman" w:cs="Times New Roman"/>
          <w:sz w:val="20"/>
          <w:szCs w:val="20"/>
          <w:lang w:val="en-US"/>
          <w:rPrChange w:id="9294" w:author="Airat Shigapov" w:date="2021-10-27T23:08:00Z">
            <w:rPr>
              <w:ins w:id="9295" w:author="Airat Shigapov" w:date="2021-10-27T23:04:00Z"/>
              <w:rFonts w:ascii="Consolas" w:hAnsi="Consolas" w:cs="Consolas"/>
              <w:color w:val="000000"/>
              <w:sz w:val="19"/>
              <w:szCs w:val="19"/>
            </w:rPr>
          </w:rPrChange>
        </w:rPr>
      </w:pPr>
      <w:ins w:id="9296" w:author="Airat Shigapov" w:date="2021-10-27T23:04:00Z">
        <w:r w:rsidRPr="008C09BE">
          <w:rPr>
            <w:rFonts w:ascii="Times New Roman" w:hAnsi="Times New Roman" w:cs="Times New Roman"/>
            <w:sz w:val="20"/>
            <w:szCs w:val="20"/>
            <w:lang w:val="en-US"/>
            <w:rPrChange w:id="9297"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9298" w:author="Airat Shigapov" w:date="2021-10-27T23:08:00Z">
              <w:rPr>
                <w:rFonts w:ascii="Consolas" w:hAnsi="Consolas" w:cs="Consolas"/>
                <w:color w:val="FF0000"/>
                <w:sz w:val="19"/>
                <w:szCs w:val="19"/>
              </w:rPr>
            </w:rPrChange>
          </w:rPr>
          <w:t xml:space="preserve"> Foreground</w:t>
        </w:r>
        <w:r w:rsidRPr="008C09BE">
          <w:rPr>
            <w:rFonts w:ascii="Times New Roman" w:hAnsi="Times New Roman" w:cs="Times New Roman"/>
            <w:sz w:val="20"/>
            <w:szCs w:val="20"/>
            <w:lang w:val="en-US"/>
            <w:rPrChange w:id="9299" w:author="Airat Shigapov" w:date="2021-10-27T23:08:00Z">
              <w:rPr>
                <w:rFonts w:ascii="Consolas" w:hAnsi="Consolas" w:cs="Consolas"/>
                <w:color w:val="0000FF"/>
                <w:sz w:val="19"/>
                <w:szCs w:val="19"/>
              </w:rPr>
            </w:rPrChange>
          </w:rPr>
          <w:t>="Gray"</w:t>
        </w:r>
      </w:ins>
    </w:p>
    <w:p w14:paraId="051A0A15" w14:textId="77777777" w:rsidR="001118C1" w:rsidRPr="008C09BE" w:rsidRDefault="001118C1" w:rsidP="001118C1">
      <w:pPr>
        <w:autoSpaceDE w:val="0"/>
        <w:autoSpaceDN w:val="0"/>
        <w:adjustRightInd w:val="0"/>
        <w:spacing w:after="0" w:line="240" w:lineRule="auto"/>
        <w:rPr>
          <w:ins w:id="9300" w:author="Airat Shigapov" w:date="2021-10-27T23:04:00Z"/>
          <w:rFonts w:ascii="Times New Roman" w:hAnsi="Times New Roman" w:cs="Times New Roman"/>
          <w:sz w:val="20"/>
          <w:szCs w:val="20"/>
          <w:lang w:val="en-US"/>
          <w:rPrChange w:id="9301" w:author="Airat Shigapov" w:date="2021-10-27T23:08:00Z">
            <w:rPr>
              <w:ins w:id="9302" w:author="Airat Shigapov" w:date="2021-10-27T23:04:00Z"/>
              <w:rFonts w:ascii="Consolas" w:hAnsi="Consolas" w:cs="Consolas"/>
              <w:color w:val="000000"/>
              <w:sz w:val="19"/>
              <w:szCs w:val="19"/>
            </w:rPr>
          </w:rPrChange>
        </w:rPr>
      </w:pPr>
      <w:ins w:id="9303" w:author="Airat Shigapov" w:date="2021-10-27T23:04:00Z">
        <w:r w:rsidRPr="008C09BE">
          <w:rPr>
            <w:rFonts w:ascii="Times New Roman" w:hAnsi="Times New Roman" w:cs="Times New Roman"/>
            <w:sz w:val="20"/>
            <w:szCs w:val="20"/>
            <w:lang w:val="en-US"/>
            <w:rPrChange w:id="9304"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9305" w:author="Airat Shigapov" w:date="2021-10-27T23:08:00Z">
              <w:rPr>
                <w:rFonts w:ascii="Consolas" w:hAnsi="Consolas" w:cs="Consolas"/>
                <w:color w:val="FF0000"/>
                <w:sz w:val="19"/>
                <w:szCs w:val="19"/>
              </w:rPr>
            </w:rPrChange>
          </w:rPr>
          <w:t xml:space="preserve"> </w:t>
        </w:r>
        <w:proofErr w:type="spellStart"/>
        <w:r w:rsidRPr="008C09BE">
          <w:rPr>
            <w:rFonts w:ascii="Times New Roman" w:hAnsi="Times New Roman" w:cs="Times New Roman"/>
            <w:sz w:val="20"/>
            <w:szCs w:val="20"/>
            <w:lang w:val="en-US"/>
            <w:rPrChange w:id="9306" w:author="Airat Shigapov" w:date="2021-10-27T23:08:00Z">
              <w:rPr>
                <w:rFonts w:ascii="Consolas" w:hAnsi="Consolas" w:cs="Consolas"/>
                <w:color w:val="FF0000"/>
                <w:sz w:val="19"/>
                <w:szCs w:val="19"/>
              </w:rPr>
            </w:rPrChange>
          </w:rPr>
          <w:t>GotFocus</w:t>
        </w:r>
        <w:proofErr w:type="spellEnd"/>
        <w:r w:rsidRPr="008C09BE">
          <w:rPr>
            <w:rFonts w:ascii="Times New Roman" w:hAnsi="Times New Roman" w:cs="Times New Roman"/>
            <w:sz w:val="20"/>
            <w:szCs w:val="20"/>
            <w:lang w:val="en-US"/>
            <w:rPrChange w:id="9307" w:author="Airat Shigapov" w:date="2021-10-27T23:08:00Z">
              <w:rPr>
                <w:rFonts w:ascii="Consolas" w:hAnsi="Consolas" w:cs="Consolas"/>
                <w:color w:val="0000FF"/>
                <w:sz w:val="19"/>
                <w:szCs w:val="19"/>
              </w:rPr>
            </w:rPrChange>
          </w:rPr>
          <w:t>="</w:t>
        </w:r>
        <w:proofErr w:type="spellStart"/>
        <w:r w:rsidRPr="008C09BE">
          <w:rPr>
            <w:rFonts w:ascii="Times New Roman" w:hAnsi="Times New Roman" w:cs="Times New Roman"/>
            <w:sz w:val="20"/>
            <w:szCs w:val="20"/>
            <w:lang w:val="en-US"/>
            <w:rPrChange w:id="9308" w:author="Airat Shigapov" w:date="2021-10-27T23:08:00Z">
              <w:rPr>
                <w:rFonts w:ascii="Consolas" w:hAnsi="Consolas" w:cs="Consolas"/>
                <w:color w:val="0000FF"/>
                <w:sz w:val="19"/>
                <w:szCs w:val="19"/>
              </w:rPr>
            </w:rPrChange>
          </w:rPr>
          <w:t>passwordfield_GotFocus</w:t>
        </w:r>
        <w:proofErr w:type="spellEnd"/>
        <w:r w:rsidRPr="008C09BE">
          <w:rPr>
            <w:rFonts w:ascii="Times New Roman" w:hAnsi="Times New Roman" w:cs="Times New Roman"/>
            <w:sz w:val="20"/>
            <w:szCs w:val="20"/>
            <w:lang w:val="en-US"/>
            <w:rPrChange w:id="9309" w:author="Airat Shigapov" w:date="2021-10-27T23:08:00Z">
              <w:rPr>
                <w:rFonts w:ascii="Consolas" w:hAnsi="Consolas" w:cs="Consolas"/>
                <w:color w:val="0000FF"/>
                <w:sz w:val="19"/>
                <w:szCs w:val="19"/>
              </w:rPr>
            </w:rPrChange>
          </w:rPr>
          <w:t>"&gt;</w:t>
        </w:r>
      </w:ins>
    </w:p>
    <w:p w14:paraId="53017F86" w14:textId="77777777" w:rsidR="001118C1" w:rsidRPr="008C09BE" w:rsidRDefault="001118C1" w:rsidP="001118C1">
      <w:pPr>
        <w:autoSpaceDE w:val="0"/>
        <w:autoSpaceDN w:val="0"/>
        <w:adjustRightInd w:val="0"/>
        <w:spacing w:after="0" w:line="240" w:lineRule="auto"/>
        <w:rPr>
          <w:ins w:id="9310" w:author="Airat Shigapov" w:date="2021-10-27T23:04:00Z"/>
          <w:rFonts w:ascii="Times New Roman" w:hAnsi="Times New Roman" w:cs="Times New Roman"/>
          <w:sz w:val="20"/>
          <w:szCs w:val="20"/>
          <w:lang w:val="en-US"/>
          <w:rPrChange w:id="9311" w:author="Airat Shigapov" w:date="2021-10-27T23:08:00Z">
            <w:rPr>
              <w:ins w:id="9312" w:author="Airat Shigapov" w:date="2021-10-27T23:04:00Z"/>
              <w:rFonts w:ascii="Consolas" w:hAnsi="Consolas" w:cs="Consolas"/>
              <w:color w:val="000000"/>
              <w:sz w:val="19"/>
              <w:szCs w:val="19"/>
            </w:rPr>
          </w:rPrChange>
        </w:rPr>
      </w:pPr>
      <w:ins w:id="9313" w:author="Airat Shigapov" w:date="2021-10-27T23:04:00Z">
        <w:r w:rsidRPr="008C09BE">
          <w:rPr>
            <w:rFonts w:ascii="Times New Roman" w:hAnsi="Times New Roman" w:cs="Times New Roman"/>
            <w:sz w:val="20"/>
            <w:szCs w:val="20"/>
            <w:lang w:val="en-US"/>
            <w:rPrChange w:id="9314"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9315" w:author="Airat Shigapov" w:date="2021-10-27T23:08:00Z">
              <w:rPr>
                <w:rFonts w:ascii="Consolas" w:hAnsi="Consolas" w:cs="Consolas"/>
                <w:color w:val="0000FF"/>
                <w:sz w:val="19"/>
                <w:szCs w:val="19"/>
              </w:rPr>
            </w:rPrChange>
          </w:rPr>
          <w:t>&lt;/</w:t>
        </w:r>
        <w:proofErr w:type="spellStart"/>
        <w:r w:rsidRPr="008C09BE">
          <w:rPr>
            <w:rFonts w:ascii="Times New Roman" w:hAnsi="Times New Roman" w:cs="Times New Roman"/>
            <w:sz w:val="20"/>
            <w:szCs w:val="20"/>
            <w:lang w:val="en-US"/>
            <w:rPrChange w:id="9316" w:author="Airat Shigapov" w:date="2021-10-27T23:08:00Z">
              <w:rPr>
                <w:rFonts w:ascii="Consolas" w:hAnsi="Consolas" w:cs="Consolas"/>
                <w:color w:val="A31515"/>
                <w:sz w:val="19"/>
                <w:szCs w:val="19"/>
              </w:rPr>
            </w:rPrChange>
          </w:rPr>
          <w:t>TextBox</w:t>
        </w:r>
        <w:proofErr w:type="spellEnd"/>
        <w:r w:rsidRPr="008C09BE">
          <w:rPr>
            <w:rFonts w:ascii="Times New Roman" w:hAnsi="Times New Roman" w:cs="Times New Roman"/>
            <w:sz w:val="20"/>
            <w:szCs w:val="20"/>
            <w:lang w:val="en-US"/>
            <w:rPrChange w:id="9317" w:author="Airat Shigapov" w:date="2021-10-27T23:08:00Z">
              <w:rPr>
                <w:rFonts w:ascii="Consolas" w:hAnsi="Consolas" w:cs="Consolas"/>
                <w:color w:val="0000FF"/>
                <w:sz w:val="19"/>
                <w:szCs w:val="19"/>
              </w:rPr>
            </w:rPrChange>
          </w:rPr>
          <w:t>&gt;</w:t>
        </w:r>
      </w:ins>
    </w:p>
    <w:p w14:paraId="7B8624D9" w14:textId="77777777" w:rsidR="001118C1" w:rsidRPr="008C09BE" w:rsidRDefault="001118C1" w:rsidP="001118C1">
      <w:pPr>
        <w:autoSpaceDE w:val="0"/>
        <w:autoSpaceDN w:val="0"/>
        <w:adjustRightInd w:val="0"/>
        <w:spacing w:after="0" w:line="240" w:lineRule="auto"/>
        <w:rPr>
          <w:ins w:id="9318" w:author="Airat Shigapov" w:date="2021-10-27T23:04:00Z"/>
          <w:rFonts w:ascii="Times New Roman" w:hAnsi="Times New Roman" w:cs="Times New Roman"/>
          <w:sz w:val="20"/>
          <w:szCs w:val="20"/>
          <w:lang w:val="en-US"/>
          <w:rPrChange w:id="9319" w:author="Airat Shigapov" w:date="2021-10-27T23:08:00Z">
            <w:rPr>
              <w:ins w:id="9320" w:author="Airat Shigapov" w:date="2021-10-27T23:04:00Z"/>
              <w:rFonts w:ascii="Consolas" w:hAnsi="Consolas" w:cs="Consolas"/>
              <w:color w:val="000000"/>
              <w:sz w:val="19"/>
              <w:szCs w:val="19"/>
            </w:rPr>
          </w:rPrChange>
        </w:rPr>
      </w:pPr>
      <w:ins w:id="9321" w:author="Airat Shigapov" w:date="2021-10-27T23:04:00Z">
        <w:r w:rsidRPr="008C09BE">
          <w:rPr>
            <w:rFonts w:ascii="Times New Roman" w:hAnsi="Times New Roman" w:cs="Times New Roman"/>
            <w:sz w:val="20"/>
            <w:szCs w:val="20"/>
            <w:lang w:val="en-US"/>
            <w:rPrChange w:id="9322"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9323" w:author="Airat Shigapov" w:date="2021-10-27T23:08:00Z">
              <w:rPr>
                <w:rFonts w:ascii="Consolas" w:hAnsi="Consolas" w:cs="Consolas"/>
                <w:color w:val="0000FF"/>
                <w:sz w:val="19"/>
                <w:szCs w:val="19"/>
              </w:rPr>
            </w:rPrChange>
          </w:rPr>
          <w:t>&lt;/</w:t>
        </w:r>
        <w:r w:rsidRPr="008C09BE">
          <w:rPr>
            <w:rFonts w:ascii="Times New Roman" w:hAnsi="Times New Roman" w:cs="Times New Roman"/>
            <w:sz w:val="20"/>
            <w:szCs w:val="20"/>
            <w:lang w:val="en-US"/>
            <w:rPrChange w:id="9324" w:author="Airat Shigapov" w:date="2021-10-27T23:08:00Z">
              <w:rPr>
                <w:rFonts w:ascii="Consolas" w:hAnsi="Consolas" w:cs="Consolas"/>
                <w:color w:val="A31515"/>
                <w:sz w:val="19"/>
                <w:szCs w:val="19"/>
              </w:rPr>
            </w:rPrChange>
          </w:rPr>
          <w:t>Grid</w:t>
        </w:r>
        <w:r w:rsidRPr="008C09BE">
          <w:rPr>
            <w:rFonts w:ascii="Times New Roman" w:hAnsi="Times New Roman" w:cs="Times New Roman"/>
            <w:sz w:val="20"/>
            <w:szCs w:val="20"/>
            <w:lang w:val="en-US"/>
            <w:rPrChange w:id="9325" w:author="Airat Shigapov" w:date="2021-10-27T23:08:00Z">
              <w:rPr>
                <w:rFonts w:ascii="Consolas" w:hAnsi="Consolas" w:cs="Consolas"/>
                <w:color w:val="0000FF"/>
                <w:sz w:val="19"/>
                <w:szCs w:val="19"/>
              </w:rPr>
            </w:rPrChange>
          </w:rPr>
          <w:t>&gt;</w:t>
        </w:r>
      </w:ins>
    </w:p>
    <w:p w14:paraId="64408B9F" w14:textId="77777777" w:rsidR="001118C1" w:rsidRPr="008C09BE" w:rsidRDefault="001118C1" w:rsidP="001118C1">
      <w:pPr>
        <w:autoSpaceDE w:val="0"/>
        <w:autoSpaceDN w:val="0"/>
        <w:adjustRightInd w:val="0"/>
        <w:spacing w:after="0" w:line="240" w:lineRule="auto"/>
        <w:rPr>
          <w:ins w:id="9326" w:author="Airat Shigapov" w:date="2021-10-27T23:04:00Z"/>
          <w:rFonts w:ascii="Times New Roman" w:hAnsi="Times New Roman" w:cs="Times New Roman"/>
          <w:sz w:val="20"/>
          <w:szCs w:val="20"/>
          <w:lang w:val="en-US"/>
          <w:rPrChange w:id="9327" w:author="Airat Shigapov" w:date="2021-10-27T23:08:00Z">
            <w:rPr>
              <w:ins w:id="9328" w:author="Airat Shigapov" w:date="2021-10-27T23:04:00Z"/>
              <w:rFonts w:ascii="Consolas" w:hAnsi="Consolas" w:cs="Consolas"/>
              <w:color w:val="000000"/>
              <w:sz w:val="19"/>
              <w:szCs w:val="19"/>
            </w:rPr>
          </w:rPrChange>
        </w:rPr>
      </w:pPr>
      <w:ins w:id="9329" w:author="Airat Shigapov" w:date="2021-10-27T23:04:00Z">
        <w:r w:rsidRPr="008C09BE">
          <w:rPr>
            <w:rFonts w:ascii="Times New Roman" w:hAnsi="Times New Roman" w:cs="Times New Roman"/>
            <w:sz w:val="20"/>
            <w:szCs w:val="20"/>
            <w:lang w:val="en-US"/>
            <w:rPrChange w:id="9330"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9331" w:author="Airat Shigapov" w:date="2021-10-27T23:08:00Z">
              <w:rPr>
                <w:rFonts w:ascii="Consolas" w:hAnsi="Consolas" w:cs="Consolas"/>
                <w:color w:val="0000FF"/>
                <w:sz w:val="19"/>
                <w:szCs w:val="19"/>
              </w:rPr>
            </w:rPrChange>
          </w:rPr>
          <w:t>&lt;/</w:t>
        </w:r>
        <w:r w:rsidRPr="008C09BE">
          <w:rPr>
            <w:rFonts w:ascii="Times New Roman" w:hAnsi="Times New Roman" w:cs="Times New Roman"/>
            <w:sz w:val="20"/>
            <w:szCs w:val="20"/>
            <w:lang w:val="en-US"/>
            <w:rPrChange w:id="9332" w:author="Airat Shigapov" w:date="2021-10-27T23:08:00Z">
              <w:rPr>
                <w:rFonts w:ascii="Consolas" w:hAnsi="Consolas" w:cs="Consolas"/>
                <w:color w:val="A31515"/>
                <w:sz w:val="19"/>
                <w:szCs w:val="19"/>
              </w:rPr>
            </w:rPrChange>
          </w:rPr>
          <w:t>Border</w:t>
        </w:r>
        <w:r w:rsidRPr="008C09BE">
          <w:rPr>
            <w:rFonts w:ascii="Times New Roman" w:hAnsi="Times New Roman" w:cs="Times New Roman"/>
            <w:sz w:val="20"/>
            <w:szCs w:val="20"/>
            <w:lang w:val="en-US"/>
            <w:rPrChange w:id="9333" w:author="Airat Shigapov" w:date="2021-10-27T23:08:00Z">
              <w:rPr>
                <w:rFonts w:ascii="Consolas" w:hAnsi="Consolas" w:cs="Consolas"/>
                <w:color w:val="0000FF"/>
                <w:sz w:val="19"/>
                <w:szCs w:val="19"/>
              </w:rPr>
            </w:rPrChange>
          </w:rPr>
          <w:t>&gt;</w:t>
        </w:r>
      </w:ins>
    </w:p>
    <w:p w14:paraId="1B393718" w14:textId="77777777" w:rsidR="001118C1" w:rsidRPr="008C09BE" w:rsidRDefault="001118C1" w:rsidP="001118C1">
      <w:pPr>
        <w:autoSpaceDE w:val="0"/>
        <w:autoSpaceDN w:val="0"/>
        <w:adjustRightInd w:val="0"/>
        <w:spacing w:after="0" w:line="240" w:lineRule="auto"/>
        <w:rPr>
          <w:ins w:id="9334" w:author="Airat Shigapov" w:date="2021-10-27T23:04:00Z"/>
          <w:rFonts w:ascii="Times New Roman" w:hAnsi="Times New Roman" w:cs="Times New Roman"/>
          <w:sz w:val="20"/>
          <w:szCs w:val="20"/>
          <w:lang w:val="en-US"/>
          <w:rPrChange w:id="9335" w:author="Airat Shigapov" w:date="2021-10-27T23:08:00Z">
            <w:rPr>
              <w:ins w:id="9336" w:author="Airat Shigapov" w:date="2021-10-27T23:04:00Z"/>
              <w:rFonts w:ascii="Consolas" w:hAnsi="Consolas" w:cs="Consolas"/>
              <w:color w:val="000000"/>
              <w:sz w:val="19"/>
              <w:szCs w:val="19"/>
            </w:rPr>
          </w:rPrChange>
        </w:rPr>
      </w:pPr>
      <w:ins w:id="9337" w:author="Airat Shigapov" w:date="2021-10-27T23:04:00Z">
        <w:r w:rsidRPr="008C09BE">
          <w:rPr>
            <w:rFonts w:ascii="Times New Roman" w:hAnsi="Times New Roman" w:cs="Times New Roman"/>
            <w:sz w:val="20"/>
            <w:szCs w:val="20"/>
            <w:lang w:val="en-US"/>
            <w:rPrChange w:id="9338"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9339" w:author="Airat Shigapov" w:date="2021-10-27T23:08:00Z">
              <w:rPr>
                <w:rFonts w:ascii="Consolas" w:hAnsi="Consolas" w:cs="Consolas"/>
                <w:color w:val="0000FF"/>
                <w:sz w:val="19"/>
                <w:szCs w:val="19"/>
              </w:rPr>
            </w:rPrChange>
          </w:rPr>
          <w:t>&lt;</w:t>
        </w:r>
        <w:proofErr w:type="spellStart"/>
        <w:r w:rsidRPr="008C09BE">
          <w:rPr>
            <w:rFonts w:ascii="Times New Roman" w:hAnsi="Times New Roman" w:cs="Times New Roman"/>
            <w:sz w:val="20"/>
            <w:szCs w:val="20"/>
            <w:lang w:val="en-US"/>
            <w:rPrChange w:id="9340" w:author="Airat Shigapov" w:date="2021-10-27T23:08:00Z">
              <w:rPr>
                <w:rFonts w:ascii="Consolas" w:hAnsi="Consolas" w:cs="Consolas"/>
                <w:color w:val="A31515"/>
                <w:sz w:val="19"/>
                <w:szCs w:val="19"/>
              </w:rPr>
            </w:rPrChange>
          </w:rPr>
          <w:t>TextBlock</w:t>
        </w:r>
        <w:proofErr w:type="spellEnd"/>
        <w:r w:rsidRPr="008C09BE">
          <w:rPr>
            <w:rFonts w:ascii="Times New Roman" w:hAnsi="Times New Roman" w:cs="Times New Roman"/>
            <w:sz w:val="20"/>
            <w:szCs w:val="20"/>
            <w:lang w:val="en-US"/>
            <w:rPrChange w:id="9341" w:author="Airat Shigapov" w:date="2021-10-27T23:08:00Z">
              <w:rPr>
                <w:rFonts w:ascii="Consolas" w:hAnsi="Consolas" w:cs="Consolas"/>
                <w:color w:val="FF0000"/>
                <w:sz w:val="19"/>
                <w:szCs w:val="19"/>
              </w:rPr>
            </w:rPrChange>
          </w:rPr>
          <w:t xml:space="preserve"> </w:t>
        </w:r>
        <w:proofErr w:type="gramStart"/>
        <w:r w:rsidRPr="008C09BE">
          <w:rPr>
            <w:rFonts w:ascii="Times New Roman" w:hAnsi="Times New Roman" w:cs="Times New Roman"/>
            <w:sz w:val="20"/>
            <w:szCs w:val="20"/>
            <w:lang w:val="en-US"/>
            <w:rPrChange w:id="9342" w:author="Airat Shigapov" w:date="2021-10-27T23:08:00Z">
              <w:rPr>
                <w:rFonts w:ascii="Consolas" w:hAnsi="Consolas" w:cs="Consolas"/>
                <w:color w:val="FF0000"/>
                <w:sz w:val="19"/>
                <w:szCs w:val="19"/>
              </w:rPr>
            </w:rPrChange>
          </w:rPr>
          <w:t>x</w:t>
        </w:r>
        <w:r w:rsidRPr="008C09BE">
          <w:rPr>
            <w:rFonts w:ascii="Times New Roman" w:hAnsi="Times New Roman" w:cs="Times New Roman"/>
            <w:sz w:val="20"/>
            <w:szCs w:val="20"/>
            <w:lang w:val="en-US"/>
            <w:rPrChange w:id="9343" w:author="Airat Shigapov" w:date="2021-10-27T23:08:00Z">
              <w:rPr>
                <w:rFonts w:ascii="Consolas" w:hAnsi="Consolas" w:cs="Consolas"/>
                <w:color w:val="0000FF"/>
                <w:sz w:val="19"/>
                <w:szCs w:val="19"/>
              </w:rPr>
            </w:rPrChange>
          </w:rPr>
          <w:t>:</w:t>
        </w:r>
        <w:r w:rsidRPr="008C09BE">
          <w:rPr>
            <w:rFonts w:ascii="Times New Roman" w:hAnsi="Times New Roman" w:cs="Times New Roman"/>
            <w:sz w:val="20"/>
            <w:szCs w:val="20"/>
            <w:lang w:val="en-US"/>
            <w:rPrChange w:id="9344" w:author="Airat Shigapov" w:date="2021-10-27T23:08:00Z">
              <w:rPr>
                <w:rFonts w:ascii="Consolas" w:hAnsi="Consolas" w:cs="Consolas"/>
                <w:color w:val="FF0000"/>
                <w:sz w:val="19"/>
                <w:szCs w:val="19"/>
              </w:rPr>
            </w:rPrChange>
          </w:rPr>
          <w:t>Name</w:t>
        </w:r>
        <w:proofErr w:type="gramEnd"/>
        <w:r w:rsidRPr="008C09BE">
          <w:rPr>
            <w:rFonts w:ascii="Times New Roman" w:hAnsi="Times New Roman" w:cs="Times New Roman"/>
            <w:sz w:val="20"/>
            <w:szCs w:val="20"/>
            <w:lang w:val="en-US"/>
            <w:rPrChange w:id="9345" w:author="Airat Shigapov" w:date="2021-10-27T23:08:00Z">
              <w:rPr>
                <w:rFonts w:ascii="Consolas" w:hAnsi="Consolas" w:cs="Consolas"/>
                <w:color w:val="0000FF"/>
                <w:sz w:val="19"/>
                <w:szCs w:val="19"/>
              </w:rPr>
            </w:rPrChange>
          </w:rPr>
          <w:t>="PassWar"</w:t>
        </w:r>
      </w:ins>
    </w:p>
    <w:p w14:paraId="7D034F82" w14:textId="77777777" w:rsidR="001118C1" w:rsidRPr="008C09BE" w:rsidRDefault="001118C1" w:rsidP="001118C1">
      <w:pPr>
        <w:autoSpaceDE w:val="0"/>
        <w:autoSpaceDN w:val="0"/>
        <w:adjustRightInd w:val="0"/>
        <w:spacing w:after="0" w:line="240" w:lineRule="auto"/>
        <w:rPr>
          <w:ins w:id="9346" w:author="Airat Shigapov" w:date="2021-10-27T23:04:00Z"/>
          <w:rFonts w:ascii="Times New Roman" w:hAnsi="Times New Roman" w:cs="Times New Roman"/>
          <w:sz w:val="20"/>
          <w:szCs w:val="20"/>
          <w:lang w:val="en-US"/>
          <w:rPrChange w:id="9347" w:author="Airat Shigapov" w:date="2021-10-27T23:08:00Z">
            <w:rPr>
              <w:ins w:id="9348" w:author="Airat Shigapov" w:date="2021-10-27T23:04:00Z"/>
              <w:rFonts w:ascii="Consolas" w:hAnsi="Consolas" w:cs="Consolas"/>
              <w:color w:val="000000"/>
              <w:sz w:val="19"/>
              <w:szCs w:val="19"/>
            </w:rPr>
          </w:rPrChange>
        </w:rPr>
      </w:pPr>
      <w:ins w:id="9349" w:author="Airat Shigapov" w:date="2021-10-27T23:04:00Z">
        <w:r w:rsidRPr="008C09BE">
          <w:rPr>
            <w:rFonts w:ascii="Times New Roman" w:hAnsi="Times New Roman" w:cs="Times New Roman"/>
            <w:sz w:val="20"/>
            <w:szCs w:val="20"/>
            <w:lang w:val="en-US"/>
            <w:rPrChange w:id="9350"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9351" w:author="Airat Shigapov" w:date="2021-10-27T23:08:00Z">
              <w:rPr>
                <w:rFonts w:ascii="Consolas" w:hAnsi="Consolas" w:cs="Consolas"/>
                <w:color w:val="FF0000"/>
                <w:sz w:val="19"/>
                <w:szCs w:val="19"/>
              </w:rPr>
            </w:rPrChange>
          </w:rPr>
          <w:t xml:space="preserve"> Text</w:t>
        </w:r>
        <w:r w:rsidRPr="008C09BE">
          <w:rPr>
            <w:rFonts w:ascii="Times New Roman" w:hAnsi="Times New Roman" w:cs="Times New Roman"/>
            <w:sz w:val="20"/>
            <w:szCs w:val="20"/>
            <w:lang w:val="en-US"/>
            <w:rPrChange w:id="9352" w:author="Airat Shigapov" w:date="2021-10-27T23:08:00Z">
              <w:rPr>
                <w:rFonts w:ascii="Consolas" w:hAnsi="Consolas" w:cs="Consolas"/>
                <w:color w:val="0000FF"/>
                <w:sz w:val="19"/>
                <w:szCs w:val="19"/>
              </w:rPr>
            </w:rPrChange>
          </w:rPr>
          <w:t>="</w:t>
        </w:r>
        <w:r w:rsidRPr="008C09BE">
          <w:rPr>
            <w:rFonts w:ascii="Times New Roman" w:hAnsi="Times New Roman" w:cs="Times New Roman"/>
            <w:sz w:val="20"/>
            <w:szCs w:val="20"/>
            <w:rPrChange w:id="9353" w:author="Airat Shigapov" w:date="2021-10-27T23:08:00Z">
              <w:rPr>
                <w:rFonts w:ascii="Consolas" w:hAnsi="Consolas" w:cs="Consolas"/>
                <w:color w:val="0000FF"/>
                <w:sz w:val="19"/>
                <w:szCs w:val="19"/>
              </w:rPr>
            </w:rPrChange>
          </w:rPr>
          <w:t>Пароль</w:t>
        </w:r>
        <w:r w:rsidRPr="008C09BE">
          <w:rPr>
            <w:rFonts w:ascii="Times New Roman" w:hAnsi="Times New Roman" w:cs="Times New Roman"/>
            <w:sz w:val="20"/>
            <w:szCs w:val="20"/>
            <w:lang w:val="en-US"/>
            <w:rPrChange w:id="9354" w:author="Airat Shigapov" w:date="2021-10-27T23:08:00Z">
              <w:rPr>
                <w:rFonts w:ascii="Consolas" w:hAnsi="Consolas" w:cs="Consolas"/>
                <w:color w:val="0000FF"/>
                <w:sz w:val="19"/>
                <w:szCs w:val="19"/>
              </w:rPr>
            </w:rPrChange>
          </w:rPr>
          <w:t xml:space="preserve"> </w:t>
        </w:r>
        <w:r w:rsidRPr="008C09BE">
          <w:rPr>
            <w:rFonts w:ascii="Times New Roman" w:hAnsi="Times New Roman" w:cs="Times New Roman"/>
            <w:sz w:val="20"/>
            <w:szCs w:val="20"/>
            <w:rPrChange w:id="9355" w:author="Airat Shigapov" w:date="2021-10-27T23:08:00Z">
              <w:rPr>
                <w:rFonts w:ascii="Consolas" w:hAnsi="Consolas" w:cs="Consolas"/>
                <w:color w:val="0000FF"/>
                <w:sz w:val="19"/>
                <w:szCs w:val="19"/>
              </w:rPr>
            </w:rPrChange>
          </w:rPr>
          <w:t>не</w:t>
        </w:r>
        <w:r w:rsidRPr="008C09BE">
          <w:rPr>
            <w:rFonts w:ascii="Times New Roman" w:hAnsi="Times New Roman" w:cs="Times New Roman"/>
            <w:sz w:val="20"/>
            <w:szCs w:val="20"/>
            <w:lang w:val="en-US"/>
            <w:rPrChange w:id="9356" w:author="Airat Shigapov" w:date="2021-10-27T23:08:00Z">
              <w:rPr>
                <w:rFonts w:ascii="Consolas" w:hAnsi="Consolas" w:cs="Consolas"/>
                <w:color w:val="0000FF"/>
                <w:sz w:val="19"/>
                <w:szCs w:val="19"/>
              </w:rPr>
            </w:rPrChange>
          </w:rPr>
          <w:t xml:space="preserve"> </w:t>
        </w:r>
        <w:r w:rsidRPr="008C09BE">
          <w:rPr>
            <w:rFonts w:ascii="Times New Roman" w:hAnsi="Times New Roman" w:cs="Times New Roman"/>
            <w:sz w:val="20"/>
            <w:szCs w:val="20"/>
            <w:rPrChange w:id="9357" w:author="Airat Shigapov" w:date="2021-10-27T23:08:00Z">
              <w:rPr>
                <w:rFonts w:ascii="Consolas" w:hAnsi="Consolas" w:cs="Consolas"/>
                <w:color w:val="0000FF"/>
                <w:sz w:val="19"/>
                <w:szCs w:val="19"/>
              </w:rPr>
            </w:rPrChange>
          </w:rPr>
          <w:t>верный</w:t>
        </w:r>
        <w:r w:rsidRPr="008C09BE">
          <w:rPr>
            <w:rFonts w:ascii="Times New Roman" w:hAnsi="Times New Roman" w:cs="Times New Roman"/>
            <w:sz w:val="20"/>
            <w:szCs w:val="20"/>
            <w:lang w:val="en-US"/>
            <w:rPrChange w:id="9358" w:author="Airat Shigapov" w:date="2021-10-27T23:08:00Z">
              <w:rPr>
                <w:rFonts w:ascii="Consolas" w:hAnsi="Consolas" w:cs="Consolas"/>
                <w:color w:val="0000FF"/>
                <w:sz w:val="19"/>
                <w:szCs w:val="19"/>
              </w:rPr>
            </w:rPrChange>
          </w:rPr>
          <w:t xml:space="preserve"> "</w:t>
        </w:r>
        <w:r w:rsidRPr="008C09BE">
          <w:rPr>
            <w:rFonts w:ascii="Times New Roman" w:hAnsi="Times New Roman" w:cs="Times New Roman"/>
            <w:sz w:val="20"/>
            <w:szCs w:val="20"/>
            <w:lang w:val="en-US"/>
            <w:rPrChange w:id="9359" w:author="Airat Shigapov" w:date="2021-10-27T23:08:00Z">
              <w:rPr>
                <w:rFonts w:ascii="Consolas" w:hAnsi="Consolas" w:cs="Consolas"/>
                <w:color w:val="000000"/>
                <w:sz w:val="19"/>
                <w:szCs w:val="19"/>
              </w:rPr>
            </w:rPrChange>
          </w:rPr>
          <w:t xml:space="preserve"> </w:t>
        </w:r>
      </w:ins>
    </w:p>
    <w:p w14:paraId="030E2C7C" w14:textId="77777777" w:rsidR="001118C1" w:rsidRPr="008C09BE" w:rsidRDefault="001118C1" w:rsidP="001118C1">
      <w:pPr>
        <w:autoSpaceDE w:val="0"/>
        <w:autoSpaceDN w:val="0"/>
        <w:adjustRightInd w:val="0"/>
        <w:spacing w:after="0" w:line="240" w:lineRule="auto"/>
        <w:rPr>
          <w:ins w:id="9360" w:author="Airat Shigapov" w:date="2021-10-27T23:04:00Z"/>
          <w:rFonts w:ascii="Times New Roman" w:hAnsi="Times New Roman" w:cs="Times New Roman"/>
          <w:sz w:val="20"/>
          <w:szCs w:val="20"/>
          <w:lang w:val="en-US"/>
          <w:rPrChange w:id="9361" w:author="Airat Shigapov" w:date="2021-10-27T23:08:00Z">
            <w:rPr>
              <w:ins w:id="9362" w:author="Airat Shigapov" w:date="2021-10-27T23:04:00Z"/>
              <w:rFonts w:ascii="Consolas" w:hAnsi="Consolas" w:cs="Consolas"/>
              <w:color w:val="000000"/>
              <w:sz w:val="19"/>
              <w:szCs w:val="19"/>
            </w:rPr>
          </w:rPrChange>
        </w:rPr>
      </w:pPr>
      <w:ins w:id="9363" w:author="Airat Shigapov" w:date="2021-10-27T23:04:00Z">
        <w:r w:rsidRPr="008C09BE">
          <w:rPr>
            <w:rFonts w:ascii="Times New Roman" w:hAnsi="Times New Roman" w:cs="Times New Roman"/>
            <w:sz w:val="20"/>
            <w:szCs w:val="20"/>
            <w:lang w:val="en-US"/>
            <w:rPrChange w:id="9364"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9365" w:author="Airat Shigapov" w:date="2021-10-27T23:08:00Z">
              <w:rPr>
                <w:rFonts w:ascii="Consolas" w:hAnsi="Consolas" w:cs="Consolas"/>
                <w:color w:val="FF0000"/>
                <w:sz w:val="19"/>
                <w:szCs w:val="19"/>
              </w:rPr>
            </w:rPrChange>
          </w:rPr>
          <w:t xml:space="preserve"> Visibility</w:t>
        </w:r>
        <w:r w:rsidRPr="008C09BE">
          <w:rPr>
            <w:rFonts w:ascii="Times New Roman" w:hAnsi="Times New Roman" w:cs="Times New Roman"/>
            <w:sz w:val="20"/>
            <w:szCs w:val="20"/>
            <w:lang w:val="en-US"/>
            <w:rPrChange w:id="9366" w:author="Airat Shigapov" w:date="2021-10-27T23:08:00Z">
              <w:rPr>
                <w:rFonts w:ascii="Consolas" w:hAnsi="Consolas" w:cs="Consolas"/>
                <w:color w:val="0000FF"/>
                <w:sz w:val="19"/>
                <w:szCs w:val="19"/>
              </w:rPr>
            </w:rPrChange>
          </w:rPr>
          <w:t>="Hidden"</w:t>
        </w:r>
      </w:ins>
    </w:p>
    <w:p w14:paraId="51CD4712" w14:textId="77777777" w:rsidR="001118C1" w:rsidRPr="008C09BE" w:rsidRDefault="001118C1" w:rsidP="001118C1">
      <w:pPr>
        <w:autoSpaceDE w:val="0"/>
        <w:autoSpaceDN w:val="0"/>
        <w:adjustRightInd w:val="0"/>
        <w:spacing w:after="0" w:line="240" w:lineRule="auto"/>
        <w:rPr>
          <w:ins w:id="9367" w:author="Airat Shigapov" w:date="2021-10-27T23:04:00Z"/>
          <w:rFonts w:ascii="Times New Roman" w:hAnsi="Times New Roman" w:cs="Times New Roman"/>
          <w:sz w:val="20"/>
          <w:szCs w:val="20"/>
          <w:lang w:val="en-US"/>
          <w:rPrChange w:id="9368" w:author="Airat Shigapov" w:date="2021-10-27T23:08:00Z">
            <w:rPr>
              <w:ins w:id="9369" w:author="Airat Shigapov" w:date="2021-10-27T23:04:00Z"/>
              <w:rFonts w:ascii="Consolas" w:hAnsi="Consolas" w:cs="Consolas"/>
              <w:color w:val="000000"/>
              <w:sz w:val="19"/>
              <w:szCs w:val="19"/>
            </w:rPr>
          </w:rPrChange>
        </w:rPr>
      </w:pPr>
      <w:ins w:id="9370" w:author="Airat Shigapov" w:date="2021-10-27T23:04:00Z">
        <w:r w:rsidRPr="008C09BE">
          <w:rPr>
            <w:rFonts w:ascii="Times New Roman" w:hAnsi="Times New Roman" w:cs="Times New Roman"/>
            <w:sz w:val="20"/>
            <w:szCs w:val="20"/>
            <w:lang w:val="en-US"/>
            <w:rPrChange w:id="9371"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9372" w:author="Airat Shigapov" w:date="2021-10-27T23:08:00Z">
              <w:rPr>
                <w:rFonts w:ascii="Consolas" w:hAnsi="Consolas" w:cs="Consolas"/>
                <w:color w:val="FF0000"/>
                <w:sz w:val="19"/>
                <w:szCs w:val="19"/>
              </w:rPr>
            </w:rPrChange>
          </w:rPr>
          <w:t xml:space="preserve"> Foreground</w:t>
        </w:r>
        <w:r w:rsidRPr="008C09BE">
          <w:rPr>
            <w:rFonts w:ascii="Times New Roman" w:hAnsi="Times New Roman" w:cs="Times New Roman"/>
            <w:sz w:val="20"/>
            <w:szCs w:val="20"/>
            <w:lang w:val="en-US"/>
            <w:rPrChange w:id="9373" w:author="Airat Shigapov" w:date="2021-10-27T23:08:00Z">
              <w:rPr>
                <w:rFonts w:ascii="Consolas" w:hAnsi="Consolas" w:cs="Consolas"/>
                <w:color w:val="0000FF"/>
                <w:sz w:val="19"/>
                <w:szCs w:val="19"/>
              </w:rPr>
            </w:rPrChange>
          </w:rPr>
          <w:t>="Red"</w:t>
        </w:r>
      </w:ins>
    </w:p>
    <w:p w14:paraId="4B2C55F5" w14:textId="77777777" w:rsidR="001118C1" w:rsidRPr="008C09BE" w:rsidRDefault="001118C1" w:rsidP="001118C1">
      <w:pPr>
        <w:autoSpaceDE w:val="0"/>
        <w:autoSpaceDN w:val="0"/>
        <w:adjustRightInd w:val="0"/>
        <w:spacing w:after="0" w:line="240" w:lineRule="auto"/>
        <w:rPr>
          <w:ins w:id="9374" w:author="Airat Shigapov" w:date="2021-10-27T23:04:00Z"/>
          <w:rFonts w:ascii="Times New Roman" w:hAnsi="Times New Roman" w:cs="Times New Roman"/>
          <w:sz w:val="20"/>
          <w:szCs w:val="20"/>
          <w:lang w:val="en-US"/>
          <w:rPrChange w:id="9375" w:author="Airat Shigapov" w:date="2021-10-27T23:08:00Z">
            <w:rPr>
              <w:ins w:id="9376" w:author="Airat Shigapov" w:date="2021-10-27T23:04:00Z"/>
              <w:rFonts w:ascii="Consolas" w:hAnsi="Consolas" w:cs="Consolas"/>
              <w:color w:val="000000"/>
              <w:sz w:val="19"/>
              <w:szCs w:val="19"/>
            </w:rPr>
          </w:rPrChange>
        </w:rPr>
      </w:pPr>
      <w:ins w:id="9377" w:author="Airat Shigapov" w:date="2021-10-27T23:04:00Z">
        <w:r w:rsidRPr="008C09BE">
          <w:rPr>
            <w:rFonts w:ascii="Times New Roman" w:hAnsi="Times New Roman" w:cs="Times New Roman"/>
            <w:sz w:val="20"/>
            <w:szCs w:val="20"/>
            <w:lang w:val="en-US"/>
            <w:rPrChange w:id="9378"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9379" w:author="Airat Shigapov" w:date="2021-10-27T23:08:00Z">
              <w:rPr>
                <w:rFonts w:ascii="Consolas" w:hAnsi="Consolas" w:cs="Consolas"/>
                <w:color w:val="FF0000"/>
                <w:sz w:val="19"/>
                <w:szCs w:val="19"/>
              </w:rPr>
            </w:rPrChange>
          </w:rPr>
          <w:t xml:space="preserve"> </w:t>
        </w:r>
        <w:proofErr w:type="spellStart"/>
        <w:r w:rsidRPr="008C09BE">
          <w:rPr>
            <w:rFonts w:ascii="Times New Roman" w:hAnsi="Times New Roman" w:cs="Times New Roman"/>
            <w:sz w:val="20"/>
            <w:szCs w:val="20"/>
            <w:lang w:val="en-US"/>
            <w:rPrChange w:id="9380" w:author="Airat Shigapov" w:date="2021-10-27T23:08:00Z">
              <w:rPr>
                <w:rFonts w:ascii="Consolas" w:hAnsi="Consolas" w:cs="Consolas"/>
                <w:color w:val="FF0000"/>
                <w:sz w:val="19"/>
                <w:szCs w:val="19"/>
              </w:rPr>
            </w:rPrChange>
          </w:rPr>
          <w:t>FontSize</w:t>
        </w:r>
        <w:proofErr w:type="spellEnd"/>
        <w:r w:rsidRPr="008C09BE">
          <w:rPr>
            <w:rFonts w:ascii="Times New Roman" w:hAnsi="Times New Roman" w:cs="Times New Roman"/>
            <w:sz w:val="20"/>
            <w:szCs w:val="20"/>
            <w:lang w:val="en-US"/>
            <w:rPrChange w:id="9381" w:author="Airat Shigapov" w:date="2021-10-27T23:08:00Z">
              <w:rPr>
                <w:rFonts w:ascii="Consolas" w:hAnsi="Consolas" w:cs="Consolas"/>
                <w:color w:val="0000FF"/>
                <w:sz w:val="19"/>
                <w:szCs w:val="19"/>
              </w:rPr>
            </w:rPrChange>
          </w:rPr>
          <w:t>="11"/&gt;</w:t>
        </w:r>
      </w:ins>
    </w:p>
    <w:p w14:paraId="7EEA6F5E" w14:textId="77777777" w:rsidR="001118C1" w:rsidRPr="008C09BE" w:rsidRDefault="001118C1" w:rsidP="001118C1">
      <w:pPr>
        <w:autoSpaceDE w:val="0"/>
        <w:autoSpaceDN w:val="0"/>
        <w:adjustRightInd w:val="0"/>
        <w:spacing w:after="0" w:line="240" w:lineRule="auto"/>
        <w:rPr>
          <w:ins w:id="9382" w:author="Airat Shigapov" w:date="2021-10-27T23:04:00Z"/>
          <w:rFonts w:ascii="Times New Roman" w:hAnsi="Times New Roman" w:cs="Times New Roman"/>
          <w:sz w:val="20"/>
          <w:szCs w:val="20"/>
          <w:lang w:val="en-US"/>
          <w:rPrChange w:id="9383" w:author="Airat Shigapov" w:date="2021-10-27T23:08:00Z">
            <w:rPr>
              <w:ins w:id="9384" w:author="Airat Shigapov" w:date="2021-10-27T23:04:00Z"/>
              <w:rFonts w:ascii="Consolas" w:hAnsi="Consolas" w:cs="Consolas"/>
              <w:color w:val="000000"/>
              <w:sz w:val="19"/>
              <w:szCs w:val="19"/>
            </w:rPr>
          </w:rPrChange>
        </w:rPr>
      </w:pPr>
      <w:ins w:id="9385" w:author="Airat Shigapov" w:date="2021-10-27T23:04:00Z">
        <w:r w:rsidRPr="008C09BE">
          <w:rPr>
            <w:rFonts w:ascii="Times New Roman" w:hAnsi="Times New Roman" w:cs="Times New Roman"/>
            <w:sz w:val="20"/>
            <w:szCs w:val="20"/>
            <w:lang w:val="en-US"/>
            <w:rPrChange w:id="9386"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9387" w:author="Airat Shigapov" w:date="2021-10-27T23:08:00Z">
              <w:rPr>
                <w:rFonts w:ascii="Consolas" w:hAnsi="Consolas" w:cs="Consolas"/>
                <w:color w:val="0000FF"/>
                <w:sz w:val="19"/>
                <w:szCs w:val="19"/>
              </w:rPr>
            </w:rPrChange>
          </w:rPr>
          <w:t>&lt;</w:t>
        </w:r>
        <w:r w:rsidRPr="008C09BE">
          <w:rPr>
            <w:rFonts w:ascii="Times New Roman" w:hAnsi="Times New Roman" w:cs="Times New Roman"/>
            <w:sz w:val="20"/>
            <w:szCs w:val="20"/>
            <w:lang w:val="en-US"/>
            <w:rPrChange w:id="9388" w:author="Airat Shigapov" w:date="2021-10-27T23:08:00Z">
              <w:rPr>
                <w:rFonts w:ascii="Consolas" w:hAnsi="Consolas" w:cs="Consolas"/>
                <w:color w:val="A31515"/>
                <w:sz w:val="19"/>
                <w:szCs w:val="19"/>
              </w:rPr>
            </w:rPrChange>
          </w:rPr>
          <w:t>Button</w:t>
        </w:r>
        <w:r w:rsidRPr="008C09BE">
          <w:rPr>
            <w:rFonts w:ascii="Times New Roman" w:hAnsi="Times New Roman" w:cs="Times New Roman"/>
            <w:sz w:val="20"/>
            <w:szCs w:val="20"/>
            <w:lang w:val="en-US"/>
            <w:rPrChange w:id="9389" w:author="Airat Shigapov" w:date="2021-10-27T23:08:00Z">
              <w:rPr>
                <w:rFonts w:ascii="Consolas" w:hAnsi="Consolas" w:cs="Consolas"/>
                <w:color w:val="FF0000"/>
                <w:sz w:val="19"/>
                <w:szCs w:val="19"/>
              </w:rPr>
            </w:rPrChange>
          </w:rPr>
          <w:t xml:space="preserve"> Content</w:t>
        </w:r>
        <w:r w:rsidRPr="008C09BE">
          <w:rPr>
            <w:rFonts w:ascii="Times New Roman" w:hAnsi="Times New Roman" w:cs="Times New Roman"/>
            <w:sz w:val="20"/>
            <w:szCs w:val="20"/>
            <w:lang w:val="en-US"/>
            <w:rPrChange w:id="9390" w:author="Airat Shigapov" w:date="2021-10-27T23:08:00Z">
              <w:rPr>
                <w:rFonts w:ascii="Consolas" w:hAnsi="Consolas" w:cs="Consolas"/>
                <w:color w:val="0000FF"/>
                <w:sz w:val="19"/>
                <w:szCs w:val="19"/>
              </w:rPr>
            </w:rPrChange>
          </w:rPr>
          <w:t>="</w:t>
        </w:r>
        <w:r w:rsidRPr="008C09BE">
          <w:rPr>
            <w:rFonts w:ascii="Times New Roman" w:hAnsi="Times New Roman" w:cs="Times New Roman"/>
            <w:sz w:val="20"/>
            <w:szCs w:val="20"/>
            <w:rPrChange w:id="9391" w:author="Airat Shigapov" w:date="2021-10-27T23:08:00Z">
              <w:rPr>
                <w:rFonts w:ascii="Consolas" w:hAnsi="Consolas" w:cs="Consolas"/>
                <w:color w:val="0000FF"/>
                <w:sz w:val="19"/>
                <w:szCs w:val="19"/>
              </w:rPr>
            </w:rPrChange>
          </w:rPr>
          <w:t>ВОЙТИ</w:t>
        </w:r>
        <w:r w:rsidRPr="008C09BE">
          <w:rPr>
            <w:rFonts w:ascii="Times New Roman" w:hAnsi="Times New Roman" w:cs="Times New Roman"/>
            <w:sz w:val="20"/>
            <w:szCs w:val="20"/>
            <w:lang w:val="en-US"/>
            <w:rPrChange w:id="9392" w:author="Airat Shigapov" w:date="2021-10-27T23:08:00Z">
              <w:rPr>
                <w:rFonts w:ascii="Consolas" w:hAnsi="Consolas" w:cs="Consolas"/>
                <w:color w:val="0000FF"/>
                <w:sz w:val="19"/>
                <w:szCs w:val="19"/>
              </w:rPr>
            </w:rPrChange>
          </w:rPr>
          <w:t>"</w:t>
        </w:r>
      </w:ins>
    </w:p>
    <w:p w14:paraId="02BF616A" w14:textId="77777777" w:rsidR="001118C1" w:rsidRPr="008C09BE" w:rsidRDefault="001118C1" w:rsidP="001118C1">
      <w:pPr>
        <w:autoSpaceDE w:val="0"/>
        <w:autoSpaceDN w:val="0"/>
        <w:adjustRightInd w:val="0"/>
        <w:spacing w:after="0" w:line="240" w:lineRule="auto"/>
        <w:rPr>
          <w:ins w:id="9393" w:author="Airat Shigapov" w:date="2021-10-27T23:04:00Z"/>
          <w:rFonts w:ascii="Times New Roman" w:hAnsi="Times New Roman" w:cs="Times New Roman"/>
          <w:sz w:val="20"/>
          <w:szCs w:val="20"/>
          <w:lang w:val="en-US"/>
          <w:rPrChange w:id="9394" w:author="Airat Shigapov" w:date="2021-10-27T23:08:00Z">
            <w:rPr>
              <w:ins w:id="9395" w:author="Airat Shigapov" w:date="2021-10-27T23:04:00Z"/>
              <w:rFonts w:ascii="Consolas" w:hAnsi="Consolas" w:cs="Consolas"/>
              <w:color w:val="000000"/>
              <w:sz w:val="19"/>
              <w:szCs w:val="19"/>
            </w:rPr>
          </w:rPrChange>
        </w:rPr>
      </w:pPr>
      <w:ins w:id="9396" w:author="Airat Shigapov" w:date="2021-10-27T23:04:00Z">
        <w:r w:rsidRPr="008C09BE">
          <w:rPr>
            <w:rFonts w:ascii="Times New Roman" w:hAnsi="Times New Roman" w:cs="Times New Roman"/>
            <w:sz w:val="20"/>
            <w:szCs w:val="20"/>
            <w:lang w:val="en-US"/>
            <w:rPrChange w:id="9397"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9398" w:author="Airat Shigapov" w:date="2021-10-27T23:08:00Z">
              <w:rPr>
                <w:rFonts w:ascii="Consolas" w:hAnsi="Consolas" w:cs="Consolas"/>
                <w:color w:val="FF0000"/>
                <w:sz w:val="19"/>
                <w:szCs w:val="19"/>
              </w:rPr>
            </w:rPrChange>
          </w:rPr>
          <w:t xml:space="preserve"> Click</w:t>
        </w:r>
        <w:r w:rsidRPr="008C09BE">
          <w:rPr>
            <w:rFonts w:ascii="Times New Roman" w:hAnsi="Times New Roman" w:cs="Times New Roman"/>
            <w:sz w:val="20"/>
            <w:szCs w:val="20"/>
            <w:lang w:val="en-US"/>
            <w:rPrChange w:id="9399" w:author="Airat Shigapov" w:date="2021-10-27T23:08:00Z">
              <w:rPr>
                <w:rFonts w:ascii="Consolas" w:hAnsi="Consolas" w:cs="Consolas"/>
                <w:color w:val="0000FF"/>
                <w:sz w:val="19"/>
                <w:szCs w:val="19"/>
              </w:rPr>
            </w:rPrChange>
          </w:rPr>
          <w:t>="</w:t>
        </w:r>
        <w:proofErr w:type="spellStart"/>
        <w:r w:rsidRPr="008C09BE">
          <w:rPr>
            <w:rFonts w:ascii="Times New Roman" w:hAnsi="Times New Roman" w:cs="Times New Roman"/>
            <w:sz w:val="20"/>
            <w:szCs w:val="20"/>
            <w:lang w:val="en-US"/>
            <w:rPrChange w:id="9400" w:author="Airat Shigapov" w:date="2021-10-27T23:08:00Z">
              <w:rPr>
                <w:rFonts w:ascii="Consolas" w:hAnsi="Consolas" w:cs="Consolas"/>
                <w:color w:val="0000FF"/>
                <w:sz w:val="19"/>
                <w:szCs w:val="19"/>
              </w:rPr>
            </w:rPrChange>
          </w:rPr>
          <w:t>Authorization_Click</w:t>
        </w:r>
        <w:proofErr w:type="spellEnd"/>
        <w:r w:rsidRPr="008C09BE">
          <w:rPr>
            <w:rFonts w:ascii="Times New Roman" w:hAnsi="Times New Roman" w:cs="Times New Roman"/>
            <w:sz w:val="20"/>
            <w:szCs w:val="20"/>
            <w:lang w:val="en-US"/>
            <w:rPrChange w:id="9401" w:author="Airat Shigapov" w:date="2021-10-27T23:08:00Z">
              <w:rPr>
                <w:rFonts w:ascii="Consolas" w:hAnsi="Consolas" w:cs="Consolas"/>
                <w:color w:val="0000FF"/>
                <w:sz w:val="19"/>
                <w:szCs w:val="19"/>
              </w:rPr>
            </w:rPrChange>
          </w:rPr>
          <w:t>"</w:t>
        </w:r>
      </w:ins>
    </w:p>
    <w:p w14:paraId="0308C128" w14:textId="77777777" w:rsidR="001118C1" w:rsidRPr="008C09BE" w:rsidRDefault="001118C1" w:rsidP="001118C1">
      <w:pPr>
        <w:autoSpaceDE w:val="0"/>
        <w:autoSpaceDN w:val="0"/>
        <w:adjustRightInd w:val="0"/>
        <w:spacing w:after="0" w:line="240" w:lineRule="auto"/>
        <w:rPr>
          <w:ins w:id="9402" w:author="Airat Shigapov" w:date="2021-10-27T23:04:00Z"/>
          <w:rFonts w:ascii="Times New Roman" w:hAnsi="Times New Roman" w:cs="Times New Roman"/>
          <w:sz w:val="20"/>
          <w:szCs w:val="20"/>
          <w:lang w:val="en-US"/>
          <w:rPrChange w:id="9403" w:author="Airat Shigapov" w:date="2021-10-27T23:08:00Z">
            <w:rPr>
              <w:ins w:id="9404" w:author="Airat Shigapov" w:date="2021-10-27T23:04:00Z"/>
              <w:rFonts w:ascii="Consolas" w:hAnsi="Consolas" w:cs="Consolas"/>
              <w:color w:val="000000"/>
              <w:sz w:val="19"/>
              <w:szCs w:val="19"/>
            </w:rPr>
          </w:rPrChange>
        </w:rPr>
      </w:pPr>
      <w:ins w:id="9405" w:author="Airat Shigapov" w:date="2021-10-27T23:04:00Z">
        <w:r w:rsidRPr="008C09BE">
          <w:rPr>
            <w:rFonts w:ascii="Times New Roman" w:hAnsi="Times New Roman" w:cs="Times New Roman"/>
            <w:sz w:val="20"/>
            <w:szCs w:val="20"/>
            <w:lang w:val="en-US"/>
            <w:rPrChange w:id="9406"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9407" w:author="Airat Shigapov" w:date="2021-10-27T23:08:00Z">
              <w:rPr>
                <w:rFonts w:ascii="Consolas" w:hAnsi="Consolas" w:cs="Consolas"/>
                <w:color w:val="FF0000"/>
                <w:sz w:val="19"/>
                <w:szCs w:val="19"/>
              </w:rPr>
            </w:rPrChange>
          </w:rPr>
          <w:t xml:space="preserve"> Height</w:t>
        </w:r>
        <w:r w:rsidRPr="008C09BE">
          <w:rPr>
            <w:rFonts w:ascii="Times New Roman" w:hAnsi="Times New Roman" w:cs="Times New Roman"/>
            <w:sz w:val="20"/>
            <w:szCs w:val="20"/>
            <w:lang w:val="en-US"/>
            <w:rPrChange w:id="9408" w:author="Airat Shigapov" w:date="2021-10-27T23:08:00Z">
              <w:rPr>
                <w:rFonts w:ascii="Consolas" w:hAnsi="Consolas" w:cs="Consolas"/>
                <w:color w:val="0000FF"/>
                <w:sz w:val="19"/>
                <w:szCs w:val="19"/>
              </w:rPr>
            </w:rPrChange>
          </w:rPr>
          <w:t>="39"</w:t>
        </w:r>
      </w:ins>
    </w:p>
    <w:p w14:paraId="01E6BE01" w14:textId="77777777" w:rsidR="001118C1" w:rsidRPr="008C09BE" w:rsidRDefault="001118C1" w:rsidP="001118C1">
      <w:pPr>
        <w:autoSpaceDE w:val="0"/>
        <w:autoSpaceDN w:val="0"/>
        <w:adjustRightInd w:val="0"/>
        <w:spacing w:after="0" w:line="240" w:lineRule="auto"/>
        <w:rPr>
          <w:ins w:id="9409" w:author="Airat Shigapov" w:date="2021-10-27T23:04:00Z"/>
          <w:rFonts w:ascii="Times New Roman" w:hAnsi="Times New Roman" w:cs="Times New Roman"/>
          <w:sz w:val="20"/>
          <w:szCs w:val="20"/>
          <w:lang w:val="en-US"/>
          <w:rPrChange w:id="9410" w:author="Airat Shigapov" w:date="2021-10-27T23:08:00Z">
            <w:rPr>
              <w:ins w:id="9411" w:author="Airat Shigapov" w:date="2021-10-27T23:04:00Z"/>
              <w:rFonts w:ascii="Consolas" w:hAnsi="Consolas" w:cs="Consolas"/>
              <w:color w:val="000000"/>
              <w:sz w:val="19"/>
              <w:szCs w:val="19"/>
            </w:rPr>
          </w:rPrChange>
        </w:rPr>
      </w:pPr>
      <w:ins w:id="9412" w:author="Airat Shigapov" w:date="2021-10-27T23:04:00Z">
        <w:r w:rsidRPr="008C09BE">
          <w:rPr>
            <w:rFonts w:ascii="Times New Roman" w:hAnsi="Times New Roman" w:cs="Times New Roman"/>
            <w:sz w:val="20"/>
            <w:szCs w:val="20"/>
            <w:lang w:val="en-US"/>
            <w:rPrChange w:id="9413"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9414" w:author="Airat Shigapov" w:date="2021-10-27T23:08:00Z">
              <w:rPr>
                <w:rFonts w:ascii="Consolas" w:hAnsi="Consolas" w:cs="Consolas"/>
                <w:color w:val="FF0000"/>
                <w:sz w:val="19"/>
                <w:szCs w:val="19"/>
              </w:rPr>
            </w:rPrChange>
          </w:rPr>
          <w:t xml:space="preserve"> Margin</w:t>
        </w:r>
        <w:r w:rsidRPr="008C09BE">
          <w:rPr>
            <w:rFonts w:ascii="Times New Roman" w:hAnsi="Times New Roman" w:cs="Times New Roman"/>
            <w:sz w:val="20"/>
            <w:szCs w:val="20"/>
            <w:lang w:val="en-US"/>
            <w:rPrChange w:id="9415" w:author="Airat Shigapov" w:date="2021-10-27T23:08:00Z">
              <w:rPr>
                <w:rFonts w:ascii="Consolas" w:hAnsi="Consolas" w:cs="Consolas"/>
                <w:color w:val="0000FF"/>
                <w:sz w:val="19"/>
                <w:szCs w:val="19"/>
              </w:rPr>
            </w:rPrChange>
          </w:rPr>
          <w:t>="0,22,0,0"</w:t>
        </w:r>
      </w:ins>
    </w:p>
    <w:p w14:paraId="0C13E5C2" w14:textId="77777777" w:rsidR="001118C1" w:rsidRPr="008C09BE" w:rsidRDefault="001118C1" w:rsidP="001118C1">
      <w:pPr>
        <w:autoSpaceDE w:val="0"/>
        <w:autoSpaceDN w:val="0"/>
        <w:adjustRightInd w:val="0"/>
        <w:spacing w:after="0" w:line="240" w:lineRule="auto"/>
        <w:rPr>
          <w:ins w:id="9416" w:author="Airat Shigapov" w:date="2021-10-27T23:04:00Z"/>
          <w:rFonts w:ascii="Times New Roman" w:hAnsi="Times New Roman" w:cs="Times New Roman"/>
          <w:sz w:val="20"/>
          <w:szCs w:val="20"/>
          <w:lang w:val="en-US"/>
          <w:rPrChange w:id="9417" w:author="Airat Shigapov" w:date="2021-10-27T23:08:00Z">
            <w:rPr>
              <w:ins w:id="9418" w:author="Airat Shigapov" w:date="2021-10-27T23:04:00Z"/>
              <w:rFonts w:ascii="Consolas" w:hAnsi="Consolas" w:cs="Consolas"/>
              <w:color w:val="000000"/>
              <w:sz w:val="19"/>
              <w:szCs w:val="19"/>
            </w:rPr>
          </w:rPrChange>
        </w:rPr>
      </w:pPr>
      <w:ins w:id="9419" w:author="Airat Shigapov" w:date="2021-10-27T23:04:00Z">
        <w:r w:rsidRPr="008C09BE">
          <w:rPr>
            <w:rFonts w:ascii="Times New Roman" w:hAnsi="Times New Roman" w:cs="Times New Roman"/>
            <w:sz w:val="20"/>
            <w:szCs w:val="20"/>
            <w:lang w:val="en-US"/>
            <w:rPrChange w:id="9420"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9421" w:author="Airat Shigapov" w:date="2021-10-27T23:08:00Z">
              <w:rPr>
                <w:rFonts w:ascii="Consolas" w:hAnsi="Consolas" w:cs="Consolas"/>
                <w:color w:val="FF0000"/>
                <w:sz w:val="19"/>
                <w:szCs w:val="19"/>
              </w:rPr>
            </w:rPrChange>
          </w:rPr>
          <w:t xml:space="preserve"> Background</w:t>
        </w:r>
        <w:r w:rsidRPr="008C09BE">
          <w:rPr>
            <w:rFonts w:ascii="Times New Roman" w:hAnsi="Times New Roman" w:cs="Times New Roman"/>
            <w:sz w:val="20"/>
            <w:szCs w:val="20"/>
            <w:lang w:val="en-US"/>
            <w:rPrChange w:id="9422" w:author="Airat Shigapov" w:date="2021-10-27T23:08:00Z">
              <w:rPr>
                <w:rFonts w:ascii="Consolas" w:hAnsi="Consolas" w:cs="Consolas"/>
                <w:color w:val="0000FF"/>
                <w:sz w:val="19"/>
                <w:szCs w:val="19"/>
              </w:rPr>
            </w:rPrChange>
          </w:rPr>
          <w:t>="</w:t>
        </w:r>
        <w:proofErr w:type="spellStart"/>
        <w:r w:rsidRPr="008C09BE">
          <w:rPr>
            <w:rFonts w:ascii="Times New Roman" w:hAnsi="Times New Roman" w:cs="Times New Roman"/>
            <w:sz w:val="20"/>
            <w:szCs w:val="20"/>
            <w:lang w:val="en-US"/>
            <w:rPrChange w:id="9423" w:author="Airat Shigapov" w:date="2021-10-27T23:08:00Z">
              <w:rPr>
                <w:rFonts w:ascii="Consolas" w:hAnsi="Consolas" w:cs="Consolas"/>
                <w:color w:val="0000FF"/>
                <w:sz w:val="19"/>
                <w:szCs w:val="19"/>
              </w:rPr>
            </w:rPrChange>
          </w:rPr>
          <w:t>MediumSeaGreen</w:t>
        </w:r>
        <w:proofErr w:type="spellEnd"/>
        <w:r w:rsidRPr="008C09BE">
          <w:rPr>
            <w:rFonts w:ascii="Times New Roman" w:hAnsi="Times New Roman" w:cs="Times New Roman"/>
            <w:sz w:val="20"/>
            <w:szCs w:val="20"/>
            <w:lang w:val="en-US"/>
            <w:rPrChange w:id="9424" w:author="Airat Shigapov" w:date="2021-10-27T23:08:00Z">
              <w:rPr>
                <w:rFonts w:ascii="Consolas" w:hAnsi="Consolas" w:cs="Consolas"/>
                <w:color w:val="0000FF"/>
                <w:sz w:val="19"/>
                <w:szCs w:val="19"/>
              </w:rPr>
            </w:rPrChange>
          </w:rPr>
          <w:t>"</w:t>
        </w:r>
      </w:ins>
    </w:p>
    <w:p w14:paraId="7261F491" w14:textId="77777777" w:rsidR="001118C1" w:rsidRPr="008C09BE" w:rsidRDefault="001118C1" w:rsidP="001118C1">
      <w:pPr>
        <w:autoSpaceDE w:val="0"/>
        <w:autoSpaceDN w:val="0"/>
        <w:adjustRightInd w:val="0"/>
        <w:spacing w:after="0" w:line="240" w:lineRule="auto"/>
        <w:rPr>
          <w:ins w:id="9425" w:author="Airat Shigapov" w:date="2021-10-27T23:04:00Z"/>
          <w:rFonts w:ascii="Times New Roman" w:hAnsi="Times New Roman" w:cs="Times New Roman"/>
          <w:sz w:val="20"/>
          <w:szCs w:val="20"/>
          <w:lang w:val="en-US"/>
          <w:rPrChange w:id="9426" w:author="Airat Shigapov" w:date="2021-10-27T23:08:00Z">
            <w:rPr>
              <w:ins w:id="9427" w:author="Airat Shigapov" w:date="2021-10-27T23:04:00Z"/>
              <w:rFonts w:ascii="Consolas" w:hAnsi="Consolas" w:cs="Consolas"/>
              <w:color w:val="000000"/>
              <w:sz w:val="19"/>
              <w:szCs w:val="19"/>
            </w:rPr>
          </w:rPrChange>
        </w:rPr>
      </w:pPr>
      <w:ins w:id="9428" w:author="Airat Shigapov" w:date="2021-10-27T23:04:00Z">
        <w:r w:rsidRPr="008C09BE">
          <w:rPr>
            <w:rFonts w:ascii="Times New Roman" w:hAnsi="Times New Roman" w:cs="Times New Roman"/>
            <w:sz w:val="20"/>
            <w:szCs w:val="20"/>
            <w:lang w:val="en-US"/>
            <w:rPrChange w:id="9429"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9430" w:author="Airat Shigapov" w:date="2021-10-27T23:08:00Z">
              <w:rPr>
                <w:rFonts w:ascii="Consolas" w:hAnsi="Consolas" w:cs="Consolas"/>
                <w:color w:val="FF0000"/>
                <w:sz w:val="19"/>
                <w:szCs w:val="19"/>
              </w:rPr>
            </w:rPrChange>
          </w:rPr>
          <w:t xml:space="preserve"> </w:t>
        </w:r>
        <w:proofErr w:type="spellStart"/>
        <w:r w:rsidRPr="008C09BE">
          <w:rPr>
            <w:rFonts w:ascii="Times New Roman" w:hAnsi="Times New Roman" w:cs="Times New Roman"/>
            <w:sz w:val="20"/>
            <w:szCs w:val="20"/>
            <w:lang w:val="en-US"/>
            <w:rPrChange w:id="9431" w:author="Airat Shigapov" w:date="2021-10-27T23:08:00Z">
              <w:rPr>
                <w:rFonts w:ascii="Consolas" w:hAnsi="Consolas" w:cs="Consolas"/>
                <w:color w:val="FF0000"/>
                <w:sz w:val="19"/>
                <w:szCs w:val="19"/>
              </w:rPr>
            </w:rPrChange>
          </w:rPr>
          <w:t>FontSize</w:t>
        </w:r>
        <w:proofErr w:type="spellEnd"/>
        <w:r w:rsidRPr="008C09BE">
          <w:rPr>
            <w:rFonts w:ascii="Times New Roman" w:hAnsi="Times New Roman" w:cs="Times New Roman"/>
            <w:sz w:val="20"/>
            <w:szCs w:val="20"/>
            <w:lang w:val="en-US"/>
            <w:rPrChange w:id="9432" w:author="Airat Shigapov" w:date="2021-10-27T23:08:00Z">
              <w:rPr>
                <w:rFonts w:ascii="Consolas" w:hAnsi="Consolas" w:cs="Consolas"/>
                <w:color w:val="0000FF"/>
                <w:sz w:val="19"/>
                <w:szCs w:val="19"/>
              </w:rPr>
            </w:rPrChange>
          </w:rPr>
          <w:t>="15"&gt;</w:t>
        </w:r>
      </w:ins>
    </w:p>
    <w:p w14:paraId="32F0656D" w14:textId="77777777" w:rsidR="001118C1" w:rsidRPr="008C09BE" w:rsidRDefault="001118C1" w:rsidP="001118C1">
      <w:pPr>
        <w:autoSpaceDE w:val="0"/>
        <w:autoSpaceDN w:val="0"/>
        <w:adjustRightInd w:val="0"/>
        <w:spacing w:after="0" w:line="240" w:lineRule="auto"/>
        <w:rPr>
          <w:ins w:id="9433" w:author="Airat Shigapov" w:date="2021-10-27T23:04:00Z"/>
          <w:rFonts w:ascii="Times New Roman" w:hAnsi="Times New Roman" w:cs="Times New Roman"/>
          <w:sz w:val="20"/>
          <w:szCs w:val="20"/>
          <w:lang w:val="en-US"/>
          <w:rPrChange w:id="9434" w:author="Airat Shigapov" w:date="2021-10-27T23:08:00Z">
            <w:rPr>
              <w:ins w:id="9435" w:author="Airat Shigapov" w:date="2021-10-27T23:04:00Z"/>
              <w:rFonts w:ascii="Consolas" w:hAnsi="Consolas" w:cs="Consolas"/>
              <w:color w:val="000000"/>
              <w:sz w:val="19"/>
              <w:szCs w:val="19"/>
            </w:rPr>
          </w:rPrChange>
        </w:rPr>
      </w:pPr>
      <w:ins w:id="9436" w:author="Airat Shigapov" w:date="2021-10-27T23:04:00Z">
        <w:r w:rsidRPr="008C09BE">
          <w:rPr>
            <w:rFonts w:ascii="Times New Roman" w:hAnsi="Times New Roman" w:cs="Times New Roman"/>
            <w:sz w:val="20"/>
            <w:szCs w:val="20"/>
            <w:lang w:val="en-US"/>
            <w:rPrChange w:id="9437"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9438" w:author="Airat Shigapov" w:date="2021-10-27T23:08:00Z">
              <w:rPr>
                <w:rFonts w:ascii="Consolas" w:hAnsi="Consolas" w:cs="Consolas"/>
                <w:color w:val="0000FF"/>
                <w:sz w:val="19"/>
                <w:szCs w:val="19"/>
              </w:rPr>
            </w:rPrChange>
          </w:rPr>
          <w:t>&lt;/</w:t>
        </w:r>
        <w:r w:rsidRPr="008C09BE">
          <w:rPr>
            <w:rFonts w:ascii="Times New Roman" w:hAnsi="Times New Roman" w:cs="Times New Roman"/>
            <w:sz w:val="20"/>
            <w:szCs w:val="20"/>
            <w:lang w:val="en-US"/>
            <w:rPrChange w:id="9439" w:author="Airat Shigapov" w:date="2021-10-27T23:08:00Z">
              <w:rPr>
                <w:rFonts w:ascii="Consolas" w:hAnsi="Consolas" w:cs="Consolas"/>
                <w:color w:val="A31515"/>
                <w:sz w:val="19"/>
                <w:szCs w:val="19"/>
              </w:rPr>
            </w:rPrChange>
          </w:rPr>
          <w:t>Button</w:t>
        </w:r>
        <w:r w:rsidRPr="008C09BE">
          <w:rPr>
            <w:rFonts w:ascii="Times New Roman" w:hAnsi="Times New Roman" w:cs="Times New Roman"/>
            <w:sz w:val="20"/>
            <w:szCs w:val="20"/>
            <w:lang w:val="en-US"/>
            <w:rPrChange w:id="9440" w:author="Airat Shigapov" w:date="2021-10-27T23:08:00Z">
              <w:rPr>
                <w:rFonts w:ascii="Consolas" w:hAnsi="Consolas" w:cs="Consolas"/>
                <w:color w:val="0000FF"/>
                <w:sz w:val="19"/>
                <w:szCs w:val="19"/>
              </w:rPr>
            </w:rPrChange>
          </w:rPr>
          <w:t>&gt;</w:t>
        </w:r>
      </w:ins>
    </w:p>
    <w:p w14:paraId="4B6FD832" w14:textId="77777777" w:rsidR="001118C1" w:rsidRPr="008C09BE" w:rsidRDefault="001118C1" w:rsidP="001118C1">
      <w:pPr>
        <w:autoSpaceDE w:val="0"/>
        <w:autoSpaceDN w:val="0"/>
        <w:adjustRightInd w:val="0"/>
        <w:spacing w:after="0" w:line="240" w:lineRule="auto"/>
        <w:rPr>
          <w:ins w:id="9441" w:author="Airat Shigapov" w:date="2021-10-27T23:04:00Z"/>
          <w:rFonts w:ascii="Times New Roman" w:hAnsi="Times New Roman" w:cs="Times New Roman"/>
          <w:sz w:val="20"/>
          <w:szCs w:val="20"/>
          <w:lang w:val="en-US"/>
          <w:rPrChange w:id="9442" w:author="Airat Shigapov" w:date="2021-10-27T23:08:00Z">
            <w:rPr>
              <w:ins w:id="9443" w:author="Airat Shigapov" w:date="2021-10-27T23:04:00Z"/>
              <w:rFonts w:ascii="Consolas" w:hAnsi="Consolas" w:cs="Consolas"/>
              <w:color w:val="000000"/>
              <w:sz w:val="19"/>
              <w:szCs w:val="19"/>
            </w:rPr>
          </w:rPrChange>
        </w:rPr>
      </w:pPr>
      <w:ins w:id="9444" w:author="Airat Shigapov" w:date="2021-10-27T23:04:00Z">
        <w:r w:rsidRPr="008C09BE">
          <w:rPr>
            <w:rFonts w:ascii="Times New Roman" w:hAnsi="Times New Roman" w:cs="Times New Roman"/>
            <w:sz w:val="20"/>
            <w:szCs w:val="20"/>
            <w:lang w:val="en-US"/>
            <w:rPrChange w:id="9445"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9446" w:author="Airat Shigapov" w:date="2021-10-27T23:08:00Z">
              <w:rPr>
                <w:rFonts w:ascii="Consolas" w:hAnsi="Consolas" w:cs="Consolas"/>
                <w:color w:val="0000FF"/>
                <w:sz w:val="19"/>
                <w:szCs w:val="19"/>
              </w:rPr>
            </w:rPrChange>
          </w:rPr>
          <w:t>&lt;</w:t>
        </w:r>
        <w:proofErr w:type="spellStart"/>
        <w:r w:rsidRPr="008C09BE">
          <w:rPr>
            <w:rFonts w:ascii="Times New Roman" w:hAnsi="Times New Roman" w:cs="Times New Roman"/>
            <w:sz w:val="20"/>
            <w:szCs w:val="20"/>
            <w:lang w:val="en-US"/>
            <w:rPrChange w:id="9447" w:author="Airat Shigapov" w:date="2021-10-27T23:08:00Z">
              <w:rPr>
                <w:rFonts w:ascii="Consolas" w:hAnsi="Consolas" w:cs="Consolas"/>
                <w:color w:val="A31515"/>
                <w:sz w:val="19"/>
                <w:szCs w:val="19"/>
              </w:rPr>
            </w:rPrChange>
          </w:rPr>
          <w:t>TextBlock</w:t>
        </w:r>
        <w:proofErr w:type="spellEnd"/>
        <w:r w:rsidRPr="008C09BE">
          <w:rPr>
            <w:rFonts w:ascii="Times New Roman" w:hAnsi="Times New Roman" w:cs="Times New Roman"/>
            <w:sz w:val="20"/>
            <w:szCs w:val="20"/>
            <w:lang w:val="en-US"/>
            <w:rPrChange w:id="9448" w:author="Airat Shigapov" w:date="2021-10-27T23:08:00Z">
              <w:rPr>
                <w:rFonts w:ascii="Consolas" w:hAnsi="Consolas" w:cs="Consolas"/>
                <w:color w:val="FF0000"/>
                <w:sz w:val="19"/>
                <w:szCs w:val="19"/>
              </w:rPr>
            </w:rPrChange>
          </w:rPr>
          <w:t xml:space="preserve"> </w:t>
        </w:r>
        <w:proofErr w:type="gramStart"/>
        <w:r w:rsidRPr="008C09BE">
          <w:rPr>
            <w:rFonts w:ascii="Times New Roman" w:hAnsi="Times New Roman" w:cs="Times New Roman"/>
            <w:sz w:val="20"/>
            <w:szCs w:val="20"/>
            <w:lang w:val="en-US"/>
            <w:rPrChange w:id="9449" w:author="Airat Shigapov" w:date="2021-10-27T23:08:00Z">
              <w:rPr>
                <w:rFonts w:ascii="Consolas" w:hAnsi="Consolas" w:cs="Consolas"/>
                <w:color w:val="FF0000"/>
                <w:sz w:val="19"/>
                <w:szCs w:val="19"/>
              </w:rPr>
            </w:rPrChange>
          </w:rPr>
          <w:t>x</w:t>
        </w:r>
        <w:r w:rsidRPr="008C09BE">
          <w:rPr>
            <w:rFonts w:ascii="Times New Roman" w:hAnsi="Times New Roman" w:cs="Times New Roman"/>
            <w:sz w:val="20"/>
            <w:szCs w:val="20"/>
            <w:lang w:val="en-US"/>
            <w:rPrChange w:id="9450" w:author="Airat Shigapov" w:date="2021-10-27T23:08:00Z">
              <w:rPr>
                <w:rFonts w:ascii="Consolas" w:hAnsi="Consolas" w:cs="Consolas"/>
                <w:color w:val="0000FF"/>
                <w:sz w:val="19"/>
                <w:szCs w:val="19"/>
              </w:rPr>
            </w:rPrChange>
          </w:rPr>
          <w:t>:</w:t>
        </w:r>
        <w:r w:rsidRPr="008C09BE">
          <w:rPr>
            <w:rFonts w:ascii="Times New Roman" w:hAnsi="Times New Roman" w:cs="Times New Roman"/>
            <w:sz w:val="20"/>
            <w:szCs w:val="20"/>
            <w:lang w:val="en-US"/>
            <w:rPrChange w:id="9451" w:author="Airat Shigapov" w:date="2021-10-27T23:08:00Z">
              <w:rPr>
                <w:rFonts w:ascii="Consolas" w:hAnsi="Consolas" w:cs="Consolas"/>
                <w:color w:val="FF0000"/>
                <w:sz w:val="19"/>
                <w:szCs w:val="19"/>
              </w:rPr>
            </w:rPrChange>
          </w:rPr>
          <w:t>Name</w:t>
        </w:r>
        <w:proofErr w:type="gramEnd"/>
        <w:r w:rsidRPr="008C09BE">
          <w:rPr>
            <w:rFonts w:ascii="Times New Roman" w:hAnsi="Times New Roman" w:cs="Times New Roman"/>
            <w:sz w:val="20"/>
            <w:szCs w:val="20"/>
            <w:lang w:val="en-US"/>
            <w:rPrChange w:id="9452" w:author="Airat Shigapov" w:date="2021-10-27T23:08:00Z">
              <w:rPr>
                <w:rFonts w:ascii="Consolas" w:hAnsi="Consolas" w:cs="Consolas"/>
                <w:color w:val="0000FF"/>
                <w:sz w:val="19"/>
                <w:szCs w:val="19"/>
              </w:rPr>
            </w:rPrChange>
          </w:rPr>
          <w:t>="fieladNullWar"</w:t>
        </w:r>
      </w:ins>
    </w:p>
    <w:p w14:paraId="1CC5C896" w14:textId="77777777" w:rsidR="001118C1" w:rsidRPr="008C09BE" w:rsidRDefault="001118C1" w:rsidP="001118C1">
      <w:pPr>
        <w:autoSpaceDE w:val="0"/>
        <w:autoSpaceDN w:val="0"/>
        <w:adjustRightInd w:val="0"/>
        <w:spacing w:after="0" w:line="240" w:lineRule="auto"/>
        <w:rPr>
          <w:ins w:id="9453" w:author="Airat Shigapov" w:date="2021-10-27T23:04:00Z"/>
          <w:rFonts w:ascii="Times New Roman" w:hAnsi="Times New Roman" w:cs="Times New Roman"/>
          <w:sz w:val="20"/>
          <w:szCs w:val="20"/>
          <w:lang w:val="en-US"/>
          <w:rPrChange w:id="9454" w:author="Airat Shigapov" w:date="2021-10-27T23:08:00Z">
            <w:rPr>
              <w:ins w:id="9455" w:author="Airat Shigapov" w:date="2021-10-27T23:04:00Z"/>
              <w:rFonts w:ascii="Consolas" w:hAnsi="Consolas" w:cs="Consolas"/>
              <w:color w:val="000000"/>
              <w:sz w:val="19"/>
              <w:szCs w:val="19"/>
            </w:rPr>
          </w:rPrChange>
        </w:rPr>
      </w:pPr>
      <w:ins w:id="9456" w:author="Airat Shigapov" w:date="2021-10-27T23:04:00Z">
        <w:r w:rsidRPr="008C09BE">
          <w:rPr>
            <w:rFonts w:ascii="Times New Roman" w:hAnsi="Times New Roman" w:cs="Times New Roman"/>
            <w:sz w:val="20"/>
            <w:szCs w:val="20"/>
            <w:lang w:val="en-US"/>
            <w:rPrChange w:id="9457"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9458" w:author="Airat Shigapov" w:date="2021-10-27T23:08:00Z">
              <w:rPr>
                <w:rFonts w:ascii="Consolas" w:hAnsi="Consolas" w:cs="Consolas"/>
                <w:color w:val="FF0000"/>
                <w:sz w:val="19"/>
                <w:szCs w:val="19"/>
              </w:rPr>
            </w:rPrChange>
          </w:rPr>
          <w:t xml:space="preserve"> Text</w:t>
        </w:r>
        <w:r w:rsidRPr="008C09BE">
          <w:rPr>
            <w:rFonts w:ascii="Times New Roman" w:hAnsi="Times New Roman" w:cs="Times New Roman"/>
            <w:sz w:val="20"/>
            <w:szCs w:val="20"/>
            <w:lang w:val="en-US"/>
            <w:rPrChange w:id="9459" w:author="Airat Shigapov" w:date="2021-10-27T23:08:00Z">
              <w:rPr>
                <w:rFonts w:ascii="Consolas" w:hAnsi="Consolas" w:cs="Consolas"/>
                <w:color w:val="0000FF"/>
                <w:sz w:val="19"/>
                <w:szCs w:val="19"/>
              </w:rPr>
            </w:rPrChange>
          </w:rPr>
          <w:t>="</w:t>
        </w:r>
        <w:r w:rsidRPr="008C09BE">
          <w:rPr>
            <w:rFonts w:ascii="Times New Roman" w:hAnsi="Times New Roman" w:cs="Times New Roman"/>
            <w:sz w:val="20"/>
            <w:szCs w:val="20"/>
            <w:rPrChange w:id="9460" w:author="Airat Shigapov" w:date="2021-10-27T23:08:00Z">
              <w:rPr>
                <w:rFonts w:ascii="Consolas" w:hAnsi="Consolas" w:cs="Consolas"/>
                <w:color w:val="0000FF"/>
                <w:sz w:val="19"/>
                <w:szCs w:val="19"/>
              </w:rPr>
            </w:rPrChange>
          </w:rPr>
          <w:t>Заполните</w:t>
        </w:r>
        <w:r w:rsidRPr="008C09BE">
          <w:rPr>
            <w:rFonts w:ascii="Times New Roman" w:hAnsi="Times New Roman" w:cs="Times New Roman"/>
            <w:sz w:val="20"/>
            <w:szCs w:val="20"/>
            <w:lang w:val="en-US"/>
            <w:rPrChange w:id="9461" w:author="Airat Shigapov" w:date="2021-10-27T23:08:00Z">
              <w:rPr>
                <w:rFonts w:ascii="Consolas" w:hAnsi="Consolas" w:cs="Consolas"/>
                <w:color w:val="0000FF"/>
                <w:sz w:val="19"/>
                <w:szCs w:val="19"/>
              </w:rPr>
            </w:rPrChange>
          </w:rPr>
          <w:t xml:space="preserve"> </w:t>
        </w:r>
        <w:r w:rsidRPr="008C09BE">
          <w:rPr>
            <w:rFonts w:ascii="Times New Roman" w:hAnsi="Times New Roman" w:cs="Times New Roman"/>
            <w:sz w:val="20"/>
            <w:szCs w:val="20"/>
            <w:rPrChange w:id="9462" w:author="Airat Shigapov" w:date="2021-10-27T23:08:00Z">
              <w:rPr>
                <w:rFonts w:ascii="Consolas" w:hAnsi="Consolas" w:cs="Consolas"/>
                <w:color w:val="0000FF"/>
                <w:sz w:val="19"/>
                <w:szCs w:val="19"/>
              </w:rPr>
            </w:rPrChange>
          </w:rPr>
          <w:t>все</w:t>
        </w:r>
        <w:r w:rsidRPr="008C09BE">
          <w:rPr>
            <w:rFonts w:ascii="Times New Roman" w:hAnsi="Times New Roman" w:cs="Times New Roman"/>
            <w:sz w:val="20"/>
            <w:szCs w:val="20"/>
            <w:lang w:val="en-US"/>
            <w:rPrChange w:id="9463" w:author="Airat Shigapov" w:date="2021-10-27T23:08:00Z">
              <w:rPr>
                <w:rFonts w:ascii="Consolas" w:hAnsi="Consolas" w:cs="Consolas"/>
                <w:color w:val="0000FF"/>
                <w:sz w:val="19"/>
                <w:szCs w:val="19"/>
              </w:rPr>
            </w:rPrChange>
          </w:rPr>
          <w:t xml:space="preserve"> </w:t>
        </w:r>
        <w:r w:rsidRPr="008C09BE">
          <w:rPr>
            <w:rFonts w:ascii="Times New Roman" w:hAnsi="Times New Roman" w:cs="Times New Roman"/>
            <w:sz w:val="20"/>
            <w:szCs w:val="20"/>
            <w:rPrChange w:id="9464" w:author="Airat Shigapov" w:date="2021-10-27T23:08:00Z">
              <w:rPr>
                <w:rFonts w:ascii="Consolas" w:hAnsi="Consolas" w:cs="Consolas"/>
                <w:color w:val="0000FF"/>
                <w:sz w:val="19"/>
                <w:szCs w:val="19"/>
              </w:rPr>
            </w:rPrChange>
          </w:rPr>
          <w:t>поля</w:t>
        </w:r>
        <w:r w:rsidRPr="008C09BE">
          <w:rPr>
            <w:rFonts w:ascii="Times New Roman" w:hAnsi="Times New Roman" w:cs="Times New Roman"/>
            <w:sz w:val="20"/>
            <w:szCs w:val="20"/>
            <w:lang w:val="en-US"/>
            <w:rPrChange w:id="9465" w:author="Airat Shigapov" w:date="2021-10-27T23:08:00Z">
              <w:rPr>
                <w:rFonts w:ascii="Consolas" w:hAnsi="Consolas" w:cs="Consolas"/>
                <w:color w:val="0000FF"/>
                <w:sz w:val="19"/>
                <w:szCs w:val="19"/>
              </w:rPr>
            </w:rPrChange>
          </w:rPr>
          <w:t>"</w:t>
        </w:r>
        <w:r w:rsidRPr="008C09BE">
          <w:rPr>
            <w:rFonts w:ascii="Times New Roman" w:hAnsi="Times New Roman" w:cs="Times New Roman"/>
            <w:sz w:val="20"/>
            <w:szCs w:val="20"/>
            <w:lang w:val="en-US"/>
            <w:rPrChange w:id="9466" w:author="Airat Shigapov" w:date="2021-10-27T23:08:00Z">
              <w:rPr>
                <w:rFonts w:ascii="Consolas" w:hAnsi="Consolas" w:cs="Consolas"/>
                <w:color w:val="000000"/>
                <w:sz w:val="19"/>
                <w:szCs w:val="19"/>
              </w:rPr>
            </w:rPrChange>
          </w:rPr>
          <w:t xml:space="preserve"> </w:t>
        </w:r>
      </w:ins>
    </w:p>
    <w:p w14:paraId="6AACF4D6" w14:textId="77777777" w:rsidR="001118C1" w:rsidRPr="008C09BE" w:rsidRDefault="001118C1" w:rsidP="001118C1">
      <w:pPr>
        <w:autoSpaceDE w:val="0"/>
        <w:autoSpaceDN w:val="0"/>
        <w:adjustRightInd w:val="0"/>
        <w:spacing w:after="0" w:line="240" w:lineRule="auto"/>
        <w:rPr>
          <w:ins w:id="9467" w:author="Airat Shigapov" w:date="2021-10-27T23:04:00Z"/>
          <w:rFonts w:ascii="Times New Roman" w:hAnsi="Times New Roman" w:cs="Times New Roman"/>
          <w:sz w:val="20"/>
          <w:szCs w:val="20"/>
          <w:lang w:val="en-US"/>
          <w:rPrChange w:id="9468" w:author="Airat Shigapov" w:date="2021-10-27T23:08:00Z">
            <w:rPr>
              <w:ins w:id="9469" w:author="Airat Shigapov" w:date="2021-10-27T23:04:00Z"/>
              <w:rFonts w:ascii="Consolas" w:hAnsi="Consolas" w:cs="Consolas"/>
              <w:color w:val="000000"/>
              <w:sz w:val="19"/>
              <w:szCs w:val="19"/>
            </w:rPr>
          </w:rPrChange>
        </w:rPr>
      </w:pPr>
      <w:ins w:id="9470" w:author="Airat Shigapov" w:date="2021-10-27T23:04:00Z">
        <w:r w:rsidRPr="008C09BE">
          <w:rPr>
            <w:rFonts w:ascii="Times New Roman" w:hAnsi="Times New Roman" w:cs="Times New Roman"/>
            <w:sz w:val="20"/>
            <w:szCs w:val="20"/>
            <w:lang w:val="en-US"/>
            <w:rPrChange w:id="9471"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9472" w:author="Airat Shigapov" w:date="2021-10-27T23:08:00Z">
              <w:rPr>
                <w:rFonts w:ascii="Consolas" w:hAnsi="Consolas" w:cs="Consolas"/>
                <w:color w:val="FF0000"/>
                <w:sz w:val="19"/>
                <w:szCs w:val="19"/>
              </w:rPr>
            </w:rPrChange>
          </w:rPr>
          <w:t xml:space="preserve"> Visibility</w:t>
        </w:r>
        <w:r w:rsidRPr="008C09BE">
          <w:rPr>
            <w:rFonts w:ascii="Times New Roman" w:hAnsi="Times New Roman" w:cs="Times New Roman"/>
            <w:sz w:val="20"/>
            <w:szCs w:val="20"/>
            <w:lang w:val="en-US"/>
            <w:rPrChange w:id="9473" w:author="Airat Shigapov" w:date="2021-10-27T23:08:00Z">
              <w:rPr>
                <w:rFonts w:ascii="Consolas" w:hAnsi="Consolas" w:cs="Consolas"/>
                <w:color w:val="0000FF"/>
                <w:sz w:val="19"/>
                <w:szCs w:val="19"/>
              </w:rPr>
            </w:rPrChange>
          </w:rPr>
          <w:t>="Hidden"</w:t>
        </w:r>
      </w:ins>
    </w:p>
    <w:p w14:paraId="0839A77D" w14:textId="77777777" w:rsidR="001118C1" w:rsidRPr="008C09BE" w:rsidRDefault="001118C1" w:rsidP="001118C1">
      <w:pPr>
        <w:autoSpaceDE w:val="0"/>
        <w:autoSpaceDN w:val="0"/>
        <w:adjustRightInd w:val="0"/>
        <w:spacing w:after="0" w:line="240" w:lineRule="auto"/>
        <w:rPr>
          <w:ins w:id="9474" w:author="Airat Shigapov" w:date="2021-10-27T23:04:00Z"/>
          <w:rFonts w:ascii="Times New Roman" w:hAnsi="Times New Roman" w:cs="Times New Roman"/>
          <w:sz w:val="20"/>
          <w:szCs w:val="20"/>
          <w:lang w:val="en-US"/>
          <w:rPrChange w:id="9475" w:author="Airat Shigapov" w:date="2021-10-27T23:08:00Z">
            <w:rPr>
              <w:ins w:id="9476" w:author="Airat Shigapov" w:date="2021-10-27T23:04:00Z"/>
              <w:rFonts w:ascii="Consolas" w:hAnsi="Consolas" w:cs="Consolas"/>
              <w:color w:val="000000"/>
              <w:sz w:val="19"/>
              <w:szCs w:val="19"/>
            </w:rPr>
          </w:rPrChange>
        </w:rPr>
      </w:pPr>
      <w:ins w:id="9477" w:author="Airat Shigapov" w:date="2021-10-27T23:04:00Z">
        <w:r w:rsidRPr="008C09BE">
          <w:rPr>
            <w:rFonts w:ascii="Times New Roman" w:hAnsi="Times New Roman" w:cs="Times New Roman"/>
            <w:sz w:val="20"/>
            <w:szCs w:val="20"/>
            <w:lang w:val="en-US"/>
            <w:rPrChange w:id="9478"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9479" w:author="Airat Shigapov" w:date="2021-10-27T23:08:00Z">
              <w:rPr>
                <w:rFonts w:ascii="Consolas" w:hAnsi="Consolas" w:cs="Consolas"/>
                <w:color w:val="FF0000"/>
                <w:sz w:val="19"/>
                <w:szCs w:val="19"/>
              </w:rPr>
            </w:rPrChange>
          </w:rPr>
          <w:t xml:space="preserve"> Foreground</w:t>
        </w:r>
        <w:r w:rsidRPr="008C09BE">
          <w:rPr>
            <w:rFonts w:ascii="Times New Roman" w:hAnsi="Times New Roman" w:cs="Times New Roman"/>
            <w:sz w:val="20"/>
            <w:szCs w:val="20"/>
            <w:lang w:val="en-US"/>
            <w:rPrChange w:id="9480" w:author="Airat Shigapov" w:date="2021-10-27T23:08:00Z">
              <w:rPr>
                <w:rFonts w:ascii="Consolas" w:hAnsi="Consolas" w:cs="Consolas"/>
                <w:color w:val="0000FF"/>
                <w:sz w:val="19"/>
                <w:szCs w:val="19"/>
              </w:rPr>
            </w:rPrChange>
          </w:rPr>
          <w:t>="Red"</w:t>
        </w:r>
      </w:ins>
    </w:p>
    <w:p w14:paraId="26DB0F8C" w14:textId="77777777" w:rsidR="001118C1" w:rsidRPr="00294494" w:rsidRDefault="001118C1" w:rsidP="001118C1">
      <w:pPr>
        <w:autoSpaceDE w:val="0"/>
        <w:autoSpaceDN w:val="0"/>
        <w:adjustRightInd w:val="0"/>
        <w:spacing w:after="0" w:line="240" w:lineRule="auto"/>
        <w:rPr>
          <w:ins w:id="9481" w:author="Airat Shigapov" w:date="2021-10-27T23:04:00Z"/>
          <w:rFonts w:ascii="Times New Roman" w:hAnsi="Times New Roman" w:cs="Times New Roman"/>
          <w:sz w:val="20"/>
          <w:szCs w:val="20"/>
          <w:lang w:val="en-US"/>
          <w:rPrChange w:id="9482" w:author="Airat Shigapov" w:date="2021-10-28T17:47:00Z">
            <w:rPr>
              <w:ins w:id="9483" w:author="Airat Shigapov" w:date="2021-10-27T23:04:00Z"/>
              <w:rFonts w:ascii="Consolas" w:hAnsi="Consolas" w:cs="Consolas"/>
              <w:color w:val="000000"/>
              <w:sz w:val="19"/>
              <w:szCs w:val="19"/>
            </w:rPr>
          </w:rPrChange>
        </w:rPr>
      </w:pPr>
      <w:ins w:id="9484" w:author="Airat Shigapov" w:date="2021-10-27T23:04:00Z">
        <w:r w:rsidRPr="008C09BE">
          <w:rPr>
            <w:rFonts w:ascii="Times New Roman" w:hAnsi="Times New Roman" w:cs="Times New Roman"/>
            <w:sz w:val="20"/>
            <w:szCs w:val="20"/>
            <w:lang w:val="en-US"/>
            <w:rPrChange w:id="9485"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9486" w:author="Airat Shigapov" w:date="2021-10-27T23:08:00Z">
              <w:rPr>
                <w:rFonts w:ascii="Consolas" w:hAnsi="Consolas" w:cs="Consolas"/>
                <w:color w:val="FF0000"/>
                <w:sz w:val="19"/>
                <w:szCs w:val="19"/>
              </w:rPr>
            </w:rPrChange>
          </w:rPr>
          <w:t xml:space="preserve"> </w:t>
        </w:r>
        <w:proofErr w:type="spellStart"/>
        <w:r w:rsidRPr="00294494">
          <w:rPr>
            <w:rFonts w:ascii="Times New Roman" w:hAnsi="Times New Roman" w:cs="Times New Roman"/>
            <w:sz w:val="20"/>
            <w:szCs w:val="20"/>
            <w:lang w:val="en-US"/>
            <w:rPrChange w:id="9487" w:author="Airat Shigapov" w:date="2021-10-28T17:47:00Z">
              <w:rPr>
                <w:rFonts w:ascii="Consolas" w:hAnsi="Consolas" w:cs="Consolas"/>
                <w:color w:val="FF0000"/>
                <w:sz w:val="19"/>
                <w:szCs w:val="19"/>
              </w:rPr>
            </w:rPrChange>
          </w:rPr>
          <w:t>FontSize</w:t>
        </w:r>
        <w:proofErr w:type="spellEnd"/>
        <w:r w:rsidRPr="00294494">
          <w:rPr>
            <w:rFonts w:ascii="Times New Roman" w:hAnsi="Times New Roman" w:cs="Times New Roman"/>
            <w:sz w:val="20"/>
            <w:szCs w:val="20"/>
            <w:lang w:val="en-US"/>
            <w:rPrChange w:id="9488" w:author="Airat Shigapov" w:date="2021-10-28T17:47:00Z">
              <w:rPr>
                <w:rFonts w:ascii="Consolas" w:hAnsi="Consolas" w:cs="Consolas"/>
                <w:color w:val="0000FF"/>
                <w:sz w:val="19"/>
                <w:szCs w:val="19"/>
              </w:rPr>
            </w:rPrChange>
          </w:rPr>
          <w:t>="11"/&gt;</w:t>
        </w:r>
      </w:ins>
    </w:p>
    <w:p w14:paraId="3CF03CFC" w14:textId="77777777" w:rsidR="001118C1" w:rsidRPr="00294494" w:rsidRDefault="001118C1" w:rsidP="001118C1">
      <w:pPr>
        <w:autoSpaceDE w:val="0"/>
        <w:autoSpaceDN w:val="0"/>
        <w:adjustRightInd w:val="0"/>
        <w:spacing w:after="0" w:line="240" w:lineRule="auto"/>
        <w:rPr>
          <w:ins w:id="9489" w:author="Airat Shigapov" w:date="2021-10-27T23:04:00Z"/>
          <w:rFonts w:ascii="Times New Roman" w:hAnsi="Times New Roman" w:cs="Times New Roman"/>
          <w:sz w:val="20"/>
          <w:szCs w:val="20"/>
          <w:lang w:val="en-US"/>
          <w:rPrChange w:id="9490" w:author="Airat Shigapov" w:date="2021-10-28T17:47:00Z">
            <w:rPr>
              <w:ins w:id="9491" w:author="Airat Shigapov" w:date="2021-10-27T23:04:00Z"/>
              <w:rFonts w:ascii="Consolas" w:hAnsi="Consolas" w:cs="Consolas"/>
              <w:color w:val="000000"/>
              <w:sz w:val="19"/>
              <w:szCs w:val="19"/>
            </w:rPr>
          </w:rPrChange>
        </w:rPr>
      </w:pPr>
      <w:ins w:id="9492" w:author="Airat Shigapov" w:date="2021-10-27T23:04:00Z">
        <w:r w:rsidRPr="00294494">
          <w:rPr>
            <w:rFonts w:ascii="Times New Roman" w:hAnsi="Times New Roman" w:cs="Times New Roman"/>
            <w:sz w:val="20"/>
            <w:szCs w:val="20"/>
            <w:lang w:val="en-US"/>
            <w:rPrChange w:id="9493" w:author="Airat Shigapov" w:date="2021-10-28T17:47:00Z">
              <w:rPr>
                <w:rFonts w:ascii="Consolas" w:hAnsi="Consolas" w:cs="Consolas"/>
                <w:color w:val="000000"/>
                <w:sz w:val="19"/>
                <w:szCs w:val="19"/>
              </w:rPr>
            </w:rPrChange>
          </w:rPr>
          <w:t xml:space="preserve">        </w:t>
        </w:r>
        <w:r w:rsidRPr="00294494">
          <w:rPr>
            <w:rFonts w:ascii="Times New Roman" w:hAnsi="Times New Roman" w:cs="Times New Roman"/>
            <w:sz w:val="20"/>
            <w:szCs w:val="20"/>
            <w:lang w:val="en-US"/>
            <w:rPrChange w:id="9494" w:author="Airat Shigapov" w:date="2021-10-28T17:47:00Z">
              <w:rPr>
                <w:rFonts w:ascii="Consolas" w:hAnsi="Consolas" w:cs="Consolas"/>
                <w:color w:val="0000FF"/>
                <w:sz w:val="19"/>
                <w:szCs w:val="19"/>
              </w:rPr>
            </w:rPrChange>
          </w:rPr>
          <w:t>&lt;/</w:t>
        </w:r>
        <w:proofErr w:type="spellStart"/>
        <w:r w:rsidRPr="00294494">
          <w:rPr>
            <w:rFonts w:ascii="Times New Roman" w:hAnsi="Times New Roman" w:cs="Times New Roman"/>
            <w:sz w:val="20"/>
            <w:szCs w:val="20"/>
            <w:lang w:val="en-US"/>
            <w:rPrChange w:id="9495" w:author="Airat Shigapov" w:date="2021-10-28T17:47:00Z">
              <w:rPr>
                <w:rFonts w:ascii="Consolas" w:hAnsi="Consolas" w:cs="Consolas"/>
                <w:color w:val="A31515"/>
                <w:sz w:val="19"/>
                <w:szCs w:val="19"/>
              </w:rPr>
            </w:rPrChange>
          </w:rPr>
          <w:t>StackPanel</w:t>
        </w:r>
        <w:proofErr w:type="spellEnd"/>
        <w:r w:rsidRPr="00294494">
          <w:rPr>
            <w:rFonts w:ascii="Times New Roman" w:hAnsi="Times New Roman" w:cs="Times New Roman"/>
            <w:sz w:val="20"/>
            <w:szCs w:val="20"/>
            <w:lang w:val="en-US"/>
            <w:rPrChange w:id="9496" w:author="Airat Shigapov" w:date="2021-10-28T17:47:00Z">
              <w:rPr>
                <w:rFonts w:ascii="Consolas" w:hAnsi="Consolas" w:cs="Consolas"/>
                <w:color w:val="0000FF"/>
                <w:sz w:val="19"/>
                <w:szCs w:val="19"/>
              </w:rPr>
            </w:rPrChange>
          </w:rPr>
          <w:t>&gt;</w:t>
        </w:r>
      </w:ins>
    </w:p>
    <w:p w14:paraId="67606231" w14:textId="77777777" w:rsidR="001118C1" w:rsidRPr="00294494" w:rsidRDefault="001118C1" w:rsidP="001118C1">
      <w:pPr>
        <w:autoSpaceDE w:val="0"/>
        <w:autoSpaceDN w:val="0"/>
        <w:adjustRightInd w:val="0"/>
        <w:spacing w:after="0" w:line="240" w:lineRule="auto"/>
        <w:rPr>
          <w:ins w:id="9497" w:author="Airat Shigapov" w:date="2021-10-27T23:04:00Z"/>
          <w:rFonts w:ascii="Times New Roman" w:hAnsi="Times New Roman" w:cs="Times New Roman"/>
          <w:sz w:val="20"/>
          <w:szCs w:val="20"/>
          <w:lang w:val="en-US"/>
          <w:rPrChange w:id="9498" w:author="Airat Shigapov" w:date="2021-10-28T17:47:00Z">
            <w:rPr>
              <w:ins w:id="9499" w:author="Airat Shigapov" w:date="2021-10-27T23:04:00Z"/>
              <w:rFonts w:ascii="Consolas" w:hAnsi="Consolas" w:cs="Consolas"/>
              <w:color w:val="000000"/>
              <w:sz w:val="19"/>
              <w:szCs w:val="19"/>
            </w:rPr>
          </w:rPrChange>
        </w:rPr>
      </w:pPr>
      <w:ins w:id="9500" w:author="Airat Shigapov" w:date="2021-10-27T23:04:00Z">
        <w:r w:rsidRPr="00294494">
          <w:rPr>
            <w:rFonts w:ascii="Times New Roman" w:hAnsi="Times New Roman" w:cs="Times New Roman"/>
            <w:sz w:val="20"/>
            <w:szCs w:val="20"/>
            <w:lang w:val="en-US"/>
            <w:rPrChange w:id="9501" w:author="Airat Shigapov" w:date="2021-10-28T17:47:00Z">
              <w:rPr>
                <w:rFonts w:ascii="Consolas" w:hAnsi="Consolas" w:cs="Consolas"/>
                <w:color w:val="000000"/>
                <w:sz w:val="19"/>
                <w:szCs w:val="19"/>
              </w:rPr>
            </w:rPrChange>
          </w:rPr>
          <w:t xml:space="preserve">    </w:t>
        </w:r>
        <w:r w:rsidRPr="00294494">
          <w:rPr>
            <w:rFonts w:ascii="Times New Roman" w:hAnsi="Times New Roman" w:cs="Times New Roman"/>
            <w:sz w:val="20"/>
            <w:szCs w:val="20"/>
            <w:lang w:val="en-US"/>
            <w:rPrChange w:id="9502" w:author="Airat Shigapov" w:date="2021-10-28T17:47:00Z">
              <w:rPr>
                <w:rFonts w:ascii="Consolas" w:hAnsi="Consolas" w:cs="Consolas"/>
                <w:color w:val="0000FF"/>
                <w:sz w:val="19"/>
                <w:szCs w:val="19"/>
              </w:rPr>
            </w:rPrChange>
          </w:rPr>
          <w:t>&lt;/</w:t>
        </w:r>
        <w:r w:rsidRPr="00294494">
          <w:rPr>
            <w:rFonts w:ascii="Times New Roman" w:hAnsi="Times New Roman" w:cs="Times New Roman"/>
            <w:sz w:val="20"/>
            <w:szCs w:val="20"/>
            <w:lang w:val="en-US"/>
            <w:rPrChange w:id="9503" w:author="Airat Shigapov" w:date="2021-10-28T17:47:00Z">
              <w:rPr>
                <w:rFonts w:ascii="Consolas" w:hAnsi="Consolas" w:cs="Consolas"/>
                <w:color w:val="A31515"/>
                <w:sz w:val="19"/>
                <w:szCs w:val="19"/>
              </w:rPr>
            </w:rPrChange>
          </w:rPr>
          <w:t>Grid</w:t>
        </w:r>
        <w:r w:rsidRPr="00294494">
          <w:rPr>
            <w:rFonts w:ascii="Times New Roman" w:hAnsi="Times New Roman" w:cs="Times New Roman"/>
            <w:sz w:val="20"/>
            <w:szCs w:val="20"/>
            <w:lang w:val="en-US"/>
            <w:rPrChange w:id="9504" w:author="Airat Shigapov" w:date="2021-10-28T17:47:00Z">
              <w:rPr>
                <w:rFonts w:ascii="Consolas" w:hAnsi="Consolas" w:cs="Consolas"/>
                <w:color w:val="0000FF"/>
                <w:sz w:val="19"/>
                <w:szCs w:val="19"/>
              </w:rPr>
            </w:rPrChange>
          </w:rPr>
          <w:t>&gt;</w:t>
        </w:r>
      </w:ins>
    </w:p>
    <w:p w14:paraId="77A3D90D" w14:textId="77777777" w:rsidR="001118C1" w:rsidRPr="00294494" w:rsidRDefault="001118C1" w:rsidP="001118C1">
      <w:pPr>
        <w:autoSpaceDE w:val="0"/>
        <w:autoSpaceDN w:val="0"/>
        <w:adjustRightInd w:val="0"/>
        <w:spacing w:after="0" w:line="240" w:lineRule="auto"/>
        <w:rPr>
          <w:ins w:id="9505" w:author="Airat Shigapov" w:date="2021-10-27T23:04:00Z"/>
          <w:rFonts w:ascii="Times New Roman" w:hAnsi="Times New Roman" w:cs="Times New Roman"/>
          <w:sz w:val="20"/>
          <w:szCs w:val="20"/>
          <w:lang w:val="en-US"/>
          <w:rPrChange w:id="9506" w:author="Airat Shigapov" w:date="2021-10-28T17:47:00Z">
            <w:rPr>
              <w:ins w:id="9507" w:author="Airat Shigapov" w:date="2021-10-27T23:04:00Z"/>
              <w:rFonts w:ascii="Consolas" w:hAnsi="Consolas" w:cs="Consolas"/>
              <w:color w:val="000000"/>
              <w:sz w:val="19"/>
              <w:szCs w:val="19"/>
            </w:rPr>
          </w:rPrChange>
        </w:rPr>
      </w:pPr>
      <w:ins w:id="9508" w:author="Airat Shigapov" w:date="2021-10-27T23:04:00Z">
        <w:r w:rsidRPr="00294494">
          <w:rPr>
            <w:rFonts w:ascii="Times New Roman" w:hAnsi="Times New Roman" w:cs="Times New Roman"/>
            <w:sz w:val="20"/>
            <w:szCs w:val="20"/>
            <w:lang w:val="en-US"/>
            <w:rPrChange w:id="9509" w:author="Airat Shigapov" w:date="2021-10-28T17:47:00Z">
              <w:rPr>
                <w:rFonts w:ascii="Consolas" w:hAnsi="Consolas" w:cs="Consolas"/>
                <w:color w:val="0000FF"/>
                <w:sz w:val="19"/>
                <w:szCs w:val="19"/>
              </w:rPr>
            </w:rPrChange>
          </w:rPr>
          <w:t>&lt;/</w:t>
        </w:r>
        <w:r w:rsidRPr="00294494">
          <w:rPr>
            <w:rFonts w:ascii="Times New Roman" w:hAnsi="Times New Roman" w:cs="Times New Roman"/>
            <w:sz w:val="20"/>
            <w:szCs w:val="20"/>
            <w:lang w:val="en-US"/>
            <w:rPrChange w:id="9510" w:author="Airat Shigapov" w:date="2021-10-28T17:47:00Z">
              <w:rPr>
                <w:rFonts w:ascii="Consolas" w:hAnsi="Consolas" w:cs="Consolas"/>
                <w:color w:val="A31515"/>
                <w:sz w:val="19"/>
                <w:szCs w:val="19"/>
              </w:rPr>
            </w:rPrChange>
          </w:rPr>
          <w:t>Page</w:t>
        </w:r>
        <w:r w:rsidRPr="00294494">
          <w:rPr>
            <w:rFonts w:ascii="Times New Roman" w:hAnsi="Times New Roman" w:cs="Times New Roman"/>
            <w:sz w:val="20"/>
            <w:szCs w:val="20"/>
            <w:lang w:val="en-US"/>
            <w:rPrChange w:id="9511" w:author="Airat Shigapov" w:date="2021-10-28T17:47:00Z">
              <w:rPr>
                <w:rFonts w:ascii="Consolas" w:hAnsi="Consolas" w:cs="Consolas"/>
                <w:color w:val="0000FF"/>
                <w:sz w:val="19"/>
                <w:szCs w:val="19"/>
              </w:rPr>
            </w:rPrChange>
          </w:rPr>
          <w:t>&gt;</w:t>
        </w:r>
      </w:ins>
    </w:p>
    <w:p w14:paraId="4A8573A7" w14:textId="7EDCF3C2" w:rsidR="001118C1" w:rsidRPr="008C09BE" w:rsidRDefault="001118C1" w:rsidP="001118C1">
      <w:pPr>
        <w:rPr>
          <w:ins w:id="9512" w:author="Airat Shigapov" w:date="2021-10-27T23:05:00Z"/>
          <w:rFonts w:ascii="Times New Roman" w:hAnsi="Times New Roman" w:cs="Times New Roman"/>
          <w:sz w:val="20"/>
          <w:szCs w:val="20"/>
          <w:lang w:val="en-US"/>
          <w:rPrChange w:id="9513" w:author="Airat Shigapov" w:date="2021-10-27T23:08:00Z">
            <w:rPr>
              <w:ins w:id="9514" w:author="Airat Shigapov" w:date="2021-10-27T23:05:00Z"/>
              <w:rFonts w:ascii="Times New Roman" w:hAnsi="Times New Roman" w:cs="Times New Roman"/>
              <w:color w:val="0000FF"/>
              <w:sz w:val="28"/>
              <w:szCs w:val="28"/>
              <w:lang w:val="en-US"/>
            </w:rPr>
          </w:rPrChange>
        </w:rPr>
      </w:pPr>
    </w:p>
    <w:p w14:paraId="7D805E9F" w14:textId="6E7F94FE" w:rsidR="00D002A1" w:rsidRPr="00D65429" w:rsidRDefault="00D002A1" w:rsidP="001118C1">
      <w:pPr>
        <w:rPr>
          <w:ins w:id="9515" w:author="Airat Shigapov" w:date="2021-10-27T23:05:00Z"/>
          <w:rFonts w:ascii="Times New Roman" w:hAnsi="Times New Roman" w:cs="Times New Roman"/>
          <w:sz w:val="28"/>
          <w:szCs w:val="28"/>
          <w:lang w:val="en-US"/>
          <w:rPrChange w:id="9516" w:author="Airat Shigapov" w:date="2021-10-27T23:10:00Z">
            <w:rPr>
              <w:ins w:id="9517" w:author="Airat Shigapov" w:date="2021-10-27T23:05:00Z"/>
              <w:rFonts w:ascii="Times New Roman" w:hAnsi="Times New Roman" w:cs="Times New Roman"/>
              <w:color w:val="0000FF"/>
              <w:sz w:val="28"/>
              <w:szCs w:val="28"/>
              <w:lang w:val="en-US"/>
            </w:rPr>
          </w:rPrChange>
        </w:rPr>
      </w:pPr>
      <w:proofErr w:type="spellStart"/>
      <w:ins w:id="9518" w:author="Airat Shigapov" w:date="2021-10-27T23:05:00Z">
        <w:r w:rsidRPr="00D65429">
          <w:rPr>
            <w:rFonts w:ascii="Times New Roman" w:hAnsi="Times New Roman" w:cs="Times New Roman"/>
            <w:sz w:val="28"/>
            <w:szCs w:val="28"/>
            <w:lang w:val="en-US"/>
            <w:rPrChange w:id="9519" w:author="Airat Shigapov" w:date="2021-10-27T23:10:00Z">
              <w:rPr>
                <w:rFonts w:ascii="Times New Roman" w:hAnsi="Times New Roman" w:cs="Times New Roman"/>
                <w:color w:val="0000FF"/>
                <w:sz w:val="28"/>
                <w:szCs w:val="28"/>
                <w:lang w:val="en-US"/>
              </w:rPr>
            </w:rPrChange>
          </w:rPr>
          <w:t>Authorization.xaml.cs</w:t>
        </w:r>
        <w:proofErr w:type="spellEnd"/>
        <w:r w:rsidRPr="00D65429">
          <w:rPr>
            <w:rFonts w:ascii="Times New Roman" w:hAnsi="Times New Roman" w:cs="Times New Roman"/>
            <w:sz w:val="28"/>
            <w:szCs w:val="28"/>
            <w:lang w:val="en-US"/>
            <w:rPrChange w:id="9520" w:author="Airat Shigapov" w:date="2021-10-27T23:10:00Z">
              <w:rPr>
                <w:rFonts w:ascii="Times New Roman" w:hAnsi="Times New Roman" w:cs="Times New Roman"/>
                <w:color w:val="0000FF"/>
                <w:sz w:val="28"/>
                <w:szCs w:val="28"/>
                <w:lang w:val="en-US"/>
              </w:rPr>
            </w:rPrChange>
          </w:rPr>
          <w:t>:</w:t>
        </w:r>
      </w:ins>
    </w:p>
    <w:p w14:paraId="3AED8145" w14:textId="77777777" w:rsidR="00D002A1" w:rsidRPr="008C09BE" w:rsidRDefault="00D002A1" w:rsidP="00D002A1">
      <w:pPr>
        <w:autoSpaceDE w:val="0"/>
        <w:autoSpaceDN w:val="0"/>
        <w:adjustRightInd w:val="0"/>
        <w:spacing w:after="0" w:line="240" w:lineRule="auto"/>
        <w:rPr>
          <w:ins w:id="9521" w:author="Airat Shigapov" w:date="2021-10-27T23:05:00Z"/>
          <w:rFonts w:ascii="Times New Roman" w:hAnsi="Times New Roman" w:cs="Times New Roman"/>
          <w:sz w:val="20"/>
          <w:szCs w:val="20"/>
          <w:lang w:val="en-US"/>
          <w:rPrChange w:id="9522" w:author="Airat Shigapov" w:date="2021-10-27T23:08:00Z">
            <w:rPr>
              <w:ins w:id="9523" w:author="Airat Shigapov" w:date="2021-10-27T23:05:00Z"/>
              <w:rFonts w:ascii="Consolas" w:hAnsi="Consolas" w:cs="Consolas"/>
              <w:color w:val="000000"/>
              <w:sz w:val="19"/>
              <w:szCs w:val="19"/>
            </w:rPr>
          </w:rPrChange>
        </w:rPr>
      </w:pPr>
      <w:ins w:id="9524" w:author="Airat Shigapov" w:date="2021-10-27T23:05:00Z">
        <w:r w:rsidRPr="008C09BE">
          <w:rPr>
            <w:rFonts w:ascii="Times New Roman" w:hAnsi="Times New Roman" w:cs="Times New Roman"/>
            <w:sz w:val="20"/>
            <w:szCs w:val="20"/>
            <w:lang w:val="en-US"/>
            <w:rPrChange w:id="9525"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9526" w:author="Airat Shigapov" w:date="2021-10-27T23:08:00Z">
              <w:rPr>
                <w:rFonts w:ascii="Consolas" w:hAnsi="Consolas" w:cs="Consolas"/>
                <w:color w:val="0000FF"/>
                <w:sz w:val="19"/>
                <w:szCs w:val="19"/>
              </w:rPr>
            </w:rPrChange>
          </w:rPr>
          <w:t>public</w:t>
        </w:r>
        <w:r w:rsidRPr="008C09BE">
          <w:rPr>
            <w:rFonts w:ascii="Times New Roman" w:hAnsi="Times New Roman" w:cs="Times New Roman"/>
            <w:sz w:val="20"/>
            <w:szCs w:val="20"/>
            <w:lang w:val="en-US"/>
            <w:rPrChange w:id="9527"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9528" w:author="Airat Shigapov" w:date="2021-10-27T23:08:00Z">
              <w:rPr>
                <w:rFonts w:ascii="Consolas" w:hAnsi="Consolas" w:cs="Consolas"/>
                <w:color w:val="0000FF"/>
                <w:sz w:val="19"/>
                <w:szCs w:val="19"/>
              </w:rPr>
            </w:rPrChange>
          </w:rPr>
          <w:t>partial</w:t>
        </w:r>
        <w:r w:rsidRPr="008C09BE">
          <w:rPr>
            <w:rFonts w:ascii="Times New Roman" w:hAnsi="Times New Roman" w:cs="Times New Roman"/>
            <w:sz w:val="20"/>
            <w:szCs w:val="20"/>
            <w:lang w:val="en-US"/>
            <w:rPrChange w:id="9529"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9530" w:author="Airat Shigapov" w:date="2021-10-27T23:08:00Z">
              <w:rPr>
                <w:rFonts w:ascii="Consolas" w:hAnsi="Consolas" w:cs="Consolas"/>
                <w:color w:val="0000FF"/>
                <w:sz w:val="19"/>
                <w:szCs w:val="19"/>
              </w:rPr>
            </w:rPrChange>
          </w:rPr>
          <w:t>class</w:t>
        </w:r>
        <w:r w:rsidRPr="008C09BE">
          <w:rPr>
            <w:rFonts w:ascii="Times New Roman" w:hAnsi="Times New Roman" w:cs="Times New Roman"/>
            <w:sz w:val="20"/>
            <w:szCs w:val="20"/>
            <w:lang w:val="en-US"/>
            <w:rPrChange w:id="9531" w:author="Airat Shigapov" w:date="2021-10-27T23:08:00Z">
              <w:rPr>
                <w:rFonts w:ascii="Consolas" w:hAnsi="Consolas" w:cs="Consolas"/>
                <w:color w:val="000000"/>
                <w:sz w:val="19"/>
                <w:szCs w:val="19"/>
              </w:rPr>
            </w:rPrChange>
          </w:rPr>
          <w:t xml:space="preserve"> </w:t>
        </w:r>
        <w:proofErr w:type="gramStart"/>
        <w:r w:rsidRPr="008C09BE">
          <w:rPr>
            <w:rFonts w:ascii="Times New Roman" w:hAnsi="Times New Roman" w:cs="Times New Roman"/>
            <w:sz w:val="20"/>
            <w:szCs w:val="20"/>
            <w:lang w:val="en-US"/>
            <w:rPrChange w:id="9532" w:author="Airat Shigapov" w:date="2021-10-27T23:08:00Z">
              <w:rPr>
                <w:rFonts w:ascii="Consolas" w:hAnsi="Consolas" w:cs="Consolas"/>
                <w:color w:val="2B91AF"/>
                <w:sz w:val="19"/>
                <w:szCs w:val="19"/>
              </w:rPr>
            </w:rPrChange>
          </w:rPr>
          <w:t>Authorization</w:t>
        </w:r>
        <w:r w:rsidRPr="008C09BE">
          <w:rPr>
            <w:rFonts w:ascii="Times New Roman" w:hAnsi="Times New Roman" w:cs="Times New Roman"/>
            <w:sz w:val="20"/>
            <w:szCs w:val="20"/>
            <w:lang w:val="en-US"/>
            <w:rPrChange w:id="9533" w:author="Airat Shigapov" w:date="2021-10-27T23:08:00Z">
              <w:rPr>
                <w:rFonts w:ascii="Consolas" w:hAnsi="Consolas" w:cs="Consolas"/>
                <w:color w:val="000000"/>
                <w:sz w:val="19"/>
                <w:szCs w:val="19"/>
              </w:rPr>
            </w:rPrChange>
          </w:rPr>
          <w:t xml:space="preserve"> :</w:t>
        </w:r>
        <w:proofErr w:type="gramEnd"/>
        <w:r w:rsidRPr="008C09BE">
          <w:rPr>
            <w:rFonts w:ascii="Times New Roman" w:hAnsi="Times New Roman" w:cs="Times New Roman"/>
            <w:sz w:val="20"/>
            <w:szCs w:val="20"/>
            <w:lang w:val="en-US"/>
            <w:rPrChange w:id="9534" w:author="Airat Shigapov" w:date="2021-10-27T23:08:00Z">
              <w:rPr>
                <w:rFonts w:ascii="Consolas" w:hAnsi="Consolas" w:cs="Consolas"/>
                <w:color w:val="000000"/>
                <w:sz w:val="19"/>
                <w:szCs w:val="19"/>
              </w:rPr>
            </w:rPrChange>
          </w:rPr>
          <w:t xml:space="preserve"> Page</w:t>
        </w:r>
      </w:ins>
    </w:p>
    <w:p w14:paraId="4485165F" w14:textId="77777777" w:rsidR="00D002A1" w:rsidRPr="008C09BE" w:rsidRDefault="00D002A1" w:rsidP="00D002A1">
      <w:pPr>
        <w:autoSpaceDE w:val="0"/>
        <w:autoSpaceDN w:val="0"/>
        <w:adjustRightInd w:val="0"/>
        <w:spacing w:after="0" w:line="240" w:lineRule="auto"/>
        <w:rPr>
          <w:ins w:id="9535" w:author="Airat Shigapov" w:date="2021-10-27T23:05:00Z"/>
          <w:rFonts w:ascii="Times New Roman" w:hAnsi="Times New Roman" w:cs="Times New Roman"/>
          <w:sz w:val="20"/>
          <w:szCs w:val="20"/>
          <w:lang w:val="en-US"/>
          <w:rPrChange w:id="9536" w:author="Airat Shigapov" w:date="2021-10-27T23:08:00Z">
            <w:rPr>
              <w:ins w:id="9537" w:author="Airat Shigapov" w:date="2021-10-27T23:05:00Z"/>
              <w:rFonts w:ascii="Consolas" w:hAnsi="Consolas" w:cs="Consolas"/>
              <w:color w:val="000000"/>
              <w:sz w:val="19"/>
              <w:szCs w:val="19"/>
            </w:rPr>
          </w:rPrChange>
        </w:rPr>
      </w:pPr>
      <w:ins w:id="9538" w:author="Airat Shigapov" w:date="2021-10-27T23:05:00Z">
        <w:r w:rsidRPr="008C09BE">
          <w:rPr>
            <w:rFonts w:ascii="Times New Roman" w:hAnsi="Times New Roman" w:cs="Times New Roman"/>
            <w:sz w:val="20"/>
            <w:szCs w:val="20"/>
            <w:lang w:val="en-US"/>
            <w:rPrChange w:id="9539" w:author="Airat Shigapov" w:date="2021-10-27T23:08:00Z">
              <w:rPr>
                <w:rFonts w:ascii="Consolas" w:hAnsi="Consolas" w:cs="Consolas"/>
                <w:color w:val="000000"/>
                <w:sz w:val="19"/>
                <w:szCs w:val="19"/>
              </w:rPr>
            </w:rPrChange>
          </w:rPr>
          <w:t xml:space="preserve">    {</w:t>
        </w:r>
      </w:ins>
    </w:p>
    <w:p w14:paraId="40B82057" w14:textId="77777777" w:rsidR="00D002A1" w:rsidRPr="008C09BE" w:rsidRDefault="00D002A1" w:rsidP="00D002A1">
      <w:pPr>
        <w:autoSpaceDE w:val="0"/>
        <w:autoSpaceDN w:val="0"/>
        <w:adjustRightInd w:val="0"/>
        <w:spacing w:after="0" w:line="240" w:lineRule="auto"/>
        <w:rPr>
          <w:ins w:id="9540" w:author="Airat Shigapov" w:date="2021-10-27T23:05:00Z"/>
          <w:rFonts w:ascii="Times New Roman" w:hAnsi="Times New Roman" w:cs="Times New Roman"/>
          <w:sz w:val="20"/>
          <w:szCs w:val="20"/>
          <w:lang w:val="en-US"/>
          <w:rPrChange w:id="9541" w:author="Airat Shigapov" w:date="2021-10-27T23:08:00Z">
            <w:rPr>
              <w:ins w:id="9542" w:author="Airat Shigapov" w:date="2021-10-27T23:05:00Z"/>
              <w:rFonts w:ascii="Consolas" w:hAnsi="Consolas" w:cs="Consolas"/>
              <w:color w:val="000000"/>
              <w:sz w:val="19"/>
              <w:szCs w:val="19"/>
            </w:rPr>
          </w:rPrChange>
        </w:rPr>
      </w:pPr>
      <w:ins w:id="9543" w:author="Airat Shigapov" w:date="2021-10-27T23:05:00Z">
        <w:r w:rsidRPr="008C09BE">
          <w:rPr>
            <w:rFonts w:ascii="Times New Roman" w:hAnsi="Times New Roman" w:cs="Times New Roman"/>
            <w:sz w:val="20"/>
            <w:szCs w:val="20"/>
            <w:lang w:val="en-US"/>
            <w:rPrChange w:id="9544" w:author="Airat Shigapov" w:date="2021-10-27T23:08:00Z">
              <w:rPr>
                <w:rFonts w:ascii="Consolas" w:hAnsi="Consolas" w:cs="Consolas"/>
                <w:color w:val="000000"/>
                <w:sz w:val="19"/>
                <w:szCs w:val="19"/>
              </w:rPr>
            </w:rPrChange>
          </w:rPr>
          <w:t xml:space="preserve">        </w:t>
        </w:r>
        <w:proofErr w:type="spellStart"/>
        <w:r w:rsidRPr="008C09BE">
          <w:rPr>
            <w:rFonts w:ascii="Times New Roman" w:hAnsi="Times New Roman" w:cs="Times New Roman"/>
            <w:sz w:val="20"/>
            <w:szCs w:val="20"/>
            <w:lang w:val="en-US"/>
            <w:rPrChange w:id="9545" w:author="Airat Shigapov" w:date="2021-10-27T23:08:00Z">
              <w:rPr>
                <w:rFonts w:ascii="Consolas" w:hAnsi="Consolas" w:cs="Consolas"/>
                <w:color w:val="000000"/>
                <w:sz w:val="19"/>
                <w:szCs w:val="19"/>
              </w:rPr>
            </w:rPrChange>
          </w:rPr>
          <w:t>MainWindow</w:t>
        </w:r>
        <w:proofErr w:type="spellEnd"/>
        <w:r w:rsidRPr="008C09BE">
          <w:rPr>
            <w:rFonts w:ascii="Times New Roman" w:hAnsi="Times New Roman" w:cs="Times New Roman"/>
            <w:sz w:val="20"/>
            <w:szCs w:val="20"/>
            <w:lang w:val="en-US"/>
            <w:rPrChange w:id="9546" w:author="Airat Shigapov" w:date="2021-10-27T23:08:00Z">
              <w:rPr>
                <w:rFonts w:ascii="Consolas" w:hAnsi="Consolas" w:cs="Consolas"/>
                <w:color w:val="000000"/>
                <w:sz w:val="19"/>
                <w:szCs w:val="19"/>
              </w:rPr>
            </w:rPrChange>
          </w:rPr>
          <w:t xml:space="preserve"> </w:t>
        </w:r>
        <w:proofErr w:type="spellStart"/>
        <w:r w:rsidRPr="008C09BE">
          <w:rPr>
            <w:rFonts w:ascii="Times New Roman" w:hAnsi="Times New Roman" w:cs="Times New Roman"/>
            <w:sz w:val="20"/>
            <w:szCs w:val="20"/>
            <w:lang w:val="en-US"/>
            <w:rPrChange w:id="9547" w:author="Airat Shigapov" w:date="2021-10-27T23:08:00Z">
              <w:rPr>
                <w:rFonts w:ascii="Consolas" w:hAnsi="Consolas" w:cs="Consolas"/>
                <w:color w:val="000000"/>
                <w:sz w:val="19"/>
                <w:szCs w:val="19"/>
              </w:rPr>
            </w:rPrChange>
          </w:rPr>
          <w:t>mainWindow</w:t>
        </w:r>
        <w:proofErr w:type="spellEnd"/>
        <w:r w:rsidRPr="008C09BE">
          <w:rPr>
            <w:rFonts w:ascii="Times New Roman" w:hAnsi="Times New Roman" w:cs="Times New Roman"/>
            <w:sz w:val="20"/>
            <w:szCs w:val="20"/>
            <w:lang w:val="en-US"/>
            <w:rPrChange w:id="9548" w:author="Airat Shigapov" w:date="2021-10-27T23:08:00Z">
              <w:rPr>
                <w:rFonts w:ascii="Consolas" w:hAnsi="Consolas" w:cs="Consolas"/>
                <w:color w:val="000000"/>
                <w:sz w:val="19"/>
                <w:szCs w:val="19"/>
              </w:rPr>
            </w:rPrChange>
          </w:rPr>
          <w:t>;</w:t>
        </w:r>
      </w:ins>
    </w:p>
    <w:p w14:paraId="72BD7DAC" w14:textId="77777777" w:rsidR="00D002A1" w:rsidRPr="008C09BE" w:rsidRDefault="00D002A1" w:rsidP="00D002A1">
      <w:pPr>
        <w:autoSpaceDE w:val="0"/>
        <w:autoSpaceDN w:val="0"/>
        <w:adjustRightInd w:val="0"/>
        <w:spacing w:after="0" w:line="240" w:lineRule="auto"/>
        <w:rPr>
          <w:ins w:id="9549" w:author="Airat Shigapov" w:date="2021-10-27T23:05:00Z"/>
          <w:rFonts w:ascii="Times New Roman" w:hAnsi="Times New Roman" w:cs="Times New Roman"/>
          <w:sz w:val="20"/>
          <w:szCs w:val="20"/>
          <w:lang w:val="en-US"/>
          <w:rPrChange w:id="9550" w:author="Airat Shigapov" w:date="2021-10-27T23:08:00Z">
            <w:rPr>
              <w:ins w:id="9551" w:author="Airat Shigapov" w:date="2021-10-27T23:05:00Z"/>
              <w:rFonts w:ascii="Consolas" w:hAnsi="Consolas" w:cs="Consolas"/>
              <w:color w:val="000000"/>
              <w:sz w:val="19"/>
              <w:szCs w:val="19"/>
            </w:rPr>
          </w:rPrChange>
        </w:rPr>
      </w:pPr>
      <w:ins w:id="9552" w:author="Airat Shigapov" w:date="2021-10-27T23:05:00Z">
        <w:r w:rsidRPr="008C09BE">
          <w:rPr>
            <w:rFonts w:ascii="Times New Roman" w:hAnsi="Times New Roman" w:cs="Times New Roman"/>
            <w:sz w:val="20"/>
            <w:szCs w:val="20"/>
            <w:lang w:val="en-US"/>
            <w:rPrChange w:id="9553"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9554" w:author="Airat Shigapov" w:date="2021-10-27T23:08:00Z">
              <w:rPr>
                <w:rFonts w:ascii="Consolas" w:hAnsi="Consolas" w:cs="Consolas"/>
                <w:color w:val="0000FF"/>
                <w:sz w:val="19"/>
                <w:szCs w:val="19"/>
              </w:rPr>
            </w:rPrChange>
          </w:rPr>
          <w:t>public</w:t>
        </w:r>
        <w:r w:rsidRPr="008C09BE">
          <w:rPr>
            <w:rFonts w:ascii="Times New Roman" w:hAnsi="Times New Roman" w:cs="Times New Roman"/>
            <w:sz w:val="20"/>
            <w:szCs w:val="20"/>
            <w:lang w:val="en-US"/>
            <w:rPrChange w:id="9555" w:author="Airat Shigapov" w:date="2021-10-27T23:08:00Z">
              <w:rPr>
                <w:rFonts w:ascii="Consolas" w:hAnsi="Consolas" w:cs="Consolas"/>
                <w:color w:val="000000"/>
                <w:sz w:val="19"/>
                <w:szCs w:val="19"/>
              </w:rPr>
            </w:rPrChange>
          </w:rPr>
          <w:t xml:space="preserve"> </w:t>
        </w:r>
        <w:proofErr w:type="gramStart"/>
        <w:r w:rsidRPr="008C09BE">
          <w:rPr>
            <w:rFonts w:ascii="Times New Roman" w:hAnsi="Times New Roman" w:cs="Times New Roman"/>
            <w:sz w:val="20"/>
            <w:szCs w:val="20"/>
            <w:lang w:val="en-US"/>
            <w:rPrChange w:id="9556" w:author="Airat Shigapov" w:date="2021-10-27T23:08:00Z">
              <w:rPr>
                <w:rFonts w:ascii="Consolas" w:hAnsi="Consolas" w:cs="Consolas"/>
                <w:color w:val="2B91AF"/>
                <w:sz w:val="19"/>
                <w:szCs w:val="19"/>
              </w:rPr>
            </w:rPrChange>
          </w:rPr>
          <w:t>Authorization</w:t>
        </w:r>
        <w:r w:rsidRPr="008C09BE">
          <w:rPr>
            <w:rFonts w:ascii="Times New Roman" w:hAnsi="Times New Roman" w:cs="Times New Roman"/>
            <w:sz w:val="20"/>
            <w:szCs w:val="20"/>
            <w:lang w:val="en-US"/>
            <w:rPrChange w:id="9557" w:author="Airat Shigapov" w:date="2021-10-27T23:08:00Z">
              <w:rPr>
                <w:rFonts w:ascii="Consolas" w:hAnsi="Consolas" w:cs="Consolas"/>
                <w:color w:val="000000"/>
                <w:sz w:val="19"/>
                <w:szCs w:val="19"/>
              </w:rPr>
            </w:rPrChange>
          </w:rPr>
          <w:t>(</w:t>
        </w:r>
        <w:proofErr w:type="spellStart"/>
        <w:proofErr w:type="gramEnd"/>
        <w:r w:rsidRPr="008C09BE">
          <w:rPr>
            <w:rFonts w:ascii="Times New Roman" w:hAnsi="Times New Roman" w:cs="Times New Roman"/>
            <w:sz w:val="20"/>
            <w:szCs w:val="20"/>
            <w:lang w:val="en-US"/>
            <w:rPrChange w:id="9558" w:author="Airat Shigapov" w:date="2021-10-27T23:08:00Z">
              <w:rPr>
                <w:rFonts w:ascii="Consolas" w:hAnsi="Consolas" w:cs="Consolas"/>
                <w:color w:val="000000"/>
                <w:sz w:val="19"/>
                <w:szCs w:val="19"/>
              </w:rPr>
            </w:rPrChange>
          </w:rPr>
          <w:t>MainWindow</w:t>
        </w:r>
        <w:proofErr w:type="spellEnd"/>
        <w:r w:rsidRPr="008C09BE">
          <w:rPr>
            <w:rFonts w:ascii="Times New Roman" w:hAnsi="Times New Roman" w:cs="Times New Roman"/>
            <w:sz w:val="20"/>
            <w:szCs w:val="20"/>
            <w:lang w:val="en-US"/>
            <w:rPrChange w:id="9559" w:author="Airat Shigapov" w:date="2021-10-27T23:08:00Z">
              <w:rPr>
                <w:rFonts w:ascii="Consolas" w:hAnsi="Consolas" w:cs="Consolas"/>
                <w:color w:val="000000"/>
                <w:sz w:val="19"/>
                <w:szCs w:val="19"/>
              </w:rPr>
            </w:rPrChange>
          </w:rPr>
          <w:t xml:space="preserve"> </w:t>
        </w:r>
        <w:proofErr w:type="spellStart"/>
        <w:r w:rsidRPr="008C09BE">
          <w:rPr>
            <w:rFonts w:ascii="Times New Roman" w:hAnsi="Times New Roman" w:cs="Times New Roman"/>
            <w:sz w:val="20"/>
            <w:szCs w:val="20"/>
            <w:lang w:val="en-US"/>
            <w:rPrChange w:id="9560" w:author="Airat Shigapov" w:date="2021-10-27T23:08:00Z">
              <w:rPr>
                <w:rFonts w:ascii="Consolas" w:hAnsi="Consolas" w:cs="Consolas"/>
                <w:color w:val="000000"/>
                <w:sz w:val="19"/>
                <w:szCs w:val="19"/>
              </w:rPr>
            </w:rPrChange>
          </w:rPr>
          <w:t>mainWindow</w:t>
        </w:r>
        <w:proofErr w:type="spellEnd"/>
        <w:r w:rsidRPr="008C09BE">
          <w:rPr>
            <w:rFonts w:ascii="Times New Roman" w:hAnsi="Times New Roman" w:cs="Times New Roman"/>
            <w:sz w:val="20"/>
            <w:szCs w:val="20"/>
            <w:lang w:val="en-US"/>
            <w:rPrChange w:id="9561" w:author="Airat Shigapov" w:date="2021-10-27T23:08:00Z">
              <w:rPr>
                <w:rFonts w:ascii="Consolas" w:hAnsi="Consolas" w:cs="Consolas"/>
                <w:color w:val="000000"/>
                <w:sz w:val="19"/>
                <w:szCs w:val="19"/>
              </w:rPr>
            </w:rPrChange>
          </w:rPr>
          <w:t>)</w:t>
        </w:r>
      </w:ins>
    </w:p>
    <w:p w14:paraId="6A8B280B" w14:textId="77777777" w:rsidR="00D002A1" w:rsidRPr="008C09BE" w:rsidRDefault="00D002A1" w:rsidP="00D002A1">
      <w:pPr>
        <w:autoSpaceDE w:val="0"/>
        <w:autoSpaceDN w:val="0"/>
        <w:adjustRightInd w:val="0"/>
        <w:spacing w:after="0" w:line="240" w:lineRule="auto"/>
        <w:rPr>
          <w:ins w:id="9562" w:author="Airat Shigapov" w:date="2021-10-27T23:05:00Z"/>
          <w:rFonts w:ascii="Times New Roman" w:hAnsi="Times New Roman" w:cs="Times New Roman"/>
          <w:sz w:val="20"/>
          <w:szCs w:val="20"/>
          <w:lang w:val="en-US"/>
          <w:rPrChange w:id="9563" w:author="Airat Shigapov" w:date="2021-10-27T23:08:00Z">
            <w:rPr>
              <w:ins w:id="9564" w:author="Airat Shigapov" w:date="2021-10-27T23:05:00Z"/>
              <w:rFonts w:ascii="Consolas" w:hAnsi="Consolas" w:cs="Consolas"/>
              <w:color w:val="000000"/>
              <w:sz w:val="19"/>
              <w:szCs w:val="19"/>
            </w:rPr>
          </w:rPrChange>
        </w:rPr>
      </w:pPr>
      <w:ins w:id="9565" w:author="Airat Shigapov" w:date="2021-10-27T23:05:00Z">
        <w:r w:rsidRPr="008C09BE">
          <w:rPr>
            <w:rFonts w:ascii="Times New Roman" w:hAnsi="Times New Roman" w:cs="Times New Roman"/>
            <w:sz w:val="20"/>
            <w:szCs w:val="20"/>
            <w:lang w:val="en-US"/>
            <w:rPrChange w:id="9566" w:author="Airat Shigapov" w:date="2021-10-27T23:08:00Z">
              <w:rPr>
                <w:rFonts w:ascii="Consolas" w:hAnsi="Consolas" w:cs="Consolas"/>
                <w:color w:val="000000"/>
                <w:sz w:val="19"/>
                <w:szCs w:val="19"/>
              </w:rPr>
            </w:rPrChange>
          </w:rPr>
          <w:t xml:space="preserve">        {</w:t>
        </w:r>
      </w:ins>
    </w:p>
    <w:p w14:paraId="778C11DF" w14:textId="77777777" w:rsidR="00D002A1" w:rsidRPr="008C09BE" w:rsidRDefault="00D002A1" w:rsidP="00D002A1">
      <w:pPr>
        <w:autoSpaceDE w:val="0"/>
        <w:autoSpaceDN w:val="0"/>
        <w:adjustRightInd w:val="0"/>
        <w:spacing w:after="0" w:line="240" w:lineRule="auto"/>
        <w:rPr>
          <w:ins w:id="9567" w:author="Airat Shigapov" w:date="2021-10-27T23:05:00Z"/>
          <w:rFonts w:ascii="Times New Roman" w:hAnsi="Times New Roman" w:cs="Times New Roman"/>
          <w:sz w:val="20"/>
          <w:szCs w:val="20"/>
          <w:lang w:val="en-US"/>
          <w:rPrChange w:id="9568" w:author="Airat Shigapov" w:date="2021-10-27T23:08:00Z">
            <w:rPr>
              <w:ins w:id="9569" w:author="Airat Shigapov" w:date="2021-10-27T23:05:00Z"/>
              <w:rFonts w:ascii="Consolas" w:hAnsi="Consolas" w:cs="Consolas"/>
              <w:color w:val="000000"/>
              <w:sz w:val="19"/>
              <w:szCs w:val="19"/>
            </w:rPr>
          </w:rPrChange>
        </w:rPr>
      </w:pPr>
      <w:ins w:id="9570" w:author="Airat Shigapov" w:date="2021-10-27T23:05:00Z">
        <w:r w:rsidRPr="008C09BE">
          <w:rPr>
            <w:rFonts w:ascii="Times New Roman" w:hAnsi="Times New Roman" w:cs="Times New Roman"/>
            <w:sz w:val="20"/>
            <w:szCs w:val="20"/>
            <w:lang w:val="en-US"/>
            <w:rPrChange w:id="9571" w:author="Airat Shigapov" w:date="2021-10-27T23:08:00Z">
              <w:rPr>
                <w:rFonts w:ascii="Consolas" w:hAnsi="Consolas" w:cs="Consolas"/>
                <w:color w:val="000000"/>
                <w:sz w:val="19"/>
                <w:szCs w:val="19"/>
              </w:rPr>
            </w:rPrChange>
          </w:rPr>
          <w:t xml:space="preserve">            </w:t>
        </w:r>
        <w:proofErr w:type="spellStart"/>
        <w:proofErr w:type="gramStart"/>
        <w:r w:rsidRPr="008C09BE">
          <w:rPr>
            <w:rFonts w:ascii="Times New Roman" w:hAnsi="Times New Roman" w:cs="Times New Roman"/>
            <w:sz w:val="20"/>
            <w:szCs w:val="20"/>
            <w:lang w:val="en-US"/>
            <w:rPrChange w:id="9572" w:author="Airat Shigapov" w:date="2021-10-27T23:08:00Z">
              <w:rPr>
                <w:rFonts w:ascii="Consolas" w:hAnsi="Consolas" w:cs="Consolas"/>
                <w:color w:val="000000"/>
                <w:sz w:val="19"/>
                <w:szCs w:val="19"/>
              </w:rPr>
            </w:rPrChange>
          </w:rPr>
          <w:t>InitializeComponent</w:t>
        </w:r>
        <w:proofErr w:type="spellEnd"/>
        <w:r w:rsidRPr="008C09BE">
          <w:rPr>
            <w:rFonts w:ascii="Times New Roman" w:hAnsi="Times New Roman" w:cs="Times New Roman"/>
            <w:sz w:val="20"/>
            <w:szCs w:val="20"/>
            <w:lang w:val="en-US"/>
            <w:rPrChange w:id="9573" w:author="Airat Shigapov" w:date="2021-10-27T23:08:00Z">
              <w:rPr>
                <w:rFonts w:ascii="Consolas" w:hAnsi="Consolas" w:cs="Consolas"/>
                <w:color w:val="000000"/>
                <w:sz w:val="19"/>
                <w:szCs w:val="19"/>
              </w:rPr>
            </w:rPrChange>
          </w:rPr>
          <w:t>(</w:t>
        </w:r>
        <w:proofErr w:type="gramEnd"/>
        <w:r w:rsidRPr="008C09BE">
          <w:rPr>
            <w:rFonts w:ascii="Times New Roman" w:hAnsi="Times New Roman" w:cs="Times New Roman"/>
            <w:sz w:val="20"/>
            <w:szCs w:val="20"/>
            <w:lang w:val="en-US"/>
            <w:rPrChange w:id="9574" w:author="Airat Shigapov" w:date="2021-10-27T23:08:00Z">
              <w:rPr>
                <w:rFonts w:ascii="Consolas" w:hAnsi="Consolas" w:cs="Consolas"/>
                <w:color w:val="000000"/>
                <w:sz w:val="19"/>
                <w:szCs w:val="19"/>
              </w:rPr>
            </w:rPrChange>
          </w:rPr>
          <w:t>);</w:t>
        </w:r>
      </w:ins>
    </w:p>
    <w:p w14:paraId="53969D15" w14:textId="77777777" w:rsidR="00D002A1" w:rsidRPr="008C09BE" w:rsidRDefault="00D002A1" w:rsidP="00D002A1">
      <w:pPr>
        <w:autoSpaceDE w:val="0"/>
        <w:autoSpaceDN w:val="0"/>
        <w:adjustRightInd w:val="0"/>
        <w:spacing w:after="0" w:line="240" w:lineRule="auto"/>
        <w:rPr>
          <w:ins w:id="9575" w:author="Airat Shigapov" w:date="2021-10-27T23:05:00Z"/>
          <w:rFonts w:ascii="Times New Roman" w:hAnsi="Times New Roman" w:cs="Times New Roman"/>
          <w:sz w:val="20"/>
          <w:szCs w:val="20"/>
          <w:lang w:val="en-US"/>
          <w:rPrChange w:id="9576" w:author="Airat Shigapov" w:date="2021-10-27T23:08:00Z">
            <w:rPr>
              <w:ins w:id="9577" w:author="Airat Shigapov" w:date="2021-10-27T23:05:00Z"/>
              <w:rFonts w:ascii="Consolas" w:hAnsi="Consolas" w:cs="Consolas"/>
              <w:color w:val="000000"/>
              <w:sz w:val="19"/>
              <w:szCs w:val="19"/>
            </w:rPr>
          </w:rPrChange>
        </w:rPr>
      </w:pPr>
      <w:ins w:id="9578" w:author="Airat Shigapov" w:date="2021-10-27T23:05:00Z">
        <w:r w:rsidRPr="008C09BE">
          <w:rPr>
            <w:rFonts w:ascii="Times New Roman" w:hAnsi="Times New Roman" w:cs="Times New Roman"/>
            <w:sz w:val="20"/>
            <w:szCs w:val="20"/>
            <w:lang w:val="en-US"/>
            <w:rPrChange w:id="9579" w:author="Airat Shigapov" w:date="2021-10-27T23:08:00Z">
              <w:rPr>
                <w:rFonts w:ascii="Consolas" w:hAnsi="Consolas" w:cs="Consolas"/>
                <w:color w:val="000000"/>
                <w:sz w:val="19"/>
                <w:szCs w:val="19"/>
              </w:rPr>
            </w:rPrChange>
          </w:rPr>
          <w:t xml:space="preserve">            </w:t>
        </w:r>
        <w:proofErr w:type="spellStart"/>
        <w:proofErr w:type="gramStart"/>
        <w:r w:rsidRPr="008C09BE">
          <w:rPr>
            <w:rFonts w:ascii="Times New Roman" w:hAnsi="Times New Roman" w:cs="Times New Roman"/>
            <w:sz w:val="20"/>
            <w:szCs w:val="20"/>
            <w:lang w:val="en-US"/>
            <w:rPrChange w:id="9580" w:author="Airat Shigapov" w:date="2021-10-27T23:08:00Z">
              <w:rPr>
                <w:rFonts w:ascii="Consolas" w:hAnsi="Consolas" w:cs="Consolas"/>
                <w:color w:val="0000FF"/>
                <w:sz w:val="19"/>
                <w:szCs w:val="19"/>
              </w:rPr>
            </w:rPrChange>
          </w:rPr>
          <w:t>this</w:t>
        </w:r>
        <w:r w:rsidRPr="008C09BE">
          <w:rPr>
            <w:rFonts w:ascii="Times New Roman" w:hAnsi="Times New Roman" w:cs="Times New Roman"/>
            <w:sz w:val="20"/>
            <w:szCs w:val="20"/>
            <w:lang w:val="en-US"/>
            <w:rPrChange w:id="9581" w:author="Airat Shigapov" w:date="2021-10-27T23:08:00Z">
              <w:rPr>
                <w:rFonts w:ascii="Consolas" w:hAnsi="Consolas" w:cs="Consolas"/>
                <w:color w:val="000000"/>
                <w:sz w:val="19"/>
                <w:szCs w:val="19"/>
              </w:rPr>
            </w:rPrChange>
          </w:rPr>
          <w:t>.mainWindow</w:t>
        </w:r>
        <w:proofErr w:type="spellEnd"/>
        <w:proofErr w:type="gramEnd"/>
        <w:r w:rsidRPr="008C09BE">
          <w:rPr>
            <w:rFonts w:ascii="Times New Roman" w:hAnsi="Times New Roman" w:cs="Times New Roman"/>
            <w:sz w:val="20"/>
            <w:szCs w:val="20"/>
            <w:lang w:val="en-US"/>
            <w:rPrChange w:id="9582" w:author="Airat Shigapov" w:date="2021-10-27T23:08:00Z">
              <w:rPr>
                <w:rFonts w:ascii="Consolas" w:hAnsi="Consolas" w:cs="Consolas"/>
                <w:color w:val="000000"/>
                <w:sz w:val="19"/>
                <w:szCs w:val="19"/>
              </w:rPr>
            </w:rPrChange>
          </w:rPr>
          <w:t xml:space="preserve"> = </w:t>
        </w:r>
        <w:proofErr w:type="spellStart"/>
        <w:r w:rsidRPr="008C09BE">
          <w:rPr>
            <w:rFonts w:ascii="Times New Roman" w:hAnsi="Times New Roman" w:cs="Times New Roman"/>
            <w:sz w:val="20"/>
            <w:szCs w:val="20"/>
            <w:lang w:val="en-US"/>
            <w:rPrChange w:id="9583" w:author="Airat Shigapov" w:date="2021-10-27T23:08:00Z">
              <w:rPr>
                <w:rFonts w:ascii="Consolas" w:hAnsi="Consolas" w:cs="Consolas"/>
                <w:color w:val="000000"/>
                <w:sz w:val="19"/>
                <w:szCs w:val="19"/>
              </w:rPr>
            </w:rPrChange>
          </w:rPr>
          <w:t>mainWindow</w:t>
        </w:r>
        <w:proofErr w:type="spellEnd"/>
        <w:r w:rsidRPr="008C09BE">
          <w:rPr>
            <w:rFonts w:ascii="Times New Roman" w:hAnsi="Times New Roman" w:cs="Times New Roman"/>
            <w:sz w:val="20"/>
            <w:szCs w:val="20"/>
            <w:lang w:val="en-US"/>
            <w:rPrChange w:id="9584" w:author="Airat Shigapov" w:date="2021-10-27T23:08:00Z">
              <w:rPr>
                <w:rFonts w:ascii="Consolas" w:hAnsi="Consolas" w:cs="Consolas"/>
                <w:color w:val="000000"/>
                <w:sz w:val="19"/>
                <w:szCs w:val="19"/>
              </w:rPr>
            </w:rPrChange>
          </w:rPr>
          <w:t>;</w:t>
        </w:r>
      </w:ins>
    </w:p>
    <w:p w14:paraId="54151F3F" w14:textId="77777777" w:rsidR="00D002A1" w:rsidRPr="008C09BE" w:rsidRDefault="00D002A1" w:rsidP="00D002A1">
      <w:pPr>
        <w:autoSpaceDE w:val="0"/>
        <w:autoSpaceDN w:val="0"/>
        <w:adjustRightInd w:val="0"/>
        <w:spacing w:after="0" w:line="240" w:lineRule="auto"/>
        <w:rPr>
          <w:ins w:id="9585" w:author="Airat Shigapov" w:date="2021-10-27T23:05:00Z"/>
          <w:rFonts w:ascii="Times New Roman" w:hAnsi="Times New Roman" w:cs="Times New Roman"/>
          <w:sz w:val="20"/>
          <w:szCs w:val="20"/>
          <w:lang w:val="en-US"/>
          <w:rPrChange w:id="9586" w:author="Airat Shigapov" w:date="2021-10-27T23:08:00Z">
            <w:rPr>
              <w:ins w:id="9587" w:author="Airat Shigapov" w:date="2021-10-27T23:05:00Z"/>
              <w:rFonts w:ascii="Consolas" w:hAnsi="Consolas" w:cs="Consolas"/>
              <w:color w:val="000000"/>
              <w:sz w:val="19"/>
              <w:szCs w:val="19"/>
            </w:rPr>
          </w:rPrChange>
        </w:rPr>
      </w:pPr>
      <w:ins w:id="9588" w:author="Airat Shigapov" w:date="2021-10-27T23:05:00Z">
        <w:r w:rsidRPr="008C09BE">
          <w:rPr>
            <w:rFonts w:ascii="Times New Roman" w:hAnsi="Times New Roman" w:cs="Times New Roman"/>
            <w:sz w:val="20"/>
            <w:szCs w:val="20"/>
            <w:lang w:val="en-US"/>
            <w:rPrChange w:id="9589" w:author="Airat Shigapov" w:date="2021-10-27T23:08:00Z">
              <w:rPr>
                <w:rFonts w:ascii="Consolas" w:hAnsi="Consolas" w:cs="Consolas"/>
                <w:color w:val="000000"/>
                <w:sz w:val="19"/>
                <w:szCs w:val="19"/>
              </w:rPr>
            </w:rPrChange>
          </w:rPr>
          <w:t xml:space="preserve">        }</w:t>
        </w:r>
      </w:ins>
    </w:p>
    <w:p w14:paraId="495C8DF3" w14:textId="77777777" w:rsidR="00D002A1" w:rsidRPr="008C09BE" w:rsidRDefault="00D002A1" w:rsidP="00D002A1">
      <w:pPr>
        <w:autoSpaceDE w:val="0"/>
        <w:autoSpaceDN w:val="0"/>
        <w:adjustRightInd w:val="0"/>
        <w:spacing w:after="0" w:line="240" w:lineRule="auto"/>
        <w:rPr>
          <w:ins w:id="9590" w:author="Airat Shigapov" w:date="2021-10-27T23:05:00Z"/>
          <w:rFonts w:ascii="Times New Roman" w:hAnsi="Times New Roman" w:cs="Times New Roman"/>
          <w:sz w:val="20"/>
          <w:szCs w:val="20"/>
          <w:lang w:val="en-US"/>
          <w:rPrChange w:id="9591" w:author="Airat Shigapov" w:date="2021-10-27T23:08:00Z">
            <w:rPr>
              <w:ins w:id="9592" w:author="Airat Shigapov" w:date="2021-10-27T23:05:00Z"/>
              <w:rFonts w:ascii="Consolas" w:hAnsi="Consolas" w:cs="Consolas"/>
              <w:color w:val="000000"/>
              <w:sz w:val="19"/>
              <w:szCs w:val="19"/>
            </w:rPr>
          </w:rPrChange>
        </w:rPr>
      </w:pPr>
    </w:p>
    <w:p w14:paraId="7EBE89DA" w14:textId="77777777" w:rsidR="00D002A1" w:rsidRPr="008C09BE" w:rsidRDefault="00D002A1" w:rsidP="00D002A1">
      <w:pPr>
        <w:autoSpaceDE w:val="0"/>
        <w:autoSpaceDN w:val="0"/>
        <w:adjustRightInd w:val="0"/>
        <w:spacing w:after="0" w:line="240" w:lineRule="auto"/>
        <w:rPr>
          <w:ins w:id="9593" w:author="Airat Shigapov" w:date="2021-10-27T23:05:00Z"/>
          <w:rFonts w:ascii="Times New Roman" w:hAnsi="Times New Roman" w:cs="Times New Roman"/>
          <w:sz w:val="20"/>
          <w:szCs w:val="20"/>
          <w:lang w:val="en-US"/>
          <w:rPrChange w:id="9594" w:author="Airat Shigapov" w:date="2021-10-27T23:08:00Z">
            <w:rPr>
              <w:ins w:id="9595" w:author="Airat Shigapov" w:date="2021-10-27T23:05:00Z"/>
              <w:rFonts w:ascii="Consolas" w:hAnsi="Consolas" w:cs="Consolas"/>
              <w:color w:val="000000"/>
              <w:sz w:val="19"/>
              <w:szCs w:val="19"/>
            </w:rPr>
          </w:rPrChange>
        </w:rPr>
      </w:pPr>
      <w:ins w:id="9596" w:author="Airat Shigapov" w:date="2021-10-27T23:05:00Z">
        <w:r w:rsidRPr="008C09BE">
          <w:rPr>
            <w:rFonts w:ascii="Times New Roman" w:hAnsi="Times New Roman" w:cs="Times New Roman"/>
            <w:sz w:val="20"/>
            <w:szCs w:val="20"/>
            <w:lang w:val="en-US"/>
            <w:rPrChange w:id="9597"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9598" w:author="Airat Shigapov" w:date="2021-10-27T23:08:00Z">
              <w:rPr>
                <w:rFonts w:ascii="Consolas" w:hAnsi="Consolas" w:cs="Consolas"/>
                <w:color w:val="0000FF"/>
                <w:sz w:val="19"/>
                <w:szCs w:val="19"/>
              </w:rPr>
            </w:rPrChange>
          </w:rPr>
          <w:t>private</w:t>
        </w:r>
        <w:r w:rsidRPr="008C09BE">
          <w:rPr>
            <w:rFonts w:ascii="Times New Roman" w:hAnsi="Times New Roman" w:cs="Times New Roman"/>
            <w:sz w:val="20"/>
            <w:szCs w:val="20"/>
            <w:lang w:val="en-US"/>
            <w:rPrChange w:id="9599"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9600" w:author="Airat Shigapov" w:date="2021-10-27T23:08:00Z">
              <w:rPr>
                <w:rFonts w:ascii="Consolas" w:hAnsi="Consolas" w:cs="Consolas"/>
                <w:color w:val="0000FF"/>
                <w:sz w:val="19"/>
                <w:szCs w:val="19"/>
              </w:rPr>
            </w:rPrChange>
          </w:rPr>
          <w:t>void</w:t>
        </w:r>
        <w:r w:rsidRPr="008C09BE">
          <w:rPr>
            <w:rFonts w:ascii="Times New Roman" w:hAnsi="Times New Roman" w:cs="Times New Roman"/>
            <w:sz w:val="20"/>
            <w:szCs w:val="20"/>
            <w:lang w:val="en-US"/>
            <w:rPrChange w:id="9601" w:author="Airat Shigapov" w:date="2021-10-27T23:08:00Z">
              <w:rPr>
                <w:rFonts w:ascii="Consolas" w:hAnsi="Consolas" w:cs="Consolas"/>
                <w:color w:val="000000"/>
                <w:sz w:val="19"/>
                <w:szCs w:val="19"/>
              </w:rPr>
            </w:rPrChange>
          </w:rPr>
          <w:t xml:space="preserve"> </w:t>
        </w:r>
        <w:proofErr w:type="spellStart"/>
        <w:r w:rsidRPr="008C09BE">
          <w:rPr>
            <w:rFonts w:ascii="Times New Roman" w:hAnsi="Times New Roman" w:cs="Times New Roman"/>
            <w:sz w:val="20"/>
            <w:szCs w:val="20"/>
            <w:lang w:val="en-US"/>
            <w:rPrChange w:id="9602" w:author="Airat Shigapov" w:date="2021-10-27T23:08:00Z">
              <w:rPr>
                <w:rFonts w:ascii="Consolas" w:hAnsi="Consolas" w:cs="Consolas"/>
                <w:color w:val="000000"/>
                <w:sz w:val="19"/>
                <w:szCs w:val="19"/>
              </w:rPr>
            </w:rPrChange>
          </w:rPr>
          <w:t>emailName_</w:t>
        </w:r>
        <w:proofErr w:type="gramStart"/>
        <w:r w:rsidRPr="008C09BE">
          <w:rPr>
            <w:rFonts w:ascii="Times New Roman" w:hAnsi="Times New Roman" w:cs="Times New Roman"/>
            <w:sz w:val="20"/>
            <w:szCs w:val="20"/>
            <w:lang w:val="en-US"/>
            <w:rPrChange w:id="9603" w:author="Airat Shigapov" w:date="2021-10-27T23:08:00Z">
              <w:rPr>
                <w:rFonts w:ascii="Consolas" w:hAnsi="Consolas" w:cs="Consolas"/>
                <w:color w:val="000000"/>
                <w:sz w:val="19"/>
                <w:szCs w:val="19"/>
              </w:rPr>
            </w:rPrChange>
          </w:rPr>
          <w:t>GotFocus</w:t>
        </w:r>
        <w:proofErr w:type="spellEnd"/>
        <w:r w:rsidRPr="008C09BE">
          <w:rPr>
            <w:rFonts w:ascii="Times New Roman" w:hAnsi="Times New Roman" w:cs="Times New Roman"/>
            <w:sz w:val="20"/>
            <w:szCs w:val="20"/>
            <w:lang w:val="en-US"/>
            <w:rPrChange w:id="9604" w:author="Airat Shigapov" w:date="2021-10-27T23:08:00Z">
              <w:rPr>
                <w:rFonts w:ascii="Consolas" w:hAnsi="Consolas" w:cs="Consolas"/>
                <w:color w:val="000000"/>
                <w:sz w:val="19"/>
                <w:szCs w:val="19"/>
              </w:rPr>
            </w:rPrChange>
          </w:rPr>
          <w:t>(</w:t>
        </w:r>
        <w:proofErr w:type="gramEnd"/>
        <w:r w:rsidRPr="008C09BE">
          <w:rPr>
            <w:rFonts w:ascii="Times New Roman" w:hAnsi="Times New Roman" w:cs="Times New Roman"/>
            <w:sz w:val="20"/>
            <w:szCs w:val="20"/>
            <w:lang w:val="en-US"/>
            <w:rPrChange w:id="9605" w:author="Airat Shigapov" w:date="2021-10-27T23:08:00Z">
              <w:rPr>
                <w:rFonts w:ascii="Consolas" w:hAnsi="Consolas" w:cs="Consolas"/>
                <w:color w:val="0000FF"/>
                <w:sz w:val="19"/>
                <w:szCs w:val="19"/>
              </w:rPr>
            </w:rPrChange>
          </w:rPr>
          <w:t>object</w:t>
        </w:r>
        <w:r w:rsidRPr="008C09BE">
          <w:rPr>
            <w:rFonts w:ascii="Times New Roman" w:hAnsi="Times New Roman" w:cs="Times New Roman"/>
            <w:sz w:val="20"/>
            <w:szCs w:val="20"/>
            <w:lang w:val="en-US"/>
            <w:rPrChange w:id="9606" w:author="Airat Shigapov" w:date="2021-10-27T23:08:00Z">
              <w:rPr>
                <w:rFonts w:ascii="Consolas" w:hAnsi="Consolas" w:cs="Consolas"/>
                <w:color w:val="000000"/>
                <w:sz w:val="19"/>
                <w:szCs w:val="19"/>
              </w:rPr>
            </w:rPrChange>
          </w:rPr>
          <w:t xml:space="preserve"> sender, </w:t>
        </w:r>
        <w:proofErr w:type="spellStart"/>
        <w:r w:rsidRPr="008C09BE">
          <w:rPr>
            <w:rFonts w:ascii="Times New Roman" w:hAnsi="Times New Roman" w:cs="Times New Roman"/>
            <w:sz w:val="20"/>
            <w:szCs w:val="20"/>
            <w:lang w:val="en-US"/>
            <w:rPrChange w:id="9607" w:author="Airat Shigapov" w:date="2021-10-27T23:08:00Z">
              <w:rPr>
                <w:rFonts w:ascii="Consolas" w:hAnsi="Consolas" w:cs="Consolas"/>
                <w:color w:val="000000"/>
                <w:sz w:val="19"/>
                <w:szCs w:val="19"/>
              </w:rPr>
            </w:rPrChange>
          </w:rPr>
          <w:t>RoutedEventArgs</w:t>
        </w:r>
        <w:proofErr w:type="spellEnd"/>
        <w:r w:rsidRPr="008C09BE">
          <w:rPr>
            <w:rFonts w:ascii="Times New Roman" w:hAnsi="Times New Roman" w:cs="Times New Roman"/>
            <w:sz w:val="20"/>
            <w:szCs w:val="20"/>
            <w:lang w:val="en-US"/>
            <w:rPrChange w:id="9608" w:author="Airat Shigapov" w:date="2021-10-27T23:08:00Z">
              <w:rPr>
                <w:rFonts w:ascii="Consolas" w:hAnsi="Consolas" w:cs="Consolas"/>
                <w:color w:val="000000"/>
                <w:sz w:val="19"/>
                <w:szCs w:val="19"/>
              </w:rPr>
            </w:rPrChange>
          </w:rPr>
          <w:t xml:space="preserve"> e)</w:t>
        </w:r>
      </w:ins>
    </w:p>
    <w:p w14:paraId="6EBB6395" w14:textId="77777777" w:rsidR="00D002A1" w:rsidRPr="008C09BE" w:rsidRDefault="00D002A1" w:rsidP="00D002A1">
      <w:pPr>
        <w:autoSpaceDE w:val="0"/>
        <w:autoSpaceDN w:val="0"/>
        <w:adjustRightInd w:val="0"/>
        <w:spacing w:after="0" w:line="240" w:lineRule="auto"/>
        <w:rPr>
          <w:ins w:id="9609" w:author="Airat Shigapov" w:date="2021-10-27T23:05:00Z"/>
          <w:rFonts w:ascii="Times New Roman" w:hAnsi="Times New Roman" w:cs="Times New Roman"/>
          <w:sz w:val="20"/>
          <w:szCs w:val="20"/>
          <w:lang w:val="en-US"/>
          <w:rPrChange w:id="9610" w:author="Airat Shigapov" w:date="2021-10-27T23:08:00Z">
            <w:rPr>
              <w:ins w:id="9611" w:author="Airat Shigapov" w:date="2021-10-27T23:05:00Z"/>
              <w:rFonts w:ascii="Consolas" w:hAnsi="Consolas" w:cs="Consolas"/>
              <w:color w:val="000000"/>
              <w:sz w:val="19"/>
              <w:szCs w:val="19"/>
            </w:rPr>
          </w:rPrChange>
        </w:rPr>
      </w:pPr>
      <w:ins w:id="9612" w:author="Airat Shigapov" w:date="2021-10-27T23:05:00Z">
        <w:r w:rsidRPr="008C09BE">
          <w:rPr>
            <w:rFonts w:ascii="Times New Roman" w:hAnsi="Times New Roman" w:cs="Times New Roman"/>
            <w:sz w:val="20"/>
            <w:szCs w:val="20"/>
            <w:lang w:val="en-US"/>
            <w:rPrChange w:id="9613" w:author="Airat Shigapov" w:date="2021-10-27T23:08:00Z">
              <w:rPr>
                <w:rFonts w:ascii="Consolas" w:hAnsi="Consolas" w:cs="Consolas"/>
                <w:color w:val="000000"/>
                <w:sz w:val="19"/>
                <w:szCs w:val="19"/>
              </w:rPr>
            </w:rPrChange>
          </w:rPr>
          <w:t xml:space="preserve">        {</w:t>
        </w:r>
      </w:ins>
    </w:p>
    <w:p w14:paraId="25E840D8" w14:textId="77777777" w:rsidR="00D002A1" w:rsidRPr="008C09BE" w:rsidRDefault="00D002A1" w:rsidP="00D002A1">
      <w:pPr>
        <w:autoSpaceDE w:val="0"/>
        <w:autoSpaceDN w:val="0"/>
        <w:adjustRightInd w:val="0"/>
        <w:spacing w:after="0" w:line="240" w:lineRule="auto"/>
        <w:rPr>
          <w:ins w:id="9614" w:author="Airat Shigapov" w:date="2021-10-27T23:05:00Z"/>
          <w:rFonts w:ascii="Times New Roman" w:hAnsi="Times New Roman" w:cs="Times New Roman"/>
          <w:sz w:val="20"/>
          <w:szCs w:val="20"/>
          <w:lang w:val="en-US"/>
          <w:rPrChange w:id="9615" w:author="Airat Shigapov" w:date="2021-10-27T23:08:00Z">
            <w:rPr>
              <w:ins w:id="9616" w:author="Airat Shigapov" w:date="2021-10-27T23:05:00Z"/>
              <w:rFonts w:ascii="Consolas" w:hAnsi="Consolas" w:cs="Consolas"/>
              <w:color w:val="000000"/>
              <w:sz w:val="19"/>
              <w:szCs w:val="19"/>
            </w:rPr>
          </w:rPrChange>
        </w:rPr>
      </w:pPr>
      <w:ins w:id="9617" w:author="Airat Shigapov" w:date="2021-10-27T23:05:00Z">
        <w:r w:rsidRPr="008C09BE">
          <w:rPr>
            <w:rFonts w:ascii="Times New Roman" w:hAnsi="Times New Roman" w:cs="Times New Roman"/>
            <w:sz w:val="20"/>
            <w:szCs w:val="20"/>
            <w:lang w:val="en-US"/>
            <w:rPrChange w:id="9618" w:author="Airat Shigapov" w:date="2021-10-27T23:08:00Z">
              <w:rPr>
                <w:rFonts w:ascii="Consolas" w:hAnsi="Consolas" w:cs="Consolas"/>
                <w:color w:val="000000"/>
                <w:sz w:val="19"/>
                <w:szCs w:val="19"/>
              </w:rPr>
            </w:rPrChange>
          </w:rPr>
          <w:t xml:space="preserve">            </w:t>
        </w:r>
        <w:proofErr w:type="gramStart"/>
        <w:r w:rsidRPr="008C09BE">
          <w:rPr>
            <w:rFonts w:ascii="Times New Roman" w:hAnsi="Times New Roman" w:cs="Times New Roman"/>
            <w:sz w:val="20"/>
            <w:szCs w:val="20"/>
            <w:lang w:val="en-US"/>
            <w:rPrChange w:id="9619" w:author="Airat Shigapov" w:date="2021-10-27T23:08:00Z">
              <w:rPr>
                <w:rFonts w:ascii="Consolas" w:hAnsi="Consolas" w:cs="Consolas"/>
                <w:color w:val="0000FF"/>
                <w:sz w:val="19"/>
                <w:szCs w:val="19"/>
              </w:rPr>
            </w:rPrChange>
          </w:rPr>
          <w:t>if</w:t>
        </w:r>
        <w:r w:rsidRPr="008C09BE">
          <w:rPr>
            <w:rFonts w:ascii="Times New Roman" w:hAnsi="Times New Roman" w:cs="Times New Roman"/>
            <w:sz w:val="20"/>
            <w:szCs w:val="20"/>
            <w:lang w:val="en-US"/>
            <w:rPrChange w:id="9620" w:author="Airat Shigapov" w:date="2021-10-27T23:08:00Z">
              <w:rPr>
                <w:rFonts w:ascii="Consolas" w:hAnsi="Consolas" w:cs="Consolas"/>
                <w:color w:val="000000"/>
                <w:sz w:val="19"/>
                <w:szCs w:val="19"/>
              </w:rPr>
            </w:rPrChange>
          </w:rPr>
          <w:t>(</w:t>
        </w:r>
        <w:proofErr w:type="spellStart"/>
        <w:proofErr w:type="gramEnd"/>
        <w:r w:rsidRPr="008C09BE">
          <w:rPr>
            <w:rFonts w:ascii="Times New Roman" w:hAnsi="Times New Roman" w:cs="Times New Roman"/>
            <w:sz w:val="20"/>
            <w:szCs w:val="20"/>
            <w:lang w:val="en-US"/>
            <w:rPrChange w:id="9621" w:author="Airat Shigapov" w:date="2021-10-27T23:08:00Z">
              <w:rPr>
                <w:rFonts w:ascii="Consolas" w:hAnsi="Consolas" w:cs="Consolas"/>
                <w:color w:val="000000"/>
                <w:sz w:val="19"/>
                <w:szCs w:val="19"/>
              </w:rPr>
            </w:rPrChange>
          </w:rPr>
          <w:t>emailName.Text</w:t>
        </w:r>
        <w:proofErr w:type="spellEnd"/>
        <w:r w:rsidRPr="008C09BE">
          <w:rPr>
            <w:rFonts w:ascii="Times New Roman" w:hAnsi="Times New Roman" w:cs="Times New Roman"/>
            <w:sz w:val="20"/>
            <w:szCs w:val="20"/>
            <w:lang w:val="en-US"/>
            <w:rPrChange w:id="9622" w:author="Airat Shigapov" w:date="2021-10-27T23:08:00Z">
              <w:rPr>
                <w:rFonts w:ascii="Consolas" w:hAnsi="Consolas" w:cs="Consolas"/>
                <w:color w:val="000000"/>
                <w:sz w:val="19"/>
                <w:szCs w:val="19"/>
              </w:rPr>
            </w:rPrChange>
          </w:rPr>
          <w:t xml:space="preserve"> == </w:t>
        </w:r>
        <w:r w:rsidRPr="008C09BE">
          <w:rPr>
            <w:rFonts w:ascii="Times New Roman" w:hAnsi="Times New Roman" w:cs="Times New Roman"/>
            <w:sz w:val="20"/>
            <w:szCs w:val="20"/>
            <w:lang w:val="en-US"/>
            <w:rPrChange w:id="9623" w:author="Airat Shigapov" w:date="2021-10-27T23:08:00Z">
              <w:rPr>
                <w:rFonts w:ascii="Consolas" w:hAnsi="Consolas" w:cs="Consolas"/>
                <w:color w:val="A31515"/>
                <w:sz w:val="19"/>
                <w:szCs w:val="19"/>
              </w:rPr>
            </w:rPrChange>
          </w:rPr>
          <w:t>"E-mail"</w:t>
        </w:r>
        <w:r w:rsidRPr="008C09BE">
          <w:rPr>
            <w:rFonts w:ascii="Times New Roman" w:hAnsi="Times New Roman" w:cs="Times New Roman"/>
            <w:sz w:val="20"/>
            <w:szCs w:val="20"/>
            <w:lang w:val="en-US"/>
            <w:rPrChange w:id="9624" w:author="Airat Shigapov" w:date="2021-10-27T23:08:00Z">
              <w:rPr>
                <w:rFonts w:ascii="Consolas" w:hAnsi="Consolas" w:cs="Consolas"/>
                <w:color w:val="000000"/>
                <w:sz w:val="19"/>
                <w:szCs w:val="19"/>
              </w:rPr>
            </w:rPrChange>
          </w:rPr>
          <w:t>)</w:t>
        </w:r>
      </w:ins>
    </w:p>
    <w:p w14:paraId="5A0C5FBB" w14:textId="77777777" w:rsidR="00D002A1" w:rsidRPr="008C09BE" w:rsidRDefault="00D002A1" w:rsidP="00D002A1">
      <w:pPr>
        <w:autoSpaceDE w:val="0"/>
        <w:autoSpaceDN w:val="0"/>
        <w:adjustRightInd w:val="0"/>
        <w:spacing w:after="0" w:line="240" w:lineRule="auto"/>
        <w:rPr>
          <w:ins w:id="9625" w:author="Airat Shigapov" w:date="2021-10-27T23:05:00Z"/>
          <w:rFonts w:ascii="Times New Roman" w:hAnsi="Times New Roman" w:cs="Times New Roman"/>
          <w:sz w:val="20"/>
          <w:szCs w:val="20"/>
          <w:lang w:val="en-US"/>
          <w:rPrChange w:id="9626" w:author="Airat Shigapov" w:date="2021-10-27T23:08:00Z">
            <w:rPr>
              <w:ins w:id="9627" w:author="Airat Shigapov" w:date="2021-10-27T23:05:00Z"/>
              <w:rFonts w:ascii="Consolas" w:hAnsi="Consolas" w:cs="Consolas"/>
              <w:color w:val="000000"/>
              <w:sz w:val="19"/>
              <w:szCs w:val="19"/>
            </w:rPr>
          </w:rPrChange>
        </w:rPr>
      </w:pPr>
      <w:ins w:id="9628" w:author="Airat Shigapov" w:date="2021-10-27T23:05:00Z">
        <w:r w:rsidRPr="008C09BE">
          <w:rPr>
            <w:rFonts w:ascii="Times New Roman" w:hAnsi="Times New Roman" w:cs="Times New Roman"/>
            <w:sz w:val="20"/>
            <w:szCs w:val="20"/>
            <w:lang w:val="en-US"/>
            <w:rPrChange w:id="9629" w:author="Airat Shigapov" w:date="2021-10-27T23:08:00Z">
              <w:rPr>
                <w:rFonts w:ascii="Consolas" w:hAnsi="Consolas" w:cs="Consolas"/>
                <w:color w:val="000000"/>
                <w:sz w:val="19"/>
                <w:szCs w:val="19"/>
              </w:rPr>
            </w:rPrChange>
          </w:rPr>
          <w:t xml:space="preserve">            {</w:t>
        </w:r>
      </w:ins>
    </w:p>
    <w:p w14:paraId="27C16ACB" w14:textId="77777777" w:rsidR="00D002A1" w:rsidRPr="008C09BE" w:rsidRDefault="00D002A1" w:rsidP="00D002A1">
      <w:pPr>
        <w:autoSpaceDE w:val="0"/>
        <w:autoSpaceDN w:val="0"/>
        <w:adjustRightInd w:val="0"/>
        <w:spacing w:after="0" w:line="240" w:lineRule="auto"/>
        <w:rPr>
          <w:ins w:id="9630" w:author="Airat Shigapov" w:date="2021-10-27T23:05:00Z"/>
          <w:rFonts w:ascii="Times New Roman" w:hAnsi="Times New Roman" w:cs="Times New Roman"/>
          <w:sz w:val="20"/>
          <w:szCs w:val="20"/>
          <w:lang w:val="en-US"/>
          <w:rPrChange w:id="9631" w:author="Airat Shigapov" w:date="2021-10-27T23:08:00Z">
            <w:rPr>
              <w:ins w:id="9632" w:author="Airat Shigapov" w:date="2021-10-27T23:05:00Z"/>
              <w:rFonts w:ascii="Consolas" w:hAnsi="Consolas" w:cs="Consolas"/>
              <w:color w:val="000000"/>
              <w:sz w:val="19"/>
              <w:szCs w:val="19"/>
            </w:rPr>
          </w:rPrChange>
        </w:rPr>
      </w:pPr>
      <w:ins w:id="9633" w:author="Airat Shigapov" w:date="2021-10-27T23:05:00Z">
        <w:r w:rsidRPr="008C09BE">
          <w:rPr>
            <w:rFonts w:ascii="Times New Roman" w:hAnsi="Times New Roman" w:cs="Times New Roman"/>
            <w:sz w:val="20"/>
            <w:szCs w:val="20"/>
            <w:lang w:val="en-US"/>
            <w:rPrChange w:id="9634" w:author="Airat Shigapov" w:date="2021-10-27T23:08:00Z">
              <w:rPr>
                <w:rFonts w:ascii="Consolas" w:hAnsi="Consolas" w:cs="Consolas"/>
                <w:color w:val="000000"/>
                <w:sz w:val="19"/>
                <w:szCs w:val="19"/>
              </w:rPr>
            </w:rPrChange>
          </w:rPr>
          <w:t xml:space="preserve">                </w:t>
        </w:r>
        <w:proofErr w:type="spellStart"/>
        <w:r w:rsidRPr="008C09BE">
          <w:rPr>
            <w:rFonts w:ascii="Times New Roman" w:hAnsi="Times New Roman" w:cs="Times New Roman"/>
            <w:sz w:val="20"/>
            <w:szCs w:val="20"/>
            <w:lang w:val="en-US"/>
            <w:rPrChange w:id="9635" w:author="Airat Shigapov" w:date="2021-10-27T23:08:00Z">
              <w:rPr>
                <w:rFonts w:ascii="Consolas" w:hAnsi="Consolas" w:cs="Consolas"/>
                <w:color w:val="000000"/>
                <w:sz w:val="19"/>
                <w:szCs w:val="19"/>
              </w:rPr>
            </w:rPrChange>
          </w:rPr>
          <w:t>emailName.Text</w:t>
        </w:r>
        <w:proofErr w:type="spellEnd"/>
        <w:r w:rsidRPr="008C09BE">
          <w:rPr>
            <w:rFonts w:ascii="Times New Roman" w:hAnsi="Times New Roman" w:cs="Times New Roman"/>
            <w:sz w:val="20"/>
            <w:szCs w:val="20"/>
            <w:lang w:val="en-US"/>
            <w:rPrChange w:id="9636" w:author="Airat Shigapov" w:date="2021-10-27T23:08:00Z">
              <w:rPr>
                <w:rFonts w:ascii="Consolas" w:hAnsi="Consolas" w:cs="Consolas"/>
                <w:color w:val="000000"/>
                <w:sz w:val="19"/>
                <w:szCs w:val="19"/>
              </w:rPr>
            </w:rPrChange>
          </w:rPr>
          <w:t xml:space="preserve"> = </w:t>
        </w:r>
        <w:r w:rsidRPr="008C09BE">
          <w:rPr>
            <w:rFonts w:ascii="Times New Roman" w:hAnsi="Times New Roman" w:cs="Times New Roman"/>
            <w:sz w:val="20"/>
            <w:szCs w:val="20"/>
            <w:lang w:val="en-US"/>
            <w:rPrChange w:id="9637" w:author="Airat Shigapov" w:date="2021-10-27T23:08:00Z">
              <w:rPr>
                <w:rFonts w:ascii="Consolas" w:hAnsi="Consolas" w:cs="Consolas"/>
                <w:color w:val="A31515"/>
                <w:sz w:val="19"/>
                <w:szCs w:val="19"/>
              </w:rPr>
            </w:rPrChange>
          </w:rPr>
          <w:t>""</w:t>
        </w:r>
        <w:r w:rsidRPr="008C09BE">
          <w:rPr>
            <w:rFonts w:ascii="Times New Roman" w:hAnsi="Times New Roman" w:cs="Times New Roman"/>
            <w:sz w:val="20"/>
            <w:szCs w:val="20"/>
            <w:lang w:val="en-US"/>
            <w:rPrChange w:id="9638" w:author="Airat Shigapov" w:date="2021-10-27T23:08:00Z">
              <w:rPr>
                <w:rFonts w:ascii="Consolas" w:hAnsi="Consolas" w:cs="Consolas"/>
                <w:color w:val="000000"/>
                <w:sz w:val="19"/>
                <w:szCs w:val="19"/>
              </w:rPr>
            </w:rPrChange>
          </w:rPr>
          <w:t>;</w:t>
        </w:r>
      </w:ins>
    </w:p>
    <w:p w14:paraId="422AA9C4" w14:textId="77777777" w:rsidR="00D002A1" w:rsidRPr="008C09BE" w:rsidRDefault="00D002A1" w:rsidP="00D002A1">
      <w:pPr>
        <w:autoSpaceDE w:val="0"/>
        <w:autoSpaceDN w:val="0"/>
        <w:adjustRightInd w:val="0"/>
        <w:spacing w:after="0" w:line="240" w:lineRule="auto"/>
        <w:rPr>
          <w:ins w:id="9639" w:author="Airat Shigapov" w:date="2021-10-27T23:05:00Z"/>
          <w:rFonts w:ascii="Times New Roman" w:hAnsi="Times New Roman" w:cs="Times New Roman"/>
          <w:sz w:val="20"/>
          <w:szCs w:val="20"/>
          <w:lang w:val="en-US"/>
          <w:rPrChange w:id="9640" w:author="Airat Shigapov" w:date="2021-10-27T23:08:00Z">
            <w:rPr>
              <w:ins w:id="9641" w:author="Airat Shigapov" w:date="2021-10-27T23:05:00Z"/>
              <w:rFonts w:ascii="Consolas" w:hAnsi="Consolas" w:cs="Consolas"/>
              <w:color w:val="000000"/>
              <w:sz w:val="19"/>
              <w:szCs w:val="19"/>
            </w:rPr>
          </w:rPrChange>
        </w:rPr>
      </w:pPr>
      <w:ins w:id="9642" w:author="Airat Shigapov" w:date="2021-10-27T23:05:00Z">
        <w:r w:rsidRPr="008C09BE">
          <w:rPr>
            <w:rFonts w:ascii="Times New Roman" w:hAnsi="Times New Roman" w:cs="Times New Roman"/>
            <w:sz w:val="20"/>
            <w:szCs w:val="20"/>
            <w:lang w:val="en-US"/>
            <w:rPrChange w:id="9643" w:author="Airat Shigapov" w:date="2021-10-27T23:08:00Z">
              <w:rPr>
                <w:rFonts w:ascii="Consolas" w:hAnsi="Consolas" w:cs="Consolas"/>
                <w:color w:val="000000"/>
                <w:sz w:val="19"/>
                <w:szCs w:val="19"/>
              </w:rPr>
            </w:rPrChange>
          </w:rPr>
          <w:t xml:space="preserve">                </w:t>
        </w:r>
        <w:proofErr w:type="spellStart"/>
        <w:r w:rsidRPr="008C09BE">
          <w:rPr>
            <w:rFonts w:ascii="Times New Roman" w:hAnsi="Times New Roman" w:cs="Times New Roman"/>
            <w:sz w:val="20"/>
            <w:szCs w:val="20"/>
            <w:lang w:val="en-US"/>
            <w:rPrChange w:id="9644" w:author="Airat Shigapov" w:date="2021-10-27T23:08:00Z">
              <w:rPr>
                <w:rFonts w:ascii="Consolas" w:hAnsi="Consolas" w:cs="Consolas"/>
                <w:color w:val="000000"/>
                <w:sz w:val="19"/>
                <w:szCs w:val="19"/>
              </w:rPr>
            </w:rPrChange>
          </w:rPr>
          <w:t>emailName.Foreground</w:t>
        </w:r>
        <w:proofErr w:type="spellEnd"/>
        <w:r w:rsidRPr="008C09BE">
          <w:rPr>
            <w:rFonts w:ascii="Times New Roman" w:hAnsi="Times New Roman" w:cs="Times New Roman"/>
            <w:sz w:val="20"/>
            <w:szCs w:val="20"/>
            <w:lang w:val="en-US"/>
            <w:rPrChange w:id="9645" w:author="Airat Shigapov" w:date="2021-10-27T23:08:00Z">
              <w:rPr>
                <w:rFonts w:ascii="Consolas" w:hAnsi="Consolas" w:cs="Consolas"/>
                <w:color w:val="000000"/>
                <w:sz w:val="19"/>
                <w:szCs w:val="19"/>
              </w:rPr>
            </w:rPrChange>
          </w:rPr>
          <w:t xml:space="preserve"> = </w:t>
        </w:r>
        <w:proofErr w:type="spellStart"/>
        <w:r w:rsidRPr="008C09BE">
          <w:rPr>
            <w:rFonts w:ascii="Times New Roman" w:hAnsi="Times New Roman" w:cs="Times New Roman"/>
            <w:sz w:val="20"/>
            <w:szCs w:val="20"/>
            <w:lang w:val="en-US"/>
            <w:rPrChange w:id="9646" w:author="Airat Shigapov" w:date="2021-10-27T23:08:00Z">
              <w:rPr>
                <w:rFonts w:ascii="Consolas" w:hAnsi="Consolas" w:cs="Consolas"/>
                <w:color w:val="000000"/>
                <w:sz w:val="19"/>
                <w:szCs w:val="19"/>
              </w:rPr>
            </w:rPrChange>
          </w:rPr>
          <w:t>Brushes.Black</w:t>
        </w:r>
        <w:proofErr w:type="spellEnd"/>
        <w:r w:rsidRPr="008C09BE">
          <w:rPr>
            <w:rFonts w:ascii="Times New Roman" w:hAnsi="Times New Roman" w:cs="Times New Roman"/>
            <w:sz w:val="20"/>
            <w:szCs w:val="20"/>
            <w:lang w:val="en-US"/>
            <w:rPrChange w:id="9647" w:author="Airat Shigapov" w:date="2021-10-27T23:08:00Z">
              <w:rPr>
                <w:rFonts w:ascii="Consolas" w:hAnsi="Consolas" w:cs="Consolas"/>
                <w:color w:val="000000"/>
                <w:sz w:val="19"/>
                <w:szCs w:val="19"/>
              </w:rPr>
            </w:rPrChange>
          </w:rPr>
          <w:t>;</w:t>
        </w:r>
      </w:ins>
    </w:p>
    <w:p w14:paraId="79BF8AA2" w14:textId="77777777" w:rsidR="00D002A1" w:rsidRPr="008C09BE" w:rsidRDefault="00D002A1" w:rsidP="00D002A1">
      <w:pPr>
        <w:autoSpaceDE w:val="0"/>
        <w:autoSpaceDN w:val="0"/>
        <w:adjustRightInd w:val="0"/>
        <w:spacing w:after="0" w:line="240" w:lineRule="auto"/>
        <w:rPr>
          <w:ins w:id="9648" w:author="Airat Shigapov" w:date="2021-10-27T23:05:00Z"/>
          <w:rFonts w:ascii="Times New Roman" w:hAnsi="Times New Roman" w:cs="Times New Roman"/>
          <w:sz w:val="20"/>
          <w:szCs w:val="20"/>
          <w:lang w:val="en-US"/>
          <w:rPrChange w:id="9649" w:author="Airat Shigapov" w:date="2021-10-27T23:08:00Z">
            <w:rPr>
              <w:ins w:id="9650" w:author="Airat Shigapov" w:date="2021-10-27T23:05:00Z"/>
              <w:rFonts w:ascii="Consolas" w:hAnsi="Consolas" w:cs="Consolas"/>
              <w:color w:val="000000"/>
              <w:sz w:val="19"/>
              <w:szCs w:val="19"/>
            </w:rPr>
          </w:rPrChange>
        </w:rPr>
      </w:pPr>
      <w:ins w:id="9651" w:author="Airat Shigapov" w:date="2021-10-27T23:05:00Z">
        <w:r w:rsidRPr="008C09BE">
          <w:rPr>
            <w:rFonts w:ascii="Times New Roman" w:hAnsi="Times New Roman" w:cs="Times New Roman"/>
            <w:sz w:val="20"/>
            <w:szCs w:val="20"/>
            <w:lang w:val="en-US"/>
            <w:rPrChange w:id="9652" w:author="Airat Shigapov" w:date="2021-10-27T23:08:00Z">
              <w:rPr>
                <w:rFonts w:ascii="Consolas" w:hAnsi="Consolas" w:cs="Consolas"/>
                <w:color w:val="000000"/>
                <w:sz w:val="19"/>
                <w:szCs w:val="19"/>
              </w:rPr>
            </w:rPrChange>
          </w:rPr>
          <w:t xml:space="preserve">                </w:t>
        </w:r>
        <w:proofErr w:type="spellStart"/>
        <w:r w:rsidRPr="008C09BE">
          <w:rPr>
            <w:rFonts w:ascii="Times New Roman" w:hAnsi="Times New Roman" w:cs="Times New Roman"/>
            <w:sz w:val="20"/>
            <w:szCs w:val="20"/>
            <w:lang w:val="en-US"/>
            <w:rPrChange w:id="9653" w:author="Airat Shigapov" w:date="2021-10-27T23:08:00Z">
              <w:rPr>
                <w:rFonts w:ascii="Consolas" w:hAnsi="Consolas" w:cs="Consolas"/>
                <w:color w:val="000000"/>
                <w:sz w:val="19"/>
                <w:szCs w:val="19"/>
              </w:rPr>
            </w:rPrChange>
          </w:rPr>
          <w:t>emailName.BorderBrush</w:t>
        </w:r>
        <w:proofErr w:type="spellEnd"/>
        <w:r w:rsidRPr="008C09BE">
          <w:rPr>
            <w:rFonts w:ascii="Times New Roman" w:hAnsi="Times New Roman" w:cs="Times New Roman"/>
            <w:sz w:val="20"/>
            <w:szCs w:val="20"/>
            <w:lang w:val="en-US"/>
            <w:rPrChange w:id="9654" w:author="Airat Shigapov" w:date="2021-10-27T23:08:00Z">
              <w:rPr>
                <w:rFonts w:ascii="Consolas" w:hAnsi="Consolas" w:cs="Consolas"/>
                <w:color w:val="000000"/>
                <w:sz w:val="19"/>
                <w:szCs w:val="19"/>
              </w:rPr>
            </w:rPrChange>
          </w:rPr>
          <w:t xml:space="preserve"> = </w:t>
        </w:r>
        <w:proofErr w:type="spellStart"/>
        <w:r w:rsidRPr="008C09BE">
          <w:rPr>
            <w:rFonts w:ascii="Times New Roman" w:hAnsi="Times New Roman" w:cs="Times New Roman"/>
            <w:sz w:val="20"/>
            <w:szCs w:val="20"/>
            <w:lang w:val="en-US"/>
            <w:rPrChange w:id="9655" w:author="Airat Shigapov" w:date="2021-10-27T23:08:00Z">
              <w:rPr>
                <w:rFonts w:ascii="Consolas" w:hAnsi="Consolas" w:cs="Consolas"/>
                <w:color w:val="000000"/>
                <w:sz w:val="19"/>
                <w:szCs w:val="19"/>
              </w:rPr>
            </w:rPrChange>
          </w:rPr>
          <w:t>Brushes.Black</w:t>
        </w:r>
        <w:proofErr w:type="spellEnd"/>
        <w:r w:rsidRPr="008C09BE">
          <w:rPr>
            <w:rFonts w:ascii="Times New Roman" w:hAnsi="Times New Roman" w:cs="Times New Roman"/>
            <w:sz w:val="20"/>
            <w:szCs w:val="20"/>
            <w:lang w:val="en-US"/>
            <w:rPrChange w:id="9656" w:author="Airat Shigapov" w:date="2021-10-27T23:08:00Z">
              <w:rPr>
                <w:rFonts w:ascii="Consolas" w:hAnsi="Consolas" w:cs="Consolas"/>
                <w:color w:val="000000"/>
                <w:sz w:val="19"/>
                <w:szCs w:val="19"/>
              </w:rPr>
            </w:rPrChange>
          </w:rPr>
          <w:t>;</w:t>
        </w:r>
      </w:ins>
    </w:p>
    <w:p w14:paraId="44365F2A" w14:textId="77777777" w:rsidR="00D002A1" w:rsidRPr="008C09BE" w:rsidRDefault="00D002A1" w:rsidP="00D002A1">
      <w:pPr>
        <w:autoSpaceDE w:val="0"/>
        <w:autoSpaceDN w:val="0"/>
        <w:adjustRightInd w:val="0"/>
        <w:spacing w:after="0" w:line="240" w:lineRule="auto"/>
        <w:rPr>
          <w:ins w:id="9657" w:author="Airat Shigapov" w:date="2021-10-27T23:05:00Z"/>
          <w:rFonts w:ascii="Times New Roman" w:hAnsi="Times New Roman" w:cs="Times New Roman"/>
          <w:sz w:val="20"/>
          <w:szCs w:val="20"/>
          <w:lang w:val="en-US"/>
          <w:rPrChange w:id="9658" w:author="Airat Shigapov" w:date="2021-10-27T23:08:00Z">
            <w:rPr>
              <w:ins w:id="9659" w:author="Airat Shigapov" w:date="2021-10-27T23:05:00Z"/>
              <w:rFonts w:ascii="Consolas" w:hAnsi="Consolas" w:cs="Consolas"/>
              <w:color w:val="000000"/>
              <w:sz w:val="19"/>
              <w:szCs w:val="19"/>
            </w:rPr>
          </w:rPrChange>
        </w:rPr>
      </w:pPr>
      <w:ins w:id="9660" w:author="Airat Shigapov" w:date="2021-10-27T23:05:00Z">
        <w:r w:rsidRPr="008C09BE">
          <w:rPr>
            <w:rFonts w:ascii="Times New Roman" w:hAnsi="Times New Roman" w:cs="Times New Roman"/>
            <w:sz w:val="20"/>
            <w:szCs w:val="20"/>
            <w:lang w:val="en-US"/>
            <w:rPrChange w:id="9661" w:author="Airat Shigapov" w:date="2021-10-27T23:08:00Z">
              <w:rPr>
                <w:rFonts w:ascii="Consolas" w:hAnsi="Consolas" w:cs="Consolas"/>
                <w:color w:val="000000"/>
                <w:sz w:val="19"/>
                <w:szCs w:val="19"/>
              </w:rPr>
            </w:rPrChange>
          </w:rPr>
          <w:t xml:space="preserve">            }</w:t>
        </w:r>
      </w:ins>
    </w:p>
    <w:p w14:paraId="74EDA0E7" w14:textId="77777777" w:rsidR="00D002A1" w:rsidRPr="008C09BE" w:rsidRDefault="00D002A1" w:rsidP="00D002A1">
      <w:pPr>
        <w:autoSpaceDE w:val="0"/>
        <w:autoSpaceDN w:val="0"/>
        <w:adjustRightInd w:val="0"/>
        <w:spacing w:after="0" w:line="240" w:lineRule="auto"/>
        <w:rPr>
          <w:ins w:id="9662" w:author="Airat Shigapov" w:date="2021-10-27T23:05:00Z"/>
          <w:rFonts w:ascii="Times New Roman" w:hAnsi="Times New Roman" w:cs="Times New Roman"/>
          <w:sz w:val="20"/>
          <w:szCs w:val="20"/>
          <w:lang w:val="en-US"/>
          <w:rPrChange w:id="9663" w:author="Airat Shigapov" w:date="2021-10-27T23:08:00Z">
            <w:rPr>
              <w:ins w:id="9664" w:author="Airat Shigapov" w:date="2021-10-27T23:05:00Z"/>
              <w:rFonts w:ascii="Consolas" w:hAnsi="Consolas" w:cs="Consolas"/>
              <w:color w:val="000000"/>
              <w:sz w:val="19"/>
              <w:szCs w:val="19"/>
            </w:rPr>
          </w:rPrChange>
        </w:rPr>
      </w:pPr>
      <w:ins w:id="9665" w:author="Airat Shigapov" w:date="2021-10-27T23:05:00Z">
        <w:r w:rsidRPr="008C09BE">
          <w:rPr>
            <w:rFonts w:ascii="Times New Roman" w:hAnsi="Times New Roman" w:cs="Times New Roman"/>
            <w:sz w:val="20"/>
            <w:szCs w:val="20"/>
            <w:lang w:val="en-US"/>
            <w:rPrChange w:id="9666" w:author="Airat Shigapov" w:date="2021-10-27T23:08:00Z">
              <w:rPr>
                <w:rFonts w:ascii="Consolas" w:hAnsi="Consolas" w:cs="Consolas"/>
                <w:color w:val="000000"/>
                <w:sz w:val="19"/>
                <w:szCs w:val="19"/>
              </w:rPr>
            </w:rPrChange>
          </w:rPr>
          <w:t xml:space="preserve">        }</w:t>
        </w:r>
      </w:ins>
    </w:p>
    <w:p w14:paraId="5B42A52B" w14:textId="77777777" w:rsidR="00D002A1" w:rsidRPr="008C09BE" w:rsidRDefault="00D002A1" w:rsidP="00D002A1">
      <w:pPr>
        <w:autoSpaceDE w:val="0"/>
        <w:autoSpaceDN w:val="0"/>
        <w:adjustRightInd w:val="0"/>
        <w:spacing w:after="0" w:line="240" w:lineRule="auto"/>
        <w:rPr>
          <w:ins w:id="9667" w:author="Airat Shigapov" w:date="2021-10-27T23:05:00Z"/>
          <w:rFonts w:ascii="Times New Roman" w:hAnsi="Times New Roman" w:cs="Times New Roman"/>
          <w:sz w:val="20"/>
          <w:szCs w:val="20"/>
          <w:lang w:val="en-US"/>
          <w:rPrChange w:id="9668" w:author="Airat Shigapov" w:date="2021-10-27T23:08:00Z">
            <w:rPr>
              <w:ins w:id="9669" w:author="Airat Shigapov" w:date="2021-10-27T23:05:00Z"/>
              <w:rFonts w:ascii="Consolas" w:hAnsi="Consolas" w:cs="Consolas"/>
              <w:color w:val="000000"/>
              <w:sz w:val="19"/>
              <w:szCs w:val="19"/>
            </w:rPr>
          </w:rPrChange>
        </w:rPr>
      </w:pPr>
    </w:p>
    <w:p w14:paraId="26C74827" w14:textId="77777777" w:rsidR="00D002A1" w:rsidRPr="008C09BE" w:rsidRDefault="00D002A1" w:rsidP="00D002A1">
      <w:pPr>
        <w:autoSpaceDE w:val="0"/>
        <w:autoSpaceDN w:val="0"/>
        <w:adjustRightInd w:val="0"/>
        <w:spacing w:after="0" w:line="240" w:lineRule="auto"/>
        <w:rPr>
          <w:ins w:id="9670" w:author="Airat Shigapov" w:date="2021-10-27T23:05:00Z"/>
          <w:rFonts w:ascii="Times New Roman" w:hAnsi="Times New Roman" w:cs="Times New Roman"/>
          <w:sz w:val="20"/>
          <w:szCs w:val="20"/>
          <w:lang w:val="en-US"/>
          <w:rPrChange w:id="9671" w:author="Airat Shigapov" w:date="2021-10-27T23:08:00Z">
            <w:rPr>
              <w:ins w:id="9672" w:author="Airat Shigapov" w:date="2021-10-27T23:05:00Z"/>
              <w:rFonts w:ascii="Consolas" w:hAnsi="Consolas" w:cs="Consolas"/>
              <w:color w:val="000000"/>
              <w:sz w:val="19"/>
              <w:szCs w:val="19"/>
            </w:rPr>
          </w:rPrChange>
        </w:rPr>
      </w:pPr>
      <w:ins w:id="9673" w:author="Airat Shigapov" w:date="2021-10-27T23:05:00Z">
        <w:r w:rsidRPr="008C09BE">
          <w:rPr>
            <w:rFonts w:ascii="Times New Roman" w:hAnsi="Times New Roman" w:cs="Times New Roman"/>
            <w:sz w:val="20"/>
            <w:szCs w:val="20"/>
            <w:lang w:val="en-US"/>
            <w:rPrChange w:id="9674"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9675" w:author="Airat Shigapov" w:date="2021-10-27T23:08:00Z">
              <w:rPr>
                <w:rFonts w:ascii="Consolas" w:hAnsi="Consolas" w:cs="Consolas"/>
                <w:color w:val="0000FF"/>
                <w:sz w:val="19"/>
                <w:szCs w:val="19"/>
              </w:rPr>
            </w:rPrChange>
          </w:rPr>
          <w:t>private</w:t>
        </w:r>
        <w:r w:rsidRPr="008C09BE">
          <w:rPr>
            <w:rFonts w:ascii="Times New Roman" w:hAnsi="Times New Roman" w:cs="Times New Roman"/>
            <w:sz w:val="20"/>
            <w:szCs w:val="20"/>
            <w:lang w:val="en-US"/>
            <w:rPrChange w:id="9676"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9677" w:author="Airat Shigapov" w:date="2021-10-27T23:08:00Z">
              <w:rPr>
                <w:rFonts w:ascii="Consolas" w:hAnsi="Consolas" w:cs="Consolas"/>
                <w:color w:val="0000FF"/>
                <w:sz w:val="19"/>
                <w:szCs w:val="19"/>
              </w:rPr>
            </w:rPrChange>
          </w:rPr>
          <w:t>void</w:t>
        </w:r>
        <w:r w:rsidRPr="008C09BE">
          <w:rPr>
            <w:rFonts w:ascii="Times New Roman" w:hAnsi="Times New Roman" w:cs="Times New Roman"/>
            <w:sz w:val="20"/>
            <w:szCs w:val="20"/>
            <w:lang w:val="en-US"/>
            <w:rPrChange w:id="9678" w:author="Airat Shigapov" w:date="2021-10-27T23:08:00Z">
              <w:rPr>
                <w:rFonts w:ascii="Consolas" w:hAnsi="Consolas" w:cs="Consolas"/>
                <w:color w:val="000000"/>
                <w:sz w:val="19"/>
                <w:szCs w:val="19"/>
              </w:rPr>
            </w:rPrChange>
          </w:rPr>
          <w:t xml:space="preserve"> </w:t>
        </w:r>
        <w:proofErr w:type="spellStart"/>
        <w:r w:rsidRPr="008C09BE">
          <w:rPr>
            <w:rFonts w:ascii="Times New Roman" w:hAnsi="Times New Roman" w:cs="Times New Roman"/>
            <w:sz w:val="20"/>
            <w:szCs w:val="20"/>
            <w:lang w:val="en-US"/>
            <w:rPrChange w:id="9679" w:author="Airat Shigapov" w:date="2021-10-27T23:08:00Z">
              <w:rPr>
                <w:rFonts w:ascii="Consolas" w:hAnsi="Consolas" w:cs="Consolas"/>
                <w:color w:val="000000"/>
                <w:sz w:val="19"/>
                <w:szCs w:val="19"/>
              </w:rPr>
            </w:rPrChange>
          </w:rPr>
          <w:t>emailName_</w:t>
        </w:r>
        <w:proofErr w:type="gramStart"/>
        <w:r w:rsidRPr="008C09BE">
          <w:rPr>
            <w:rFonts w:ascii="Times New Roman" w:hAnsi="Times New Roman" w:cs="Times New Roman"/>
            <w:sz w:val="20"/>
            <w:szCs w:val="20"/>
            <w:lang w:val="en-US"/>
            <w:rPrChange w:id="9680" w:author="Airat Shigapov" w:date="2021-10-27T23:08:00Z">
              <w:rPr>
                <w:rFonts w:ascii="Consolas" w:hAnsi="Consolas" w:cs="Consolas"/>
                <w:color w:val="000000"/>
                <w:sz w:val="19"/>
                <w:szCs w:val="19"/>
              </w:rPr>
            </w:rPrChange>
          </w:rPr>
          <w:t>LostFocus</w:t>
        </w:r>
        <w:proofErr w:type="spellEnd"/>
        <w:r w:rsidRPr="008C09BE">
          <w:rPr>
            <w:rFonts w:ascii="Times New Roman" w:hAnsi="Times New Roman" w:cs="Times New Roman"/>
            <w:sz w:val="20"/>
            <w:szCs w:val="20"/>
            <w:lang w:val="en-US"/>
            <w:rPrChange w:id="9681" w:author="Airat Shigapov" w:date="2021-10-27T23:08:00Z">
              <w:rPr>
                <w:rFonts w:ascii="Consolas" w:hAnsi="Consolas" w:cs="Consolas"/>
                <w:color w:val="000000"/>
                <w:sz w:val="19"/>
                <w:szCs w:val="19"/>
              </w:rPr>
            </w:rPrChange>
          </w:rPr>
          <w:t>(</w:t>
        </w:r>
        <w:proofErr w:type="gramEnd"/>
        <w:r w:rsidRPr="008C09BE">
          <w:rPr>
            <w:rFonts w:ascii="Times New Roman" w:hAnsi="Times New Roman" w:cs="Times New Roman"/>
            <w:sz w:val="20"/>
            <w:szCs w:val="20"/>
            <w:lang w:val="en-US"/>
            <w:rPrChange w:id="9682" w:author="Airat Shigapov" w:date="2021-10-27T23:08:00Z">
              <w:rPr>
                <w:rFonts w:ascii="Consolas" w:hAnsi="Consolas" w:cs="Consolas"/>
                <w:color w:val="0000FF"/>
                <w:sz w:val="19"/>
                <w:szCs w:val="19"/>
              </w:rPr>
            </w:rPrChange>
          </w:rPr>
          <w:t>object</w:t>
        </w:r>
        <w:r w:rsidRPr="008C09BE">
          <w:rPr>
            <w:rFonts w:ascii="Times New Roman" w:hAnsi="Times New Roman" w:cs="Times New Roman"/>
            <w:sz w:val="20"/>
            <w:szCs w:val="20"/>
            <w:lang w:val="en-US"/>
            <w:rPrChange w:id="9683" w:author="Airat Shigapov" w:date="2021-10-27T23:08:00Z">
              <w:rPr>
                <w:rFonts w:ascii="Consolas" w:hAnsi="Consolas" w:cs="Consolas"/>
                <w:color w:val="000000"/>
                <w:sz w:val="19"/>
                <w:szCs w:val="19"/>
              </w:rPr>
            </w:rPrChange>
          </w:rPr>
          <w:t xml:space="preserve"> sender, </w:t>
        </w:r>
        <w:proofErr w:type="spellStart"/>
        <w:r w:rsidRPr="008C09BE">
          <w:rPr>
            <w:rFonts w:ascii="Times New Roman" w:hAnsi="Times New Roman" w:cs="Times New Roman"/>
            <w:sz w:val="20"/>
            <w:szCs w:val="20"/>
            <w:lang w:val="en-US"/>
            <w:rPrChange w:id="9684" w:author="Airat Shigapov" w:date="2021-10-27T23:08:00Z">
              <w:rPr>
                <w:rFonts w:ascii="Consolas" w:hAnsi="Consolas" w:cs="Consolas"/>
                <w:color w:val="000000"/>
                <w:sz w:val="19"/>
                <w:szCs w:val="19"/>
              </w:rPr>
            </w:rPrChange>
          </w:rPr>
          <w:t>RoutedEventArgs</w:t>
        </w:r>
        <w:proofErr w:type="spellEnd"/>
        <w:r w:rsidRPr="008C09BE">
          <w:rPr>
            <w:rFonts w:ascii="Times New Roman" w:hAnsi="Times New Roman" w:cs="Times New Roman"/>
            <w:sz w:val="20"/>
            <w:szCs w:val="20"/>
            <w:lang w:val="en-US"/>
            <w:rPrChange w:id="9685" w:author="Airat Shigapov" w:date="2021-10-27T23:08:00Z">
              <w:rPr>
                <w:rFonts w:ascii="Consolas" w:hAnsi="Consolas" w:cs="Consolas"/>
                <w:color w:val="000000"/>
                <w:sz w:val="19"/>
                <w:szCs w:val="19"/>
              </w:rPr>
            </w:rPrChange>
          </w:rPr>
          <w:t xml:space="preserve"> e)</w:t>
        </w:r>
      </w:ins>
    </w:p>
    <w:p w14:paraId="4627B85D" w14:textId="77777777" w:rsidR="00D002A1" w:rsidRPr="008C09BE" w:rsidRDefault="00D002A1" w:rsidP="00D002A1">
      <w:pPr>
        <w:autoSpaceDE w:val="0"/>
        <w:autoSpaceDN w:val="0"/>
        <w:adjustRightInd w:val="0"/>
        <w:spacing w:after="0" w:line="240" w:lineRule="auto"/>
        <w:rPr>
          <w:ins w:id="9686" w:author="Airat Shigapov" w:date="2021-10-27T23:05:00Z"/>
          <w:rFonts w:ascii="Times New Roman" w:hAnsi="Times New Roman" w:cs="Times New Roman"/>
          <w:sz w:val="20"/>
          <w:szCs w:val="20"/>
          <w:lang w:val="en-US"/>
          <w:rPrChange w:id="9687" w:author="Airat Shigapov" w:date="2021-10-27T23:08:00Z">
            <w:rPr>
              <w:ins w:id="9688" w:author="Airat Shigapov" w:date="2021-10-27T23:05:00Z"/>
              <w:rFonts w:ascii="Consolas" w:hAnsi="Consolas" w:cs="Consolas"/>
              <w:color w:val="000000"/>
              <w:sz w:val="19"/>
              <w:szCs w:val="19"/>
            </w:rPr>
          </w:rPrChange>
        </w:rPr>
      </w:pPr>
      <w:ins w:id="9689" w:author="Airat Shigapov" w:date="2021-10-27T23:05:00Z">
        <w:r w:rsidRPr="008C09BE">
          <w:rPr>
            <w:rFonts w:ascii="Times New Roman" w:hAnsi="Times New Roman" w:cs="Times New Roman"/>
            <w:sz w:val="20"/>
            <w:szCs w:val="20"/>
            <w:lang w:val="en-US"/>
            <w:rPrChange w:id="9690" w:author="Airat Shigapov" w:date="2021-10-27T23:08:00Z">
              <w:rPr>
                <w:rFonts w:ascii="Consolas" w:hAnsi="Consolas" w:cs="Consolas"/>
                <w:color w:val="000000"/>
                <w:sz w:val="19"/>
                <w:szCs w:val="19"/>
              </w:rPr>
            </w:rPrChange>
          </w:rPr>
          <w:t xml:space="preserve">        {</w:t>
        </w:r>
      </w:ins>
    </w:p>
    <w:p w14:paraId="7CD8AA76" w14:textId="77777777" w:rsidR="00D002A1" w:rsidRPr="008C09BE" w:rsidRDefault="00D002A1" w:rsidP="00D002A1">
      <w:pPr>
        <w:autoSpaceDE w:val="0"/>
        <w:autoSpaceDN w:val="0"/>
        <w:adjustRightInd w:val="0"/>
        <w:spacing w:after="0" w:line="240" w:lineRule="auto"/>
        <w:rPr>
          <w:ins w:id="9691" w:author="Airat Shigapov" w:date="2021-10-27T23:05:00Z"/>
          <w:rFonts w:ascii="Times New Roman" w:hAnsi="Times New Roman" w:cs="Times New Roman"/>
          <w:sz w:val="20"/>
          <w:szCs w:val="20"/>
          <w:lang w:val="en-US"/>
          <w:rPrChange w:id="9692" w:author="Airat Shigapov" w:date="2021-10-27T23:08:00Z">
            <w:rPr>
              <w:ins w:id="9693" w:author="Airat Shigapov" w:date="2021-10-27T23:05:00Z"/>
              <w:rFonts w:ascii="Consolas" w:hAnsi="Consolas" w:cs="Consolas"/>
              <w:color w:val="000000"/>
              <w:sz w:val="19"/>
              <w:szCs w:val="19"/>
            </w:rPr>
          </w:rPrChange>
        </w:rPr>
      </w:pPr>
      <w:ins w:id="9694" w:author="Airat Shigapov" w:date="2021-10-27T23:05:00Z">
        <w:r w:rsidRPr="008C09BE">
          <w:rPr>
            <w:rFonts w:ascii="Times New Roman" w:hAnsi="Times New Roman" w:cs="Times New Roman"/>
            <w:sz w:val="20"/>
            <w:szCs w:val="20"/>
            <w:lang w:val="en-US"/>
            <w:rPrChange w:id="9695"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9696" w:author="Airat Shigapov" w:date="2021-10-27T23:08:00Z">
              <w:rPr>
                <w:rFonts w:ascii="Consolas" w:hAnsi="Consolas" w:cs="Consolas"/>
                <w:color w:val="0000FF"/>
                <w:sz w:val="19"/>
                <w:szCs w:val="19"/>
              </w:rPr>
            </w:rPrChange>
          </w:rPr>
          <w:t>if</w:t>
        </w:r>
        <w:r w:rsidRPr="008C09BE">
          <w:rPr>
            <w:rFonts w:ascii="Times New Roman" w:hAnsi="Times New Roman" w:cs="Times New Roman"/>
            <w:sz w:val="20"/>
            <w:szCs w:val="20"/>
            <w:lang w:val="en-US"/>
            <w:rPrChange w:id="9697" w:author="Airat Shigapov" w:date="2021-10-27T23:08:00Z">
              <w:rPr>
                <w:rFonts w:ascii="Consolas" w:hAnsi="Consolas" w:cs="Consolas"/>
                <w:color w:val="000000"/>
                <w:sz w:val="19"/>
                <w:szCs w:val="19"/>
              </w:rPr>
            </w:rPrChange>
          </w:rPr>
          <w:t xml:space="preserve"> (</w:t>
        </w:r>
        <w:proofErr w:type="spellStart"/>
        <w:r w:rsidRPr="008C09BE">
          <w:rPr>
            <w:rFonts w:ascii="Times New Roman" w:hAnsi="Times New Roman" w:cs="Times New Roman"/>
            <w:sz w:val="20"/>
            <w:szCs w:val="20"/>
            <w:lang w:val="en-US"/>
            <w:rPrChange w:id="9698" w:author="Airat Shigapov" w:date="2021-10-27T23:08:00Z">
              <w:rPr>
                <w:rFonts w:ascii="Consolas" w:hAnsi="Consolas" w:cs="Consolas"/>
                <w:color w:val="000000"/>
                <w:sz w:val="19"/>
                <w:szCs w:val="19"/>
              </w:rPr>
            </w:rPrChange>
          </w:rPr>
          <w:t>emailName.Text</w:t>
        </w:r>
        <w:proofErr w:type="spellEnd"/>
        <w:r w:rsidRPr="008C09BE">
          <w:rPr>
            <w:rFonts w:ascii="Times New Roman" w:hAnsi="Times New Roman" w:cs="Times New Roman"/>
            <w:sz w:val="20"/>
            <w:szCs w:val="20"/>
            <w:lang w:val="en-US"/>
            <w:rPrChange w:id="9699" w:author="Airat Shigapov" w:date="2021-10-27T23:08:00Z">
              <w:rPr>
                <w:rFonts w:ascii="Consolas" w:hAnsi="Consolas" w:cs="Consolas"/>
                <w:color w:val="000000"/>
                <w:sz w:val="19"/>
                <w:szCs w:val="19"/>
              </w:rPr>
            </w:rPrChange>
          </w:rPr>
          <w:t xml:space="preserve"> == </w:t>
        </w:r>
        <w:r w:rsidRPr="008C09BE">
          <w:rPr>
            <w:rFonts w:ascii="Times New Roman" w:hAnsi="Times New Roman" w:cs="Times New Roman"/>
            <w:sz w:val="20"/>
            <w:szCs w:val="20"/>
            <w:lang w:val="en-US"/>
            <w:rPrChange w:id="9700" w:author="Airat Shigapov" w:date="2021-10-27T23:08:00Z">
              <w:rPr>
                <w:rFonts w:ascii="Consolas" w:hAnsi="Consolas" w:cs="Consolas"/>
                <w:color w:val="A31515"/>
                <w:sz w:val="19"/>
                <w:szCs w:val="19"/>
              </w:rPr>
            </w:rPrChange>
          </w:rPr>
          <w:t>""</w:t>
        </w:r>
        <w:r w:rsidRPr="008C09BE">
          <w:rPr>
            <w:rFonts w:ascii="Times New Roman" w:hAnsi="Times New Roman" w:cs="Times New Roman"/>
            <w:sz w:val="20"/>
            <w:szCs w:val="20"/>
            <w:lang w:val="en-US"/>
            <w:rPrChange w:id="9701" w:author="Airat Shigapov" w:date="2021-10-27T23:08:00Z">
              <w:rPr>
                <w:rFonts w:ascii="Consolas" w:hAnsi="Consolas" w:cs="Consolas"/>
                <w:color w:val="000000"/>
                <w:sz w:val="19"/>
                <w:szCs w:val="19"/>
              </w:rPr>
            </w:rPrChange>
          </w:rPr>
          <w:t>)</w:t>
        </w:r>
      </w:ins>
    </w:p>
    <w:p w14:paraId="1F10798A" w14:textId="77777777" w:rsidR="00D002A1" w:rsidRPr="008C09BE" w:rsidRDefault="00D002A1" w:rsidP="00D002A1">
      <w:pPr>
        <w:autoSpaceDE w:val="0"/>
        <w:autoSpaceDN w:val="0"/>
        <w:adjustRightInd w:val="0"/>
        <w:spacing w:after="0" w:line="240" w:lineRule="auto"/>
        <w:rPr>
          <w:ins w:id="9702" w:author="Airat Shigapov" w:date="2021-10-27T23:05:00Z"/>
          <w:rFonts w:ascii="Times New Roman" w:hAnsi="Times New Roman" w:cs="Times New Roman"/>
          <w:sz w:val="20"/>
          <w:szCs w:val="20"/>
          <w:lang w:val="en-US"/>
          <w:rPrChange w:id="9703" w:author="Airat Shigapov" w:date="2021-10-27T23:08:00Z">
            <w:rPr>
              <w:ins w:id="9704" w:author="Airat Shigapov" w:date="2021-10-27T23:05:00Z"/>
              <w:rFonts w:ascii="Consolas" w:hAnsi="Consolas" w:cs="Consolas"/>
              <w:color w:val="000000"/>
              <w:sz w:val="19"/>
              <w:szCs w:val="19"/>
            </w:rPr>
          </w:rPrChange>
        </w:rPr>
      </w:pPr>
      <w:ins w:id="9705" w:author="Airat Shigapov" w:date="2021-10-27T23:05:00Z">
        <w:r w:rsidRPr="008C09BE">
          <w:rPr>
            <w:rFonts w:ascii="Times New Roman" w:hAnsi="Times New Roman" w:cs="Times New Roman"/>
            <w:sz w:val="20"/>
            <w:szCs w:val="20"/>
            <w:lang w:val="en-US"/>
            <w:rPrChange w:id="9706" w:author="Airat Shigapov" w:date="2021-10-27T23:08:00Z">
              <w:rPr>
                <w:rFonts w:ascii="Consolas" w:hAnsi="Consolas" w:cs="Consolas"/>
                <w:color w:val="000000"/>
                <w:sz w:val="19"/>
                <w:szCs w:val="19"/>
              </w:rPr>
            </w:rPrChange>
          </w:rPr>
          <w:t xml:space="preserve">            {</w:t>
        </w:r>
      </w:ins>
    </w:p>
    <w:p w14:paraId="56136299" w14:textId="77777777" w:rsidR="00D002A1" w:rsidRPr="008C09BE" w:rsidRDefault="00D002A1" w:rsidP="00D002A1">
      <w:pPr>
        <w:autoSpaceDE w:val="0"/>
        <w:autoSpaceDN w:val="0"/>
        <w:adjustRightInd w:val="0"/>
        <w:spacing w:after="0" w:line="240" w:lineRule="auto"/>
        <w:rPr>
          <w:ins w:id="9707" w:author="Airat Shigapov" w:date="2021-10-27T23:05:00Z"/>
          <w:rFonts w:ascii="Times New Roman" w:hAnsi="Times New Roman" w:cs="Times New Roman"/>
          <w:sz w:val="20"/>
          <w:szCs w:val="20"/>
          <w:lang w:val="en-US"/>
          <w:rPrChange w:id="9708" w:author="Airat Shigapov" w:date="2021-10-27T23:08:00Z">
            <w:rPr>
              <w:ins w:id="9709" w:author="Airat Shigapov" w:date="2021-10-27T23:05:00Z"/>
              <w:rFonts w:ascii="Consolas" w:hAnsi="Consolas" w:cs="Consolas"/>
              <w:color w:val="000000"/>
              <w:sz w:val="19"/>
              <w:szCs w:val="19"/>
            </w:rPr>
          </w:rPrChange>
        </w:rPr>
      </w:pPr>
      <w:ins w:id="9710" w:author="Airat Shigapov" w:date="2021-10-27T23:05:00Z">
        <w:r w:rsidRPr="008C09BE">
          <w:rPr>
            <w:rFonts w:ascii="Times New Roman" w:hAnsi="Times New Roman" w:cs="Times New Roman"/>
            <w:sz w:val="20"/>
            <w:szCs w:val="20"/>
            <w:lang w:val="en-US"/>
            <w:rPrChange w:id="9711" w:author="Airat Shigapov" w:date="2021-10-27T23:08:00Z">
              <w:rPr>
                <w:rFonts w:ascii="Consolas" w:hAnsi="Consolas" w:cs="Consolas"/>
                <w:color w:val="000000"/>
                <w:sz w:val="19"/>
                <w:szCs w:val="19"/>
              </w:rPr>
            </w:rPrChange>
          </w:rPr>
          <w:t xml:space="preserve">                </w:t>
        </w:r>
        <w:proofErr w:type="spellStart"/>
        <w:r w:rsidRPr="008C09BE">
          <w:rPr>
            <w:rFonts w:ascii="Times New Roman" w:hAnsi="Times New Roman" w:cs="Times New Roman"/>
            <w:sz w:val="20"/>
            <w:szCs w:val="20"/>
            <w:lang w:val="en-US"/>
            <w:rPrChange w:id="9712" w:author="Airat Shigapov" w:date="2021-10-27T23:08:00Z">
              <w:rPr>
                <w:rFonts w:ascii="Consolas" w:hAnsi="Consolas" w:cs="Consolas"/>
                <w:color w:val="000000"/>
                <w:sz w:val="19"/>
                <w:szCs w:val="19"/>
              </w:rPr>
            </w:rPrChange>
          </w:rPr>
          <w:t>emailName.Text</w:t>
        </w:r>
        <w:proofErr w:type="spellEnd"/>
        <w:r w:rsidRPr="008C09BE">
          <w:rPr>
            <w:rFonts w:ascii="Times New Roman" w:hAnsi="Times New Roman" w:cs="Times New Roman"/>
            <w:sz w:val="20"/>
            <w:szCs w:val="20"/>
            <w:lang w:val="en-US"/>
            <w:rPrChange w:id="9713" w:author="Airat Shigapov" w:date="2021-10-27T23:08:00Z">
              <w:rPr>
                <w:rFonts w:ascii="Consolas" w:hAnsi="Consolas" w:cs="Consolas"/>
                <w:color w:val="000000"/>
                <w:sz w:val="19"/>
                <w:szCs w:val="19"/>
              </w:rPr>
            </w:rPrChange>
          </w:rPr>
          <w:t xml:space="preserve"> = </w:t>
        </w:r>
        <w:r w:rsidRPr="008C09BE">
          <w:rPr>
            <w:rFonts w:ascii="Times New Roman" w:hAnsi="Times New Roman" w:cs="Times New Roman"/>
            <w:sz w:val="20"/>
            <w:szCs w:val="20"/>
            <w:lang w:val="en-US"/>
            <w:rPrChange w:id="9714" w:author="Airat Shigapov" w:date="2021-10-27T23:08:00Z">
              <w:rPr>
                <w:rFonts w:ascii="Consolas" w:hAnsi="Consolas" w:cs="Consolas"/>
                <w:color w:val="A31515"/>
                <w:sz w:val="19"/>
                <w:szCs w:val="19"/>
              </w:rPr>
            </w:rPrChange>
          </w:rPr>
          <w:t>"E-mail"</w:t>
        </w:r>
        <w:r w:rsidRPr="008C09BE">
          <w:rPr>
            <w:rFonts w:ascii="Times New Roman" w:hAnsi="Times New Roman" w:cs="Times New Roman"/>
            <w:sz w:val="20"/>
            <w:szCs w:val="20"/>
            <w:lang w:val="en-US"/>
            <w:rPrChange w:id="9715" w:author="Airat Shigapov" w:date="2021-10-27T23:08:00Z">
              <w:rPr>
                <w:rFonts w:ascii="Consolas" w:hAnsi="Consolas" w:cs="Consolas"/>
                <w:color w:val="000000"/>
                <w:sz w:val="19"/>
                <w:szCs w:val="19"/>
              </w:rPr>
            </w:rPrChange>
          </w:rPr>
          <w:t>;</w:t>
        </w:r>
      </w:ins>
    </w:p>
    <w:p w14:paraId="40BA5BA7" w14:textId="77777777" w:rsidR="00D002A1" w:rsidRPr="008C09BE" w:rsidRDefault="00D002A1" w:rsidP="00D002A1">
      <w:pPr>
        <w:autoSpaceDE w:val="0"/>
        <w:autoSpaceDN w:val="0"/>
        <w:adjustRightInd w:val="0"/>
        <w:spacing w:after="0" w:line="240" w:lineRule="auto"/>
        <w:rPr>
          <w:ins w:id="9716" w:author="Airat Shigapov" w:date="2021-10-27T23:05:00Z"/>
          <w:rFonts w:ascii="Times New Roman" w:hAnsi="Times New Roman" w:cs="Times New Roman"/>
          <w:sz w:val="20"/>
          <w:szCs w:val="20"/>
          <w:lang w:val="en-US"/>
          <w:rPrChange w:id="9717" w:author="Airat Shigapov" w:date="2021-10-27T23:08:00Z">
            <w:rPr>
              <w:ins w:id="9718" w:author="Airat Shigapov" w:date="2021-10-27T23:05:00Z"/>
              <w:rFonts w:ascii="Consolas" w:hAnsi="Consolas" w:cs="Consolas"/>
              <w:color w:val="000000"/>
              <w:sz w:val="19"/>
              <w:szCs w:val="19"/>
            </w:rPr>
          </w:rPrChange>
        </w:rPr>
      </w:pPr>
      <w:ins w:id="9719" w:author="Airat Shigapov" w:date="2021-10-27T23:05:00Z">
        <w:r w:rsidRPr="008C09BE">
          <w:rPr>
            <w:rFonts w:ascii="Times New Roman" w:hAnsi="Times New Roman" w:cs="Times New Roman"/>
            <w:sz w:val="20"/>
            <w:szCs w:val="20"/>
            <w:lang w:val="en-US"/>
            <w:rPrChange w:id="9720" w:author="Airat Shigapov" w:date="2021-10-27T23:08:00Z">
              <w:rPr>
                <w:rFonts w:ascii="Consolas" w:hAnsi="Consolas" w:cs="Consolas"/>
                <w:color w:val="000000"/>
                <w:sz w:val="19"/>
                <w:szCs w:val="19"/>
              </w:rPr>
            </w:rPrChange>
          </w:rPr>
          <w:t xml:space="preserve">                </w:t>
        </w:r>
        <w:proofErr w:type="spellStart"/>
        <w:r w:rsidRPr="008C09BE">
          <w:rPr>
            <w:rFonts w:ascii="Times New Roman" w:hAnsi="Times New Roman" w:cs="Times New Roman"/>
            <w:sz w:val="20"/>
            <w:szCs w:val="20"/>
            <w:lang w:val="en-US"/>
            <w:rPrChange w:id="9721" w:author="Airat Shigapov" w:date="2021-10-27T23:08:00Z">
              <w:rPr>
                <w:rFonts w:ascii="Consolas" w:hAnsi="Consolas" w:cs="Consolas"/>
                <w:color w:val="000000"/>
                <w:sz w:val="19"/>
                <w:szCs w:val="19"/>
              </w:rPr>
            </w:rPrChange>
          </w:rPr>
          <w:t>emailName.Foreground</w:t>
        </w:r>
        <w:proofErr w:type="spellEnd"/>
        <w:r w:rsidRPr="008C09BE">
          <w:rPr>
            <w:rFonts w:ascii="Times New Roman" w:hAnsi="Times New Roman" w:cs="Times New Roman"/>
            <w:sz w:val="20"/>
            <w:szCs w:val="20"/>
            <w:lang w:val="en-US"/>
            <w:rPrChange w:id="9722" w:author="Airat Shigapov" w:date="2021-10-27T23:08:00Z">
              <w:rPr>
                <w:rFonts w:ascii="Consolas" w:hAnsi="Consolas" w:cs="Consolas"/>
                <w:color w:val="000000"/>
                <w:sz w:val="19"/>
                <w:szCs w:val="19"/>
              </w:rPr>
            </w:rPrChange>
          </w:rPr>
          <w:t xml:space="preserve"> = </w:t>
        </w:r>
        <w:proofErr w:type="spellStart"/>
        <w:r w:rsidRPr="008C09BE">
          <w:rPr>
            <w:rFonts w:ascii="Times New Roman" w:hAnsi="Times New Roman" w:cs="Times New Roman"/>
            <w:sz w:val="20"/>
            <w:szCs w:val="20"/>
            <w:lang w:val="en-US"/>
            <w:rPrChange w:id="9723" w:author="Airat Shigapov" w:date="2021-10-27T23:08:00Z">
              <w:rPr>
                <w:rFonts w:ascii="Consolas" w:hAnsi="Consolas" w:cs="Consolas"/>
                <w:color w:val="000000"/>
                <w:sz w:val="19"/>
                <w:szCs w:val="19"/>
              </w:rPr>
            </w:rPrChange>
          </w:rPr>
          <w:t>Brushes.Gray</w:t>
        </w:r>
        <w:proofErr w:type="spellEnd"/>
        <w:r w:rsidRPr="008C09BE">
          <w:rPr>
            <w:rFonts w:ascii="Times New Roman" w:hAnsi="Times New Roman" w:cs="Times New Roman"/>
            <w:sz w:val="20"/>
            <w:szCs w:val="20"/>
            <w:lang w:val="en-US"/>
            <w:rPrChange w:id="9724" w:author="Airat Shigapov" w:date="2021-10-27T23:08:00Z">
              <w:rPr>
                <w:rFonts w:ascii="Consolas" w:hAnsi="Consolas" w:cs="Consolas"/>
                <w:color w:val="000000"/>
                <w:sz w:val="19"/>
                <w:szCs w:val="19"/>
              </w:rPr>
            </w:rPrChange>
          </w:rPr>
          <w:t>;</w:t>
        </w:r>
      </w:ins>
    </w:p>
    <w:p w14:paraId="485AE7DD" w14:textId="77777777" w:rsidR="00D002A1" w:rsidRPr="008C09BE" w:rsidRDefault="00D002A1" w:rsidP="00D002A1">
      <w:pPr>
        <w:autoSpaceDE w:val="0"/>
        <w:autoSpaceDN w:val="0"/>
        <w:adjustRightInd w:val="0"/>
        <w:spacing w:after="0" w:line="240" w:lineRule="auto"/>
        <w:rPr>
          <w:ins w:id="9725" w:author="Airat Shigapov" w:date="2021-10-27T23:05:00Z"/>
          <w:rFonts w:ascii="Times New Roman" w:hAnsi="Times New Roman" w:cs="Times New Roman"/>
          <w:sz w:val="20"/>
          <w:szCs w:val="20"/>
          <w:lang w:val="en-US"/>
          <w:rPrChange w:id="9726" w:author="Airat Shigapov" w:date="2021-10-27T23:08:00Z">
            <w:rPr>
              <w:ins w:id="9727" w:author="Airat Shigapov" w:date="2021-10-27T23:05:00Z"/>
              <w:rFonts w:ascii="Consolas" w:hAnsi="Consolas" w:cs="Consolas"/>
              <w:color w:val="000000"/>
              <w:sz w:val="19"/>
              <w:szCs w:val="19"/>
            </w:rPr>
          </w:rPrChange>
        </w:rPr>
      </w:pPr>
      <w:ins w:id="9728" w:author="Airat Shigapov" w:date="2021-10-27T23:05:00Z">
        <w:r w:rsidRPr="008C09BE">
          <w:rPr>
            <w:rFonts w:ascii="Times New Roman" w:hAnsi="Times New Roman" w:cs="Times New Roman"/>
            <w:sz w:val="20"/>
            <w:szCs w:val="20"/>
            <w:lang w:val="en-US"/>
            <w:rPrChange w:id="9729" w:author="Airat Shigapov" w:date="2021-10-27T23:08:00Z">
              <w:rPr>
                <w:rFonts w:ascii="Consolas" w:hAnsi="Consolas" w:cs="Consolas"/>
                <w:color w:val="000000"/>
                <w:sz w:val="19"/>
                <w:szCs w:val="19"/>
              </w:rPr>
            </w:rPrChange>
          </w:rPr>
          <w:t xml:space="preserve">                </w:t>
        </w:r>
        <w:proofErr w:type="spellStart"/>
        <w:r w:rsidRPr="008C09BE">
          <w:rPr>
            <w:rFonts w:ascii="Times New Roman" w:hAnsi="Times New Roman" w:cs="Times New Roman"/>
            <w:sz w:val="20"/>
            <w:szCs w:val="20"/>
            <w:lang w:val="en-US"/>
            <w:rPrChange w:id="9730" w:author="Airat Shigapov" w:date="2021-10-27T23:08:00Z">
              <w:rPr>
                <w:rFonts w:ascii="Consolas" w:hAnsi="Consolas" w:cs="Consolas"/>
                <w:color w:val="000000"/>
                <w:sz w:val="19"/>
                <w:szCs w:val="19"/>
              </w:rPr>
            </w:rPrChange>
          </w:rPr>
          <w:t>emailName.BorderBrush</w:t>
        </w:r>
        <w:proofErr w:type="spellEnd"/>
        <w:r w:rsidRPr="008C09BE">
          <w:rPr>
            <w:rFonts w:ascii="Times New Roman" w:hAnsi="Times New Roman" w:cs="Times New Roman"/>
            <w:sz w:val="20"/>
            <w:szCs w:val="20"/>
            <w:lang w:val="en-US"/>
            <w:rPrChange w:id="9731" w:author="Airat Shigapov" w:date="2021-10-27T23:08:00Z">
              <w:rPr>
                <w:rFonts w:ascii="Consolas" w:hAnsi="Consolas" w:cs="Consolas"/>
                <w:color w:val="000000"/>
                <w:sz w:val="19"/>
                <w:szCs w:val="19"/>
              </w:rPr>
            </w:rPrChange>
          </w:rPr>
          <w:t xml:space="preserve"> = </w:t>
        </w:r>
        <w:proofErr w:type="spellStart"/>
        <w:r w:rsidRPr="008C09BE">
          <w:rPr>
            <w:rFonts w:ascii="Times New Roman" w:hAnsi="Times New Roman" w:cs="Times New Roman"/>
            <w:sz w:val="20"/>
            <w:szCs w:val="20"/>
            <w:lang w:val="en-US"/>
            <w:rPrChange w:id="9732" w:author="Airat Shigapov" w:date="2021-10-27T23:08:00Z">
              <w:rPr>
                <w:rFonts w:ascii="Consolas" w:hAnsi="Consolas" w:cs="Consolas"/>
                <w:color w:val="000000"/>
                <w:sz w:val="19"/>
                <w:szCs w:val="19"/>
              </w:rPr>
            </w:rPrChange>
          </w:rPr>
          <w:t>Brushes.Gray</w:t>
        </w:r>
        <w:proofErr w:type="spellEnd"/>
        <w:r w:rsidRPr="008C09BE">
          <w:rPr>
            <w:rFonts w:ascii="Times New Roman" w:hAnsi="Times New Roman" w:cs="Times New Roman"/>
            <w:sz w:val="20"/>
            <w:szCs w:val="20"/>
            <w:lang w:val="en-US"/>
            <w:rPrChange w:id="9733" w:author="Airat Shigapov" w:date="2021-10-27T23:08:00Z">
              <w:rPr>
                <w:rFonts w:ascii="Consolas" w:hAnsi="Consolas" w:cs="Consolas"/>
                <w:color w:val="000000"/>
                <w:sz w:val="19"/>
                <w:szCs w:val="19"/>
              </w:rPr>
            </w:rPrChange>
          </w:rPr>
          <w:t>;</w:t>
        </w:r>
      </w:ins>
    </w:p>
    <w:p w14:paraId="627DED16" w14:textId="77777777" w:rsidR="00D002A1" w:rsidRPr="008C09BE" w:rsidRDefault="00D002A1" w:rsidP="00D002A1">
      <w:pPr>
        <w:autoSpaceDE w:val="0"/>
        <w:autoSpaceDN w:val="0"/>
        <w:adjustRightInd w:val="0"/>
        <w:spacing w:after="0" w:line="240" w:lineRule="auto"/>
        <w:rPr>
          <w:ins w:id="9734" w:author="Airat Shigapov" w:date="2021-10-27T23:05:00Z"/>
          <w:rFonts w:ascii="Times New Roman" w:hAnsi="Times New Roman" w:cs="Times New Roman"/>
          <w:sz w:val="20"/>
          <w:szCs w:val="20"/>
          <w:lang w:val="en-US"/>
          <w:rPrChange w:id="9735" w:author="Airat Shigapov" w:date="2021-10-27T23:08:00Z">
            <w:rPr>
              <w:ins w:id="9736" w:author="Airat Shigapov" w:date="2021-10-27T23:05:00Z"/>
              <w:rFonts w:ascii="Consolas" w:hAnsi="Consolas" w:cs="Consolas"/>
              <w:color w:val="000000"/>
              <w:sz w:val="19"/>
              <w:szCs w:val="19"/>
            </w:rPr>
          </w:rPrChange>
        </w:rPr>
      </w:pPr>
      <w:ins w:id="9737" w:author="Airat Shigapov" w:date="2021-10-27T23:05:00Z">
        <w:r w:rsidRPr="008C09BE">
          <w:rPr>
            <w:rFonts w:ascii="Times New Roman" w:hAnsi="Times New Roman" w:cs="Times New Roman"/>
            <w:sz w:val="20"/>
            <w:szCs w:val="20"/>
            <w:lang w:val="en-US"/>
            <w:rPrChange w:id="9738" w:author="Airat Shigapov" w:date="2021-10-27T23:08:00Z">
              <w:rPr>
                <w:rFonts w:ascii="Consolas" w:hAnsi="Consolas" w:cs="Consolas"/>
                <w:color w:val="000000"/>
                <w:sz w:val="19"/>
                <w:szCs w:val="19"/>
              </w:rPr>
            </w:rPrChange>
          </w:rPr>
          <w:t xml:space="preserve">            }</w:t>
        </w:r>
      </w:ins>
    </w:p>
    <w:p w14:paraId="13FD6319" w14:textId="77777777" w:rsidR="00D002A1" w:rsidRPr="008C09BE" w:rsidRDefault="00D002A1" w:rsidP="00D002A1">
      <w:pPr>
        <w:autoSpaceDE w:val="0"/>
        <w:autoSpaceDN w:val="0"/>
        <w:adjustRightInd w:val="0"/>
        <w:spacing w:after="0" w:line="240" w:lineRule="auto"/>
        <w:rPr>
          <w:ins w:id="9739" w:author="Airat Shigapov" w:date="2021-10-27T23:05:00Z"/>
          <w:rFonts w:ascii="Times New Roman" w:hAnsi="Times New Roman" w:cs="Times New Roman"/>
          <w:sz w:val="20"/>
          <w:szCs w:val="20"/>
          <w:lang w:val="en-US"/>
          <w:rPrChange w:id="9740" w:author="Airat Shigapov" w:date="2021-10-27T23:08:00Z">
            <w:rPr>
              <w:ins w:id="9741" w:author="Airat Shigapov" w:date="2021-10-27T23:05:00Z"/>
              <w:rFonts w:ascii="Consolas" w:hAnsi="Consolas" w:cs="Consolas"/>
              <w:color w:val="000000"/>
              <w:sz w:val="19"/>
              <w:szCs w:val="19"/>
            </w:rPr>
          </w:rPrChange>
        </w:rPr>
      </w:pPr>
      <w:ins w:id="9742" w:author="Airat Shigapov" w:date="2021-10-27T23:05:00Z">
        <w:r w:rsidRPr="008C09BE">
          <w:rPr>
            <w:rFonts w:ascii="Times New Roman" w:hAnsi="Times New Roman" w:cs="Times New Roman"/>
            <w:sz w:val="20"/>
            <w:szCs w:val="20"/>
            <w:lang w:val="en-US"/>
            <w:rPrChange w:id="9743" w:author="Airat Shigapov" w:date="2021-10-27T23:08:00Z">
              <w:rPr>
                <w:rFonts w:ascii="Consolas" w:hAnsi="Consolas" w:cs="Consolas"/>
                <w:color w:val="000000"/>
                <w:sz w:val="19"/>
                <w:szCs w:val="19"/>
              </w:rPr>
            </w:rPrChange>
          </w:rPr>
          <w:t xml:space="preserve">        }</w:t>
        </w:r>
      </w:ins>
    </w:p>
    <w:p w14:paraId="7ACF8474" w14:textId="77777777" w:rsidR="00D002A1" w:rsidRPr="008C09BE" w:rsidRDefault="00D002A1" w:rsidP="00D002A1">
      <w:pPr>
        <w:autoSpaceDE w:val="0"/>
        <w:autoSpaceDN w:val="0"/>
        <w:adjustRightInd w:val="0"/>
        <w:spacing w:after="0" w:line="240" w:lineRule="auto"/>
        <w:rPr>
          <w:ins w:id="9744" w:author="Airat Shigapov" w:date="2021-10-27T23:05:00Z"/>
          <w:rFonts w:ascii="Times New Roman" w:hAnsi="Times New Roman" w:cs="Times New Roman"/>
          <w:sz w:val="20"/>
          <w:szCs w:val="20"/>
          <w:lang w:val="en-US"/>
          <w:rPrChange w:id="9745" w:author="Airat Shigapov" w:date="2021-10-27T23:08:00Z">
            <w:rPr>
              <w:ins w:id="9746" w:author="Airat Shigapov" w:date="2021-10-27T23:05:00Z"/>
              <w:rFonts w:ascii="Consolas" w:hAnsi="Consolas" w:cs="Consolas"/>
              <w:color w:val="000000"/>
              <w:sz w:val="19"/>
              <w:szCs w:val="19"/>
            </w:rPr>
          </w:rPrChange>
        </w:rPr>
      </w:pPr>
    </w:p>
    <w:p w14:paraId="06195632" w14:textId="77777777" w:rsidR="00D002A1" w:rsidRPr="008C09BE" w:rsidRDefault="00D002A1" w:rsidP="00D002A1">
      <w:pPr>
        <w:autoSpaceDE w:val="0"/>
        <w:autoSpaceDN w:val="0"/>
        <w:adjustRightInd w:val="0"/>
        <w:spacing w:after="0" w:line="240" w:lineRule="auto"/>
        <w:rPr>
          <w:ins w:id="9747" w:author="Airat Shigapov" w:date="2021-10-27T23:05:00Z"/>
          <w:rFonts w:ascii="Times New Roman" w:hAnsi="Times New Roman" w:cs="Times New Roman"/>
          <w:sz w:val="20"/>
          <w:szCs w:val="20"/>
          <w:lang w:val="en-US"/>
          <w:rPrChange w:id="9748" w:author="Airat Shigapov" w:date="2021-10-27T23:08:00Z">
            <w:rPr>
              <w:ins w:id="9749" w:author="Airat Shigapov" w:date="2021-10-27T23:05:00Z"/>
              <w:rFonts w:ascii="Consolas" w:hAnsi="Consolas" w:cs="Consolas"/>
              <w:color w:val="000000"/>
              <w:sz w:val="19"/>
              <w:szCs w:val="19"/>
            </w:rPr>
          </w:rPrChange>
        </w:rPr>
      </w:pPr>
      <w:ins w:id="9750" w:author="Airat Shigapov" w:date="2021-10-27T23:05:00Z">
        <w:r w:rsidRPr="008C09BE">
          <w:rPr>
            <w:rFonts w:ascii="Times New Roman" w:hAnsi="Times New Roman" w:cs="Times New Roman"/>
            <w:sz w:val="20"/>
            <w:szCs w:val="20"/>
            <w:lang w:val="en-US"/>
            <w:rPrChange w:id="9751"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9752" w:author="Airat Shigapov" w:date="2021-10-27T23:08:00Z">
              <w:rPr>
                <w:rFonts w:ascii="Consolas" w:hAnsi="Consolas" w:cs="Consolas"/>
                <w:color w:val="0000FF"/>
                <w:sz w:val="19"/>
                <w:szCs w:val="19"/>
              </w:rPr>
            </w:rPrChange>
          </w:rPr>
          <w:t>private</w:t>
        </w:r>
        <w:r w:rsidRPr="008C09BE">
          <w:rPr>
            <w:rFonts w:ascii="Times New Roman" w:hAnsi="Times New Roman" w:cs="Times New Roman"/>
            <w:sz w:val="20"/>
            <w:szCs w:val="20"/>
            <w:lang w:val="en-US"/>
            <w:rPrChange w:id="9753"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9754" w:author="Airat Shigapov" w:date="2021-10-27T23:08:00Z">
              <w:rPr>
                <w:rFonts w:ascii="Consolas" w:hAnsi="Consolas" w:cs="Consolas"/>
                <w:color w:val="0000FF"/>
                <w:sz w:val="19"/>
                <w:szCs w:val="19"/>
              </w:rPr>
            </w:rPrChange>
          </w:rPr>
          <w:t>void</w:t>
        </w:r>
        <w:r w:rsidRPr="008C09BE">
          <w:rPr>
            <w:rFonts w:ascii="Times New Roman" w:hAnsi="Times New Roman" w:cs="Times New Roman"/>
            <w:sz w:val="20"/>
            <w:szCs w:val="20"/>
            <w:lang w:val="en-US"/>
            <w:rPrChange w:id="9755" w:author="Airat Shigapov" w:date="2021-10-27T23:08:00Z">
              <w:rPr>
                <w:rFonts w:ascii="Consolas" w:hAnsi="Consolas" w:cs="Consolas"/>
                <w:color w:val="000000"/>
                <w:sz w:val="19"/>
                <w:szCs w:val="19"/>
              </w:rPr>
            </w:rPrChange>
          </w:rPr>
          <w:t xml:space="preserve"> </w:t>
        </w:r>
        <w:proofErr w:type="spellStart"/>
        <w:r w:rsidRPr="008C09BE">
          <w:rPr>
            <w:rFonts w:ascii="Times New Roman" w:hAnsi="Times New Roman" w:cs="Times New Roman"/>
            <w:sz w:val="20"/>
            <w:szCs w:val="20"/>
            <w:lang w:val="en-US"/>
            <w:rPrChange w:id="9756" w:author="Airat Shigapov" w:date="2021-10-27T23:08:00Z">
              <w:rPr>
                <w:rFonts w:ascii="Consolas" w:hAnsi="Consolas" w:cs="Consolas"/>
                <w:color w:val="000000"/>
                <w:sz w:val="19"/>
                <w:szCs w:val="19"/>
              </w:rPr>
            </w:rPrChange>
          </w:rPr>
          <w:t>passwordfield_</w:t>
        </w:r>
        <w:proofErr w:type="gramStart"/>
        <w:r w:rsidRPr="008C09BE">
          <w:rPr>
            <w:rFonts w:ascii="Times New Roman" w:hAnsi="Times New Roman" w:cs="Times New Roman"/>
            <w:sz w:val="20"/>
            <w:szCs w:val="20"/>
            <w:lang w:val="en-US"/>
            <w:rPrChange w:id="9757" w:author="Airat Shigapov" w:date="2021-10-27T23:08:00Z">
              <w:rPr>
                <w:rFonts w:ascii="Consolas" w:hAnsi="Consolas" w:cs="Consolas"/>
                <w:color w:val="000000"/>
                <w:sz w:val="19"/>
                <w:szCs w:val="19"/>
              </w:rPr>
            </w:rPrChange>
          </w:rPr>
          <w:t>GotFocus</w:t>
        </w:r>
        <w:proofErr w:type="spellEnd"/>
        <w:r w:rsidRPr="008C09BE">
          <w:rPr>
            <w:rFonts w:ascii="Times New Roman" w:hAnsi="Times New Roman" w:cs="Times New Roman"/>
            <w:sz w:val="20"/>
            <w:szCs w:val="20"/>
            <w:lang w:val="en-US"/>
            <w:rPrChange w:id="9758" w:author="Airat Shigapov" w:date="2021-10-27T23:08:00Z">
              <w:rPr>
                <w:rFonts w:ascii="Consolas" w:hAnsi="Consolas" w:cs="Consolas"/>
                <w:color w:val="000000"/>
                <w:sz w:val="19"/>
                <w:szCs w:val="19"/>
              </w:rPr>
            </w:rPrChange>
          </w:rPr>
          <w:t>(</w:t>
        </w:r>
        <w:proofErr w:type="gramEnd"/>
        <w:r w:rsidRPr="008C09BE">
          <w:rPr>
            <w:rFonts w:ascii="Times New Roman" w:hAnsi="Times New Roman" w:cs="Times New Roman"/>
            <w:sz w:val="20"/>
            <w:szCs w:val="20"/>
            <w:lang w:val="en-US"/>
            <w:rPrChange w:id="9759" w:author="Airat Shigapov" w:date="2021-10-27T23:08:00Z">
              <w:rPr>
                <w:rFonts w:ascii="Consolas" w:hAnsi="Consolas" w:cs="Consolas"/>
                <w:color w:val="0000FF"/>
                <w:sz w:val="19"/>
                <w:szCs w:val="19"/>
              </w:rPr>
            </w:rPrChange>
          </w:rPr>
          <w:t>object</w:t>
        </w:r>
        <w:r w:rsidRPr="008C09BE">
          <w:rPr>
            <w:rFonts w:ascii="Times New Roman" w:hAnsi="Times New Roman" w:cs="Times New Roman"/>
            <w:sz w:val="20"/>
            <w:szCs w:val="20"/>
            <w:lang w:val="en-US"/>
            <w:rPrChange w:id="9760" w:author="Airat Shigapov" w:date="2021-10-27T23:08:00Z">
              <w:rPr>
                <w:rFonts w:ascii="Consolas" w:hAnsi="Consolas" w:cs="Consolas"/>
                <w:color w:val="000000"/>
                <w:sz w:val="19"/>
                <w:szCs w:val="19"/>
              </w:rPr>
            </w:rPrChange>
          </w:rPr>
          <w:t xml:space="preserve"> sender, </w:t>
        </w:r>
        <w:proofErr w:type="spellStart"/>
        <w:r w:rsidRPr="008C09BE">
          <w:rPr>
            <w:rFonts w:ascii="Times New Roman" w:hAnsi="Times New Roman" w:cs="Times New Roman"/>
            <w:sz w:val="20"/>
            <w:szCs w:val="20"/>
            <w:lang w:val="en-US"/>
            <w:rPrChange w:id="9761" w:author="Airat Shigapov" w:date="2021-10-27T23:08:00Z">
              <w:rPr>
                <w:rFonts w:ascii="Consolas" w:hAnsi="Consolas" w:cs="Consolas"/>
                <w:color w:val="000000"/>
                <w:sz w:val="19"/>
                <w:szCs w:val="19"/>
              </w:rPr>
            </w:rPrChange>
          </w:rPr>
          <w:t>RoutedEventArgs</w:t>
        </w:r>
        <w:proofErr w:type="spellEnd"/>
        <w:r w:rsidRPr="008C09BE">
          <w:rPr>
            <w:rFonts w:ascii="Times New Roman" w:hAnsi="Times New Roman" w:cs="Times New Roman"/>
            <w:sz w:val="20"/>
            <w:szCs w:val="20"/>
            <w:lang w:val="en-US"/>
            <w:rPrChange w:id="9762" w:author="Airat Shigapov" w:date="2021-10-27T23:08:00Z">
              <w:rPr>
                <w:rFonts w:ascii="Consolas" w:hAnsi="Consolas" w:cs="Consolas"/>
                <w:color w:val="000000"/>
                <w:sz w:val="19"/>
                <w:szCs w:val="19"/>
              </w:rPr>
            </w:rPrChange>
          </w:rPr>
          <w:t xml:space="preserve"> e)</w:t>
        </w:r>
      </w:ins>
    </w:p>
    <w:p w14:paraId="150C7FFA" w14:textId="77777777" w:rsidR="00D002A1" w:rsidRPr="008C09BE" w:rsidRDefault="00D002A1" w:rsidP="00D002A1">
      <w:pPr>
        <w:autoSpaceDE w:val="0"/>
        <w:autoSpaceDN w:val="0"/>
        <w:adjustRightInd w:val="0"/>
        <w:spacing w:after="0" w:line="240" w:lineRule="auto"/>
        <w:rPr>
          <w:ins w:id="9763" w:author="Airat Shigapov" w:date="2021-10-27T23:05:00Z"/>
          <w:rFonts w:ascii="Times New Roman" w:hAnsi="Times New Roman" w:cs="Times New Roman"/>
          <w:sz w:val="20"/>
          <w:szCs w:val="20"/>
          <w:lang w:val="en-US"/>
          <w:rPrChange w:id="9764" w:author="Airat Shigapov" w:date="2021-10-27T23:08:00Z">
            <w:rPr>
              <w:ins w:id="9765" w:author="Airat Shigapov" w:date="2021-10-27T23:05:00Z"/>
              <w:rFonts w:ascii="Consolas" w:hAnsi="Consolas" w:cs="Consolas"/>
              <w:color w:val="000000"/>
              <w:sz w:val="19"/>
              <w:szCs w:val="19"/>
            </w:rPr>
          </w:rPrChange>
        </w:rPr>
      </w:pPr>
      <w:ins w:id="9766" w:author="Airat Shigapov" w:date="2021-10-27T23:05:00Z">
        <w:r w:rsidRPr="008C09BE">
          <w:rPr>
            <w:rFonts w:ascii="Times New Roman" w:hAnsi="Times New Roman" w:cs="Times New Roman"/>
            <w:sz w:val="20"/>
            <w:szCs w:val="20"/>
            <w:lang w:val="en-US"/>
            <w:rPrChange w:id="9767" w:author="Airat Shigapov" w:date="2021-10-27T23:08:00Z">
              <w:rPr>
                <w:rFonts w:ascii="Consolas" w:hAnsi="Consolas" w:cs="Consolas"/>
                <w:color w:val="000000"/>
                <w:sz w:val="19"/>
                <w:szCs w:val="19"/>
              </w:rPr>
            </w:rPrChange>
          </w:rPr>
          <w:lastRenderedPageBreak/>
          <w:t xml:space="preserve">        {</w:t>
        </w:r>
      </w:ins>
    </w:p>
    <w:p w14:paraId="1B965C0F" w14:textId="77777777" w:rsidR="00D002A1" w:rsidRPr="008C09BE" w:rsidRDefault="00D002A1" w:rsidP="00D002A1">
      <w:pPr>
        <w:autoSpaceDE w:val="0"/>
        <w:autoSpaceDN w:val="0"/>
        <w:adjustRightInd w:val="0"/>
        <w:spacing w:after="0" w:line="240" w:lineRule="auto"/>
        <w:rPr>
          <w:ins w:id="9768" w:author="Airat Shigapov" w:date="2021-10-27T23:05:00Z"/>
          <w:rFonts w:ascii="Times New Roman" w:hAnsi="Times New Roman" w:cs="Times New Roman"/>
          <w:sz w:val="20"/>
          <w:szCs w:val="20"/>
          <w:lang w:val="en-US"/>
          <w:rPrChange w:id="9769" w:author="Airat Shigapov" w:date="2021-10-27T23:08:00Z">
            <w:rPr>
              <w:ins w:id="9770" w:author="Airat Shigapov" w:date="2021-10-27T23:05:00Z"/>
              <w:rFonts w:ascii="Consolas" w:hAnsi="Consolas" w:cs="Consolas"/>
              <w:color w:val="000000"/>
              <w:sz w:val="19"/>
              <w:szCs w:val="19"/>
            </w:rPr>
          </w:rPrChange>
        </w:rPr>
      </w:pPr>
      <w:ins w:id="9771" w:author="Airat Shigapov" w:date="2021-10-27T23:05:00Z">
        <w:r w:rsidRPr="008C09BE">
          <w:rPr>
            <w:rFonts w:ascii="Times New Roman" w:hAnsi="Times New Roman" w:cs="Times New Roman"/>
            <w:sz w:val="20"/>
            <w:szCs w:val="20"/>
            <w:lang w:val="en-US"/>
            <w:rPrChange w:id="9772" w:author="Airat Shigapov" w:date="2021-10-27T23:08:00Z">
              <w:rPr>
                <w:rFonts w:ascii="Consolas" w:hAnsi="Consolas" w:cs="Consolas"/>
                <w:color w:val="000000"/>
                <w:sz w:val="19"/>
                <w:szCs w:val="19"/>
              </w:rPr>
            </w:rPrChange>
          </w:rPr>
          <w:t xml:space="preserve">            </w:t>
        </w:r>
        <w:proofErr w:type="spellStart"/>
        <w:proofErr w:type="gramStart"/>
        <w:r w:rsidRPr="008C09BE">
          <w:rPr>
            <w:rFonts w:ascii="Times New Roman" w:hAnsi="Times New Roman" w:cs="Times New Roman"/>
            <w:sz w:val="20"/>
            <w:szCs w:val="20"/>
            <w:lang w:val="en-US"/>
            <w:rPrChange w:id="9773" w:author="Airat Shigapov" w:date="2021-10-27T23:08:00Z">
              <w:rPr>
                <w:rFonts w:ascii="Consolas" w:hAnsi="Consolas" w:cs="Consolas"/>
                <w:color w:val="000000"/>
                <w:sz w:val="19"/>
                <w:szCs w:val="19"/>
              </w:rPr>
            </w:rPrChange>
          </w:rPr>
          <w:t>passwordfield.Visibility</w:t>
        </w:r>
        <w:proofErr w:type="spellEnd"/>
        <w:proofErr w:type="gramEnd"/>
        <w:r w:rsidRPr="008C09BE">
          <w:rPr>
            <w:rFonts w:ascii="Times New Roman" w:hAnsi="Times New Roman" w:cs="Times New Roman"/>
            <w:sz w:val="20"/>
            <w:szCs w:val="20"/>
            <w:lang w:val="en-US"/>
            <w:rPrChange w:id="9774" w:author="Airat Shigapov" w:date="2021-10-27T23:08:00Z">
              <w:rPr>
                <w:rFonts w:ascii="Consolas" w:hAnsi="Consolas" w:cs="Consolas"/>
                <w:color w:val="000000"/>
                <w:sz w:val="19"/>
                <w:szCs w:val="19"/>
              </w:rPr>
            </w:rPrChange>
          </w:rPr>
          <w:t xml:space="preserve"> = </w:t>
        </w:r>
        <w:proofErr w:type="spellStart"/>
        <w:r w:rsidRPr="008C09BE">
          <w:rPr>
            <w:rFonts w:ascii="Times New Roman" w:hAnsi="Times New Roman" w:cs="Times New Roman"/>
            <w:sz w:val="20"/>
            <w:szCs w:val="20"/>
            <w:lang w:val="en-US"/>
            <w:rPrChange w:id="9775" w:author="Airat Shigapov" w:date="2021-10-27T23:08:00Z">
              <w:rPr>
                <w:rFonts w:ascii="Consolas" w:hAnsi="Consolas" w:cs="Consolas"/>
                <w:color w:val="000000"/>
                <w:sz w:val="19"/>
                <w:szCs w:val="19"/>
              </w:rPr>
            </w:rPrChange>
          </w:rPr>
          <w:t>Visibility.Visible</w:t>
        </w:r>
        <w:proofErr w:type="spellEnd"/>
        <w:r w:rsidRPr="008C09BE">
          <w:rPr>
            <w:rFonts w:ascii="Times New Roman" w:hAnsi="Times New Roman" w:cs="Times New Roman"/>
            <w:sz w:val="20"/>
            <w:szCs w:val="20"/>
            <w:lang w:val="en-US"/>
            <w:rPrChange w:id="9776" w:author="Airat Shigapov" w:date="2021-10-27T23:08:00Z">
              <w:rPr>
                <w:rFonts w:ascii="Consolas" w:hAnsi="Consolas" w:cs="Consolas"/>
                <w:color w:val="000000"/>
                <w:sz w:val="19"/>
                <w:szCs w:val="19"/>
              </w:rPr>
            </w:rPrChange>
          </w:rPr>
          <w:t>;</w:t>
        </w:r>
      </w:ins>
    </w:p>
    <w:p w14:paraId="725674CD" w14:textId="77777777" w:rsidR="00D002A1" w:rsidRPr="008C09BE" w:rsidRDefault="00D002A1" w:rsidP="00D002A1">
      <w:pPr>
        <w:autoSpaceDE w:val="0"/>
        <w:autoSpaceDN w:val="0"/>
        <w:adjustRightInd w:val="0"/>
        <w:spacing w:after="0" w:line="240" w:lineRule="auto"/>
        <w:rPr>
          <w:ins w:id="9777" w:author="Airat Shigapov" w:date="2021-10-27T23:05:00Z"/>
          <w:rFonts w:ascii="Times New Roman" w:hAnsi="Times New Roman" w:cs="Times New Roman"/>
          <w:sz w:val="20"/>
          <w:szCs w:val="20"/>
          <w:lang w:val="en-US"/>
          <w:rPrChange w:id="9778" w:author="Airat Shigapov" w:date="2021-10-27T23:08:00Z">
            <w:rPr>
              <w:ins w:id="9779" w:author="Airat Shigapov" w:date="2021-10-27T23:05:00Z"/>
              <w:rFonts w:ascii="Consolas" w:hAnsi="Consolas" w:cs="Consolas"/>
              <w:color w:val="000000"/>
              <w:sz w:val="19"/>
              <w:szCs w:val="19"/>
            </w:rPr>
          </w:rPrChange>
        </w:rPr>
      </w:pPr>
      <w:ins w:id="9780" w:author="Airat Shigapov" w:date="2021-10-27T23:05:00Z">
        <w:r w:rsidRPr="008C09BE">
          <w:rPr>
            <w:rFonts w:ascii="Times New Roman" w:hAnsi="Times New Roman" w:cs="Times New Roman"/>
            <w:sz w:val="20"/>
            <w:szCs w:val="20"/>
            <w:lang w:val="en-US"/>
            <w:rPrChange w:id="9781" w:author="Airat Shigapov" w:date="2021-10-27T23:08:00Z">
              <w:rPr>
                <w:rFonts w:ascii="Consolas" w:hAnsi="Consolas" w:cs="Consolas"/>
                <w:color w:val="000000"/>
                <w:sz w:val="19"/>
                <w:szCs w:val="19"/>
              </w:rPr>
            </w:rPrChange>
          </w:rPr>
          <w:t xml:space="preserve">            </w:t>
        </w:r>
        <w:proofErr w:type="spellStart"/>
        <w:r w:rsidRPr="008C09BE">
          <w:rPr>
            <w:rFonts w:ascii="Times New Roman" w:hAnsi="Times New Roman" w:cs="Times New Roman"/>
            <w:sz w:val="20"/>
            <w:szCs w:val="20"/>
            <w:lang w:val="en-US"/>
            <w:rPrChange w:id="9782" w:author="Airat Shigapov" w:date="2021-10-27T23:08:00Z">
              <w:rPr>
                <w:rFonts w:ascii="Consolas" w:hAnsi="Consolas" w:cs="Consolas"/>
                <w:color w:val="000000"/>
                <w:sz w:val="19"/>
                <w:szCs w:val="19"/>
              </w:rPr>
            </w:rPrChange>
          </w:rPr>
          <w:t>passHelper.Visibility</w:t>
        </w:r>
        <w:proofErr w:type="spellEnd"/>
        <w:r w:rsidRPr="008C09BE">
          <w:rPr>
            <w:rFonts w:ascii="Times New Roman" w:hAnsi="Times New Roman" w:cs="Times New Roman"/>
            <w:sz w:val="20"/>
            <w:szCs w:val="20"/>
            <w:lang w:val="en-US"/>
            <w:rPrChange w:id="9783" w:author="Airat Shigapov" w:date="2021-10-27T23:08:00Z">
              <w:rPr>
                <w:rFonts w:ascii="Consolas" w:hAnsi="Consolas" w:cs="Consolas"/>
                <w:color w:val="000000"/>
                <w:sz w:val="19"/>
                <w:szCs w:val="19"/>
              </w:rPr>
            </w:rPrChange>
          </w:rPr>
          <w:t xml:space="preserve"> = </w:t>
        </w:r>
        <w:proofErr w:type="spellStart"/>
        <w:r w:rsidRPr="008C09BE">
          <w:rPr>
            <w:rFonts w:ascii="Times New Roman" w:hAnsi="Times New Roman" w:cs="Times New Roman"/>
            <w:sz w:val="20"/>
            <w:szCs w:val="20"/>
            <w:lang w:val="en-US"/>
            <w:rPrChange w:id="9784" w:author="Airat Shigapov" w:date="2021-10-27T23:08:00Z">
              <w:rPr>
                <w:rFonts w:ascii="Consolas" w:hAnsi="Consolas" w:cs="Consolas"/>
                <w:color w:val="000000"/>
                <w:sz w:val="19"/>
                <w:szCs w:val="19"/>
              </w:rPr>
            </w:rPrChange>
          </w:rPr>
          <w:t>Visibility.Hidden</w:t>
        </w:r>
        <w:proofErr w:type="spellEnd"/>
        <w:r w:rsidRPr="008C09BE">
          <w:rPr>
            <w:rFonts w:ascii="Times New Roman" w:hAnsi="Times New Roman" w:cs="Times New Roman"/>
            <w:sz w:val="20"/>
            <w:szCs w:val="20"/>
            <w:lang w:val="en-US"/>
            <w:rPrChange w:id="9785" w:author="Airat Shigapov" w:date="2021-10-27T23:08:00Z">
              <w:rPr>
                <w:rFonts w:ascii="Consolas" w:hAnsi="Consolas" w:cs="Consolas"/>
                <w:color w:val="000000"/>
                <w:sz w:val="19"/>
                <w:szCs w:val="19"/>
              </w:rPr>
            </w:rPrChange>
          </w:rPr>
          <w:t>;</w:t>
        </w:r>
      </w:ins>
    </w:p>
    <w:p w14:paraId="79CBD601" w14:textId="77777777" w:rsidR="00D002A1" w:rsidRPr="008C09BE" w:rsidRDefault="00D002A1" w:rsidP="00D002A1">
      <w:pPr>
        <w:autoSpaceDE w:val="0"/>
        <w:autoSpaceDN w:val="0"/>
        <w:adjustRightInd w:val="0"/>
        <w:spacing w:after="0" w:line="240" w:lineRule="auto"/>
        <w:rPr>
          <w:ins w:id="9786" w:author="Airat Shigapov" w:date="2021-10-27T23:05:00Z"/>
          <w:rFonts w:ascii="Times New Roman" w:hAnsi="Times New Roman" w:cs="Times New Roman"/>
          <w:sz w:val="20"/>
          <w:szCs w:val="20"/>
          <w:lang w:val="en-US"/>
          <w:rPrChange w:id="9787" w:author="Airat Shigapov" w:date="2021-10-27T23:08:00Z">
            <w:rPr>
              <w:ins w:id="9788" w:author="Airat Shigapov" w:date="2021-10-27T23:05:00Z"/>
              <w:rFonts w:ascii="Consolas" w:hAnsi="Consolas" w:cs="Consolas"/>
              <w:color w:val="000000"/>
              <w:sz w:val="19"/>
              <w:szCs w:val="19"/>
            </w:rPr>
          </w:rPrChange>
        </w:rPr>
      </w:pPr>
      <w:ins w:id="9789" w:author="Airat Shigapov" w:date="2021-10-27T23:05:00Z">
        <w:r w:rsidRPr="008C09BE">
          <w:rPr>
            <w:rFonts w:ascii="Times New Roman" w:hAnsi="Times New Roman" w:cs="Times New Roman"/>
            <w:sz w:val="20"/>
            <w:szCs w:val="20"/>
            <w:lang w:val="en-US"/>
            <w:rPrChange w:id="9790" w:author="Airat Shigapov" w:date="2021-10-27T23:08:00Z">
              <w:rPr>
                <w:rFonts w:ascii="Consolas" w:hAnsi="Consolas" w:cs="Consolas"/>
                <w:color w:val="000000"/>
                <w:sz w:val="19"/>
                <w:szCs w:val="19"/>
              </w:rPr>
            </w:rPrChange>
          </w:rPr>
          <w:t xml:space="preserve">            </w:t>
        </w:r>
        <w:proofErr w:type="spellStart"/>
        <w:proofErr w:type="gramStart"/>
        <w:r w:rsidRPr="008C09BE">
          <w:rPr>
            <w:rFonts w:ascii="Times New Roman" w:hAnsi="Times New Roman" w:cs="Times New Roman"/>
            <w:sz w:val="20"/>
            <w:szCs w:val="20"/>
            <w:lang w:val="en-US"/>
            <w:rPrChange w:id="9791" w:author="Airat Shigapov" w:date="2021-10-27T23:08:00Z">
              <w:rPr>
                <w:rFonts w:ascii="Consolas" w:hAnsi="Consolas" w:cs="Consolas"/>
                <w:color w:val="000000"/>
                <w:sz w:val="19"/>
                <w:szCs w:val="19"/>
              </w:rPr>
            </w:rPrChange>
          </w:rPr>
          <w:t>passwordfield.Focus</w:t>
        </w:r>
        <w:proofErr w:type="spellEnd"/>
        <w:proofErr w:type="gramEnd"/>
        <w:r w:rsidRPr="008C09BE">
          <w:rPr>
            <w:rFonts w:ascii="Times New Roman" w:hAnsi="Times New Roman" w:cs="Times New Roman"/>
            <w:sz w:val="20"/>
            <w:szCs w:val="20"/>
            <w:lang w:val="en-US"/>
            <w:rPrChange w:id="9792" w:author="Airat Shigapov" w:date="2021-10-27T23:08:00Z">
              <w:rPr>
                <w:rFonts w:ascii="Consolas" w:hAnsi="Consolas" w:cs="Consolas"/>
                <w:color w:val="000000"/>
                <w:sz w:val="19"/>
                <w:szCs w:val="19"/>
              </w:rPr>
            </w:rPrChange>
          </w:rPr>
          <w:t>();</w:t>
        </w:r>
      </w:ins>
    </w:p>
    <w:p w14:paraId="1BDDD62F" w14:textId="77777777" w:rsidR="00D002A1" w:rsidRPr="008C09BE" w:rsidRDefault="00D002A1" w:rsidP="00D002A1">
      <w:pPr>
        <w:autoSpaceDE w:val="0"/>
        <w:autoSpaceDN w:val="0"/>
        <w:adjustRightInd w:val="0"/>
        <w:spacing w:after="0" w:line="240" w:lineRule="auto"/>
        <w:rPr>
          <w:ins w:id="9793" w:author="Airat Shigapov" w:date="2021-10-27T23:05:00Z"/>
          <w:rFonts w:ascii="Times New Roman" w:hAnsi="Times New Roman" w:cs="Times New Roman"/>
          <w:sz w:val="20"/>
          <w:szCs w:val="20"/>
          <w:lang w:val="en-US"/>
          <w:rPrChange w:id="9794" w:author="Airat Shigapov" w:date="2021-10-27T23:08:00Z">
            <w:rPr>
              <w:ins w:id="9795" w:author="Airat Shigapov" w:date="2021-10-27T23:05:00Z"/>
              <w:rFonts w:ascii="Consolas" w:hAnsi="Consolas" w:cs="Consolas"/>
              <w:color w:val="000000"/>
              <w:sz w:val="19"/>
              <w:szCs w:val="19"/>
            </w:rPr>
          </w:rPrChange>
        </w:rPr>
      </w:pPr>
      <w:ins w:id="9796" w:author="Airat Shigapov" w:date="2021-10-27T23:05:00Z">
        <w:r w:rsidRPr="008C09BE">
          <w:rPr>
            <w:rFonts w:ascii="Times New Roman" w:hAnsi="Times New Roman" w:cs="Times New Roman"/>
            <w:sz w:val="20"/>
            <w:szCs w:val="20"/>
            <w:lang w:val="en-US"/>
            <w:rPrChange w:id="9797" w:author="Airat Shigapov" w:date="2021-10-27T23:08:00Z">
              <w:rPr>
                <w:rFonts w:ascii="Consolas" w:hAnsi="Consolas" w:cs="Consolas"/>
                <w:color w:val="000000"/>
                <w:sz w:val="19"/>
                <w:szCs w:val="19"/>
              </w:rPr>
            </w:rPrChange>
          </w:rPr>
          <w:t xml:space="preserve">        }</w:t>
        </w:r>
      </w:ins>
    </w:p>
    <w:p w14:paraId="286E7941" w14:textId="77777777" w:rsidR="00D002A1" w:rsidRPr="008C09BE" w:rsidRDefault="00D002A1" w:rsidP="00D002A1">
      <w:pPr>
        <w:autoSpaceDE w:val="0"/>
        <w:autoSpaceDN w:val="0"/>
        <w:adjustRightInd w:val="0"/>
        <w:spacing w:after="0" w:line="240" w:lineRule="auto"/>
        <w:rPr>
          <w:ins w:id="9798" w:author="Airat Shigapov" w:date="2021-10-27T23:05:00Z"/>
          <w:rFonts w:ascii="Times New Roman" w:hAnsi="Times New Roman" w:cs="Times New Roman"/>
          <w:sz w:val="20"/>
          <w:szCs w:val="20"/>
          <w:lang w:val="en-US"/>
          <w:rPrChange w:id="9799" w:author="Airat Shigapov" w:date="2021-10-27T23:08:00Z">
            <w:rPr>
              <w:ins w:id="9800" w:author="Airat Shigapov" w:date="2021-10-27T23:05:00Z"/>
              <w:rFonts w:ascii="Consolas" w:hAnsi="Consolas" w:cs="Consolas"/>
              <w:color w:val="000000"/>
              <w:sz w:val="19"/>
              <w:szCs w:val="19"/>
            </w:rPr>
          </w:rPrChange>
        </w:rPr>
      </w:pPr>
    </w:p>
    <w:p w14:paraId="312E8496" w14:textId="77777777" w:rsidR="00D002A1" w:rsidRPr="008C09BE" w:rsidRDefault="00D002A1" w:rsidP="00D002A1">
      <w:pPr>
        <w:autoSpaceDE w:val="0"/>
        <w:autoSpaceDN w:val="0"/>
        <w:adjustRightInd w:val="0"/>
        <w:spacing w:after="0" w:line="240" w:lineRule="auto"/>
        <w:rPr>
          <w:ins w:id="9801" w:author="Airat Shigapov" w:date="2021-10-27T23:05:00Z"/>
          <w:rFonts w:ascii="Times New Roman" w:hAnsi="Times New Roman" w:cs="Times New Roman"/>
          <w:sz w:val="20"/>
          <w:szCs w:val="20"/>
          <w:lang w:val="en-US"/>
          <w:rPrChange w:id="9802" w:author="Airat Shigapov" w:date="2021-10-27T23:08:00Z">
            <w:rPr>
              <w:ins w:id="9803" w:author="Airat Shigapov" w:date="2021-10-27T23:05:00Z"/>
              <w:rFonts w:ascii="Consolas" w:hAnsi="Consolas" w:cs="Consolas"/>
              <w:color w:val="000000"/>
              <w:sz w:val="19"/>
              <w:szCs w:val="19"/>
            </w:rPr>
          </w:rPrChange>
        </w:rPr>
      </w:pPr>
      <w:ins w:id="9804" w:author="Airat Shigapov" w:date="2021-10-27T23:05:00Z">
        <w:r w:rsidRPr="008C09BE">
          <w:rPr>
            <w:rFonts w:ascii="Times New Roman" w:hAnsi="Times New Roman" w:cs="Times New Roman"/>
            <w:sz w:val="20"/>
            <w:szCs w:val="20"/>
            <w:lang w:val="en-US"/>
            <w:rPrChange w:id="9805"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9806" w:author="Airat Shigapov" w:date="2021-10-27T23:08:00Z">
              <w:rPr>
                <w:rFonts w:ascii="Consolas" w:hAnsi="Consolas" w:cs="Consolas"/>
                <w:color w:val="0000FF"/>
                <w:sz w:val="19"/>
                <w:szCs w:val="19"/>
              </w:rPr>
            </w:rPrChange>
          </w:rPr>
          <w:t>private</w:t>
        </w:r>
        <w:r w:rsidRPr="008C09BE">
          <w:rPr>
            <w:rFonts w:ascii="Times New Roman" w:hAnsi="Times New Roman" w:cs="Times New Roman"/>
            <w:sz w:val="20"/>
            <w:szCs w:val="20"/>
            <w:lang w:val="en-US"/>
            <w:rPrChange w:id="9807"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9808" w:author="Airat Shigapov" w:date="2021-10-27T23:08:00Z">
              <w:rPr>
                <w:rFonts w:ascii="Consolas" w:hAnsi="Consolas" w:cs="Consolas"/>
                <w:color w:val="0000FF"/>
                <w:sz w:val="19"/>
                <w:szCs w:val="19"/>
              </w:rPr>
            </w:rPrChange>
          </w:rPr>
          <w:t>void</w:t>
        </w:r>
        <w:r w:rsidRPr="008C09BE">
          <w:rPr>
            <w:rFonts w:ascii="Times New Roman" w:hAnsi="Times New Roman" w:cs="Times New Roman"/>
            <w:sz w:val="20"/>
            <w:szCs w:val="20"/>
            <w:lang w:val="en-US"/>
            <w:rPrChange w:id="9809" w:author="Airat Shigapov" w:date="2021-10-27T23:08:00Z">
              <w:rPr>
                <w:rFonts w:ascii="Consolas" w:hAnsi="Consolas" w:cs="Consolas"/>
                <w:color w:val="000000"/>
                <w:sz w:val="19"/>
                <w:szCs w:val="19"/>
              </w:rPr>
            </w:rPrChange>
          </w:rPr>
          <w:t xml:space="preserve"> </w:t>
        </w:r>
        <w:proofErr w:type="spellStart"/>
        <w:r w:rsidRPr="008C09BE">
          <w:rPr>
            <w:rFonts w:ascii="Times New Roman" w:hAnsi="Times New Roman" w:cs="Times New Roman"/>
            <w:sz w:val="20"/>
            <w:szCs w:val="20"/>
            <w:lang w:val="en-US"/>
            <w:rPrChange w:id="9810" w:author="Airat Shigapov" w:date="2021-10-27T23:08:00Z">
              <w:rPr>
                <w:rFonts w:ascii="Consolas" w:hAnsi="Consolas" w:cs="Consolas"/>
                <w:color w:val="000000"/>
                <w:sz w:val="19"/>
                <w:szCs w:val="19"/>
              </w:rPr>
            </w:rPrChange>
          </w:rPr>
          <w:t>passwordfield_</w:t>
        </w:r>
        <w:proofErr w:type="gramStart"/>
        <w:r w:rsidRPr="008C09BE">
          <w:rPr>
            <w:rFonts w:ascii="Times New Roman" w:hAnsi="Times New Roman" w:cs="Times New Roman"/>
            <w:sz w:val="20"/>
            <w:szCs w:val="20"/>
            <w:lang w:val="en-US"/>
            <w:rPrChange w:id="9811" w:author="Airat Shigapov" w:date="2021-10-27T23:08:00Z">
              <w:rPr>
                <w:rFonts w:ascii="Consolas" w:hAnsi="Consolas" w:cs="Consolas"/>
                <w:color w:val="000000"/>
                <w:sz w:val="19"/>
                <w:szCs w:val="19"/>
              </w:rPr>
            </w:rPrChange>
          </w:rPr>
          <w:t>LostFocus</w:t>
        </w:r>
        <w:proofErr w:type="spellEnd"/>
        <w:r w:rsidRPr="008C09BE">
          <w:rPr>
            <w:rFonts w:ascii="Times New Roman" w:hAnsi="Times New Roman" w:cs="Times New Roman"/>
            <w:sz w:val="20"/>
            <w:szCs w:val="20"/>
            <w:lang w:val="en-US"/>
            <w:rPrChange w:id="9812" w:author="Airat Shigapov" w:date="2021-10-27T23:08:00Z">
              <w:rPr>
                <w:rFonts w:ascii="Consolas" w:hAnsi="Consolas" w:cs="Consolas"/>
                <w:color w:val="000000"/>
                <w:sz w:val="19"/>
                <w:szCs w:val="19"/>
              </w:rPr>
            </w:rPrChange>
          </w:rPr>
          <w:t>(</w:t>
        </w:r>
        <w:proofErr w:type="gramEnd"/>
        <w:r w:rsidRPr="008C09BE">
          <w:rPr>
            <w:rFonts w:ascii="Times New Roman" w:hAnsi="Times New Roman" w:cs="Times New Roman"/>
            <w:sz w:val="20"/>
            <w:szCs w:val="20"/>
            <w:lang w:val="en-US"/>
            <w:rPrChange w:id="9813" w:author="Airat Shigapov" w:date="2021-10-27T23:08:00Z">
              <w:rPr>
                <w:rFonts w:ascii="Consolas" w:hAnsi="Consolas" w:cs="Consolas"/>
                <w:color w:val="0000FF"/>
                <w:sz w:val="19"/>
                <w:szCs w:val="19"/>
              </w:rPr>
            </w:rPrChange>
          </w:rPr>
          <w:t>object</w:t>
        </w:r>
        <w:r w:rsidRPr="008C09BE">
          <w:rPr>
            <w:rFonts w:ascii="Times New Roman" w:hAnsi="Times New Roman" w:cs="Times New Roman"/>
            <w:sz w:val="20"/>
            <w:szCs w:val="20"/>
            <w:lang w:val="en-US"/>
            <w:rPrChange w:id="9814" w:author="Airat Shigapov" w:date="2021-10-27T23:08:00Z">
              <w:rPr>
                <w:rFonts w:ascii="Consolas" w:hAnsi="Consolas" w:cs="Consolas"/>
                <w:color w:val="000000"/>
                <w:sz w:val="19"/>
                <w:szCs w:val="19"/>
              </w:rPr>
            </w:rPrChange>
          </w:rPr>
          <w:t xml:space="preserve"> sender, </w:t>
        </w:r>
        <w:proofErr w:type="spellStart"/>
        <w:r w:rsidRPr="008C09BE">
          <w:rPr>
            <w:rFonts w:ascii="Times New Roman" w:hAnsi="Times New Roman" w:cs="Times New Roman"/>
            <w:sz w:val="20"/>
            <w:szCs w:val="20"/>
            <w:lang w:val="en-US"/>
            <w:rPrChange w:id="9815" w:author="Airat Shigapov" w:date="2021-10-27T23:08:00Z">
              <w:rPr>
                <w:rFonts w:ascii="Consolas" w:hAnsi="Consolas" w:cs="Consolas"/>
                <w:color w:val="000000"/>
                <w:sz w:val="19"/>
                <w:szCs w:val="19"/>
              </w:rPr>
            </w:rPrChange>
          </w:rPr>
          <w:t>RoutedEventArgs</w:t>
        </w:r>
        <w:proofErr w:type="spellEnd"/>
        <w:r w:rsidRPr="008C09BE">
          <w:rPr>
            <w:rFonts w:ascii="Times New Roman" w:hAnsi="Times New Roman" w:cs="Times New Roman"/>
            <w:sz w:val="20"/>
            <w:szCs w:val="20"/>
            <w:lang w:val="en-US"/>
            <w:rPrChange w:id="9816" w:author="Airat Shigapov" w:date="2021-10-27T23:08:00Z">
              <w:rPr>
                <w:rFonts w:ascii="Consolas" w:hAnsi="Consolas" w:cs="Consolas"/>
                <w:color w:val="000000"/>
                <w:sz w:val="19"/>
                <w:szCs w:val="19"/>
              </w:rPr>
            </w:rPrChange>
          </w:rPr>
          <w:t xml:space="preserve"> e)</w:t>
        </w:r>
      </w:ins>
    </w:p>
    <w:p w14:paraId="60A13D64" w14:textId="77777777" w:rsidR="00D002A1" w:rsidRPr="008C09BE" w:rsidRDefault="00D002A1" w:rsidP="00D002A1">
      <w:pPr>
        <w:autoSpaceDE w:val="0"/>
        <w:autoSpaceDN w:val="0"/>
        <w:adjustRightInd w:val="0"/>
        <w:spacing w:after="0" w:line="240" w:lineRule="auto"/>
        <w:rPr>
          <w:ins w:id="9817" w:author="Airat Shigapov" w:date="2021-10-27T23:05:00Z"/>
          <w:rFonts w:ascii="Times New Roman" w:hAnsi="Times New Roman" w:cs="Times New Roman"/>
          <w:sz w:val="20"/>
          <w:szCs w:val="20"/>
          <w:lang w:val="en-US"/>
          <w:rPrChange w:id="9818" w:author="Airat Shigapov" w:date="2021-10-27T23:08:00Z">
            <w:rPr>
              <w:ins w:id="9819" w:author="Airat Shigapov" w:date="2021-10-27T23:05:00Z"/>
              <w:rFonts w:ascii="Consolas" w:hAnsi="Consolas" w:cs="Consolas"/>
              <w:color w:val="000000"/>
              <w:sz w:val="19"/>
              <w:szCs w:val="19"/>
            </w:rPr>
          </w:rPrChange>
        </w:rPr>
      </w:pPr>
      <w:ins w:id="9820" w:author="Airat Shigapov" w:date="2021-10-27T23:05:00Z">
        <w:r w:rsidRPr="008C09BE">
          <w:rPr>
            <w:rFonts w:ascii="Times New Roman" w:hAnsi="Times New Roman" w:cs="Times New Roman"/>
            <w:sz w:val="20"/>
            <w:szCs w:val="20"/>
            <w:lang w:val="en-US"/>
            <w:rPrChange w:id="9821" w:author="Airat Shigapov" w:date="2021-10-27T23:08:00Z">
              <w:rPr>
                <w:rFonts w:ascii="Consolas" w:hAnsi="Consolas" w:cs="Consolas"/>
                <w:color w:val="000000"/>
                <w:sz w:val="19"/>
                <w:szCs w:val="19"/>
              </w:rPr>
            </w:rPrChange>
          </w:rPr>
          <w:t xml:space="preserve">        {</w:t>
        </w:r>
      </w:ins>
    </w:p>
    <w:p w14:paraId="24BD096F" w14:textId="77777777" w:rsidR="00D002A1" w:rsidRPr="008C09BE" w:rsidRDefault="00D002A1" w:rsidP="00D002A1">
      <w:pPr>
        <w:autoSpaceDE w:val="0"/>
        <w:autoSpaceDN w:val="0"/>
        <w:adjustRightInd w:val="0"/>
        <w:spacing w:after="0" w:line="240" w:lineRule="auto"/>
        <w:rPr>
          <w:ins w:id="9822" w:author="Airat Shigapov" w:date="2021-10-27T23:05:00Z"/>
          <w:rFonts w:ascii="Times New Roman" w:hAnsi="Times New Roman" w:cs="Times New Roman"/>
          <w:sz w:val="20"/>
          <w:szCs w:val="20"/>
          <w:lang w:val="en-US"/>
          <w:rPrChange w:id="9823" w:author="Airat Shigapov" w:date="2021-10-27T23:08:00Z">
            <w:rPr>
              <w:ins w:id="9824" w:author="Airat Shigapov" w:date="2021-10-27T23:05:00Z"/>
              <w:rFonts w:ascii="Consolas" w:hAnsi="Consolas" w:cs="Consolas"/>
              <w:color w:val="000000"/>
              <w:sz w:val="19"/>
              <w:szCs w:val="19"/>
            </w:rPr>
          </w:rPrChange>
        </w:rPr>
      </w:pPr>
      <w:ins w:id="9825" w:author="Airat Shigapov" w:date="2021-10-27T23:05:00Z">
        <w:r w:rsidRPr="008C09BE">
          <w:rPr>
            <w:rFonts w:ascii="Times New Roman" w:hAnsi="Times New Roman" w:cs="Times New Roman"/>
            <w:sz w:val="20"/>
            <w:szCs w:val="20"/>
            <w:lang w:val="en-US"/>
            <w:rPrChange w:id="9826"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9827" w:author="Airat Shigapov" w:date="2021-10-27T23:08:00Z">
              <w:rPr>
                <w:rFonts w:ascii="Consolas" w:hAnsi="Consolas" w:cs="Consolas"/>
                <w:color w:val="0000FF"/>
                <w:sz w:val="19"/>
                <w:szCs w:val="19"/>
              </w:rPr>
            </w:rPrChange>
          </w:rPr>
          <w:t>if</w:t>
        </w:r>
        <w:r w:rsidRPr="008C09BE">
          <w:rPr>
            <w:rFonts w:ascii="Times New Roman" w:hAnsi="Times New Roman" w:cs="Times New Roman"/>
            <w:sz w:val="20"/>
            <w:szCs w:val="20"/>
            <w:lang w:val="en-US"/>
            <w:rPrChange w:id="9828" w:author="Airat Shigapov" w:date="2021-10-27T23:08:00Z">
              <w:rPr>
                <w:rFonts w:ascii="Consolas" w:hAnsi="Consolas" w:cs="Consolas"/>
                <w:color w:val="000000"/>
                <w:sz w:val="19"/>
                <w:szCs w:val="19"/>
              </w:rPr>
            </w:rPrChange>
          </w:rPr>
          <w:t xml:space="preserve"> (</w:t>
        </w:r>
        <w:proofErr w:type="spellStart"/>
        <w:proofErr w:type="gramStart"/>
        <w:r w:rsidRPr="008C09BE">
          <w:rPr>
            <w:rFonts w:ascii="Times New Roman" w:hAnsi="Times New Roman" w:cs="Times New Roman"/>
            <w:sz w:val="20"/>
            <w:szCs w:val="20"/>
            <w:lang w:val="en-US"/>
            <w:rPrChange w:id="9829" w:author="Airat Shigapov" w:date="2021-10-27T23:08:00Z">
              <w:rPr>
                <w:rFonts w:ascii="Consolas" w:hAnsi="Consolas" w:cs="Consolas"/>
                <w:color w:val="000000"/>
                <w:sz w:val="19"/>
                <w:szCs w:val="19"/>
              </w:rPr>
            </w:rPrChange>
          </w:rPr>
          <w:t>passwordfield.Password</w:t>
        </w:r>
        <w:proofErr w:type="spellEnd"/>
        <w:proofErr w:type="gramEnd"/>
        <w:r w:rsidRPr="008C09BE">
          <w:rPr>
            <w:rFonts w:ascii="Times New Roman" w:hAnsi="Times New Roman" w:cs="Times New Roman"/>
            <w:sz w:val="20"/>
            <w:szCs w:val="20"/>
            <w:lang w:val="en-US"/>
            <w:rPrChange w:id="9830" w:author="Airat Shigapov" w:date="2021-10-27T23:08:00Z">
              <w:rPr>
                <w:rFonts w:ascii="Consolas" w:hAnsi="Consolas" w:cs="Consolas"/>
                <w:color w:val="000000"/>
                <w:sz w:val="19"/>
                <w:szCs w:val="19"/>
              </w:rPr>
            </w:rPrChange>
          </w:rPr>
          <w:t xml:space="preserve"> == </w:t>
        </w:r>
        <w:r w:rsidRPr="008C09BE">
          <w:rPr>
            <w:rFonts w:ascii="Times New Roman" w:hAnsi="Times New Roman" w:cs="Times New Roman"/>
            <w:sz w:val="20"/>
            <w:szCs w:val="20"/>
            <w:lang w:val="en-US"/>
            <w:rPrChange w:id="9831" w:author="Airat Shigapov" w:date="2021-10-27T23:08:00Z">
              <w:rPr>
                <w:rFonts w:ascii="Consolas" w:hAnsi="Consolas" w:cs="Consolas"/>
                <w:color w:val="A31515"/>
                <w:sz w:val="19"/>
                <w:szCs w:val="19"/>
              </w:rPr>
            </w:rPrChange>
          </w:rPr>
          <w:t>""</w:t>
        </w:r>
        <w:r w:rsidRPr="008C09BE">
          <w:rPr>
            <w:rFonts w:ascii="Times New Roman" w:hAnsi="Times New Roman" w:cs="Times New Roman"/>
            <w:sz w:val="20"/>
            <w:szCs w:val="20"/>
            <w:lang w:val="en-US"/>
            <w:rPrChange w:id="9832" w:author="Airat Shigapov" w:date="2021-10-27T23:08:00Z">
              <w:rPr>
                <w:rFonts w:ascii="Consolas" w:hAnsi="Consolas" w:cs="Consolas"/>
                <w:color w:val="000000"/>
                <w:sz w:val="19"/>
                <w:szCs w:val="19"/>
              </w:rPr>
            </w:rPrChange>
          </w:rPr>
          <w:t>)</w:t>
        </w:r>
      </w:ins>
    </w:p>
    <w:p w14:paraId="031FB494" w14:textId="77777777" w:rsidR="00D002A1" w:rsidRPr="008C09BE" w:rsidRDefault="00D002A1" w:rsidP="00D002A1">
      <w:pPr>
        <w:autoSpaceDE w:val="0"/>
        <w:autoSpaceDN w:val="0"/>
        <w:adjustRightInd w:val="0"/>
        <w:spacing w:after="0" w:line="240" w:lineRule="auto"/>
        <w:rPr>
          <w:ins w:id="9833" w:author="Airat Shigapov" w:date="2021-10-27T23:05:00Z"/>
          <w:rFonts w:ascii="Times New Roman" w:hAnsi="Times New Roman" w:cs="Times New Roman"/>
          <w:sz w:val="20"/>
          <w:szCs w:val="20"/>
          <w:lang w:val="en-US"/>
          <w:rPrChange w:id="9834" w:author="Airat Shigapov" w:date="2021-10-27T23:08:00Z">
            <w:rPr>
              <w:ins w:id="9835" w:author="Airat Shigapov" w:date="2021-10-27T23:05:00Z"/>
              <w:rFonts w:ascii="Consolas" w:hAnsi="Consolas" w:cs="Consolas"/>
              <w:color w:val="000000"/>
              <w:sz w:val="19"/>
              <w:szCs w:val="19"/>
            </w:rPr>
          </w:rPrChange>
        </w:rPr>
      </w:pPr>
      <w:ins w:id="9836" w:author="Airat Shigapov" w:date="2021-10-27T23:05:00Z">
        <w:r w:rsidRPr="008C09BE">
          <w:rPr>
            <w:rFonts w:ascii="Times New Roman" w:hAnsi="Times New Roman" w:cs="Times New Roman"/>
            <w:sz w:val="20"/>
            <w:szCs w:val="20"/>
            <w:lang w:val="en-US"/>
            <w:rPrChange w:id="9837" w:author="Airat Shigapov" w:date="2021-10-27T23:08:00Z">
              <w:rPr>
                <w:rFonts w:ascii="Consolas" w:hAnsi="Consolas" w:cs="Consolas"/>
                <w:color w:val="000000"/>
                <w:sz w:val="19"/>
                <w:szCs w:val="19"/>
              </w:rPr>
            </w:rPrChange>
          </w:rPr>
          <w:t xml:space="preserve">            {</w:t>
        </w:r>
      </w:ins>
    </w:p>
    <w:p w14:paraId="725F4FA7" w14:textId="77777777" w:rsidR="00D002A1" w:rsidRPr="008C09BE" w:rsidRDefault="00D002A1" w:rsidP="00D002A1">
      <w:pPr>
        <w:autoSpaceDE w:val="0"/>
        <w:autoSpaceDN w:val="0"/>
        <w:adjustRightInd w:val="0"/>
        <w:spacing w:after="0" w:line="240" w:lineRule="auto"/>
        <w:rPr>
          <w:ins w:id="9838" w:author="Airat Shigapov" w:date="2021-10-27T23:05:00Z"/>
          <w:rFonts w:ascii="Times New Roman" w:hAnsi="Times New Roman" w:cs="Times New Roman"/>
          <w:sz w:val="20"/>
          <w:szCs w:val="20"/>
          <w:lang w:val="en-US"/>
          <w:rPrChange w:id="9839" w:author="Airat Shigapov" w:date="2021-10-27T23:08:00Z">
            <w:rPr>
              <w:ins w:id="9840" w:author="Airat Shigapov" w:date="2021-10-27T23:05:00Z"/>
              <w:rFonts w:ascii="Consolas" w:hAnsi="Consolas" w:cs="Consolas"/>
              <w:color w:val="000000"/>
              <w:sz w:val="19"/>
              <w:szCs w:val="19"/>
            </w:rPr>
          </w:rPrChange>
        </w:rPr>
      </w:pPr>
      <w:ins w:id="9841" w:author="Airat Shigapov" w:date="2021-10-27T23:05:00Z">
        <w:r w:rsidRPr="008C09BE">
          <w:rPr>
            <w:rFonts w:ascii="Times New Roman" w:hAnsi="Times New Roman" w:cs="Times New Roman"/>
            <w:sz w:val="20"/>
            <w:szCs w:val="20"/>
            <w:lang w:val="en-US"/>
            <w:rPrChange w:id="9842" w:author="Airat Shigapov" w:date="2021-10-27T23:08:00Z">
              <w:rPr>
                <w:rFonts w:ascii="Consolas" w:hAnsi="Consolas" w:cs="Consolas"/>
                <w:color w:val="000000"/>
                <w:sz w:val="19"/>
                <w:szCs w:val="19"/>
              </w:rPr>
            </w:rPrChange>
          </w:rPr>
          <w:t xml:space="preserve">                </w:t>
        </w:r>
        <w:proofErr w:type="spellStart"/>
        <w:proofErr w:type="gramStart"/>
        <w:r w:rsidRPr="008C09BE">
          <w:rPr>
            <w:rFonts w:ascii="Times New Roman" w:hAnsi="Times New Roman" w:cs="Times New Roman"/>
            <w:sz w:val="20"/>
            <w:szCs w:val="20"/>
            <w:lang w:val="en-US"/>
            <w:rPrChange w:id="9843" w:author="Airat Shigapov" w:date="2021-10-27T23:08:00Z">
              <w:rPr>
                <w:rFonts w:ascii="Consolas" w:hAnsi="Consolas" w:cs="Consolas"/>
                <w:color w:val="000000"/>
                <w:sz w:val="19"/>
                <w:szCs w:val="19"/>
              </w:rPr>
            </w:rPrChange>
          </w:rPr>
          <w:t>passwordfield.Visibility</w:t>
        </w:r>
        <w:proofErr w:type="spellEnd"/>
        <w:proofErr w:type="gramEnd"/>
        <w:r w:rsidRPr="008C09BE">
          <w:rPr>
            <w:rFonts w:ascii="Times New Roman" w:hAnsi="Times New Roman" w:cs="Times New Roman"/>
            <w:sz w:val="20"/>
            <w:szCs w:val="20"/>
            <w:lang w:val="en-US"/>
            <w:rPrChange w:id="9844" w:author="Airat Shigapov" w:date="2021-10-27T23:08:00Z">
              <w:rPr>
                <w:rFonts w:ascii="Consolas" w:hAnsi="Consolas" w:cs="Consolas"/>
                <w:color w:val="000000"/>
                <w:sz w:val="19"/>
                <w:szCs w:val="19"/>
              </w:rPr>
            </w:rPrChange>
          </w:rPr>
          <w:t xml:space="preserve"> = </w:t>
        </w:r>
        <w:proofErr w:type="spellStart"/>
        <w:r w:rsidRPr="008C09BE">
          <w:rPr>
            <w:rFonts w:ascii="Times New Roman" w:hAnsi="Times New Roman" w:cs="Times New Roman"/>
            <w:sz w:val="20"/>
            <w:szCs w:val="20"/>
            <w:lang w:val="en-US"/>
            <w:rPrChange w:id="9845" w:author="Airat Shigapov" w:date="2021-10-27T23:08:00Z">
              <w:rPr>
                <w:rFonts w:ascii="Consolas" w:hAnsi="Consolas" w:cs="Consolas"/>
                <w:color w:val="000000"/>
                <w:sz w:val="19"/>
                <w:szCs w:val="19"/>
              </w:rPr>
            </w:rPrChange>
          </w:rPr>
          <w:t>Visibility.Hidden</w:t>
        </w:r>
        <w:proofErr w:type="spellEnd"/>
        <w:r w:rsidRPr="008C09BE">
          <w:rPr>
            <w:rFonts w:ascii="Times New Roman" w:hAnsi="Times New Roman" w:cs="Times New Roman"/>
            <w:sz w:val="20"/>
            <w:szCs w:val="20"/>
            <w:lang w:val="en-US"/>
            <w:rPrChange w:id="9846" w:author="Airat Shigapov" w:date="2021-10-27T23:08:00Z">
              <w:rPr>
                <w:rFonts w:ascii="Consolas" w:hAnsi="Consolas" w:cs="Consolas"/>
                <w:color w:val="000000"/>
                <w:sz w:val="19"/>
                <w:szCs w:val="19"/>
              </w:rPr>
            </w:rPrChange>
          </w:rPr>
          <w:t>;</w:t>
        </w:r>
      </w:ins>
    </w:p>
    <w:p w14:paraId="4D7FBB39" w14:textId="77777777" w:rsidR="00D002A1" w:rsidRPr="008C09BE" w:rsidRDefault="00D002A1" w:rsidP="00D002A1">
      <w:pPr>
        <w:autoSpaceDE w:val="0"/>
        <w:autoSpaceDN w:val="0"/>
        <w:adjustRightInd w:val="0"/>
        <w:spacing w:after="0" w:line="240" w:lineRule="auto"/>
        <w:rPr>
          <w:ins w:id="9847" w:author="Airat Shigapov" w:date="2021-10-27T23:05:00Z"/>
          <w:rFonts w:ascii="Times New Roman" w:hAnsi="Times New Roman" w:cs="Times New Roman"/>
          <w:sz w:val="20"/>
          <w:szCs w:val="20"/>
          <w:lang w:val="en-US"/>
          <w:rPrChange w:id="9848" w:author="Airat Shigapov" w:date="2021-10-27T23:08:00Z">
            <w:rPr>
              <w:ins w:id="9849" w:author="Airat Shigapov" w:date="2021-10-27T23:05:00Z"/>
              <w:rFonts w:ascii="Consolas" w:hAnsi="Consolas" w:cs="Consolas"/>
              <w:color w:val="000000"/>
              <w:sz w:val="19"/>
              <w:szCs w:val="19"/>
            </w:rPr>
          </w:rPrChange>
        </w:rPr>
      </w:pPr>
      <w:ins w:id="9850" w:author="Airat Shigapov" w:date="2021-10-27T23:05:00Z">
        <w:r w:rsidRPr="008C09BE">
          <w:rPr>
            <w:rFonts w:ascii="Times New Roman" w:hAnsi="Times New Roman" w:cs="Times New Roman"/>
            <w:sz w:val="20"/>
            <w:szCs w:val="20"/>
            <w:lang w:val="en-US"/>
            <w:rPrChange w:id="9851" w:author="Airat Shigapov" w:date="2021-10-27T23:08:00Z">
              <w:rPr>
                <w:rFonts w:ascii="Consolas" w:hAnsi="Consolas" w:cs="Consolas"/>
                <w:color w:val="000000"/>
                <w:sz w:val="19"/>
                <w:szCs w:val="19"/>
              </w:rPr>
            </w:rPrChange>
          </w:rPr>
          <w:t xml:space="preserve">                </w:t>
        </w:r>
        <w:proofErr w:type="spellStart"/>
        <w:r w:rsidRPr="008C09BE">
          <w:rPr>
            <w:rFonts w:ascii="Times New Roman" w:hAnsi="Times New Roman" w:cs="Times New Roman"/>
            <w:sz w:val="20"/>
            <w:szCs w:val="20"/>
            <w:lang w:val="en-US"/>
            <w:rPrChange w:id="9852" w:author="Airat Shigapov" w:date="2021-10-27T23:08:00Z">
              <w:rPr>
                <w:rFonts w:ascii="Consolas" w:hAnsi="Consolas" w:cs="Consolas"/>
                <w:color w:val="000000"/>
                <w:sz w:val="19"/>
                <w:szCs w:val="19"/>
              </w:rPr>
            </w:rPrChange>
          </w:rPr>
          <w:t>passHelper.Visibility</w:t>
        </w:r>
        <w:proofErr w:type="spellEnd"/>
        <w:r w:rsidRPr="008C09BE">
          <w:rPr>
            <w:rFonts w:ascii="Times New Roman" w:hAnsi="Times New Roman" w:cs="Times New Roman"/>
            <w:sz w:val="20"/>
            <w:szCs w:val="20"/>
            <w:lang w:val="en-US"/>
            <w:rPrChange w:id="9853" w:author="Airat Shigapov" w:date="2021-10-27T23:08:00Z">
              <w:rPr>
                <w:rFonts w:ascii="Consolas" w:hAnsi="Consolas" w:cs="Consolas"/>
                <w:color w:val="000000"/>
                <w:sz w:val="19"/>
                <w:szCs w:val="19"/>
              </w:rPr>
            </w:rPrChange>
          </w:rPr>
          <w:t xml:space="preserve"> = </w:t>
        </w:r>
        <w:proofErr w:type="spellStart"/>
        <w:r w:rsidRPr="008C09BE">
          <w:rPr>
            <w:rFonts w:ascii="Times New Roman" w:hAnsi="Times New Roman" w:cs="Times New Roman"/>
            <w:sz w:val="20"/>
            <w:szCs w:val="20"/>
            <w:lang w:val="en-US"/>
            <w:rPrChange w:id="9854" w:author="Airat Shigapov" w:date="2021-10-27T23:08:00Z">
              <w:rPr>
                <w:rFonts w:ascii="Consolas" w:hAnsi="Consolas" w:cs="Consolas"/>
                <w:color w:val="000000"/>
                <w:sz w:val="19"/>
                <w:szCs w:val="19"/>
              </w:rPr>
            </w:rPrChange>
          </w:rPr>
          <w:t>Visibility.Visible</w:t>
        </w:r>
        <w:proofErr w:type="spellEnd"/>
        <w:r w:rsidRPr="008C09BE">
          <w:rPr>
            <w:rFonts w:ascii="Times New Roman" w:hAnsi="Times New Roman" w:cs="Times New Roman"/>
            <w:sz w:val="20"/>
            <w:szCs w:val="20"/>
            <w:lang w:val="en-US"/>
            <w:rPrChange w:id="9855" w:author="Airat Shigapov" w:date="2021-10-27T23:08:00Z">
              <w:rPr>
                <w:rFonts w:ascii="Consolas" w:hAnsi="Consolas" w:cs="Consolas"/>
                <w:color w:val="000000"/>
                <w:sz w:val="19"/>
                <w:szCs w:val="19"/>
              </w:rPr>
            </w:rPrChange>
          </w:rPr>
          <w:t>;</w:t>
        </w:r>
      </w:ins>
    </w:p>
    <w:p w14:paraId="383E465C" w14:textId="77777777" w:rsidR="00D002A1" w:rsidRPr="008C09BE" w:rsidRDefault="00D002A1" w:rsidP="00D002A1">
      <w:pPr>
        <w:autoSpaceDE w:val="0"/>
        <w:autoSpaceDN w:val="0"/>
        <w:adjustRightInd w:val="0"/>
        <w:spacing w:after="0" w:line="240" w:lineRule="auto"/>
        <w:rPr>
          <w:ins w:id="9856" w:author="Airat Shigapov" w:date="2021-10-27T23:05:00Z"/>
          <w:rFonts w:ascii="Times New Roman" w:hAnsi="Times New Roman" w:cs="Times New Roman"/>
          <w:sz w:val="20"/>
          <w:szCs w:val="20"/>
          <w:lang w:val="en-US"/>
          <w:rPrChange w:id="9857" w:author="Airat Shigapov" w:date="2021-10-27T23:08:00Z">
            <w:rPr>
              <w:ins w:id="9858" w:author="Airat Shigapov" w:date="2021-10-27T23:05:00Z"/>
              <w:rFonts w:ascii="Consolas" w:hAnsi="Consolas" w:cs="Consolas"/>
              <w:color w:val="000000"/>
              <w:sz w:val="19"/>
              <w:szCs w:val="19"/>
            </w:rPr>
          </w:rPrChange>
        </w:rPr>
      </w:pPr>
      <w:ins w:id="9859" w:author="Airat Shigapov" w:date="2021-10-27T23:05:00Z">
        <w:r w:rsidRPr="008C09BE">
          <w:rPr>
            <w:rFonts w:ascii="Times New Roman" w:hAnsi="Times New Roman" w:cs="Times New Roman"/>
            <w:sz w:val="20"/>
            <w:szCs w:val="20"/>
            <w:lang w:val="en-US"/>
            <w:rPrChange w:id="9860" w:author="Airat Shigapov" w:date="2021-10-27T23:08:00Z">
              <w:rPr>
                <w:rFonts w:ascii="Consolas" w:hAnsi="Consolas" w:cs="Consolas"/>
                <w:color w:val="000000"/>
                <w:sz w:val="19"/>
                <w:szCs w:val="19"/>
              </w:rPr>
            </w:rPrChange>
          </w:rPr>
          <w:t xml:space="preserve">            }</w:t>
        </w:r>
      </w:ins>
    </w:p>
    <w:p w14:paraId="481E0A4B" w14:textId="77777777" w:rsidR="00D002A1" w:rsidRPr="008C09BE" w:rsidRDefault="00D002A1" w:rsidP="00D002A1">
      <w:pPr>
        <w:autoSpaceDE w:val="0"/>
        <w:autoSpaceDN w:val="0"/>
        <w:adjustRightInd w:val="0"/>
        <w:spacing w:after="0" w:line="240" w:lineRule="auto"/>
        <w:rPr>
          <w:ins w:id="9861" w:author="Airat Shigapov" w:date="2021-10-27T23:05:00Z"/>
          <w:rFonts w:ascii="Times New Roman" w:hAnsi="Times New Roman" w:cs="Times New Roman"/>
          <w:sz w:val="20"/>
          <w:szCs w:val="20"/>
          <w:lang w:val="en-US"/>
          <w:rPrChange w:id="9862" w:author="Airat Shigapov" w:date="2021-10-27T23:08:00Z">
            <w:rPr>
              <w:ins w:id="9863" w:author="Airat Shigapov" w:date="2021-10-27T23:05:00Z"/>
              <w:rFonts w:ascii="Consolas" w:hAnsi="Consolas" w:cs="Consolas"/>
              <w:color w:val="000000"/>
              <w:sz w:val="19"/>
              <w:szCs w:val="19"/>
            </w:rPr>
          </w:rPrChange>
        </w:rPr>
      </w:pPr>
      <w:ins w:id="9864" w:author="Airat Shigapov" w:date="2021-10-27T23:05:00Z">
        <w:r w:rsidRPr="008C09BE">
          <w:rPr>
            <w:rFonts w:ascii="Times New Roman" w:hAnsi="Times New Roman" w:cs="Times New Roman"/>
            <w:sz w:val="20"/>
            <w:szCs w:val="20"/>
            <w:lang w:val="en-US"/>
            <w:rPrChange w:id="9865" w:author="Airat Shigapov" w:date="2021-10-27T23:08:00Z">
              <w:rPr>
                <w:rFonts w:ascii="Consolas" w:hAnsi="Consolas" w:cs="Consolas"/>
                <w:color w:val="000000"/>
                <w:sz w:val="19"/>
                <w:szCs w:val="19"/>
              </w:rPr>
            </w:rPrChange>
          </w:rPr>
          <w:t xml:space="preserve">        }</w:t>
        </w:r>
      </w:ins>
    </w:p>
    <w:p w14:paraId="437DB50A" w14:textId="77777777" w:rsidR="00D002A1" w:rsidRPr="008C09BE" w:rsidRDefault="00D002A1" w:rsidP="00D002A1">
      <w:pPr>
        <w:autoSpaceDE w:val="0"/>
        <w:autoSpaceDN w:val="0"/>
        <w:adjustRightInd w:val="0"/>
        <w:spacing w:after="0" w:line="240" w:lineRule="auto"/>
        <w:rPr>
          <w:ins w:id="9866" w:author="Airat Shigapov" w:date="2021-10-27T23:05:00Z"/>
          <w:rFonts w:ascii="Times New Roman" w:hAnsi="Times New Roman" w:cs="Times New Roman"/>
          <w:sz w:val="20"/>
          <w:szCs w:val="20"/>
          <w:lang w:val="en-US"/>
          <w:rPrChange w:id="9867" w:author="Airat Shigapov" w:date="2021-10-27T23:08:00Z">
            <w:rPr>
              <w:ins w:id="9868" w:author="Airat Shigapov" w:date="2021-10-27T23:05:00Z"/>
              <w:rFonts w:ascii="Consolas" w:hAnsi="Consolas" w:cs="Consolas"/>
              <w:color w:val="000000"/>
              <w:sz w:val="19"/>
              <w:szCs w:val="19"/>
            </w:rPr>
          </w:rPrChange>
        </w:rPr>
      </w:pPr>
    </w:p>
    <w:p w14:paraId="489719A6" w14:textId="77777777" w:rsidR="00D002A1" w:rsidRPr="008C09BE" w:rsidRDefault="00D002A1" w:rsidP="00D002A1">
      <w:pPr>
        <w:autoSpaceDE w:val="0"/>
        <w:autoSpaceDN w:val="0"/>
        <w:adjustRightInd w:val="0"/>
        <w:spacing w:after="0" w:line="240" w:lineRule="auto"/>
        <w:rPr>
          <w:ins w:id="9869" w:author="Airat Shigapov" w:date="2021-10-27T23:05:00Z"/>
          <w:rFonts w:ascii="Times New Roman" w:hAnsi="Times New Roman" w:cs="Times New Roman"/>
          <w:sz w:val="20"/>
          <w:szCs w:val="20"/>
          <w:lang w:val="en-US"/>
          <w:rPrChange w:id="9870" w:author="Airat Shigapov" w:date="2021-10-27T23:08:00Z">
            <w:rPr>
              <w:ins w:id="9871" w:author="Airat Shigapov" w:date="2021-10-27T23:05:00Z"/>
              <w:rFonts w:ascii="Consolas" w:hAnsi="Consolas" w:cs="Consolas"/>
              <w:color w:val="000000"/>
              <w:sz w:val="19"/>
              <w:szCs w:val="19"/>
            </w:rPr>
          </w:rPrChange>
        </w:rPr>
      </w:pPr>
      <w:ins w:id="9872" w:author="Airat Shigapov" w:date="2021-10-27T23:05:00Z">
        <w:r w:rsidRPr="008C09BE">
          <w:rPr>
            <w:rFonts w:ascii="Times New Roman" w:hAnsi="Times New Roman" w:cs="Times New Roman"/>
            <w:sz w:val="20"/>
            <w:szCs w:val="20"/>
            <w:lang w:val="en-US"/>
            <w:rPrChange w:id="9873"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9874" w:author="Airat Shigapov" w:date="2021-10-27T23:08:00Z">
              <w:rPr>
                <w:rFonts w:ascii="Consolas" w:hAnsi="Consolas" w:cs="Consolas"/>
                <w:color w:val="0000FF"/>
                <w:sz w:val="19"/>
                <w:szCs w:val="19"/>
              </w:rPr>
            </w:rPrChange>
          </w:rPr>
          <w:t>private</w:t>
        </w:r>
        <w:r w:rsidRPr="008C09BE">
          <w:rPr>
            <w:rFonts w:ascii="Times New Roman" w:hAnsi="Times New Roman" w:cs="Times New Roman"/>
            <w:sz w:val="20"/>
            <w:szCs w:val="20"/>
            <w:lang w:val="en-US"/>
            <w:rPrChange w:id="9875"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9876" w:author="Airat Shigapov" w:date="2021-10-27T23:08:00Z">
              <w:rPr>
                <w:rFonts w:ascii="Consolas" w:hAnsi="Consolas" w:cs="Consolas"/>
                <w:color w:val="0000FF"/>
                <w:sz w:val="19"/>
                <w:szCs w:val="19"/>
              </w:rPr>
            </w:rPrChange>
          </w:rPr>
          <w:t>void</w:t>
        </w:r>
        <w:r w:rsidRPr="008C09BE">
          <w:rPr>
            <w:rFonts w:ascii="Times New Roman" w:hAnsi="Times New Roman" w:cs="Times New Roman"/>
            <w:sz w:val="20"/>
            <w:szCs w:val="20"/>
            <w:lang w:val="en-US"/>
            <w:rPrChange w:id="9877" w:author="Airat Shigapov" w:date="2021-10-27T23:08:00Z">
              <w:rPr>
                <w:rFonts w:ascii="Consolas" w:hAnsi="Consolas" w:cs="Consolas"/>
                <w:color w:val="000000"/>
                <w:sz w:val="19"/>
                <w:szCs w:val="19"/>
              </w:rPr>
            </w:rPrChange>
          </w:rPr>
          <w:t xml:space="preserve"> </w:t>
        </w:r>
        <w:proofErr w:type="spellStart"/>
        <w:r w:rsidRPr="008C09BE">
          <w:rPr>
            <w:rFonts w:ascii="Times New Roman" w:hAnsi="Times New Roman" w:cs="Times New Roman"/>
            <w:sz w:val="20"/>
            <w:szCs w:val="20"/>
            <w:lang w:val="en-US"/>
            <w:rPrChange w:id="9878" w:author="Airat Shigapov" w:date="2021-10-27T23:08:00Z">
              <w:rPr>
                <w:rFonts w:ascii="Consolas" w:hAnsi="Consolas" w:cs="Consolas"/>
                <w:color w:val="000000"/>
                <w:sz w:val="19"/>
                <w:szCs w:val="19"/>
              </w:rPr>
            </w:rPrChange>
          </w:rPr>
          <w:t>Authorization_</w:t>
        </w:r>
        <w:proofErr w:type="gramStart"/>
        <w:r w:rsidRPr="008C09BE">
          <w:rPr>
            <w:rFonts w:ascii="Times New Roman" w:hAnsi="Times New Roman" w:cs="Times New Roman"/>
            <w:sz w:val="20"/>
            <w:szCs w:val="20"/>
            <w:lang w:val="en-US"/>
            <w:rPrChange w:id="9879" w:author="Airat Shigapov" w:date="2021-10-27T23:08:00Z">
              <w:rPr>
                <w:rFonts w:ascii="Consolas" w:hAnsi="Consolas" w:cs="Consolas"/>
                <w:color w:val="000000"/>
                <w:sz w:val="19"/>
                <w:szCs w:val="19"/>
              </w:rPr>
            </w:rPrChange>
          </w:rPr>
          <w:t>Click</w:t>
        </w:r>
        <w:proofErr w:type="spellEnd"/>
        <w:r w:rsidRPr="008C09BE">
          <w:rPr>
            <w:rFonts w:ascii="Times New Roman" w:hAnsi="Times New Roman" w:cs="Times New Roman"/>
            <w:sz w:val="20"/>
            <w:szCs w:val="20"/>
            <w:lang w:val="en-US"/>
            <w:rPrChange w:id="9880" w:author="Airat Shigapov" w:date="2021-10-27T23:08:00Z">
              <w:rPr>
                <w:rFonts w:ascii="Consolas" w:hAnsi="Consolas" w:cs="Consolas"/>
                <w:color w:val="000000"/>
                <w:sz w:val="19"/>
                <w:szCs w:val="19"/>
              </w:rPr>
            </w:rPrChange>
          </w:rPr>
          <w:t>(</w:t>
        </w:r>
        <w:proofErr w:type="gramEnd"/>
        <w:r w:rsidRPr="008C09BE">
          <w:rPr>
            <w:rFonts w:ascii="Times New Roman" w:hAnsi="Times New Roman" w:cs="Times New Roman"/>
            <w:sz w:val="20"/>
            <w:szCs w:val="20"/>
            <w:lang w:val="en-US"/>
            <w:rPrChange w:id="9881" w:author="Airat Shigapov" w:date="2021-10-27T23:08:00Z">
              <w:rPr>
                <w:rFonts w:ascii="Consolas" w:hAnsi="Consolas" w:cs="Consolas"/>
                <w:color w:val="0000FF"/>
                <w:sz w:val="19"/>
                <w:szCs w:val="19"/>
              </w:rPr>
            </w:rPrChange>
          </w:rPr>
          <w:t>object</w:t>
        </w:r>
        <w:r w:rsidRPr="008C09BE">
          <w:rPr>
            <w:rFonts w:ascii="Times New Roman" w:hAnsi="Times New Roman" w:cs="Times New Roman"/>
            <w:sz w:val="20"/>
            <w:szCs w:val="20"/>
            <w:lang w:val="en-US"/>
            <w:rPrChange w:id="9882" w:author="Airat Shigapov" w:date="2021-10-27T23:08:00Z">
              <w:rPr>
                <w:rFonts w:ascii="Consolas" w:hAnsi="Consolas" w:cs="Consolas"/>
                <w:color w:val="000000"/>
                <w:sz w:val="19"/>
                <w:szCs w:val="19"/>
              </w:rPr>
            </w:rPrChange>
          </w:rPr>
          <w:t xml:space="preserve"> sender, </w:t>
        </w:r>
        <w:proofErr w:type="spellStart"/>
        <w:r w:rsidRPr="008C09BE">
          <w:rPr>
            <w:rFonts w:ascii="Times New Roman" w:hAnsi="Times New Roman" w:cs="Times New Roman"/>
            <w:sz w:val="20"/>
            <w:szCs w:val="20"/>
            <w:lang w:val="en-US"/>
            <w:rPrChange w:id="9883" w:author="Airat Shigapov" w:date="2021-10-27T23:08:00Z">
              <w:rPr>
                <w:rFonts w:ascii="Consolas" w:hAnsi="Consolas" w:cs="Consolas"/>
                <w:color w:val="000000"/>
                <w:sz w:val="19"/>
                <w:szCs w:val="19"/>
              </w:rPr>
            </w:rPrChange>
          </w:rPr>
          <w:t>RoutedEventArgs</w:t>
        </w:r>
        <w:proofErr w:type="spellEnd"/>
        <w:r w:rsidRPr="008C09BE">
          <w:rPr>
            <w:rFonts w:ascii="Times New Roman" w:hAnsi="Times New Roman" w:cs="Times New Roman"/>
            <w:sz w:val="20"/>
            <w:szCs w:val="20"/>
            <w:lang w:val="en-US"/>
            <w:rPrChange w:id="9884" w:author="Airat Shigapov" w:date="2021-10-27T23:08:00Z">
              <w:rPr>
                <w:rFonts w:ascii="Consolas" w:hAnsi="Consolas" w:cs="Consolas"/>
                <w:color w:val="000000"/>
                <w:sz w:val="19"/>
                <w:szCs w:val="19"/>
              </w:rPr>
            </w:rPrChange>
          </w:rPr>
          <w:t xml:space="preserve"> e)</w:t>
        </w:r>
      </w:ins>
    </w:p>
    <w:p w14:paraId="67BFC70D" w14:textId="77777777" w:rsidR="00D002A1" w:rsidRPr="008C09BE" w:rsidRDefault="00D002A1" w:rsidP="00D002A1">
      <w:pPr>
        <w:autoSpaceDE w:val="0"/>
        <w:autoSpaceDN w:val="0"/>
        <w:adjustRightInd w:val="0"/>
        <w:spacing w:after="0" w:line="240" w:lineRule="auto"/>
        <w:rPr>
          <w:ins w:id="9885" w:author="Airat Shigapov" w:date="2021-10-27T23:05:00Z"/>
          <w:rFonts w:ascii="Times New Roman" w:hAnsi="Times New Roman" w:cs="Times New Roman"/>
          <w:sz w:val="20"/>
          <w:szCs w:val="20"/>
          <w:lang w:val="en-US"/>
          <w:rPrChange w:id="9886" w:author="Airat Shigapov" w:date="2021-10-27T23:08:00Z">
            <w:rPr>
              <w:ins w:id="9887" w:author="Airat Shigapov" w:date="2021-10-27T23:05:00Z"/>
              <w:rFonts w:ascii="Consolas" w:hAnsi="Consolas" w:cs="Consolas"/>
              <w:color w:val="000000"/>
              <w:sz w:val="19"/>
              <w:szCs w:val="19"/>
            </w:rPr>
          </w:rPrChange>
        </w:rPr>
      </w:pPr>
      <w:ins w:id="9888" w:author="Airat Shigapov" w:date="2021-10-27T23:05:00Z">
        <w:r w:rsidRPr="008C09BE">
          <w:rPr>
            <w:rFonts w:ascii="Times New Roman" w:hAnsi="Times New Roman" w:cs="Times New Roman"/>
            <w:sz w:val="20"/>
            <w:szCs w:val="20"/>
            <w:lang w:val="en-US"/>
            <w:rPrChange w:id="9889" w:author="Airat Shigapov" w:date="2021-10-27T23:08:00Z">
              <w:rPr>
                <w:rFonts w:ascii="Consolas" w:hAnsi="Consolas" w:cs="Consolas"/>
                <w:color w:val="000000"/>
                <w:sz w:val="19"/>
                <w:szCs w:val="19"/>
              </w:rPr>
            </w:rPrChange>
          </w:rPr>
          <w:t xml:space="preserve">        {</w:t>
        </w:r>
      </w:ins>
    </w:p>
    <w:p w14:paraId="43441E15" w14:textId="77777777" w:rsidR="00D002A1" w:rsidRPr="008C09BE" w:rsidRDefault="00D002A1" w:rsidP="00D002A1">
      <w:pPr>
        <w:autoSpaceDE w:val="0"/>
        <w:autoSpaceDN w:val="0"/>
        <w:adjustRightInd w:val="0"/>
        <w:spacing w:after="0" w:line="240" w:lineRule="auto"/>
        <w:rPr>
          <w:ins w:id="9890" w:author="Airat Shigapov" w:date="2021-10-27T23:05:00Z"/>
          <w:rFonts w:ascii="Times New Roman" w:hAnsi="Times New Roman" w:cs="Times New Roman"/>
          <w:sz w:val="20"/>
          <w:szCs w:val="20"/>
          <w:lang w:val="en-US"/>
          <w:rPrChange w:id="9891" w:author="Airat Shigapov" w:date="2021-10-27T23:08:00Z">
            <w:rPr>
              <w:ins w:id="9892" w:author="Airat Shigapov" w:date="2021-10-27T23:05:00Z"/>
              <w:rFonts w:ascii="Consolas" w:hAnsi="Consolas" w:cs="Consolas"/>
              <w:color w:val="000000"/>
              <w:sz w:val="19"/>
              <w:szCs w:val="19"/>
            </w:rPr>
          </w:rPrChange>
        </w:rPr>
      </w:pPr>
      <w:ins w:id="9893" w:author="Airat Shigapov" w:date="2021-10-27T23:05:00Z">
        <w:r w:rsidRPr="008C09BE">
          <w:rPr>
            <w:rFonts w:ascii="Times New Roman" w:hAnsi="Times New Roman" w:cs="Times New Roman"/>
            <w:sz w:val="20"/>
            <w:szCs w:val="20"/>
            <w:lang w:val="en-US"/>
            <w:rPrChange w:id="9894" w:author="Airat Shigapov" w:date="2021-10-27T23:08:00Z">
              <w:rPr>
                <w:rFonts w:ascii="Consolas" w:hAnsi="Consolas" w:cs="Consolas"/>
                <w:color w:val="000000"/>
                <w:sz w:val="19"/>
                <w:szCs w:val="19"/>
              </w:rPr>
            </w:rPrChange>
          </w:rPr>
          <w:t xml:space="preserve">            </w:t>
        </w:r>
        <w:proofErr w:type="spellStart"/>
        <w:r w:rsidRPr="008C09BE">
          <w:rPr>
            <w:rFonts w:ascii="Times New Roman" w:hAnsi="Times New Roman" w:cs="Times New Roman"/>
            <w:sz w:val="20"/>
            <w:szCs w:val="20"/>
            <w:lang w:val="en-US"/>
            <w:rPrChange w:id="9895" w:author="Airat Shigapov" w:date="2021-10-27T23:08:00Z">
              <w:rPr>
                <w:rFonts w:ascii="Consolas" w:hAnsi="Consolas" w:cs="Consolas"/>
                <w:color w:val="000000"/>
                <w:sz w:val="19"/>
                <w:szCs w:val="19"/>
              </w:rPr>
            </w:rPrChange>
          </w:rPr>
          <w:t>PassWar.Visibility</w:t>
        </w:r>
        <w:proofErr w:type="spellEnd"/>
        <w:r w:rsidRPr="008C09BE">
          <w:rPr>
            <w:rFonts w:ascii="Times New Roman" w:hAnsi="Times New Roman" w:cs="Times New Roman"/>
            <w:sz w:val="20"/>
            <w:szCs w:val="20"/>
            <w:lang w:val="en-US"/>
            <w:rPrChange w:id="9896" w:author="Airat Shigapov" w:date="2021-10-27T23:08:00Z">
              <w:rPr>
                <w:rFonts w:ascii="Consolas" w:hAnsi="Consolas" w:cs="Consolas"/>
                <w:color w:val="000000"/>
                <w:sz w:val="19"/>
                <w:szCs w:val="19"/>
              </w:rPr>
            </w:rPrChange>
          </w:rPr>
          <w:t xml:space="preserve"> = </w:t>
        </w:r>
        <w:proofErr w:type="spellStart"/>
        <w:r w:rsidRPr="008C09BE">
          <w:rPr>
            <w:rFonts w:ascii="Times New Roman" w:hAnsi="Times New Roman" w:cs="Times New Roman"/>
            <w:sz w:val="20"/>
            <w:szCs w:val="20"/>
            <w:lang w:val="en-US"/>
            <w:rPrChange w:id="9897" w:author="Airat Shigapov" w:date="2021-10-27T23:08:00Z">
              <w:rPr>
                <w:rFonts w:ascii="Consolas" w:hAnsi="Consolas" w:cs="Consolas"/>
                <w:color w:val="000000"/>
                <w:sz w:val="19"/>
                <w:szCs w:val="19"/>
              </w:rPr>
            </w:rPrChange>
          </w:rPr>
          <w:t>Visibility.Hidden</w:t>
        </w:r>
        <w:proofErr w:type="spellEnd"/>
        <w:r w:rsidRPr="008C09BE">
          <w:rPr>
            <w:rFonts w:ascii="Times New Roman" w:hAnsi="Times New Roman" w:cs="Times New Roman"/>
            <w:sz w:val="20"/>
            <w:szCs w:val="20"/>
            <w:lang w:val="en-US"/>
            <w:rPrChange w:id="9898" w:author="Airat Shigapov" w:date="2021-10-27T23:08:00Z">
              <w:rPr>
                <w:rFonts w:ascii="Consolas" w:hAnsi="Consolas" w:cs="Consolas"/>
                <w:color w:val="000000"/>
                <w:sz w:val="19"/>
                <w:szCs w:val="19"/>
              </w:rPr>
            </w:rPrChange>
          </w:rPr>
          <w:t>;</w:t>
        </w:r>
      </w:ins>
    </w:p>
    <w:p w14:paraId="2742D5BC" w14:textId="77777777" w:rsidR="00D002A1" w:rsidRPr="008C09BE" w:rsidRDefault="00D002A1" w:rsidP="00D002A1">
      <w:pPr>
        <w:autoSpaceDE w:val="0"/>
        <w:autoSpaceDN w:val="0"/>
        <w:adjustRightInd w:val="0"/>
        <w:spacing w:after="0" w:line="240" w:lineRule="auto"/>
        <w:rPr>
          <w:ins w:id="9899" w:author="Airat Shigapov" w:date="2021-10-27T23:05:00Z"/>
          <w:rFonts w:ascii="Times New Roman" w:hAnsi="Times New Roman" w:cs="Times New Roman"/>
          <w:sz w:val="20"/>
          <w:szCs w:val="20"/>
          <w:lang w:val="en-US"/>
          <w:rPrChange w:id="9900" w:author="Airat Shigapov" w:date="2021-10-27T23:08:00Z">
            <w:rPr>
              <w:ins w:id="9901" w:author="Airat Shigapov" w:date="2021-10-27T23:05:00Z"/>
              <w:rFonts w:ascii="Consolas" w:hAnsi="Consolas" w:cs="Consolas"/>
              <w:color w:val="000000"/>
              <w:sz w:val="19"/>
              <w:szCs w:val="19"/>
            </w:rPr>
          </w:rPrChange>
        </w:rPr>
      </w:pPr>
      <w:ins w:id="9902" w:author="Airat Shigapov" w:date="2021-10-27T23:05:00Z">
        <w:r w:rsidRPr="008C09BE">
          <w:rPr>
            <w:rFonts w:ascii="Times New Roman" w:hAnsi="Times New Roman" w:cs="Times New Roman"/>
            <w:sz w:val="20"/>
            <w:szCs w:val="20"/>
            <w:lang w:val="en-US"/>
            <w:rPrChange w:id="9903" w:author="Airat Shigapov" w:date="2021-10-27T23:08:00Z">
              <w:rPr>
                <w:rFonts w:ascii="Consolas" w:hAnsi="Consolas" w:cs="Consolas"/>
                <w:color w:val="000000"/>
                <w:sz w:val="19"/>
                <w:szCs w:val="19"/>
              </w:rPr>
            </w:rPrChange>
          </w:rPr>
          <w:t xml:space="preserve">            </w:t>
        </w:r>
        <w:proofErr w:type="spellStart"/>
        <w:r w:rsidRPr="008C09BE">
          <w:rPr>
            <w:rFonts w:ascii="Times New Roman" w:hAnsi="Times New Roman" w:cs="Times New Roman"/>
            <w:sz w:val="20"/>
            <w:szCs w:val="20"/>
            <w:lang w:val="en-US"/>
            <w:rPrChange w:id="9904" w:author="Airat Shigapov" w:date="2021-10-27T23:08:00Z">
              <w:rPr>
                <w:rFonts w:ascii="Consolas" w:hAnsi="Consolas" w:cs="Consolas"/>
                <w:color w:val="000000"/>
                <w:sz w:val="19"/>
                <w:szCs w:val="19"/>
              </w:rPr>
            </w:rPrChange>
          </w:rPr>
          <w:t>emailWar.Visibility</w:t>
        </w:r>
        <w:proofErr w:type="spellEnd"/>
        <w:r w:rsidRPr="008C09BE">
          <w:rPr>
            <w:rFonts w:ascii="Times New Roman" w:hAnsi="Times New Roman" w:cs="Times New Roman"/>
            <w:sz w:val="20"/>
            <w:szCs w:val="20"/>
            <w:lang w:val="en-US"/>
            <w:rPrChange w:id="9905" w:author="Airat Shigapov" w:date="2021-10-27T23:08:00Z">
              <w:rPr>
                <w:rFonts w:ascii="Consolas" w:hAnsi="Consolas" w:cs="Consolas"/>
                <w:color w:val="000000"/>
                <w:sz w:val="19"/>
                <w:szCs w:val="19"/>
              </w:rPr>
            </w:rPrChange>
          </w:rPr>
          <w:t xml:space="preserve"> = </w:t>
        </w:r>
        <w:proofErr w:type="spellStart"/>
        <w:r w:rsidRPr="008C09BE">
          <w:rPr>
            <w:rFonts w:ascii="Times New Roman" w:hAnsi="Times New Roman" w:cs="Times New Roman"/>
            <w:sz w:val="20"/>
            <w:szCs w:val="20"/>
            <w:lang w:val="en-US"/>
            <w:rPrChange w:id="9906" w:author="Airat Shigapov" w:date="2021-10-27T23:08:00Z">
              <w:rPr>
                <w:rFonts w:ascii="Consolas" w:hAnsi="Consolas" w:cs="Consolas"/>
                <w:color w:val="000000"/>
                <w:sz w:val="19"/>
                <w:szCs w:val="19"/>
              </w:rPr>
            </w:rPrChange>
          </w:rPr>
          <w:t>Visibility.Hidden</w:t>
        </w:r>
        <w:proofErr w:type="spellEnd"/>
        <w:r w:rsidRPr="008C09BE">
          <w:rPr>
            <w:rFonts w:ascii="Times New Roman" w:hAnsi="Times New Roman" w:cs="Times New Roman"/>
            <w:sz w:val="20"/>
            <w:szCs w:val="20"/>
            <w:lang w:val="en-US"/>
            <w:rPrChange w:id="9907" w:author="Airat Shigapov" w:date="2021-10-27T23:08:00Z">
              <w:rPr>
                <w:rFonts w:ascii="Consolas" w:hAnsi="Consolas" w:cs="Consolas"/>
                <w:color w:val="000000"/>
                <w:sz w:val="19"/>
                <w:szCs w:val="19"/>
              </w:rPr>
            </w:rPrChange>
          </w:rPr>
          <w:t>;</w:t>
        </w:r>
      </w:ins>
    </w:p>
    <w:p w14:paraId="4A0E596C" w14:textId="77777777" w:rsidR="00D002A1" w:rsidRPr="008C09BE" w:rsidRDefault="00D002A1" w:rsidP="00D002A1">
      <w:pPr>
        <w:autoSpaceDE w:val="0"/>
        <w:autoSpaceDN w:val="0"/>
        <w:adjustRightInd w:val="0"/>
        <w:spacing w:after="0" w:line="240" w:lineRule="auto"/>
        <w:rPr>
          <w:ins w:id="9908" w:author="Airat Shigapov" w:date="2021-10-27T23:05:00Z"/>
          <w:rFonts w:ascii="Times New Roman" w:hAnsi="Times New Roman" w:cs="Times New Roman"/>
          <w:sz w:val="20"/>
          <w:szCs w:val="20"/>
          <w:lang w:val="en-US"/>
          <w:rPrChange w:id="9909" w:author="Airat Shigapov" w:date="2021-10-27T23:08:00Z">
            <w:rPr>
              <w:ins w:id="9910" w:author="Airat Shigapov" w:date="2021-10-27T23:05:00Z"/>
              <w:rFonts w:ascii="Consolas" w:hAnsi="Consolas" w:cs="Consolas"/>
              <w:color w:val="000000"/>
              <w:sz w:val="19"/>
              <w:szCs w:val="19"/>
            </w:rPr>
          </w:rPrChange>
        </w:rPr>
      </w:pPr>
    </w:p>
    <w:p w14:paraId="2389730E" w14:textId="77777777" w:rsidR="00D002A1" w:rsidRPr="008C09BE" w:rsidRDefault="00D002A1" w:rsidP="00D002A1">
      <w:pPr>
        <w:autoSpaceDE w:val="0"/>
        <w:autoSpaceDN w:val="0"/>
        <w:adjustRightInd w:val="0"/>
        <w:spacing w:after="0" w:line="240" w:lineRule="auto"/>
        <w:rPr>
          <w:ins w:id="9911" w:author="Airat Shigapov" w:date="2021-10-27T23:05:00Z"/>
          <w:rFonts w:ascii="Times New Roman" w:hAnsi="Times New Roman" w:cs="Times New Roman"/>
          <w:sz w:val="20"/>
          <w:szCs w:val="20"/>
          <w:lang w:val="en-US"/>
          <w:rPrChange w:id="9912" w:author="Airat Shigapov" w:date="2021-10-27T23:08:00Z">
            <w:rPr>
              <w:ins w:id="9913" w:author="Airat Shigapov" w:date="2021-10-27T23:05:00Z"/>
              <w:rFonts w:ascii="Consolas" w:hAnsi="Consolas" w:cs="Consolas"/>
              <w:color w:val="000000"/>
              <w:sz w:val="19"/>
              <w:szCs w:val="19"/>
            </w:rPr>
          </w:rPrChange>
        </w:rPr>
      </w:pPr>
      <w:ins w:id="9914" w:author="Airat Shigapov" w:date="2021-10-27T23:05:00Z">
        <w:r w:rsidRPr="008C09BE">
          <w:rPr>
            <w:rFonts w:ascii="Times New Roman" w:hAnsi="Times New Roman" w:cs="Times New Roman"/>
            <w:sz w:val="20"/>
            <w:szCs w:val="20"/>
            <w:lang w:val="en-US"/>
            <w:rPrChange w:id="9915"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9916" w:author="Airat Shigapov" w:date="2021-10-27T23:08:00Z">
              <w:rPr>
                <w:rFonts w:ascii="Consolas" w:hAnsi="Consolas" w:cs="Consolas"/>
                <w:color w:val="0000FF"/>
                <w:sz w:val="19"/>
                <w:szCs w:val="19"/>
              </w:rPr>
            </w:rPrChange>
          </w:rPr>
          <w:t>if</w:t>
        </w:r>
        <w:r w:rsidRPr="008C09BE">
          <w:rPr>
            <w:rFonts w:ascii="Times New Roman" w:hAnsi="Times New Roman" w:cs="Times New Roman"/>
            <w:sz w:val="20"/>
            <w:szCs w:val="20"/>
            <w:lang w:val="en-US"/>
            <w:rPrChange w:id="9917" w:author="Airat Shigapov" w:date="2021-10-27T23:08:00Z">
              <w:rPr>
                <w:rFonts w:ascii="Consolas" w:hAnsi="Consolas" w:cs="Consolas"/>
                <w:color w:val="000000"/>
                <w:sz w:val="19"/>
                <w:szCs w:val="19"/>
              </w:rPr>
            </w:rPrChange>
          </w:rPr>
          <w:t xml:space="preserve"> (</w:t>
        </w:r>
        <w:proofErr w:type="spellStart"/>
        <w:proofErr w:type="gramStart"/>
        <w:r w:rsidRPr="008C09BE">
          <w:rPr>
            <w:rFonts w:ascii="Times New Roman" w:hAnsi="Times New Roman" w:cs="Times New Roman"/>
            <w:sz w:val="20"/>
            <w:szCs w:val="20"/>
            <w:lang w:val="en-US"/>
            <w:rPrChange w:id="9918" w:author="Airat Shigapov" w:date="2021-10-27T23:08:00Z">
              <w:rPr>
                <w:rFonts w:ascii="Consolas" w:hAnsi="Consolas" w:cs="Consolas"/>
                <w:color w:val="000000"/>
                <w:sz w:val="19"/>
                <w:szCs w:val="19"/>
              </w:rPr>
            </w:rPrChange>
          </w:rPr>
          <w:t>emailName.Text</w:t>
        </w:r>
        <w:proofErr w:type="spellEnd"/>
        <w:r w:rsidRPr="008C09BE">
          <w:rPr>
            <w:rFonts w:ascii="Times New Roman" w:hAnsi="Times New Roman" w:cs="Times New Roman"/>
            <w:sz w:val="20"/>
            <w:szCs w:val="20"/>
            <w:lang w:val="en-US"/>
            <w:rPrChange w:id="9919" w:author="Airat Shigapov" w:date="2021-10-27T23:08:00Z">
              <w:rPr>
                <w:rFonts w:ascii="Consolas" w:hAnsi="Consolas" w:cs="Consolas"/>
                <w:color w:val="000000"/>
                <w:sz w:val="19"/>
                <w:szCs w:val="19"/>
              </w:rPr>
            </w:rPrChange>
          </w:rPr>
          <w:t xml:space="preserve"> !</w:t>
        </w:r>
        <w:proofErr w:type="gramEnd"/>
        <w:r w:rsidRPr="008C09BE">
          <w:rPr>
            <w:rFonts w:ascii="Times New Roman" w:hAnsi="Times New Roman" w:cs="Times New Roman"/>
            <w:sz w:val="20"/>
            <w:szCs w:val="20"/>
            <w:lang w:val="en-US"/>
            <w:rPrChange w:id="9920"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9921" w:author="Airat Shigapov" w:date="2021-10-27T23:08:00Z">
              <w:rPr>
                <w:rFonts w:ascii="Consolas" w:hAnsi="Consolas" w:cs="Consolas"/>
                <w:color w:val="A31515"/>
                <w:sz w:val="19"/>
                <w:szCs w:val="19"/>
              </w:rPr>
            </w:rPrChange>
          </w:rPr>
          <w:t>""</w:t>
        </w:r>
        <w:r w:rsidRPr="008C09BE">
          <w:rPr>
            <w:rFonts w:ascii="Times New Roman" w:hAnsi="Times New Roman" w:cs="Times New Roman"/>
            <w:sz w:val="20"/>
            <w:szCs w:val="20"/>
            <w:lang w:val="en-US"/>
            <w:rPrChange w:id="9922" w:author="Airat Shigapov" w:date="2021-10-27T23:08:00Z">
              <w:rPr>
                <w:rFonts w:ascii="Consolas" w:hAnsi="Consolas" w:cs="Consolas"/>
                <w:color w:val="000000"/>
                <w:sz w:val="19"/>
                <w:szCs w:val="19"/>
              </w:rPr>
            </w:rPrChange>
          </w:rPr>
          <w:t xml:space="preserve"> &amp;&amp; </w:t>
        </w:r>
        <w:proofErr w:type="spellStart"/>
        <w:r w:rsidRPr="008C09BE">
          <w:rPr>
            <w:rFonts w:ascii="Times New Roman" w:hAnsi="Times New Roman" w:cs="Times New Roman"/>
            <w:sz w:val="20"/>
            <w:szCs w:val="20"/>
            <w:lang w:val="en-US"/>
            <w:rPrChange w:id="9923" w:author="Airat Shigapov" w:date="2021-10-27T23:08:00Z">
              <w:rPr>
                <w:rFonts w:ascii="Consolas" w:hAnsi="Consolas" w:cs="Consolas"/>
                <w:color w:val="000000"/>
                <w:sz w:val="19"/>
                <w:szCs w:val="19"/>
              </w:rPr>
            </w:rPrChange>
          </w:rPr>
          <w:t>emailName.Text</w:t>
        </w:r>
        <w:proofErr w:type="spellEnd"/>
        <w:r w:rsidRPr="008C09BE">
          <w:rPr>
            <w:rFonts w:ascii="Times New Roman" w:hAnsi="Times New Roman" w:cs="Times New Roman"/>
            <w:sz w:val="20"/>
            <w:szCs w:val="20"/>
            <w:lang w:val="en-US"/>
            <w:rPrChange w:id="9924" w:author="Airat Shigapov" w:date="2021-10-27T23:08:00Z">
              <w:rPr>
                <w:rFonts w:ascii="Consolas" w:hAnsi="Consolas" w:cs="Consolas"/>
                <w:color w:val="000000"/>
                <w:sz w:val="19"/>
                <w:szCs w:val="19"/>
              </w:rPr>
            </w:rPrChange>
          </w:rPr>
          <w:t xml:space="preserve"> != </w:t>
        </w:r>
        <w:r w:rsidRPr="008C09BE">
          <w:rPr>
            <w:rFonts w:ascii="Times New Roman" w:hAnsi="Times New Roman" w:cs="Times New Roman"/>
            <w:sz w:val="20"/>
            <w:szCs w:val="20"/>
            <w:lang w:val="en-US"/>
            <w:rPrChange w:id="9925" w:author="Airat Shigapov" w:date="2021-10-27T23:08:00Z">
              <w:rPr>
                <w:rFonts w:ascii="Consolas" w:hAnsi="Consolas" w:cs="Consolas"/>
                <w:color w:val="A31515"/>
                <w:sz w:val="19"/>
                <w:szCs w:val="19"/>
              </w:rPr>
            </w:rPrChange>
          </w:rPr>
          <w:t>"E-mail"</w:t>
        </w:r>
        <w:r w:rsidRPr="008C09BE">
          <w:rPr>
            <w:rFonts w:ascii="Times New Roman" w:hAnsi="Times New Roman" w:cs="Times New Roman"/>
            <w:sz w:val="20"/>
            <w:szCs w:val="20"/>
            <w:lang w:val="en-US"/>
            <w:rPrChange w:id="9926" w:author="Airat Shigapov" w:date="2021-10-27T23:08:00Z">
              <w:rPr>
                <w:rFonts w:ascii="Consolas" w:hAnsi="Consolas" w:cs="Consolas"/>
                <w:color w:val="000000"/>
                <w:sz w:val="19"/>
                <w:szCs w:val="19"/>
              </w:rPr>
            </w:rPrChange>
          </w:rPr>
          <w:t>)</w:t>
        </w:r>
      </w:ins>
    </w:p>
    <w:p w14:paraId="6B0FAC5C" w14:textId="77777777" w:rsidR="00D002A1" w:rsidRPr="008C09BE" w:rsidRDefault="00D002A1" w:rsidP="00D002A1">
      <w:pPr>
        <w:autoSpaceDE w:val="0"/>
        <w:autoSpaceDN w:val="0"/>
        <w:adjustRightInd w:val="0"/>
        <w:spacing w:after="0" w:line="240" w:lineRule="auto"/>
        <w:rPr>
          <w:ins w:id="9927" w:author="Airat Shigapov" w:date="2021-10-27T23:05:00Z"/>
          <w:rFonts w:ascii="Times New Roman" w:hAnsi="Times New Roman" w:cs="Times New Roman"/>
          <w:sz w:val="20"/>
          <w:szCs w:val="20"/>
          <w:lang w:val="en-US"/>
          <w:rPrChange w:id="9928" w:author="Airat Shigapov" w:date="2021-10-27T23:08:00Z">
            <w:rPr>
              <w:ins w:id="9929" w:author="Airat Shigapov" w:date="2021-10-27T23:05:00Z"/>
              <w:rFonts w:ascii="Consolas" w:hAnsi="Consolas" w:cs="Consolas"/>
              <w:color w:val="000000"/>
              <w:sz w:val="19"/>
              <w:szCs w:val="19"/>
            </w:rPr>
          </w:rPrChange>
        </w:rPr>
      </w:pPr>
      <w:ins w:id="9930" w:author="Airat Shigapov" w:date="2021-10-27T23:05:00Z">
        <w:r w:rsidRPr="008C09BE">
          <w:rPr>
            <w:rFonts w:ascii="Times New Roman" w:hAnsi="Times New Roman" w:cs="Times New Roman"/>
            <w:sz w:val="20"/>
            <w:szCs w:val="20"/>
            <w:lang w:val="en-US"/>
            <w:rPrChange w:id="9931" w:author="Airat Shigapov" w:date="2021-10-27T23:08:00Z">
              <w:rPr>
                <w:rFonts w:ascii="Consolas" w:hAnsi="Consolas" w:cs="Consolas"/>
                <w:color w:val="000000"/>
                <w:sz w:val="19"/>
                <w:szCs w:val="19"/>
              </w:rPr>
            </w:rPrChange>
          </w:rPr>
          <w:t xml:space="preserve">            {</w:t>
        </w:r>
      </w:ins>
    </w:p>
    <w:p w14:paraId="5354422D" w14:textId="77777777" w:rsidR="00D002A1" w:rsidRPr="008C09BE" w:rsidRDefault="00D002A1" w:rsidP="00D002A1">
      <w:pPr>
        <w:autoSpaceDE w:val="0"/>
        <w:autoSpaceDN w:val="0"/>
        <w:adjustRightInd w:val="0"/>
        <w:spacing w:after="0" w:line="240" w:lineRule="auto"/>
        <w:rPr>
          <w:ins w:id="9932" w:author="Airat Shigapov" w:date="2021-10-27T23:05:00Z"/>
          <w:rFonts w:ascii="Times New Roman" w:hAnsi="Times New Roman" w:cs="Times New Roman"/>
          <w:sz w:val="20"/>
          <w:szCs w:val="20"/>
          <w:lang w:val="en-US"/>
          <w:rPrChange w:id="9933" w:author="Airat Shigapov" w:date="2021-10-27T23:08:00Z">
            <w:rPr>
              <w:ins w:id="9934" w:author="Airat Shigapov" w:date="2021-10-27T23:05:00Z"/>
              <w:rFonts w:ascii="Consolas" w:hAnsi="Consolas" w:cs="Consolas"/>
              <w:color w:val="000000"/>
              <w:sz w:val="19"/>
              <w:szCs w:val="19"/>
            </w:rPr>
          </w:rPrChange>
        </w:rPr>
      </w:pPr>
      <w:ins w:id="9935" w:author="Airat Shigapov" w:date="2021-10-27T23:05:00Z">
        <w:r w:rsidRPr="008C09BE">
          <w:rPr>
            <w:rFonts w:ascii="Times New Roman" w:hAnsi="Times New Roman" w:cs="Times New Roman"/>
            <w:sz w:val="20"/>
            <w:szCs w:val="20"/>
            <w:lang w:val="en-US"/>
            <w:rPrChange w:id="9936"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9937" w:author="Airat Shigapov" w:date="2021-10-27T23:08:00Z">
              <w:rPr>
                <w:rFonts w:ascii="Consolas" w:hAnsi="Consolas" w:cs="Consolas"/>
                <w:color w:val="0000FF"/>
                <w:sz w:val="19"/>
                <w:szCs w:val="19"/>
              </w:rPr>
            </w:rPrChange>
          </w:rPr>
          <w:t>if</w:t>
        </w:r>
        <w:r w:rsidRPr="008C09BE">
          <w:rPr>
            <w:rFonts w:ascii="Times New Roman" w:hAnsi="Times New Roman" w:cs="Times New Roman"/>
            <w:sz w:val="20"/>
            <w:szCs w:val="20"/>
            <w:lang w:val="en-US"/>
            <w:rPrChange w:id="9938" w:author="Airat Shigapov" w:date="2021-10-27T23:08:00Z">
              <w:rPr>
                <w:rFonts w:ascii="Consolas" w:hAnsi="Consolas" w:cs="Consolas"/>
                <w:color w:val="000000"/>
                <w:sz w:val="19"/>
                <w:szCs w:val="19"/>
              </w:rPr>
            </w:rPrChange>
          </w:rPr>
          <w:t xml:space="preserve"> (</w:t>
        </w:r>
        <w:proofErr w:type="spellStart"/>
        <w:proofErr w:type="gramStart"/>
        <w:r w:rsidRPr="008C09BE">
          <w:rPr>
            <w:rFonts w:ascii="Times New Roman" w:hAnsi="Times New Roman" w:cs="Times New Roman"/>
            <w:sz w:val="20"/>
            <w:szCs w:val="20"/>
            <w:lang w:val="en-US"/>
            <w:rPrChange w:id="9939" w:author="Airat Shigapov" w:date="2021-10-27T23:08:00Z">
              <w:rPr>
                <w:rFonts w:ascii="Consolas" w:hAnsi="Consolas" w:cs="Consolas"/>
                <w:color w:val="000000"/>
                <w:sz w:val="19"/>
                <w:szCs w:val="19"/>
              </w:rPr>
            </w:rPrChange>
          </w:rPr>
          <w:t>passwordfield.Password</w:t>
        </w:r>
        <w:proofErr w:type="spellEnd"/>
        <w:proofErr w:type="gramEnd"/>
        <w:r w:rsidRPr="008C09BE">
          <w:rPr>
            <w:rFonts w:ascii="Times New Roman" w:hAnsi="Times New Roman" w:cs="Times New Roman"/>
            <w:sz w:val="20"/>
            <w:szCs w:val="20"/>
            <w:lang w:val="en-US"/>
            <w:rPrChange w:id="9940" w:author="Airat Shigapov" w:date="2021-10-27T23:08:00Z">
              <w:rPr>
                <w:rFonts w:ascii="Consolas" w:hAnsi="Consolas" w:cs="Consolas"/>
                <w:color w:val="000000"/>
                <w:sz w:val="19"/>
                <w:szCs w:val="19"/>
              </w:rPr>
            </w:rPrChange>
          </w:rPr>
          <w:t xml:space="preserve"> != </w:t>
        </w:r>
        <w:r w:rsidRPr="008C09BE">
          <w:rPr>
            <w:rFonts w:ascii="Times New Roman" w:hAnsi="Times New Roman" w:cs="Times New Roman"/>
            <w:sz w:val="20"/>
            <w:szCs w:val="20"/>
            <w:lang w:val="en-US"/>
            <w:rPrChange w:id="9941" w:author="Airat Shigapov" w:date="2021-10-27T23:08:00Z">
              <w:rPr>
                <w:rFonts w:ascii="Consolas" w:hAnsi="Consolas" w:cs="Consolas"/>
                <w:color w:val="A31515"/>
                <w:sz w:val="19"/>
                <w:szCs w:val="19"/>
              </w:rPr>
            </w:rPrChange>
          </w:rPr>
          <w:t>""</w:t>
        </w:r>
        <w:r w:rsidRPr="008C09BE">
          <w:rPr>
            <w:rFonts w:ascii="Times New Roman" w:hAnsi="Times New Roman" w:cs="Times New Roman"/>
            <w:sz w:val="20"/>
            <w:szCs w:val="20"/>
            <w:lang w:val="en-US"/>
            <w:rPrChange w:id="9942" w:author="Airat Shigapov" w:date="2021-10-27T23:08:00Z">
              <w:rPr>
                <w:rFonts w:ascii="Consolas" w:hAnsi="Consolas" w:cs="Consolas"/>
                <w:color w:val="000000"/>
                <w:sz w:val="19"/>
                <w:szCs w:val="19"/>
              </w:rPr>
            </w:rPrChange>
          </w:rPr>
          <w:t xml:space="preserve"> &amp;&amp; </w:t>
        </w:r>
        <w:proofErr w:type="spellStart"/>
        <w:r w:rsidRPr="008C09BE">
          <w:rPr>
            <w:rFonts w:ascii="Times New Roman" w:hAnsi="Times New Roman" w:cs="Times New Roman"/>
            <w:sz w:val="20"/>
            <w:szCs w:val="20"/>
            <w:lang w:val="en-US"/>
            <w:rPrChange w:id="9943" w:author="Airat Shigapov" w:date="2021-10-27T23:08:00Z">
              <w:rPr>
                <w:rFonts w:ascii="Consolas" w:hAnsi="Consolas" w:cs="Consolas"/>
                <w:color w:val="000000"/>
                <w:sz w:val="19"/>
                <w:szCs w:val="19"/>
              </w:rPr>
            </w:rPrChange>
          </w:rPr>
          <w:t>passwordfield.Password</w:t>
        </w:r>
        <w:proofErr w:type="spellEnd"/>
        <w:r w:rsidRPr="008C09BE">
          <w:rPr>
            <w:rFonts w:ascii="Times New Roman" w:hAnsi="Times New Roman" w:cs="Times New Roman"/>
            <w:sz w:val="20"/>
            <w:szCs w:val="20"/>
            <w:lang w:val="en-US"/>
            <w:rPrChange w:id="9944" w:author="Airat Shigapov" w:date="2021-10-27T23:08:00Z">
              <w:rPr>
                <w:rFonts w:ascii="Consolas" w:hAnsi="Consolas" w:cs="Consolas"/>
                <w:color w:val="000000"/>
                <w:sz w:val="19"/>
                <w:szCs w:val="19"/>
              </w:rPr>
            </w:rPrChange>
          </w:rPr>
          <w:t xml:space="preserve"> != </w:t>
        </w:r>
        <w:r w:rsidRPr="008C09BE">
          <w:rPr>
            <w:rFonts w:ascii="Times New Roman" w:hAnsi="Times New Roman" w:cs="Times New Roman"/>
            <w:sz w:val="20"/>
            <w:szCs w:val="20"/>
            <w:lang w:val="en-US"/>
            <w:rPrChange w:id="9945" w:author="Airat Shigapov" w:date="2021-10-27T23:08:00Z">
              <w:rPr>
                <w:rFonts w:ascii="Consolas" w:hAnsi="Consolas" w:cs="Consolas"/>
                <w:color w:val="A31515"/>
                <w:sz w:val="19"/>
                <w:szCs w:val="19"/>
              </w:rPr>
            </w:rPrChange>
          </w:rPr>
          <w:t>"</w:t>
        </w:r>
        <w:r w:rsidRPr="008C09BE">
          <w:rPr>
            <w:rFonts w:ascii="Times New Roman" w:hAnsi="Times New Roman" w:cs="Times New Roman"/>
            <w:sz w:val="20"/>
            <w:szCs w:val="20"/>
            <w:rPrChange w:id="9946" w:author="Airat Shigapov" w:date="2021-10-27T23:08:00Z">
              <w:rPr>
                <w:rFonts w:ascii="Consolas" w:hAnsi="Consolas" w:cs="Consolas"/>
                <w:color w:val="A31515"/>
                <w:sz w:val="19"/>
                <w:szCs w:val="19"/>
              </w:rPr>
            </w:rPrChange>
          </w:rPr>
          <w:t>Пароль</w:t>
        </w:r>
        <w:r w:rsidRPr="008C09BE">
          <w:rPr>
            <w:rFonts w:ascii="Times New Roman" w:hAnsi="Times New Roman" w:cs="Times New Roman"/>
            <w:sz w:val="20"/>
            <w:szCs w:val="20"/>
            <w:lang w:val="en-US"/>
            <w:rPrChange w:id="9947" w:author="Airat Shigapov" w:date="2021-10-27T23:08:00Z">
              <w:rPr>
                <w:rFonts w:ascii="Consolas" w:hAnsi="Consolas" w:cs="Consolas"/>
                <w:color w:val="A31515"/>
                <w:sz w:val="19"/>
                <w:szCs w:val="19"/>
              </w:rPr>
            </w:rPrChange>
          </w:rPr>
          <w:t>"</w:t>
        </w:r>
        <w:r w:rsidRPr="008C09BE">
          <w:rPr>
            <w:rFonts w:ascii="Times New Roman" w:hAnsi="Times New Roman" w:cs="Times New Roman"/>
            <w:sz w:val="20"/>
            <w:szCs w:val="20"/>
            <w:lang w:val="en-US"/>
            <w:rPrChange w:id="9948" w:author="Airat Shigapov" w:date="2021-10-27T23:08:00Z">
              <w:rPr>
                <w:rFonts w:ascii="Consolas" w:hAnsi="Consolas" w:cs="Consolas"/>
                <w:color w:val="000000"/>
                <w:sz w:val="19"/>
                <w:szCs w:val="19"/>
              </w:rPr>
            </w:rPrChange>
          </w:rPr>
          <w:t>)</w:t>
        </w:r>
      </w:ins>
    </w:p>
    <w:p w14:paraId="627BA2D2" w14:textId="77777777" w:rsidR="00D002A1" w:rsidRPr="008C09BE" w:rsidRDefault="00D002A1" w:rsidP="00D002A1">
      <w:pPr>
        <w:autoSpaceDE w:val="0"/>
        <w:autoSpaceDN w:val="0"/>
        <w:adjustRightInd w:val="0"/>
        <w:spacing w:after="0" w:line="240" w:lineRule="auto"/>
        <w:rPr>
          <w:ins w:id="9949" w:author="Airat Shigapov" w:date="2021-10-27T23:05:00Z"/>
          <w:rFonts w:ascii="Times New Roman" w:hAnsi="Times New Roman" w:cs="Times New Roman"/>
          <w:sz w:val="20"/>
          <w:szCs w:val="20"/>
          <w:lang w:val="en-US"/>
          <w:rPrChange w:id="9950" w:author="Airat Shigapov" w:date="2021-10-27T23:08:00Z">
            <w:rPr>
              <w:ins w:id="9951" w:author="Airat Shigapov" w:date="2021-10-27T23:05:00Z"/>
              <w:rFonts w:ascii="Consolas" w:hAnsi="Consolas" w:cs="Consolas"/>
              <w:color w:val="000000"/>
              <w:sz w:val="19"/>
              <w:szCs w:val="19"/>
            </w:rPr>
          </w:rPrChange>
        </w:rPr>
      </w:pPr>
      <w:ins w:id="9952" w:author="Airat Shigapov" w:date="2021-10-27T23:05:00Z">
        <w:r w:rsidRPr="008C09BE">
          <w:rPr>
            <w:rFonts w:ascii="Times New Roman" w:hAnsi="Times New Roman" w:cs="Times New Roman"/>
            <w:sz w:val="20"/>
            <w:szCs w:val="20"/>
            <w:lang w:val="en-US"/>
            <w:rPrChange w:id="9953" w:author="Airat Shigapov" w:date="2021-10-27T23:08:00Z">
              <w:rPr>
                <w:rFonts w:ascii="Consolas" w:hAnsi="Consolas" w:cs="Consolas"/>
                <w:color w:val="000000"/>
                <w:sz w:val="19"/>
                <w:szCs w:val="19"/>
              </w:rPr>
            </w:rPrChange>
          </w:rPr>
          <w:t xml:space="preserve">                {</w:t>
        </w:r>
      </w:ins>
    </w:p>
    <w:p w14:paraId="3C223066" w14:textId="77777777" w:rsidR="00D002A1" w:rsidRPr="008C09BE" w:rsidRDefault="00D002A1" w:rsidP="00D002A1">
      <w:pPr>
        <w:autoSpaceDE w:val="0"/>
        <w:autoSpaceDN w:val="0"/>
        <w:adjustRightInd w:val="0"/>
        <w:spacing w:after="0" w:line="240" w:lineRule="auto"/>
        <w:rPr>
          <w:ins w:id="9954" w:author="Airat Shigapov" w:date="2021-10-27T23:05:00Z"/>
          <w:rFonts w:ascii="Times New Roman" w:hAnsi="Times New Roman" w:cs="Times New Roman"/>
          <w:sz w:val="20"/>
          <w:szCs w:val="20"/>
          <w:lang w:val="en-US"/>
          <w:rPrChange w:id="9955" w:author="Airat Shigapov" w:date="2021-10-27T23:08:00Z">
            <w:rPr>
              <w:ins w:id="9956" w:author="Airat Shigapov" w:date="2021-10-27T23:05:00Z"/>
              <w:rFonts w:ascii="Consolas" w:hAnsi="Consolas" w:cs="Consolas"/>
              <w:color w:val="000000"/>
              <w:sz w:val="19"/>
              <w:szCs w:val="19"/>
            </w:rPr>
          </w:rPrChange>
        </w:rPr>
      </w:pPr>
      <w:ins w:id="9957" w:author="Airat Shigapov" w:date="2021-10-27T23:05:00Z">
        <w:r w:rsidRPr="008C09BE">
          <w:rPr>
            <w:rFonts w:ascii="Times New Roman" w:hAnsi="Times New Roman" w:cs="Times New Roman"/>
            <w:sz w:val="20"/>
            <w:szCs w:val="20"/>
            <w:lang w:val="en-US"/>
            <w:rPrChange w:id="9958" w:author="Airat Shigapov" w:date="2021-10-27T23:08:00Z">
              <w:rPr>
                <w:rFonts w:ascii="Consolas" w:hAnsi="Consolas" w:cs="Consolas"/>
                <w:color w:val="000000"/>
                <w:sz w:val="19"/>
                <w:szCs w:val="19"/>
              </w:rPr>
            </w:rPrChange>
          </w:rPr>
          <w:t xml:space="preserve">                    </w:t>
        </w:r>
        <w:proofErr w:type="spellStart"/>
        <w:r w:rsidRPr="008C09BE">
          <w:rPr>
            <w:rFonts w:ascii="Times New Roman" w:hAnsi="Times New Roman" w:cs="Times New Roman"/>
            <w:sz w:val="20"/>
            <w:szCs w:val="20"/>
            <w:lang w:val="en-US"/>
            <w:rPrChange w:id="9959" w:author="Airat Shigapov" w:date="2021-10-27T23:08:00Z">
              <w:rPr>
                <w:rFonts w:ascii="Consolas" w:hAnsi="Consolas" w:cs="Consolas"/>
                <w:color w:val="000000"/>
                <w:sz w:val="19"/>
                <w:szCs w:val="19"/>
              </w:rPr>
            </w:rPrChange>
          </w:rPr>
          <w:t>DateAuthorization</w:t>
        </w:r>
        <w:proofErr w:type="spellEnd"/>
        <w:r w:rsidRPr="008C09BE">
          <w:rPr>
            <w:rFonts w:ascii="Times New Roman" w:hAnsi="Times New Roman" w:cs="Times New Roman"/>
            <w:sz w:val="20"/>
            <w:szCs w:val="20"/>
            <w:lang w:val="en-US"/>
            <w:rPrChange w:id="9960" w:author="Airat Shigapov" w:date="2021-10-27T23:08:00Z">
              <w:rPr>
                <w:rFonts w:ascii="Consolas" w:hAnsi="Consolas" w:cs="Consolas"/>
                <w:color w:val="000000"/>
                <w:sz w:val="19"/>
                <w:szCs w:val="19"/>
              </w:rPr>
            </w:rPrChange>
          </w:rPr>
          <w:t xml:space="preserve"> </w:t>
        </w:r>
        <w:proofErr w:type="spellStart"/>
        <w:r w:rsidRPr="008C09BE">
          <w:rPr>
            <w:rFonts w:ascii="Times New Roman" w:hAnsi="Times New Roman" w:cs="Times New Roman"/>
            <w:sz w:val="20"/>
            <w:szCs w:val="20"/>
            <w:lang w:val="en-US"/>
            <w:rPrChange w:id="9961" w:author="Airat Shigapov" w:date="2021-10-27T23:08:00Z">
              <w:rPr>
                <w:rFonts w:ascii="Consolas" w:hAnsi="Consolas" w:cs="Consolas"/>
                <w:color w:val="000000"/>
                <w:sz w:val="19"/>
                <w:szCs w:val="19"/>
              </w:rPr>
            </w:rPrChange>
          </w:rPr>
          <w:t>clientInfoAuthorization</w:t>
        </w:r>
        <w:proofErr w:type="spellEnd"/>
        <w:r w:rsidRPr="008C09BE">
          <w:rPr>
            <w:rFonts w:ascii="Times New Roman" w:hAnsi="Times New Roman" w:cs="Times New Roman"/>
            <w:sz w:val="20"/>
            <w:szCs w:val="20"/>
            <w:lang w:val="en-US"/>
            <w:rPrChange w:id="9962" w:author="Airat Shigapov" w:date="2021-10-27T23:08:00Z">
              <w:rPr>
                <w:rFonts w:ascii="Consolas" w:hAnsi="Consolas" w:cs="Consolas"/>
                <w:color w:val="000000"/>
                <w:sz w:val="19"/>
                <w:szCs w:val="19"/>
              </w:rPr>
            </w:rPrChange>
          </w:rPr>
          <w:t xml:space="preserve"> = (DateAuthorization)</w:t>
        </w:r>
        <w:proofErr w:type="gramStart"/>
        <w:r w:rsidRPr="008C09BE">
          <w:rPr>
            <w:rFonts w:ascii="Times New Roman" w:hAnsi="Times New Roman" w:cs="Times New Roman"/>
            <w:sz w:val="20"/>
            <w:szCs w:val="20"/>
            <w:lang w:val="en-US"/>
            <w:rPrChange w:id="9963" w:author="Airat Shigapov" w:date="2021-10-27T23:08:00Z">
              <w:rPr>
                <w:rFonts w:ascii="Consolas" w:hAnsi="Consolas" w:cs="Consolas"/>
                <w:color w:val="000000"/>
                <w:sz w:val="19"/>
                <w:szCs w:val="19"/>
              </w:rPr>
            </w:rPrChange>
          </w:rPr>
          <w:t>MainWindow.carShopEntities.DateAuthorizations</w:t>
        </w:r>
        <w:proofErr w:type="gramEnd"/>
        <w:r w:rsidRPr="008C09BE">
          <w:rPr>
            <w:rFonts w:ascii="Times New Roman" w:hAnsi="Times New Roman" w:cs="Times New Roman"/>
            <w:sz w:val="20"/>
            <w:szCs w:val="20"/>
            <w:lang w:val="en-US"/>
            <w:rPrChange w:id="9964" w:author="Airat Shigapov" w:date="2021-10-27T23:08:00Z">
              <w:rPr>
                <w:rFonts w:ascii="Consolas" w:hAnsi="Consolas" w:cs="Consolas"/>
                <w:color w:val="000000"/>
                <w:sz w:val="19"/>
                <w:szCs w:val="19"/>
              </w:rPr>
            </w:rPrChange>
          </w:rPr>
          <w:t>.</w:t>
        </w:r>
      </w:ins>
    </w:p>
    <w:p w14:paraId="06A7984B" w14:textId="77777777" w:rsidR="00D002A1" w:rsidRPr="008C09BE" w:rsidRDefault="00D002A1" w:rsidP="00D002A1">
      <w:pPr>
        <w:autoSpaceDE w:val="0"/>
        <w:autoSpaceDN w:val="0"/>
        <w:adjustRightInd w:val="0"/>
        <w:spacing w:after="0" w:line="240" w:lineRule="auto"/>
        <w:rPr>
          <w:ins w:id="9965" w:author="Airat Shigapov" w:date="2021-10-27T23:05:00Z"/>
          <w:rFonts w:ascii="Times New Roman" w:hAnsi="Times New Roman" w:cs="Times New Roman"/>
          <w:sz w:val="20"/>
          <w:szCs w:val="20"/>
          <w:lang w:val="en-US"/>
          <w:rPrChange w:id="9966" w:author="Airat Shigapov" w:date="2021-10-27T23:08:00Z">
            <w:rPr>
              <w:ins w:id="9967" w:author="Airat Shigapov" w:date="2021-10-27T23:05:00Z"/>
              <w:rFonts w:ascii="Consolas" w:hAnsi="Consolas" w:cs="Consolas"/>
              <w:color w:val="000000"/>
              <w:sz w:val="19"/>
              <w:szCs w:val="19"/>
            </w:rPr>
          </w:rPrChange>
        </w:rPr>
      </w:pPr>
      <w:ins w:id="9968" w:author="Airat Shigapov" w:date="2021-10-27T23:05:00Z">
        <w:r w:rsidRPr="008C09BE">
          <w:rPr>
            <w:rFonts w:ascii="Times New Roman" w:hAnsi="Times New Roman" w:cs="Times New Roman"/>
            <w:sz w:val="20"/>
            <w:szCs w:val="20"/>
            <w:lang w:val="en-US"/>
            <w:rPrChange w:id="9969" w:author="Airat Shigapov" w:date="2021-10-27T23:08:00Z">
              <w:rPr>
                <w:rFonts w:ascii="Consolas" w:hAnsi="Consolas" w:cs="Consolas"/>
                <w:color w:val="000000"/>
                <w:sz w:val="19"/>
                <w:szCs w:val="19"/>
              </w:rPr>
            </w:rPrChange>
          </w:rPr>
          <w:t xml:space="preserve">                        </w:t>
        </w:r>
        <w:proofErr w:type="gramStart"/>
        <w:r w:rsidRPr="008C09BE">
          <w:rPr>
            <w:rFonts w:ascii="Times New Roman" w:hAnsi="Times New Roman" w:cs="Times New Roman"/>
            <w:sz w:val="20"/>
            <w:szCs w:val="20"/>
            <w:lang w:val="en-US"/>
            <w:rPrChange w:id="9970" w:author="Airat Shigapov" w:date="2021-10-27T23:08:00Z">
              <w:rPr>
                <w:rFonts w:ascii="Consolas" w:hAnsi="Consolas" w:cs="Consolas"/>
                <w:color w:val="000000"/>
                <w:sz w:val="19"/>
                <w:szCs w:val="19"/>
              </w:rPr>
            </w:rPrChange>
          </w:rPr>
          <w:t>Where(</w:t>
        </w:r>
        <w:proofErr w:type="gramEnd"/>
        <w:r w:rsidRPr="008C09BE">
          <w:rPr>
            <w:rFonts w:ascii="Times New Roman" w:hAnsi="Times New Roman" w:cs="Times New Roman"/>
            <w:sz w:val="20"/>
            <w:szCs w:val="20"/>
            <w:lang w:val="en-US"/>
            <w:rPrChange w:id="9971" w:author="Airat Shigapov" w:date="2021-10-27T23:08:00Z">
              <w:rPr>
                <w:rFonts w:ascii="Consolas" w:hAnsi="Consolas" w:cs="Consolas"/>
                <w:color w:val="000000"/>
                <w:sz w:val="19"/>
                <w:szCs w:val="19"/>
              </w:rPr>
            </w:rPrChange>
          </w:rPr>
          <w:t xml:space="preserve">x =&gt; </w:t>
        </w:r>
        <w:proofErr w:type="spellStart"/>
        <w:r w:rsidRPr="008C09BE">
          <w:rPr>
            <w:rFonts w:ascii="Times New Roman" w:hAnsi="Times New Roman" w:cs="Times New Roman"/>
            <w:sz w:val="20"/>
            <w:szCs w:val="20"/>
            <w:lang w:val="en-US"/>
            <w:rPrChange w:id="9972" w:author="Airat Shigapov" w:date="2021-10-27T23:08:00Z">
              <w:rPr>
                <w:rFonts w:ascii="Consolas" w:hAnsi="Consolas" w:cs="Consolas"/>
                <w:color w:val="000000"/>
                <w:sz w:val="19"/>
                <w:szCs w:val="19"/>
              </w:rPr>
            </w:rPrChange>
          </w:rPr>
          <w:t>x.Email</w:t>
        </w:r>
        <w:proofErr w:type="spellEnd"/>
        <w:r w:rsidRPr="008C09BE">
          <w:rPr>
            <w:rFonts w:ascii="Times New Roman" w:hAnsi="Times New Roman" w:cs="Times New Roman"/>
            <w:sz w:val="20"/>
            <w:szCs w:val="20"/>
            <w:lang w:val="en-US"/>
            <w:rPrChange w:id="9973" w:author="Airat Shigapov" w:date="2021-10-27T23:08:00Z">
              <w:rPr>
                <w:rFonts w:ascii="Consolas" w:hAnsi="Consolas" w:cs="Consolas"/>
                <w:color w:val="000000"/>
                <w:sz w:val="19"/>
                <w:szCs w:val="19"/>
              </w:rPr>
            </w:rPrChange>
          </w:rPr>
          <w:t xml:space="preserve"> == </w:t>
        </w:r>
        <w:proofErr w:type="spellStart"/>
        <w:r w:rsidRPr="008C09BE">
          <w:rPr>
            <w:rFonts w:ascii="Times New Roman" w:hAnsi="Times New Roman" w:cs="Times New Roman"/>
            <w:sz w:val="20"/>
            <w:szCs w:val="20"/>
            <w:lang w:val="en-US"/>
            <w:rPrChange w:id="9974" w:author="Airat Shigapov" w:date="2021-10-27T23:08:00Z">
              <w:rPr>
                <w:rFonts w:ascii="Consolas" w:hAnsi="Consolas" w:cs="Consolas"/>
                <w:color w:val="000000"/>
                <w:sz w:val="19"/>
                <w:szCs w:val="19"/>
              </w:rPr>
            </w:rPrChange>
          </w:rPr>
          <w:t>emailName.Text</w:t>
        </w:r>
        <w:proofErr w:type="spellEnd"/>
        <w:r w:rsidRPr="008C09BE">
          <w:rPr>
            <w:rFonts w:ascii="Times New Roman" w:hAnsi="Times New Roman" w:cs="Times New Roman"/>
            <w:sz w:val="20"/>
            <w:szCs w:val="20"/>
            <w:lang w:val="en-US"/>
            <w:rPrChange w:id="9975" w:author="Airat Shigapov" w:date="2021-10-27T23:08:00Z">
              <w:rPr>
                <w:rFonts w:ascii="Consolas" w:hAnsi="Consolas" w:cs="Consolas"/>
                <w:color w:val="000000"/>
                <w:sz w:val="19"/>
                <w:szCs w:val="19"/>
              </w:rPr>
            </w:rPrChange>
          </w:rPr>
          <w:t>).</w:t>
        </w:r>
        <w:proofErr w:type="spellStart"/>
        <w:r w:rsidRPr="008C09BE">
          <w:rPr>
            <w:rFonts w:ascii="Times New Roman" w:hAnsi="Times New Roman" w:cs="Times New Roman"/>
            <w:sz w:val="20"/>
            <w:szCs w:val="20"/>
            <w:lang w:val="en-US"/>
            <w:rPrChange w:id="9976" w:author="Airat Shigapov" w:date="2021-10-27T23:08:00Z">
              <w:rPr>
                <w:rFonts w:ascii="Consolas" w:hAnsi="Consolas" w:cs="Consolas"/>
                <w:color w:val="000000"/>
                <w:sz w:val="19"/>
                <w:szCs w:val="19"/>
              </w:rPr>
            </w:rPrChange>
          </w:rPr>
          <w:t>ToList</w:t>
        </w:r>
        <w:proofErr w:type="spellEnd"/>
        <w:r w:rsidRPr="008C09BE">
          <w:rPr>
            <w:rFonts w:ascii="Times New Roman" w:hAnsi="Times New Roman" w:cs="Times New Roman"/>
            <w:sz w:val="20"/>
            <w:szCs w:val="20"/>
            <w:lang w:val="en-US"/>
            <w:rPrChange w:id="9977" w:author="Airat Shigapov" w:date="2021-10-27T23:08:00Z">
              <w:rPr>
                <w:rFonts w:ascii="Consolas" w:hAnsi="Consolas" w:cs="Consolas"/>
                <w:color w:val="000000"/>
                <w:sz w:val="19"/>
                <w:szCs w:val="19"/>
              </w:rPr>
            </w:rPrChange>
          </w:rPr>
          <w:t>().</w:t>
        </w:r>
        <w:proofErr w:type="spellStart"/>
        <w:r w:rsidRPr="008C09BE">
          <w:rPr>
            <w:rFonts w:ascii="Times New Roman" w:hAnsi="Times New Roman" w:cs="Times New Roman"/>
            <w:sz w:val="20"/>
            <w:szCs w:val="20"/>
            <w:lang w:val="en-US"/>
            <w:rPrChange w:id="9978" w:author="Airat Shigapov" w:date="2021-10-27T23:08:00Z">
              <w:rPr>
                <w:rFonts w:ascii="Consolas" w:hAnsi="Consolas" w:cs="Consolas"/>
                <w:color w:val="000000"/>
                <w:sz w:val="19"/>
                <w:szCs w:val="19"/>
              </w:rPr>
            </w:rPrChange>
          </w:rPr>
          <w:t>FirstOrDefault</w:t>
        </w:r>
        <w:proofErr w:type="spellEnd"/>
        <w:r w:rsidRPr="008C09BE">
          <w:rPr>
            <w:rFonts w:ascii="Times New Roman" w:hAnsi="Times New Roman" w:cs="Times New Roman"/>
            <w:sz w:val="20"/>
            <w:szCs w:val="20"/>
            <w:lang w:val="en-US"/>
            <w:rPrChange w:id="9979" w:author="Airat Shigapov" w:date="2021-10-27T23:08:00Z">
              <w:rPr>
                <w:rFonts w:ascii="Consolas" w:hAnsi="Consolas" w:cs="Consolas"/>
                <w:color w:val="000000"/>
                <w:sz w:val="19"/>
                <w:szCs w:val="19"/>
              </w:rPr>
            </w:rPrChange>
          </w:rPr>
          <w:t>();</w:t>
        </w:r>
      </w:ins>
    </w:p>
    <w:p w14:paraId="668A238D" w14:textId="77777777" w:rsidR="00D002A1" w:rsidRPr="008C09BE" w:rsidRDefault="00D002A1" w:rsidP="00D002A1">
      <w:pPr>
        <w:autoSpaceDE w:val="0"/>
        <w:autoSpaceDN w:val="0"/>
        <w:adjustRightInd w:val="0"/>
        <w:spacing w:after="0" w:line="240" w:lineRule="auto"/>
        <w:rPr>
          <w:ins w:id="9980" w:author="Airat Shigapov" w:date="2021-10-27T23:05:00Z"/>
          <w:rFonts w:ascii="Times New Roman" w:hAnsi="Times New Roman" w:cs="Times New Roman"/>
          <w:sz w:val="20"/>
          <w:szCs w:val="20"/>
          <w:lang w:val="en-US"/>
          <w:rPrChange w:id="9981" w:author="Airat Shigapov" w:date="2021-10-27T23:08:00Z">
            <w:rPr>
              <w:ins w:id="9982" w:author="Airat Shigapov" w:date="2021-10-27T23:05:00Z"/>
              <w:rFonts w:ascii="Consolas" w:hAnsi="Consolas" w:cs="Consolas"/>
              <w:color w:val="000000"/>
              <w:sz w:val="19"/>
              <w:szCs w:val="19"/>
            </w:rPr>
          </w:rPrChange>
        </w:rPr>
      </w:pPr>
      <w:ins w:id="9983" w:author="Airat Shigapov" w:date="2021-10-27T23:05:00Z">
        <w:r w:rsidRPr="008C09BE">
          <w:rPr>
            <w:rFonts w:ascii="Times New Roman" w:hAnsi="Times New Roman" w:cs="Times New Roman"/>
            <w:sz w:val="20"/>
            <w:szCs w:val="20"/>
            <w:lang w:val="en-US"/>
            <w:rPrChange w:id="9984" w:author="Airat Shigapov" w:date="2021-10-27T23:08:00Z">
              <w:rPr>
                <w:rFonts w:ascii="Consolas" w:hAnsi="Consolas" w:cs="Consolas"/>
                <w:color w:val="000000"/>
                <w:sz w:val="19"/>
                <w:szCs w:val="19"/>
              </w:rPr>
            </w:rPrChange>
          </w:rPr>
          <w:t xml:space="preserve">                    </w:t>
        </w:r>
        <w:proofErr w:type="gramStart"/>
        <w:r w:rsidRPr="008C09BE">
          <w:rPr>
            <w:rFonts w:ascii="Times New Roman" w:hAnsi="Times New Roman" w:cs="Times New Roman"/>
            <w:sz w:val="20"/>
            <w:szCs w:val="20"/>
            <w:lang w:val="en-US"/>
            <w:rPrChange w:id="9985" w:author="Airat Shigapov" w:date="2021-10-27T23:08:00Z">
              <w:rPr>
                <w:rFonts w:ascii="Consolas" w:hAnsi="Consolas" w:cs="Consolas"/>
                <w:color w:val="0000FF"/>
                <w:sz w:val="19"/>
                <w:szCs w:val="19"/>
              </w:rPr>
            </w:rPrChange>
          </w:rPr>
          <w:t>if</w:t>
        </w:r>
        <w:r w:rsidRPr="008C09BE">
          <w:rPr>
            <w:rFonts w:ascii="Times New Roman" w:hAnsi="Times New Roman" w:cs="Times New Roman"/>
            <w:sz w:val="20"/>
            <w:szCs w:val="20"/>
            <w:lang w:val="en-US"/>
            <w:rPrChange w:id="9986" w:author="Airat Shigapov" w:date="2021-10-27T23:08:00Z">
              <w:rPr>
                <w:rFonts w:ascii="Consolas" w:hAnsi="Consolas" w:cs="Consolas"/>
                <w:color w:val="000000"/>
                <w:sz w:val="19"/>
                <w:szCs w:val="19"/>
              </w:rPr>
            </w:rPrChange>
          </w:rPr>
          <w:t>(</w:t>
        </w:r>
        <w:proofErr w:type="spellStart"/>
        <w:proofErr w:type="gramEnd"/>
        <w:r w:rsidRPr="008C09BE">
          <w:rPr>
            <w:rFonts w:ascii="Times New Roman" w:hAnsi="Times New Roman" w:cs="Times New Roman"/>
            <w:sz w:val="20"/>
            <w:szCs w:val="20"/>
            <w:lang w:val="en-US"/>
            <w:rPrChange w:id="9987" w:author="Airat Shigapov" w:date="2021-10-27T23:08:00Z">
              <w:rPr>
                <w:rFonts w:ascii="Consolas" w:hAnsi="Consolas" w:cs="Consolas"/>
                <w:color w:val="000000"/>
                <w:sz w:val="19"/>
                <w:szCs w:val="19"/>
              </w:rPr>
            </w:rPrChange>
          </w:rPr>
          <w:t>clientInfoAuthorization</w:t>
        </w:r>
        <w:proofErr w:type="spellEnd"/>
        <w:r w:rsidRPr="008C09BE">
          <w:rPr>
            <w:rFonts w:ascii="Times New Roman" w:hAnsi="Times New Roman" w:cs="Times New Roman"/>
            <w:sz w:val="20"/>
            <w:szCs w:val="20"/>
            <w:lang w:val="en-US"/>
            <w:rPrChange w:id="9988" w:author="Airat Shigapov" w:date="2021-10-27T23:08:00Z">
              <w:rPr>
                <w:rFonts w:ascii="Consolas" w:hAnsi="Consolas" w:cs="Consolas"/>
                <w:color w:val="000000"/>
                <w:sz w:val="19"/>
                <w:szCs w:val="19"/>
              </w:rPr>
            </w:rPrChange>
          </w:rPr>
          <w:t xml:space="preserve"> != </w:t>
        </w:r>
        <w:r w:rsidRPr="008C09BE">
          <w:rPr>
            <w:rFonts w:ascii="Times New Roman" w:hAnsi="Times New Roman" w:cs="Times New Roman"/>
            <w:sz w:val="20"/>
            <w:szCs w:val="20"/>
            <w:lang w:val="en-US"/>
            <w:rPrChange w:id="9989" w:author="Airat Shigapov" w:date="2021-10-27T23:08:00Z">
              <w:rPr>
                <w:rFonts w:ascii="Consolas" w:hAnsi="Consolas" w:cs="Consolas"/>
                <w:color w:val="0000FF"/>
                <w:sz w:val="19"/>
                <w:szCs w:val="19"/>
              </w:rPr>
            </w:rPrChange>
          </w:rPr>
          <w:t>null</w:t>
        </w:r>
        <w:r w:rsidRPr="008C09BE">
          <w:rPr>
            <w:rFonts w:ascii="Times New Roman" w:hAnsi="Times New Roman" w:cs="Times New Roman"/>
            <w:sz w:val="20"/>
            <w:szCs w:val="20"/>
            <w:lang w:val="en-US"/>
            <w:rPrChange w:id="9990" w:author="Airat Shigapov" w:date="2021-10-27T23:08:00Z">
              <w:rPr>
                <w:rFonts w:ascii="Consolas" w:hAnsi="Consolas" w:cs="Consolas"/>
                <w:color w:val="000000"/>
                <w:sz w:val="19"/>
                <w:szCs w:val="19"/>
              </w:rPr>
            </w:rPrChange>
          </w:rPr>
          <w:t>)</w:t>
        </w:r>
      </w:ins>
    </w:p>
    <w:p w14:paraId="5C82BBCD" w14:textId="77777777" w:rsidR="00D002A1" w:rsidRPr="008C09BE" w:rsidRDefault="00D002A1" w:rsidP="00D002A1">
      <w:pPr>
        <w:autoSpaceDE w:val="0"/>
        <w:autoSpaceDN w:val="0"/>
        <w:adjustRightInd w:val="0"/>
        <w:spacing w:after="0" w:line="240" w:lineRule="auto"/>
        <w:rPr>
          <w:ins w:id="9991" w:author="Airat Shigapov" w:date="2021-10-27T23:05:00Z"/>
          <w:rFonts w:ascii="Times New Roman" w:hAnsi="Times New Roman" w:cs="Times New Roman"/>
          <w:sz w:val="20"/>
          <w:szCs w:val="20"/>
          <w:lang w:val="en-US"/>
          <w:rPrChange w:id="9992" w:author="Airat Shigapov" w:date="2021-10-27T23:08:00Z">
            <w:rPr>
              <w:ins w:id="9993" w:author="Airat Shigapov" w:date="2021-10-27T23:05:00Z"/>
              <w:rFonts w:ascii="Consolas" w:hAnsi="Consolas" w:cs="Consolas"/>
              <w:color w:val="000000"/>
              <w:sz w:val="19"/>
              <w:szCs w:val="19"/>
            </w:rPr>
          </w:rPrChange>
        </w:rPr>
      </w:pPr>
      <w:ins w:id="9994" w:author="Airat Shigapov" w:date="2021-10-27T23:05:00Z">
        <w:r w:rsidRPr="008C09BE">
          <w:rPr>
            <w:rFonts w:ascii="Times New Roman" w:hAnsi="Times New Roman" w:cs="Times New Roman"/>
            <w:sz w:val="20"/>
            <w:szCs w:val="20"/>
            <w:lang w:val="en-US"/>
            <w:rPrChange w:id="9995" w:author="Airat Shigapov" w:date="2021-10-27T23:08:00Z">
              <w:rPr>
                <w:rFonts w:ascii="Consolas" w:hAnsi="Consolas" w:cs="Consolas"/>
                <w:color w:val="000000"/>
                <w:sz w:val="19"/>
                <w:szCs w:val="19"/>
              </w:rPr>
            </w:rPrChange>
          </w:rPr>
          <w:t xml:space="preserve">                    {</w:t>
        </w:r>
      </w:ins>
    </w:p>
    <w:p w14:paraId="1E6B90AD" w14:textId="77777777" w:rsidR="00D002A1" w:rsidRPr="008C09BE" w:rsidRDefault="00D002A1" w:rsidP="00D002A1">
      <w:pPr>
        <w:autoSpaceDE w:val="0"/>
        <w:autoSpaceDN w:val="0"/>
        <w:adjustRightInd w:val="0"/>
        <w:spacing w:after="0" w:line="240" w:lineRule="auto"/>
        <w:rPr>
          <w:ins w:id="9996" w:author="Airat Shigapov" w:date="2021-10-27T23:05:00Z"/>
          <w:rFonts w:ascii="Times New Roman" w:hAnsi="Times New Roman" w:cs="Times New Roman"/>
          <w:sz w:val="20"/>
          <w:szCs w:val="20"/>
          <w:lang w:val="en-US"/>
          <w:rPrChange w:id="9997" w:author="Airat Shigapov" w:date="2021-10-27T23:08:00Z">
            <w:rPr>
              <w:ins w:id="9998" w:author="Airat Shigapov" w:date="2021-10-27T23:05:00Z"/>
              <w:rFonts w:ascii="Consolas" w:hAnsi="Consolas" w:cs="Consolas"/>
              <w:color w:val="000000"/>
              <w:sz w:val="19"/>
              <w:szCs w:val="19"/>
            </w:rPr>
          </w:rPrChange>
        </w:rPr>
      </w:pPr>
      <w:ins w:id="9999" w:author="Airat Shigapov" w:date="2021-10-27T23:05:00Z">
        <w:r w:rsidRPr="008C09BE">
          <w:rPr>
            <w:rFonts w:ascii="Times New Roman" w:hAnsi="Times New Roman" w:cs="Times New Roman"/>
            <w:sz w:val="20"/>
            <w:szCs w:val="20"/>
            <w:lang w:val="en-US"/>
            <w:rPrChange w:id="10000" w:author="Airat Shigapov" w:date="2021-10-27T23:08:00Z">
              <w:rPr>
                <w:rFonts w:ascii="Consolas" w:hAnsi="Consolas" w:cs="Consolas"/>
                <w:color w:val="000000"/>
                <w:sz w:val="19"/>
                <w:szCs w:val="19"/>
              </w:rPr>
            </w:rPrChange>
          </w:rPr>
          <w:t xml:space="preserve">                        </w:t>
        </w:r>
        <w:proofErr w:type="gramStart"/>
        <w:r w:rsidRPr="008C09BE">
          <w:rPr>
            <w:rFonts w:ascii="Times New Roman" w:hAnsi="Times New Roman" w:cs="Times New Roman"/>
            <w:sz w:val="20"/>
            <w:szCs w:val="20"/>
            <w:lang w:val="en-US"/>
            <w:rPrChange w:id="10001" w:author="Airat Shigapov" w:date="2021-10-27T23:08:00Z">
              <w:rPr>
                <w:rFonts w:ascii="Consolas" w:hAnsi="Consolas" w:cs="Consolas"/>
                <w:color w:val="0000FF"/>
                <w:sz w:val="19"/>
                <w:szCs w:val="19"/>
              </w:rPr>
            </w:rPrChange>
          </w:rPr>
          <w:t>if</w:t>
        </w:r>
        <w:r w:rsidRPr="008C09BE">
          <w:rPr>
            <w:rFonts w:ascii="Times New Roman" w:hAnsi="Times New Roman" w:cs="Times New Roman"/>
            <w:sz w:val="20"/>
            <w:szCs w:val="20"/>
            <w:lang w:val="en-US"/>
            <w:rPrChange w:id="10002" w:author="Airat Shigapov" w:date="2021-10-27T23:08:00Z">
              <w:rPr>
                <w:rFonts w:ascii="Consolas" w:hAnsi="Consolas" w:cs="Consolas"/>
                <w:color w:val="000000"/>
                <w:sz w:val="19"/>
                <w:szCs w:val="19"/>
              </w:rPr>
            </w:rPrChange>
          </w:rPr>
          <w:t>(</w:t>
        </w:r>
        <w:proofErr w:type="spellStart"/>
        <w:proofErr w:type="gramEnd"/>
        <w:r w:rsidRPr="008C09BE">
          <w:rPr>
            <w:rFonts w:ascii="Times New Roman" w:hAnsi="Times New Roman" w:cs="Times New Roman"/>
            <w:sz w:val="20"/>
            <w:szCs w:val="20"/>
            <w:lang w:val="en-US"/>
            <w:rPrChange w:id="10003" w:author="Airat Shigapov" w:date="2021-10-27T23:08:00Z">
              <w:rPr>
                <w:rFonts w:ascii="Consolas" w:hAnsi="Consolas" w:cs="Consolas"/>
                <w:color w:val="000000"/>
                <w:sz w:val="19"/>
                <w:szCs w:val="19"/>
              </w:rPr>
            </w:rPrChange>
          </w:rPr>
          <w:t>clientInfoAuthorization.Password</w:t>
        </w:r>
        <w:proofErr w:type="spellEnd"/>
        <w:r w:rsidRPr="008C09BE">
          <w:rPr>
            <w:rFonts w:ascii="Times New Roman" w:hAnsi="Times New Roman" w:cs="Times New Roman"/>
            <w:sz w:val="20"/>
            <w:szCs w:val="20"/>
            <w:lang w:val="en-US"/>
            <w:rPrChange w:id="10004" w:author="Airat Shigapov" w:date="2021-10-27T23:08:00Z">
              <w:rPr>
                <w:rFonts w:ascii="Consolas" w:hAnsi="Consolas" w:cs="Consolas"/>
                <w:color w:val="000000"/>
                <w:sz w:val="19"/>
                <w:szCs w:val="19"/>
              </w:rPr>
            </w:rPrChange>
          </w:rPr>
          <w:t xml:space="preserve"> == </w:t>
        </w:r>
        <w:proofErr w:type="spellStart"/>
        <w:r w:rsidRPr="008C09BE">
          <w:rPr>
            <w:rFonts w:ascii="Times New Roman" w:hAnsi="Times New Roman" w:cs="Times New Roman"/>
            <w:sz w:val="20"/>
            <w:szCs w:val="20"/>
            <w:lang w:val="en-US"/>
            <w:rPrChange w:id="10005" w:author="Airat Shigapov" w:date="2021-10-27T23:08:00Z">
              <w:rPr>
                <w:rFonts w:ascii="Consolas" w:hAnsi="Consolas" w:cs="Consolas"/>
                <w:color w:val="000000"/>
                <w:sz w:val="19"/>
                <w:szCs w:val="19"/>
              </w:rPr>
            </w:rPrChange>
          </w:rPr>
          <w:t>passwordfield.Password</w:t>
        </w:r>
        <w:proofErr w:type="spellEnd"/>
        <w:r w:rsidRPr="008C09BE">
          <w:rPr>
            <w:rFonts w:ascii="Times New Roman" w:hAnsi="Times New Roman" w:cs="Times New Roman"/>
            <w:sz w:val="20"/>
            <w:szCs w:val="20"/>
            <w:lang w:val="en-US"/>
            <w:rPrChange w:id="10006" w:author="Airat Shigapov" w:date="2021-10-27T23:08:00Z">
              <w:rPr>
                <w:rFonts w:ascii="Consolas" w:hAnsi="Consolas" w:cs="Consolas"/>
                <w:color w:val="000000"/>
                <w:sz w:val="19"/>
                <w:szCs w:val="19"/>
              </w:rPr>
            </w:rPrChange>
          </w:rPr>
          <w:t>)</w:t>
        </w:r>
      </w:ins>
    </w:p>
    <w:p w14:paraId="1F99F13A" w14:textId="77777777" w:rsidR="00D002A1" w:rsidRPr="008C09BE" w:rsidRDefault="00D002A1" w:rsidP="00D002A1">
      <w:pPr>
        <w:autoSpaceDE w:val="0"/>
        <w:autoSpaceDN w:val="0"/>
        <w:adjustRightInd w:val="0"/>
        <w:spacing w:after="0" w:line="240" w:lineRule="auto"/>
        <w:rPr>
          <w:ins w:id="10007" w:author="Airat Shigapov" w:date="2021-10-27T23:05:00Z"/>
          <w:rFonts w:ascii="Times New Roman" w:hAnsi="Times New Roman" w:cs="Times New Roman"/>
          <w:sz w:val="20"/>
          <w:szCs w:val="20"/>
          <w:lang w:val="en-US"/>
          <w:rPrChange w:id="10008" w:author="Airat Shigapov" w:date="2021-10-27T23:08:00Z">
            <w:rPr>
              <w:ins w:id="10009" w:author="Airat Shigapov" w:date="2021-10-27T23:05:00Z"/>
              <w:rFonts w:ascii="Consolas" w:hAnsi="Consolas" w:cs="Consolas"/>
              <w:color w:val="000000"/>
              <w:sz w:val="19"/>
              <w:szCs w:val="19"/>
            </w:rPr>
          </w:rPrChange>
        </w:rPr>
      </w:pPr>
      <w:ins w:id="10010" w:author="Airat Shigapov" w:date="2021-10-27T23:05:00Z">
        <w:r w:rsidRPr="008C09BE">
          <w:rPr>
            <w:rFonts w:ascii="Times New Roman" w:hAnsi="Times New Roman" w:cs="Times New Roman"/>
            <w:sz w:val="20"/>
            <w:szCs w:val="20"/>
            <w:lang w:val="en-US"/>
            <w:rPrChange w:id="10011" w:author="Airat Shigapov" w:date="2021-10-27T23:08:00Z">
              <w:rPr>
                <w:rFonts w:ascii="Consolas" w:hAnsi="Consolas" w:cs="Consolas"/>
                <w:color w:val="000000"/>
                <w:sz w:val="19"/>
                <w:szCs w:val="19"/>
              </w:rPr>
            </w:rPrChange>
          </w:rPr>
          <w:t xml:space="preserve">                        {</w:t>
        </w:r>
      </w:ins>
    </w:p>
    <w:p w14:paraId="6FC7F045" w14:textId="77777777" w:rsidR="00D002A1" w:rsidRPr="008C09BE" w:rsidRDefault="00D002A1" w:rsidP="00D002A1">
      <w:pPr>
        <w:autoSpaceDE w:val="0"/>
        <w:autoSpaceDN w:val="0"/>
        <w:adjustRightInd w:val="0"/>
        <w:spacing w:after="0" w:line="240" w:lineRule="auto"/>
        <w:rPr>
          <w:ins w:id="10012" w:author="Airat Shigapov" w:date="2021-10-27T23:05:00Z"/>
          <w:rFonts w:ascii="Times New Roman" w:hAnsi="Times New Roman" w:cs="Times New Roman"/>
          <w:sz w:val="20"/>
          <w:szCs w:val="20"/>
          <w:lang w:val="en-US"/>
          <w:rPrChange w:id="10013" w:author="Airat Shigapov" w:date="2021-10-27T23:08:00Z">
            <w:rPr>
              <w:ins w:id="10014" w:author="Airat Shigapov" w:date="2021-10-27T23:05:00Z"/>
              <w:rFonts w:ascii="Consolas" w:hAnsi="Consolas" w:cs="Consolas"/>
              <w:color w:val="000000"/>
              <w:sz w:val="19"/>
              <w:szCs w:val="19"/>
            </w:rPr>
          </w:rPrChange>
        </w:rPr>
      </w:pPr>
      <w:ins w:id="10015" w:author="Airat Shigapov" w:date="2021-10-27T23:05:00Z">
        <w:r w:rsidRPr="008C09BE">
          <w:rPr>
            <w:rFonts w:ascii="Times New Roman" w:hAnsi="Times New Roman" w:cs="Times New Roman"/>
            <w:sz w:val="20"/>
            <w:szCs w:val="20"/>
            <w:lang w:val="en-US"/>
            <w:rPrChange w:id="10016" w:author="Airat Shigapov" w:date="2021-10-27T23:08:00Z">
              <w:rPr>
                <w:rFonts w:ascii="Consolas" w:hAnsi="Consolas" w:cs="Consolas"/>
                <w:color w:val="000000"/>
                <w:sz w:val="19"/>
                <w:szCs w:val="19"/>
              </w:rPr>
            </w:rPrChange>
          </w:rPr>
          <w:t xml:space="preserve">                           </w:t>
        </w:r>
      </w:ins>
    </w:p>
    <w:p w14:paraId="64597BBA" w14:textId="77777777" w:rsidR="00D002A1" w:rsidRPr="008C09BE" w:rsidRDefault="00D002A1" w:rsidP="00D002A1">
      <w:pPr>
        <w:autoSpaceDE w:val="0"/>
        <w:autoSpaceDN w:val="0"/>
        <w:adjustRightInd w:val="0"/>
        <w:spacing w:after="0" w:line="240" w:lineRule="auto"/>
        <w:rPr>
          <w:ins w:id="10017" w:author="Airat Shigapov" w:date="2021-10-27T23:05:00Z"/>
          <w:rFonts w:ascii="Times New Roman" w:hAnsi="Times New Roman" w:cs="Times New Roman"/>
          <w:sz w:val="20"/>
          <w:szCs w:val="20"/>
          <w:lang w:val="en-US"/>
          <w:rPrChange w:id="10018" w:author="Airat Shigapov" w:date="2021-10-27T23:08:00Z">
            <w:rPr>
              <w:ins w:id="10019" w:author="Airat Shigapov" w:date="2021-10-27T23:05:00Z"/>
              <w:rFonts w:ascii="Consolas" w:hAnsi="Consolas" w:cs="Consolas"/>
              <w:color w:val="000000"/>
              <w:sz w:val="19"/>
              <w:szCs w:val="19"/>
            </w:rPr>
          </w:rPrChange>
        </w:rPr>
      </w:pPr>
      <w:ins w:id="10020" w:author="Airat Shigapov" w:date="2021-10-27T23:05:00Z">
        <w:r w:rsidRPr="008C09BE">
          <w:rPr>
            <w:rFonts w:ascii="Times New Roman" w:hAnsi="Times New Roman" w:cs="Times New Roman"/>
            <w:sz w:val="20"/>
            <w:szCs w:val="20"/>
            <w:lang w:val="en-US"/>
            <w:rPrChange w:id="10021" w:author="Airat Shigapov" w:date="2021-10-27T23:08:00Z">
              <w:rPr>
                <w:rFonts w:ascii="Consolas" w:hAnsi="Consolas" w:cs="Consolas"/>
                <w:color w:val="000000"/>
                <w:sz w:val="19"/>
                <w:szCs w:val="19"/>
              </w:rPr>
            </w:rPrChange>
          </w:rPr>
          <w:t xml:space="preserve">                            </w:t>
        </w:r>
        <w:proofErr w:type="spellStart"/>
        <w:r w:rsidRPr="008C09BE">
          <w:rPr>
            <w:rFonts w:ascii="Times New Roman" w:hAnsi="Times New Roman" w:cs="Times New Roman"/>
            <w:sz w:val="20"/>
            <w:szCs w:val="20"/>
            <w:lang w:val="en-US"/>
            <w:rPrChange w:id="10022" w:author="Airat Shigapov" w:date="2021-10-27T23:08:00Z">
              <w:rPr>
                <w:rFonts w:ascii="Consolas" w:hAnsi="Consolas" w:cs="Consolas"/>
                <w:color w:val="000000"/>
                <w:sz w:val="19"/>
                <w:szCs w:val="19"/>
              </w:rPr>
            </w:rPrChange>
          </w:rPr>
          <w:t>MainWindow.client</w:t>
        </w:r>
        <w:proofErr w:type="spellEnd"/>
        <w:r w:rsidRPr="008C09BE">
          <w:rPr>
            <w:rFonts w:ascii="Times New Roman" w:hAnsi="Times New Roman" w:cs="Times New Roman"/>
            <w:sz w:val="20"/>
            <w:szCs w:val="20"/>
            <w:lang w:val="en-US"/>
            <w:rPrChange w:id="10023" w:author="Airat Shigapov" w:date="2021-10-27T23:08:00Z">
              <w:rPr>
                <w:rFonts w:ascii="Consolas" w:hAnsi="Consolas" w:cs="Consolas"/>
                <w:color w:val="000000"/>
                <w:sz w:val="19"/>
                <w:szCs w:val="19"/>
              </w:rPr>
            </w:rPrChange>
          </w:rPr>
          <w:t xml:space="preserve"> = </w:t>
        </w:r>
        <w:proofErr w:type="spellStart"/>
        <w:r w:rsidRPr="008C09BE">
          <w:rPr>
            <w:rFonts w:ascii="Times New Roman" w:hAnsi="Times New Roman" w:cs="Times New Roman"/>
            <w:sz w:val="20"/>
            <w:szCs w:val="20"/>
            <w:lang w:val="en-US"/>
            <w:rPrChange w:id="10024" w:author="Airat Shigapov" w:date="2021-10-27T23:08:00Z">
              <w:rPr>
                <w:rFonts w:ascii="Consolas" w:hAnsi="Consolas" w:cs="Consolas"/>
                <w:color w:val="000000"/>
                <w:sz w:val="19"/>
                <w:szCs w:val="19"/>
              </w:rPr>
            </w:rPrChange>
          </w:rPr>
          <w:t>clientInfoAuthorization.User</w:t>
        </w:r>
        <w:proofErr w:type="spellEnd"/>
        <w:r w:rsidRPr="008C09BE">
          <w:rPr>
            <w:rFonts w:ascii="Times New Roman" w:hAnsi="Times New Roman" w:cs="Times New Roman"/>
            <w:sz w:val="20"/>
            <w:szCs w:val="20"/>
            <w:lang w:val="en-US"/>
            <w:rPrChange w:id="10025" w:author="Airat Shigapov" w:date="2021-10-27T23:08:00Z">
              <w:rPr>
                <w:rFonts w:ascii="Consolas" w:hAnsi="Consolas" w:cs="Consolas"/>
                <w:color w:val="000000"/>
                <w:sz w:val="19"/>
                <w:szCs w:val="19"/>
              </w:rPr>
            </w:rPrChange>
          </w:rPr>
          <w:t>;</w:t>
        </w:r>
      </w:ins>
    </w:p>
    <w:p w14:paraId="57EC87BA" w14:textId="77777777" w:rsidR="00D002A1" w:rsidRPr="008C09BE" w:rsidRDefault="00D002A1" w:rsidP="00D002A1">
      <w:pPr>
        <w:autoSpaceDE w:val="0"/>
        <w:autoSpaceDN w:val="0"/>
        <w:adjustRightInd w:val="0"/>
        <w:spacing w:after="0" w:line="240" w:lineRule="auto"/>
        <w:rPr>
          <w:ins w:id="10026" w:author="Airat Shigapov" w:date="2021-10-27T23:05:00Z"/>
          <w:rFonts w:ascii="Times New Roman" w:hAnsi="Times New Roman" w:cs="Times New Roman"/>
          <w:sz w:val="20"/>
          <w:szCs w:val="20"/>
          <w:lang w:val="en-US"/>
          <w:rPrChange w:id="10027" w:author="Airat Shigapov" w:date="2021-10-27T23:08:00Z">
            <w:rPr>
              <w:ins w:id="10028" w:author="Airat Shigapov" w:date="2021-10-27T23:05:00Z"/>
              <w:rFonts w:ascii="Consolas" w:hAnsi="Consolas" w:cs="Consolas"/>
              <w:color w:val="000000"/>
              <w:sz w:val="19"/>
              <w:szCs w:val="19"/>
            </w:rPr>
          </w:rPrChange>
        </w:rPr>
      </w:pPr>
      <w:ins w:id="10029" w:author="Airat Shigapov" w:date="2021-10-27T23:05:00Z">
        <w:r w:rsidRPr="008C09BE">
          <w:rPr>
            <w:rFonts w:ascii="Times New Roman" w:hAnsi="Times New Roman" w:cs="Times New Roman"/>
            <w:sz w:val="20"/>
            <w:szCs w:val="20"/>
            <w:lang w:val="en-US"/>
            <w:rPrChange w:id="10030"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10031" w:author="Airat Shigapov" w:date="2021-10-27T23:08:00Z">
              <w:rPr>
                <w:rFonts w:ascii="Consolas" w:hAnsi="Consolas" w:cs="Consolas"/>
                <w:color w:val="0000FF"/>
                <w:sz w:val="19"/>
                <w:szCs w:val="19"/>
              </w:rPr>
            </w:rPrChange>
          </w:rPr>
          <w:t>if</w:t>
        </w:r>
        <w:r w:rsidRPr="008C09BE">
          <w:rPr>
            <w:rFonts w:ascii="Times New Roman" w:hAnsi="Times New Roman" w:cs="Times New Roman"/>
            <w:sz w:val="20"/>
            <w:szCs w:val="20"/>
            <w:lang w:val="en-US"/>
            <w:rPrChange w:id="10032" w:author="Airat Shigapov" w:date="2021-10-27T23:08:00Z">
              <w:rPr>
                <w:rFonts w:ascii="Consolas" w:hAnsi="Consolas" w:cs="Consolas"/>
                <w:color w:val="000000"/>
                <w:sz w:val="19"/>
                <w:szCs w:val="19"/>
              </w:rPr>
            </w:rPrChange>
          </w:rPr>
          <w:t xml:space="preserve"> (</w:t>
        </w:r>
        <w:proofErr w:type="spellStart"/>
        <w:proofErr w:type="gramStart"/>
        <w:r w:rsidRPr="008C09BE">
          <w:rPr>
            <w:rFonts w:ascii="Times New Roman" w:hAnsi="Times New Roman" w:cs="Times New Roman"/>
            <w:sz w:val="20"/>
            <w:szCs w:val="20"/>
            <w:lang w:val="en-US"/>
            <w:rPrChange w:id="10033" w:author="Airat Shigapov" w:date="2021-10-27T23:08:00Z">
              <w:rPr>
                <w:rFonts w:ascii="Consolas" w:hAnsi="Consolas" w:cs="Consolas"/>
                <w:color w:val="000000"/>
                <w:sz w:val="19"/>
                <w:szCs w:val="19"/>
              </w:rPr>
            </w:rPrChange>
          </w:rPr>
          <w:t>clientInfoAuthorization.User.IsAdmin</w:t>
        </w:r>
        <w:proofErr w:type="spellEnd"/>
        <w:proofErr w:type="gramEnd"/>
        <w:r w:rsidRPr="008C09BE">
          <w:rPr>
            <w:rFonts w:ascii="Times New Roman" w:hAnsi="Times New Roman" w:cs="Times New Roman"/>
            <w:sz w:val="20"/>
            <w:szCs w:val="20"/>
            <w:lang w:val="en-US"/>
            <w:rPrChange w:id="10034" w:author="Airat Shigapov" w:date="2021-10-27T23:08:00Z">
              <w:rPr>
                <w:rFonts w:ascii="Consolas" w:hAnsi="Consolas" w:cs="Consolas"/>
                <w:color w:val="000000"/>
                <w:sz w:val="19"/>
                <w:szCs w:val="19"/>
              </w:rPr>
            </w:rPrChange>
          </w:rPr>
          <w:t>)</w:t>
        </w:r>
      </w:ins>
    </w:p>
    <w:p w14:paraId="281FDFC3" w14:textId="77777777" w:rsidR="00D002A1" w:rsidRPr="008C09BE" w:rsidRDefault="00D002A1" w:rsidP="00D002A1">
      <w:pPr>
        <w:autoSpaceDE w:val="0"/>
        <w:autoSpaceDN w:val="0"/>
        <w:adjustRightInd w:val="0"/>
        <w:spacing w:after="0" w:line="240" w:lineRule="auto"/>
        <w:rPr>
          <w:ins w:id="10035" w:author="Airat Shigapov" w:date="2021-10-27T23:05:00Z"/>
          <w:rFonts w:ascii="Times New Roman" w:hAnsi="Times New Roman" w:cs="Times New Roman"/>
          <w:sz w:val="20"/>
          <w:szCs w:val="20"/>
          <w:lang w:val="en-US"/>
          <w:rPrChange w:id="10036" w:author="Airat Shigapov" w:date="2021-10-27T23:08:00Z">
            <w:rPr>
              <w:ins w:id="10037" w:author="Airat Shigapov" w:date="2021-10-27T23:05:00Z"/>
              <w:rFonts w:ascii="Consolas" w:hAnsi="Consolas" w:cs="Consolas"/>
              <w:color w:val="000000"/>
              <w:sz w:val="19"/>
              <w:szCs w:val="19"/>
            </w:rPr>
          </w:rPrChange>
        </w:rPr>
      </w:pPr>
      <w:ins w:id="10038" w:author="Airat Shigapov" w:date="2021-10-27T23:05:00Z">
        <w:r w:rsidRPr="008C09BE">
          <w:rPr>
            <w:rFonts w:ascii="Times New Roman" w:hAnsi="Times New Roman" w:cs="Times New Roman"/>
            <w:sz w:val="20"/>
            <w:szCs w:val="20"/>
            <w:lang w:val="en-US"/>
            <w:rPrChange w:id="10039" w:author="Airat Shigapov" w:date="2021-10-27T23:08:00Z">
              <w:rPr>
                <w:rFonts w:ascii="Consolas" w:hAnsi="Consolas" w:cs="Consolas"/>
                <w:color w:val="000000"/>
                <w:sz w:val="19"/>
                <w:szCs w:val="19"/>
              </w:rPr>
            </w:rPrChange>
          </w:rPr>
          <w:t xml:space="preserve">                            {</w:t>
        </w:r>
      </w:ins>
    </w:p>
    <w:p w14:paraId="69D7F29C" w14:textId="77777777" w:rsidR="00D002A1" w:rsidRPr="008C09BE" w:rsidRDefault="00D002A1" w:rsidP="00D002A1">
      <w:pPr>
        <w:autoSpaceDE w:val="0"/>
        <w:autoSpaceDN w:val="0"/>
        <w:adjustRightInd w:val="0"/>
        <w:spacing w:after="0" w:line="240" w:lineRule="auto"/>
        <w:rPr>
          <w:ins w:id="10040" w:author="Airat Shigapov" w:date="2021-10-27T23:05:00Z"/>
          <w:rFonts w:ascii="Times New Roman" w:hAnsi="Times New Roman" w:cs="Times New Roman"/>
          <w:sz w:val="20"/>
          <w:szCs w:val="20"/>
          <w:lang w:val="en-US"/>
          <w:rPrChange w:id="10041" w:author="Airat Shigapov" w:date="2021-10-27T23:08:00Z">
            <w:rPr>
              <w:ins w:id="10042" w:author="Airat Shigapov" w:date="2021-10-27T23:05:00Z"/>
              <w:rFonts w:ascii="Consolas" w:hAnsi="Consolas" w:cs="Consolas"/>
              <w:color w:val="000000"/>
              <w:sz w:val="19"/>
              <w:szCs w:val="19"/>
            </w:rPr>
          </w:rPrChange>
        </w:rPr>
      </w:pPr>
      <w:ins w:id="10043" w:author="Airat Shigapov" w:date="2021-10-27T23:05:00Z">
        <w:r w:rsidRPr="008C09BE">
          <w:rPr>
            <w:rFonts w:ascii="Times New Roman" w:hAnsi="Times New Roman" w:cs="Times New Roman"/>
            <w:sz w:val="20"/>
            <w:szCs w:val="20"/>
            <w:lang w:val="en-US"/>
            <w:rPrChange w:id="10044" w:author="Airat Shigapov" w:date="2021-10-27T23:08:00Z">
              <w:rPr>
                <w:rFonts w:ascii="Consolas" w:hAnsi="Consolas" w:cs="Consolas"/>
                <w:color w:val="000000"/>
                <w:sz w:val="19"/>
                <w:szCs w:val="19"/>
              </w:rPr>
            </w:rPrChange>
          </w:rPr>
          <w:t xml:space="preserve">                                </w:t>
        </w:r>
        <w:proofErr w:type="spellStart"/>
        <w:proofErr w:type="gramStart"/>
        <w:r w:rsidRPr="008C09BE">
          <w:rPr>
            <w:rFonts w:ascii="Times New Roman" w:hAnsi="Times New Roman" w:cs="Times New Roman"/>
            <w:sz w:val="20"/>
            <w:szCs w:val="20"/>
            <w:lang w:val="en-US"/>
            <w:rPrChange w:id="10045" w:author="Airat Shigapov" w:date="2021-10-27T23:08:00Z">
              <w:rPr>
                <w:rFonts w:ascii="Consolas" w:hAnsi="Consolas" w:cs="Consolas"/>
                <w:color w:val="0000FF"/>
                <w:sz w:val="19"/>
                <w:szCs w:val="19"/>
              </w:rPr>
            </w:rPrChange>
          </w:rPr>
          <w:t>this</w:t>
        </w:r>
        <w:r w:rsidRPr="008C09BE">
          <w:rPr>
            <w:rFonts w:ascii="Times New Roman" w:hAnsi="Times New Roman" w:cs="Times New Roman"/>
            <w:sz w:val="20"/>
            <w:szCs w:val="20"/>
            <w:lang w:val="en-US"/>
            <w:rPrChange w:id="10046" w:author="Airat Shigapov" w:date="2021-10-27T23:08:00Z">
              <w:rPr>
                <w:rFonts w:ascii="Consolas" w:hAnsi="Consolas" w:cs="Consolas"/>
                <w:color w:val="000000"/>
                <w:sz w:val="19"/>
                <w:szCs w:val="19"/>
              </w:rPr>
            </w:rPrChange>
          </w:rPr>
          <w:t>.NavigationService.Navigate</w:t>
        </w:r>
        <w:proofErr w:type="spellEnd"/>
        <w:proofErr w:type="gramEnd"/>
        <w:r w:rsidRPr="008C09BE">
          <w:rPr>
            <w:rFonts w:ascii="Times New Roman" w:hAnsi="Times New Roman" w:cs="Times New Roman"/>
            <w:sz w:val="20"/>
            <w:szCs w:val="20"/>
            <w:lang w:val="en-US"/>
            <w:rPrChange w:id="10047" w:author="Airat Shigapov" w:date="2021-10-27T23:08:00Z">
              <w:rPr>
                <w:rFonts w:ascii="Consolas" w:hAnsi="Consolas" w:cs="Consolas"/>
                <w:color w:val="000000"/>
                <w:sz w:val="19"/>
                <w:szCs w:val="19"/>
              </w:rPr>
            </w:rPrChange>
          </w:rPr>
          <w:t>(</w:t>
        </w:r>
        <w:r w:rsidRPr="008C09BE">
          <w:rPr>
            <w:rFonts w:ascii="Times New Roman" w:hAnsi="Times New Roman" w:cs="Times New Roman"/>
            <w:sz w:val="20"/>
            <w:szCs w:val="20"/>
            <w:lang w:val="en-US"/>
            <w:rPrChange w:id="10048" w:author="Airat Shigapov" w:date="2021-10-27T23:08:00Z">
              <w:rPr>
                <w:rFonts w:ascii="Consolas" w:hAnsi="Consolas" w:cs="Consolas"/>
                <w:color w:val="0000FF"/>
                <w:sz w:val="19"/>
                <w:szCs w:val="19"/>
              </w:rPr>
            </w:rPrChange>
          </w:rPr>
          <w:t>new</w:t>
        </w:r>
        <w:r w:rsidRPr="008C09BE">
          <w:rPr>
            <w:rFonts w:ascii="Times New Roman" w:hAnsi="Times New Roman" w:cs="Times New Roman"/>
            <w:sz w:val="20"/>
            <w:szCs w:val="20"/>
            <w:lang w:val="en-US"/>
            <w:rPrChange w:id="10049" w:author="Airat Shigapov" w:date="2021-10-27T23:08:00Z">
              <w:rPr>
                <w:rFonts w:ascii="Consolas" w:hAnsi="Consolas" w:cs="Consolas"/>
                <w:color w:val="000000"/>
                <w:sz w:val="19"/>
                <w:szCs w:val="19"/>
              </w:rPr>
            </w:rPrChange>
          </w:rPr>
          <w:t xml:space="preserve"> </w:t>
        </w:r>
        <w:proofErr w:type="spellStart"/>
        <w:r w:rsidRPr="008C09BE">
          <w:rPr>
            <w:rFonts w:ascii="Times New Roman" w:hAnsi="Times New Roman" w:cs="Times New Roman"/>
            <w:sz w:val="20"/>
            <w:szCs w:val="20"/>
            <w:lang w:val="en-US"/>
            <w:rPrChange w:id="10050" w:author="Airat Shigapov" w:date="2021-10-27T23:08:00Z">
              <w:rPr>
                <w:rFonts w:ascii="Consolas" w:hAnsi="Consolas" w:cs="Consolas"/>
                <w:color w:val="000000"/>
                <w:sz w:val="19"/>
                <w:szCs w:val="19"/>
              </w:rPr>
            </w:rPrChange>
          </w:rPr>
          <w:t>ListProductAdminView</w:t>
        </w:r>
        <w:proofErr w:type="spellEnd"/>
        <w:r w:rsidRPr="008C09BE">
          <w:rPr>
            <w:rFonts w:ascii="Times New Roman" w:hAnsi="Times New Roman" w:cs="Times New Roman"/>
            <w:sz w:val="20"/>
            <w:szCs w:val="20"/>
            <w:lang w:val="en-US"/>
            <w:rPrChange w:id="10051" w:author="Airat Shigapov" w:date="2021-10-27T23:08:00Z">
              <w:rPr>
                <w:rFonts w:ascii="Consolas" w:hAnsi="Consolas" w:cs="Consolas"/>
                <w:color w:val="000000"/>
                <w:sz w:val="19"/>
                <w:szCs w:val="19"/>
              </w:rPr>
            </w:rPrChange>
          </w:rPr>
          <w:t>());</w:t>
        </w:r>
      </w:ins>
    </w:p>
    <w:p w14:paraId="1C834269" w14:textId="77777777" w:rsidR="00D002A1" w:rsidRPr="008C09BE" w:rsidRDefault="00D002A1" w:rsidP="00D002A1">
      <w:pPr>
        <w:autoSpaceDE w:val="0"/>
        <w:autoSpaceDN w:val="0"/>
        <w:adjustRightInd w:val="0"/>
        <w:spacing w:after="0" w:line="240" w:lineRule="auto"/>
        <w:rPr>
          <w:ins w:id="10052" w:author="Airat Shigapov" w:date="2021-10-27T23:05:00Z"/>
          <w:rFonts w:ascii="Times New Roman" w:hAnsi="Times New Roman" w:cs="Times New Roman"/>
          <w:sz w:val="20"/>
          <w:szCs w:val="20"/>
          <w:lang w:val="en-US"/>
          <w:rPrChange w:id="10053" w:author="Airat Shigapov" w:date="2021-10-27T23:08:00Z">
            <w:rPr>
              <w:ins w:id="10054" w:author="Airat Shigapov" w:date="2021-10-27T23:05:00Z"/>
              <w:rFonts w:ascii="Consolas" w:hAnsi="Consolas" w:cs="Consolas"/>
              <w:color w:val="000000"/>
              <w:sz w:val="19"/>
              <w:szCs w:val="19"/>
            </w:rPr>
          </w:rPrChange>
        </w:rPr>
      </w:pPr>
      <w:ins w:id="10055" w:author="Airat Shigapov" w:date="2021-10-27T23:05:00Z">
        <w:r w:rsidRPr="008C09BE">
          <w:rPr>
            <w:rFonts w:ascii="Times New Roman" w:hAnsi="Times New Roman" w:cs="Times New Roman"/>
            <w:sz w:val="20"/>
            <w:szCs w:val="20"/>
            <w:lang w:val="en-US"/>
            <w:rPrChange w:id="10056" w:author="Airat Shigapov" w:date="2021-10-27T23:08:00Z">
              <w:rPr>
                <w:rFonts w:ascii="Consolas" w:hAnsi="Consolas" w:cs="Consolas"/>
                <w:color w:val="000000"/>
                <w:sz w:val="19"/>
                <w:szCs w:val="19"/>
              </w:rPr>
            </w:rPrChange>
          </w:rPr>
          <w:t xml:space="preserve">                                </w:t>
        </w:r>
        <w:proofErr w:type="spellStart"/>
        <w:r w:rsidRPr="008C09BE">
          <w:rPr>
            <w:rFonts w:ascii="Times New Roman" w:hAnsi="Times New Roman" w:cs="Times New Roman"/>
            <w:sz w:val="20"/>
            <w:szCs w:val="20"/>
            <w:lang w:val="en-US"/>
            <w:rPrChange w:id="10057" w:author="Airat Shigapov" w:date="2021-10-27T23:08:00Z">
              <w:rPr>
                <w:rFonts w:ascii="Consolas" w:hAnsi="Consolas" w:cs="Consolas"/>
                <w:color w:val="000000"/>
                <w:sz w:val="19"/>
                <w:szCs w:val="19"/>
              </w:rPr>
            </w:rPrChange>
          </w:rPr>
          <w:t>mainWindow.AdminPanelVisible</w:t>
        </w:r>
        <w:proofErr w:type="spellEnd"/>
        <w:r w:rsidRPr="008C09BE">
          <w:rPr>
            <w:rFonts w:ascii="Times New Roman" w:hAnsi="Times New Roman" w:cs="Times New Roman"/>
            <w:sz w:val="20"/>
            <w:szCs w:val="20"/>
            <w:lang w:val="en-US"/>
            <w:rPrChange w:id="10058" w:author="Airat Shigapov" w:date="2021-10-27T23:08:00Z">
              <w:rPr>
                <w:rFonts w:ascii="Consolas" w:hAnsi="Consolas" w:cs="Consolas"/>
                <w:color w:val="000000"/>
                <w:sz w:val="19"/>
                <w:szCs w:val="19"/>
              </w:rPr>
            </w:rPrChange>
          </w:rPr>
          <w:t>();</w:t>
        </w:r>
      </w:ins>
    </w:p>
    <w:p w14:paraId="729773A8" w14:textId="77777777" w:rsidR="00D002A1" w:rsidRPr="008C09BE" w:rsidRDefault="00D002A1" w:rsidP="00D002A1">
      <w:pPr>
        <w:autoSpaceDE w:val="0"/>
        <w:autoSpaceDN w:val="0"/>
        <w:adjustRightInd w:val="0"/>
        <w:spacing w:after="0" w:line="240" w:lineRule="auto"/>
        <w:rPr>
          <w:ins w:id="10059" w:author="Airat Shigapov" w:date="2021-10-27T23:05:00Z"/>
          <w:rFonts w:ascii="Times New Roman" w:hAnsi="Times New Roman" w:cs="Times New Roman"/>
          <w:sz w:val="20"/>
          <w:szCs w:val="20"/>
          <w:lang w:val="en-US"/>
          <w:rPrChange w:id="10060" w:author="Airat Shigapov" w:date="2021-10-27T23:08:00Z">
            <w:rPr>
              <w:ins w:id="10061" w:author="Airat Shigapov" w:date="2021-10-27T23:05:00Z"/>
              <w:rFonts w:ascii="Consolas" w:hAnsi="Consolas" w:cs="Consolas"/>
              <w:color w:val="000000"/>
              <w:sz w:val="19"/>
              <w:szCs w:val="19"/>
            </w:rPr>
          </w:rPrChange>
        </w:rPr>
      </w:pPr>
      <w:ins w:id="10062" w:author="Airat Shigapov" w:date="2021-10-27T23:05:00Z">
        <w:r w:rsidRPr="008C09BE">
          <w:rPr>
            <w:rFonts w:ascii="Times New Roman" w:hAnsi="Times New Roman" w:cs="Times New Roman"/>
            <w:sz w:val="20"/>
            <w:szCs w:val="20"/>
            <w:lang w:val="en-US"/>
            <w:rPrChange w:id="10063" w:author="Airat Shigapov" w:date="2021-10-27T23:08:00Z">
              <w:rPr>
                <w:rFonts w:ascii="Consolas" w:hAnsi="Consolas" w:cs="Consolas"/>
                <w:color w:val="000000"/>
                <w:sz w:val="19"/>
                <w:szCs w:val="19"/>
              </w:rPr>
            </w:rPrChange>
          </w:rPr>
          <w:t xml:space="preserve">                            }</w:t>
        </w:r>
      </w:ins>
    </w:p>
    <w:p w14:paraId="373CF91B" w14:textId="77777777" w:rsidR="00D002A1" w:rsidRPr="008C09BE" w:rsidRDefault="00D002A1" w:rsidP="00D002A1">
      <w:pPr>
        <w:autoSpaceDE w:val="0"/>
        <w:autoSpaceDN w:val="0"/>
        <w:adjustRightInd w:val="0"/>
        <w:spacing w:after="0" w:line="240" w:lineRule="auto"/>
        <w:rPr>
          <w:ins w:id="10064" w:author="Airat Shigapov" w:date="2021-10-27T23:05:00Z"/>
          <w:rFonts w:ascii="Times New Roman" w:hAnsi="Times New Roman" w:cs="Times New Roman"/>
          <w:sz w:val="20"/>
          <w:szCs w:val="20"/>
          <w:lang w:val="en-US"/>
          <w:rPrChange w:id="10065" w:author="Airat Shigapov" w:date="2021-10-27T23:08:00Z">
            <w:rPr>
              <w:ins w:id="10066" w:author="Airat Shigapov" w:date="2021-10-27T23:05:00Z"/>
              <w:rFonts w:ascii="Consolas" w:hAnsi="Consolas" w:cs="Consolas"/>
              <w:color w:val="000000"/>
              <w:sz w:val="19"/>
              <w:szCs w:val="19"/>
            </w:rPr>
          </w:rPrChange>
        </w:rPr>
      </w:pPr>
      <w:ins w:id="10067" w:author="Airat Shigapov" w:date="2021-10-27T23:05:00Z">
        <w:r w:rsidRPr="008C09BE">
          <w:rPr>
            <w:rFonts w:ascii="Times New Roman" w:hAnsi="Times New Roman" w:cs="Times New Roman"/>
            <w:sz w:val="20"/>
            <w:szCs w:val="20"/>
            <w:lang w:val="en-US"/>
            <w:rPrChange w:id="10068"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10069" w:author="Airat Shigapov" w:date="2021-10-27T23:08:00Z">
              <w:rPr>
                <w:rFonts w:ascii="Consolas" w:hAnsi="Consolas" w:cs="Consolas"/>
                <w:color w:val="0000FF"/>
                <w:sz w:val="19"/>
                <w:szCs w:val="19"/>
              </w:rPr>
            </w:rPrChange>
          </w:rPr>
          <w:t>else</w:t>
        </w:r>
      </w:ins>
    </w:p>
    <w:p w14:paraId="392D4B10" w14:textId="77777777" w:rsidR="00D002A1" w:rsidRPr="008C09BE" w:rsidRDefault="00D002A1" w:rsidP="00D002A1">
      <w:pPr>
        <w:autoSpaceDE w:val="0"/>
        <w:autoSpaceDN w:val="0"/>
        <w:adjustRightInd w:val="0"/>
        <w:spacing w:after="0" w:line="240" w:lineRule="auto"/>
        <w:rPr>
          <w:ins w:id="10070" w:author="Airat Shigapov" w:date="2021-10-27T23:05:00Z"/>
          <w:rFonts w:ascii="Times New Roman" w:hAnsi="Times New Roman" w:cs="Times New Roman"/>
          <w:sz w:val="20"/>
          <w:szCs w:val="20"/>
          <w:lang w:val="en-US"/>
          <w:rPrChange w:id="10071" w:author="Airat Shigapov" w:date="2021-10-27T23:08:00Z">
            <w:rPr>
              <w:ins w:id="10072" w:author="Airat Shigapov" w:date="2021-10-27T23:05:00Z"/>
              <w:rFonts w:ascii="Consolas" w:hAnsi="Consolas" w:cs="Consolas"/>
              <w:color w:val="000000"/>
              <w:sz w:val="19"/>
              <w:szCs w:val="19"/>
            </w:rPr>
          </w:rPrChange>
        </w:rPr>
      </w:pPr>
      <w:ins w:id="10073" w:author="Airat Shigapov" w:date="2021-10-27T23:05:00Z">
        <w:r w:rsidRPr="008C09BE">
          <w:rPr>
            <w:rFonts w:ascii="Times New Roman" w:hAnsi="Times New Roman" w:cs="Times New Roman"/>
            <w:sz w:val="20"/>
            <w:szCs w:val="20"/>
            <w:lang w:val="en-US"/>
            <w:rPrChange w:id="10074" w:author="Airat Shigapov" w:date="2021-10-27T23:08:00Z">
              <w:rPr>
                <w:rFonts w:ascii="Consolas" w:hAnsi="Consolas" w:cs="Consolas"/>
                <w:color w:val="000000"/>
                <w:sz w:val="19"/>
                <w:szCs w:val="19"/>
              </w:rPr>
            </w:rPrChange>
          </w:rPr>
          <w:t xml:space="preserve">                            {</w:t>
        </w:r>
      </w:ins>
    </w:p>
    <w:p w14:paraId="19A57EE1" w14:textId="77777777" w:rsidR="00D002A1" w:rsidRPr="008C09BE" w:rsidRDefault="00D002A1" w:rsidP="00D002A1">
      <w:pPr>
        <w:autoSpaceDE w:val="0"/>
        <w:autoSpaceDN w:val="0"/>
        <w:adjustRightInd w:val="0"/>
        <w:spacing w:after="0" w:line="240" w:lineRule="auto"/>
        <w:rPr>
          <w:ins w:id="10075" w:author="Airat Shigapov" w:date="2021-10-27T23:05:00Z"/>
          <w:rFonts w:ascii="Times New Roman" w:hAnsi="Times New Roman" w:cs="Times New Roman"/>
          <w:sz w:val="20"/>
          <w:szCs w:val="20"/>
          <w:lang w:val="en-US"/>
          <w:rPrChange w:id="10076" w:author="Airat Shigapov" w:date="2021-10-27T23:08:00Z">
            <w:rPr>
              <w:ins w:id="10077" w:author="Airat Shigapov" w:date="2021-10-27T23:05:00Z"/>
              <w:rFonts w:ascii="Consolas" w:hAnsi="Consolas" w:cs="Consolas"/>
              <w:color w:val="000000"/>
              <w:sz w:val="19"/>
              <w:szCs w:val="19"/>
            </w:rPr>
          </w:rPrChange>
        </w:rPr>
      </w:pPr>
      <w:ins w:id="10078" w:author="Airat Shigapov" w:date="2021-10-27T23:05:00Z">
        <w:r w:rsidRPr="008C09BE">
          <w:rPr>
            <w:rFonts w:ascii="Times New Roman" w:hAnsi="Times New Roman" w:cs="Times New Roman"/>
            <w:sz w:val="20"/>
            <w:szCs w:val="20"/>
            <w:lang w:val="en-US"/>
            <w:rPrChange w:id="10079" w:author="Airat Shigapov" w:date="2021-10-27T23:08:00Z">
              <w:rPr>
                <w:rFonts w:ascii="Consolas" w:hAnsi="Consolas" w:cs="Consolas"/>
                <w:color w:val="000000"/>
                <w:sz w:val="19"/>
                <w:szCs w:val="19"/>
              </w:rPr>
            </w:rPrChange>
          </w:rPr>
          <w:t xml:space="preserve">                                </w:t>
        </w:r>
        <w:proofErr w:type="spellStart"/>
        <w:proofErr w:type="gramStart"/>
        <w:r w:rsidRPr="008C09BE">
          <w:rPr>
            <w:rFonts w:ascii="Times New Roman" w:hAnsi="Times New Roman" w:cs="Times New Roman"/>
            <w:sz w:val="20"/>
            <w:szCs w:val="20"/>
            <w:lang w:val="en-US"/>
            <w:rPrChange w:id="10080" w:author="Airat Shigapov" w:date="2021-10-27T23:08:00Z">
              <w:rPr>
                <w:rFonts w:ascii="Consolas" w:hAnsi="Consolas" w:cs="Consolas"/>
                <w:color w:val="000000"/>
                <w:sz w:val="19"/>
                <w:szCs w:val="19"/>
              </w:rPr>
            </w:rPrChange>
          </w:rPr>
          <w:t>mainWindow.authAccount.Visibility</w:t>
        </w:r>
        <w:proofErr w:type="spellEnd"/>
        <w:proofErr w:type="gramEnd"/>
        <w:r w:rsidRPr="008C09BE">
          <w:rPr>
            <w:rFonts w:ascii="Times New Roman" w:hAnsi="Times New Roman" w:cs="Times New Roman"/>
            <w:sz w:val="20"/>
            <w:szCs w:val="20"/>
            <w:lang w:val="en-US"/>
            <w:rPrChange w:id="10081" w:author="Airat Shigapov" w:date="2021-10-27T23:08:00Z">
              <w:rPr>
                <w:rFonts w:ascii="Consolas" w:hAnsi="Consolas" w:cs="Consolas"/>
                <w:color w:val="000000"/>
                <w:sz w:val="19"/>
                <w:szCs w:val="19"/>
              </w:rPr>
            </w:rPrChange>
          </w:rPr>
          <w:t xml:space="preserve"> = </w:t>
        </w:r>
        <w:proofErr w:type="spellStart"/>
        <w:r w:rsidRPr="008C09BE">
          <w:rPr>
            <w:rFonts w:ascii="Times New Roman" w:hAnsi="Times New Roman" w:cs="Times New Roman"/>
            <w:sz w:val="20"/>
            <w:szCs w:val="20"/>
            <w:lang w:val="en-US"/>
            <w:rPrChange w:id="10082" w:author="Airat Shigapov" w:date="2021-10-27T23:08:00Z">
              <w:rPr>
                <w:rFonts w:ascii="Consolas" w:hAnsi="Consolas" w:cs="Consolas"/>
                <w:color w:val="000000"/>
                <w:sz w:val="19"/>
                <w:szCs w:val="19"/>
              </w:rPr>
            </w:rPrChange>
          </w:rPr>
          <w:t>Visibility.Hidden</w:t>
        </w:r>
        <w:proofErr w:type="spellEnd"/>
        <w:r w:rsidRPr="008C09BE">
          <w:rPr>
            <w:rFonts w:ascii="Times New Roman" w:hAnsi="Times New Roman" w:cs="Times New Roman"/>
            <w:sz w:val="20"/>
            <w:szCs w:val="20"/>
            <w:lang w:val="en-US"/>
            <w:rPrChange w:id="10083" w:author="Airat Shigapov" w:date="2021-10-27T23:08:00Z">
              <w:rPr>
                <w:rFonts w:ascii="Consolas" w:hAnsi="Consolas" w:cs="Consolas"/>
                <w:color w:val="000000"/>
                <w:sz w:val="19"/>
                <w:szCs w:val="19"/>
              </w:rPr>
            </w:rPrChange>
          </w:rPr>
          <w:t>;</w:t>
        </w:r>
      </w:ins>
    </w:p>
    <w:p w14:paraId="7D013DF3" w14:textId="77777777" w:rsidR="00D002A1" w:rsidRPr="008C09BE" w:rsidRDefault="00D002A1" w:rsidP="00D002A1">
      <w:pPr>
        <w:autoSpaceDE w:val="0"/>
        <w:autoSpaceDN w:val="0"/>
        <w:adjustRightInd w:val="0"/>
        <w:spacing w:after="0" w:line="240" w:lineRule="auto"/>
        <w:rPr>
          <w:ins w:id="10084" w:author="Airat Shigapov" w:date="2021-10-27T23:05:00Z"/>
          <w:rFonts w:ascii="Times New Roman" w:hAnsi="Times New Roman" w:cs="Times New Roman"/>
          <w:sz w:val="20"/>
          <w:szCs w:val="20"/>
          <w:lang w:val="en-US"/>
          <w:rPrChange w:id="10085" w:author="Airat Shigapov" w:date="2021-10-27T23:08:00Z">
            <w:rPr>
              <w:ins w:id="10086" w:author="Airat Shigapov" w:date="2021-10-27T23:05:00Z"/>
              <w:rFonts w:ascii="Consolas" w:hAnsi="Consolas" w:cs="Consolas"/>
              <w:color w:val="000000"/>
              <w:sz w:val="19"/>
              <w:szCs w:val="19"/>
            </w:rPr>
          </w:rPrChange>
        </w:rPr>
      </w:pPr>
      <w:ins w:id="10087" w:author="Airat Shigapov" w:date="2021-10-27T23:05:00Z">
        <w:r w:rsidRPr="008C09BE">
          <w:rPr>
            <w:rFonts w:ascii="Times New Roman" w:hAnsi="Times New Roman" w:cs="Times New Roman"/>
            <w:sz w:val="20"/>
            <w:szCs w:val="20"/>
            <w:lang w:val="en-US"/>
            <w:rPrChange w:id="10088" w:author="Airat Shigapov" w:date="2021-10-27T23:08:00Z">
              <w:rPr>
                <w:rFonts w:ascii="Consolas" w:hAnsi="Consolas" w:cs="Consolas"/>
                <w:color w:val="000000"/>
                <w:sz w:val="19"/>
                <w:szCs w:val="19"/>
              </w:rPr>
            </w:rPrChange>
          </w:rPr>
          <w:t xml:space="preserve">                                </w:t>
        </w:r>
        <w:proofErr w:type="spellStart"/>
        <w:proofErr w:type="gramStart"/>
        <w:r w:rsidRPr="008C09BE">
          <w:rPr>
            <w:rFonts w:ascii="Times New Roman" w:hAnsi="Times New Roman" w:cs="Times New Roman"/>
            <w:sz w:val="20"/>
            <w:szCs w:val="20"/>
            <w:lang w:val="en-US"/>
            <w:rPrChange w:id="10089" w:author="Airat Shigapov" w:date="2021-10-27T23:08:00Z">
              <w:rPr>
                <w:rFonts w:ascii="Consolas" w:hAnsi="Consolas" w:cs="Consolas"/>
                <w:color w:val="000000"/>
                <w:sz w:val="19"/>
                <w:szCs w:val="19"/>
              </w:rPr>
            </w:rPrChange>
          </w:rPr>
          <w:t>mainWindow.personalAccount.Visibility</w:t>
        </w:r>
        <w:proofErr w:type="spellEnd"/>
        <w:proofErr w:type="gramEnd"/>
        <w:r w:rsidRPr="008C09BE">
          <w:rPr>
            <w:rFonts w:ascii="Times New Roman" w:hAnsi="Times New Roman" w:cs="Times New Roman"/>
            <w:sz w:val="20"/>
            <w:szCs w:val="20"/>
            <w:lang w:val="en-US"/>
            <w:rPrChange w:id="10090" w:author="Airat Shigapov" w:date="2021-10-27T23:08:00Z">
              <w:rPr>
                <w:rFonts w:ascii="Consolas" w:hAnsi="Consolas" w:cs="Consolas"/>
                <w:color w:val="000000"/>
                <w:sz w:val="19"/>
                <w:szCs w:val="19"/>
              </w:rPr>
            </w:rPrChange>
          </w:rPr>
          <w:t xml:space="preserve"> = </w:t>
        </w:r>
        <w:proofErr w:type="spellStart"/>
        <w:r w:rsidRPr="008C09BE">
          <w:rPr>
            <w:rFonts w:ascii="Times New Roman" w:hAnsi="Times New Roman" w:cs="Times New Roman"/>
            <w:sz w:val="20"/>
            <w:szCs w:val="20"/>
            <w:lang w:val="en-US"/>
            <w:rPrChange w:id="10091" w:author="Airat Shigapov" w:date="2021-10-27T23:08:00Z">
              <w:rPr>
                <w:rFonts w:ascii="Consolas" w:hAnsi="Consolas" w:cs="Consolas"/>
                <w:color w:val="000000"/>
                <w:sz w:val="19"/>
                <w:szCs w:val="19"/>
              </w:rPr>
            </w:rPrChange>
          </w:rPr>
          <w:t>Visibility.Visible</w:t>
        </w:r>
        <w:proofErr w:type="spellEnd"/>
        <w:r w:rsidRPr="008C09BE">
          <w:rPr>
            <w:rFonts w:ascii="Times New Roman" w:hAnsi="Times New Roman" w:cs="Times New Roman"/>
            <w:sz w:val="20"/>
            <w:szCs w:val="20"/>
            <w:lang w:val="en-US"/>
            <w:rPrChange w:id="10092" w:author="Airat Shigapov" w:date="2021-10-27T23:08:00Z">
              <w:rPr>
                <w:rFonts w:ascii="Consolas" w:hAnsi="Consolas" w:cs="Consolas"/>
                <w:color w:val="000000"/>
                <w:sz w:val="19"/>
                <w:szCs w:val="19"/>
              </w:rPr>
            </w:rPrChange>
          </w:rPr>
          <w:t>;</w:t>
        </w:r>
      </w:ins>
    </w:p>
    <w:p w14:paraId="33B286AB" w14:textId="77777777" w:rsidR="00D002A1" w:rsidRPr="00294494" w:rsidRDefault="00D002A1" w:rsidP="00D002A1">
      <w:pPr>
        <w:autoSpaceDE w:val="0"/>
        <w:autoSpaceDN w:val="0"/>
        <w:adjustRightInd w:val="0"/>
        <w:spacing w:after="0" w:line="240" w:lineRule="auto"/>
        <w:rPr>
          <w:ins w:id="10093" w:author="Airat Shigapov" w:date="2021-10-27T23:05:00Z"/>
          <w:rFonts w:ascii="Times New Roman" w:hAnsi="Times New Roman" w:cs="Times New Roman"/>
          <w:sz w:val="20"/>
          <w:szCs w:val="20"/>
          <w:lang w:val="en-US"/>
          <w:rPrChange w:id="10094" w:author="Airat Shigapov" w:date="2021-10-28T17:47:00Z">
            <w:rPr>
              <w:ins w:id="10095" w:author="Airat Shigapov" w:date="2021-10-27T23:05:00Z"/>
              <w:rFonts w:ascii="Consolas" w:hAnsi="Consolas" w:cs="Consolas"/>
              <w:color w:val="000000"/>
              <w:sz w:val="19"/>
              <w:szCs w:val="19"/>
            </w:rPr>
          </w:rPrChange>
        </w:rPr>
      </w:pPr>
      <w:ins w:id="10096" w:author="Airat Shigapov" w:date="2021-10-27T23:05:00Z">
        <w:r w:rsidRPr="008C09BE">
          <w:rPr>
            <w:rFonts w:ascii="Times New Roman" w:hAnsi="Times New Roman" w:cs="Times New Roman"/>
            <w:sz w:val="20"/>
            <w:szCs w:val="20"/>
            <w:lang w:val="en-US"/>
            <w:rPrChange w:id="10097" w:author="Airat Shigapov" w:date="2021-10-27T23:08:00Z">
              <w:rPr>
                <w:rFonts w:ascii="Consolas" w:hAnsi="Consolas" w:cs="Consolas"/>
                <w:color w:val="000000"/>
                <w:sz w:val="19"/>
                <w:szCs w:val="19"/>
              </w:rPr>
            </w:rPrChange>
          </w:rPr>
          <w:t xml:space="preserve">                                </w:t>
        </w:r>
        <w:proofErr w:type="spellStart"/>
        <w:proofErr w:type="gramStart"/>
        <w:r w:rsidRPr="00294494">
          <w:rPr>
            <w:rFonts w:ascii="Times New Roman" w:hAnsi="Times New Roman" w:cs="Times New Roman"/>
            <w:sz w:val="20"/>
            <w:szCs w:val="20"/>
            <w:lang w:val="en-US"/>
            <w:rPrChange w:id="10098" w:author="Airat Shigapov" w:date="2021-10-28T17:47:00Z">
              <w:rPr>
                <w:rFonts w:ascii="Consolas" w:hAnsi="Consolas" w:cs="Consolas"/>
                <w:color w:val="0000FF"/>
                <w:sz w:val="19"/>
                <w:szCs w:val="19"/>
              </w:rPr>
            </w:rPrChange>
          </w:rPr>
          <w:t>this</w:t>
        </w:r>
        <w:r w:rsidRPr="00294494">
          <w:rPr>
            <w:rFonts w:ascii="Times New Roman" w:hAnsi="Times New Roman" w:cs="Times New Roman"/>
            <w:sz w:val="20"/>
            <w:szCs w:val="20"/>
            <w:lang w:val="en-US"/>
            <w:rPrChange w:id="10099" w:author="Airat Shigapov" w:date="2021-10-28T17:47:00Z">
              <w:rPr>
                <w:rFonts w:ascii="Consolas" w:hAnsi="Consolas" w:cs="Consolas"/>
                <w:color w:val="000000"/>
                <w:sz w:val="19"/>
                <w:szCs w:val="19"/>
              </w:rPr>
            </w:rPrChange>
          </w:rPr>
          <w:t>.NavigationService.GoBack</w:t>
        </w:r>
        <w:proofErr w:type="spellEnd"/>
        <w:proofErr w:type="gramEnd"/>
        <w:r w:rsidRPr="00294494">
          <w:rPr>
            <w:rFonts w:ascii="Times New Roman" w:hAnsi="Times New Roman" w:cs="Times New Roman"/>
            <w:sz w:val="20"/>
            <w:szCs w:val="20"/>
            <w:lang w:val="en-US"/>
            <w:rPrChange w:id="10100" w:author="Airat Shigapov" w:date="2021-10-28T17:47:00Z">
              <w:rPr>
                <w:rFonts w:ascii="Consolas" w:hAnsi="Consolas" w:cs="Consolas"/>
                <w:color w:val="000000"/>
                <w:sz w:val="19"/>
                <w:szCs w:val="19"/>
              </w:rPr>
            </w:rPrChange>
          </w:rPr>
          <w:t>();</w:t>
        </w:r>
      </w:ins>
    </w:p>
    <w:p w14:paraId="62E51D78" w14:textId="77777777" w:rsidR="00D002A1" w:rsidRPr="00294494" w:rsidRDefault="00D002A1" w:rsidP="00D002A1">
      <w:pPr>
        <w:autoSpaceDE w:val="0"/>
        <w:autoSpaceDN w:val="0"/>
        <w:adjustRightInd w:val="0"/>
        <w:spacing w:after="0" w:line="240" w:lineRule="auto"/>
        <w:rPr>
          <w:ins w:id="10101" w:author="Airat Shigapov" w:date="2021-10-27T23:05:00Z"/>
          <w:rFonts w:ascii="Times New Roman" w:hAnsi="Times New Roman" w:cs="Times New Roman"/>
          <w:sz w:val="20"/>
          <w:szCs w:val="20"/>
          <w:lang w:val="en-US"/>
          <w:rPrChange w:id="10102" w:author="Airat Shigapov" w:date="2021-10-28T17:47:00Z">
            <w:rPr>
              <w:ins w:id="10103" w:author="Airat Shigapov" w:date="2021-10-27T23:05:00Z"/>
              <w:rFonts w:ascii="Consolas" w:hAnsi="Consolas" w:cs="Consolas"/>
              <w:color w:val="000000"/>
              <w:sz w:val="19"/>
              <w:szCs w:val="19"/>
            </w:rPr>
          </w:rPrChange>
        </w:rPr>
      </w:pPr>
      <w:ins w:id="10104" w:author="Airat Shigapov" w:date="2021-10-27T23:05:00Z">
        <w:r w:rsidRPr="00294494">
          <w:rPr>
            <w:rFonts w:ascii="Times New Roman" w:hAnsi="Times New Roman" w:cs="Times New Roman"/>
            <w:sz w:val="20"/>
            <w:szCs w:val="20"/>
            <w:lang w:val="en-US"/>
            <w:rPrChange w:id="10105" w:author="Airat Shigapov" w:date="2021-10-28T17:47:00Z">
              <w:rPr>
                <w:rFonts w:ascii="Consolas" w:hAnsi="Consolas" w:cs="Consolas"/>
                <w:color w:val="000000"/>
                <w:sz w:val="19"/>
                <w:szCs w:val="19"/>
              </w:rPr>
            </w:rPrChange>
          </w:rPr>
          <w:t xml:space="preserve">                            }</w:t>
        </w:r>
      </w:ins>
    </w:p>
    <w:p w14:paraId="0AA86C26" w14:textId="77777777" w:rsidR="00D002A1" w:rsidRPr="00294494" w:rsidRDefault="00D002A1" w:rsidP="00D002A1">
      <w:pPr>
        <w:autoSpaceDE w:val="0"/>
        <w:autoSpaceDN w:val="0"/>
        <w:adjustRightInd w:val="0"/>
        <w:spacing w:after="0" w:line="240" w:lineRule="auto"/>
        <w:rPr>
          <w:ins w:id="10106" w:author="Airat Shigapov" w:date="2021-10-27T23:05:00Z"/>
          <w:rFonts w:ascii="Times New Roman" w:hAnsi="Times New Roman" w:cs="Times New Roman"/>
          <w:sz w:val="20"/>
          <w:szCs w:val="20"/>
          <w:lang w:val="en-US"/>
          <w:rPrChange w:id="10107" w:author="Airat Shigapov" w:date="2021-10-28T17:47:00Z">
            <w:rPr>
              <w:ins w:id="10108" w:author="Airat Shigapov" w:date="2021-10-27T23:05:00Z"/>
              <w:rFonts w:ascii="Consolas" w:hAnsi="Consolas" w:cs="Consolas"/>
              <w:color w:val="000000"/>
              <w:sz w:val="19"/>
              <w:szCs w:val="19"/>
            </w:rPr>
          </w:rPrChange>
        </w:rPr>
      </w:pPr>
      <w:ins w:id="10109" w:author="Airat Shigapov" w:date="2021-10-27T23:05:00Z">
        <w:r w:rsidRPr="00294494">
          <w:rPr>
            <w:rFonts w:ascii="Times New Roman" w:hAnsi="Times New Roman" w:cs="Times New Roman"/>
            <w:sz w:val="20"/>
            <w:szCs w:val="20"/>
            <w:lang w:val="en-US"/>
            <w:rPrChange w:id="10110" w:author="Airat Shigapov" w:date="2021-10-28T17:47:00Z">
              <w:rPr>
                <w:rFonts w:ascii="Consolas" w:hAnsi="Consolas" w:cs="Consolas"/>
                <w:color w:val="000000"/>
                <w:sz w:val="19"/>
                <w:szCs w:val="19"/>
              </w:rPr>
            </w:rPrChange>
          </w:rPr>
          <w:t xml:space="preserve">                            </w:t>
        </w:r>
      </w:ins>
    </w:p>
    <w:p w14:paraId="7A49A254" w14:textId="77777777" w:rsidR="00D002A1" w:rsidRPr="00294494" w:rsidRDefault="00D002A1" w:rsidP="00D002A1">
      <w:pPr>
        <w:autoSpaceDE w:val="0"/>
        <w:autoSpaceDN w:val="0"/>
        <w:adjustRightInd w:val="0"/>
        <w:spacing w:after="0" w:line="240" w:lineRule="auto"/>
        <w:rPr>
          <w:ins w:id="10111" w:author="Airat Shigapov" w:date="2021-10-27T23:05:00Z"/>
          <w:rFonts w:ascii="Times New Roman" w:hAnsi="Times New Roman" w:cs="Times New Roman"/>
          <w:sz w:val="20"/>
          <w:szCs w:val="20"/>
          <w:lang w:val="en-US"/>
          <w:rPrChange w:id="10112" w:author="Airat Shigapov" w:date="2021-10-28T17:47:00Z">
            <w:rPr>
              <w:ins w:id="10113" w:author="Airat Shigapov" w:date="2021-10-27T23:05:00Z"/>
              <w:rFonts w:ascii="Consolas" w:hAnsi="Consolas" w:cs="Consolas"/>
              <w:color w:val="000000"/>
              <w:sz w:val="19"/>
              <w:szCs w:val="19"/>
            </w:rPr>
          </w:rPrChange>
        </w:rPr>
      </w:pPr>
      <w:ins w:id="10114" w:author="Airat Shigapov" w:date="2021-10-27T23:05:00Z">
        <w:r w:rsidRPr="00294494">
          <w:rPr>
            <w:rFonts w:ascii="Times New Roman" w:hAnsi="Times New Roman" w:cs="Times New Roman"/>
            <w:sz w:val="20"/>
            <w:szCs w:val="20"/>
            <w:lang w:val="en-US"/>
            <w:rPrChange w:id="10115" w:author="Airat Shigapov" w:date="2021-10-28T17:47:00Z">
              <w:rPr>
                <w:rFonts w:ascii="Consolas" w:hAnsi="Consolas" w:cs="Consolas"/>
                <w:color w:val="000000"/>
                <w:sz w:val="19"/>
                <w:szCs w:val="19"/>
              </w:rPr>
            </w:rPrChange>
          </w:rPr>
          <w:t xml:space="preserve">                        }</w:t>
        </w:r>
      </w:ins>
    </w:p>
    <w:p w14:paraId="75E55704" w14:textId="77777777" w:rsidR="00D002A1" w:rsidRPr="00294494" w:rsidRDefault="00D002A1" w:rsidP="00D002A1">
      <w:pPr>
        <w:autoSpaceDE w:val="0"/>
        <w:autoSpaceDN w:val="0"/>
        <w:adjustRightInd w:val="0"/>
        <w:spacing w:after="0" w:line="240" w:lineRule="auto"/>
        <w:rPr>
          <w:ins w:id="10116" w:author="Airat Shigapov" w:date="2021-10-27T23:05:00Z"/>
          <w:rFonts w:ascii="Times New Roman" w:hAnsi="Times New Roman" w:cs="Times New Roman"/>
          <w:sz w:val="20"/>
          <w:szCs w:val="20"/>
          <w:lang w:val="en-US"/>
          <w:rPrChange w:id="10117" w:author="Airat Shigapov" w:date="2021-10-28T17:47:00Z">
            <w:rPr>
              <w:ins w:id="10118" w:author="Airat Shigapov" w:date="2021-10-27T23:05:00Z"/>
              <w:rFonts w:ascii="Consolas" w:hAnsi="Consolas" w:cs="Consolas"/>
              <w:color w:val="000000"/>
              <w:sz w:val="19"/>
              <w:szCs w:val="19"/>
            </w:rPr>
          </w:rPrChange>
        </w:rPr>
      </w:pPr>
      <w:ins w:id="10119" w:author="Airat Shigapov" w:date="2021-10-27T23:05:00Z">
        <w:r w:rsidRPr="00294494">
          <w:rPr>
            <w:rFonts w:ascii="Times New Roman" w:hAnsi="Times New Roman" w:cs="Times New Roman"/>
            <w:sz w:val="20"/>
            <w:szCs w:val="20"/>
            <w:lang w:val="en-US"/>
            <w:rPrChange w:id="10120" w:author="Airat Shigapov" w:date="2021-10-28T17:47:00Z">
              <w:rPr>
                <w:rFonts w:ascii="Consolas" w:hAnsi="Consolas" w:cs="Consolas"/>
                <w:color w:val="000000"/>
                <w:sz w:val="19"/>
                <w:szCs w:val="19"/>
              </w:rPr>
            </w:rPrChange>
          </w:rPr>
          <w:t xml:space="preserve">                        </w:t>
        </w:r>
        <w:r w:rsidRPr="00294494">
          <w:rPr>
            <w:rFonts w:ascii="Times New Roman" w:hAnsi="Times New Roman" w:cs="Times New Roman"/>
            <w:sz w:val="20"/>
            <w:szCs w:val="20"/>
            <w:lang w:val="en-US"/>
            <w:rPrChange w:id="10121" w:author="Airat Shigapov" w:date="2021-10-28T17:47:00Z">
              <w:rPr>
                <w:rFonts w:ascii="Consolas" w:hAnsi="Consolas" w:cs="Consolas"/>
                <w:color w:val="0000FF"/>
                <w:sz w:val="19"/>
                <w:szCs w:val="19"/>
              </w:rPr>
            </w:rPrChange>
          </w:rPr>
          <w:t>else</w:t>
        </w:r>
      </w:ins>
    </w:p>
    <w:p w14:paraId="7A4820DF" w14:textId="77777777" w:rsidR="00D002A1" w:rsidRPr="00294494" w:rsidRDefault="00D002A1" w:rsidP="00D002A1">
      <w:pPr>
        <w:autoSpaceDE w:val="0"/>
        <w:autoSpaceDN w:val="0"/>
        <w:adjustRightInd w:val="0"/>
        <w:spacing w:after="0" w:line="240" w:lineRule="auto"/>
        <w:rPr>
          <w:ins w:id="10122" w:author="Airat Shigapov" w:date="2021-10-27T23:05:00Z"/>
          <w:rFonts w:ascii="Times New Roman" w:hAnsi="Times New Roman" w:cs="Times New Roman"/>
          <w:sz w:val="20"/>
          <w:szCs w:val="20"/>
          <w:lang w:val="en-US"/>
          <w:rPrChange w:id="10123" w:author="Airat Shigapov" w:date="2021-10-28T17:47:00Z">
            <w:rPr>
              <w:ins w:id="10124" w:author="Airat Shigapov" w:date="2021-10-27T23:05:00Z"/>
              <w:rFonts w:ascii="Consolas" w:hAnsi="Consolas" w:cs="Consolas"/>
              <w:color w:val="000000"/>
              <w:sz w:val="19"/>
              <w:szCs w:val="19"/>
            </w:rPr>
          </w:rPrChange>
        </w:rPr>
      </w:pPr>
      <w:ins w:id="10125" w:author="Airat Shigapov" w:date="2021-10-27T23:05:00Z">
        <w:r w:rsidRPr="00294494">
          <w:rPr>
            <w:rFonts w:ascii="Times New Roman" w:hAnsi="Times New Roman" w:cs="Times New Roman"/>
            <w:sz w:val="20"/>
            <w:szCs w:val="20"/>
            <w:lang w:val="en-US"/>
            <w:rPrChange w:id="10126" w:author="Airat Shigapov" w:date="2021-10-28T17:47:00Z">
              <w:rPr>
                <w:rFonts w:ascii="Consolas" w:hAnsi="Consolas" w:cs="Consolas"/>
                <w:color w:val="000000"/>
                <w:sz w:val="19"/>
                <w:szCs w:val="19"/>
              </w:rPr>
            </w:rPrChange>
          </w:rPr>
          <w:t xml:space="preserve">                        {</w:t>
        </w:r>
      </w:ins>
    </w:p>
    <w:p w14:paraId="3C2204EC" w14:textId="77777777" w:rsidR="00D002A1" w:rsidRPr="008C09BE" w:rsidRDefault="00D002A1" w:rsidP="00D002A1">
      <w:pPr>
        <w:autoSpaceDE w:val="0"/>
        <w:autoSpaceDN w:val="0"/>
        <w:adjustRightInd w:val="0"/>
        <w:spacing w:after="0" w:line="240" w:lineRule="auto"/>
        <w:rPr>
          <w:ins w:id="10127" w:author="Airat Shigapov" w:date="2021-10-27T23:05:00Z"/>
          <w:rFonts w:ascii="Times New Roman" w:hAnsi="Times New Roman" w:cs="Times New Roman"/>
          <w:sz w:val="20"/>
          <w:szCs w:val="20"/>
          <w:lang w:val="en-US"/>
          <w:rPrChange w:id="10128" w:author="Airat Shigapov" w:date="2021-10-27T23:08:00Z">
            <w:rPr>
              <w:ins w:id="10129" w:author="Airat Shigapov" w:date="2021-10-27T23:05:00Z"/>
              <w:rFonts w:ascii="Consolas" w:hAnsi="Consolas" w:cs="Consolas"/>
              <w:color w:val="000000"/>
              <w:sz w:val="19"/>
              <w:szCs w:val="19"/>
            </w:rPr>
          </w:rPrChange>
        </w:rPr>
      </w:pPr>
      <w:ins w:id="10130" w:author="Airat Shigapov" w:date="2021-10-27T23:05:00Z">
        <w:r w:rsidRPr="00294494">
          <w:rPr>
            <w:rFonts w:ascii="Times New Roman" w:hAnsi="Times New Roman" w:cs="Times New Roman"/>
            <w:sz w:val="20"/>
            <w:szCs w:val="20"/>
            <w:lang w:val="en-US"/>
            <w:rPrChange w:id="10131" w:author="Airat Shigapov" w:date="2021-10-28T17:47:00Z">
              <w:rPr>
                <w:rFonts w:ascii="Consolas" w:hAnsi="Consolas" w:cs="Consolas"/>
                <w:color w:val="000000"/>
                <w:sz w:val="19"/>
                <w:szCs w:val="19"/>
              </w:rPr>
            </w:rPrChange>
          </w:rPr>
          <w:t xml:space="preserve">                            </w:t>
        </w:r>
        <w:proofErr w:type="spellStart"/>
        <w:r w:rsidRPr="008C09BE">
          <w:rPr>
            <w:rFonts w:ascii="Times New Roman" w:hAnsi="Times New Roman" w:cs="Times New Roman"/>
            <w:sz w:val="20"/>
            <w:szCs w:val="20"/>
            <w:lang w:val="en-US"/>
            <w:rPrChange w:id="10132" w:author="Airat Shigapov" w:date="2021-10-27T23:08:00Z">
              <w:rPr>
                <w:rFonts w:ascii="Consolas" w:hAnsi="Consolas" w:cs="Consolas"/>
                <w:color w:val="000000"/>
                <w:sz w:val="19"/>
                <w:szCs w:val="19"/>
              </w:rPr>
            </w:rPrChange>
          </w:rPr>
          <w:t>PassWar.Visibility</w:t>
        </w:r>
        <w:proofErr w:type="spellEnd"/>
        <w:r w:rsidRPr="008C09BE">
          <w:rPr>
            <w:rFonts w:ascii="Times New Roman" w:hAnsi="Times New Roman" w:cs="Times New Roman"/>
            <w:sz w:val="20"/>
            <w:szCs w:val="20"/>
            <w:lang w:val="en-US"/>
            <w:rPrChange w:id="10133" w:author="Airat Shigapov" w:date="2021-10-27T23:08:00Z">
              <w:rPr>
                <w:rFonts w:ascii="Consolas" w:hAnsi="Consolas" w:cs="Consolas"/>
                <w:color w:val="000000"/>
                <w:sz w:val="19"/>
                <w:szCs w:val="19"/>
              </w:rPr>
            </w:rPrChange>
          </w:rPr>
          <w:t xml:space="preserve"> = </w:t>
        </w:r>
        <w:proofErr w:type="spellStart"/>
        <w:r w:rsidRPr="008C09BE">
          <w:rPr>
            <w:rFonts w:ascii="Times New Roman" w:hAnsi="Times New Roman" w:cs="Times New Roman"/>
            <w:sz w:val="20"/>
            <w:szCs w:val="20"/>
            <w:lang w:val="en-US"/>
            <w:rPrChange w:id="10134" w:author="Airat Shigapov" w:date="2021-10-27T23:08:00Z">
              <w:rPr>
                <w:rFonts w:ascii="Consolas" w:hAnsi="Consolas" w:cs="Consolas"/>
                <w:color w:val="000000"/>
                <w:sz w:val="19"/>
                <w:szCs w:val="19"/>
              </w:rPr>
            </w:rPrChange>
          </w:rPr>
          <w:t>Visibility.Visible</w:t>
        </w:r>
        <w:proofErr w:type="spellEnd"/>
        <w:r w:rsidRPr="008C09BE">
          <w:rPr>
            <w:rFonts w:ascii="Times New Roman" w:hAnsi="Times New Roman" w:cs="Times New Roman"/>
            <w:sz w:val="20"/>
            <w:szCs w:val="20"/>
            <w:lang w:val="en-US"/>
            <w:rPrChange w:id="10135" w:author="Airat Shigapov" w:date="2021-10-27T23:08:00Z">
              <w:rPr>
                <w:rFonts w:ascii="Consolas" w:hAnsi="Consolas" w:cs="Consolas"/>
                <w:color w:val="000000"/>
                <w:sz w:val="19"/>
                <w:szCs w:val="19"/>
              </w:rPr>
            </w:rPrChange>
          </w:rPr>
          <w:t>;</w:t>
        </w:r>
      </w:ins>
    </w:p>
    <w:p w14:paraId="00239998" w14:textId="77777777" w:rsidR="00D002A1" w:rsidRPr="008C09BE" w:rsidRDefault="00D002A1" w:rsidP="00D002A1">
      <w:pPr>
        <w:autoSpaceDE w:val="0"/>
        <w:autoSpaceDN w:val="0"/>
        <w:adjustRightInd w:val="0"/>
        <w:spacing w:after="0" w:line="240" w:lineRule="auto"/>
        <w:rPr>
          <w:ins w:id="10136" w:author="Airat Shigapov" w:date="2021-10-27T23:05:00Z"/>
          <w:rFonts w:ascii="Times New Roman" w:hAnsi="Times New Roman" w:cs="Times New Roman"/>
          <w:sz w:val="20"/>
          <w:szCs w:val="20"/>
          <w:lang w:val="en-US"/>
          <w:rPrChange w:id="10137" w:author="Airat Shigapov" w:date="2021-10-27T23:08:00Z">
            <w:rPr>
              <w:ins w:id="10138" w:author="Airat Shigapov" w:date="2021-10-27T23:05:00Z"/>
              <w:rFonts w:ascii="Consolas" w:hAnsi="Consolas" w:cs="Consolas"/>
              <w:color w:val="000000"/>
              <w:sz w:val="19"/>
              <w:szCs w:val="19"/>
            </w:rPr>
          </w:rPrChange>
        </w:rPr>
      </w:pPr>
      <w:ins w:id="10139" w:author="Airat Shigapov" w:date="2021-10-27T23:05:00Z">
        <w:r w:rsidRPr="008C09BE">
          <w:rPr>
            <w:rFonts w:ascii="Times New Roman" w:hAnsi="Times New Roman" w:cs="Times New Roman"/>
            <w:sz w:val="20"/>
            <w:szCs w:val="20"/>
            <w:lang w:val="en-US"/>
            <w:rPrChange w:id="10140" w:author="Airat Shigapov" w:date="2021-10-27T23:08:00Z">
              <w:rPr>
                <w:rFonts w:ascii="Consolas" w:hAnsi="Consolas" w:cs="Consolas"/>
                <w:color w:val="000000"/>
                <w:sz w:val="19"/>
                <w:szCs w:val="19"/>
              </w:rPr>
            </w:rPrChange>
          </w:rPr>
          <w:t xml:space="preserve">                            </w:t>
        </w:r>
        <w:proofErr w:type="spellStart"/>
        <w:r w:rsidRPr="008C09BE">
          <w:rPr>
            <w:rFonts w:ascii="Times New Roman" w:hAnsi="Times New Roman" w:cs="Times New Roman"/>
            <w:sz w:val="20"/>
            <w:szCs w:val="20"/>
            <w:lang w:val="en-US"/>
            <w:rPrChange w:id="10141" w:author="Airat Shigapov" w:date="2021-10-27T23:08:00Z">
              <w:rPr>
                <w:rFonts w:ascii="Consolas" w:hAnsi="Consolas" w:cs="Consolas"/>
                <w:color w:val="000000"/>
                <w:sz w:val="19"/>
                <w:szCs w:val="19"/>
              </w:rPr>
            </w:rPrChange>
          </w:rPr>
          <w:t>passBorder.BorderBrush</w:t>
        </w:r>
        <w:proofErr w:type="spellEnd"/>
        <w:r w:rsidRPr="008C09BE">
          <w:rPr>
            <w:rFonts w:ascii="Times New Roman" w:hAnsi="Times New Roman" w:cs="Times New Roman"/>
            <w:sz w:val="20"/>
            <w:szCs w:val="20"/>
            <w:lang w:val="en-US"/>
            <w:rPrChange w:id="10142" w:author="Airat Shigapov" w:date="2021-10-27T23:08:00Z">
              <w:rPr>
                <w:rFonts w:ascii="Consolas" w:hAnsi="Consolas" w:cs="Consolas"/>
                <w:color w:val="000000"/>
                <w:sz w:val="19"/>
                <w:szCs w:val="19"/>
              </w:rPr>
            </w:rPrChange>
          </w:rPr>
          <w:t xml:space="preserve"> = </w:t>
        </w:r>
        <w:proofErr w:type="spellStart"/>
        <w:r w:rsidRPr="008C09BE">
          <w:rPr>
            <w:rFonts w:ascii="Times New Roman" w:hAnsi="Times New Roman" w:cs="Times New Roman"/>
            <w:sz w:val="20"/>
            <w:szCs w:val="20"/>
            <w:lang w:val="en-US"/>
            <w:rPrChange w:id="10143" w:author="Airat Shigapov" w:date="2021-10-27T23:08:00Z">
              <w:rPr>
                <w:rFonts w:ascii="Consolas" w:hAnsi="Consolas" w:cs="Consolas"/>
                <w:color w:val="000000"/>
                <w:sz w:val="19"/>
                <w:szCs w:val="19"/>
              </w:rPr>
            </w:rPrChange>
          </w:rPr>
          <w:t>Brushes.Red</w:t>
        </w:r>
        <w:proofErr w:type="spellEnd"/>
        <w:r w:rsidRPr="008C09BE">
          <w:rPr>
            <w:rFonts w:ascii="Times New Roman" w:hAnsi="Times New Roman" w:cs="Times New Roman"/>
            <w:sz w:val="20"/>
            <w:szCs w:val="20"/>
            <w:lang w:val="en-US"/>
            <w:rPrChange w:id="10144" w:author="Airat Shigapov" w:date="2021-10-27T23:08:00Z">
              <w:rPr>
                <w:rFonts w:ascii="Consolas" w:hAnsi="Consolas" w:cs="Consolas"/>
                <w:color w:val="000000"/>
                <w:sz w:val="19"/>
                <w:szCs w:val="19"/>
              </w:rPr>
            </w:rPrChange>
          </w:rPr>
          <w:t>;</w:t>
        </w:r>
      </w:ins>
    </w:p>
    <w:p w14:paraId="70C8171C" w14:textId="77777777" w:rsidR="00D002A1" w:rsidRPr="008C09BE" w:rsidRDefault="00D002A1" w:rsidP="00D002A1">
      <w:pPr>
        <w:autoSpaceDE w:val="0"/>
        <w:autoSpaceDN w:val="0"/>
        <w:adjustRightInd w:val="0"/>
        <w:spacing w:after="0" w:line="240" w:lineRule="auto"/>
        <w:rPr>
          <w:ins w:id="10145" w:author="Airat Shigapov" w:date="2021-10-27T23:05:00Z"/>
          <w:rFonts w:ascii="Times New Roman" w:hAnsi="Times New Roman" w:cs="Times New Roman"/>
          <w:sz w:val="20"/>
          <w:szCs w:val="20"/>
          <w:lang w:val="en-US"/>
          <w:rPrChange w:id="10146" w:author="Airat Shigapov" w:date="2021-10-27T23:08:00Z">
            <w:rPr>
              <w:ins w:id="10147" w:author="Airat Shigapov" w:date="2021-10-27T23:05:00Z"/>
              <w:rFonts w:ascii="Consolas" w:hAnsi="Consolas" w:cs="Consolas"/>
              <w:color w:val="000000"/>
              <w:sz w:val="19"/>
              <w:szCs w:val="19"/>
            </w:rPr>
          </w:rPrChange>
        </w:rPr>
      </w:pPr>
      <w:ins w:id="10148" w:author="Airat Shigapov" w:date="2021-10-27T23:05:00Z">
        <w:r w:rsidRPr="008C09BE">
          <w:rPr>
            <w:rFonts w:ascii="Times New Roman" w:hAnsi="Times New Roman" w:cs="Times New Roman"/>
            <w:sz w:val="20"/>
            <w:szCs w:val="20"/>
            <w:lang w:val="en-US"/>
            <w:rPrChange w:id="10149" w:author="Airat Shigapov" w:date="2021-10-27T23:08:00Z">
              <w:rPr>
                <w:rFonts w:ascii="Consolas" w:hAnsi="Consolas" w:cs="Consolas"/>
                <w:color w:val="000000"/>
                <w:sz w:val="19"/>
                <w:szCs w:val="19"/>
              </w:rPr>
            </w:rPrChange>
          </w:rPr>
          <w:t xml:space="preserve">                        }</w:t>
        </w:r>
      </w:ins>
    </w:p>
    <w:p w14:paraId="472B8489" w14:textId="77777777" w:rsidR="00D002A1" w:rsidRPr="008C09BE" w:rsidRDefault="00D002A1" w:rsidP="00D002A1">
      <w:pPr>
        <w:autoSpaceDE w:val="0"/>
        <w:autoSpaceDN w:val="0"/>
        <w:adjustRightInd w:val="0"/>
        <w:spacing w:after="0" w:line="240" w:lineRule="auto"/>
        <w:rPr>
          <w:ins w:id="10150" w:author="Airat Shigapov" w:date="2021-10-27T23:05:00Z"/>
          <w:rFonts w:ascii="Times New Roman" w:hAnsi="Times New Roman" w:cs="Times New Roman"/>
          <w:sz w:val="20"/>
          <w:szCs w:val="20"/>
          <w:lang w:val="en-US"/>
          <w:rPrChange w:id="10151" w:author="Airat Shigapov" w:date="2021-10-27T23:08:00Z">
            <w:rPr>
              <w:ins w:id="10152" w:author="Airat Shigapov" w:date="2021-10-27T23:05:00Z"/>
              <w:rFonts w:ascii="Consolas" w:hAnsi="Consolas" w:cs="Consolas"/>
              <w:color w:val="000000"/>
              <w:sz w:val="19"/>
              <w:szCs w:val="19"/>
            </w:rPr>
          </w:rPrChange>
        </w:rPr>
      </w:pPr>
      <w:ins w:id="10153" w:author="Airat Shigapov" w:date="2021-10-27T23:05:00Z">
        <w:r w:rsidRPr="008C09BE">
          <w:rPr>
            <w:rFonts w:ascii="Times New Roman" w:hAnsi="Times New Roman" w:cs="Times New Roman"/>
            <w:sz w:val="20"/>
            <w:szCs w:val="20"/>
            <w:lang w:val="en-US"/>
            <w:rPrChange w:id="10154" w:author="Airat Shigapov" w:date="2021-10-27T23:08:00Z">
              <w:rPr>
                <w:rFonts w:ascii="Consolas" w:hAnsi="Consolas" w:cs="Consolas"/>
                <w:color w:val="000000"/>
                <w:sz w:val="19"/>
                <w:szCs w:val="19"/>
              </w:rPr>
            </w:rPrChange>
          </w:rPr>
          <w:t xml:space="preserve">                    }</w:t>
        </w:r>
      </w:ins>
    </w:p>
    <w:p w14:paraId="6B884B44" w14:textId="77777777" w:rsidR="00D002A1" w:rsidRPr="008C09BE" w:rsidRDefault="00D002A1" w:rsidP="00D002A1">
      <w:pPr>
        <w:autoSpaceDE w:val="0"/>
        <w:autoSpaceDN w:val="0"/>
        <w:adjustRightInd w:val="0"/>
        <w:spacing w:after="0" w:line="240" w:lineRule="auto"/>
        <w:rPr>
          <w:ins w:id="10155" w:author="Airat Shigapov" w:date="2021-10-27T23:05:00Z"/>
          <w:rFonts w:ascii="Times New Roman" w:hAnsi="Times New Roman" w:cs="Times New Roman"/>
          <w:sz w:val="20"/>
          <w:szCs w:val="20"/>
          <w:lang w:val="en-US"/>
          <w:rPrChange w:id="10156" w:author="Airat Shigapov" w:date="2021-10-27T23:08:00Z">
            <w:rPr>
              <w:ins w:id="10157" w:author="Airat Shigapov" w:date="2021-10-27T23:05:00Z"/>
              <w:rFonts w:ascii="Consolas" w:hAnsi="Consolas" w:cs="Consolas"/>
              <w:color w:val="000000"/>
              <w:sz w:val="19"/>
              <w:szCs w:val="19"/>
            </w:rPr>
          </w:rPrChange>
        </w:rPr>
      </w:pPr>
      <w:ins w:id="10158" w:author="Airat Shigapov" w:date="2021-10-27T23:05:00Z">
        <w:r w:rsidRPr="008C09BE">
          <w:rPr>
            <w:rFonts w:ascii="Times New Roman" w:hAnsi="Times New Roman" w:cs="Times New Roman"/>
            <w:sz w:val="20"/>
            <w:szCs w:val="20"/>
            <w:lang w:val="en-US"/>
            <w:rPrChange w:id="10159"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10160" w:author="Airat Shigapov" w:date="2021-10-27T23:08:00Z">
              <w:rPr>
                <w:rFonts w:ascii="Consolas" w:hAnsi="Consolas" w:cs="Consolas"/>
                <w:color w:val="0000FF"/>
                <w:sz w:val="19"/>
                <w:szCs w:val="19"/>
              </w:rPr>
            </w:rPrChange>
          </w:rPr>
          <w:t>else</w:t>
        </w:r>
      </w:ins>
    </w:p>
    <w:p w14:paraId="66BC6530" w14:textId="77777777" w:rsidR="00D002A1" w:rsidRPr="008C09BE" w:rsidRDefault="00D002A1" w:rsidP="00D002A1">
      <w:pPr>
        <w:autoSpaceDE w:val="0"/>
        <w:autoSpaceDN w:val="0"/>
        <w:adjustRightInd w:val="0"/>
        <w:spacing w:after="0" w:line="240" w:lineRule="auto"/>
        <w:rPr>
          <w:ins w:id="10161" w:author="Airat Shigapov" w:date="2021-10-27T23:05:00Z"/>
          <w:rFonts w:ascii="Times New Roman" w:hAnsi="Times New Roman" w:cs="Times New Roman"/>
          <w:sz w:val="20"/>
          <w:szCs w:val="20"/>
          <w:lang w:val="en-US"/>
          <w:rPrChange w:id="10162" w:author="Airat Shigapov" w:date="2021-10-27T23:08:00Z">
            <w:rPr>
              <w:ins w:id="10163" w:author="Airat Shigapov" w:date="2021-10-27T23:05:00Z"/>
              <w:rFonts w:ascii="Consolas" w:hAnsi="Consolas" w:cs="Consolas"/>
              <w:color w:val="000000"/>
              <w:sz w:val="19"/>
              <w:szCs w:val="19"/>
            </w:rPr>
          </w:rPrChange>
        </w:rPr>
      </w:pPr>
      <w:ins w:id="10164" w:author="Airat Shigapov" w:date="2021-10-27T23:05:00Z">
        <w:r w:rsidRPr="008C09BE">
          <w:rPr>
            <w:rFonts w:ascii="Times New Roman" w:hAnsi="Times New Roman" w:cs="Times New Roman"/>
            <w:sz w:val="20"/>
            <w:szCs w:val="20"/>
            <w:lang w:val="en-US"/>
            <w:rPrChange w:id="10165" w:author="Airat Shigapov" w:date="2021-10-27T23:08:00Z">
              <w:rPr>
                <w:rFonts w:ascii="Consolas" w:hAnsi="Consolas" w:cs="Consolas"/>
                <w:color w:val="000000"/>
                <w:sz w:val="19"/>
                <w:szCs w:val="19"/>
              </w:rPr>
            </w:rPrChange>
          </w:rPr>
          <w:t xml:space="preserve">                    {</w:t>
        </w:r>
      </w:ins>
    </w:p>
    <w:p w14:paraId="6482DB72" w14:textId="77777777" w:rsidR="00D002A1" w:rsidRPr="008C09BE" w:rsidRDefault="00D002A1" w:rsidP="00D002A1">
      <w:pPr>
        <w:autoSpaceDE w:val="0"/>
        <w:autoSpaceDN w:val="0"/>
        <w:adjustRightInd w:val="0"/>
        <w:spacing w:after="0" w:line="240" w:lineRule="auto"/>
        <w:rPr>
          <w:ins w:id="10166" w:author="Airat Shigapov" w:date="2021-10-27T23:05:00Z"/>
          <w:rFonts w:ascii="Times New Roman" w:hAnsi="Times New Roman" w:cs="Times New Roman"/>
          <w:sz w:val="20"/>
          <w:szCs w:val="20"/>
          <w:lang w:val="en-US"/>
          <w:rPrChange w:id="10167" w:author="Airat Shigapov" w:date="2021-10-27T23:08:00Z">
            <w:rPr>
              <w:ins w:id="10168" w:author="Airat Shigapov" w:date="2021-10-27T23:05:00Z"/>
              <w:rFonts w:ascii="Consolas" w:hAnsi="Consolas" w:cs="Consolas"/>
              <w:color w:val="000000"/>
              <w:sz w:val="19"/>
              <w:szCs w:val="19"/>
            </w:rPr>
          </w:rPrChange>
        </w:rPr>
      </w:pPr>
      <w:ins w:id="10169" w:author="Airat Shigapov" w:date="2021-10-27T23:05:00Z">
        <w:r w:rsidRPr="008C09BE">
          <w:rPr>
            <w:rFonts w:ascii="Times New Roman" w:hAnsi="Times New Roman" w:cs="Times New Roman"/>
            <w:sz w:val="20"/>
            <w:szCs w:val="20"/>
            <w:lang w:val="en-US"/>
            <w:rPrChange w:id="10170" w:author="Airat Shigapov" w:date="2021-10-27T23:08:00Z">
              <w:rPr>
                <w:rFonts w:ascii="Consolas" w:hAnsi="Consolas" w:cs="Consolas"/>
                <w:color w:val="000000"/>
                <w:sz w:val="19"/>
                <w:szCs w:val="19"/>
              </w:rPr>
            </w:rPrChange>
          </w:rPr>
          <w:t xml:space="preserve">                        </w:t>
        </w:r>
        <w:proofErr w:type="spellStart"/>
        <w:r w:rsidRPr="008C09BE">
          <w:rPr>
            <w:rFonts w:ascii="Times New Roman" w:hAnsi="Times New Roman" w:cs="Times New Roman"/>
            <w:sz w:val="20"/>
            <w:szCs w:val="20"/>
            <w:lang w:val="en-US"/>
            <w:rPrChange w:id="10171" w:author="Airat Shigapov" w:date="2021-10-27T23:08:00Z">
              <w:rPr>
                <w:rFonts w:ascii="Consolas" w:hAnsi="Consolas" w:cs="Consolas"/>
                <w:color w:val="000000"/>
                <w:sz w:val="19"/>
                <w:szCs w:val="19"/>
              </w:rPr>
            </w:rPrChange>
          </w:rPr>
          <w:t>emailWar.Visibility</w:t>
        </w:r>
        <w:proofErr w:type="spellEnd"/>
        <w:r w:rsidRPr="008C09BE">
          <w:rPr>
            <w:rFonts w:ascii="Times New Roman" w:hAnsi="Times New Roman" w:cs="Times New Roman"/>
            <w:sz w:val="20"/>
            <w:szCs w:val="20"/>
            <w:lang w:val="en-US"/>
            <w:rPrChange w:id="10172" w:author="Airat Shigapov" w:date="2021-10-27T23:08:00Z">
              <w:rPr>
                <w:rFonts w:ascii="Consolas" w:hAnsi="Consolas" w:cs="Consolas"/>
                <w:color w:val="000000"/>
                <w:sz w:val="19"/>
                <w:szCs w:val="19"/>
              </w:rPr>
            </w:rPrChange>
          </w:rPr>
          <w:t xml:space="preserve"> = </w:t>
        </w:r>
        <w:proofErr w:type="spellStart"/>
        <w:r w:rsidRPr="008C09BE">
          <w:rPr>
            <w:rFonts w:ascii="Times New Roman" w:hAnsi="Times New Roman" w:cs="Times New Roman"/>
            <w:sz w:val="20"/>
            <w:szCs w:val="20"/>
            <w:lang w:val="en-US"/>
            <w:rPrChange w:id="10173" w:author="Airat Shigapov" w:date="2021-10-27T23:08:00Z">
              <w:rPr>
                <w:rFonts w:ascii="Consolas" w:hAnsi="Consolas" w:cs="Consolas"/>
                <w:color w:val="000000"/>
                <w:sz w:val="19"/>
                <w:szCs w:val="19"/>
              </w:rPr>
            </w:rPrChange>
          </w:rPr>
          <w:t>Visibility.Visible</w:t>
        </w:r>
        <w:proofErr w:type="spellEnd"/>
        <w:r w:rsidRPr="008C09BE">
          <w:rPr>
            <w:rFonts w:ascii="Times New Roman" w:hAnsi="Times New Roman" w:cs="Times New Roman"/>
            <w:sz w:val="20"/>
            <w:szCs w:val="20"/>
            <w:lang w:val="en-US"/>
            <w:rPrChange w:id="10174" w:author="Airat Shigapov" w:date="2021-10-27T23:08:00Z">
              <w:rPr>
                <w:rFonts w:ascii="Consolas" w:hAnsi="Consolas" w:cs="Consolas"/>
                <w:color w:val="000000"/>
                <w:sz w:val="19"/>
                <w:szCs w:val="19"/>
              </w:rPr>
            </w:rPrChange>
          </w:rPr>
          <w:t>;</w:t>
        </w:r>
      </w:ins>
    </w:p>
    <w:p w14:paraId="0B298BAB" w14:textId="77777777" w:rsidR="00D002A1" w:rsidRPr="008C09BE" w:rsidRDefault="00D002A1" w:rsidP="00D002A1">
      <w:pPr>
        <w:autoSpaceDE w:val="0"/>
        <w:autoSpaceDN w:val="0"/>
        <w:adjustRightInd w:val="0"/>
        <w:spacing w:after="0" w:line="240" w:lineRule="auto"/>
        <w:rPr>
          <w:ins w:id="10175" w:author="Airat Shigapov" w:date="2021-10-27T23:05:00Z"/>
          <w:rFonts w:ascii="Times New Roman" w:hAnsi="Times New Roman" w:cs="Times New Roman"/>
          <w:sz w:val="20"/>
          <w:szCs w:val="20"/>
          <w:lang w:val="en-US"/>
          <w:rPrChange w:id="10176" w:author="Airat Shigapov" w:date="2021-10-27T23:08:00Z">
            <w:rPr>
              <w:ins w:id="10177" w:author="Airat Shigapov" w:date="2021-10-27T23:05:00Z"/>
              <w:rFonts w:ascii="Consolas" w:hAnsi="Consolas" w:cs="Consolas"/>
              <w:color w:val="000000"/>
              <w:sz w:val="19"/>
              <w:szCs w:val="19"/>
            </w:rPr>
          </w:rPrChange>
        </w:rPr>
      </w:pPr>
      <w:ins w:id="10178" w:author="Airat Shigapov" w:date="2021-10-27T23:05:00Z">
        <w:r w:rsidRPr="008C09BE">
          <w:rPr>
            <w:rFonts w:ascii="Times New Roman" w:hAnsi="Times New Roman" w:cs="Times New Roman"/>
            <w:sz w:val="20"/>
            <w:szCs w:val="20"/>
            <w:lang w:val="en-US"/>
            <w:rPrChange w:id="10179" w:author="Airat Shigapov" w:date="2021-10-27T23:08:00Z">
              <w:rPr>
                <w:rFonts w:ascii="Consolas" w:hAnsi="Consolas" w:cs="Consolas"/>
                <w:color w:val="000000"/>
                <w:sz w:val="19"/>
                <w:szCs w:val="19"/>
              </w:rPr>
            </w:rPrChange>
          </w:rPr>
          <w:t xml:space="preserve">                        </w:t>
        </w:r>
        <w:proofErr w:type="spellStart"/>
        <w:r w:rsidRPr="008C09BE">
          <w:rPr>
            <w:rFonts w:ascii="Times New Roman" w:hAnsi="Times New Roman" w:cs="Times New Roman"/>
            <w:sz w:val="20"/>
            <w:szCs w:val="20"/>
            <w:lang w:val="en-US"/>
            <w:rPrChange w:id="10180" w:author="Airat Shigapov" w:date="2021-10-27T23:08:00Z">
              <w:rPr>
                <w:rFonts w:ascii="Consolas" w:hAnsi="Consolas" w:cs="Consolas"/>
                <w:color w:val="000000"/>
                <w:sz w:val="19"/>
                <w:szCs w:val="19"/>
              </w:rPr>
            </w:rPrChange>
          </w:rPr>
          <w:t>emailName.BorderBrush</w:t>
        </w:r>
        <w:proofErr w:type="spellEnd"/>
        <w:r w:rsidRPr="008C09BE">
          <w:rPr>
            <w:rFonts w:ascii="Times New Roman" w:hAnsi="Times New Roman" w:cs="Times New Roman"/>
            <w:sz w:val="20"/>
            <w:szCs w:val="20"/>
            <w:lang w:val="en-US"/>
            <w:rPrChange w:id="10181" w:author="Airat Shigapov" w:date="2021-10-27T23:08:00Z">
              <w:rPr>
                <w:rFonts w:ascii="Consolas" w:hAnsi="Consolas" w:cs="Consolas"/>
                <w:color w:val="000000"/>
                <w:sz w:val="19"/>
                <w:szCs w:val="19"/>
              </w:rPr>
            </w:rPrChange>
          </w:rPr>
          <w:t xml:space="preserve"> = </w:t>
        </w:r>
        <w:proofErr w:type="spellStart"/>
        <w:r w:rsidRPr="008C09BE">
          <w:rPr>
            <w:rFonts w:ascii="Times New Roman" w:hAnsi="Times New Roman" w:cs="Times New Roman"/>
            <w:sz w:val="20"/>
            <w:szCs w:val="20"/>
            <w:lang w:val="en-US"/>
            <w:rPrChange w:id="10182" w:author="Airat Shigapov" w:date="2021-10-27T23:08:00Z">
              <w:rPr>
                <w:rFonts w:ascii="Consolas" w:hAnsi="Consolas" w:cs="Consolas"/>
                <w:color w:val="000000"/>
                <w:sz w:val="19"/>
                <w:szCs w:val="19"/>
              </w:rPr>
            </w:rPrChange>
          </w:rPr>
          <w:t>Brushes.Red</w:t>
        </w:r>
        <w:proofErr w:type="spellEnd"/>
        <w:r w:rsidRPr="008C09BE">
          <w:rPr>
            <w:rFonts w:ascii="Times New Roman" w:hAnsi="Times New Roman" w:cs="Times New Roman"/>
            <w:sz w:val="20"/>
            <w:szCs w:val="20"/>
            <w:lang w:val="en-US"/>
            <w:rPrChange w:id="10183" w:author="Airat Shigapov" w:date="2021-10-27T23:08:00Z">
              <w:rPr>
                <w:rFonts w:ascii="Consolas" w:hAnsi="Consolas" w:cs="Consolas"/>
                <w:color w:val="000000"/>
                <w:sz w:val="19"/>
                <w:szCs w:val="19"/>
              </w:rPr>
            </w:rPrChange>
          </w:rPr>
          <w:t>;</w:t>
        </w:r>
      </w:ins>
    </w:p>
    <w:p w14:paraId="53DFDE23" w14:textId="77777777" w:rsidR="00D002A1" w:rsidRPr="008C09BE" w:rsidRDefault="00D002A1" w:rsidP="00D002A1">
      <w:pPr>
        <w:autoSpaceDE w:val="0"/>
        <w:autoSpaceDN w:val="0"/>
        <w:adjustRightInd w:val="0"/>
        <w:spacing w:after="0" w:line="240" w:lineRule="auto"/>
        <w:rPr>
          <w:ins w:id="10184" w:author="Airat Shigapov" w:date="2021-10-27T23:05:00Z"/>
          <w:rFonts w:ascii="Times New Roman" w:hAnsi="Times New Roman" w:cs="Times New Roman"/>
          <w:sz w:val="20"/>
          <w:szCs w:val="20"/>
          <w:lang w:val="en-US"/>
          <w:rPrChange w:id="10185" w:author="Airat Shigapov" w:date="2021-10-27T23:08:00Z">
            <w:rPr>
              <w:ins w:id="10186" w:author="Airat Shigapov" w:date="2021-10-27T23:05:00Z"/>
              <w:rFonts w:ascii="Consolas" w:hAnsi="Consolas" w:cs="Consolas"/>
              <w:color w:val="000000"/>
              <w:sz w:val="19"/>
              <w:szCs w:val="19"/>
            </w:rPr>
          </w:rPrChange>
        </w:rPr>
      </w:pPr>
      <w:ins w:id="10187" w:author="Airat Shigapov" w:date="2021-10-27T23:05:00Z">
        <w:r w:rsidRPr="008C09BE">
          <w:rPr>
            <w:rFonts w:ascii="Times New Roman" w:hAnsi="Times New Roman" w:cs="Times New Roman"/>
            <w:sz w:val="20"/>
            <w:szCs w:val="20"/>
            <w:lang w:val="en-US"/>
            <w:rPrChange w:id="10188" w:author="Airat Shigapov" w:date="2021-10-27T23:08:00Z">
              <w:rPr>
                <w:rFonts w:ascii="Consolas" w:hAnsi="Consolas" w:cs="Consolas"/>
                <w:color w:val="000000"/>
                <w:sz w:val="19"/>
                <w:szCs w:val="19"/>
              </w:rPr>
            </w:rPrChange>
          </w:rPr>
          <w:t xml:space="preserve">                    }</w:t>
        </w:r>
      </w:ins>
    </w:p>
    <w:p w14:paraId="4E59B556" w14:textId="77777777" w:rsidR="00D002A1" w:rsidRPr="008C09BE" w:rsidRDefault="00D002A1" w:rsidP="00D002A1">
      <w:pPr>
        <w:autoSpaceDE w:val="0"/>
        <w:autoSpaceDN w:val="0"/>
        <w:adjustRightInd w:val="0"/>
        <w:spacing w:after="0" w:line="240" w:lineRule="auto"/>
        <w:rPr>
          <w:ins w:id="10189" w:author="Airat Shigapov" w:date="2021-10-27T23:05:00Z"/>
          <w:rFonts w:ascii="Times New Roman" w:hAnsi="Times New Roman" w:cs="Times New Roman"/>
          <w:sz w:val="20"/>
          <w:szCs w:val="20"/>
          <w:lang w:val="en-US"/>
          <w:rPrChange w:id="10190" w:author="Airat Shigapov" w:date="2021-10-27T23:08:00Z">
            <w:rPr>
              <w:ins w:id="10191" w:author="Airat Shigapov" w:date="2021-10-27T23:05:00Z"/>
              <w:rFonts w:ascii="Consolas" w:hAnsi="Consolas" w:cs="Consolas"/>
              <w:color w:val="000000"/>
              <w:sz w:val="19"/>
              <w:szCs w:val="19"/>
            </w:rPr>
          </w:rPrChange>
        </w:rPr>
      </w:pPr>
      <w:ins w:id="10192" w:author="Airat Shigapov" w:date="2021-10-27T23:05:00Z">
        <w:r w:rsidRPr="008C09BE">
          <w:rPr>
            <w:rFonts w:ascii="Times New Roman" w:hAnsi="Times New Roman" w:cs="Times New Roman"/>
            <w:sz w:val="20"/>
            <w:szCs w:val="20"/>
            <w:lang w:val="en-US"/>
            <w:rPrChange w:id="10193" w:author="Airat Shigapov" w:date="2021-10-27T23:08:00Z">
              <w:rPr>
                <w:rFonts w:ascii="Consolas" w:hAnsi="Consolas" w:cs="Consolas"/>
                <w:color w:val="000000"/>
                <w:sz w:val="19"/>
                <w:szCs w:val="19"/>
              </w:rPr>
            </w:rPrChange>
          </w:rPr>
          <w:t xml:space="preserve">                }</w:t>
        </w:r>
      </w:ins>
    </w:p>
    <w:p w14:paraId="628E8F2A" w14:textId="77777777" w:rsidR="00D002A1" w:rsidRPr="008C09BE" w:rsidRDefault="00D002A1" w:rsidP="00D002A1">
      <w:pPr>
        <w:autoSpaceDE w:val="0"/>
        <w:autoSpaceDN w:val="0"/>
        <w:adjustRightInd w:val="0"/>
        <w:spacing w:after="0" w:line="240" w:lineRule="auto"/>
        <w:rPr>
          <w:ins w:id="10194" w:author="Airat Shigapov" w:date="2021-10-27T23:05:00Z"/>
          <w:rFonts w:ascii="Times New Roman" w:hAnsi="Times New Roman" w:cs="Times New Roman"/>
          <w:sz w:val="20"/>
          <w:szCs w:val="20"/>
          <w:lang w:val="en-US"/>
          <w:rPrChange w:id="10195" w:author="Airat Shigapov" w:date="2021-10-27T23:08:00Z">
            <w:rPr>
              <w:ins w:id="10196" w:author="Airat Shigapov" w:date="2021-10-27T23:05:00Z"/>
              <w:rFonts w:ascii="Consolas" w:hAnsi="Consolas" w:cs="Consolas"/>
              <w:color w:val="000000"/>
              <w:sz w:val="19"/>
              <w:szCs w:val="19"/>
            </w:rPr>
          </w:rPrChange>
        </w:rPr>
      </w:pPr>
      <w:ins w:id="10197" w:author="Airat Shigapov" w:date="2021-10-27T23:05:00Z">
        <w:r w:rsidRPr="008C09BE">
          <w:rPr>
            <w:rFonts w:ascii="Times New Roman" w:hAnsi="Times New Roman" w:cs="Times New Roman"/>
            <w:sz w:val="20"/>
            <w:szCs w:val="20"/>
            <w:lang w:val="en-US"/>
            <w:rPrChange w:id="10198"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10199" w:author="Airat Shigapov" w:date="2021-10-27T23:08:00Z">
              <w:rPr>
                <w:rFonts w:ascii="Consolas" w:hAnsi="Consolas" w:cs="Consolas"/>
                <w:color w:val="0000FF"/>
                <w:sz w:val="19"/>
                <w:szCs w:val="19"/>
              </w:rPr>
            </w:rPrChange>
          </w:rPr>
          <w:t>else</w:t>
        </w:r>
      </w:ins>
    </w:p>
    <w:p w14:paraId="12171FD1" w14:textId="77777777" w:rsidR="00D002A1" w:rsidRPr="008C09BE" w:rsidRDefault="00D002A1" w:rsidP="00D002A1">
      <w:pPr>
        <w:autoSpaceDE w:val="0"/>
        <w:autoSpaceDN w:val="0"/>
        <w:adjustRightInd w:val="0"/>
        <w:spacing w:after="0" w:line="240" w:lineRule="auto"/>
        <w:rPr>
          <w:ins w:id="10200" w:author="Airat Shigapov" w:date="2021-10-27T23:05:00Z"/>
          <w:rFonts w:ascii="Times New Roman" w:hAnsi="Times New Roman" w:cs="Times New Roman"/>
          <w:sz w:val="20"/>
          <w:szCs w:val="20"/>
          <w:lang w:val="en-US"/>
          <w:rPrChange w:id="10201" w:author="Airat Shigapov" w:date="2021-10-27T23:08:00Z">
            <w:rPr>
              <w:ins w:id="10202" w:author="Airat Shigapov" w:date="2021-10-27T23:05:00Z"/>
              <w:rFonts w:ascii="Consolas" w:hAnsi="Consolas" w:cs="Consolas"/>
              <w:color w:val="000000"/>
              <w:sz w:val="19"/>
              <w:szCs w:val="19"/>
            </w:rPr>
          </w:rPrChange>
        </w:rPr>
      </w:pPr>
      <w:ins w:id="10203" w:author="Airat Shigapov" w:date="2021-10-27T23:05:00Z">
        <w:r w:rsidRPr="008C09BE">
          <w:rPr>
            <w:rFonts w:ascii="Times New Roman" w:hAnsi="Times New Roman" w:cs="Times New Roman"/>
            <w:sz w:val="20"/>
            <w:szCs w:val="20"/>
            <w:lang w:val="en-US"/>
            <w:rPrChange w:id="10204" w:author="Airat Shigapov" w:date="2021-10-27T23:08:00Z">
              <w:rPr>
                <w:rFonts w:ascii="Consolas" w:hAnsi="Consolas" w:cs="Consolas"/>
                <w:color w:val="000000"/>
                <w:sz w:val="19"/>
                <w:szCs w:val="19"/>
              </w:rPr>
            </w:rPrChange>
          </w:rPr>
          <w:t xml:space="preserve">                {</w:t>
        </w:r>
      </w:ins>
    </w:p>
    <w:p w14:paraId="1C2C5B70" w14:textId="77777777" w:rsidR="00D002A1" w:rsidRPr="008C09BE" w:rsidRDefault="00D002A1" w:rsidP="00D002A1">
      <w:pPr>
        <w:autoSpaceDE w:val="0"/>
        <w:autoSpaceDN w:val="0"/>
        <w:adjustRightInd w:val="0"/>
        <w:spacing w:after="0" w:line="240" w:lineRule="auto"/>
        <w:rPr>
          <w:ins w:id="10205" w:author="Airat Shigapov" w:date="2021-10-27T23:05:00Z"/>
          <w:rFonts w:ascii="Times New Roman" w:hAnsi="Times New Roman" w:cs="Times New Roman"/>
          <w:sz w:val="20"/>
          <w:szCs w:val="20"/>
          <w:lang w:val="en-US"/>
          <w:rPrChange w:id="10206" w:author="Airat Shigapov" w:date="2021-10-27T23:08:00Z">
            <w:rPr>
              <w:ins w:id="10207" w:author="Airat Shigapov" w:date="2021-10-27T23:05:00Z"/>
              <w:rFonts w:ascii="Consolas" w:hAnsi="Consolas" w:cs="Consolas"/>
              <w:color w:val="000000"/>
              <w:sz w:val="19"/>
              <w:szCs w:val="19"/>
            </w:rPr>
          </w:rPrChange>
        </w:rPr>
      </w:pPr>
      <w:ins w:id="10208" w:author="Airat Shigapov" w:date="2021-10-27T23:05:00Z">
        <w:r w:rsidRPr="008C09BE">
          <w:rPr>
            <w:rFonts w:ascii="Times New Roman" w:hAnsi="Times New Roman" w:cs="Times New Roman"/>
            <w:sz w:val="20"/>
            <w:szCs w:val="20"/>
            <w:lang w:val="en-US"/>
            <w:rPrChange w:id="10209" w:author="Airat Shigapov" w:date="2021-10-27T23:08:00Z">
              <w:rPr>
                <w:rFonts w:ascii="Consolas" w:hAnsi="Consolas" w:cs="Consolas"/>
                <w:color w:val="000000"/>
                <w:sz w:val="19"/>
                <w:szCs w:val="19"/>
              </w:rPr>
            </w:rPrChange>
          </w:rPr>
          <w:t xml:space="preserve">                    </w:t>
        </w:r>
        <w:proofErr w:type="spellStart"/>
        <w:r w:rsidRPr="008C09BE">
          <w:rPr>
            <w:rFonts w:ascii="Times New Roman" w:hAnsi="Times New Roman" w:cs="Times New Roman"/>
            <w:sz w:val="20"/>
            <w:szCs w:val="20"/>
            <w:lang w:val="en-US"/>
            <w:rPrChange w:id="10210" w:author="Airat Shigapov" w:date="2021-10-27T23:08:00Z">
              <w:rPr>
                <w:rFonts w:ascii="Consolas" w:hAnsi="Consolas" w:cs="Consolas"/>
                <w:color w:val="000000"/>
                <w:sz w:val="19"/>
                <w:szCs w:val="19"/>
              </w:rPr>
            </w:rPrChange>
          </w:rPr>
          <w:t>fieladNullWar.Visibility</w:t>
        </w:r>
        <w:proofErr w:type="spellEnd"/>
        <w:r w:rsidRPr="008C09BE">
          <w:rPr>
            <w:rFonts w:ascii="Times New Roman" w:hAnsi="Times New Roman" w:cs="Times New Roman"/>
            <w:sz w:val="20"/>
            <w:szCs w:val="20"/>
            <w:lang w:val="en-US"/>
            <w:rPrChange w:id="10211" w:author="Airat Shigapov" w:date="2021-10-27T23:08:00Z">
              <w:rPr>
                <w:rFonts w:ascii="Consolas" w:hAnsi="Consolas" w:cs="Consolas"/>
                <w:color w:val="000000"/>
                <w:sz w:val="19"/>
                <w:szCs w:val="19"/>
              </w:rPr>
            </w:rPrChange>
          </w:rPr>
          <w:t xml:space="preserve"> = </w:t>
        </w:r>
        <w:proofErr w:type="spellStart"/>
        <w:r w:rsidRPr="008C09BE">
          <w:rPr>
            <w:rFonts w:ascii="Times New Roman" w:hAnsi="Times New Roman" w:cs="Times New Roman"/>
            <w:sz w:val="20"/>
            <w:szCs w:val="20"/>
            <w:lang w:val="en-US"/>
            <w:rPrChange w:id="10212" w:author="Airat Shigapov" w:date="2021-10-27T23:08:00Z">
              <w:rPr>
                <w:rFonts w:ascii="Consolas" w:hAnsi="Consolas" w:cs="Consolas"/>
                <w:color w:val="000000"/>
                <w:sz w:val="19"/>
                <w:szCs w:val="19"/>
              </w:rPr>
            </w:rPrChange>
          </w:rPr>
          <w:t>Visibility.Visible</w:t>
        </w:r>
        <w:proofErr w:type="spellEnd"/>
        <w:r w:rsidRPr="008C09BE">
          <w:rPr>
            <w:rFonts w:ascii="Times New Roman" w:hAnsi="Times New Roman" w:cs="Times New Roman"/>
            <w:sz w:val="20"/>
            <w:szCs w:val="20"/>
            <w:lang w:val="en-US"/>
            <w:rPrChange w:id="10213" w:author="Airat Shigapov" w:date="2021-10-27T23:08:00Z">
              <w:rPr>
                <w:rFonts w:ascii="Consolas" w:hAnsi="Consolas" w:cs="Consolas"/>
                <w:color w:val="000000"/>
                <w:sz w:val="19"/>
                <w:szCs w:val="19"/>
              </w:rPr>
            </w:rPrChange>
          </w:rPr>
          <w:t>;</w:t>
        </w:r>
      </w:ins>
    </w:p>
    <w:p w14:paraId="6CBC883D" w14:textId="77777777" w:rsidR="00D002A1" w:rsidRPr="008C09BE" w:rsidRDefault="00D002A1" w:rsidP="00D002A1">
      <w:pPr>
        <w:autoSpaceDE w:val="0"/>
        <w:autoSpaceDN w:val="0"/>
        <w:adjustRightInd w:val="0"/>
        <w:spacing w:after="0" w:line="240" w:lineRule="auto"/>
        <w:rPr>
          <w:ins w:id="10214" w:author="Airat Shigapov" w:date="2021-10-27T23:05:00Z"/>
          <w:rFonts w:ascii="Times New Roman" w:hAnsi="Times New Roman" w:cs="Times New Roman"/>
          <w:sz w:val="20"/>
          <w:szCs w:val="20"/>
          <w:lang w:val="en-US"/>
          <w:rPrChange w:id="10215" w:author="Airat Shigapov" w:date="2021-10-27T23:08:00Z">
            <w:rPr>
              <w:ins w:id="10216" w:author="Airat Shigapov" w:date="2021-10-27T23:05:00Z"/>
              <w:rFonts w:ascii="Consolas" w:hAnsi="Consolas" w:cs="Consolas"/>
              <w:color w:val="000000"/>
              <w:sz w:val="19"/>
              <w:szCs w:val="19"/>
            </w:rPr>
          </w:rPrChange>
        </w:rPr>
      </w:pPr>
      <w:ins w:id="10217" w:author="Airat Shigapov" w:date="2021-10-27T23:05:00Z">
        <w:r w:rsidRPr="008C09BE">
          <w:rPr>
            <w:rFonts w:ascii="Times New Roman" w:hAnsi="Times New Roman" w:cs="Times New Roman"/>
            <w:sz w:val="20"/>
            <w:szCs w:val="20"/>
            <w:lang w:val="en-US"/>
            <w:rPrChange w:id="10218" w:author="Airat Shigapov" w:date="2021-10-27T23:08:00Z">
              <w:rPr>
                <w:rFonts w:ascii="Consolas" w:hAnsi="Consolas" w:cs="Consolas"/>
                <w:color w:val="000000"/>
                <w:sz w:val="19"/>
                <w:szCs w:val="19"/>
              </w:rPr>
            </w:rPrChange>
          </w:rPr>
          <w:t xml:space="preserve">                    </w:t>
        </w:r>
        <w:proofErr w:type="spellStart"/>
        <w:r w:rsidRPr="008C09BE">
          <w:rPr>
            <w:rFonts w:ascii="Times New Roman" w:hAnsi="Times New Roman" w:cs="Times New Roman"/>
            <w:sz w:val="20"/>
            <w:szCs w:val="20"/>
            <w:lang w:val="en-US"/>
            <w:rPrChange w:id="10219" w:author="Airat Shigapov" w:date="2021-10-27T23:08:00Z">
              <w:rPr>
                <w:rFonts w:ascii="Consolas" w:hAnsi="Consolas" w:cs="Consolas"/>
                <w:color w:val="000000"/>
                <w:sz w:val="19"/>
                <w:szCs w:val="19"/>
              </w:rPr>
            </w:rPrChange>
          </w:rPr>
          <w:t>passBorder.BorderBrush</w:t>
        </w:r>
        <w:proofErr w:type="spellEnd"/>
        <w:r w:rsidRPr="008C09BE">
          <w:rPr>
            <w:rFonts w:ascii="Times New Roman" w:hAnsi="Times New Roman" w:cs="Times New Roman"/>
            <w:sz w:val="20"/>
            <w:szCs w:val="20"/>
            <w:lang w:val="en-US"/>
            <w:rPrChange w:id="10220" w:author="Airat Shigapov" w:date="2021-10-27T23:08:00Z">
              <w:rPr>
                <w:rFonts w:ascii="Consolas" w:hAnsi="Consolas" w:cs="Consolas"/>
                <w:color w:val="000000"/>
                <w:sz w:val="19"/>
                <w:szCs w:val="19"/>
              </w:rPr>
            </w:rPrChange>
          </w:rPr>
          <w:t xml:space="preserve"> = </w:t>
        </w:r>
        <w:proofErr w:type="spellStart"/>
        <w:r w:rsidRPr="008C09BE">
          <w:rPr>
            <w:rFonts w:ascii="Times New Roman" w:hAnsi="Times New Roman" w:cs="Times New Roman"/>
            <w:sz w:val="20"/>
            <w:szCs w:val="20"/>
            <w:lang w:val="en-US"/>
            <w:rPrChange w:id="10221" w:author="Airat Shigapov" w:date="2021-10-27T23:08:00Z">
              <w:rPr>
                <w:rFonts w:ascii="Consolas" w:hAnsi="Consolas" w:cs="Consolas"/>
                <w:color w:val="000000"/>
                <w:sz w:val="19"/>
                <w:szCs w:val="19"/>
              </w:rPr>
            </w:rPrChange>
          </w:rPr>
          <w:t>Brushes.Red</w:t>
        </w:r>
        <w:proofErr w:type="spellEnd"/>
        <w:r w:rsidRPr="008C09BE">
          <w:rPr>
            <w:rFonts w:ascii="Times New Roman" w:hAnsi="Times New Roman" w:cs="Times New Roman"/>
            <w:sz w:val="20"/>
            <w:szCs w:val="20"/>
            <w:lang w:val="en-US"/>
            <w:rPrChange w:id="10222" w:author="Airat Shigapov" w:date="2021-10-27T23:08:00Z">
              <w:rPr>
                <w:rFonts w:ascii="Consolas" w:hAnsi="Consolas" w:cs="Consolas"/>
                <w:color w:val="000000"/>
                <w:sz w:val="19"/>
                <w:szCs w:val="19"/>
              </w:rPr>
            </w:rPrChange>
          </w:rPr>
          <w:t>;</w:t>
        </w:r>
      </w:ins>
    </w:p>
    <w:p w14:paraId="17C380FA" w14:textId="77777777" w:rsidR="00D002A1" w:rsidRPr="008C09BE" w:rsidRDefault="00D002A1" w:rsidP="00D002A1">
      <w:pPr>
        <w:autoSpaceDE w:val="0"/>
        <w:autoSpaceDN w:val="0"/>
        <w:adjustRightInd w:val="0"/>
        <w:spacing w:after="0" w:line="240" w:lineRule="auto"/>
        <w:rPr>
          <w:ins w:id="10223" w:author="Airat Shigapov" w:date="2021-10-27T23:05:00Z"/>
          <w:rFonts w:ascii="Times New Roman" w:hAnsi="Times New Roman" w:cs="Times New Roman"/>
          <w:sz w:val="20"/>
          <w:szCs w:val="20"/>
          <w:lang w:val="en-US"/>
          <w:rPrChange w:id="10224" w:author="Airat Shigapov" w:date="2021-10-27T23:08:00Z">
            <w:rPr>
              <w:ins w:id="10225" w:author="Airat Shigapov" w:date="2021-10-27T23:05:00Z"/>
              <w:rFonts w:ascii="Consolas" w:hAnsi="Consolas" w:cs="Consolas"/>
              <w:color w:val="000000"/>
              <w:sz w:val="19"/>
              <w:szCs w:val="19"/>
            </w:rPr>
          </w:rPrChange>
        </w:rPr>
      </w:pPr>
      <w:ins w:id="10226" w:author="Airat Shigapov" w:date="2021-10-27T23:05:00Z">
        <w:r w:rsidRPr="008C09BE">
          <w:rPr>
            <w:rFonts w:ascii="Times New Roman" w:hAnsi="Times New Roman" w:cs="Times New Roman"/>
            <w:sz w:val="20"/>
            <w:szCs w:val="20"/>
            <w:lang w:val="en-US"/>
            <w:rPrChange w:id="10227" w:author="Airat Shigapov" w:date="2021-10-27T23:08:00Z">
              <w:rPr>
                <w:rFonts w:ascii="Consolas" w:hAnsi="Consolas" w:cs="Consolas"/>
                <w:color w:val="000000"/>
                <w:sz w:val="19"/>
                <w:szCs w:val="19"/>
              </w:rPr>
            </w:rPrChange>
          </w:rPr>
          <w:t xml:space="preserve">                }</w:t>
        </w:r>
      </w:ins>
    </w:p>
    <w:p w14:paraId="4237B131" w14:textId="77777777" w:rsidR="00D002A1" w:rsidRPr="008C09BE" w:rsidRDefault="00D002A1" w:rsidP="00D002A1">
      <w:pPr>
        <w:autoSpaceDE w:val="0"/>
        <w:autoSpaceDN w:val="0"/>
        <w:adjustRightInd w:val="0"/>
        <w:spacing w:after="0" w:line="240" w:lineRule="auto"/>
        <w:rPr>
          <w:ins w:id="10228" w:author="Airat Shigapov" w:date="2021-10-27T23:05:00Z"/>
          <w:rFonts w:ascii="Times New Roman" w:hAnsi="Times New Roman" w:cs="Times New Roman"/>
          <w:sz w:val="20"/>
          <w:szCs w:val="20"/>
          <w:lang w:val="en-US"/>
          <w:rPrChange w:id="10229" w:author="Airat Shigapov" w:date="2021-10-27T23:08:00Z">
            <w:rPr>
              <w:ins w:id="10230" w:author="Airat Shigapov" w:date="2021-10-27T23:05:00Z"/>
              <w:rFonts w:ascii="Consolas" w:hAnsi="Consolas" w:cs="Consolas"/>
              <w:color w:val="000000"/>
              <w:sz w:val="19"/>
              <w:szCs w:val="19"/>
            </w:rPr>
          </w:rPrChange>
        </w:rPr>
      </w:pPr>
      <w:ins w:id="10231" w:author="Airat Shigapov" w:date="2021-10-27T23:05:00Z">
        <w:r w:rsidRPr="008C09BE">
          <w:rPr>
            <w:rFonts w:ascii="Times New Roman" w:hAnsi="Times New Roman" w:cs="Times New Roman"/>
            <w:sz w:val="20"/>
            <w:szCs w:val="20"/>
            <w:lang w:val="en-US"/>
            <w:rPrChange w:id="10232" w:author="Airat Shigapov" w:date="2021-10-27T23:08:00Z">
              <w:rPr>
                <w:rFonts w:ascii="Consolas" w:hAnsi="Consolas" w:cs="Consolas"/>
                <w:color w:val="000000"/>
                <w:sz w:val="19"/>
                <w:szCs w:val="19"/>
              </w:rPr>
            </w:rPrChange>
          </w:rPr>
          <w:t xml:space="preserve">            }</w:t>
        </w:r>
      </w:ins>
    </w:p>
    <w:p w14:paraId="6D956B61" w14:textId="77777777" w:rsidR="00D002A1" w:rsidRPr="008C09BE" w:rsidRDefault="00D002A1" w:rsidP="00D002A1">
      <w:pPr>
        <w:autoSpaceDE w:val="0"/>
        <w:autoSpaceDN w:val="0"/>
        <w:adjustRightInd w:val="0"/>
        <w:spacing w:after="0" w:line="240" w:lineRule="auto"/>
        <w:rPr>
          <w:ins w:id="10233" w:author="Airat Shigapov" w:date="2021-10-27T23:05:00Z"/>
          <w:rFonts w:ascii="Times New Roman" w:hAnsi="Times New Roman" w:cs="Times New Roman"/>
          <w:sz w:val="20"/>
          <w:szCs w:val="20"/>
          <w:lang w:val="en-US"/>
          <w:rPrChange w:id="10234" w:author="Airat Shigapov" w:date="2021-10-27T23:08:00Z">
            <w:rPr>
              <w:ins w:id="10235" w:author="Airat Shigapov" w:date="2021-10-27T23:05:00Z"/>
              <w:rFonts w:ascii="Consolas" w:hAnsi="Consolas" w:cs="Consolas"/>
              <w:color w:val="000000"/>
              <w:sz w:val="19"/>
              <w:szCs w:val="19"/>
            </w:rPr>
          </w:rPrChange>
        </w:rPr>
      </w:pPr>
      <w:ins w:id="10236" w:author="Airat Shigapov" w:date="2021-10-27T23:05:00Z">
        <w:r w:rsidRPr="008C09BE">
          <w:rPr>
            <w:rFonts w:ascii="Times New Roman" w:hAnsi="Times New Roman" w:cs="Times New Roman"/>
            <w:sz w:val="20"/>
            <w:szCs w:val="20"/>
            <w:lang w:val="en-US"/>
            <w:rPrChange w:id="10237"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10238" w:author="Airat Shigapov" w:date="2021-10-27T23:08:00Z">
              <w:rPr>
                <w:rFonts w:ascii="Consolas" w:hAnsi="Consolas" w:cs="Consolas"/>
                <w:color w:val="0000FF"/>
                <w:sz w:val="19"/>
                <w:szCs w:val="19"/>
              </w:rPr>
            </w:rPrChange>
          </w:rPr>
          <w:t>else</w:t>
        </w:r>
      </w:ins>
    </w:p>
    <w:p w14:paraId="18456C7D" w14:textId="77777777" w:rsidR="00D002A1" w:rsidRPr="008C09BE" w:rsidRDefault="00D002A1" w:rsidP="00D002A1">
      <w:pPr>
        <w:autoSpaceDE w:val="0"/>
        <w:autoSpaceDN w:val="0"/>
        <w:adjustRightInd w:val="0"/>
        <w:spacing w:after="0" w:line="240" w:lineRule="auto"/>
        <w:rPr>
          <w:ins w:id="10239" w:author="Airat Shigapov" w:date="2021-10-27T23:05:00Z"/>
          <w:rFonts w:ascii="Times New Roman" w:hAnsi="Times New Roman" w:cs="Times New Roman"/>
          <w:sz w:val="20"/>
          <w:szCs w:val="20"/>
          <w:lang w:val="en-US"/>
          <w:rPrChange w:id="10240" w:author="Airat Shigapov" w:date="2021-10-27T23:08:00Z">
            <w:rPr>
              <w:ins w:id="10241" w:author="Airat Shigapov" w:date="2021-10-27T23:05:00Z"/>
              <w:rFonts w:ascii="Consolas" w:hAnsi="Consolas" w:cs="Consolas"/>
              <w:color w:val="000000"/>
              <w:sz w:val="19"/>
              <w:szCs w:val="19"/>
            </w:rPr>
          </w:rPrChange>
        </w:rPr>
      </w:pPr>
      <w:ins w:id="10242" w:author="Airat Shigapov" w:date="2021-10-27T23:05:00Z">
        <w:r w:rsidRPr="008C09BE">
          <w:rPr>
            <w:rFonts w:ascii="Times New Roman" w:hAnsi="Times New Roman" w:cs="Times New Roman"/>
            <w:sz w:val="20"/>
            <w:szCs w:val="20"/>
            <w:lang w:val="en-US"/>
            <w:rPrChange w:id="10243" w:author="Airat Shigapov" w:date="2021-10-27T23:08:00Z">
              <w:rPr>
                <w:rFonts w:ascii="Consolas" w:hAnsi="Consolas" w:cs="Consolas"/>
                <w:color w:val="000000"/>
                <w:sz w:val="19"/>
                <w:szCs w:val="19"/>
              </w:rPr>
            </w:rPrChange>
          </w:rPr>
          <w:t xml:space="preserve">            {</w:t>
        </w:r>
      </w:ins>
    </w:p>
    <w:p w14:paraId="3A5FC1D1" w14:textId="77777777" w:rsidR="00D002A1" w:rsidRPr="008C09BE" w:rsidRDefault="00D002A1" w:rsidP="00D002A1">
      <w:pPr>
        <w:autoSpaceDE w:val="0"/>
        <w:autoSpaceDN w:val="0"/>
        <w:adjustRightInd w:val="0"/>
        <w:spacing w:after="0" w:line="240" w:lineRule="auto"/>
        <w:rPr>
          <w:ins w:id="10244" w:author="Airat Shigapov" w:date="2021-10-27T23:05:00Z"/>
          <w:rFonts w:ascii="Times New Roman" w:hAnsi="Times New Roman" w:cs="Times New Roman"/>
          <w:sz w:val="20"/>
          <w:szCs w:val="20"/>
          <w:lang w:val="en-US"/>
          <w:rPrChange w:id="10245" w:author="Airat Shigapov" w:date="2021-10-27T23:08:00Z">
            <w:rPr>
              <w:ins w:id="10246" w:author="Airat Shigapov" w:date="2021-10-27T23:05:00Z"/>
              <w:rFonts w:ascii="Consolas" w:hAnsi="Consolas" w:cs="Consolas"/>
              <w:color w:val="000000"/>
              <w:sz w:val="19"/>
              <w:szCs w:val="19"/>
            </w:rPr>
          </w:rPrChange>
        </w:rPr>
      </w:pPr>
      <w:ins w:id="10247" w:author="Airat Shigapov" w:date="2021-10-27T23:05:00Z">
        <w:r w:rsidRPr="008C09BE">
          <w:rPr>
            <w:rFonts w:ascii="Times New Roman" w:hAnsi="Times New Roman" w:cs="Times New Roman"/>
            <w:sz w:val="20"/>
            <w:szCs w:val="20"/>
            <w:lang w:val="en-US"/>
            <w:rPrChange w:id="10248" w:author="Airat Shigapov" w:date="2021-10-27T23:08:00Z">
              <w:rPr>
                <w:rFonts w:ascii="Consolas" w:hAnsi="Consolas" w:cs="Consolas"/>
                <w:color w:val="000000"/>
                <w:sz w:val="19"/>
                <w:szCs w:val="19"/>
              </w:rPr>
            </w:rPrChange>
          </w:rPr>
          <w:t xml:space="preserve">                </w:t>
        </w:r>
        <w:proofErr w:type="spellStart"/>
        <w:r w:rsidRPr="008C09BE">
          <w:rPr>
            <w:rFonts w:ascii="Times New Roman" w:hAnsi="Times New Roman" w:cs="Times New Roman"/>
            <w:sz w:val="20"/>
            <w:szCs w:val="20"/>
            <w:lang w:val="en-US"/>
            <w:rPrChange w:id="10249" w:author="Airat Shigapov" w:date="2021-10-27T23:08:00Z">
              <w:rPr>
                <w:rFonts w:ascii="Consolas" w:hAnsi="Consolas" w:cs="Consolas"/>
                <w:color w:val="000000"/>
                <w:sz w:val="19"/>
                <w:szCs w:val="19"/>
              </w:rPr>
            </w:rPrChange>
          </w:rPr>
          <w:t>fieladNullWar.Visibility</w:t>
        </w:r>
        <w:proofErr w:type="spellEnd"/>
        <w:r w:rsidRPr="008C09BE">
          <w:rPr>
            <w:rFonts w:ascii="Times New Roman" w:hAnsi="Times New Roman" w:cs="Times New Roman"/>
            <w:sz w:val="20"/>
            <w:szCs w:val="20"/>
            <w:lang w:val="en-US"/>
            <w:rPrChange w:id="10250" w:author="Airat Shigapov" w:date="2021-10-27T23:08:00Z">
              <w:rPr>
                <w:rFonts w:ascii="Consolas" w:hAnsi="Consolas" w:cs="Consolas"/>
                <w:color w:val="000000"/>
                <w:sz w:val="19"/>
                <w:szCs w:val="19"/>
              </w:rPr>
            </w:rPrChange>
          </w:rPr>
          <w:t xml:space="preserve"> = </w:t>
        </w:r>
        <w:proofErr w:type="spellStart"/>
        <w:r w:rsidRPr="008C09BE">
          <w:rPr>
            <w:rFonts w:ascii="Times New Roman" w:hAnsi="Times New Roman" w:cs="Times New Roman"/>
            <w:sz w:val="20"/>
            <w:szCs w:val="20"/>
            <w:lang w:val="en-US"/>
            <w:rPrChange w:id="10251" w:author="Airat Shigapov" w:date="2021-10-27T23:08:00Z">
              <w:rPr>
                <w:rFonts w:ascii="Consolas" w:hAnsi="Consolas" w:cs="Consolas"/>
                <w:color w:val="000000"/>
                <w:sz w:val="19"/>
                <w:szCs w:val="19"/>
              </w:rPr>
            </w:rPrChange>
          </w:rPr>
          <w:t>Visibility.Visible</w:t>
        </w:r>
        <w:proofErr w:type="spellEnd"/>
        <w:r w:rsidRPr="008C09BE">
          <w:rPr>
            <w:rFonts w:ascii="Times New Roman" w:hAnsi="Times New Roman" w:cs="Times New Roman"/>
            <w:sz w:val="20"/>
            <w:szCs w:val="20"/>
            <w:lang w:val="en-US"/>
            <w:rPrChange w:id="10252" w:author="Airat Shigapov" w:date="2021-10-27T23:08:00Z">
              <w:rPr>
                <w:rFonts w:ascii="Consolas" w:hAnsi="Consolas" w:cs="Consolas"/>
                <w:color w:val="000000"/>
                <w:sz w:val="19"/>
                <w:szCs w:val="19"/>
              </w:rPr>
            </w:rPrChange>
          </w:rPr>
          <w:t>;</w:t>
        </w:r>
      </w:ins>
    </w:p>
    <w:p w14:paraId="069B3091" w14:textId="77777777" w:rsidR="00D002A1" w:rsidRPr="00294494" w:rsidRDefault="00D002A1" w:rsidP="00D002A1">
      <w:pPr>
        <w:autoSpaceDE w:val="0"/>
        <w:autoSpaceDN w:val="0"/>
        <w:adjustRightInd w:val="0"/>
        <w:spacing w:after="0" w:line="240" w:lineRule="auto"/>
        <w:rPr>
          <w:ins w:id="10253" w:author="Airat Shigapov" w:date="2021-10-27T23:05:00Z"/>
          <w:rFonts w:ascii="Times New Roman" w:hAnsi="Times New Roman" w:cs="Times New Roman"/>
          <w:sz w:val="20"/>
          <w:szCs w:val="20"/>
          <w:lang w:val="en-US"/>
          <w:rPrChange w:id="10254" w:author="Airat Shigapov" w:date="2021-10-28T17:47:00Z">
            <w:rPr>
              <w:ins w:id="10255" w:author="Airat Shigapov" w:date="2021-10-27T23:05:00Z"/>
              <w:rFonts w:ascii="Consolas" w:hAnsi="Consolas" w:cs="Consolas"/>
              <w:color w:val="000000"/>
              <w:sz w:val="19"/>
              <w:szCs w:val="19"/>
            </w:rPr>
          </w:rPrChange>
        </w:rPr>
      </w:pPr>
      <w:ins w:id="10256" w:author="Airat Shigapov" w:date="2021-10-27T23:05:00Z">
        <w:r w:rsidRPr="008C09BE">
          <w:rPr>
            <w:rFonts w:ascii="Times New Roman" w:hAnsi="Times New Roman" w:cs="Times New Roman"/>
            <w:sz w:val="20"/>
            <w:szCs w:val="20"/>
            <w:lang w:val="en-US"/>
            <w:rPrChange w:id="10257" w:author="Airat Shigapov" w:date="2021-10-27T23:08:00Z">
              <w:rPr>
                <w:rFonts w:ascii="Consolas" w:hAnsi="Consolas" w:cs="Consolas"/>
                <w:color w:val="000000"/>
                <w:sz w:val="19"/>
                <w:szCs w:val="19"/>
              </w:rPr>
            </w:rPrChange>
          </w:rPr>
          <w:t xml:space="preserve">                </w:t>
        </w:r>
        <w:proofErr w:type="spellStart"/>
        <w:r w:rsidRPr="00294494">
          <w:rPr>
            <w:rFonts w:ascii="Times New Roman" w:hAnsi="Times New Roman" w:cs="Times New Roman"/>
            <w:sz w:val="20"/>
            <w:szCs w:val="20"/>
            <w:lang w:val="en-US"/>
            <w:rPrChange w:id="10258" w:author="Airat Shigapov" w:date="2021-10-28T17:47:00Z">
              <w:rPr>
                <w:rFonts w:ascii="Consolas" w:hAnsi="Consolas" w:cs="Consolas"/>
                <w:color w:val="000000"/>
                <w:sz w:val="19"/>
                <w:szCs w:val="19"/>
              </w:rPr>
            </w:rPrChange>
          </w:rPr>
          <w:t>emailName.BorderBrush</w:t>
        </w:r>
        <w:proofErr w:type="spellEnd"/>
        <w:r w:rsidRPr="00294494">
          <w:rPr>
            <w:rFonts w:ascii="Times New Roman" w:hAnsi="Times New Roman" w:cs="Times New Roman"/>
            <w:sz w:val="20"/>
            <w:szCs w:val="20"/>
            <w:lang w:val="en-US"/>
            <w:rPrChange w:id="10259" w:author="Airat Shigapov" w:date="2021-10-28T17:47:00Z">
              <w:rPr>
                <w:rFonts w:ascii="Consolas" w:hAnsi="Consolas" w:cs="Consolas"/>
                <w:color w:val="000000"/>
                <w:sz w:val="19"/>
                <w:szCs w:val="19"/>
              </w:rPr>
            </w:rPrChange>
          </w:rPr>
          <w:t xml:space="preserve"> = </w:t>
        </w:r>
        <w:proofErr w:type="spellStart"/>
        <w:r w:rsidRPr="00294494">
          <w:rPr>
            <w:rFonts w:ascii="Times New Roman" w:hAnsi="Times New Roman" w:cs="Times New Roman"/>
            <w:sz w:val="20"/>
            <w:szCs w:val="20"/>
            <w:lang w:val="en-US"/>
            <w:rPrChange w:id="10260" w:author="Airat Shigapov" w:date="2021-10-28T17:47:00Z">
              <w:rPr>
                <w:rFonts w:ascii="Consolas" w:hAnsi="Consolas" w:cs="Consolas"/>
                <w:color w:val="000000"/>
                <w:sz w:val="19"/>
                <w:szCs w:val="19"/>
              </w:rPr>
            </w:rPrChange>
          </w:rPr>
          <w:t>Brushes.Red</w:t>
        </w:r>
        <w:proofErr w:type="spellEnd"/>
        <w:r w:rsidRPr="00294494">
          <w:rPr>
            <w:rFonts w:ascii="Times New Roman" w:hAnsi="Times New Roman" w:cs="Times New Roman"/>
            <w:sz w:val="20"/>
            <w:szCs w:val="20"/>
            <w:lang w:val="en-US"/>
            <w:rPrChange w:id="10261" w:author="Airat Shigapov" w:date="2021-10-28T17:47:00Z">
              <w:rPr>
                <w:rFonts w:ascii="Consolas" w:hAnsi="Consolas" w:cs="Consolas"/>
                <w:color w:val="000000"/>
                <w:sz w:val="19"/>
                <w:szCs w:val="19"/>
              </w:rPr>
            </w:rPrChange>
          </w:rPr>
          <w:t>;</w:t>
        </w:r>
      </w:ins>
    </w:p>
    <w:p w14:paraId="0AA2E2A7" w14:textId="77777777" w:rsidR="00D002A1" w:rsidRPr="009143F6" w:rsidRDefault="00D002A1" w:rsidP="00D002A1">
      <w:pPr>
        <w:autoSpaceDE w:val="0"/>
        <w:autoSpaceDN w:val="0"/>
        <w:adjustRightInd w:val="0"/>
        <w:spacing w:after="0" w:line="240" w:lineRule="auto"/>
        <w:rPr>
          <w:ins w:id="10262" w:author="Airat Shigapov" w:date="2021-10-27T23:05:00Z"/>
          <w:rFonts w:ascii="Times New Roman" w:hAnsi="Times New Roman" w:cs="Times New Roman"/>
          <w:sz w:val="20"/>
          <w:szCs w:val="20"/>
          <w:lang w:val="en-US"/>
          <w:rPrChange w:id="10263" w:author="Airat Shigapov" w:date="2021-10-29T15:13:00Z">
            <w:rPr>
              <w:ins w:id="10264" w:author="Airat Shigapov" w:date="2021-10-27T23:05:00Z"/>
              <w:rFonts w:ascii="Consolas" w:hAnsi="Consolas" w:cs="Consolas"/>
              <w:color w:val="000000"/>
              <w:sz w:val="19"/>
              <w:szCs w:val="19"/>
            </w:rPr>
          </w:rPrChange>
        </w:rPr>
      </w:pPr>
      <w:ins w:id="10265" w:author="Airat Shigapov" w:date="2021-10-27T23:05:00Z">
        <w:r w:rsidRPr="00294494">
          <w:rPr>
            <w:rFonts w:ascii="Times New Roman" w:hAnsi="Times New Roman" w:cs="Times New Roman"/>
            <w:sz w:val="20"/>
            <w:szCs w:val="20"/>
            <w:lang w:val="en-US"/>
            <w:rPrChange w:id="10266" w:author="Airat Shigapov" w:date="2021-10-28T17:47:00Z">
              <w:rPr>
                <w:rFonts w:ascii="Consolas" w:hAnsi="Consolas" w:cs="Consolas"/>
                <w:color w:val="000000"/>
                <w:sz w:val="19"/>
                <w:szCs w:val="19"/>
              </w:rPr>
            </w:rPrChange>
          </w:rPr>
          <w:t xml:space="preserve">            </w:t>
        </w:r>
        <w:r w:rsidRPr="009143F6">
          <w:rPr>
            <w:rFonts w:ascii="Times New Roman" w:hAnsi="Times New Roman" w:cs="Times New Roman"/>
            <w:sz w:val="20"/>
            <w:szCs w:val="20"/>
            <w:lang w:val="en-US"/>
            <w:rPrChange w:id="10267" w:author="Airat Shigapov" w:date="2021-10-29T15:13:00Z">
              <w:rPr>
                <w:rFonts w:ascii="Consolas" w:hAnsi="Consolas" w:cs="Consolas"/>
                <w:color w:val="000000"/>
                <w:sz w:val="19"/>
                <w:szCs w:val="19"/>
              </w:rPr>
            </w:rPrChange>
          </w:rPr>
          <w:t>}</w:t>
        </w:r>
      </w:ins>
    </w:p>
    <w:p w14:paraId="25DDC815" w14:textId="77777777" w:rsidR="00D002A1" w:rsidRPr="009143F6" w:rsidRDefault="00D002A1" w:rsidP="00D002A1">
      <w:pPr>
        <w:autoSpaceDE w:val="0"/>
        <w:autoSpaceDN w:val="0"/>
        <w:adjustRightInd w:val="0"/>
        <w:spacing w:after="0" w:line="240" w:lineRule="auto"/>
        <w:rPr>
          <w:ins w:id="10268" w:author="Airat Shigapov" w:date="2021-10-27T23:05:00Z"/>
          <w:rFonts w:ascii="Times New Roman" w:hAnsi="Times New Roman" w:cs="Times New Roman"/>
          <w:sz w:val="20"/>
          <w:szCs w:val="20"/>
          <w:lang w:val="en-US"/>
          <w:rPrChange w:id="10269" w:author="Airat Shigapov" w:date="2021-10-29T15:13:00Z">
            <w:rPr>
              <w:ins w:id="10270" w:author="Airat Shigapov" w:date="2021-10-27T23:05:00Z"/>
              <w:rFonts w:ascii="Consolas" w:hAnsi="Consolas" w:cs="Consolas"/>
              <w:color w:val="000000"/>
              <w:sz w:val="19"/>
              <w:szCs w:val="19"/>
            </w:rPr>
          </w:rPrChange>
        </w:rPr>
      </w:pPr>
      <w:ins w:id="10271" w:author="Airat Shigapov" w:date="2021-10-27T23:05:00Z">
        <w:r w:rsidRPr="009143F6">
          <w:rPr>
            <w:rFonts w:ascii="Times New Roman" w:hAnsi="Times New Roman" w:cs="Times New Roman"/>
            <w:sz w:val="20"/>
            <w:szCs w:val="20"/>
            <w:lang w:val="en-US"/>
            <w:rPrChange w:id="10272" w:author="Airat Shigapov" w:date="2021-10-29T15:13:00Z">
              <w:rPr>
                <w:rFonts w:ascii="Consolas" w:hAnsi="Consolas" w:cs="Consolas"/>
                <w:color w:val="000000"/>
                <w:sz w:val="19"/>
                <w:szCs w:val="19"/>
              </w:rPr>
            </w:rPrChange>
          </w:rPr>
          <w:t xml:space="preserve">        }</w:t>
        </w:r>
      </w:ins>
    </w:p>
    <w:p w14:paraId="2F83B54F" w14:textId="7CF1D686" w:rsidR="00D002A1" w:rsidRPr="009143F6" w:rsidRDefault="00D002A1" w:rsidP="00D002A1">
      <w:pPr>
        <w:rPr>
          <w:ins w:id="10273" w:author="Airat Shigapov" w:date="2021-10-27T23:05:00Z"/>
          <w:rFonts w:ascii="Times New Roman" w:hAnsi="Times New Roman" w:cs="Times New Roman"/>
          <w:sz w:val="20"/>
          <w:szCs w:val="20"/>
          <w:lang w:val="en-US"/>
          <w:rPrChange w:id="10274" w:author="Airat Shigapov" w:date="2021-10-29T15:13:00Z">
            <w:rPr>
              <w:ins w:id="10275" w:author="Airat Shigapov" w:date="2021-10-27T23:05:00Z"/>
              <w:rFonts w:ascii="Consolas" w:hAnsi="Consolas" w:cs="Consolas"/>
              <w:color w:val="000000"/>
              <w:sz w:val="19"/>
              <w:szCs w:val="19"/>
            </w:rPr>
          </w:rPrChange>
        </w:rPr>
      </w:pPr>
      <w:ins w:id="10276" w:author="Airat Shigapov" w:date="2021-10-27T23:05:00Z">
        <w:r w:rsidRPr="009143F6">
          <w:rPr>
            <w:rFonts w:ascii="Times New Roman" w:hAnsi="Times New Roman" w:cs="Times New Roman"/>
            <w:sz w:val="20"/>
            <w:szCs w:val="20"/>
            <w:lang w:val="en-US"/>
            <w:rPrChange w:id="10277" w:author="Airat Shigapov" w:date="2021-10-29T15:13:00Z">
              <w:rPr>
                <w:rFonts w:ascii="Consolas" w:hAnsi="Consolas" w:cs="Consolas"/>
                <w:color w:val="000000"/>
                <w:sz w:val="19"/>
                <w:szCs w:val="19"/>
              </w:rPr>
            </w:rPrChange>
          </w:rPr>
          <w:t xml:space="preserve">    }</w:t>
        </w:r>
      </w:ins>
    </w:p>
    <w:p w14:paraId="64BFD7AD" w14:textId="0B5499C1" w:rsidR="00D002A1" w:rsidRPr="00D65429" w:rsidRDefault="00D002A1" w:rsidP="00D002A1">
      <w:pPr>
        <w:rPr>
          <w:ins w:id="10278" w:author="Airat Shigapov" w:date="2021-10-27T23:05:00Z"/>
          <w:rFonts w:ascii="Times New Roman" w:hAnsi="Times New Roman" w:cs="Times New Roman"/>
          <w:sz w:val="28"/>
          <w:szCs w:val="28"/>
          <w:lang w:val="en-US"/>
          <w:rPrChange w:id="10279" w:author="Airat Shigapov" w:date="2021-10-27T23:11:00Z">
            <w:rPr>
              <w:ins w:id="10280" w:author="Airat Shigapov" w:date="2021-10-27T23:05:00Z"/>
              <w:rFonts w:ascii="Consolas" w:hAnsi="Consolas" w:cs="Consolas"/>
              <w:color w:val="000000"/>
              <w:sz w:val="28"/>
              <w:szCs w:val="28"/>
              <w:lang w:val="en-US"/>
            </w:rPr>
          </w:rPrChange>
        </w:rPr>
      </w:pPr>
      <w:proofErr w:type="spellStart"/>
      <w:ins w:id="10281" w:author="Airat Shigapov" w:date="2021-10-27T23:05:00Z">
        <w:r w:rsidRPr="00D65429">
          <w:rPr>
            <w:rFonts w:ascii="Times New Roman" w:hAnsi="Times New Roman" w:cs="Times New Roman"/>
            <w:sz w:val="28"/>
            <w:szCs w:val="28"/>
            <w:lang w:val="en-US"/>
            <w:rPrChange w:id="10282" w:author="Airat Shigapov" w:date="2021-10-27T23:11:00Z">
              <w:rPr>
                <w:rFonts w:ascii="Consolas" w:hAnsi="Consolas" w:cs="Consolas"/>
                <w:color w:val="000000"/>
                <w:sz w:val="19"/>
                <w:szCs w:val="19"/>
                <w:lang w:val="en-US"/>
              </w:rPr>
            </w:rPrChange>
          </w:rPr>
          <w:t>Registration.xaml</w:t>
        </w:r>
        <w:proofErr w:type="spellEnd"/>
        <w:r w:rsidRPr="00D65429">
          <w:rPr>
            <w:rFonts w:ascii="Times New Roman" w:hAnsi="Times New Roman" w:cs="Times New Roman"/>
            <w:sz w:val="28"/>
            <w:szCs w:val="28"/>
            <w:lang w:val="en-US"/>
            <w:rPrChange w:id="10283" w:author="Airat Shigapov" w:date="2021-10-27T23:11:00Z">
              <w:rPr>
                <w:rFonts w:ascii="Consolas" w:hAnsi="Consolas" w:cs="Consolas"/>
                <w:color w:val="000000"/>
                <w:sz w:val="19"/>
                <w:szCs w:val="19"/>
                <w:lang w:val="en-US"/>
              </w:rPr>
            </w:rPrChange>
          </w:rPr>
          <w:t>:</w:t>
        </w:r>
      </w:ins>
    </w:p>
    <w:p w14:paraId="216FCBF8" w14:textId="77777777" w:rsidR="00D002A1" w:rsidRPr="008C09BE" w:rsidRDefault="00D002A1" w:rsidP="00D002A1">
      <w:pPr>
        <w:autoSpaceDE w:val="0"/>
        <w:autoSpaceDN w:val="0"/>
        <w:adjustRightInd w:val="0"/>
        <w:spacing w:after="0" w:line="240" w:lineRule="auto"/>
        <w:rPr>
          <w:ins w:id="10284" w:author="Airat Shigapov" w:date="2021-10-27T23:06:00Z"/>
          <w:rFonts w:ascii="Times New Roman" w:hAnsi="Times New Roman" w:cs="Times New Roman"/>
          <w:sz w:val="20"/>
          <w:szCs w:val="20"/>
          <w:lang w:val="en-US"/>
          <w:rPrChange w:id="10285" w:author="Airat Shigapov" w:date="2021-10-27T23:08:00Z">
            <w:rPr>
              <w:ins w:id="10286" w:author="Airat Shigapov" w:date="2021-10-27T23:06:00Z"/>
              <w:rFonts w:ascii="Consolas" w:hAnsi="Consolas" w:cs="Consolas"/>
              <w:color w:val="000000"/>
              <w:sz w:val="19"/>
              <w:szCs w:val="19"/>
            </w:rPr>
          </w:rPrChange>
        </w:rPr>
      </w:pPr>
      <w:ins w:id="10287" w:author="Airat Shigapov" w:date="2021-10-27T23:06:00Z">
        <w:r w:rsidRPr="008C09BE">
          <w:rPr>
            <w:rFonts w:ascii="Times New Roman" w:hAnsi="Times New Roman" w:cs="Times New Roman"/>
            <w:sz w:val="20"/>
            <w:szCs w:val="20"/>
            <w:lang w:val="en-US"/>
            <w:rPrChange w:id="10288" w:author="Airat Shigapov" w:date="2021-10-27T23:08:00Z">
              <w:rPr>
                <w:rFonts w:ascii="Consolas" w:hAnsi="Consolas" w:cs="Consolas"/>
                <w:color w:val="0000FF"/>
                <w:sz w:val="19"/>
                <w:szCs w:val="19"/>
              </w:rPr>
            </w:rPrChange>
          </w:rPr>
          <w:t>&lt;</w:t>
        </w:r>
        <w:r w:rsidRPr="008C09BE">
          <w:rPr>
            <w:rFonts w:ascii="Times New Roman" w:hAnsi="Times New Roman" w:cs="Times New Roman"/>
            <w:sz w:val="20"/>
            <w:szCs w:val="20"/>
            <w:lang w:val="en-US"/>
            <w:rPrChange w:id="10289" w:author="Airat Shigapov" w:date="2021-10-27T23:08:00Z">
              <w:rPr>
                <w:rFonts w:ascii="Consolas" w:hAnsi="Consolas" w:cs="Consolas"/>
                <w:color w:val="A31515"/>
                <w:sz w:val="19"/>
                <w:szCs w:val="19"/>
              </w:rPr>
            </w:rPrChange>
          </w:rPr>
          <w:t>Page</w:t>
        </w:r>
        <w:r w:rsidRPr="008C09BE">
          <w:rPr>
            <w:rFonts w:ascii="Times New Roman" w:hAnsi="Times New Roman" w:cs="Times New Roman"/>
            <w:sz w:val="20"/>
            <w:szCs w:val="20"/>
            <w:lang w:val="en-US"/>
            <w:rPrChange w:id="10290" w:author="Airat Shigapov" w:date="2021-10-27T23:08:00Z">
              <w:rPr>
                <w:rFonts w:ascii="Consolas" w:hAnsi="Consolas" w:cs="Consolas"/>
                <w:color w:val="FF0000"/>
                <w:sz w:val="19"/>
                <w:szCs w:val="19"/>
              </w:rPr>
            </w:rPrChange>
          </w:rPr>
          <w:t xml:space="preserve"> </w:t>
        </w:r>
        <w:proofErr w:type="gramStart"/>
        <w:r w:rsidRPr="008C09BE">
          <w:rPr>
            <w:rFonts w:ascii="Times New Roman" w:hAnsi="Times New Roman" w:cs="Times New Roman"/>
            <w:sz w:val="20"/>
            <w:szCs w:val="20"/>
            <w:lang w:val="en-US"/>
            <w:rPrChange w:id="10291" w:author="Airat Shigapov" w:date="2021-10-27T23:08:00Z">
              <w:rPr>
                <w:rFonts w:ascii="Consolas" w:hAnsi="Consolas" w:cs="Consolas"/>
                <w:color w:val="FF0000"/>
                <w:sz w:val="19"/>
                <w:szCs w:val="19"/>
              </w:rPr>
            </w:rPrChange>
          </w:rPr>
          <w:t>x</w:t>
        </w:r>
        <w:r w:rsidRPr="008C09BE">
          <w:rPr>
            <w:rFonts w:ascii="Times New Roman" w:hAnsi="Times New Roman" w:cs="Times New Roman"/>
            <w:sz w:val="20"/>
            <w:szCs w:val="20"/>
            <w:lang w:val="en-US"/>
            <w:rPrChange w:id="10292" w:author="Airat Shigapov" w:date="2021-10-27T23:08:00Z">
              <w:rPr>
                <w:rFonts w:ascii="Consolas" w:hAnsi="Consolas" w:cs="Consolas"/>
                <w:color w:val="0000FF"/>
                <w:sz w:val="19"/>
                <w:szCs w:val="19"/>
              </w:rPr>
            </w:rPrChange>
          </w:rPr>
          <w:t>:</w:t>
        </w:r>
        <w:r w:rsidRPr="008C09BE">
          <w:rPr>
            <w:rFonts w:ascii="Times New Roman" w:hAnsi="Times New Roman" w:cs="Times New Roman"/>
            <w:sz w:val="20"/>
            <w:szCs w:val="20"/>
            <w:lang w:val="en-US"/>
            <w:rPrChange w:id="10293" w:author="Airat Shigapov" w:date="2021-10-27T23:08:00Z">
              <w:rPr>
                <w:rFonts w:ascii="Consolas" w:hAnsi="Consolas" w:cs="Consolas"/>
                <w:color w:val="FF0000"/>
                <w:sz w:val="19"/>
                <w:szCs w:val="19"/>
              </w:rPr>
            </w:rPrChange>
          </w:rPr>
          <w:t>Class</w:t>
        </w:r>
        <w:proofErr w:type="gramEnd"/>
        <w:r w:rsidRPr="008C09BE">
          <w:rPr>
            <w:rFonts w:ascii="Times New Roman" w:hAnsi="Times New Roman" w:cs="Times New Roman"/>
            <w:sz w:val="20"/>
            <w:szCs w:val="20"/>
            <w:lang w:val="en-US"/>
            <w:rPrChange w:id="10294" w:author="Airat Shigapov" w:date="2021-10-27T23:08:00Z">
              <w:rPr>
                <w:rFonts w:ascii="Consolas" w:hAnsi="Consolas" w:cs="Consolas"/>
                <w:color w:val="0000FF"/>
                <w:sz w:val="19"/>
                <w:szCs w:val="19"/>
              </w:rPr>
            </w:rPrChange>
          </w:rPr>
          <w:t>="CarShop.Registration"</w:t>
        </w:r>
      </w:ins>
    </w:p>
    <w:p w14:paraId="58F0B153" w14:textId="77777777" w:rsidR="00D002A1" w:rsidRPr="008C09BE" w:rsidRDefault="00D002A1" w:rsidP="00D002A1">
      <w:pPr>
        <w:autoSpaceDE w:val="0"/>
        <w:autoSpaceDN w:val="0"/>
        <w:adjustRightInd w:val="0"/>
        <w:spacing w:after="0" w:line="240" w:lineRule="auto"/>
        <w:rPr>
          <w:ins w:id="10295" w:author="Airat Shigapov" w:date="2021-10-27T23:06:00Z"/>
          <w:rFonts w:ascii="Times New Roman" w:hAnsi="Times New Roman" w:cs="Times New Roman"/>
          <w:sz w:val="20"/>
          <w:szCs w:val="20"/>
          <w:lang w:val="en-US"/>
          <w:rPrChange w:id="10296" w:author="Airat Shigapov" w:date="2021-10-27T23:08:00Z">
            <w:rPr>
              <w:ins w:id="10297" w:author="Airat Shigapov" w:date="2021-10-27T23:06:00Z"/>
              <w:rFonts w:ascii="Consolas" w:hAnsi="Consolas" w:cs="Consolas"/>
              <w:color w:val="000000"/>
              <w:sz w:val="19"/>
              <w:szCs w:val="19"/>
            </w:rPr>
          </w:rPrChange>
        </w:rPr>
      </w:pPr>
      <w:ins w:id="10298" w:author="Airat Shigapov" w:date="2021-10-27T23:06:00Z">
        <w:r w:rsidRPr="008C09BE">
          <w:rPr>
            <w:rFonts w:ascii="Times New Roman" w:hAnsi="Times New Roman" w:cs="Times New Roman"/>
            <w:sz w:val="20"/>
            <w:szCs w:val="20"/>
            <w:lang w:val="en-US"/>
            <w:rPrChange w:id="10299"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10300" w:author="Airat Shigapov" w:date="2021-10-27T23:08:00Z">
              <w:rPr>
                <w:rFonts w:ascii="Consolas" w:hAnsi="Consolas" w:cs="Consolas"/>
                <w:color w:val="FF0000"/>
                <w:sz w:val="19"/>
                <w:szCs w:val="19"/>
              </w:rPr>
            </w:rPrChange>
          </w:rPr>
          <w:t xml:space="preserve"> xmlns</w:t>
        </w:r>
        <w:r w:rsidRPr="008C09BE">
          <w:rPr>
            <w:rFonts w:ascii="Times New Roman" w:hAnsi="Times New Roman" w:cs="Times New Roman"/>
            <w:sz w:val="20"/>
            <w:szCs w:val="20"/>
            <w:lang w:val="en-US"/>
            <w:rPrChange w:id="10301" w:author="Airat Shigapov" w:date="2021-10-27T23:08:00Z">
              <w:rPr>
                <w:rFonts w:ascii="Consolas" w:hAnsi="Consolas" w:cs="Consolas"/>
                <w:color w:val="0000FF"/>
                <w:sz w:val="19"/>
                <w:szCs w:val="19"/>
              </w:rPr>
            </w:rPrChange>
          </w:rPr>
          <w:t>="http://schemas.microsoft.com/winfx/2006/xaml/presentation"</w:t>
        </w:r>
      </w:ins>
    </w:p>
    <w:p w14:paraId="24CF9AE4" w14:textId="77777777" w:rsidR="00D002A1" w:rsidRPr="008C09BE" w:rsidRDefault="00D002A1" w:rsidP="00D002A1">
      <w:pPr>
        <w:autoSpaceDE w:val="0"/>
        <w:autoSpaceDN w:val="0"/>
        <w:adjustRightInd w:val="0"/>
        <w:spacing w:after="0" w:line="240" w:lineRule="auto"/>
        <w:rPr>
          <w:ins w:id="10302" w:author="Airat Shigapov" w:date="2021-10-27T23:06:00Z"/>
          <w:rFonts w:ascii="Times New Roman" w:hAnsi="Times New Roman" w:cs="Times New Roman"/>
          <w:sz w:val="20"/>
          <w:szCs w:val="20"/>
          <w:lang w:val="en-US"/>
          <w:rPrChange w:id="10303" w:author="Airat Shigapov" w:date="2021-10-27T23:08:00Z">
            <w:rPr>
              <w:ins w:id="10304" w:author="Airat Shigapov" w:date="2021-10-27T23:06:00Z"/>
              <w:rFonts w:ascii="Consolas" w:hAnsi="Consolas" w:cs="Consolas"/>
              <w:color w:val="000000"/>
              <w:sz w:val="19"/>
              <w:szCs w:val="19"/>
            </w:rPr>
          </w:rPrChange>
        </w:rPr>
      </w:pPr>
      <w:ins w:id="10305" w:author="Airat Shigapov" w:date="2021-10-27T23:06:00Z">
        <w:r w:rsidRPr="008C09BE">
          <w:rPr>
            <w:rFonts w:ascii="Times New Roman" w:hAnsi="Times New Roman" w:cs="Times New Roman"/>
            <w:sz w:val="20"/>
            <w:szCs w:val="20"/>
            <w:lang w:val="en-US"/>
            <w:rPrChange w:id="10306"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10307" w:author="Airat Shigapov" w:date="2021-10-27T23:08:00Z">
              <w:rPr>
                <w:rFonts w:ascii="Consolas" w:hAnsi="Consolas" w:cs="Consolas"/>
                <w:color w:val="FF0000"/>
                <w:sz w:val="19"/>
                <w:szCs w:val="19"/>
              </w:rPr>
            </w:rPrChange>
          </w:rPr>
          <w:t xml:space="preserve"> </w:t>
        </w:r>
        <w:proofErr w:type="spellStart"/>
        <w:r w:rsidRPr="008C09BE">
          <w:rPr>
            <w:rFonts w:ascii="Times New Roman" w:hAnsi="Times New Roman" w:cs="Times New Roman"/>
            <w:sz w:val="20"/>
            <w:szCs w:val="20"/>
            <w:lang w:val="en-US"/>
            <w:rPrChange w:id="10308" w:author="Airat Shigapov" w:date="2021-10-27T23:08:00Z">
              <w:rPr>
                <w:rFonts w:ascii="Consolas" w:hAnsi="Consolas" w:cs="Consolas"/>
                <w:color w:val="FF0000"/>
                <w:sz w:val="19"/>
                <w:szCs w:val="19"/>
              </w:rPr>
            </w:rPrChange>
          </w:rPr>
          <w:t>xmlns</w:t>
        </w:r>
        <w:r w:rsidRPr="008C09BE">
          <w:rPr>
            <w:rFonts w:ascii="Times New Roman" w:hAnsi="Times New Roman" w:cs="Times New Roman"/>
            <w:sz w:val="20"/>
            <w:szCs w:val="20"/>
            <w:lang w:val="en-US"/>
            <w:rPrChange w:id="10309" w:author="Airat Shigapov" w:date="2021-10-27T23:08:00Z">
              <w:rPr>
                <w:rFonts w:ascii="Consolas" w:hAnsi="Consolas" w:cs="Consolas"/>
                <w:color w:val="0000FF"/>
                <w:sz w:val="19"/>
                <w:szCs w:val="19"/>
              </w:rPr>
            </w:rPrChange>
          </w:rPr>
          <w:t>:</w:t>
        </w:r>
        <w:r w:rsidRPr="008C09BE">
          <w:rPr>
            <w:rFonts w:ascii="Times New Roman" w:hAnsi="Times New Roman" w:cs="Times New Roman"/>
            <w:sz w:val="20"/>
            <w:szCs w:val="20"/>
            <w:lang w:val="en-US"/>
            <w:rPrChange w:id="10310" w:author="Airat Shigapov" w:date="2021-10-27T23:08:00Z">
              <w:rPr>
                <w:rFonts w:ascii="Consolas" w:hAnsi="Consolas" w:cs="Consolas"/>
                <w:color w:val="FF0000"/>
                <w:sz w:val="19"/>
                <w:szCs w:val="19"/>
              </w:rPr>
            </w:rPrChange>
          </w:rPr>
          <w:t>x</w:t>
        </w:r>
        <w:proofErr w:type="spellEnd"/>
        <w:r w:rsidRPr="008C09BE">
          <w:rPr>
            <w:rFonts w:ascii="Times New Roman" w:hAnsi="Times New Roman" w:cs="Times New Roman"/>
            <w:sz w:val="20"/>
            <w:szCs w:val="20"/>
            <w:lang w:val="en-US"/>
            <w:rPrChange w:id="10311" w:author="Airat Shigapov" w:date="2021-10-27T23:08:00Z">
              <w:rPr>
                <w:rFonts w:ascii="Consolas" w:hAnsi="Consolas" w:cs="Consolas"/>
                <w:color w:val="0000FF"/>
                <w:sz w:val="19"/>
                <w:szCs w:val="19"/>
              </w:rPr>
            </w:rPrChange>
          </w:rPr>
          <w:t>="http://schemas.microsoft.com/</w:t>
        </w:r>
        <w:proofErr w:type="spellStart"/>
        <w:r w:rsidRPr="008C09BE">
          <w:rPr>
            <w:rFonts w:ascii="Times New Roman" w:hAnsi="Times New Roman" w:cs="Times New Roman"/>
            <w:sz w:val="20"/>
            <w:szCs w:val="20"/>
            <w:lang w:val="en-US"/>
            <w:rPrChange w:id="10312" w:author="Airat Shigapov" w:date="2021-10-27T23:08:00Z">
              <w:rPr>
                <w:rFonts w:ascii="Consolas" w:hAnsi="Consolas" w:cs="Consolas"/>
                <w:color w:val="0000FF"/>
                <w:sz w:val="19"/>
                <w:szCs w:val="19"/>
              </w:rPr>
            </w:rPrChange>
          </w:rPr>
          <w:t>winfx</w:t>
        </w:r>
        <w:proofErr w:type="spellEnd"/>
        <w:r w:rsidRPr="008C09BE">
          <w:rPr>
            <w:rFonts w:ascii="Times New Roman" w:hAnsi="Times New Roman" w:cs="Times New Roman"/>
            <w:sz w:val="20"/>
            <w:szCs w:val="20"/>
            <w:lang w:val="en-US"/>
            <w:rPrChange w:id="10313" w:author="Airat Shigapov" w:date="2021-10-27T23:08:00Z">
              <w:rPr>
                <w:rFonts w:ascii="Consolas" w:hAnsi="Consolas" w:cs="Consolas"/>
                <w:color w:val="0000FF"/>
                <w:sz w:val="19"/>
                <w:szCs w:val="19"/>
              </w:rPr>
            </w:rPrChange>
          </w:rPr>
          <w:t>/2006/</w:t>
        </w:r>
        <w:proofErr w:type="spellStart"/>
        <w:r w:rsidRPr="008C09BE">
          <w:rPr>
            <w:rFonts w:ascii="Times New Roman" w:hAnsi="Times New Roman" w:cs="Times New Roman"/>
            <w:sz w:val="20"/>
            <w:szCs w:val="20"/>
            <w:lang w:val="en-US"/>
            <w:rPrChange w:id="10314" w:author="Airat Shigapov" w:date="2021-10-27T23:08:00Z">
              <w:rPr>
                <w:rFonts w:ascii="Consolas" w:hAnsi="Consolas" w:cs="Consolas"/>
                <w:color w:val="0000FF"/>
                <w:sz w:val="19"/>
                <w:szCs w:val="19"/>
              </w:rPr>
            </w:rPrChange>
          </w:rPr>
          <w:t>xaml</w:t>
        </w:r>
        <w:proofErr w:type="spellEnd"/>
        <w:r w:rsidRPr="008C09BE">
          <w:rPr>
            <w:rFonts w:ascii="Times New Roman" w:hAnsi="Times New Roman" w:cs="Times New Roman"/>
            <w:sz w:val="20"/>
            <w:szCs w:val="20"/>
            <w:lang w:val="en-US"/>
            <w:rPrChange w:id="10315" w:author="Airat Shigapov" w:date="2021-10-27T23:08:00Z">
              <w:rPr>
                <w:rFonts w:ascii="Consolas" w:hAnsi="Consolas" w:cs="Consolas"/>
                <w:color w:val="0000FF"/>
                <w:sz w:val="19"/>
                <w:szCs w:val="19"/>
              </w:rPr>
            </w:rPrChange>
          </w:rPr>
          <w:t>"</w:t>
        </w:r>
      </w:ins>
    </w:p>
    <w:p w14:paraId="4B75D938" w14:textId="77777777" w:rsidR="00D002A1" w:rsidRPr="008C09BE" w:rsidRDefault="00D002A1" w:rsidP="00D002A1">
      <w:pPr>
        <w:autoSpaceDE w:val="0"/>
        <w:autoSpaceDN w:val="0"/>
        <w:adjustRightInd w:val="0"/>
        <w:spacing w:after="0" w:line="240" w:lineRule="auto"/>
        <w:rPr>
          <w:ins w:id="10316" w:author="Airat Shigapov" w:date="2021-10-27T23:06:00Z"/>
          <w:rFonts w:ascii="Times New Roman" w:hAnsi="Times New Roman" w:cs="Times New Roman"/>
          <w:sz w:val="20"/>
          <w:szCs w:val="20"/>
          <w:lang w:val="en-US"/>
          <w:rPrChange w:id="10317" w:author="Airat Shigapov" w:date="2021-10-27T23:08:00Z">
            <w:rPr>
              <w:ins w:id="10318" w:author="Airat Shigapov" w:date="2021-10-27T23:06:00Z"/>
              <w:rFonts w:ascii="Consolas" w:hAnsi="Consolas" w:cs="Consolas"/>
              <w:color w:val="000000"/>
              <w:sz w:val="19"/>
              <w:szCs w:val="19"/>
            </w:rPr>
          </w:rPrChange>
        </w:rPr>
      </w:pPr>
      <w:ins w:id="10319" w:author="Airat Shigapov" w:date="2021-10-27T23:06:00Z">
        <w:r w:rsidRPr="008C09BE">
          <w:rPr>
            <w:rFonts w:ascii="Times New Roman" w:hAnsi="Times New Roman" w:cs="Times New Roman"/>
            <w:sz w:val="20"/>
            <w:szCs w:val="20"/>
            <w:lang w:val="en-US"/>
            <w:rPrChange w:id="10320"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10321" w:author="Airat Shigapov" w:date="2021-10-27T23:08:00Z">
              <w:rPr>
                <w:rFonts w:ascii="Consolas" w:hAnsi="Consolas" w:cs="Consolas"/>
                <w:color w:val="FF0000"/>
                <w:sz w:val="19"/>
                <w:szCs w:val="19"/>
              </w:rPr>
            </w:rPrChange>
          </w:rPr>
          <w:t xml:space="preserve"> xmlns</w:t>
        </w:r>
        <w:r w:rsidRPr="008C09BE">
          <w:rPr>
            <w:rFonts w:ascii="Times New Roman" w:hAnsi="Times New Roman" w:cs="Times New Roman"/>
            <w:sz w:val="20"/>
            <w:szCs w:val="20"/>
            <w:lang w:val="en-US"/>
            <w:rPrChange w:id="10322" w:author="Airat Shigapov" w:date="2021-10-27T23:08:00Z">
              <w:rPr>
                <w:rFonts w:ascii="Consolas" w:hAnsi="Consolas" w:cs="Consolas"/>
                <w:color w:val="0000FF"/>
                <w:sz w:val="19"/>
                <w:szCs w:val="19"/>
              </w:rPr>
            </w:rPrChange>
          </w:rPr>
          <w:t>:</w:t>
        </w:r>
        <w:r w:rsidRPr="008C09BE">
          <w:rPr>
            <w:rFonts w:ascii="Times New Roman" w:hAnsi="Times New Roman" w:cs="Times New Roman"/>
            <w:sz w:val="20"/>
            <w:szCs w:val="20"/>
            <w:lang w:val="en-US"/>
            <w:rPrChange w:id="10323" w:author="Airat Shigapov" w:date="2021-10-27T23:08:00Z">
              <w:rPr>
                <w:rFonts w:ascii="Consolas" w:hAnsi="Consolas" w:cs="Consolas"/>
                <w:color w:val="FF0000"/>
                <w:sz w:val="19"/>
                <w:szCs w:val="19"/>
              </w:rPr>
            </w:rPrChange>
          </w:rPr>
          <w:t>mc</w:t>
        </w:r>
        <w:r w:rsidRPr="008C09BE">
          <w:rPr>
            <w:rFonts w:ascii="Times New Roman" w:hAnsi="Times New Roman" w:cs="Times New Roman"/>
            <w:sz w:val="20"/>
            <w:szCs w:val="20"/>
            <w:lang w:val="en-US"/>
            <w:rPrChange w:id="10324" w:author="Airat Shigapov" w:date="2021-10-27T23:08:00Z">
              <w:rPr>
                <w:rFonts w:ascii="Consolas" w:hAnsi="Consolas" w:cs="Consolas"/>
                <w:color w:val="0000FF"/>
                <w:sz w:val="19"/>
                <w:szCs w:val="19"/>
              </w:rPr>
            </w:rPrChange>
          </w:rPr>
          <w:t>="http://schemas.openxmlformats.org/markup-compatibility/2006"</w:t>
        </w:r>
        <w:r w:rsidRPr="008C09BE">
          <w:rPr>
            <w:rFonts w:ascii="Times New Roman" w:hAnsi="Times New Roman" w:cs="Times New Roman"/>
            <w:sz w:val="20"/>
            <w:szCs w:val="20"/>
            <w:lang w:val="en-US"/>
            <w:rPrChange w:id="10325" w:author="Airat Shigapov" w:date="2021-10-27T23:08:00Z">
              <w:rPr>
                <w:rFonts w:ascii="Consolas" w:hAnsi="Consolas" w:cs="Consolas"/>
                <w:color w:val="000000"/>
                <w:sz w:val="19"/>
                <w:szCs w:val="19"/>
              </w:rPr>
            </w:rPrChange>
          </w:rPr>
          <w:t xml:space="preserve"> </w:t>
        </w:r>
      </w:ins>
    </w:p>
    <w:p w14:paraId="031B229F" w14:textId="77777777" w:rsidR="00D002A1" w:rsidRPr="008C09BE" w:rsidRDefault="00D002A1" w:rsidP="00D002A1">
      <w:pPr>
        <w:autoSpaceDE w:val="0"/>
        <w:autoSpaceDN w:val="0"/>
        <w:adjustRightInd w:val="0"/>
        <w:spacing w:after="0" w:line="240" w:lineRule="auto"/>
        <w:rPr>
          <w:ins w:id="10326" w:author="Airat Shigapov" w:date="2021-10-27T23:06:00Z"/>
          <w:rFonts w:ascii="Times New Roman" w:hAnsi="Times New Roman" w:cs="Times New Roman"/>
          <w:sz w:val="20"/>
          <w:szCs w:val="20"/>
          <w:lang w:val="en-US"/>
          <w:rPrChange w:id="10327" w:author="Airat Shigapov" w:date="2021-10-27T23:08:00Z">
            <w:rPr>
              <w:ins w:id="10328" w:author="Airat Shigapov" w:date="2021-10-27T23:06:00Z"/>
              <w:rFonts w:ascii="Consolas" w:hAnsi="Consolas" w:cs="Consolas"/>
              <w:color w:val="000000"/>
              <w:sz w:val="19"/>
              <w:szCs w:val="19"/>
            </w:rPr>
          </w:rPrChange>
        </w:rPr>
      </w:pPr>
      <w:ins w:id="10329" w:author="Airat Shigapov" w:date="2021-10-27T23:06:00Z">
        <w:r w:rsidRPr="008C09BE">
          <w:rPr>
            <w:rFonts w:ascii="Times New Roman" w:hAnsi="Times New Roman" w:cs="Times New Roman"/>
            <w:sz w:val="20"/>
            <w:szCs w:val="20"/>
            <w:lang w:val="en-US"/>
            <w:rPrChange w:id="10330"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10331" w:author="Airat Shigapov" w:date="2021-10-27T23:08:00Z">
              <w:rPr>
                <w:rFonts w:ascii="Consolas" w:hAnsi="Consolas" w:cs="Consolas"/>
                <w:color w:val="FF0000"/>
                <w:sz w:val="19"/>
                <w:szCs w:val="19"/>
              </w:rPr>
            </w:rPrChange>
          </w:rPr>
          <w:t xml:space="preserve"> </w:t>
        </w:r>
        <w:proofErr w:type="spellStart"/>
        <w:proofErr w:type="gramStart"/>
        <w:r w:rsidRPr="008C09BE">
          <w:rPr>
            <w:rFonts w:ascii="Times New Roman" w:hAnsi="Times New Roman" w:cs="Times New Roman"/>
            <w:sz w:val="20"/>
            <w:szCs w:val="20"/>
            <w:lang w:val="en-US"/>
            <w:rPrChange w:id="10332" w:author="Airat Shigapov" w:date="2021-10-27T23:08:00Z">
              <w:rPr>
                <w:rFonts w:ascii="Consolas" w:hAnsi="Consolas" w:cs="Consolas"/>
                <w:color w:val="FF0000"/>
                <w:sz w:val="19"/>
                <w:szCs w:val="19"/>
              </w:rPr>
            </w:rPrChange>
          </w:rPr>
          <w:t>xmlns</w:t>
        </w:r>
        <w:r w:rsidRPr="008C09BE">
          <w:rPr>
            <w:rFonts w:ascii="Times New Roman" w:hAnsi="Times New Roman" w:cs="Times New Roman"/>
            <w:sz w:val="20"/>
            <w:szCs w:val="20"/>
            <w:lang w:val="en-US"/>
            <w:rPrChange w:id="10333" w:author="Airat Shigapov" w:date="2021-10-27T23:08:00Z">
              <w:rPr>
                <w:rFonts w:ascii="Consolas" w:hAnsi="Consolas" w:cs="Consolas"/>
                <w:color w:val="0000FF"/>
                <w:sz w:val="19"/>
                <w:szCs w:val="19"/>
              </w:rPr>
            </w:rPrChange>
          </w:rPr>
          <w:t>:</w:t>
        </w:r>
        <w:r w:rsidRPr="008C09BE">
          <w:rPr>
            <w:rFonts w:ascii="Times New Roman" w:hAnsi="Times New Roman" w:cs="Times New Roman"/>
            <w:sz w:val="20"/>
            <w:szCs w:val="20"/>
            <w:lang w:val="en-US"/>
            <w:rPrChange w:id="10334" w:author="Airat Shigapov" w:date="2021-10-27T23:08:00Z">
              <w:rPr>
                <w:rFonts w:ascii="Consolas" w:hAnsi="Consolas" w:cs="Consolas"/>
                <w:color w:val="FF0000"/>
                <w:sz w:val="19"/>
                <w:szCs w:val="19"/>
              </w:rPr>
            </w:rPrChange>
          </w:rPr>
          <w:t>d</w:t>
        </w:r>
        <w:proofErr w:type="spellEnd"/>
        <w:proofErr w:type="gramEnd"/>
        <w:r w:rsidRPr="008C09BE">
          <w:rPr>
            <w:rFonts w:ascii="Times New Roman" w:hAnsi="Times New Roman" w:cs="Times New Roman"/>
            <w:sz w:val="20"/>
            <w:szCs w:val="20"/>
            <w:lang w:val="en-US"/>
            <w:rPrChange w:id="10335" w:author="Airat Shigapov" w:date="2021-10-27T23:08:00Z">
              <w:rPr>
                <w:rFonts w:ascii="Consolas" w:hAnsi="Consolas" w:cs="Consolas"/>
                <w:color w:val="0000FF"/>
                <w:sz w:val="19"/>
                <w:szCs w:val="19"/>
              </w:rPr>
            </w:rPrChange>
          </w:rPr>
          <w:t>="http://schemas.microsoft.com/expression/blend/2008"</w:t>
        </w:r>
        <w:r w:rsidRPr="008C09BE">
          <w:rPr>
            <w:rFonts w:ascii="Times New Roman" w:hAnsi="Times New Roman" w:cs="Times New Roman"/>
            <w:sz w:val="20"/>
            <w:szCs w:val="20"/>
            <w:lang w:val="en-US"/>
            <w:rPrChange w:id="10336" w:author="Airat Shigapov" w:date="2021-10-27T23:08:00Z">
              <w:rPr>
                <w:rFonts w:ascii="Consolas" w:hAnsi="Consolas" w:cs="Consolas"/>
                <w:color w:val="000000"/>
                <w:sz w:val="19"/>
                <w:szCs w:val="19"/>
              </w:rPr>
            </w:rPrChange>
          </w:rPr>
          <w:t xml:space="preserve"> </w:t>
        </w:r>
      </w:ins>
    </w:p>
    <w:p w14:paraId="430BE91B" w14:textId="77777777" w:rsidR="00D002A1" w:rsidRPr="008C09BE" w:rsidRDefault="00D002A1" w:rsidP="00D002A1">
      <w:pPr>
        <w:autoSpaceDE w:val="0"/>
        <w:autoSpaceDN w:val="0"/>
        <w:adjustRightInd w:val="0"/>
        <w:spacing w:after="0" w:line="240" w:lineRule="auto"/>
        <w:rPr>
          <w:ins w:id="10337" w:author="Airat Shigapov" w:date="2021-10-27T23:06:00Z"/>
          <w:rFonts w:ascii="Times New Roman" w:hAnsi="Times New Roman" w:cs="Times New Roman"/>
          <w:sz w:val="20"/>
          <w:szCs w:val="20"/>
          <w:lang w:val="en-US"/>
          <w:rPrChange w:id="10338" w:author="Airat Shigapov" w:date="2021-10-27T23:08:00Z">
            <w:rPr>
              <w:ins w:id="10339" w:author="Airat Shigapov" w:date="2021-10-27T23:06:00Z"/>
              <w:rFonts w:ascii="Consolas" w:hAnsi="Consolas" w:cs="Consolas"/>
              <w:color w:val="000000"/>
              <w:sz w:val="19"/>
              <w:szCs w:val="19"/>
            </w:rPr>
          </w:rPrChange>
        </w:rPr>
      </w:pPr>
      <w:ins w:id="10340" w:author="Airat Shigapov" w:date="2021-10-27T23:06:00Z">
        <w:r w:rsidRPr="008C09BE">
          <w:rPr>
            <w:rFonts w:ascii="Times New Roman" w:hAnsi="Times New Roman" w:cs="Times New Roman"/>
            <w:sz w:val="20"/>
            <w:szCs w:val="20"/>
            <w:lang w:val="en-US"/>
            <w:rPrChange w:id="10341"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10342" w:author="Airat Shigapov" w:date="2021-10-27T23:08:00Z">
              <w:rPr>
                <w:rFonts w:ascii="Consolas" w:hAnsi="Consolas" w:cs="Consolas"/>
                <w:color w:val="FF0000"/>
                <w:sz w:val="19"/>
                <w:szCs w:val="19"/>
              </w:rPr>
            </w:rPrChange>
          </w:rPr>
          <w:t xml:space="preserve"> </w:t>
        </w:r>
        <w:proofErr w:type="spellStart"/>
        <w:proofErr w:type="gramStart"/>
        <w:r w:rsidRPr="008C09BE">
          <w:rPr>
            <w:rFonts w:ascii="Times New Roman" w:hAnsi="Times New Roman" w:cs="Times New Roman"/>
            <w:sz w:val="20"/>
            <w:szCs w:val="20"/>
            <w:lang w:val="en-US"/>
            <w:rPrChange w:id="10343" w:author="Airat Shigapov" w:date="2021-10-27T23:08:00Z">
              <w:rPr>
                <w:rFonts w:ascii="Consolas" w:hAnsi="Consolas" w:cs="Consolas"/>
                <w:color w:val="FF0000"/>
                <w:sz w:val="19"/>
                <w:szCs w:val="19"/>
              </w:rPr>
            </w:rPrChange>
          </w:rPr>
          <w:t>xmlns</w:t>
        </w:r>
        <w:r w:rsidRPr="008C09BE">
          <w:rPr>
            <w:rFonts w:ascii="Times New Roman" w:hAnsi="Times New Roman" w:cs="Times New Roman"/>
            <w:sz w:val="20"/>
            <w:szCs w:val="20"/>
            <w:lang w:val="en-US"/>
            <w:rPrChange w:id="10344" w:author="Airat Shigapov" w:date="2021-10-27T23:08:00Z">
              <w:rPr>
                <w:rFonts w:ascii="Consolas" w:hAnsi="Consolas" w:cs="Consolas"/>
                <w:color w:val="0000FF"/>
                <w:sz w:val="19"/>
                <w:szCs w:val="19"/>
              </w:rPr>
            </w:rPrChange>
          </w:rPr>
          <w:t>:</w:t>
        </w:r>
        <w:r w:rsidRPr="008C09BE">
          <w:rPr>
            <w:rFonts w:ascii="Times New Roman" w:hAnsi="Times New Roman" w:cs="Times New Roman"/>
            <w:sz w:val="20"/>
            <w:szCs w:val="20"/>
            <w:lang w:val="en-US"/>
            <w:rPrChange w:id="10345" w:author="Airat Shigapov" w:date="2021-10-27T23:08:00Z">
              <w:rPr>
                <w:rFonts w:ascii="Consolas" w:hAnsi="Consolas" w:cs="Consolas"/>
                <w:color w:val="FF0000"/>
                <w:sz w:val="19"/>
                <w:szCs w:val="19"/>
              </w:rPr>
            </w:rPrChange>
          </w:rPr>
          <w:t>local</w:t>
        </w:r>
        <w:proofErr w:type="spellEnd"/>
        <w:proofErr w:type="gramEnd"/>
        <w:r w:rsidRPr="008C09BE">
          <w:rPr>
            <w:rFonts w:ascii="Times New Roman" w:hAnsi="Times New Roman" w:cs="Times New Roman"/>
            <w:sz w:val="20"/>
            <w:szCs w:val="20"/>
            <w:lang w:val="en-US"/>
            <w:rPrChange w:id="10346" w:author="Airat Shigapov" w:date="2021-10-27T23:08:00Z">
              <w:rPr>
                <w:rFonts w:ascii="Consolas" w:hAnsi="Consolas" w:cs="Consolas"/>
                <w:color w:val="0000FF"/>
                <w:sz w:val="19"/>
                <w:szCs w:val="19"/>
              </w:rPr>
            </w:rPrChange>
          </w:rPr>
          <w:t>="</w:t>
        </w:r>
        <w:proofErr w:type="spellStart"/>
        <w:r w:rsidRPr="008C09BE">
          <w:rPr>
            <w:rFonts w:ascii="Times New Roman" w:hAnsi="Times New Roman" w:cs="Times New Roman"/>
            <w:sz w:val="20"/>
            <w:szCs w:val="20"/>
            <w:lang w:val="en-US"/>
            <w:rPrChange w:id="10347" w:author="Airat Shigapov" w:date="2021-10-27T23:08:00Z">
              <w:rPr>
                <w:rFonts w:ascii="Consolas" w:hAnsi="Consolas" w:cs="Consolas"/>
                <w:color w:val="0000FF"/>
                <w:sz w:val="19"/>
                <w:szCs w:val="19"/>
              </w:rPr>
            </w:rPrChange>
          </w:rPr>
          <w:t>clr-namespace:CarShop</w:t>
        </w:r>
        <w:proofErr w:type="spellEnd"/>
        <w:r w:rsidRPr="008C09BE">
          <w:rPr>
            <w:rFonts w:ascii="Times New Roman" w:hAnsi="Times New Roman" w:cs="Times New Roman"/>
            <w:sz w:val="20"/>
            <w:szCs w:val="20"/>
            <w:lang w:val="en-US"/>
            <w:rPrChange w:id="10348" w:author="Airat Shigapov" w:date="2021-10-27T23:08:00Z">
              <w:rPr>
                <w:rFonts w:ascii="Consolas" w:hAnsi="Consolas" w:cs="Consolas"/>
                <w:color w:val="0000FF"/>
                <w:sz w:val="19"/>
                <w:szCs w:val="19"/>
              </w:rPr>
            </w:rPrChange>
          </w:rPr>
          <w:t>"</w:t>
        </w:r>
      </w:ins>
    </w:p>
    <w:p w14:paraId="3AFA8541" w14:textId="77777777" w:rsidR="00D002A1" w:rsidRPr="008C09BE" w:rsidRDefault="00D002A1" w:rsidP="00D002A1">
      <w:pPr>
        <w:autoSpaceDE w:val="0"/>
        <w:autoSpaceDN w:val="0"/>
        <w:adjustRightInd w:val="0"/>
        <w:spacing w:after="0" w:line="240" w:lineRule="auto"/>
        <w:rPr>
          <w:ins w:id="10349" w:author="Airat Shigapov" w:date="2021-10-27T23:06:00Z"/>
          <w:rFonts w:ascii="Times New Roman" w:hAnsi="Times New Roman" w:cs="Times New Roman"/>
          <w:sz w:val="20"/>
          <w:szCs w:val="20"/>
          <w:lang w:val="en-US"/>
          <w:rPrChange w:id="10350" w:author="Airat Shigapov" w:date="2021-10-27T23:08:00Z">
            <w:rPr>
              <w:ins w:id="10351" w:author="Airat Shigapov" w:date="2021-10-27T23:06:00Z"/>
              <w:rFonts w:ascii="Consolas" w:hAnsi="Consolas" w:cs="Consolas"/>
              <w:color w:val="000000"/>
              <w:sz w:val="19"/>
              <w:szCs w:val="19"/>
            </w:rPr>
          </w:rPrChange>
        </w:rPr>
      </w:pPr>
      <w:ins w:id="10352" w:author="Airat Shigapov" w:date="2021-10-27T23:06:00Z">
        <w:r w:rsidRPr="008C09BE">
          <w:rPr>
            <w:rFonts w:ascii="Times New Roman" w:hAnsi="Times New Roman" w:cs="Times New Roman"/>
            <w:sz w:val="20"/>
            <w:szCs w:val="20"/>
            <w:lang w:val="en-US"/>
            <w:rPrChange w:id="10353"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10354" w:author="Airat Shigapov" w:date="2021-10-27T23:08:00Z">
              <w:rPr>
                <w:rFonts w:ascii="Consolas" w:hAnsi="Consolas" w:cs="Consolas"/>
                <w:color w:val="FF0000"/>
                <w:sz w:val="19"/>
                <w:szCs w:val="19"/>
              </w:rPr>
            </w:rPrChange>
          </w:rPr>
          <w:t xml:space="preserve"> </w:t>
        </w:r>
        <w:proofErr w:type="spellStart"/>
        <w:proofErr w:type="gramStart"/>
        <w:r w:rsidRPr="008C09BE">
          <w:rPr>
            <w:rFonts w:ascii="Times New Roman" w:hAnsi="Times New Roman" w:cs="Times New Roman"/>
            <w:sz w:val="20"/>
            <w:szCs w:val="20"/>
            <w:lang w:val="en-US"/>
            <w:rPrChange w:id="10355" w:author="Airat Shigapov" w:date="2021-10-27T23:08:00Z">
              <w:rPr>
                <w:rFonts w:ascii="Consolas" w:hAnsi="Consolas" w:cs="Consolas"/>
                <w:color w:val="FF0000"/>
                <w:sz w:val="19"/>
                <w:szCs w:val="19"/>
              </w:rPr>
            </w:rPrChange>
          </w:rPr>
          <w:t>mc</w:t>
        </w:r>
        <w:r w:rsidRPr="008C09BE">
          <w:rPr>
            <w:rFonts w:ascii="Times New Roman" w:hAnsi="Times New Roman" w:cs="Times New Roman"/>
            <w:sz w:val="20"/>
            <w:szCs w:val="20"/>
            <w:lang w:val="en-US"/>
            <w:rPrChange w:id="10356" w:author="Airat Shigapov" w:date="2021-10-27T23:08:00Z">
              <w:rPr>
                <w:rFonts w:ascii="Consolas" w:hAnsi="Consolas" w:cs="Consolas"/>
                <w:color w:val="0000FF"/>
                <w:sz w:val="19"/>
                <w:szCs w:val="19"/>
              </w:rPr>
            </w:rPrChange>
          </w:rPr>
          <w:t>:</w:t>
        </w:r>
        <w:r w:rsidRPr="008C09BE">
          <w:rPr>
            <w:rFonts w:ascii="Times New Roman" w:hAnsi="Times New Roman" w:cs="Times New Roman"/>
            <w:sz w:val="20"/>
            <w:szCs w:val="20"/>
            <w:lang w:val="en-US"/>
            <w:rPrChange w:id="10357" w:author="Airat Shigapov" w:date="2021-10-27T23:08:00Z">
              <w:rPr>
                <w:rFonts w:ascii="Consolas" w:hAnsi="Consolas" w:cs="Consolas"/>
                <w:color w:val="FF0000"/>
                <w:sz w:val="19"/>
                <w:szCs w:val="19"/>
              </w:rPr>
            </w:rPrChange>
          </w:rPr>
          <w:t>Ignorable</w:t>
        </w:r>
        <w:proofErr w:type="spellEnd"/>
        <w:proofErr w:type="gramEnd"/>
        <w:r w:rsidRPr="008C09BE">
          <w:rPr>
            <w:rFonts w:ascii="Times New Roman" w:hAnsi="Times New Roman" w:cs="Times New Roman"/>
            <w:sz w:val="20"/>
            <w:szCs w:val="20"/>
            <w:lang w:val="en-US"/>
            <w:rPrChange w:id="10358" w:author="Airat Shigapov" w:date="2021-10-27T23:08:00Z">
              <w:rPr>
                <w:rFonts w:ascii="Consolas" w:hAnsi="Consolas" w:cs="Consolas"/>
                <w:color w:val="0000FF"/>
                <w:sz w:val="19"/>
                <w:szCs w:val="19"/>
              </w:rPr>
            </w:rPrChange>
          </w:rPr>
          <w:t>="d"</w:t>
        </w:r>
        <w:r w:rsidRPr="008C09BE">
          <w:rPr>
            <w:rFonts w:ascii="Times New Roman" w:hAnsi="Times New Roman" w:cs="Times New Roman"/>
            <w:sz w:val="20"/>
            <w:szCs w:val="20"/>
            <w:lang w:val="en-US"/>
            <w:rPrChange w:id="10359" w:author="Airat Shigapov" w:date="2021-10-27T23:08:00Z">
              <w:rPr>
                <w:rFonts w:ascii="Consolas" w:hAnsi="Consolas" w:cs="Consolas"/>
                <w:color w:val="000000"/>
                <w:sz w:val="19"/>
                <w:szCs w:val="19"/>
              </w:rPr>
            </w:rPrChange>
          </w:rPr>
          <w:t xml:space="preserve"> </w:t>
        </w:r>
      </w:ins>
    </w:p>
    <w:p w14:paraId="37D6F44B" w14:textId="77777777" w:rsidR="00D002A1" w:rsidRPr="008C09BE" w:rsidRDefault="00D002A1" w:rsidP="00D002A1">
      <w:pPr>
        <w:autoSpaceDE w:val="0"/>
        <w:autoSpaceDN w:val="0"/>
        <w:adjustRightInd w:val="0"/>
        <w:spacing w:after="0" w:line="240" w:lineRule="auto"/>
        <w:rPr>
          <w:ins w:id="10360" w:author="Airat Shigapov" w:date="2021-10-27T23:06:00Z"/>
          <w:rFonts w:ascii="Times New Roman" w:hAnsi="Times New Roman" w:cs="Times New Roman"/>
          <w:sz w:val="20"/>
          <w:szCs w:val="20"/>
          <w:lang w:val="en-US"/>
          <w:rPrChange w:id="10361" w:author="Airat Shigapov" w:date="2021-10-27T23:08:00Z">
            <w:rPr>
              <w:ins w:id="10362" w:author="Airat Shigapov" w:date="2021-10-27T23:06:00Z"/>
              <w:rFonts w:ascii="Consolas" w:hAnsi="Consolas" w:cs="Consolas"/>
              <w:color w:val="000000"/>
              <w:sz w:val="19"/>
              <w:szCs w:val="19"/>
            </w:rPr>
          </w:rPrChange>
        </w:rPr>
      </w:pPr>
      <w:ins w:id="10363" w:author="Airat Shigapov" w:date="2021-10-27T23:06:00Z">
        <w:r w:rsidRPr="008C09BE">
          <w:rPr>
            <w:rFonts w:ascii="Times New Roman" w:hAnsi="Times New Roman" w:cs="Times New Roman"/>
            <w:sz w:val="20"/>
            <w:szCs w:val="20"/>
            <w:lang w:val="en-US"/>
            <w:rPrChange w:id="10364"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10365" w:author="Airat Shigapov" w:date="2021-10-27T23:08:00Z">
              <w:rPr>
                <w:rFonts w:ascii="Consolas" w:hAnsi="Consolas" w:cs="Consolas"/>
                <w:color w:val="FF0000"/>
                <w:sz w:val="19"/>
                <w:szCs w:val="19"/>
              </w:rPr>
            </w:rPrChange>
          </w:rPr>
          <w:t xml:space="preserve"> </w:t>
        </w:r>
        <w:proofErr w:type="gramStart"/>
        <w:r w:rsidRPr="008C09BE">
          <w:rPr>
            <w:rFonts w:ascii="Times New Roman" w:hAnsi="Times New Roman" w:cs="Times New Roman"/>
            <w:sz w:val="20"/>
            <w:szCs w:val="20"/>
            <w:lang w:val="en-US"/>
            <w:rPrChange w:id="10366" w:author="Airat Shigapov" w:date="2021-10-27T23:08:00Z">
              <w:rPr>
                <w:rFonts w:ascii="Consolas" w:hAnsi="Consolas" w:cs="Consolas"/>
                <w:color w:val="FF0000"/>
                <w:sz w:val="19"/>
                <w:szCs w:val="19"/>
              </w:rPr>
            </w:rPrChange>
          </w:rPr>
          <w:t>d</w:t>
        </w:r>
        <w:r w:rsidRPr="008C09BE">
          <w:rPr>
            <w:rFonts w:ascii="Times New Roman" w:hAnsi="Times New Roman" w:cs="Times New Roman"/>
            <w:sz w:val="20"/>
            <w:szCs w:val="20"/>
            <w:lang w:val="en-US"/>
            <w:rPrChange w:id="10367" w:author="Airat Shigapov" w:date="2021-10-27T23:08:00Z">
              <w:rPr>
                <w:rFonts w:ascii="Consolas" w:hAnsi="Consolas" w:cs="Consolas"/>
                <w:color w:val="0000FF"/>
                <w:sz w:val="19"/>
                <w:szCs w:val="19"/>
              </w:rPr>
            </w:rPrChange>
          </w:rPr>
          <w:t>:</w:t>
        </w:r>
        <w:r w:rsidRPr="008C09BE">
          <w:rPr>
            <w:rFonts w:ascii="Times New Roman" w:hAnsi="Times New Roman" w:cs="Times New Roman"/>
            <w:sz w:val="20"/>
            <w:szCs w:val="20"/>
            <w:lang w:val="en-US"/>
            <w:rPrChange w:id="10368" w:author="Airat Shigapov" w:date="2021-10-27T23:08:00Z">
              <w:rPr>
                <w:rFonts w:ascii="Consolas" w:hAnsi="Consolas" w:cs="Consolas"/>
                <w:color w:val="FF0000"/>
                <w:sz w:val="19"/>
                <w:szCs w:val="19"/>
              </w:rPr>
            </w:rPrChange>
          </w:rPr>
          <w:t>DesignHeight</w:t>
        </w:r>
        <w:proofErr w:type="gramEnd"/>
        <w:r w:rsidRPr="008C09BE">
          <w:rPr>
            <w:rFonts w:ascii="Times New Roman" w:hAnsi="Times New Roman" w:cs="Times New Roman"/>
            <w:sz w:val="20"/>
            <w:szCs w:val="20"/>
            <w:lang w:val="en-US"/>
            <w:rPrChange w:id="10369" w:author="Airat Shigapov" w:date="2021-10-27T23:08:00Z">
              <w:rPr>
                <w:rFonts w:ascii="Consolas" w:hAnsi="Consolas" w:cs="Consolas"/>
                <w:color w:val="0000FF"/>
                <w:sz w:val="19"/>
                <w:szCs w:val="19"/>
              </w:rPr>
            </w:rPrChange>
          </w:rPr>
          <w:t>="500"</w:t>
        </w:r>
        <w:r w:rsidRPr="008C09BE">
          <w:rPr>
            <w:rFonts w:ascii="Times New Roman" w:hAnsi="Times New Roman" w:cs="Times New Roman"/>
            <w:sz w:val="20"/>
            <w:szCs w:val="20"/>
            <w:lang w:val="en-US"/>
            <w:rPrChange w:id="10370" w:author="Airat Shigapov" w:date="2021-10-27T23:08:00Z">
              <w:rPr>
                <w:rFonts w:ascii="Consolas" w:hAnsi="Consolas" w:cs="Consolas"/>
                <w:color w:val="FF0000"/>
                <w:sz w:val="19"/>
                <w:szCs w:val="19"/>
              </w:rPr>
            </w:rPrChange>
          </w:rPr>
          <w:t xml:space="preserve"> d</w:t>
        </w:r>
        <w:r w:rsidRPr="008C09BE">
          <w:rPr>
            <w:rFonts w:ascii="Times New Roman" w:hAnsi="Times New Roman" w:cs="Times New Roman"/>
            <w:sz w:val="20"/>
            <w:szCs w:val="20"/>
            <w:lang w:val="en-US"/>
            <w:rPrChange w:id="10371" w:author="Airat Shigapov" w:date="2021-10-27T23:08:00Z">
              <w:rPr>
                <w:rFonts w:ascii="Consolas" w:hAnsi="Consolas" w:cs="Consolas"/>
                <w:color w:val="0000FF"/>
                <w:sz w:val="19"/>
                <w:szCs w:val="19"/>
              </w:rPr>
            </w:rPrChange>
          </w:rPr>
          <w:t>:</w:t>
        </w:r>
        <w:r w:rsidRPr="008C09BE">
          <w:rPr>
            <w:rFonts w:ascii="Times New Roman" w:hAnsi="Times New Roman" w:cs="Times New Roman"/>
            <w:sz w:val="20"/>
            <w:szCs w:val="20"/>
            <w:lang w:val="en-US"/>
            <w:rPrChange w:id="10372" w:author="Airat Shigapov" w:date="2021-10-27T23:08:00Z">
              <w:rPr>
                <w:rFonts w:ascii="Consolas" w:hAnsi="Consolas" w:cs="Consolas"/>
                <w:color w:val="FF0000"/>
                <w:sz w:val="19"/>
                <w:szCs w:val="19"/>
              </w:rPr>
            </w:rPrChange>
          </w:rPr>
          <w:t>DesignWidth</w:t>
        </w:r>
        <w:r w:rsidRPr="008C09BE">
          <w:rPr>
            <w:rFonts w:ascii="Times New Roman" w:hAnsi="Times New Roman" w:cs="Times New Roman"/>
            <w:sz w:val="20"/>
            <w:szCs w:val="20"/>
            <w:lang w:val="en-US"/>
            <w:rPrChange w:id="10373" w:author="Airat Shigapov" w:date="2021-10-27T23:08:00Z">
              <w:rPr>
                <w:rFonts w:ascii="Consolas" w:hAnsi="Consolas" w:cs="Consolas"/>
                <w:color w:val="0000FF"/>
                <w:sz w:val="19"/>
                <w:szCs w:val="19"/>
              </w:rPr>
            </w:rPrChange>
          </w:rPr>
          <w:t>="1400"</w:t>
        </w:r>
      </w:ins>
    </w:p>
    <w:p w14:paraId="4C66A761" w14:textId="77777777" w:rsidR="00D002A1" w:rsidRPr="008C09BE" w:rsidRDefault="00D002A1" w:rsidP="00D002A1">
      <w:pPr>
        <w:autoSpaceDE w:val="0"/>
        <w:autoSpaceDN w:val="0"/>
        <w:adjustRightInd w:val="0"/>
        <w:spacing w:after="0" w:line="240" w:lineRule="auto"/>
        <w:rPr>
          <w:ins w:id="10374" w:author="Airat Shigapov" w:date="2021-10-27T23:06:00Z"/>
          <w:rFonts w:ascii="Times New Roman" w:hAnsi="Times New Roman" w:cs="Times New Roman"/>
          <w:sz w:val="20"/>
          <w:szCs w:val="20"/>
          <w:lang w:val="en-US"/>
          <w:rPrChange w:id="10375" w:author="Airat Shigapov" w:date="2021-10-27T23:08:00Z">
            <w:rPr>
              <w:ins w:id="10376" w:author="Airat Shigapov" w:date="2021-10-27T23:06:00Z"/>
              <w:rFonts w:ascii="Consolas" w:hAnsi="Consolas" w:cs="Consolas"/>
              <w:color w:val="000000"/>
              <w:sz w:val="19"/>
              <w:szCs w:val="19"/>
            </w:rPr>
          </w:rPrChange>
        </w:rPr>
      </w:pPr>
      <w:ins w:id="10377" w:author="Airat Shigapov" w:date="2021-10-27T23:06:00Z">
        <w:r w:rsidRPr="008C09BE">
          <w:rPr>
            <w:rFonts w:ascii="Times New Roman" w:hAnsi="Times New Roman" w:cs="Times New Roman"/>
            <w:sz w:val="20"/>
            <w:szCs w:val="20"/>
            <w:lang w:val="en-US"/>
            <w:rPrChange w:id="10378"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10379" w:author="Airat Shigapov" w:date="2021-10-27T23:08:00Z">
              <w:rPr>
                <w:rFonts w:ascii="Consolas" w:hAnsi="Consolas" w:cs="Consolas"/>
                <w:color w:val="FF0000"/>
                <w:sz w:val="19"/>
                <w:szCs w:val="19"/>
              </w:rPr>
            </w:rPrChange>
          </w:rPr>
          <w:t xml:space="preserve"> Background</w:t>
        </w:r>
        <w:r w:rsidRPr="008C09BE">
          <w:rPr>
            <w:rFonts w:ascii="Times New Roman" w:hAnsi="Times New Roman" w:cs="Times New Roman"/>
            <w:sz w:val="20"/>
            <w:szCs w:val="20"/>
            <w:lang w:val="en-US"/>
            <w:rPrChange w:id="10380" w:author="Airat Shigapov" w:date="2021-10-27T23:08:00Z">
              <w:rPr>
                <w:rFonts w:ascii="Consolas" w:hAnsi="Consolas" w:cs="Consolas"/>
                <w:color w:val="0000FF"/>
                <w:sz w:val="19"/>
                <w:szCs w:val="19"/>
              </w:rPr>
            </w:rPrChange>
          </w:rPr>
          <w:t>="White"</w:t>
        </w:r>
      </w:ins>
    </w:p>
    <w:p w14:paraId="19300EAE" w14:textId="77777777" w:rsidR="00D002A1" w:rsidRPr="008C09BE" w:rsidRDefault="00D002A1" w:rsidP="00D002A1">
      <w:pPr>
        <w:autoSpaceDE w:val="0"/>
        <w:autoSpaceDN w:val="0"/>
        <w:adjustRightInd w:val="0"/>
        <w:spacing w:after="0" w:line="240" w:lineRule="auto"/>
        <w:rPr>
          <w:ins w:id="10381" w:author="Airat Shigapov" w:date="2021-10-27T23:06:00Z"/>
          <w:rFonts w:ascii="Times New Roman" w:hAnsi="Times New Roman" w:cs="Times New Roman"/>
          <w:sz w:val="20"/>
          <w:szCs w:val="20"/>
          <w:lang w:val="en-US"/>
          <w:rPrChange w:id="10382" w:author="Airat Shigapov" w:date="2021-10-27T23:08:00Z">
            <w:rPr>
              <w:ins w:id="10383" w:author="Airat Shigapov" w:date="2021-10-27T23:06:00Z"/>
              <w:rFonts w:ascii="Consolas" w:hAnsi="Consolas" w:cs="Consolas"/>
              <w:color w:val="000000"/>
              <w:sz w:val="19"/>
              <w:szCs w:val="19"/>
            </w:rPr>
          </w:rPrChange>
        </w:rPr>
      </w:pPr>
      <w:ins w:id="10384" w:author="Airat Shigapov" w:date="2021-10-27T23:06:00Z">
        <w:r w:rsidRPr="008C09BE">
          <w:rPr>
            <w:rFonts w:ascii="Times New Roman" w:hAnsi="Times New Roman" w:cs="Times New Roman"/>
            <w:sz w:val="20"/>
            <w:szCs w:val="20"/>
            <w:lang w:val="en-US"/>
            <w:rPrChange w:id="10385"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10386" w:author="Airat Shigapov" w:date="2021-10-27T23:08:00Z">
              <w:rPr>
                <w:rFonts w:ascii="Consolas" w:hAnsi="Consolas" w:cs="Consolas"/>
                <w:color w:val="FF0000"/>
                <w:sz w:val="19"/>
                <w:szCs w:val="19"/>
              </w:rPr>
            </w:rPrChange>
          </w:rPr>
          <w:t xml:space="preserve"> Title</w:t>
        </w:r>
        <w:r w:rsidRPr="008C09BE">
          <w:rPr>
            <w:rFonts w:ascii="Times New Roman" w:hAnsi="Times New Roman" w:cs="Times New Roman"/>
            <w:sz w:val="20"/>
            <w:szCs w:val="20"/>
            <w:lang w:val="en-US"/>
            <w:rPrChange w:id="10387" w:author="Airat Shigapov" w:date="2021-10-27T23:08:00Z">
              <w:rPr>
                <w:rFonts w:ascii="Consolas" w:hAnsi="Consolas" w:cs="Consolas"/>
                <w:color w:val="0000FF"/>
                <w:sz w:val="19"/>
                <w:szCs w:val="19"/>
              </w:rPr>
            </w:rPrChange>
          </w:rPr>
          <w:t>="Registration"&gt;</w:t>
        </w:r>
      </w:ins>
    </w:p>
    <w:p w14:paraId="63AFE5E7" w14:textId="77777777" w:rsidR="00D002A1" w:rsidRPr="008C09BE" w:rsidRDefault="00D002A1" w:rsidP="00D002A1">
      <w:pPr>
        <w:autoSpaceDE w:val="0"/>
        <w:autoSpaceDN w:val="0"/>
        <w:adjustRightInd w:val="0"/>
        <w:spacing w:after="0" w:line="240" w:lineRule="auto"/>
        <w:rPr>
          <w:ins w:id="10388" w:author="Airat Shigapov" w:date="2021-10-27T23:06:00Z"/>
          <w:rFonts w:ascii="Times New Roman" w:hAnsi="Times New Roman" w:cs="Times New Roman"/>
          <w:sz w:val="20"/>
          <w:szCs w:val="20"/>
          <w:lang w:val="en-US"/>
          <w:rPrChange w:id="10389" w:author="Airat Shigapov" w:date="2021-10-27T23:08:00Z">
            <w:rPr>
              <w:ins w:id="10390" w:author="Airat Shigapov" w:date="2021-10-27T23:06:00Z"/>
              <w:rFonts w:ascii="Consolas" w:hAnsi="Consolas" w:cs="Consolas"/>
              <w:color w:val="000000"/>
              <w:sz w:val="19"/>
              <w:szCs w:val="19"/>
            </w:rPr>
          </w:rPrChange>
        </w:rPr>
      </w:pPr>
      <w:ins w:id="10391" w:author="Airat Shigapov" w:date="2021-10-27T23:06:00Z">
        <w:r w:rsidRPr="008C09BE">
          <w:rPr>
            <w:rFonts w:ascii="Times New Roman" w:hAnsi="Times New Roman" w:cs="Times New Roman"/>
            <w:sz w:val="20"/>
            <w:szCs w:val="20"/>
            <w:lang w:val="en-US"/>
            <w:rPrChange w:id="10392"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10393" w:author="Airat Shigapov" w:date="2021-10-27T23:08:00Z">
              <w:rPr>
                <w:rFonts w:ascii="Consolas" w:hAnsi="Consolas" w:cs="Consolas"/>
                <w:color w:val="0000FF"/>
                <w:sz w:val="19"/>
                <w:szCs w:val="19"/>
              </w:rPr>
            </w:rPrChange>
          </w:rPr>
          <w:t>&lt;</w:t>
        </w:r>
        <w:proofErr w:type="spellStart"/>
        <w:r w:rsidRPr="008C09BE">
          <w:rPr>
            <w:rFonts w:ascii="Times New Roman" w:hAnsi="Times New Roman" w:cs="Times New Roman"/>
            <w:sz w:val="20"/>
            <w:szCs w:val="20"/>
            <w:lang w:val="en-US"/>
            <w:rPrChange w:id="10394" w:author="Airat Shigapov" w:date="2021-10-27T23:08:00Z">
              <w:rPr>
                <w:rFonts w:ascii="Consolas" w:hAnsi="Consolas" w:cs="Consolas"/>
                <w:color w:val="A31515"/>
                <w:sz w:val="19"/>
                <w:szCs w:val="19"/>
              </w:rPr>
            </w:rPrChange>
          </w:rPr>
          <w:t>Page.Resources</w:t>
        </w:r>
        <w:proofErr w:type="spellEnd"/>
        <w:r w:rsidRPr="008C09BE">
          <w:rPr>
            <w:rFonts w:ascii="Times New Roman" w:hAnsi="Times New Roman" w:cs="Times New Roman"/>
            <w:sz w:val="20"/>
            <w:szCs w:val="20"/>
            <w:lang w:val="en-US"/>
            <w:rPrChange w:id="10395" w:author="Airat Shigapov" w:date="2021-10-27T23:08:00Z">
              <w:rPr>
                <w:rFonts w:ascii="Consolas" w:hAnsi="Consolas" w:cs="Consolas"/>
                <w:color w:val="0000FF"/>
                <w:sz w:val="19"/>
                <w:szCs w:val="19"/>
              </w:rPr>
            </w:rPrChange>
          </w:rPr>
          <w:t>&gt;</w:t>
        </w:r>
      </w:ins>
    </w:p>
    <w:p w14:paraId="6E13ADB3" w14:textId="77777777" w:rsidR="00D002A1" w:rsidRPr="008C09BE" w:rsidRDefault="00D002A1" w:rsidP="00D002A1">
      <w:pPr>
        <w:autoSpaceDE w:val="0"/>
        <w:autoSpaceDN w:val="0"/>
        <w:adjustRightInd w:val="0"/>
        <w:spacing w:after="0" w:line="240" w:lineRule="auto"/>
        <w:rPr>
          <w:ins w:id="10396" w:author="Airat Shigapov" w:date="2021-10-27T23:06:00Z"/>
          <w:rFonts w:ascii="Times New Roman" w:hAnsi="Times New Roman" w:cs="Times New Roman"/>
          <w:sz w:val="20"/>
          <w:szCs w:val="20"/>
          <w:lang w:val="en-US"/>
          <w:rPrChange w:id="10397" w:author="Airat Shigapov" w:date="2021-10-27T23:08:00Z">
            <w:rPr>
              <w:ins w:id="10398" w:author="Airat Shigapov" w:date="2021-10-27T23:06:00Z"/>
              <w:rFonts w:ascii="Consolas" w:hAnsi="Consolas" w:cs="Consolas"/>
              <w:color w:val="000000"/>
              <w:sz w:val="19"/>
              <w:szCs w:val="19"/>
            </w:rPr>
          </w:rPrChange>
        </w:rPr>
      </w:pPr>
      <w:ins w:id="10399" w:author="Airat Shigapov" w:date="2021-10-27T23:06:00Z">
        <w:r w:rsidRPr="008C09BE">
          <w:rPr>
            <w:rFonts w:ascii="Times New Roman" w:hAnsi="Times New Roman" w:cs="Times New Roman"/>
            <w:sz w:val="20"/>
            <w:szCs w:val="20"/>
            <w:lang w:val="en-US"/>
            <w:rPrChange w:id="10400"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10401" w:author="Airat Shigapov" w:date="2021-10-27T23:08:00Z">
              <w:rPr>
                <w:rFonts w:ascii="Consolas" w:hAnsi="Consolas" w:cs="Consolas"/>
                <w:color w:val="0000FF"/>
                <w:sz w:val="19"/>
                <w:szCs w:val="19"/>
              </w:rPr>
            </w:rPrChange>
          </w:rPr>
          <w:t>&lt;</w:t>
        </w:r>
        <w:proofErr w:type="spellStart"/>
        <w:r w:rsidRPr="008C09BE">
          <w:rPr>
            <w:rFonts w:ascii="Times New Roman" w:hAnsi="Times New Roman" w:cs="Times New Roman"/>
            <w:sz w:val="20"/>
            <w:szCs w:val="20"/>
            <w:lang w:val="en-US"/>
            <w:rPrChange w:id="10402" w:author="Airat Shigapov" w:date="2021-10-27T23:08:00Z">
              <w:rPr>
                <w:rFonts w:ascii="Consolas" w:hAnsi="Consolas" w:cs="Consolas"/>
                <w:color w:val="A31515"/>
                <w:sz w:val="19"/>
                <w:szCs w:val="19"/>
              </w:rPr>
            </w:rPrChange>
          </w:rPr>
          <w:t>ResourceDictionary</w:t>
        </w:r>
        <w:proofErr w:type="spellEnd"/>
        <w:r w:rsidRPr="008C09BE">
          <w:rPr>
            <w:rFonts w:ascii="Times New Roman" w:hAnsi="Times New Roman" w:cs="Times New Roman"/>
            <w:sz w:val="20"/>
            <w:szCs w:val="20"/>
            <w:lang w:val="en-US"/>
            <w:rPrChange w:id="10403" w:author="Airat Shigapov" w:date="2021-10-27T23:08:00Z">
              <w:rPr>
                <w:rFonts w:ascii="Consolas" w:hAnsi="Consolas" w:cs="Consolas"/>
                <w:color w:val="0000FF"/>
                <w:sz w:val="19"/>
                <w:szCs w:val="19"/>
              </w:rPr>
            </w:rPrChange>
          </w:rPr>
          <w:t>&gt;</w:t>
        </w:r>
      </w:ins>
    </w:p>
    <w:p w14:paraId="03FBA39E" w14:textId="77777777" w:rsidR="00D002A1" w:rsidRPr="008C09BE" w:rsidRDefault="00D002A1" w:rsidP="00D002A1">
      <w:pPr>
        <w:autoSpaceDE w:val="0"/>
        <w:autoSpaceDN w:val="0"/>
        <w:adjustRightInd w:val="0"/>
        <w:spacing w:after="0" w:line="240" w:lineRule="auto"/>
        <w:rPr>
          <w:ins w:id="10404" w:author="Airat Shigapov" w:date="2021-10-27T23:06:00Z"/>
          <w:rFonts w:ascii="Times New Roman" w:hAnsi="Times New Roman" w:cs="Times New Roman"/>
          <w:sz w:val="20"/>
          <w:szCs w:val="20"/>
          <w:lang w:val="en-US"/>
          <w:rPrChange w:id="10405" w:author="Airat Shigapov" w:date="2021-10-27T23:08:00Z">
            <w:rPr>
              <w:ins w:id="10406" w:author="Airat Shigapov" w:date="2021-10-27T23:06:00Z"/>
              <w:rFonts w:ascii="Consolas" w:hAnsi="Consolas" w:cs="Consolas"/>
              <w:color w:val="000000"/>
              <w:sz w:val="19"/>
              <w:szCs w:val="19"/>
            </w:rPr>
          </w:rPrChange>
        </w:rPr>
      </w:pPr>
      <w:ins w:id="10407" w:author="Airat Shigapov" w:date="2021-10-27T23:06:00Z">
        <w:r w:rsidRPr="008C09BE">
          <w:rPr>
            <w:rFonts w:ascii="Times New Roman" w:hAnsi="Times New Roman" w:cs="Times New Roman"/>
            <w:sz w:val="20"/>
            <w:szCs w:val="20"/>
            <w:lang w:val="en-US"/>
            <w:rPrChange w:id="10408"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10409" w:author="Airat Shigapov" w:date="2021-10-27T23:08:00Z">
              <w:rPr>
                <w:rFonts w:ascii="Consolas" w:hAnsi="Consolas" w:cs="Consolas"/>
                <w:color w:val="0000FF"/>
                <w:sz w:val="19"/>
                <w:szCs w:val="19"/>
              </w:rPr>
            </w:rPrChange>
          </w:rPr>
          <w:t>&lt;</w:t>
        </w:r>
        <w:r w:rsidRPr="008C09BE">
          <w:rPr>
            <w:rFonts w:ascii="Times New Roman" w:hAnsi="Times New Roman" w:cs="Times New Roman"/>
            <w:sz w:val="20"/>
            <w:szCs w:val="20"/>
            <w:lang w:val="en-US"/>
            <w:rPrChange w:id="10410" w:author="Airat Shigapov" w:date="2021-10-27T23:08:00Z">
              <w:rPr>
                <w:rFonts w:ascii="Consolas" w:hAnsi="Consolas" w:cs="Consolas"/>
                <w:color w:val="A31515"/>
                <w:sz w:val="19"/>
                <w:szCs w:val="19"/>
              </w:rPr>
            </w:rPrChange>
          </w:rPr>
          <w:t>Style</w:t>
        </w:r>
        <w:r w:rsidRPr="008C09BE">
          <w:rPr>
            <w:rFonts w:ascii="Times New Roman" w:hAnsi="Times New Roman" w:cs="Times New Roman"/>
            <w:sz w:val="20"/>
            <w:szCs w:val="20"/>
            <w:lang w:val="en-US"/>
            <w:rPrChange w:id="10411" w:author="Airat Shigapov" w:date="2021-10-27T23:08:00Z">
              <w:rPr>
                <w:rFonts w:ascii="Consolas" w:hAnsi="Consolas" w:cs="Consolas"/>
                <w:color w:val="FF0000"/>
                <w:sz w:val="19"/>
                <w:szCs w:val="19"/>
              </w:rPr>
            </w:rPrChange>
          </w:rPr>
          <w:t xml:space="preserve"> </w:t>
        </w:r>
        <w:proofErr w:type="spellStart"/>
        <w:r w:rsidRPr="008C09BE">
          <w:rPr>
            <w:rFonts w:ascii="Times New Roman" w:hAnsi="Times New Roman" w:cs="Times New Roman"/>
            <w:sz w:val="20"/>
            <w:szCs w:val="20"/>
            <w:lang w:val="en-US"/>
            <w:rPrChange w:id="10412" w:author="Airat Shigapov" w:date="2021-10-27T23:08:00Z">
              <w:rPr>
                <w:rFonts w:ascii="Consolas" w:hAnsi="Consolas" w:cs="Consolas"/>
                <w:color w:val="FF0000"/>
                <w:sz w:val="19"/>
                <w:szCs w:val="19"/>
              </w:rPr>
            </w:rPrChange>
          </w:rPr>
          <w:t>TargetType</w:t>
        </w:r>
        <w:proofErr w:type="spellEnd"/>
        <w:r w:rsidRPr="008C09BE">
          <w:rPr>
            <w:rFonts w:ascii="Times New Roman" w:hAnsi="Times New Roman" w:cs="Times New Roman"/>
            <w:sz w:val="20"/>
            <w:szCs w:val="20"/>
            <w:lang w:val="en-US"/>
            <w:rPrChange w:id="10413" w:author="Airat Shigapov" w:date="2021-10-27T23:08:00Z">
              <w:rPr>
                <w:rFonts w:ascii="Consolas" w:hAnsi="Consolas" w:cs="Consolas"/>
                <w:color w:val="0000FF"/>
                <w:sz w:val="19"/>
                <w:szCs w:val="19"/>
              </w:rPr>
            </w:rPrChange>
          </w:rPr>
          <w:t>="</w:t>
        </w:r>
        <w:proofErr w:type="spellStart"/>
        <w:r w:rsidRPr="008C09BE">
          <w:rPr>
            <w:rFonts w:ascii="Times New Roman" w:hAnsi="Times New Roman" w:cs="Times New Roman"/>
            <w:sz w:val="20"/>
            <w:szCs w:val="20"/>
            <w:lang w:val="en-US"/>
            <w:rPrChange w:id="10414" w:author="Airat Shigapov" w:date="2021-10-27T23:08:00Z">
              <w:rPr>
                <w:rFonts w:ascii="Consolas" w:hAnsi="Consolas" w:cs="Consolas"/>
                <w:color w:val="0000FF"/>
                <w:sz w:val="19"/>
                <w:szCs w:val="19"/>
              </w:rPr>
            </w:rPrChange>
          </w:rPr>
          <w:t>TextBox</w:t>
        </w:r>
        <w:proofErr w:type="spellEnd"/>
        <w:r w:rsidRPr="008C09BE">
          <w:rPr>
            <w:rFonts w:ascii="Times New Roman" w:hAnsi="Times New Roman" w:cs="Times New Roman"/>
            <w:sz w:val="20"/>
            <w:szCs w:val="20"/>
            <w:lang w:val="en-US"/>
            <w:rPrChange w:id="10415" w:author="Airat Shigapov" w:date="2021-10-27T23:08:00Z">
              <w:rPr>
                <w:rFonts w:ascii="Consolas" w:hAnsi="Consolas" w:cs="Consolas"/>
                <w:color w:val="0000FF"/>
                <w:sz w:val="19"/>
                <w:szCs w:val="19"/>
              </w:rPr>
            </w:rPrChange>
          </w:rPr>
          <w:t>" &gt;</w:t>
        </w:r>
      </w:ins>
    </w:p>
    <w:p w14:paraId="67C093FA" w14:textId="77777777" w:rsidR="00D002A1" w:rsidRPr="008C09BE" w:rsidRDefault="00D002A1" w:rsidP="00D002A1">
      <w:pPr>
        <w:autoSpaceDE w:val="0"/>
        <w:autoSpaceDN w:val="0"/>
        <w:adjustRightInd w:val="0"/>
        <w:spacing w:after="0" w:line="240" w:lineRule="auto"/>
        <w:rPr>
          <w:ins w:id="10416" w:author="Airat Shigapov" w:date="2021-10-27T23:06:00Z"/>
          <w:rFonts w:ascii="Times New Roman" w:hAnsi="Times New Roman" w:cs="Times New Roman"/>
          <w:sz w:val="20"/>
          <w:szCs w:val="20"/>
          <w:lang w:val="en-US"/>
          <w:rPrChange w:id="10417" w:author="Airat Shigapov" w:date="2021-10-27T23:08:00Z">
            <w:rPr>
              <w:ins w:id="10418" w:author="Airat Shigapov" w:date="2021-10-27T23:06:00Z"/>
              <w:rFonts w:ascii="Consolas" w:hAnsi="Consolas" w:cs="Consolas"/>
              <w:color w:val="000000"/>
              <w:sz w:val="19"/>
              <w:szCs w:val="19"/>
            </w:rPr>
          </w:rPrChange>
        </w:rPr>
      </w:pPr>
      <w:ins w:id="10419" w:author="Airat Shigapov" w:date="2021-10-27T23:06:00Z">
        <w:r w:rsidRPr="008C09BE">
          <w:rPr>
            <w:rFonts w:ascii="Times New Roman" w:hAnsi="Times New Roman" w:cs="Times New Roman"/>
            <w:sz w:val="20"/>
            <w:szCs w:val="20"/>
            <w:lang w:val="en-US"/>
            <w:rPrChange w:id="10420"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10421" w:author="Airat Shigapov" w:date="2021-10-27T23:08:00Z">
              <w:rPr>
                <w:rFonts w:ascii="Consolas" w:hAnsi="Consolas" w:cs="Consolas"/>
                <w:color w:val="0000FF"/>
                <w:sz w:val="19"/>
                <w:szCs w:val="19"/>
              </w:rPr>
            </w:rPrChange>
          </w:rPr>
          <w:t>&lt;</w:t>
        </w:r>
        <w:r w:rsidRPr="008C09BE">
          <w:rPr>
            <w:rFonts w:ascii="Times New Roman" w:hAnsi="Times New Roman" w:cs="Times New Roman"/>
            <w:sz w:val="20"/>
            <w:szCs w:val="20"/>
            <w:lang w:val="en-US"/>
            <w:rPrChange w:id="10422" w:author="Airat Shigapov" w:date="2021-10-27T23:08:00Z">
              <w:rPr>
                <w:rFonts w:ascii="Consolas" w:hAnsi="Consolas" w:cs="Consolas"/>
                <w:color w:val="A31515"/>
                <w:sz w:val="19"/>
                <w:szCs w:val="19"/>
              </w:rPr>
            </w:rPrChange>
          </w:rPr>
          <w:t>Setter</w:t>
        </w:r>
        <w:r w:rsidRPr="008C09BE">
          <w:rPr>
            <w:rFonts w:ascii="Times New Roman" w:hAnsi="Times New Roman" w:cs="Times New Roman"/>
            <w:sz w:val="20"/>
            <w:szCs w:val="20"/>
            <w:lang w:val="en-US"/>
            <w:rPrChange w:id="10423" w:author="Airat Shigapov" w:date="2021-10-27T23:08:00Z">
              <w:rPr>
                <w:rFonts w:ascii="Consolas" w:hAnsi="Consolas" w:cs="Consolas"/>
                <w:color w:val="FF0000"/>
                <w:sz w:val="19"/>
                <w:szCs w:val="19"/>
              </w:rPr>
            </w:rPrChange>
          </w:rPr>
          <w:t xml:space="preserve"> Property</w:t>
        </w:r>
        <w:r w:rsidRPr="008C09BE">
          <w:rPr>
            <w:rFonts w:ascii="Times New Roman" w:hAnsi="Times New Roman" w:cs="Times New Roman"/>
            <w:sz w:val="20"/>
            <w:szCs w:val="20"/>
            <w:lang w:val="en-US"/>
            <w:rPrChange w:id="10424" w:author="Airat Shigapov" w:date="2021-10-27T23:08:00Z">
              <w:rPr>
                <w:rFonts w:ascii="Consolas" w:hAnsi="Consolas" w:cs="Consolas"/>
                <w:color w:val="0000FF"/>
                <w:sz w:val="19"/>
                <w:szCs w:val="19"/>
              </w:rPr>
            </w:rPrChange>
          </w:rPr>
          <w:t>="</w:t>
        </w:r>
        <w:proofErr w:type="spellStart"/>
        <w:r w:rsidRPr="008C09BE">
          <w:rPr>
            <w:rFonts w:ascii="Times New Roman" w:hAnsi="Times New Roman" w:cs="Times New Roman"/>
            <w:sz w:val="20"/>
            <w:szCs w:val="20"/>
            <w:lang w:val="en-US"/>
            <w:rPrChange w:id="10425" w:author="Airat Shigapov" w:date="2021-10-27T23:08:00Z">
              <w:rPr>
                <w:rFonts w:ascii="Consolas" w:hAnsi="Consolas" w:cs="Consolas"/>
                <w:color w:val="0000FF"/>
                <w:sz w:val="19"/>
                <w:szCs w:val="19"/>
              </w:rPr>
            </w:rPrChange>
          </w:rPr>
          <w:t>FontSize</w:t>
        </w:r>
        <w:proofErr w:type="spellEnd"/>
        <w:r w:rsidRPr="008C09BE">
          <w:rPr>
            <w:rFonts w:ascii="Times New Roman" w:hAnsi="Times New Roman" w:cs="Times New Roman"/>
            <w:sz w:val="20"/>
            <w:szCs w:val="20"/>
            <w:lang w:val="en-US"/>
            <w:rPrChange w:id="10426" w:author="Airat Shigapov" w:date="2021-10-27T23:08:00Z">
              <w:rPr>
                <w:rFonts w:ascii="Consolas" w:hAnsi="Consolas" w:cs="Consolas"/>
                <w:color w:val="0000FF"/>
                <w:sz w:val="19"/>
                <w:szCs w:val="19"/>
              </w:rPr>
            </w:rPrChange>
          </w:rPr>
          <w:t>"</w:t>
        </w:r>
        <w:r w:rsidRPr="008C09BE">
          <w:rPr>
            <w:rFonts w:ascii="Times New Roman" w:hAnsi="Times New Roman" w:cs="Times New Roman"/>
            <w:sz w:val="20"/>
            <w:szCs w:val="20"/>
            <w:lang w:val="en-US"/>
            <w:rPrChange w:id="10427" w:author="Airat Shigapov" w:date="2021-10-27T23:08:00Z">
              <w:rPr>
                <w:rFonts w:ascii="Consolas" w:hAnsi="Consolas" w:cs="Consolas"/>
                <w:color w:val="FF0000"/>
                <w:sz w:val="19"/>
                <w:szCs w:val="19"/>
              </w:rPr>
            </w:rPrChange>
          </w:rPr>
          <w:t xml:space="preserve"> Value</w:t>
        </w:r>
        <w:r w:rsidRPr="008C09BE">
          <w:rPr>
            <w:rFonts w:ascii="Times New Roman" w:hAnsi="Times New Roman" w:cs="Times New Roman"/>
            <w:sz w:val="20"/>
            <w:szCs w:val="20"/>
            <w:lang w:val="en-US"/>
            <w:rPrChange w:id="10428" w:author="Airat Shigapov" w:date="2021-10-27T23:08:00Z">
              <w:rPr>
                <w:rFonts w:ascii="Consolas" w:hAnsi="Consolas" w:cs="Consolas"/>
                <w:color w:val="0000FF"/>
                <w:sz w:val="19"/>
                <w:szCs w:val="19"/>
              </w:rPr>
            </w:rPrChange>
          </w:rPr>
          <w:t>="17"/&gt;</w:t>
        </w:r>
      </w:ins>
    </w:p>
    <w:p w14:paraId="61F9C4C5" w14:textId="77777777" w:rsidR="00D002A1" w:rsidRPr="008C09BE" w:rsidRDefault="00D002A1" w:rsidP="00D002A1">
      <w:pPr>
        <w:autoSpaceDE w:val="0"/>
        <w:autoSpaceDN w:val="0"/>
        <w:adjustRightInd w:val="0"/>
        <w:spacing w:after="0" w:line="240" w:lineRule="auto"/>
        <w:rPr>
          <w:ins w:id="10429" w:author="Airat Shigapov" w:date="2021-10-27T23:06:00Z"/>
          <w:rFonts w:ascii="Times New Roman" w:hAnsi="Times New Roman" w:cs="Times New Roman"/>
          <w:sz w:val="20"/>
          <w:szCs w:val="20"/>
          <w:lang w:val="en-US"/>
          <w:rPrChange w:id="10430" w:author="Airat Shigapov" w:date="2021-10-27T23:08:00Z">
            <w:rPr>
              <w:ins w:id="10431" w:author="Airat Shigapov" w:date="2021-10-27T23:06:00Z"/>
              <w:rFonts w:ascii="Consolas" w:hAnsi="Consolas" w:cs="Consolas"/>
              <w:color w:val="000000"/>
              <w:sz w:val="19"/>
              <w:szCs w:val="19"/>
            </w:rPr>
          </w:rPrChange>
        </w:rPr>
      </w:pPr>
      <w:ins w:id="10432" w:author="Airat Shigapov" w:date="2021-10-27T23:06:00Z">
        <w:r w:rsidRPr="008C09BE">
          <w:rPr>
            <w:rFonts w:ascii="Times New Roman" w:hAnsi="Times New Roman" w:cs="Times New Roman"/>
            <w:sz w:val="20"/>
            <w:szCs w:val="20"/>
            <w:lang w:val="en-US"/>
            <w:rPrChange w:id="10433"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10434" w:author="Airat Shigapov" w:date="2021-10-27T23:08:00Z">
              <w:rPr>
                <w:rFonts w:ascii="Consolas" w:hAnsi="Consolas" w:cs="Consolas"/>
                <w:color w:val="0000FF"/>
                <w:sz w:val="19"/>
                <w:szCs w:val="19"/>
              </w:rPr>
            </w:rPrChange>
          </w:rPr>
          <w:t>&lt;</w:t>
        </w:r>
        <w:r w:rsidRPr="008C09BE">
          <w:rPr>
            <w:rFonts w:ascii="Times New Roman" w:hAnsi="Times New Roman" w:cs="Times New Roman"/>
            <w:sz w:val="20"/>
            <w:szCs w:val="20"/>
            <w:lang w:val="en-US"/>
            <w:rPrChange w:id="10435" w:author="Airat Shigapov" w:date="2021-10-27T23:08:00Z">
              <w:rPr>
                <w:rFonts w:ascii="Consolas" w:hAnsi="Consolas" w:cs="Consolas"/>
                <w:color w:val="A31515"/>
                <w:sz w:val="19"/>
                <w:szCs w:val="19"/>
              </w:rPr>
            </w:rPrChange>
          </w:rPr>
          <w:t>Setter</w:t>
        </w:r>
        <w:r w:rsidRPr="008C09BE">
          <w:rPr>
            <w:rFonts w:ascii="Times New Roman" w:hAnsi="Times New Roman" w:cs="Times New Roman"/>
            <w:sz w:val="20"/>
            <w:szCs w:val="20"/>
            <w:lang w:val="en-US"/>
            <w:rPrChange w:id="10436" w:author="Airat Shigapov" w:date="2021-10-27T23:08:00Z">
              <w:rPr>
                <w:rFonts w:ascii="Consolas" w:hAnsi="Consolas" w:cs="Consolas"/>
                <w:color w:val="FF0000"/>
                <w:sz w:val="19"/>
                <w:szCs w:val="19"/>
              </w:rPr>
            </w:rPrChange>
          </w:rPr>
          <w:t xml:space="preserve"> Property</w:t>
        </w:r>
        <w:r w:rsidRPr="008C09BE">
          <w:rPr>
            <w:rFonts w:ascii="Times New Roman" w:hAnsi="Times New Roman" w:cs="Times New Roman"/>
            <w:sz w:val="20"/>
            <w:szCs w:val="20"/>
            <w:lang w:val="en-US"/>
            <w:rPrChange w:id="10437" w:author="Airat Shigapov" w:date="2021-10-27T23:08:00Z">
              <w:rPr>
                <w:rFonts w:ascii="Consolas" w:hAnsi="Consolas" w:cs="Consolas"/>
                <w:color w:val="0000FF"/>
                <w:sz w:val="19"/>
                <w:szCs w:val="19"/>
              </w:rPr>
            </w:rPrChange>
          </w:rPr>
          <w:t>="Foreground"</w:t>
        </w:r>
        <w:r w:rsidRPr="008C09BE">
          <w:rPr>
            <w:rFonts w:ascii="Times New Roman" w:hAnsi="Times New Roman" w:cs="Times New Roman"/>
            <w:sz w:val="20"/>
            <w:szCs w:val="20"/>
            <w:lang w:val="en-US"/>
            <w:rPrChange w:id="10438" w:author="Airat Shigapov" w:date="2021-10-27T23:08:00Z">
              <w:rPr>
                <w:rFonts w:ascii="Consolas" w:hAnsi="Consolas" w:cs="Consolas"/>
                <w:color w:val="FF0000"/>
                <w:sz w:val="19"/>
                <w:szCs w:val="19"/>
              </w:rPr>
            </w:rPrChange>
          </w:rPr>
          <w:t xml:space="preserve"> Value</w:t>
        </w:r>
        <w:r w:rsidRPr="008C09BE">
          <w:rPr>
            <w:rFonts w:ascii="Times New Roman" w:hAnsi="Times New Roman" w:cs="Times New Roman"/>
            <w:sz w:val="20"/>
            <w:szCs w:val="20"/>
            <w:lang w:val="en-US"/>
            <w:rPrChange w:id="10439" w:author="Airat Shigapov" w:date="2021-10-27T23:08:00Z">
              <w:rPr>
                <w:rFonts w:ascii="Consolas" w:hAnsi="Consolas" w:cs="Consolas"/>
                <w:color w:val="0000FF"/>
                <w:sz w:val="19"/>
                <w:szCs w:val="19"/>
              </w:rPr>
            </w:rPrChange>
          </w:rPr>
          <w:t>="Gray"/&gt;</w:t>
        </w:r>
      </w:ins>
    </w:p>
    <w:p w14:paraId="45FEA96F" w14:textId="77777777" w:rsidR="00D002A1" w:rsidRPr="008C09BE" w:rsidRDefault="00D002A1" w:rsidP="00D002A1">
      <w:pPr>
        <w:autoSpaceDE w:val="0"/>
        <w:autoSpaceDN w:val="0"/>
        <w:adjustRightInd w:val="0"/>
        <w:spacing w:after="0" w:line="240" w:lineRule="auto"/>
        <w:rPr>
          <w:ins w:id="10440" w:author="Airat Shigapov" w:date="2021-10-27T23:06:00Z"/>
          <w:rFonts w:ascii="Times New Roman" w:hAnsi="Times New Roman" w:cs="Times New Roman"/>
          <w:sz w:val="20"/>
          <w:szCs w:val="20"/>
          <w:lang w:val="en-US"/>
          <w:rPrChange w:id="10441" w:author="Airat Shigapov" w:date="2021-10-27T23:08:00Z">
            <w:rPr>
              <w:ins w:id="10442" w:author="Airat Shigapov" w:date="2021-10-27T23:06:00Z"/>
              <w:rFonts w:ascii="Consolas" w:hAnsi="Consolas" w:cs="Consolas"/>
              <w:color w:val="000000"/>
              <w:sz w:val="19"/>
              <w:szCs w:val="19"/>
            </w:rPr>
          </w:rPrChange>
        </w:rPr>
      </w:pPr>
      <w:ins w:id="10443" w:author="Airat Shigapov" w:date="2021-10-27T23:06:00Z">
        <w:r w:rsidRPr="008C09BE">
          <w:rPr>
            <w:rFonts w:ascii="Times New Roman" w:hAnsi="Times New Roman" w:cs="Times New Roman"/>
            <w:sz w:val="20"/>
            <w:szCs w:val="20"/>
            <w:lang w:val="en-US"/>
            <w:rPrChange w:id="10444"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10445" w:author="Airat Shigapov" w:date="2021-10-27T23:08:00Z">
              <w:rPr>
                <w:rFonts w:ascii="Consolas" w:hAnsi="Consolas" w:cs="Consolas"/>
                <w:color w:val="0000FF"/>
                <w:sz w:val="19"/>
                <w:szCs w:val="19"/>
              </w:rPr>
            </w:rPrChange>
          </w:rPr>
          <w:t>&lt;</w:t>
        </w:r>
        <w:r w:rsidRPr="008C09BE">
          <w:rPr>
            <w:rFonts w:ascii="Times New Roman" w:hAnsi="Times New Roman" w:cs="Times New Roman"/>
            <w:sz w:val="20"/>
            <w:szCs w:val="20"/>
            <w:lang w:val="en-US"/>
            <w:rPrChange w:id="10446" w:author="Airat Shigapov" w:date="2021-10-27T23:08:00Z">
              <w:rPr>
                <w:rFonts w:ascii="Consolas" w:hAnsi="Consolas" w:cs="Consolas"/>
                <w:color w:val="A31515"/>
                <w:sz w:val="19"/>
                <w:szCs w:val="19"/>
              </w:rPr>
            </w:rPrChange>
          </w:rPr>
          <w:t>Setter</w:t>
        </w:r>
        <w:r w:rsidRPr="008C09BE">
          <w:rPr>
            <w:rFonts w:ascii="Times New Roman" w:hAnsi="Times New Roman" w:cs="Times New Roman"/>
            <w:sz w:val="20"/>
            <w:szCs w:val="20"/>
            <w:lang w:val="en-US"/>
            <w:rPrChange w:id="10447" w:author="Airat Shigapov" w:date="2021-10-27T23:08:00Z">
              <w:rPr>
                <w:rFonts w:ascii="Consolas" w:hAnsi="Consolas" w:cs="Consolas"/>
                <w:color w:val="FF0000"/>
                <w:sz w:val="19"/>
                <w:szCs w:val="19"/>
              </w:rPr>
            </w:rPrChange>
          </w:rPr>
          <w:t xml:space="preserve"> Property</w:t>
        </w:r>
        <w:r w:rsidRPr="008C09BE">
          <w:rPr>
            <w:rFonts w:ascii="Times New Roman" w:hAnsi="Times New Roman" w:cs="Times New Roman"/>
            <w:sz w:val="20"/>
            <w:szCs w:val="20"/>
            <w:lang w:val="en-US"/>
            <w:rPrChange w:id="10448" w:author="Airat Shigapov" w:date="2021-10-27T23:08:00Z">
              <w:rPr>
                <w:rFonts w:ascii="Consolas" w:hAnsi="Consolas" w:cs="Consolas"/>
                <w:color w:val="0000FF"/>
                <w:sz w:val="19"/>
                <w:szCs w:val="19"/>
              </w:rPr>
            </w:rPrChange>
          </w:rPr>
          <w:t>="Height"</w:t>
        </w:r>
        <w:r w:rsidRPr="008C09BE">
          <w:rPr>
            <w:rFonts w:ascii="Times New Roman" w:hAnsi="Times New Roman" w:cs="Times New Roman"/>
            <w:sz w:val="20"/>
            <w:szCs w:val="20"/>
            <w:lang w:val="en-US"/>
            <w:rPrChange w:id="10449" w:author="Airat Shigapov" w:date="2021-10-27T23:08:00Z">
              <w:rPr>
                <w:rFonts w:ascii="Consolas" w:hAnsi="Consolas" w:cs="Consolas"/>
                <w:color w:val="FF0000"/>
                <w:sz w:val="19"/>
                <w:szCs w:val="19"/>
              </w:rPr>
            </w:rPrChange>
          </w:rPr>
          <w:t xml:space="preserve"> Value</w:t>
        </w:r>
        <w:r w:rsidRPr="008C09BE">
          <w:rPr>
            <w:rFonts w:ascii="Times New Roman" w:hAnsi="Times New Roman" w:cs="Times New Roman"/>
            <w:sz w:val="20"/>
            <w:szCs w:val="20"/>
            <w:lang w:val="en-US"/>
            <w:rPrChange w:id="10450" w:author="Airat Shigapov" w:date="2021-10-27T23:08:00Z">
              <w:rPr>
                <w:rFonts w:ascii="Consolas" w:hAnsi="Consolas" w:cs="Consolas"/>
                <w:color w:val="0000FF"/>
                <w:sz w:val="19"/>
                <w:szCs w:val="19"/>
              </w:rPr>
            </w:rPrChange>
          </w:rPr>
          <w:t>="35"/&gt;</w:t>
        </w:r>
      </w:ins>
    </w:p>
    <w:p w14:paraId="55B6E86E" w14:textId="77777777" w:rsidR="00D002A1" w:rsidRPr="008C09BE" w:rsidRDefault="00D002A1" w:rsidP="00D002A1">
      <w:pPr>
        <w:autoSpaceDE w:val="0"/>
        <w:autoSpaceDN w:val="0"/>
        <w:adjustRightInd w:val="0"/>
        <w:spacing w:after="0" w:line="240" w:lineRule="auto"/>
        <w:rPr>
          <w:ins w:id="10451" w:author="Airat Shigapov" w:date="2021-10-27T23:06:00Z"/>
          <w:rFonts w:ascii="Times New Roman" w:hAnsi="Times New Roman" w:cs="Times New Roman"/>
          <w:sz w:val="20"/>
          <w:szCs w:val="20"/>
          <w:lang w:val="en-US"/>
          <w:rPrChange w:id="10452" w:author="Airat Shigapov" w:date="2021-10-27T23:08:00Z">
            <w:rPr>
              <w:ins w:id="10453" w:author="Airat Shigapov" w:date="2021-10-27T23:06:00Z"/>
              <w:rFonts w:ascii="Consolas" w:hAnsi="Consolas" w:cs="Consolas"/>
              <w:color w:val="000000"/>
              <w:sz w:val="19"/>
              <w:szCs w:val="19"/>
            </w:rPr>
          </w:rPrChange>
        </w:rPr>
      </w:pPr>
      <w:ins w:id="10454" w:author="Airat Shigapov" w:date="2021-10-27T23:06:00Z">
        <w:r w:rsidRPr="008C09BE">
          <w:rPr>
            <w:rFonts w:ascii="Times New Roman" w:hAnsi="Times New Roman" w:cs="Times New Roman"/>
            <w:sz w:val="20"/>
            <w:szCs w:val="20"/>
            <w:lang w:val="en-US"/>
            <w:rPrChange w:id="10455"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10456" w:author="Airat Shigapov" w:date="2021-10-27T23:08:00Z">
              <w:rPr>
                <w:rFonts w:ascii="Consolas" w:hAnsi="Consolas" w:cs="Consolas"/>
                <w:color w:val="0000FF"/>
                <w:sz w:val="19"/>
                <w:szCs w:val="19"/>
              </w:rPr>
            </w:rPrChange>
          </w:rPr>
          <w:t>&lt;</w:t>
        </w:r>
        <w:r w:rsidRPr="008C09BE">
          <w:rPr>
            <w:rFonts w:ascii="Times New Roman" w:hAnsi="Times New Roman" w:cs="Times New Roman"/>
            <w:sz w:val="20"/>
            <w:szCs w:val="20"/>
            <w:lang w:val="en-US"/>
            <w:rPrChange w:id="10457" w:author="Airat Shigapov" w:date="2021-10-27T23:08:00Z">
              <w:rPr>
                <w:rFonts w:ascii="Consolas" w:hAnsi="Consolas" w:cs="Consolas"/>
                <w:color w:val="A31515"/>
                <w:sz w:val="19"/>
                <w:szCs w:val="19"/>
              </w:rPr>
            </w:rPrChange>
          </w:rPr>
          <w:t>Setter</w:t>
        </w:r>
        <w:r w:rsidRPr="008C09BE">
          <w:rPr>
            <w:rFonts w:ascii="Times New Roman" w:hAnsi="Times New Roman" w:cs="Times New Roman"/>
            <w:sz w:val="20"/>
            <w:szCs w:val="20"/>
            <w:lang w:val="en-US"/>
            <w:rPrChange w:id="10458" w:author="Airat Shigapov" w:date="2021-10-27T23:08:00Z">
              <w:rPr>
                <w:rFonts w:ascii="Consolas" w:hAnsi="Consolas" w:cs="Consolas"/>
                <w:color w:val="FF0000"/>
                <w:sz w:val="19"/>
                <w:szCs w:val="19"/>
              </w:rPr>
            </w:rPrChange>
          </w:rPr>
          <w:t xml:space="preserve"> Property</w:t>
        </w:r>
        <w:r w:rsidRPr="008C09BE">
          <w:rPr>
            <w:rFonts w:ascii="Times New Roman" w:hAnsi="Times New Roman" w:cs="Times New Roman"/>
            <w:sz w:val="20"/>
            <w:szCs w:val="20"/>
            <w:lang w:val="en-US"/>
            <w:rPrChange w:id="10459" w:author="Airat Shigapov" w:date="2021-10-27T23:08:00Z">
              <w:rPr>
                <w:rFonts w:ascii="Consolas" w:hAnsi="Consolas" w:cs="Consolas"/>
                <w:color w:val="0000FF"/>
                <w:sz w:val="19"/>
                <w:szCs w:val="19"/>
              </w:rPr>
            </w:rPrChange>
          </w:rPr>
          <w:t>="</w:t>
        </w:r>
        <w:proofErr w:type="spellStart"/>
        <w:r w:rsidRPr="008C09BE">
          <w:rPr>
            <w:rFonts w:ascii="Times New Roman" w:hAnsi="Times New Roman" w:cs="Times New Roman"/>
            <w:sz w:val="20"/>
            <w:szCs w:val="20"/>
            <w:lang w:val="en-US"/>
            <w:rPrChange w:id="10460" w:author="Airat Shigapov" w:date="2021-10-27T23:08:00Z">
              <w:rPr>
                <w:rFonts w:ascii="Consolas" w:hAnsi="Consolas" w:cs="Consolas"/>
                <w:color w:val="0000FF"/>
                <w:sz w:val="19"/>
                <w:szCs w:val="19"/>
              </w:rPr>
            </w:rPrChange>
          </w:rPr>
          <w:t>VerticalContentAlignment</w:t>
        </w:r>
        <w:proofErr w:type="spellEnd"/>
        <w:r w:rsidRPr="008C09BE">
          <w:rPr>
            <w:rFonts w:ascii="Times New Roman" w:hAnsi="Times New Roman" w:cs="Times New Roman"/>
            <w:sz w:val="20"/>
            <w:szCs w:val="20"/>
            <w:lang w:val="en-US"/>
            <w:rPrChange w:id="10461" w:author="Airat Shigapov" w:date="2021-10-27T23:08:00Z">
              <w:rPr>
                <w:rFonts w:ascii="Consolas" w:hAnsi="Consolas" w:cs="Consolas"/>
                <w:color w:val="0000FF"/>
                <w:sz w:val="19"/>
                <w:szCs w:val="19"/>
              </w:rPr>
            </w:rPrChange>
          </w:rPr>
          <w:t>"</w:t>
        </w:r>
        <w:r w:rsidRPr="008C09BE">
          <w:rPr>
            <w:rFonts w:ascii="Times New Roman" w:hAnsi="Times New Roman" w:cs="Times New Roman"/>
            <w:sz w:val="20"/>
            <w:szCs w:val="20"/>
            <w:lang w:val="en-US"/>
            <w:rPrChange w:id="10462" w:author="Airat Shigapov" w:date="2021-10-27T23:08:00Z">
              <w:rPr>
                <w:rFonts w:ascii="Consolas" w:hAnsi="Consolas" w:cs="Consolas"/>
                <w:color w:val="FF0000"/>
                <w:sz w:val="19"/>
                <w:szCs w:val="19"/>
              </w:rPr>
            </w:rPrChange>
          </w:rPr>
          <w:t xml:space="preserve"> Value</w:t>
        </w:r>
        <w:r w:rsidRPr="008C09BE">
          <w:rPr>
            <w:rFonts w:ascii="Times New Roman" w:hAnsi="Times New Roman" w:cs="Times New Roman"/>
            <w:sz w:val="20"/>
            <w:szCs w:val="20"/>
            <w:lang w:val="en-US"/>
            <w:rPrChange w:id="10463" w:author="Airat Shigapov" w:date="2021-10-27T23:08:00Z">
              <w:rPr>
                <w:rFonts w:ascii="Consolas" w:hAnsi="Consolas" w:cs="Consolas"/>
                <w:color w:val="0000FF"/>
                <w:sz w:val="19"/>
                <w:szCs w:val="19"/>
              </w:rPr>
            </w:rPrChange>
          </w:rPr>
          <w:t>="Center"/&gt;</w:t>
        </w:r>
      </w:ins>
    </w:p>
    <w:p w14:paraId="64FFAD62" w14:textId="77777777" w:rsidR="00D002A1" w:rsidRPr="008C09BE" w:rsidRDefault="00D002A1" w:rsidP="00D002A1">
      <w:pPr>
        <w:autoSpaceDE w:val="0"/>
        <w:autoSpaceDN w:val="0"/>
        <w:adjustRightInd w:val="0"/>
        <w:spacing w:after="0" w:line="240" w:lineRule="auto"/>
        <w:rPr>
          <w:ins w:id="10464" w:author="Airat Shigapov" w:date="2021-10-27T23:06:00Z"/>
          <w:rFonts w:ascii="Times New Roman" w:hAnsi="Times New Roman" w:cs="Times New Roman"/>
          <w:sz w:val="20"/>
          <w:szCs w:val="20"/>
          <w:lang w:val="en-US"/>
          <w:rPrChange w:id="10465" w:author="Airat Shigapov" w:date="2021-10-27T23:08:00Z">
            <w:rPr>
              <w:ins w:id="10466" w:author="Airat Shigapov" w:date="2021-10-27T23:06:00Z"/>
              <w:rFonts w:ascii="Consolas" w:hAnsi="Consolas" w:cs="Consolas"/>
              <w:color w:val="000000"/>
              <w:sz w:val="19"/>
              <w:szCs w:val="19"/>
            </w:rPr>
          </w:rPrChange>
        </w:rPr>
      </w:pPr>
      <w:ins w:id="10467" w:author="Airat Shigapov" w:date="2021-10-27T23:06:00Z">
        <w:r w:rsidRPr="008C09BE">
          <w:rPr>
            <w:rFonts w:ascii="Times New Roman" w:hAnsi="Times New Roman" w:cs="Times New Roman"/>
            <w:sz w:val="20"/>
            <w:szCs w:val="20"/>
            <w:lang w:val="en-US"/>
            <w:rPrChange w:id="10468"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10469" w:author="Airat Shigapov" w:date="2021-10-27T23:08:00Z">
              <w:rPr>
                <w:rFonts w:ascii="Consolas" w:hAnsi="Consolas" w:cs="Consolas"/>
                <w:color w:val="0000FF"/>
                <w:sz w:val="19"/>
                <w:szCs w:val="19"/>
              </w:rPr>
            </w:rPrChange>
          </w:rPr>
          <w:t>&lt;</w:t>
        </w:r>
        <w:proofErr w:type="spellStart"/>
        <w:r w:rsidRPr="008C09BE">
          <w:rPr>
            <w:rFonts w:ascii="Times New Roman" w:hAnsi="Times New Roman" w:cs="Times New Roman"/>
            <w:sz w:val="20"/>
            <w:szCs w:val="20"/>
            <w:lang w:val="en-US"/>
            <w:rPrChange w:id="10470" w:author="Airat Shigapov" w:date="2021-10-27T23:08:00Z">
              <w:rPr>
                <w:rFonts w:ascii="Consolas" w:hAnsi="Consolas" w:cs="Consolas"/>
                <w:color w:val="A31515"/>
                <w:sz w:val="19"/>
                <w:szCs w:val="19"/>
              </w:rPr>
            </w:rPrChange>
          </w:rPr>
          <w:t>Style.Resources</w:t>
        </w:r>
        <w:proofErr w:type="spellEnd"/>
        <w:r w:rsidRPr="008C09BE">
          <w:rPr>
            <w:rFonts w:ascii="Times New Roman" w:hAnsi="Times New Roman" w:cs="Times New Roman"/>
            <w:sz w:val="20"/>
            <w:szCs w:val="20"/>
            <w:lang w:val="en-US"/>
            <w:rPrChange w:id="10471" w:author="Airat Shigapov" w:date="2021-10-27T23:08:00Z">
              <w:rPr>
                <w:rFonts w:ascii="Consolas" w:hAnsi="Consolas" w:cs="Consolas"/>
                <w:color w:val="0000FF"/>
                <w:sz w:val="19"/>
                <w:szCs w:val="19"/>
              </w:rPr>
            </w:rPrChange>
          </w:rPr>
          <w:t>&gt;</w:t>
        </w:r>
      </w:ins>
    </w:p>
    <w:p w14:paraId="3FAB783F" w14:textId="77777777" w:rsidR="00D002A1" w:rsidRPr="008C09BE" w:rsidRDefault="00D002A1" w:rsidP="00D002A1">
      <w:pPr>
        <w:autoSpaceDE w:val="0"/>
        <w:autoSpaceDN w:val="0"/>
        <w:adjustRightInd w:val="0"/>
        <w:spacing w:after="0" w:line="240" w:lineRule="auto"/>
        <w:rPr>
          <w:ins w:id="10472" w:author="Airat Shigapov" w:date="2021-10-27T23:06:00Z"/>
          <w:rFonts w:ascii="Times New Roman" w:hAnsi="Times New Roman" w:cs="Times New Roman"/>
          <w:sz w:val="20"/>
          <w:szCs w:val="20"/>
          <w:lang w:val="en-US"/>
          <w:rPrChange w:id="10473" w:author="Airat Shigapov" w:date="2021-10-27T23:08:00Z">
            <w:rPr>
              <w:ins w:id="10474" w:author="Airat Shigapov" w:date="2021-10-27T23:06:00Z"/>
              <w:rFonts w:ascii="Consolas" w:hAnsi="Consolas" w:cs="Consolas"/>
              <w:color w:val="000000"/>
              <w:sz w:val="19"/>
              <w:szCs w:val="19"/>
            </w:rPr>
          </w:rPrChange>
        </w:rPr>
      </w:pPr>
      <w:ins w:id="10475" w:author="Airat Shigapov" w:date="2021-10-27T23:06:00Z">
        <w:r w:rsidRPr="008C09BE">
          <w:rPr>
            <w:rFonts w:ascii="Times New Roman" w:hAnsi="Times New Roman" w:cs="Times New Roman"/>
            <w:sz w:val="20"/>
            <w:szCs w:val="20"/>
            <w:lang w:val="en-US"/>
            <w:rPrChange w:id="10476" w:author="Airat Shigapov" w:date="2021-10-27T23:08:00Z">
              <w:rPr>
                <w:rFonts w:ascii="Consolas" w:hAnsi="Consolas" w:cs="Consolas"/>
                <w:color w:val="000000"/>
                <w:sz w:val="19"/>
                <w:szCs w:val="19"/>
              </w:rPr>
            </w:rPrChange>
          </w:rPr>
          <w:lastRenderedPageBreak/>
          <w:t xml:space="preserve">                    </w:t>
        </w:r>
        <w:r w:rsidRPr="008C09BE">
          <w:rPr>
            <w:rFonts w:ascii="Times New Roman" w:hAnsi="Times New Roman" w:cs="Times New Roman"/>
            <w:sz w:val="20"/>
            <w:szCs w:val="20"/>
            <w:lang w:val="en-US"/>
            <w:rPrChange w:id="10477" w:author="Airat Shigapov" w:date="2021-10-27T23:08:00Z">
              <w:rPr>
                <w:rFonts w:ascii="Consolas" w:hAnsi="Consolas" w:cs="Consolas"/>
                <w:color w:val="0000FF"/>
                <w:sz w:val="19"/>
                <w:szCs w:val="19"/>
              </w:rPr>
            </w:rPrChange>
          </w:rPr>
          <w:t>&lt;</w:t>
        </w:r>
        <w:r w:rsidRPr="008C09BE">
          <w:rPr>
            <w:rFonts w:ascii="Times New Roman" w:hAnsi="Times New Roman" w:cs="Times New Roman"/>
            <w:sz w:val="20"/>
            <w:szCs w:val="20"/>
            <w:lang w:val="en-US"/>
            <w:rPrChange w:id="10478" w:author="Airat Shigapov" w:date="2021-10-27T23:08:00Z">
              <w:rPr>
                <w:rFonts w:ascii="Consolas" w:hAnsi="Consolas" w:cs="Consolas"/>
                <w:color w:val="A31515"/>
                <w:sz w:val="19"/>
                <w:szCs w:val="19"/>
              </w:rPr>
            </w:rPrChange>
          </w:rPr>
          <w:t>Style</w:t>
        </w:r>
        <w:r w:rsidRPr="008C09BE">
          <w:rPr>
            <w:rFonts w:ascii="Times New Roman" w:hAnsi="Times New Roman" w:cs="Times New Roman"/>
            <w:sz w:val="20"/>
            <w:szCs w:val="20"/>
            <w:lang w:val="en-US"/>
            <w:rPrChange w:id="10479" w:author="Airat Shigapov" w:date="2021-10-27T23:08:00Z">
              <w:rPr>
                <w:rFonts w:ascii="Consolas" w:hAnsi="Consolas" w:cs="Consolas"/>
                <w:color w:val="FF0000"/>
                <w:sz w:val="19"/>
                <w:szCs w:val="19"/>
              </w:rPr>
            </w:rPrChange>
          </w:rPr>
          <w:t xml:space="preserve"> </w:t>
        </w:r>
        <w:proofErr w:type="spellStart"/>
        <w:r w:rsidRPr="008C09BE">
          <w:rPr>
            <w:rFonts w:ascii="Times New Roman" w:hAnsi="Times New Roman" w:cs="Times New Roman"/>
            <w:sz w:val="20"/>
            <w:szCs w:val="20"/>
            <w:lang w:val="en-US"/>
            <w:rPrChange w:id="10480" w:author="Airat Shigapov" w:date="2021-10-27T23:08:00Z">
              <w:rPr>
                <w:rFonts w:ascii="Consolas" w:hAnsi="Consolas" w:cs="Consolas"/>
                <w:color w:val="FF0000"/>
                <w:sz w:val="19"/>
                <w:szCs w:val="19"/>
              </w:rPr>
            </w:rPrChange>
          </w:rPr>
          <w:t>TargetType</w:t>
        </w:r>
        <w:proofErr w:type="spellEnd"/>
        <w:r w:rsidRPr="008C09BE">
          <w:rPr>
            <w:rFonts w:ascii="Times New Roman" w:hAnsi="Times New Roman" w:cs="Times New Roman"/>
            <w:sz w:val="20"/>
            <w:szCs w:val="20"/>
            <w:lang w:val="en-US"/>
            <w:rPrChange w:id="10481" w:author="Airat Shigapov" w:date="2021-10-27T23:08:00Z">
              <w:rPr>
                <w:rFonts w:ascii="Consolas" w:hAnsi="Consolas" w:cs="Consolas"/>
                <w:color w:val="0000FF"/>
                <w:sz w:val="19"/>
                <w:szCs w:val="19"/>
              </w:rPr>
            </w:rPrChange>
          </w:rPr>
          <w:t>="Border"&gt;</w:t>
        </w:r>
      </w:ins>
    </w:p>
    <w:p w14:paraId="3030D517" w14:textId="77777777" w:rsidR="00D002A1" w:rsidRPr="008C09BE" w:rsidRDefault="00D002A1" w:rsidP="00D002A1">
      <w:pPr>
        <w:autoSpaceDE w:val="0"/>
        <w:autoSpaceDN w:val="0"/>
        <w:adjustRightInd w:val="0"/>
        <w:spacing w:after="0" w:line="240" w:lineRule="auto"/>
        <w:rPr>
          <w:ins w:id="10482" w:author="Airat Shigapov" w:date="2021-10-27T23:06:00Z"/>
          <w:rFonts w:ascii="Times New Roman" w:hAnsi="Times New Roman" w:cs="Times New Roman"/>
          <w:sz w:val="20"/>
          <w:szCs w:val="20"/>
          <w:lang w:val="en-US"/>
          <w:rPrChange w:id="10483" w:author="Airat Shigapov" w:date="2021-10-27T23:08:00Z">
            <w:rPr>
              <w:ins w:id="10484" w:author="Airat Shigapov" w:date="2021-10-27T23:06:00Z"/>
              <w:rFonts w:ascii="Consolas" w:hAnsi="Consolas" w:cs="Consolas"/>
              <w:color w:val="000000"/>
              <w:sz w:val="19"/>
              <w:szCs w:val="19"/>
            </w:rPr>
          </w:rPrChange>
        </w:rPr>
      </w:pPr>
      <w:ins w:id="10485" w:author="Airat Shigapov" w:date="2021-10-27T23:06:00Z">
        <w:r w:rsidRPr="008C09BE">
          <w:rPr>
            <w:rFonts w:ascii="Times New Roman" w:hAnsi="Times New Roman" w:cs="Times New Roman"/>
            <w:sz w:val="20"/>
            <w:szCs w:val="20"/>
            <w:lang w:val="en-US"/>
            <w:rPrChange w:id="10486"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10487" w:author="Airat Shigapov" w:date="2021-10-27T23:08:00Z">
              <w:rPr>
                <w:rFonts w:ascii="Consolas" w:hAnsi="Consolas" w:cs="Consolas"/>
                <w:color w:val="0000FF"/>
                <w:sz w:val="19"/>
                <w:szCs w:val="19"/>
              </w:rPr>
            </w:rPrChange>
          </w:rPr>
          <w:t>&lt;</w:t>
        </w:r>
        <w:r w:rsidRPr="008C09BE">
          <w:rPr>
            <w:rFonts w:ascii="Times New Roman" w:hAnsi="Times New Roman" w:cs="Times New Roman"/>
            <w:sz w:val="20"/>
            <w:szCs w:val="20"/>
            <w:lang w:val="en-US"/>
            <w:rPrChange w:id="10488" w:author="Airat Shigapov" w:date="2021-10-27T23:08:00Z">
              <w:rPr>
                <w:rFonts w:ascii="Consolas" w:hAnsi="Consolas" w:cs="Consolas"/>
                <w:color w:val="A31515"/>
                <w:sz w:val="19"/>
                <w:szCs w:val="19"/>
              </w:rPr>
            </w:rPrChange>
          </w:rPr>
          <w:t>Setter</w:t>
        </w:r>
        <w:r w:rsidRPr="008C09BE">
          <w:rPr>
            <w:rFonts w:ascii="Times New Roman" w:hAnsi="Times New Roman" w:cs="Times New Roman"/>
            <w:sz w:val="20"/>
            <w:szCs w:val="20"/>
            <w:lang w:val="en-US"/>
            <w:rPrChange w:id="10489" w:author="Airat Shigapov" w:date="2021-10-27T23:08:00Z">
              <w:rPr>
                <w:rFonts w:ascii="Consolas" w:hAnsi="Consolas" w:cs="Consolas"/>
                <w:color w:val="FF0000"/>
                <w:sz w:val="19"/>
                <w:szCs w:val="19"/>
              </w:rPr>
            </w:rPrChange>
          </w:rPr>
          <w:t xml:space="preserve"> Property</w:t>
        </w:r>
        <w:r w:rsidRPr="008C09BE">
          <w:rPr>
            <w:rFonts w:ascii="Times New Roman" w:hAnsi="Times New Roman" w:cs="Times New Roman"/>
            <w:sz w:val="20"/>
            <w:szCs w:val="20"/>
            <w:lang w:val="en-US"/>
            <w:rPrChange w:id="10490" w:author="Airat Shigapov" w:date="2021-10-27T23:08:00Z">
              <w:rPr>
                <w:rFonts w:ascii="Consolas" w:hAnsi="Consolas" w:cs="Consolas"/>
                <w:color w:val="0000FF"/>
                <w:sz w:val="19"/>
                <w:szCs w:val="19"/>
              </w:rPr>
            </w:rPrChange>
          </w:rPr>
          <w:t>="</w:t>
        </w:r>
        <w:proofErr w:type="spellStart"/>
        <w:r w:rsidRPr="008C09BE">
          <w:rPr>
            <w:rFonts w:ascii="Times New Roman" w:hAnsi="Times New Roman" w:cs="Times New Roman"/>
            <w:sz w:val="20"/>
            <w:szCs w:val="20"/>
            <w:lang w:val="en-US"/>
            <w:rPrChange w:id="10491" w:author="Airat Shigapov" w:date="2021-10-27T23:08:00Z">
              <w:rPr>
                <w:rFonts w:ascii="Consolas" w:hAnsi="Consolas" w:cs="Consolas"/>
                <w:color w:val="0000FF"/>
                <w:sz w:val="19"/>
                <w:szCs w:val="19"/>
              </w:rPr>
            </w:rPrChange>
          </w:rPr>
          <w:t>CornerRadius</w:t>
        </w:r>
        <w:proofErr w:type="spellEnd"/>
        <w:r w:rsidRPr="008C09BE">
          <w:rPr>
            <w:rFonts w:ascii="Times New Roman" w:hAnsi="Times New Roman" w:cs="Times New Roman"/>
            <w:sz w:val="20"/>
            <w:szCs w:val="20"/>
            <w:lang w:val="en-US"/>
            <w:rPrChange w:id="10492" w:author="Airat Shigapov" w:date="2021-10-27T23:08:00Z">
              <w:rPr>
                <w:rFonts w:ascii="Consolas" w:hAnsi="Consolas" w:cs="Consolas"/>
                <w:color w:val="0000FF"/>
                <w:sz w:val="19"/>
                <w:szCs w:val="19"/>
              </w:rPr>
            </w:rPrChange>
          </w:rPr>
          <w:t>"</w:t>
        </w:r>
        <w:r w:rsidRPr="008C09BE">
          <w:rPr>
            <w:rFonts w:ascii="Times New Roman" w:hAnsi="Times New Roman" w:cs="Times New Roman"/>
            <w:sz w:val="20"/>
            <w:szCs w:val="20"/>
            <w:lang w:val="en-US"/>
            <w:rPrChange w:id="10493" w:author="Airat Shigapov" w:date="2021-10-27T23:08:00Z">
              <w:rPr>
                <w:rFonts w:ascii="Consolas" w:hAnsi="Consolas" w:cs="Consolas"/>
                <w:color w:val="FF0000"/>
                <w:sz w:val="19"/>
                <w:szCs w:val="19"/>
              </w:rPr>
            </w:rPrChange>
          </w:rPr>
          <w:t xml:space="preserve"> Value</w:t>
        </w:r>
        <w:r w:rsidRPr="008C09BE">
          <w:rPr>
            <w:rFonts w:ascii="Times New Roman" w:hAnsi="Times New Roman" w:cs="Times New Roman"/>
            <w:sz w:val="20"/>
            <w:szCs w:val="20"/>
            <w:lang w:val="en-US"/>
            <w:rPrChange w:id="10494" w:author="Airat Shigapov" w:date="2021-10-27T23:08:00Z">
              <w:rPr>
                <w:rFonts w:ascii="Consolas" w:hAnsi="Consolas" w:cs="Consolas"/>
                <w:color w:val="0000FF"/>
                <w:sz w:val="19"/>
                <w:szCs w:val="19"/>
              </w:rPr>
            </w:rPrChange>
          </w:rPr>
          <w:t>="2"/&gt;</w:t>
        </w:r>
      </w:ins>
    </w:p>
    <w:p w14:paraId="5C6BA2C7" w14:textId="77777777" w:rsidR="00D002A1" w:rsidRPr="008C09BE" w:rsidRDefault="00D002A1" w:rsidP="00D002A1">
      <w:pPr>
        <w:autoSpaceDE w:val="0"/>
        <w:autoSpaceDN w:val="0"/>
        <w:adjustRightInd w:val="0"/>
        <w:spacing w:after="0" w:line="240" w:lineRule="auto"/>
        <w:rPr>
          <w:ins w:id="10495" w:author="Airat Shigapov" w:date="2021-10-27T23:06:00Z"/>
          <w:rFonts w:ascii="Times New Roman" w:hAnsi="Times New Roman" w:cs="Times New Roman"/>
          <w:sz w:val="20"/>
          <w:szCs w:val="20"/>
          <w:lang w:val="en-US"/>
          <w:rPrChange w:id="10496" w:author="Airat Shigapov" w:date="2021-10-27T23:08:00Z">
            <w:rPr>
              <w:ins w:id="10497" w:author="Airat Shigapov" w:date="2021-10-27T23:06:00Z"/>
              <w:rFonts w:ascii="Consolas" w:hAnsi="Consolas" w:cs="Consolas"/>
              <w:color w:val="000000"/>
              <w:sz w:val="19"/>
              <w:szCs w:val="19"/>
            </w:rPr>
          </w:rPrChange>
        </w:rPr>
      </w:pPr>
      <w:ins w:id="10498" w:author="Airat Shigapov" w:date="2021-10-27T23:06:00Z">
        <w:r w:rsidRPr="008C09BE">
          <w:rPr>
            <w:rFonts w:ascii="Times New Roman" w:hAnsi="Times New Roman" w:cs="Times New Roman"/>
            <w:sz w:val="20"/>
            <w:szCs w:val="20"/>
            <w:lang w:val="en-US"/>
            <w:rPrChange w:id="10499"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10500" w:author="Airat Shigapov" w:date="2021-10-27T23:08:00Z">
              <w:rPr>
                <w:rFonts w:ascii="Consolas" w:hAnsi="Consolas" w:cs="Consolas"/>
                <w:color w:val="0000FF"/>
                <w:sz w:val="19"/>
                <w:szCs w:val="19"/>
              </w:rPr>
            </w:rPrChange>
          </w:rPr>
          <w:t>&lt;/</w:t>
        </w:r>
        <w:r w:rsidRPr="008C09BE">
          <w:rPr>
            <w:rFonts w:ascii="Times New Roman" w:hAnsi="Times New Roman" w:cs="Times New Roman"/>
            <w:sz w:val="20"/>
            <w:szCs w:val="20"/>
            <w:lang w:val="en-US"/>
            <w:rPrChange w:id="10501" w:author="Airat Shigapov" w:date="2021-10-27T23:08:00Z">
              <w:rPr>
                <w:rFonts w:ascii="Consolas" w:hAnsi="Consolas" w:cs="Consolas"/>
                <w:color w:val="A31515"/>
                <w:sz w:val="19"/>
                <w:szCs w:val="19"/>
              </w:rPr>
            </w:rPrChange>
          </w:rPr>
          <w:t>Style</w:t>
        </w:r>
        <w:r w:rsidRPr="008C09BE">
          <w:rPr>
            <w:rFonts w:ascii="Times New Roman" w:hAnsi="Times New Roman" w:cs="Times New Roman"/>
            <w:sz w:val="20"/>
            <w:szCs w:val="20"/>
            <w:lang w:val="en-US"/>
            <w:rPrChange w:id="10502" w:author="Airat Shigapov" w:date="2021-10-27T23:08:00Z">
              <w:rPr>
                <w:rFonts w:ascii="Consolas" w:hAnsi="Consolas" w:cs="Consolas"/>
                <w:color w:val="0000FF"/>
                <w:sz w:val="19"/>
                <w:szCs w:val="19"/>
              </w:rPr>
            </w:rPrChange>
          </w:rPr>
          <w:t>&gt;</w:t>
        </w:r>
      </w:ins>
    </w:p>
    <w:p w14:paraId="28509AD0" w14:textId="77777777" w:rsidR="00D002A1" w:rsidRPr="008C09BE" w:rsidRDefault="00D002A1" w:rsidP="00D002A1">
      <w:pPr>
        <w:autoSpaceDE w:val="0"/>
        <w:autoSpaceDN w:val="0"/>
        <w:adjustRightInd w:val="0"/>
        <w:spacing w:after="0" w:line="240" w:lineRule="auto"/>
        <w:rPr>
          <w:ins w:id="10503" w:author="Airat Shigapov" w:date="2021-10-27T23:06:00Z"/>
          <w:rFonts w:ascii="Times New Roman" w:hAnsi="Times New Roman" w:cs="Times New Roman"/>
          <w:sz w:val="20"/>
          <w:szCs w:val="20"/>
          <w:lang w:val="en-US"/>
          <w:rPrChange w:id="10504" w:author="Airat Shigapov" w:date="2021-10-27T23:08:00Z">
            <w:rPr>
              <w:ins w:id="10505" w:author="Airat Shigapov" w:date="2021-10-27T23:06:00Z"/>
              <w:rFonts w:ascii="Consolas" w:hAnsi="Consolas" w:cs="Consolas"/>
              <w:color w:val="000000"/>
              <w:sz w:val="19"/>
              <w:szCs w:val="19"/>
            </w:rPr>
          </w:rPrChange>
        </w:rPr>
      </w:pPr>
      <w:ins w:id="10506" w:author="Airat Shigapov" w:date="2021-10-27T23:06:00Z">
        <w:r w:rsidRPr="008C09BE">
          <w:rPr>
            <w:rFonts w:ascii="Times New Roman" w:hAnsi="Times New Roman" w:cs="Times New Roman"/>
            <w:sz w:val="20"/>
            <w:szCs w:val="20"/>
            <w:lang w:val="en-US"/>
            <w:rPrChange w:id="10507"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10508" w:author="Airat Shigapov" w:date="2021-10-27T23:08:00Z">
              <w:rPr>
                <w:rFonts w:ascii="Consolas" w:hAnsi="Consolas" w:cs="Consolas"/>
                <w:color w:val="0000FF"/>
                <w:sz w:val="19"/>
                <w:szCs w:val="19"/>
              </w:rPr>
            </w:rPrChange>
          </w:rPr>
          <w:t>&lt;/</w:t>
        </w:r>
        <w:proofErr w:type="spellStart"/>
        <w:r w:rsidRPr="008C09BE">
          <w:rPr>
            <w:rFonts w:ascii="Times New Roman" w:hAnsi="Times New Roman" w:cs="Times New Roman"/>
            <w:sz w:val="20"/>
            <w:szCs w:val="20"/>
            <w:lang w:val="en-US"/>
            <w:rPrChange w:id="10509" w:author="Airat Shigapov" w:date="2021-10-27T23:08:00Z">
              <w:rPr>
                <w:rFonts w:ascii="Consolas" w:hAnsi="Consolas" w:cs="Consolas"/>
                <w:color w:val="A31515"/>
                <w:sz w:val="19"/>
                <w:szCs w:val="19"/>
              </w:rPr>
            </w:rPrChange>
          </w:rPr>
          <w:t>Style.Resources</w:t>
        </w:r>
        <w:proofErr w:type="spellEnd"/>
        <w:r w:rsidRPr="008C09BE">
          <w:rPr>
            <w:rFonts w:ascii="Times New Roman" w:hAnsi="Times New Roman" w:cs="Times New Roman"/>
            <w:sz w:val="20"/>
            <w:szCs w:val="20"/>
            <w:lang w:val="en-US"/>
            <w:rPrChange w:id="10510" w:author="Airat Shigapov" w:date="2021-10-27T23:08:00Z">
              <w:rPr>
                <w:rFonts w:ascii="Consolas" w:hAnsi="Consolas" w:cs="Consolas"/>
                <w:color w:val="0000FF"/>
                <w:sz w:val="19"/>
                <w:szCs w:val="19"/>
              </w:rPr>
            </w:rPrChange>
          </w:rPr>
          <w:t>&gt;</w:t>
        </w:r>
      </w:ins>
    </w:p>
    <w:p w14:paraId="374FF455" w14:textId="77777777" w:rsidR="00D002A1" w:rsidRPr="008C09BE" w:rsidRDefault="00D002A1" w:rsidP="00D002A1">
      <w:pPr>
        <w:autoSpaceDE w:val="0"/>
        <w:autoSpaceDN w:val="0"/>
        <w:adjustRightInd w:val="0"/>
        <w:spacing w:after="0" w:line="240" w:lineRule="auto"/>
        <w:rPr>
          <w:ins w:id="10511" w:author="Airat Shigapov" w:date="2021-10-27T23:06:00Z"/>
          <w:rFonts w:ascii="Times New Roman" w:hAnsi="Times New Roman" w:cs="Times New Roman"/>
          <w:sz w:val="20"/>
          <w:szCs w:val="20"/>
          <w:lang w:val="en-US"/>
          <w:rPrChange w:id="10512" w:author="Airat Shigapov" w:date="2021-10-27T23:08:00Z">
            <w:rPr>
              <w:ins w:id="10513" w:author="Airat Shigapov" w:date="2021-10-27T23:06:00Z"/>
              <w:rFonts w:ascii="Consolas" w:hAnsi="Consolas" w:cs="Consolas"/>
              <w:color w:val="000000"/>
              <w:sz w:val="19"/>
              <w:szCs w:val="19"/>
            </w:rPr>
          </w:rPrChange>
        </w:rPr>
      </w:pPr>
      <w:ins w:id="10514" w:author="Airat Shigapov" w:date="2021-10-27T23:06:00Z">
        <w:r w:rsidRPr="008C09BE">
          <w:rPr>
            <w:rFonts w:ascii="Times New Roman" w:hAnsi="Times New Roman" w:cs="Times New Roman"/>
            <w:sz w:val="20"/>
            <w:szCs w:val="20"/>
            <w:lang w:val="en-US"/>
            <w:rPrChange w:id="10515"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10516" w:author="Airat Shigapov" w:date="2021-10-27T23:08:00Z">
              <w:rPr>
                <w:rFonts w:ascii="Consolas" w:hAnsi="Consolas" w:cs="Consolas"/>
                <w:color w:val="0000FF"/>
                <w:sz w:val="19"/>
                <w:szCs w:val="19"/>
              </w:rPr>
            </w:rPrChange>
          </w:rPr>
          <w:t>&lt;/</w:t>
        </w:r>
        <w:r w:rsidRPr="008C09BE">
          <w:rPr>
            <w:rFonts w:ascii="Times New Roman" w:hAnsi="Times New Roman" w:cs="Times New Roman"/>
            <w:sz w:val="20"/>
            <w:szCs w:val="20"/>
            <w:lang w:val="en-US"/>
            <w:rPrChange w:id="10517" w:author="Airat Shigapov" w:date="2021-10-27T23:08:00Z">
              <w:rPr>
                <w:rFonts w:ascii="Consolas" w:hAnsi="Consolas" w:cs="Consolas"/>
                <w:color w:val="A31515"/>
                <w:sz w:val="19"/>
                <w:szCs w:val="19"/>
              </w:rPr>
            </w:rPrChange>
          </w:rPr>
          <w:t>Style</w:t>
        </w:r>
        <w:r w:rsidRPr="008C09BE">
          <w:rPr>
            <w:rFonts w:ascii="Times New Roman" w:hAnsi="Times New Roman" w:cs="Times New Roman"/>
            <w:sz w:val="20"/>
            <w:szCs w:val="20"/>
            <w:lang w:val="en-US"/>
            <w:rPrChange w:id="10518" w:author="Airat Shigapov" w:date="2021-10-27T23:08:00Z">
              <w:rPr>
                <w:rFonts w:ascii="Consolas" w:hAnsi="Consolas" w:cs="Consolas"/>
                <w:color w:val="0000FF"/>
                <w:sz w:val="19"/>
                <w:szCs w:val="19"/>
              </w:rPr>
            </w:rPrChange>
          </w:rPr>
          <w:t>&gt;</w:t>
        </w:r>
      </w:ins>
    </w:p>
    <w:p w14:paraId="115D2165" w14:textId="77777777" w:rsidR="00D002A1" w:rsidRPr="008C09BE" w:rsidRDefault="00D002A1" w:rsidP="00D002A1">
      <w:pPr>
        <w:autoSpaceDE w:val="0"/>
        <w:autoSpaceDN w:val="0"/>
        <w:adjustRightInd w:val="0"/>
        <w:spacing w:after="0" w:line="240" w:lineRule="auto"/>
        <w:rPr>
          <w:ins w:id="10519" w:author="Airat Shigapov" w:date="2021-10-27T23:06:00Z"/>
          <w:rFonts w:ascii="Times New Roman" w:hAnsi="Times New Roman" w:cs="Times New Roman"/>
          <w:sz w:val="20"/>
          <w:szCs w:val="20"/>
          <w:lang w:val="en-US"/>
          <w:rPrChange w:id="10520" w:author="Airat Shigapov" w:date="2021-10-27T23:08:00Z">
            <w:rPr>
              <w:ins w:id="10521" w:author="Airat Shigapov" w:date="2021-10-27T23:06:00Z"/>
              <w:rFonts w:ascii="Consolas" w:hAnsi="Consolas" w:cs="Consolas"/>
              <w:color w:val="000000"/>
              <w:sz w:val="19"/>
              <w:szCs w:val="19"/>
            </w:rPr>
          </w:rPrChange>
        </w:rPr>
      </w:pPr>
      <w:ins w:id="10522" w:author="Airat Shigapov" w:date="2021-10-27T23:06:00Z">
        <w:r w:rsidRPr="008C09BE">
          <w:rPr>
            <w:rFonts w:ascii="Times New Roman" w:hAnsi="Times New Roman" w:cs="Times New Roman"/>
            <w:sz w:val="20"/>
            <w:szCs w:val="20"/>
            <w:lang w:val="en-US"/>
            <w:rPrChange w:id="10523"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10524" w:author="Airat Shigapov" w:date="2021-10-27T23:08:00Z">
              <w:rPr>
                <w:rFonts w:ascii="Consolas" w:hAnsi="Consolas" w:cs="Consolas"/>
                <w:color w:val="0000FF"/>
                <w:sz w:val="19"/>
                <w:szCs w:val="19"/>
              </w:rPr>
            </w:rPrChange>
          </w:rPr>
          <w:t>&lt;</w:t>
        </w:r>
        <w:r w:rsidRPr="008C09BE">
          <w:rPr>
            <w:rFonts w:ascii="Times New Roman" w:hAnsi="Times New Roman" w:cs="Times New Roman"/>
            <w:sz w:val="20"/>
            <w:szCs w:val="20"/>
            <w:lang w:val="en-US"/>
            <w:rPrChange w:id="10525" w:author="Airat Shigapov" w:date="2021-10-27T23:08:00Z">
              <w:rPr>
                <w:rFonts w:ascii="Consolas" w:hAnsi="Consolas" w:cs="Consolas"/>
                <w:color w:val="A31515"/>
                <w:sz w:val="19"/>
                <w:szCs w:val="19"/>
              </w:rPr>
            </w:rPrChange>
          </w:rPr>
          <w:t>Style</w:t>
        </w:r>
        <w:r w:rsidRPr="008C09BE">
          <w:rPr>
            <w:rFonts w:ascii="Times New Roman" w:hAnsi="Times New Roman" w:cs="Times New Roman"/>
            <w:sz w:val="20"/>
            <w:szCs w:val="20"/>
            <w:lang w:val="en-US"/>
            <w:rPrChange w:id="10526" w:author="Airat Shigapov" w:date="2021-10-27T23:08:00Z">
              <w:rPr>
                <w:rFonts w:ascii="Consolas" w:hAnsi="Consolas" w:cs="Consolas"/>
                <w:color w:val="FF0000"/>
                <w:sz w:val="19"/>
                <w:szCs w:val="19"/>
              </w:rPr>
            </w:rPrChange>
          </w:rPr>
          <w:t xml:space="preserve"> </w:t>
        </w:r>
        <w:proofErr w:type="spellStart"/>
        <w:r w:rsidRPr="008C09BE">
          <w:rPr>
            <w:rFonts w:ascii="Times New Roman" w:hAnsi="Times New Roman" w:cs="Times New Roman"/>
            <w:sz w:val="20"/>
            <w:szCs w:val="20"/>
            <w:lang w:val="en-US"/>
            <w:rPrChange w:id="10527" w:author="Airat Shigapov" w:date="2021-10-27T23:08:00Z">
              <w:rPr>
                <w:rFonts w:ascii="Consolas" w:hAnsi="Consolas" w:cs="Consolas"/>
                <w:color w:val="FF0000"/>
                <w:sz w:val="19"/>
                <w:szCs w:val="19"/>
              </w:rPr>
            </w:rPrChange>
          </w:rPr>
          <w:t>TargetType</w:t>
        </w:r>
        <w:proofErr w:type="spellEnd"/>
        <w:r w:rsidRPr="008C09BE">
          <w:rPr>
            <w:rFonts w:ascii="Times New Roman" w:hAnsi="Times New Roman" w:cs="Times New Roman"/>
            <w:sz w:val="20"/>
            <w:szCs w:val="20"/>
            <w:lang w:val="en-US"/>
            <w:rPrChange w:id="10528" w:author="Airat Shigapov" w:date="2021-10-27T23:08:00Z">
              <w:rPr>
                <w:rFonts w:ascii="Consolas" w:hAnsi="Consolas" w:cs="Consolas"/>
                <w:color w:val="0000FF"/>
                <w:sz w:val="19"/>
                <w:szCs w:val="19"/>
              </w:rPr>
            </w:rPrChange>
          </w:rPr>
          <w:t>="</w:t>
        </w:r>
        <w:proofErr w:type="spellStart"/>
        <w:r w:rsidRPr="008C09BE">
          <w:rPr>
            <w:rFonts w:ascii="Times New Roman" w:hAnsi="Times New Roman" w:cs="Times New Roman"/>
            <w:sz w:val="20"/>
            <w:szCs w:val="20"/>
            <w:lang w:val="en-US"/>
            <w:rPrChange w:id="10529" w:author="Airat Shigapov" w:date="2021-10-27T23:08:00Z">
              <w:rPr>
                <w:rFonts w:ascii="Consolas" w:hAnsi="Consolas" w:cs="Consolas"/>
                <w:color w:val="0000FF"/>
                <w:sz w:val="19"/>
                <w:szCs w:val="19"/>
              </w:rPr>
            </w:rPrChange>
          </w:rPr>
          <w:t>PasswordBox</w:t>
        </w:r>
        <w:proofErr w:type="spellEnd"/>
        <w:r w:rsidRPr="008C09BE">
          <w:rPr>
            <w:rFonts w:ascii="Times New Roman" w:hAnsi="Times New Roman" w:cs="Times New Roman"/>
            <w:sz w:val="20"/>
            <w:szCs w:val="20"/>
            <w:lang w:val="en-US"/>
            <w:rPrChange w:id="10530" w:author="Airat Shigapov" w:date="2021-10-27T23:08:00Z">
              <w:rPr>
                <w:rFonts w:ascii="Consolas" w:hAnsi="Consolas" w:cs="Consolas"/>
                <w:color w:val="0000FF"/>
                <w:sz w:val="19"/>
                <w:szCs w:val="19"/>
              </w:rPr>
            </w:rPrChange>
          </w:rPr>
          <w:t>"&gt;</w:t>
        </w:r>
      </w:ins>
    </w:p>
    <w:p w14:paraId="3CD6E23A" w14:textId="77777777" w:rsidR="00D002A1" w:rsidRPr="008C09BE" w:rsidRDefault="00D002A1" w:rsidP="00D002A1">
      <w:pPr>
        <w:autoSpaceDE w:val="0"/>
        <w:autoSpaceDN w:val="0"/>
        <w:adjustRightInd w:val="0"/>
        <w:spacing w:after="0" w:line="240" w:lineRule="auto"/>
        <w:rPr>
          <w:ins w:id="10531" w:author="Airat Shigapov" w:date="2021-10-27T23:06:00Z"/>
          <w:rFonts w:ascii="Times New Roman" w:hAnsi="Times New Roman" w:cs="Times New Roman"/>
          <w:sz w:val="20"/>
          <w:szCs w:val="20"/>
          <w:lang w:val="en-US"/>
          <w:rPrChange w:id="10532" w:author="Airat Shigapov" w:date="2021-10-27T23:08:00Z">
            <w:rPr>
              <w:ins w:id="10533" w:author="Airat Shigapov" w:date="2021-10-27T23:06:00Z"/>
              <w:rFonts w:ascii="Consolas" w:hAnsi="Consolas" w:cs="Consolas"/>
              <w:color w:val="000000"/>
              <w:sz w:val="19"/>
              <w:szCs w:val="19"/>
            </w:rPr>
          </w:rPrChange>
        </w:rPr>
      </w:pPr>
      <w:ins w:id="10534" w:author="Airat Shigapov" w:date="2021-10-27T23:06:00Z">
        <w:r w:rsidRPr="008C09BE">
          <w:rPr>
            <w:rFonts w:ascii="Times New Roman" w:hAnsi="Times New Roman" w:cs="Times New Roman"/>
            <w:sz w:val="20"/>
            <w:szCs w:val="20"/>
            <w:lang w:val="en-US"/>
            <w:rPrChange w:id="10535"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10536" w:author="Airat Shigapov" w:date="2021-10-27T23:08:00Z">
              <w:rPr>
                <w:rFonts w:ascii="Consolas" w:hAnsi="Consolas" w:cs="Consolas"/>
                <w:color w:val="0000FF"/>
                <w:sz w:val="19"/>
                <w:szCs w:val="19"/>
              </w:rPr>
            </w:rPrChange>
          </w:rPr>
          <w:t>&lt;</w:t>
        </w:r>
        <w:r w:rsidRPr="008C09BE">
          <w:rPr>
            <w:rFonts w:ascii="Times New Roman" w:hAnsi="Times New Roman" w:cs="Times New Roman"/>
            <w:sz w:val="20"/>
            <w:szCs w:val="20"/>
            <w:lang w:val="en-US"/>
            <w:rPrChange w:id="10537" w:author="Airat Shigapov" w:date="2021-10-27T23:08:00Z">
              <w:rPr>
                <w:rFonts w:ascii="Consolas" w:hAnsi="Consolas" w:cs="Consolas"/>
                <w:color w:val="A31515"/>
                <w:sz w:val="19"/>
                <w:szCs w:val="19"/>
              </w:rPr>
            </w:rPrChange>
          </w:rPr>
          <w:t>Setter</w:t>
        </w:r>
        <w:r w:rsidRPr="008C09BE">
          <w:rPr>
            <w:rFonts w:ascii="Times New Roman" w:hAnsi="Times New Roman" w:cs="Times New Roman"/>
            <w:sz w:val="20"/>
            <w:szCs w:val="20"/>
            <w:lang w:val="en-US"/>
            <w:rPrChange w:id="10538" w:author="Airat Shigapov" w:date="2021-10-27T23:08:00Z">
              <w:rPr>
                <w:rFonts w:ascii="Consolas" w:hAnsi="Consolas" w:cs="Consolas"/>
                <w:color w:val="FF0000"/>
                <w:sz w:val="19"/>
                <w:szCs w:val="19"/>
              </w:rPr>
            </w:rPrChange>
          </w:rPr>
          <w:t xml:space="preserve"> Property</w:t>
        </w:r>
        <w:r w:rsidRPr="008C09BE">
          <w:rPr>
            <w:rFonts w:ascii="Times New Roman" w:hAnsi="Times New Roman" w:cs="Times New Roman"/>
            <w:sz w:val="20"/>
            <w:szCs w:val="20"/>
            <w:lang w:val="en-US"/>
            <w:rPrChange w:id="10539" w:author="Airat Shigapov" w:date="2021-10-27T23:08:00Z">
              <w:rPr>
                <w:rFonts w:ascii="Consolas" w:hAnsi="Consolas" w:cs="Consolas"/>
                <w:color w:val="0000FF"/>
                <w:sz w:val="19"/>
                <w:szCs w:val="19"/>
              </w:rPr>
            </w:rPrChange>
          </w:rPr>
          <w:t>="</w:t>
        </w:r>
        <w:proofErr w:type="spellStart"/>
        <w:r w:rsidRPr="008C09BE">
          <w:rPr>
            <w:rFonts w:ascii="Times New Roman" w:hAnsi="Times New Roman" w:cs="Times New Roman"/>
            <w:sz w:val="20"/>
            <w:szCs w:val="20"/>
            <w:lang w:val="en-US"/>
            <w:rPrChange w:id="10540" w:author="Airat Shigapov" w:date="2021-10-27T23:08:00Z">
              <w:rPr>
                <w:rFonts w:ascii="Consolas" w:hAnsi="Consolas" w:cs="Consolas"/>
                <w:color w:val="0000FF"/>
                <w:sz w:val="19"/>
                <w:szCs w:val="19"/>
              </w:rPr>
            </w:rPrChange>
          </w:rPr>
          <w:t>VerticalContentAlignment</w:t>
        </w:r>
        <w:proofErr w:type="spellEnd"/>
        <w:r w:rsidRPr="008C09BE">
          <w:rPr>
            <w:rFonts w:ascii="Times New Roman" w:hAnsi="Times New Roman" w:cs="Times New Roman"/>
            <w:sz w:val="20"/>
            <w:szCs w:val="20"/>
            <w:lang w:val="en-US"/>
            <w:rPrChange w:id="10541" w:author="Airat Shigapov" w:date="2021-10-27T23:08:00Z">
              <w:rPr>
                <w:rFonts w:ascii="Consolas" w:hAnsi="Consolas" w:cs="Consolas"/>
                <w:color w:val="0000FF"/>
                <w:sz w:val="19"/>
                <w:szCs w:val="19"/>
              </w:rPr>
            </w:rPrChange>
          </w:rPr>
          <w:t>"</w:t>
        </w:r>
        <w:r w:rsidRPr="008C09BE">
          <w:rPr>
            <w:rFonts w:ascii="Times New Roman" w:hAnsi="Times New Roman" w:cs="Times New Roman"/>
            <w:sz w:val="20"/>
            <w:szCs w:val="20"/>
            <w:lang w:val="en-US"/>
            <w:rPrChange w:id="10542" w:author="Airat Shigapov" w:date="2021-10-27T23:08:00Z">
              <w:rPr>
                <w:rFonts w:ascii="Consolas" w:hAnsi="Consolas" w:cs="Consolas"/>
                <w:color w:val="FF0000"/>
                <w:sz w:val="19"/>
                <w:szCs w:val="19"/>
              </w:rPr>
            </w:rPrChange>
          </w:rPr>
          <w:t xml:space="preserve"> Value</w:t>
        </w:r>
        <w:r w:rsidRPr="008C09BE">
          <w:rPr>
            <w:rFonts w:ascii="Times New Roman" w:hAnsi="Times New Roman" w:cs="Times New Roman"/>
            <w:sz w:val="20"/>
            <w:szCs w:val="20"/>
            <w:lang w:val="en-US"/>
            <w:rPrChange w:id="10543" w:author="Airat Shigapov" w:date="2021-10-27T23:08:00Z">
              <w:rPr>
                <w:rFonts w:ascii="Consolas" w:hAnsi="Consolas" w:cs="Consolas"/>
                <w:color w:val="0000FF"/>
                <w:sz w:val="19"/>
                <w:szCs w:val="19"/>
              </w:rPr>
            </w:rPrChange>
          </w:rPr>
          <w:t>="Center"/&gt;</w:t>
        </w:r>
      </w:ins>
    </w:p>
    <w:p w14:paraId="1AB1B04D" w14:textId="77777777" w:rsidR="00D002A1" w:rsidRPr="008C09BE" w:rsidRDefault="00D002A1" w:rsidP="00D002A1">
      <w:pPr>
        <w:autoSpaceDE w:val="0"/>
        <w:autoSpaceDN w:val="0"/>
        <w:adjustRightInd w:val="0"/>
        <w:spacing w:after="0" w:line="240" w:lineRule="auto"/>
        <w:rPr>
          <w:ins w:id="10544" w:author="Airat Shigapov" w:date="2021-10-27T23:06:00Z"/>
          <w:rFonts w:ascii="Times New Roman" w:hAnsi="Times New Roman" w:cs="Times New Roman"/>
          <w:sz w:val="20"/>
          <w:szCs w:val="20"/>
          <w:lang w:val="en-US"/>
          <w:rPrChange w:id="10545" w:author="Airat Shigapov" w:date="2021-10-27T23:08:00Z">
            <w:rPr>
              <w:ins w:id="10546" w:author="Airat Shigapov" w:date="2021-10-27T23:06:00Z"/>
              <w:rFonts w:ascii="Consolas" w:hAnsi="Consolas" w:cs="Consolas"/>
              <w:color w:val="000000"/>
              <w:sz w:val="19"/>
              <w:szCs w:val="19"/>
            </w:rPr>
          </w:rPrChange>
        </w:rPr>
      </w:pPr>
      <w:ins w:id="10547" w:author="Airat Shigapov" w:date="2021-10-27T23:06:00Z">
        <w:r w:rsidRPr="008C09BE">
          <w:rPr>
            <w:rFonts w:ascii="Times New Roman" w:hAnsi="Times New Roman" w:cs="Times New Roman"/>
            <w:sz w:val="20"/>
            <w:szCs w:val="20"/>
            <w:lang w:val="en-US"/>
            <w:rPrChange w:id="10548"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10549" w:author="Airat Shigapov" w:date="2021-10-27T23:08:00Z">
              <w:rPr>
                <w:rFonts w:ascii="Consolas" w:hAnsi="Consolas" w:cs="Consolas"/>
                <w:color w:val="0000FF"/>
                <w:sz w:val="19"/>
                <w:szCs w:val="19"/>
              </w:rPr>
            </w:rPrChange>
          </w:rPr>
          <w:t>&lt;/</w:t>
        </w:r>
        <w:r w:rsidRPr="008C09BE">
          <w:rPr>
            <w:rFonts w:ascii="Times New Roman" w:hAnsi="Times New Roman" w:cs="Times New Roman"/>
            <w:sz w:val="20"/>
            <w:szCs w:val="20"/>
            <w:lang w:val="en-US"/>
            <w:rPrChange w:id="10550" w:author="Airat Shigapov" w:date="2021-10-27T23:08:00Z">
              <w:rPr>
                <w:rFonts w:ascii="Consolas" w:hAnsi="Consolas" w:cs="Consolas"/>
                <w:color w:val="A31515"/>
                <w:sz w:val="19"/>
                <w:szCs w:val="19"/>
              </w:rPr>
            </w:rPrChange>
          </w:rPr>
          <w:t>Style</w:t>
        </w:r>
        <w:r w:rsidRPr="008C09BE">
          <w:rPr>
            <w:rFonts w:ascii="Times New Roman" w:hAnsi="Times New Roman" w:cs="Times New Roman"/>
            <w:sz w:val="20"/>
            <w:szCs w:val="20"/>
            <w:lang w:val="en-US"/>
            <w:rPrChange w:id="10551" w:author="Airat Shigapov" w:date="2021-10-27T23:08:00Z">
              <w:rPr>
                <w:rFonts w:ascii="Consolas" w:hAnsi="Consolas" w:cs="Consolas"/>
                <w:color w:val="0000FF"/>
                <w:sz w:val="19"/>
                <w:szCs w:val="19"/>
              </w:rPr>
            </w:rPrChange>
          </w:rPr>
          <w:t>&gt;</w:t>
        </w:r>
      </w:ins>
    </w:p>
    <w:p w14:paraId="2DC53CA9" w14:textId="77777777" w:rsidR="00D002A1" w:rsidRPr="008C09BE" w:rsidRDefault="00D002A1" w:rsidP="00D002A1">
      <w:pPr>
        <w:autoSpaceDE w:val="0"/>
        <w:autoSpaceDN w:val="0"/>
        <w:adjustRightInd w:val="0"/>
        <w:spacing w:after="0" w:line="240" w:lineRule="auto"/>
        <w:rPr>
          <w:ins w:id="10552" w:author="Airat Shigapov" w:date="2021-10-27T23:06:00Z"/>
          <w:rFonts w:ascii="Times New Roman" w:hAnsi="Times New Roman" w:cs="Times New Roman"/>
          <w:sz w:val="20"/>
          <w:szCs w:val="20"/>
          <w:lang w:val="en-US"/>
          <w:rPrChange w:id="10553" w:author="Airat Shigapov" w:date="2021-10-27T23:08:00Z">
            <w:rPr>
              <w:ins w:id="10554" w:author="Airat Shigapov" w:date="2021-10-27T23:06:00Z"/>
              <w:rFonts w:ascii="Consolas" w:hAnsi="Consolas" w:cs="Consolas"/>
              <w:color w:val="000000"/>
              <w:sz w:val="19"/>
              <w:szCs w:val="19"/>
            </w:rPr>
          </w:rPrChange>
        </w:rPr>
      </w:pPr>
      <w:ins w:id="10555" w:author="Airat Shigapov" w:date="2021-10-27T23:06:00Z">
        <w:r w:rsidRPr="008C09BE">
          <w:rPr>
            <w:rFonts w:ascii="Times New Roman" w:hAnsi="Times New Roman" w:cs="Times New Roman"/>
            <w:sz w:val="20"/>
            <w:szCs w:val="20"/>
            <w:lang w:val="en-US"/>
            <w:rPrChange w:id="10556"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10557" w:author="Airat Shigapov" w:date="2021-10-27T23:08:00Z">
              <w:rPr>
                <w:rFonts w:ascii="Consolas" w:hAnsi="Consolas" w:cs="Consolas"/>
                <w:color w:val="0000FF"/>
                <w:sz w:val="19"/>
                <w:szCs w:val="19"/>
              </w:rPr>
            </w:rPrChange>
          </w:rPr>
          <w:t>&lt;/</w:t>
        </w:r>
        <w:proofErr w:type="spellStart"/>
        <w:r w:rsidRPr="008C09BE">
          <w:rPr>
            <w:rFonts w:ascii="Times New Roman" w:hAnsi="Times New Roman" w:cs="Times New Roman"/>
            <w:sz w:val="20"/>
            <w:szCs w:val="20"/>
            <w:lang w:val="en-US"/>
            <w:rPrChange w:id="10558" w:author="Airat Shigapov" w:date="2021-10-27T23:08:00Z">
              <w:rPr>
                <w:rFonts w:ascii="Consolas" w:hAnsi="Consolas" w:cs="Consolas"/>
                <w:color w:val="A31515"/>
                <w:sz w:val="19"/>
                <w:szCs w:val="19"/>
              </w:rPr>
            </w:rPrChange>
          </w:rPr>
          <w:t>ResourceDictionary</w:t>
        </w:r>
        <w:proofErr w:type="spellEnd"/>
        <w:r w:rsidRPr="008C09BE">
          <w:rPr>
            <w:rFonts w:ascii="Times New Roman" w:hAnsi="Times New Roman" w:cs="Times New Roman"/>
            <w:sz w:val="20"/>
            <w:szCs w:val="20"/>
            <w:lang w:val="en-US"/>
            <w:rPrChange w:id="10559" w:author="Airat Shigapov" w:date="2021-10-27T23:08:00Z">
              <w:rPr>
                <w:rFonts w:ascii="Consolas" w:hAnsi="Consolas" w:cs="Consolas"/>
                <w:color w:val="0000FF"/>
                <w:sz w:val="19"/>
                <w:szCs w:val="19"/>
              </w:rPr>
            </w:rPrChange>
          </w:rPr>
          <w:t>&gt;</w:t>
        </w:r>
      </w:ins>
    </w:p>
    <w:p w14:paraId="02B4EC33" w14:textId="77777777" w:rsidR="00D002A1" w:rsidRPr="008C09BE" w:rsidRDefault="00D002A1" w:rsidP="00D002A1">
      <w:pPr>
        <w:autoSpaceDE w:val="0"/>
        <w:autoSpaceDN w:val="0"/>
        <w:adjustRightInd w:val="0"/>
        <w:spacing w:after="0" w:line="240" w:lineRule="auto"/>
        <w:rPr>
          <w:ins w:id="10560" w:author="Airat Shigapov" w:date="2021-10-27T23:06:00Z"/>
          <w:rFonts w:ascii="Times New Roman" w:hAnsi="Times New Roman" w:cs="Times New Roman"/>
          <w:sz w:val="20"/>
          <w:szCs w:val="20"/>
          <w:lang w:val="en-US"/>
          <w:rPrChange w:id="10561" w:author="Airat Shigapov" w:date="2021-10-27T23:08:00Z">
            <w:rPr>
              <w:ins w:id="10562" w:author="Airat Shigapov" w:date="2021-10-27T23:06:00Z"/>
              <w:rFonts w:ascii="Consolas" w:hAnsi="Consolas" w:cs="Consolas"/>
              <w:color w:val="000000"/>
              <w:sz w:val="19"/>
              <w:szCs w:val="19"/>
            </w:rPr>
          </w:rPrChange>
        </w:rPr>
      </w:pPr>
      <w:ins w:id="10563" w:author="Airat Shigapov" w:date="2021-10-27T23:06:00Z">
        <w:r w:rsidRPr="008C09BE">
          <w:rPr>
            <w:rFonts w:ascii="Times New Roman" w:hAnsi="Times New Roman" w:cs="Times New Roman"/>
            <w:sz w:val="20"/>
            <w:szCs w:val="20"/>
            <w:lang w:val="en-US"/>
            <w:rPrChange w:id="10564"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10565" w:author="Airat Shigapov" w:date="2021-10-27T23:08:00Z">
              <w:rPr>
                <w:rFonts w:ascii="Consolas" w:hAnsi="Consolas" w:cs="Consolas"/>
                <w:color w:val="0000FF"/>
                <w:sz w:val="19"/>
                <w:szCs w:val="19"/>
              </w:rPr>
            </w:rPrChange>
          </w:rPr>
          <w:t>&lt;/</w:t>
        </w:r>
        <w:proofErr w:type="spellStart"/>
        <w:r w:rsidRPr="008C09BE">
          <w:rPr>
            <w:rFonts w:ascii="Times New Roman" w:hAnsi="Times New Roman" w:cs="Times New Roman"/>
            <w:sz w:val="20"/>
            <w:szCs w:val="20"/>
            <w:lang w:val="en-US"/>
            <w:rPrChange w:id="10566" w:author="Airat Shigapov" w:date="2021-10-27T23:08:00Z">
              <w:rPr>
                <w:rFonts w:ascii="Consolas" w:hAnsi="Consolas" w:cs="Consolas"/>
                <w:color w:val="A31515"/>
                <w:sz w:val="19"/>
                <w:szCs w:val="19"/>
              </w:rPr>
            </w:rPrChange>
          </w:rPr>
          <w:t>Page.Resources</w:t>
        </w:r>
        <w:proofErr w:type="spellEnd"/>
        <w:r w:rsidRPr="008C09BE">
          <w:rPr>
            <w:rFonts w:ascii="Times New Roman" w:hAnsi="Times New Roman" w:cs="Times New Roman"/>
            <w:sz w:val="20"/>
            <w:szCs w:val="20"/>
            <w:lang w:val="en-US"/>
            <w:rPrChange w:id="10567" w:author="Airat Shigapov" w:date="2021-10-27T23:08:00Z">
              <w:rPr>
                <w:rFonts w:ascii="Consolas" w:hAnsi="Consolas" w:cs="Consolas"/>
                <w:color w:val="0000FF"/>
                <w:sz w:val="19"/>
                <w:szCs w:val="19"/>
              </w:rPr>
            </w:rPrChange>
          </w:rPr>
          <w:t>&gt;</w:t>
        </w:r>
      </w:ins>
    </w:p>
    <w:p w14:paraId="71D61AF8" w14:textId="77777777" w:rsidR="00D002A1" w:rsidRPr="008C09BE" w:rsidRDefault="00D002A1" w:rsidP="00D002A1">
      <w:pPr>
        <w:autoSpaceDE w:val="0"/>
        <w:autoSpaceDN w:val="0"/>
        <w:adjustRightInd w:val="0"/>
        <w:spacing w:after="0" w:line="240" w:lineRule="auto"/>
        <w:rPr>
          <w:ins w:id="10568" w:author="Airat Shigapov" w:date="2021-10-27T23:06:00Z"/>
          <w:rFonts w:ascii="Times New Roman" w:hAnsi="Times New Roman" w:cs="Times New Roman"/>
          <w:sz w:val="20"/>
          <w:szCs w:val="20"/>
          <w:lang w:val="en-US"/>
          <w:rPrChange w:id="10569" w:author="Airat Shigapov" w:date="2021-10-27T23:08:00Z">
            <w:rPr>
              <w:ins w:id="10570" w:author="Airat Shigapov" w:date="2021-10-27T23:06:00Z"/>
              <w:rFonts w:ascii="Consolas" w:hAnsi="Consolas" w:cs="Consolas"/>
              <w:color w:val="000000"/>
              <w:sz w:val="19"/>
              <w:szCs w:val="19"/>
            </w:rPr>
          </w:rPrChange>
        </w:rPr>
      </w:pPr>
    </w:p>
    <w:p w14:paraId="3DD59003" w14:textId="77777777" w:rsidR="00D002A1" w:rsidRPr="008C09BE" w:rsidRDefault="00D002A1" w:rsidP="00D002A1">
      <w:pPr>
        <w:autoSpaceDE w:val="0"/>
        <w:autoSpaceDN w:val="0"/>
        <w:adjustRightInd w:val="0"/>
        <w:spacing w:after="0" w:line="240" w:lineRule="auto"/>
        <w:rPr>
          <w:ins w:id="10571" w:author="Airat Shigapov" w:date="2021-10-27T23:06:00Z"/>
          <w:rFonts w:ascii="Times New Roman" w:hAnsi="Times New Roman" w:cs="Times New Roman"/>
          <w:sz w:val="20"/>
          <w:szCs w:val="20"/>
          <w:lang w:val="en-US"/>
          <w:rPrChange w:id="10572" w:author="Airat Shigapov" w:date="2021-10-27T23:08:00Z">
            <w:rPr>
              <w:ins w:id="10573" w:author="Airat Shigapov" w:date="2021-10-27T23:06:00Z"/>
              <w:rFonts w:ascii="Consolas" w:hAnsi="Consolas" w:cs="Consolas"/>
              <w:color w:val="000000"/>
              <w:sz w:val="19"/>
              <w:szCs w:val="19"/>
            </w:rPr>
          </w:rPrChange>
        </w:rPr>
      </w:pPr>
      <w:ins w:id="10574" w:author="Airat Shigapov" w:date="2021-10-27T23:06:00Z">
        <w:r w:rsidRPr="008C09BE">
          <w:rPr>
            <w:rFonts w:ascii="Times New Roman" w:hAnsi="Times New Roman" w:cs="Times New Roman"/>
            <w:sz w:val="20"/>
            <w:szCs w:val="20"/>
            <w:lang w:val="en-US"/>
            <w:rPrChange w:id="10575"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10576" w:author="Airat Shigapov" w:date="2021-10-27T23:08:00Z">
              <w:rPr>
                <w:rFonts w:ascii="Consolas" w:hAnsi="Consolas" w:cs="Consolas"/>
                <w:color w:val="0000FF"/>
                <w:sz w:val="19"/>
                <w:szCs w:val="19"/>
              </w:rPr>
            </w:rPrChange>
          </w:rPr>
          <w:t>&lt;</w:t>
        </w:r>
        <w:r w:rsidRPr="008C09BE">
          <w:rPr>
            <w:rFonts w:ascii="Times New Roman" w:hAnsi="Times New Roman" w:cs="Times New Roman"/>
            <w:sz w:val="20"/>
            <w:szCs w:val="20"/>
            <w:lang w:val="en-US"/>
            <w:rPrChange w:id="10577" w:author="Airat Shigapov" w:date="2021-10-27T23:08:00Z">
              <w:rPr>
                <w:rFonts w:ascii="Consolas" w:hAnsi="Consolas" w:cs="Consolas"/>
                <w:color w:val="A31515"/>
                <w:sz w:val="19"/>
                <w:szCs w:val="19"/>
              </w:rPr>
            </w:rPrChange>
          </w:rPr>
          <w:t>Grid</w:t>
        </w:r>
        <w:r w:rsidRPr="008C09BE">
          <w:rPr>
            <w:rFonts w:ascii="Times New Roman" w:hAnsi="Times New Roman" w:cs="Times New Roman"/>
            <w:sz w:val="20"/>
            <w:szCs w:val="20"/>
            <w:lang w:val="en-US"/>
            <w:rPrChange w:id="10578" w:author="Airat Shigapov" w:date="2021-10-27T23:08:00Z">
              <w:rPr>
                <w:rFonts w:ascii="Consolas" w:hAnsi="Consolas" w:cs="Consolas"/>
                <w:color w:val="0000FF"/>
                <w:sz w:val="19"/>
                <w:szCs w:val="19"/>
              </w:rPr>
            </w:rPrChange>
          </w:rPr>
          <w:t>&gt;</w:t>
        </w:r>
      </w:ins>
    </w:p>
    <w:p w14:paraId="45028D7E" w14:textId="77777777" w:rsidR="00D002A1" w:rsidRPr="008C09BE" w:rsidRDefault="00D002A1" w:rsidP="00D002A1">
      <w:pPr>
        <w:autoSpaceDE w:val="0"/>
        <w:autoSpaceDN w:val="0"/>
        <w:adjustRightInd w:val="0"/>
        <w:spacing w:after="0" w:line="240" w:lineRule="auto"/>
        <w:rPr>
          <w:ins w:id="10579" w:author="Airat Shigapov" w:date="2021-10-27T23:06:00Z"/>
          <w:rFonts w:ascii="Times New Roman" w:hAnsi="Times New Roman" w:cs="Times New Roman"/>
          <w:sz w:val="20"/>
          <w:szCs w:val="20"/>
          <w:lang w:val="en-US"/>
          <w:rPrChange w:id="10580" w:author="Airat Shigapov" w:date="2021-10-27T23:08:00Z">
            <w:rPr>
              <w:ins w:id="10581" w:author="Airat Shigapov" w:date="2021-10-27T23:06:00Z"/>
              <w:rFonts w:ascii="Consolas" w:hAnsi="Consolas" w:cs="Consolas"/>
              <w:color w:val="000000"/>
              <w:sz w:val="19"/>
              <w:szCs w:val="19"/>
            </w:rPr>
          </w:rPrChange>
        </w:rPr>
      </w:pPr>
      <w:ins w:id="10582" w:author="Airat Shigapov" w:date="2021-10-27T23:06:00Z">
        <w:r w:rsidRPr="008C09BE">
          <w:rPr>
            <w:rFonts w:ascii="Times New Roman" w:hAnsi="Times New Roman" w:cs="Times New Roman"/>
            <w:sz w:val="20"/>
            <w:szCs w:val="20"/>
            <w:lang w:val="en-US"/>
            <w:rPrChange w:id="10583"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10584" w:author="Airat Shigapov" w:date="2021-10-27T23:08:00Z">
              <w:rPr>
                <w:rFonts w:ascii="Consolas" w:hAnsi="Consolas" w:cs="Consolas"/>
                <w:color w:val="0000FF"/>
                <w:sz w:val="19"/>
                <w:szCs w:val="19"/>
              </w:rPr>
            </w:rPrChange>
          </w:rPr>
          <w:t>&lt;</w:t>
        </w:r>
        <w:proofErr w:type="spellStart"/>
        <w:r w:rsidRPr="008C09BE">
          <w:rPr>
            <w:rFonts w:ascii="Times New Roman" w:hAnsi="Times New Roman" w:cs="Times New Roman"/>
            <w:sz w:val="20"/>
            <w:szCs w:val="20"/>
            <w:lang w:val="en-US"/>
            <w:rPrChange w:id="10585" w:author="Airat Shigapov" w:date="2021-10-27T23:08:00Z">
              <w:rPr>
                <w:rFonts w:ascii="Consolas" w:hAnsi="Consolas" w:cs="Consolas"/>
                <w:color w:val="A31515"/>
                <w:sz w:val="19"/>
                <w:szCs w:val="19"/>
              </w:rPr>
            </w:rPrChange>
          </w:rPr>
          <w:t>Grid.ColumnDefinitions</w:t>
        </w:r>
        <w:proofErr w:type="spellEnd"/>
        <w:r w:rsidRPr="008C09BE">
          <w:rPr>
            <w:rFonts w:ascii="Times New Roman" w:hAnsi="Times New Roman" w:cs="Times New Roman"/>
            <w:sz w:val="20"/>
            <w:szCs w:val="20"/>
            <w:lang w:val="en-US"/>
            <w:rPrChange w:id="10586" w:author="Airat Shigapov" w:date="2021-10-27T23:08:00Z">
              <w:rPr>
                <w:rFonts w:ascii="Consolas" w:hAnsi="Consolas" w:cs="Consolas"/>
                <w:color w:val="0000FF"/>
                <w:sz w:val="19"/>
                <w:szCs w:val="19"/>
              </w:rPr>
            </w:rPrChange>
          </w:rPr>
          <w:t>&gt;</w:t>
        </w:r>
      </w:ins>
    </w:p>
    <w:p w14:paraId="0DFB02C7" w14:textId="77777777" w:rsidR="00D002A1" w:rsidRPr="008C09BE" w:rsidRDefault="00D002A1" w:rsidP="00D002A1">
      <w:pPr>
        <w:autoSpaceDE w:val="0"/>
        <w:autoSpaceDN w:val="0"/>
        <w:adjustRightInd w:val="0"/>
        <w:spacing w:after="0" w:line="240" w:lineRule="auto"/>
        <w:rPr>
          <w:ins w:id="10587" w:author="Airat Shigapov" w:date="2021-10-27T23:06:00Z"/>
          <w:rFonts w:ascii="Times New Roman" w:hAnsi="Times New Roman" w:cs="Times New Roman"/>
          <w:sz w:val="20"/>
          <w:szCs w:val="20"/>
          <w:lang w:val="en-US"/>
          <w:rPrChange w:id="10588" w:author="Airat Shigapov" w:date="2021-10-27T23:08:00Z">
            <w:rPr>
              <w:ins w:id="10589" w:author="Airat Shigapov" w:date="2021-10-27T23:06:00Z"/>
              <w:rFonts w:ascii="Consolas" w:hAnsi="Consolas" w:cs="Consolas"/>
              <w:color w:val="000000"/>
              <w:sz w:val="19"/>
              <w:szCs w:val="19"/>
            </w:rPr>
          </w:rPrChange>
        </w:rPr>
      </w:pPr>
      <w:ins w:id="10590" w:author="Airat Shigapov" w:date="2021-10-27T23:06:00Z">
        <w:r w:rsidRPr="008C09BE">
          <w:rPr>
            <w:rFonts w:ascii="Times New Roman" w:hAnsi="Times New Roman" w:cs="Times New Roman"/>
            <w:sz w:val="20"/>
            <w:szCs w:val="20"/>
            <w:lang w:val="en-US"/>
            <w:rPrChange w:id="10591"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10592" w:author="Airat Shigapov" w:date="2021-10-27T23:08:00Z">
              <w:rPr>
                <w:rFonts w:ascii="Consolas" w:hAnsi="Consolas" w:cs="Consolas"/>
                <w:color w:val="0000FF"/>
                <w:sz w:val="19"/>
                <w:szCs w:val="19"/>
              </w:rPr>
            </w:rPrChange>
          </w:rPr>
          <w:t>&lt;</w:t>
        </w:r>
        <w:proofErr w:type="spellStart"/>
        <w:proofErr w:type="gramStart"/>
        <w:r w:rsidRPr="008C09BE">
          <w:rPr>
            <w:rFonts w:ascii="Times New Roman" w:hAnsi="Times New Roman" w:cs="Times New Roman"/>
            <w:sz w:val="20"/>
            <w:szCs w:val="20"/>
            <w:lang w:val="en-US"/>
            <w:rPrChange w:id="10593" w:author="Airat Shigapov" w:date="2021-10-27T23:08:00Z">
              <w:rPr>
                <w:rFonts w:ascii="Consolas" w:hAnsi="Consolas" w:cs="Consolas"/>
                <w:color w:val="A31515"/>
                <w:sz w:val="19"/>
                <w:szCs w:val="19"/>
              </w:rPr>
            </w:rPrChange>
          </w:rPr>
          <w:t>ColumnDefinition</w:t>
        </w:r>
        <w:proofErr w:type="spellEnd"/>
        <w:r w:rsidRPr="008C09BE">
          <w:rPr>
            <w:rFonts w:ascii="Times New Roman" w:hAnsi="Times New Roman" w:cs="Times New Roman"/>
            <w:sz w:val="20"/>
            <w:szCs w:val="20"/>
            <w:lang w:val="en-US"/>
            <w:rPrChange w:id="10594"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10595" w:author="Airat Shigapov" w:date="2021-10-27T23:08:00Z">
              <w:rPr>
                <w:rFonts w:ascii="Consolas" w:hAnsi="Consolas" w:cs="Consolas"/>
                <w:color w:val="FF0000"/>
                <w:sz w:val="19"/>
                <w:szCs w:val="19"/>
              </w:rPr>
            </w:rPrChange>
          </w:rPr>
          <w:t xml:space="preserve"> Width</w:t>
        </w:r>
        <w:proofErr w:type="gramEnd"/>
        <w:r w:rsidRPr="008C09BE">
          <w:rPr>
            <w:rFonts w:ascii="Times New Roman" w:hAnsi="Times New Roman" w:cs="Times New Roman"/>
            <w:sz w:val="20"/>
            <w:szCs w:val="20"/>
            <w:lang w:val="en-US"/>
            <w:rPrChange w:id="10596" w:author="Airat Shigapov" w:date="2021-10-27T23:08:00Z">
              <w:rPr>
                <w:rFonts w:ascii="Consolas" w:hAnsi="Consolas" w:cs="Consolas"/>
                <w:color w:val="0000FF"/>
                <w:sz w:val="19"/>
                <w:szCs w:val="19"/>
              </w:rPr>
            </w:rPrChange>
          </w:rPr>
          <w:t>="490"/&gt;</w:t>
        </w:r>
      </w:ins>
    </w:p>
    <w:p w14:paraId="71A64443" w14:textId="77777777" w:rsidR="00D002A1" w:rsidRPr="008C09BE" w:rsidRDefault="00D002A1" w:rsidP="00D002A1">
      <w:pPr>
        <w:autoSpaceDE w:val="0"/>
        <w:autoSpaceDN w:val="0"/>
        <w:adjustRightInd w:val="0"/>
        <w:spacing w:after="0" w:line="240" w:lineRule="auto"/>
        <w:rPr>
          <w:ins w:id="10597" w:author="Airat Shigapov" w:date="2021-10-27T23:06:00Z"/>
          <w:rFonts w:ascii="Times New Roman" w:hAnsi="Times New Roman" w:cs="Times New Roman"/>
          <w:sz w:val="20"/>
          <w:szCs w:val="20"/>
          <w:lang w:val="en-US"/>
          <w:rPrChange w:id="10598" w:author="Airat Shigapov" w:date="2021-10-27T23:08:00Z">
            <w:rPr>
              <w:ins w:id="10599" w:author="Airat Shigapov" w:date="2021-10-27T23:06:00Z"/>
              <w:rFonts w:ascii="Consolas" w:hAnsi="Consolas" w:cs="Consolas"/>
              <w:color w:val="000000"/>
              <w:sz w:val="19"/>
              <w:szCs w:val="19"/>
            </w:rPr>
          </w:rPrChange>
        </w:rPr>
      </w:pPr>
      <w:ins w:id="10600" w:author="Airat Shigapov" w:date="2021-10-27T23:06:00Z">
        <w:r w:rsidRPr="008C09BE">
          <w:rPr>
            <w:rFonts w:ascii="Times New Roman" w:hAnsi="Times New Roman" w:cs="Times New Roman"/>
            <w:sz w:val="20"/>
            <w:szCs w:val="20"/>
            <w:lang w:val="en-US"/>
            <w:rPrChange w:id="10601"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10602" w:author="Airat Shigapov" w:date="2021-10-27T23:08:00Z">
              <w:rPr>
                <w:rFonts w:ascii="Consolas" w:hAnsi="Consolas" w:cs="Consolas"/>
                <w:color w:val="0000FF"/>
                <w:sz w:val="19"/>
                <w:szCs w:val="19"/>
              </w:rPr>
            </w:rPrChange>
          </w:rPr>
          <w:t>&lt;</w:t>
        </w:r>
        <w:proofErr w:type="spellStart"/>
        <w:r w:rsidRPr="008C09BE">
          <w:rPr>
            <w:rFonts w:ascii="Times New Roman" w:hAnsi="Times New Roman" w:cs="Times New Roman"/>
            <w:sz w:val="20"/>
            <w:szCs w:val="20"/>
            <w:lang w:val="en-US"/>
            <w:rPrChange w:id="10603" w:author="Airat Shigapov" w:date="2021-10-27T23:08:00Z">
              <w:rPr>
                <w:rFonts w:ascii="Consolas" w:hAnsi="Consolas" w:cs="Consolas"/>
                <w:color w:val="A31515"/>
                <w:sz w:val="19"/>
                <w:szCs w:val="19"/>
              </w:rPr>
            </w:rPrChange>
          </w:rPr>
          <w:t>ColumnDefinition</w:t>
        </w:r>
        <w:proofErr w:type="spellEnd"/>
        <w:r w:rsidRPr="008C09BE">
          <w:rPr>
            <w:rFonts w:ascii="Times New Roman" w:hAnsi="Times New Roman" w:cs="Times New Roman"/>
            <w:sz w:val="20"/>
            <w:szCs w:val="20"/>
            <w:lang w:val="en-US"/>
            <w:rPrChange w:id="10604" w:author="Airat Shigapov" w:date="2021-10-27T23:08:00Z">
              <w:rPr>
                <w:rFonts w:ascii="Consolas" w:hAnsi="Consolas" w:cs="Consolas"/>
                <w:color w:val="FF0000"/>
                <w:sz w:val="19"/>
                <w:szCs w:val="19"/>
              </w:rPr>
            </w:rPrChange>
          </w:rPr>
          <w:t xml:space="preserve"> Width</w:t>
        </w:r>
        <w:r w:rsidRPr="008C09BE">
          <w:rPr>
            <w:rFonts w:ascii="Times New Roman" w:hAnsi="Times New Roman" w:cs="Times New Roman"/>
            <w:sz w:val="20"/>
            <w:szCs w:val="20"/>
            <w:lang w:val="en-US"/>
            <w:rPrChange w:id="10605" w:author="Airat Shigapov" w:date="2021-10-27T23:08:00Z">
              <w:rPr>
                <w:rFonts w:ascii="Consolas" w:hAnsi="Consolas" w:cs="Consolas"/>
                <w:color w:val="0000FF"/>
                <w:sz w:val="19"/>
                <w:szCs w:val="19"/>
              </w:rPr>
            </w:rPrChange>
          </w:rPr>
          <w:t>="1*"/&gt;</w:t>
        </w:r>
      </w:ins>
    </w:p>
    <w:p w14:paraId="1295B27B" w14:textId="77777777" w:rsidR="00D002A1" w:rsidRPr="008C09BE" w:rsidRDefault="00D002A1" w:rsidP="00D002A1">
      <w:pPr>
        <w:autoSpaceDE w:val="0"/>
        <w:autoSpaceDN w:val="0"/>
        <w:adjustRightInd w:val="0"/>
        <w:spacing w:after="0" w:line="240" w:lineRule="auto"/>
        <w:rPr>
          <w:ins w:id="10606" w:author="Airat Shigapov" w:date="2021-10-27T23:06:00Z"/>
          <w:rFonts w:ascii="Times New Roman" w:hAnsi="Times New Roman" w:cs="Times New Roman"/>
          <w:sz w:val="20"/>
          <w:szCs w:val="20"/>
          <w:lang w:val="en-US"/>
          <w:rPrChange w:id="10607" w:author="Airat Shigapov" w:date="2021-10-27T23:08:00Z">
            <w:rPr>
              <w:ins w:id="10608" w:author="Airat Shigapov" w:date="2021-10-27T23:06:00Z"/>
              <w:rFonts w:ascii="Consolas" w:hAnsi="Consolas" w:cs="Consolas"/>
              <w:color w:val="000000"/>
              <w:sz w:val="19"/>
              <w:szCs w:val="19"/>
            </w:rPr>
          </w:rPrChange>
        </w:rPr>
      </w:pPr>
      <w:ins w:id="10609" w:author="Airat Shigapov" w:date="2021-10-27T23:06:00Z">
        <w:r w:rsidRPr="008C09BE">
          <w:rPr>
            <w:rFonts w:ascii="Times New Roman" w:hAnsi="Times New Roman" w:cs="Times New Roman"/>
            <w:sz w:val="20"/>
            <w:szCs w:val="20"/>
            <w:lang w:val="en-US"/>
            <w:rPrChange w:id="10610"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10611" w:author="Airat Shigapov" w:date="2021-10-27T23:08:00Z">
              <w:rPr>
                <w:rFonts w:ascii="Consolas" w:hAnsi="Consolas" w:cs="Consolas"/>
                <w:color w:val="0000FF"/>
                <w:sz w:val="19"/>
                <w:szCs w:val="19"/>
              </w:rPr>
            </w:rPrChange>
          </w:rPr>
          <w:t>&lt;</w:t>
        </w:r>
        <w:proofErr w:type="spellStart"/>
        <w:r w:rsidRPr="008C09BE">
          <w:rPr>
            <w:rFonts w:ascii="Times New Roman" w:hAnsi="Times New Roman" w:cs="Times New Roman"/>
            <w:sz w:val="20"/>
            <w:szCs w:val="20"/>
            <w:lang w:val="en-US"/>
            <w:rPrChange w:id="10612" w:author="Airat Shigapov" w:date="2021-10-27T23:08:00Z">
              <w:rPr>
                <w:rFonts w:ascii="Consolas" w:hAnsi="Consolas" w:cs="Consolas"/>
                <w:color w:val="A31515"/>
                <w:sz w:val="19"/>
                <w:szCs w:val="19"/>
              </w:rPr>
            </w:rPrChange>
          </w:rPr>
          <w:t>ColumnDefinition</w:t>
        </w:r>
        <w:proofErr w:type="spellEnd"/>
        <w:r w:rsidRPr="008C09BE">
          <w:rPr>
            <w:rFonts w:ascii="Times New Roman" w:hAnsi="Times New Roman" w:cs="Times New Roman"/>
            <w:sz w:val="20"/>
            <w:szCs w:val="20"/>
            <w:lang w:val="en-US"/>
            <w:rPrChange w:id="10613" w:author="Airat Shigapov" w:date="2021-10-27T23:08:00Z">
              <w:rPr>
                <w:rFonts w:ascii="Consolas" w:hAnsi="Consolas" w:cs="Consolas"/>
                <w:color w:val="FF0000"/>
                <w:sz w:val="19"/>
                <w:szCs w:val="19"/>
              </w:rPr>
            </w:rPrChange>
          </w:rPr>
          <w:t xml:space="preserve"> Width</w:t>
        </w:r>
        <w:r w:rsidRPr="008C09BE">
          <w:rPr>
            <w:rFonts w:ascii="Times New Roman" w:hAnsi="Times New Roman" w:cs="Times New Roman"/>
            <w:sz w:val="20"/>
            <w:szCs w:val="20"/>
            <w:lang w:val="en-US"/>
            <w:rPrChange w:id="10614" w:author="Airat Shigapov" w:date="2021-10-27T23:08:00Z">
              <w:rPr>
                <w:rFonts w:ascii="Consolas" w:hAnsi="Consolas" w:cs="Consolas"/>
                <w:color w:val="0000FF"/>
                <w:sz w:val="19"/>
                <w:szCs w:val="19"/>
              </w:rPr>
            </w:rPrChange>
          </w:rPr>
          <w:t>="490"/&gt;</w:t>
        </w:r>
      </w:ins>
    </w:p>
    <w:p w14:paraId="13ECE124" w14:textId="77777777" w:rsidR="00D002A1" w:rsidRPr="008C09BE" w:rsidRDefault="00D002A1" w:rsidP="00D002A1">
      <w:pPr>
        <w:autoSpaceDE w:val="0"/>
        <w:autoSpaceDN w:val="0"/>
        <w:adjustRightInd w:val="0"/>
        <w:spacing w:after="0" w:line="240" w:lineRule="auto"/>
        <w:rPr>
          <w:ins w:id="10615" w:author="Airat Shigapov" w:date="2021-10-27T23:06:00Z"/>
          <w:rFonts w:ascii="Times New Roman" w:hAnsi="Times New Roman" w:cs="Times New Roman"/>
          <w:sz w:val="20"/>
          <w:szCs w:val="20"/>
          <w:lang w:val="en-US"/>
          <w:rPrChange w:id="10616" w:author="Airat Shigapov" w:date="2021-10-27T23:08:00Z">
            <w:rPr>
              <w:ins w:id="10617" w:author="Airat Shigapov" w:date="2021-10-27T23:06:00Z"/>
              <w:rFonts w:ascii="Consolas" w:hAnsi="Consolas" w:cs="Consolas"/>
              <w:color w:val="000000"/>
              <w:sz w:val="19"/>
              <w:szCs w:val="19"/>
            </w:rPr>
          </w:rPrChange>
        </w:rPr>
      </w:pPr>
      <w:ins w:id="10618" w:author="Airat Shigapov" w:date="2021-10-27T23:06:00Z">
        <w:r w:rsidRPr="008C09BE">
          <w:rPr>
            <w:rFonts w:ascii="Times New Roman" w:hAnsi="Times New Roman" w:cs="Times New Roman"/>
            <w:sz w:val="20"/>
            <w:szCs w:val="20"/>
            <w:lang w:val="en-US"/>
            <w:rPrChange w:id="10619"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10620" w:author="Airat Shigapov" w:date="2021-10-27T23:08:00Z">
              <w:rPr>
                <w:rFonts w:ascii="Consolas" w:hAnsi="Consolas" w:cs="Consolas"/>
                <w:color w:val="0000FF"/>
                <w:sz w:val="19"/>
                <w:szCs w:val="19"/>
              </w:rPr>
            </w:rPrChange>
          </w:rPr>
          <w:t>&lt;/</w:t>
        </w:r>
        <w:proofErr w:type="spellStart"/>
        <w:r w:rsidRPr="008C09BE">
          <w:rPr>
            <w:rFonts w:ascii="Times New Roman" w:hAnsi="Times New Roman" w:cs="Times New Roman"/>
            <w:sz w:val="20"/>
            <w:szCs w:val="20"/>
            <w:lang w:val="en-US"/>
            <w:rPrChange w:id="10621" w:author="Airat Shigapov" w:date="2021-10-27T23:08:00Z">
              <w:rPr>
                <w:rFonts w:ascii="Consolas" w:hAnsi="Consolas" w:cs="Consolas"/>
                <w:color w:val="A31515"/>
                <w:sz w:val="19"/>
                <w:szCs w:val="19"/>
              </w:rPr>
            </w:rPrChange>
          </w:rPr>
          <w:t>Grid.ColumnDefinitions</w:t>
        </w:r>
        <w:proofErr w:type="spellEnd"/>
        <w:r w:rsidRPr="008C09BE">
          <w:rPr>
            <w:rFonts w:ascii="Times New Roman" w:hAnsi="Times New Roman" w:cs="Times New Roman"/>
            <w:sz w:val="20"/>
            <w:szCs w:val="20"/>
            <w:lang w:val="en-US"/>
            <w:rPrChange w:id="10622" w:author="Airat Shigapov" w:date="2021-10-27T23:08:00Z">
              <w:rPr>
                <w:rFonts w:ascii="Consolas" w:hAnsi="Consolas" w:cs="Consolas"/>
                <w:color w:val="0000FF"/>
                <w:sz w:val="19"/>
                <w:szCs w:val="19"/>
              </w:rPr>
            </w:rPrChange>
          </w:rPr>
          <w:t>&gt;</w:t>
        </w:r>
      </w:ins>
    </w:p>
    <w:p w14:paraId="0185EE5C" w14:textId="77777777" w:rsidR="00D002A1" w:rsidRPr="008C09BE" w:rsidRDefault="00D002A1" w:rsidP="00D002A1">
      <w:pPr>
        <w:autoSpaceDE w:val="0"/>
        <w:autoSpaceDN w:val="0"/>
        <w:adjustRightInd w:val="0"/>
        <w:spacing w:after="0" w:line="240" w:lineRule="auto"/>
        <w:rPr>
          <w:ins w:id="10623" w:author="Airat Shigapov" w:date="2021-10-27T23:06:00Z"/>
          <w:rFonts w:ascii="Times New Roman" w:hAnsi="Times New Roman" w:cs="Times New Roman"/>
          <w:sz w:val="20"/>
          <w:szCs w:val="20"/>
          <w:lang w:val="en-US"/>
          <w:rPrChange w:id="10624" w:author="Airat Shigapov" w:date="2021-10-27T23:08:00Z">
            <w:rPr>
              <w:ins w:id="10625" w:author="Airat Shigapov" w:date="2021-10-27T23:06:00Z"/>
              <w:rFonts w:ascii="Consolas" w:hAnsi="Consolas" w:cs="Consolas"/>
              <w:color w:val="000000"/>
              <w:sz w:val="19"/>
              <w:szCs w:val="19"/>
            </w:rPr>
          </w:rPrChange>
        </w:rPr>
      </w:pPr>
      <w:ins w:id="10626" w:author="Airat Shigapov" w:date="2021-10-27T23:06:00Z">
        <w:r w:rsidRPr="008C09BE">
          <w:rPr>
            <w:rFonts w:ascii="Times New Roman" w:hAnsi="Times New Roman" w:cs="Times New Roman"/>
            <w:sz w:val="20"/>
            <w:szCs w:val="20"/>
            <w:lang w:val="en-US"/>
            <w:rPrChange w:id="10627"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10628" w:author="Airat Shigapov" w:date="2021-10-27T23:08:00Z">
              <w:rPr>
                <w:rFonts w:ascii="Consolas" w:hAnsi="Consolas" w:cs="Consolas"/>
                <w:color w:val="0000FF"/>
                <w:sz w:val="19"/>
                <w:szCs w:val="19"/>
              </w:rPr>
            </w:rPrChange>
          </w:rPr>
          <w:t>&lt;</w:t>
        </w:r>
        <w:proofErr w:type="spellStart"/>
        <w:r w:rsidRPr="008C09BE">
          <w:rPr>
            <w:rFonts w:ascii="Times New Roman" w:hAnsi="Times New Roman" w:cs="Times New Roman"/>
            <w:sz w:val="20"/>
            <w:szCs w:val="20"/>
            <w:lang w:val="en-US"/>
            <w:rPrChange w:id="10629" w:author="Airat Shigapov" w:date="2021-10-27T23:08:00Z">
              <w:rPr>
                <w:rFonts w:ascii="Consolas" w:hAnsi="Consolas" w:cs="Consolas"/>
                <w:color w:val="A31515"/>
                <w:sz w:val="19"/>
                <w:szCs w:val="19"/>
              </w:rPr>
            </w:rPrChange>
          </w:rPr>
          <w:t>StackPanel</w:t>
        </w:r>
        <w:proofErr w:type="spellEnd"/>
        <w:r w:rsidRPr="008C09BE">
          <w:rPr>
            <w:rFonts w:ascii="Times New Roman" w:hAnsi="Times New Roman" w:cs="Times New Roman"/>
            <w:sz w:val="20"/>
            <w:szCs w:val="20"/>
            <w:lang w:val="en-US"/>
            <w:rPrChange w:id="10630" w:author="Airat Shigapov" w:date="2021-10-27T23:08:00Z">
              <w:rPr>
                <w:rFonts w:ascii="Consolas" w:hAnsi="Consolas" w:cs="Consolas"/>
                <w:color w:val="FF0000"/>
                <w:sz w:val="19"/>
                <w:szCs w:val="19"/>
              </w:rPr>
            </w:rPrChange>
          </w:rPr>
          <w:t xml:space="preserve"> Orientation</w:t>
        </w:r>
        <w:r w:rsidRPr="008C09BE">
          <w:rPr>
            <w:rFonts w:ascii="Times New Roman" w:hAnsi="Times New Roman" w:cs="Times New Roman"/>
            <w:sz w:val="20"/>
            <w:szCs w:val="20"/>
            <w:lang w:val="en-US"/>
            <w:rPrChange w:id="10631" w:author="Airat Shigapov" w:date="2021-10-27T23:08:00Z">
              <w:rPr>
                <w:rFonts w:ascii="Consolas" w:hAnsi="Consolas" w:cs="Consolas"/>
                <w:color w:val="0000FF"/>
                <w:sz w:val="19"/>
                <w:szCs w:val="19"/>
              </w:rPr>
            </w:rPrChange>
          </w:rPr>
          <w:t>="Vertical"</w:t>
        </w:r>
        <w:r w:rsidRPr="008C09BE">
          <w:rPr>
            <w:rFonts w:ascii="Times New Roman" w:hAnsi="Times New Roman" w:cs="Times New Roman"/>
            <w:sz w:val="20"/>
            <w:szCs w:val="20"/>
            <w:lang w:val="en-US"/>
            <w:rPrChange w:id="10632" w:author="Airat Shigapov" w:date="2021-10-27T23:08:00Z">
              <w:rPr>
                <w:rFonts w:ascii="Consolas" w:hAnsi="Consolas" w:cs="Consolas"/>
                <w:color w:val="000000"/>
                <w:sz w:val="19"/>
                <w:szCs w:val="19"/>
              </w:rPr>
            </w:rPrChange>
          </w:rPr>
          <w:t xml:space="preserve"> </w:t>
        </w:r>
      </w:ins>
    </w:p>
    <w:p w14:paraId="0A15EF74" w14:textId="77777777" w:rsidR="00D002A1" w:rsidRPr="008C09BE" w:rsidRDefault="00D002A1" w:rsidP="00D002A1">
      <w:pPr>
        <w:autoSpaceDE w:val="0"/>
        <w:autoSpaceDN w:val="0"/>
        <w:adjustRightInd w:val="0"/>
        <w:spacing w:after="0" w:line="240" w:lineRule="auto"/>
        <w:rPr>
          <w:ins w:id="10633" w:author="Airat Shigapov" w:date="2021-10-27T23:06:00Z"/>
          <w:rFonts w:ascii="Times New Roman" w:hAnsi="Times New Roman" w:cs="Times New Roman"/>
          <w:sz w:val="20"/>
          <w:szCs w:val="20"/>
          <w:lang w:val="en-US"/>
          <w:rPrChange w:id="10634" w:author="Airat Shigapov" w:date="2021-10-27T23:08:00Z">
            <w:rPr>
              <w:ins w:id="10635" w:author="Airat Shigapov" w:date="2021-10-27T23:06:00Z"/>
              <w:rFonts w:ascii="Consolas" w:hAnsi="Consolas" w:cs="Consolas"/>
              <w:color w:val="000000"/>
              <w:sz w:val="19"/>
              <w:szCs w:val="19"/>
            </w:rPr>
          </w:rPrChange>
        </w:rPr>
      </w:pPr>
      <w:ins w:id="10636" w:author="Airat Shigapov" w:date="2021-10-27T23:06:00Z">
        <w:r w:rsidRPr="008C09BE">
          <w:rPr>
            <w:rFonts w:ascii="Times New Roman" w:hAnsi="Times New Roman" w:cs="Times New Roman"/>
            <w:sz w:val="20"/>
            <w:szCs w:val="20"/>
            <w:lang w:val="en-US"/>
            <w:rPrChange w:id="10637"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10638" w:author="Airat Shigapov" w:date="2021-10-27T23:08:00Z">
              <w:rPr>
                <w:rFonts w:ascii="Consolas" w:hAnsi="Consolas" w:cs="Consolas"/>
                <w:color w:val="FF0000"/>
                <w:sz w:val="19"/>
                <w:szCs w:val="19"/>
              </w:rPr>
            </w:rPrChange>
          </w:rPr>
          <w:t xml:space="preserve"> </w:t>
        </w:r>
        <w:proofErr w:type="spellStart"/>
        <w:r w:rsidRPr="008C09BE">
          <w:rPr>
            <w:rFonts w:ascii="Times New Roman" w:hAnsi="Times New Roman" w:cs="Times New Roman"/>
            <w:sz w:val="20"/>
            <w:szCs w:val="20"/>
            <w:lang w:val="en-US"/>
            <w:rPrChange w:id="10639" w:author="Airat Shigapov" w:date="2021-10-27T23:08:00Z">
              <w:rPr>
                <w:rFonts w:ascii="Consolas" w:hAnsi="Consolas" w:cs="Consolas"/>
                <w:color w:val="FF0000"/>
                <w:sz w:val="19"/>
                <w:szCs w:val="19"/>
              </w:rPr>
            </w:rPrChange>
          </w:rPr>
          <w:t>Grid.Column</w:t>
        </w:r>
        <w:proofErr w:type="spellEnd"/>
        <w:r w:rsidRPr="008C09BE">
          <w:rPr>
            <w:rFonts w:ascii="Times New Roman" w:hAnsi="Times New Roman" w:cs="Times New Roman"/>
            <w:sz w:val="20"/>
            <w:szCs w:val="20"/>
            <w:lang w:val="en-US"/>
            <w:rPrChange w:id="10640" w:author="Airat Shigapov" w:date="2021-10-27T23:08:00Z">
              <w:rPr>
                <w:rFonts w:ascii="Consolas" w:hAnsi="Consolas" w:cs="Consolas"/>
                <w:color w:val="0000FF"/>
                <w:sz w:val="19"/>
                <w:szCs w:val="19"/>
              </w:rPr>
            </w:rPrChange>
          </w:rPr>
          <w:t>="1"</w:t>
        </w:r>
      </w:ins>
    </w:p>
    <w:p w14:paraId="068FF92E" w14:textId="77777777" w:rsidR="00D002A1" w:rsidRPr="008C09BE" w:rsidRDefault="00D002A1" w:rsidP="00D002A1">
      <w:pPr>
        <w:autoSpaceDE w:val="0"/>
        <w:autoSpaceDN w:val="0"/>
        <w:adjustRightInd w:val="0"/>
        <w:spacing w:after="0" w:line="240" w:lineRule="auto"/>
        <w:rPr>
          <w:ins w:id="10641" w:author="Airat Shigapov" w:date="2021-10-27T23:06:00Z"/>
          <w:rFonts w:ascii="Times New Roman" w:hAnsi="Times New Roman" w:cs="Times New Roman"/>
          <w:sz w:val="20"/>
          <w:szCs w:val="20"/>
          <w:lang w:val="en-US"/>
          <w:rPrChange w:id="10642" w:author="Airat Shigapov" w:date="2021-10-27T23:08:00Z">
            <w:rPr>
              <w:ins w:id="10643" w:author="Airat Shigapov" w:date="2021-10-27T23:06:00Z"/>
              <w:rFonts w:ascii="Consolas" w:hAnsi="Consolas" w:cs="Consolas"/>
              <w:color w:val="000000"/>
              <w:sz w:val="19"/>
              <w:szCs w:val="19"/>
            </w:rPr>
          </w:rPrChange>
        </w:rPr>
      </w:pPr>
      <w:ins w:id="10644" w:author="Airat Shigapov" w:date="2021-10-27T23:06:00Z">
        <w:r w:rsidRPr="008C09BE">
          <w:rPr>
            <w:rFonts w:ascii="Times New Roman" w:hAnsi="Times New Roman" w:cs="Times New Roman"/>
            <w:sz w:val="20"/>
            <w:szCs w:val="20"/>
            <w:lang w:val="en-US"/>
            <w:rPrChange w:id="10645"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10646" w:author="Airat Shigapov" w:date="2021-10-27T23:08:00Z">
              <w:rPr>
                <w:rFonts w:ascii="Consolas" w:hAnsi="Consolas" w:cs="Consolas"/>
                <w:color w:val="FF0000"/>
                <w:sz w:val="19"/>
                <w:szCs w:val="19"/>
              </w:rPr>
            </w:rPrChange>
          </w:rPr>
          <w:t xml:space="preserve"> Margin</w:t>
        </w:r>
        <w:r w:rsidRPr="008C09BE">
          <w:rPr>
            <w:rFonts w:ascii="Times New Roman" w:hAnsi="Times New Roman" w:cs="Times New Roman"/>
            <w:sz w:val="20"/>
            <w:szCs w:val="20"/>
            <w:lang w:val="en-US"/>
            <w:rPrChange w:id="10647" w:author="Airat Shigapov" w:date="2021-10-27T23:08:00Z">
              <w:rPr>
                <w:rFonts w:ascii="Consolas" w:hAnsi="Consolas" w:cs="Consolas"/>
                <w:color w:val="0000FF"/>
                <w:sz w:val="19"/>
                <w:szCs w:val="19"/>
              </w:rPr>
            </w:rPrChange>
          </w:rPr>
          <w:t>="0,50,0,0"</w:t>
        </w:r>
      </w:ins>
    </w:p>
    <w:p w14:paraId="5C5715FD" w14:textId="77777777" w:rsidR="00D002A1" w:rsidRPr="008C09BE" w:rsidRDefault="00D002A1" w:rsidP="00D002A1">
      <w:pPr>
        <w:autoSpaceDE w:val="0"/>
        <w:autoSpaceDN w:val="0"/>
        <w:adjustRightInd w:val="0"/>
        <w:spacing w:after="0" w:line="240" w:lineRule="auto"/>
        <w:rPr>
          <w:ins w:id="10648" w:author="Airat Shigapov" w:date="2021-10-27T23:06:00Z"/>
          <w:rFonts w:ascii="Times New Roman" w:hAnsi="Times New Roman" w:cs="Times New Roman"/>
          <w:sz w:val="20"/>
          <w:szCs w:val="20"/>
          <w:lang w:val="en-US"/>
          <w:rPrChange w:id="10649" w:author="Airat Shigapov" w:date="2021-10-27T23:08:00Z">
            <w:rPr>
              <w:ins w:id="10650" w:author="Airat Shigapov" w:date="2021-10-27T23:06:00Z"/>
              <w:rFonts w:ascii="Consolas" w:hAnsi="Consolas" w:cs="Consolas"/>
              <w:color w:val="000000"/>
              <w:sz w:val="19"/>
              <w:szCs w:val="19"/>
            </w:rPr>
          </w:rPrChange>
        </w:rPr>
      </w:pPr>
      <w:ins w:id="10651" w:author="Airat Shigapov" w:date="2021-10-27T23:06:00Z">
        <w:r w:rsidRPr="008C09BE">
          <w:rPr>
            <w:rFonts w:ascii="Times New Roman" w:hAnsi="Times New Roman" w:cs="Times New Roman"/>
            <w:sz w:val="20"/>
            <w:szCs w:val="20"/>
            <w:lang w:val="en-US"/>
            <w:rPrChange w:id="10652"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10653" w:author="Airat Shigapov" w:date="2021-10-27T23:08:00Z">
              <w:rPr>
                <w:rFonts w:ascii="Consolas" w:hAnsi="Consolas" w:cs="Consolas"/>
                <w:color w:val="FF0000"/>
                <w:sz w:val="19"/>
                <w:szCs w:val="19"/>
              </w:rPr>
            </w:rPrChange>
          </w:rPr>
          <w:t xml:space="preserve"> </w:t>
        </w:r>
        <w:proofErr w:type="spellStart"/>
        <w:r w:rsidRPr="008C09BE">
          <w:rPr>
            <w:rFonts w:ascii="Times New Roman" w:hAnsi="Times New Roman" w:cs="Times New Roman"/>
            <w:sz w:val="20"/>
            <w:szCs w:val="20"/>
            <w:lang w:val="en-US"/>
            <w:rPrChange w:id="10654" w:author="Airat Shigapov" w:date="2021-10-27T23:08:00Z">
              <w:rPr>
                <w:rFonts w:ascii="Consolas" w:hAnsi="Consolas" w:cs="Consolas"/>
                <w:color w:val="FF0000"/>
                <w:sz w:val="19"/>
                <w:szCs w:val="19"/>
              </w:rPr>
            </w:rPrChange>
          </w:rPr>
          <w:t>HorizontalAlignment</w:t>
        </w:r>
        <w:proofErr w:type="spellEnd"/>
        <w:r w:rsidRPr="008C09BE">
          <w:rPr>
            <w:rFonts w:ascii="Times New Roman" w:hAnsi="Times New Roman" w:cs="Times New Roman"/>
            <w:sz w:val="20"/>
            <w:szCs w:val="20"/>
            <w:lang w:val="en-US"/>
            <w:rPrChange w:id="10655" w:author="Airat Shigapov" w:date="2021-10-27T23:08:00Z">
              <w:rPr>
                <w:rFonts w:ascii="Consolas" w:hAnsi="Consolas" w:cs="Consolas"/>
                <w:color w:val="0000FF"/>
                <w:sz w:val="19"/>
                <w:szCs w:val="19"/>
              </w:rPr>
            </w:rPrChange>
          </w:rPr>
          <w:t>="Stretch"&gt;</w:t>
        </w:r>
      </w:ins>
    </w:p>
    <w:p w14:paraId="13F37CEB" w14:textId="77777777" w:rsidR="00D002A1" w:rsidRPr="008C09BE" w:rsidRDefault="00D002A1" w:rsidP="00D002A1">
      <w:pPr>
        <w:autoSpaceDE w:val="0"/>
        <w:autoSpaceDN w:val="0"/>
        <w:adjustRightInd w:val="0"/>
        <w:spacing w:after="0" w:line="240" w:lineRule="auto"/>
        <w:rPr>
          <w:ins w:id="10656" w:author="Airat Shigapov" w:date="2021-10-27T23:06:00Z"/>
          <w:rFonts w:ascii="Times New Roman" w:hAnsi="Times New Roman" w:cs="Times New Roman"/>
          <w:sz w:val="20"/>
          <w:szCs w:val="20"/>
          <w:lang w:val="en-US"/>
          <w:rPrChange w:id="10657" w:author="Airat Shigapov" w:date="2021-10-27T23:08:00Z">
            <w:rPr>
              <w:ins w:id="10658" w:author="Airat Shigapov" w:date="2021-10-27T23:06:00Z"/>
              <w:rFonts w:ascii="Consolas" w:hAnsi="Consolas" w:cs="Consolas"/>
              <w:color w:val="000000"/>
              <w:sz w:val="19"/>
              <w:szCs w:val="19"/>
            </w:rPr>
          </w:rPrChange>
        </w:rPr>
      </w:pPr>
      <w:ins w:id="10659" w:author="Airat Shigapov" w:date="2021-10-27T23:06:00Z">
        <w:r w:rsidRPr="008C09BE">
          <w:rPr>
            <w:rFonts w:ascii="Times New Roman" w:hAnsi="Times New Roman" w:cs="Times New Roman"/>
            <w:sz w:val="20"/>
            <w:szCs w:val="20"/>
            <w:lang w:val="en-US"/>
            <w:rPrChange w:id="10660"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10661" w:author="Airat Shigapov" w:date="2021-10-27T23:08:00Z">
              <w:rPr>
                <w:rFonts w:ascii="Consolas" w:hAnsi="Consolas" w:cs="Consolas"/>
                <w:color w:val="0000FF"/>
                <w:sz w:val="19"/>
                <w:szCs w:val="19"/>
              </w:rPr>
            </w:rPrChange>
          </w:rPr>
          <w:t>&lt;</w:t>
        </w:r>
        <w:proofErr w:type="spellStart"/>
        <w:r w:rsidRPr="008C09BE">
          <w:rPr>
            <w:rFonts w:ascii="Times New Roman" w:hAnsi="Times New Roman" w:cs="Times New Roman"/>
            <w:sz w:val="20"/>
            <w:szCs w:val="20"/>
            <w:lang w:val="en-US"/>
            <w:rPrChange w:id="10662" w:author="Airat Shigapov" w:date="2021-10-27T23:08:00Z">
              <w:rPr>
                <w:rFonts w:ascii="Consolas" w:hAnsi="Consolas" w:cs="Consolas"/>
                <w:color w:val="A31515"/>
                <w:sz w:val="19"/>
                <w:szCs w:val="19"/>
              </w:rPr>
            </w:rPrChange>
          </w:rPr>
          <w:t>TextBlock</w:t>
        </w:r>
        <w:proofErr w:type="spellEnd"/>
        <w:r w:rsidRPr="008C09BE">
          <w:rPr>
            <w:rFonts w:ascii="Times New Roman" w:hAnsi="Times New Roman" w:cs="Times New Roman"/>
            <w:sz w:val="20"/>
            <w:szCs w:val="20"/>
            <w:lang w:val="en-US"/>
            <w:rPrChange w:id="10663" w:author="Airat Shigapov" w:date="2021-10-27T23:08:00Z">
              <w:rPr>
                <w:rFonts w:ascii="Consolas" w:hAnsi="Consolas" w:cs="Consolas"/>
                <w:color w:val="FF0000"/>
                <w:sz w:val="19"/>
                <w:szCs w:val="19"/>
              </w:rPr>
            </w:rPrChange>
          </w:rPr>
          <w:t xml:space="preserve"> Text</w:t>
        </w:r>
        <w:r w:rsidRPr="008C09BE">
          <w:rPr>
            <w:rFonts w:ascii="Times New Roman" w:hAnsi="Times New Roman" w:cs="Times New Roman"/>
            <w:sz w:val="20"/>
            <w:szCs w:val="20"/>
            <w:lang w:val="en-US"/>
            <w:rPrChange w:id="10664" w:author="Airat Shigapov" w:date="2021-10-27T23:08:00Z">
              <w:rPr>
                <w:rFonts w:ascii="Consolas" w:hAnsi="Consolas" w:cs="Consolas"/>
                <w:color w:val="0000FF"/>
                <w:sz w:val="19"/>
                <w:szCs w:val="19"/>
              </w:rPr>
            </w:rPrChange>
          </w:rPr>
          <w:t>="</w:t>
        </w:r>
        <w:r w:rsidRPr="008C09BE">
          <w:rPr>
            <w:rFonts w:ascii="Times New Roman" w:hAnsi="Times New Roman" w:cs="Times New Roman"/>
            <w:sz w:val="20"/>
            <w:szCs w:val="20"/>
            <w:rPrChange w:id="10665" w:author="Airat Shigapov" w:date="2021-10-27T23:08:00Z">
              <w:rPr>
                <w:rFonts w:ascii="Consolas" w:hAnsi="Consolas" w:cs="Consolas"/>
                <w:color w:val="0000FF"/>
                <w:sz w:val="19"/>
                <w:szCs w:val="19"/>
              </w:rPr>
            </w:rPrChange>
          </w:rPr>
          <w:t>РЕГИСТРАЦИЯ</w:t>
        </w:r>
        <w:r w:rsidRPr="008C09BE">
          <w:rPr>
            <w:rFonts w:ascii="Times New Roman" w:hAnsi="Times New Roman" w:cs="Times New Roman"/>
            <w:sz w:val="20"/>
            <w:szCs w:val="20"/>
            <w:lang w:val="en-US"/>
            <w:rPrChange w:id="10666" w:author="Airat Shigapov" w:date="2021-10-27T23:08:00Z">
              <w:rPr>
                <w:rFonts w:ascii="Consolas" w:hAnsi="Consolas" w:cs="Consolas"/>
                <w:color w:val="0000FF"/>
                <w:sz w:val="19"/>
                <w:szCs w:val="19"/>
              </w:rPr>
            </w:rPrChange>
          </w:rPr>
          <w:t>"</w:t>
        </w:r>
      </w:ins>
    </w:p>
    <w:p w14:paraId="7F0BF1AC" w14:textId="77777777" w:rsidR="00D002A1" w:rsidRPr="008C09BE" w:rsidRDefault="00D002A1" w:rsidP="00D002A1">
      <w:pPr>
        <w:autoSpaceDE w:val="0"/>
        <w:autoSpaceDN w:val="0"/>
        <w:adjustRightInd w:val="0"/>
        <w:spacing w:after="0" w:line="240" w:lineRule="auto"/>
        <w:rPr>
          <w:ins w:id="10667" w:author="Airat Shigapov" w:date="2021-10-27T23:06:00Z"/>
          <w:rFonts w:ascii="Times New Roman" w:hAnsi="Times New Roman" w:cs="Times New Roman"/>
          <w:sz w:val="20"/>
          <w:szCs w:val="20"/>
          <w:lang w:val="en-US"/>
          <w:rPrChange w:id="10668" w:author="Airat Shigapov" w:date="2021-10-27T23:08:00Z">
            <w:rPr>
              <w:ins w:id="10669" w:author="Airat Shigapov" w:date="2021-10-27T23:06:00Z"/>
              <w:rFonts w:ascii="Consolas" w:hAnsi="Consolas" w:cs="Consolas"/>
              <w:color w:val="000000"/>
              <w:sz w:val="19"/>
              <w:szCs w:val="19"/>
            </w:rPr>
          </w:rPrChange>
        </w:rPr>
      </w:pPr>
      <w:ins w:id="10670" w:author="Airat Shigapov" w:date="2021-10-27T23:06:00Z">
        <w:r w:rsidRPr="008C09BE">
          <w:rPr>
            <w:rFonts w:ascii="Times New Roman" w:hAnsi="Times New Roman" w:cs="Times New Roman"/>
            <w:sz w:val="20"/>
            <w:szCs w:val="20"/>
            <w:lang w:val="en-US"/>
            <w:rPrChange w:id="10671"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10672" w:author="Airat Shigapov" w:date="2021-10-27T23:08:00Z">
              <w:rPr>
                <w:rFonts w:ascii="Consolas" w:hAnsi="Consolas" w:cs="Consolas"/>
                <w:color w:val="FF0000"/>
                <w:sz w:val="19"/>
                <w:szCs w:val="19"/>
              </w:rPr>
            </w:rPrChange>
          </w:rPr>
          <w:t xml:space="preserve"> Margin</w:t>
        </w:r>
        <w:r w:rsidRPr="008C09BE">
          <w:rPr>
            <w:rFonts w:ascii="Times New Roman" w:hAnsi="Times New Roman" w:cs="Times New Roman"/>
            <w:sz w:val="20"/>
            <w:szCs w:val="20"/>
            <w:lang w:val="en-US"/>
            <w:rPrChange w:id="10673" w:author="Airat Shigapov" w:date="2021-10-27T23:08:00Z">
              <w:rPr>
                <w:rFonts w:ascii="Consolas" w:hAnsi="Consolas" w:cs="Consolas"/>
                <w:color w:val="0000FF"/>
                <w:sz w:val="19"/>
                <w:szCs w:val="19"/>
              </w:rPr>
            </w:rPrChange>
          </w:rPr>
          <w:t>="3,0,0,0"</w:t>
        </w:r>
      </w:ins>
    </w:p>
    <w:p w14:paraId="08435D6E" w14:textId="77777777" w:rsidR="00D002A1" w:rsidRPr="008C09BE" w:rsidRDefault="00D002A1" w:rsidP="00D002A1">
      <w:pPr>
        <w:autoSpaceDE w:val="0"/>
        <w:autoSpaceDN w:val="0"/>
        <w:adjustRightInd w:val="0"/>
        <w:spacing w:after="0" w:line="240" w:lineRule="auto"/>
        <w:rPr>
          <w:ins w:id="10674" w:author="Airat Shigapov" w:date="2021-10-27T23:06:00Z"/>
          <w:rFonts w:ascii="Times New Roman" w:hAnsi="Times New Roman" w:cs="Times New Roman"/>
          <w:sz w:val="20"/>
          <w:szCs w:val="20"/>
          <w:lang w:val="en-US"/>
          <w:rPrChange w:id="10675" w:author="Airat Shigapov" w:date="2021-10-27T23:08:00Z">
            <w:rPr>
              <w:ins w:id="10676" w:author="Airat Shigapov" w:date="2021-10-27T23:06:00Z"/>
              <w:rFonts w:ascii="Consolas" w:hAnsi="Consolas" w:cs="Consolas"/>
              <w:color w:val="000000"/>
              <w:sz w:val="19"/>
              <w:szCs w:val="19"/>
            </w:rPr>
          </w:rPrChange>
        </w:rPr>
      </w:pPr>
      <w:ins w:id="10677" w:author="Airat Shigapov" w:date="2021-10-27T23:06:00Z">
        <w:r w:rsidRPr="008C09BE">
          <w:rPr>
            <w:rFonts w:ascii="Times New Roman" w:hAnsi="Times New Roman" w:cs="Times New Roman"/>
            <w:sz w:val="20"/>
            <w:szCs w:val="20"/>
            <w:lang w:val="en-US"/>
            <w:rPrChange w:id="10678"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10679" w:author="Airat Shigapov" w:date="2021-10-27T23:08:00Z">
              <w:rPr>
                <w:rFonts w:ascii="Consolas" w:hAnsi="Consolas" w:cs="Consolas"/>
                <w:color w:val="FF0000"/>
                <w:sz w:val="19"/>
                <w:szCs w:val="19"/>
              </w:rPr>
            </w:rPrChange>
          </w:rPr>
          <w:t xml:space="preserve"> </w:t>
        </w:r>
        <w:proofErr w:type="spellStart"/>
        <w:r w:rsidRPr="008C09BE">
          <w:rPr>
            <w:rFonts w:ascii="Times New Roman" w:hAnsi="Times New Roman" w:cs="Times New Roman"/>
            <w:sz w:val="20"/>
            <w:szCs w:val="20"/>
            <w:lang w:val="en-US"/>
            <w:rPrChange w:id="10680" w:author="Airat Shigapov" w:date="2021-10-27T23:08:00Z">
              <w:rPr>
                <w:rFonts w:ascii="Consolas" w:hAnsi="Consolas" w:cs="Consolas"/>
                <w:color w:val="FF0000"/>
                <w:sz w:val="19"/>
                <w:szCs w:val="19"/>
              </w:rPr>
            </w:rPrChange>
          </w:rPr>
          <w:t>HorizontalAlignment</w:t>
        </w:r>
        <w:proofErr w:type="spellEnd"/>
        <w:r w:rsidRPr="008C09BE">
          <w:rPr>
            <w:rFonts w:ascii="Times New Roman" w:hAnsi="Times New Roman" w:cs="Times New Roman"/>
            <w:sz w:val="20"/>
            <w:szCs w:val="20"/>
            <w:lang w:val="en-US"/>
            <w:rPrChange w:id="10681" w:author="Airat Shigapov" w:date="2021-10-27T23:08:00Z">
              <w:rPr>
                <w:rFonts w:ascii="Consolas" w:hAnsi="Consolas" w:cs="Consolas"/>
                <w:color w:val="0000FF"/>
                <w:sz w:val="19"/>
                <w:szCs w:val="19"/>
              </w:rPr>
            </w:rPrChange>
          </w:rPr>
          <w:t>="Left"</w:t>
        </w:r>
      </w:ins>
    </w:p>
    <w:p w14:paraId="1B6407E0" w14:textId="77777777" w:rsidR="00D002A1" w:rsidRPr="008C09BE" w:rsidRDefault="00D002A1" w:rsidP="00D002A1">
      <w:pPr>
        <w:autoSpaceDE w:val="0"/>
        <w:autoSpaceDN w:val="0"/>
        <w:adjustRightInd w:val="0"/>
        <w:spacing w:after="0" w:line="240" w:lineRule="auto"/>
        <w:rPr>
          <w:ins w:id="10682" w:author="Airat Shigapov" w:date="2021-10-27T23:06:00Z"/>
          <w:rFonts w:ascii="Times New Roman" w:hAnsi="Times New Roman" w:cs="Times New Roman"/>
          <w:sz w:val="20"/>
          <w:szCs w:val="20"/>
          <w:lang w:val="en-US"/>
          <w:rPrChange w:id="10683" w:author="Airat Shigapov" w:date="2021-10-27T23:08:00Z">
            <w:rPr>
              <w:ins w:id="10684" w:author="Airat Shigapov" w:date="2021-10-27T23:06:00Z"/>
              <w:rFonts w:ascii="Consolas" w:hAnsi="Consolas" w:cs="Consolas"/>
              <w:color w:val="000000"/>
              <w:sz w:val="19"/>
              <w:szCs w:val="19"/>
            </w:rPr>
          </w:rPrChange>
        </w:rPr>
      </w:pPr>
      <w:ins w:id="10685" w:author="Airat Shigapov" w:date="2021-10-27T23:06:00Z">
        <w:r w:rsidRPr="008C09BE">
          <w:rPr>
            <w:rFonts w:ascii="Times New Roman" w:hAnsi="Times New Roman" w:cs="Times New Roman"/>
            <w:sz w:val="20"/>
            <w:szCs w:val="20"/>
            <w:lang w:val="en-US"/>
            <w:rPrChange w:id="10686"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10687" w:author="Airat Shigapov" w:date="2021-10-27T23:08:00Z">
              <w:rPr>
                <w:rFonts w:ascii="Consolas" w:hAnsi="Consolas" w:cs="Consolas"/>
                <w:color w:val="FF0000"/>
                <w:sz w:val="19"/>
                <w:szCs w:val="19"/>
              </w:rPr>
            </w:rPrChange>
          </w:rPr>
          <w:t xml:space="preserve"> </w:t>
        </w:r>
        <w:proofErr w:type="spellStart"/>
        <w:r w:rsidRPr="008C09BE">
          <w:rPr>
            <w:rFonts w:ascii="Times New Roman" w:hAnsi="Times New Roman" w:cs="Times New Roman"/>
            <w:sz w:val="20"/>
            <w:szCs w:val="20"/>
            <w:lang w:val="en-US"/>
            <w:rPrChange w:id="10688" w:author="Airat Shigapov" w:date="2021-10-27T23:08:00Z">
              <w:rPr>
                <w:rFonts w:ascii="Consolas" w:hAnsi="Consolas" w:cs="Consolas"/>
                <w:color w:val="FF0000"/>
                <w:sz w:val="19"/>
                <w:szCs w:val="19"/>
              </w:rPr>
            </w:rPrChange>
          </w:rPr>
          <w:t>FontSize</w:t>
        </w:r>
        <w:proofErr w:type="spellEnd"/>
        <w:r w:rsidRPr="008C09BE">
          <w:rPr>
            <w:rFonts w:ascii="Times New Roman" w:hAnsi="Times New Roman" w:cs="Times New Roman"/>
            <w:sz w:val="20"/>
            <w:szCs w:val="20"/>
            <w:lang w:val="en-US"/>
            <w:rPrChange w:id="10689" w:author="Airat Shigapov" w:date="2021-10-27T23:08:00Z">
              <w:rPr>
                <w:rFonts w:ascii="Consolas" w:hAnsi="Consolas" w:cs="Consolas"/>
                <w:color w:val="0000FF"/>
                <w:sz w:val="19"/>
                <w:szCs w:val="19"/>
              </w:rPr>
            </w:rPrChange>
          </w:rPr>
          <w:t>="23" /&gt;</w:t>
        </w:r>
      </w:ins>
    </w:p>
    <w:p w14:paraId="678ED7B7" w14:textId="77777777" w:rsidR="00D002A1" w:rsidRPr="008C09BE" w:rsidRDefault="00D002A1" w:rsidP="00D002A1">
      <w:pPr>
        <w:autoSpaceDE w:val="0"/>
        <w:autoSpaceDN w:val="0"/>
        <w:adjustRightInd w:val="0"/>
        <w:spacing w:after="0" w:line="240" w:lineRule="auto"/>
        <w:rPr>
          <w:ins w:id="10690" w:author="Airat Shigapov" w:date="2021-10-27T23:06:00Z"/>
          <w:rFonts w:ascii="Times New Roman" w:hAnsi="Times New Roman" w:cs="Times New Roman"/>
          <w:sz w:val="20"/>
          <w:szCs w:val="20"/>
          <w:lang w:val="en-US"/>
          <w:rPrChange w:id="10691" w:author="Airat Shigapov" w:date="2021-10-27T23:08:00Z">
            <w:rPr>
              <w:ins w:id="10692" w:author="Airat Shigapov" w:date="2021-10-27T23:06:00Z"/>
              <w:rFonts w:ascii="Consolas" w:hAnsi="Consolas" w:cs="Consolas"/>
              <w:color w:val="000000"/>
              <w:sz w:val="19"/>
              <w:szCs w:val="19"/>
            </w:rPr>
          </w:rPrChange>
        </w:rPr>
      </w:pPr>
      <w:ins w:id="10693" w:author="Airat Shigapov" w:date="2021-10-27T23:06:00Z">
        <w:r w:rsidRPr="008C09BE">
          <w:rPr>
            <w:rFonts w:ascii="Times New Roman" w:hAnsi="Times New Roman" w:cs="Times New Roman"/>
            <w:sz w:val="20"/>
            <w:szCs w:val="20"/>
            <w:lang w:val="en-US"/>
            <w:rPrChange w:id="10694"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10695" w:author="Airat Shigapov" w:date="2021-10-27T23:08:00Z">
              <w:rPr>
                <w:rFonts w:ascii="Consolas" w:hAnsi="Consolas" w:cs="Consolas"/>
                <w:color w:val="0000FF"/>
                <w:sz w:val="19"/>
                <w:szCs w:val="19"/>
              </w:rPr>
            </w:rPrChange>
          </w:rPr>
          <w:t>&lt;</w:t>
        </w:r>
        <w:proofErr w:type="spellStart"/>
        <w:r w:rsidRPr="008C09BE">
          <w:rPr>
            <w:rFonts w:ascii="Times New Roman" w:hAnsi="Times New Roman" w:cs="Times New Roman"/>
            <w:sz w:val="20"/>
            <w:szCs w:val="20"/>
            <w:lang w:val="en-US"/>
            <w:rPrChange w:id="10696" w:author="Airat Shigapov" w:date="2021-10-27T23:08:00Z">
              <w:rPr>
                <w:rFonts w:ascii="Consolas" w:hAnsi="Consolas" w:cs="Consolas"/>
                <w:color w:val="A31515"/>
                <w:sz w:val="19"/>
                <w:szCs w:val="19"/>
              </w:rPr>
            </w:rPrChange>
          </w:rPr>
          <w:t>TextBox</w:t>
        </w:r>
        <w:proofErr w:type="spellEnd"/>
        <w:r w:rsidRPr="008C09BE">
          <w:rPr>
            <w:rFonts w:ascii="Times New Roman" w:hAnsi="Times New Roman" w:cs="Times New Roman"/>
            <w:sz w:val="20"/>
            <w:szCs w:val="20"/>
            <w:lang w:val="en-US"/>
            <w:rPrChange w:id="10697" w:author="Airat Shigapov" w:date="2021-10-27T23:08:00Z">
              <w:rPr>
                <w:rFonts w:ascii="Consolas" w:hAnsi="Consolas" w:cs="Consolas"/>
                <w:color w:val="FF0000"/>
                <w:sz w:val="19"/>
                <w:szCs w:val="19"/>
              </w:rPr>
            </w:rPrChange>
          </w:rPr>
          <w:t xml:space="preserve"> </w:t>
        </w:r>
        <w:proofErr w:type="gramStart"/>
        <w:r w:rsidRPr="008C09BE">
          <w:rPr>
            <w:rFonts w:ascii="Times New Roman" w:hAnsi="Times New Roman" w:cs="Times New Roman"/>
            <w:sz w:val="20"/>
            <w:szCs w:val="20"/>
            <w:lang w:val="en-US"/>
            <w:rPrChange w:id="10698" w:author="Airat Shigapov" w:date="2021-10-27T23:08:00Z">
              <w:rPr>
                <w:rFonts w:ascii="Consolas" w:hAnsi="Consolas" w:cs="Consolas"/>
                <w:color w:val="FF0000"/>
                <w:sz w:val="19"/>
                <w:szCs w:val="19"/>
              </w:rPr>
            </w:rPrChange>
          </w:rPr>
          <w:t>x</w:t>
        </w:r>
        <w:r w:rsidRPr="008C09BE">
          <w:rPr>
            <w:rFonts w:ascii="Times New Roman" w:hAnsi="Times New Roman" w:cs="Times New Roman"/>
            <w:sz w:val="20"/>
            <w:szCs w:val="20"/>
            <w:lang w:val="en-US"/>
            <w:rPrChange w:id="10699" w:author="Airat Shigapov" w:date="2021-10-27T23:08:00Z">
              <w:rPr>
                <w:rFonts w:ascii="Consolas" w:hAnsi="Consolas" w:cs="Consolas"/>
                <w:color w:val="0000FF"/>
                <w:sz w:val="19"/>
                <w:szCs w:val="19"/>
              </w:rPr>
            </w:rPrChange>
          </w:rPr>
          <w:t>:</w:t>
        </w:r>
        <w:r w:rsidRPr="008C09BE">
          <w:rPr>
            <w:rFonts w:ascii="Times New Roman" w:hAnsi="Times New Roman" w:cs="Times New Roman"/>
            <w:sz w:val="20"/>
            <w:szCs w:val="20"/>
            <w:lang w:val="en-US"/>
            <w:rPrChange w:id="10700" w:author="Airat Shigapov" w:date="2021-10-27T23:08:00Z">
              <w:rPr>
                <w:rFonts w:ascii="Consolas" w:hAnsi="Consolas" w:cs="Consolas"/>
                <w:color w:val="FF0000"/>
                <w:sz w:val="19"/>
                <w:szCs w:val="19"/>
              </w:rPr>
            </w:rPrChange>
          </w:rPr>
          <w:t>Name</w:t>
        </w:r>
        <w:proofErr w:type="gramEnd"/>
        <w:r w:rsidRPr="008C09BE">
          <w:rPr>
            <w:rFonts w:ascii="Times New Roman" w:hAnsi="Times New Roman" w:cs="Times New Roman"/>
            <w:sz w:val="20"/>
            <w:szCs w:val="20"/>
            <w:lang w:val="en-US"/>
            <w:rPrChange w:id="10701" w:author="Airat Shigapov" w:date="2021-10-27T23:08:00Z">
              <w:rPr>
                <w:rFonts w:ascii="Consolas" w:hAnsi="Consolas" w:cs="Consolas"/>
                <w:color w:val="0000FF"/>
                <w:sz w:val="19"/>
                <w:szCs w:val="19"/>
              </w:rPr>
            </w:rPrChange>
          </w:rPr>
          <w:t>="emailName"</w:t>
        </w:r>
      </w:ins>
    </w:p>
    <w:p w14:paraId="6DF68249" w14:textId="77777777" w:rsidR="00D002A1" w:rsidRPr="008C09BE" w:rsidRDefault="00D002A1" w:rsidP="00D002A1">
      <w:pPr>
        <w:autoSpaceDE w:val="0"/>
        <w:autoSpaceDN w:val="0"/>
        <w:adjustRightInd w:val="0"/>
        <w:spacing w:after="0" w:line="240" w:lineRule="auto"/>
        <w:rPr>
          <w:ins w:id="10702" w:author="Airat Shigapov" w:date="2021-10-27T23:06:00Z"/>
          <w:rFonts w:ascii="Times New Roman" w:hAnsi="Times New Roman" w:cs="Times New Roman"/>
          <w:sz w:val="20"/>
          <w:szCs w:val="20"/>
          <w:lang w:val="en-US"/>
          <w:rPrChange w:id="10703" w:author="Airat Shigapov" w:date="2021-10-27T23:08:00Z">
            <w:rPr>
              <w:ins w:id="10704" w:author="Airat Shigapov" w:date="2021-10-27T23:06:00Z"/>
              <w:rFonts w:ascii="Consolas" w:hAnsi="Consolas" w:cs="Consolas"/>
              <w:color w:val="000000"/>
              <w:sz w:val="19"/>
              <w:szCs w:val="19"/>
            </w:rPr>
          </w:rPrChange>
        </w:rPr>
      </w:pPr>
      <w:ins w:id="10705" w:author="Airat Shigapov" w:date="2021-10-27T23:06:00Z">
        <w:r w:rsidRPr="008C09BE">
          <w:rPr>
            <w:rFonts w:ascii="Times New Roman" w:hAnsi="Times New Roman" w:cs="Times New Roman"/>
            <w:sz w:val="20"/>
            <w:szCs w:val="20"/>
            <w:lang w:val="en-US"/>
            <w:rPrChange w:id="10706"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10707" w:author="Airat Shigapov" w:date="2021-10-27T23:08:00Z">
              <w:rPr>
                <w:rFonts w:ascii="Consolas" w:hAnsi="Consolas" w:cs="Consolas"/>
                <w:color w:val="FF0000"/>
                <w:sz w:val="19"/>
                <w:szCs w:val="19"/>
              </w:rPr>
            </w:rPrChange>
          </w:rPr>
          <w:t xml:space="preserve"> Text</w:t>
        </w:r>
        <w:r w:rsidRPr="008C09BE">
          <w:rPr>
            <w:rFonts w:ascii="Times New Roman" w:hAnsi="Times New Roman" w:cs="Times New Roman"/>
            <w:sz w:val="20"/>
            <w:szCs w:val="20"/>
            <w:lang w:val="en-US"/>
            <w:rPrChange w:id="10708" w:author="Airat Shigapov" w:date="2021-10-27T23:08:00Z">
              <w:rPr>
                <w:rFonts w:ascii="Consolas" w:hAnsi="Consolas" w:cs="Consolas"/>
                <w:color w:val="0000FF"/>
                <w:sz w:val="19"/>
                <w:szCs w:val="19"/>
              </w:rPr>
            </w:rPrChange>
          </w:rPr>
          <w:t>="E-mail"</w:t>
        </w:r>
      </w:ins>
    </w:p>
    <w:p w14:paraId="24F11F8F" w14:textId="77777777" w:rsidR="00D002A1" w:rsidRPr="008C09BE" w:rsidRDefault="00D002A1" w:rsidP="00D002A1">
      <w:pPr>
        <w:autoSpaceDE w:val="0"/>
        <w:autoSpaceDN w:val="0"/>
        <w:adjustRightInd w:val="0"/>
        <w:spacing w:after="0" w:line="240" w:lineRule="auto"/>
        <w:rPr>
          <w:ins w:id="10709" w:author="Airat Shigapov" w:date="2021-10-27T23:06:00Z"/>
          <w:rFonts w:ascii="Times New Roman" w:hAnsi="Times New Roman" w:cs="Times New Roman"/>
          <w:sz w:val="20"/>
          <w:szCs w:val="20"/>
          <w:lang w:val="en-US"/>
          <w:rPrChange w:id="10710" w:author="Airat Shigapov" w:date="2021-10-27T23:08:00Z">
            <w:rPr>
              <w:ins w:id="10711" w:author="Airat Shigapov" w:date="2021-10-27T23:06:00Z"/>
              <w:rFonts w:ascii="Consolas" w:hAnsi="Consolas" w:cs="Consolas"/>
              <w:color w:val="000000"/>
              <w:sz w:val="19"/>
              <w:szCs w:val="19"/>
            </w:rPr>
          </w:rPrChange>
        </w:rPr>
      </w:pPr>
      <w:ins w:id="10712" w:author="Airat Shigapov" w:date="2021-10-27T23:06:00Z">
        <w:r w:rsidRPr="008C09BE">
          <w:rPr>
            <w:rFonts w:ascii="Times New Roman" w:hAnsi="Times New Roman" w:cs="Times New Roman"/>
            <w:sz w:val="20"/>
            <w:szCs w:val="20"/>
            <w:lang w:val="en-US"/>
            <w:rPrChange w:id="10713"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10714" w:author="Airat Shigapov" w:date="2021-10-27T23:08:00Z">
              <w:rPr>
                <w:rFonts w:ascii="Consolas" w:hAnsi="Consolas" w:cs="Consolas"/>
                <w:color w:val="FF0000"/>
                <w:sz w:val="19"/>
                <w:szCs w:val="19"/>
              </w:rPr>
            </w:rPrChange>
          </w:rPr>
          <w:t xml:space="preserve"> </w:t>
        </w:r>
        <w:proofErr w:type="spellStart"/>
        <w:r w:rsidRPr="008C09BE">
          <w:rPr>
            <w:rFonts w:ascii="Times New Roman" w:hAnsi="Times New Roman" w:cs="Times New Roman"/>
            <w:sz w:val="20"/>
            <w:szCs w:val="20"/>
            <w:lang w:val="en-US"/>
            <w:rPrChange w:id="10715" w:author="Airat Shigapov" w:date="2021-10-27T23:08:00Z">
              <w:rPr>
                <w:rFonts w:ascii="Consolas" w:hAnsi="Consolas" w:cs="Consolas"/>
                <w:color w:val="FF0000"/>
                <w:sz w:val="19"/>
                <w:szCs w:val="19"/>
              </w:rPr>
            </w:rPrChange>
          </w:rPr>
          <w:t>GotFocus</w:t>
        </w:r>
        <w:proofErr w:type="spellEnd"/>
        <w:r w:rsidRPr="008C09BE">
          <w:rPr>
            <w:rFonts w:ascii="Times New Roman" w:hAnsi="Times New Roman" w:cs="Times New Roman"/>
            <w:sz w:val="20"/>
            <w:szCs w:val="20"/>
            <w:lang w:val="en-US"/>
            <w:rPrChange w:id="10716" w:author="Airat Shigapov" w:date="2021-10-27T23:08:00Z">
              <w:rPr>
                <w:rFonts w:ascii="Consolas" w:hAnsi="Consolas" w:cs="Consolas"/>
                <w:color w:val="0000FF"/>
                <w:sz w:val="19"/>
                <w:szCs w:val="19"/>
              </w:rPr>
            </w:rPrChange>
          </w:rPr>
          <w:t>="</w:t>
        </w:r>
        <w:proofErr w:type="spellStart"/>
        <w:r w:rsidRPr="008C09BE">
          <w:rPr>
            <w:rFonts w:ascii="Times New Roman" w:hAnsi="Times New Roman" w:cs="Times New Roman"/>
            <w:sz w:val="20"/>
            <w:szCs w:val="20"/>
            <w:lang w:val="en-US"/>
            <w:rPrChange w:id="10717" w:author="Airat Shigapov" w:date="2021-10-27T23:08:00Z">
              <w:rPr>
                <w:rFonts w:ascii="Consolas" w:hAnsi="Consolas" w:cs="Consolas"/>
                <w:color w:val="0000FF"/>
                <w:sz w:val="19"/>
                <w:szCs w:val="19"/>
              </w:rPr>
            </w:rPrChange>
          </w:rPr>
          <w:t>emailName_GotFocus</w:t>
        </w:r>
        <w:proofErr w:type="spellEnd"/>
        <w:r w:rsidRPr="008C09BE">
          <w:rPr>
            <w:rFonts w:ascii="Times New Roman" w:hAnsi="Times New Roman" w:cs="Times New Roman"/>
            <w:sz w:val="20"/>
            <w:szCs w:val="20"/>
            <w:lang w:val="en-US"/>
            <w:rPrChange w:id="10718" w:author="Airat Shigapov" w:date="2021-10-27T23:08:00Z">
              <w:rPr>
                <w:rFonts w:ascii="Consolas" w:hAnsi="Consolas" w:cs="Consolas"/>
                <w:color w:val="0000FF"/>
                <w:sz w:val="19"/>
                <w:szCs w:val="19"/>
              </w:rPr>
            </w:rPrChange>
          </w:rPr>
          <w:t>"</w:t>
        </w:r>
      </w:ins>
    </w:p>
    <w:p w14:paraId="5154804C" w14:textId="77777777" w:rsidR="00D002A1" w:rsidRPr="008C09BE" w:rsidRDefault="00D002A1" w:rsidP="00D002A1">
      <w:pPr>
        <w:autoSpaceDE w:val="0"/>
        <w:autoSpaceDN w:val="0"/>
        <w:adjustRightInd w:val="0"/>
        <w:spacing w:after="0" w:line="240" w:lineRule="auto"/>
        <w:rPr>
          <w:ins w:id="10719" w:author="Airat Shigapov" w:date="2021-10-27T23:06:00Z"/>
          <w:rFonts w:ascii="Times New Roman" w:hAnsi="Times New Roman" w:cs="Times New Roman"/>
          <w:sz w:val="20"/>
          <w:szCs w:val="20"/>
          <w:lang w:val="en-US"/>
          <w:rPrChange w:id="10720" w:author="Airat Shigapov" w:date="2021-10-27T23:08:00Z">
            <w:rPr>
              <w:ins w:id="10721" w:author="Airat Shigapov" w:date="2021-10-27T23:06:00Z"/>
              <w:rFonts w:ascii="Consolas" w:hAnsi="Consolas" w:cs="Consolas"/>
              <w:color w:val="000000"/>
              <w:sz w:val="19"/>
              <w:szCs w:val="19"/>
            </w:rPr>
          </w:rPrChange>
        </w:rPr>
      </w:pPr>
      <w:ins w:id="10722" w:author="Airat Shigapov" w:date="2021-10-27T23:06:00Z">
        <w:r w:rsidRPr="008C09BE">
          <w:rPr>
            <w:rFonts w:ascii="Times New Roman" w:hAnsi="Times New Roman" w:cs="Times New Roman"/>
            <w:sz w:val="20"/>
            <w:szCs w:val="20"/>
            <w:lang w:val="en-US"/>
            <w:rPrChange w:id="10723"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10724" w:author="Airat Shigapov" w:date="2021-10-27T23:08:00Z">
              <w:rPr>
                <w:rFonts w:ascii="Consolas" w:hAnsi="Consolas" w:cs="Consolas"/>
                <w:color w:val="FF0000"/>
                <w:sz w:val="19"/>
                <w:szCs w:val="19"/>
              </w:rPr>
            </w:rPrChange>
          </w:rPr>
          <w:t xml:space="preserve"> </w:t>
        </w:r>
        <w:proofErr w:type="spellStart"/>
        <w:r w:rsidRPr="008C09BE">
          <w:rPr>
            <w:rFonts w:ascii="Times New Roman" w:hAnsi="Times New Roman" w:cs="Times New Roman"/>
            <w:sz w:val="20"/>
            <w:szCs w:val="20"/>
            <w:lang w:val="en-US"/>
            <w:rPrChange w:id="10725" w:author="Airat Shigapov" w:date="2021-10-27T23:08:00Z">
              <w:rPr>
                <w:rFonts w:ascii="Consolas" w:hAnsi="Consolas" w:cs="Consolas"/>
                <w:color w:val="FF0000"/>
                <w:sz w:val="19"/>
                <w:szCs w:val="19"/>
              </w:rPr>
            </w:rPrChange>
          </w:rPr>
          <w:t>LostFocus</w:t>
        </w:r>
        <w:proofErr w:type="spellEnd"/>
        <w:r w:rsidRPr="008C09BE">
          <w:rPr>
            <w:rFonts w:ascii="Times New Roman" w:hAnsi="Times New Roman" w:cs="Times New Roman"/>
            <w:sz w:val="20"/>
            <w:szCs w:val="20"/>
            <w:lang w:val="en-US"/>
            <w:rPrChange w:id="10726" w:author="Airat Shigapov" w:date="2021-10-27T23:08:00Z">
              <w:rPr>
                <w:rFonts w:ascii="Consolas" w:hAnsi="Consolas" w:cs="Consolas"/>
                <w:color w:val="0000FF"/>
                <w:sz w:val="19"/>
                <w:szCs w:val="19"/>
              </w:rPr>
            </w:rPrChange>
          </w:rPr>
          <w:t>="</w:t>
        </w:r>
        <w:proofErr w:type="spellStart"/>
        <w:r w:rsidRPr="008C09BE">
          <w:rPr>
            <w:rFonts w:ascii="Times New Roman" w:hAnsi="Times New Roman" w:cs="Times New Roman"/>
            <w:sz w:val="20"/>
            <w:szCs w:val="20"/>
            <w:lang w:val="en-US"/>
            <w:rPrChange w:id="10727" w:author="Airat Shigapov" w:date="2021-10-27T23:08:00Z">
              <w:rPr>
                <w:rFonts w:ascii="Consolas" w:hAnsi="Consolas" w:cs="Consolas"/>
                <w:color w:val="0000FF"/>
                <w:sz w:val="19"/>
                <w:szCs w:val="19"/>
              </w:rPr>
            </w:rPrChange>
          </w:rPr>
          <w:t>emailName_LostFocus</w:t>
        </w:r>
        <w:proofErr w:type="spellEnd"/>
        <w:r w:rsidRPr="008C09BE">
          <w:rPr>
            <w:rFonts w:ascii="Times New Roman" w:hAnsi="Times New Roman" w:cs="Times New Roman"/>
            <w:sz w:val="20"/>
            <w:szCs w:val="20"/>
            <w:lang w:val="en-US"/>
            <w:rPrChange w:id="10728" w:author="Airat Shigapov" w:date="2021-10-27T23:08:00Z">
              <w:rPr>
                <w:rFonts w:ascii="Consolas" w:hAnsi="Consolas" w:cs="Consolas"/>
                <w:color w:val="0000FF"/>
                <w:sz w:val="19"/>
                <w:szCs w:val="19"/>
              </w:rPr>
            </w:rPrChange>
          </w:rPr>
          <w:t>"</w:t>
        </w:r>
      </w:ins>
    </w:p>
    <w:p w14:paraId="31CACB29" w14:textId="77777777" w:rsidR="00D002A1" w:rsidRPr="008C09BE" w:rsidRDefault="00D002A1" w:rsidP="00D002A1">
      <w:pPr>
        <w:autoSpaceDE w:val="0"/>
        <w:autoSpaceDN w:val="0"/>
        <w:adjustRightInd w:val="0"/>
        <w:spacing w:after="0" w:line="240" w:lineRule="auto"/>
        <w:rPr>
          <w:ins w:id="10729" w:author="Airat Shigapov" w:date="2021-10-27T23:06:00Z"/>
          <w:rFonts w:ascii="Times New Roman" w:hAnsi="Times New Roman" w:cs="Times New Roman"/>
          <w:sz w:val="20"/>
          <w:szCs w:val="20"/>
          <w:lang w:val="en-US"/>
          <w:rPrChange w:id="10730" w:author="Airat Shigapov" w:date="2021-10-27T23:08:00Z">
            <w:rPr>
              <w:ins w:id="10731" w:author="Airat Shigapov" w:date="2021-10-27T23:06:00Z"/>
              <w:rFonts w:ascii="Consolas" w:hAnsi="Consolas" w:cs="Consolas"/>
              <w:color w:val="000000"/>
              <w:sz w:val="19"/>
              <w:szCs w:val="19"/>
            </w:rPr>
          </w:rPrChange>
        </w:rPr>
      </w:pPr>
      <w:ins w:id="10732" w:author="Airat Shigapov" w:date="2021-10-27T23:06:00Z">
        <w:r w:rsidRPr="008C09BE">
          <w:rPr>
            <w:rFonts w:ascii="Times New Roman" w:hAnsi="Times New Roman" w:cs="Times New Roman"/>
            <w:sz w:val="20"/>
            <w:szCs w:val="20"/>
            <w:lang w:val="en-US"/>
            <w:rPrChange w:id="10733"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10734" w:author="Airat Shigapov" w:date="2021-10-27T23:08:00Z">
              <w:rPr>
                <w:rFonts w:ascii="Consolas" w:hAnsi="Consolas" w:cs="Consolas"/>
                <w:color w:val="FF0000"/>
                <w:sz w:val="19"/>
                <w:szCs w:val="19"/>
              </w:rPr>
            </w:rPrChange>
          </w:rPr>
          <w:t xml:space="preserve"> Margin</w:t>
        </w:r>
        <w:r w:rsidRPr="008C09BE">
          <w:rPr>
            <w:rFonts w:ascii="Times New Roman" w:hAnsi="Times New Roman" w:cs="Times New Roman"/>
            <w:sz w:val="20"/>
            <w:szCs w:val="20"/>
            <w:lang w:val="en-US"/>
            <w:rPrChange w:id="10735" w:author="Airat Shigapov" w:date="2021-10-27T23:08:00Z">
              <w:rPr>
                <w:rFonts w:ascii="Consolas" w:hAnsi="Consolas" w:cs="Consolas"/>
                <w:color w:val="0000FF"/>
                <w:sz w:val="19"/>
                <w:szCs w:val="19"/>
              </w:rPr>
            </w:rPrChange>
          </w:rPr>
          <w:t>="0,15,0,0"&gt;</w:t>
        </w:r>
      </w:ins>
    </w:p>
    <w:p w14:paraId="4BE0BEC8" w14:textId="77777777" w:rsidR="00D002A1" w:rsidRPr="008C09BE" w:rsidRDefault="00D002A1" w:rsidP="00D002A1">
      <w:pPr>
        <w:autoSpaceDE w:val="0"/>
        <w:autoSpaceDN w:val="0"/>
        <w:adjustRightInd w:val="0"/>
        <w:spacing w:after="0" w:line="240" w:lineRule="auto"/>
        <w:rPr>
          <w:ins w:id="10736" w:author="Airat Shigapov" w:date="2021-10-27T23:06:00Z"/>
          <w:rFonts w:ascii="Times New Roman" w:hAnsi="Times New Roman" w:cs="Times New Roman"/>
          <w:sz w:val="20"/>
          <w:szCs w:val="20"/>
          <w:lang w:val="en-US"/>
          <w:rPrChange w:id="10737" w:author="Airat Shigapov" w:date="2021-10-27T23:08:00Z">
            <w:rPr>
              <w:ins w:id="10738" w:author="Airat Shigapov" w:date="2021-10-27T23:06:00Z"/>
              <w:rFonts w:ascii="Consolas" w:hAnsi="Consolas" w:cs="Consolas"/>
              <w:color w:val="000000"/>
              <w:sz w:val="19"/>
              <w:szCs w:val="19"/>
            </w:rPr>
          </w:rPrChange>
        </w:rPr>
      </w:pPr>
      <w:ins w:id="10739" w:author="Airat Shigapov" w:date="2021-10-27T23:06:00Z">
        <w:r w:rsidRPr="008C09BE">
          <w:rPr>
            <w:rFonts w:ascii="Times New Roman" w:hAnsi="Times New Roman" w:cs="Times New Roman"/>
            <w:sz w:val="20"/>
            <w:szCs w:val="20"/>
            <w:lang w:val="en-US"/>
            <w:rPrChange w:id="10740"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10741" w:author="Airat Shigapov" w:date="2021-10-27T23:08:00Z">
              <w:rPr>
                <w:rFonts w:ascii="Consolas" w:hAnsi="Consolas" w:cs="Consolas"/>
                <w:color w:val="0000FF"/>
                <w:sz w:val="19"/>
                <w:szCs w:val="19"/>
              </w:rPr>
            </w:rPrChange>
          </w:rPr>
          <w:t>&lt;/</w:t>
        </w:r>
        <w:proofErr w:type="spellStart"/>
        <w:r w:rsidRPr="008C09BE">
          <w:rPr>
            <w:rFonts w:ascii="Times New Roman" w:hAnsi="Times New Roman" w:cs="Times New Roman"/>
            <w:sz w:val="20"/>
            <w:szCs w:val="20"/>
            <w:lang w:val="en-US"/>
            <w:rPrChange w:id="10742" w:author="Airat Shigapov" w:date="2021-10-27T23:08:00Z">
              <w:rPr>
                <w:rFonts w:ascii="Consolas" w:hAnsi="Consolas" w:cs="Consolas"/>
                <w:color w:val="A31515"/>
                <w:sz w:val="19"/>
                <w:szCs w:val="19"/>
              </w:rPr>
            </w:rPrChange>
          </w:rPr>
          <w:t>TextBox</w:t>
        </w:r>
        <w:proofErr w:type="spellEnd"/>
        <w:r w:rsidRPr="008C09BE">
          <w:rPr>
            <w:rFonts w:ascii="Times New Roman" w:hAnsi="Times New Roman" w:cs="Times New Roman"/>
            <w:sz w:val="20"/>
            <w:szCs w:val="20"/>
            <w:lang w:val="en-US"/>
            <w:rPrChange w:id="10743" w:author="Airat Shigapov" w:date="2021-10-27T23:08:00Z">
              <w:rPr>
                <w:rFonts w:ascii="Consolas" w:hAnsi="Consolas" w:cs="Consolas"/>
                <w:color w:val="0000FF"/>
                <w:sz w:val="19"/>
                <w:szCs w:val="19"/>
              </w:rPr>
            </w:rPrChange>
          </w:rPr>
          <w:t>&gt;</w:t>
        </w:r>
      </w:ins>
    </w:p>
    <w:p w14:paraId="0803E529" w14:textId="77777777" w:rsidR="00D002A1" w:rsidRPr="008C09BE" w:rsidRDefault="00D002A1" w:rsidP="00D002A1">
      <w:pPr>
        <w:autoSpaceDE w:val="0"/>
        <w:autoSpaceDN w:val="0"/>
        <w:adjustRightInd w:val="0"/>
        <w:spacing w:after="0" w:line="240" w:lineRule="auto"/>
        <w:rPr>
          <w:ins w:id="10744" w:author="Airat Shigapov" w:date="2021-10-27T23:06:00Z"/>
          <w:rFonts w:ascii="Times New Roman" w:hAnsi="Times New Roman" w:cs="Times New Roman"/>
          <w:sz w:val="20"/>
          <w:szCs w:val="20"/>
          <w:lang w:val="en-US"/>
          <w:rPrChange w:id="10745" w:author="Airat Shigapov" w:date="2021-10-27T23:08:00Z">
            <w:rPr>
              <w:ins w:id="10746" w:author="Airat Shigapov" w:date="2021-10-27T23:06:00Z"/>
              <w:rFonts w:ascii="Consolas" w:hAnsi="Consolas" w:cs="Consolas"/>
              <w:color w:val="000000"/>
              <w:sz w:val="19"/>
              <w:szCs w:val="19"/>
            </w:rPr>
          </w:rPrChange>
        </w:rPr>
      </w:pPr>
      <w:ins w:id="10747" w:author="Airat Shigapov" w:date="2021-10-27T23:06:00Z">
        <w:r w:rsidRPr="008C09BE">
          <w:rPr>
            <w:rFonts w:ascii="Times New Roman" w:hAnsi="Times New Roman" w:cs="Times New Roman"/>
            <w:sz w:val="20"/>
            <w:szCs w:val="20"/>
            <w:lang w:val="en-US"/>
            <w:rPrChange w:id="10748"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10749" w:author="Airat Shigapov" w:date="2021-10-27T23:08:00Z">
              <w:rPr>
                <w:rFonts w:ascii="Consolas" w:hAnsi="Consolas" w:cs="Consolas"/>
                <w:color w:val="0000FF"/>
                <w:sz w:val="19"/>
                <w:szCs w:val="19"/>
              </w:rPr>
            </w:rPrChange>
          </w:rPr>
          <w:t>&lt;</w:t>
        </w:r>
        <w:proofErr w:type="spellStart"/>
        <w:r w:rsidRPr="008C09BE">
          <w:rPr>
            <w:rFonts w:ascii="Times New Roman" w:hAnsi="Times New Roman" w:cs="Times New Roman"/>
            <w:sz w:val="20"/>
            <w:szCs w:val="20"/>
            <w:lang w:val="en-US"/>
            <w:rPrChange w:id="10750" w:author="Airat Shigapov" w:date="2021-10-27T23:08:00Z">
              <w:rPr>
                <w:rFonts w:ascii="Consolas" w:hAnsi="Consolas" w:cs="Consolas"/>
                <w:color w:val="A31515"/>
                <w:sz w:val="19"/>
                <w:szCs w:val="19"/>
              </w:rPr>
            </w:rPrChange>
          </w:rPr>
          <w:t>TextBlock</w:t>
        </w:r>
        <w:proofErr w:type="spellEnd"/>
        <w:r w:rsidRPr="008C09BE">
          <w:rPr>
            <w:rFonts w:ascii="Times New Roman" w:hAnsi="Times New Roman" w:cs="Times New Roman"/>
            <w:sz w:val="20"/>
            <w:szCs w:val="20"/>
            <w:lang w:val="en-US"/>
            <w:rPrChange w:id="10751" w:author="Airat Shigapov" w:date="2021-10-27T23:08:00Z">
              <w:rPr>
                <w:rFonts w:ascii="Consolas" w:hAnsi="Consolas" w:cs="Consolas"/>
                <w:color w:val="FF0000"/>
                <w:sz w:val="19"/>
                <w:szCs w:val="19"/>
              </w:rPr>
            </w:rPrChange>
          </w:rPr>
          <w:t xml:space="preserve"> </w:t>
        </w:r>
        <w:proofErr w:type="gramStart"/>
        <w:r w:rsidRPr="008C09BE">
          <w:rPr>
            <w:rFonts w:ascii="Times New Roman" w:hAnsi="Times New Roman" w:cs="Times New Roman"/>
            <w:sz w:val="20"/>
            <w:szCs w:val="20"/>
            <w:lang w:val="en-US"/>
            <w:rPrChange w:id="10752" w:author="Airat Shigapov" w:date="2021-10-27T23:08:00Z">
              <w:rPr>
                <w:rFonts w:ascii="Consolas" w:hAnsi="Consolas" w:cs="Consolas"/>
                <w:color w:val="FF0000"/>
                <w:sz w:val="19"/>
                <w:szCs w:val="19"/>
              </w:rPr>
            </w:rPrChange>
          </w:rPr>
          <w:t>x</w:t>
        </w:r>
        <w:r w:rsidRPr="008C09BE">
          <w:rPr>
            <w:rFonts w:ascii="Times New Roman" w:hAnsi="Times New Roman" w:cs="Times New Roman"/>
            <w:sz w:val="20"/>
            <w:szCs w:val="20"/>
            <w:lang w:val="en-US"/>
            <w:rPrChange w:id="10753" w:author="Airat Shigapov" w:date="2021-10-27T23:08:00Z">
              <w:rPr>
                <w:rFonts w:ascii="Consolas" w:hAnsi="Consolas" w:cs="Consolas"/>
                <w:color w:val="0000FF"/>
                <w:sz w:val="19"/>
                <w:szCs w:val="19"/>
              </w:rPr>
            </w:rPrChange>
          </w:rPr>
          <w:t>:</w:t>
        </w:r>
        <w:r w:rsidRPr="008C09BE">
          <w:rPr>
            <w:rFonts w:ascii="Times New Roman" w:hAnsi="Times New Roman" w:cs="Times New Roman"/>
            <w:sz w:val="20"/>
            <w:szCs w:val="20"/>
            <w:lang w:val="en-US"/>
            <w:rPrChange w:id="10754" w:author="Airat Shigapov" w:date="2021-10-27T23:08:00Z">
              <w:rPr>
                <w:rFonts w:ascii="Consolas" w:hAnsi="Consolas" w:cs="Consolas"/>
                <w:color w:val="FF0000"/>
                <w:sz w:val="19"/>
                <w:szCs w:val="19"/>
              </w:rPr>
            </w:rPrChange>
          </w:rPr>
          <w:t>Name</w:t>
        </w:r>
        <w:proofErr w:type="gramEnd"/>
        <w:r w:rsidRPr="008C09BE">
          <w:rPr>
            <w:rFonts w:ascii="Times New Roman" w:hAnsi="Times New Roman" w:cs="Times New Roman"/>
            <w:sz w:val="20"/>
            <w:szCs w:val="20"/>
            <w:lang w:val="en-US"/>
            <w:rPrChange w:id="10755" w:author="Airat Shigapov" w:date="2021-10-27T23:08:00Z">
              <w:rPr>
                <w:rFonts w:ascii="Consolas" w:hAnsi="Consolas" w:cs="Consolas"/>
                <w:color w:val="0000FF"/>
                <w:sz w:val="19"/>
                <w:szCs w:val="19"/>
              </w:rPr>
            </w:rPrChange>
          </w:rPr>
          <w:t>="emailWar"</w:t>
        </w:r>
      </w:ins>
    </w:p>
    <w:p w14:paraId="187B1BF5" w14:textId="77777777" w:rsidR="00D002A1" w:rsidRPr="008C09BE" w:rsidRDefault="00D002A1" w:rsidP="00D002A1">
      <w:pPr>
        <w:autoSpaceDE w:val="0"/>
        <w:autoSpaceDN w:val="0"/>
        <w:adjustRightInd w:val="0"/>
        <w:spacing w:after="0" w:line="240" w:lineRule="auto"/>
        <w:rPr>
          <w:ins w:id="10756" w:author="Airat Shigapov" w:date="2021-10-27T23:06:00Z"/>
          <w:rFonts w:ascii="Times New Roman" w:hAnsi="Times New Roman" w:cs="Times New Roman"/>
          <w:sz w:val="20"/>
          <w:szCs w:val="20"/>
          <w:lang w:val="en-US"/>
          <w:rPrChange w:id="10757" w:author="Airat Shigapov" w:date="2021-10-27T23:08:00Z">
            <w:rPr>
              <w:ins w:id="10758" w:author="Airat Shigapov" w:date="2021-10-27T23:06:00Z"/>
              <w:rFonts w:ascii="Consolas" w:hAnsi="Consolas" w:cs="Consolas"/>
              <w:color w:val="000000"/>
              <w:sz w:val="19"/>
              <w:szCs w:val="19"/>
            </w:rPr>
          </w:rPrChange>
        </w:rPr>
      </w:pPr>
      <w:ins w:id="10759" w:author="Airat Shigapov" w:date="2021-10-27T23:06:00Z">
        <w:r w:rsidRPr="008C09BE">
          <w:rPr>
            <w:rFonts w:ascii="Times New Roman" w:hAnsi="Times New Roman" w:cs="Times New Roman"/>
            <w:sz w:val="20"/>
            <w:szCs w:val="20"/>
            <w:lang w:val="en-US"/>
            <w:rPrChange w:id="10760"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10761" w:author="Airat Shigapov" w:date="2021-10-27T23:08:00Z">
              <w:rPr>
                <w:rFonts w:ascii="Consolas" w:hAnsi="Consolas" w:cs="Consolas"/>
                <w:color w:val="FF0000"/>
                <w:sz w:val="19"/>
                <w:szCs w:val="19"/>
              </w:rPr>
            </w:rPrChange>
          </w:rPr>
          <w:t xml:space="preserve"> Text</w:t>
        </w:r>
        <w:r w:rsidRPr="008C09BE">
          <w:rPr>
            <w:rFonts w:ascii="Times New Roman" w:hAnsi="Times New Roman" w:cs="Times New Roman"/>
            <w:sz w:val="20"/>
            <w:szCs w:val="20"/>
            <w:lang w:val="en-US"/>
            <w:rPrChange w:id="10762" w:author="Airat Shigapov" w:date="2021-10-27T23:08:00Z">
              <w:rPr>
                <w:rFonts w:ascii="Consolas" w:hAnsi="Consolas" w:cs="Consolas"/>
                <w:color w:val="0000FF"/>
                <w:sz w:val="19"/>
                <w:szCs w:val="19"/>
              </w:rPr>
            </w:rPrChange>
          </w:rPr>
          <w:t>="</w:t>
        </w:r>
        <w:r w:rsidRPr="008C09BE">
          <w:rPr>
            <w:rFonts w:ascii="Times New Roman" w:hAnsi="Times New Roman" w:cs="Times New Roman"/>
            <w:sz w:val="20"/>
            <w:szCs w:val="20"/>
            <w:rPrChange w:id="10763" w:author="Airat Shigapov" w:date="2021-10-27T23:08:00Z">
              <w:rPr>
                <w:rFonts w:ascii="Consolas" w:hAnsi="Consolas" w:cs="Consolas"/>
                <w:color w:val="0000FF"/>
                <w:sz w:val="19"/>
                <w:szCs w:val="19"/>
              </w:rPr>
            </w:rPrChange>
          </w:rPr>
          <w:t>Данная</w:t>
        </w:r>
        <w:r w:rsidRPr="008C09BE">
          <w:rPr>
            <w:rFonts w:ascii="Times New Roman" w:hAnsi="Times New Roman" w:cs="Times New Roman"/>
            <w:sz w:val="20"/>
            <w:szCs w:val="20"/>
            <w:lang w:val="en-US"/>
            <w:rPrChange w:id="10764" w:author="Airat Shigapov" w:date="2021-10-27T23:08:00Z">
              <w:rPr>
                <w:rFonts w:ascii="Consolas" w:hAnsi="Consolas" w:cs="Consolas"/>
                <w:color w:val="0000FF"/>
                <w:sz w:val="19"/>
                <w:szCs w:val="19"/>
              </w:rPr>
            </w:rPrChange>
          </w:rPr>
          <w:t xml:space="preserve"> </w:t>
        </w:r>
        <w:r w:rsidRPr="008C09BE">
          <w:rPr>
            <w:rFonts w:ascii="Times New Roman" w:hAnsi="Times New Roman" w:cs="Times New Roman"/>
            <w:sz w:val="20"/>
            <w:szCs w:val="20"/>
            <w:rPrChange w:id="10765" w:author="Airat Shigapov" w:date="2021-10-27T23:08:00Z">
              <w:rPr>
                <w:rFonts w:ascii="Consolas" w:hAnsi="Consolas" w:cs="Consolas"/>
                <w:color w:val="0000FF"/>
                <w:sz w:val="19"/>
                <w:szCs w:val="19"/>
              </w:rPr>
            </w:rPrChange>
          </w:rPr>
          <w:t>почта</w:t>
        </w:r>
        <w:r w:rsidRPr="008C09BE">
          <w:rPr>
            <w:rFonts w:ascii="Times New Roman" w:hAnsi="Times New Roman" w:cs="Times New Roman"/>
            <w:sz w:val="20"/>
            <w:szCs w:val="20"/>
            <w:lang w:val="en-US"/>
            <w:rPrChange w:id="10766" w:author="Airat Shigapov" w:date="2021-10-27T23:08:00Z">
              <w:rPr>
                <w:rFonts w:ascii="Consolas" w:hAnsi="Consolas" w:cs="Consolas"/>
                <w:color w:val="0000FF"/>
                <w:sz w:val="19"/>
                <w:szCs w:val="19"/>
              </w:rPr>
            </w:rPrChange>
          </w:rPr>
          <w:t xml:space="preserve"> </w:t>
        </w:r>
        <w:r w:rsidRPr="008C09BE">
          <w:rPr>
            <w:rFonts w:ascii="Times New Roman" w:hAnsi="Times New Roman" w:cs="Times New Roman"/>
            <w:sz w:val="20"/>
            <w:szCs w:val="20"/>
            <w:rPrChange w:id="10767" w:author="Airat Shigapov" w:date="2021-10-27T23:08:00Z">
              <w:rPr>
                <w:rFonts w:ascii="Consolas" w:hAnsi="Consolas" w:cs="Consolas"/>
                <w:color w:val="0000FF"/>
                <w:sz w:val="19"/>
                <w:szCs w:val="19"/>
              </w:rPr>
            </w:rPrChange>
          </w:rPr>
          <w:t>уже</w:t>
        </w:r>
        <w:r w:rsidRPr="008C09BE">
          <w:rPr>
            <w:rFonts w:ascii="Times New Roman" w:hAnsi="Times New Roman" w:cs="Times New Roman"/>
            <w:sz w:val="20"/>
            <w:szCs w:val="20"/>
            <w:lang w:val="en-US"/>
            <w:rPrChange w:id="10768" w:author="Airat Shigapov" w:date="2021-10-27T23:08:00Z">
              <w:rPr>
                <w:rFonts w:ascii="Consolas" w:hAnsi="Consolas" w:cs="Consolas"/>
                <w:color w:val="0000FF"/>
                <w:sz w:val="19"/>
                <w:szCs w:val="19"/>
              </w:rPr>
            </w:rPrChange>
          </w:rPr>
          <w:t xml:space="preserve"> </w:t>
        </w:r>
        <w:r w:rsidRPr="008C09BE">
          <w:rPr>
            <w:rFonts w:ascii="Times New Roman" w:hAnsi="Times New Roman" w:cs="Times New Roman"/>
            <w:sz w:val="20"/>
            <w:szCs w:val="20"/>
            <w:rPrChange w:id="10769" w:author="Airat Shigapov" w:date="2021-10-27T23:08:00Z">
              <w:rPr>
                <w:rFonts w:ascii="Consolas" w:hAnsi="Consolas" w:cs="Consolas"/>
                <w:color w:val="0000FF"/>
                <w:sz w:val="19"/>
                <w:szCs w:val="19"/>
              </w:rPr>
            </w:rPrChange>
          </w:rPr>
          <w:t>занята</w:t>
        </w:r>
        <w:r w:rsidRPr="008C09BE">
          <w:rPr>
            <w:rFonts w:ascii="Times New Roman" w:hAnsi="Times New Roman" w:cs="Times New Roman"/>
            <w:sz w:val="20"/>
            <w:szCs w:val="20"/>
            <w:lang w:val="en-US"/>
            <w:rPrChange w:id="10770" w:author="Airat Shigapov" w:date="2021-10-27T23:08:00Z">
              <w:rPr>
                <w:rFonts w:ascii="Consolas" w:hAnsi="Consolas" w:cs="Consolas"/>
                <w:color w:val="0000FF"/>
                <w:sz w:val="19"/>
                <w:szCs w:val="19"/>
              </w:rPr>
            </w:rPrChange>
          </w:rPr>
          <w:t>"</w:t>
        </w:r>
        <w:r w:rsidRPr="008C09BE">
          <w:rPr>
            <w:rFonts w:ascii="Times New Roman" w:hAnsi="Times New Roman" w:cs="Times New Roman"/>
            <w:sz w:val="20"/>
            <w:szCs w:val="20"/>
            <w:lang w:val="en-US"/>
            <w:rPrChange w:id="10771" w:author="Airat Shigapov" w:date="2021-10-27T23:08:00Z">
              <w:rPr>
                <w:rFonts w:ascii="Consolas" w:hAnsi="Consolas" w:cs="Consolas"/>
                <w:color w:val="000000"/>
                <w:sz w:val="19"/>
                <w:szCs w:val="19"/>
              </w:rPr>
            </w:rPrChange>
          </w:rPr>
          <w:t xml:space="preserve"> </w:t>
        </w:r>
      </w:ins>
    </w:p>
    <w:p w14:paraId="45EC331C" w14:textId="77777777" w:rsidR="00D002A1" w:rsidRPr="008C09BE" w:rsidRDefault="00D002A1" w:rsidP="00D002A1">
      <w:pPr>
        <w:autoSpaceDE w:val="0"/>
        <w:autoSpaceDN w:val="0"/>
        <w:adjustRightInd w:val="0"/>
        <w:spacing w:after="0" w:line="240" w:lineRule="auto"/>
        <w:rPr>
          <w:ins w:id="10772" w:author="Airat Shigapov" w:date="2021-10-27T23:06:00Z"/>
          <w:rFonts w:ascii="Times New Roman" w:hAnsi="Times New Roman" w:cs="Times New Roman"/>
          <w:sz w:val="20"/>
          <w:szCs w:val="20"/>
          <w:lang w:val="en-US"/>
          <w:rPrChange w:id="10773" w:author="Airat Shigapov" w:date="2021-10-27T23:08:00Z">
            <w:rPr>
              <w:ins w:id="10774" w:author="Airat Shigapov" w:date="2021-10-27T23:06:00Z"/>
              <w:rFonts w:ascii="Consolas" w:hAnsi="Consolas" w:cs="Consolas"/>
              <w:color w:val="000000"/>
              <w:sz w:val="19"/>
              <w:szCs w:val="19"/>
            </w:rPr>
          </w:rPrChange>
        </w:rPr>
      </w:pPr>
      <w:ins w:id="10775" w:author="Airat Shigapov" w:date="2021-10-27T23:06:00Z">
        <w:r w:rsidRPr="008C09BE">
          <w:rPr>
            <w:rFonts w:ascii="Times New Roman" w:hAnsi="Times New Roman" w:cs="Times New Roman"/>
            <w:sz w:val="20"/>
            <w:szCs w:val="20"/>
            <w:lang w:val="en-US"/>
            <w:rPrChange w:id="10776"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10777" w:author="Airat Shigapov" w:date="2021-10-27T23:08:00Z">
              <w:rPr>
                <w:rFonts w:ascii="Consolas" w:hAnsi="Consolas" w:cs="Consolas"/>
                <w:color w:val="FF0000"/>
                <w:sz w:val="19"/>
                <w:szCs w:val="19"/>
              </w:rPr>
            </w:rPrChange>
          </w:rPr>
          <w:t xml:space="preserve"> Visibility</w:t>
        </w:r>
        <w:r w:rsidRPr="008C09BE">
          <w:rPr>
            <w:rFonts w:ascii="Times New Roman" w:hAnsi="Times New Roman" w:cs="Times New Roman"/>
            <w:sz w:val="20"/>
            <w:szCs w:val="20"/>
            <w:lang w:val="en-US"/>
            <w:rPrChange w:id="10778" w:author="Airat Shigapov" w:date="2021-10-27T23:08:00Z">
              <w:rPr>
                <w:rFonts w:ascii="Consolas" w:hAnsi="Consolas" w:cs="Consolas"/>
                <w:color w:val="0000FF"/>
                <w:sz w:val="19"/>
                <w:szCs w:val="19"/>
              </w:rPr>
            </w:rPrChange>
          </w:rPr>
          <w:t>="Hidden"</w:t>
        </w:r>
      </w:ins>
    </w:p>
    <w:p w14:paraId="1171A05A" w14:textId="77777777" w:rsidR="00D002A1" w:rsidRPr="008C09BE" w:rsidRDefault="00D002A1" w:rsidP="00D002A1">
      <w:pPr>
        <w:autoSpaceDE w:val="0"/>
        <w:autoSpaceDN w:val="0"/>
        <w:adjustRightInd w:val="0"/>
        <w:spacing w:after="0" w:line="240" w:lineRule="auto"/>
        <w:rPr>
          <w:ins w:id="10779" w:author="Airat Shigapov" w:date="2021-10-27T23:06:00Z"/>
          <w:rFonts w:ascii="Times New Roman" w:hAnsi="Times New Roman" w:cs="Times New Roman"/>
          <w:sz w:val="20"/>
          <w:szCs w:val="20"/>
          <w:lang w:val="en-US"/>
          <w:rPrChange w:id="10780" w:author="Airat Shigapov" w:date="2021-10-27T23:08:00Z">
            <w:rPr>
              <w:ins w:id="10781" w:author="Airat Shigapov" w:date="2021-10-27T23:06:00Z"/>
              <w:rFonts w:ascii="Consolas" w:hAnsi="Consolas" w:cs="Consolas"/>
              <w:color w:val="000000"/>
              <w:sz w:val="19"/>
              <w:szCs w:val="19"/>
            </w:rPr>
          </w:rPrChange>
        </w:rPr>
      </w:pPr>
      <w:ins w:id="10782" w:author="Airat Shigapov" w:date="2021-10-27T23:06:00Z">
        <w:r w:rsidRPr="008C09BE">
          <w:rPr>
            <w:rFonts w:ascii="Times New Roman" w:hAnsi="Times New Roman" w:cs="Times New Roman"/>
            <w:sz w:val="20"/>
            <w:szCs w:val="20"/>
            <w:lang w:val="en-US"/>
            <w:rPrChange w:id="10783"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10784" w:author="Airat Shigapov" w:date="2021-10-27T23:08:00Z">
              <w:rPr>
                <w:rFonts w:ascii="Consolas" w:hAnsi="Consolas" w:cs="Consolas"/>
                <w:color w:val="FF0000"/>
                <w:sz w:val="19"/>
                <w:szCs w:val="19"/>
              </w:rPr>
            </w:rPrChange>
          </w:rPr>
          <w:t xml:space="preserve"> Foreground</w:t>
        </w:r>
        <w:r w:rsidRPr="008C09BE">
          <w:rPr>
            <w:rFonts w:ascii="Times New Roman" w:hAnsi="Times New Roman" w:cs="Times New Roman"/>
            <w:sz w:val="20"/>
            <w:szCs w:val="20"/>
            <w:lang w:val="en-US"/>
            <w:rPrChange w:id="10785" w:author="Airat Shigapov" w:date="2021-10-27T23:08:00Z">
              <w:rPr>
                <w:rFonts w:ascii="Consolas" w:hAnsi="Consolas" w:cs="Consolas"/>
                <w:color w:val="0000FF"/>
                <w:sz w:val="19"/>
                <w:szCs w:val="19"/>
              </w:rPr>
            </w:rPrChange>
          </w:rPr>
          <w:t>="Red"</w:t>
        </w:r>
      </w:ins>
    </w:p>
    <w:p w14:paraId="4F2154BE" w14:textId="77777777" w:rsidR="00D002A1" w:rsidRPr="008C09BE" w:rsidRDefault="00D002A1" w:rsidP="00D002A1">
      <w:pPr>
        <w:autoSpaceDE w:val="0"/>
        <w:autoSpaceDN w:val="0"/>
        <w:adjustRightInd w:val="0"/>
        <w:spacing w:after="0" w:line="240" w:lineRule="auto"/>
        <w:rPr>
          <w:ins w:id="10786" w:author="Airat Shigapov" w:date="2021-10-27T23:06:00Z"/>
          <w:rFonts w:ascii="Times New Roman" w:hAnsi="Times New Roman" w:cs="Times New Roman"/>
          <w:sz w:val="20"/>
          <w:szCs w:val="20"/>
          <w:lang w:val="en-US"/>
          <w:rPrChange w:id="10787" w:author="Airat Shigapov" w:date="2021-10-27T23:08:00Z">
            <w:rPr>
              <w:ins w:id="10788" w:author="Airat Shigapov" w:date="2021-10-27T23:06:00Z"/>
              <w:rFonts w:ascii="Consolas" w:hAnsi="Consolas" w:cs="Consolas"/>
              <w:color w:val="000000"/>
              <w:sz w:val="19"/>
              <w:szCs w:val="19"/>
            </w:rPr>
          </w:rPrChange>
        </w:rPr>
      </w:pPr>
      <w:ins w:id="10789" w:author="Airat Shigapov" w:date="2021-10-27T23:06:00Z">
        <w:r w:rsidRPr="008C09BE">
          <w:rPr>
            <w:rFonts w:ascii="Times New Roman" w:hAnsi="Times New Roman" w:cs="Times New Roman"/>
            <w:sz w:val="20"/>
            <w:szCs w:val="20"/>
            <w:lang w:val="en-US"/>
            <w:rPrChange w:id="10790"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10791" w:author="Airat Shigapov" w:date="2021-10-27T23:08:00Z">
              <w:rPr>
                <w:rFonts w:ascii="Consolas" w:hAnsi="Consolas" w:cs="Consolas"/>
                <w:color w:val="FF0000"/>
                <w:sz w:val="19"/>
                <w:szCs w:val="19"/>
              </w:rPr>
            </w:rPrChange>
          </w:rPr>
          <w:t xml:space="preserve"> </w:t>
        </w:r>
        <w:proofErr w:type="spellStart"/>
        <w:r w:rsidRPr="008C09BE">
          <w:rPr>
            <w:rFonts w:ascii="Times New Roman" w:hAnsi="Times New Roman" w:cs="Times New Roman"/>
            <w:sz w:val="20"/>
            <w:szCs w:val="20"/>
            <w:lang w:val="en-US"/>
            <w:rPrChange w:id="10792" w:author="Airat Shigapov" w:date="2021-10-27T23:08:00Z">
              <w:rPr>
                <w:rFonts w:ascii="Consolas" w:hAnsi="Consolas" w:cs="Consolas"/>
                <w:color w:val="FF0000"/>
                <w:sz w:val="19"/>
                <w:szCs w:val="19"/>
              </w:rPr>
            </w:rPrChange>
          </w:rPr>
          <w:t>FontSize</w:t>
        </w:r>
        <w:proofErr w:type="spellEnd"/>
        <w:r w:rsidRPr="008C09BE">
          <w:rPr>
            <w:rFonts w:ascii="Times New Roman" w:hAnsi="Times New Roman" w:cs="Times New Roman"/>
            <w:sz w:val="20"/>
            <w:szCs w:val="20"/>
            <w:lang w:val="en-US"/>
            <w:rPrChange w:id="10793" w:author="Airat Shigapov" w:date="2021-10-27T23:08:00Z">
              <w:rPr>
                <w:rFonts w:ascii="Consolas" w:hAnsi="Consolas" w:cs="Consolas"/>
                <w:color w:val="0000FF"/>
                <w:sz w:val="19"/>
                <w:szCs w:val="19"/>
              </w:rPr>
            </w:rPrChange>
          </w:rPr>
          <w:t>="11"/&gt;</w:t>
        </w:r>
      </w:ins>
    </w:p>
    <w:p w14:paraId="4CBCD1C4" w14:textId="77777777" w:rsidR="00D002A1" w:rsidRPr="008C09BE" w:rsidRDefault="00D002A1" w:rsidP="00D002A1">
      <w:pPr>
        <w:autoSpaceDE w:val="0"/>
        <w:autoSpaceDN w:val="0"/>
        <w:adjustRightInd w:val="0"/>
        <w:spacing w:after="0" w:line="240" w:lineRule="auto"/>
        <w:rPr>
          <w:ins w:id="10794" w:author="Airat Shigapov" w:date="2021-10-27T23:06:00Z"/>
          <w:rFonts w:ascii="Times New Roman" w:hAnsi="Times New Roman" w:cs="Times New Roman"/>
          <w:sz w:val="20"/>
          <w:szCs w:val="20"/>
          <w:lang w:val="en-US"/>
          <w:rPrChange w:id="10795" w:author="Airat Shigapov" w:date="2021-10-27T23:08:00Z">
            <w:rPr>
              <w:ins w:id="10796" w:author="Airat Shigapov" w:date="2021-10-27T23:06:00Z"/>
              <w:rFonts w:ascii="Consolas" w:hAnsi="Consolas" w:cs="Consolas"/>
              <w:color w:val="000000"/>
              <w:sz w:val="19"/>
              <w:szCs w:val="19"/>
            </w:rPr>
          </w:rPrChange>
        </w:rPr>
      </w:pPr>
      <w:ins w:id="10797" w:author="Airat Shigapov" w:date="2021-10-27T23:06:00Z">
        <w:r w:rsidRPr="008C09BE">
          <w:rPr>
            <w:rFonts w:ascii="Times New Roman" w:hAnsi="Times New Roman" w:cs="Times New Roman"/>
            <w:sz w:val="20"/>
            <w:szCs w:val="20"/>
            <w:lang w:val="en-US"/>
            <w:rPrChange w:id="10798"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10799" w:author="Airat Shigapov" w:date="2021-10-27T23:08:00Z">
              <w:rPr>
                <w:rFonts w:ascii="Consolas" w:hAnsi="Consolas" w:cs="Consolas"/>
                <w:color w:val="0000FF"/>
                <w:sz w:val="19"/>
                <w:szCs w:val="19"/>
              </w:rPr>
            </w:rPrChange>
          </w:rPr>
          <w:t>&lt;</w:t>
        </w:r>
        <w:proofErr w:type="spellStart"/>
        <w:r w:rsidRPr="008C09BE">
          <w:rPr>
            <w:rFonts w:ascii="Times New Roman" w:hAnsi="Times New Roman" w:cs="Times New Roman"/>
            <w:sz w:val="20"/>
            <w:szCs w:val="20"/>
            <w:lang w:val="en-US"/>
            <w:rPrChange w:id="10800" w:author="Airat Shigapov" w:date="2021-10-27T23:08:00Z">
              <w:rPr>
                <w:rFonts w:ascii="Consolas" w:hAnsi="Consolas" w:cs="Consolas"/>
                <w:color w:val="A31515"/>
                <w:sz w:val="19"/>
                <w:szCs w:val="19"/>
              </w:rPr>
            </w:rPrChange>
          </w:rPr>
          <w:t>TextBox</w:t>
        </w:r>
        <w:proofErr w:type="spellEnd"/>
        <w:r w:rsidRPr="008C09BE">
          <w:rPr>
            <w:rFonts w:ascii="Times New Roman" w:hAnsi="Times New Roman" w:cs="Times New Roman"/>
            <w:sz w:val="20"/>
            <w:szCs w:val="20"/>
            <w:lang w:val="en-US"/>
            <w:rPrChange w:id="10801" w:author="Airat Shigapov" w:date="2021-10-27T23:08:00Z">
              <w:rPr>
                <w:rFonts w:ascii="Consolas" w:hAnsi="Consolas" w:cs="Consolas"/>
                <w:color w:val="FF0000"/>
                <w:sz w:val="19"/>
                <w:szCs w:val="19"/>
              </w:rPr>
            </w:rPrChange>
          </w:rPr>
          <w:t xml:space="preserve"> </w:t>
        </w:r>
        <w:proofErr w:type="gramStart"/>
        <w:r w:rsidRPr="008C09BE">
          <w:rPr>
            <w:rFonts w:ascii="Times New Roman" w:hAnsi="Times New Roman" w:cs="Times New Roman"/>
            <w:sz w:val="20"/>
            <w:szCs w:val="20"/>
            <w:lang w:val="en-US"/>
            <w:rPrChange w:id="10802" w:author="Airat Shigapov" w:date="2021-10-27T23:08:00Z">
              <w:rPr>
                <w:rFonts w:ascii="Consolas" w:hAnsi="Consolas" w:cs="Consolas"/>
                <w:color w:val="FF0000"/>
                <w:sz w:val="19"/>
                <w:szCs w:val="19"/>
              </w:rPr>
            </w:rPrChange>
          </w:rPr>
          <w:t>x</w:t>
        </w:r>
        <w:r w:rsidRPr="008C09BE">
          <w:rPr>
            <w:rFonts w:ascii="Times New Roman" w:hAnsi="Times New Roman" w:cs="Times New Roman"/>
            <w:sz w:val="20"/>
            <w:szCs w:val="20"/>
            <w:lang w:val="en-US"/>
            <w:rPrChange w:id="10803" w:author="Airat Shigapov" w:date="2021-10-27T23:08:00Z">
              <w:rPr>
                <w:rFonts w:ascii="Consolas" w:hAnsi="Consolas" w:cs="Consolas"/>
                <w:color w:val="0000FF"/>
                <w:sz w:val="19"/>
                <w:szCs w:val="19"/>
              </w:rPr>
            </w:rPrChange>
          </w:rPr>
          <w:t>:</w:t>
        </w:r>
        <w:r w:rsidRPr="008C09BE">
          <w:rPr>
            <w:rFonts w:ascii="Times New Roman" w:hAnsi="Times New Roman" w:cs="Times New Roman"/>
            <w:sz w:val="20"/>
            <w:szCs w:val="20"/>
            <w:lang w:val="en-US"/>
            <w:rPrChange w:id="10804" w:author="Airat Shigapov" w:date="2021-10-27T23:08:00Z">
              <w:rPr>
                <w:rFonts w:ascii="Consolas" w:hAnsi="Consolas" w:cs="Consolas"/>
                <w:color w:val="FF0000"/>
                <w:sz w:val="19"/>
                <w:szCs w:val="19"/>
              </w:rPr>
            </w:rPrChange>
          </w:rPr>
          <w:t>Name</w:t>
        </w:r>
        <w:proofErr w:type="gramEnd"/>
        <w:r w:rsidRPr="008C09BE">
          <w:rPr>
            <w:rFonts w:ascii="Times New Roman" w:hAnsi="Times New Roman" w:cs="Times New Roman"/>
            <w:sz w:val="20"/>
            <w:szCs w:val="20"/>
            <w:lang w:val="en-US"/>
            <w:rPrChange w:id="10805" w:author="Airat Shigapov" w:date="2021-10-27T23:08:00Z">
              <w:rPr>
                <w:rFonts w:ascii="Consolas" w:hAnsi="Consolas" w:cs="Consolas"/>
                <w:color w:val="0000FF"/>
                <w:sz w:val="19"/>
                <w:szCs w:val="19"/>
              </w:rPr>
            </w:rPrChange>
          </w:rPr>
          <w:t>="phonefield"</w:t>
        </w:r>
      </w:ins>
    </w:p>
    <w:p w14:paraId="02C836C1" w14:textId="77777777" w:rsidR="00D002A1" w:rsidRPr="008C09BE" w:rsidRDefault="00D002A1" w:rsidP="00D002A1">
      <w:pPr>
        <w:autoSpaceDE w:val="0"/>
        <w:autoSpaceDN w:val="0"/>
        <w:adjustRightInd w:val="0"/>
        <w:spacing w:after="0" w:line="240" w:lineRule="auto"/>
        <w:rPr>
          <w:ins w:id="10806" w:author="Airat Shigapov" w:date="2021-10-27T23:06:00Z"/>
          <w:rFonts w:ascii="Times New Roman" w:hAnsi="Times New Roman" w:cs="Times New Roman"/>
          <w:sz w:val="20"/>
          <w:szCs w:val="20"/>
          <w:lang w:val="en-US"/>
          <w:rPrChange w:id="10807" w:author="Airat Shigapov" w:date="2021-10-27T23:08:00Z">
            <w:rPr>
              <w:ins w:id="10808" w:author="Airat Shigapov" w:date="2021-10-27T23:06:00Z"/>
              <w:rFonts w:ascii="Consolas" w:hAnsi="Consolas" w:cs="Consolas"/>
              <w:color w:val="000000"/>
              <w:sz w:val="19"/>
              <w:szCs w:val="19"/>
            </w:rPr>
          </w:rPrChange>
        </w:rPr>
      </w:pPr>
      <w:ins w:id="10809" w:author="Airat Shigapov" w:date="2021-10-27T23:06:00Z">
        <w:r w:rsidRPr="008C09BE">
          <w:rPr>
            <w:rFonts w:ascii="Times New Roman" w:hAnsi="Times New Roman" w:cs="Times New Roman"/>
            <w:sz w:val="20"/>
            <w:szCs w:val="20"/>
            <w:lang w:val="en-US"/>
            <w:rPrChange w:id="10810"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10811" w:author="Airat Shigapov" w:date="2021-10-27T23:08:00Z">
              <w:rPr>
                <w:rFonts w:ascii="Consolas" w:hAnsi="Consolas" w:cs="Consolas"/>
                <w:color w:val="FF0000"/>
                <w:sz w:val="19"/>
                <w:szCs w:val="19"/>
              </w:rPr>
            </w:rPrChange>
          </w:rPr>
          <w:t xml:space="preserve"> Text</w:t>
        </w:r>
        <w:r w:rsidRPr="008C09BE">
          <w:rPr>
            <w:rFonts w:ascii="Times New Roman" w:hAnsi="Times New Roman" w:cs="Times New Roman"/>
            <w:sz w:val="20"/>
            <w:szCs w:val="20"/>
            <w:lang w:val="en-US"/>
            <w:rPrChange w:id="10812" w:author="Airat Shigapov" w:date="2021-10-27T23:08:00Z">
              <w:rPr>
                <w:rFonts w:ascii="Consolas" w:hAnsi="Consolas" w:cs="Consolas"/>
                <w:color w:val="0000FF"/>
                <w:sz w:val="19"/>
                <w:szCs w:val="19"/>
              </w:rPr>
            </w:rPrChange>
          </w:rPr>
          <w:t>="</w:t>
        </w:r>
        <w:r w:rsidRPr="008C09BE">
          <w:rPr>
            <w:rFonts w:ascii="Times New Roman" w:hAnsi="Times New Roman" w:cs="Times New Roman"/>
            <w:sz w:val="20"/>
            <w:szCs w:val="20"/>
            <w:rPrChange w:id="10813" w:author="Airat Shigapov" w:date="2021-10-27T23:08:00Z">
              <w:rPr>
                <w:rFonts w:ascii="Consolas" w:hAnsi="Consolas" w:cs="Consolas"/>
                <w:color w:val="0000FF"/>
                <w:sz w:val="19"/>
                <w:szCs w:val="19"/>
              </w:rPr>
            </w:rPrChange>
          </w:rPr>
          <w:t>Номер</w:t>
        </w:r>
        <w:r w:rsidRPr="008C09BE">
          <w:rPr>
            <w:rFonts w:ascii="Times New Roman" w:hAnsi="Times New Roman" w:cs="Times New Roman"/>
            <w:sz w:val="20"/>
            <w:szCs w:val="20"/>
            <w:lang w:val="en-US"/>
            <w:rPrChange w:id="10814" w:author="Airat Shigapov" w:date="2021-10-27T23:08:00Z">
              <w:rPr>
                <w:rFonts w:ascii="Consolas" w:hAnsi="Consolas" w:cs="Consolas"/>
                <w:color w:val="0000FF"/>
                <w:sz w:val="19"/>
                <w:szCs w:val="19"/>
              </w:rPr>
            </w:rPrChange>
          </w:rPr>
          <w:t xml:space="preserve"> </w:t>
        </w:r>
        <w:r w:rsidRPr="008C09BE">
          <w:rPr>
            <w:rFonts w:ascii="Times New Roman" w:hAnsi="Times New Roman" w:cs="Times New Roman"/>
            <w:sz w:val="20"/>
            <w:szCs w:val="20"/>
            <w:rPrChange w:id="10815" w:author="Airat Shigapov" w:date="2021-10-27T23:08:00Z">
              <w:rPr>
                <w:rFonts w:ascii="Consolas" w:hAnsi="Consolas" w:cs="Consolas"/>
                <w:color w:val="0000FF"/>
                <w:sz w:val="19"/>
                <w:szCs w:val="19"/>
              </w:rPr>
            </w:rPrChange>
          </w:rPr>
          <w:t>телефона</w:t>
        </w:r>
        <w:r w:rsidRPr="008C09BE">
          <w:rPr>
            <w:rFonts w:ascii="Times New Roman" w:hAnsi="Times New Roman" w:cs="Times New Roman"/>
            <w:sz w:val="20"/>
            <w:szCs w:val="20"/>
            <w:lang w:val="en-US"/>
            <w:rPrChange w:id="10816" w:author="Airat Shigapov" w:date="2021-10-27T23:08:00Z">
              <w:rPr>
                <w:rFonts w:ascii="Consolas" w:hAnsi="Consolas" w:cs="Consolas"/>
                <w:color w:val="0000FF"/>
                <w:sz w:val="19"/>
                <w:szCs w:val="19"/>
              </w:rPr>
            </w:rPrChange>
          </w:rPr>
          <w:t>"</w:t>
        </w:r>
      </w:ins>
    </w:p>
    <w:p w14:paraId="55E948D4" w14:textId="77777777" w:rsidR="00D002A1" w:rsidRPr="008C09BE" w:rsidRDefault="00D002A1" w:rsidP="00D002A1">
      <w:pPr>
        <w:autoSpaceDE w:val="0"/>
        <w:autoSpaceDN w:val="0"/>
        <w:adjustRightInd w:val="0"/>
        <w:spacing w:after="0" w:line="240" w:lineRule="auto"/>
        <w:rPr>
          <w:ins w:id="10817" w:author="Airat Shigapov" w:date="2021-10-27T23:06:00Z"/>
          <w:rFonts w:ascii="Times New Roman" w:hAnsi="Times New Roman" w:cs="Times New Roman"/>
          <w:sz w:val="20"/>
          <w:szCs w:val="20"/>
          <w:lang w:val="en-US"/>
          <w:rPrChange w:id="10818" w:author="Airat Shigapov" w:date="2021-10-27T23:08:00Z">
            <w:rPr>
              <w:ins w:id="10819" w:author="Airat Shigapov" w:date="2021-10-27T23:06:00Z"/>
              <w:rFonts w:ascii="Consolas" w:hAnsi="Consolas" w:cs="Consolas"/>
              <w:color w:val="000000"/>
              <w:sz w:val="19"/>
              <w:szCs w:val="19"/>
            </w:rPr>
          </w:rPrChange>
        </w:rPr>
      </w:pPr>
      <w:ins w:id="10820" w:author="Airat Shigapov" w:date="2021-10-27T23:06:00Z">
        <w:r w:rsidRPr="008C09BE">
          <w:rPr>
            <w:rFonts w:ascii="Times New Roman" w:hAnsi="Times New Roman" w:cs="Times New Roman"/>
            <w:sz w:val="20"/>
            <w:szCs w:val="20"/>
            <w:lang w:val="en-US"/>
            <w:rPrChange w:id="10821"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10822" w:author="Airat Shigapov" w:date="2021-10-27T23:08:00Z">
              <w:rPr>
                <w:rFonts w:ascii="Consolas" w:hAnsi="Consolas" w:cs="Consolas"/>
                <w:color w:val="FF0000"/>
                <w:sz w:val="19"/>
                <w:szCs w:val="19"/>
              </w:rPr>
            </w:rPrChange>
          </w:rPr>
          <w:t xml:space="preserve"> </w:t>
        </w:r>
        <w:proofErr w:type="spellStart"/>
        <w:r w:rsidRPr="008C09BE">
          <w:rPr>
            <w:rFonts w:ascii="Times New Roman" w:hAnsi="Times New Roman" w:cs="Times New Roman"/>
            <w:sz w:val="20"/>
            <w:szCs w:val="20"/>
            <w:lang w:val="en-US"/>
            <w:rPrChange w:id="10823" w:author="Airat Shigapov" w:date="2021-10-27T23:08:00Z">
              <w:rPr>
                <w:rFonts w:ascii="Consolas" w:hAnsi="Consolas" w:cs="Consolas"/>
                <w:color w:val="FF0000"/>
                <w:sz w:val="19"/>
                <w:szCs w:val="19"/>
              </w:rPr>
            </w:rPrChange>
          </w:rPr>
          <w:t>MaxLength</w:t>
        </w:r>
        <w:proofErr w:type="spellEnd"/>
        <w:r w:rsidRPr="008C09BE">
          <w:rPr>
            <w:rFonts w:ascii="Times New Roman" w:hAnsi="Times New Roman" w:cs="Times New Roman"/>
            <w:sz w:val="20"/>
            <w:szCs w:val="20"/>
            <w:lang w:val="en-US"/>
            <w:rPrChange w:id="10824" w:author="Airat Shigapov" w:date="2021-10-27T23:08:00Z">
              <w:rPr>
                <w:rFonts w:ascii="Consolas" w:hAnsi="Consolas" w:cs="Consolas"/>
                <w:color w:val="0000FF"/>
                <w:sz w:val="19"/>
                <w:szCs w:val="19"/>
              </w:rPr>
            </w:rPrChange>
          </w:rPr>
          <w:t>="11"</w:t>
        </w:r>
      </w:ins>
    </w:p>
    <w:p w14:paraId="719BC821" w14:textId="77777777" w:rsidR="00D002A1" w:rsidRPr="008C09BE" w:rsidRDefault="00D002A1" w:rsidP="00D002A1">
      <w:pPr>
        <w:autoSpaceDE w:val="0"/>
        <w:autoSpaceDN w:val="0"/>
        <w:adjustRightInd w:val="0"/>
        <w:spacing w:after="0" w:line="240" w:lineRule="auto"/>
        <w:rPr>
          <w:ins w:id="10825" w:author="Airat Shigapov" w:date="2021-10-27T23:06:00Z"/>
          <w:rFonts w:ascii="Times New Roman" w:hAnsi="Times New Roman" w:cs="Times New Roman"/>
          <w:sz w:val="20"/>
          <w:szCs w:val="20"/>
          <w:lang w:val="en-US"/>
          <w:rPrChange w:id="10826" w:author="Airat Shigapov" w:date="2021-10-27T23:08:00Z">
            <w:rPr>
              <w:ins w:id="10827" w:author="Airat Shigapov" w:date="2021-10-27T23:06:00Z"/>
              <w:rFonts w:ascii="Consolas" w:hAnsi="Consolas" w:cs="Consolas"/>
              <w:color w:val="000000"/>
              <w:sz w:val="19"/>
              <w:szCs w:val="19"/>
            </w:rPr>
          </w:rPrChange>
        </w:rPr>
      </w:pPr>
      <w:ins w:id="10828" w:author="Airat Shigapov" w:date="2021-10-27T23:06:00Z">
        <w:r w:rsidRPr="008C09BE">
          <w:rPr>
            <w:rFonts w:ascii="Times New Roman" w:hAnsi="Times New Roman" w:cs="Times New Roman"/>
            <w:sz w:val="20"/>
            <w:szCs w:val="20"/>
            <w:lang w:val="en-US"/>
            <w:rPrChange w:id="10829"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10830" w:author="Airat Shigapov" w:date="2021-10-27T23:08:00Z">
              <w:rPr>
                <w:rFonts w:ascii="Consolas" w:hAnsi="Consolas" w:cs="Consolas"/>
                <w:color w:val="FF0000"/>
                <w:sz w:val="19"/>
                <w:szCs w:val="19"/>
              </w:rPr>
            </w:rPrChange>
          </w:rPr>
          <w:t xml:space="preserve"> </w:t>
        </w:r>
        <w:proofErr w:type="spellStart"/>
        <w:r w:rsidRPr="008C09BE">
          <w:rPr>
            <w:rFonts w:ascii="Times New Roman" w:hAnsi="Times New Roman" w:cs="Times New Roman"/>
            <w:sz w:val="20"/>
            <w:szCs w:val="20"/>
            <w:lang w:val="en-US"/>
            <w:rPrChange w:id="10831" w:author="Airat Shigapov" w:date="2021-10-27T23:08:00Z">
              <w:rPr>
                <w:rFonts w:ascii="Consolas" w:hAnsi="Consolas" w:cs="Consolas"/>
                <w:color w:val="FF0000"/>
                <w:sz w:val="19"/>
                <w:szCs w:val="19"/>
              </w:rPr>
            </w:rPrChange>
          </w:rPr>
          <w:t>GotFocus</w:t>
        </w:r>
        <w:proofErr w:type="spellEnd"/>
        <w:r w:rsidRPr="008C09BE">
          <w:rPr>
            <w:rFonts w:ascii="Times New Roman" w:hAnsi="Times New Roman" w:cs="Times New Roman"/>
            <w:sz w:val="20"/>
            <w:szCs w:val="20"/>
            <w:lang w:val="en-US"/>
            <w:rPrChange w:id="10832" w:author="Airat Shigapov" w:date="2021-10-27T23:08:00Z">
              <w:rPr>
                <w:rFonts w:ascii="Consolas" w:hAnsi="Consolas" w:cs="Consolas"/>
                <w:color w:val="0000FF"/>
                <w:sz w:val="19"/>
                <w:szCs w:val="19"/>
              </w:rPr>
            </w:rPrChange>
          </w:rPr>
          <w:t>="</w:t>
        </w:r>
        <w:proofErr w:type="spellStart"/>
        <w:r w:rsidRPr="008C09BE">
          <w:rPr>
            <w:rFonts w:ascii="Times New Roman" w:hAnsi="Times New Roman" w:cs="Times New Roman"/>
            <w:sz w:val="20"/>
            <w:szCs w:val="20"/>
            <w:lang w:val="en-US"/>
            <w:rPrChange w:id="10833" w:author="Airat Shigapov" w:date="2021-10-27T23:08:00Z">
              <w:rPr>
                <w:rFonts w:ascii="Consolas" w:hAnsi="Consolas" w:cs="Consolas"/>
                <w:color w:val="0000FF"/>
                <w:sz w:val="19"/>
                <w:szCs w:val="19"/>
              </w:rPr>
            </w:rPrChange>
          </w:rPr>
          <w:t>phonefield_GotFocus</w:t>
        </w:r>
        <w:proofErr w:type="spellEnd"/>
        <w:r w:rsidRPr="008C09BE">
          <w:rPr>
            <w:rFonts w:ascii="Times New Roman" w:hAnsi="Times New Roman" w:cs="Times New Roman"/>
            <w:sz w:val="20"/>
            <w:szCs w:val="20"/>
            <w:lang w:val="en-US"/>
            <w:rPrChange w:id="10834" w:author="Airat Shigapov" w:date="2021-10-27T23:08:00Z">
              <w:rPr>
                <w:rFonts w:ascii="Consolas" w:hAnsi="Consolas" w:cs="Consolas"/>
                <w:color w:val="0000FF"/>
                <w:sz w:val="19"/>
                <w:szCs w:val="19"/>
              </w:rPr>
            </w:rPrChange>
          </w:rPr>
          <w:t>"</w:t>
        </w:r>
      </w:ins>
    </w:p>
    <w:p w14:paraId="0059860A" w14:textId="77777777" w:rsidR="00D002A1" w:rsidRPr="008C09BE" w:rsidRDefault="00D002A1" w:rsidP="00D002A1">
      <w:pPr>
        <w:autoSpaceDE w:val="0"/>
        <w:autoSpaceDN w:val="0"/>
        <w:adjustRightInd w:val="0"/>
        <w:spacing w:after="0" w:line="240" w:lineRule="auto"/>
        <w:rPr>
          <w:ins w:id="10835" w:author="Airat Shigapov" w:date="2021-10-27T23:06:00Z"/>
          <w:rFonts w:ascii="Times New Roman" w:hAnsi="Times New Roman" w:cs="Times New Roman"/>
          <w:sz w:val="20"/>
          <w:szCs w:val="20"/>
          <w:lang w:val="en-US"/>
          <w:rPrChange w:id="10836" w:author="Airat Shigapov" w:date="2021-10-27T23:08:00Z">
            <w:rPr>
              <w:ins w:id="10837" w:author="Airat Shigapov" w:date="2021-10-27T23:06:00Z"/>
              <w:rFonts w:ascii="Consolas" w:hAnsi="Consolas" w:cs="Consolas"/>
              <w:color w:val="000000"/>
              <w:sz w:val="19"/>
              <w:szCs w:val="19"/>
            </w:rPr>
          </w:rPrChange>
        </w:rPr>
      </w:pPr>
      <w:ins w:id="10838" w:author="Airat Shigapov" w:date="2021-10-27T23:06:00Z">
        <w:r w:rsidRPr="008C09BE">
          <w:rPr>
            <w:rFonts w:ascii="Times New Roman" w:hAnsi="Times New Roman" w:cs="Times New Roman"/>
            <w:sz w:val="20"/>
            <w:szCs w:val="20"/>
            <w:lang w:val="en-US"/>
            <w:rPrChange w:id="10839"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10840" w:author="Airat Shigapov" w:date="2021-10-27T23:08:00Z">
              <w:rPr>
                <w:rFonts w:ascii="Consolas" w:hAnsi="Consolas" w:cs="Consolas"/>
                <w:color w:val="FF0000"/>
                <w:sz w:val="19"/>
                <w:szCs w:val="19"/>
              </w:rPr>
            </w:rPrChange>
          </w:rPr>
          <w:t xml:space="preserve"> </w:t>
        </w:r>
        <w:proofErr w:type="spellStart"/>
        <w:r w:rsidRPr="008C09BE">
          <w:rPr>
            <w:rFonts w:ascii="Times New Roman" w:hAnsi="Times New Roman" w:cs="Times New Roman"/>
            <w:sz w:val="20"/>
            <w:szCs w:val="20"/>
            <w:lang w:val="en-US"/>
            <w:rPrChange w:id="10841" w:author="Airat Shigapov" w:date="2021-10-27T23:08:00Z">
              <w:rPr>
                <w:rFonts w:ascii="Consolas" w:hAnsi="Consolas" w:cs="Consolas"/>
                <w:color w:val="FF0000"/>
                <w:sz w:val="19"/>
                <w:szCs w:val="19"/>
              </w:rPr>
            </w:rPrChange>
          </w:rPr>
          <w:t>LostFocus</w:t>
        </w:r>
        <w:proofErr w:type="spellEnd"/>
        <w:r w:rsidRPr="008C09BE">
          <w:rPr>
            <w:rFonts w:ascii="Times New Roman" w:hAnsi="Times New Roman" w:cs="Times New Roman"/>
            <w:sz w:val="20"/>
            <w:szCs w:val="20"/>
            <w:lang w:val="en-US"/>
            <w:rPrChange w:id="10842" w:author="Airat Shigapov" w:date="2021-10-27T23:08:00Z">
              <w:rPr>
                <w:rFonts w:ascii="Consolas" w:hAnsi="Consolas" w:cs="Consolas"/>
                <w:color w:val="0000FF"/>
                <w:sz w:val="19"/>
                <w:szCs w:val="19"/>
              </w:rPr>
            </w:rPrChange>
          </w:rPr>
          <w:t>="</w:t>
        </w:r>
        <w:proofErr w:type="spellStart"/>
        <w:r w:rsidRPr="008C09BE">
          <w:rPr>
            <w:rFonts w:ascii="Times New Roman" w:hAnsi="Times New Roman" w:cs="Times New Roman"/>
            <w:sz w:val="20"/>
            <w:szCs w:val="20"/>
            <w:lang w:val="en-US"/>
            <w:rPrChange w:id="10843" w:author="Airat Shigapov" w:date="2021-10-27T23:08:00Z">
              <w:rPr>
                <w:rFonts w:ascii="Consolas" w:hAnsi="Consolas" w:cs="Consolas"/>
                <w:color w:val="0000FF"/>
                <w:sz w:val="19"/>
                <w:szCs w:val="19"/>
              </w:rPr>
            </w:rPrChange>
          </w:rPr>
          <w:t>phonefield_LostFocus</w:t>
        </w:r>
        <w:proofErr w:type="spellEnd"/>
        <w:r w:rsidRPr="008C09BE">
          <w:rPr>
            <w:rFonts w:ascii="Times New Roman" w:hAnsi="Times New Roman" w:cs="Times New Roman"/>
            <w:sz w:val="20"/>
            <w:szCs w:val="20"/>
            <w:lang w:val="en-US"/>
            <w:rPrChange w:id="10844" w:author="Airat Shigapov" w:date="2021-10-27T23:08:00Z">
              <w:rPr>
                <w:rFonts w:ascii="Consolas" w:hAnsi="Consolas" w:cs="Consolas"/>
                <w:color w:val="0000FF"/>
                <w:sz w:val="19"/>
                <w:szCs w:val="19"/>
              </w:rPr>
            </w:rPrChange>
          </w:rPr>
          <w:t>"</w:t>
        </w:r>
      </w:ins>
    </w:p>
    <w:p w14:paraId="0577DE6A" w14:textId="77777777" w:rsidR="00D002A1" w:rsidRPr="008C09BE" w:rsidRDefault="00D002A1" w:rsidP="00D002A1">
      <w:pPr>
        <w:autoSpaceDE w:val="0"/>
        <w:autoSpaceDN w:val="0"/>
        <w:adjustRightInd w:val="0"/>
        <w:spacing w:after="0" w:line="240" w:lineRule="auto"/>
        <w:rPr>
          <w:ins w:id="10845" w:author="Airat Shigapov" w:date="2021-10-27T23:06:00Z"/>
          <w:rFonts w:ascii="Times New Roman" w:hAnsi="Times New Roman" w:cs="Times New Roman"/>
          <w:sz w:val="20"/>
          <w:szCs w:val="20"/>
          <w:lang w:val="en-US"/>
          <w:rPrChange w:id="10846" w:author="Airat Shigapov" w:date="2021-10-27T23:08:00Z">
            <w:rPr>
              <w:ins w:id="10847" w:author="Airat Shigapov" w:date="2021-10-27T23:06:00Z"/>
              <w:rFonts w:ascii="Consolas" w:hAnsi="Consolas" w:cs="Consolas"/>
              <w:color w:val="000000"/>
              <w:sz w:val="19"/>
              <w:szCs w:val="19"/>
            </w:rPr>
          </w:rPrChange>
        </w:rPr>
      </w:pPr>
      <w:ins w:id="10848" w:author="Airat Shigapov" w:date="2021-10-27T23:06:00Z">
        <w:r w:rsidRPr="008C09BE">
          <w:rPr>
            <w:rFonts w:ascii="Times New Roman" w:hAnsi="Times New Roman" w:cs="Times New Roman"/>
            <w:sz w:val="20"/>
            <w:szCs w:val="20"/>
            <w:lang w:val="en-US"/>
            <w:rPrChange w:id="10849"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10850" w:author="Airat Shigapov" w:date="2021-10-27T23:08:00Z">
              <w:rPr>
                <w:rFonts w:ascii="Consolas" w:hAnsi="Consolas" w:cs="Consolas"/>
                <w:color w:val="FF0000"/>
                <w:sz w:val="19"/>
                <w:szCs w:val="19"/>
              </w:rPr>
            </w:rPrChange>
          </w:rPr>
          <w:t xml:space="preserve"> Margin</w:t>
        </w:r>
        <w:r w:rsidRPr="008C09BE">
          <w:rPr>
            <w:rFonts w:ascii="Times New Roman" w:hAnsi="Times New Roman" w:cs="Times New Roman"/>
            <w:sz w:val="20"/>
            <w:szCs w:val="20"/>
            <w:lang w:val="en-US"/>
            <w:rPrChange w:id="10851" w:author="Airat Shigapov" w:date="2021-10-27T23:08:00Z">
              <w:rPr>
                <w:rFonts w:ascii="Consolas" w:hAnsi="Consolas" w:cs="Consolas"/>
                <w:color w:val="0000FF"/>
                <w:sz w:val="19"/>
                <w:szCs w:val="19"/>
              </w:rPr>
            </w:rPrChange>
          </w:rPr>
          <w:t>="0,2,0,0"&gt;</w:t>
        </w:r>
      </w:ins>
    </w:p>
    <w:p w14:paraId="629C4580" w14:textId="77777777" w:rsidR="00D002A1" w:rsidRPr="008C09BE" w:rsidRDefault="00D002A1" w:rsidP="00D002A1">
      <w:pPr>
        <w:autoSpaceDE w:val="0"/>
        <w:autoSpaceDN w:val="0"/>
        <w:adjustRightInd w:val="0"/>
        <w:spacing w:after="0" w:line="240" w:lineRule="auto"/>
        <w:rPr>
          <w:ins w:id="10852" w:author="Airat Shigapov" w:date="2021-10-27T23:06:00Z"/>
          <w:rFonts w:ascii="Times New Roman" w:hAnsi="Times New Roman" w:cs="Times New Roman"/>
          <w:sz w:val="20"/>
          <w:szCs w:val="20"/>
          <w:lang w:val="en-US"/>
          <w:rPrChange w:id="10853" w:author="Airat Shigapov" w:date="2021-10-27T23:08:00Z">
            <w:rPr>
              <w:ins w:id="10854" w:author="Airat Shigapov" w:date="2021-10-27T23:06:00Z"/>
              <w:rFonts w:ascii="Consolas" w:hAnsi="Consolas" w:cs="Consolas"/>
              <w:color w:val="000000"/>
              <w:sz w:val="19"/>
              <w:szCs w:val="19"/>
            </w:rPr>
          </w:rPrChange>
        </w:rPr>
      </w:pPr>
      <w:ins w:id="10855" w:author="Airat Shigapov" w:date="2021-10-27T23:06:00Z">
        <w:r w:rsidRPr="008C09BE">
          <w:rPr>
            <w:rFonts w:ascii="Times New Roman" w:hAnsi="Times New Roman" w:cs="Times New Roman"/>
            <w:sz w:val="20"/>
            <w:szCs w:val="20"/>
            <w:lang w:val="en-US"/>
            <w:rPrChange w:id="10856"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10857" w:author="Airat Shigapov" w:date="2021-10-27T23:08:00Z">
              <w:rPr>
                <w:rFonts w:ascii="Consolas" w:hAnsi="Consolas" w:cs="Consolas"/>
                <w:color w:val="0000FF"/>
                <w:sz w:val="19"/>
                <w:szCs w:val="19"/>
              </w:rPr>
            </w:rPrChange>
          </w:rPr>
          <w:t>&lt;/</w:t>
        </w:r>
        <w:proofErr w:type="spellStart"/>
        <w:r w:rsidRPr="008C09BE">
          <w:rPr>
            <w:rFonts w:ascii="Times New Roman" w:hAnsi="Times New Roman" w:cs="Times New Roman"/>
            <w:sz w:val="20"/>
            <w:szCs w:val="20"/>
            <w:lang w:val="en-US"/>
            <w:rPrChange w:id="10858" w:author="Airat Shigapov" w:date="2021-10-27T23:08:00Z">
              <w:rPr>
                <w:rFonts w:ascii="Consolas" w:hAnsi="Consolas" w:cs="Consolas"/>
                <w:color w:val="A31515"/>
                <w:sz w:val="19"/>
                <w:szCs w:val="19"/>
              </w:rPr>
            </w:rPrChange>
          </w:rPr>
          <w:t>TextBox</w:t>
        </w:r>
        <w:proofErr w:type="spellEnd"/>
        <w:r w:rsidRPr="008C09BE">
          <w:rPr>
            <w:rFonts w:ascii="Times New Roman" w:hAnsi="Times New Roman" w:cs="Times New Roman"/>
            <w:sz w:val="20"/>
            <w:szCs w:val="20"/>
            <w:lang w:val="en-US"/>
            <w:rPrChange w:id="10859" w:author="Airat Shigapov" w:date="2021-10-27T23:08:00Z">
              <w:rPr>
                <w:rFonts w:ascii="Consolas" w:hAnsi="Consolas" w:cs="Consolas"/>
                <w:color w:val="0000FF"/>
                <w:sz w:val="19"/>
                <w:szCs w:val="19"/>
              </w:rPr>
            </w:rPrChange>
          </w:rPr>
          <w:t>&gt;</w:t>
        </w:r>
      </w:ins>
    </w:p>
    <w:p w14:paraId="2023222B" w14:textId="77777777" w:rsidR="00D002A1" w:rsidRPr="008C09BE" w:rsidRDefault="00D002A1" w:rsidP="00D002A1">
      <w:pPr>
        <w:autoSpaceDE w:val="0"/>
        <w:autoSpaceDN w:val="0"/>
        <w:adjustRightInd w:val="0"/>
        <w:spacing w:after="0" w:line="240" w:lineRule="auto"/>
        <w:rPr>
          <w:ins w:id="10860" w:author="Airat Shigapov" w:date="2021-10-27T23:06:00Z"/>
          <w:rFonts w:ascii="Times New Roman" w:hAnsi="Times New Roman" w:cs="Times New Roman"/>
          <w:sz w:val="20"/>
          <w:szCs w:val="20"/>
          <w:lang w:val="en-US"/>
          <w:rPrChange w:id="10861" w:author="Airat Shigapov" w:date="2021-10-27T23:08:00Z">
            <w:rPr>
              <w:ins w:id="10862" w:author="Airat Shigapov" w:date="2021-10-27T23:06:00Z"/>
              <w:rFonts w:ascii="Consolas" w:hAnsi="Consolas" w:cs="Consolas"/>
              <w:color w:val="000000"/>
              <w:sz w:val="19"/>
              <w:szCs w:val="19"/>
            </w:rPr>
          </w:rPrChange>
        </w:rPr>
      </w:pPr>
      <w:ins w:id="10863" w:author="Airat Shigapov" w:date="2021-10-27T23:06:00Z">
        <w:r w:rsidRPr="008C09BE">
          <w:rPr>
            <w:rFonts w:ascii="Times New Roman" w:hAnsi="Times New Roman" w:cs="Times New Roman"/>
            <w:sz w:val="20"/>
            <w:szCs w:val="20"/>
            <w:lang w:val="en-US"/>
            <w:rPrChange w:id="10864"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10865" w:author="Airat Shigapov" w:date="2021-10-27T23:08:00Z">
              <w:rPr>
                <w:rFonts w:ascii="Consolas" w:hAnsi="Consolas" w:cs="Consolas"/>
                <w:color w:val="0000FF"/>
                <w:sz w:val="19"/>
                <w:szCs w:val="19"/>
              </w:rPr>
            </w:rPrChange>
          </w:rPr>
          <w:t>&lt;</w:t>
        </w:r>
        <w:r w:rsidRPr="008C09BE">
          <w:rPr>
            <w:rFonts w:ascii="Times New Roman" w:hAnsi="Times New Roman" w:cs="Times New Roman"/>
            <w:sz w:val="20"/>
            <w:szCs w:val="20"/>
            <w:lang w:val="en-US"/>
            <w:rPrChange w:id="10866" w:author="Airat Shigapov" w:date="2021-10-27T23:08:00Z">
              <w:rPr>
                <w:rFonts w:ascii="Consolas" w:hAnsi="Consolas" w:cs="Consolas"/>
                <w:color w:val="A31515"/>
                <w:sz w:val="19"/>
                <w:szCs w:val="19"/>
              </w:rPr>
            </w:rPrChange>
          </w:rPr>
          <w:t>Grid</w:t>
        </w:r>
        <w:r w:rsidRPr="008C09BE">
          <w:rPr>
            <w:rFonts w:ascii="Times New Roman" w:hAnsi="Times New Roman" w:cs="Times New Roman"/>
            <w:sz w:val="20"/>
            <w:szCs w:val="20"/>
            <w:lang w:val="en-US"/>
            <w:rPrChange w:id="10867" w:author="Airat Shigapov" w:date="2021-10-27T23:08:00Z">
              <w:rPr>
                <w:rFonts w:ascii="Consolas" w:hAnsi="Consolas" w:cs="Consolas"/>
                <w:color w:val="FF0000"/>
                <w:sz w:val="19"/>
                <w:szCs w:val="19"/>
              </w:rPr>
            </w:rPrChange>
          </w:rPr>
          <w:t xml:space="preserve"> Margin</w:t>
        </w:r>
        <w:r w:rsidRPr="008C09BE">
          <w:rPr>
            <w:rFonts w:ascii="Times New Roman" w:hAnsi="Times New Roman" w:cs="Times New Roman"/>
            <w:sz w:val="20"/>
            <w:szCs w:val="20"/>
            <w:lang w:val="en-US"/>
            <w:rPrChange w:id="10868" w:author="Airat Shigapov" w:date="2021-10-27T23:08:00Z">
              <w:rPr>
                <w:rFonts w:ascii="Consolas" w:hAnsi="Consolas" w:cs="Consolas"/>
                <w:color w:val="0000FF"/>
                <w:sz w:val="19"/>
                <w:szCs w:val="19"/>
              </w:rPr>
            </w:rPrChange>
          </w:rPr>
          <w:t>="0,17,0,0"&gt;</w:t>
        </w:r>
      </w:ins>
    </w:p>
    <w:p w14:paraId="7EE29712" w14:textId="77777777" w:rsidR="00D002A1" w:rsidRPr="008C09BE" w:rsidRDefault="00D002A1" w:rsidP="00D002A1">
      <w:pPr>
        <w:autoSpaceDE w:val="0"/>
        <w:autoSpaceDN w:val="0"/>
        <w:adjustRightInd w:val="0"/>
        <w:spacing w:after="0" w:line="240" w:lineRule="auto"/>
        <w:rPr>
          <w:ins w:id="10869" w:author="Airat Shigapov" w:date="2021-10-27T23:06:00Z"/>
          <w:rFonts w:ascii="Times New Roman" w:hAnsi="Times New Roman" w:cs="Times New Roman"/>
          <w:sz w:val="20"/>
          <w:szCs w:val="20"/>
          <w:lang w:val="en-US"/>
          <w:rPrChange w:id="10870" w:author="Airat Shigapov" w:date="2021-10-27T23:08:00Z">
            <w:rPr>
              <w:ins w:id="10871" w:author="Airat Shigapov" w:date="2021-10-27T23:06:00Z"/>
              <w:rFonts w:ascii="Consolas" w:hAnsi="Consolas" w:cs="Consolas"/>
              <w:color w:val="000000"/>
              <w:sz w:val="19"/>
              <w:szCs w:val="19"/>
            </w:rPr>
          </w:rPrChange>
        </w:rPr>
      </w:pPr>
      <w:ins w:id="10872" w:author="Airat Shigapov" w:date="2021-10-27T23:06:00Z">
        <w:r w:rsidRPr="008C09BE">
          <w:rPr>
            <w:rFonts w:ascii="Times New Roman" w:hAnsi="Times New Roman" w:cs="Times New Roman"/>
            <w:sz w:val="20"/>
            <w:szCs w:val="20"/>
            <w:lang w:val="en-US"/>
            <w:rPrChange w:id="10873"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10874" w:author="Airat Shigapov" w:date="2021-10-27T23:08:00Z">
              <w:rPr>
                <w:rFonts w:ascii="Consolas" w:hAnsi="Consolas" w:cs="Consolas"/>
                <w:color w:val="0000FF"/>
                <w:sz w:val="19"/>
                <w:szCs w:val="19"/>
              </w:rPr>
            </w:rPrChange>
          </w:rPr>
          <w:t>&lt;</w:t>
        </w:r>
        <w:proofErr w:type="spellStart"/>
        <w:r w:rsidRPr="008C09BE">
          <w:rPr>
            <w:rFonts w:ascii="Times New Roman" w:hAnsi="Times New Roman" w:cs="Times New Roman"/>
            <w:sz w:val="20"/>
            <w:szCs w:val="20"/>
            <w:lang w:val="en-US"/>
            <w:rPrChange w:id="10875" w:author="Airat Shigapov" w:date="2021-10-27T23:08:00Z">
              <w:rPr>
                <w:rFonts w:ascii="Consolas" w:hAnsi="Consolas" w:cs="Consolas"/>
                <w:color w:val="A31515"/>
                <w:sz w:val="19"/>
                <w:szCs w:val="19"/>
              </w:rPr>
            </w:rPrChange>
          </w:rPr>
          <w:t>TextBox</w:t>
        </w:r>
        <w:proofErr w:type="spellEnd"/>
        <w:r w:rsidRPr="008C09BE">
          <w:rPr>
            <w:rFonts w:ascii="Times New Roman" w:hAnsi="Times New Roman" w:cs="Times New Roman"/>
            <w:sz w:val="20"/>
            <w:szCs w:val="20"/>
            <w:lang w:val="en-US"/>
            <w:rPrChange w:id="10876" w:author="Airat Shigapov" w:date="2021-10-27T23:08:00Z">
              <w:rPr>
                <w:rFonts w:ascii="Consolas" w:hAnsi="Consolas" w:cs="Consolas"/>
                <w:color w:val="FF0000"/>
                <w:sz w:val="19"/>
                <w:szCs w:val="19"/>
              </w:rPr>
            </w:rPrChange>
          </w:rPr>
          <w:t xml:space="preserve"> </w:t>
        </w:r>
        <w:proofErr w:type="gramStart"/>
        <w:r w:rsidRPr="008C09BE">
          <w:rPr>
            <w:rFonts w:ascii="Times New Roman" w:hAnsi="Times New Roman" w:cs="Times New Roman"/>
            <w:sz w:val="20"/>
            <w:szCs w:val="20"/>
            <w:lang w:val="en-US"/>
            <w:rPrChange w:id="10877" w:author="Airat Shigapov" w:date="2021-10-27T23:08:00Z">
              <w:rPr>
                <w:rFonts w:ascii="Consolas" w:hAnsi="Consolas" w:cs="Consolas"/>
                <w:color w:val="FF0000"/>
                <w:sz w:val="19"/>
                <w:szCs w:val="19"/>
              </w:rPr>
            </w:rPrChange>
          </w:rPr>
          <w:t>x</w:t>
        </w:r>
        <w:r w:rsidRPr="008C09BE">
          <w:rPr>
            <w:rFonts w:ascii="Times New Roman" w:hAnsi="Times New Roman" w:cs="Times New Roman"/>
            <w:sz w:val="20"/>
            <w:szCs w:val="20"/>
            <w:lang w:val="en-US"/>
            <w:rPrChange w:id="10878" w:author="Airat Shigapov" w:date="2021-10-27T23:08:00Z">
              <w:rPr>
                <w:rFonts w:ascii="Consolas" w:hAnsi="Consolas" w:cs="Consolas"/>
                <w:color w:val="0000FF"/>
                <w:sz w:val="19"/>
                <w:szCs w:val="19"/>
              </w:rPr>
            </w:rPrChange>
          </w:rPr>
          <w:t>:</w:t>
        </w:r>
        <w:r w:rsidRPr="008C09BE">
          <w:rPr>
            <w:rFonts w:ascii="Times New Roman" w:hAnsi="Times New Roman" w:cs="Times New Roman"/>
            <w:sz w:val="20"/>
            <w:szCs w:val="20"/>
            <w:lang w:val="en-US"/>
            <w:rPrChange w:id="10879" w:author="Airat Shigapov" w:date="2021-10-27T23:08:00Z">
              <w:rPr>
                <w:rFonts w:ascii="Consolas" w:hAnsi="Consolas" w:cs="Consolas"/>
                <w:color w:val="FF0000"/>
                <w:sz w:val="19"/>
                <w:szCs w:val="19"/>
              </w:rPr>
            </w:rPrChange>
          </w:rPr>
          <w:t>Name</w:t>
        </w:r>
        <w:proofErr w:type="gramEnd"/>
        <w:r w:rsidRPr="008C09BE">
          <w:rPr>
            <w:rFonts w:ascii="Times New Roman" w:hAnsi="Times New Roman" w:cs="Times New Roman"/>
            <w:sz w:val="20"/>
            <w:szCs w:val="20"/>
            <w:lang w:val="en-US"/>
            <w:rPrChange w:id="10880" w:author="Airat Shigapov" w:date="2021-10-27T23:08:00Z">
              <w:rPr>
                <w:rFonts w:ascii="Consolas" w:hAnsi="Consolas" w:cs="Consolas"/>
                <w:color w:val="0000FF"/>
                <w:sz w:val="19"/>
                <w:szCs w:val="19"/>
              </w:rPr>
            </w:rPrChange>
          </w:rPr>
          <w:t>="passwordfield"</w:t>
        </w:r>
      </w:ins>
    </w:p>
    <w:p w14:paraId="55CA8A5E" w14:textId="77777777" w:rsidR="00D002A1" w:rsidRPr="008C09BE" w:rsidRDefault="00D002A1" w:rsidP="00D002A1">
      <w:pPr>
        <w:autoSpaceDE w:val="0"/>
        <w:autoSpaceDN w:val="0"/>
        <w:adjustRightInd w:val="0"/>
        <w:spacing w:after="0" w:line="240" w:lineRule="auto"/>
        <w:rPr>
          <w:ins w:id="10881" w:author="Airat Shigapov" w:date="2021-10-27T23:06:00Z"/>
          <w:rFonts w:ascii="Times New Roman" w:hAnsi="Times New Roman" w:cs="Times New Roman"/>
          <w:sz w:val="20"/>
          <w:szCs w:val="20"/>
          <w:lang w:val="en-US"/>
          <w:rPrChange w:id="10882" w:author="Airat Shigapov" w:date="2021-10-27T23:08:00Z">
            <w:rPr>
              <w:ins w:id="10883" w:author="Airat Shigapov" w:date="2021-10-27T23:06:00Z"/>
              <w:rFonts w:ascii="Consolas" w:hAnsi="Consolas" w:cs="Consolas"/>
              <w:color w:val="000000"/>
              <w:sz w:val="19"/>
              <w:szCs w:val="19"/>
            </w:rPr>
          </w:rPrChange>
        </w:rPr>
      </w:pPr>
      <w:ins w:id="10884" w:author="Airat Shigapov" w:date="2021-10-27T23:06:00Z">
        <w:r w:rsidRPr="008C09BE">
          <w:rPr>
            <w:rFonts w:ascii="Times New Roman" w:hAnsi="Times New Roman" w:cs="Times New Roman"/>
            <w:sz w:val="20"/>
            <w:szCs w:val="20"/>
            <w:lang w:val="en-US"/>
            <w:rPrChange w:id="10885"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10886" w:author="Airat Shigapov" w:date="2021-10-27T23:08:00Z">
              <w:rPr>
                <w:rFonts w:ascii="Consolas" w:hAnsi="Consolas" w:cs="Consolas"/>
                <w:color w:val="FF0000"/>
                <w:sz w:val="19"/>
                <w:szCs w:val="19"/>
              </w:rPr>
            </w:rPrChange>
          </w:rPr>
          <w:t xml:space="preserve"> Text</w:t>
        </w:r>
        <w:r w:rsidRPr="008C09BE">
          <w:rPr>
            <w:rFonts w:ascii="Times New Roman" w:hAnsi="Times New Roman" w:cs="Times New Roman"/>
            <w:sz w:val="20"/>
            <w:szCs w:val="20"/>
            <w:lang w:val="en-US"/>
            <w:rPrChange w:id="10887" w:author="Airat Shigapov" w:date="2021-10-27T23:08:00Z">
              <w:rPr>
                <w:rFonts w:ascii="Consolas" w:hAnsi="Consolas" w:cs="Consolas"/>
                <w:color w:val="0000FF"/>
                <w:sz w:val="19"/>
                <w:szCs w:val="19"/>
              </w:rPr>
            </w:rPrChange>
          </w:rPr>
          <w:t>="</w:t>
        </w:r>
        <w:r w:rsidRPr="008C09BE">
          <w:rPr>
            <w:rFonts w:ascii="Times New Roman" w:hAnsi="Times New Roman" w:cs="Times New Roman"/>
            <w:sz w:val="20"/>
            <w:szCs w:val="20"/>
            <w:rPrChange w:id="10888" w:author="Airat Shigapov" w:date="2021-10-27T23:08:00Z">
              <w:rPr>
                <w:rFonts w:ascii="Consolas" w:hAnsi="Consolas" w:cs="Consolas"/>
                <w:color w:val="0000FF"/>
                <w:sz w:val="19"/>
                <w:szCs w:val="19"/>
              </w:rPr>
            </w:rPrChange>
          </w:rPr>
          <w:t>Пароль</w:t>
        </w:r>
        <w:r w:rsidRPr="008C09BE">
          <w:rPr>
            <w:rFonts w:ascii="Times New Roman" w:hAnsi="Times New Roman" w:cs="Times New Roman"/>
            <w:sz w:val="20"/>
            <w:szCs w:val="20"/>
            <w:lang w:val="en-US"/>
            <w:rPrChange w:id="10889" w:author="Airat Shigapov" w:date="2021-10-27T23:08:00Z">
              <w:rPr>
                <w:rFonts w:ascii="Consolas" w:hAnsi="Consolas" w:cs="Consolas"/>
                <w:color w:val="0000FF"/>
                <w:sz w:val="19"/>
                <w:szCs w:val="19"/>
              </w:rPr>
            </w:rPrChange>
          </w:rPr>
          <w:t>"</w:t>
        </w:r>
      </w:ins>
    </w:p>
    <w:p w14:paraId="562B29AA" w14:textId="77777777" w:rsidR="00D002A1" w:rsidRPr="008C09BE" w:rsidRDefault="00D002A1" w:rsidP="00D002A1">
      <w:pPr>
        <w:autoSpaceDE w:val="0"/>
        <w:autoSpaceDN w:val="0"/>
        <w:adjustRightInd w:val="0"/>
        <w:spacing w:after="0" w:line="240" w:lineRule="auto"/>
        <w:rPr>
          <w:ins w:id="10890" w:author="Airat Shigapov" w:date="2021-10-27T23:06:00Z"/>
          <w:rFonts w:ascii="Times New Roman" w:hAnsi="Times New Roman" w:cs="Times New Roman"/>
          <w:sz w:val="20"/>
          <w:szCs w:val="20"/>
          <w:lang w:val="en-US"/>
          <w:rPrChange w:id="10891" w:author="Airat Shigapov" w:date="2021-10-27T23:08:00Z">
            <w:rPr>
              <w:ins w:id="10892" w:author="Airat Shigapov" w:date="2021-10-27T23:06:00Z"/>
              <w:rFonts w:ascii="Consolas" w:hAnsi="Consolas" w:cs="Consolas"/>
              <w:color w:val="000000"/>
              <w:sz w:val="19"/>
              <w:szCs w:val="19"/>
            </w:rPr>
          </w:rPrChange>
        </w:rPr>
      </w:pPr>
      <w:ins w:id="10893" w:author="Airat Shigapov" w:date="2021-10-27T23:06:00Z">
        <w:r w:rsidRPr="008C09BE">
          <w:rPr>
            <w:rFonts w:ascii="Times New Roman" w:hAnsi="Times New Roman" w:cs="Times New Roman"/>
            <w:sz w:val="20"/>
            <w:szCs w:val="20"/>
            <w:lang w:val="en-US"/>
            <w:rPrChange w:id="10894"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10895" w:author="Airat Shigapov" w:date="2021-10-27T23:08:00Z">
              <w:rPr>
                <w:rFonts w:ascii="Consolas" w:hAnsi="Consolas" w:cs="Consolas"/>
                <w:color w:val="FF0000"/>
                <w:sz w:val="19"/>
                <w:szCs w:val="19"/>
              </w:rPr>
            </w:rPrChange>
          </w:rPr>
          <w:t xml:space="preserve"> </w:t>
        </w:r>
        <w:proofErr w:type="spellStart"/>
        <w:r w:rsidRPr="008C09BE">
          <w:rPr>
            <w:rFonts w:ascii="Times New Roman" w:hAnsi="Times New Roman" w:cs="Times New Roman"/>
            <w:sz w:val="20"/>
            <w:szCs w:val="20"/>
            <w:lang w:val="en-US"/>
            <w:rPrChange w:id="10896" w:author="Airat Shigapov" w:date="2021-10-27T23:08:00Z">
              <w:rPr>
                <w:rFonts w:ascii="Consolas" w:hAnsi="Consolas" w:cs="Consolas"/>
                <w:color w:val="FF0000"/>
                <w:sz w:val="19"/>
                <w:szCs w:val="19"/>
              </w:rPr>
            </w:rPrChange>
          </w:rPr>
          <w:t>BorderBrush</w:t>
        </w:r>
        <w:proofErr w:type="spellEnd"/>
        <w:r w:rsidRPr="008C09BE">
          <w:rPr>
            <w:rFonts w:ascii="Times New Roman" w:hAnsi="Times New Roman" w:cs="Times New Roman"/>
            <w:sz w:val="20"/>
            <w:szCs w:val="20"/>
            <w:lang w:val="en-US"/>
            <w:rPrChange w:id="10897" w:author="Airat Shigapov" w:date="2021-10-27T23:08:00Z">
              <w:rPr>
                <w:rFonts w:ascii="Consolas" w:hAnsi="Consolas" w:cs="Consolas"/>
                <w:color w:val="0000FF"/>
                <w:sz w:val="19"/>
                <w:szCs w:val="19"/>
              </w:rPr>
            </w:rPrChange>
          </w:rPr>
          <w:t>="Gray"</w:t>
        </w:r>
      </w:ins>
    </w:p>
    <w:p w14:paraId="50EA3FB7" w14:textId="77777777" w:rsidR="00D002A1" w:rsidRPr="008C09BE" w:rsidRDefault="00D002A1" w:rsidP="00D002A1">
      <w:pPr>
        <w:autoSpaceDE w:val="0"/>
        <w:autoSpaceDN w:val="0"/>
        <w:adjustRightInd w:val="0"/>
        <w:spacing w:after="0" w:line="240" w:lineRule="auto"/>
        <w:rPr>
          <w:ins w:id="10898" w:author="Airat Shigapov" w:date="2021-10-27T23:06:00Z"/>
          <w:rFonts w:ascii="Times New Roman" w:hAnsi="Times New Roman" w:cs="Times New Roman"/>
          <w:sz w:val="20"/>
          <w:szCs w:val="20"/>
          <w:lang w:val="en-US"/>
          <w:rPrChange w:id="10899" w:author="Airat Shigapov" w:date="2021-10-27T23:08:00Z">
            <w:rPr>
              <w:ins w:id="10900" w:author="Airat Shigapov" w:date="2021-10-27T23:06:00Z"/>
              <w:rFonts w:ascii="Consolas" w:hAnsi="Consolas" w:cs="Consolas"/>
              <w:color w:val="000000"/>
              <w:sz w:val="19"/>
              <w:szCs w:val="19"/>
            </w:rPr>
          </w:rPrChange>
        </w:rPr>
      </w:pPr>
      <w:ins w:id="10901" w:author="Airat Shigapov" w:date="2021-10-27T23:06:00Z">
        <w:r w:rsidRPr="008C09BE">
          <w:rPr>
            <w:rFonts w:ascii="Times New Roman" w:hAnsi="Times New Roman" w:cs="Times New Roman"/>
            <w:sz w:val="20"/>
            <w:szCs w:val="20"/>
            <w:lang w:val="en-US"/>
            <w:rPrChange w:id="10902"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10903" w:author="Airat Shigapov" w:date="2021-10-27T23:08:00Z">
              <w:rPr>
                <w:rFonts w:ascii="Consolas" w:hAnsi="Consolas" w:cs="Consolas"/>
                <w:color w:val="FF0000"/>
                <w:sz w:val="19"/>
                <w:szCs w:val="19"/>
              </w:rPr>
            </w:rPrChange>
          </w:rPr>
          <w:t xml:space="preserve"> </w:t>
        </w:r>
        <w:proofErr w:type="spellStart"/>
        <w:r w:rsidRPr="008C09BE">
          <w:rPr>
            <w:rFonts w:ascii="Times New Roman" w:hAnsi="Times New Roman" w:cs="Times New Roman"/>
            <w:sz w:val="20"/>
            <w:szCs w:val="20"/>
            <w:lang w:val="en-US"/>
            <w:rPrChange w:id="10904" w:author="Airat Shigapov" w:date="2021-10-27T23:08:00Z">
              <w:rPr>
                <w:rFonts w:ascii="Consolas" w:hAnsi="Consolas" w:cs="Consolas"/>
                <w:color w:val="FF0000"/>
                <w:sz w:val="19"/>
                <w:szCs w:val="19"/>
              </w:rPr>
            </w:rPrChange>
          </w:rPr>
          <w:t>GotFocus</w:t>
        </w:r>
        <w:proofErr w:type="spellEnd"/>
        <w:r w:rsidRPr="008C09BE">
          <w:rPr>
            <w:rFonts w:ascii="Times New Roman" w:hAnsi="Times New Roman" w:cs="Times New Roman"/>
            <w:sz w:val="20"/>
            <w:szCs w:val="20"/>
            <w:lang w:val="en-US"/>
            <w:rPrChange w:id="10905" w:author="Airat Shigapov" w:date="2021-10-27T23:08:00Z">
              <w:rPr>
                <w:rFonts w:ascii="Consolas" w:hAnsi="Consolas" w:cs="Consolas"/>
                <w:color w:val="0000FF"/>
                <w:sz w:val="19"/>
                <w:szCs w:val="19"/>
              </w:rPr>
            </w:rPrChange>
          </w:rPr>
          <w:t>="</w:t>
        </w:r>
        <w:proofErr w:type="spellStart"/>
        <w:r w:rsidRPr="008C09BE">
          <w:rPr>
            <w:rFonts w:ascii="Times New Roman" w:hAnsi="Times New Roman" w:cs="Times New Roman"/>
            <w:sz w:val="20"/>
            <w:szCs w:val="20"/>
            <w:lang w:val="en-US"/>
            <w:rPrChange w:id="10906" w:author="Airat Shigapov" w:date="2021-10-27T23:08:00Z">
              <w:rPr>
                <w:rFonts w:ascii="Consolas" w:hAnsi="Consolas" w:cs="Consolas"/>
                <w:color w:val="0000FF"/>
                <w:sz w:val="19"/>
                <w:szCs w:val="19"/>
              </w:rPr>
            </w:rPrChange>
          </w:rPr>
          <w:t>passwordfield_GotFocus</w:t>
        </w:r>
        <w:proofErr w:type="spellEnd"/>
        <w:r w:rsidRPr="008C09BE">
          <w:rPr>
            <w:rFonts w:ascii="Times New Roman" w:hAnsi="Times New Roman" w:cs="Times New Roman"/>
            <w:sz w:val="20"/>
            <w:szCs w:val="20"/>
            <w:lang w:val="en-US"/>
            <w:rPrChange w:id="10907" w:author="Airat Shigapov" w:date="2021-10-27T23:08:00Z">
              <w:rPr>
                <w:rFonts w:ascii="Consolas" w:hAnsi="Consolas" w:cs="Consolas"/>
                <w:color w:val="0000FF"/>
                <w:sz w:val="19"/>
                <w:szCs w:val="19"/>
              </w:rPr>
            </w:rPrChange>
          </w:rPr>
          <w:t>"&gt;</w:t>
        </w:r>
      </w:ins>
    </w:p>
    <w:p w14:paraId="459B2AF8" w14:textId="77777777" w:rsidR="00D002A1" w:rsidRPr="008C09BE" w:rsidRDefault="00D002A1" w:rsidP="00D002A1">
      <w:pPr>
        <w:autoSpaceDE w:val="0"/>
        <w:autoSpaceDN w:val="0"/>
        <w:adjustRightInd w:val="0"/>
        <w:spacing w:after="0" w:line="240" w:lineRule="auto"/>
        <w:rPr>
          <w:ins w:id="10908" w:author="Airat Shigapov" w:date="2021-10-27T23:06:00Z"/>
          <w:rFonts w:ascii="Times New Roman" w:hAnsi="Times New Roman" w:cs="Times New Roman"/>
          <w:sz w:val="20"/>
          <w:szCs w:val="20"/>
          <w:lang w:val="en-US"/>
          <w:rPrChange w:id="10909" w:author="Airat Shigapov" w:date="2021-10-27T23:08:00Z">
            <w:rPr>
              <w:ins w:id="10910" w:author="Airat Shigapov" w:date="2021-10-27T23:06:00Z"/>
              <w:rFonts w:ascii="Consolas" w:hAnsi="Consolas" w:cs="Consolas"/>
              <w:color w:val="000000"/>
              <w:sz w:val="19"/>
              <w:szCs w:val="19"/>
            </w:rPr>
          </w:rPrChange>
        </w:rPr>
      </w:pPr>
      <w:ins w:id="10911" w:author="Airat Shigapov" w:date="2021-10-27T23:06:00Z">
        <w:r w:rsidRPr="008C09BE">
          <w:rPr>
            <w:rFonts w:ascii="Times New Roman" w:hAnsi="Times New Roman" w:cs="Times New Roman"/>
            <w:sz w:val="20"/>
            <w:szCs w:val="20"/>
            <w:lang w:val="en-US"/>
            <w:rPrChange w:id="10912"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10913" w:author="Airat Shigapov" w:date="2021-10-27T23:08:00Z">
              <w:rPr>
                <w:rFonts w:ascii="Consolas" w:hAnsi="Consolas" w:cs="Consolas"/>
                <w:color w:val="0000FF"/>
                <w:sz w:val="19"/>
                <w:szCs w:val="19"/>
              </w:rPr>
            </w:rPrChange>
          </w:rPr>
          <w:t>&lt;/</w:t>
        </w:r>
        <w:proofErr w:type="spellStart"/>
        <w:r w:rsidRPr="008C09BE">
          <w:rPr>
            <w:rFonts w:ascii="Times New Roman" w:hAnsi="Times New Roman" w:cs="Times New Roman"/>
            <w:sz w:val="20"/>
            <w:szCs w:val="20"/>
            <w:lang w:val="en-US"/>
            <w:rPrChange w:id="10914" w:author="Airat Shigapov" w:date="2021-10-27T23:08:00Z">
              <w:rPr>
                <w:rFonts w:ascii="Consolas" w:hAnsi="Consolas" w:cs="Consolas"/>
                <w:color w:val="A31515"/>
                <w:sz w:val="19"/>
                <w:szCs w:val="19"/>
              </w:rPr>
            </w:rPrChange>
          </w:rPr>
          <w:t>TextBox</w:t>
        </w:r>
        <w:proofErr w:type="spellEnd"/>
        <w:r w:rsidRPr="008C09BE">
          <w:rPr>
            <w:rFonts w:ascii="Times New Roman" w:hAnsi="Times New Roman" w:cs="Times New Roman"/>
            <w:sz w:val="20"/>
            <w:szCs w:val="20"/>
            <w:lang w:val="en-US"/>
            <w:rPrChange w:id="10915" w:author="Airat Shigapov" w:date="2021-10-27T23:08:00Z">
              <w:rPr>
                <w:rFonts w:ascii="Consolas" w:hAnsi="Consolas" w:cs="Consolas"/>
                <w:color w:val="0000FF"/>
                <w:sz w:val="19"/>
                <w:szCs w:val="19"/>
              </w:rPr>
            </w:rPrChange>
          </w:rPr>
          <w:t>&gt;</w:t>
        </w:r>
      </w:ins>
    </w:p>
    <w:p w14:paraId="6CCC3D9D" w14:textId="77777777" w:rsidR="00D002A1" w:rsidRPr="008C09BE" w:rsidRDefault="00D002A1" w:rsidP="00D002A1">
      <w:pPr>
        <w:autoSpaceDE w:val="0"/>
        <w:autoSpaceDN w:val="0"/>
        <w:adjustRightInd w:val="0"/>
        <w:spacing w:after="0" w:line="240" w:lineRule="auto"/>
        <w:rPr>
          <w:ins w:id="10916" w:author="Airat Shigapov" w:date="2021-10-27T23:06:00Z"/>
          <w:rFonts w:ascii="Times New Roman" w:hAnsi="Times New Roman" w:cs="Times New Roman"/>
          <w:sz w:val="20"/>
          <w:szCs w:val="20"/>
          <w:lang w:val="en-US"/>
          <w:rPrChange w:id="10917" w:author="Airat Shigapov" w:date="2021-10-27T23:08:00Z">
            <w:rPr>
              <w:ins w:id="10918" w:author="Airat Shigapov" w:date="2021-10-27T23:06:00Z"/>
              <w:rFonts w:ascii="Consolas" w:hAnsi="Consolas" w:cs="Consolas"/>
              <w:color w:val="000000"/>
              <w:sz w:val="19"/>
              <w:szCs w:val="19"/>
            </w:rPr>
          </w:rPrChange>
        </w:rPr>
      </w:pPr>
      <w:ins w:id="10919" w:author="Airat Shigapov" w:date="2021-10-27T23:06:00Z">
        <w:r w:rsidRPr="008C09BE">
          <w:rPr>
            <w:rFonts w:ascii="Times New Roman" w:hAnsi="Times New Roman" w:cs="Times New Roman"/>
            <w:sz w:val="20"/>
            <w:szCs w:val="20"/>
            <w:lang w:val="en-US"/>
            <w:rPrChange w:id="10920"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10921" w:author="Airat Shigapov" w:date="2021-10-27T23:08:00Z">
              <w:rPr>
                <w:rFonts w:ascii="Consolas" w:hAnsi="Consolas" w:cs="Consolas"/>
                <w:color w:val="0000FF"/>
                <w:sz w:val="19"/>
                <w:szCs w:val="19"/>
              </w:rPr>
            </w:rPrChange>
          </w:rPr>
          <w:t>&lt;</w:t>
        </w:r>
        <w:proofErr w:type="spellStart"/>
        <w:r w:rsidRPr="008C09BE">
          <w:rPr>
            <w:rFonts w:ascii="Times New Roman" w:hAnsi="Times New Roman" w:cs="Times New Roman"/>
            <w:sz w:val="20"/>
            <w:szCs w:val="20"/>
            <w:lang w:val="en-US"/>
            <w:rPrChange w:id="10922" w:author="Airat Shigapov" w:date="2021-10-27T23:08:00Z">
              <w:rPr>
                <w:rFonts w:ascii="Consolas" w:hAnsi="Consolas" w:cs="Consolas"/>
                <w:color w:val="A31515"/>
                <w:sz w:val="19"/>
                <w:szCs w:val="19"/>
              </w:rPr>
            </w:rPrChange>
          </w:rPr>
          <w:t>PasswordBox</w:t>
        </w:r>
        <w:proofErr w:type="spellEnd"/>
        <w:r w:rsidRPr="008C09BE">
          <w:rPr>
            <w:rFonts w:ascii="Times New Roman" w:hAnsi="Times New Roman" w:cs="Times New Roman"/>
            <w:sz w:val="20"/>
            <w:szCs w:val="20"/>
            <w:lang w:val="en-US"/>
            <w:rPrChange w:id="10923" w:author="Airat Shigapov" w:date="2021-10-27T23:08:00Z">
              <w:rPr>
                <w:rFonts w:ascii="Consolas" w:hAnsi="Consolas" w:cs="Consolas"/>
                <w:color w:val="FF0000"/>
                <w:sz w:val="19"/>
                <w:szCs w:val="19"/>
              </w:rPr>
            </w:rPrChange>
          </w:rPr>
          <w:t xml:space="preserve"> </w:t>
        </w:r>
        <w:proofErr w:type="gramStart"/>
        <w:r w:rsidRPr="008C09BE">
          <w:rPr>
            <w:rFonts w:ascii="Times New Roman" w:hAnsi="Times New Roman" w:cs="Times New Roman"/>
            <w:sz w:val="20"/>
            <w:szCs w:val="20"/>
            <w:lang w:val="en-US"/>
            <w:rPrChange w:id="10924" w:author="Airat Shigapov" w:date="2021-10-27T23:08:00Z">
              <w:rPr>
                <w:rFonts w:ascii="Consolas" w:hAnsi="Consolas" w:cs="Consolas"/>
                <w:color w:val="FF0000"/>
                <w:sz w:val="19"/>
                <w:szCs w:val="19"/>
              </w:rPr>
            </w:rPrChange>
          </w:rPr>
          <w:t>x</w:t>
        </w:r>
        <w:r w:rsidRPr="008C09BE">
          <w:rPr>
            <w:rFonts w:ascii="Times New Roman" w:hAnsi="Times New Roman" w:cs="Times New Roman"/>
            <w:sz w:val="20"/>
            <w:szCs w:val="20"/>
            <w:lang w:val="en-US"/>
            <w:rPrChange w:id="10925" w:author="Airat Shigapov" w:date="2021-10-27T23:08:00Z">
              <w:rPr>
                <w:rFonts w:ascii="Consolas" w:hAnsi="Consolas" w:cs="Consolas"/>
                <w:color w:val="0000FF"/>
                <w:sz w:val="19"/>
                <w:szCs w:val="19"/>
              </w:rPr>
            </w:rPrChange>
          </w:rPr>
          <w:t>:</w:t>
        </w:r>
        <w:r w:rsidRPr="008C09BE">
          <w:rPr>
            <w:rFonts w:ascii="Times New Roman" w:hAnsi="Times New Roman" w:cs="Times New Roman"/>
            <w:sz w:val="20"/>
            <w:szCs w:val="20"/>
            <w:lang w:val="en-US"/>
            <w:rPrChange w:id="10926" w:author="Airat Shigapov" w:date="2021-10-27T23:08:00Z">
              <w:rPr>
                <w:rFonts w:ascii="Consolas" w:hAnsi="Consolas" w:cs="Consolas"/>
                <w:color w:val="FF0000"/>
                <w:sz w:val="19"/>
                <w:szCs w:val="19"/>
              </w:rPr>
            </w:rPrChange>
          </w:rPr>
          <w:t>Name</w:t>
        </w:r>
        <w:proofErr w:type="gramEnd"/>
        <w:r w:rsidRPr="008C09BE">
          <w:rPr>
            <w:rFonts w:ascii="Times New Roman" w:hAnsi="Times New Roman" w:cs="Times New Roman"/>
            <w:sz w:val="20"/>
            <w:szCs w:val="20"/>
            <w:lang w:val="en-US"/>
            <w:rPrChange w:id="10927" w:author="Airat Shigapov" w:date="2021-10-27T23:08:00Z">
              <w:rPr>
                <w:rFonts w:ascii="Consolas" w:hAnsi="Consolas" w:cs="Consolas"/>
                <w:color w:val="0000FF"/>
                <w:sz w:val="19"/>
                <w:szCs w:val="19"/>
              </w:rPr>
            </w:rPrChange>
          </w:rPr>
          <w:t>="password2"</w:t>
        </w:r>
        <w:r w:rsidRPr="008C09BE">
          <w:rPr>
            <w:rFonts w:ascii="Times New Roman" w:hAnsi="Times New Roman" w:cs="Times New Roman"/>
            <w:sz w:val="20"/>
            <w:szCs w:val="20"/>
            <w:lang w:val="en-US"/>
            <w:rPrChange w:id="10928" w:author="Airat Shigapov" w:date="2021-10-27T23:08:00Z">
              <w:rPr>
                <w:rFonts w:ascii="Consolas" w:hAnsi="Consolas" w:cs="Consolas"/>
                <w:color w:val="000000"/>
                <w:sz w:val="19"/>
                <w:szCs w:val="19"/>
              </w:rPr>
            </w:rPrChange>
          </w:rPr>
          <w:t xml:space="preserve"> </w:t>
        </w:r>
      </w:ins>
    </w:p>
    <w:p w14:paraId="7264A1D9" w14:textId="77777777" w:rsidR="00D002A1" w:rsidRPr="008C09BE" w:rsidRDefault="00D002A1" w:rsidP="00D002A1">
      <w:pPr>
        <w:autoSpaceDE w:val="0"/>
        <w:autoSpaceDN w:val="0"/>
        <w:adjustRightInd w:val="0"/>
        <w:spacing w:after="0" w:line="240" w:lineRule="auto"/>
        <w:rPr>
          <w:ins w:id="10929" w:author="Airat Shigapov" w:date="2021-10-27T23:06:00Z"/>
          <w:rFonts w:ascii="Times New Roman" w:hAnsi="Times New Roman" w:cs="Times New Roman"/>
          <w:sz w:val="20"/>
          <w:szCs w:val="20"/>
          <w:lang w:val="en-US"/>
          <w:rPrChange w:id="10930" w:author="Airat Shigapov" w:date="2021-10-27T23:08:00Z">
            <w:rPr>
              <w:ins w:id="10931" w:author="Airat Shigapov" w:date="2021-10-27T23:06:00Z"/>
              <w:rFonts w:ascii="Consolas" w:hAnsi="Consolas" w:cs="Consolas"/>
              <w:color w:val="000000"/>
              <w:sz w:val="19"/>
              <w:szCs w:val="19"/>
            </w:rPr>
          </w:rPrChange>
        </w:rPr>
      </w:pPr>
      <w:ins w:id="10932" w:author="Airat Shigapov" w:date="2021-10-27T23:06:00Z">
        <w:r w:rsidRPr="008C09BE">
          <w:rPr>
            <w:rFonts w:ascii="Times New Roman" w:hAnsi="Times New Roman" w:cs="Times New Roman"/>
            <w:sz w:val="20"/>
            <w:szCs w:val="20"/>
            <w:lang w:val="en-US"/>
            <w:rPrChange w:id="10933"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10934" w:author="Airat Shigapov" w:date="2021-10-27T23:08:00Z">
              <w:rPr>
                <w:rFonts w:ascii="Consolas" w:hAnsi="Consolas" w:cs="Consolas"/>
                <w:color w:val="FF0000"/>
                <w:sz w:val="19"/>
                <w:szCs w:val="19"/>
              </w:rPr>
            </w:rPrChange>
          </w:rPr>
          <w:t xml:space="preserve"> </w:t>
        </w:r>
        <w:proofErr w:type="spellStart"/>
        <w:r w:rsidRPr="008C09BE">
          <w:rPr>
            <w:rFonts w:ascii="Times New Roman" w:hAnsi="Times New Roman" w:cs="Times New Roman"/>
            <w:sz w:val="20"/>
            <w:szCs w:val="20"/>
            <w:lang w:val="en-US"/>
            <w:rPrChange w:id="10935" w:author="Airat Shigapov" w:date="2021-10-27T23:08:00Z">
              <w:rPr>
                <w:rFonts w:ascii="Consolas" w:hAnsi="Consolas" w:cs="Consolas"/>
                <w:color w:val="FF0000"/>
                <w:sz w:val="19"/>
                <w:szCs w:val="19"/>
              </w:rPr>
            </w:rPrChange>
          </w:rPr>
          <w:t>BorderThickness</w:t>
        </w:r>
        <w:proofErr w:type="spellEnd"/>
        <w:r w:rsidRPr="008C09BE">
          <w:rPr>
            <w:rFonts w:ascii="Times New Roman" w:hAnsi="Times New Roman" w:cs="Times New Roman"/>
            <w:sz w:val="20"/>
            <w:szCs w:val="20"/>
            <w:lang w:val="en-US"/>
            <w:rPrChange w:id="10936" w:author="Airat Shigapov" w:date="2021-10-27T23:08:00Z">
              <w:rPr>
                <w:rFonts w:ascii="Consolas" w:hAnsi="Consolas" w:cs="Consolas"/>
                <w:color w:val="0000FF"/>
                <w:sz w:val="19"/>
                <w:szCs w:val="19"/>
              </w:rPr>
            </w:rPrChange>
          </w:rPr>
          <w:t>="1"</w:t>
        </w:r>
      </w:ins>
    </w:p>
    <w:p w14:paraId="19A1FEBD" w14:textId="77777777" w:rsidR="00D002A1" w:rsidRPr="008C09BE" w:rsidRDefault="00D002A1" w:rsidP="00D002A1">
      <w:pPr>
        <w:autoSpaceDE w:val="0"/>
        <w:autoSpaceDN w:val="0"/>
        <w:adjustRightInd w:val="0"/>
        <w:spacing w:after="0" w:line="240" w:lineRule="auto"/>
        <w:rPr>
          <w:ins w:id="10937" w:author="Airat Shigapov" w:date="2021-10-27T23:06:00Z"/>
          <w:rFonts w:ascii="Times New Roman" w:hAnsi="Times New Roman" w:cs="Times New Roman"/>
          <w:sz w:val="20"/>
          <w:szCs w:val="20"/>
          <w:lang w:val="en-US"/>
          <w:rPrChange w:id="10938" w:author="Airat Shigapov" w:date="2021-10-27T23:08:00Z">
            <w:rPr>
              <w:ins w:id="10939" w:author="Airat Shigapov" w:date="2021-10-27T23:06:00Z"/>
              <w:rFonts w:ascii="Consolas" w:hAnsi="Consolas" w:cs="Consolas"/>
              <w:color w:val="000000"/>
              <w:sz w:val="19"/>
              <w:szCs w:val="19"/>
            </w:rPr>
          </w:rPrChange>
        </w:rPr>
      </w:pPr>
      <w:ins w:id="10940" w:author="Airat Shigapov" w:date="2021-10-27T23:06:00Z">
        <w:r w:rsidRPr="008C09BE">
          <w:rPr>
            <w:rFonts w:ascii="Times New Roman" w:hAnsi="Times New Roman" w:cs="Times New Roman"/>
            <w:sz w:val="20"/>
            <w:szCs w:val="20"/>
            <w:lang w:val="en-US"/>
            <w:rPrChange w:id="10941"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10942" w:author="Airat Shigapov" w:date="2021-10-27T23:08:00Z">
              <w:rPr>
                <w:rFonts w:ascii="Consolas" w:hAnsi="Consolas" w:cs="Consolas"/>
                <w:color w:val="FF0000"/>
                <w:sz w:val="19"/>
                <w:szCs w:val="19"/>
              </w:rPr>
            </w:rPrChange>
          </w:rPr>
          <w:t xml:space="preserve"> Visibility</w:t>
        </w:r>
        <w:r w:rsidRPr="008C09BE">
          <w:rPr>
            <w:rFonts w:ascii="Times New Roman" w:hAnsi="Times New Roman" w:cs="Times New Roman"/>
            <w:sz w:val="20"/>
            <w:szCs w:val="20"/>
            <w:lang w:val="en-US"/>
            <w:rPrChange w:id="10943" w:author="Airat Shigapov" w:date="2021-10-27T23:08:00Z">
              <w:rPr>
                <w:rFonts w:ascii="Consolas" w:hAnsi="Consolas" w:cs="Consolas"/>
                <w:color w:val="0000FF"/>
                <w:sz w:val="19"/>
                <w:szCs w:val="19"/>
              </w:rPr>
            </w:rPrChange>
          </w:rPr>
          <w:t>="Hidden"</w:t>
        </w:r>
      </w:ins>
    </w:p>
    <w:p w14:paraId="76B66AB4" w14:textId="77777777" w:rsidR="00D002A1" w:rsidRPr="008C09BE" w:rsidRDefault="00D002A1" w:rsidP="00D002A1">
      <w:pPr>
        <w:autoSpaceDE w:val="0"/>
        <w:autoSpaceDN w:val="0"/>
        <w:adjustRightInd w:val="0"/>
        <w:spacing w:after="0" w:line="240" w:lineRule="auto"/>
        <w:rPr>
          <w:ins w:id="10944" w:author="Airat Shigapov" w:date="2021-10-27T23:06:00Z"/>
          <w:rFonts w:ascii="Times New Roman" w:hAnsi="Times New Roman" w:cs="Times New Roman"/>
          <w:sz w:val="20"/>
          <w:szCs w:val="20"/>
          <w:lang w:val="en-US"/>
          <w:rPrChange w:id="10945" w:author="Airat Shigapov" w:date="2021-10-27T23:08:00Z">
            <w:rPr>
              <w:ins w:id="10946" w:author="Airat Shigapov" w:date="2021-10-27T23:06:00Z"/>
              <w:rFonts w:ascii="Consolas" w:hAnsi="Consolas" w:cs="Consolas"/>
              <w:color w:val="000000"/>
              <w:sz w:val="19"/>
              <w:szCs w:val="19"/>
            </w:rPr>
          </w:rPrChange>
        </w:rPr>
      </w:pPr>
      <w:ins w:id="10947" w:author="Airat Shigapov" w:date="2021-10-27T23:06:00Z">
        <w:r w:rsidRPr="008C09BE">
          <w:rPr>
            <w:rFonts w:ascii="Times New Roman" w:hAnsi="Times New Roman" w:cs="Times New Roman"/>
            <w:sz w:val="20"/>
            <w:szCs w:val="20"/>
            <w:lang w:val="en-US"/>
            <w:rPrChange w:id="10948"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10949" w:author="Airat Shigapov" w:date="2021-10-27T23:08:00Z">
              <w:rPr>
                <w:rFonts w:ascii="Consolas" w:hAnsi="Consolas" w:cs="Consolas"/>
                <w:color w:val="FF0000"/>
                <w:sz w:val="19"/>
                <w:szCs w:val="19"/>
              </w:rPr>
            </w:rPrChange>
          </w:rPr>
          <w:t xml:space="preserve"> </w:t>
        </w:r>
        <w:proofErr w:type="spellStart"/>
        <w:r w:rsidRPr="008C09BE">
          <w:rPr>
            <w:rFonts w:ascii="Times New Roman" w:hAnsi="Times New Roman" w:cs="Times New Roman"/>
            <w:sz w:val="20"/>
            <w:szCs w:val="20"/>
            <w:lang w:val="en-US"/>
            <w:rPrChange w:id="10950" w:author="Airat Shigapov" w:date="2021-10-27T23:08:00Z">
              <w:rPr>
                <w:rFonts w:ascii="Consolas" w:hAnsi="Consolas" w:cs="Consolas"/>
                <w:color w:val="FF0000"/>
                <w:sz w:val="19"/>
                <w:szCs w:val="19"/>
              </w:rPr>
            </w:rPrChange>
          </w:rPr>
          <w:t>LostFocus</w:t>
        </w:r>
        <w:proofErr w:type="spellEnd"/>
        <w:r w:rsidRPr="008C09BE">
          <w:rPr>
            <w:rFonts w:ascii="Times New Roman" w:hAnsi="Times New Roman" w:cs="Times New Roman"/>
            <w:sz w:val="20"/>
            <w:szCs w:val="20"/>
            <w:lang w:val="en-US"/>
            <w:rPrChange w:id="10951" w:author="Airat Shigapov" w:date="2021-10-27T23:08:00Z">
              <w:rPr>
                <w:rFonts w:ascii="Consolas" w:hAnsi="Consolas" w:cs="Consolas"/>
                <w:color w:val="0000FF"/>
                <w:sz w:val="19"/>
                <w:szCs w:val="19"/>
              </w:rPr>
            </w:rPrChange>
          </w:rPr>
          <w:t>="password2_LostFocus"</w:t>
        </w:r>
      </w:ins>
    </w:p>
    <w:p w14:paraId="4F28779F" w14:textId="77777777" w:rsidR="00D002A1" w:rsidRPr="008C09BE" w:rsidRDefault="00D002A1" w:rsidP="00D002A1">
      <w:pPr>
        <w:autoSpaceDE w:val="0"/>
        <w:autoSpaceDN w:val="0"/>
        <w:adjustRightInd w:val="0"/>
        <w:spacing w:after="0" w:line="240" w:lineRule="auto"/>
        <w:rPr>
          <w:ins w:id="10952" w:author="Airat Shigapov" w:date="2021-10-27T23:06:00Z"/>
          <w:rFonts w:ascii="Times New Roman" w:hAnsi="Times New Roman" w:cs="Times New Roman"/>
          <w:sz w:val="20"/>
          <w:szCs w:val="20"/>
          <w:lang w:val="en-US"/>
          <w:rPrChange w:id="10953" w:author="Airat Shigapov" w:date="2021-10-27T23:08:00Z">
            <w:rPr>
              <w:ins w:id="10954" w:author="Airat Shigapov" w:date="2021-10-27T23:06:00Z"/>
              <w:rFonts w:ascii="Consolas" w:hAnsi="Consolas" w:cs="Consolas"/>
              <w:color w:val="000000"/>
              <w:sz w:val="19"/>
              <w:szCs w:val="19"/>
            </w:rPr>
          </w:rPrChange>
        </w:rPr>
      </w:pPr>
      <w:ins w:id="10955" w:author="Airat Shigapov" w:date="2021-10-27T23:06:00Z">
        <w:r w:rsidRPr="008C09BE">
          <w:rPr>
            <w:rFonts w:ascii="Times New Roman" w:hAnsi="Times New Roman" w:cs="Times New Roman"/>
            <w:sz w:val="20"/>
            <w:szCs w:val="20"/>
            <w:lang w:val="en-US"/>
            <w:rPrChange w:id="10956"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10957" w:author="Airat Shigapov" w:date="2021-10-27T23:08:00Z">
              <w:rPr>
                <w:rFonts w:ascii="Consolas" w:hAnsi="Consolas" w:cs="Consolas"/>
                <w:color w:val="FF0000"/>
                <w:sz w:val="19"/>
                <w:szCs w:val="19"/>
              </w:rPr>
            </w:rPrChange>
          </w:rPr>
          <w:t xml:space="preserve"> Foreground</w:t>
        </w:r>
        <w:r w:rsidRPr="008C09BE">
          <w:rPr>
            <w:rFonts w:ascii="Times New Roman" w:hAnsi="Times New Roman" w:cs="Times New Roman"/>
            <w:sz w:val="20"/>
            <w:szCs w:val="20"/>
            <w:lang w:val="en-US"/>
            <w:rPrChange w:id="10958" w:author="Airat Shigapov" w:date="2021-10-27T23:08:00Z">
              <w:rPr>
                <w:rFonts w:ascii="Consolas" w:hAnsi="Consolas" w:cs="Consolas"/>
                <w:color w:val="0000FF"/>
                <w:sz w:val="19"/>
                <w:szCs w:val="19"/>
              </w:rPr>
            </w:rPrChange>
          </w:rPr>
          <w:t>="Black"</w:t>
        </w:r>
      </w:ins>
    </w:p>
    <w:p w14:paraId="5E81EEE5" w14:textId="77777777" w:rsidR="00D002A1" w:rsidRPr="008C09BE" w:rsidRDefault="00D002A1" w:rsidP="00D002A1">
      <w:pPr>
        <w:autoSpaceDE w:val="0"/>
        <w:autoSpaceDN w:val="0"/>
        <w:adjustRightInd w:val="0"/>
        <w:spacing w:after="0" w:line="240" w:lineRule="auto"/>
        <w:rPr>
          <w:ins w:id="10959" w:author="Airat Shigapov" w:date="2021-10-27T23:06:00Z"/>
          <w:rFonts w:ascii="Times New Roman" w:hAnsi="Times New Roman" w:cs="Times New Roman"/>
          <w:sz w:val="20"/>
          <w:szCs w:val="20"/>
          <w:lang w:val="en-US"/>
          <w:rPrChange w:id="10960" w:author="Airat Shigapov" w:date="2021-10-27T23:08:00Z">
            <w:rPr>
              <w:ins w:id="10961" w:author="Airat Shigapov" w:date="2021-10-27T23:06:00Z"/>
              <w:rFonts w:ascii="Consolas" w:hAnsi="Consolas" w:cs="Consolas"/>
              <w:color w:val="000000"/>
              <w:sz w:val="19"/>
              <w:szCs w:val="19"/>
            </w:rPr>
          </w:rPrChange>
        </w:rPr>
      </w:pPr>
      <w:ins w:id="10962" w:author="Airat Shigapov" w:date="2021-10-27T23:06:00Z">
        <w:r w:rsidRPr="008C09BE">
          <w:rPr>
            <w:rFonts w:ascii="Times New Roman" w:hAnsi="Times New Roman" w:cs="Times New Roman"/>
            <w:sz w:val="20"/>
            <w:szCs w:val="20"/>
            <w:lang w:val="en-US"/>
            <w:rPrChange w:id="10963"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10964" w:author="Airat Shigapov" w:date="2021-10-27T23:08:00Z">
              <w:rPr>
                <w:rFonts w:ascii="Consolas" w:hAnsi="Consolas" w:cs="Consolas"/>
                <w:color w:val="FF0000"/>
                <w:sz w:val="19"/>
                <w:szCs w:val="19"/>
              </w:rPr>
            </w:rPrChange>
          </w:rPr>
          <w:t xml:space="preserve"> </w:t>
        </w:r>
        <w:proofErr w:type="spellStart"/>
        <w:r w:rsidRPr="008C09BE">
          <w:rPr>
            <w:rFonts w:ascii="Times New Roman" w:hAnsi="Times New Roman" w:cs="Times New Roman"/>
            <w:sz w:val="20"/>
            <w:szCs w:val="20"/>
            <w:lang w:val="en-US"/>
            <w:rPrChange w:id="10965" w:author="Airat Shigapov" w:date="2021-10-27T23:08:00Z">
              <w:rPr>
                <w:rFonts w:ascii="Consolas" w:hAnsi="Consolas" w:cs="Consolas"/>
                <w:color w:val="FF0000"/>
                <w:sz w:val="19"/>
                <w:szCs w:val="19"/>
              </w:rPr>
            </w:rPrChange>
          </w:rPr>
          <w:t>FontSize</w:t>
        </w:r>
        <w:proofErr w:type="spellEnd"/>
        <w:r w:rsidRPr="008C09BE">
          <w:rPr>
            <w:rFonts w:ascii="Times New Roman" w:hAnsi="Times New Roman" w:cs="Times New Roman"/>
            <w:sz w:val="20"/>
            <w:szCs w:val="20"/>
            <w:lang w:val="en-US"/>
            <w:rPrChange w:id="10966" w:author="Airat Shigapov" w:date="2021-10-27T23:08:00Z">
              <w:rPr>
                <w:rFonts w:ascii="Consolas" w:hAnsi="Consolas" w:cs="Consolas"/>
                <w:color w:val="0000FF"/>
                <w:sz w:val="19"/>
                <w:szCs w:val="19"/>
              </w:rPr>
            </w:rPrChange>
          </w:rPr>
          <w:t>="17"/&gt;</w:t>
        </w:r>
      </w:ins>
    </w:p>
    <w:p w14:paraId="39B6A2C1" w14:textId="77777777" w:rsidR="00D002A1" w:rsidRPr="008C09BE" w:rsidRDefault="00D002A1" w:rsidP="00D002A1">
      <w:pPr>
        <w:autoSpaceDE w:val="0"/>
        <w:autoSpaceDN w:val="0"/>
        <w:adjustRightInd w:val="0"/>
        <w:spacing w:after="0" w:line="240" w:lineRule="auto"/>
        <w:rPr>
          <w:ins w:id="10967" w:author="Airat Shigapov" w:date="2021-10-27T23:06:00Z"/>
          <w:rFonts w:ascii="Times New Roman" w:hAnsi="Times New Roman" w:cs="Times New Roman"/>
          <w:sz w:val="20"/>
          <w:szCs w:val="20"/>
          <w:lang w:val="en-US"/>
          <w:rPrChange w:id="10968" w:author="Airat Shigapov" w:date="2021-10-27T23:08:00Z">
            <w:rPr>
              <w:ins w:id="10969" w:author="Airat Shigapov" w:date="2021-10-27T23:06:00Z"/>
              <w:rFonts w:ascii="Consolas" w:hAnsi="Consolas" w:cs="Consolas"/>
              <w:color w:val="000000"/>
              <w:sz w:val="19"/>
              <w:szCs w:val="19"/>
            </w:rPr>
          </w:rPrChange>
        </w:rPr>
      </w:pPr>
      <w:ins w:id="10970" w:author="Airat Shigapov" w:date="2021-10-27T23:06:00Z">
        <w:r w:rsidRPr="008C09BE">
          <w:rPr>
            <w:rFonts w:ascii="Times New Roman" w:hAnsi="Times New Roman" w:cs="Times New Roman"/>
            <w:sz w:val="20"/>
            <w:szCs w:val="20"/>
            <w:lang w:val="en-US"/>
            <w:rPrChange w:id="10971"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10972" w:author="Airat Shigapov" w:date="2021-10-27T23:08:00Z">
              <w:rPr>
                <w:rFonts w:ascii="Consolas" w:hAnsi="Consolas" w:cs="Consolas"/>
                <w:color w:val="0000FF"/>
                <w:sz w:val="19"/>
                <w:szCs w:val="19"/>
              </w:rPr>
            </w:rPrChange>
          </w:rPr>
          <w:t>&lt;/</w:t>
        </w:r>
        <w:r w:rsidRPr="008C09BE">
          <w:rPr>
            <w:rFonts w:ascii="Times New Roman" w:hAnsi="Times New Roman" w:cs="Times New Roman"/>
            <w:sz w:val="20"/>
            <w:szCs w:val="20"/>
            <w:lang w:val="en-US"/>
            <w:rPrChange w:id="10973" w:author="Airat Shigapov" w:date="2021-10-27T23:08:00Z">
              <w:rPr>
                <w:rFonts w:ascii="Consolas" w:hAnsi="Consolas" w:cs="Consolas"/>
                <w:color w:val="A31515"/>
                <w:sz w:val="19"/>
                <w:szCs w:val="19"/>
              </w:rPr>
            </w:rPrChange>
          </w:rPr>
          <w:t>Grid</w:t>
        </w:r>
        <w:r w:rsidRPr="008C09BE">
          <w:rPr>
            <w:rFonts w:ascii="Times New Roman" w:hAnsi="Times New Roman" w:cs="Times New Roman"/>
            <w:sz w:val="20"/>
            <w:szCs w:val="20"/>
            <w:lang w:val="en-US"/>
            <w:rPrChange w:id="10974" w:author="Airat Shigapov" w:date="2021-10-27T23:08:00Z">
              <w:rPr>
                <w:rFonts w:ascii="Consolas" w:hAnsi="Consolas" w:cs="Consolas"/>
                <w:color w:val="0000FF"/>
                <w:sz w:val="19"/>
                <w:szCs w:val="19"/>
              </w:rPr>
            </w:rPrChange>
          </w:rPr>
          <w:t>&gt;</w:t>
        </w:r>
      </w:ins>
    </w:p>
    <w:p w14:paraId="2E8E9E9B" w14:textId="77777777" w:rsidR="00D002A1" w:rsidRPr="008C09BE" w:rsidRDefault="00D002A1" w:rsidP="00D002A1">
      <w:pPr>
        <w:autoSpaceDE w:val="0"/>
        <w:autoSpaceDN w:val="0"/>
        <w:adjustRightInd w:val="0"/>
        <w:spacing w:after="0" w:line="240" w:lineRule="auto"/>
        <w:rPr>
          <w:ins w:id="10975" w:author="Airat Shigapov" w:date="2021-10-27T23:06:00Z"/>
          <w:rFonts w:ascii="Times New Roman" w:hAnsi="Times New Roman" w:cs="Times New Roman"/>
          <w:sz w:val="20"/>
          <w:szCs w:val="20"/>
          <w:lang w:val="en-US"/>
          <w:rPrChange w:id="10976" w:author="Airat Shigapov" w:date="2021-10-27T23:08:00Z">
            <w:rPr>
              <w:ins w:id="10977" w:author="Airat Shigapov" w:date="2021-10-27T23:06:00Z"/>
              <w:rFonts w:ascii="Consolas" w:hAnsi="Consolas" w:cs="Consolas"/>
              <w:color w:val="000000"/>
              <w:sz w:val="19"/>
              <w:szCs w:val="19"/>
            </w:rPr>
          </w:rPrChange>
        </w:rPr>
      </w:pPr>
      <w:ins w:id="10978" w:author="Airat Shigapov" w:date="2021-10-27T23:06:00Z">
        <w:r w:rsidRPr="008C09BE">
          <w:rPr>
            <w:rFonts w:ascii="Times New Roman" w:hAnsi="Times New Roman" w:cs="Times New Roman"/>
            <w:sz w:val="20"/>
            <w:szCs w:val="20"/>
            <w:lang w:val="en-US"/>
            <w:rPrChange w:id="10979"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10980" w:author="Airat Shigapov" w:date="2021-10-27T23:08:00Z">
              <w:rPr>
                <w:rFonts w:ascii="Consolas" w:hAnsi="Consolas" w:cs="Consolas"/>
                <w:color w:val="0000FF"/>
                <w:sz w:val="19"/>
                <w:szCs w:val="19"/>
              </w:rPr>
            </w:rPrChange>
          </w:rPr>
          <w:t>&lt;</w:t>
        </w:r>
        <w:r w:rsidRPr="008C09BE">
          <w:rPr>
            <w:rFonts w:ascii="Times New Roman" w:hAnsi="Times New Roman" w:cs="Times New Roman"/>
            <w:sz w:val="20"/>
            <w:szCs w:val="20"/>
            <w:lang w:val="en-US"/>
            <w:rPrChange w:id="10981" w:author="Airat Shigapov" w:date="2021-10-27T23:08:00Z">
              <w:rPr>
                <w:rFonts w:ascii="Consolas" w:hAnsi="Consolas" w:cs="Consolas"/>
                <w:color w:val="A31515"/>
                <w:sz w:val="19"/>
                <w:szCs w:val="19"/>
              </w:rPr>
            </w:rPrChange>
          </w:rPr>
          <w:t>Grid</w:t>
        </w:r>
        <w:r w:rsidRPr="008C09BE">
          <w:rPr>
            <w:rFonts w:ascii="Times New Roman" w:hAnsi="Times New Roman" w:cs="Times New Roman"/>
            <w:sz w:val="20"/>
            <w:szCs w:val="20"/>
            <w:lang w:val="en-US"/>
            <w:rPrChange w:id="10982" w:author="Airat Shigapov" w:date="2021-10-27T23:08:00Z">
              <w:rPr>
                <w:rFonts w:ascii="Consolas" w:hAnsi="Consolas" w:cs="Consolas"/>
                <w:color w:val="FF0000"/>
                <w:sz w:val="19"/>
                <w:szCs w:val="19"/>
              </w:rPr>
            </w:rPrChange>
          </w:rPr>
          <w:t xml:space="preserve"> Margin</w:t>
        </w:r>
        <w:r w:rsidRPr="008C09BE">
          <w:rPr>
            <w:rFonts w:ascii="Times New Roman" w:hAnsi="Times New Roman" w:cs="Times New Roman"/>
            <w:sz w:val="20"/>
            <w:szCs w:val="20"/>
            <w:lang w:val="en-US"/>
            <w:rPrChange w:id="10983" w:author="Airat Shigapov" w:date="2021-10-27T23:08:00Z">
              <w:rPr>
                <w:rFonts w:ascii="Consolas" w:hAnsi="Consolas" w:cs="Consolas"/>
                <w:color w:val="0000FF"/>
                <w:sz w:val="19"/>
                <w:szCs w:val="19"/>
              </w:rPr>
            </w:rPrChange>
          </w:rPr>
          <w:t>="0,17,0,0"&gt;</w:t>
        </w:r>
      </w:ins>
    </w:p>
    <w:p w14:paraId="306767A4" w14:textId="77777777" w:rsidR="00D002A1" w:rsidRPr="008C09BE" w:rsidRDefault="00D002A1" w:rsidP="00D002A1">
      <w:pPr>
        <w:autoSpaceDE w:val="0"/>
        <w:autoSpaceDN w:val="0"/>
        <w:adjustRightInd w:val="0"/>
        <w:spacing w:after="0" w:line="240" w:lineRule="auto"/>
        <w:rPr>
          <w:ins w:id="10984" w:author="Airat Shigapov" w:date="2021-10-27T23:06:00Z"/>
          <w:rFonts w:ascii="Times New Roman" w:hAnsi="Times New Roman" w:cs="Times New Roman"/>
          <w:sz w:val="20"/>
          <w:szCs w:val="20"/>
          <w:lang w:val="en-US"/>
          <w:rPrChange w:id="10985" w:author="Airat Shigapov" w:date="2021-10-27T23:08:00Z">
            <w:rPr>
              <w:ins w:id="10986" w:author="Airat Shigapov" w:date="2021-10-27T23:06:00Z"/>
              <w:rFonts w:ascii="Consolas" w:hAnsi="Consolas" w:cs="Consolas"/>
              <w:color w:val="000000"/>
              <w:sz w:val="19"/>
              <w:szCs w:val="19"/>
            </w:rPr>
          </w:rPrChange>
        </w:rPr>
      </w:pPr>
      <w:ins w:id="10987" w:author="Airat Shigapov" w:date="2021-10-27T23:06:00Z">
        <w:r w:rsidRPr="008C09BE">
          <w:rPr>
            <w:rFonts w:ascii="Times New Roman" w:hAnsi="Times New Roman" w:cs="Times New Roman"/>
            <w:sz w:val="20"/>
            <w:szCs w:val="20"/>
            <w:lang w:val="en-US"/>
            <w:rPrChange w:id="10988"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10989" w:author="Airat Shigapov" w:date="2021-10-27T23:08:00Z">
              <w:rPr>
                <w:rFonts w:ascii="Consolas" w:hAnsi="Consolas" w:cs="Consolas"/>
                <w:color w:val="0000FF"/>
                <w:sz w:val="19"/>
                <w:szCs w:val="19"/>
              </w:rPr>
            </w:rPrChange>
          </w:rPr>
          <w:t>&lt;</w:t>
        </w:r>
        <w:proofErr w:type="spellStart"/>
        <w:r w:rsidRPr="008C09BE">
          <w:rPr>
            <w:rFonts w:ascii="Times New Roman" w:hAnsi="Times New Roman" w:cs="Times New Roman"/>
            <w:sz w:val="20"/>
            <w:szCs w:val="20"/>
            <w:lang w:val="en-US"/>
            <w:rPrChange w:id="10990" w:author="Airat Shigapov" w:date="2021-10-27T23:08:00Z">
              <w:rPr>
                <w:rFonts w:ascii="Consolas" w:hAnsi="Consolas" w:cs="Consolas"/>
                <w:color w:val="A31515"/>
                <w:sz w:val="19"/>
                <w:szCs w:val="19"/>
              </w:rPr>
            </w:rPrChange>
          </w:rPr>
          <w:t>TextBox</w:t>
        </w:r>
        <w:proofErr w:type="spellEnd"/>
        <w:r w:rsidRPr="008C09BE">
          <w:rPr>
            <w:rFonts w:ascii="Times New Roman" w:hAnsi="Times New Roman" w:cs="Times New Roman"/>
            <w:sz w:val="20"/>
            <w:szCs w:val="20"/>
            <w:lang w:val="en-US"/>
            <w:rPrChange w:id="10991" w:author="Airat Shigapov" w:date="2021-10-27T23:08:00Z">
              <w:rPr>
                <w:rFonts w:ascii="Consolas" w:hAnsi="Consolas" w:cs="Consolas"/>
                <w:color w:val="FF0000"/>
                <w:sz w:val="19"/>
                <w:szCs w:val="19"/>
              </w:rPr>
            </w:rPrChange>
          </w:rPr>
          <w:t xml:space="preserve"> </w:t>
        </w:r>
        <w:proofErr w:type="gramStart"/>
        <w:r w:rsidRPr="008C09BE">
          <w:rPr>
            <w:rFonts w:ascii="Times New Roman" w:hAnsi="Times New Roman" w:cs="Times New Roman"/>
            <w:sz w:val="20"/>
            <w:szCs w:val="20"/>
            <w:lang w:val="en-US"/>
            <w:rPrChange w:id="10992" w:author="Airat Shigapov" w:date="2021-10-27T23:08:00Z">
              <w:rPr>
                <w:rFonts w:ascii="Consolas" w:hAnsi="Consolas" w:cs="Consolas"/>
                <w:color w:val="FF0000"/>
                <w:sz w:val="19"/>
                <w:szCs w:val="19"/>
              </w:rPr>
            </w:rPrChange>
          </w:rPr>
          <w:t>x</w:t>
        </w:r>
        <w:r w:rsidRPr="008C09BE">
          <w:rPr>
            <w:rFonts w:ascii="Times New Roman" w:hAnsi="Times New Roman" w:cs="Times New Roman"/>
            <w:sz w:val="20"/>
            <w:szCs w:val="20"/>
            <w:lang w:val="en-US"/>
            <w:rPrChange w:id="10993" w:author="Airat Shigapov" w:date="2021-10-27T23:08:00Z">
              <w:rPr>
                <w:rFonts w:ascii="Consolas" w:hAnsi="Consolas" w:cs="Consolas"/>
                <w:color w:val="0000FF"/>
                <w:sz w:val="19"/>
                <w:szCs w:val="19"/>
              </w:rPr>
            </w:rPrChange>
          </w:rPr>
          <w:t>:</w:t>
        </w:r>
        <w:r w:rsidRPr="008C09BE">
          <w:rPr>
            <w:rFonts w:ascii="Times New Roman" w:hAnsi="Times New Roman" w:cs="Times New Roman"/>
            <w:sz w:val="20"/>
            <w:szCs w:val="20"/>
            <w:lang w:val="en-US"/>
            <w:rPrChange w:id="10994" w:author="Airat Shigapov" w:date="2021-10-27T23:08:00Z">
              <w:rPr>
                <w:rFonts w:ascii="Consolas" w:hAnsi="Consolas" w:cs="Consolas"/>
                <w:color w:val="FF0000"/>
                <w:sz w:val="19"/>
                <w:szCs w:val="19"/>
              </w:rPr>
            </w:rPrChange>
          </w:rPr>
          <w:t>Name</w:t>
        </w:r>
        <w:proofErr w:type="gramEnd"/>
        <w:r w:rsidRPr="008C09BE">
          <w:rPr>
            <w:rFonts w:ascii="Times New Roman" w:hAnsi="Times New Roman" w:cs="Times New Roman"/>
            <w:sz w:val="20"/>
            <w:szCs w:val="20"/>
            <w:lang w:val="en-US"/>
            <w:rPrChange w:id="10995" w:author="Airat Shigapov" w:date="2021-10-27T23:08:00Z">
              <w:rPr>
                <w:rFonts w:ascii="Consolas" w:hAnsi="Consolas" w:cs="Consolas"/>
                <w:color w:val="0000FF"/>
                <w:sz w:val="19"/>
                <w:szCs w:val="19"/>
              </w:rPr>
            </w:rPrChange>
          </w:rPr>
          <w:t>="passwordfield2"</w:t>
        </w:r>
      </w:ins>
    </w:p>
    <w:p w14:paraId="09FFD56C" w14:textId="77777777" w:rsidR="00D002A1" w:rsidRPr="008C09BE" w:rsidRDefault="00D002A1" w:rsidP="00D002A1">
      <w:pPr>
        <w:autoSpaceDE w:val="0"/>
        <w:autoSpaceDN w:val="0"/>
        <w:adjustRightInd w:val="0"/>
        <w:spacing w:after="0" w:line="240" w:lineRule="auto"/>
        <w:rPr>
          <w:ins w:id="10996" w:author="Airat Shigapov" w:date="2021-10-27T23:06:00Z"/>
          <w:rFonts w:ascii="Times New Roman" w:hAnsi="Times New Roman" w:cs="Times New Roman"/>
          <w:sz w:val="20"/>
          <w:szCs w:val="20"/>
          <w:lang w:val="en-US"/>
          <w:rPrChange w:id="10997" w:author="Airat Shigapov" w:date="2021-10-27T23:08:00Z">
            <w:rPr>
              <w:ins w:id="10998" w:author="Airat Shigapov" w:date="2021-10-27T23:06:00Z"/>
              <w:rFonts w:ascii="Consolas" w:hAnsi="Consolas" w:cs="Consolas"/>
              <w:color w:val="000000"/>
              <w:sz w:val="19"/>
              <w:szCs w:val="19"/>
            </w:rPr>
          </w:rPrChange>
        </w:rPr>
      </w:pPr>
      <w:ins w:id="10999" w:author="Airat Shigapov" w:date="2021-10-27T23:06:00Z">
        <w:r w:rsidRPr="008C09BE">
          <w:rPr>
            <w:rFonts w:ascii="Times New Roman" w:hAnsi="Times New Roman" w:cs="Times New Roman"/>
            <w:sz w:val="20"/>
            <w:szCs w:val="20"/>
            <w:lang w:val="en-US"/>
            <w:rPrChange w:id="11000"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11001" w:author="Airat Shigapov" w:date="2021-10-27T23:08:00Z">
              <w:rPr>
                <w:rFonts w:ascii="Consolas" w:hAnsi="Consolas" w:cs="Consolas"/>
                <w:color w:val="FF0000"/>
                <w:sz w:val="19"/>
                <w:szCs w:val="19"/>
              </w:rPr>
            </w:rPrChange>
          </w:rPr>
          <w:t xml:space="preserve"> Text</w:t>
        </w:r>
        <w:r w:rsidRPr="008C09BE">
          <w:rPr>
            <w:rFonts w:ascii="Times New Roman" w:hAnsi="Times New Roman" w:cs="Times New Roman"/>
            <w:sz w:val="20"/>
            <w:szCs w:val="20"/>
            <w:lang w:val="en-US"/>
            <w:rPrChange w:id="11002" w:author="Airat Shigapov" w:date="2021-10-27T23:08:00Z">
              <w:rPr>
                <w:rFonts w:ascii="Consolas" w:hAnsi="Consolas" w:cs="Consolas"/>
                <w:color w:val="0000FF"/>
                <w:sz w:val="19"/>
                <w:szCs w:val="19"/>
              </w:rPr>
            </w:rPrChange>
          </w:rPr>
          <w:t>="</w:t>
        </w:r>
        <w:r w:rsidRPr="008C09BE">
          <w:rPr>
            <w:rFonts w:ascii="Times New Roman" w:hAnsi="Times New Roman" w:cs="Times New Roman"/>
            <w:sz w:val="20"/>
            <w:szCs w:val="20"/>
            <w:rPrChange w:id="11003" w:author="Airat Shigapov" w:date="2021-10-27T23:08:00Z">
              <w:rPr>
                <w:rFonts w:ascii="Consolas" w:hAnsi="Consolas" w:cs="Consolas"/>
                <w:color w:val="0000FF"/>
                <w:sz w:val="19"/>
                <w:szCs w:val="19"/>
              </w:rPr>
            </w:rPrChange>
          </w:rPr>
          <w:t>Повторите</w:t>
        </w:r>
        <w:r w:rsidRPr="008C09BE">
          <w:rPr>
            <w:rFonts w:ascii="Times New Roman" w:hAnsi="Times New Roman" w:cs="Times New Roman"/>
            <w:sz w:val="20"/>
            <w:szCs w:val="20"/>
            <w:lang w:val="en-US"/>
            <w:rPrChange w:id="11004" w:author="Airat Shigapov" w:date="2021-10-27T23:08:00Z">
              <w:rPr>
                <w:rFonts w:ascii="Consolas" w:hAnsi="Consolas" w:cs="Consolas"/>
                <w:color w:val="0000FF"/>
                <w:sz w:val="19"/>
                <w:szCs w:val="19"/>
              </w:rPr>
            </w:rPrChange>
          </w:rPr>
          <w:t xml:space="preserve"> </w:t>
        </w:r>
        <w:r w:rsidRPr="008C09BE">
          <w:rPr>
            <w:rFonts w:ascii="Times New Roman" w:hAnsi="Times New Roman" w:cs="Times New Roman"/>
            <w:sz w:val="20"/>
            <w:szCs w:val="20"/>
            <w:rPrChange w:id="11005" w:author="Airat Shigapov" w:date="2021-10-27T23:08:00Z">
              <w:rPr>
                <w:rFonts w:ascii="Consolas" w:hAnsi="Consolas" w:cs="Consolas"/>
                <w:color w:val="0000FF"/>
                <w:sz w:val="19"/>
                <w:szCs w:val="19"/>
              </w:rPr>
            </w:rPrChange>
          </w:rPr>
          <w:t>пароль</w:t>
        </w:r>
        <w:r w:rsidRPr="008C09BE">
          <w:rPr>
            <w:rFonts w:ascii="Times New Roman" w:hAnsi="Times New Roman" w:cs="Times New Roman"/>
            <w:sz w:val="20"/>
            <w:szCs w:val="20"/>
            <w:lang w:val="en-US"/>
            <w:rPrChange w:id="11006" w:author="Airat Shigapov" w:date="2021-10-27T23:08:00Z">
              <w:rPr>
                <w:rFonts w:ascii="Consolas" w:hAnsi="Consolas" w:cs="Consolas"/>
                <w:color w:val="0000FF"/>
                <w:sz w:val="19"/>
                <w:szCs w:val="19"/>
              </w:rPr>
            </w:rPrChange>
          </w:rPr>
          <w:t>"</w:t>
        </w:r>
      </w:ins>
    </w:p>
    <w:p w14:paraId="36AB57B8" w14:textId="77777777" w:rsidR="00D002A1" w:rsidRPr="008C09BE" w:rsidRDefault="00D002A1" w:rsidP="00D002A1">
      <w:pPr>
        <w:autoSpaceDE w:val="0"/>
        <w:autoSpaceDN w:val="0"/>
        <w:adjustRightInd w:val="0"/>
        <w:spacing w:after="0" w:line="240" w:lineRule="auto"/>
        <w:rPr>
          <w:ins w:id="11007" w:author="Airat Shigapov" w:date="2021-10-27T23:06:00Z"/>
          <w:rFonts w:ascii="Times New Roman" w:hAnsi="Times New Roman" w:cs="Times New Roman"/>
          <w:sz w:val="20"/>
          <w:szCs w:val="20"/>
          <w:lang w:val="en-US"/>
          <w:rPrChange w:id="11008" w:author="Airat Shigapov" w:date="2021-10-27T23:08:00Z">
            <w:rPr>
              <w:ins w:id="11009" w:author="Airat Shigapov" w:date="2021-10-27T23:06:00Z"/>
              <w:rFonts w:ascii="Consolas" w:hAnsi="Consolas" w:cs="Consolas"/>
              <w:color w:val="000000"/>
              <w:sz w:val="19"/>
              <w:szCs w:val="19"/>
            </w:rPr>
          </w:rPrChange>
        </w:rPr>
      </w:pPr>
      <w:ins w:id="11010" w:author="Airat Shigapov" w:date="2021-10-27T23:06:00Z">
        <w:r w:rsidRPr="008C09BE">
          <w:rPr>
            <w:rFonts w:ascii="Times New Roman" w:hAnsi="Times New Roman" w:cs="Times New Roman"/>
            <w:sz w:val="20"/>
            <w:szCs w:val="20"/>
            <w:lang w:val="en-US"/>
            <w:rPrChange w:id="11011"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11012" w:author="Airat Shigapov" w:date="2021-10-27T23:08:00Z">
              <w:rPr>
                <w:rFonts w:ascii="Consolas" w:hAnsi="Consolas" w:cs="Consolas"/>
                <w:color w:val="FF0000"/>
                <w:sz w:val="19"/>
                <w:szCs w:val="19"/>
              </w:rPr>
            </w:rPrChange>
          </w:rPr>
          <w:t xml:space="preserve"> </w:t>
        </w:r>
        <w:proofErr w:type="spellStart"/>
        <w:r w:rsidRPr="008C09BE">
          <w:rPr>
            <w:rFonts w:ascii="Times New Roman" w:hAnsi="Times New Roman" w:cs="Times New Roman"/>
            <w:sz w:val="20"/>
            <w:szCs w:val="20"/>
            <w:lang w:val="en-US"/>
            <w:rPrChange w:id="11013" w:author="Airat Shigapov" w:date="2021-10-27T23:08:00Z">
              <w:rPr>
                <w:rFonts w:ascii="Consolas" w:hAnsi="Consolas" w:cs="Consolas"/>
                <w:color w:val="FF0000"/>
                <w:sz w:val="19"/>
                <w:szCs w:val="19"/>
              </w:rPr>
            </w:rPrChange>
          </w:rPr>
          <w:t>BorderBrush</w:t>
        </w:r>
        <w:proofErr w:type="spellEnd"/>
        <w:r w:rsidRPr="008C09BE">
          <w:rPr>
            <w:rFonts w:ascii="Times New Roman" w:hAnsi="Times New Roman" w:cs="Times New Roman"/>
            <w:sz w:val="20"/>
            <w:szCs w:val="20"/>
            <w:lang w:val="en-US"/>
            <w:rPrChange w:id="11014" w:author="Airat Shigapov" w:date="2021-10-27T23:08:00Z">
              <w:rPr>
                <w:rFonts w:ascii="Consolas" w:hAnsi="Consolas" w:cs="Consolas"/>
                <w:color w:val="0000FF"/>
                <w:sz w:val="19"/>
                <w:szCs w:val="19"/>
              </w:rPr>
            </w:rPrChange>
          </w:rPr>
          <w:t>="Gray"</w:t>
        </w:r>
      </w:ins>
    </w:p>
    <w:p w14:paraId="6650EC42" w14:textId="77777777" w:rsidR="00D002A1" w:rsidRPr="008C09BE" w:rsidRDefault="00D002A1" w:rsidP="00D002A1">
      <w:pPr>
        <w:autoSpaceDE w:val="0"/>
        <w:autoSpaceDN w:val="0"/>
        <w:adjustRightInd w:val="0"/>
        <w:spacing w:after="0" w:line="240" w:lineRule="auto"/>
        <w:rPr>
          <w:ins w:id="11015" w:author="Airat Shigapov" w:date="2021-10-27T23:06:00Z"/>
          <w:rFonts w:ascii="Times New Roman" w:hAnsi="Times New Roman" w:cs="Times New Roman"/>
          <w:sz w:val="20"/>
          <w:szCs w:val="20"/>
          <w:lang w:val="en-US"/>
          <w:rPrChange w:id="11016" w:author="Airat Shigapov" w:date="2021-10-27T23:08:00Z">
            <w:rPr>
              <w:ins w:id="11017" w:author="Airat Shigapov" w:date="2021-10-27T23:06:00Z"/>
              <w:rFonts w:ascii="Consolas" w:hAnsi="Consolas" w:cs="Consolas"/>
              <w:color w:val="000000"/>
              <w:sz w:val="19"/>
              <w:szCs w:val="19"/>
            </w:rPr>
          </w:rPrChange>
        </w:rPr>
      </w:pPr>
      <w:ins w:id="11018" w:author="Airat Shigapov" w:date="2021-10-27T23:06:00Z">
        <w:r w:rsidRPr="008C09BE">
          <w:rPr>
            <w:rFonts w:ascii="Times New Roman" w:hAnsi="Times New Roman" w:cs="Times New Roman"/>
            <w:sz w:val="20"/>
            <w:szCs w:val="20"/>
            <w:lang w:val="en-US"/>
            <w:rPrChange w:id="11019"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11020" w:author="Airat Shigapov" w:date="2021-10-27T23:08:00Z">
              <w:rPr>
                <w:rFonts w:ascii="Consolas" w:hAnsi="Consolas" w:cs="Consolas"/>
                <w:color w:val="FF0000"/>
                <w:sz w:val="19"/>
                <w:szCs w:val="19"/>
              </w:rPr>
            </w:rPrChange>
          </w:rPr>
          <w:t xml:space="preserve"> </w:t>
        </w:r>
        <w:proofErr w:type="spellStart"/>
        <w:r w:rsidRPr="008C09BE">
          <w:rPr>
            <w:rFonts w:ascii="Times New Roman" w:hAnsi="Times New Roman" w:cs="Times New Roman"/>
            <w:sz w:val="20"/>
            <w:szCs w:val="20"/>
            <w:lang w:val="en-US"/>
            <w:rPrChange w:id="11021" w:author="Airat Shigapov" w:date="2021-10-27T23:08:00Z">
              <w:rPr>
                <w:rFonts w:ascii="Consolas" w:hAnsi="Consolas" w:cs="Consolas"/>
                <w:color w:val="FF0000"/>
                <w:sz w:val="19"/>
                <w:szCs w:val="19"/>
              </w:rPr>
            </w:rPrChange>
          </w:rPr>
          <w:t>GotFocus</w:t>
        </w:r>
        <w:proofErr w:type="spellEnd"/>
        <w:r w:rsidRPr="008C09BE">
          <w:rPr>
            <w:rFonts w:ascii="Times New Roman" w:hAnsi="Times New Roman" w:cs="Times New Roman"/>
            <w:sz w:val="20"/>
            <w:szCs w:val="20"/>
            <w:lang w:val="en-US"/>
            <w:rPrChange w:id="11022" w:author="Airat Shigapov" w:date="2021-10-27T23:08:00Z">
              <w:rPr>
                <w:rFonts w:ascii="Consolas" w:hAnsi="Consolas" w:cs="Consolas"/>
                <w:color w:val="0000FF"/>
                <w:sz w:val="19"/>
                <w:szCs w:val="19"/>
              </w:rPr>
            </w:rPrChange>
          </w:rPr>
          <w:t>="passwordfield2_GotFocus"&gt;</w:t>
        </w:r>
      </w:ins>
    </w:p>
    <w:p w14:paraId="49848594" w14:textId="77777777" w:rsidR="00D002A1" w:rsidRPr="008C09BE" w:rsidRDefault="00D002A1" w:rsidP="00D002A1">
      <w:pPr>
        <w:autoSpaceDE w:val="0"/>
        <w:autoSpaceDN w:val="0"/>
        <w:adjustRightInd w:val="0"/>
        <w:spacing w:after="0" w:line="240" w:lineRule="auto"/>
        <w:rPr>
          <w:ins w:id="11023" w:author="Airat Shigapov" w:date="2021-10-27T23:06:00Z"/>
          <w:rFonts w:ascii="Times New Roman" w:hAnsi="Times New Roman" w:cs="Times New Roman"/>
          <w:sz w:val="20"/>
          <w:szCs w:val="20"/>
          <w:lang w:val="en-US"/>
          <w:rPrChange w:id="11024" w:author="Airat Shigapov" w:date="2021-10-27T23:08:00Z">
            <w:rPr>
              <w:ins w:id="11025" w:author="Airat Shigapov" w:date="2021-10-27T23:06:00Z"/>
              <w:rFonts w:ascii="Consolas" w:hAnsi="Consolas" w:cs="Consolas"/>
              <w:color w:val="000000"/>
              <w:sz w:val="19"/>
              <w:szCs w:val="19"/>
            </w:rPr>
          </w:rPrChange>
        </w:rPr>
      </w:pPr>
      <w:ins w:id="11026" w:author="Airat Shigapov" w:date="2021-10-27T23:06:00Z">
        <w:r w:rsidRPr="008C09BE">
          <w:rPr>
            <w:rFonts w:ascii="Times New Roman" w:hAnsi="Times New Roman" w:cs="Times New Roman"/>
            <w:sz w:val="20"/>
            <w:szCs w:val="20"/>
            <w:lang w:val="en-US"/>
            <w:rPrChange w:id="11027"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11028" w:author="Airat Shigapov" w:date="2021-10-27T23:08:00Z">
              <w:rPr>
                <w:rFonts w:ascii="Consolas" w:hAnsi="Consolas" w:cs="Consolas"/>
                <w:color w:val="0000FF"/>
                <w:sz w:val="19"/>
                <w:szCs w:val="19"/>
              </w:rPr>
            </w:rPrChange>
          </w:rPr>
          <w:t>&lt;/</w:t>
        </w:r>
        <w:proofErr w:type="spellStart"/>
        <w:r w:rsidRPr="008C09BE">
          <w:rPr>
            <w:rFonts w:ascii="Times New Roman" w:hAnsi="Times New Roman" w:cs="Times New Roman"/>
            <w:sz w:val="20"/>
            <w:szCs w:val="20"/>
            <w:lang w:val="en-US"/>
            <w:rPrChange w:id="11029" w:author="Airat Shigapov" w:date="2021-10-27T23:08:00Z">
              <w:rPr>
                <w:rFonts w:ascii="Consolas" w:hAnsi="Consolas" w:cs="Consolas"/>
                <w:color w:val="A31515"/>
                <w:sz w:val="19"/>
                <w:szCs w:val="19"/>
              </w:rPr>
            </w:rPrChange>
          </w:rPr>
          <w:t>TextBox</w:t>
        </w:r>
        <w:proofErr w:type="spellEnd"/>
        <w:r w:rsidRPr="008C09BE">
          <w:rPr>
            <w:rFonts w:ascii="Times New Roman" w:hAnsi="Times New Roman" w:cs="Times New Roman"/>
            <w:sz w:val="20"/>
            <w:szCs w:val="20"/>
            <w:lang w:val="en-US"/>
            <w:rPrChange w:id="11030" w:author="Airat Shigapov" w:date="2021-10-27T23:08:00Z">
              <w:rPr>
                <w:rFonts w:ascii="Consolas" w:hAnsi="Consolas" w:cs="Consolas"/>
                <w:color w:val="0000FF"/>
                <w:sz w:val="19"/>
                <w:szCs w:val="19"/>
              </w:rPr>
            </w:rPrChange>
          </w:rPr>
          <w:t>&gt;</w:t>
        </w:r>
      </w:ins>
    </w:p>
    <w:p w14:paraId="7C05644A" w14:textId="77777777" w:rsidR="00D002A1" w:rsidRPr="008C09BE" w:rsidRDefault="00D002A1" w:rsidP="00D002A1">
      <w:pPr>
        <w:autoSpaceDE w:val="0"/>
        <w:autoSpaceDN w:val="0"/>
        <w:adjustRightInd w:val="0"/>
        <w:spacing w:after="0" w:line="240" w:lineRule="auto"/>
        <w:rPr>
          <w:ins w:id="11031" w:author="Airat Shigapov" w:date="2021-10-27T23:06:00Z"/>
          <w:rFonts w:ascii="Times New Roman" w:hAnsi="Times New Roman" w:cs="Times New Roman"/>
          <w:sz w:val="20"/>
          <w:szCs w:val="20"/>
          <w:lang w:val="en-US"/>
          <w:rPrChange w:id="11032" w:author="Airat Shigapov" w:date="2021-10-27T23:08:00Z">
            <w:rPr>
              <w:ins w:id="11033" w:author="Airat Shigapov" w:date="2021-10-27T23:06:00Z"/>
              <w:rFonts w:ascii="Consolas" w:hAnsi="Consolas" w:cs="Consolas"/>
              <w:color w:val="000000"/>
              <w:sz w:val="19"/>
              <w:szCs w:val="19"/>
            </w:rPr>
          </w:rPrChange>
        </w:rPr>
      </w:pPr>
      <w:ins w:id="11034" w:author="Airat Shigapov" w:date="2021-10-27T23:06:00Z">
        <w:r w:rsidRPr="008C09BE">
          <w:rPr>
            <w:rFonts w:ascii="Times New Roman" w:hAnsi="Times New Roman" w:cs="Times New Roman"/>
            <w:sz w:val="20"/>
            <w:szCs w:val="20"/>
            <w:lang w:val="en-US"/>
            <w:rPrChange w:id="11035"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11036" w:author="Airat Shigapov" w:date="2021-10-27T23:08:00Z">
              <w:rPr>
                <w:rFonts w:ascii="Consolas" w:hAnsi="Consolas" w:cs="Consolas"/>
                <w:color w:val="0000FF"/>
                <w:sz w:val="19"/>
                <w:szCs w:val="19"/>
              </w:rPr>
            </w:rPrChange>
          </w:rPr>
          <w:t>&lt;</w:t>
        </w:r>
        <w:proofErr w:type="spellStart"/>
        <w:r w:rsidRPr="008C09BE">
          <w:rPr>
            <w:rFonts w:ascii="Times New Roman" w:hAnsi="Times New Roman" w:cs="Times New Roman"/>
            <w:sz w:val="20"/>
            <w:szCs w:val="20"/>
            <w:lang w:val="en-US"/>
            <w:rPrChange w:id="11037" w:author="Airat Shigapov" w:date="2021-10-27T23:08:00Z">
              <w:rPr>
                <w:rFonts w:ascii="Consolas" w:hAnsi="Consolas" w:cs="Consolas"/>
                <w:color w:val="A31515"/>
                <w:sz w:val="19"/>
                <w:szCs w:val="19"/>
              </w:rPr>
            </w:rPrChange>
          </w:rPr>
          <w:t>PasswordBox</w:t>
        </w:r>
        <w:proofErr w:type="spellEnd"/>
        <w:r w:rsidRPr="008C09BE">
          <w:rPr>
            <w:rFonts w:ascii="Times New Roman" w:hAnsi="Times New Roman" w:cs="Times New Roman"/>
            <w:sz w:val="20"/>
            <w:szCs w:val="20"/>
            <w:lang w:val="en-US"/>
            <w:rPrChange w:id="11038" w:author="Airat Shigapov" w:date="2021-10-27T23:08:00Z">
              <w:rPr>
                <w:rFonts w:ascii="Consolas" w:hAnsi="Consolas" w:cs="Consolas"/>
                <w:color w:val="FF0000"/>
                <w:sz w:val="19"/>
                <w:szCs w:val="19"/>
              </w:rPr>
            </w:rPrChange>
          </w:rPr>
          <w:t xml:space="preserve"> </w:t>
        </w:r>
        <w:proofErr w:type="gramStart"/>
        <w:r w:rsidRPr="008C09BE">
          <w:rPr>
            <w:rFonts w:ascii="Times New Roman" w:hAnsi="Times New Roman" w:cs="Times New Roman"/>
            <w:sz w:val="20"/>
            <w:szCs w:val="20"/>
            <w:lang w:val="en-US"/>
            <w:rPrChange w:id="11039" w:author="Airat Shigapov" w:date="2021-10-27T23:08:00Z">
              <w:rPr>
                <w:rFonts w:ascii="Consolas" w:hAnsi="Consolas" w:cs="Consolas"/>
                <w:color w:val="FF0000"/>
                <w:sz w:val="19"/>
                <w:szCs w:val="19"/>
              </w:rPr>
            </w:rPrChange>
          </w:rPr>
          <w:t>x</w:t>
        </w:r>
        <w:r w:rsidRPr="008C09BE">
          <w:rPr>
            <w:rFonts w:ascii="Times New Roman" w:hAnsi="Times New Roman" w:cs="Times New Roman"/>
            <w:sz w:val="20"/>
            <w:szCs w:val="20"/>
            <w:lang w:val="en-US"/>
            <w:rPrChange w:id="11040" w:author="Airat Shigapov" w:date="2021-10-27T23:08:00Z">
              <w:rPr>
                <w:rFonts w:ascii="Consolas" w:hAnsi="Consolas" w:cs="Consolas"/>
                <w:color w:val="0000FF"/>
                <w:sz w:val="19"/>
                <w:szCs w:val="19"/>
              </w:rPr>
            </w:rPrChange>
          </w:rPr>
          <w:t>:</w:t>
        </w:r>
        <w:r w:rsidRPr="008C09BE">
          <w:rPr>
            <w:rFonts w:ascii="Times New Roman" w:hAnsi="Times New Roman" w:cs="Times New Roman"/>
            <w:sz w:val="20"/>
            <w:szCs w:val="20"/>
            <w:lang w:val="en-US"/>
            <w:rPrChange w:id="11041" w:author="Airat Shigapov" w:date="2021-10-27T23:08:00Z">
              <w:rPr>
                <w:rFonts w:ascii="Consolas" w:hAnsi="Consolas" w:cs="Consolas"/>
                <w:color w:val="FF0000"/>
                <w:sz w:val="19"/>
                <w:szCs w:val="19"/>
              </w:rPr>
            </w:rPrChange>
          </w:rPr>
          <w:t>Name</w:t>
        </w:r>
        <w:proofErr w:type="gramEnd"/>
        <w:r w:rsidRPr="008C09BE">
          <w:rPr>
            <w:rFonts w:ascii="Times New Roman" w:hAnsi="Times New Roman" w:cs="Times New Roman"/>
            <w:sz w:val="20"/>
            <w:szCs w:val="20"/>
            <w:lang w:val="en-US"/>
            <w:rPrChange w:id="11042" w:author="Airat Shigapov" w:date="2021-10-27T23:08:00Z">
              <w:rPr>
                <w:rFonts w:ascii="Consolas" w:hAnsi="Consolas" w:cs="Consolas"/>
                <w:color w:val="0000FF"/>
                <w:sz w:val="19"/>
                <w:szCs w:val="19"/>
              </w:rPr>
            </w:rPrChange>
          </w:rPr>
          <w:t>="password1"</w:t>
        </w:r>
        <w:r w:rsidRPr="008C09BE">
          <w:rPr>
            <w:rFonts w:ascii="Times New Roman" w:hAnsi="Times New Roman" w:cs="Times New Roman"/>
            <w:sz w:val="20"/>
            <w:szCs w:val="20"/>
            <w:lang w:val="en-US"/>
            <w:rPrChange w:id="11043" w:author="Airat Shigapov" w:date="2021-10-27T23:08:00Z">
              <w:rPr>
                <w:rFonts w:ascii="Consolas" w:hAnsi="Consolas" w:cs="Consolas"/>
                <w:color w:val="000000"/>
                <w:sz w:val="19"/>
                <w:szCs w:val="19"/>
              </w:rPr>
            </w:rPrChange>
          </w:rPr>
          <w:t xml:space="preserve"> </w:t>
        </w:r>
      </w:ins>
    </w:p>
    <w:p w14:paraId="75E56FCD" w14:textId="77777777" w:rsidR="00D002A1" w:rsidRPr="008C09BE" w:rsidRDefault="00D002A1" w:rsidP="00D002A1">
      <w:pPr>
        <w:autoSpaceDE w:val="0"/>
        <w:autoSpaceDN w:val="0"/>
        <w:adjustRightInd w:val="0"/>
        <w:spacing w:after="0" w:line="240" w:lineRule="auto"/>
        <w:rPr>
          <w:ins w:id="11044" w:author="Airat Shigapov" w:date="2021-10-27T23:06:00Z"/>
          <w:rFonts w:ascii="Times New Roman" w:hAnsi="Times New Roman" w:cs="Times New Roman"/>
          <w:sz w:val="20"/>
          <w:szCs w:val="20"/>
          <w:lang w:val="en-US"/>
          <w:rPrChange w:id="11045" w:author="Airat Shigapov" w:date="2021-10-27T23:08:00Z">
            <w:rPr>
              <w:ins w:id="11046" w:author="Airat Shigapov" w:date="2021-10-27T23:06:00Z"/>
              <w:rFonts w:ascii="Consolas" w:hAnsi="Consolas" w:cs="Consolas"/>
              <w:color w:val="000000"/>
              <w:sz w:val="19"/>
              <w:szCs w:val="19"/>
            </w:rPr>
          </w:rPrChange>
        </w:rPr>
      </w:pPr>
      <w:ins w:id="11047" w:author="Airat Shigapov" w:date="2021-10-27T23:06:00Z">
        <w:r w:rsidRPr="008C09BE">
          <w:rPr>
            <w:rFonts w:ascii="Times New Roman" w:hAnsi="Times New Roman" w:cs="Times New Roman"/>
            <w:sz w:val="20"/>
            <w:szCs w:val="20"/>
            <w:lang w:val="en-US"/>
            <w:rPrChange w:id="11048"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11049" w:author="Airat Shigapov" w:date="2021-10-27T23:08:00Z">
              <w:rPr>
                <w:rFonts w:ascii="Consolas" w:hAnsi="Consolas" w:cs="Consolas"/>
                <w:color w:val="FF0000"/>
                <w:sz w:val="19"/>
                <w:szCs w:val="19"/>
              </w:rPr>
            </w:rPrChange>
          </w:rPr>
          <w:t xml:space="preserve"> </w:t>
        </w:r>
        <w:proofErr w:type="spellStart"/>
        <w:r w:rsidRPr="008C09BE">
          <w:rPr>
            <w:rFonts w:ascii="Times New Roman" w:hAnsi="Times New Roman" w:cs="Times New Roman"/>
            <w:sz w:val="20"/>
            <w:szCs w:val="20"/>
            <w:lang w:val="en-US"/>
            <w:rPrChange w:id="11050" w:author="Airat Shigapov" w:date="2021-10-27T23:08:00Z">
              <w:rPr>
                <w:rFonts w:ascii="Consolas" w:hAnsi="Consolas" w:cs="Consolas"/>
                <w:color w:val="FF0000"/>
                <w:sz w:val="19"/>
                <w:szCs w:val="19"/>
              </w:rPr>
            </w:rPrChange>
          </w:rPr>
          <w:t>BorderThickness</w:t>
        </w:r>
        <w:proofErr w:type="spellEnd"/>
        <w:r w:rsidRPr="008C09BE">
          <w:rPr>
            <w:rFonts w:ascii="Times New Roman" w:hAnsi="Times New Roman" w:cs="Times New Roman"/>
            <w:sz w:val="20"/>
            <w:szCs w:val="20"/>
            <w:lang w:val="en-US"/>
            <w:rPrChange w:id="11051" w:author="Airat Shigapov" w:date="2021-10-27T23:08:00Z">
              <w:rPr>
                <w:rFonts w:ascii="Consolas" w:hAnsi="Consolas" w:cs="Consolas"/>
                <w:color w:val="0000FF"/>
                <w:sz w:val="19"/>
                <w:szCs w:val="19"/>
              </w:rPr>
            </w:rPrChange>
          </w:rPr>
          <w:t>="1"</w:t>
        </w:r>
      </w:ins>
    </w:p>
    <w:p w14:paraId="7DFF14AA" w14:textId="77777777" w:rsidR="00D002A1" w:rsidRPr="008C09BE" w:rsidRDefault="00D002A1" w:rsidP="00D002A1">
      <w:pPr>
        <w:autoSpaceDE w:val="0"/>
        <w:autoSpaceDN w:val="0"/>
        <w:adjustRightInd w:val="0"/>
        <w:spacing w:after="0" w:line="240" w:lineRule="auto"/>
        <w:rPr>
          <w:ins w:id="11052" w:author="Airat Shigapov" w:date="2021-10-27T23:06:00Z"/>
          <w:rFonts w:ascii="Times New Roman" w:hAnsi="Times New Roman" w:cs="Times New Roman"/>
          <w:sz w:val="20"/>
          <w:szCs w:val="20"/>
          <w:lang w:val="en-US"/>
          <w:rPrChange w:id="11053" w:author="Airat Shigapov" w:date="2021-10-27T23:08:00Z">
            <w:rPr>
              <w:ins w:id="11054" w:author="Airat Shigapov" w:date="2021-10-27T23:06:00Z"/>
              <w:rFonts w:ascii="Consolas" w:hAnsi="Consolas" w:cs="Consolas"/>
              <w:color w:val="000000"/>
              <w:sz w:val="19"/>
              <w:szCs w:val="19"/>
            </w:rPr>
          </w:rPrChange>
        </w:rPr>
      </w:pPr>
      <w:ins w:id="11055" w:author="Airat Shigapov" w:date="2021-10-27T23:06:00Z">
        <w:r w:rsidRPr="008C09BE">
          <w:rPr>
            <w:rFonts w:ascii="Times New Roman" w:hAnsi="Times New Roman" w:cs="Times New Roman"/>
            <w:sz w:val="20"/>
            <w:szCs w:val="20"/>
            <w:lang w:val="en-US"/>
            <w:rPrChange w:id="11056"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11057" w:author="Airat Shigapov" w:date="2021-10-27T23:08:00Z">
              <w:rPr>
                <w:rFonts w:ascii="Consolas" w:hAnsi="Consolas" w:cs="Consolas"/>
                <w:color w:val="FF0000"/>
                <w:sz w:val="19"/>
                <w:szCs w:val="19"/>
              </w:rPr>
            </w:rPrChange>
          </w:rPr>
          <w:t xml:space="preserve"> Visibility</w:t>
        </w:r>
        <w:r w:rsidRPr="008C09BE">
          <w:rPr>
            <w:rFonts w:ascii="Times New Roman" w:hAnsi="Times New Roman" w:cs="Times New Roman"/>
            <w:sz w:val="20"/>
            <w:szCs w:val="20"/>
            <w:lang w:val="en-US"/>
            <w:rPrChange w:id="11058" w:author="Airat Shigapov" w:date="2021-10-27T23:08:00Z">
              <w:rPr>
                <w:rFonts w:ascii="Consolas" w:hAnsi="Consolas" w:cs="Consolas"/>
                <w:color w:val="0000FF"/>
                <w:sz w:val="19"/>
                <w:szCs w:val="19"/>
              </w:rPr>
            </w:rPrChange>
          </w:rPr>
          <w:t>="Hidden"</w:t>
        </w:r>
      </w:ins>
    </w:p>
    <w:p w14:paraId="3DC8AE13" w14:textId="77777777" w:rsidR="00D002A1" w:rsidRPr="008C09BE" w:rsidRDefault="00D002A1" w:rsidP="00D002A1">
      <w:pPr>
        <w:autoSpaceDE w:val="0"/>
        <w:autoSpaceDN w:val="0"/>
        <w:adjustRightInd w:val="0"/>
        <w:spacing w:after="0" w:line="240" w:lineRule="auto"/>
        <w:rPr>
          <w:ins w:id="11059" w:author="Airat Shigapov" w:date="2021-10-27T23:06:00Z"/>
          <w:rFonts w:ascii="Times New Roman" w:hAnsi="Times New Roman" w:cs="Times New Roman"/>
          <w:sz w:val="20"/>
          <w:szCs w:val="20"/>
          <w:lang w:val="en-US"/>
          <w:rPrChange w:id="11060" w:author="Airat Shigapov" w:date="2021-10-27T23:08:00Z">
            <w:rPr>
              <w:ins w:id="11061" w:author="Airat Shigapov" w:date="2021-10-27T23:06:00Z"/>
              <w:rFonts w:ascii="Consolas" w:hAnsi="Consolas" w:cs="Consolas"/>
              <w:color w:val="000000"/>
              <w:sz w:val="19"/>
              <w:szCs w:val="19"/>
            </w:rPr>
          </w:rPrChange>
        </w:rPr>
      </w:pPr>
      <w:ins w:id="11062" w:author="Airat Shigapov" w:date="2021-10-27T23:06:00Z">
        <w:r w:rsidRPr="008C09BE">
          <w:rPr>
            <w:rFonts w:ascii="Times New Roman" w:hAnsi="Times New Roman" w:cs="Times New Roman"/>
            <w:sz w:val="20"/>
            <w:szCs w:val="20"/>
            <w:lang w:val="en-US"/>
            <w:rPrChange w:id="11063"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11064" w:author="Airat Shigapov" w:date="2021-10-27T23:08:00Z">
              <w:rPr>
                <w:rFonts w:ascii="Consolas" w:hAnsi="Consolas" w:cs="Consolas"/>
                <w:color w:val="FF0000"/>
                <w:sz w:val="19"/>
                <w:szCs w:val="19"/>
              </w:rPr>
            </w:rPrChange>
          </w:rPr>
          <w:t xml:space="preserve"> </w:t>
        </w:r>
        <w:proofErr w:type="spellStart"/>
        <w:r w:rsidRPr="008C09BE">
          <w:rPr>
            <w:rFonts w:ascii="Times New Roman" w:hAnsi="Times New Roman" w:cs="Times New Roman"/>
            <w:sz w:val="20"/>
            <w:szCs w:val="20"/>
            <w:lang w:val="en-US"/>
            <w:rPrChange w:id="11065" w:author="Airat Shigapov" w:date="2021-10-27T23:08:00Z">
              <w:rPr>
                <w:rFonts w:ascii="Consolas" w:hAnsi="Consolas" w:cs="Consolas"/>
                <w:color w:val="FF0000"/>
                <w:sz w:val="19"/>
                <w:szCs w:val="19"/>
              </w:rPr>
            </w:rPrChange>
          </w:rPr>
          <w:t>LostFocus</w:t>
        </w:r>
        <w:proofErr w:type="spellEnd"/>
        <w:r w:rsidRPr="008C09BE">
          <w:rPr>
            <w:rFonts w:ascii="Times New Roman" w:hAnsi="Times New Roman" w:cs="Times New Roman"/>
            <w:sz w:val="20"/>
            <w:szCs w:val="20"/>
            <w:lang w:val="en-US"/>
            <w:rPrChange w:id="11066" w:author="Airat Shigapov" w:date="2021-10-27T23:08:00Z">
              <w:rPr>
                <w:rFonts w:ascii="Consolas" w:hAnsi="Consolas" w:cs="Consolas"/>
                <w:color w:val="0000FF"/>
                <w:sz w:val="19"/>
                <w:szCs w:val="19"/>
              </w:rPr>
            </w:rPrChange>
          </w:rPr>
          <w:t>="password1_LostFocus"</w:t>
        </w:r>
      </w:ins>
    </w:p>
    <w:p w14:paraId="56CAF388" w14:textId="77777777" w:rsidR="00D002A1" w:rsidRPr="008C09BE" w:rsidRDefault="00D002A1" w:rsidP="00D002A1">
      <w:pPr>
        <w:autoSpaceDE w:val="0"/>
        <w:autoSpaceDN w:val="0"/>
        <w:adjustRightInd w:val="0"/>
        <w:spacing w:after="0" w:line="240" w:lineRule="auto"/>
        <w:rPr>
          <w:ins w:id="11067" w:author="Airat Shigapov" w:date="2021-10-27T23:06:00Z"/>
          <w:rFonts w:ascii="Times New Roman" w:hAnsi="Times New Roman" w:cs="Times New Roman"/>
          <w:sz w:val="20"/>
          <w:szCs w:val="20"/>
          <w:lang w:val="en-US"/>
          <w:rPrChange w:id="11068" w:author="Airat Shigapov" w:date="2021-10-27T23:08:00Z">
            <w:rPr>
              <w:ins w:id="11069" w:author="Airat Shigapov" w:date="2021-10-27T23:06:00Z"/>
              <w:rFonts w:ascii="Consolas" w:hAnsi="Consolas" w:cs="Consolas"/>
              <w:color w:val="000000"/>
              <w:sz w:val="19"/>
              <w:szCs w:val="19"/>
            </w:rPr>
          </w:rPrChange>
        </w:rPr>
      </w:pPr>
      <w:ins w:id="11070" w:author="Airat Shigapov" w:date="2021-10-27T23:06:00Z">
        <w:r w:rsidRPr="008C09BE">
          <w:rPr>
            <w:rFonts w:ascii="Times New Roman" w:hAnsi="Times New Roman" w:cs="Times New Roman"/>
            <w:sz w:val="20"/>
            <w:szCs w:val="20"/>
            <w:lang w:val="en-US"/>
            <w:rPrChange w:id="11071"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11072" w:author="Airat Shigapov" w:date="2021-10-27T23:08:00Z">
              <w:rPr>
                <w:rFonts w:ascii="Consolas" w:hAnsi="Consolas" w:cs="Consolas"/>
                <w:color w:val="FF0000"/>
                <w:sz w:val="19"/>
                <w:szCs w:val="19"/>
              </w:rPr>
            </w:rPrChange>
          </w:rPr>
          <w:t xml:space="preserve"> Foreground</w:t>
        </w:r>
        <w:r w:rsidRPr="008C09BE">
          <w:rPr>
            <w:rFonts w:ascii="Times New Roman" w:hAnsi="Times New Roman" w:cs="Times New Roman"/>
            <w:sz w:val="20"/>
            <w:szCs w:val="20"/>
            <w:lang w:val="en-US"/>
            <w:rPrChange w:id="11073" w:author="Airat Shigapov" w:date="2021-10-27T23:08:00Z">
              <w:rPr>
                <w:rFonts w:ascii="Consolas" w:hAnsi="Consolas" w:cs="Consolas"/>
                <w:color w:val="0000FF"/>
                <w:sz w:val="19"/>
                <w:szCs w:val="19"/>
              </w:rPr>
            </w:rPrChange>
          </w:rPr>
          <w:t>="Black"</w:t>
        </w:r>
      </w:ins>
    </w:p>
    <w:p w14:paraId="42ED8013" w14:textId="77777777" w:rsidR="00D002A1" w:rsidRPr="008C09BE" w:rsidRDefault="00D002A1" w:rsidP="00D002A1">
      <w:pPr>
        <w:autoSpaceDE w:val="0"/>
        <w:autoSpaceDN w:val="0"/>
        <w:adjustRightInd w:val="0"/>
        <w:spacing w:after="0" w:line="240" w:lineRule="auto"/>
        <w:rPr>
          <w:ins w:id="11074" w:author="Airat Shigapov" w:date="2021-10-27T23:06:00Z"/>
          <w:rFonts w:ascii="Times New Roman" w:hAnsi="Times New Roman" w:cs="Times New Roman"/>
          <w:sz w:val="20"/>
          <w:szCs w:val="20"/>
          <w:lang w:val="en-US"/>
          <w:rPrChange w:id="11075" w:author="Airat Shigapov" w:date="2021-10-27T23:08:00Z">
            <w:rPr>
              <w:ins w:id="11076" w:author="Airat Shigapov" w:date="2021-10-27T23:06:00Z"/>
              <w:rFonts w:ascii="Consolas" w:hAnsi="Consolas" w:cs="Consolas"/>
              <w:color w:val="000000"/>
              <w:sz w:val="19"/>
              <w:szCs w:val="19"/>
            </w:rPr>
          </w:rPrChange>
        </w:rPr>
      </w:pPr>
      <w:ins w:id="11077" w:author="Airat Shigapov" w:date="2021-10-27T23:06:00Z">
        <w:r w:rsidRPr="008C09BE">
          <w:rPr>
            <w:rFonts w:ascii="Times New Roman" w:hAnsi="Times New Roman" w:cs="Times New Roman"/>
            <w:sz w:val="20"/>
            <w:szCs w:val="20"/>
            <w:lang w:val="en-US"/>
            <w:rPrChange w:id="11078"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11079" w:author="Airat Shigapov" w:date="2021-10-27T23:08:00Z">
              <w:rPr>
                <w:rFonts w:ascii="Consolas" w:hAnsi="Consolas" w:cs="Consolas"/>
                <w:color w:val="FF0000"/>
                <w:sz w:val="19"/>
                <w:szCs w:val="19"/>
              </w:rPr>
            </w:rPrChange>
          </w:rPr>
          <w:t xml:space="preserve"> </w:t>
        </w:r>
        <w:proofErr w:type="spellStart"/>
        <w:r w:rsidRPr="008C09BE">
          <w:rPr>
            <w:rFonts w:ascii="Times New Roman" w:hAnsi="Times New Roman" w:cs="Times New Roman"/>
            <w:sz w:val="20"/>
            <w:szCs w:val="20"/>
            <w:lang w:val="en-US"/>
            <w:rPrChange w:id="11080" w:author="Airat Shigapov" w:date="2021-10-27T23:08:00Z">
              <w:rPr>
                <w:rFonts w:ascii="Consolas" w:hAnsi="Consolas" w:cs="Consolas"/>
                <w:color w:val="FF0000"/>
                <w:sz w:val="19"/>
                <w:szCs w:val="19"/>
              </w:rPr>
            </w:rPrChange>
          </w:rPr>
          <w:t>FontSize</w:t>
        </w:r>
        <w:proofErr w:type="spellEnd"/>
        <w:r w:rsidRPr="008C09BE">
          <w:rPr>
            <w:rFonts w:ascii="Times New Roman" w:hAnsi="Times New Roman" w:cs="Times New Roman"/>
            <w:sz w:val="20"/>
            <w:szCs w:val="20"/>
            <w:lang w:val="en-US"/>
            <w:rPrChange w:id="11081" w:author="Airat Shigapov" w:date="2021-10-27T23:08:00Z">
              <w:rPr>
                <w:rFonts w:ascii="Consolas" w:hAnsi="Consolas" w:cs="Consolas"/>
                <w:color w:val="0000FF"/>
                <w:sz w:val="19"/>
                <w:szCs w:val="19"/>
              </w:rPr>
            </w:rPrChange>
          </w:rPr>
          <w:t>="17"/&gt;</w:t>
        </w:r>
      </w:ins>
    </w:p>
    <w:p w14:paraId="2C57204F" w14:textId="77777777" w:rsidR="00D002A1" w:rsidRPr="008C09BE" w:rsidRDefault="00D002A1" w:rsidP="00D002A1">
      <w:pPr>
        <w:autoSpaceDE w:val="0"/>
        <w:autoSpaceDN w:val="0"/>
        <w:adjustRightInd w:val="0"/>
        <w:spacing w:after="0" w:line="240" w:lineRule="auto"/>
        <w:rPr>
          <w:ins w:id="11082" w:author="Airat Shigapov" w:date="2021-10-27T23:06:00Z"/>
          <w:rFonts w:ascii="Times New Roman" w:hAnsi="Times New Roman" w:cs="Times New Roman"/>
          <w:sz w:val="20"/>
          <w:szCs w:val="20"/>
          <w:lang w:val="en-US"/>
          <w:rPrChange w:id="11083" w:author="Airat Shigapov" w:date="2021-10-27T23:08:00Z">
            <w:rPr>
              <w:ins w:id="11084" w:author="Airat Shigapov" w:date="2021-10-27T23:06:00Z"/>
              <w:rFonts w:ascii="Consolas" w:hAnsi="Consolas" w:cs="Consolas"/>
              <w:color w:val="000000"/>
              <w:sz w:val="19"/>
              <w:szCs w:val="19"/>
            </w:rPr>
          </w:rPrChange>
        </w:rPr>
      </w:pPr>
      <w:ins w:id="11085" w:author="Airat Shigapov" w:date="2021-10-27T23:06:00Z">
        <w:r w:rsidRPr="008C09BE">
          <w:rPr>
            <w:rFonts w:ascii="Times New Roman" w:hAnsi="Times New Roman" w:cs="Times New Roman"/>
            <w:sz w:val="20"/>
            <w:szCs w:val="20"/>
            <w:lang w:val="en-US"/>
            <w:rPrChange w:id="11086"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11087" w:author="Airat Shigapov" w:date="2021-10-27T23:08:00Z">
              <w:rPr>
                <w:rFonts w:ascii="Consolas" w:hAnsi="Consolas" w:cs="Consolas"/>
                <w:color w:val="0000FF"/>
                <w:sz w:val="19"/>
                <w:szCs w:val="19"/>
              </w:rPr>
            </w:rPrChange>
          </w:rPr>
          <w:t>&lt;/</w:t>
        </w:r>
        <w:r w:rsidRPr="008C09BE">
          <w:rPr>
            <w:rFonts w:ascii="Times New Roman" w:hAnsi="Times New Roman" w:cs="Times New Roman"/>
            <w:sz w:val="20"/>
            <w:szCs w:val="20"/>
            <w:lang w:val="en-US"/>
            <w:rPrChange w:id="11088" w:author="Airat Shigapov" w:date="2021-10-27T23:08:00Z">
              <w:rPr>
                <w:rFonts w:ascii="Consolas" w:hAnsi="Consolas" w:cs="Consolas"/>
                <w:color w:val="A31515"/>
                <w:sz w:val="19"/>
                <w:szCs w:val="19"/>
              </w:rPr>
            </w:rPrChange>
          </w:rPr>
          <w:t>Grid</w:t>
        </w:r>
        <w:r w:rsidRPr="008C09BE">
          <w:rPr>
            <w:rFonts w:ascii="Times New Roman" w:hAnsi="Times New Roman" w:cs="Times New Roman"/>
            <w:sz w:val="20"/>
            <w:szCs w:val="20"/>
            <w:lang w:val="en-US"/>
            <w:rPrChange w:id="11089" w:author="Airat Shigapov" w:date="2021-10-27T23:08:00Z">
              <w:rPr>
                <w:rFonts w:ascii="Consolas" w:hAnsi="Consolas" w:cs="Consolas"/>
                <w:color w:val="0000FF"/>
                <w:sz w:val="19"/>
                <w:szCs w:val="19"/>
              </w:rPr>
            </w:rPrChange>
          </w:rPr>
          <w:t>&gt;</w:t>
        </w:r>
      </w:ins>
    </w:p>
    <w:p w14:paraId="257F5483" w14:textId="77777777" w:rsidR="00D002A1" w:rsidRPr="008C09BE" w:rsidRDefault="00D002A1" w:rsidP="00D002A1">
      <w:pPr>
        <w:autoSpaceDE w:val="0"/>
        <w:autoSpaceDN w:val="0"/>
        <w:adjustRightInd w:val="0"/>
        <w:spacing w:after="0" w:line="240" w:lineRule="auto"/>
        <w:rPr>
          <w:ins w:id="11090" w:author="Airat Shigapov" w:date="2021-10-27T23:06:00Z"/>
          <w:rFonts w:ascii="Times New Roman" w:hAnsi="Times New Roman" w:cs="Times New Roman"/>
          <w:sz w:val="20"/>
          <w:szCs w:val="20"/>
          <w:lang w:val="en-US"/>
          <w:rPrChange w:id="11091" w:author="Airat Shigapov" w:date="2021-10-27T23:08:00Z">
            <w:rPr>
              <w:ins w:id="11092" w:author="Airat Shigapov" w:date="2021-10-27T23:06:00Z"/>
              <w:rFonts w:ascii="Consolas" w:hAnsi="Consolas" w:cs="Consolas"/>
              <w:color w:val="000000"/>
              <w:sz w:val="19"/>
              <w:szCs w:val="19"/>
            </w:rPr>
          </w:rPrChange>
        </w:rPr>
      </w:pPr>
      <w:ins w:id="11093" w:author="Airat Shigapov" w:date="2021-10-27T23:06:00Z">
        <w:r w:rsidRPr="008C09BE">
          <w:rPr>
            <w:rFonts w:ascii="Times New Roman" w:hAnsi="Times New Roman" w:cs="Times New Roman"/>
            <w:sz w:val="20"/>
            <w:szCs w:val="20"/>
            <w:lang w:val="en-US"/>
            <w:rPrChange w:id="11094"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11095" w:author="Airat Shigapov" w:date="2021-10-27T23:08:00Z">
              <w:rPr>
                <w:rFonts w:ascii="Consolas" w:hAnsi="Consolas" w:cs="Consolas"/>
                <w:color w:val="0000FF"/>
                <w:sz w:val="19"/>
                <w:szCs w:val="19"/>
              </w:rPr>
            </w:rPrChange>
          </w:rPr>
          <w:t>&lt;</w:t>
        </w:r>
        <w:proofErr w:type="spellStart"/>
        <w:r w:rsidRPr="008C09BE">
          <w:rPr>
            <w:rFonts w:ascii="Times New Roman" w:hAnsi="Times New Roman" w:cs="Times New Roman"/>
            <w:sz w:val="20"/>
            <w:szCs w:val="20"/>
            <w:lang w:val="en-US"/>
            <w:rPrChange w:id="11096" w:author="Airat Shigapov" w:date="2021-10-27T23:08:00Z">
              <w:rPr>
                <w:rFonts w:ascii="Consolas" w:hAnsi="Consolas" w:cs="Consolas"/>
                <w:color w:val="A31515"/>
                <w:sz w:val="19"/>
                <w:szCs w:val="19"/>
              </w:rPr>
            </w:rPrChange>
          </w:rPr>
          <w:t>TextBlock</w:t>
        </w:r>
        <w:proofErr w:type="spellEnd"/>
        <w:r w:rsidRPr="008C09BE">
          <w:rPr>
            <w:rFonts w:ascii="Times New Roman" w:hAnsi="Times New Roman" w:cs="Times New Roman"/>
            <w:sz w:val="20"/>
            <w:szCs w:val="20"/>
            <w:lang w:val="en-US"/>
            <w:rPrChange w:id="11097" w:author="Airat Shigapov" w:date="2021-10-27T23:08:00Z">
              <w:rPr>
                <w:rFonts w:ascii="Consolas" w:hAnsi="Consolas" w:cs="Consolas"/>
                <w:color w:val="FF0000"/>
                <w:sz w:val="19"/>
                <w:szCs w:val="19"/>
              </w:rPr>
            </w:rPrChange>
          </w:rPr>
          <w:t xml:space="preserve"> </w:t>
        </w:r>
        <w:proofErr w:type="gramStart"/>
        <w:r w:rsidRPr="008C09BE">
          <w:rPr>
            <w:rFonts w:ascii="Times New Roman" w:hAnsi="Times New Roman" w:cs="Times New Roman"/>
            <w:sz w:val="20"/>
            <w:szCs w:val="20"/>
            <w:lang w:val="en-US"/>
            <w:rPrChange w:id="11098" w:author="Airat Shigapov" w:date="2021-10-27T23:08:00Z">
              <w:rPr>
                <w:rFonts w:ascii="Consolas" w:hAnsi="Consolas" w:cs="Consolas"/>
                <w:color w:val="FF0000"/>
                <w:sz w:val="19"/>
                <w:szCs w:val="19"/>
              </w:rPr>
            </w:rPrChange>
          </w:rPr>
          <w:t>x</w:t>
        </w:r>
        <w:r w:rsidRPr="008C09BE">
          <w:rPr>
            <w:rFonts w:ascii="Times New Roman" w:hAnsi="Times New Roman" w:cs="Times New Roman"/>
            <w:sz w:val="20"/>
            <w:szCs w:val="20"/>
            <w:lang w:val="en-US"/>
            <w:rPrChange w:id="11099" w:author="Airat Shigapov" w:date="2021-10-27T23:08:00Z">
              <w:rPr>
                <w:rFonts w:ascii="Consolas" w:hAnsi="Consolas" w:cs="Consolas"/>
                <w:color w:val="0000FF"/>
                <w:sz w:val="19"/>
                <w:szCs w:val="19"/>
              </w:rPr>
            </w:rPrChange>
          </w:rPr>
          <w:t>:</w:t>
        </w:r>
        <w:r w:rsidRPr="008C09BE">
          <w:rPr>
            <w:rFonts w:ascii="Times New Roman" w:hAnsi="Times New Roman" w:cs="Times New Roman"/>
            <w:sz w:val="20"/>
            <w:szCs w:val="20"/>
            <w:lang w:val="en-US"/>
            <w:rPrChange w:id="11100" w:author="Airat Shigapov" w:date="2021-10-27T23:08:00Z">
              <w:rPr>
                <w:rFonts w:ascii="Consolas" w:hAnsi="Consolas" w:cs="Consolas"/>
                <w:color w:val="FF0000"/>
                <w:sz w:val="19"/>
                <w:szCs w:val="19"/>
              </w:rPr>
            </w:rPrChange>
          </w:rPr>
          <w:t>Name</w:t>
        </w:r>
        <w:proofErr w:type="gramEnd"/>
        <w:r w:rsidRPr="008C09BE">
          <w:rPr>
            <w:rFonts w:ascii="Times New Roman" w:hAnsi="Times New Roman" w:cs="Times New Roman"/>
            <w:sz w:val="20"/>
            <w:szCs w:val="20"/>
            <w:lang w:val="en-US"/>
            <w:rPrChange w:id="11101" w:author="Airat Shigapov" w:date="2021-10-27T23:08:00Z">
              <w:rPr>
                <w:rFonts w:ascii="Consolas" w:hAnsi="Consolas" w:cs="Consolas"/>
                <w:color w:val="0000FF"/>
                <w:sz w:val="19"/>
                <w:szCs w:val="19"/>
              </w:rPr>
            </w:rPrChange>
          </w:rPr>
          <w:t>="WarPass"</w:t>
        </w:r>
      </w:ins>
    </w:p>
    <w:p w14:paraId="20D9E8F4" w14:textId="77777777" w:rsidR="00D002A1" w:rsidRPr="008C09BE" w:rsidRDefault="00D002A1" w:rsidP="00D002A1">
      <w:pPr>
        <w:autoSpaceDE w:val="0"/>
        <w:autoSpaceDN w:val="0"/>
        <w:adjustRightInd w:val="0"/>
        <w:spacing w:after="0" w:line="240" w:lineRule="auto"/>
        <w:rPr>
          <w:ins w:id="11102" w:author="Airat Shigapov" w:date="2021-10-27T23:06:00Z"/>
          <w:rFonts w:ascii="Times New Roman" w:hAnsi="Times New Roman" w:cs="Times New Roman"/>
          <w:sz w:val="20"/>
          <w:szCs w:val="20"/>
          <w:lang w:val="en-US"/>
          <w:rPrChange w:id="11103" w:author="Airat Shigapov" w:date="2021-10-27T23:08:00Z">
            <w:rPr>
              <w:ins w:id="11104" w:author="Airat Shigapov" w:date="2021-10-27T23:06:00Z"/>
              <w:rFonts w:ascii="Consolas" w:hAnsi="Consolas" w:cs="Consolas"/>
              <w:color w:val="000000"/>
              <w:sz w:val="19"/>
              <w:szCs w:val="19"/>
            </w:rPr>
          </w:rPrChange>
        </w:rPr>
      </w:pPr>
      <w:ins w:id="11105" w:author="Airat Shigapov" w:date="2021-10-27T23:06:00Z">
        <w:r w:rsidRPr="008C09BE">
          <w:rPr>
            <w:rFonts w:ascii="Times New Roman" w:hAnsi="Times New Roman" w:cs="Times New Roman"/>
            <w:sz w:val="20"/>
            <w:szCs w:val="20"/>
            <w:lang w:val="en-US"/>
            <w:rPrChange w:id="11106"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11107" w:author="Airat Shigapov" w:date="2021-10-27T23:08:00Z">
              <w:rPr>
                <w:rFonts w:ascii="Consolas" w:hAnsi="Consolas" w:cs="Consolas"/>
                <w:color w:val="FF0000"/>
                <w:sz w:val="19"/>
                <w:szCs w:val="19"/>
              </w:rPr>
            </w:rPrChange>
          </w:rPr>
          <w:t xml:space="preserve"> Visibility</w:t>
        </w:r>
        <w:r w:rsidRPr="008C09BE">
          <w:rPr>
            <w:rFonts w:ascii="Times New Roman" w:hAnsi="Times New Roman" w:cs="Times New Roman"/>
            <w:sz w:val="20"/>
            <w:szCs w:val="20"/>
            <w:lang w:val="en-US"/>
            <w:rPrChange w:id="11108" w:author="Airat Shigapov" w:date="2021-10-27T23:08:00Z">
              <w:rPr>
                <w:rFonts w:ascii="Consolas" w:hAnsi="Consolas" w:cs="Consolas"/>
                <w:color w:val="0000FF"/>
                <w:sz w:val="19"/>
                <w:szCs w:val="19"/>
              </w:rPr>
            </w:rPrChange>
          </w:rPr>
          <w:t>="Hidden"</w:t>
        </w:r>
      </w:ins>
    </w:p>
    <w:p w14:paraId="62CA976E" w14:textId="77777777" w:rsidR="00D002A1" w:rsidRPr="008C09BE" w:rsidRDefault="00D002A1" w:rsidP="00D002A1">
      <w:pPr>
        <w:autoSpaceDE w:val="0"/>
        <w:autoSpaceDN w:val="0"/>
        <w:adjustRightInd w:val="0"/>
        <w:spacing w:after="0" w:line="240" w:lineRule="auto"/>
        <w:rPr>
          <w:ins w:id="11109" w:author="Airat Shigapov" w:date="2021-10-27T23:06:00Z"/>
          <w:rFonts w:ascii="Times New Roman" w:hAnsi="Times New Roman" w:cs="Times New Roman"/>
          <w:sz w:val="20"/>
          <w:szCs w:val="20"/>
          <w:lang w:val="en-US"/>
          <w:rPrChange w:id="11110" w:author="Airat Shigapov" w:date="2021-10-27T23:08:00Z">
            <w:rPr>
              <w:ins w:id="11111" w:author="Airat Shigapov" w:date="2021-10-27T23:06:00Z"/>
              <w:rFonts w:ascii="Consolas" w:hAnsi="Consolas" w:cs="Consolas"/>
              <w:color w:val="000000"/>
              <w:sz w:val="19"/>
              <w:szCs w:val="19"/>
            </w:rPr>
          </w:rPrChange>
        </w:rPr>
      </w:pPr>
      <w:ins w:id="11112" w:author="Airat Shigapov" w:date="2021-10-27T23:06:00Z">
        <w:r w:rsidRPr="008C09BE">
          <w:rPr>
            <w:rFonts w:ascii="Times New Roman" w:hAnsi="Times New Roman" w:cs="Times New Roman"/>
            <w:sz w:val="20"/>
            <w:szCs w:val="20"/>
            <w:lang w:val="en-US"/>
            <w:rPrChange w:id="11113"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11114" w:author="Airat Shigapov" w:date="2021-10-27T23:08:00Z">
              <w:rPr>
                <w:rFonts w:ascii="Consolas" w:hAnsi="Consolas" w:cs="Consolas"/>
                <w:color w:val="FF0000"/>
                <w:sz w:val="19"/>
                <w:szCs w:val="19"/>
              </w:rPr>
            </w:rPrChange>
          </w:rPr>
          <w:t xml:space="preserve"> Text</w:t>
        </w:r>
        <w:r w:rsidRPr="008C09BE">
          <w:rPr>
            <w:rFonts w:ascii="Times New Roman" w:hAnsi="Times New Roman" w:cs="Times New Roman"/>
            <w:sz w:val="20"/>
            <w:szCs w:val="20"/>
            <w:lang w:val="en-US"/>
            <w:rPrChange w:id="11115" w:author="Airat Shigapov" w:date="2021-10-27T23:08:00Z">
              <w:rPr>
                <w:rFonts w:ascii="Consolas" w:hAnsi="Consolas" w:cs="Consolas"/>
                <w:color w:val="0000FF"/>
                <w:sz w:val="19"/>
                <w:szCs w:val="19"/>
              </w:rPr>
            </w:rPrChange>
          </w:rPr>
          <w:t>="</w:t>
        </w:r>
        <w:r w:rsidRPr="008C09BE">
          <w:rPr>
            <w:rFonts w:ascii="Times New Roman" w:hAnsi="Times New Roman" w:cs="Times New Roman"/>
            <w:sz w:val="20"/>
            <w:szCs w:val="20"/>
            <w:rPrChange w:id="11116" w:author="Airat Shigapov" w:date="2021-10-27T23:08:00Z">
              <w:rPr>
                <w:rFonts w:ascii="Consolas" w:hAnsi="Consolas" w:cs="Consolas"/>
                <w:color w:val="0000FF"/>
                <w:sz w:val="19"/>
                <w:szCs w:val="19"/>
              </w:rPr>
            </w:rPrChange>
          </w:rPr>
          <w:t>Пароли</w:t>
        </w:r>
        <w:r w:rsidRPr="008C09BE">
          <w:rPr>
            <w:rFonts w:ascii="Times New Roman" w:hAnsi="Times New Roman" w:cs="Times New Roman"/>
            <w:sz w:val="20"/>
            <w:szCs w:val="20"/>
            <w:lang w:val="en-US"/>
            <w:rPrChange w:id="11117" w:author="Airat Shigapov" w:date="2021-10-27T23:08:00Z">
              <w:rPr>
                <w:rFonts w:ascii="Consolas" w:hAnsi="Consolas" w:cs="Consolas"/>
                <w:color w:val="0000FF"/>
                <w:sz w:val="19"/>
                <w:szCs w:val="19"/>
              </w:rPr>
            </w:rPrChange>
          </w:rPr>
          <w:t xml:space="preserve"> </w:t>
        </w:r>
        <w:r w:rsidRPr="008C09BE">
          <w:rPr>
            <w:rFonts w:ascii="Times New Roman" w:hAnsi="Times New Roman" w:cs="Times New Roman"/>
            <w:sz w:val="20"/>
            <w:szCs w:val="20"/>
            <w:rPrChange w:id="11118" w:author="Airat Shigapov" w:date="2021-10-27T23:08:00Z">
              <w:rPr>
                <w:rFonts w:ascii="Consolas" w:hAnsi="Consolas" w:cs="Consolas"/>
                <w:color w:val="0000FF"/>
                <w:sz w:val="19"/>
                <w:szCs w:val="19"/>
              </w:rPr>
            </w:rPrChange>
          </w:rPr>
          <w:t>не</w:t>
        </w:r>
        <w:r w:rsidRPr="008C09BE">
          <w:rPr>
            <w:rFonts w:ascii="Times New Roman" w:hAnsi="Times New Roman" w:cs="Times New Roman"/>
            <w:sz w:val="20"/>
            <w:szCs w:val="20"/>
            <w:lang w:val="en-US"/>
            <w:rPrChange w:id="11119" w:author="Airat Shigapov" w:date="2021-10-27T23:08:00Z">
              <w:rPr>
                <w:rFonts w:ascii="Consolas" w:hAnsi="Consolas" w:cs="Consolas"/>
                <w:color w:val="0000FF"/>
                <w:sz w:val="19"/>
                <w:szCs w:val="19"/>
              </w:rPr>
            </w:rPrChange>
          </w:rPr>
          <w:t xml:space="preserve"> </w:t>
        </w:r>
        <w:proofErr w:type="spellStart"/>
        <w:r w:rsidRPr="008C09BE">
          <w:rPr>
            <w:rFonts w:ascii="Times New Roman" w:hAnsi="Times New Roman" w:cs="Times New Roman"/>
            <w:sz w:val="20"/>
            <w:szCs w:val="20"/>
            <w:rPrChange w:id="11120" w:author="Airat Shigapov" w:date="2021-10-27T23:08:00Z">
              <w:rPr>
                <w:rFonts w:ascii="Consolas" w:hAnsi="Consolas" w:cs="Consolas"/>
                <w:color w:val="0000FF"/>
                <w:sz w:val="19"/>
                <w:szCs w:val="19"/>
              </w:rPr>
            </w:rPrChange>
          </w:rPr>
          <w:t>совподает</w:t>
        </w:r>
        <w:proofErr w:type="spellEnd"/>
        <w:r w:rsidRPr="008C09BE">
          <w:rPr>
            <w:rFonts w:ascii="Times New Roman" w:hAnsi="Times New Roman" w:cs="Times New Roman"/>
            <w:sz w:val="20"/>
            <w:szCs w:val="20"/>
            <w:lang w:val="en-US"/>
            <w:rPrChange w:id="11121" w:author="Airat Shigapov" w:date="2021-10-27T23:08:00Z">
              <w:rPr>
                <w:rFonts w:ascii="Consolas" w:hAnsi="Consolas" w:cs="Consolas"/>
                <w:color w:val="0000FF"/>
                <w:sz w:val="19"/>
                <w:szCs w:val="19"/>
              </w:rPr>
            </w:rPrChange>
          </w:rPr>
          <w:t>"</w:t>
        </w:r>
        <w:r w:rsidRPr="008C09BE">
          <w:rPr>
            <w:rFonts w:ascii="Times New Roman" w:hAnsi="Times New Roman" w:cs="Times New Roman"/>
            <w:sz w:val="20"/>
            <w:szCs w:val="20"/>
            <w:lang w:val="en-US"/>
            <w:rPrChange w:id="11122" w:author="Airat Shigapov" w:date="2021-10-27T23:08:00Z">
              <w:rPr>
                <w:rFonts w:ascii="Consolas" w:hAnsi="Consolas" w:cs="Consolas"/>
                <w:color w:val="000000"/>
                <w:sz w:val="19"/>
                <w:szCs w:val="19"/>
              </w:rPr>
            </w:rPrChange>
          </w:rPr>
          <w:t xml:space="preserve"> </w:t>
        </w:r>
      </w:ins>
    </w:p>
    <w:p w14:paraId="1120390C" w14:textId="77777777" w:rsidR="00D002A1" w:rsidRPr="008C09BE" w:rsidRDefault="00D002A1" w:rsidP="00D002A1">
      <w:pPr>
        <w:autoSpaceDE w:val="0"/>
        <w:autoSpaceDN w:val="0"/>
        <w:adjustRightInd w:val="0"/>
        <w:spacing w:after="0" w:line="240" w:lineRule="auto"/>
        <w:rPr>
          <w:ins w:id="11123" w:author="Airat Shigapov" w:date="2021-10-27T23:06:00Z"/>
          <w:rFonts w:ascii="Times New Roman" w:hAnsi="Times New Roman" w:cs="Times New Roman"/>
          <w:sz w:val="20"/>
          <w:szCs w:val="20"/>
          <w:lang w:val="en-US"/>
          <w:rPrChange w:id="11124" w:author="Airat Shigapov" w:date="2021-10-27T23:08:00Z">
            <w:rPr>
              <w:ins w:id="11125" w:author="Airat Shigapov" w:date="2021-10-27T23:06:00Z"/>
              <w:rFonts w:ascii="Consolas" w:hAnsi="Consolas" w:cs="Consolas"/>
              <w:color w:val="000000"/>
              <w:sz w:val="19"/>
              <w:szCs w:val="19"/>
            </w:rPr>
          </w:rPrChange>
        </w:rPr>
      </w:pPr>
      <w:ins w:id="11126" w:author="Airat Shigapov" w:date="2021-10-27T23:06:00Z">
        <w:r w:rsidRPr="008C09BE">
          <w:rPr>
            <w:rFonts w:ascii="Times New Roman" w:hAnsi="Times New Roman" w:cs="Times New Roman"/>
            <w:sz w:val="20"/>
            <w:szCs w:val="20"/>
            <w:lang w:val="en-US"/>
            <w:rPrChange w:id="11127"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11128" w:author="Airat Shigapov" w:date="2021-10-27T23:08:00Z">
              <w:rPr>
                <w:rFonts w:ascii="Consolas" w:hAnsi="Consolas" w:cs="Consolas"/>
                <w:color w:val="FF0000"/>
                <w:sz w:val="19"/>
                <w:szCs w:val="19"/>
              </w:rPr>
            </w:rPrChange>
          </w:rPr>
          <w:t xml:space="preserve"> Foreground</w:t>
        </w:r>
        <w:r w:rsidRPr="008C09BE">
          <w:rPr>
            <w:rFonts w:ascii="Times New Roman" w:hAnsi="Times New Roman" w:cs="Times New Roman"/>
            <w:sz w:val="20"/>
            <w:szCs w:val="20"/>
            <w:lang w:val="en-US"/>
            <w:rPrChange w:id="11129" w:author="Airat Shigapov" w:date="2021-10-27T23:08:00Z">
              <w:rPr>
                <w:rFonts w:ascii="Consolas" w:hAnsi="Consolas" w:cs="Consolas"/>
                <w:color w:val="0000FF"/>
                <w:sz w:val="19"/>
                <w:szCs w:val="19"/>
              </w:rPr>
            </w:rPrChange>
          </w:rPr>
          <w:t>="Red"</w:t>
        </w:r>
        <w:r w:rsidRPr="008C09BE">
          <w:rPr>
            <w:rFonts w:ascii="Times New Roman" w:hAnsi="Times New Roman" w:cs="Times New Roman"/>
            <w:sz w:val="20"/>
            <w:szCs w:val="20"/>
            <w:lang w:val="en-US"/>
            <w:rPrChange w:id="11130" w:author="Airat Shigapov" w:date="2021-10-27T23:08:00Z">
              <w:rPr>
                <w:rFonts w:ascii="Consolas" w:hAnsi="Consolas" w:cs="Consolas"/>
                <w:color w:val="000000"/>
                <w:sz w:val="19"/>
                <w:szCs w:val="19"/>
              </w:rPr>
            </w:rPrChange>
          </w:rPr>
          <w:t xml:space="preserve"> </w:t>
        </w:r>
      </w:ins>
    </w:p>
    <w:p w14:paraId="1C392BEC" w14:textId="77777777" w:rsidR="00D002A1" w:rsidRPr="008C09BE" w:rsidRDefault="00D002A1" w:rsidP="00D002A1">
      <w:pPr>
        <w:autoSpaceDE w:val="0"/>
        <w:autoSpaceDN w:val="0"/>
        <w:adjustRightInd w:val="0"/>
        <w:spacing w:after="0" w:line="240" w:lineRule="auto"/>
        <w:rPr>
          <w:ins w:id="11131" w:author="Airat Shigapov" w:date="2021-10-27T23:06:00Z"/>
          <w:rFonts w:ascii="Times New Roman" w:hAnsi="Times New Roman" w:cs="Times New Roman"/>
          <w:sz w:val="20"/>
          <w:szCs w:val="20"/>
          <w:lang w:val="en-US"/>
          <w:rPrChange w:id="11132" w:author="Airat Shigapov" w:date="2021-10-27T23:08:00Z">
            <w:rPr>
              <w:ins w:id="11133" w:author="Airat Shigapov" w:date="2021-10-27T23:06:00Z"/>
              <w:rFonts w:ascii="Consolas" w:hAnsi="Consolas" w:cs="Consolas"/>
              <w:color w:val="000000"/>
              <w:sz w:val="19"/>
              <w:szCs w:val="19"/>
            </w:rPr>
          </w:rPrChange>
        </w:rPr>
      </w:pPr>
      <w:ins w:id="11134" w:author="Airat Shigapov" w:date="2021-10-27T23:06:00Z">
        <w:r w:rsidRPr="008C09BE">
          <w:rPr>
            <w:rFonts w:ascii="Times New Roman" w:hAnsi="Times New Roman" w:cs="Times New Roman"/>
            <w:sz w:val="20"/>
            <w:szCs w:val="20"/>
            <w:lang w:val="en-US"/>
            <w:rPrChange w:id="11135"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11136" w:author="Airat Shigapov" w:date="2021-10-27T23:08:00Z">
              <w:rPr>
                <w:rFonts w:ascii="Consolas" w:hAnsi="Consolas" w:cs="Consolas"/>
                <w:color w:val="FF0000"/>
                <w:sz w:val="19"/>
                <w:szCs w:val="19"/>
              </w:rPr>
            </w:rPrChange>
          </w:rPr>
          <w:t xml:space="preserve"> </w:t>
        </w:r>
        <w:proofErr w:type="spellStart"/>
        <w:r w:rsidRPr="008C09BE">
          <w:rPr>
            <w:rFonts w:ascii="Times New Roman" w:hAnsi="Times New Roman" w:cs="Times New Roman"/>
            <w:sz w:val="20"/>
            <w:szCs w:val="20"/>
            <w:lang w:val="en-US"/>
            <w:rPrChange w:id="11137" w:author="Airat Shigapov" w:date="2021-10-27T23:08:00Z">
              <w:rPr>
                <w:rFonts w:ascii="Consolas" w:hAnsi="Consolas" w:cs="Consolas"/>
                <w:color w:val="FF0000"/>
                <w:sz w:val="19"/>
                <w:szCs w:val="19"/>
              </w:rPr>
            </w:rPrChange>
          </w:rPr>
          <w:t>FontSize</w:t>
        </w:r>
        <w:proofErr w:type="spellEnd"/>
        <w:r w:rsidRPr="008C09BE">
          <w:rPr>
            <w:rFonts w:ascii="Times New Roman" w:hAnsi="Times New Roman" w:cs="Times New Roman"/>
            <w:sz w:val="20"/>
            <w:szCs w:val="20"/>
            <w:lang w:val="en-US"/>
            <w:rPrChange w:id="11138" w:author="Airat Shigapov" w:date="2021-10-27T23:08:00Z">
              <w:rPr>
                <w:rFonts w:ascii="Consolas" w:hAnsi="Consolas" w:cs="Consolas"/>
                <w:color w:val="0000FF"/>
                <w:sz w:val="19"/>
                <w:szCs w:val="19"/>
              </w:rPr>
            </w:rPrChange>
          </w:rPr>
          <w:t>="11"/&gt;</w:t>
        </w:r>
      </w:ins>
    </w:p>
    <w:p w14:paraId="5856B6CD" w14:textId="77777777" w:rsidR="00D002A1" w:rsidRPr="008C09BE" w:rsidRDefault="00D002A1" w:rsidP="00D002A1">
      <w:pPr>
        <w:autoSpaceDE w:val="0"/>
        <w:autoSpaceDN w:val="0"/>
        <w:adjustRightInd w:val="0"/>
        <w:spacing w:after="0" w:line="240" w:lineRule="auto"/>
        <w:rPr>
          <w:ins w:id="11139" w:author="Airat Shigapov" w:date="2021-10-27T23:06:00Z"/>
          <w:rFonts w:ascii="Times New Roman" w:hAnsi="Times New Roman" w:cs="Times New Roman"/>
          <w:sz w:val="20"/>
          <w:szCs w:val="20"/>
          <w:lang w:val="en-US"/>
          <w:rPrChange w:id="11140" w:author="Airat Shigapov" w:date="2021-10-27T23:08:00Z">
            <w:rPr>
              <w:ins w:id="11141" w:author="Airat Shigapov" w:date="2021-10-27T23:06:00Z"/>
              <w:rFonts w:ascii="Consolas" w:hAnsi="Consolas" w:cs="Consolas"/>
              <w:color w:val="000000"/>
              <w:sz w:val="19"/>
              <w:szCs w:val="19"/>
            </w:rPr>
          </w:rPrChange>
        </w:rPr>
      </w:pPr>
      <w:ins w:id="11142" w:author="Airat Shigapov" w:date="2021-10-27T23:06:00Z">
        <w:r w:rsidRPr="008C09BE">
          <w:rPr>
            <w:rFonts w:ascii="Times New Roman" w:hAnsi="Times New Roman" w:cs="Times New Roman"/>
            <w:sz w:val="20"/>
            <w:szCs w:val="20"/>
            <w:lang w:val="en-US"/>
            <w:rPrChange w:id="11143"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11144" w:author="Airat Shigapov" w:date="2021-10-27T23:08:00Z">
              <w:rPr>
                <w:rFonts w:ascii="Consolas" w:hAnsi="Consolas" w:cs="Consolas"/>
                <w:color w:val="0000FF"/>
                <w:sz w:val="19"/>
                <w:szCs w:val="19"/>
              </w:rPr>
            </w:rPrChange>
          </w:rPr>
          <w:t>&lt;</w:t>
        </w:r>
        <w:proofErr w:type="spellStart"/>
        <w:r w:rsidRPr="008C09BE">
          <w:rPr>
            <w:rFonts w:ascii="Times New Roman" w:hAnsi="Times New Roman" w:cs="Times New Roman"/>
            <w:sz w:val="20"/>
            <w:szCs w:val="20"/>
            <w:lang w:val="en-US"/>
            <w:rPrChange w:id="11145" w:author="Airat Shigapov" w:date="2021-10-27T23:08:00Z">
              <w:rPr>
                <w:rFonts w:ascii="Consolas" w:hAnsi="Consolas" w:cs="Consolas"/>
                <w:color w:val="A31515"/>
                <w:sz w:val="19"/>
                <w:szCs w:val="19"/>
              </w:rPr>
            </w:rPrChange>
          </w:rPr>
          <w:t>TextBox</w:t>
        </w:r>
        <w:proofErr w:type="spellEnd"/>
        <w:r w:rsidRPr="008C09BE">
          <w:rPr>
            <w:rFonts w:ascii="Times New Roman" w:hAnsi="Times New Roman" w:cs="Times New Roman"/>
            <w:sz w:val="20"/>
            <w:szCs w:val="20"/>
            <w:lang w:val="en-US"/>
            <w:rPrChange w:id="11146" w:author="Airat Shigapov" w:date="2021-10-27T23:08:00Z">
              <w:rPr>
                <w:rFonts w:ascii="Consolas" w:hAnsi="Consolas" w:cs="Consolas"/>
                <w:color w:val="FF0000"/>
                <w:sz w:val="19"/>
                <w:szCs w:val="19"/>
              </w:rPr>
            </w:rPrChange>
          </w:rPr>
          <w:t xml:space="preserve"> </w:t>
        </w:r>
        <w:proofErr w:type="gramStart"/>
        <w:r w:rsidRPr="008C09BE">
          <w:rPr>
            <w:rFonts w:ascii="Times New Roman" w:hAnsi="Times New Roman" w:cs="Times New Roman"/>
            <w:sz w:val="20"/>
            <w:szCs w:val="20"/>
            <w:lang w:val="en-US"/>
            <w:rPrChange w:id="11147" w:author="Airat Shigapov" w:date="2021-10-27T23:08:00Z">
              <w:rPr>
                <w:rFonts w:ascii="Consolas" w:hAnsi="Consolas" w:cs="Consolas"/>
                <w:color w:val="FF0000"/>
                <w:sz w:val="19"/>
                <w:szCs w:val="19"/>
              </w:rPr>
            </w:rPrChange>
          </w:rPr>
          <w:t>x</w:t>
        </w:r>
        <w:r w:rsidRPr="008C09BE">
          <w:rPr>
            <w:rFonts w:ascii="Times New Roman" w:hAnsi="Times New Roman" w:cs="Times New Roman"/>
            <w:sz w:val="20"/>
            <w:szCs w:val="20"/>
            <w:lang w:val="en-US"/>
            <w:rPrChange w:id="11148" w:author="Airat Shigapov" w:date="2021-10-27T23:08:00Z">
              <w:rPr>
                <w:rFonts w:ascii="Consolas" w:hAnsi="Consolas" w:cs="Consolas"/>
                <w:color w:val="0000FF"/>
                <w:sz w:val="19"/>
                <w:szCs w:val="19"/>
              </w:rPr>
            </w:rPrChange>
          </w:rPr>
          <w:t>:</w:t>
        </w:r>
        <w:r w:rsidRPr="008C09BE">
          <w:rPr>
            <w:rFonts w:ascii="Times New Roman" w:hAnsi="Times New Roman" w:cs="Times New Roman"/>
            <w:sz w:val="20"/>
            <w:szCs w:val="20"/>
            <w:lang w:val="en-US"/>
            <w:rPrChange w:id="11149" w:author="Airat Shigapov" w:date="2021-10-27T23:08:00Z">
              <w:rPr>
                <w:rFonts w:ascii="Consolas" w:hAnsi="Consolas" w:cs="Consolas"/>
                <w:color w:val="FF0000"/>
                <w:sz w:val="19"/>
                <w:szCs w:val="19"/>
              </w:rPr>
            </w:rPrChange>
          </w:rPr>
          <w:t>Name</w:t>
        </w:r>
        <w:proofErr w:type="gramEnd"/>
        <w:r w:rsidRPr="008C09BE">
          <w:rPr>
            <w:rFonts w:ascii="Times New Roman" w:hAnsi="Times New Roman" w:cs="Times New Roman"/>
            <w:sz w:val="20"/>
            <w:szCs w:val="20"/>
            <w:lang w:val="en-US"/>
            <w:rPrChange w:id="11150" w:author="Airat Shigapov" w:date="2021-10-27T23:08:00Z">
              <w:rPr>
                <w:rFonts w:ascii="Consolas" w:hAnsi="Consolas" w:cs="Consolas"/>
                <w:color w:val="0000FF"/>
                <w:sz w:val="19"/>
                <w:szCs w:val="19"/>
              </w:rPr>
            </w:rPrChange>
          </w:rPr>
          <w:t>="surnamefield"</w:t>
        </w:r>
      </w:ins>
    </w:p>
    <w:p w14:paraId="11AFCDE9" w14:textId="77777777" w:rsidR="00D002A1" w:rsidRPr="008C09BE" w:rsidRDefault="00D002A1" w:rsidP="00D002A1">
      <w:pPr>
        <w:autoSpaceDE w:val="0"/>
        <w:autoSpaceDN w:val="0"/>
        <w:adjustRightInd w:val="0"/>
        <w:spacing w:after="0" w:line="240" w:lineRule="auto"/>
        <w:rPr>
          <w:ins w:id="11151" w:author="Airat Shigapov" w:date="2021-10-27T23:06:00Z"/>
          <w:rFonts w:ascii="Times New Roman" w:hAnsi="Times New Roman" w:cs="Times New Roman"/>
          <w:sz w:val="20"/>
          <w:szCs w:val="20"/>
          <w:lang w:val="en-US"/>
          <w:rPrChange w:id="11152" w:author="Airat Shigapov" w:date="2021-10-27T23:08:00Z">
            <w:rPr>
              <w:ins w:id="11153" w:author="Airat Shigapov" w:date="2021-10-27T23:06:00Z"/>
              <w:rFonts w:ascii="Consolas" w:hAnsi="Consolas" w:cs="Consolas"/>
              <w:color w:val="000000"/>
              <w:sz w:val="19"/>
              <w:szCs w:val="19"/>
            </w:rPr>
          </w:rPrChange>
        </w:rPr>
      </w:pPr>
      <w:ins w:id="11154" w:author="Airat Shigapov" w:date="2021-10-27T23:06:00Z">
        <w:r w:rsidRPr="008C09BE">
          <w:rPr>
            <w:rFonts w:ascii="Times New Roman" w:hAnsi="Times New Roman" w:cs="Times New Roman"/>
            <w:sz w:val="20"/>
            <w:szCs w:val="20"/>
            <w:lang w:val="en-US"/>
            <w:rPrChange w:id="11155"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11156" w:author="Airat Shigapov" w:date="2021-10-27T23:08:00Z">
              <w:rPr>
                <w:rFonts w:ascii="Consolas" w:hAnsi="Consolas" w:cs="Consolas"/>
                <w:color w:val="FF0000"/>
                <w:sz w:val="19"/>
                <w:szCs w:val="19"/>
              </w:rPr>
            </w:rPrChange>
          </w:rPr>
          <w:t xml:space="preserve"> Text</w:t>
        </w:r>
        <w:r w:rsidRPr="008C09BE">
          <w:rPr>
            <w:rFonts w:ascii="Times New Roman" w:hAnsi="Times New Roman" w:cs="Times New Roman"/>
            <w:sz w:val="20"/>
            <w:szCs w:val="20"/>
            <w:lang w:val="en-US"/>
            <w:rPrChange w:id="11157" w:author="Airat Shigapov" w:date="2021-10-27T23:08:00Z">
              <w:rPr>
                <w:rFonts w:ascii="Consolas" w:hAnsi="Consolas" w:cs="Consolas"/>
                <w:color w:val="0000FF"/>
                <w:sz w:val="19"/>
                <w:szCs w:val="19"/>
              </w:rPr>
            </w:rPrChange>
          </w:rPr>
          <w:t>="</w:t>
        </w:r>
        <w:r w:rsidRPr="008C09BE">
          <w:rPr>
            <w:rFonts w:ascii="Times New Roman" w:hAnsi="Times New Roman" w:cs="Times New Roman"/>
            <w:sz w:val="20"/>
            <w:szCs w:val="20"/>
            <w:rPrChange w:id="11158" w:author="Airat Shigapov" w:date="2021-10-27T23:08:00Z">
              <w:rPr>
                <w:rFonts w:ascii="Consolas" w:hAnsi="Consolas" w:cs="Consolas"/>
                <w:color w:val="0000FF"/>
                <w:sz w:val="19"/>
                <w:szCs w:val="19"/>
              </w:rPr>
            </w:rPrChange>
          </w:rPr>
          <w:t>Фамилия</w:t>
        </w:r>
        <w:r w:rsidRPr="008C09BE">
          <w:rPr>
            <w:rFonts w:ascii="Times New Roman" w:hAnsi="Times New Roman" w:cs="Times New Roman"/>
            <w:sz w:val="20"/>
            <w:szCs w:val="20"/>
            <w:lang w:val="en-US"/>
            <w:rPrChange w:id="11159" w:author="Airat Shigapov" w:date="2021-10-27T23:08:00Z">
              <w:rPr>
                <w:rFonts w:ascii="Consolas" w:hAnsi="Consolas" w:cs="Consolas"/>
                <w:color w:val="0000FF"/>
                <w:sz w:val="19"/>
                <w:szCs w:val="19"/>
              </w:rPr>
            </w:rPrChange>
          </w:rPr>
          <w:t>"</w:t>
        </w:r>
      </w:ins>
    </w:p>
    <w:p w14:paraId="207B2BA7" w14:textId="77777777" w:rsidR="00D002A1" w:rsidRPr="008C09BE" w:rsidRDefault="00D002A1" w:rsidP="00D002A1">
      <w:pPr>
        <w:autoSpaceDE w:val="0"/>
        <w:autoSpaceDN w:val="0"/>
        <w:adjustRightInd w:val="0"/>
        <w:spacing w:after="0" w:line="240" w:lineRule="auto"/>
        <w:rPr>
          <w:ins w:id="11160" w:author="Airat Shigapov" w:date="2021-10-27T23:06:00Z"/>
          <w:rFonts w:ascii="Times New Roman" w:hAnsi="Times New Roman" w:cs="Times New Roman"/>
          <w:sz w:val="20"/>
          <w:szCs w:val="20"/>
          <w:lang w:val="en-US"/>
          <w:rPrChange w:id="11161" w:author="Airat Shigapov" w:date="2021-10-27T23:08:00Z">
            <w:rPr>
              <w:ins w:id="11162" w:author="Airat Shigapov" w:date="2021-10-27T23:06:00Z"/>
              <w:rFonts w:ascii="Consolas" w:hAnsi="Consolas" w:cs="Consolas"/>
              <w:color w:val="000000"/>
              <w:sz w:val="19"/>
              <w:szCs w:val="19"/>
            </w:rPr>
          </w:rPrChange>
        </w:rPr>
      </w:pPr>
      <w:ins w:id="11163" w:author="Airat Shigapov" w:date="2021-10-27T23:06:00Z">
        <w:r w:rsidRPr="008C09BE">
          <w:rPr>
            <w:rFonts w:ascii="Times New Roman" w:hAnsi="Times New Roman" w:cs="Times New Roman"/>
            <w:sz w:val="20"/>
            <w:szCs w:val="20"/>
            <w:lang w:val="en-US"/>
            <w:rPrChange w:id="11164"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11165" w:author="Airat Shigapov" w:date="2021-10-27T23:08:00Z">
              <w:rPr>
                <w:rFonts w:ascii="Consolas" w:hAnsi="Consolas" w:cs="Consolas"/>
                <w:color w:val="FF0000"/>
                <w:sz w:val="19"/>
                <w:szCs w:val="19"/>
              </w:rPr>
            </w:rPrChange>
          </w:rPr>
          <w:t xml:space="preserve"> </w:t>
        </w:r>
        <w:proofErr w:type="spellStart"/>
        <w:r w:rsidRPr="008C09BE">
          <w:rPr>
            <w:rFonts w:ascii="Times New Roman" w:hAnsi="Times New Roman" w:cs="Times New Roman"/>
            <w:sz w:val="20"/>
            <w:szCs w:val="20"/>
            <w:lang w:val="en-US"/>
            <w:rPrChange w:id="11166" w:author="Airat Shigapov" w:date="2021-10-27T23:08:00Z">
              <w:rPr>
                <w:rFonts w:ascii="Consolas" w:hAnsi="Consolas" w:cs="Consolas"/>
                <w:color w:val="FF0000"/>
                <w:sz w:val="19"/>
                <w:szCs w:val="19"/>
              </w:rPr>
            </w:rPrChange>
          </w:rPr>
          <w:t>GotFocus</w:t>
        </w:r>
        <w:proofErr w:type="spellEnd"/>
        <w:r w:rsidRPr="008C09BE">
          <w:rPr>
            <w:rFonts w:ascii="Times New Roman" w:hAnsi="Times New Roman" w:cs="Times New Roman"/>
            <w:sz w:val="20"/>
            <w:szCs w:val="20"/>
            <w:lang w:val="en-US"/>
            <w:rPrChange w:id="11167" w:author="Airat Shigapov" w:date="2021-10-27T23:08:00Z">
              <w:rPr>
                <w:rFonts w:ascii="Consolas" w:hAnsi="Consolas" w:cs="Consolas"/>
                <w:color w:val="0000FF"/>
                <w:sz w:val="19"/>
                <w:szCs w:val="19"/>
              </w:rPr>
            </w:rPrChange>
          </w:rPr>
          <w:t>="</w:t>
        </w:r>
        <w:proofErr w:type="spellStart"/>
        <w:r w:rsidRPr="008C09BE">
          <w:rPr>
            <w:rFonts w:ascii="Times New Roman" w:hAnsi="Times New Roman" w:cs="Times New Roman"/>
            <w:sz w:val="20"/>
            <w:szCs w:val="20"/>
            <w:lang w:val="en-US"/>
            <w:rPrChange w:id="11168" w:author="Airat Shigapov" w:date="2021-10-27T23:08:00Z">
              <w:rPr>
                <w:rFonts w:ascii="Consolas" w:hAnsi="Consolas" w:cs="Consolas"/>
                <w:color w:val="0000FF"/>
                <w:sz w:val="19"/>
                <w:szCs w:val="19"/>
              </w:rPr>
            </w:rPrChange>
          </w:rPr>
          <w:t>surnamefield_GotFocus</w:t>
        </w:r>
        <w:proofErr w:type="spellEnd"/>
        <w:r w:rsidRPr="008C09BE">
          <w:rPr>
            <w:rFonts w:ascii="Times New Roman" w:hAnsi="Times New Roman" w:cs="Times New Roman"/>
            <w:sz w:val="20"/>
            <w:szCs w:val="20"/>
            <w:lang w:val="en-US"/>
            <w:rPrChange w:id="11169" w:author="Airat Shigapov" w:date="2021-10-27T23:08:00Z">
              <w:rPr>
                <w:rFonts w:ascii="Consolas" w:hAnsi="Consolas" w:cs="Consolas"/>
                <w:color w:val="0000FF"/>
                <w:sz w:val="19"/>
                <w:szCs w:val="19"/>
              </w:rPr>
            </w:rPrChange>
          </w:rPr>
          <w:t>"</w:t>
        </w:r>
      </w:ins>
    </w:p>
    <w:p w14:paraId="30466E80" w14:textId="77777777" w:rsidR="00D002A1" w:rsidRPr="008C09BE" w:rsidRDefault="00D002A1" w:rsidP="00D002A1">
      <w:pPr>
        <w:autoSpaceDE w:val="0"/>
        <w:autoSpaceDN w:val="0"/>
        <w:adjustRightInd w:val="0"/>
        <w:spacing w:after="0" w:line="240" w:lineRule="auto"/>
        <w:rPr>
          <w:ins w:id="11170" w:author="Airat Shigapov" w:date="2021-10-27T23:06:00Z"/>
          <w:rFonts w:ascii="Times New Roman" w:hAnsi="Times New Roman" w:cs="Times New Roman"/>
          <w:sz w:val="20"/>
          <w:szCs w:val="20"/>
          <w:lang w:val="en-US"/>
          <w:rPrChange w:id="11171" w:author="Airat Shigapov" w:date="2021-10-27T23:08:00Z">
            <w:rPr>
              <w:ins w:id="11172" w:author="Airat Shigapov" w:date="2021-10-27T23:06:00Z"/>
              <w:rFonts w:ascii="Consolas" w:hAnsi="Consolas" w:cs="Consolas"/>
              <w:color w:val="000000"/>
              <w:sz w:val="19"/>
              <w:szCs w:val="19"/>
            </w:rPr>
          </w:rPrChange>
        </w:rPr>
      </w:pPr>
      <w:ins w:id="11173" w:author="Airat Shigapov" w:date="2021-10-27T23:06:00Z">
        <w:r w:rsidRPr="008C09BE">
          <w:rPr>
            <w:rFonts w:ascii="Times New Roman" w:hAnsi="Times New Roman" w:cs="Times New Roman"/>
            <w:sz w:val="20"/>
            <w:szCs w:val="20"/>
            <w:lang w:val="en-US"/>
            <w:rPrChange w:id="11174"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11175" w:author="Airat Shigapov" w:date="2021-10-27T23:08:00Z">
              <w:rPr>
                <w:rFonts w:ascii="Consolas" w:hAnsi="Consolas" w:cs="Consolas"/>
                <w:color w:val="FF0000"/>
                <w:sz w:val="19"/>
                <w:szCs w:val="19"/>
              </w:rPr>
            </w:rPrChange>
          </w:rPr>
          <w:t xml:space="preserve"> </w:t>
        </w:r>
        <w:proofErr w:type="spellStart"/>
        <w:r w:rsidRPr="008C09BE">
          <w:rPr>
            <w:rFonts w:ascii="Times New Roman" w:hAnsi="Times New Roman" w:cs="Times New Roman"/>
            <w:sz w:val="20"/>
            <w:szCs w:val="20"/>
            <w:lang w:val="en-US"/>
            <w:rPrChange w:id="11176" w:author="Airat Shigapov" w:date="2021-10-27T23:08:00Z">
              <w:rPr>
                <w:rFonts w:ascii="Consolas" w:hAnsi="Consolas" w:cs="Consolas"/>
                <w:color w:val="FF0000"/>
                <w:sz w:val="19"/>
                <w:szCs w:val="19"/>
              </w:rPr>
            </w:rPrChange>
          </w:rPr>
          <w:t>LostFocus</w:t>
        </w:r>
        <w:proofErr w:type="spellEnd"/>
        <w:r w:rsidRPr="008C09BE">
          <w:rPr>
            <w:rFonts w:ascii="Times New Roman" w:hAnsi="Times New Roman" w:cs="Times New Roman"/>
            <w:sz w:val="20"/>
            <w:szCs w:val="20"/>
            <w:lang w:val="en-US"/>
            <w:rPrChange w:id="11177" w:author="Airat Shigapov" w:date="2021-10-27T23:08:00Z">
              <w:rPr>
                <w:rFonts w:ascii="Consolas" w:hAnsi="Consolas" w:cs="Consolas"/>
                <w:color w:val="0000FF"/>
                <w:sz w:val="19"/>
                <w:szCs w:val="19"/>
              </w:rPr>
            </w:rPrChange>
          </w:rPr>
          <w:t>="</w:t>
        </w:r>
        <w:proofErr w:type="spellStart"/>
        <w:r w:rsidRPr="008C09BE">
          <w:rPr>
            <w:rFonts w:ascii="Times New Roman" w:hAnsi="Times New Roman" w:cs="Times New Roman"/>
            <w:sz w:val="20"/>
            <w:szCs w:val="20"/>
            <w:lang w:val="en-US"/>
            <w:rPrChange w:id="11178" w:author="Airat Shigapov" w:date="2021-10-27T23:08:00Z">
              <w:rPr>
                <w:rFonts w:ascii="Consolas" w:hAnsi="Consolas" w:cs="Consolas"/>
                <w:color w:val="0000FF"/>
                <w:sz w:val="19"/>
                <w:szCs w:val="19"/>
              </w:rPr>
            </w:rPrChange>
          </w:rPr>
          <w:t>surnamefield_LostFocus</w:t>
        </w:r>
        <w:proofErr w:type="spellEnd"/>
        <w:r w:rsidRPr="008C09BE">
          <w:rPr>
            <w:rFonts w:ascii="Times New Roman" w:hAnsi="Times New Roman" w:cs="Times New Roman"/>
            <w:sz w:val="20"/>
            <w:szCs w:val="20"/>
            <w:lang w:val="en-US"/>
            <w:rPrChange w:id="11179" w:author="Airat Shigapov" w:date="2021-10-27T23:08:00Z">
              <w:rPr>
                <w:rFonts w:ascii="Consolas" w:hAnsi="Consolas" w:cs="Consolas"/>
                <w:color w:val="0000FF"/>
                <w:sz w:val="19"/>
                <w:szCs w:val="19"/>
              </w:rPr>
            </w:rPrChange>
          </w:rPr>
          <w:t>"</w:t>
        </w:r>
      </w:ins>
    </w:p>
    <w:p w14:paraId="1909ED42" w14:textId="77777777" w:rsidR="00D002A1" w:rsidRPr="008C09BE" w:rsidRDefault="00D002A1" w:rsidP="00D002A1">
      <w:pPr>
        <w:autoSpaceDE w:val="0"/>
        <w:autoSpaceDN w:val="0"/>
        <w:adjustRightInd w:val="0"/>
        <w:spacing w:after="0" w:line="240" w:lineRule="auto"/>
        <w:rPr>
          <w:ins w:id="11180" w:author="Airat Shigapov" w:date="2021-10-27T23:06:00Z"/>
          <w:rFonts w:ascii="Times New Roman" w:hAnsi="Times New Roman" w:cs="Times New Roman"/>
          <w:sz w:val="20"/>
          <w:szCs w:val="20"/>
          <w:lang w:val="en-US"/>
          <w:rPrChange w:id="11181" w:author="Airat Shigapov" w:date="2021-10-27T23:08:00Z">
            <w:rPr>
              <w:ins w:id="11182" w:author="Airat Shigapov" w:date="2021-10-27T23:06:00Z"/>
              <w:rFonts w:ascii="Consolas" w:hAnsi="Consolas" w:cs="Consolas"/>
              <w:color w:val="000000"/>
              <w:sz w:val="19"/>
              <w:szCs w:val="19"/>
            </w:rPr>
          </w:rPrChange>
        </w:rPr>
      </w:pPr>
      <w:ins w:id="11183" w:author="Airat Shigapov" w:date="2021-10-27T23:06:00Z">
        <w:r w:rsidRPr="008C09BE">
          <w:rPr>
            <w:rFonts w:ascii="Times New Roman" w:hAnsi="Times New Roman" w:cs="Times New Roman"/>
            <w:sz w:val="20"/>
            <w:szCs w:val="20"/>
            <w:lang w:val="en-US"/>
            <w:rPrChange w:id="11184"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11185" w:author="Airat Shigapov" w:date="2021-10-27T23:08:00Z">
              <w:rPr>
                <w:rFonts w:ascii="Consolas" w:hAnsi="Consolas" w:cs="Consolas"/>
                <w:color w:val="FF0000"/>
                <w:sz w:val="19"/>
                <w:szCs w:val="19"/>
              </w:rPr>
            </w:rPrChange>
          </w:rPr>
          <w:t xml:space="preserve"> Margin</w:t>
        </w:r>
        <w:r w:rsidRPr="008C09BE">
          <w:rPr>
            <w:rFonts w:ascii="Times New Roman" w:hAnsi="Times New Roman" w:cs="Times New Roman"/>
            <w:sz w:val="20"/>
            <w:szCs w:val="20"/>
            <w:lang w:val="en-US"/>
            <w:rPrChange w:id="11186" w:author="Airat Shigapov" w:date="2021-10-27T23:08:00Z">
              <w:rPr>
                <w:rFonts w:ascii="Consolas" w:hAnsi="Consolas" w:cs="Consolas"/>
                <w:color w:val="0000FF"/>
                <w:sz w:val="19"/>
                <w:szCs w:val="19"/>
              </w:rPr>
            </w:rPrChange>
          </w:rPr>
          <w:t>="0,5,0,0"&gt;</w:t>
        </w:r>
      </w:ins>
    </w:p>
    <w:p w14:paraId="2CDFBEC4" w14:textId="77777777" w:rsidR="00D002A1" w:rsidRPr="008C09BE" w:rsidRDefault="00D002A1" w:rsidP="00D002A1">
      <w:pPr>
        <w:autoSpaceDE w:val="0"/>
        <w:autoSpaceDN w:val="0"/>
        <w:adjustRightInd w:val="0"/>
        <w:spacing w:after="0" w:line="240" w:lineRule="auto"/>
        <w:rPr>
          <w:ins w:id="11187" w:author="Airat Shigapov" w:date="2021-10-27T23:06:00Z"/>
          <w:rFonts w:ascii="Times New Roman" w:hAnsi="Times New Roman" w:cs="Times New Roman"/>
          <w:sz w:val="20"/>
          <w:szCs w:val="20"/>
          <w:lang w:val="en-US"/>
          <w:rPrChange w:id="11188" w:author="Airat Shigapov" w:date="2021-10-27T23:08:00Z">
            <w:rPr>
              <w:ins w:id="11189" w:author="Airat Shigapov" w:date="2021-10-27T23:06:00Z"/>
              <w:rFonts w:ascii="Consolas" w:hAnsi="Consolas" w:cs="Consolas"/>
              <w:color w:val="000000"/>
              <w:sz w:val="19"/>
              <w:szCs w:val="19"/>
            </w:rPr>
          </w:rPrChange>
        </w:rPr>
      </w:pPr>
      <w:ins w:id="11190" w:author="Airat Shigapov" w:date="2021-10-27T23:06:00Z">
        <w:r w:rsidRPr="008C09BE">
          <w:rPr>
            <w:rFonts w:ascii="Times New Roman" w:hAnsi="Times New Roman" w:cs="Times New Roman"/>
            <w:sz w:val="20"/>
            <w:szCs w:val="20"/>
            <w:lang w:val="en-US"/>
            <w:rPrChange w:id="11191"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11192" w:author="Airat Shigapov" w:date="2021-10-27T23:08:00Z">
              <w:rPr>
                <w:rFonts w:ascii="Consolas" w:hAnsi="Consolas" w:cs="Consolas"/>
                <w:color w:val="0000FF"/>
                <w:sz w:val="19"/>
                <w:szCs w:val="19"/>
              </w:rPr>
            </w:rPrChange>
          </w:rPr>
          <w:t>&lt;/</w:t>
        </w:r>
        <w:proofErr w:type="spellStart"/>
        <w:r w:rsidRPr="008C09BE">
          <w:rPr>
            <w:rFonts w:ascii="Times New Roman" w:hAnsi="Times New Roman" w:cs="Times New Roman"/>
            <w:sz w:val="20"/>
            <w:szCs w:val="20"/>
            <w:lang w:val="en-US"/>
            <w:rPrChange w:id="11193" w:author="Airat Shigapov" w:date="2021-10-27T23:08:00Z">
              <w:rPr>
                <w:rFonts w:ascii="Consolas" w:hAnsi="Consolas" w:cs="Consolas"/>
                <w:color w:val="A31515"/>
                <w:sz w:val="19"/>
                <w:szCs w:val="19"/>
              </w:rPr>
            </w:rPrChange>
          </w:rPr>
          <w:t>TextBox</w:t>
        </w:r>
        <w:proofErr w:type="spellEnd"/>
        <w:r w:rsidRPr="008C09BE">
          <w:rPr>
            <w:rFonts w:ascii="Times New Roman" w:hAnsi="Times New Roman" w:cs="Times New Roman"/>
            <w:sz w:val="20"/>
            <w:szCs w:val="20"/>
            <w:lang w:val="en-US"/>
            <w:rPrChange w:id="11194" w:author="Airat Shigapov" w:date="2021-10-27T23:08:00Z">
              <w:rPr>
                <w:rFonts w:ascii="Consolas" w:hAnsi="Consolas" w:cs="Consolas"/>
                <w:color w:val="0000FF"/>
                <w:sz w:val="19"/>
                <w:szCs w:val="19"/>
              </w:rPr>
            </w:rPrChange>
          </w:rPr>
          <w:t>&gt;</w:t>
        </w:r>
      </w:ins>
    </w:p>
    <w:p w14:paraId="1EA62B1D" w14:textId="77777777" w:rsidR="00D002A1" w:rsidRPr="008C09BE" w:rsidRDefault="00D002A1" w:rsidP="00D002A1">
      <w:pPr>
        <w:autoSpaceDE w:val="0"/>
        <w:autoSpaceDN w:val="0"/>
        <w:adjustRightInd w:val="0"/>
        <w:spacing w:after="0" w:line="240" w:lineRule="auto"/>
        <w:rPr>
          <w:ins w:id="11195" w:author="Airat Shigapov" w:date="2021-10-27T23:06:00Z"/>
          <w:rFonts w:ascii="Times New Roman" w:hAnsi="Times New Roman" w:cs="Times New Roman"/>
          <w:sz w:val="20"/>
          <w:szCs w:val="20"/>
          <w:lang w:val="en-US"/>
          <w:rPrChange w:id="11196" w:author="Airat Shigapov" w:date="2021-10-27T23:08:00Z">
            <w:rPr>
              <w:ins w:id="11197" w:author="Airat Shigapov" w:date="2021-10-27T23:06:00Z"/>
              <w:rFonts w:ascii="Consolas" w:hAnsi="Consolas" w:cs="Consolas"/>
              <w:color w:val="000000"/>
              <w:sz w:val="19"/>
              <w:szCs w:val="19"/>
            </w:rPr>
          </w:rPrChange>
        </w:rPr>
      </w:pPr>
      <w:ins w:id="11198" w:author="Airat Shigapov" w:date="2021-10-27T23:06:00Z">
        <w:r w:rsidRPr="008C09BE">
          <w:rPr>
            <w:rFonts w:ascii="Times New Roman" w:hAnsi="Times New Roman" w:cs="Times New Roman"/>
            <w:sz w:val="20"/>
            <w:szCs w:val="20"/>
            <w:lang w:val="en-US"/>
            <w:rPrChange w:id="11199"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11200" w:author="Airat Shigapov" w:date="2021-10-27T23:08:00Z">
              <w:rPr>
                <w:rFonts w:ascii="Consolas" w:hAnsi="Consolas" w:cs="Consolas"/>
                <w:color w:val="0000FF"/>
                <w:sz w:val="19"/>
                <w:szCs w:val="19"/>
              </w:rPr>
            </w:rPrChange>
          </w:rPr>
          <w:t>&lt;</w:t>
        </w:r>
        <w:proofErr w:type="spellStart"/>
        <w:r w:rsidRPr="008C09BE">
          <w:rPr>
            <w:rFonts w:ascii="Times New Roman" w:hAnsi="Times New Roman" w:cs="Times New Roman"/>
            <w:sz w:val="20"/>
            <w:szCs w:val="20"/>
            <w:lang w:val="en-US"/>
            <w:rPrChange w:id="11201" w:author="Airat Shigapov" w:date="2021-10-27T23:08:00Z">
              <w:rPr>
                <w:rFonts w:ascii="Consolas" w:hAnsi="Consolas" w:cs="Consolas"/>
                <w:color w:val="A31515"/>
                <w:sz w:val="19"/>
                <w:szCs w:val="19"/>
              </w:rPr>
            </w:rPrChange>
          </w:rPr>
          <w:t>TextBox</w:t>
        </w:r>
        <w:proofErr w:type="spellEnd"/>
        <w:r w:rsidRPr="008C09BE">
          <w:rPr>
            <w:rFonts w:ascii="Times New Roman" w:hAnsi="Times New Roman" w:cs="Times New Roman"/>
            <w:sz w:val="20"/>
            <w:szCs w:val="20"/>
            <w:lang w:val="en-US"/>
            <w:rPrChange w:id="11202" w:author="Airat Shigapov" w:date="2021-10-27T23:08:00Z">
              <w:rPr>
                <w:rFonts w:ascii="Consolas" w:hAnsi="Consolas" w:cs="Consolas"/>
                <w:color w:val="FF0000"/>
                <w:sz w:val="19"/>
                <w:szCs w:val="19"/>
              </w:rPr>
            </w:rPrChange>
          </w:rPr>
          <w:t xml:space="preserve"> </w:t>
        </w:r>
        <w:proofErr w:type="gramStart"/>
        <w:r w:rsidRPr="008C09BE">
          <w:rPr>
            <w:rFonts w:ascii="Times New Roman" w:hAnsi="Times New Roman" w:cs="Times New Roman"/>
            <w:sz w:val="20"/>
            <w:szCs w:val="20"/>
            <w:lang w:val="en-US"/>
            <w:rPrChange w:id="11203" w:author="Airat Shigapov" w:date="2021-10-27T23:08:00Z">
              <w:rPr>
                <w:rFonts w:ascii="Consolas" w:hAnsi="Consolas" w:cs="Consolas"/>
                <w:color w:val="FF0000"/>
                <w:sz w:val="19"/>
                <w:szCs w:val="19"/>
              </w:rPr>
            </w:rPrChange>
          </w:rPr>
          <w:t>x</w:t>
        </w:r>
        <w:r w:rsidRPr="008C09BE">
          <w:rPr>
            <w:rFonts w:ascii="Times New Roman" w:hAnsi="Times New Roman" w:cs="Times New Roman"/>
            <w:sz w:val="20"/>
            <w:szCs w:val="20"/>
            <w:lang w:val="en-US"/>
            <w:rPrChange w:id="11204" w:author="Airat Shigapov" w:date="2021-10-27T23:08:00Z">
              <w:rPr>
                <w:rFonts w:ascii="Consolas" w:hAnsi="Consolas" w:cs="Consolas"/>
                <w:color w:val="0000FF"/>
                <w:sz w:val="19"/>
                <w:szCs w:val="19"/>
              </w:rPr>
            </w:rPrChange>
          </w:rPr>
          <w:t>:</w:t>
        </w:r>
        <w:r w:rsidRPr="008C09BE">
          <w:rPr>
            <w:rFonts w:ascii="Times New Roman" w:hAnsi="Times New Roman" w:cs="Times New Roman"/>
            <w:sz w:val="20"/>
            <w:szCs w:val="20"/>
            <w:lang w:val="en-US"/>
            <w:rPrChange w:id="11205" w:author="Airat Shigapov" w:date="2021-10-27T23:08:00Z">
              <w:rPr>
                <w:rFonts w:ascii="Consolas" w:hAnsi="Consolas" w:cs="Consolas"/>
                <w:color w:val="FF0000"/>
                <w:sz w:val="19"/>
                <w:szCs w:val="19"/>
              </w:rPr>
            </w:rPrChange>
          </w:rPr>
          <w:t>Name</w:t>
        </w:r>
        <w:proofErr w:type="gramEnd"/>
        <w:r w:rsidRPr="008C09BE">
          <w:rPr>
            <w:rFonts w:ascii="Times New Roman" w:hAnsi="Times New Roman" w:cs="Times New Roman"/>
            <w:sz w:val="20"/>
            <w:szCs w:val="20"/>
            <w:lang w:val="en-US"/>
            <w:rPrChange w:id="11206" w:author="Airat Shigapov" w:date="2021-10-27T23:08:00Z">
              <w:rPr>
                <w:rFonts w:ascii="Consolas" w:hAnsi="Consolas" w:cs="Consolas"/>
                <w:color w:val="0000FF"/>
                <w:sz w:val="19"/>
                <w:szCs w:val="19"/>
              </w:rPr>
            </w:rPrChange>
          </w:rPr>
          <w:t>="namefield"</w:t>
        </w:r>
      </w:ins>
    </w:p>
    <w:p w14:paraId="67D0BD11" w14:textId="77777777" w:rsidR="00D002A1" w:rsidRPr="008C09BE" w:rsidRDefault="00D002A1" w:rsidP="00D002A1">
      <w:pPr>
        <w:autoSpaceDE w:val="0"/>
        <w:autoSpaceDN w:val="0"/>
        <w:adjustRightInd w:val="0"/>
        <w:spacing w:after="0" w:line="240" w:lineRule="auto"/>
        <w:rPr>
          <w:ins w:id="11207" w:author="Airat Shigapov" w:date="2021-10-27T23:06:00Z"/>
          <w:rFonts w:ascii="Times New Roman" w:hAnsi="Times New Roman" w:cs="Times New Roman"/>
          <w:sz w:val="20"/>
          <w:szCs w:val="20"/>
          <w:lang w:val="en-US"/>
          <w:rPrChange w:id="11208" w:author="Airat Shigapov" w:date="2021-10-27T23:08:00Z">
            <w:rPr>
              <w:ins w:id="11209" w:author="Airat Shigapov" w:date="2021-10-27T23:06:00Z"/>
              <w:rFonts w:ascii="Consolas" w:hAnsi="Consolas" w:cs="Consolas"/>
              <w:color w:val="000000"/>
              <w:sz w:val="19"/>
              <w:szCs w:val="19"/>
            </w:rPr>
          </w:rPrChange>
        </w:rPr>
      </w:pPr>
      <w:ins w:id="11210" w:author="Airat Shigapov" w:date="2021-10-27T23:06:00Z">
        <w:r w:rsidRPr="008C09BE">
          <w:rPr>
            <w:rFonts w:ascii="Times New Roman" w:hAnsi="Times New Roman" w:cs="Times New Roman"/>
            <w:sz w:val="20"/>
            <w:szCs w:val="20"/>
            <w:lang w:val="en-US"/>
            <w:rPrChange w:id="11211"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11212" w:author="Airat Shigapov" w:date="2021-10-27T23:08:00Z">
              <w:rPr>
                <w:rFonts w:ascii="Consolas" w:hAnsi="Consolas" w:cs="Consolas"/>
                <w:color w:val="FF0000"/>
                <w:sz w:val="19"/>
                <w:szCs w:val="19"/>
              </w:rPr>
            </w:rPrChange>
          </w:rPr>
          <w:t xml:space="preserve"> Text</w:t>
        </w:r>
        <w:r w:rsidRPr="008C09BE">
          <w:rPr>
            <w:rFonts w:ascii="Times New Roman" w:hAnsi="Times New Roman" w:cs="Times New Roman"/>
            <w:sz w:val="20"/>
            <w:szCs w:val="20"/>
            <w:lang w:val="en-US"/>
            <w:rPrChange w:id="11213" w:author="Airat Shigapov" w:date="2021-10-27T23:08:00Z">
              <w:rPr>
                <w:rFonts w:ascii="Consolas" w:hAnsi="Consolas" w:cs="Consolas"/>
                <w:color w:val="0000FF"/>
                <w:sz w:val="19"/>
                <w:szCs w:val="19"/>
              </w:rPr>
            </w:rPrChange>
          </w:rPr>
          <w:t>="</w:t>
        </w:r>
        <w:r w:rsidRPr="008C09BE">
          <w:rPr>
            <w:rFonts w:ascii="Times New Roman" w:hAnsi="Times New Roman" w:cs="Times New Roman"/>
            <w:sz w:val="20"/>
            <w:szCs w:val="20"/>
            <w:rPrChange w:id="11214" w:author="Airat Shigapov" w:date="2021-10-27T23:08:00Z">
              <w:rPr>
                <w:rFonts w:ascii="Consolas" w:hAnsi="Consolas" w:cs="Consolas"/>
                <w:color w:val="0000FF"/>
                <w:sz w:val="19"/>
                <w:szCs w:val="19"/>
              </w:rPr>
            </w:rPrChange>
          </w:rPr>
          <w:t>Имя</w:t>
        </w:r>
        <w:r w:rsidRPr="008C09BE">
          <w:rPr>
            <w:rFonts w:ascii="Times New Roman" w:hAnsi="Times New Roman" w:cs="Times New Roman"/>
            <w:sz w:val="20"/>
            <w:szCs w:val="20"/>
            <w:lang w:val="en-US"/>
            <w:rPrChange w:id="11215" w:author="Airat Shigapov" w:date="2021-10-27T23:08:00Z">
              <w:rPr>
                <w:rFonts w:ascii="Consolas" w:hAnsi="Consolas" w:cs="Consolas"/>
                <w:color w:val="0000FF"/>
                <w:sz w:val="19"/>
                <w:szCs w:val="19"/>
              </w:rPr>
            </w:rPrChange>
          </w:rPr>
          <w:t>"</w:t>
        </w:r>
      </w:ins>
    </w:p>
    <w:p w14:paraId="4DF22498" w14:textId="77777777" w:rsidR="00D002A1" w:rsidRPr="008C09BE" w:rsidRDefault="00D002A1" w:rsidP="00D002A1">
      <w:pPr>
        <w:autoSpaceDE w:val="0"/>
        <w:autoSpaceDN w:val="0"/>
        <w:adjustRightInd w:val="0"/>
        <w:spacing w:after="0" w:line="240" w:lineRule="auto"/>
        <w:rPr>
          <w:ins w:id="11216" w:author="Airat Shigapov" w:date="2021-10-27T23:06:00Z"/>
          <w:rFonts w:ascii="Times New Roman" w:hAnsi="Times New Roman" w:cs="Times New Roman"/>
          <w:sz w:val="20"/>
          <w:szCs w:val="20"/>
          <w:lang w:val="en-US"/>
          <w:rPrChange w:id="11217" w:author="Airat Shigapov" w:date="2021-10-27T23:08:00Z">
            <w:rPr>
              <w:ins w:id="11218" w:author="Airat Shigapov" w:date="2021-10-27T23:06:00Z"/>
              <w:rFonts w:ascii="Consolas" w:hAnsi="Consolas" w:cs="Consolas"/>
              <w:color w:val="000000"/>
              <w:sz w:val="19"/>
              <w:szCs w:val="19"/>
            </w:rPr>
          </w:rPrChange>
        </w:rPr>
      </w:pPr>
      <w:ins w:id="11219" w:author="Airat Shigapov" w:date="2021-10-27T23:06:00Z">
        <w:r w:rsidRPr="008C09BE">
          <w:rPr>
            <w:rFonts w:ascii="Times New Roman" w:hAnsi="Times New Roman" w:cs="Times New Roman"/>
            <w:sz w:val="20"/>
            <w:szCs w:val="20"/>
            <w:lang w:val="en-US"/>
            <w:rPrChange w:id="11220"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11221" w:author="Airat Shigapov" w:date="2021-10-27T23:08:00Z">
              <w:rPr>
                <w:rFonts w:ascii="Consolas" w:hAnsi="Consolas" w:cs="Consolas"/>
                <w:color w:val="FF0000"/>
                <w:sz w:val="19"/>
                <w:szCs w:val="19"/>
              </w:rPr>
            </w:rPrChange>
          </w:rPr>
          <w:t xml:space="preserve"> </w:t>
        </w:r>
        <w:proofErr w:type="spellStart"/>
        <w:r w:rsidRPr="008C09BE">
          <w:rPr>
            <w:rFonts w:ascii="Times New Roman" w:hAnsi="Times New Roman" w:cs="Times New Roman"/>
            <w:sz w:val="20"/>
            <w:szCs w:val="20"/>
            <w:lang w:val="en-US"/>
            <w:rPrChange w:id="11222" w:author="Airat Shigapov" w:date="2021-10-27T23:08:00Z">
              <w:rPr>
                <w:rFonts w:ascii="Consolas" w:hAnsi="Consolas" w:cs="Consolas"/>
                <w:color w:val="FF0000"/>
                <w:sz w:val="19"/>
                <w:szCs w:val="19"/>
              </w:rPr>
            </w:rPrChange>
          </w:rPr>
          <w:t>GotFocus</w:t>
        </w:r>
        <w:proofErr w:type="spellEnd"/>
        <w:r w:rsidRPr="008C09BE">
          <w:rPr>
            <w:rFonts w:ascii="Times New Roman" w:hAnsi="Times New Roman" w:cs="Times New Roman"/>
            <w:sz w:val="20"/>
            <w:szCs w:val="20"/>
            <w:lang w:val="en-US"/>
            <w:rPrChange w:id="11223" w:author="Airat Shigapov" w:date="2021-10-27T23:08:00Z">
              <w:rPr>
                <w:rFonts w:ascii="Consolas" w:hAnsi="Consolas" w:cs="Consolas"/>
                <w:color w:val="0000FF"/>
                <w:sz w:val="19"/>
                <w:szCs w:val="19"/>
              </w:rPr>
            </w:rPrChange>
          </w:rPr>
          <w:t>="</w:t>
        </w:r>
        <w:proofErr w:type="spellStart"/>
        <w:r w:rsidRPr="008C09BE">
          <w:rPr>
            <w:rFonts w:ascii="Times New Roman" w:hAnsi="Times New Roman" w:cs="Times New Roman"/>
            <w:sz w:val="20"/>
            <w:szCs w:val="20"/>
            <w:lang w:val="en-US"/>
            <w:rPrChange w:id="11224" w:author="Airat Shigapov" w:date="2021-10-27T23:08:00Z">
              <w:rPr>
                <w:rFonts w:ascii="Consolas" w:hAnsi="Consolas" w:cs="Consolas"/>
                <w:color w:val="0000FF"/>
                <w:sz w:val="19"/>
                <w:szCs w:val="19"/>
              </w:rPr>
            </w:rPrChange>
          </w:rPr>
          <w:t>namefield_GotFocus</w:t>
        </w:r>
        <w:proofErr w:type="spellEnd"/>
        <w:r w:rsidRPr="008C09BE">
          <w:rPr>
            <w:rFonts w:ascii="Times New Roman" w:hAnsi="Times New Roman" w:cs="Times New Roman"/>
            <w:sz w:val="20"/>
            <w:szCs w:val="20"/>
            <w:lang w:val="en-US"/>
            <w:rPrChange w:id="11225" w:author="Airat Shigapov" w:date="2021-10-27T23:08:00Z">
              <w:rPr>
                <w:rFonts w:ascii="Consolas" w:hAnsi="Consolas" w:cs="Consolas"/>
                <w:color w:val="0000FF"/>
                <w:sz w:val="19"/>
                <w:szCs w:val="19"/>
              </w:rPr>
            </w:rPrChange>
          </w:rPr>
          <w:t>"</w:t>
        </w:r>
      </w:ins>
    </w:p>
    <w:p w14:paraId="5D72B8E1" w14:textId="77777777" w:rsidR="00D002A1" w:rsidRPr="008C09BE" w:rsidRDefault="00D002A1" w:rsidP="00D002A1">
      <w:pPr>
        <w:autoSpaceDE w:val="0"/>
        <w:autoSpaceDN w:val="0"/>
        <w:adjustRightInd w:val="0"/>
        <w:spacing w:after="0" w:line="240" w:lineRule="auto"/>
        <w:rPr>
          <w:ins w:id="11226" w:author="Airat Shigapov" w:date="2021-10-27T23:06:00Z"/>
          <w:rFonts w:ascii="Times New Roman" w:hAnsi="Times New Roman" w:cs="Times New Roman"/>
          <w:sz w:val="20"/>
          <w:szCs w:val="20"/>
          <w:lang w:val="en-US"/>
          <w:rPrChange w:id="11227" w:author="Airat Shigapov" w:date="2021-10-27T23:08:00Z">
            <w:rPr>
              <w:ins w:id="11228" w:author="Airat Shigapov" w:date="2021-10-27T23:06:00Z"/>
              <w:rFonts w:ascii="Consolas" w:hAnsi="Consolas" w:cs="Consolas"/>
              <w:color w:val="000000"/>
              <w:sz w:val="19"/>
              <w:szCs w:val="19"/>
            </w:rPr>
          </w:rPrChange>
        </w:rPr>
      </w:pPr>
      <w:ins w:id="11229" w:author="Airat Shigapov" w:date="2021-10-27T23:06:00Z">
        <w:r w:rsidRPr="008C09BE">
          <w:rPr>
            <w:rFonts w:ascii="Times New Roman" w:hAnsi="Times New Roman" w:cs="Times New Roman"/>
            <w:sz w:val="20"/>
            <w:szCs w:val="20"/>
            <w:lang w:val="en-US"/>
            <w:rPrChange w:id="11230"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11231" w:author="Airat Shigapov" w:date="2021-10-27T23:08:00Z">
              <w:rPr>
                <w:rFonts w:ascii="Consolas" w:hAnsi="Consolas" w:cs="Consolas"/>
                <w:color w:val="FF0000"/>
                <w:sz w:val="19"/>
                <w:szCs w:val="19"/>
              </w:rPr>
            </w:rPrChange>
          </w:rPr>
          <w:t xml:space="preserve"> </w:t>
        </w:r>
        <w:proofErr w:type="spellStart"/>
        <w:r w:rsidRPr="008C09BE">
          <w:rPr>
            <w:rFonts w:ascii="Times New Roman" w:hAnsi="Times New Roman" w:cs="Times New Roman"/>
            <w:sz w:val="20"/>
            <w:szCs w:val="20"/>
            <w:lang w:val="en-US"/>
            <w:rPrChange w:id="11232" w:author="Airat Shigapov" w:date="2021-10-27T23:08:00Z">
              <w:rPr>
                <w:rFonts w:ascii="Consolas" w:hAnsi="Consolas" w:cs="Consolas"/>
                <w:color w:val="FF0000"/>
                <w:sz w:val="19"/>
                <w:szCs w:val="19"/>
              </w:rPr>
            </w:rPrChange>
          </w:rPr>
          <w:t>LostFocus</w:t>
        </w:r>
        <w:proofErr w:type="spellEnd"/>
        <w:r w:rsidRPr="008C09BE">
          <w:rPr>
            <w:rFonts w:ascii="Times New Roman" w:hAnsi="Times New Roman" w:cs="Times New Roman"/>
            <w:sz w:val="20"/>
            <w:szCs w:val="20"/>
            <w:lang w:val="en-US"/>
            <w:rPrChange w:id="11233" w:author="Airat Shigapov" w:date="2021-10-27T23:08:00Z">
              <w:rPr>
                <w:rFonts w:ascii="Consolas" w:hAnsi="Consolas" w:cs="Consolas"/>
                <w:color w:val="0000FF"/>
                <w:sz w:val="19"/>
                <w:szCs w:val="19"/>
              </w:rPr>
            </w:rPrChange>
          </w:rPr>
          <w:t>="</w:t>
        </w:r>
        <w:proofErr w:type="spellStart"/>
        <w:r w:rsidRPr="008C09BE">
          <w:rPr>
            <w:rFonts w:ascii="Times New Roman" w:hAnsi="Times New Roman" w:cs="Times New Roman"/>
            <w:sz w:val="20"/>
            <w:szCs w:val="20"/>
            <w:lang w:val="en-US"/>
            <w:rPrChange w:id="11234" w:author="Airat Shigapov" w:date="2021-10-27T23:08:00Z">
              <w:rPr>
                <w:rFonts w:ascii="Consolas" w:hAnsi="Consolas" w:cs="Consolas"/>
                <w:color w:val="0000FF"/>
                <w:sz w:val="19"/>
                <w:szCs w:val="19"/>
              </w:rPr>
            </w:rPrChange>
          </w:rPr>
          <w:t>namefield_LostFocus</w:t>
        </w:r>
        <w:proofErr w:type="spellEnd"/>
        <w:r w:rsidRPr="008C09BE">
          <w:rPr>
            <w:rFonts w:ascii="Times New Roman" w:hAnsi="Times New Roman" w:cs="Times New Roman"/>
            <w:sz w:val="20"/>
            <w:szCs w:val="20"/>
            <w:lang w:val="en-US"/>
            <w:rPrChange w:id="11235" w:author="Airat Shigapov" w:date="2021-10-27T23:08:00Z">
              <w:rPr>
                <w:rFonts w:ascii="Consolas" w:hAnsi="Consolas" w:cs="Consolas"/>
                <w:color w:val="0000FF"/>
                <w:sz w:val="19"/>
                <w:szCs w:val="19"/>
              </w:rPr>
            </w:rPrChange>
          </w:rPr>
          <w:t>"</w:t>
        </w:r>
      </w:ins>
    </w:p>
    <w:p w14:paraId="152B6B87" w14:textId="77777777" w:rsidR="00D002A1" w:rsidRPr="008C09BE" w:rsidRDefault="00D002A1" w:rsidP="00D002A1">
      <w:pPr>
        <w:autoSpaceDE w:val="0"/>
        <w:autoSpaceDN w:val="0"/>
        <w:adjustRightInd w:val="0"/>
        <w:spacing w:after="0" w:line="240" w:lineRule="auto"/>
        <w:rPr>
          <w:ins w:id="11236" w:author="Airat Shigapov" w:date="2021-10-27T23:06:00Z"/>
          <w:rFonts w:ascii="Times New Roman" w:hAnsi="Times New Roman" w:cs="Times New Roman"/>
          <w:sz w:val="20"/>
          <w:szCs w:val="20"/>
          <w:lang w:val="en-US"/>
          <w:rPrChange w:id="11237" w:author="Airat Shigapov" w:date="2021-10-27T23:08:00Z">
            <w:rPr>
              <w:ins w:id="11238" w:author="Airat Shigapov" w:date="2021-10-27T23:06:00Z"/>
              <w:rFonts w:ascii="Consolas" w:hAnsi="Consolas" w:cs="Consolas"/>
              <w:color w:val="000000"/>
              <w:sz w:val="19"/>
              <w:szCs w:val="19"/>
            </w:rPr>
          </w:rPrChange>
        </w:rPr>
      </w:pPr>
      <w:ins w:id="11239" w:author="Airat Shigapov" w:date="2021-10-27T23:06:00Z">
        <w:r w:rsidRPr="008C09BE">
          <w:rPr>
            <w:rFonts w:ascii="Times New Roman" w:hAnsi="Times New Roman" w:cs="Times New Roman"/>
            <w:sz w:val="20"/>
            <w:szCs w:val="20"/>
            <w:lang w:val="en-US"/>
            <w:rPrChange w:id="11240"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11241" w:author="Airat Shigapov" w:date="2021-10-27T23:08:00Z">
              <w:rPr>
                <w:rFonts w:ascii="Consolas" w:hAnsi="Consolas" w:cs="Consolas"/>
                <w:color w:val="FF0000"/>
                <w:sz w:val="19"/>
                <w:szCs w:val="19"/>
              </w:rPr>
            </w:rPrChange>
          </w:rPr>
          <w:t xml:space="preserve"> Margin</w:t>
        </w:r>
        <w:r w:rsidRPr="008C09BE">
          <w:rPr>
            <w:rFonts w:ascii="Times New Roman" w:hAnsi="Times New Roman" w:cs="Times New Roman"/>
            <w:sz w:val="20"/>
            <w:szCs w:val="20"/>
            <w:lang w:val="en-US"/>
            <w:rPrChange w:id="11242" w:author="Airat Shigapov" w:date="2021-10-27T23:08:00Z">
              <w:rPr>
                <w:rFonts w:ascii="Consolas" w:hAnsi="Consolas" w:cs="Consolas"/>
                <w:color w:val="0000FF"/>
                <w:sz w:val="19"/>
                <w:szCs w:val="19"/>
              </w:rPr>
            </w:rPrChange>
          </w:rPr>
          <w:t>="0,17,0,0"&gt;</w:t>
        </w:r>
      </w:ins>
    </w:p>
    <w:p w14:paraId="3DC8E113" w14:textId="77777777" w:rsidR="00D002A1" w:rsidRPr="008C09BE" w:rsidRDefault="00D002A1" w:rsidP="00D002A1">
      <w:pPr>
        <w:autoSpaceDE w:val="0"/>
        <w:autoSpaceDN w:val="0"/>
        <w:adjustRightInd w:val="0"/>
        <w:spacing w:after="0" w:line="240" w:lineRule="auto"/>
        <w:rPr>
          <w:ins w:id="11243" w:author="Airat Shigapov" w:date="2021-10-27T23:06:00Z"/>
          <w:rFonts w:ascii="Times New Roman" w:hAnsi="Times New Roman" w:cs="Times New Roman"/>
          <w:sz w:val="20"/>
          <w:szCs w:val="20"/>
          <w:lang w:val="en-US"/>
          <w:rPrChange w:id="11244" w:author="Airat Shigapov" w:date="2021-10-27T23:08:00Z">
            <w:rPr>
              <w:ins w:id="11245" w:author="Airat Shigapov" w:date="2021-10-27T23:06:00Z"/>
              <w:rFonts w:ascii="Consolas" w:hAnsi="Consolas" w:cs="Consolas"/>
              <w:color w:val="000000"/>
              <w:sz w:val="19"/>
              <w:szCs w:val="19"/>
            </w:rPr>
          </w:rPrChange>
        </w:rPr>
      </w:pPr>
      <w:ins w:id="11246" w:author="Airat Shigapov" w:date="2021-10-27T23:06:00Z">
        <w:r w:rsidRPr="008C09BE">
          <w:rPr>
            <w:rFonts w:ascii="Times New Roman" w:hAnsi="Times New Roman" w:cs="Times New Roman"/>
            <w:sz w:val="20"/>
            <w:szCs w:val="20"/>
            <w:lang w:val="en-US"/>
            <w:rPrChange w:id="11247"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11248" w:author="Airat Shigapov" w:date="2021-10-27T23:08:00Z">
              <w:rPr>
                <w:rFonts w:ascii="Consolas" w:hAnsi="Consolas" w:cs="Consolas"/>
                <w:color w:val="0000FF"/>
                <w:sz w:val="19"/>
                <w:szCs w:val="19"/>
              </w:rPr>
            </w:rPrChange>
          </w:rPr>
          <w:t>&lt;/</w:t>
        </w:r>
        <w:proofErr w:type="spellStart"/>
        <w:r w:rsidRPr="008C09BE">
          <w:rPr>
            <w:rFonts w:ascii="Times New Roman" w:hAnsi="Times New Roman" w:cs="Times New Roman"/>
            <w:sz w:val="20"/>
            <w:szCs w:val="20"/>
            <w:lang w:val="en-US"/>
            <w:rPrChange w:id="11249" w:author="Airat Shigapov" w:date="2021-10-27T23:08:00Z">
              <w:rPr>
                <w:rFonts w:ascii="Consolas" w:hAnsi="Consolas" w:cs="Consolas"/>
                <w:color w:val="A31515"/>
                <w:sz w:val="19"/>
                <w:szCs w:val="19"/>
              </w:rPr>
            </w:rPrChange>
          </w:rPr>
          <w:t>TextBox</w:t>
        </w:r>
        <w:proofErr w:type="spellEnd"/>
        <w:r w:rsidRPr="008C09BE">
          <w:rPr>
            <w:rFonts w:ascii="Times New Roman" w:hAnsi="Times New Roman" w:cs="Times New Roman"/>
            <w:sz w:val="20"/>
            <w:szCs w:val="20"/>
            <w:lang w:val="en-US"/>
            <w:rPrChange w:id="11250" w:author="Airat Shigapov" w:date="2021-10-27T23:08:00Z">
              <w:rPr>
                <w:rFonts w:ascii="Consolas" w:hAnsi="Consolas" w:cs="Consolas"/>
                <w:color w:val="0000FF"/>
                <w:sz w:val="19"/>
                <w:szCs w:val="19"/>
              </w:rPr>
            </w:rPrChange>
          </w:rPr>
          <w:t>&gt;</w:t>
        </w:r>
      </w:ins>
    </w:p>
    <w:p w14:paraId="5E6F773C" w14:textId="77777777" w:rsidR="00D002A1" w:rsidRPr="008C09BE" w:rsidRDefault="00D002A1" w:rsidP="00D002A1">
      <w:pPr>
        <w:autoSpaceDE w:val="0"/>
        <w:autoSpaceDN w:val="0"/>
        <w:adjustRightInd w:val="0"/>
        <w:spacing w:after="0" w:line="240" w:lineRule="auto"/>
        <w:rPr>
          <w:ins w:id="11251" w:author="Airat Shigapov" w:date="2021-10-27T23:06:00Z"/>
          <w:rFonts w:ascii="Times New Roman" w:hAnsi="Times New Roman" w:cs="Times New Roman"/>
          <w:sz w:val="20"/>
          <w:szCs w:val="20"/>
          <w:lang w:val="en-US"/>
          <w:rPrChange w:id="11252" w:author="Airat Shigapov" w:date="2021-10-27T23:08:00Z">
            <w:rPr>
              <w:ins w:id="11253" w:author="Airat Shigapov" w:date="2021-10-27T23:06:00Z"/>
              <w:rFonts w:ascii="Consolas" w:hAnsi="Consolas" w:cs="Consolas"/>
              <w:color w:val="000000"/>
              <w:sz w:val="19"/>
              <w:szCs w:val="19"/>
            </w:rPr>
          </w:rPrChange>
        </w:rPr>
      </w:pPr>
      <w:ins w:id="11254" w:author="Airat Shigapov" w:date="2021-10-27T23:06:00Z">
        <w:r w:rsidRPr="008C09BE">
          <w:rPr>
            <w:rFonts w:ascii="Times New Roman" w:hAnsi="Times New Roman" w:cs="Times New Roman"/>
            <w:sz w:val="20"/>
            <w:szCs w:val="20"/>
            <w:lang w:val="en-US"/>
            <w:rPrChange w:id="11255"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11256" w:author="Airat Shigapov" w:date="2021-10-27T23:08:00Z">
              <w:rPr>
                <w:rFonts w:ascii="Consolas" w:hAnsi="Consolas" w:cs="Consolas"/>
                <w:color w:val="0000FF"/>
                <w:sz w:val="19"/>
                <w:szCs w:val="19"/>
              </w:rPr>
            </w:rPrChange>
          </w:rPr>
          <w:t>&lt;</w:t>
        </w:r>
        <w:proofErr w:type="spellStart"/>
        <w:r w:rsidRPr="008C09BE">
          <w:rPr>
            <w:rFonts w:ascii="Times New Roman" w:hAnsi="Times New Roman" w:cs="Times New Roman"/>
            <w:sz w:val="20"/>
            <w:szCs w:val="20"/>
            <w:lang w:val="en-US"/>
            <w:rPrChange w:id="11257" w:author="Airat Shigapov" w:date="2021-10-27T23:08:00Z">
              <w:rPr>
                <w:rFonts w:ascii="Consolas" w:hAnsi="Consolas" w:cs="Consolas"/>
                <w:color w:val="A31515"/>
                <w:sz w:val="19"/>
                <w:szCs w:val="19"/>
              </w:rPr>
            </w:rPrChange>
          </w:rPr>
          <w:t>TextBox</w:t>
        </w:r>
        <w:proofErr w:type="spellEnd"/>
        <w:r w:rsidRPr="008C09BE">
          <w:rPr>
            <w:rFonts w:ascii="Times New Roman" w:hAnsi="Times New Roman" w:cs="Times New Roman"/>
            <w:sz w:val="20"/>
            <w:szCs w:val="20"/>
            <w:lang w:val="en-US"/>
            <w:rPrChange w:id="11258" w:author="Airat Shigapov" w:date="2021-10-27T23:08:00Z">
              <w:rPr>
                <w:rFonts w:ascii="Consolas" w:hAnsi="Consolas" w:cs="Consolas"/>
                <w:color w:val="FF0000"/>
                <w:sz w:val="19"/>
                <w:szCs w:val="19"/>
              </w:rPr>
            </w:rPrChange>
          </w:rPr>
          <w:t xml:space="preserve"> </w:t>
        </w:r>
        <w:proofErr w:type="gramStart"/>
        <w:r w:rsidRPr="008C09BE">
          <w:rPr>
            <w:rFonts w:ascii="Times New Roman" w:hAnsi="Times New Roman" w:cs="Times New Roman"/>
            <w:sz w:val="20"/>
            <w:szCs w:val="20"/>
            <w:lang w:val="en-US"/>
            <w:rPrChange w:id="11259" w:author="Airat Shigapov" w:date="2021-10-27T23:08:00Z">
              <w:rPr>
                <w:rFonts w:ascii="Consolas" w:hAnsi="Consolas" w:cs="Consolas"/>
                <w:color w:val="FF0000"/>
                <w:sz w:val="19"/>
                <w:szCs w:val="19"/>
              </w:rPr>
            </w:rPrChange>
          </w:rPr>
          <w:t>x</w:t>
        </w:r>
        <w:r w:rsidRPr="008C09BE">
          <w:rPr>
            <w:rFonts w:ascii="Times New Roman" w:hAnsi="Times New Roman" w:cs="Times New Roman"/>
            <w:sz w:val="20"/>
            <w:szCs w:val="20"/>
            <w:lang w:val="en-US"/>
            <w:rPrChange w:id="11260" w:author="Airat Shigapov" w:date="2021-10-27T23:08:00Z">
              <w:rPr>
                <w:rFonts w:ascii="Consolas" w:hAnsi="Consolas" w:cs="Consolas"/>
                <w:color w:val="0000FF"/>
                <w:sz w:val="19"/>
                <w:szCs w:val="19"/>
              </w:rPr>
            </w:rPrChange>
          </w:rPr>
          <w:t>:</w:t>
        </w:r>
        <w:r w:rsidRPr="008C09BE">
          <w:rPr>
            <w:rFonts w:ascii="Times New Roman" w:hAnsi="Times New Roman" w:cs="Times New Roman"/>
            <w:sz w:val="20"/>
            <w:szCs w:val="20"/>
            <w:lang w:val="en-US"/>
            <w:rPrChange w:id="11261" w:author="Airat Shigapov" w:date="2021-10-27T23:08:00Z">
              <w:rPr>
                <w:rFonts w:ascii="Consolas" w:hAnsi="Consolas" w:cs="Consolas"/>
                <w:color w:val="FF0000"/>
                <w:sz w:val="19"/>
                <w:szCs w:val="19"/>
              </w:rPr>
            </w:rPrChange>
          </w:rPr>
          <w:t>Name</w:t>
        </w:r>
        <w:proofErr w:type="gramEnd"/>
        <w:r w:rsidRPr="008C09BE">
          <w:rPr>
            <w:rFonts w:ascii="Times New Roman" w:hAnsi="Times New Roman" w:cs="Times New Roman"/>
            <w:sz w:val="20"/>
            <w:szCs w:val="20"/>
            <w:lang w:val="en-US"/>
            <w:rPrChange w:id="11262" w:author="Airat Shigapov" w:date="2021-10-27T23:08:00Z">
              <w:rPr>
                <w:rFonts w:ascii="Consolas" w:hAnsi="Consolas" w:cs="Consolas"/>
                <w:color w:val="0000FF"/>
                <w:sz w:val="19"/>
                <w:szCs w:val="19"/>
              </w:rPr>
            </w:rPrChange>
          </w:rPr>
          <w:t>="middlenamefield"</w:t>
        </w:r>
      </w:ins>
    </w:p>
    <w:p w14:paraId="753E10C3" w14:textId="77777777" w:rsidR="00D002A1" w:rsidRPr="008C09BE" w:rsidRDefault="00D002A1" w:rsidP="00D002A1">
      <w:pPr>
        <w:autoSpaceDE w:val="0"/>
        <w:autoSpaceDN w:val="0"/>
        <w:adjustRightInd w:val="0"/>
        <w:spacing w:after="0" w:line="240" w:lineRule="auto"/>
        <w:rPr>
          <w:ins w:id="11263" w:author="Airat Shigapov" w:date="2021-10-27T23:06:00Z"/>
          <w:rFonts w:ascii="Times New Roman" w:hAnsi="Times New Roman" w:cs="Times New Roman"/>
          <w:sz w:val="20"/>
          <w:szCs w:val="20"/>
          <w:lang w:val="en-US"/>
          <w:rPrChange w:id="11264" w:author="Airat Shigapov" w:date="2021-10-27T23:08:00Z">
            <w:rPr>
              <w:ins w:id="11265" w:author="Airat Shigapov" w:date="2021-10-27T23:06:00Z"/>
              <w:rFonts w:ascii="Consolas" w:hAnsi="Consolas" w:cs="Consolas"/>
              <w:color w:val="000000"/>
              <w:sz w:val="19"/>
              <w:szCs w:val="19"/>
            </w:rPr>
          </w:rPrChange>
        </w:rPr>
      </w:pPr>
      <w:ins w:id="11266" w:author="Airat Shigapov" w:date="2021-10-27T23:06:00Z">
        <w:r w:rsidRPr="008C09BE">
          <w:rPr>
            <w:rFonts w:ascii="Times New Roman" w:hAnsi="Times New Roman" w:cs="Times New Roman"/>
            <w:sz w:val="20"/>
            <w:szCs w:val="20"/>
            <w:lang w:val="en-US"/>
            <w:rPrChange w:id="11267"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11268" w:author="Airat Shigapov" w:date="2021-10-27T23:08:00Z">
              <w:rPr>
                <w:rFonts w:ascii="Consolas" w:hAnsi="Consolas" w:cs="Consolas"/>
                <w:color w:val="FF0000"/>
                <w:sz w:val="19"/>
                <w:szCs w:val="19"/>
              </w:rPr>
            </w:rPrChange>
          </w:rPr>
          <w:t xml:space="preserve"> Text</w:t>
        </w:r>
        <w:r w:rsidRPr="008C09BE">
          <w:rPr>
            <w:rFonts w:ascii="Times New Roman" w:hAnsi="Times New Roman" w:cs="Times New Roman"/>
            <w:sz w:val="20"/>
            <w:szCs w:val="20"/>
            <w:lang w:val="en-US"/>
            <w:rPrChange w:id="11269" w:author="Airat Shigapov" w:date="2021-10-27T23:08:00Z">
              <w:rPr>
                <w:rFonts w:ascii="Consolas" w:hAnsi="Consolas" w:cs="Consolas"/>
                <w:color w:val="0000FF"/>
                <w:sz w:val="19"/>
                <w:szCs w:val="19"/>
              </w:rPr>
            </w:rPrChange>
          </w:rPr>
          <w:t>="</w:t>
        </w:r>
        <w:r w:rsidRPr="008C09BE">
          <w:rPr>
            <w:rFonts w:ascii="Times New Roman" w:hAnsi="Times New Roman" w:cs="Times New Roman"/>
            <w:sz w:val="20"/>
            <w:szCs w:val="20"/>
            <w:rPrChange w:id="11270" w:author="Airat Shigapov" w:date="2021-10-27T23:08:00Z">
              <w:rPr>
                <w:rFonts w:ascii="Consolas" w:hAnsi="Consolas" w:cs="Consolas"/>
                <w:color w:val="0000FF"/>
                <w:sz w:val="19"/>
                <w:szCs w:val="19"/>
              </w:rPr>
            </w:rPrChange>
          </w:rPr>
          <w:t>Отчество</w:t>
        </w:r>
        <w:r w:rsidRPr="008C09BE">
          <w:rPr>
            <w:rFonts w:ascii="Times New Roman" w:hAnsi="Times New Roman" w:cs="Times New Roman"/>
            <w:sz w:val="20"/>
            <w:szCs w:val="20"/>
            <w:lang w:val="en-US"/>
            <w:rPrChange w:id="11271" w:author="Airat Shigapov" w:date="2021-10-27T23:08:00Z">
              <w:rPr>
                <w:rFonts w:ascii="Consolas" w:hAnsi="Consolas" w:cs="Consolas"/>
                <w:color w:val="0000FF"/>
                <w:sz w:val="19"/>
                <w:szCs w:val="19"/>
              </w:rPr>
            </w:rPrChange>
          </w:rPr>
          <w:t>"</w:t>
        </w:r>
      </w:ins>
    </w:p>
    <w:p w14:paraId="6915EC1E" w14:textId="77777777" w:rsidR="00D002A1" w:rsidRPr="008C09BE" w:rsidRDefault="00D002A1" w:rsidP="00D002A1">
      <w:pPr>
        <w:autoSpaceDE w:val="0"/>
        <w:autoSpaceDN w:val="0"/>
        <w:adjustRightInd w:val="0"/>
        <w:spacing w:after="0" w:line="240" w:lineRule="auto"/>
        <w:rPr>
          <w:ins w:id="11272" w:author="Airat Shigapov" w:date="2021-10-27T23:06:00Z"/>
          <w:rFonts w:ascii="Times New Roman" w:hAnsi="Times New Roman" w:cs="Times New Roman"/>
          <w:sz w:val="20"/>
          <w:szCs w:val="20"/>
          <w:lang w:val="en-US"/>
          <w:rPrChange w:id="11273" w:author="Airat Shigapov" w:date="2021-10-27T23:08:00Z">
            <w:rPr>
              <w:ins w:id="11274" w:author="Airat Shigapov" w:date="2021-10-27T23:06:00Z"/>
              <w:rFonts w:ascii="Consolas" w:hAnsi="Consolas" w:cs="Consolas"/>
              <w:color w:val="000000"/>
              <w:sz w:val="19"/>
              <w:szCs w:val="19"/>
            </w:rPr>
          </w:rPrChange>
        </w:rPr>
      </w:pPr>
      <w:ins w:id="11275" w:author="Airat Shigapov" w:date="2021-10-27T23:06:00Z">
        <w:r w:rsidRPr="008C09BE">
          <w:rPr>
            <w:rFonts w:ascii="Times New Roman" w:hAnsi="Times New Roman" w:cs="Times New Roman"/>
            <w:sz w:val="20"/>
            <w:szCs w:val="20"/>
            <w:lang w:val="en-US"/>
            <w:rPrChange w:id="11276"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11277" w:author="Airat Shigapov" w:date="2021-10-27T23:08:00Z">
              <w:rPr>
                <w:rFonts w:ascii="Consolas" w:hAnsi="Consolas" w:cs="Consolas"/>
                <w:color w:val="FF0000"/>
                <w:sz w:val="19"/>
                <w:szCs w:val="19"/>
              </w:rPr>
            </w:rPrChange>
          </w:rPr>
          <w:t xml:space="preserve"> </w:t>
        </w:r>
        <w:proofErr w:type="spellStart"/>
        <w:r w:rsidRPr="008C09BE">
          <w:rPr>
            <w:rFonts w:ascii="Times New Roman" w:hAnsi="Times New Roman" w:cs="Times New Roman"/>
            <w:sz w:val="20"/>
            <w:szCs w:val="20"/>
            <w:lang w:val="en-US"/>
            <w:rPrChange w:id="11278" w:author="Airat Shigapov" w:date="2021-10-27T23:08:00Z">
              <w:rPr>
                <w:rFonts w:ascii="Consolas" w:hAnsi="Consolas" w:cs="Consolas"/>
                <w:color w:val="FF0000"/>
                <w:sz w:val="19"/>
                <w:szCs w:val="19"/>
              </w:rPr>
            </w:rPrChange>
          </w:rPr>
          <w:t>GotFocus</w:t>
        </w:r>
        <w:proofErr w:type="spellEnd"/>
        <w:r w:rsidRPr="008C09BE">
          <w:rPr>
            <w:rFonts w:ascii="Times New Roman" w:hAnsi="Times New Roman" w:cs="Times New Roman"/>
            <w:sz w:val="20"/>
            <w:szCs w:val="20"/>
            <w:lang w:val="en-US"/>
            <w:rPrChange w:id="11279" w:author="Airat Shigapov" w:date="2021-10-27T23:08:00Z">
              <w:rPr>
                <w:rFonts w:ascii="Consolas" w:hAnsi="Consolas" w:cs="Consolas"/>
                <w:color w:val="0000FF"/>
                <w:sz w:val="19"/>
                <w:szCs w:val="19"/>
              </w:rPr>
            </w:rPrChange>
          </w:rPr>
          <w:t>="</w:t>
        </w:r>
        <w:proofErr w:type="spellStart"/>
        <w:r w:rsidRPr="008C09BE">
          <w:rPr>
            <w:rFonts w:ascii="Times New Roman" w:hAnsi="Times New Roman" w:cs="Times New Roman"/>
            <w:sz w:val="20"/>
            <w:szCs w:val="20"/>
            <w:lang w:val="en-US"/>
            <w:rPrChange w:id="11280" w:author="Airat Shigapov" w:date="2021-10-27T23:08:00Z">
              <w:rPr>
                <w:rFonts w:ascii="Consolas" w:hAnsi="Consolas" w:cs="Consolas"/>
                <w:color w:val="0000FF"/>
                <w:sz w:val="19"/>
                <w:szCs w:val="19"/>
              </w:rPr>
            </w:rPrChange>
          </w:rPr>
          <w:t>middlenamefield_GotFocus</w:t>
        </w:r>
        <w:proofErr w:type="spellEnd"/>
        <w:r w:rsidRPr="008C09BE">
          <w:rPr>
            <w:rFonts w:ascii="Times New Roman" w:hAnsi="Times New Roman" w:cs="Times New Roman"/>
            <w:sz w:val="20"/>
            <w:szCs w:val="20"/>
            <w:lang w:val="en-US"/>
            <w:rPrChange w:id="11281" w:author="Airat Shigapov" w:date="2021-10-27T23:08:00Z">
              <w:rPr>
                <w:rFonts w:ascii="Consolas" w:hAnsi="Consolas" w:cs="Consolas"/>
                <w:color w:val="0000FF"/>
                <w:sz w:val="19"/>
                <w:szCs w:val="19"/>
              </w:rPr>
            </w:rPrChange>
          </w:rPr>
          <w:t>"</w:t>
        </w:r>
      </w:ins>
    </w:p>
    <w:p w14:paraId="09102EAB" w14:textId="77777777" w:rsidR="00D002A1" w:rsidRPr="00294494" w:rsidRDefault="00D002A1" w:rsidP="00D002A1">
      <w:pPr>
        <w:autoSpaceDE w:val="0"/>
        <w:autoSpaceDN w:val="0"/>
        <w:adjustRightInd w:val="0"/>
        <w:spacing w:after="0" w:line="240" w:lineRule="auto"/>
        <w:rPr>
          <w:ins w:id="11282" w:author="Airat Shigapov" w:date="2021-10-27T23:06:00Z"/>
          <w:rFonts w:ascii="Times New Roman" w:hAnsi="Times New Roman" w:cs="Times New Roman"/>
          <w:sz w:val="20"/>
          <w:szCs w:val="20"/>
          <w:lang w:val="en-US"/>
          <w:rPrChange w:id="11283" w:author="Airat Shigapov" w:date="2021-10-28T17:47:00Z">
            <w:rPr>
              <w:ins w:id="11284" w:author="Airat Shigapov" w:date="2021-10-27T23:06:00Z"/>
              <w:rFonts w:ascii="Consolas" w:hAnsi="Consolas" w:cs="Consolas"/>
              <w:color w:val="000000"/>
              <w:sz w:val="19"/>
              <w:szCs w:val="19"/>
            </w:rPr>
          </w:rPrChange>
        </w:rPr>
      </w:pPr>
      <w:ins w:id="11285" w:author="Airat Shigapov" w:date="2021-10-27T23:06:00Z">
        <w:r w:rsidRPr="008C09BE">
          <w:rPr>
            <w:rFonts w:ascii="Times New Roman" w:hAnsi="Times New Roman" w:cs="Times New Roman"/>
            <w:sz w:val="20"/>
            <w:szCs w:val="20"/>
            <w:lang w:val="en-US"/>
            <w:rPrChange w:id="11286"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11287" w:author="Airat Shigapov" w:date="2021-10-27T23:08:00Z">
              <w:rPr>
                <w:rFonts w:ascii="Consolas" w:hAnsi="Consolas" w:cs="Consolas"/>
                <w:color w:val="FF0000"/>
                <w:sz w:val="19"/>
                <w:szCs w:val="19"/>
              </w:rPr>
            </w:rPrChange>
          </w:rPr>
          <w:t xml:space="preserve"> </w:t>
        </w:r>
        <w:proofErr w:type="spellStart"/>
        <w:r w:rsidRPr="00294494">
          <w:rPr>
            <w:rFonts w:ascii="Times New Roman" w:hAnsi="Times New Roman" w:cs="Times New Roman"/>
            <w:sz w:val="20"/>
            <w:szCs w:val="20"/>
            <w:lang w:val="en-US"/>
            <w:rPrChange w:id="11288" w:author="Airat Shigapov" w:date="2021-10-28T17:47:00Z">
              <w:rPr>
                <w:rFonts w:ascii="Consolas" w:hAnsi="Consolas" w:cs="Consolas"/>
                <w:color w:val="FF0000"/>
                <w:sz w:val="19"/>
                <w:szCs w:val="19"/>
              </w:rPr>
            </w:rPrChange>
          </w:rPr>
          <w:t>LostFocus</w:t>
        </w:r>
        <w:proofErr w:type="spellEnd"/>
        <w:r w:rsidRPr="00294494">
          <w:rPr>
            <w:rFonts w:ascii="Times New Roman" w:hAnsi="Times New Roman" w:cs="Times New Roman"/>
            <w:sz w:val="20"/>
            <w:szCs w:val="20"/>
            <w:lang w:val="en-US"/>
            <w:rPrChange w:id="11289" w:author="Airat Shigapov" w:date="2021-10-28T17:47:00Z">
              <w:rPr>
                <w:rFonts w:ascii="Consolas" w:hAnsi="Consolas" w:cs="Consolas"/>
                <w:color w:val="0000FF"/>
                <w:sz w:val="19"/>
                <w:szCs w:val="19"/>
              </w:rPr>
            </w:rPrChange>
          </w:rPr>
          <w:t>="</w:t>
        </w:r>
        <w:proofErr w:type="spellStart"/>
        <w:r w:rsidRPr="00294494">
          <w:rPr>
            <w:rFonts w:ascii="Times New Roman" w:hAnsi="Times New Roman" w:cs="Times New Roman"/>
            <w:sz w:val="20"/>
            <w:szCs w:val="20"/>
            <w:lang w:val="en-US"/>
            <w:rPrChange w:id="11290" w:author="Airat Shigapov" w:date="2021-10-28T17:47:00Z">
              <w:rPr>
                <w:rFonts w:ascii="Consolas" w:hAnsi="Consolas" w:cs="Consolas"/>
                <w:color w:val="0000FF"/>
                <w:sz w:val="19"/>
                <w:szCs w:val="19"/>
              </w:rPr>
            </w:rPrChange>
          </w:rPr>
          <w:t>middlenamefield_LostFocus</w:t>
        </w:r>
        <w:proofErr w:type="spellEnd"/>
        <w:r w:rsidRPr="00294494">
          <w:rPr>
            <w:rFonts w:ascii="Times New Roman" w:hAnsi="Times New Roman" w:cs="Times New Roman"/>
            <w:sz w:val="20"/>
            <w:szCs w:val="20"/>
            <w:lang w:val="en-US"/>
            <w:rPrChange w:id="11291" w:author="Airat Shigapov" w:date="2021-10-28T17:47:00Z">
              <w:rPr>
                <w:rFonts w:ascii="Consolas" w:hAnsi="Consolas" w:cs="Consolas"/>
                <w:color w:val="0000FF"/>
                <w:sz w:val="19"/>
                <w:szCs w:val="19"/>
              </w:rPr>
            </w:rPrChange>
          </w:rPr>
          <w:t>"</w:t>
        </w:r>
      </w:ins>
    </w:p>
    <w:p w14:paraId="4CDAFB96" w14:textId="77777777" w:rsidR="00D002A1" w:rsidRPr="00294494" w:rsidRDefault="00D002A1" w:rsidP="00D002A1">
      <w:pPr>
        <w:autoSpaceDE w:val="0"/>
        <w:autoSpaceDN w:val="0"/>
        <w:adjustRightInd w:val="0"/>
        <w:spacing w:after="0" w:line="240" w:lineRule="auto"/>
        <w:rPr>
          <w:ins w:id="11292" w:author="Airat Shigapov" w:date="2021-10-27T23:06:00Z"/>
          <w:rFonts w:ascii="Times New Roman" w:hAnsi="Times New Roman" w:cs="Times New Roman"/>
          <w:sz w:val="20"/>
          <w:szCs w:val="20"/>
          <w:lang w:val="en-US"/>
          <w:rPrChange w:id="11293" w:author="Airat Shigapov" w:date="2021-10-28T17:47:00Z">
            <w:rPr>
              <w:ins w:id="11294" w:author="Airat Shigapov" w:date="2021-10-27T23:06:00Z"/>
              <w:rFonts w:ascii="Consolas" w:hAnsi="Consolas" w:cs="Consolas"/>
              <w:color w:val="000000"/>
              <w:sz w:val="19"/>
              <w:szCs w:val="19"/>
            </w:rPr>
          </w:rPrChange>
        </w:rPr>
      </w:pPr>
      <w:ins w:id="11295" w:author="Airat Shigapov" w:date="2021-10-27T23:06:00Z">
        <w:r w:rsidRPr="00294494">
          <w:rPr>
            <w:rFonts w:ascii="Times New Roman" w:hAnsi="Times New Roman" w:cs="Times New Roman"/>
            <w:sz w:val="20"/>
            <w:szCs w:val="20"/>
            <w:lang w:val="en-US"/>
            <w:rPrChange w:id="11296" w:author="Airat Shigapov" w:date="2021-10-28T17:47:00Z">
              <w:rPr>
                <w:rFonts w:ascii="Consolas" w:hAnsi="Consolas" w:cs="Consolas"/>
                <w:color w:val="000000"/>
                <w:sz w:val="19"/>
                <w:szCs w:val="19"/>
              </w:rPr>
            </w:rPrChange>
          </w:rPr>
          <w:t xml:space="preserve">                    </w:t>
        </w:r>
        <w:r w:rsidRPr="00294494">
          <w:rPr>
            <w:rFonts w:ascii="Times New Roman" w:hAnsi="Times New Roman" w:cs="Times New Roman"/>
            <w:sz w:val="20"/>
            <w:szCs w:val="20"/>
            <w:lang w:val="en-US"/>
            <w:rPrChange w:id="11297" w:author="Airat Shigapov" w:date="2021-10-28T17:47:00Z">
              <w:rPr>
                <w:rFonts w:ascii="Consolas" w:hAnsi="Consolas" w:cs="Consolas"/>
                <w:color w:val="FF0000"/>
                <w:sz w:val="19"/>
                <w:szCs w:val="19"/>
              </w:rPr>
            </w:rPrChange>
          </w:rPr>
          <w:t xml:space="preserve"> Margin</w:t>
        </w:r>
        <w:r w:rsidRPr="00294494">
          <w:rPr>
            <w:rFonts w:ascii="Times New Roman" w:hAnsi="Times New Roman" w:cs="Times New Roman"/>
            <w:sz w:val="20"/>
            <w:szCs w:val="20"/>
            <w:lang w:val="en-US"/>
            <w:rPrChange w:id="11298" w:author="Airat Shigapov" w:date="2021-10-28T17:47:00Z">
              <w:rPr>
                <w:rFonts w:ascii="Consolas" w:hAnsi="Consolas" w:cs="Consolas"/>
                <w:color w:val="0000FF"/>
                <w:sz w:val="19"/>
                <w:szCs w:val="19"/>
              </w:rPr>
            </w:rPrChange>
          </w:rPr>
          <w:t>="0,17,0,0"&gt;</w:t>
        </w:r>
      </w:ins>
    </w:p>
    <w:p w14:paraId="07F27C71" w14:textId="77777777" w:rsidR="00D002A1" w:rsidRPr="008C09BE" w:rsidRDefault="00D002A1" w:rsidP="00D002A1">
      <w:pPr>
        <w:autoSpaceDE w:val="0"/>
        <w:autoSpaceDN w:val="0"/>
        <w:adjustRightInd w:val="0"/>
        <w:spacing w:after="0" w:line="240" w:lineRule="auto"/>
        <w:rPr>
          <w:ins w:id="11299" w:author="Airat Shigapov" w:date="2021-10-27T23:06:00Z"/>
          <w:rFonts w:ascii="Times New Roman" w:hAnsi="Times New Roman" w:cs="Times New Roman"/>
          <w:sz w:val="20"/>
          <w:szCs w:val="20"/>
          <w:lang w:val="en-US"/>
          <w:rPrChange w:id="11300" w:author="Airat Shigapov" w:date="2021-10-27T23:08:00Z">
            <w:rPr>
              <w:ins w:id="11301" w:author="Airat Shigapov" w:date="2021-10-27T23:06:00Z"/>
              <w:rFonts w:ascii="Consolas" w:hAnsi="Consolas" w:cs="Consolas"/>
              <w:color w:val="000000"/>
              <w:sz w:val="19"/>
              <w:szCs w:val="19"/>
            </w:rPr>
          </w:rPrChange>
        </w:rPr>
      </w:pPr>
      <w:ins w:id="11302" w:author="Airat Shigapov" w:date="2021-10-27T23:06:00Z">
        <w:r w:rsidRPr="00294494">
          <w:rPr>
            <w:rFonts w:ascii="Times New Roman" w:hAnsi="Times New Roman" w:cs="Times New Roman"/>
            <w:sz w:val="20"/>
            <w:szCs w:val="20"/>
            <w:lang w:val="en-US"/>
            <w:rPrChange w:id="11303" w:author="Airat Shigapov" w:date="2021-10-28T17:47: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11304" w:author="Airat Shigapov" w:date="2021-10-27T23:08:00Z">
              <w:rPr>
                <w:rFonts w:ascii="Consolas" w:hAnsi="Consolas" w:cs="Consolas"/>
                <w:color w:val="0000FF"/>
                <w:sz w:val="19"/>
                <w:szCs w:val="19"/>
              </w:rPr>
            </w:rPrChange>
          </w:rPr>
          <w:t>&lt;/</w:t>
        </w:r>
        <w:proofErr w:type="spellStart"/>
        <w:r w:rsidRPr="008C09BE">
          <w:rPr>
            <w:rFonts w:ascii="Times New Roman" w:hAnsi="Times New Roman" w:cs="Times New Roman"/>
            <w:sz w:val="20"/>
            <w:szCs w:val="20"/>
            <w:lang w:val="en-US"/>
            <w:rPrChange w:id="11305" w:author="Airat Shigapov" w:date="2021-10-27T23:08:00Z">
              <w:rPr>
                <w:rFonts w:ascii="Consolas" w:hAnsi="Consolas" w:cs="Consolas"/>
                <w:color w:val="A31515"/>
                <w:sz w:val="19"/>
                <w:szCs w:val="19"/>
              </w:rPr>
            </w:rPrChange>
          </w:rPr>
          <w:t>TextBox</w:t>
        </w:r>
        <w:proofErr w:type="spellEnd"/>
        <w:r w:rsidRPr="008C09BE">
          <w:rPr>
            <w:rFonts w:ascii="Times New Roman" w:hAnsi="Times New Roman" w:cs="Times New Roman"/>
            <w:sz w:val="20"/>
            <w:szCs w:val="20"/>
            <w:lang w:val="en-US"/>
            <w:rPrChange w:id="11306" w:author="Airat Shigapov" w:date="2021-10-27T23:08:00Z">
              <w:rPr>
                <w:rFonts w:ascii="Consolas" w:hAnsi="Consolas" w:cs="Consolas"/>
                <w:color w:val="0000FF"/>
                <w:sz w:val="19"/>
                <w:szCs w:val="19"/>
              </w:rPr>
            </w:rPrChange>
          </w:rPr>
          <w:t>&gt;</w:t>
        </w:r>
      </w:ins>
    </w:p>
    <w:p w14:paraId="7C9CB172" w14:textId="77777777" w:rsidR="00D002A1" w:rsidRPr="008C09BE" w:rsidRDefault="00D002A1" w:rsidP="00D002A1">
      <w:pPr>
        <w:autoSpaceDE w:val="0"/>
        <w:autoSpaceDN w:val="0"/>
        <w:adjustRightInd w:val="0"/>
        <w:spacing w:after="0" w:line="240" w:lineRule="auto"/>
        <w:rPr>
          <w:ins w:id="11307" w:author="Airat Shigapov" w:date="2021-10-27T23:06:00Z"/>
          <w:rFonts w:ascii="Times New Roman" w:hAnsi="Times New Roman" w:cs="Times New Roman"/>
          <w:sz w:val="20"/>
          <w:szCs w:val="20"/>
          <w:lang w:val="en-US"/>
          <w:rPrChange w:id="11308" w:author="Airat Shigapov" w:date="2021-10-27T23:08:00Z">
            <w:rPr>
              <w:ins w:id="11309" w:author="Airat Shigapov" w:date="2021-10-27T23:06:00Z"/>
              <w:rFonts w:ascii="Consolas" w:hAnsi="Consolas" w:cs="Consolas"/>
              <w:color w:val="000000"/>
              <w:sz w:val="19"/>
              <w:szCs w:val="19"/>
            </w:rPr>
          </w:rPrChange>
        </w:rPr>
      </w:pPr>
      <w:ins w:id="11310" w:author="Airat Shigapov" w:date="2021-10-27T23:06:00Z">
        <w:r w:rsidRPr="008C09BE">
          <w:rPr>
            <w:rFonts w:ascii="Times New Roman" w:hAnsi="Times New Roman" w:cs="Times New Roman"/>
            <w:sz w:val="20"/>
            <w:szCs w:val="20"/>
            <w:lang w:val="en-US"/>
            <w:rPrChange w:id="11311"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11312" w:author="Airat Shigapov" w:date="2021-10-27T23:08:00Z">
              <w:rPr>
                <w:rFonts w:ascii="Consolas" w:hAnsi="Consolas" w:cs="Consolas"/>
                <w:color w:val="0000FF"/>
                <w:sz w:val="19"/>
                <w:szCs w:val="19"/>
              </w:rPr>
            </w:rPrChange>
          </w:rPr>
          <w:t>&lt;</w:t>
        </w:r>
        <w:r w:rsidRPr="008C09BE">
          <w:rPr>
            <w:rFonts w:ascii="Times New Roman" w:hAnsi="Times New Roman" w:cs="Times New Roman"/>
            <w:sz w:val="20"/>
            <w:szCs w:val="20"/>
            <w:lang w:val="en-US"/>
            <w:rPrChange w:id="11313" w:author="Airat Shigapov" w:date="2021-10-27T23:08:00Z">
              <w:rPr>
                <w:rFonts w:ascii="Consolas" w:hAnsi="Consolas" w:cs="Consolas"/>
                <w:color w:val="A31515"/>
                <w:sz w:val="19"/>
                <w:szCs w:val="19"/>
              </w:rPr>
            </w:rPrChange>
          </w:rPr>
          <w:t>Button</w:t>
        </w:r>
        <w:r w:rsidRPr="008C09BE">
          <w:rPr>
            <w:rFonts w:ascii="Times New Roman" w:hAnsi="Times New Roman" w:cs="Times New Roman"/>
            <w:sz w:val="20"/>
            <w:szCs w:val="20"/>
            <w:lang w:val="en-US"/>
            <w:rPrChange w:id="11314" w:author="Airat Shigapov" w:date="2021-10-27T23:08:00Z">
              <w:rPr>
                <w:rFonts w:ascii="Consolas" w:hAnsi="Consolas" w:cs="Consolas"/>
                <w:color w:val="FF0000"/>
                <w:sz w:val="19"/>
                <w:szCs w:val="19"/>
              </w:rPr>
            </w:rPrChange>
          </w:rPr>
          <w:t xml:space="preserve"> Content</w:t>
        </w:r>
        <w:r w:rsidRPr="008C09BE">
          <w:rPr>
            <w:rFonts w:ascii="Times New Roman" w:hAnsi="Times New Roman" w:cs="Times New Roman"/>
            <w:sz w:val="20"/>
            <w:szCs w:val="20"/>
            <w:lang w:val="en-US"/>
            <w:rPrChange w:id="11315" w:author="Airat Shigapov" w:date="2021-10-27T23:08:00Z">
              <w:rPr>
                <w:rFonts w:ascii="Consolas" w:hAnsi="Consolas" w:cs="Consolas"/>
                <w:color w:val="0000FF"/>
                <w:sz w:val="19"/>
                <w:szCs w:val="19"/>
              </w:rPr>
            </w:rPrChange>
          </w:rPr>
          <w:t>="</w:t>
        </w:r>
        <w:r w:rsidRPr="008C09BE">
          <w:rPr>
            <w:rFonts w:ascii="Times New Roman" w:hAnsi="Times New Roman" w:cs="Times New Roman"/>
            <w:sz w:val="20"/>
            <w:szCs w:val="20"/>
            <w:rPrChange w:id="11316" w:author="Airat Shigapov" w:date="2021-10-27T23:08:00Z">
              <w:rPr>
                <w:rFonts w:ascii="Consolas" w:hAnsi="Consolas" w:cs="Consolas"/>
                <w:color w:val="0000FF"/>
                <w:sz w:val="19"/>
                <w:szCs w:val="19"/>
              </w:rPr>
            </w:rPrChange>
          </w:rPr>
          <w:t>РЕГИСТРАЦИЯ</w:t>
        </w:r>
        <w:r w:rsidRPr="008C09BE">
          <w:rPr>
            <w:rFonts w:ascii="Times New Roman" w:hAnsi="Times New Roman" w:cs="Times New Roman"/>
            <w:sz w:val="20"/>
            <w:szCs w:val="20"/>
            <w:lang w:val="en-US"/>
            <w:rPrChange w:id="11317" w:author="Airat Shigapov" w:date="2021-10-27T23:08:00Z">
              <w:rPr>
                <w:rFonts w:ascii="Consolas" w:hAnsi="Consolas" w:cs="Consolas"/>
                <w:color w:val="0000FF"/>
                <w:sz w:val="19"/>
                <w:szCs w:val="19"/>
              </w:rPr>
            </w:rPrChange>
          </w:rPr>
          <w:t>"</w:t>
        </w:r>
      </w:ins>
    </w:p>
    <w:p w14:paraId="22505DAC" w14:textId="77777777" w:rsidR="00D002A1" w:rsidRPr="008C09BE" w:rsidRDefault="00D002A1" w:rsidP="00D002A1">
      <w:pPr>
        <w:autoSpaceDE w:val="0"/>
        <w:autoSpaceDN w:val="0"/>
        <w:adjustRightInd w:val="0"/>
        <w:spacing w:after="0" w:line="240" w:lineRule="auto"/>
        <w:rPr>
          <w:ins w:id="11318" w:author="Airat Shigapov" w:date="2021-10-27T23:06:00Z"/>
          <w:rFonts w:ascii="Times New Roman" w:hAnsi="Times New Roman" w:cs="Times New Roman"/>
          <w:sz w:val="20"/>
          <w:szCs w:val="20"/>
          <w:lang w:val="en-US"/>
          <w:rPrChange w:id="11319" w:author="Airat Shigapov" w:date="2021-10-27T23:08:00Z">
            <w:rPr>
              <w:ins w:id="11320" w:author="Airat Shigapov" w:date="2021-10-27T23:06:00Z"/>
              <w:rFonts w:ascii="Consolas" w:hAnsi="Consolas" w:cs="Consolas"/>
              <w:color w:val="000000"/>
              <w:sz w:val="19"/>
              <w:szCs w:val="19"/>
            </w:rPr>
          </w:rPrChange>
        </w:rPr>
      </w:pPr>
      <w:ins w:id="11321" w:author="Airat Shigapov" w:date="2021-10-27T23:06:00Z">
        <w:r w:rsidRPr="008C09BE">
          <w:rPr>
            <w:rFonts w:ascii="Times New Roman" w:hAnsi="Times New Roman" w:cs="Times New Roman"/>
            <w:sz w:val="20"/>
            <w:szCs w:val="20"/>
            <w:lang w:val="en-US"/>
            <w:rPrChange w:id="11322"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11323" w:author="Airat Shigapov" w:date="2021-10-27T23:08:00Z">
              <w:rPr>
                <w:rFonts w:ascii="Consolas" w:hAnsi="Consolas" w:cs="Consolas"/>
                <w:color w:val="FF0000"/>
                <w:sz w:val="19"/>
                <w:szCs w:val="19"/>
              </w:rPr>
            </w:rPrChange>
          </w:rPr>
          <w:t xml:space="preserve"> Height</w:t>
        </w:r>
        <w:r w:rsidRPr="008C09BE">
          <w:rPr>
            <w:rFonts w:ascii="Times New Roman" w:hAnsi="Times New Roman" w:cs="Times New Roman"/>
            <w:sz w:val="20"/>
            <w:szCs w:val="20"/>
            <w:lang w:val="en-US"/>
            <w:rPrChange w:id="11324" w:author="Airat Shigapov" w:date="2021-10-27T23:08:00Z">
              <w:rPr>
                <w:rFonts w:ascii="Consolas" w:hAnsi="Consolas" w:cs="Consolas"/>
                <w:color w:val="0000FF"/>
                <w:sz w:val="19"/>
                <w:szCs w:val="19"/>
              </w:rPr>
            </w:rPrChange>
          </w:rPr>
          <w:t>="39"</w:t>
        </w:r>
      </w:ins>
    </w:p>
    <w:p w14:paraId="002661AF" w14:textId="77777777" w:rsidR="00D002A1" w:rsidRPr="008C09BE" w:rsidRDefault="00D002A1" w:rsidP="00D002A1">
      <w:pPr>
        <w:autoSpaceDE w:val="0"/>
        <w:autoSpaceDN w:val="0"/>
        <w:adjustRightInd w:val="0"/>
        <w:spacing w:after="0" w:line="240" w:lineRule="auto"/>
        <w:rPr>
          <w:ins w:id="11325" w:author="Airat Shigapov" w:date="2021-10-27T23:06:00Z"/>
          <w:rFonts w:ascii="Times New Roman" w:hAnsi="Times New Roman" w:cs="Times New Roman"/>
          <w:sz w:val="20"/>
          <w:szCs w:val="20"/>
          <w:lang w:val="en-US"/>
          <w:rPrChange w:id="11326" w:author="Airat Shigapov" w:date="2021-10-27T23:08:00Z">
            <w:rPr>
              <w:ins w:id="11327" w:author="Airat Shigapov" w:date="2021-10-27T23:06:00Z"/>
              <w:rFonts w:ascii="Consolas" w:hAnsi="Consolas" w:cs="Consolas"/>
              <w:color w:val="000000"/>
              <w:sz w:val="19"/>
              <w:szCs w:val="19"/>
            </w:rPr>
          </w:rPrChange>
        </w:rPr>
      </w:pPr>
      <w:ins w:id="11328" w:author="Airat Shigapov" w:date="2021-10-27T23:06:00Z">
        <w:r w:rsidRPr="008C09BE">
          <w:rPr>
            <w:rFonts w:ascii="Times New Roman" w:hAnsi="Times New Roman" w:cs="Times New Roman"/>
            <w:sz w:val="20"/>
            <w:szCs w:val="20"/>
            <w:lang w:val="en-US"/>
            <w:rPrChange w:id="11329"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11330" w:author="Airat Shigapov" w:date="2021-10-27T23:08:00Z">
              <w:rPr>
                <w:rFonts w:ascii="Consolas" w:hAnsi="Consolas" w:cs="Consolas"/>
                <w:color w:val="FF0000"/>
                <w:sz w:val="19"/>
                <w:szCs w:val="19"/>
              </w:rPr>
            </w:rPrChange>
          </w:rPr>
          <w:t xml:space="preserve"> Click</w:t>
        </w:r>
        <w:r w:rsidRPr="008C09BE">
          <w:rPr>
            <w:rFonts w:ascii="Times New Roman" w:hAnsi="Times New Roman" w:cs="Times New Roman"/>
            <w:sz w:val="20"/>
            <w:szCs w:val="20"/>
            <w:lang w:val="en-US"/>
            <w:rPrChange w:id="11331" w:author="Airat Shigapov" w:date="2021-10-27T23:08:00Z">
              <w:rPr>
                <w:rFonts w:ascii="Consolas" w:hAnsi="Consolas" w:cs="Consolas"/>
                <w:color w:val="0000FF"/>
                <w:sz w:val="19"/>
                <w:szCs w:val="19"/>
              </w:rPr>
            </w:rPrChange>
          </w:rPr>
          <w:t>="</w:t>
        </w:r>
        <w:proofErr w:type="spellStart"/>
        <w:r w:rsidRPr="008C09BE">
          <w:rPr>
            <w:rFonts w:ascii="Times New Roman" w:hAnsi="Times New Roman" w:cs="Times New Roman"/>
            <w:sz w:val="20"/>
            <w:szCs w:val="20"/>
            <w:lang w:val="en-US"/>
            <w:rPrChange w:id="11332" w:author="Airat Shigapov" w:date="2021-10-27T23:08:00Z">
              <w:rPr>
                <w:rFonts w:ascii="Consolas" w:hAnsi="Consolas" w:cs="Consolas"/>
                <w:color w:val="0000FF"/>
                <w:sz w:val="19"/>
                <w:szCs w:val="19"/>
              </w:rPr>
            </w:rPrChange>
          </w:rPr>
          <w:t>Registration_Click</w:t>
        </w:r>
        <w:proofErr w:type="spellEnd"/>
        <w:r w:rsidRPr="008C09BE">
          <w:rPr>
            <w:rFonts w:ascii="Times New Roman" w:hAnsi="Times New Roman" w:cs="Times New Roman"/>
            <w:sz w:val="20"/>
            <w:szCs w:val="20"/>
            <w:lang w:val="en-US"/>
            <w:rPrChange w:id="11333" w:author="Airat Shigapov" w:date="2021-10-27T23:08:00Z">
              <w:rPr>
                <w:rFonts w:ascii="Consolas" w:hAnsi="Consolas" w:cs="Consolas"/>
                <w:color w:val="0000FF"/>
                <w:sz w:val="19"/>
                <w:szCs w:val="19"/>
              </w:rPr>
            </w:rPrChange>
          </w:rPr>
          <w:t>"</w:t>
        </w:r>
      </w:ins>
    </w:p>
    <w:p w14:paraId="5B7E3404" w14:textId="77777777" w:rsidR="00D002A1" w:rsidRPr="008C09BE" w:rsidRDefault="00D002A1" w:rsidP="00D002A1">
      <w:pPr>
        <w:autoSpaceDE w:val="0"/>
        <w:autoSpaceDN w:val="0"/>
        <w:adjustRightInd w:val="0"/>
        <w:spacing w:after="0" w:line="240" w:lineRule="auto"/>
        <w:rPr>
          <w:ins w:id="11334" w:author="Airat Shigapov" w:date="2021-10-27T23:06:00Z"/>
          <w:rFonts w:ascii="Times New Roman" w:hAnsi="Times New Roman" w:cs="Times New Roman"/>
          <w:sz w:val="20"/>
          <w:szCs w:val="20"/>
          <w:lang w:val="en-US"/>
          <w:rPrChange w:id="11335" w:author="Airat Shigapov" w:date="2021-10-27T23:08:00Z">
            <w:rPr>
              <w:ins w:id="11336" w:author="Airat Shigapov" w:date="2021-10-27T23:06:00Z"/>
              <w:rFonts w:ascii="Consolas" w:hAnsi="Consolas" w:cs="Consolas"/>
              <w:color w:val="000000"/>
              <w:sz w:val="19"/>
              <w:szCs w:val="19"/>
            </w:rPr>
          </w:rPrChange>
        </w:rPr>
      </w:pPr>
      <w:ins w:id="11337" w:author="Airat Shigapov" w:date="2021-10-27T23:06:00Z">
        <w:r w:rsidRPr="008C09BE">
          <w:rPr>
            <w:rFonts w:ascii="Times New Roman" w:hAnsi="Times New Roman" w:cs="Times New Roman"/>
            <w:sz w:val="20"/>
            <w:szCs w:val="20"/>
            <w:lang w:val="en-US"/>
            <w:rPrChange w:id="11338"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11339" w:author="Airat Shigapov" w:date="2021-10-27T23:08:00Z">
              <w:rPr>
                <w:rFonts w:ascii="Consolas" w:hAnsi="Consolas" w:cs="Consolas"/>
                <w:color w:val="FF0000"/>
                <w:sz w:val="19"/>
                <w:szCs w:val="19"/>
              </w:rPr>
            </w:rPrChange>
          </w:rPr>
          <w:t xml:space="preserve"> Margin</w:t>
        </w:r>
        <w:r w:rsidRPr="008C09BE">
          <w:rPr>
            <w:rFonts w:ascii="Times New Roman" w:hAnsi="Times New Roman" w:cs="Times New Roman"/>
            <w:sz w:val="20"/>
            <w:szCs w:val="20"/>
            <w:lang w:val="en-US"/>
            <w:rPrChange w:id="11340" w:author="Airat Shigapov" w:date="2021-10-27T23:08:00Z">
              <w:rPr>
                <w:rFonts w:ascii="Consolas" w:hAnsi="Consolas" w:cs="Consolas"/>
                <w:color w:val="0000FF"/>
                <w:sz w:val="19"/>
                <w:szCs w:val="19"/>
              </w:rPr>
            </w:rPrChange>
          </w:rPr>
          <w:t>="0,30,0,0"</w:t>
        </w:r>
      </w:ins>
    </w:p>
    <w:p w14:paraId="139E5533" w14:textId="77777777" w:rsidR="00D002A1" w:rsidRPr="008C09BE" w:rsidRDefault="00D002A1" w:rsidP="00D002A1">
      <w:pPr>
        <w:autoSpaceDE w:val="0"/>
        <w:autoSpaceDN w:val="0"/>
        <w:adjustRightInd w:val="0"/>
        <w:spacing w:after="0" w:line="240" w:lineRule="auto"/>
        <w:rPr>
          <w:ins w:id="11341" w:author="Airat Shigapov" w:date="2021-10-27T23:06:00Z"/>
          <w:rFonts w:ascii="Times New Roman" w:hAnsi="Times New Roman" w:cs="Times New Roman"/>
          <w:sz w:val="20"/>
          <w:szCs w:val="20"/>
          <w:lang w:val="en-US"/>
          <w:rPrChange w:id="11342" w:author="Airat Shigapov" w:date="2021-10-27T23:08:00Z">
            <w:rPr>
              <w:ins w:id="11343" w:author="Airat Shigapov" w:date="2021-10-27T23:06:00Z"/>
              <w:rFonts w:ascii="Consolas" w:hAnsi="Consolas" w:cs="Consolas"/>
              <w:color w:val="000000"/>
              <w:sz w:val="19"/>
              <w:szCs w:val="19"/>
            </w:rPr>
          </w:rPrChange>
        </w:rPr>
      </w:pPr>
      <w:ins w:id="11344" w:author="Airat Shigapov" w:date="2021-10-27T23:06:00Z">
        <w:r w:rsidRPr="008C09BE">
          <w:rPr>
            <w:rFonts w:ascii="Times New Roman" w:hAnsi="Times New Roman" w:cs="Times New Roman"/>
            <w:sz w:val="20"/>
            <w:szCs w:val="20"/>
            <w:lang w:val="en-US"/>
            <w:rPrChange w:id="11345"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11346" w:author="Airat Shigapov" w:date="2021-10-27T23:08:00Z">
              <w:rPr>
                <w:rFonts w:ascii="Consolas" w:hAnsi="Consolas" w:cs="Consolas"/>
                <w:color w:val="FF0000"/>
                <w:sz w:val="19"/>
                <w:szCs w:val="19"/>
              </w:rPr>
            </w:rPrChange>
          </w:rPr>
          <w:t xml:space="preserve"> Background</w:t>
        </w:r>
        <w:r w:rsidRPr="008C09BE">
          <w:rPr>
            <w:rFonts w:ascii="Times New Roman" w:hAnsi="Times New Roman" w:cs="Times New Roman"/>
            <w:sz w:val="20"/>
            <w:szCs w:val="20"/>
            <w:lang w:val="en-US"/>
            <w:rPrChange w:id="11347" w:author="Airat Shigapov" w:date="2021-10-27T23:08:00Z">
              <w:rPr>
                <w:rFonts w:ascii="Consolas" w:hAnsi="Consolas" w:cs="Consolas"/>
                <w:color w:val="0000FF"/>
                <w:sz w:val="19"/>
                <w:szCs w:val="19"/>
              </w:rPr>
            </w:rPrChange>
          </w:rPr>
          <w:t>="</w:t>
        </w:r>
        <w:proofErr w:type="spellStart"/>
        <w:r w:rsidRPr="008C09BE">
          <w:rPr>
            <w:rFonts w:ascii="Times New Roman" w:hAnsi="Times New Roman" w:cs="Times New Roman"/>
            <w:sz w:val="20"/>
            <w:szCs w:val="20"/>
            <w:lang w:val="en-US"/>
            <w:rPrChange w:id="11348" w:author="Airat Shigapov" w:date="2021-10-27T23:08:00Z">
              <w:rPr>
                <w:rFonts w:ascii="Consolas" w:hAnsi="Consolas" w:cs="Consolas"/>
                <w:color w:val="0000FF"/>
                <w:sz w:val="19"/>
                <w:szCs w:val="19"/>
              </w:rPr>
            </w:rPrChange>
          </w:rPr>
          <w:t>MediumSeaGreen</w:t>
        </w:r>
        <w:proofErr w:type="spellEnd"/>
        <w:r w:rsidRPr="008C09BE">
          <w:rPr>
            <w:rFonts w:ascii="Times New Roman" w:hAnsi="Times New Roman" w:cs="Times New Roman"/>
            <w:sz w:val="20"/>
            <w:szCs w:val="20"/>
            <w:lang w:val="en-US"/>
            <w:rPrChange w:id="11349" w:author="Airat Shigapov" w:date="2021-10-27T23:08:00Z">
              <w:rPr>
                <w:rFonts w:ascii="Consolas" w:hAnsi="Consolas" w:cs="Consolas"/>
                <w:color w:val="0000FF"/>
                <w:sz w:val="19"/>
                <w:szCs w:val="19"/>
              </w:rPr>
            </w:rPrChange>
          </w:rPr>
          <w:t>"</w:t>
        </w:r>
      </w:ins>
    </w:p>
    <w:p w14:paraId="3C373BED" w14:textId="77777777" w:rsidR="00D002A1" w:rsidRPr="008C09BE" w:rsidRDefault="00D002A1" w:rsidP="00D002A1">
      <w:pPr>
        <w:autoSpaceDE w:val="0"/>
        <w:autoSpaceDN w:val="0"/>
        <w:adjustRightInd w:val="0"/>
        <w:spacing w:after="0" w:line="240" w:lineRule="auto"/>
        <w:rPr>
          <w:ins w:id="11350" w:author="Airat Shigapov" w:date="2021-10-27T23:06:00Z"/>
          <w:rFonts w:ascii="Times New Roman" w:hAnsi="Times New Roman" w:cs="Times New Roman"/>
          <w:sz w:val="20"/>
          <w:szCs w:val="20"/>
          <w:lang w:val="en-US"/>
          <w:rPrChange w:id="11351" w:author="Airat Shigapov" w:date="2021-10-27T23:08:00Z">
            <w:rPr>
              <w:ins w:id="11352" w:author="Airat Shigapov" w:date="2021-10-27T23:06:00Z"/>
              <w:rFonts w:ascii="Consolas" w:hAnsi="Consolas" w:cs="Consolas"/>
              <w:color w:val="000000"/>
              <w:sz w:val="19"/>
              <w:szCs w:val="19"/>
            </w:rPr>
          </w:rPrChange>
        </w:rPr>
      </w:pPr>
      <w:ins w:id="11353" w:author="Airat Shigapov" w:date="2021-10-27T23:06:00Z">
        <w:r w:rsidRPr="008C09BE">
          <w:rPr>
            <w:rFonts w:ascii="Times New Roman" w:hAnsi="Times New Roman" w:cs="Times New Roman"/>
            <w:sz w:val="20"/>
            <w:szCs w:val="20"/>
            <w:lang w:val="en-US"/>
            <w:rPrChange w:id="11354"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11355" w:author="Airat Shigapov" w:date="2021-10-27T23:08:00Z">
              <w:rPr>
                <w:rFonts w:ascii="Consolas" w:hAnsi="Consolas" w:cs="Consolas"/>
                <w:color w:val="FF0000"/>
                <w:sz w:val="19"/>
                <w:szCs w:val="19"/>
              </w:rPr>
            </w:rPrChange>
          </w:rPr>
          <w:t xml:space="preserve"> </w:t>
        </w:r>
        <w:proofErr w:type="spellStart"/>
        <w:r w:rsidRPr="008C09BE">
          <w:rPr>
            <w:rFonts w:ascii="Times New Roman" w:hAnsi="Times New Roman" w:cs="Times New Roman"/>
            <w:sz w:val="20"/>
            <w:szCs w:val="20"/>
            <w:lang w:val="en-US"/>
            <w:rPrChange w:id="11356" w:author="Airat Shigapov" w:date="2021-10-27T23:08:00Z">
              <w:rPr>
                <w:rFonts w:ascii="Consolas" w:hAnsi="Consolas" w:cs="Consolas"/>
                <w:color w:val="FF0000"/>
                <w:sz w:val="19"/>
                <w:szCs w:val="19"/>
              </w:rPr>
            </w:rPrChange>
          </w:rPr>
          <w:t>FontSize</w:t>
        </w:r>
        <w:proofErr w:type="spellEnd"/>
        <w:r w:rsidRPr="008C09BE">
          <w:rPr>
            <w:rFonts w:ascii="Times New Roman" w:hAnsi="Times New Roman" w:cs="Times New Roman"/>
            <w:sz w:val="20"/>
            <w:szCs w:val="20"/>
            <w:lang w:val="en-US"/>
            <w:rPrChange w:id="11357" w:author="Airat Shigapov" w:date="2021-10-27T23:08:00Z">
              <w:rPr>
                <w:rFonts w:ascii="Consolas" w:hAnsi="Consolas" w:cs="Consolas"/>
                <w:color w:val="0000FF"/>
                <w:sz w:val="19"/>
                <w:szCs w:val="19"/>
              </w:rPr>
            </w:rPrChange>
          </w:rPr>
          <w:t>="15"&gt;</w:t>
        </w:r>
      </w:ins>
    </w:p>
    <w:p w14:paraId="2E02C7FE" w14:textId="77777777" w:rsidR="00D002A1" w:rsidRPr="008C09BE" w:rsidRDefault="00D002A1" w:rsidP="00D002A1">
      <w:pPr>
        <w:autoSpaceDE w:val="0"/>
        <w:autoSpaceDN w:val="0"/>
        <w:adjustRightInd w:val="0"/>
        <w:spacing w:after="0" w:line="240" w:lineRule="auto"/>
        <w:rPr>
          <w:ins w:id="11358" w:author="Airat Shigapov" w:date="2021-10-27T23:06:00Z"/>
          <w:rFonts w:ascii="Times New Roman" w:hAnsi="Times New Roman" w:cs="Times New Roman"/>
          <w:sz w:val="20"/>
          <w:szCs w:val="20"/>
          <w:lang w:val="en-US"/>
          <w:rPrChange w:id="11359" w:author="Airat Shigapov" w:date="2021-10-27T23:08:00Z">
            <w:rPr>
              <w:ins w:id="11360" w:author="Airat Shigapov" w:date="2021-10-27T23:06:00Z"/>
              <w:rFonts w:ascii="Consolas" w:hAnsi="Consolas" w:cs="Consolas"/>
              <w:color w:val="000000"/>
              <w:sz w:val="19"/>
              <w:szCs w:val="19"/>
            </w:rPr>
          </w:rPrChange>
        </w:rPr>
      </w:pPr>
      <w:ins w:id="11361" w:author="Airat Shigapov" w:date="2021-10-27T23:06:00Z">
        <w:r w:rsidRPr="008C09BE">
          <w:rPr>
            <w:rFonts w:ascii="Times New Roman" w:hAnsi="Times New Roman" w:cs="Times New Roman"/>
            <w:sz w:val="20"/>
            <w:szCs w:val="20"/>
            <w:lang w:val="en-US"/>
            <w:rPrChange w:id="11362"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11363" w:author="Airat Shigapov" w:date="2021-10-27T23:08:00Z">
              <w:rPr>
                <w:rFonts w:ascii="Consolas" w:hAnsi="Consolas" w:cs="Consolas"/>
                <w:color w:val="0000FF"/>
                <w:sz w:val="19"/>
                <w:szCs w:val="19"/>
              </w:rPr>
            </w:rPrChange>
          </w:rPr>
          <w:t>&lt;/</w:t>
        </w:r>
        <w:r w:rsidRPr="008C09BE">
          <w:rPr>
            <w:rFonts w:ascii="Times New Roman" w:hAnsi="Times New Roman" w:cs="Times New Roman"/>
            <w:sz w:val="20"/>
            <w:szCs w:val="20"/>
            <w:lang w:val="en-US"/>
            <w:rPrChange w:id="11364" w:author="Airat Shigapov" w:date="2021-10-27T23:08:00Z">
              <w:rPr>
                <w:rFonts w:ascii="Consolas" w:hAnsi="Consolas" w:cs="Consolas"/>
                <w:color w:val="A31515"/>
                <w:sz w:val="19"/>
                <w:szCs w:val="19"/>
              </w:rPr>
            </w:rPrChange>
          </w:rPr>
          <w:t>Button</w:t>
        </w:r>
        <w:r w:rsidRPr="008C09BE">
          <w:rPr>
            <w:rFonts w:ascii="Times New Roman" w:hAnsi="Times New Roman" w:cs="Times New Roman"/>
            <w:sz w:val="20"/>
            <w:szCs w:val="20"/>
            <w:lang w:val="en-US"/>
            <w:rPrChange w:id="11365" w:author="Airat Shigapov" w:date="2021-10-27T23:08:00Z">
              <w:rPr>
                <w:rFonts w:ascii="Consolas" w:hAnsi="Consolas" w:cs="Consolas"/>
                <w:color w:val="0000FF"/>
                <w:sz w:val="19"/>
                <w:szCs w:val="19"/>
              </w:rPr>
            </w:rPrChange>
          </w:rPr>
          <w:t>&gt;</w:t>
        </w:r>
      </w:ins>
    </w:p>
    <w:p w14:paraId="3BBF2D65" w14:textId="77777777" w:rsidR="00D002A1" w:rsidRPr="008C09BE" w:rsidRDefault="00D002A1" w:rsidP="00D002A1">
      <w:pPr>
        <w:autoSpaceDE w:val="0"/>
        <w:autoSpaceDN w:val="0"/>
        <w:adjustRightInd w:val="0"/>
        <w:spacing w:after="0" w:line="240" w:lineRule="auto"/>
        <w:rPr>
          <w:ins w:id="11366" w:author="Airat Shigapov" w:date="2021-10-27T23:06:00Z"/>
          <w:rFonts w:ascii="Times New Roman" w:hAnsi="Times New Roman" w:cs="Times New Roman"/>
          <w:sz w:val="20"/>
          <w:szCs w:val="20"/>
          <w:lang w:val="en-US"/>
          <w:rPrChange w:id="11367" w:author="Airat Shigapov" w:date="2021-10-27T23:08:00Z">
            <w:rPr>
              <w:ins w:id="11368" w:author="Airat Shigapov" w:date="2021-10-27T23:06:00Z"/>
              <w:rFonts w:ascii="Consolas" w:hAnsi="Consolas" w:cs="Consolas"/>
              <w:color w:val="000000"/>
              <w:sz w:val="19"/>
              <w:szCs w:val="19"/>
            </w:rPr>
          </w:rPrChange>
        </w:rPr>
      </w:pPr>
      <w:ins w:id="11369" w:author="Airat Shigapov" w:date="2021-10-27T23:06:00Z">
        <w:r w:rsidRPr="008C09BE">
          <w:rPr>
            <w:rFonts w:ascii="Times New Roman" w:hAnsi="Times New Roman" w:cs="Times New Roman"/>
            <w:sz w:val="20"/>
            <w:szCs w:val="20"/>
            <w:lang w:val="en-US"/>
            <w:rPrChange w:id="11370"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11371" w:author="Airat Shigapov" w:date="2021-10-27T23:08:00Z">
              <w:rPr>
                <w:rFonts w:ascii="Consolas" w:hAnsi="Consolas" w:cs="Consolas"/>
                <w:color w:val="0000FF"/>
                <w:sz w:val="19"/>
                <w:szCs w:val="19"/>
              </w:rPr>
            </w:rPrChange>
          </w:rPr>
          <w:t>&lt;</w:t>
        </w:r>
        <w:proofErr w:type="spellStart"/>
        <w:r w:rsidRPr="008C09BE">
          <w:rPr>
            <w:rFonts w:ascii="Times New Roman" w:hAnsi="Times New Roman" w:cs="Times New Roman"/>
            <w:sz w:val="20"/>
            <w:szCs w:val="20"/>
            <w:lang w:val="en-US"/>
            <w:rPrChange w:id="11372" w:author="Airat Shigapov" w:date="2021-10-27T23:08:00Z">
              <w:rPr>
                <w:rFonts w:ascii="Consolas" w:hAnsi="Consolas" w:cs="Consolas"/>
                <w:color w:val="A31515"/>
                <w:sz w:val="19"/>
                <w:szCs w:val="19"/>
              </w:rPr>
            </w:rPrChange>
          </w:rPr>
          <w:t>TextBlock</w:t>
        </w:r>
        <w:proofErr w:type="spellEnd"/>
        <w:r w:rsidRPr="008C09BE">
          <w:rPr>
            <w:rFonts w:ascii="Times New Roman" w:hAnsi="Times New Roman" w:cs="Times New Roman"/>
            <w:sz w:val="20"/>
            <w:szCs w:val="20"/>
            <w:lang w:val="en-US"/>
            <w:rPrChange w:id="11373" w:author="Airat Shigapov" w:date="2021-10-27T23:08:00Z">
              <w:rPr>
                <w:rFonts w:ascii="Consolas" w:hAnsi="Consolas" w:cs="Consolas"/>
                <w:color w:val="FF0000"/>
                <w:sz w:val="19"/>
                <w:szCs w:val="19"/>
              </w:rPr>
            </w:rPrChange>
          </w:rPr>
          <w:t xml:space="preserve"> </w:t>
        </w:r>
        <w:proofErr w:type="gramStart"/>
        <w:r w:rsidRPr="008C09BE">
          <w:rPr>
            <w:rFonts w:ascii="Times New Roman" w:hAnsi="Times New Roman" w:cs="Times New Roman"/>
            <w:sz w:val="20"/>
            <w:szCs w:val="20"/>
            <w:lang w:val="en-US"/>
            <w:rPrChange w:id="11374" w:author="Airat Shigapov" w:date="2021-10-27T23:08:00Z">
              <w:rPr>
                <w:rFonts w:ascii="Consolas" w:hAnsi="Consolas" w:cs="Consolas"/>
                <w:color w:val="FF0000"/>
                <w:sz w:val="19"/>
                <w:szCs w:val="19"/>
              </w:rPr>
            </w:rPrChange>
          </w:rPr>
          <w:t>x</w:t>
        </w:r>
        <w:r w:rsidRPr="008C09BE">
          <w:rPr>
            <w:rFonts w:ascii="Times New Roman" w:hAnsi="Times New Roman" w:cs="Times New Roman"/>
            <w:sz w:val="20"/>
            <w:szCs w:val="20"/>
            <w:lang w:val="en-US"/>
            <w:rPrChange w:id="11375" w:author="Airat Shigapov" w:date="2021-10-27T23:08:00Z">
              <w:rPr>
                <w:rFonts w:ascii="Consolas" w:hAnsi="Consolas" w:cs="Consolas"/>
                <w:color w:val="0000FF"/>
                <w:sz w:val="19"/>
                <w:szCs w:val="19"/>
              </w:rPr>
            </w:rPrChange>
          </w:rPr>
          <w:t>:</w:t>
        </w:r>
        <w:r w:rsidRPr="008C09BE">
          <w:rPr>
            <w:rFonts w:ascii="Times New Roman" w:hAnsi="Times New Roman" w:cs="Times New Roman"/>
            <w:sz w:val="20"/>
            <w:szCs w:val="20"/>
            <w:lang w:val="en-US"/>
            <w:rPrChange w:id="11376" w:author="Airat Shigapov" w:date="2021-10-27T23:08:00Z">
              <w:rPr>
                <w:rFonts w:ascii="Consolas" w:hAnsi="Consolas" w:cs="Consolas"/>
                <w:color w:val="FF0000"/>
                <w:sz w:val="19"/>
                <w:szCs w:val="19"/>
              </w:rPr>
            </w:rPrChange>
          </w:rPr>
          <w:t>Name</w:t>
        </w:r>
        <w:proofErr w:type="gramEnd"/>
        <w:r w:rsidRPr="008C09BE">
          <w:rPr>
            <w:rFonts w:ascii="Times New Roman" w:hAnsi="Times New Roman" w:cs="Times New Roman"/>
            <w:sz w:val="20"/>
            <w:szCs w:val="20"/>
            <w:lang w:val="en-US"/>
            <w:rPrChange w:id="11377" w:author="Airat Shigapov" w:date="2021-10-27T23:08:00Z">
              <w:rPr>
                <w:rFonts w:ascii="Consolas" w:hAnsi="Consolas" w:cs="Consolas"/>
                <w:color w:val="0000FF"/>
                <w:sz w:val="19"/>
                <w:szCs w:val="19"/>
              </w:rPr>
            </w:rPrChange>
          </w:rPr>
          <w:t>="fieladNullWar"</w:t>
        </w:r>
      </w:ins>
    </w:p>
    <w:p w14:paraId="303D5887" w14:textId="77777777" w:rsidR="00D002A1" w:rsidRPr="008C09BE" w:rsidRDefault="00D002A1" w:rsidP="00D002A1">
      <w:pPr>
        <w:autoSpaceDE w:val="0"/>
        <w:autoSpaceDN w:val="0"/>
        <w:adjustRightInd w:val="0"/>
        <w:spacing w:after="0" w:line="240" w:lineRule="auto"/>
        <w:rPr>
          <w:ins w:id="11378" w:author="Airat Shigapov" w:date="2021-10-27T23:06:00Z"/>
          <w:rFonts w:ascii="Times New Roman" w:hAnsi="Times New Roman" w:cs="Times New Roman"/>
          <w:sz w:val="20"/>
          <w:szCs w:val="20"/>
          <w:lang w:val="en-US"/>
          <w:rPrChange w:id="11379" w:author="Airat Shigapov" w:date="2021-10-27T23:08:00Z">
            <w:rPr>
              <w:ins w:id="11380" w:author="Airat Shigapov" w:date="2021-10-27T23:06:00Z"/>
              <w:rFonts w:ascii="Consolas" w:hAnsi="Consolas" w:cs="Consolas"/>
              <w:color w:val="000000"/>
              <w:sz w:val="19"/>
              <w:szCs w:val="19"/>
            </w:rPr>
          </w:rPrChange>
        </w:rPr>
      </w:pPr>
      <w:ins w:id="11381" w:author="Airat Shigapov" w:date="2021-10-27T23:06:00Z">
        <w:r w:rsidRPr="008C09BE">
          <w:rPr>
            <w:rFonts w:ascii="Times New Roman" w:hAnsi="Times New Roman" w:cs="Times New Roman"/>
            <w:sz w:val="20"/>
            <w:szCs w:val="20"/>
            <w:lang w:val="en-US"/>
            <w:rPrChange w:id="11382"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11383" w:author="Airat Shigapov" w:date="2021-10-27T23:08:00Z">
              <w:rPr>
                <w:rFonts w:ascii="Consolas" w:hAnsi="Consolas" w:cs="Consolas"/>
                <w:color w:val="FF0000"/>
                <w:sz w:val="19"/>
                <w:szCs w:val="19"/>
              </w:rPr>
            </w:rPrChange>
          </w:rPr>
          <w:t xml:space="preserve"> Text</w:t>
        </w:r>
        <w:r w:rsidRPr="008C09BE">
          <w:rPr>
            <w:rFonts w:ascii="Times New Roman" w:hAnsi="Times New Roman" w:cs="Times New Roman"/>
            <w:sz w:val="20"/>
            <w:szCs w:val="20"/>
            <w:lang w:val="en-US"/>
            <w:rPrChange w:id="11384" w:author="Airat Shigapov" w:date="2021-10-27T23:08:00Z">
              <w:rPr>
                <w:rFonts w:ascii="Consolas" w:hAnsi="Consolas" w:cs="Consolas"/>
                <w:color w:val="0000FF"/>
                <w:sz w:val="19"/>
                <w:szCs w:val="19"/>
              </w:rPr>
            </w:rPrChange>
          </w:rPr>
          <w:t>="</w:t>
        </w:r>
        <w:r w:rsidRPr="008C09BE">
          <w:rPr>
            <w:rFonts w:ascii="Times New Roman" w:hAnsi="Times New Roman" w:cs="Times New Roman"/>
            <w:sz w:val="20"/>
            <w:szCs w:val="20"/>
            <w:rPrChange w:id="11385" w:author="Airat Shigapov" w:date="2021-10-27T23:08:00Z">
              <w:rPr>
                <w:rFonts w:ascii="Consolas" w:hAnsi="Consolas" w:cs="Consolas"/>
                <w:color w:val="0000FF"/>
                <w:sz w:val="19"/>
                <w:szCs w:val="19"/>
              </w:rPr>
            </w:rPrChange>
          </w:rPr>
          <w:t>Заполните</w:t>
        </w:r>
        <w:r w:rsidRPr="008C09BE">
          <w:rPr>
            <w:rFonts w:ascii="Times New Roman" w:hAnsi="Times New Roman" w:cs="Times New Roman"/>
            <w:sz w:val="20"/>
            <w:szCs w:val="20"/>
            <w:lang w:val="en-US"/>
            <w:rPrChange w:id="11386" w:author="Airat Shigapov" w:date="2021-10-27T23:08:00Z">
              <w:rPr>
                <w:rFonts w:ascii="Consolas" w:hAnsi="Consolas" w:cs="Consolas"/>
                <w:color w:val="0000FF"/>
                <w:sz w:val="19"/>
                <w:szCs w:val="19"/>
              </w:rPr>
            </w:rPrChange>
          </w:rPr>
          <w:t xml:space="preserve"> </w:t>
        </w:r>
        <w:r w:rsidRPr="008C09BE">
          <w:rPr>
            <w:rFonts w:ascii="Times New Roman" w:hAnsi="Times New Roman" w:cs="Times New Roman"/>
            <w:sz w:val="20"/>
            <w:szCs w:val="20"/>
            <w:rPrChange w:id="11387" w:author="Airat Shigapov" w:date="2021-10-27T23:08:00Z">
              <w:rPr>
                <w:rFonts w:ascii="Consolas" w:hAnsi="Consolas" w:cs="Consolas"/>
                <w:color w:val="0000FF"/>
                <w:sz w:val="19"/>
                <w:szCs w:val="19"/>
              </w:rPr>
            </w:rPrChange>
          </w:rPr>
          <w:t>все</w:t>
        </w:r>
        <w:r w:rsidRPr="008C09BE">
          <w:rPr>
            <w:rFonts w:ascii="Times New Roman" w:hAnsi="Times New Roman" w:cs="Times New Roman"/>
            <w:sz w:val="20"/>
            <w:szCs w:val="20"/>
            <w:lang w:val="en-US"/>
            <w:rPrChange w:id="11388" w:author="Airat Shigapov" w:date="2021-10-27T23:08:00Z">
              <w:rPr>
                <w:rFonts w:ascii="Consolas" w:hAnsi="Consolas" w:cs="Consolas"/>
                <w:color w:val="0000FF"/>
                <w:sz w:val="19"/>
                <w:szCs w:val="19"/>
              </w:rPr>
            </w:rPrChange>
          </w:rPr>
          <w:t xml:space="preserve"> </w:t>
        </w:r>
        <w:r w:rsidRPr="008C09BE">
          <w:rPr>
            <w:rFonts w:ascii="Times New Roman" w:hAnsi="Times New Roman" w:cs="Times New Roman"/>
            <w:sz w:val="20"/>
            <w:szCs w:val="20"/>
            <w:rPrChange w:id="11389" w:author="Airat Shigapov" w:date="2021-10-27T23:08:00Z">
              <w:rPr>
                <w:rFonts w:ascii="Consolas" w:hAnsi="Consolas" w:cs="Consolas"/>
                <w:color w:val="0000FF"/>
                <w:sz w:val="19"/>
                <w:szCs w:val="19"/>
              </w:rPr>
            </w:rPrChange>
          </w:rPr>
          <w:t>поля</w:t>
        </w:r>
        <w:r w:rsidRPr="008C09BE">
          <w:rPr>
            <w:rFonts w:ascii="Times New Roman" w:hAnsi="Times New Roman" w:cs="Times New Roman"/>
            <w:sz w:val="20"/>
            <w:szCs w:val="20"/>
            <w:lang w:val="en-US"/>
            <w:rPrChange w:id="11390" w:author="Airat Shigapov" w:date="2021-10-27T23:08:00Z">
              <w:rPr>
                <w:rFonts w:ascii="Consolas" w:hAnsi="Consolas" w:cs="Consolas"/>
                <w:color w:val="0000FF"/>
                <w:sz w:val="19"/>
                <w:szCs w:val="19"/>
              </w:rPr>
            </w:rPrChange>
          </w:rPr>
          <w:t>"</w:t>
        </w:r>
        <w:r w:rsidRPr="008C09BE">
          <w:rPr>
            <w:rFonts w:ascii="Times New Roman" w:hAnsi="Times New Roman" w:cs="Times New Roman"/>
            <w:sz w:val="20"/>
            <w:szCs w:val="20"/>
            <w:lang w:val="en-US"/>
            <w:rPrChange w:id="11391" w:author="Airat Shigapov" w:date="2021-10-27T23:08:00Z">
              <w:rPr>
                <w:rFonts w:ascii="Consolas" w:hAnsi="Consolas" w:cs="Consolas"/>
                <w:color w:val="000000"/>
                <w:sz w:val="19"/>
                <w:szCs w:val="19"/>
              </w:rPr>
            </w:rPrChange>
          </w:rPr>
          <w:t xml:space="preserve"> </w:t>
        </w:r>
      </w:ins>
    </w:p>
    <w:p w14:paraId="3C7A0EE8" w14:textId="77777777" w:rsidR="00D002A1" w:rsidRPr="008C09BE" w:rsidRDefault="00D002A1" w:rsidP="00D002A1">
      <w:pPr>
        <w:autoSpaceDE w:val="0"/>
        <w:autoSpaceDN w:val="0"/>
        <w:adjustRightInd w:val="0"/>
        <w:spacing w:after="0" w:line="240" w:lineRule="auto"/>
        <w:rPr>
          <w:ins w:id="11392" w:author="Airat Shigapov" w:date="2021-10-27T23:06:00Z"/>
          <w:rFonts w:ascii="Times New Roman" w:hAnsi="Times New Roman" w:cs="Times New Roman"/>
          <w:sz w:val="20"/>
          <w:szCs w:val="20"/>
          <w:lang w:val="en-US"/>
          <w:rPrChange w:id="11393" w:author="Airat Shigapov" w:date="2021-10-27T23:08:00Z">
            <w:rPr>
              <w:ins w:id="11394" w:author="Airat Shigapov" w:date="2021-10-27T23:06:00Z"/>
              <w:rFonts w:ascii="Consolas" w:hAnsi="Consolas" w:cs="Consolas"/>
              <w:color w:val="000000"/>
              <w:sz w:val="19"/>
              <w:szCs w:val="19"/>
            </w:rPr>
          </w:rPrChange>
        </w:rPr>
      </w:pPr>
      <w:ins w:id="11395" w:author="Airat Shigapov" w:date="2021-10-27T23:06:00Z">
        <w:r w:rsidRPr="008C09BE">
          <w:rPr>
            <w:rFonts w:ascii="Times New Roman" w:hAnsi="Times New Roman" w:cs="Times New Roman"/>
            <w:sz w:val="20"/>
            <w:szCs w:val="20"/>
            <w:lang w:val="en-US"/>
            <w:rPrChange w:id="11396"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11397" w:author="Airat Shigapov" w:date="2021-10-27T23:08:00Z">
              <w:rPr>
                <w:rFonts w:ascii="Consolas" w:hAnsi="Consolas" w:cs="Consolas"/>
                <w:color w:val="FF0000"/>
                <w:sz w:val="19"/>
                <w:szCs w:val="19"/>
              </w:rPr>
            </w:rPrChange>
          </w:rPr>
          <w:t xml:space="preserve"> Visibility</w:t>
        </w:r>
        <w:r w:rsidRPr="008C09BE">
          <w:rPr>
            <w:rFonts w:ascii="Times New Roman" w:hAnsi="Times New Roman" w:cs="Times New Roman"/>
            <w:sz w:val="20"/>
            <w:szCs w:val="20"/>
            <w:lang w:val="en-US"/>
            <w:rPrChange w:id="11398" w:author="Airat Shigapov" w:date="2021-10-27T23:08:00Z">
              <w:rPr>
                <w:rFonts w:ascii="Consolas" w:hAnsi="Consolas" w:cs="Consolas"/>
                <w:color w:val="0000FF"/>
                <w:sz w:val="19"/>
                <w:szCs w:val="19"/>
              </w:rPr>
            </w:rPrChange>
          </w:rPr>
          <w:t>="Hidden"</w:t>
        </w:r>
      </w:ins>
    </w:p>
    <w:p w14:paraId="319AA848" w14:textId="77777777" w:rsidR="00D002A1" w:rsidRPr="008C09BE" w:rsidRDefault="00D002A1" w:rsidP="00D002A1">
      <w:pPr>
        <w:autoSpaceDE w:val="0"/>
        <w:autoSpaceDN w:val="0"/>
        <w:adjustRightInd w:val="0"/>
        <w:spacing w:after="0" w:line="240" w:lineRule="auto"/>
        <w:rPr>
          <w:ins w:id="11399" w:author="Airat Shigapov" w:date="2021-10-27T23:06:00Z"/>
          <w:rFonts w:ascii="Times New Roman" w:hAnsi="Times New Roman" w:cs="Times New Roman"/>
          <w:sz w:val="20"/>
          <w:szCs w:val="20"/>
          <w:lang w:val="en-US"/>
          <w:rPrChange w:id="11400" w:author="Airat Shigapov" w:date="2021-10-27T23:08:00Z">
            <w:rPr>
              <w:ins w:id="11401" w:author="Airat Shigapov" w:date="2021-10-27T23:06:00Z"/>
              <w:rFonts w:ascii="Consolas" w:hAnsi="Consolas" w:cs="Consolas"/>
              <w:color w:val="000000"/>
              <w:sz w:val="19"/>
              <w:szCs w:val="19"/>
            </w:rPr>
          </w:rPrChange>
        </w:rPr>
      </w:pPr>
      <w:ins w:id="11402" w:author="Airat Shigapov" w:date="2021-10-27T23:06:00Z">
        <w:r w:rsidRPr="008C09BE">
          <w:rPr>
            <w:rFonts w:ascii="Times New Roman" w:hAnsi="Times New Roman" w:cs="Times New Roman"/>
            <w:sz w:val="20"/>
            <w:szCs w:val="20"/>
            <w:lang w:val="en-US"/>
            <w:rPrChange w:id="11403"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11404" w:author="Airat Shigapov" w:date="2021-10-27T23:08:00Z">
              <w:rPr>
                <w:rFonts w:ascii="Consolas" w:hAnsi="Consolas" w:cs="Consolas"/>
                <w:color w:val="FF0000"/>
                <w:sz w:val="19"/>
                <w:szCs w:val="19"/>
              </w:rPr>
            </w:rPrChange>
          </w:rPr>
          <w:t xml:space="preserve"> Foreground</w:t>
        </w:r>
        <w:r w:rsidRPr="008C09BE">
          <w:rPr>
            <w:rFonts w:ascii="Times New Roman" w:hAnsi="Times New Roman" w:cs="Times New Roman"/>
            <w:sz w:val="20"/>
            <w:szCs w:val="20"/>
            <w:lang w:val="en-US"/>
            <w:rPrChange w:id="11405" w:author="Airat Shigapov" w:date="2021-10-27T23:08:00Z">
              <w:rPr>
                <w:rFonts w:ascii="Consolas" w:hAnsi="Consolas" w:cs="Consolas"/>
                <w:color w:val="0000FF"/>
                <w:sz w:val="19"/>
                <w:szCs w:val="19"/>
              </w:rPr>
            </w:rPrChange>
          </w:rPr>
          <w:t>="Red"</w:t>
        </w:r>
      </w:ins>
    </w:p>
    <w:p w14:paraId="1536AF5F" w14:textId="77777777" w:rsidR="00D002A1" w:rsidRPr="008C09BE" w:rsidRDefault="00D002A1" w:rsidP="00D002A1">
      <w:pPr>
        <w:autoSpaceDE w:val="0"/>
        <w:autoSpaceDN w:val="0"/>
        <w:adjustRightInd w:val="0"/>
        <w:spacing w:after="0" w:line="240" w:lineRule="auto"/>
        <w:rPr>
          <w:ins w:id="11406" w:author="Airat Shigapov" w:date="2021-10-27T23:06:00Z"/>
          <w:rFonts w:ascii="Times New Roman" w:hAnsi="Times New Roman" w:cs="Times New Roman"/>
          <w:sz w:val="20"/>
          <w:szCs w:val="20"/>
          <w:lang w:val="en-US"/>
          <w:rPrChange w:id="11407" w:author="Airat Shigapov" w:date="2021-10-27T23:08:00Z">
            <w:rPr>
              <w:ins w:id="11408" w:author="Airat Shigapov" w:date="2021-10-27T23:06:00Z"/>
              <w:rFonts w:ascii="Consolas" w:hAnsi="Consolas" w:cs="Consolas"/>
              <w:color w:val="000000"/>
              <w:sz w:val="19"/>
              <w:szCs w:val="19"/>
            </w:rPr>
          </w:rPrChange>
        </w:rPr>
      </w:pPr>
      <w:ins w:id="11409" w:author="Airat Shigapov" w:date="2021-10-27T23:06:00Z">
        <w:r w:rsidRPr="008C09BE">
          <w:rPr>
            <w:rFonts w:ascii="Times New Roman" w:hAnsi="Times New Roman" w:cs="Times New Roman"/>
            <w:sz w:val="20"/>
            <w:szCs w:val="20"/>
            <w:lang w:val="en-US"/>
            <w:rPrChange w:id="11410"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11411" w:author="Airat Shigapov" w:date="2021-10-27T23:08:00Z">
              <w:rPr>
                <w:rFonts w:ascii="Consolas" w:hAnsi="Consolas" w:cs="Consolas"/>
                <w:color w:val="FF0000"/>
                <w:sz w:val="19"/>
                <w:szCs w:val="19"/>
              </w:rPr>
            </w:rPrChange>
          </w:rPr>
          <w:t xml:space="preserve"> </w:t>
        </w:r>
        <w:proofErr w:type="spellStart"/>
        <w:r w:rsidRPr="008C09BE">
          <w:rPr>
            <w:rFonts w:ascii="Times New Roman" w:hAnsi="Times New Roman" w:cs="Times New Roman"/>
            <w:sz w:val="20"/>
            <w:szCs w:val="20"/>
            <w:lang w:val="en-US"/>
            <w:rPrChange w:id="11412" w:author="Airat Shigapov" w:date="2021-10-27T23:08:00Z">
              <w:rPr>
                <w:rFonts w:ascii="Consolas" w:hAnsi="Consolas" w:cs="Consolas"/>
                <w:color w:val="FF0000"/>
                <w:sz w:val="19"/>
                <w:szCs w:val="19"/>
              </w:rPr>
            </w:rPrChange>
          </w:rPr>
          <w:t>FontSize</w:t>
        </w:r>
        <w:proofErr w:type="spellEnd"/>
        <w:r w:rsidRPr="008C09BE">
          <w:rPr>
            <w:rFonts w:ascii="Times New Roman" w:hAnsi="Times New Roman" w:cs="Times New Roman"/>
            <w:sz w:val="20"/>
            <w:szCs w:val="20"/>
            <w:lang w:val="en-US"/>
            <w:rPrChange w:id="11413" w:author="Airat Shigapov" w:date="2021-10-27T23:08:00Z">
              <w:rPr>
                <w:rFonts w:ascii="Consolas" w:hAnsi="Consolas" w:cs="Consolas"/>
                <w:color w:val="0000FF"/>
                <w:sz w:val="19"/>
                <w:szCs w:val="19"/>
              </w:rPr>
            </w:rPrChange>
          </w:rPr>
          <w:t>="11"/&gt;</w:t>
        </w:r>
      </w:ins>
    </w:p>
    <w:p w14:paraId="6DF2817D" w14:textId="77777777" w:rsidR="00D002A1" w:rsidRPr="008C09BE" w:rsidRDefault="00D002A1" w:rsidP="00D002A1">
      <w:pPr>
        <w:autoSpaceDE w:val="0"/>
        <w:autoSpaceDN w:val="0"/>
        <w:adjustRightInd w:val="0"/>
        <w:spacing w:after="0" w:line="240" w:lineRule="auto"/>
        <w:rPr>
          <w:ins w:id="11414" w:author="Airat Shigapov" w:date="2021-10-27T23:06:00Z"/>
          <w:rFonts w:ascii="Times New Roman" w:hAnsi="Times New Roman" w:cs="Times New Roman"/>
          <w:sz w:val="20"/>
          <w:szCs w:val="20"/>
          <w:lang w:val="en-US"/>
          <w:rPrChange w:id="11415" w:author="Airat Shigapov" w:date="2021-10-27T23:08:00Z">
            <w:rPr>
              <w:ins w:id="11416" w:author="Airat Shigapov" w:date="2021-10-27T23:06:00Z"/>
              <w:rFonts w:ascii="Consolas" w:hAnsi="Consolas" w:cs="Consolas"/>
              <w:color w:val="000000"/>
              <w:sz w:val="19"/>
              <w:szCs w:val="19"/>
            </w:rPr>
          </w:rPrChange>
        </w:rPr>
      </w:pPr>
      <w:ins w:id="11417" w:author="Airat Shigapov" w:date="2021-10-27T23:06:00Z">
        <w:r w:rsidRPr="008C09BE">
          <w:rPr>
            <w:rFonts w:ascii="Times New Roman" w:hAnsi="Times New Roman" w:cs="Times New Roman"/>
            <w:sz w:val="20"/>
            <w:szCs w:val="20"/>
            <w:lang w:val="en-US"/>
            <w:rPrChange w:id="11418"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11419" w:author="Airat Shigapov" w:date="2021-10-27T23:08:00Z">
              <w:rPr>
                <w:rFonts w:ascii="Consolas" w:hAnsi="Consolas" w:cs="Consolas"/>
                <w:color w:val="0000FF"/>
                <w:sz w:val="19"/>
                <w:szCs w:val="19"/>
              </w:rPr>
            </w:rPrChange>
          </w:rPr>
          <w:t>&lt;/</w:t>
        </w:r>
        <w:proofErr w:type="spellStart"/>
        <w:r w:rsidRPr="008C09BE">
          <w:rPr>
            <w:rFonts w:ascii="Times New Roman" w:hAnsi="Times New Roman" w:cs="Times New Roman"/>
            <w:sz w:val="20"/>
            <w:szCs w:val="20"/>
            <w:lang w:val="en-US"/>
            <w:rPrChange w:id="11420" w:author="Airat Shigapov" w:date="2021-10-27T23:08:00Z">
              <w:rPr>
                <w:rFonts w:ascii="Consolas" w:hAnsi="Consolas" w:cs="Consolas"/>
                <w:color w:val="A31515"/>
                <w:sz w:val="19"/>
                <w:szCs w:val="19"/>
              </w:rPr>
            </w:rPrChange>
          </w:rPr>
          <w:t>StackPanel</w:t>
        </w:r>
        <w:proofErr w:type="spellEnd"/>
        <w:r w:rsidRPr="008C09BE">
          <w:rPr>
            <w:rFonts w:ascii="Times New Roman" w:hAnsi="Times New Roman" w:cs="Times New Roman"/>
            <w:sz w:val="20"/>
            <w:szCs w:val="20"/>
            <w:lang w:val="en-US"/>
            <w:rPrChange w:id="11421" w:author="Airat Shigapov" w:date="2021-10-27T23:08:00Z">
              <w:rPr>
                <w:rFonts w:ascii="Consolas" w:hAnsi="Consolas" w:cs="Consolas"/>
                <w:color w:val="0000FF"/>
                <w:sz w:val="19"/>
                <w:szCs w:val="19"/>
              </w:rPr>
            </w:rPrChange>
          </w:rPr>
          <w:t>&gt;</w:t>
        </w:r>
      </w:ins>
    </w:p>
    <w:p w14:paraId="0B5E782C" w14:textId="77777777" w:rsidR="00D002A1" w:rsidRPr="008C09BE" w:rsidRDefault="00D002A1" w:rsidP="00D002A1">
      <w:pPr>
        <w:autoSpaceDE w:val="0"/>
        <w:autoSpaceDN w:val="0"/>
        <w:adjustRightInd w:val="0"/>
        <w:spacing w:after="0" w:line="240" w:lineRule="auto"/>
        <w:rPr>
          <w:ins w:id="11422" w:author="Airat Shigapov" w:date="2021-10-27T23:06:00Z"/>
          <w:rFonts w:ascii="Times New Roman" w:hAnsi="Times New Roman" w:cs="Times New Roman"/>
          <w:sz w:val="20"/>
          <w:szCs w:val="20"/>
          <w:lang w:val="en-US"/>
          <w:rPrChange w:id="11423" w:author="Airat Shigapov" w:date="2021-10-27T23:08:00Z">
            <w:rPr>
              <w:ins w:id="11424" w:author="Airat Shigapov" w:date="2021-10-27T23:06:00Z"/>
              <w:rFonts w:ascii="Consolas" w:hAnsi="Consolas" w:cs="Consolas"/>
              <w:color w:val="000000"/>
              <w:sz w:val="19"/>
              <w:szCs w:val="19"/>
            </w:rPr>
          </w:rPrChange>
        </w:rPr>
      </w:pPr>
      <w:ins w:id="11425" w:author="Airat Shigapov" w:date="2021-10-27T23:06:00Z">
        <w:r w:rsidRPr="008C09BE">
          <w:rPr>
            <w:rFonts w:ascii="Times New Roman" w:hAnsi="Times New Roman" w:cs="Times New Roman"/>
            <w:sz w:val="20"/>
            <w:szCs w:val="20"/>
            <w:lang w:val="en-US"/>
            <w:rPrChange w:id="11426"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11427" w:author="Airat Shigapov" w:date="2021-10-27T23:08:00Z">
              <w:rPr>
                <w:rFonts w:ascii="Consolas" w:hAnsi="Consolas" w:cs="Consolas"/>
                <w:color w:val="0000FF"/>
                <w:sz w:val="19"/>
                <w:szCs w:val="19"/>
              </w:rPr>
            </w:rPrChange>
          </w:rPr>
          <w:t>&lt;/</w:t>
        </w:r>
        <w:r w:rsidRPr="008C09BE">
          <w:rPr>
            <w:rFonts w:ascii="Times New Roman" w:hAnsi="Times New Roman" w:cs="Times New Roman"/>
            <w:sz w:val="20"/>
            <w:szCs w:val="20"/>
            <w:lang w:val="en-US"/>
            <w:rPrChange w:id="11428" w:author="Airat Shigapov" w:date="2021-10-27T23:08:00Z">
              <w:rPr>
                <w:rFonts w:ascii="Consolas" w:hAnsi="Consolas" w:cs="Consolas"/>
                <w:color w:val="A31515"/>
                <w:sz w:val="19"/>
                <w:szCs w:val="19"/>
              </w:rPr>
            </w:rPrChange>
          </w:rPr>
          <w:t>Grid</w:t>
        </w:r>
        <w:r w:rsidRPr="008C09BE">
          <w:rPr>
            <w:rFonts w:ascii="Times New Roman" w:hAnsi="Times New Roman" w:cs="Times New Roman"/>
            <w:sz w:val="20"/>
            <w:szCs w:val="20"/>
            <w:lang w:val="en-US"/>
            <w:rPrChange w:id="11429" w:author="Airat Shigapov" w:date="2021-10-27T23:08:00Z">
              <w:rPr>
                <w:rFonts w:ascii="Consolas" w:hAnsi="Consolas" w:cs="Consolas"/>
                <w:color w:val="0000FF"/>
                <w:sz w:val="19"/>
                <w:szCs w:val="19"/>
              </w:rPr>
            </w:rPrChange>
          </w:rPr>
          <w:t>&gt;</w:t>
        </w:r>
      </w:ins>
    </w:p>
    <w:p w14:paraId="4234E8DB" w14:textId="77777777" w:rsidR="00D002A1" w:rsidRPr="008C09BE" w:rsidRDefault="00D002A1" w:rsidP="00D002A1">
      <w:pPr>
        <w:autoSpaceDE w:val="0"/>
        <w:autoSpaceDN w:val="0"/>
        <w:adjustRightInd w:val="0"/>
        <w:spacing w:after="0" w:line="240" w:lineRule="auto"/>
        <w:rPr>
          <w:ins w:id="11430" w:author="Airat Shigapov" w:date="2021-10-27T23:06:00Z"/>
          <w:rFonts w:ascii="Times New Roman" w:hAnsi="Times New Roman" w:cs="Times New Roman"/>
          <w:sz w:val="20"/>
          <w:szCs w:val="20"/>
          <w:lang w:val="en-US"/>
          <w:rPrChange w:id="11431" w:author="Airat Shigapov" w:date="2021-10-27T23:08:00Z">
            <w:rPr>
              <w:ins w:id="11432" w:author="Airat Shigapov" w:date="2021-10-27T23:06:00Z"/>
              <w:rFonts w:ascii="Consolas" w:hAnsi="Consolas" w:cs="Consolas"/>
              <w:color w:val="000000"/>
              <w:sz w:val="19"/>
              <w:szCs w:val="19"/>
            </w:rPr>
          </w:rPrChange>
        </w:rPr>
      </w:pPr>
      <w:ins w:id="11433" w:author="Airat Shigapov" w:date="2021-10-27T23:06:00Z">
        <w:r w:rsidRPr="008C09BE">
          <w:rPr>
            <w:rFonts w:ascii="Times New Roman" w:hAnsi="Times New Roman" w:cs="Times New Roman"/>
            <w:sz w:val="20"/>
            <w:szCs w:val="20"/>
            <w:lang w:val="en-US"/>
            <w:rPrChange w:id="11434" w:author="Airat Shigapov" w:date="2021-10-27T23:08:00Z">
              <w:rPr>
                <w:rFonts w:ascii="Consolas" w:hAnsi="Consolas" w:cs="Consolas"/>
                <w:color w:val="0000FF"/>
                <w:sz w:val="19"/>
                <w:szCs w:val="19"/>
              </w:rPr>
            </w:rPrChange>
          </w:rPr>
          <w:t>&lt;/</w:t>
        </w:r>
        <w:r w:rsidRPr="008C09BE">
          <w:rPr>
            <w:rFonts w:ascii="Times New Roman" w:hAnsi="Times New Roman" w:cs="Times New Roman"/>
            <w:sz w:val="20"/>
            <w:szCs w:val="20"/>
            <w:lang w:val="en-US"/>
            <w:rPrChange w:id="11435" w:author="Airat Shigapov" w:date="2021-10-27T23:08:00Z">
              <w:rPr>
                <w:rFonts w:ascii="Consolas" w:hAnsi="Consolas" w:cs="Consolas"/>
                <w:color w:val="A31515"/>
                <w:sz w:val="19"/>
                <w:szCs w:val="19"/>
              </w:rPr>
            </w:rPrChange>
          </w:rPr>
          <w:t>Page</w:t>
        </w:r>
        <w:r w:rsidRPr="008C09BE">
          <w:rPr>
            <w:rFonts w:ascii="Times New Roman" w:hAnsi="Times New Roman" w:cs="Times New Roman"/>
            <w:sz w:val="20"/>
            <w:szCs w:val="20"/>
            <w:lang w:val="en-US"/>
            <w:rPrChange w:id="11436" w:author="Airat Shigapov" w:date="2021-10-27T23:08:00Z">
              <w:rPr>
                <w:rFonts w:ascii="Consolas" w:hAnsi="Consolas" w:cs="Consolas"/>
                <w:color w:val="0000FF"/>
                <w:sz w:val="19"/>
                <w:szCs w:val="19"/>
              </w:rPr>
            </w:rPrChange>
          </w:rPr>
          <w:t>&gt;</w:t>
        </w:r>
      </w:ins>
    </w:p>
    <w:p w14:paraId="479B2681" w14:textId="02D5EE3B" w:rsidR="00D002A1" w:rsidRPr="008C09BE" w:rsidRDefault="00D002A1" w:rsidP="00D002A1">
      <w:pPr>
        <w:rPr>
          <w:ins w:id="11437" w:author="Airat Shigapov" w:date="2021-10-27T23:06:00Z"/>
          <w:rFonts w:ascii="Times New Roman" w:hAnsi="Times New Roman" w:cs="Times New Roman"/>
          <w:sz w:val="20"/>
          <w:szCs w:val="20"/>
          <w:lang w:val="en-US"/>
          <w:rPrChange w:id="11438" w:author="Airat Shigapov" w:date="2021-10-27T23:08:00Z">
            <w:rPr>
              <w:ins w:id="11439" w:author="Airat Shigapov" w:date="2021-10-27T23:06:00Z"/>
              <w:rFonts w:ascii="Times New Roman" w:hAnsi="Times New Roman" w:cs="Times New Roman"/>
              <w:color w:val="0000FF"/>
              <w:sz w:val="28"/>
              <w:szCs w:val="28"/>
              <w:lang w:val="en-US"/>
            </w:rPr>
          </w:rPrChange>
        </w:rPr>
      </w:pPr>
    </w:p>
    <w:p w14:paraId="64210AA6" w14:textId="41B4BA23" w:rsidR="00D002A1" w:rsidRPr="00D65429" w:rsidRDefault="00D002A1" w:rsidP="00D002A1">
      <w:pPr>
        <w:rPr>
          <w:ins w:id="11440" w:author="Airat Shigapov" w:date="2021-10-27T23:06:00Z"/>
          <w:rFonts w:ascii="Times New Roman" w:hAnsi="Times New Roman" w:cs="Times New Roman"/>
          <w:sz w:val="28"/>
          <w:szCs w:val="28"/>
          <w:lang w:val="en-US"/>
          <w:rPrChange w:id="11441" w:author="Airat Shigapov" w:date="2021-10-27T23:11:00Z">
            <w:rPr>
              <w:ins w:id="11442" w:author="Airat Shigapov" w:date="2021-10-27T23:06:00Z"/>
              <w:rFonts w:ascii="Times New Roman" w:hAnsi="Times New Roman" w:cs="Times New Roman"/>
              <w:color w:val="0000FF"/>
              <w:sz w:val="28"/>
              <w:szCs w:val="28"/>
              <w:lang w:val="en-US"/>
            </w:rPr>
          </w:rPrChange>
        </w:rPr>
      </w:pPr>
      <w:proofErr w:type="spellStart"/>
      <w:ins w:id="11443" w:author="Airat Shigapov" w:date="2021-10-27T23:06:00Z">
        <w:r w:rsidRPr="00D65429">
          <w:rPr>
            <w:rFonts w:ascii="Times New Roman" w:hAnsi="Times New Roman" w:cs="Times New Roman"/>
            <w:sz w:val="28"/>
            <w:szCs w:val="28"/>
            <w:lang w:val="en-US"/>
            <w:rPrChange w:id="11444" w:author="Airat Shigapov" w:date="2021-10-27T23:11:00Z">
              <w:rPr>
                <w:rFonts w:ascii="Times New Roman" w:hAnsi="Times New Roman" w:cs="Times New Roman"/>
                <w:color w:val="0000FF"/>
                <w:sz w:val="28"/>
                <w:szCs w:val="28"/>
                <w:lang w:val="en-US"/>
              </w:rPr>
            </w:rPrChange>
          </w:rPr>
          <w:t>Registration.xaml.cs</w:t>
        </w:r>
        <w:proofErr w:type="spellEnd"/>
        <w:r w:rsidRPr="00D65429">
          <w:rPr>
            <w:rFonts w:ascii="Times New Roman" w:hAnsi="Times New Roman" w:cs="Times New Roman"/>
            <w:sz w:val="28"/>
            <w:szCs w:val="28"/>
            <w:lang w:val="en-US"/>
            <w:rPrChange w:id="11445" w:author="Airat Shigapov" w:date="2021-10-27T23:11:00Z">
              <w:rPr>
                <w:rFonts w:ascii="Times New Roman" w:hAnsi="Times New Roman" w:cs="Times New Roman"/>
                <w:color w:val="0000FF"/>
                <w:sz w:val="28"/>
                <w:szCs w:val="28"/>
                <w:lang w:val="en-US"/>
              </w:rPr>
            </w:rPrChange>
          </w:rPr>
          <w:t>:</w:t>
        </w:r>
      </w:ins>
    </w:p>
    <w:p w14:paraId="0DBA3BD9" w14:textId="77777777" w:rsidR="00D002A1" w:rsidRPr="008C09BE" w:rsidRDefault="00D002A1" w:rsidP="00D002A1">
      <w:pPr>
        <w:autoSpaceDE w:val="0"/>
        <w:autoSpaceDN w:val="0"/>
        <w:adjustRightInd w:val="0"/>
        <w:spacing w:after="0" w:line="240" w:lineRule="auto"/>
        <w:rPr>
          <w:ins w:id="11446" w:author="Airat Shigapov" w:date="2021-10-27T23:07:00Z"/>
          <w:rFonts w:ascii="Times New Roman" w:hAnsi="Times New Roman" w:cs="Times New Roman"/>
          <w:sz w:val="20"/>
          <w:szCs w:val="20"/>
          <w:lang w:val="en-US"/>
          <w:rPrChange w:id="11447" w:author="Airat Shigapov" w:date="2021-10-27T23:08:00Z">
            <w:rPr>
              <w:ins w:id="11448" w:author="Airat Shigapov" w:date="2021-10-27T23:07:00Z"/>
              <w:rFonts w:ascii="Consolas" w:hAnsi="Consolas" w:cs="Consolas"/>
              <w:color w:val="000000"/>
              <w:sz w:val="19"/>
              <w:szCs w:val="19"/>
            </w:rPr>
          </w:rPrChange>
        </w:rPr>
      </w:pPr>
      <w:ins w:id="11449" w:author="Airat Shigapov" w:date="2021-10-27T23:07:00Z">
        <w:r w:rsidRPr="008C09BE">
          <w:rPr>
            <w:rFonts w:ascii="Times New Roman" w:hAnsi="Times New Roman" w:cs="Times New Roman"/>
            <w:sz w:val="20"/>
            <w:szCs w:val="20"/>
            <w:lang w:val="en-US"/>
            <w:rPrChange w:id="11450" w:author="Airat Shigapov" w:date="2021-10-27T23:08:00Z">
              <w:rPr>
                <w:rFonts w:ascii="Consolas" w:hAnsi="Consolas" w:cs="Consolas"/>
                <w:color w:val="0000FF"/>
                <w:sz w:val="19"/>
                <w:szCs w:val="19"/>
              </w:rPr>
            </w:rPrChange>
          </w:rPr>
          <w:t>public</w:t>
        </w:r>
        <w:r w:rsidRPr="008C09BE">
          <w:rPr>
            <w:rFonts w:ascii="Times New Roman" w:hAnsi="Times New Roman" w:cs="Times New Roman"/>
            <w:sz w:val="20"/>
            <w:szCs w:val="20"/>
            <w:lang w:val="en-US"/>
            <w:rPrChange w:id="11451"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11452" w:author="Airat Shigapov" w:date="2021-10-27T23:08:00Z">
              <w:rPr>
                <w:rFonts w:ascii="Consolas" w:hAnsi="Consolas" w:cs="Consolas"/>
                <w:color w:val="0000FF"/>
                <w:sz w:val="19"/>
                <w:szCs w:val="19"/>
              </w:rPr>
            </w:rPrChange>
          </w:rPr>
          <w:t>partial</w:t>
        </w:r>
        <w:r w:rsidRPr="008C09BE">
          <w:rPr>
            <w:rFonts w:ascii="Times New Roman" w:hAnsi="Times New Roman" w:cs="Times New Roman"/>
            <w:sz w:val="20"/>
            <w:szCs w:val="20"/>
            <w:lang w:val="en-US"/>
            <w:rPrChange w:id="11453"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11454" w:author="Airat Shigapov" w:date="2021-10-27T23:08:00Z">
              <w:rPr>
                <w:rFonts w:ascii="Consolas" w:hAnsi="Consolas" w:cs="Consolas"/>
                <w:color w:val="0000FF"/>
                <w:sz w:val="19"/>
                <w:szCs w:val="19"/>
              </w:rPr>
            </w:rPrChange>
          </w:rPr>
          <w:t>class</w:t>
        </w:r>
        <w:r w:rsidRPr="008C09BE">
          <w:rPr>
            <w:rFonts w:ascii="Times New Roman" w:hAnsi="Times New Roman" w:cs="Times New Roman"/>
            <w:sz w:val="20"/>
            <w:szCs w:val="20"/>
            <w:lang w:val="en-US"/>
            <w:rPrChange w:id="11455" w:author="Airat Shigapov" w:date="2021-10-27T23:08:00Z">
              <w:rPr>
                <w:rFonts w:ascii="Consolas" w:hAnsi="Consolas" w:cs="Consolas"/>
                <w:color w:val="000000"/>
                <w:sz w:val="19"/>
                <w:szCs w:val="19"/>
              </w:rPr>
            </w:rPrChange>
          </w:rPr>
          <w:t xml:space="preserve"> </w:t>
        </w:r>
        <w:proofErr w:type="gramStart"/>
        <w:r w:rsidRPr="008C09BE">
          <w:rPr>
            <w:rFonts w:ascii="Times New Roman" w:hAnsi="Times New Roman" w:cs="Times New Roman"/>
            <w:sz w:val="20"/>
            <w:szCs w:val="20"/>
            <w:lang w:val="en-US"/>
            <w:rPrChange w:id="11456" w:author="Airat Shigapov" w:date="2021-10-27T23:08:00Z">
              <w:rPr>
                <w:rFonts w:ascii="Consolas" w:hAnsi="Consolas" w:cs="Consolas"/>
                <w:color w:val="2B91AF"/>
                <w:sz w:val="19"/>
                <w:szCs w:val="19"/>
              </w:rPr>
            </w:rPrChange>
          </w:rPr>
          <w:t>Registration</w:t>
        </w:r>
        <w:r w:rsidRPr="008C09BE">
          <w:rPr>
            <w:rFonts w:ascii="Times New Roman" w:hAnsi="Times New Roman" w:cs="Times New Roman"/>
            <w:sz w:val="20"/>
            <w:szCs w:val="20"/>
            <w:lang w:val="en-US"/>
            <w:rPrChange w:id="11457" w:author="Airat Shigapov" w:date="2021-10-27T23:08:00Z">
              <w:rPr>
                <w:rFonts w:ascii="Consolas" w:hAnsi="Consolas" w:cs="Consolas"/>
                <w:color w:val="000000"/>
                <w:sz w:val="19"/>
                <w:szCs w:val="19"/>
              </w:rPr>
            </w:rPrChange>
          </w:rPr>
          <w:t xml:space="preserve"> :</w:t>
        </w:r>
        <w:proofErr w:type="gramEnd"/>
        <w:r w:rsidRPr="008C09BE">
          <w:rPr>
            <w:rFonts w:ascii="Times New Roman" w:hAnsi="Times New Roman" w:cs="Times New Roman"/>
            <w:sz w:val="20"/>
            <w:szCs w:val="20"/>
            <w:lang w:val="en-US"/>
            <w:rPrChange w:id="11458" w:author="Airat Shigapov" w:date="2021-10-27T23:08:00Z">
              <w:rPr>
                <w:rFonts w:ascii="Consolas" w:hAnsi="Consolas" w:cs="Consolas"/>
                <w:color w:val="000000"/>
                <w:sz w:val="19"/>
                <w:szCs w:val="19"/>
              </w:rPr>
            </w:rPrChange>
          </w:rPr>
          <w:t xml:space="preserve"> Page</w:t>
        </w:r>
      </w:ins>
    </w:p>
    <w:p w14:paraId="3C96ACEE" w14:textId="77777777" w:rsidR="00D002A1" w:rsidRPr="008C09BE" w:rsidRDefault="00D002A1" w:rsidP="00D002A1">
      <w:pPr>
        <w:autoSpaceDE w:val="0"/>
        <w:autoSpaceDN w:val="0"/>
        <w:adjustRightInd w:val="0"/>
        <w:spacing w:after="0" w:line="240" w:lineRule="auto"/>
        <w:rPr>
          <w:ins w:id="11459" w:author="Airat Shigapov" w:date="2021-10-27T23:07:00Z"/>
          <w:rFonts w:ascii="Times New Roman" w:hAnsi="Times New Roman" w:cs="Times New Roman"/>
          <w:sz w:val="20"/>
          <w:szCs w:val="20"/>
          <w:lang w:val="en-US"/>
          <w:rPrChange w:id="11460" w:author="Airat Shigapov" w:date="2021-10-27T23:08:00Z">
            <w:rPr>
              <w:ins w:id="11461" w:author="Airat Shigapov" w:date="2021-10-27T23:07:00Z"/>
              <w:rFonts w:ascii="Consolas" w:hAnsi="Consolas" w:cs="Consolas"/>
              <w:color w:val="000000"/>
              <w:sz w:val="19"/>
              <w:szCs w:val="19"/>
            </w:rPr>
          </w:rPrChange>
        </w:rPr>
      </w:pPr>
      <w:ins w:id="11462" w:author="Airat Shigapov" w:date="2021-10-27T23:07:00Z">
        <w:r w:rsidRPr="008C09BE">
          <w:rPr>
            <w:rFonts w:ascii="Times New Roman" w:hAnsi="Times New Roman" w:cs="Times New Roman"/>
            <w:sz w:val="20"/>
            <w:szCs w:val="20"/>
            <w:lang w:val="en-US"/>
            <w:rPrChange w:id="11463" w:author="Airat Shigapov" w:date="2021-10-27T23:08:00Z">
              <w:rPr>
                <w:rFonts w:ascii="Consolas" w:hAnsi="Consolas" w:cs="Consolas"/>
                <w:color w:val="000000"/>
                <w:sz w:val="19"/>
                <w:szCs w:val="19"/>
              </w:rPr>
            </w:rPrChange>
          </w:rPr>
          <w:t xml:space="preserve">    {</w:t>
        </w:r>
      </w:ins>
    </w:p>
    <w:p w14:paraId="7B74E9AB" w14:textId="77777777" w:rsidR="00D002A1" w:rsidRPr="008C09BE" w:rsidRDefault="00D002A1" w:rsidP="00D002A1">
      <w:pPr>
        <w:autoSpaceDE w:val="0"/>
        <w:autoSpaceDN w:val="0"/>
        <w:adjustRightInd w:val="0"/>
        <w:spacing w:after="0" w:line="240" w:lineRule="auto"/>
        <w:rPr>
          <w:ins w:id="11464" w:author="Airat Shigapov" w:date="2021-10-27T23:07:00Z"/>
          <w:rFonts w:ascii="Times New Roman" w:hAnsi="Times New Roman" w:cs="Times New Roman"/>
          <w:sz w:val="20"/>
          <w:szCs w:val="20"/>
          <w:lang w:val="en-US"/>
          <w:rPrChange w:id="11465" w:author="Airat Shigapov" w:date="2021-10-27T23:08:00Z">
            <w:rPr>
              <w:ins w:id="11466" w:author="Airat Shigapov" w:date="2021-10-27T23:07:00Z"/>
              <w:rFonts w:ascii="Consolas" w:hAnsi="Consolas" w:cs="Consolas"/>
              <w:color w:val="000000"/>
              <w:sz w:val="19"/>
              <w:szCs w:val="19"/>
            </w:rPr>
          </w:rPrChange>
        </w:rPr>
      </w:pPr>
      <w:ins w:id="11467" w:author="Airat Shigapov" w:date="2021-10-27T23:07:00Z">
        <w:r w:rsidRPr="008C09BE">
          <w:rPr>
            <w:rFonts w:ascii="Times New Roman" w:hAnsi="Times New Roman" w:cs="Times New Roman"/>
            <w:sz w:val="20"/>
            <w:szCs w:val="20"/>
            <w:lang w:val="en-US"/>
            <w:rPrChange w:id="11468" w:author="Airat Shigapov" w:date="2021-10-27T23:08:00Z">
              <w:rPr>
                <w:rFonts w:ascii="Consolas" w:hAnsi="Consolas" w:cs="Consolas"/>
                <w:color w:val="000000"/>
                <w:sz w:val="19"/>
                <w:szCs w:val="19"/>
              </w:rPr>
            </w:rPrChange>
          </w:rPr>
          <w:t xml:space="preserve">         </w:t>
        </w:r>
        <w:proofErr w:type="spellStart"/>
        <w:r w:rsidRPr="008C09BE">
          <w:rPr>
            <w:rFonts w:ascii="Times New Roman" w:hAnsi="Times New Roman" w:cs="Times New Roman"/>
            <w:sz w:val="20"/>
            <w:szCs w:val="20"/>
            <w:lang w:val="en-US"/>
            <w:rPrChange w:id="11469" w:author="Airat Shigapov" w:date="2021-10-27T23:08:00Z">
              <w:rPr>
                <w:rFonts w:ascii="Consolas" w:hAnsi="Consolas" w:cs="Consolas"/>
                <w:color w:val="000000"/>
                <w:sz w:val="19"/>
                <w:szCs w:val="19"/>
              </w:rPr>
            </w:rPrChange>
          </w:rPr>
          <w:t>MainWindow</w:t>
        </w:r>
        <w:proofErr w:type="spellEnd"/>
        <w:r w:rsidRPr="008C09BE">
          <w:rPr>
            <w:rFonts w:ascii="Times New Roman" w:hAnsi="Times New Roman" w:cs="Times New Roman"/>
            <w:sz w:val="20"/>
            <w:szCs w:val="20"/>
            <w:lang w:val="en-US"/>
            <w:rPrChange w:id="11470" w:author="Airat Shigapov" w:date="2021-10-27T23:08:00Z">
              <w:rPr>
                <w:rFonts w:ascii="Consolas" w:hAnsi="Consolas" w:cs="Consolas"/>
                <w:color w:val="000000"/>
                <w:sz w:val="19"/>
                <w:szCs w:val="19"/>
              </w:rPr>
            </w:rPrChange>
          </w:rPr>
          <w:t xml:space="preserve"> </w:t>
        </w:r>
        <w:proofErr w:type="spellStart"/>
        <w:r w:rsidRPr="008C09BE">
          <w:rPr>
            <w:rFonts w:ascii="Times New Roman" w:hAnsi="Times New Roman" w:cs="Times New Roman"/>
            <w:sz w:val="20"/>
            <w:szCs w:val="20"/>
            <w:lang w:val="en-US"/>
            <w:rPrChange w:id="11471" w:author="Airat Shigapov" w:date="2021-10-27T23:08:00Z">
              <w:rPr>
                <w:rFonts w:ascii="Consolas" w:hAnsi="Consolas" w:cs="Consolas"/>
                <w:color w:val="000000"/>
                <w:sz w:val="19"/>
                <w:szCs w:val="19"/>
              </w:rPr>
            </w:rPrChange>
          </w:rPr>
          <w:t>mainWindow</w:t>
        </w:r>
        <w:proofErr w:type="spellEnd"/>
        <w:r w:rsidRPr="008C09BE">
          <w:rPr>
            <w:rFonts w:ascii="Times New Roman" w:hAnsi="Times New Roman" w:cs="Times New Roman"/>
            <w:sz w:val="20"/>
            <w:szCs w:val="20"/>
            <w:lang w:val="en-US"/>
            <w:rPrChange w:id="11472" w:author="Airat Shigapov" w:date="2021-10-27T23:08:00Z">
              <w:rPr>
                <w:rFonts w:ascii="Consolas" w:hAnsi="Consolas" w:cs="Consolas"/>
                <w:color w:val="000000"/>
                <w:sz w:val="19"/>
                <w:szCs w:val="19"/>
              </w:rPr>
            </w:rPrChange>
          </w:rPr>
          <w:t>;</w:t>
        </w:r>
      </w:ins>
    </w:p>
    <w:p w14:paraId="4F3542B3" w14:textId="77777777" w:rsidR="00D002A1" w:rsidRPr="008C09BE" w:rsidRDefault="00D002A1" w:rsidP="00D002A1">
      <w:pPr>
        <w:autoSpaceDE w:val="0"/>
        <w:autoSpaceDN w:val="0"/>
        <w:adjustRightInd w:val="0"/>
        <w:spacing w:after="0" w:line="240" w:lineRule="auto"/>
        <w:rPr>
          <w:ins w:id="11473" w:author="Airat Shigapov" w:date="2021-10-27T23:07:00Z"/>
          <w:rFonts w:ascii="Times New Roman" w:hAnsi="Times New Roman" w:cs="Times New Roman"/>
          <w:sz w:val="20"/>
          <w:szCs w:val="20"/>
          <w:lang w:val="en-US"/>
          <w:rPrChange w:id="11474" w:author="Airat Shigapov" w:date="2021-10-27T23:08:00Z">
            <w:rPr>
              <w:ins w:id="11475" w:author="Airat Shigapov" w:date="2021-10-27T23:07:00Z"/>
              <w:rFonts w:ascii="Consolas" w:hAnsi="Consolas" w:cs="Consolas"/>
              <w:color w:val="000000"/>
              <w:sz w:val="19"/>
              <w:szCs w:val="19"/>
            </w:rPr>
          </w:rPrChange>
        </w:rPr>
      </w:pPr>
      <w:ins w:id="11476" w:author="Airat Shigapov" w:date="2021-10-27T23:07:00Z">
        <w:r w:rsidRPr="008C09BE">
          <w:rPr>
            <w:rFonts w:ascii="Times New Roman" w:hAnsi="Times New Roman" w:cs="Times New Roman"/>
            <w:sz w:val="20"/>
            <w:szCs w:val="20"/>
            <w:lang w:val="en-US"/>
            <w:rPrChange w:id="11477"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11478" w:author="Airat Shigapov" w:date="2021-10-27T23:08:00Z">
              <w:rPr>
                <w:rFonts w:ascii="Consolas" w:hAnsi="Consolas" w:cs="Consolas"/>
                <w:color w:val="0000FF"/>
                <w:sz w:val="19"/>
                <w:szCs w:val="19"/>
              </w:rPr>
            </w:rPrChange>
          </w:rPr>
          <w:t>public</w:t>
        </w:r>
        <w:r w:rsidRPr="008C09BE">
          <w:rPr>
            <w:rFonts w:ascii="Times New Roman" w:hAnsi="Times New Roman" w:cs="Times New Roman"/>
            <w:sz w:val="20"/>
            <w:szCs w:val="20"/>
            <w:lang w:val="en-US"/>
            <w:rPrChange w:id="11479" w:author="Airat Shigapov" w:date="2021-10-27T23:08:00Z">
              <w:rPr>
                <w:rFonts w:ascii="Consolas" w:hAnsi="Consolas" w:cs="Consolas"/>
                <w:color w:val="000000"/>
                <w:sz w:val="19"/>
                <w:szCs w:val="19"/>
              </w:rPr>
            </w:rPrChange>
          </w:rPr>
          <w:t xml:space="preserve"> </w:t>
        </w:r>
        <w:proofErr w:type="gramStart"/>
        <w:r w:rsidRPr="008C09BE">
          <w:rPr>
            <w:rFonts w:ascii="Times New Roman" w:hAnsi="Times New Roman" w:cs="Times New Roman"/>
            <w:sz w:val="20"/>
            <w:szCs w:val="20"/>
            <w:lang w:val="en-US"/>
            <w:rPrChange w:id="11480" w:author="Airat Shigapov" w:date="2021-10-27T23:08:00Z">
              <w:rPr>
                <w:rFonts w:ascii="Consolas" w:hAnsi="Consolas" w:cs="Consolas"/>
                <w:color w:val="2B91AF"/>
                <w:sz w:val="19"/>
                <w:szCs w:val="19"/>
              </w:rPr>
            </w:rPrChange>
          </w:rPr>
          <w:t>Registration</w:t>
        </w:r>
        <w:r w:rsidRPr="008C09BE">
          <w:rPr>
            <w:rFonts w:ascii="Times New Roman" w:hAnsi="Times New Roman" w:cs="Times New Roman"/>
            <w:sz w:val="20"/>
            <w:szCs w:val="20"/>
            <w:lang w:val="en-US"/>
            <w:rPrChange w:id="11481" w:author="Airat Shigapov" w:date="2021-10-27T23:08:00Z">
              <w:rPr>
                <w:rFonts w:ascii="Consolas" w:hAnsi="Consolas" w:cs="Consolas"/>
                <w:color w:val="000000"/>
                <w:sz w:val="19"/>
                <w:szCs w:val="19"/>
              </w:rPr>
            </w:rPrChange>
          </w:rPr>
          <w:t>(</w:t>
        </w:r>
        <w:proofErr w:type="spellStart"/>
        <w:proofErr w:type="gramEnd"/>
        <w:r w:rsidRPr="008C09BE">
          <w:rPr>
            <w:rFonts w:ascii="Times New Roman" w:hAnsi="Times New Roman" w:cs="Times New Roman"/>
            <w:sz w:val="20"/>
            <w:szCs w:val="20"/>
            <w:lang w:val="en-US"/>
            <w:rPrChange w:id="11482" w:author="Airat Shigapov" w:date="2021-10-27T23:08:00Z">
              <w:rPr>
                <w:rFonts w:ascii="Consolas" w:hAnsi="Consolas" w:cs="Consolas"/>
                <w:color w:val="000000"/>
                <w:sz w:val="19"/>
                <w:szCs w:val="19"/>
              </w:rPr>
            </w:rPrChange>
          </w:rPr>
          <w:t>MainWindow</w:t>
        </w:r>
        <w:proofErr w:type="spellEnd"/>
        <w:r w:rsidRPr="008C09BE">
          <w:rPr>
            <w:rFonts w:ascii="Times New Roman" w:hAnsi="Times New Roman" w:cs="Times New Roman"/>
            <w:sz w:val="20"/>
            <w:szCs w:val="20"/>
            <w:lang w:val="en-US"/>
            <w:rPrChange w:id="11483" w:author="Airat Shigapov" w:date="2021-10-27T23:08:00Z">
              <w:rPr>
                <w:rFonts w:ascii="Consolas" w:hAnsi="Consolas" w:cs="Consolas"/>
                <w:color w:val="000000"/>
                <w:sz w:val="19"/>
                <w:szCs w:val="19"/>
              </w:rPr>
            </w:rPrChange>
          </w:rPr>
          <w:t xml:space="preserve"> </w:t>
        </w:r>
        <w:proofErr w:type="spellStart"/>
        <w:r w:rsidRPr="008C09BE">
          <w:rPr>
            <w:rFonts w:ascii="Times New Roman" w:hAnsi="Times New Roman" w:cs="Times New Roman"/>
            <w:sz w:val="20"/>
            <w:szCs w:val="20"/>
            <w:lang w:val="en-US"/>
            <w:rPrChange w:id="11484" w:author="Airat Shigapov" w:date="2021-10-27T23:08:00Z">
              <w:rPr>
                <w:rFonts w:ascii="Consolas" w:hAnsi="Consolas" w:cs="Consolas"/>
                <w:color w:val="000000"/>
                <w:sz w:val="19"/>
                <w:szCs w:val="19"/>
              </w:rPr>
            </w:rPrChange>
          </w:rPr>
          <w:t>mainWindow</w:t>
        </w:r>
        <w:proofErr w:type="spellEnd"/>
        <w:r w:rsidRPr="008C09BE">
          <w:rPr>
            <w:rFonts w:ascii="Times New Roman" w:hAnsi="Times New Roman" w:cs="Times New Roman"/>
            <w:sz w:val="20"/>
            <w:szCs w:val="20"/>
            <w:lang w:val="en-US"/>
            <w:rPrChange w:id="11485" w:author="Airat Shigapov" w:date="2021-10-27T23:08:00Z">
              <w:rPr>
                <w:rFonts w:ascii="Consolas" w:hAnsi="Consolas" w:cs="Consolas"/>
                <w:color w:val="000000"/>
                <w:sz w:val="19"/>
                <w:szCs w:val="19"/>
              </w:rPr>
            </w:rPrChange>
          </w:rPr>
          <w:t>)</w:t>
        </w:r>
      </w:ins>
    </w:p>
    <w:p w14:paraId="494CB75A" w14:textId="77777777" w:rsidR="00D002A1" w:rsidRPr="008C09BE" w:rsidRDefault="00D002A1" w:rsidP="00D002A1">
      <w:pPr>
        <w:autoSpaceDE w:val="0"/>
        <w:autoSpaceDN w:val="0"/>
        <w:adjustRightInd w:val="0"/>
        <w:spacing w:after="0" w:line="240" w:lineRule="auto"/>
        <w:rPr>
          <w:ins w:id="11486" w:author="Airat Shigapov" w:date="2021-10-27T23:07:00Z"/>
          <w:rFonts w:ascii="Times New Roman" w:hAnsi="Times New Roman" w:cs="Times New Roman"/>
          <w:sz w:val="20"/>
          <w:szCs w:val="20"/>
          <w:lang w:val="en-US"/>
          <w:rPrChange w:id="11487" w:author="Airat Shigapov" w:date="2021-10-27T23:08:00Z">
            <w:rPr>
              <w:ins w:id="11488" w:author="Airat Shigapov" w:date="2021-10-27T23:07:00Z"/>
              <w:rFonts w:ascii="Consolas" w:hAnsi="Consolas" w:cs="Consolas"/>
              <w:color w:val="000000"/>
              <w:sz w:val="19"/>
              <w:szCs w:val="19"/>
            </w:rPr>
          </w:rPrChange>
        </w:rPr>
      </w:pPr>
      <w:ins w:id="11489" w:author="Airat Shigapov" w:date="2021-10-27T23:07:00Z">
        <w:r w:rsidRPr="008C09BE">
          <w:rPr>
            <w:rFonts w:ascii="Times New Roman" w:hAnsi="Times New Roman" w:cs="Times New Roman"/>
            <w:sz w:val="20"/>
            <w:szCs w:val="20"/>
            <w:lang w:val="en-US"/>
            <w:rPrChange w:id="11490" w:author="Airat Shigapov" w:date="2021-10-27T23:08:00Z">
              <w:rPr>
                <w:rFonts w:ascii="Consolas" w:hAnsi="Consolas" w:cs="Consolas"/>
                <w:color w:val="000000"/>
                <w:sz w:val="19"/>
                <w:szCs w:val="19"/>
              </w:rPr>
            </w:rPrChange>
          </w:rPr>
          <w:t xml:space="preserve">        {</w:t>
        </w:r>
      </w:ins>
    </w:p>
    <w:p w14:paraId="1F22C7DF" w14:textId="77777777" w:rsidR="00D002A1" w:rsidRPr="008C09BE" w:rsidRDefault="00D002A1" w:rsidP="00D002A1">
      <w:pPr>
        <w:autoSpaceDE w:val="0"/>
        <w:autoSpaceDN w:val="0"/>
        <w:adjustRightInd w:val="0"/>
        <w:spacing w:after="0" w:line="240" w:lineRule="auto"/>
        <w:rPr>
          <w:ins w:id="11491" w:author="Airat Shigapov" w:date="2021-10-27T23:07:00Z"/>
          <w:rFonts w:ascii="Times New Roman" w:hAnsi="Times New Roman" w:cs="Times New Roman"/>
          <w:sz w:val="20"/>
          <w:szCs w:val="20"/>
          <w:lang w:val="en-US"/>
          <w:rPrChange w:id="11492" w:author="Airat Shigapov" w:date="2021-10-27T23:08:00Z">
            <w:rPr>
              <w:ins w:id="11493" w:author="Airat Shigapov" w:date="2021-10-27T23:07:00Z"/>
              <w:rFonts w:ascii="Consolas" w:hAnsi="Consolas" w:cs="Consolas"/>
              <w:color w:val="000000"/>
              <w:sz w:val="19"/>
              <w:szCs w:val="19"/>
            </w:rPr>
          </w:rPrChange>
        </w:rPr>
      </w:pPr>
      <w:ins w:id="11494" w:author="Airat Shigapov" w:date="2021-10-27T23:07:00Z">
        <w:r w:rsidRPr="008C09BE">
          <w:rPr>
            <w:rFonts w:ascii="Times New Roman" w:hAnsi="Times New Roman" w:cs="Times New Roman"/>
            <w:sz w:val="20"/>
            <w:szCs w:val="20"/>
            <w:lang w:val="en-US"/>
            <w:rPrChange w:id="11495" w:author="Airat Shigapov" w:date="2021-10-27T23:08:00Z">
              <w:rPr>
                <w:rFonts w:ascii="Consolas" w:hAnsi="Consolas" w:cs="Consolas"/>
                <w:color w:val="000000"/>
                <w:sz w:val="19"/>
                <w:szCs w:val="19"/>
              </w:rPr>
            </w:rPrChange>
          </w:rPr>
          <w:t xml:space="preserve">            </w:t>
        </w:r>
        <w:proofErr w:type="spellStart"/>
        <w:proofErr w:type="gramStart"/>
        <w:r w:rsidRPr="008C09BE">
          <w:rPr>
            <w:rFonts w:ascii="Times New Roman" w:hAnsi="Times New Roman" w:cs="Times New Roman"/>
            <w:sz w:val="20"/>
            <w:szCs w:val="20"/>
            <w:lang w:val="en-US"/>
            <w:rPrChange w:id="11496" w:author="Airat Shigapov" w:date="2021-10-27T23:08:00Z">
              <w:rPr>
                <w:rFonts w:ascii="Consolas" w:hAnsi="Consolas" w:cs="Consolas"/>
                <w:color w:val="000000"/>
                <w:sz w:val="19"/>
                <w:szCs w:val="19"/>
              </w:rPr>
            </w:rPrChange>
          </w:rPr>
          <w:t>InitializeComponent</w:t>
        </w:r>
        <w:proofErr w:type="spellEnd"/>
        <w:r w:rsidRPr="008C09BE">
          <w:rPr>
            <w:rFonts w:ascii="Times New Roman" w:hAnsi="Times New Roman" w:cs="Times New Roman"/>
            <w:sz w:val="20"/>
            <w:szCs w:val="20"/>
            <w:lang w:val="en-US"/>
            <w:rPrChange w:id="11497" w:author="Airat Shigapov" w:date="2021-10-27T23:08:00Z">
              <w:rPr>
                <w:rFonts w:ascii="Consolas" w:hAnsi="Consolas" w:cs="Consolas"/>
                <w:color w:val="000000"/>
                <w:sz w:val="19"/>
                <w:szCs w:val="19"/>
              </w:rPr>
            </w:rPrChange>
          </w:rPr>
          <w:t>(</w:t>
        </w:r>
        <w:proofErr w:type="gramEnd"/>
        <w:r w:rsidRPr="008C09BE">
          <w:rPr>
            <w:rFonts w:ascii="Times New Roman" w:hAnsi="Times New Roman" w:cs="Times New Roman"/>
            <w:sz w:val="20"/>
            <w:szCs w:val="20"/>
            <w:lang w:val="en-US"/>
            <w:rPrChange w:id="11498" w:author="Airat Shigapov" w:date="2021-10-27T23:08:00Z">
              <w:rPr>
                <w:rFonts w:ascii="Consolas" w:hAnsi="Consolas" w:cs="Consolas"/>
                <w:color w:val="000000"/>
                <w:sz w:val="19"/>
                <w:szCs w:val="19"/>
              </w:rPr>
            </w:rPrChange>
          </w:rPr>
          <w:t>);</w:t>
        </w:r>
      </w:ins>
    </w:p>
    <w:p w14:paraId="145A7721" w14:textId="77777777" w:rsidR="00D002A1" w:rsidRPr="008C09BE" w:rsidRDefault="00D002A1" w:rsidP="00D002A1">
      <w:pPr>
        <w:autoSpaceDE w:val="0"/>
        <w:autoSpaceDN w:val="0"/>
        <w:adjustRightInd w:val="0"/>
        <w:spacing w:after="0" w:line="240" w:lineRule="auto"/>
        <w:rPr>
          <w:ins w:id="11499" w:author="Airat Shigapov" w:date="2021-10-27T23:07:00Z"/>
          <w:rFonts w:ascii="Times New Roman" w:hAnsi="Times New Roman" w:cs="Times New Roman"/>
          <w:sz w:val="20"/>
          <w:szCs w:val="20"/>
          <w:lang w:val="en-US"/>
          <w:rPrChange w:id="11500" w:author="Airat Shigapov" w:date="2021-10-27T23:08:00Z">
            <w:rPr>
              <w:ins w:id="11501" w:author="Airat Shigapov" w:date="2021-10-27T23:07:00Z"/>
              <w:rFonts w:ascii="Consolas" w:hAnsi="Consolas" w:cs="Consolas"/>
              <w:color w:val="000000"/>
              <w:sz w:val="19"/>
              <w:szCs w:val="19"/>
            </w:rPr>
          </w:rPrChange>
        </w:rPr>
      </w:pPr>
      <w:ins w:id="11502" w:author="Airat Shigapov" w:date="2021-10-27T23:07:00Z">
        <w:r w:rsidRPr="008C09BE">
          <w:rPr>
            <w:rFonts w:ascii="Times New Roman" w:hAnsi="Times New Roman" w:cs="Times New Roman"/>
            <w:sz w:val="20"/>
            <w:szCs w:val="20"/>
            <w:lang w:val="en-US"/>
            <w:rPrChange w:id="11503" w:author="Airat Shigapov" w:date="2021-10-27T23:08:00Z">
              <w:rPr>
                <w:rFonts w:ascii="Consolas" w:hAnsi="Consolas" w:cs="Consolas"/>
                <w:color w:val="000000"/>
                <w:sz w:val="19"/>
                <w:szCs w:val="19"/>
              </w:rPr>
            </w:rPrChange>
          </w:rPr>
          <w:t xml:space="preserve">            </w:t>
        </w:r>
        <w:proofErr w:type="spellStart"/>
        <w:proofErr w:type="gramStart"/>
        <w:r w:rsidRPr="008C09BE">
          <w:rPr>
            <w:rFonts w:ascii="Times New Roman" w:hAnsi="Times New Roman" w:cs="Times New Roman"/>
            <w:sz w:val="20"/>
            <w:szCs w:val="20"/>
            <w:lang w:val="en-US"/>
            <w:rPrChange w:id="11504" w:author="Airat Shigapov" w:date="2021-10-27T23:08:00Z">
              <w:rPr>
                <w:rFonts w:ascii="Consolas" w:hAnsi="Consolas" w:cs="Consolas"/>
                <w:color w:val="0000FF"/>
                <w:sz w:val="19"/>
                <w:szCs w:val="19"/>
              </w:rPr>
            </w:rPrChange>
          </w:rPr>
          <w:t>this</w:t>
        </w:r>
        <w:r w:rsidRPr="008C09BE">
          <w:rPr>
            <w:rFonts w:ascii="Times New Roman" w:hAnsi="Times New Roman" w:cs="Times New Roman"/>
            <w:sz w:val="20"/>
            <w:szCs w:val="20"/>
            <w:lang w:val="en-US"/>
            <w:rPrChange w:id="11505" w:author="Airat Shigapov" w:date="2021-10-27T23:08:00Z">
              <w:rPr>
                <w:rFonts w:ascii="Consolas" w:hAnsi="Consolas" w:cs="Consolas"/>
                <w:color w:val="000000"/>
                <w:sz w:val="19"/>
                <w:szCs w:val="19"/>
              </w:rPr>
            </w:rPrChange>
          </w:rPr>
          <w:t>.mainWindow</w:t>
        </w:r>
        <w:proofErr w:type="spellEnd"/>
        <w:proofErr w:type="gramEnd"/>
        <w:r w:rsidRPr="008C09BE">
          <w:rPr>
            <w:rFonts w:ascii="Times New Roman" w:hAnsi="Times New Roman" w:cs="Times New Roman"/>
            <w:sz w:val="20"/>
            <w:szCs w:val="20"/>
            <w:lang w:val="en-US"/>
            <w:rPrChange w:id="11506" w:author="Airat Shigapov" w:date="2021-10-27T23:08:00Z">
              <w:rPr>
                <w:rFonts w:ascii="Consolas" w:hAnsi="Consolas" w:cs="Consolas"/>
                <w:color w:val="000000"/>
                <w:sz w:val="19"/>
                <w:szCs w:val="19"/>
              </w:rPr>
            </w:rPrChange>
          </w:rPr>
          <w:t xml:space="preserve"> = </w:t>
        </w:r>
        <w:proofErr w:type="spellStart"/>
        <w:r w:rsidRPr="008C09BE">
          <w:rPr>
            <w:rFonts w:ascii="Times New Roman" w:hAnsi="Times New Roman" w:cs="Times New Roman"/>
            <w:sz w:val="20"/>
            <w:szCs w:val="20"/>
            <w:lang w:val="en-US"/>
            <w:rPrChange w:id="11507" w:author="Airat Shigapov" w:date="2021-10-27T23:08:00Z">
              <w:rPr>
                <w:rFonts w:ascii="Consolas" w:hAnsi="Consolas" w:cs="Consolas"/>
                <w:color w:val="000000"/>
                <w:sz w:val="19"/>
                <w:szCs w:val="19"/>
              </w:rPr>
            </w:rPrChange>
          </w:rPr>
          <w:t>mainWindow</w:t>
        </w:r>
        <w:proofErr w:type="spellEnd"/>
        <w:r w:rsidRPr="008C09BE">
          <w:rPr>
            <w:rFonts w:ascii="Times New Roman" w:hAnsi="Times New Roman" w:cs="Times New Roman"/>
            <w:sz w:val="20"/>
            <w:szCs w:val="20"/>
            <w:lang w:val="en-US"/>
            <w:rPrChange w:id="11508" w:author="Airat Shigapov" w:date="2021-10-27T23:08:00Z">
              <w:rPr>
                <w:rFonts w:ascii="Consolas" w:hAnsi="Consolas" w:cs="Consolas"/>
                <w:color w:val="000000"/>
                <w:sz w:val="19"/>
                <w:szCs w:val="19"/>
              </w:rPr>
            </w:rPrChange>
          </w:rPr>
          <w:t>;</w:t>
        </w:r>
      </w:ins>
    </w:p>
    <w:p w14:paraId="6D98DA8B" w14:textId="77777777" w:rsidR="00D002A1" w:rsidRPr="008C09BE" w:rsidRDefault="00D002A1" w:rsidP="00D002A1">
      <w:pPr>
        <w:autoSpaceDE w:val="0"/>
        <w:autoSpaceDN w:val="0"/>
        <w:adjustRightInd w:val="0"/>
        <w:spacing w:after="0" w:line="240" w:lineRule="auto"/>
        <w:rPr>
          <w:ins w:id="11509" w:author="Airat Shigapov" w:date="2021-10-27T23:07:00Z"/>
          <w:rFonts w:ascii="Times New Roman" w:hAnsi="Times New Roman" w:cs="Times New Roman"/>
          <w:sz w:val="20"/>
          <w:szCs w:val="20"/>
          <w:lang w:val="en-US"/>
          <w:rPrChange w:id="11510" w:author="Airat Shigapov" w:date="2021-10-27T23:08:00Z">
            <w:rPr>
              <w:ins w:id="11511" w:author="Airat Shigapov" w:date="2021-10-27T23:07:00Z"/>
              <w:rFonts w:ascii="Consolas" w:hAnsi="Consolas" w:cs="Consolas"/>
              <w:color w:val="000000"/>
              <w:sz w:val="19"/>
              <w:szCs w:val="19"/>
            </w:rPr>
          </w:rPrChange>
        </w:rPr>
      </w:pPr>
      <w:ins w:id="11512" w:author="Airat Shigapov" w:date="2021-10-27T23:07:00Z">
        <w:r w:rsidRPr="008C09BE">
          <w:rPr>
            <w:rFonts w:ascii="Times New Roman" w:hAnsi="Times New Roman" w:cs="Times New Roman"/>
            <w:sz w:val="20"/>
            <w:szCs w:val="20"/>
            <w:lang w:val="en-US"/>
            <w:rPrChange w:id="11513" w:author="Airat Shigapov" w:date="2021-10-27T23:08:00Z">
              <w:rPr>
                <w:rFonts w:ascii="Consolas" w:hAnsi="Consolas" w:cs="Consolas"/>
                <w:color w:val="000000"/>
                <w:sz w:val="19"/>
                <w:szCs w:val="19"/>
              </w:rPr>
            </w:rPrChange>
          </w:rPr>
          <w:t xml:space="preserve">        }</w:t>
        </w:r>
      </w:ins>
    </w:p>
    <w:p w14:paraId="1C04F11F" w14:textId="77777777" w:rsidR="00D002A1" w:rsidRPr="008C09BE" w:rsidRDefault="00D002A1" w:rsidP="00D002A1">
      <w:pPr>
        <w:autoSpaceDE w:val="0"/>
        <w:autoSpaceDN w:val="0"/>
        <w:adjustRightInd w:val="0"/>
        <w:spacing w:after="0" w:line="240" w:lineRule="auto"/>
        <w:rPr>
          <w:ins w:id="11514" w:author="Airat Shigapov" w:date="2021-10-27T23:07:00Z"/>
          <w:rFonts w:ascii="Times New Roman" w:hAnsi="Times New Roman" w:cs="Times New Roman"/>
          <w:sz w:val="20"/>
          <w:szCs w:val="20"/>
          <w:lang w:val="en-US"/>
          <w:rPrChange w:id="11515" w:author="Airat Shigapov" w:date="2021-10-27T23:08:00Z">
            <w:rPr>
              <w:ins w:id="11516" w:author="Airat Shigapov" w:date="2021-10-27T23:07:00Z"/>
              <w:rFonts w:ascii="Consolas" w:hAnsi="Consolas" w:cs="Consolas"/>
              <w:color w:val="000000"/>
              <w:sz w:val="19"/>
              <w:szCs w:val="19"/>
            </w:rPr>
          </w:rPrChange>
        </w:rPr>
      </w:pPr>
      <w:ins w:id="11517" w:author="Airat Shigapov" w:date="2021-10-27T23:07:00Z">
        <w:r w:rsidRPr="008C09BE">
          <w:rPr>
            <w:rFonts w:ascii="Times New Roman" w:hAnsi="Times New Roman" w:cs="Times New Roman"/>
            <w:sz w:val="20"/>
            <w:szCs w:val="20"/>
            <w:lang w:val="en-US"/>
            <w:rPrChange w:id="11518"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11519" w:author="Airat Shigapov" w:date="2021-10-27T23:08:00Z">
              <w:rPr>
                <w:rFonts w:ascii="Consolas" w:hAnsi="Consolas" w:cs="Consolas"/>
                <w:color w:val="0000FF"/>
                <w:sz w:val="19"/>
                <w:szCs w:val="19"/>
              </w:rPr>
            </w:rPrChange>
          </w:rPr>
          <w:t>private</w:t>
        </w:r>
        <w:r w:rsidRPr="008C09BE">
          <w:rPr>
            <w:rFonts w:ascii="Times New Roman" w:hAnsi="Times New Roman" w:cs="Times New Roman"/>
            <w:sz w:val="20"/>
            <w:szCs w:val="20"/>
            <w:lang w:val="en-US"/>
            <w:rPrChange w:id="11520"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11521" w:author="Airat Shigapov" w:date="2021-10-27T23:08:00Z">
              <w:rPr>
                <w:rFonts w:ascii="Consolas" w:hAnsi="Consolas" w:cs="Consolas"/>
                <w:color w:val="0000FF"/>
                <w:sz w:val="19"/>
                <w:szCs w:val="19"/>
              </w:rPr>
            </w:rPrChange>
          </w:rPr>
          <w:t>void</w:t>
        </w:r>
        <w:r w:rsidRPr="008C09BE">
          <w:rPr>
            <w:rFonts w:ascii="Times New Roman" w:hAnsi="Times New Roman" w:cs="Times New Roman"/>
            <w:sz w:val="20"/>
            <w:szCs w:val="20"/>
            <w:lang w:val="en-US"/>
            <w:rPrChange w:id="11522" w:author="Airat Shigapov" w:date="2021-10-27T23:08:00Z">
              <w:rPr>
                <w:rFonts w:ascii="Consolas" w:hAnsi="Consolas" w:cs="Consolas"/>
                <w:color w:val="000000"/>
                <w:sz w:val="19"/>
                <w:szCs w:val="19"/>
              </w:rPr>
            </w:rPrChange>
          </w:rPr>
          <w:t xml:space="preserve"> </w:t>
        </w:r>
        <w:proofErr w:type="spellStart"/>
        <w:r w:rsidRPr="008C09BE">
          <w:rPr>
            <w:rFonts w:ascii="Times New Roman" w:hAnsi="Times New Roman" w:cs="Times New Roman"/>
            <w:sz w:val="20"/>
            <w:szCs w:val="20"/>
            <w:lang w:val="en-US"/>
            <w:rPrChange w:id="11523" w:author="Airat Shigapov" w:date="2021-10-27T23:08:00Z">
              <w:rPr>
                <w:rFonts w:ascii="Consolas" w:hAnsi="Consolas" w:cs="Consolas"/>
                <w:color w:val="000000"/>
                <w:sz w:val="19"/>
                <w:szCs w:val="19"/>
              </w:rPr>
            </w:rPrChange>
          </w:rPr>
          <w:t>emailName_</w:t>
        </w:r>
        <w:proofErr w:type="gramStart"/>
        <w:r w:rsidRPr="008C09BE">
          <w:rPr>
            <w:rFonts w:ascii="Times New Roman" w:hAnsi="Times New Roman" w:cs="Times New Roman"/>
            <w:sz w:val="20"/>
            <w:szCs w:val="20"/>
            <w:lang w:val="en-US"/>
            <w:rPrChange w:id="11524" w:author="Airat Shigapov" w:date="2021-10-27T23:08:00Z">
              <w:rPr>
                <w:rFonts w:ascii="Consolas" w:hAnsi="Consolas" w:cs="Consolas"/>
                <w:color w:val="000000"/>
                <w:sz w:val="19"/>
                <w:szCs w:val="19"/>
              </w:rPr>
            </w:rPrChange>
          </w:rPr>
          <w:t>GotFocus</w:t>
        </w:r>
        <w:proofErr w:type="spellEnd"/>
        <w:r w:rsidRPr="008C09BE">
          <w:rPr>
            <w:rFonts w:ascii="Times New Roman" w:hAnsi="Times New Roman" w:cs="Times New Roman"/>
            <w:sz w:val="20"/>
            <w:szCs w:val="20"/>
            <w:lang w:val="en-US"/>
            <w:rPrChange w:id="11525" w:author="Airat Shigapov" w:date="2021-10-27T23:08:00Z">
              <w:rPr>
                <w:rFonts w:ascii="Consolas" w:hAnsi="Consolas" w:cs="Consolas"/>
                <w:color w:val="000000"/>
                <w:sz w:val="19"/>
                <w:szCs w:val="19"/>
              </w:rPr>
            </w:rPrChange>
          </w:rPr>
          <w:t>(</w:t>
        </w:r>
        <w:proofErr w:type="gramEnd"/>
        <w:r w:rsidRPr="008C09BE">
          <w:rPr>
            <w:rFonts w:ascii="Times New Roman" w:hAnsi="Times New Roman" w:cs="Times New Roman"/>
            <w:sz w:val="20"/>
            <w:szCs w:val="20"/>
            <w:lang w:val="en-US"/>
            <w:rPrChange w:id="11526" w:author="Airat Shigapov" w:date="2021-10-27T23:08:00Z">
              <w:rPr>
                <w:rFonts w:ascii="Consolas" w:hAnsi="Consolas" w:cs="Consolas"/>
                <w:color w:val="0000FF"/>
                <w:sz w:val="19"/>
                <w:szCs w:val="19"/>
              </w:rPr>
            </w:rPrChange>
          </w:rPr>
          <w:t>object</w:t>
        </w:r>
        <w:r w:rsidRPr="008C09BE">
          <w:rPr>
            <w:rFonts w:ascii="Times New Roman" w:hAnsi="Times New Roman" w:cs="Times New Roman"/>
            <w:sz w:val="20"/>
            <w:szCs w:val="20"/>
            <w:lang w:val="en-US"/>
            <w:rPrChange w:id="11527" w:author="Airat Shigapov" w:date="2021-10-27T23:08:00Z">
              <w:rPr>
                <w:rFonts w:ascii="Consolas" w:hAnsi="Consolas" w:cs="Consolas"/>
                <w:color w:val="000000"/>
                <w:sz w:val="19"/>
                <w:szCs w:val="19"/>
              </w:rPr>
            </w:rPrChange>
          </w:rPr>
          <w:t xml:space="preserve"> sender, </w:t>
        </w:r>
        <w:proofErr w:type="spellStart"/>
        <w:r w:rsidRPr="008C09BE">
          <w:rPr>
            <w:rFonts w:ascii="Times New Roman" w:hAnsi="Times New Roman" w:cs="Times New Roman"/>
            <w:sz w:val="20"/>
            <w:szCs w:val="20"/>
            <w:lang w:val="en-US"/>
            <w:rPrChange w:id="11528" w:author="Airat Shigapov" w:date="2021-10-27T23:08:00Z">
              <w:rPr>
                <w:rFonts w:ascii="Consolas" w:hAnsi="Consolas" w:cs="Consolas"/>
                <w:color w:val="000000"/>
                <w:sz w:val="19"/>
                <w:szCs w:val="19"/>
              </w:rPr>
            </w:rPrChange>
          </w:rPr>
          <w:t>RoutedEventArgs</w:t>
        </w:r>
        <w:proofErr w:type="spellEnd"/>
        <w:r w:rsidRPr="008C09BE">
          <w:rPr>
            <w:rFonts w:ascii="Times New Roman" w:hAnsi="Times New Roman" w:cs="Times New Roman"/>
            <w:sz w:val="20"/>
            <w:szCs w:val="20"/>
            <w:lang w:val="en-US"/>
            <w:rPrChange w:id="11529" w:author="Airat Shigapov" w:date="2021-10-27T23:08:00Z">
              <w:rPr>
                <w:rFonts w:ascii="Consolas" w:hAnsi="Consolas" w:cs="Consolas"/>
                <w:color w:val="000000"/>
                <w:sz w:val="19"/>
                <w:szCs w:val="19"/>
              </w:rPr>
            </w:rPrChange>
          </w:rPr>
          <w:t xml:space="preserve"> e)</w:t>
        </w:r>
      </w:ins>
    </w:p>
    <w:p w14:paraId="04A2F806" w14:textId="77777777" w:rsidR="00D002A1" w:rsidRPr="008C09BE" w:rsidRDefault="00D002A1" w:rsidP="00D002A1">
      <w:pPr>
        <w:autoSpaceDE w:val="0"/>
        <w:autoSpaceDN w:val="0"/>
        <w:adjustRightInd w:val="0"/>
        <w:spacing w:after="0" w:line="240" w:lineRule="auto"/>
        <w:rPr>
          <w:ins w:id="11530" w:author="Airat Shigapov" w:date="2021-10-27T23:07:00Z"/>
          <w:rFonts w:ascii="Times New Roman" w:hAnsi="Times New Roman" w:cs="Times New Roman"/>
          <w:sz w:val="20"/>
          <w:szCs w:val="20"/>
          <w:lang w:val="en-US"/>
          <w:rPrChange w:id="11531" w:author="Airat Shigapov" w:date="2021-10-27T23:08:00Z">
            <w:rPr>
              <w:ins w:id="11532" w:author="Airat Shigapov" w:date="2021-10-27T23:07:00Z"/>
              <w:rFonts w:ascii="Consolas" w:hAnsi="Consolas" w:cs="Consolas"/>
              <w:color w:val="000000"/>
              <w:sz w:val="19"/>
              <w:szCs w:val="19"/>
            </w:rPr>
          </w:rPrChange>
        </w:rPr>
      </w:pPr>
      <w:ins w:id="11533" w:author="Airat Shigapov" w:date="2021-10-27T23:07:00Z">
        <w:r w:rsidRPr="008C09BE">
          <w:rPr>
            <w:rFonts w:ascii="Times New Roman" w:hAnsi="Times New Roman" w:cs="Times New Roman"/>
            <w:sz w:val="20"/>
            <w:szCs w:val="20"/>
            <w:lang w:val="en-US"/>
            <w:rPrChange w:id="11534" w:author="Airat Shigapov" w:date="2021-10-27T23:08:00Z">
              <w:rPr>
                <w:rFonts w:ascii="Consolas" w:hAnsi="Consolas" w:cs="Consolas"/>
                <w:color w:val="000000"/>
                <w:sz w:val="19"/>
                <w:szCs w:val="19"/>
              </w:rPr>
            </w:rPrChange>
          </w:rPr>
          <w:lastRenderedPageBreak/>
          <w:t xml:space="preserve">        {</w:t>
        </w:r>
      </w:ins>
    </w:p>
    <w:p w14:paraId="7B11B5C6" w14:textId="77777777" w:rsidR="00D002A1" w:rsidRPr="008C09BE" w:rsidRDefault="00D002A1" w:rsidP="00D002A1">
      <w:pPr>
        <w:autoSpaceDE w:val="0"/>
        <w:autoSpaceDN w:val="0"/>
        <w:adjustRightInd w:val="0"/>
        <w:spacing w:after="0" w:line="240" w:lineRule="auto"/>
        <w:rPr>
          <w:ins w:id="11535" w:author="Airat Shigapov" w:date="2021-10-27T23:07:00Z"/>
          <w:rFonts w:ascii="Times New Roman" w:hAnsi="Times New Roman" w:cs="Times New Roman"/>
          <w:sz w:val="20"/>
          <w:szCs w:val="20"/>
          <w:lang w:val="en-US"/>
          <w:rPrChange w:id="11536" w:author="Airat Shigapov" w:date="2021-10-27T23:08:00Z">
            <w:rPr>
              <w:ins w:id="11537" w:author="Airat Shigapov" w:date="2021-10-27T23:07:00Z"/>
              <w:rFonts w:ascii="Consolas" w:hAnsi="Consolas" w:cs="Consolas"/>
              <w:color w:val="000000"/>
              <w:sz w:val="19"/>
              <w:szCs w:val="19"/>
            </w:rPr>
          </w:rPrChange>
        </w:rPr>
      </w:pPr>
      <w:ins w:id="11538" w:author="Airat Shigapov" w:date="2021-10-27T23:07:00Z">
        <w:r w:rsidRPr="008C09BE">
          <w:rPr>
            <w:rFonts w:ascii="Times New Roman" w:hAnsi="Times New Roman" w:cs="Times New Roman"/>
            <w:sz w:val="20"/>
            <w:szCs w:val="20"/>
            <w:lang w:val="en-US"/>
            <w:rPrChange w:id="11539"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11540" w:author="Airat Shigapov" w:date="2021-10-27T23:08:00Z">
              <w:rPr>
                <w:rFonts w:ascii="Consolas" w:hAnsi="Consolas" w:cs="Consolas"/>
                <w:color w:val="0000FF"/>
                <w:sz w:val="19"/>
                <w:szCs w:val="19"/>
              </w:rPr>
            </w:rPrChange>
          </w:rPr>
          <w:t>if</w:t>
        </w:r>
        <w:r w:rsidRPr="008C09BE">
          <w:rPr>
            <w:rFonts w:ascii="Times New Roman" w:hAnsi="Times New Roman" w:cs="Times New Roman"/>
            <w:sz w:val="20"/>
            <w:szCs w:val="20"/>
            <w:lang w:val="en-US"/>
            <w:rPrChange w:id="11541" w:author="Airat Shigapov" w:date="2021-10-27T23:08:00Z">
              <w:rPr>
                <w:rFonts w:ascii="Consolas" w:hAnsi="Consolas" w:cs="Consolas"/>
                <w:color w:val="000000"/>
                <w:sz w:val="19"/>
                <w:szCs w:val="19"/>
              </w:rPr>
            </w:rPrChange>
          </w:rPr>
          <w:t xml:space="preserve"> (</w:t>
        </w:r>
        <w:proofErr w:type="spellStart"/>
        <w:r w:rsidRPr="008C09BE">
          <w:rPr>
            <w:rFonts w:ascii="Times New Roman" w:hAnsi="Times New Roman" w:cs="Times New Roman"/>
            <w:sz w:val="20"/>
            <w:szCs w:val="20"/>
            <w:lang w:val="en-US"/>
            <w:rPrChange w:id="11542" w:author="Airat Shigapov" w:date="2021-10-27T23:08:00Z">
              <w:rPr>
                <w:rFonts w:ascii="Consolas" w:hAnsi="Consolas" w:cs="Consolas"/>
                <w:color w:val="000000"/>
                <w:sz w:val="19"/>
                <w:szCs w:val="19"/>
              </w:rPr>
            </w:rPrChange>
          </w:rPr>
          <w:t>emailName.Text</w:t>
        </w:r>
        <w:proofErr w:type="spellEnd"/>
        <w:r w:rsidRPr="008C09BE">
          <w:rPr>
            <w:rFonts w:ascii="Times New Roman" w:hAnsi="Times New Roman" w:cs="Times New Roman"/>
            <w:sz w:val="20"/>
            <w:szCs w:val="20"/>
            <w:lang w:val="en-US"/>
            <w:rPrChange w:id="11543" w:author="Airat Shigapov" w:date="2021-10-27T23:08:00Z">
              <w:rPr>
                <w:rFonts w:ascii="Consolas" w:hAnsi="Consolas" w:cs="Consolas"/>
                <w:color w:val="000000"/>
                <w:sz w:val="19"/>
                <w:szCs w:val="19"/>
              </w:rPr>
            </w:rPrChange>
          </w:rPr>
          <w:t xml:space="preserve"> == </w:t>
        </w:r>
        <w:r w:rsidRPr="008C09BE">
          <w:rPr>
            <w:rFonts w:ascii="Times New Roman" w:hAnsi="Times New Roman" w:cs="Times New Roman"/>
            <w:sz w:val="20"/>
            <w:szCs w:val="20"/>
            <w:lang w:val="en-US"/>
            <w:rPrChange w:id="11544" w:author="Airat Shigapov" w:date="2021-10-27T23:08:00Z">
              <w:rPr>
                <w:rFonts w:ascii="Consolas" w:hAnsi="Consolas" w:cs="Consolas"/>
                <w:color w:val="A31515"/>
                <w:sz w:val="19"/>
                <w:szCs w:val="19"/>
              </w:rPr>
            </w:rPrChange>
          </w:rPr>
          <w:t>"E-mail"</w:t>
        </w:r>
        <w:r w:rsidRPr="008C09BE">
          <w:rPr>
            <w:rFonts w:ascii="Times New Roman" w:hAnsi="Times New Roman" w:cs="Times New Roman"/>
            <w:sz w:val="20"/>
            <w:szCs w:val="20"/>
            <w:lang w:val="en-US"/>
            <w:rPrChange w:id="11545" w:author="Airat Shigapov" w:date="2021-10-27T23:08:00Z">
              <w:rPr>
                <w:rFonts w:ascii="Consolas" w:hAnsi="Consolas" w:cs="Consolas"/>
                <w:color w:val="000000"/>
                <w:sz w:val="19"/>
                <w:szCs w:val="19"/>
              </w:rPr>
            </w:rPrChange>
          </w:rPr>
          <w:t>)</w:t>
        </w:r>
      </w:ins>
    </w:p>
    <w:p w14:paraId="71776496" w14:textId="77777777" w:rsidR="00D002A1" w:rsidRPr="008C09BE" w:rsidRDefault="00D002A1" w:rsidP="00D002A1">
      <w:pPr>
        <w:autoSpaceDE w:val="0"/>
        <w:autoSpaceDN w:val="0"/>
        <w:adjustRightInd w:val="0"/>
        <w:spacing w:after="0" w:line="240" w:lineRule="auto"/>
        <w:rPr>
          <w:ins w:id="11546" w:author="Airat Shigapov" w:date="2021-10-27T23:07:00Z"/>
          <w:rFonts w:ascii="Times New Roman" w:hAnsi="Times New Roman" w:cs="Times New Roman"/>
          <w:sz w:val="20"/>
          <w:szCs w:val="20"/>
          <w:lang w:val="en-US"/>
          <w:rPrChange w:id="11547" w:author="Airat Shigapov" w:date="2021-10-27T23:08:00Z">
            <w:rPr>
              <w:ins w:id="11548" w:author="Airat Shigapov" w:date="2021-10-27T23:07:00Z"/>
              <w:rFonts w:ascii="Consolas" w:hAnsi="Consolas" w:cs="Consolas"/>
              <w:color w:val="000000"/>
              <w:sz w:val="19"/>
              <w:szCs w:val="19"/>
            </w:rPr>
          </w:rPrChange>
        </w:rPr>
      </w:pPr>
      <w:ins w:id="11549" w:author="Airat Shigapov" w:date="2021-10-27T23:07:00Z">
        <w:r w:rsidRPr="008C09BE">
          <w:rPr>
            <w:rFonts w:ascii="Times New Roman" w:hAnsi="Times New Roman" w:cs="Times New Roman"/>
            <w:sz w:val="20"/>
            <w:szCs w:val="20"/>
            <w:lang w:val="en-US"/>
            <w:rPrChange w:id="11550" w:author="Airat Shigapov" w:date="2021-10-27T23:08:00Z">
              <w:rPr>
                <w:rFonts w:ascii="Consolas" w:hAnsi="Consolas" w:cs="Consolas"/>
                <w:color w:val="000000"/>
                <w:sz w:val="19"/>
                <w:szCs w:val="19"/>
              </w:rPr>
            </w:rPrChange>
          </w:rPr>
          <w:t xml:space="preserve">            {</w:t>
        </w:r>
      </w:ins>
    </w:p>
    <w:p w14:paraId="0C5AD1D8" w14:textId="77777777" w:rsidR="00D002A1" w:rsidRPr="008C09BE" w:rsidRDefault="00D002A1" w:rsidP="00D002A1">
      <w:pPr>
        <w:autoSpaceDE w:val="0"/>
        <w:autoSpaceDN w:val="0"/>
        <w:adjustRightInd w:val="0"/>
        <w:spacing w:after="0" w:line="240" w:lineRule="auto"/>
        <w:rPr>
          <w:ins w:id="11551" w:author="Airat Shigapov" w:date="2021-10-27T23:07:00Z"/>
          <w:rFonts w:ascii="Times New Roman" w:hAnsi="Times New Roman" w:cs="Times New Roman"/>
          <w:sz w:val="20"/>
          <w:szCs w:val="20"/>
          <w:lang w:val="en-US"/>
          <w:rPrChange w:id="11552" w:author="Airat Shigapov" w:date="2021-10-27T23:08:00Z">
            <w:rPr>
              <w:ins w:id="11553" w:author="Airat Shigapov" w:date="2021-10-27T23:07:00Z"/>
              <w:rFonts w:ascii="Consolas" w:hAnsi="Consolas" w:cs="Consolas"/>
              <w:color w:val="000000"/>
              <w:sz w:val="19"/>
              <w:szCs w:val="19"/>
            </w:rPr>
          </w:rPrChange>
        </w:rPr>
      </w:pPr>
      <w:ins w:id="11554" w:author="Airat Shigapov" w:date="2021-10-27T23:07:00Z">
        <w:r w:rsidRPr="008C09BE">
          <w:rPr>
            <w:rFonts w:ascii="Times New Roman" w:hAnsi="Times New Roman" w:cs="Times New Roman"/>
            <w:sz w:val="20"/>
            <w:szCs w:val="20"/>
            <w:lang w:val="en-US"/>
            <w:rPrChange w:id="11555" w:author="Airat Shigapov" w:date="2021-10-27T23:08:00Z">
              <w:rPr>
                <w:rFonts w:ascii="Consolas" w:hAnsi="Consolas" w:cs="Consolas"/>
                <w:color w:val="000000"/>
                <w:sz w:val="19"/>
                <w:szCs w:val="19"/>
              </w:rPr>
            </w:rPrChange>
          </w:rPr>
          <w:t xml:space="preserve">                </w:t>
        </w:r>
        <w:proofErr w:type="spellStart"/>
        <w:r w:rsidRPr="008C09BE">
          <w:rPr>
            <w:rFonts w:ascii="Times New Roman" w:hAnsi="Times New Roman" w:cs="Times New Roman"/>
            <w:sz w:val="20"/>
            <w:szCs w:val="20"/>
            <w:lang w:val="en-US"/>
            <w:rPrChange w:id="11556" w:author="Airat Shigapov" w:date="2021-10-27T23:08:00Z">
              <w:rPr>
                <w:rFonts w:ascii="Consolas" w:hAnsi="Consolas" w:cs="Consolas"/>
                <w:color w:val="000000"/>
                <w:sz w:val="19"/>
                <w:szCs w:val="19"/>
              </w:rPr>
            </w:rPrChange>
          </w:rPr>
          <w:t>emailName.Text</w:t>
        </w:r>
        <w:proofErr w:type="spellEnd"/>
        <w:r w:rsidRPr="008C09BE">
          <w:rPr>
            <w:rFonts w:ascii="Times New Roman" w:hAnsi="Times New Roman" w:cs="Times New Roman"/>
            <w:sz w:val="20"/>
            <w:szCs w:val="20"/>
            <w:lang w:val="en-US"/>
            <w:rPrChange w:id="11557" w:author="Airat Shigapov" w:date="2021-10-27T23:08:00Z">
              <w:rPr>
                <w:rFonts w:ascii="Consolas" w:hAnsi="Consolas" w:cs="Consolas"/>
                <w:color w:val="000000"/>
                <w:sz w:val="19"/>
                <w:szCs w:val="19"/>
              </w:rPr>
            </w:rPrChange>
          </w:rPr>
          <w:t xml:space="preserve"> = </w:t>
        </w:r>
        <w:r w:rsidRPr="008C09BE">
          <w:rPr>
            <w:rFonts w:ascii="Times New Roman" w:hAnsi="Times New Roman" w:cs="Times New Roman"/>
            <w:sz w:val="20"/>
            <w:szCs w:val="20"/>
            <w:lang w:val="en-US"/>
            <w:rPrChange w:id="11558" w:author="Airat Shigapov" w:date="2021-10-27T23:08:00Z">
              <w:rPr>
                <w:rFonts w:ascii="Consolas" w:hAnsi="Consolas" w:cs="Consolas"/>
                <w:color w:val="A31515"/>
                <w:sz w:val="19"/>
                <w:szCs w:val="19"/>
              </w:rPr>
            </w:rPrChange>
          </w:rPr>
          <w:t>""</w:t>
        </w:r>
        <w:r w:rsidRPr="008C09BE">
          <w:rPr>
            <w:rFonts w:ascii="Times New Roman" w:hAnsi="Times New Roman" w:cs="Times New Roman"/>
            <w:sz w:val="20"/>
            <w:szCs w:val="20"/>
            <w:lang w:val="en-US"/>
            <w:rPrChange w:id="11559" w:author="Airat Shigapov" w:date="2021-10-27T23:08:00Z">
              <w:rPr>
                <w:rFonts w:ascii="Consolas" w:hAnsi="Consolas" w:cs="Consolas"/>
                <w:color w:val="000000"/>
                <w:sz w:val="19"/>
                <w:szCs w:val="19"/>
              </w:rPr>
            </w:rPrChange>
          </w:rPr>
          <w:t>;</w:t>
        </w:r>
      </w:ins>
    </w:p>
    <w:p w14:paraId="13310EFB" w14:textId="77777777" w:rsidR="00D002A1" w:rsidRPr="008C09BE" w:rsidRDefault="00D002A1" w:rsidP="00D002A1">
      <w:pPr>
        <w:autoSpaceDE w:val="0"/>
        <w:autoSpaceDN w:val="0"/>
        <w:adjustRightInd w:val="0"/>
        <w:spacing w:after="0" w:line="240" w:lineRule="auto"/>
        <w:rPr>
          <w:ins w:id="11560" w:author="Airat Shigapov" w:date="2021-10-27T23:07:00Z"/>
          <w:rFonts w:ascii="Times New Roman" w:hAnsi="Times New Roman" w:cs="Times New Roman"/>
          <w:sz w:val="20"/>
          <w:szCs w:val="20"/>
          <w:lang w:val="en-US"/>
          <w:rPrChange w:id="11561" w:author="Airat Shigapov" w:date="2021-10-27T23:08:00Z">
            <w:rPr>
              <w:ins w:id="11562" w:author="Airat Shigapov" w:date="2021-10-27T23:07:00Z"/>
              <w:rFonts w:ascii="Consolas" w:hAnsi="Consolas" w:cs="Consolas"/>
              <w:color w:val="000000"/>
              <w:sz w:val="19"/>
              <w:szCs w:val="19"/>
            </w:rPr>
          </w:rPrChange>
        </w:rPr>
      </w:pPr>
      <w:ins w:id="11563" w:author="Airat Shigapov" w:date="2021-10-27T23:07:00Z">
        <w:r w:rsidRPr="008C09BE">
          <w:rPr>
            <w:rFonts w:ascii="Times New Roman" w:hAnsi="Times New Roman" w:cs="Times New Roman"/>
            <w:sz w:val="20"/>
            <w:szCs w:val="20"/>
            <w:lang w:val="en-US"/>
            <w:rPrChange w:id="11564" w:author="Airat Shigapov" w:date="2021-10-27T23:08:00Z">
              <w:rPr>
                <w:rFonts w:ascii="Consolas" w:hAnsi="Consolas" w:cs="Consolas"/>
                <w:color w:val="000000"/>
                <w:sz w:val="19"/>
                <w:szCs w:val="19"/>
              </w:rPr>
            </w:rPrChange>
          </w:rPr>
          <w:t xml:space="preserve">                </w:t>
        </w:r>
        <w:proofErr w:type="spellStart"/>
        <w:r w:rsidRPr="008C09BE">
          <w:rPr>
            <w:rFonts w:ascii="Times New Roman" w:hAnsi="Times New Roman" w:cs="Times New Roman"/>
            <w:sz w:val="20"/>
            <w:szCs w:val="20"/>
            <w:lang w:val="en-US"/>
            <w:rPrChange w:id="11565" w:author="Airat Shigapov" w:date="2021-10-27T23:08:00Z">
              <w:rPr>
                <w:rFonts w:ascii="Consolas" w:hAnsi="Consolas" w:cs="Consolas"/>
                <w:color w:val="000000"/>
                <w:sz w:val="19"/>
                <w:szCs w:val="19"/>
              </w:rPr>
            </w:rPrChange>
          </w:rPr>
          <w:t>emailName.Foreground</w:t>
        </w:r>
        <w:proofErr w:type="spellEnd"/>
        <w:r w:rsidRPr="008C09BE">
          <w:rPr>
            <w:rFonts w:ascii="Times New Roman" w:hAnsi="Times New Roman" w:cs="Times New Roman"/>
            <w:sz w:val="20"/>
            <w:szCs w:val="20"/>
            <w:lang w:val="en-US"/>
            <w:rPrChange w:id="11566" w:author="Airat Shigapov" w:date="2021-10-27T23:08:00Z">
              <w:rPr>
                <w:rFonts w:ascii="Consolas" w:hAnsi="Consolas" w:cs="Consolas"/>
                <w:color w:val="000000"/>
                <w:sz w:val="19"/>
                <w:szCs w:val="19"/>
              </w:rPr>
            </w:rPrChange>
          </w:rPr>
          <w:t xml:space="preserve"> = </w:t>
        </w:r>
        <w:proofErr w:type="spellStart"/>
        <w:r w:rsidRPr="008C09BE">
          <w:rPr>
            <w:rFonts w:ascii="Times New Roman" w:hAnsi="Times New Roman" w:cs="Times New Roman"/>
            <w:sz w:val="20"/>
            <w:szCs w:val="20"/>
            <w:lang w:val="en-US"/>
            <w:rPrChange w:id="11567" w:author="Airat Shigapov" w:date="2021-10-27T23:08:00Z">
              <w:rPr>
                <w:rFonts w:ascii="Consolas" w:hAnsi="Consolas" w:cs="Consolas"/>
                <w:color w:val="000000"/>
                <w:sz w:val="19"/>
                <w:szCs w:val="19"/>
              </w:rPr>
            </w:rPrChange>
          </w:rPr>
          <w:t>Brushes.Black</w:t>
        </w:r>
        <w:proofErr w:type="spellEnd"/>
        <w:r w:rsidRPr="008C09BE">
          <w:rPr>
            <w:rFonts w:ascii="Times New Roman" w:hAnsi="Times New Roman" w:cs="Times New Roman"/>
            <w:sz w:val="20"/>
            <w:szCs w:val="20"/>
            <w:lang w:val="en-US"/>
            <w:rPrChange w:id="11568" w:author="Airat Shigapov" w:date="2021-10-27T23:08:00Z">
              <w:rPr>
                <w:rFonts w:ascii="Consolas" w:hAnsi="Consolas" w:cs="Consolas"/>
                <w:color w:val="000000"/>
                <w:sz w:val="19"/>
                <w:szCs w:val="19"/>
              </w:rPr>
            </w:rPrChange>
          </w:rPr>
          <w:t>;</w:t>
        </w:r>
      </w:ins>
    </w:p>
    <w:p w14:paraId="5C187FE9" w14:textId="77777777" w:rsidR="00D002A1" w:rsidRPr="008C09BE" w:rsidRDefault="00D002A1" w:rsidP="00D002A1">
      <w:pPr>
        <w:autoSpaceDE w:val="0"/>
        <w:autoSpaceDN w:val="0"/>
        <w:adjustRightInd w:val="0"/>
        <w:spacing w:after="0" w:line="240" w:lineRule="auto"/>
        <w:rPr>
          <w:ins w:id="11569" w:author="Airat Shigapov" w:date="2021-10-27T23:07:00Z"/>
          <w:rFonts w:ascii="Times New Roman" w:hAnsi="Times New Roman" w:cs="Times New Roman"/>
          <w:sz w:val="20"/>
          <w:szCs w:val="20"/>
          <w:lang w:val="en-US"/>
          <w:rPrChange w:id="11570" w:author="Airat Shigapov" w:date="2021-10-27T23:08:00Z">
            <w:rPr>
              <w:ins w:id="11571" w:author="Airat Shigapov" w:date="2021-10-27T23:07:00Z"/>
              <w:rFonts w:ascii="Consolas" w:hAnsi="Consolas" w:cs="Consolas"/>
              <w:color w:val="000000"/>
              <w:sz w:val="19"/>
              <w:szCs w:val="19"/>
            </w:rPr>
          </w:rPrChange>
        </w:rPr>
      </w:pPr>
      <w:ins w:id="11572" w:author="Airat Shigapov" w:date="2021-10-27T23:07:00Z">
        <w:r w:rsidRPr="008C09BE">
          <w:rPr>
            <w:rFonts w:ascii="Times New Roman" w:hAnsi="Times New Roman" w:cs="Times New Roman"/>
            <w:sz w:val="20"/>
            <w:szCs w:val="20"/>
            <w:lang w:val="en-US"/>
            <w:rPrChange w:id="11573" w:author="Airat Shigapov" w:date="2021-10-27T23:08:00Z">
              <w:rPr>
                <w:rFonts w:ascii="Consolas" w:hAnsi="Consolas" w:cs="Consolas"/>
                <w:color w:val="000000"/>
                <w:sz w:val="19"/>
                <w:szCs w:val="19"/>
              </w:rPr>
            </w:rPrChange>
          </w:rPr>
          <w:t xml:space="preserve">                </w:t>
        </w:r>
        <w:proofErr w:type="spellStart"/>
        <w:r w:rsidRPr="008C09BE">
          <w:rPr>
            <w:rFonts w:ascii="Times New Roman" w:hAnsi="Times New Roman" w:cs="Times New Roman"/>
            <w:sz w:val="20"/>
            <w:szCs w:val="20"/>
            <w:lang w:val="en-US"/>
            <w:rPrChange w:id="11574" w:author="Airat Shigapov" w:date="2021-10-27T23:08:00Z">
              <w:rPr>
                <w:rFonts w:ascii="Consolas" w:hAnsi="Consolas" w:cs="Consolas"/>
                <w:color w:val="000000"/>
                <w:sz w:val="19"/>
                <w:szCs w:val="19"/>
              </w:rPr>
            </w:rPrChange>
          </w:rPr>
          <w:t>emailName.BorderBrush</w:t>
        </w:r>
        <w:proofErr w:type="spellEnd"/>
        <w:r w:rsidRPr="008C09BE">
          <w:rPr>
            <w:rFonts w:ascii="Times New Roman" w:hAnsi="Times New Roman" w:cs="Times New Roman"/>
            <w:sz w:val="20"/>
            <w:szCs w:val="20"/>
            <w:lang w:val="en-US"/>
            <w:rPrChange w:id="11575" w:author="Airat Shigapov" w:date="2021-10-27T23:08:00Z">
              <w:rPr>
                <w:rFonts w:ascii="Consolas" w:hAnsi="Consolas" w:cs="Consolas"/>
                <w:color w:val="000000"/>
                <w:sz w:val="19"/>
                <w:szCs w:val="19"/>
              </w:rPr>
            </w:rPrChange>
          </w:rPr>
          <w:t xml:space="preserve"> = </w:t>
        </w:r>
        <w:proofErr w:type="spellStart"/>
        <w:r w:rsidRPr="008C09BE">
          <w:rPr>
            <w:rFonts w:ascii="Times New Roman" w:hAnsi="Times New Roman" w:cs="Times New Roman"/>
            <w:sz w:val="20"/>
            <w:szCs w:val="20"/>
            <w:lang w:val="en-US"/>
            <w:rPrChange w:id="11576" w:author="Airat Shigapov" w:date="2021-10-27T23:08:00Z">
              <w:rPr>
                <w:rFonts w:ascii="Consolas" w:hAnsi="Consolas" w:cs="Consolas"/>
                <w:color w:val="000000"/>
                <w:sz w:val="19"/>
                <w:szCs w:val="19"/>
              </w:rPr>
            </w:rPrChange>
          </w:rPr>
          <w:t>Brushes.Black</w:t>
        </w:r>
        <w:proofErr w:type="spellEnd"/>
        <w:r w:rsidRPr="008C09BE">
          <w:rPr>
            <w:rFonts w:ascii="Times New Roman" w:hAnsi="Times New Roman" w:cs="Times New Roman"/>
            <w:sz w:val="20"/>
            <w:szCs w:val="20"/>
            <w:lang w:val="en-US"/>
            <w:rPrChange w:id="11577" w:author="Airat Shigapov" w:date="2021-10-27T23:08:00Z">
              <w:rPr>
                <w:rFonts w:ascii="Consolas" w:hAnsi="Consolas" w:cs="Consolas"/>
                <w:color w:val="000000"/>
                <w:sz w:val="19"/>
                <w:szCs w:val="19"/>
              </w:rPr>
            </w:rPrChange>
          </w:rPr>
          <w:t>;</w:t>
        </w:r>
      </w:ins>
    </w:p>
    <w:p w14:paraId="32EFE77C" w14:textId="77777777" w:rsidR="00D002A1" w:rsidRPr="008C09BE" w:rsidRDefault="00D002A1" w:rsidP="00D002A1">
      <w:pPr>
        <w:autoSpaceDE w:val="0"/>
        <w:autoSpaceDN w:val="0"/>
        <w:adjustRightInd w:val="0"/>
        <w:spacing w:after="0" w:line="240" w:lineRule="auto"/>
        <w:rPr>
          <w:ins w:id="11578" w:author="Airat Shigapov" w:date="2021-10-27T23:07:00Z"/>
          <w:rFonts w:ascii="Times New Roman" w:hAnsi="Times New Roman" w:cs="Times New Roman"/>
          <w:sz w:val="20"/>
          <w:szCs w:val="20"/>
          <w:lang w:val="en-US"/>
          <w:rPrChange w:id="11579" w:author="Airat Shigapov" w:date="2021-10-27T23:08:00Z">
            <w:rPr>
              <w:ins w:id="11580" w:author="Airat Shigapov" w:date="2021-10-27T23:07:00Z"/>
              <w:rFonts w:ascii="Consolas" w:hAnsi="Consolas" w:cs="Consolas"/>
              <w:color w:val="000000"/>
              <w:sz w:val="19"/>
              <w:szCs w:val="19"/>
            </w:rPr>
          </w:rPrChange>
        </w:rPr>
      </w:pPr>
      <w:ins w:id="11581" w:author="Airat Shigapov" w:date="2021-10-27T23:07:00Z">
        <w:r w:rsidRPr="008C09BE">
          <w:rPr>
            <w:rFonts w:ascii="Times New Roman" w:hAnsi="Times New Roman" w:cs="Times New Roman"/>
            <w:sz w:val="20"/>
            <w:szCs w:val="20"/>
            <w:lang w:val="en-US"/>
            <w:rPrChange w:id="11582" w:author="Airat Shigapov" w:date="2021-10-27T23:08:00Z">
              <w:rPr>
                <w:rFonts w:ascii="Consolas" w:hAnsi="Consolas" w:cs="Consolas"/>
                <w:color w:val="000000"/>
                <w:sz w:val="19"/>
                <w:szCs w:val="19"/>
              </w:rPr>
            </w:rPrChange>
          </w:rPr>
          <w:t xml:space="preserve">            }</w:t>
        </w:r>
      </w:ins>
    </w:p>
    <w:p w14:paraId="389051B8" w14:textId="77777777" w:rsidR="00D002A1" w:rsidRPr="008C09BE" w:rsidRDefault="00D002A1" w:rsidP="00D002A1">
      <w:pPr>
        <w:autoSpaceDE w:val="0"/>
        <w:autoSpaceDN w:val="0"/>
        <w:adjustRightInd w:val="0"/>
        <w:spacing w:after="0" w:line="240" w:lineRule="auto"/>
        <w:rPr>
          <w:ins w:id="11583" w:author="Airat Shigapov" w:date="2021-10-27T23:07:00Z"/>
          <w:rFonts w:ascii="Times New Roman" w:hAnsi="Times New Roman" w:cs="Times New Roman"/>
          <w:sz w:val="20"/>
          <w:szCs w:val="20"/>
          <w:lang w:val="en-US"/>
          <w:rPrChange w:id="11584" w:author="Airat Shigapov" w:date="2021-10-27T23:08:00Z">
            <w:rPr>
              <w:ins w:id="11585" w:author="Airat Shigapov" w:date="2021-10-27T23:07:00Z"/>
              <w:rFonts w:ascii="Consolas" w:hAnsi="Consolas" w:cs="Consolas"/>
              <w:color w:val="000000"/>
              <w:sz w:val="19"/>
              <w:szCs w:val="19"/>
            </w:rPr>
          </w:rPrChange>
        </w:rPr>
      </w:pPr>
      <w:ins w:id="11586" w:author="Airat Shigapov" w:date="2021-10-27T23:07:00Z">
        <w:r w:rsidRPr="008C09BE">
          <w:rPr>
            <w:rFonts w:ascii="Times New Roman" w:hAnsi="Times New Roman" w:cs="Times New Roman"/>
            <w:sz w:val="20"/>
            <w:szCs w:val="20"/>
            <w:lang w:val="en-US"/>
            <w:rPrChange w:id="11587" w:author="Airat Shigapov" w:date="2021-10-27T23:08:00Z">
              <w:rPr>
                <w:rFonts w:ascii="Consolas" w:hAnsi="Consolas" w:cs="Consolas"/>
                <w:color w:val="000000"/>
                <w:sz w:val="19"/>
                <w:szCs w:val="19"/>
              </w:rPr>
            </w:rPrChange>
          </w:rPr>
          <w:t xml:space="preserve">        }</w:t>
        </w:r>
      </w:ins>
    </w:p>
    <w:p w14:paraId="139BD93C" w14:textId="77777777" w:rsidR="00D002A1" w:rsidRPr="008C09BE" w:rsidRDefault="00D002A1" w:rsidP="00D002A1">
      <w:pPr>
        <w:autoSpaceDE w:val="0"/>
        <w:autoSpaceDN w:val="0"/>
        <w:adjustRightInd w:val="0"/>
        <w:spacing w:after="0" w:line="240" w:lineRule="auto"/>
        <w:rPr>
          <w:ins w:id="11588" w:author="Airat Shigapov" w:date="2021-10-27T23:07:00Z"/>
          <w:rFonts w:ascii="Times New Roman" w:hAnsi="Times New Roman" w:cs="Times New Roman"/>
          <w:sz w:val="20"/>
          <w:szCs w:val="20"/>
          <w:lang w:val="en-US"/>
          <w:rPrChange w:id="11589" w:author="Airat Shigapov" w:date="2021-10-27T23:08:00Z">
            <w:rPr>
              <w:ins w:id="11590" w:author="Airat Shigapov" w:date="2021-10-27T23:07:00Z"/>
              <w:rFonts w:ascii="Consolas" w:hAnsi="Consolas" w:cs="Consolas"/>
              <w:color w:val="000000"/>
              <w:sz w:val="19"/>
              <w:szCs w:val="19"/>
            </w:rPr>
          </w:rPrChange>
        </w:rPr>
      </w:pPr>
    </w:p>
    <w:p w14:paraId="5CE9A105" w14:textId="77777777" w:rsidR="00D002A1" w:rsidRPr="008C09BE" w:rsidRDefault="00D002A1" w:rsidP="00D002A1">
      <w:pPr>
        <w:autoSpaceDE w:val="0"/>
        <w:autoSpaceDN w:val="0"/>
        <w:adjustRightInd w:val="0"/>
        <w:spacing w:after="0" w:line="240" w:lineRule="auto"/>
        <w:rPr>
          <w:ins w:id="11591" w:author="Airat Shigapov" w:date="2021-10-27T23:07:00Z"/>
          <w:rFonts w:ascii="Times New Roman" w:hAnsi="Times New Roman" w:cs="Times New Roman"/>
          <w:sz w:val="20"/>
          <w:szCs w:val="20"/>
          <w:lang w:val="en-US"/>
          <w:rPrChange w:id="11592" w:author="Airat Shigapov" w:date="2021-10-27T23:08:00Z">
            <w:rPr>
              <w:ins w:id="11593" w:author="Airat Shigapov" w:date="2021-10-27T23:07:00Z"/>
              <w:rFonts w:ascii="Consolas" w:hAnsi="Consolas" w:cs="Consolas"/>
              <w:color w:val="000000"/>
              <w:sz w:val="19"/>
              <w:szCs w:val="19"/>
            </w:rPr>
          </w:rPrChange>
        </w:rPr>
      </w:pPr>
      <w:ins w:id="11594" w:author="Airat Shigapov" w:date="2021-10-27T23:07:00Z">
        <w:r w:rsidRPr="008C09BE">
          <w:rPr>
            <w:rFonts w:ascii="Times New Roman" w:hAnsi="Times New Roman" w:cs="Times New Roman"/>
            <w:sz w:val="20"/>
            <w:szCs w:val="20"/>
            <w:lang w:val="en-US"/>
            <w:rPrChange w:id="11595"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11596" w:author="Airat Shigapov" w:date="2021-10-27T23:08:00Z">
              <w:rPr>
                <w:rFonts w:ascii="Consolas" w:hAnsi="Consolas" w:cs="Consolas"/>
                <w:color w:val="0000FF"/>
                <w:sz w:val="19"/>
                <w:szCs w:val="19"/>
              </w:rPr>
            </w:rPrChange>
          </w:rPr>
          <w:t>private</w:t>
        </w:r>
        <w:r w:rsidRPr="008C09BE">
          <w:rPr>
            <w:rFonts w:ascii="Times New Roman" w:hAnsi="Times New Roman" w:cs="Times New Roman"/>
            <w:sz w:val="20"/>
            <w:szCs w:val="20"/>
            <w:lang w:val="en-US"/>
            <w:rPrChange w:id="11597"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11598" w:author="Airat Shigapov" w:date="2021-10-27T23:08:00Z">
              <w:rPr>
                <w:rFonts w:ascii="Consolas" w:hAnsi="Consolas" w:cs="Consolas"/>
                <w:color w:val="0000FF"/>
                <w:sz w:val="19"/>
                <w:szCs w:val="19"/>
              </w:rPr>
            </w:rPrChange>
          </w:rPr>
          <w:t>void</w:t>
        </w:r>
        <w:r w:rsidRPr="008C09BE">
          <w:rPr>
            <w:rFonts w:ascii="Times New Roman" w:hAnsi="Times New Roman" w:cs="Times New Roman"/>
            <w:sz w:val="20"/>
            <w:szCs w:val="20"/>
            <w:lang w:val="en-US"/>
            <w:rPrChange w:id="11599" w:author="Airat Shigapov" w:date="2021-10-27T23:08:00Z">
              <w:rPr>
                <w:rFonts w:ascii="Consolas" w:hAnsi="Consolas" w:cs="Consolas"/>
                <w:color w:val="000000"/>
                <w:sz w:val="19"/>
                <w:szCs w:val="19"/>
              </w:rPr>
            </w:rPrChange>
          </w:rPr>
          <w:t xml:space="preserve"> </w:t>
        </w:r>
        <w:proofErr w:type="spellStart"/>
        <w:r w:rsidRPr="008C09BE">
          <w:rPr>
            <w:rFonts w:ascii="Times New Roman" w:hAnsi="Times New Roman" w:cs="Times New Roman"/>
            <w:sz w:val="20"/>
            <w:szCs w:val="20"/>
            <w:lang w:val="en-US"/>
            <w:rPrChange w:id="11600" w:author="Airat Shigapov" w:date="2021-10-27T23:08:00Z">
              <w:rPr>
                <w:rFonts w:ascii="Consolas" w:hAnsi="Consolas" w:cs="Consolas"/>
                <w:color w:val="000000"/>
                <w:sz w:val="19"/>
                <w:szCs w:val="19"/>
              </w:rPr>
            </w:rPrChange>
          </w:rPr>
          <w:t>emailName_</w:t>
        </w:r>
        <w:proofErr w:type="gramStart"/>
        <w:r w:rsidRPr="008C09BE">
          <w:rPr>
            <w:rFonts w:ascii="Times New Roman" w:hAnsi="Times New Roman" w:cs="Times New Roman"/>
            <w:sz w:val="20"/>
            <w:szCs w:val="20"/>
            <w:lang w:val="en-US"/>
            <w:rPrChange w:id="11601" w:author="Airat Shigapov" w:date="2021-10-27T23:08:00Z">
              <w:rPr>
                <w:rFonts w:ascii="Consolas" w:hAnsi="Consolas" w:cs="Consolas"/>
                <w:color w:val="000000"/>
                <w:sz w:val="19"/>
                <w:szCs w:val="19"/>
              </w:rPr>
            </w:rPrChange>
          </w:rPr>
          <w:t>LostFocus</w:t>
        </w:r>
        <w:proofErr w:type="spellEnd"/>
        <w:r w:rsidRPr="008C09BE">
          <w:rPr>
            <w:rFonts w:ascii="Times New Roman" w:hAnsi="Times New Roman" w:cs="Times New Roman"/>
            <w:sz w:val="20"/>
            <w:szCs w:val="20"/>
            <w:lang w:val="en-US"/>
            <w:rPrChange w:id="11602" w:author="Airat Shigapov" w:date="2021-10-27T23:08:00Z">
              <w:rPr>
                <w:rFonts w:ascii="Consolas" w:hAnsi="Consolas" w:cs="Consolas"/>
                <w:color w:val="000000"/>
                <w:sz w:val="19"/>
                <w:szCs w:val="19"/>
              </w:rPr>
            </w:rPrChange>
          </w:rPr>
          <w:t>(</w:t>
        </w:r>
        <w:proofErr w:type="gramEnd"/>
        <w:r w:rsidRPr="008C09BE">
          <w:rPr>
            <w:rFonts w:ascii="Times New Roman" w:hAnsi="Times New Roman" w:cs="Times New Roman"/>
            <w:sz w:val="20"/>
            <w:szCs w:val="20"/>
            <w:lang w:val="en-US"/>
            <w:rPrChange w:id="11603" w:author="Airat Shigapov" w:date="2021-10-27T23:08:00Z">
              <w:rPr>
                <w:rFonts w:ascii="Consolas" w:hAnsi="Consolas" w:cs="Consolas"/>
                <w:color w:val="0000FF"/>
                <w:sz w:val="19"/>
                <w:szCs w:val="19"/>
              </w:rPr>
            </w:rPrChange>
          </w:rPr>
          <w:t>object</w:t>
        </w:r>
        <w:r w:rsidRPr="008C09BE">
          <w:rPr>
            <w:rFonts w:ascii="Times New Roman" w:hAnsi="Times New Roman" w:cs="Times New Roman"/>
            <w:sz w:val="20"/>
            <w:szCs w:val="20"/>
            <w:lang w:val="en-US"/>
            <w:rPrChange w:id="11604" w:author="Airat Shigapov" w:date="2021-10-27T23:08:00Z">
              <w:rPr>
                <w:rFonts w:ascii="Consolas" w:hAnsi="Consolas" w:cs="Consolas"/>
                <w:color w:val="000000"/>
                <w:sz w:val="19"/>
                <w:szCs w:val="19"/>
              </w:rPr>
            </w:rPrChange>
          </w:rPr>
          <w:t xml:space="preserve"> sender, </w:t>
        </w:r>
        <w:proofErr w:type="spellStart"/>
        <w:r w:rsidRPr="008C09BE">
          <w:rPr>
            <w:rFonts w:ascii="Times New Roman" w:hAnsi="Times New Roman" w:cs="Times New Roman"/>
            <w:sz w:val="20"/>
            <w:szCs w:val="20"/>
            <w:lang w:val="en-US"/>
            <w:rPrChange w:id="11605" w:author="Airat Shigapov" w:date="2021-10-27T23:08:00Z">
              <w:rPr>
                <w:rFonts w:ascii="Consolas" w:hAnsi="Consolas" w:cs="Consolas"/>
                <w:color w:val="000000"/>
                <w:sz w:val="19"/>
                <w:szCs w:val="19"/>
              </w:rPr>
            </w:rPrChange>
          </w:rPr>
          <w:t>RoutedEventArgs</w:t>
        </w:r>
        <w:proofErr w:type="spellEnd"/>
        <w:r w:rsidRPr="008C09BE">
          <w:rPr>
            <w:rFonts w:ascii="Times New Roman" w:hAnsi="Times New Roman" w:cs="Times New Roman"/>
            <w:sz w:val="20"/>
            <w:szCs w:val="20"/>
            <w:lang w:val="en-US"/>
            <w:rPrChange w:id="11606" w:author="Airat Shigapov" w:date="2021-10-27T23:08:00Z">
              <w:rPr>
                <w:rFonts w:ascii="Consolas" w:hAnsi="Consolas" w:cs="Consolas"/>
                <w:color w:val="000000"/>
                <w:sz w:val="19"/>
                <w:szCs w:val="19"/>
              </w:rPr>
            </w:rPrChange>
          </w:rPr>
          <w:t xml:space="preserve"> e)</w:t>
        </w:r>
      </w:ins>
    </w:p>
    <w:p w14:paraId="09D32EF0" w14:textId="77777777" w:rsidR="00D002A1" w:rsidRPr="008C09BE" w:rsidRDefault="00D002A1" w:rsidP="00D002A1">
      <w:pPr>
        <w:autoSpaceDE w:val="0"/>
        <w:autoSpaceDN w:val="0"/>
        <w:adjustRightInd w:val="0"/>
        <w:spacing w:after="0" w:line="240" w:lineRule="auto"/>
        <w:rPr>
          <w:ins w:id="11607" w:author="Airat Shigapov" w:date="2021-10-27T23:07:00Z"/>
          <w:rFonts w:ascii="Times New Roman" w:hAnsi="Times New Roman" w:cs="Times New Roman"/>
          <w:sz w:val="20"/>
          <w:szCs w:val="20"/>
          <w:lang w:val="en-US"/>
          <w:rPrChange w:id="11608" w:author="Airat Shigapov" w:date="2021-10-27T23:08:00Z">
            <w:rPr>
              <w:ins w:id="11609" w:author="Airat Shigapov" w:date="2021-10-27T23:07:00Z"/>
              <w:rFonts w:ascii="Consolas" w:hAnsi="Consolas" w:cs="Consolas"/>
              <w:color w:val="000000"/>
              <w:sz w:val="19"/>
              <w:szCs w:val="19"/>
            </w:rPr>
          </w:rPrChange>
        </w:rPr>
      </w:pPr>
      <w:ins w:id="11610" w:author="Airat Shigapov" w:date="2021-10-27T23:07:00Z">
        <w:r w:rsidRPr="008C09BE">
          <w:rPr>
            <w:rFonts w:ascii="Times New Roman" w:hAnsi="Times New Roman" w:cs="Times New Roman"/>
            <w:sz w:val="20"/>
            <w:szCs w:val="20"/>
            <w:lang w:val="en-US"/>
            <w:rPrChange w:id="11611" w:author="Airat Shigapov" w:date="2021-10-27T23:08:00Z">
              <w:rPr>
                <w:rFonts w:ascii="Consolas" w:hAnsi="Consolas" w:cs="Consolas"/>
                <w:color w:val="000000"/>
                <w:sz w:val="19"/>
                <w:szCs w:val="19"/>
              </w:rPr>
            </w:rPrChange>
          </w:rPr>
          <w:t xml:space="preserve">        {</w:t>
        </w:r>
      </w:ins>
    </w:p>
    <w:p w14:paraId="05BC52CE" w14:textId="77777777" w:rsidR="00D002A1" w:rsidRPr="008C09BE" w:rsidRDefault="00D002A1" w:rsidP="00D002A1">
      <w:pPr>
        <w:autoSpaceDE w:val="0"/>
        <w:autoSpaceDN w:val="0"/>
        <w:adjustRightInd w:val="0"/>
        <w:spacing w:after="0" w:line="240" w:lineRule="auto"/>
        <w:rPr>
          <w:ins w:id="11612" w:author="Airat Shigapov" w:date="2021-10-27T23:07:00Z"/>
          <w:rFonts w:ascii="Times New Roman" w:hAnsi="Times New Roman" w:cs="Times New Roman"/>
          <w:sz w:val="20"/>
          <w:szCs w:val="20"/>
          <w:lang w:val="en-US"/>
          <w:rPrChange w:id="11613" w:author="Airat Shigapov" w:date="2021-10-27T23:08:00Z">
            <w:rPr>
              <w:ins w:id="11614" w:author="Airat Shigapov" w:date="2021-10-27T23:07:00Z"/>
              <w:rFonts w:ascii="Consolas" w:hAnsi="Consolas" w:cs="Consolas"/>
              <w:color w:val="000000"/>
              <w:sz w:val="19"/>
              <w:szCs w:val="19"/>
            </w:rPr>
          </w:rPrChange>
        </w:rPr>
      </w:pPr>
      <w:ins w:id="11615" w:author="Airat Shigapov" w:date="2021-10-27T23:07:00Z">
        <w:r w:rsidRPr="008C09BE">
          <w:rPr>
            <w:rFonts w:ascii="Times New Roman" w:hAnsi="Times New Roman" w:cs="Times New Roman"/>
            <w:sz w:val="20"/>
            <w:szCs w:val="20"/>
            <w:lang w:val="en-US"/>
            <w:rPrChange w:id="11616"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11617" w:author="Airat Shigapov" w:date="2021-10-27T23:08:00Z">
              <w:rPr>
                <w:rFonts w:ascii="Consolas" w:hAnsi="Consolas" w:cs="Consolas"/>
                <w:color w:val="0000FF"/>
                <w:sz w:val="19"/>
                <w:szCs w:val="19"/>
              </w:rPr>
            </w:rPrChange>
          </w:rPr>
          <w:t>if</w:t>
        </w:r>
        <w:r w:rsidRPr="008C09BE">
          <w:rPr>
            <w:rFonts w:ascii="Times New Roman" w:hAnsi="Times New Roman" w:cs="Times New Roman"/>
            <w:sz w:val="20"/>
            <w:szCs w:val="20"/>
            <w:lang w:val="en-US"/>
            <w:rPrChange w:id="11618" w:author="Airat Shigapov" w:date="2021-10-27T23:08:00Z">
              <w:rPr>
                <w:rFonts w:ascii="Consolas" w:hAnsi="Consolas" w:cs="Consolas"/>
                <w:color w:val="000000"/>
                <w:sz w:val="19"/>
                <w:szCs w:val="19"/>
              </w:rPr>
            </w:rPrChange>
          </w:rPr>
          <w:t xml:space="preserve"> (</w:t>
        </w:r>
        <w:proofErr w:type="spellStart"/>
        <w:r w:rsidRPr="008C09BE">
          <w:rPr>
            <w:rFonts w:ascii="Times New Roman" w:hAnsi="Times New Roman" w:cs="Times New Roman"/>
            <w:sz w:val="20"/>
            <w:szCs w:val="20"/>
            <w:lang w:val="en-US"/>
            <w:rPrChange w:id="11619" w:author="Airat Shigapov" w:date="2021-10-27T23:08:00Z">
              <w:rPr>
                <w:rFonts w:ascii="Consolas" w:hAnsi="Consolas" w:cs="Consolas"/>
                <w:color w:val="000000"/>
                <w:sz w:val="19"/>
                <w:szCs w:val="19"/>
              </w:rPr>
            </w:rPrChange>
          </w:rPr>
          <w:t>emailName.Text</w:t>
        </w:r>
        <w:proofErr w:type="spellEnd"/>
        <w:r w:rsidRPr="008C09BE">
          <w:rPr>
            <w:rFonts w:ascii="Times New Roman" w:hAnsi="Times New Roman" w:cs="Times New Roman"/>
            <w:sz w:val="20"/>
            <w:szCs w:val="20"/>
            <w:lang w:val="en-US"/>
            <w:rPrChange w:id="11620" w:author="Airat Shigapov" w:date="2021-10-27T23:08:00Z">
              <w:rPr>
                <w:rFonts w:ascii="Consolas" w:hAnsi="Consolas" w:cs="Consolas"/>
                <w:color w:val="000000"/>
                <w:sz w:val="19"/>
                <w:szCs w:val="19"/>
              </w:rPr>
            </w:rPrChange>
          </w:rPr>
          <w:t xml:space="preserve"> == </w:t>
        </w:r>
        <w:r w:rsidRPr="008C09BE">
          <w:rPr>
            <w:rFonts w:ascii="Times New Roman" w:hAnsi="Times New Roman" w:cs="Times New Roman"/>
            <w:sz w:val="20"/>
            <w:szCs w:val="20"/>
            <w:lang w:val="en-US"/>
            <w:rPrChange w:id="11621" w:author="Airat Shigapov" w:date="2021-10-27T23:08:00Z">
              <w:rPr>
                <w:rFonts w:ascii="Consolas" w:hAnsi="Consolas" w:cs="Consolas"/>
                <w:color w:val="A31515"/>
                <w:sz w:val="19"/>
                <w:szCs w:val="19"/>
              </w:rPr>
            </w:rPrChange>
          </w:rPr>
          <w:t>""</w:t>
        </w:r>
        <w:r w:rsidRPr="008C09BE">
          <w:rPr>
            <w:rFonts w:ascii="Times New Roman" w:hAnsi="Times New Roman" w:cs="Times New Roman"/>
            <w:sz w:val="20"/>
            <w:szCs w:val="20"/>
            <w:lang w:val="en-US"/>
            <w:rPrChange w:id="11622" w:author="Airat Shigapov" w:date="2021-10-27T23:08:00Z">
              <w:rPr>
                <w:rFonts w:ascii="Consolas" w:hAnsi="Consolas" w:cs="Consolas"/>
                <w:color w:val="000000"/>
                <w:sz w:val="19"/>
                <w:szCs w:val="19"/>
              </w:rPr>
            </w:rPrChange>
          </w:rPr>
          <w:t>)</w:t>
        </w:r>
      </w:ins>
    </w:p>
    <w:p w14:paraId="24C1635B" w14:textId="77777777" w:rsidR="00D002A1" w:rsidRPr="008C09BE" w:rsidRDefault="00D002A1" w:rsidP="00D002A1">
      <w:pPr>
        <w:autoSpaceDE w:val="0"/>
        <w:autoSpaceDN w:val="0"/>
        <w:adjustRightInd w:val="0"/>
        <w:spacing w:after="0" w:line="240" w:lineRule="auto"/>
        <w:rPr>
          <w:ins w:id="11623" w:author="Airat Shigapov" w:date="2021-10-27T23:07:00Z"/>
          <w:rFonts w:ascii="Times New Roman" w:hAnsi="Times New Roman" w:cs="Times New Roman"/>
          <w:sz w:val="20"/>
          <w:szCs w:val="20"/>
          <w:lang w:val="en-US"/>
          <w:rPrChange w:id="11624" w:author="Airat Shigapov" w:date="2021-10-27T23:08:00Z">
            <w:rPr>
              <w:ins w:id="11625" w:author="Airat Shigapov" w:date="2021-10-27T23:07:00Z"/>
              <w:rFonts w:ascii="Consolas" w:hAnsi="Consolas" w:cs="Consolas"/>
              <w:color w:val="000000"/>
              <w:sz w:val="19"/>
              <w:szCs w:val="19"/>
            </w:rPr>
          </w:rPrChange>
        </w:rPr>
      </w:pPr>
      <w:ins w:id="11626" w:author="Airat Shigapov" w:date="2021-10-27T23:07:00Z">
        <w:r w:rsidRPr="008C09BE">
          <w:rPr>
            <w:rFonts w:ascii="Times New Roman" w:hAnsi="Times New Roman" w:cs="Times New Roman"/>
            <w:sz w:val="20"/>
            <w:szCs w:val="20"/>
            <w:lang w:val="en-US"/>
            <w:rPrChange w:id="11627" w:author="Airat Shigapov" w:date="2021-10-27T23:08:00Z">
              <w:rPr>
                <w:rFonts w:ascii="Consolas" w:hAnsi="Consolas" w:cs="Consolas"/>
                <w:color w:val="000000"/>
                <w:sz w:val="19"/>
                <w:szCs w:val="19"/>
              </w:rPr>
            </w:rPrChange>
          </w:rPr>
          <w:t xml:space="preserve">            {</w:t>
        </w:r>
      </w:ins>
    </w:p>
    <w:p w14:paraId="2A0D6E94" w14:textId="77777777" w:rsidR="00D002A1" w:rsidRPr="008C09BE" w:rsidRDefault="00D002A1" w:rsidP="00D002A1">
      <w:pPr>
        <w:autoSpaceDE w:val="0"/>
        <w:autoSpaceDN w:val="0"/>
        <w:adjustRightInd w:val="0"/>
        <w:spacing w:after="0" w:line="240" w:lineRule="auto"/>
        <w:rPr>
          <w:ins w:id="11628" w:author="Airat Shigapov" w:date="2021-10-27T23:07:00Z"/>
          <w:rFonts w:ascii="Times New Roman" w:hAnsi="Times New Roman" w:cs="Times New Roman"/>
          <w:sz w:val="20"/>
          <w:szCs w:val="20"/>
          <w:lang w:val="en-US"/>
          <w:rPrChange w:id="11629" w:author="Airat Shigapov" w:date="2021-10-27T23:08:00Z">
            <w:rPr>
              <w:ins w:id="11630" w:author="Airat Shigapov" w:date="2021-10-27T23:07:00Z"/>
              <w:rFonts w:ascii="Consolas" w:hAnsi="Consolas" w:cs="Consolas"/>
              <w:color w:val="000000"/>
              <w:sz w:val="19"/>
              <w:szCs w:val="19"/>
            </w:rPr>
          </w:rPrChange>
        </w:rPr>
      </w:pPr>
      <w:ins w:id="11631" w:author="Airat Shigapov" w:date="2021-10-27T23:07:00Z">
        <w:r w:rsidRPr="008C09BE">
          <w:rPr>
            <w:rFonts w:ascii="Times New Roman" w:hAnsi="Times New Roman" w:cs="Times New Roman"/>
            <w:sz w:val="20"/>
            <w:szCs w:val="20"/>
            <w:lang w:val="en-US"/>
            <w:rPrChange w:id="11632" w:author="Airat Shigapov" w:date="2021-10-27T23:08:00Z">
              <w:rPr>
                <w:rFonts w:ascii="Consolas" w:hAnsi="Consolas" w:cs="Consolas"/>
                <w:color w:val="000000"/>
                <w:sz w:val="19"/>
                <w:szCs w:val="19"/>
              </w:rPr>
            </w:rPrChange>
          </w:rPr>
          <w:t xml:space="preserve">                </w:t>
        </w:r>
        <w:proofErr w:type="spellStart"/>
        <w:r w:rsidRPr="008C09BE">
          <w:rPr>
            <w:rFonts w:ascii="Times New Roman" w:hAnsi="Times New Roman" w:cs="Times New Roman"/>
            <w:sz w:val="20"/>
            <w:szCs w:val="20"/>
            <w:lang w:val="en-US"/>
            <w:rPrChange w:id="11633" w:author="Airat Shigapov" w:date="2021-10-27T23:08:00Z">
              <w:rPr>
                <w:rFonts w:ascii="Consolas" w:hAnsi="Consolas" w:cs="Consolas"/>
                <w:color w:val="000000"/>
                <w:sz w:val="19"/>
                <w:szCs w:val="19"/>
              </w:rPr>
            </w:rPrChange>
          </w:rPr>
          <w:t>emailName.Text</w:t>
        </w:r>
        <w:proofErr w:type="spellEnd"/>
        <w:r w:rsidRPr="008C09BE">
          <w:rPr>
            <w:rFonts w:ascii="Times New Roman" w:hAnsi="Times New Roman" w:cs="Times New Roman"/>
            <w:sz w:val="20"/>
            <w:szCs w:val="20"/>
            <w:lang w:val="en-US"/>
            <w:rPrChange w:id="11634" w:author="Airat Shigapov" w:date="2021-10-27T23:08:00Z">
              <w:rPr>
                <w:rFonts w:ascii="Consolas" w:hAnsi="Consolas" w:cs="Consolas"/>
                <w:color w:val="000000"/>
                <w:sz w:val="19"/>
                <w:szCs w:val="19"/>
              </w:rPr>
            </w:rPrChange>
          </w:rPr>
          <w:t xml:space="preserve"> = </w:t>
        </w:r>
        <w:r w:rsidRPr="008C09BE">
          <w:rPr>
            <w:rFonts w:ascii="Times New Roman" w:hAnsi="Times New Roman" w:cs="Times New Roman"/>
            <w:sz w:val="20"/>
            <w:szCs w:val="20"/>
            <w:lang w:val="en-US"/>
            <w:rPrChange w:id="11635" w:author="Airat Shigapov" w:date="2021-10-27T23:08:00Z">
              <w:rPr>
                <w:rFonts w:ascii="Consolas" w:hAnsi="Consolas" w:cs="Consolas"/>
                <w:color w:val="A31515"/>
                <w:sz w:val="19"/>
                <w:szCs w:val="19"/>
              </w:rPr>
            </w:rPrChange>
          </w:rPr>
          <w:t>"E-mail"</w:t>
        </w:r>
        <w:r w:rsidRPr="008C09BE">
          <w:rPr>
            <w:rFonts w:ascii="Times New Roman" w:hAnsi="Times New Roman" w:cs="Times New Roman"/>
            <w:sz w:val="20"/>
            <w:szCs w:val="20"/>
            <w:lang w:val="en-US"/>
            <w:rPrChange w:id="11636" w:author="Airat Shigapov" w:date="2021-10-27T23:08:00Z">
              <w:rPr>
                <w:rFonts w:ascii="Consolas" w:hAnsi="Consolas" w:cs="Consolas"/>
                <w:color w:val="000000"/>
                <w:sz w:val="19"/>
                <w:szCs w:val="19"/>
              </w:rPr>
            </w:rPrChange>
          </w:rPr>
          <w:t>;</w:t>
        </w:r>
      </w:ins>
    </w:p>
    <w:p w14:paraId="6057F968" w14:textId="77777777" w:rsidR="00D002A1" w:rsidRPr="008C09BE" w:rsidRDefault="00D002A1" w:rsidP="00D002A1">
      <w:pPr>
        <w:autoSpaceDE w:val="0"/>
        <w:autoSpaceDN w:val="0"/>
        <w:adjustRightInd w:val="0"/>
        <w:spacing w:after="0" w:line="240" w:lineRule="auto"/>
        <w:rPr>
          <w:ins w:id="11637" w:author="Airat Shigapov" w:date="2021-10-27T23:07:00Z"/>
          <w:rFonts w:ascii="Times New Roman" w:hAnsi="Times New Roman" w:cs="Times New Roman"/>
          <w:sz w:val="20"/>
          <w:szCs w:val="20"/>
          <w:lang w:val="en-US"/>
          <w:rPrChange w:id="11638" w:author="Airat Shigapov" w:date="2021-10-27T23:08:00Z">
            <w:rPr>
              <w:ins w:id="11639" w:author="Airat Shigapov" w:date="2021-10-27T23:07:00Z"/>
              <w:rFonts w:ascii="Consolas" w:hAnsi="Consolas" w:cs="Consolas"/>
              <w:color w:val="000000"/>
              <w:sz w:val="19"/>
              <w:szCs w:val="19"/>
            </w:rPr>
          </w:rPrChange>
        </w:rPr>
      </w:pPr>
      <w:ins w:id="11640" w:author="Airat Shigapov" w:date="2021-10-27T23:07:00Z">
        <w:r w:rsidRPr="008C09BE">
          <w:rPr>
            <w:rFonts w:ascii="Times New Roman" w:hAnsi="Times New Roman" w:cs="Times New Roman"/>
            <w:sz w:val="20"/>
            <w:szCs w:val="20"/>
            <w:lang w:val="en-US"/>
            <w:rPrChange w:id="11641" w:author="Airat Shigapov" w:date="2021-10-27T23:08:00Z">
              <w:rPr>
                <w:rFonts w:ascii="Consolas" w:hAnsi="Consolas" w:cs="Consolas"/>
                <w:color w:val="000000"/>
                <w:sz w:val="19"/>
                <w:szCs w:val="19"/>
              </w:rPr>
            </w:rPrChange>
          </w:rPr>
          <w:t xml:space="preserve">                </w:t>
        </w:r>
        <w:proofErr w:type="spellStart"/>
        <w:r w:rsidRPr="008C09BE">
          <w:rPr>
            <w:rFonts w:ascii="Times New Roman" w:hAnsi="Times New Roman" w:cs="Times New Roman"/>
            <w:sz w:val="20"/>
            <w:szCs w:val="20"/>
            <w:lang w:val="en-US"/>
            <w:rPrChange w:id="11642" w:author="Airat Shigapov" w:date="2021-10-27T23:08:00Z">
              <w:rPr>
                <w:rFonts w:ascii="Consolas" w:hAnsi="Consolas" w:cs="Consolas"/>
                <w:color w:val="000000"/>
                <w:sz w:val="19"/>
                <w:szCs w:val="19"/>
              </w:rPr>
            </w:rPrChange>
          </w:rPr>
          <w:t>emailName.Foreground</w:t>
        </w:r>
        <w:proofErr w:type="spellEnd"/>
        <w:r w:rsidRPr="008C09BE">
          <w:rPr>
            <w:rFonts w:ascii="Times New Roman" w:hAnsi="Times New Roman" w:cs="Times New Roman"/>
            <w:sz w:val="20"/>
            <w:szCs w:val="20"/>
            <w:lang w:val="en-US"/>
            <w:rPrChange w:id="11643" w:author="Airat Shigapov" w:date="2021-10-27T23:08:00Z">
              <w:rPr>
                <w:rFonts w:ascii="Consolas" w:hAnsi="Consolas" w:cs="Consolas"/>
                <w:color w:val="000000"/>
                <w:sz w:val="19"/>
                <w:szCs w:val="19"/>
              </w:rPr>
            </w:rPrChange>
          </w:rPr>
          <w:t xml:space="preserve"> = </w:t>
        </w:r>
        <w:proofErr w:type="spellStart"/>
        <w:r w:rsidRPr="008C09BE">
          <w:rPr>
            <w:rFonts w:ascii="Times New Roman" w:hAnsi="Times New Roman" w:cs="Times New Roman"/>
            <w:sz w:val="20"/>
            <w:szCs w:val="20"/>
            <w:lang w:val="en-US"/>
            <w:rPrChange w:id="11644" w:author="Airat Shigapov" w:date="2021-10-27T23:08:00Z">
              <w:rPr>
                <w:rFonts w:ascii="Consolas" w:hAnsi="Consolas" w:cs="Consolas"/>
                <w:color w:val="000000"/>
                <w:sz w:val="19"/>
                <w:szCs w:val="19"/>
              </w:rPr>
            </w:rPrChange>
          </w:rPr>
          <w:t>Brushes.Gray</w:t>
        </w:r>
        <w:proofErr w:type="spellEnd"/>
        <w:r w:rsidRPr="008C09BE">
          <w:rPr>
            <w:rFonts w:ascii="Times New Roman" w:hAnsi="Times New Roman" w:cs="Times New Roman"/>
            <w:sz w:val="20"/>
            <w:szCs w:val="20"/>
            <w:lang w:val="en-US"/>
            <w:rPrChange w:id="11645" w:author="Airat Shigapov" w:date="2021-10-27T23:08:00Z">
              <w:rPr>
                <w:rFonts w:ascii="Consolas" w:hAnsi="Consolas" w:cs="Consolas"/>
                <w:color w:val="000000"/>
                <w:sz w:val="19"/>
                <w:szCs w:val="19"/>
              </w:rPr>
            </w:rPrChange>
          </w:rPr>
          <w:t>;</w:t>
        </w:r>
      </w:ins>
    </w:p>
    <w:p w14:paraId="2A07FC39" w14:textId="77777777" w:rsidR="00D002A1" w:rsidRPr="008C09BE" w:rsidRDefault="00D002A1" w:rsidP="00D002A1">
      <w:pPr>
        <w:autoSpaceDE w:val="0"/>
        <w:autoSpaceDN w:val="0"/>
        <w:adjustRightInd w:val="0"/>
        <w:spacing w:after="0" w:line="240" w:lineRule="auto"/>
        <w:rPr>
          <w:ins w:id="11646" w:author="Airat Shigapov" w:date="2021-10-27T23:07:00Z"/>
          <w:rFonts w:ascii="Times New Roman" w:hAnsi="Times New Roman" w:cs="Times New Roman"/>
          <w:sz w:val="20"/>
          <w:szCs w:val="20"/>
          <w:lang w:val="en-US"/>
          <w:rPrChange w:id="11647" w:author="Airat Shigapov" w:date="2021-10-27T23:08:00Z">
            <w:rPr>
              <w:ins w:id="11648" w:author="Airat Shigapov" w:date="2021-10-27T23:07:00Z"/>
              <w:rFonts w:ascii="Consolas" w:hAnsi="Consolas" w:cs="Consolas"/>
              <w:color w:val="000000"/>
              <w:sz w:val="19"/>
              <w:szCs w:val="19"/>
            </w:rPr>
          </w:rPrChange>
        </w:rPr>
      </w:pPr>
      <w:ins w:id="11649" w:author="Airat Shigapov" w:date="2021-10-27T23:07:00Z">
        <w:r w:rsidRPr="008C09BE">
          <w:rPr>
            <w:rFonts w:ascii="Times New Roman" w:hAnsi="Times New Roman" w:cs="Times New Roman"/>
            <w:sz w:val="20"/>
            <w:szCs w:val="20"/>
            <w:lang w:val="en-US"/>
            <w:rPrChange w:id="11650" w:author="Airat Shigapov" w:date="2021-10-27T23:08:00Z">
              <w:rPr>
                <w:rFonts w:ascii="Consolas" w:hAnsi="Consolas" w:cs="Consolas"/>
                <w:color w:val="000000"/>
                <w:sz w:val="19"/>
                <w:szCs w:val="19"/>
              </w:rPr>
            </w:rPrChange>
          </w:rPr>
          <w:t xml:space="preserve">                </w:t>
        </w:r>
        <w:proofErr w:type="spellStart"/>
        <w:r w:rsidRPr="008C09BE">
          <w:rPr>
            <w:rFonts w:ascii="Times New Roman" w:hAnsi="Times New Roman" w:cs="Times New Roman"/>
            <w:sz w:val="20"/>
            <w:szCs w:val="20"/>
            <w:lang w:val="en-US"/>
            <w:rPrChange w:id="11651" w:author="Airat Shigapov" w:date="2021-10-27T23:08:00Z">
              <w:rPr>
                <w:rFonts w:ascii="Consolas" w:hAnsi="Consolas" w:cs="Consolas"/>
                <w:color w:val="000000"/>
                <w:sz w:val="19"/>
                <w:szCs w:val="19"/>
              </w:rPr>
            </w:rPrChange>
          </w:rPr>
          <w:t>emailName.BorderBrush</w:t>
        </w:r>
        <w:proofErr w:type="spellEnd"/>
        <w:r w:rsidRPr="008C09BE">
          <w:rPr>
            <w:rFonts w:ascii="Times New Roman" w:hAnsi="Times New Roman" w:cs="Times New Roman"/>
            <w:sz w:val="20"/>
            <w:szCs w:val="20"/>
            <w:lang w:val="en-US"/>
            <w:rPrChange w:id="11652" w:author="Airat Shigapov" w:date="2021-10-27T23:08:00Z">
              <w:rPr>
                <w:rFonts w:ascii="Consolas" w:hAnsi="Consolas" w:cs="Consolas"/>
                <w:color w:val="000000"/>
                <w:sz w:val="19"/>
                <w:szCs w:val="19"/>
              </w:rPr>
            </w:rPrChange>
          </w:rPr>
          <w:t xml:space="preserve"> = </w:t>
        </w:r>
        <w:proofErr w:type="spellStart"/>
        <w:r w:rsidRPr="008C09BE">
          <w:rPr>
            <w:rFonts w:ascii="Times New Roman" w:hAnsi="Times New Roman" w:cs="Times New Roman"/>
            <w:sz w:val="20"/>
            <w:szCs w:val="20"/>
            <w:lang w:val="en-US"/>
            <w:rPrChange w:id="11653" w:author="Airat Shigapov" w:date="2021-10-27T23:08:00Z">
              <w:rPr>
                <w:rFonts w:ascii="Consolas" w:hAnsi="Consolas" w:cs="Consolas"/>
                <w:color w:val="000000"/>
                <w:sz w:val="19"/>
                <w:szCs w:val="19"/>
              </w:rPr>
            </w:rPrChange>
          </w:rPr>
          <w:t>Brushes.Gray</w:t>
        </w:r>
        <w:proofErr w:type="spellEnd"/>
        <w:r w:rsidRPr="008C09BE">
          <w:rPr>
            <w:rFonts w:ascii="Times New Roman" w:hAnsi="Times New Roman" w:cs="Times New Roman"/>
            <w:sz w:val="20"/>
            <w:szCs w:val="20"/>
            <w:lang w:val="en-US"/>
            <w:rPrChange w:id="11654" w:author="Airat Shigapov" w:date="2021-10-27T23:08:00Z">
              <w:rPr>
                <w:rFonts w:ascii="Consolas" w:hAnsi="Consolas" w:cs="Consolas"/>
                <w:color w:val="000000"/>
                <w:sz w:val="19"/>
                <w:szCs w:val="19"/>
              </w:rPr>
            </w:rPrChange>
          </w:rPr>
          <w:t>;</w:t>
        </w:r>
      </w:ins>
    </w:p>
    <w:p w14:paraId="0F63F0B3" w14:textId="77777777" w:rsidR="00D002A1" w:rsidRPr="008C09BE" w:rsidRDefault="00D002A1" w:rsidP="00D002A1">
      <w:pPr>
        <w:autoSpaceDE w:val="0"/>
        <w:autoSpaceDN w:val="0"/>
        <w:adjustRightInd w:val="0"/>
        <w:spacing w:after="0" w:line="240" w:lineRule="auto"/>
        <w:rPr>
          <w:ins w:id="11655" w:author="Airat Shigapov" w:date="2021-10-27T23:07:00Z"/>
          <w:rFonts w:ascii="Times New Roman" w:hAnsi="Times New Roman" w:cs="Times New Roman"/>
          <w:sz w:val="20"/>
          <w:szCs w:val="20"/>
          <w:lang w:val="en-US"/>
          <w:rPrChange w:id="11656" w:author="Airat Shigapov" w:date="2021-10-27T23:08:00Z">
            <w:rPr>
              <w:ins w:id="11657" w:author="Airat Shigapov" w:date="2021-10-27T23:07:00Z"/>
              <w:rFonts w:ascii="Consolas" w:hAnsi="Consolas" w:cs="Consolas"/>
              <w:color w:val="000000"/>
              <w:sz w:val="19"/>
              <w:szCs w:val="19"/>
            </w:rPr>
          </w:rPrChange>
        </w:rPr>
      </w:pPr>
      <w:ins w:id="11658" w:author="Airat Shigapov" w:date="2021-10-27T23:07:00Z">
        <w:r w:rsidRPr="008C09BE">
          <w:rPr>
            <w:rFonts w:ascii="Times New Roman" w:hAnsi="Times New Roman" w:cs="Times New Roman"/>
            <w:sz w:val="20"/>
            <w:szCs w:val="20"/>
            <w:lang w:val="en-US"/>
            <w:rPrChange w:id="11659" w:author="Airat Shigapov" w:date="2021-10-27T23:08:00Z">
              <w:rPr>
                <w:rFonts w:ascii="Consolas" w:hAnsi="Consolas" w:cs="Consolas"/>
                <w:color w:val="000000"/>
                <w:sz w:val="19"/>
                <w:szCs w:val="19"/>
              </w:rPr>
            </w:rPrChange>
          </w:rPr>
          <w:t xml:space="preserve">            }</w:t>
        </w:r>
      </w:ins>
    </w:p>
    <w:p w14:paraId="0815BC47" w14:textId="77777777" w:rsidR="00D002A1" w:rsidRPr="008C09BE" w:rsidRDefault="00D002A1" w:rsidP="00D002A1">
      <w:pPr>
        <w:autoSpaceDE w:val="0"/>
        <w:autoSpaceDN w:val="0"/>
        <w:adjustRightInd w:val="0"/>
        <w:spacing w:after="0" w:line="240" w:lineRule="auto"/>
        <w:rPr>
          <w:ins w:id="11660" w:author="Airat Shigapov" w:date="2021-10-27T23:07:00Z"/>
          <w:rFonts w:ascii="Times New Roman" w:hAnsi="Times New Roman" w:cs="Times New Roman"/>
          <w:sz w:val="20"/>
          <w:szCs w:val="20"/>
          <w:lang w:val="en-US"/>
          <w:rPrChange w:id="11661" w:author="Airat Shigapov" w:date="2021-10-27T23:08:00Z">
            <w:rPr>
              <w:ins w:id="11662" w:author="Airat Shigapov" w:date="2021-10-27T23:07:00Z"/>
              <w:rFonts w:ascii="Consolas" w:hAnsi="Consolas" w:cs="Consolas"/>
              <w:color w:val="000000"/>
              <w:sz w:val="19"/>
              <w:szCs w:val="19"/>
            </w:rPr>
          </w:rPrChange>
        </w:rPr>
      </w:pPr>
      <w:ins w:id="11663" w:author="Airat Shigapov" w:date="2021-10-27T23:07:00Z">
        <w:r w:rsidRPr="008C09BE">
          <w:rPr>
            <w:rFonts w:ascii="Times New Roman" w:hAnsi="Times New Roman" w:cs="Times New Roman"/>
            <w:sz w:val="20"/>
            <w:szCs w:val="20"/>
            <w:lang w:val="en-US"/>
            <w:rPrChange w:id="11664" w:author="Airat Shigapov" w:date="2021-10-27T23:08:00Z">
              <w:rPr>
                <w:rFonts w:ascii="Consolas" w:hAnsi="Consolas" w:cs="Consolas"/>
                <w:color w:val="000000"/>
                <w:sz w:val="19"/>
                <w:szCs w:val="19"/>
              </w:rPr>
            </w:rPrChange>
          </w:rPr>
          <w:t xml:space="preserve">        }</w:t>
        </w:r>
      </w:ins>
    </w:p>
    <w:p w14:paraId="44E49A94" w14:textId="77777777" w:rsidR="00D002A1" w:rsidRPr="008C09BE" w:rsidRDefault="00D002A1" w:rsidP="00D002A1">
      <w:pPr>
        <w:autoSpaceDE w:val="0"/>
        <w:autoSpaceDN w:val="0"/>
        <w:adjustRightInd w:val="0"/>
        <w:spacing w:after="0" w:line="240" w:lineRule="auto"/>
        <w:rPr>
          <w:ins w:id="11665" w:author="Airat Shigapov" w:date="2021-10-27T23:07:00Z"/>
          <w:rFonts w:ascii="Times New Roman" w:hAnsi="Times New Roman" w:cs="Times New Roman"/>
          <w:sz w:val="20"/>
          <w:szCs w:val="20"/>
          <w:lang w:val="en-US"/>
          <w:rPrChange w:id="11666" w:author="Airat Shigapov" w:date="2021-10-27T23:08:00Z">
            <w:rPr>
              <w:ins w:id="11667" w:author="Airat Shigapov" w:date="2021-10-27T23:07:00Z"/>
              <w:rFonts w:ascii="Consolas" w:hAnsi="Consolas" w:cs="Consolas"/>
              <w:color w:val="000000"/>
              <w:sz w:val="19"/>
              <w:szCs w:val="19"/>
            </w:rPr>
          </w:rPrChange>
        </w:rPr>
      </w:pPr>
    </w:p>
    <w:p w14:paraId="110AEEBE" w14:textId="77777777" w:rsidR="00D002A1" w:rsidRPr="008C09BE" w:rsidRDefault="00D002A1" w:rsidP="00D002A1">
      <w:pPr>
        <w:autoSpaceDE w:val="0"/>
        <w:autoSpaceDN w:val="0"/>
        <w:adjustRightInd w:val="0"/>
        <w:spacing w:after="0" w:line="240" w:lineRule="auto"/>
        <w:rPr>
          <w:ins w:id="11668" w:author="Airat Shigapov" w:date="2021-10-27T23:07:00Z"/>
          <w:rFonts w:ascii="Times New Roman" w:hAnsi="Times New Roman" w:cs="Times New Roman"/>
          <w:sz w:val="20"/>
          <w:szCs w:val="20"/>
          <w:lang w:val="en-US"/>
          <w:rPrChange w:id="11669" w:author="Airat Shigapov" w:date="2021-10-27T23:08:00Z">
            <w:rPr>
              <w:ins w:id="11670" w:author="Airat Shigapov" w:date="2021-10-27T23:07:00Z"/>
              <w:rFonts w:ascii="Consolas" w:hAnsi="Consolas" w:cs="Consolas"/>
              <w:color w:val="000000"/>
              <w:sz w:val="19"/>
              <w:szCs w:val="19"/>
            </w:rPr>
          </w:rPrChange>
        </w:rPr>
      </w:pPr>
      <w:ins w:id="11671" w:author="Airat Shigapov" w:date="2021-10-27T23:07:00Z">
        <w:r w:rsidRPr="008C09BE">
          <w:rPr>
            <w:rFonts w:ascii="Times New Roman" w:hAnsi="Times New Roman" w:cs="Times New Roman"/>
            <w:sz w:val="20"/>
            <w:szCs w:val="20"/>
            <w:lang w:val="en-US"/>
            <w:rPrChange w:id="11672"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11673" w:author="Airat Shigapov" w:date="2021-10-27T23:08:00Z">
              <w:rPr>
                <w:rFonts w:ascii="Consolas" w:hAnsi="Consolas" w:cs="Consolas"/>
                <w:color w:val="0000FF"/>
                <w:sz w:val="19"/>
                <w:szCs w:val="19"/>
              </w:rPr>
            </w:rPrChange>
          </w:rPr>
          <w:t>private</w:t>
        </w:r>
        <w:r w:rsidRPr="008C09BE">
          <w:rPr>
            <w:rFonts w:ascii="Times New Roman" w:hAnsi="Times New Roman" w:cs="Times New Roman"/>
            <w:sz w:val="20"/>
            <w:szCs w:val="20"/>
            <w:lang w:val="en-US"/>
            <w:rPrChange w:id="11674"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11675" w:author="Airat Shigapov" w:date="2021-10-27T23:08:00Z">
              <w:rPr>
                <w:rFonts w:ascii="Consolas" w:hAnsi="Consolas" w:cs="Consolas"/>
                <w:color w:val="0000FF"/>
                <w:sz w:val="19"/>
                <w:szCs w:val="19"/>
              </w:rPr>
            </w:rPrChange>
          </w:rPr>
          <w:t>void</w:t>
        </w:r>
        <w:r w:rsidRPr="008C09BE">
          <w:rPr>
            <w:rFonts w:ascii="Times New Roman" w:hAnsi="Times New Roman" w:cs="Times New Roman"/>
            <w:sz w:val="20"/>
            <w:szCs w:val="20"/>
            <w:lang w:val="en-US"/>
            <w:rPrChange w:id="11676" w:author="Airat Shigapov" w:date="2021-10-27T23:08:00Z">
              <w:rPr>
                <w:rFonts w:ascii="Consolas" w:hAnsi="Consolas" w:cs="Consolas"/>
                <w:color w:val="000000"/>
                <w:sz w:val="19"/>
                <w:szCs w:val="19"/>
              </w:rPr>
            </w:rPrChange>
          </w:rPr>
          <w:t xml:space="preserve"> </w:t>
        </w:r>
        <w:proofErr w:type="spellStart"/>
        <w:r w:rsidRPr="008C09BE">
          <w:rPr>
            <w:rFonts w:ascii="Times New Roman" w:hAnsi="Times New Roman" w:cs="Times New Roman"/>
            <w:sz w:val="20"/>
            <w:szCs w:val="20"/>
            <w:lang w:val="en-US"/>
            <w:rPrChange w:id="11677" w:author="Airat Shigapov" w:date="2021-10-27T23:08:00Z">
              <w:rPr>
                <w:rFonts w:ascii="Consolas" w:hAnsi="Consolas" w:cs="Consolas"/>
                <w:color w:val="000000"/>
                <w:sz w:val="19"/>
                <w:szCs w:val="19"/>
              </w:rPr>
            </w:rPrChange>
          </w:rPr>
          <w:t>phonefield_</w:t>
        </w:r>
        <w:proofErr w:type="gramStart"/>
        <w:r w:rsidRPr="008C09BE">
          <w:rPr>
            <w:rFonts w:ascii="Times New Roman" w:hAnsi="Times New Roman" w:cs="Times New Roman"/>
            <w:sz w:val="20"/>
            <w:szCs w:val="20"/>
            <w:lang w:val="en-US"/>
            <w:rPrChange w:id="11678" w:author="Airat Shigapov" w:date="2021-10-27T23:08:00Z">
              <w:rPr>
                <w:rFonts w:ascii="Consolas" w:hAnsi="Consolas" w:cs="Consolas"/>
                <w:color w:val="000000"/>
                <w:sz w:val="19"/>
                <w:szCs w:val="19"/>
              </w:rPr>
            </w:rPrChange>
          </w:rPr>
          <w:t>GotFocus</w:t>
        </w:r>
        <w:proofErr w:type="spellEnd"/>
        <w:r w:rsidRPr="008C09BE">
          <w:rPr>
            <w:rFonts w:ascii="Times New Roman" w:hAnsi="Times New Roman" w:cs="Times New Roman"/>
            <w:sz w:val="20"/>
            <w:szCs w:val="20"/>
            <w:lang w:val="en-US"/>
            <w:rPrChange w:id="11679" w:author="Airat Shigapov" w:date="2021-10-27T23:08:00Z">
              <w:rPr>
                <w:rFonts w:ascii="Consolas" w:hAnsi="Consolas" w:cs="Consolas"/>
                <w:color w:val="000000"/>
                <w:sz w:val="19"/>
                <w:szCs w:val="19"/>
              </w:rPr>
            </w:rPrChange>
          </w:rPr>
          <w:t>(</w:t>
        </w:r>
        <w:proofErr w:type="gramEnd"/>
        <w:r w:rsidRPr="008C09BE">
          <w:rPr>
            <w:rFonts w:ascii="Times New Roman" w:hAnsi="Times New Roman" w:cs="Times New Roman"/>
            <w:sz w:val="20"/>
            <w:szCs w:val="20"/>
            <w:lang w:val="en-US"/>
            <w:rPrChange w:id="11680" w:author="Airat Shigapov" w:date="2021-10-27T23:08:00Z">
              <w:rPr>
                <w:rFonts w:ascii="Consolas" w:hAnsi="Consolas" w:cs="Consolas"/>
                <w:color w:val="0000FF"/>
                <w:sz w:val="19"/>
                <w:szCs w:val="19"/>
              </w:rPr>
            </w:rPrChange>
          </w:rPr>
          <w:t>object</w:t>
        </w:r>
        <w:r w:rsidRPr="008C09BE">
          <w:rPr>
            <w:rFonts w:ascii="Times New Roman" w:hAnsi="Times New Roman" w:cs="Times New Roman"/>
            <w:sz w:val="20"/>
            <w:szCs w:val="20"/>
            <w:lang w:val="en-US"/>
            <w:rPrChange w:id="11681" w:author="Airat Shigapov" w:date="2021-10-27T23:08:00Z">
              <w:rPr>
                <w:rFonts w:ascii="Consolas" w:hAnsi="Consolas" w:cs="Consolas"/>
                <w:color w:val="000000"/>
                <w:sz w:val="19"/>
                <w:szCs w:val="19"/>
              </w:rPr>
            </w:rPrChange>
          </w:rPr>
          <w:t xml:space="preserve"> sender, </w:t>
        </w:r>
        <w:proofErr w:type="spellStart"/>
        <w:r w:rsidRPr="008C09BE">
          <w:rPr>
            <w:rFonts w:ascii="Times New Roman" w:hAnsi="Times New Roman" w:cs="Times New Roman"/>
            <w:sz w:val="20"/>
            <w:szCs w:val="20"/>
            <w:lang w:val="en-US"/>
            <w:rPrChange w:id="11682" w:author="Airat Shigapov" w:date="2021-10-27T23:08:00Z">
              <w:rPr>
                <w:rFonts w:ascii="Consolas" w:hAnsi="Consolas" w:cs="Consolas"/>
                <w:color w:val="000000"/>
                <w:sz w:val="19"/>
                <w:szCs w:val="19"/>
              </w:rPr>
            </w:rPrChange>
          </w:rPr>
          <w:t>RoutedEventArgs</w:t>
        </w:r>
        <w:proofErr w:type="spellEnd"/>
        <w:r w:rsidRPr="008C09BE">
          <w:rPr>
            <w:rFonts w:ascii="Times New Roman" w:hAnsi="Times New Roman" w:cs="Times New Roman"/>
            <w:sz w:val="20"/>
            <w:szCs w:val="20"/>
            <w:lang w:val="en-US"/>
            <w:rPrChange w:id="11683" w:author="Airat Shigapov" w:date="2021-10-27T23:08:00Z">
              <w:rPr>
                <w:rFonts w:ascii="Consolas" w:hAnsi="Consolas" w:cs="Consolas"/>
                <w:color w:val="000000"/>
                <w:sz w:val="19"/>
                <w:szCs w:val="19"/>
              </w:rPr>
            </w:rPrChange>
          </w:rPr>
          <w:t xml:space="preserve"> e)</w:t>
        </w:r>
      </w:ins>
    </w:p>
    <w:p w14:paraId="6B75B3BB" w14:textId="77777777" w:rsidR="00D002A1" w:rsidRPr="008C09BE" w:rsidRDefault="00D002A1" w:rsidP="00D002A1">
      <w:pPr>
        <w:autoSpaceDE w:val="0"/>
        <w:autoSpaceDN w:val="0"/>
        <w:adjustRightInd w:val="0"/>
        <w:spacing w:after="0" w:line="240" w:lineRule="auto"/>
        <w:rPr>
          <w:ins w:id="11684" w:author="Airat Shigapov" w:date="2021-10-27T23:07:00Z"/>
          <w:rFonts w:ascii="Times New Roman" w:hAnsi="Times New Roman" w:cs="Times New Roman"/>
          <w:sz w:val="20"/>
          <w:szCs w:val="20"/>
          <w:lang w:val="en-US"/>
          <w:rPrChange w:id="11685" w:author="Airat Shigapov" w:date="2021-10-27T23:08:00Z">
            <w:rPr>
              <w:ins w:id="11686" w:author="Airat Shigapov" w:date="2021-10-27T23:07:00Z"/>
              <w:rFonts w:ascii="Consolas" w:hAnsi="Consolas" w:cs="Consolas"/>
              <w:color w:val="000000"/>
              <w:sz w:val="19"/>
              <w:szCs w:val="19"/>
            </w:rPr>
          </w:rPrChange>
        </w:rPr>
      </w:pPr>
      <w:ins w:id="11687" w:author="Airat Shigapov" w:date="2021-10-27T23:07:00Z">
        <w:r w:rsidRPr="008C09BE">
          <w:rPr>
            <w:rFonts w:ascii="Times New Roman" w:hAnsi="Times New Roman" w:cs="Times New Roman"/>
            <w:sz w:val="20"/>
            <w:szCs w:val="20"/>
            <w:lang w:val="en-US"/>
            <w:rPrChange w:id="11688" w:author="Airat Shigapov" w:date="2021-10-27T23:08:00Z">
              <w:rPr>
                <w:rFonts w:ascii="Consolas" w:hAnsi="Consolas" w:cs="Consolas"/>
                <w:color w:val="000000"/>
                <w:sz w:val="19"/>
                <w:szCs w:val="19"/>
              </w:rPr>
            </w:rPrChange>
          </w:rPr>
          <w:t xml:space="preserve">        {</w:t>
        </w:r>
      </w:ins>
    </w:p>
    <w:p w14:paraId="1D7CFC6E" w14:textId="77777777" w:rsidR="00D002A1" w:rsidRPr="008C09BE" w:rsidRDefault="00D002A1" w:rsidP="00D002A1">
      <w:pPr>
        <w:autoSpaceDE w:val="0"/>
        <w:autoSpaceDN w:val="0"/>
        <w:adjustRightInd w:val="0"/>
        <w:spacing w:after="0" w:line="240" w:lineRule="auto"/>
        <w:rPr>
          <w:ins w:id="11689" w:author="Airat Shigapov" w:date="2021-10-27T23:07:00Z"/>
          <w:rFonts w:ascii="Times New Roman" w:hAnsi="Times New Roman" w:cs="Times New Roman"/>
          <w:sz w:val="20"/>
          <w:szCs w:val="20"/>
          <w:lang w:val="en-US"/>
          <w:rPrChange w:id="11690" w:author="Airat Shigapov" w:date="2021-10-27T23:08:00Z">
            <w:rPr>
              <w:ins w:id="11691" w:author="Airat Shigapov" w:date="2021-10-27T23:07:00Z"/>
              <w:rFonts w:ascii="Consolas" w:hAnsi="Consolas" w:cs="Consolas"/>
              <w:color w:val="000000"/>
              <w:sz w:val="19"/>
              <w:szCs w:val="19"/>
            </w:rPr>
          </w:rPrChange>
        </w:rPr>
      </w:pPr>
      <w:ins w:id="11692" w:author="Airat Shigapov" w:date="2021-10-27T23:07:00Z">
        <w:r w:rsidRPr="008C09BE">
          <w:rPr>
            <w:rFonts w:ascii="Times New Roman" w:hAnsi="Times New Roman" w:cs="Times New Roman"/>
            <w:sz w:val="20"/>
            <w:szCs w:val="20"/>
            <w:lang w:val="en-US"/>
            <w:rPrChange w:id="11693"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11694" w:author="Airat Shigapov" w:date="2021-10-27T23:08:00Z">
              <w:rPr>
                <w:rFonts w:ascii="Consolas" w:hAnsi="Consolas" w:cs="Consolas"/>
                <w:color w:val="0000FF"/>
                <w:sz w:val="19"/>
                <w:szCs w:val="19"/>
              </w:rPr>
            </w:rPrChange>
          </w:rPr>
          <w:t>if</w:t>
        </w:r>
        <w:r w:rsidRPr="008C09BE">
          <w:rPr>
            <w:rFonts w:ascii="Times New Roman" w:hAnsi="Times New Roman" w:cs="Times New Roman"/>
            <w:sz w:val="20"/>
            <w:szCs w:val="20"/>
            <w:lang w:val="en-US"/>
            <w:rPrChange w:id="11695" w:author="Airat Shigapov" w:date="2021-10-27T23:08:00Z">
              <w:rPr>
                <w:rFonts w:ascii="Consolas" w:hAnsi="Consolas" w:cs="Consolas"/>
                <w:color w:val="000000"/>
                <w:sz w:val="19"/>
                <w:szCs w:val="19"/>
              </w:rPr>
            </w:rPrChange>
          </w:rPr>
          <w:t xml:space="preserve"> (</w:t>
        </w:r>
        <w:proofErr w:type="spellStart"/>
        <w:proofErr w:type="gramStart"/>
        <w:r w:rsidRPr="008C09BE">
          <w:rPr>
            <w:rFonts w:ascii="Times New Roman" w:hAnsi="Times New Roman" w:cs="Times New Roman"/>
            <w:sz w:val="20"/>
            <w:szCs w:val="20"/>
            <w:lang w:val="en-US"/>
            <w:rPrChange w:id="11696" w:author="Airat Shigapov" w:date="2021-10-27T23:08:00Z">
              <w:rPr>
                <w:rFonts w:ascii="Consolas" w:hAnsi="Consolas" w:cs="Consolas"/>
                <w:color w:val="000000"/>
                <w:sz w:val="19"/>
                <w:szCs w:val="19"/>
              </w:rPr>
            </w:rPrChange>
          </w:rPr>
          <w:t>phonefield.Text</w:t>
        </w:r>
        <w:proofErr w:type="spellEnd"/>
        <w:proofErr w:type="gramEnd"/>
        <w:r w:rsidRPr="008C09BE">
          <w:rPr>
            <w:rFonts w:ascii="Times New Roman" w:hAnsi="Times New Roman" w:cs="Times New Roman"/>
            <w:sz w:val="20"/>
            <w:szCs w:val="20"/>
            <w:lang w:val="en-US"/>
            <w:rPrChange w:id="11697" w:author="Airat Shigapov" w:date="2021-10-27T23:08:00Z">
              <w:rPr>
                <w:rFonts w:ascii="Consolas" w:hAnsi="Consolas" w:cs="Consolas"/>
                <w:color w:val="000000"/>
                <w:sz w:val="19"/>
                <w:szCs w:val="19"/>
              </w:rPr>
            </w:rPrChange>
          </w:rPr>
          <w:t xml:space="preserve"> == </w:t>
        </w:r>
        <w:r w:rsidRPr="008C09BE">
          <w:rPr>
            <w:rFonts w:ascii="Times New Roman" w:hAnsi="Times New Roman" w:cs="Times New Roman"/>
            <w:sz w:val="20"/>
            <w:szCs w:val="20"/>
            <w:lang w:val="en-US"/>
            <w:rPrChange w:id="11698" w:author="Airat Shigapov" w:date="2021-10-27T23:08:00Z">
              <w:rPr>
                <w:rFonts w:ascii="Consolas" w:hAnsi="Consolas" w:cs="Consolas"/>
                <w:color w:val="A31515"/>
                <w:sz w:val="19"/>
                <w:szCs w:val="19"/>
              </w:rPr>
            </w:rPrChange>
          </w:rPr>
          <w:t>"</w:t>
        </w:r>
        <w:r w:rsidRPr="008C09BE">
          <w:rPr>
            <w:rFonts w:ascii="Times New Roman" w:hAnsi="Times New Roman" w:cs="Times New Roman"/>
            <w:sz w:val="20"/>
            <w:szCs w:val="20"/>
            <w:rPrChange w:id="11699" w:author="Airat Shigapov" w:date="2021-10-27T23:08:00Z">
              <w:rPr>
                <w:rFonts w:ascii="Consolas" w:hAnsi="Consolas" w:cs="Consolas"/>
                <w:color w:val="A31515"/>
                <w:sz w:val="19"/>
                <w:szCs w:val="19"/>
              </w:rPr>
            </w:rPrChange>
          </w:rPr>
          <w:t>Номер</w:t>
        </w:r>
        <w:r w:rsidRPr="008C09BE">
          <w:rPr>
            <w:rFonts w:ascii="Times New Roman" w:hAnsi="Times New Roman" w:cs="Times New Roman"/>
            <w:sz w:val="20"/>
            <w:szCs w:val="20"/>
            <w:lang w:val="en-US"/>
            <w:rPrChange w:id="11700" w:author="Airat Shigapov" w:date="2021-10-27T23:08:00Z">
              <w:rPr>
                <w:rFonts w:ascii="Consolas" w:hAnsi="Consolas" w:cs="Consolas"/>
                <w:color w:val="A31515"/>
                <w:sz w:val="19"/>
                <w:szCs w:val="19"/>
              </w:rPr>
            </w:rPrChange>
          </w:rPr>
          <w:t xml:space="preserve"> </w:t>
        </w:r>
        <w:r w:rsidRPr="008C09BE">
          <w:rPr>
            <w:rFonts w:ascii="Times New Roman" w:hAnsi="Times New Roman" w:cs="Times New Roman"/>
            <w:sz w:val="20"/>
            <w:szCs w:val="20"/>
            <w:rPrChange w:id="11701" w:author="Airat Shigapov" w:date="2021-10-27T23:08:00Z">
              <w:rPr>
                <w:rFonts w:ascii="Consolas" w:hAnsi="Consolas" w:cs="Consolas"/>
                <w:color w:val="A31515"/>
                <w:sz w:val="19"/>
                <w:szCs w:val="19"/>
              </w:rPr>
            </w:rPrChange>
          </w:rPr>
          <w:t>телефона</w:t>
        </w:r>
        <w:r w:rsidRPr="008C09BE">
          <w:rPr>
            <w:rFonts w:ascii="Times New Roman" w:hAnsi="Times New Roman" w:cs="Times New Roman"/>
            <w:sz w:val="20"/>
            <w:szCs w:val="20"/>
            <w:lang w:val="en-US"/>
            <w:rPrChange w:id="11702" w:author="Airat Shigapov" w:date="2021-10-27T23:08:00Z">
              <w:rPr>
                <w:rFonts w:ascii="Consolas" w:hAnsi="Consolas" w:cs="Consolas"/>
                <w:color w:val="A31515"/>
                <w:sz w:val="19"/>
                <w:szCs w:val="19"/>
              </w:rPr>
            </w:rPrChange>
          </w:rPr>
          <w:t>"</w:t>
        </w:r>
        <w:r w:rsidRPr="008C09BE">
          <w:rPr>
            <w:rFonts w:ascii="Times New Roman" w:hAnsi="Times New Roman" w:cs="Times New Roman"/>
            <w:sz w:val="20"/>
            <w:szCs w:val="20"/>
            <w:lang w:val="en-US"/>
            <w:rPrChange w:id="11703" w:author="Airat Shigapov" w:date="2021-10-27T23:08:00Z">
              <w:rPr>
                <w:rFonts w:ascii="Consolas" w:hAnsi="Consolas" w:cs="Consolas"/>
                <w:color w:val="000000"/>
                <w:sz w:val="19"/>
                <w:szCs w:val="19"/>
              </w:rPr>
            </w:rPrChange>
          </w:rPr>
          <w:t>)</w:t>
        </w:r>
      </w:ins>
    </w:p>
    <w:p w14:paraId="5EECC63A" w14:textId="77777777" w:rsidR="00D002A1" w:rsidRPr="008C09BE" w:rsidRDefault="00D002A1" w:rsidP="00D002A1">
      <w:pPr>
        <w:autoSpaceDE w:val="0"/>
        <w:autoSpaceDN w:val="0"/>
        <w:adjustRightInd w:val="0"/>
        <w:spacing w:after="0" w:line="240" w:lineRule="auto"/>
        <w:rPr>
          <w:ins w:id="11704" w:author="Airat Shigapov" w:date="2021-10-27T23:07:00Z"/>
          <w:rFonts w:ascii="Times New Roman" w:hAnsi="Times New Roman" w:cs="Times New Roman"/>
          <w:sz w:val="20"/>
          <w:szCs w:val="20"/>
          <w:lang w:val="en-US"/>
          <w:rPrChange w:id="11705" w:author="Airat Shigapov" w:date="2021-10-27T23:08:00Z">
            <w:rPr>
              <w:ins w:id="11706" w:author="Airat Shigapov" w:date="2021-10-27T23:07:00Z"/>
              <w:rFonts w:ascii="Consolas" w:hAnsi="Consolas" w:cs="Consolas"/>
              <w:color w:val="000000"/>
              <w:sz w:val="19"/>
              <w:szCs w:val="19"/>
            </w:rPr>
          </w:rPrChange>
        </w:rPr>
      </w:pPr>
      <w:ins w:id="11707" w:author="Airat Shigapov" w:date="2021-10-27T23:07:00Z">
        <w:r w:rsidRPr="008C09BE">
          <w:rPr>
            <w:rFonts w:ascii="Times New Roman" w:hAnsi="Times New Roman" w:cs="Times New Roman"/>
            <w:sz w:val="20"/>
            <w:szCs w:val="20"/>
            <w:lang w:val="en-US"/>
            <w:rPrChange w:id="11708" w:author="Airat Shigapov" w:date="2021-10-27T23:08:00Z">
              <w:rPr>
                <w:rFonts w:ascii="Consolas" w:hAnsi="Consolas" w:cs="Consolas"/>
                <w:color w:val="000000"/>
                <w:sz w:val="19"/>
                <w:szCs w:val="19"/>
              </w:rPr>
            </w:rPrChange>
          </w:rPr>
          <w:t xml:space="preserve">            {</w:t>
        </w:r>
      </w:ins>
    </w:p>
    <w:p w14:paraId="3C7D76BD" w14:textId="77777777" w:rsidR="00D002A1" w:rsidRPr="008C09BE" w:rsidRDefault="00D002A1" w:rsidP="00D002A1">
      <w:pPr>
        <w:autoSpaceDE w:val="0"/>
        <w:autoSpaceDN w:val="0"/>
        <w:adjustRightInd w:val="0"/>
        <w:spacing w:after="0" w:line="240" w:lineRule="auto"/>
        <w:rPr>
          <w:ins w:id="11709" w:author="Airat Shigapov" w:date="2021-10-27T23:07:00Z"/>
          <w:rFonts w:ascii="Times New Roman" w:hAnsi="Times New Roman" w:cs="Times New Roman"/>
          <w:sz w:val="20"/>
          <w:szCs w:val="20"/>
          <w:lang w:val="en-US"/>
          <w:rPrChange w:id="11710" w:author="Airat Shigapov" w:date="2021-10-27T23:08:00Z">
            <w:rPr>
              <w:ins w:id="11711" w:author="Airat Shigapov" w:date="2021-10-27T23:07:00Z"/>
              <w:rFonts w:ascii="Consolas" w:hAnsi="Consolas" w:cs="Consolas"/>
              <w:color w:val="000000"/>
              <w:sz w:val="19"/>
              <w:szCs w:val="19"/>
            </w:rPr>
          </w:rPrChange>
        </w:rPr>
      </w:pPr>
      <w:ins w:id="11712" w:author="Airat Shigapov" w:date="2021-10-27T23:07:00Z">
        <w:r w:rsidRPr="008C09BE">
          <w:rPr>
            <w:rFonts w:ascii="Times New Roman" w:hAnsi="Times New Roman" w:cs="Times New Roman"/>
            <w:sz w:val="20"/>
            <w:szCs w:val="20"/>
            <w:lang w:val="en-US"/>
            <w:rPrChange w:id="11713" w:author="Airat Shigapov" w:date="2021-10-27T23:08:00Z">
              <w:rPr>
                <w:rFonts w:ascii="Consolas" w:hAnsi="Consolas" w:cs="Consolas"/>
                <w:color w:val="000000"/>
                <w:sz w:val="19"/>
                <w:szCs w:val="19"/>
              </w:rPr>
            </w:rPrChange>
          </w:rPr>
          <w:t xml:space="preserve">                </w:t>
        </w:r>
        <w:proofErr w:type="spellStart"/>
        <w:proofErr w:type="gramStart"/>
        <w:r w:rsidRPr="008C09BE">
          <w:rPr>
            <w:rFonts w:ascii="Times New Roman" w:hAnsi="Times New Roman" w:cs="Times New Roman"/>
            <w:sz w:val="20"/>
            <w:szCs w:val="20"/>
            <w:lang w:val="en-US"/>
            <w:rPrChange w:id="11714" w:author="Airat Shigapov" w:date="2021-10-27T23:08:00Z">
              <w:rPr>
                <w:rFonts w:ascii="Consolas" w:hAnsi="Consolas" w:cs="Consolas"/>
                <w:color w:val="000000"/>
                <w:sz w:val="19"/>
                <w:szCs w:val="19"/>
              </w:rPr>
            </w:rPrChange>
          </w:rPr>
          <w:t>phonefield.Text</w:t>
        </w:r>
        <w:proofErr w:type="spellEnd"/>
        <w:proofErr w:type="gramEnd"/>
        <w:r w:rsidRPr="008C09BE">
          <w:rPr>
            <w:rFonts w:ascii="Times New Roman" w:hAnsi="Times New Roman" w:cs="Times New Roman"/>
            <w:sz w:val="20"/>
            <w:szCs w:val="20"/>
            <w:lang w:val="en-US"/>
            <w:rPrChange w:id="11715" w:author="Airat Shigapov" w:date="2021-10-27T23:08:00Z">
              <w:rPr>
                <w:rFonts w:ascii="Consolas" w:hAnsi="Consolas" w:cs="Consolas"/>
                <w:color w:val="000000"/>
                <w:sz w:val="19"/>
                <w:szCs w:val="19"/>
              </w:rPr>
            </w:rPrChange>
          </w:rPr>
          <w:t xml:space="preserve"> = </w:t>
        </w:r>
        <w:r w:rsidRPr="008C09BE">
          <w:rPr>
            <w:rFonts w:ascii="Times New Roman" w:hAnsi="Times New Roman" w:cs="Times New Roman"/>
            <w:sz w:val="20"/>
            <w:szCs w:val="20"/>
            <w:lang w:val="en-US"/>
            <w:rPrChange w:id="11716" w:author="Airat Shigapov" w:date="2021-10-27T23:08:00Z">
              <w:rPr>
                <w:rFonts w:ascii="Consolas" w:hAnsi="Consolas" w:cs="Consolas"/>
                <w:color w:val="A31515"/>
                <w:sz w:val="19"/>
                <w:szCs w:val="19"/>
              </w:rPr>
            </w:rPrChange>
          </w:rPr>
          <w:t>""</w:t>
        </w:r>
        <w:r w:rsidRPr="008C09BE">
          <w:rPr>
            <w:rFonts w:ascii="Times New Roman" w:hAnsi="Times New Roman" w:cs="Times New Roman"/>
            <w:sz w:val="20"/>
            <w:szCs w:val="20"/>
            <w:lang w:val="en-US"/>
            <w:rPrChange w:id="11717" w:author="Airat Shigapov" w:date="2021-10-27T23:08:00Z">
              <w:rPr>
                <w:rFonts w:ascii="Consolas" w:hAnsi="Consolas" w:cs="Consolas"/>
                <w:color w:val="000000"/>
                <w:sz w:val="19"/>
                <w:szCs w:val="19"/>
              </w:rPr>
            </w:rPrChange>
          </w:rPr>
          <w:t>;</w:t>
        </w:r>
      </w:ins>
    </w:p>
    <w:p w14:paraId="3440F811" w14:textId="77777777" w:rsidR="00D002A1" w:rsidRPr="008C09BE" w:rsidRDefault="00D002A1" w:rsidP="00D002A1">
      <w:pPr>
        <w:autoSpaceDE w:val="0"/>
        <w:autoSpaceDN w:val="0"/>
        <w:adjustRightInd w:val="0"/>
        <w:spacing w:after="0" w:line="240" w:lineRule="auto"/>
        <w:rPr>
          <w:ins w:id="11718" w:author="Airat Shigapov" w:date="2021-10-27T23:07:00Z"/>
          <w:rFonts w:ascii="Times New Roman" w:hAnsi="Times New Roman" w:cs="Times New Roman"/>
          <w:sz w:val="20"/>
          <w:szCs w:val="20"/>
          <w:lang w:val="en-US"/>
          <w:rPrChange w:id="11719" w:author="Airat Shigapov" w:date="2021-10-27T23:08:00Z">
            <w:rPr>
              <w:ins w:id="11720" w:author="Airat Shigapov" w:date="2021-10-27T23:07:00Z"/>
              <w:rFonts w:ascii="Consolas" w:hAnsi="Consolas" w:cs="Consolas"/>
              <w:color w:val="000000"/>
              <w:sz w:val="19"/>
              <w:szCs w:val="19"/>
            </w:rPr>
          </w:rPrChange>
        </w:rPr>
      </w:pPr>
      <w:ins w:id="11721" w:author="Airat Shigapov" w:date="2021-10-27T23:07:00Z">
        <w:r w:rsidRPr="008C09BE">
          <w:rPr>
            <w:rFonts w:ascii="Times New Roman" w:hAnsi="Times New Roman" w:cs="Times New Roman"/>
            <w:sz w:val="20"/>
            <w:szCs w:val="20"/>
            <w:lang w:val="en-US"/>
            <w:rPrChange w:id="11722" w:author="Airat Shigapov" w:date="2021-10-27T23:08:00Z">
              <w:rPr>
                <w:rFonts w:ascii="Consolas" w:hAnsi="Consolas" w:cs="Consolas"/>
                <w:color w:val="000000"/>
                <w:sz w:val="19"/>
                <w:szCs w:val="19"/>
              </w:rPr>
            </w:rPrChange>
          </w:rPr>
          <w:t xml:space="preserve">                </w:t>
        </w:r>
        <w:proofErr w:type="spellStart"/>
        <w:proofErr w:type="gramStart"/>
        <w:r w:rsidRPr="008C09BE">
          <w:rPr>
            <w:rFonts w:ascii="Times New Roman" w:hAnsi="Times New Roman" w:cs="Times New Roman"/>
            <w:sz w:val="20"/>
            <w:szCs w:val="20"/>
            <w:lang w:val="en-US"/>
            <w:rPrChange w:id="11723" w:author="Airat Shigapov" w:date="2021-10-27T23:08:00Z">
              <w:rPr>
                <w:rFonts w:ascii="Consolas" w:hAnsi="Consolas" w:cs="Consolas"/>
                <w:color w:val="000000"/>
                <w:sz w:val="19"/>
                <w:szCs w:val="19"/>
              </w:rPr>
            </w:rPrChange>
          </w:rPr>
          <w:t>phonefield.Foreground</w:t>
        </w:r>
        <w:proofErr w:type="spellEnd"/>
        <w:proofErr w:type="gramEnd"/>
        <w:r w:rsidRPr="008C09BE">
          <w:rPr>
            <w:rFonts w:ascii="Times New Roman" w:hAnsi="Times New Roman" w:cs="Times New Roman"/>
            <w:sz w:val="20"/>
            <w:szCs w:val="20"/>
            <w:lang w:val="en-US"/>
            <w:rPrChange w:id="11724" w:author="Airat Shigapov" w:date="2021-10-27T23:08:00Z">
              <w:rPr>
                <w:rFonts w:ascii="Consolas" w:hAnsi="Consolas" w:cs="Consolas"/>
                <w:color w:val="000000"/>
                <w:sz w:val="19"/>
                <w:szCs w:val="19"/>
              </w:rPr>
            </w:rPrChange>
          </w:rPr>
          <w:t xml:space="preserve"> = </w:t>
        </w:r>
        <w:proofErr w:type="spellStart"/>
        <w:r w:rsidRPr="008C09BE">
          <w:rPr>
            <w:rFonts w:ascii="Times New Roman" w:hAnsi="Times New Roman" w:cs="Times New Roman"/>
            <w:sz w:val="20"/>
            <w:szCs w:val="20"/>
            <w:lang w:val="en-US"/>
            <w:rPrChange w:id="11725" w:author="Airat Shigapov" w:date="2021-10-27T23:08:00Z">
              <w:rPr>
                <w:rFonts w:ascii="Consolas" w:hAnsi="Consolas" w:cs="Consolas"/>
                <w:color w:val="000000"/>
                <w:sz w:val="19"/>
                <w:szCs w:val="19"/>
              </w:rPr>
            </w:rPrChange>
          </w:rPr>
          <w:t>Brushes.Black</w:t>
        </w:r>
        <w:proofErr w:type="spellEnd"/>
        <w:r w:rsidRPr="008C09BE">
          <w:rPr>
            <w:rFonts w:ascii="Times New Roman" w:hAnsi="Times New Roman" w:cs="Times New Roman"/>
            <w:sz w:val="20"/>
            <w:szCs w:val="20"/>
            <w:lang w:val="en-US"/>
            <w:rPrChange w:id="11726" w:author="Airat Shigapov" w:date="2021-10-27T23:08:00Z">
              <w:rPr>
                <w:rFonts w:ascii="Consolas" w:hAnsi="Consolas" w:cs="Consolas"/>
                <w:color w:val="000000"/>
                <w:sz w:val="19"/>
                <w:szCs w:val="19"/>
              </w:rPr>
            </w:rPrChange>
          </w:rPr>
          <w:t>;</w:t>
        </w:r>
      </w:ins>
    </w:p>
    <w:p w14:paraId="3B7981FD" w14:textId="77777777" w:rsidR="00D002A1" w:rsidRPr="008C09BE" w:rsidRDefault="00D002A1" w:rsidP="00D002A1">
      <w:pPr>
        <w:autoSpaceDE w:val="0"/>
        <w:autoSpaceDN w:val="0"/>
        <w:adjustRightInd w:val="0"/>
        <w:spacing w:after="0" w:line="240" w:lineRule="auto"/>
        <w:rPr>
          <w:ins w:id="11727" w:author="Airat Shigapov" w:date="2021-10-27T23:07:00Z"/>
          <w:rFonts w:ascii="Times New Roman" w:hAnsi="Times New Roman" w:cs="Times New Roman"/>
          <w:sz w:val="20"/>
          <w:szCs w:val="20"/>
          <w:lang w:val="en-US"/>
          <w:rPrChange w:id="11728" w:author="Airat Shigapov" w:date="2021-10-27T23:08:00Z">
            <w:rPr>
              <w:ins w:id="11729" w:author="Airat Shigapov" w:date="2021-10-27T23:07:00Z"/>
              <w:rFonts w:ascii="Consolas" w:hAnsi="Consolas" w:cs="Consolas"/>
              <w:color w:val="000000"/>
              <w:sz w:val="19"/>
              <w:szCs w:val="19"/>
            </w:rPr>
          </w:rPrChange>
        </w:rPr>
      </w:pPr>
      <w:ins w:id="11730" w:author="Airat Shigapov" w:date="2021-10-27T23:07:00Z">
        <w:r w:rsidRPr="008C09BE">
          <w:rPr>
            <w:rFonts w:ascii="Times New Roman" w:hAnsi="Times New Roman" w:cs="Times New Roman"/>
            <w:sz w:val="20"/>
            <w:szCs w:val="20"/>
            <w:lang w:val="en-US"/>
            <w:rPrChange w:id="11731" w:author="Airat Shigapov" w:date="2021-10-27T23:08:00Z">
              <w:rPr>
                <w:rFonts w:ascii="Consolas" w:hAnsi="Consolas" w:cs="Consolas"/>
                <w:color w:val="000000"/>
                <w:sz w:val="19"/>
                <w:szCs w:val="19"/>
              </w:rPr>
            </w:rPrChange>
          </w:rPr>
          <w:t xml:space="preserve">                </w:t>
        </w:r>
        <w:proofErr w:type="spellStart"/>
        <w:proofErr w:type="gramStart"/>
        <w:r w:rsidRPr="008C09BE">
          <w:rPr>
            <w:rFonts w:ascii="Times New Roman" w:hAnsi="Times New Roman" w:cs="Times New Roman"/>
            <w:sz w:val="20"/>
            <w:szCs w:val="20"/>
            <w:lang w:val="en-US"/>
            <w:rPrChange w:id="11732" w:author="Airat Shigapov" w:date="2021-10-27T23:08:00Z">
              <w:rPr>
                <w:rFonts w:ascii="Consolas" w:hAnsi="Consolas" w:cs="Consolas"/>
                <w:color w:val="000000"/>
                <w:sz w:val="19"/>
                <w:szCs w:val="19"/>
              </w:rPr>
            </w:rPrChange>
          </w:rPr>
          <w:t>phonefield.BorderBrush</w:t>
        </w:r>
        <w:proofErr w:type="spellEnd"/>
        <w:proofErr w:type="gramEnd"/>
        <w:r w:rsidRPr="008C09BE">
          <w:rPr>
            <w:rFonts w:ascii="Times New Roman" w:hAnsi="Times New Roman" w:cs="Times New Roman"/>
            <w:sz w:val="20"/>
            <w:szCs w:val="20"/>
            <w:lang w:val="en-US"/>
            <w:rPrChange w:id="11733" w:author="Airat Shigapov" w:date="2021-10-27T23:08:00Z">
              <w:rPr>
                <w:rFonts w:ascii="Consolas" w:hAnsi="Consolas" w:cs="Consolas"/>
                <w:color w:val="000000"/>
                <w:sz w:val="19"/>
                <w:szCs w:val="19"/>
              </w:rPr>
            </w:rPrChange>
          </w:rPr>
          <w:t xml:space="preserve"> = </w:t>
        </w:r>
        <w:proofErr w:type="spellStart"/>
        <w:r w:rsidRPr="008C09BE">
          <w:rPr>
            <w:rFonts w:ascii="Times New Roman" w:hAnsi="Times New Roman" w:cs="Times New Roman"/>
            <w:sz w:val="20"/>
            <w:szCs w:val="20"/>
            <w:lang w:val="en-US"/>
            <w:rPrChange w:id="11734" w:author="Airat Shigapov" w:date="2021-10-27T23:08:00Z">
              <w:rPr>
                <w:rFonts w:ascii="Consolas" w:hAnsi="Consolas" w:cs="Consolas"/>
                <w:color w:val="000000"/>
                <w:sz w:val="19"/>
                <w:szCs w:val="19"/>
              </w:rPr>
            </w:rPrChange>
          </w:rPr>
          <w:t>Brushes.Black</w:t>
        </w:r>
        <w:proofErr w:type="spellEnd"/>
        <w:r w:rsidRPr="008C09BE">
          <w:rPr>
            <w:rFonts w:ascii="Times New Roman" w:hAnsi="Times New Roman" w:cs="Times New Roman"/>
            <w:sz w:val="20"/>
            <w:szCs w:val="20"/>
            <w:lang w:val="en-US"/>
            <w:rPrChange w:id="11735" w:author="Airat Shigapov" w:date="2021-10-27T23:08:00Z">
              <w:rPr>
                <w:rFonts w:ascii="Consolas" w:hAnsi="Consolas" w:cs="Consolas"/>
                <w:color w:val="000000"/>
                <w:sz w:val="19"/>
                <w:szCs w:val="19"/>
              </w:rPr>
            </w:rPrChange>
          </w:rPr>
          <w:t>;</w:t>
        </w:r>
      </w:ins>
    </w:p>
    <w:p w14:paraId="3F7C8A45" w14:textId="77777777" w:rsidR="00D002A1" w:rsidRPr="008C09BE" w:rsidRDefault="00D002A1" w:rsidP="00D002A1">
      <w:pPr>
        <w:autoSpaceDE w:val="0"/>
        <w:autoSpaceDN w:val="0"/>
        <w:adjustRightInd w:val="0"/>
        <w:spacing w:after="0" w:line="240" w:lineRule="auto"/>
        <w:rPr>
          <w:ins w:id="11736" w:author="Airat Shigapov" w:date="2021-10-27T23:07:00Z"/>
          <w:rFonts w:ascii="Times New Roman" w:hAnsi="Times New Roman" w:cs="Times New Roman"/>
          <w:sz w:val="20"/>
          <w:szCs w:val="20"/>
          <w:lang w:val="en-US"/>
          <w:rPrChange w:id="11737" w:author="Airat Shigapov" w:date="2021-10-27T23:08:00Z">
            <w:rPr>
              <w:ins w:id="11738" w:author="Airat Shigapov" w:date="2021-10-27T23:07:00Z"/>
              <w:rFonts w:ascii="Consolas" w:hAnsi="Consolas" w:cs="Consolas"/>
              <w:color w:val="000000"/>
              <w:sz w:val="19"/>
              <w:szCs w:val="19"/>
            </w:rPr>
          </w:rPrChange>
        </w:rPr>
      </w:pPr>
      <w:ins w:id="11739" w:author="Airat Shigapov" w:date="2021-10-27T23:07:00Z">
        <w:r w:rsidRPr="008C09BE">
          <w:rPr>
            <w:rFonts w:ascii="Times New Roman" w:hAnsi="Times New Roman" w:cs="Times New Roman"/>
            <w:sz w:val="20"/>
            <w:szCs w:val="20"/>
            <w:lang w:val="en-US"/>
            <w:rPrChange w:id="11740" w:author="Airat Shigapov" w:date="2021-10-27T23:08:00Z">
              <w:rPr>
                <w:rFonts w:ascii="Consolas" w:hAnsi="Consolas" w:cs="Consolas"/>
                <w:color w:val="000000"/>
                <w:sz w:val="19"/>
                <w:szCs w:val="19"/>
              </w:rPr>
            </w:rPrChange>
          </w:rPr>
          <w:t xml:space="preserve">            }</w:t>
        </w:r>
      </w:ins>
    </w:p>
    <w:p w14:paraId="27D15E39" w14:textId="77777777" w:rsidR="00D002A1" w:rsidRPr="008C09BE" w:rsidRDefault="00D002A1" w:rsidP="00D002A1">
      <w:pPr>
        <w:autoSpaceDE w:val="0"/>
        <w:autoSpaceDN w:val="0"/>
        <w:adjustRightInd w:val="0"/>
        <w:spacing w:after="0" w:line="240" w:lineRule="auto"/>
        <w:rPr>
          <w:ins w:id="11741" w:author="Airat Shigapov" w:date="2021-10-27T23:07:00Z"/>
          <w:rFonts w:ascii="Times New Roman" w:hAnsi="Times New Roman" w:cs="Times New Roman"/>
          <w:sz w:val="20"/>
          <w:szCs w:val="20"/>
          <w:lang w:val="en-US"/>
          <w:rPrChange w:id="11742" w:author="Airat Shigapov" w:date="2021-10-27T23:08:00Z">
            <w:rPr>
              <w:ins w:id="11743" w:author="Airat Shigapov" w:date="2021-10-27T23:07:00Z"/>
              <w:rFonts w:ascii="Consolas" w:hAnsi="Consolas" w:cs="Consolas"/>
              <w:color w:val="000000"/>
              <w:sz w:val="19"/>
              <w:szCs w:val="19"/>
            </w:rPr>
          </w:rPrChange>
        </w:rPr>
      </w:pPr>
      <w:ins w:id="11744" w:author="Airat Shigapov" w:date="2021-10-27T23:07:00Z">
        <w:r w:rsidRPr="008C09BE">
          <w:rPr>
            <w:rFonts w:ascii="Times New Roman" w:hAnsi="Times New Roman" w:cs="Times New Roman"/>
            <w:sz w:val="20"/>
            <w:szCs w:val="20"/>
            <w:lang w:val="en-US"/>
            <w:rPrChange w:id="11745" w:author="Airat Shigapov" w:date="2021-10-27T23:08:00Z">
              <w:rPr>
                <w:rFonts w:ascii="Consolas" w:hAnsi="Consolas" w:cs="Consolas"/>
                <w:color w:val="000000"/>
                <w:sz w:val="19"/>
                <w:szCs w:val="19"/>
              </w:rPr>
            </w:rPrChange>
          </w:rPr>
          <w:t xml:space="preserve">        }</w:t>
        </w:r>
      </w:ins>
    </w:p>
    <w:p w14:paraId="26186C6D" w14:textId="77777777" w:rsidR="00D002A1" w:rsidRPr="008C09BE" w:rsidRDefault="00D002A1" w:rsidP="00D002A1">
      <w:pPr>
        <w:autoSpaceDE w:val="0"/>
        <w:autoSpaceDN w:val="0"/>
        <w:adjustRightInd w:val="0"/>
        <w:spacing w:after="0" w:line="240" w:lineRule="auto"/>
        <w:rPr>
          <w:ins w:id="11746" w:author="Airat Shigapov" w:date="2021-10-27T23:07:00Z"/>
          <w:rFonts w:ascii="Times New Roman" w:hAnsi="Times New Roman" w:cs="Times New Roman"/>
          <w:sz w:val="20"/>
          <w:szCs w:val="20"/>
          <w:lang w:val="en-US"/>
          <w:rPrChange w:id="11747" w:author="Airat Shigapov" w:date="2021-10-27T23:08:00Z">
            <w:rPr>
              <w:ins w:id="11748" w:author="Airat Shigapov" w:date="2021-10-27T23:07:00Z"/>
              <w:rFonts w:ascii="Consolas" w:hAnsi="Consolas" w:cs="Consolas"/>
              <w:color w:val="000000"/>
              <w:sz w:val="19"/>
              <w:szCs w:val="19"/>
            </w:rPr>
          </w:rPrChange>
        </w:rPr>
      </w:pPr>
    </w:p>
    <w:p w14:paraId="12046286" w14:textId="77777777" w:rsidR="00D002A1" w:rsidRPr="008C09BE" w:rsidRDefault="00D002A1" w:rsidP="00D002A1">
      <w:pPr>
        <w:autoSpaceDE w:val="0"/>
        <w:autoSpaceDN w:val="0"/>
        <w:adjustRightInd w:val="0"/>
        <w:spacing w:after="0" w:line="240" w:lineRule="auto"/>
        <w:rPr>
          <w:ins w:id="11749" w:author="Airat Shigapov" w:date="2021-10-27T23:07:00Z"/>
          <w:rFonts w:ascii="Times New Roman" w:hAnsi="Times New Roman" w:cs="Times New Roman"/>
          <w:sz w:val="20"/>
          <w:szCs w:val="20"/>
          <w:lang w:val="en-US"/>
          <w:rPrChange w:id="11750" w:author="Airat Shigapov" w:date="2021-10-27T23:08:00Z">
            <w:rPr>
              <w:ins w:id="11751" w:author="Airat Shigapov" w:date="2021-10-27T23:07:00Z"/>
              <w:rFonts w:ascii="Consolas" w:hAnsi="Consolas" w:cs="Consolas"/>
              <w:color w:val="000000"/>
              <w:sz w:val="19"/>
              <w:szCs w:val="19"/>
            </w:rPr>
          </w:rPrChange>
        </w:rPr>
      </w:pPr>
      <w:ins w:id="11752" w:author="Airat Shigapov" w:date="2021-10-27T23:07:00Z">
        <w:r w:rsidRPr="008C09BE">
          <w:rPr>
            <w:rFonts w:ascii="Times New Roman" w:hAnsi="Times New Roman" w:cs="Times New Roman"/>
            <w:sz w:val="20"/>
            <w:szCs w:val="20"/>
            <w:lang w:val="en-US"/>
            <w:rPrChange w:id="11753"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11754" w:author="Airat Shigapov" w:date="2021-10-27T23:08:00Z">
              <w:rPr>
                <w:rFonts w:ascii="Consolas" w:hAnsi="Consolas" w:cs="Consolas"/>
                <w:color w:val="0000FF"/>
                <w:sz w:val="19"/>
                <w:szCs w:val="19"/>
              </w:rPr>
            </w:rPrChange>
          </w:rPr>
          <w:t>private</w:t>
        </w:r>
        <w:r w:rsidRPr="008C09BE">
          <w:rPr>
            <w:rFonts w:ascii="Times New Roman" w:hAnsi="Times New Roman" w:cs="Times New Roman"/>
            <w:sz w:val="20"/>
            <w:szCs w:val="20"/>
            <w:lang w:val="en-US"/>
            <w:rPrChange w:id="11755"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11756" w:author="Airat Shigapov" w:date="2021-10-27T23:08:00Z">
              <w:rPr>
                <w:rFonts w:ascii="Consolas" w:hAnsi="Consolas" w:cs="Consolas"/>
                <w:color w:val="0000FF"/>
                <w:sz w:val="19"/>
                <w:szCs w:val="19"/>
              </w:rPr>
            </w:rPrChange>
          </w:rPr>
          <w:t>void</w:t>
        </w:r>
        <w:r w:rsidRPr="008C09BE">
          <w:rPr>
            <w:rFonts w:ascii="Times New Roman" w:hAnsi="Times New Roman" w:cs="Times New Roman"/>
            <w:sz w:val="20"/>
            <w:szCs w:val="20"/>
            <w:lang w:val="en-US"/>
            <w:rPrChange w:id="11757" w:author="Airat Shigapov" w:date="2021-10-27T23:08:00Z">
              <w:rPr>
                <w:rFonts w:ascii="Consolas" w:hAnsi="Consolas" w:cs="Consolas"/>
                <w:color w:val="000000"/>
                <w:sz w:val="19"/>
                <w:szCs w:val="19"/>
              </w:rPr>
            </w:rPrChange>
          </w:rPr>
          <w:t xml:space="preserve"> </w:t>
        </w:r>
        <w:proofErr w:type="spellStart"/>
        <w:r w:rsidRPr="008C09BE">
          <w:rPr>
            <w:rFonts w:ascii="Times New Roman" w:hAnsi="Times New Roman" w:cs="Times New Roman"/>
            <w:sz w:val="20"/>
            <w:szCs w:val="20"/>
            <w:lang w:val="en-US"/>
            <w:rPrChange w:id="11758" w:author="Airat Shigapov" w:date="2021-10-27T23:08:00Z">
              <w:rPr>
                <w:rFonts w:ascii="Consolas" w:hAnsi="Consolas" w:cs="Consolas"/>
                <w:color w:val="000000"/>
                <w:sz w:val="19"/>
                <w:szCs w:val="19"/>
              </w:rPr>
            </w:rPrChange>
          </w:rPr>
          <w:t>phonefield_</w:t>
        </w:r>
        <w:proofErr w:type="gramStart"/>
        <w:r w:rsidRPr="008C09BE">
          <w:rPr>
            <w:rFonts w:ascii="Times New Roman" w:hAnsi="Times New Roman" w:cs="Times New Roman"/>
            <w:sz w:val="20"/>
            <w:szCs w:val="20"/>
            <w:lang w:val="en-US"/>
            <w:rPrChange w:id="11759" w:author="Airat Shigapov" w:date="2021-10-27T23:08:00Z">
              <w:rPr>
                <w:rFonts w:ascii="Consolas" w:hAnsi="Consolas" w:cs="Consolas"/>
                <w:color w:val="000000"/>
                <w:sz w:val="19"/>
                <w:szCs w:val="19"/>
              </w:rPr>
            </w:rPrChange>
          </w:rPr>
          <w:t>LostFocus</w:t>
        </w:r>
        <w:proofErr w:type="spellEnd"/>
        <w:r w:rsidRPr="008C09BE">
          <w:rPr>
            <w:rFonts w:ascii="Times New Roman" w:hAnsi="Times New Roman" w:cs="Times New Roman"/>
            <w:sz w:val="20"/>
            <w:szCs w:val="20"/>
            <w:lang w:val="en-US"/>
            <w:rPrChange w:id="11760" w:author="Airat Shigapov" w:date="2021-10-27T23:08:00Z">
              <w:rPr>
                <w:rFonts w:ascii="Consolas" w:hAnsi="Consolas" w:cs="Consolas"/>
                <w:color w:val="000000"/>
                <w:sz w:val="19"/>
                <w:szCs w:val="19"/>
              </w:rPr>
            </w:rPrChange>
          </w:rPr>
          <w:t>(</w:t>
        </w:r>
        <w:proofErr w:type="gramEnd"/>
        <w:r w:rsidRPr="008C09BE">
          <w:rPr>
            <w:rFonts w:ascii="Times New Roman" w:hAnsi="Times New Roman" w:cs="Times New Roman"/>
            <w:sz w:val="20"/>
            <w:szCs w:val="20"/>
            <w:lang w:val="en-US"/>
            <w:rPrChange w:id="11761" w:author="Airat Shigapov" w:date="2021-10-27T23:08:00Z">
              <w:rPr>
                <w:rFonts w:ascii="Consolas" w:hAnsi="Consolas" w:cs="Consolas"/>
                <w:color w:val="0000FF"/>
                <w:sz w:val="19"/>
                <w:szCs w:val="19"/>
              </w:rPr>
            </w:rPrChange>
          </w:rPr>
          <w:t>object</w:t>
        </w:r>
        <w:r w:rsidRPr="008C09BE">
          <w:rPr>
            <w:rFonts w:ascii="Times New Roman" w:hAnsi="Times New Roman" w:cs="Times New Roman"/>
            <w:sz w:val="20"/>
            <w:szCs w:val="20"/>
            <w:lang w:val="en-US"/>
            <w:rPrChange w:id="11762" w:author="Airat Shigapov" w:date="2021-10-27T23:08:00Z">
              <w:rPr>
                <w:rFonts w:ascii="Consolas" w:hAnsi="Consolas" w:cs="Consolas"/>
                <w:color w:val="000000"/>
                <w:sz w:val="19"/>
                <w:szCs w:val="19"/>
              </w:rPr>
            </w:rPrChange>
          </w:rPr>
          <w:t xml:space="preserve"> sender, </w:t>
        </w:r>
        <w:proofErr w:type="spellStart"/>
        <w:r w:rsidRPr="008C09BE">
          <w:rPr>
            <w:rFonts w:ascii="Times New Roman" w:hAnsi="Times New Roman" w:cs="Times New Roman"/>
            <w:sz w:val="20"/>
            <w:szCs w:val="20"/>
            <w:lang w:val="en-US"/>
            <w:rPrChange w:id="11763" w:author="Airat Shigapov" w:date="2021-10-27T23:08:00Z">
              <w:rPr>
                <w:rFonts w:ascii="Consolas" w:hAnsi="Consolas" w:cs="Consolas"/>
                <w:color w:val="000000"/>
                <w:sz w:val="19"/>
                <w:szCs w:val="19"/>
              </w:rPr>
            </w:rPrChange>
          </w:rPr>
          <w:t>RoutedEventArgs</w:t>
        </w:r>
        <w:proofErr w:type="spellEnd"/>
        <w:r w:rsidRPr="008C09BE">
          <w:rPr>
            <w:rFonts w:ascii="Times New Roman" w:hAnsi="Times New Roman" w:cs="Times New Roman"/>
            <w:sz w:val="20"/>
            <w:szCs w:val="20"/>
            <w:lang w:val="en-US"/>
            <w:rPrChange w:id="11764" w:author="Airat Shigapov" w:date="2021-10-27T23:08:00Z">
              <w:rPr>
                <w:rFonts w:ascii="Consolas" w:hAnsi="Consolas" w:cs="Consolas"/>
                <w:color w:val="000000"/>
                <w:sz w:val="19"/>
                <w:szCs w:val="19"/>
              </w:rPr>
            </w:rPrChange>
          </w:rPr>
          <w:t xml:space="preserve"> e)</w:t>
        </w:r>
      </w:ins>
    </w:p>
    <w:p w14:paraId="4D4468C0" w14:textId="77777777" w:rsidR="00D002A1" w:rsidRPr="008C09BE" w:rsidRDefault="00D002A1" w:rsidP="00D002A1">
      <w:pPr>
        <w:autoSpaceDE w:val="0"/>
        <w:autoSpaceDN w:val="0"/>
        <w:adjustRightInd w:val="0"/>
        <w:spacing w:after="0" w:line="240" w:lineRule="auto"/>
        <w:rPr>
          <w:ins w:id="11765" w:author="Airat Shigapov" w:date="2021-10-27T23:07:00Z"/>
          <w:rFonts w:ascii="Times New Roman" w:hAnsi="Times New Roman" w:cs="Times New Roman"/>
          <w:sz w:val="20"/>
          <w:szCs w:val="20"/>
          <w:lang w:val="en-US"/>
          <w:rPrChange w:id="11766" w:author="Airat Shigapov" w:date="2021-10-27T23:08:00Z">
            <w:rPr>
              <w:ins w:id="11767" w:author="Airat Shigapov" w:date="2021-10-27T23:07:00Z"/>
              <w:rFonts w:ascii="Consolas" w:hAnsi="Consolas" w:cs="Consolas"/>
              <w:color w:val="000000"/>
              <w:sz w:val="19"/>
              <w:szCs w:val="19"/>
            </w:rPr>
          </w:rPrChange>
        </w:rPr>
      </w:pPr>
      <w:ins w:id="11768" w:author="Airat Shigapov" w:date="2021-10-27T23:07:00Z">
        <w:r w:rsidRPr="008C09BE">
          <w:rPr>
            <w:rFonts w:ascii="Times New Roman" w:hAnsi="Times New Roman" w:cs="Times New Roman"/>
            <w:sz w:val="20"/>
            <w:szCs w:val="20"/>
            <w:lang w:val="en-US"/>
            <w:rPrChange w:id="11769" w:author="Airat Shigapov" w:date="2021-10-27T23:08:00Z">
              <w:rPr>
                <w:rFonts w:ascii="Consolas" w:hAnsi="Consolas" w:cs="Consolas"/>
                <w:color w:val="000000"/>
                <w:sz w:val="19"/>
                <w:szCs w:val="19"/>
              </w:rPr>
            </w:rPrChange>
          </w:rPr>
          <w:t xml:space="preserve">        {</w:t>
        </w:r>
      </w:ins>
    </w:p>
    <w:p w14:paraId="54735ED2" w14:textId="77777777" w:rsidR="00D002A1" w:rsidRPr="008C09BE" w:rsidRDefault="00D002A1" w:rsidP="00D002A1">
      <w:pPr>
        <w:autoSpaceDE w:val="0"/>
        <w:autoSpaceDN w:val="0"/>
        <w:adjustRightInd w:val="0"/>
        <w:spacing w:after="0" w:line="240" w:lineRule="auto"/>
        <w:rPr>
          <w:ins w:id="11770" w:author="Airat Shigapov" w:date="2021-10-27T23:07:00Z"/>
          <w:rFonts w:ascii="Times New Roman" w:hAnsi="Times New Roman" w:cs="Times New Roman"/>
          <w:sz w:val="20"/>
          <w:szCs w:val="20"/>
          <w:lang w:val="en-US"/>
          <w:rPrChange w:id="11771" w:author="Airat Shigapov" w:date="2021-10-27T23:08:00Z">
            <w:rPr>
              <w:ins w:id="11772" w:author="Airat Shigapov" w:date="2021-10-27T23:07:00Z"/>
              <w:rFonts w:ascii="Consolas" w:hAnsi="Consolas" w:cs="Consolas"/>
              <w:color w:val="000000"/>
              <w:sz w:val="19"/>
              <w:szCs w:val="19"/>
            </w:rPr>
          </w:rPrChange>
        </w:rPr>
      </w:pPr>
      <w:ins w:id="11773" w:author="Airat Shigapov" w:date="2021-10-27T23:07:00Z">
        <w:r w:rsidRPr="008C09BE">
          <w:rPr>
            <w:rFonts w:ascii="Times New Roman" w:hAnsi="Times New Roman" w:cs="Times New Roman"/>
            <w:sz w:val="20"/>
            <w:szCs w:val="20"/>
            <w:lang w:val="en-US"/>
            <w:rPrChange w:id="11774"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11775" w:author="Airat Shigapov" w:date="2021-10-27T23:08:00Z">
              <w:rPr>
                <w:rFonts w:ascii="Consolas" w:hAnsi="Consolas" w:cs="Consolas"/>
                <w:color w:val="0000FF"/>
                <w:sz w:val="19"/>
                <w:szCs w:val="19"/>
              </w:rPr>
            </w:rPrChange>
          </w:rPr>
          <w:t>if</w:t>
        </w:r>
        <w:r w:rsidRPr="008C09BE">
          <w:rPr>
            <w:rFonts w:ascii="Times New Roman" w:hAnsi="Times New Roman" w:cs="Times New Roman"/>
            <w:sz w:val="20"/>
            <w:szCs w:val="20"/>
            <w:lang w:val="en-US"/>
            <w:rPrChange w:id="11776" w:author="Airat Shigapov" w:date="2021-10-27T23:08:00Z">
              <w:rPr>
                <w:rFonts w:ascii="Consolas" w:hAnsi="Consolas" w:cs="Consolas"/>
                <w:color w:val="000000"/>
                <w:sz w:val="19"/>
                <w:szCs w:val="19"/>
              </w:rPr>
            </w:rPrChange>
          </w:rPr>
          <w:t xml:space="preserve"> (</w:t>
        </w:r>
        <w:proofErr w:type="spellStart"/>
        <w:proofErr w:type="gramStart"/>
        <w:r w:rsidRPr="008C09BE">
          <w:rPr>
            <w:rFonts w:ascii="Times New Roman" w:hAnsi="Times New Roman" w:cs="Times New Roman"/>
            <w:sz w:val="20"/>
            <w:szCs w:val="20"/>
            <w:lang w:val="en-US"/>
            <w:rPrChange w:id="11777" w:author="Airat Shigapov" w:date="2021-10-27T23:08:00Z">
              <w:rPr>
                <w:rFonts w:ascii="Consolas" w:hAnsi="Consolas" w:cs="Consolas"/>
                <w:color w:val="000000"/>
                <w:sz w:val="19"/>
                <w:szCs w:val="19"/>
              </w:rPr>
            </w:rPrChange>
          </w:rPr>
          <w:t>phonefield.Text</w:t>
        </w:r>
        <w:proofErr w:type="spellEnd"/>
        <w:proofErr w:type="gramEnd"/>
        <w:r w:rsidRPr="008C09BE">
          <w:rPr>
            <w:rFonts w:ascii="Times New Roman" w:hAnsi="Times New Roman" w:cs="Times New Roman"/>
            <w:sz w:val="20"/>
            <w:szCs w:val="20"/>
            <w:lang w:val="en-US"/>
            <w:rPrChange w:id="11778" w:author="Airat Shigapov" w:date="2021-10-27T23:08:00Z">
              <w:rPr>
                <w:rFonts w:ascii="Consolas" w:hAnsi="Consolas" w:cs="Consolas"/>
                <w:color w:val="000000"/>
                <w:sz w:val="19"/>
                <w:szCs w:val="19"/>
              </w:rPr>
            </w:rPrChange>
          </w:rPr>
          <w:t xml:space="preserve"> == </w:t>
        </w:r>
        <w:r w:rsidRPr="008C09BE">
          <w:rPr>
            <w:rFonts w:ascii="Times New Roman" w:hAnsi="Times New Roman" w:cs="Times New Roman"/>
            <w:sz w:val="20"/>
            <w:szCs w:val="20"/>
            <w:lang w:val="en-US"/>
            <w:rPrChange w:id="11779" w:author="Airat Shigapov" w:date="2021-10-27T23:08:00Z">
              <w:rPr>
                <w:rFonts w:ascii="Consolas" w:hAnsi="Consolas" w:cs="Consolas"/>
                <w:color w:val="A31515"/>
                <w:sz w:val="19"/>
                <w:szCs w:val="19"/>
              </w:rPr>
            </w:rPrChange>
          </w:rPr>
          <w:t>""</w:t>
        </w:r>
        <w:r w:rsidRPr="008C09BE">
          <w:rPr>
            <w:rFonts w:ascii="Times New Roman" w:hAnsi="Times New Roman" w:cs="Times New Roman"/>
            <w:sz w:val="20"/>
            <w:szCs w:val="20"/>
            <w:lang w:val="en-US"/>
            <w:rPrChange w:id="11780" w:author="Airat Shigapov" w:date="2021-10-27T23:08:00Z">
              <w:rPr>
                <w:rFonts w:ascii="Consolas" w:hAnsi="Consolas" w:cs="Consolas"/>
                <w:color w:val="000000"/>
                <w:sz w:val="19"/>
                <w:szCs w:val="19"/>
              </w:rPr>
            </w:rPrChange>
          </w:rPr>
          <w:t>)</w:t>
        </w:r>
      </w:ins>
    </w:p>
    <w:p w14:paraId="69098CA8" w14:textId="77777777" w:rsidR="00D002A1" w:rsidRPr="008C09BE" w:rsidRDefault="00D002A1" w:rsidP="00D002A1">
      <w:pPr>
        <w:autoSpaceDE w:val="0"/>
        <w:autoSpaceDN w:val="0"/>
        <w:adjustRightInd w:val="0"/>
        <w:spacing w:after="0" w:line="240" w:lineRule="auto"/>
        <w:rPr>
          <w:ins w:id="11781" w:author="Airat Shigapov" w:date="2021-10-27T23:07:00Z"/>
          <w:rFonts w:ascii="Times New Roman" w:hAnsi="Times New Roman" w:cs="Times New Roman"/>
          <w:sz w:val="20"/>
          <w:szCs w:val="20"/>
          <w:lang w:val="en-US"/>
          <w:rPrChange w:id="11782" w:author="Airat Shigapov" w:date="2021-10-27T23:08:00Z">
            <w:rPr>
              <w:ins w:id="11783" w:author="Airat Shigapov" w:date="2021-10-27T23:07:00Z"/>
              <w:rFonts w:ascii="Consolas" w:hAnsi="Consolas" w:cs="Consolas"/>
              <w:color w:val="000000"/>
              <w:sz w:val="19"/>
              <w:szCs w:val="19"/>
            </w:rPr>
          </w:rPrChange>
        </w:rPr>
      </w:pPr>
      <w:ins w:id="11784" w:author="Airat Shigapov" w:date="2021-10-27T23:07:00Z">
        <w:r w:rsidRPr="008C09BE">
          <w:rPr>
            <w:rFonts w:ascii="Times New Roman" w:hAnsi="Times New Roman" w:cs="Times New Roman"/>
            <w:sz w:val="20"/>
            <w:szCs w:val="20"/>
            <w:lang w:val="en-US"/>
            <w:rPrChange w:id="11785" w:author="Airat Shigapov" w:date="2021-10-27T23:08:00Z">
              <w:rPr>
                <w:rFonts w:ascii="Consolas" w:hAnsi="Consolas" w:cs="Consolas"/>
                <w:color w:val="000000"/>
                <w:sz w:val="19"/>
                <w:szCs w:val="19"/>
              </w:rPr>
            </w:rPrChange>
          </w:rPr>
          <w:t xml:space="preserve">            {</w:t>
        </w:r>
      </w:ins>
    </w:p>
    <w:p w14:paraId="2E65F83A" w14:textId="77777777" w:rsidR="00D002A1" w:rsidRPr="008C09BE" w:rsidRDefault="00D002A1" w:rsidP="00D002A1">
      <w:pPr>
        <w:autoSpaceDE w:val="0"/>
        <w:autoSpaceDN w:val="0"/>
        <w:adjustRightInd w:val="0"/>
        <w:spacing w:after="0" w:line="240" w:lineRule="auto"/>
        <w:rPr>
          <w:ins w:id="11786" w:author="Airat Shigapov" w:date="2021-10-27T23:07:00Z"/>
          <w:rFonts w:ascii="Times New Roman" w:hAnsi="Times New Roman" w:cs="Times New Roman"/>
          <w:sz w:val="20"/>
          <w:szCs w:val="20"/>
          <w:lang w:val="en-US"/>
          <w:rPrChange w:id="11787" w:author="Airat Shigapov" w:date="2021-10-27T23:08:00Z">
            <w:rPr>
              <w:ins w:id="11788" w:author="Airat Shigapov" w:date="2021-10-27T23:07:00Z"/>
              <w:rFonts w:ascii="Consolas" w:hAnsi="Consolas" w:cs="Consolas"/>
              <w:color w:val="000000"/>
              <w:sz w:val="19"/>
              <w:szCs w:val="19"/>
            </w:rPr>
          </w:rPrChange>
        </w:rPr>
      </w:pPr>
      <w:ins w:id="11789" w:author="Airat Shigapov" w:date="2021-10-27T23:07:00Z">
        <w:r w:rsidRPr="008C09BE">
          <w:rPr>
            <w:rFonts w:ascii="Times New Roman" w:hAnsi="Times New Roman" w:cs="Times New Roman"/>
            <w:sz w:val="20"/>
            <w:szCs w:val="20"/>
            <w:lang w:val="en-US"/>
            <w:rPrChange w:id="11790" w:author="Airat Shigapov" w:date="2021-10-27T23:08:00Z">
              <w:rPr>
                <w:rFonts w:ascii="Consolas" w:hAnsi="Consolas" w:cs="Consolas"/>
                <w:color w:val="000000"/>
                <w:sz w:val="19"/>
                <w:szCs w:val="19"/>
              </w:rPr>
            </w:rPrChange>
          </w:rPr>
          <w:t xml:space="preserve">                </w:t>
        </w:r>
        <w:proofErr w:type="spellStart"/>
        <w:proofErr w:type="gramStart"/>
        <w:r w:rsidRPr="008C09BE">
          <w:rPr>
            <w:rFonts w:ascii="Times New Roman" w:hAnsi="Times New Roman" w:cs="Times New Roman"/>
            <w:sz w:val="20"/>
            <w:szCs w:val="20"/>
            <w:lang w:val="en-US"/>
            <w:rPrChange w:id="11791" w:author="Airat Shigapov" w:date="2021-10-27T23:08:00Z">
              <w:rPr>
                <w:rFonts w:ascii="Consolas" w:hAnsi="Consolas" w:cs="Consolas"/>
                <w:color w:val="000000"/>
                <w:sz w:val="19"/>
                <w:szCs w:val="19"/>
              </w:rPr>
            </w:rPrChange>
          </w:rPr>
          <w:t>phonefield.Text</w:t>
        </w:r>
        <w:proofErr w:type="spellEnd"/>
        <w:proofErr w:type="gramEnd"/>
        <w:r w:rsidRPr="008C09BE">
          <w:rPr>
            <w:rFonts w:ascii="Times New Roman" w:hAnsi="Times New Roman" w:cs="Times New Roman"/>
            <w:sz w:val="20"/>
            <w:szCs w:val="20"/>
            <w:lang w:val="en-US"/>
            <w:rPrChange w:id="11792" w:author="Airat Shigapov" w:date="2021-10-27T23:08:00Z">
              <w:rPr>
                <w:rFonts w:ascii="Consolas" w:hAnsi="Consolas" w:cs="Consolas"/>
                <w:color w:val="000000"/>
                <w:sz w:val="19"/>
                <w:szCs w:val="19"/>
              </w:rPr>
            </w:rPrChange>
          </w:rPr>
          <w:t xml:space="preserve"> = </w:t>
        </w:r>
        <w:r w:rsidRPr="008C09BE">
          <w:rPr>
            <w:rFonts w:ascii="Times New Roman" w:hAnsi="Times New Roman" w:cs="Times New Roman"/>
            <w:sz w:val="20"/>
            <w:szCs w:val="20"/>
            <w:lang w:val="en-US"/>
            <w:rPrChange w:id="11793" w:author="Airat Shigapov" w:date="2021-10-27T23:08:00Z">
              <w:rPr>
                <w:rFonts w:ascii="Consolas" w:hAnsi="Consolas" w:cs="Consolas"/>
                <w:color w:val="A31515"/>
                <w:sz w:val="19"/>
                <w:szCs w:val="19"/>
              </w:rPr>
            </w:rPrChange>
          </w:rPr>
          <w:t>"</w:t>
        </w:r>
        <w:r w:rsidRPr="008C09BE">
          <w:rPr>
            <w:rFonts w:ascii="Times New Roman" w:hAnsi="Times New Roman" w:cs="Times New Roman"/>
            <w:sz w:val="20"/>
            <w:szCs w:val="20"/>
            <w:rPrChange w:id="11794" w:author="Airat Shigapov" w:date="2021-10-27T23:08:00Z">
              <w:rPr>
                <w:rFonts w:ascii="Consolas" w:hAnsi="Consolas" w:cs="Consolas"/>
                <w:color w:val="A31515"/>
                <w:sz w:val="19"/>
                <w:szCs w:val="19"/>
              </w:rPr>
            </w:rPrChange>
          </w:rPr>
          <w:t>Номер</w:t>
        </w:r>
        <w:r w:rsidRPr="008C09BE">
          <w:rPr>
            <w:rFonts w:ascii="Times New Roman" w:hAnsi="Times New Roman" w:cs="Times New Roman"/>
            <w:sz w:val="20"/>
            <w:szCs w:val="20"/>
            <w:lang w:val="en-US"/>
            <w:rPrChange w:id="11795" w:author="Airat Shigapov" w:date="2021-10-27T23:08:00Z">
              <w:rPr>
                <w:rFonts w:ascii="Consolas" w:hAnsi="Consolas" w:cs="Consolas"/>
                <w:color w:val="A31515"/>
                <w:sz w:val="19"/>
                <w:szCs w:val="19"/>
              </w:rPr>
            </w:rPrChange>
          </w:rPr>
          <w:t xml:space="preserve"> </w:t>
        </w:r>
        <w:r w:rsidRPr="008C09BE">
          <w:rPr>
            <w:rFonts w:ascii="Times New Roman" w:hAnsi="Times New Roman" w:cs="Times New Roman"/>
            <w:sz w:val="20"/>
            <w:szCs w:val="20"/>
            <w:rPrChange w:id="11796" w:author="Airat Shigapov" w:date="2021-10-27T23:08:00Z">
              <w:rPr>
                <w:rFonts w:ascii="Consolas" w:hAnsi="Consolas" w:cs="Consolas"/>
                <w:color w:val="A31515"/>
                <w:sz w:val="19"/>
                <w:szCs w:val="19"/>
              </w:rPr>
            </w:rPrChange>
          </w:rPr>
          <w:t>телефона</w:t>
        </w:r>
        <w:r w:rsidRPr="008C09BE">
          <w:rPr>
            <w:rFonts w:ascii="Times New Roman" w:hAnsi="Times New Roman" w:cs="Times New Roman"/>
            <w:sz w:val="20"/>
            <w:szCs w:val="20"/>
            <w:lang w:val="en-US"/>
            <w:rPrChange w:id="11797" w:author="Airat Shigapov" w:date="2021-10-27T23:08:00Z">
              <w:rPr>
                <w:rFonts w:ascii="Consolas" w:hAnsi="Consolas" w:cs="Consolas"/>
                <w:color w:val="A31515"/>
                <w:sz w:val="19"/>
                <w:szCs w:val="19"/>
              </w:rPr>
            </w:rPrChange>
          </w:rPr>
          <w:t>"</w:t>
        </w:r>
        <w:r w:rsidRPr="008C09BE">
          <w:rPr>
            <w:rFonts w:ascii="Times New Roman" w:hAnsi="Times New Roman" w:cs="Times New Roman"/>
            <w:sz w:val="20"/>
            <w:szCs w:val="20"/>
            <w:lang w:val="en-US"/>
            <w:rPrChange w:id="11798" w:author="Airat Shigapov" w:date="2021-10-27T23:08:00Z">
              <w:rPr>
                <w:rFonts w:ascii="Consolas" w:hAnsi="Consolas" w:cs="Consolas"/>
                <w:color w:val="000000"/>
                <w:sz w:val="19"/>
                <w:szCs w:val="19"/>
              </w:rPr>
            </w:rPrChange>
          </w:rPr>
          <w:t>;</w:t>
        </w:r>
      </w:ins>
    </w:p>
    <w:p w14:paraId="18F091D4" w14:textId="77777777" w:rsidR="00D002A1" w:rsidRPr="008C09BE" w:rsidRDefault="00D002A1" w:rsidP="00D002A1">
      <w:pPr>
        <w:autoSpaceDE w:val="0"/>
        <w:autoSpaceDN w:val="0"/>
        <w:adjustRightInd w:val="0"/>
        <w:spacing w:after="0" w:line="240" w:lineRule="auto"/>
        <w:rPr>
          <w:ins w:id="11799" w:author="Airat Shigapov" w:date="2021-10-27T23:07:00Z"/>
          <w:rFonts w:ascii="Times New Roman" w:hAnsi="Times New Roman" w:cs="Times New Roman"/>
          <w:sz w:val="20"/>
          <w:szCs w:val="20"/>
          <w:lang w:val="en-US"/>
          <w:rPrChange w:id="11800" w:author="Airat Shigapov" w:date="2021-10-27T23:08:00Z">
            <w:rPr>
              <w:ins w:id="11801" w:author="Airat Shigapov" w:date="2021-10-27T23:07:00Z"/>
              <w:rFonts w:ascii="Consolas" w:hAnsi="Consolas" w:cs="Consolas"/>
              <w:color w:val="000000"/>
              <w:sz w:val="19"/>
              <w:szCs w:val="19"/>
            </w:rPr>
          </w:rPrChange>
        </w:rPr>
      </w:pPr>
      <w:ins w:id="11802" w:author="Airat Shigapov" w:date="2021-10-27T23:07:00Z">
        <w:r w:rsidRPr="008C09BE">
          <w:rPr>
            <w:rFonts w:ascii="Times New Roman" w:hAnsi="Times New Roman" w:cs="Times New Roman"/>
            <w:sz w:val="20"/>
            <w:szCs w:val="20"/>
            <w:lang w:val="en-US"/>
            <w:rPrChange w:id="11803" w:author="Airat Shigapov" w:date="2021-10-27T23:08:00Z">
              <w:rPr>
                <w:rFonts w:ascii="Consolas" w:hAnsi="Consolas" w:cs="Consolas"/>
                <w:color w:val="000000"/>
                <w:sz w:val="19"/>
                <w:szCs w:val="19"/>
              </w:rPr>
            </w:rPrChange>
          </w:rPr>
          <w:t xml:space="preserve">                </w:t>
        </w:r>
        <w:proofErr w:type="spellStart"/>
        <w:proofErr w:type="gramStart"/>
        <w:r w:rsidRPr="008C09BE">
          <w:rPr>
            <w:rFonts w:ascii="Times New Roman" w:hAnsi="Times New Roman" w:cs="Times New Roman"/>
            <w:sz w:val="20"/>
            <w:szCs w:val="20"/>
            <w:lang w:val="en-US"/>
            <w:rPrChange w:id="11804" w:author="Airat Shigapov" w:date="2021-10-27T23:08:00Z">
              <w:rPr>
                <w:rFonts w:ascii="Consolas" w:hAnsi="Consolas" w:cs="Consolas"/>
                <w:color w:val="000000"/>
                <w:sz w:val="19"/>
                <w:szCs w:val="19"/>
              </w:rPr>
            </w:rPrChange>
          </w:rPr>
          <w:t>phonefield.Foreground</w:t>
        </w:r>
        <w:proofErr w:type="spellEnd"/>
        <w:proofErr w:type="gramEnd"/>
        <w:r w:rsidRPr="008C09BE">
          <w:rPr>
            <w:rFonts w:ascii="Times New Roman" w:hAnsi="Times New Roman" w:cs="Times New Roman"/>
            <w:sz w:val="20"/>
            <w:szCs w:val="20"/>
            <w:lang w:val="en-US"/>
            <w:rPrChange w:id="11805" w:author="Airat Shigapov" w:date="2021-10-27T23:08:00Z">
              <w:rPr>
                <w:rFonts w:ascii="Consolas" w:hAnsi="Consolas" w:cs="Consolas"/>
                <w:color w:val="000000"/>
                <w:sz w:val="19"/>
                <w:szCs w:val="19"/>
              </w:rPr>
            </w:rPrChange>
          </w:rPr>
          <w:t xml:space="preserve"> = </w:t>
        </w:r>
        <w:proofErr w:type="spellStart"/>
        <w:r w:rsidRPr="008C09BE">
          <w:rPr>
            <w:rFonts w:ascii="Times New Roman" w:hAnsi="Times New Roman" w:cs="Times New Roman"/>
            <w:sz w:val="20"/>
            <w:szCs w:val="20"/>
            <w:lang w:val="en-US"/>
            <w:rPrChange w:id="11806" w:author="Airat Shigapov" w:date="2021-10-27T23:08:00Z">
              <w:rPr>
                <w:rFonts w:ascii="Consolas" w:hAnsi="Consolas" w:cs="Consolas"/>
                <w:color w:val="000000"/>
                <w:sz w:val="19"/>
                <w:szCs w:val="19"/>
              </w:rPr>
            </w:rPrChange>
          </w:rPr>
          <w:t>Brushes.Gray</w:t>
        </w:r>
        <w:proofErr w:type="spellEnd"/>
        <w:r w:rsidRPr="008C09BE">
          <w:rPr>
            <w:rFonts w:ascii="Times New Roman" w:hAnsi="Times New Roman" w:cs="Times New Roman"/>
            <w:sz w:val="20"/>
            <w:szCs w:val="20"/>
            <w:lang w:val="en-US"/>
            <w:rPrChange w:id="11807" w:author="Airat Shigapov" w:date="2021-10-27T23:08:00Z">
              <w:rPr>
                <w:rFonts w:ascii="Consolas" w:hAnsi="Consolas" w:cs="Consolas"/>
                <w:color w:val="000000"/>
                <w:sz w:val="19"/>
                <w:szCs w:val="19"/>
              </w:rPr>
            </w:rPrChange>
          </w:rPr>
          <w:t>;</w:t>
        </w:r>
      </w:ins>
    </w:p>
    <w:p w14:paraId="601733CD" w14:textId="77777777" w:rsidR="00D002A1" w:rsidRPr="008C09BE" w:rsidRDefault="00D002A1" w:rsidP="00D002A1">
      <w:pPr>
        <w:autoSpaceDE w:val="0"/>
        <w:autoSpaceDN w:val="0"/>
        <w:adjustRightInd w:val="0"/>
        <w:spacing w:after="0" w:line="240" w:lineRule="auto"/>
        <w:rPr>
          <w:ins w:id="11808" w:author="Airat Shigapov" w:date="2021-10-27T23:07:00Z"/>
          <w:rFonts w:ascii="Times New Roman" w:hAnsi="Times New Roman" w:cs="Times New Roman"/>
          <w:sz w:val="20"/>
          <w:szCs w:val="20"/>
          <w:lang w:val="en-US"/>
          <w:rPrChange w:id="11809" w:author="Airat Shigapov" w:date="2021-10-27T23:08:00Z">
            <w:rPr>
              <w:ins w:id="11810" w:author="Airat Shigapov" w:date="2021-10-27T23:07:00Z"/>
              <w:rFonts w:ascii="Consolas" w:hAnsi="Consolas" w:cs="Consolas"/>
              <w:color w:val="000000"/>
              <w:sz w:val="19"/>
              <w:szCs w:val="19"/>
            </w:rPr>
          </w:rPrChange>
        </w:rPr>
      </w:pPr>
      <w:ins w:id="11811" w:author="Airat Shigapov" w:date="2021-10-27T23:07:00Z">
        <w:r w:rsidRPr="008C09BE">
          <w:rPr>
            <w:rFonts w:ascii="Times New Roman" w:hAnsi="Times New Roman" w:cs="Times New Roman"/>
            <w:sz w:val="20"/>
            <w:szCs w:val="20"/>
            <w:lang w:val="en-US"/>
            <w:rPrChange w:id="11812" w:author="Airat Shigapov" w:date="2021-10-27T23:08:00Z">
              <w:rPr>
                <w:rFonts w:ascii="Consolas" w:hAnsi="Consolas" w:cs="Consolas"/>
                <w:color w:val="000000"/>
                <w:sz w:val="19"/>
                <w:szCs w:val="19"/>
              </w:rPr>
            </w:rPrChange>
          </w:rPr>
          <w:t xml:space="preserve">                </w:t>
        </w:r>
        <w:proofErr w:type="spellStart"/>
        <w:proofErr w:type="gramStart"/>
        <w:r w:rsidRPr="008C09BE">
          <w:rPr>
            <w:rFonts w:ascii="Times New Roman" w:hAnsi="Times New Roman" w:cs="Times New Roman"/>
            <w:sz w:val="20"/>
            <w:szCs w:val="20"/>
            <w:lang w:val="en-US"/>
            <w:rPrChange w:id="11813" w:author="Airat Shigapov" w:date="2021-10-27T23:08:00Z">
              <w:rPr>
                <w:rFonts w:ascii="Consolas" w:hAnsi="Consolas" w:cs="Consolas"/>
                <w:color w:val="000000"/>
                <w:sz w:val="19"/>
                <w:szCs w:val="19"/>
              </w:rPr>
            </w:rPrChange>
          </w:rPr>
          <w:t>phonefield.BorderBrush</w:t>
        </w:r>
        <w:proofErr w:type="spellEnd"/>
        <w:proofErr w:type="gramEnd"/>
        <w:r w:rsidRPr="008C09BE">
          <w:rPr>
            <w:rFonts w:ascii="Times New Roman" w:hAnsi="Times New Roman" w:cs="Times New Roman"/>
            <w:sz w:val="20"/>
            <w:szCs w:val="20"/>
            <w:lang w:val="en-US"/>
            <w:rPrChange w:id="11814" w:author="Airat Shigapov" w:date="2021-10-27T23:08:00Z">
              <w:rPr>
                <w:rFonts w:ascii="Consolas" w:hAnsi="Consolas" w:cs="Consolas"/>
                <w:color w:val="000000"/>
                <w:sz w:val="19"/>
                <w:szCs w:val="19"/>
              </w:rPr>
            </w:rPrChange>
          </w:rPr>
          <w:t xml:space="preserve"> = </w:t>
        </w:r>
        <w:proofErr w:type="spellStart"/>
        <w:r w:rsidRPr="008C09BE">
          <w:rPr>
            <w:rFonts w:ascii="Times New Roman" w:hAnsi="Times New Roman" w:cs="Times New Roman"/>
            <w:sz w:val="20"/>
            <w:szCs w:val="20"/>
            <w:lang w:val="en-US"/>
            <w:rPrChange w:id="11815" w:author="Airat Shigapov" w:date="2021-10-27T23:08:00Z">
              <w:rPr>
                <w:rFonts w:ascii="Consolas" w:hAnsi="Consolas" w:cs="Consolas"/>
                <w:color w:val="000000"/>
                <w:sz w:val="19"/>
                <w:szCs w:val="19"/>
              </w:rPr>
            </w:rPrChange>
          </w:rPr>
          <w:t>Brushes.Gray</w:t>
        </w:r>
        <w:proofErr w:type="spellEnd"/>
        <w:r w:rsidRPr="008C09BE">
          <w:rPr>
            <w:rFonts w:ascii="Times New Roman" w:hAnsi="Times New Roman" w:cs="Times New Roman"/>
            <w:sz w:val="20"/>
            <w:szCs w:val="20"/>
            <w:lang w:val="en-US"/>
            <w:rPrChange w:id="11816" w:author="Airat Shigapov" w:date="2021-10-27T23:08:00Z">
              <w:rPr>
                <w:rFonts w:ascii="Consolas" w:hAnsi="Consolas" w:cs="Consolas"/>
                <w:color w:val="000000"/>
                <w:sz w:val="19"/>
                <w:szCs w:val="19"/>
              </w:rPr>
            </w:rPrChange>
          </w:rPr>
          <w:t>;</w:t>
        </w:r>
      </w:ins>
    </w:p>
    <w:p w14:paraId="752B2BBE" w14:textId="77777777" w:rsidR="00D002A1" w:rsidRPr="008C09BE" w:rsidRDefault="00D002A1" w:rsidP="00D002A1">
      <w:pPr>
        <w:autoSpaceDE w:val="0"/>
        <w:autoSpaceDN w:val="0"/>
        <w:adjustRightInd w:val="0"/>
        <w:spacing w:after="0" w:line="240" w:lineRule="auto"/>
        <w:rPr>
          <w:ins w:id="11817" w:author="Airat Shigapov" w:date="2021-10-27T23:07:00Z"/>
          <w:rFonts w:ascii="Times New Roman" w:hAnsi="Times New Roman" w:cs="Times New Roman"/>
          <w:sz w:val="20"/>
          <w:szCs w:val="20"/>
          <w:lang w:val="en-US"/>
          <w:rPrChange w:id="11818" w:author="Airat Shigapov" w:date="2021-10-27T23:08:00Z">
            <w:rPr>
              <w:ins w:id="11819" w:author="Airat Shigapov" w:date="2021-10-27T23:07:00Z"/>
              <w:rFonts w:ascii="Consolas" w:hAnsi="Consolas" w:cs="Consolas"/>
              <w:color w:val="000000"/>
              <w:sz w:val="19"/>
              <w:szCs w:val="19"/>
            </w:rPr>
          </w:rPrChange>
        </w:rPr>
      </w:pPr>
      <w:ins w:id="11820" w:author="Airat Shigapov" w:date="2021-10-27T23:07:00Z">
        <w:r w:rsidRPr="008C09BE">
          <w:rPr>
            <w:rFonts w:ascii="Times New Roman" w:hAnsi="Times New Roman" w:cs="Times New Roman"/>
            <w:sz w:val="20"/>
            <w:szCs w:val="20"/>
            <w:lang w:val="en-US"/>
            <w:rPrChange w:id="11821" w:author="Airat Shigapov" w:date="2021-10-27T23:08:00Z">
              <w:rPr>
                <w:rFonts w:ascii="Consolas" w:hAnsi="Consolas" w:cs="Consolas"/>
                <w:color w:val="000000"/>
                <w:sz w:val="19"/>
                <w:szCs w:val="19"/>
              </w:rPr>
            </w:rPrChange>
          </w:rPr>
          <w:t xml:space="preserve">            }</w:t>
        </w:r>
      </w:ins>
    </w:p>
    <w:p w14:paraId="143A03EC" w14:textId="77777777" w:rsidR="00D002A1" w:rsidRPr="008C09BE" w:rsidRDefault="00D002A1" w:rsidP="00D002A1">
      <w:pPr>
        <w:autoSpaceDE w:val="0"/>
        <w:autoSpaceDN w:val="0"/>
        <w:adjustRightInd w:val="0"/>
        <w:spacing w:after="0" w:line="240" w:lineRule="auto"/>
        <w:rPr>
          <w:ins w:id="11822" w:author="Airat Shigapov" w:date="2021-10-27T23:07:00Z"/>
          <w:rFonts w:ascii="Times New Roman" w:hAnsi="Times New Roman" w:cs="Times New Roman"/>
          <w:sz w:val="20"/>
          <w:szCs w:val="20"/>
          <w:lang w:val="en-US"/>
          <w:rPrChange w:id="11823" w:author="Airat Shigapov" w:date="2021-10-27T23:08:00Z">
            <w:rPr>
              <w:ins w:id="11824" w:author="Airat Shigapov" w:date="2021-10-27T23:07:00Z"/>
              <w:rFonts w:ascii="Consolas" w:hAnsi="Consolas" w:cs="Consolas"/>
              <w:color w:val="000000"/>
              <w:sz w:val="19"/>
              <w:szCs w:val="19"/>
            </w:rPr>
          </w:rPrChange>
        </w:rPr>
      </w:pPr>
      <w:ins w:id="11825" w:author="Airat Shigapov" w:date="2021-10-27T23:07:00Z">
        <w:r w:rsidRPr="008C09BE">
          <w:rPr>
            <w:rFonts w:ascii="Times New Roman" w:hAnsi="Times New Roman" w:cs="Times New Roman"/>
            <w:sz w:val="20"/>
            <w:szCs w:val="20"/>
            <w:lang w:val="en-US"/>
            <w:rPrChange w:id="11826" w:author="Airat Shigapov" w:date="2021-10-27T23:08:00Z">
              <w:rPr>
                <w:rFonts w:ascii="Consolas" w:hAnsi="Consolas" w:cs="Consolas"/>
                <w:color w:val="000000"/>
                <w:sz w:val="19"/>
                <w:szCs w:val="19"/>
              </w:rPr>
            </w:rPrChange>
          </w:rPr>
          <w:t xml:space="preserve">        }</w:t>
        </w:r>
      </w:ins>
    </w:p>
    <w:p w14:paraId="10B53DCB" w14:textId="77777777" w:rsidR="00D002A1" w:rsidRPr="008C09BE" w:rsidRDefault="00D002A1" w:rsidP="00D002A1">
      <w:pPr>
        <w:autoSpaceDE w:val="0"/>
        <w:autoSpaceDN w:val="0"/>
        <w:adjustRightInd w:val="0"/>
        <w:spacing w:after="0" w:line="240" w:lineRule="auto"/>
        <w:rPr>
          <w:ins w:id="11827" w:author="Airat Shigapov" w:date="2021-10-27T23:07:00Z"/>
          <w:rFonts w:ascii="Times New Roman" w:hAnsi="Times New Roman" w:cs="Times New Roman"/>
          <w:sz w:val="20"/>
          <w:szCs w:val="20"/>
          <w:lang w:val="en-US"/>
          <w:rPrChange w:id="11828" w:author="Airat Shigapov" w:date="2021-10-27T23:08:00Z">
            <w:rPr>
              <w:ins w:id="11829" w:author="Airat Shigapov" w:date="2021-10-27T23:07:00Z"/>
              <w:rFonts w:ascii="Consolas" w:hAnsi="Consolas" w:cs="Consolas"/>
              <w:color w:val="000000"/>
              <w:sz w:val="19"/>
              <w:szCs w:val="19"/>
            </w:rPr>
          </w:rPrChange>
        </w:rPr>
      </w:pPr>
    </w:p>
    <w:p w14:paraId="14104C0C" w14:textId="77777777" w:rsidR="00D002A1" w:rsidRPr="008C09BE" w:rsidRDefault="00D002A1" w:rsidP="00D002A1">
      <w:pPr>
        <w:autoSpaceDE w:val="0"/>
        <w:autoSpaceDN w:val="0"/>
        <w:adjustRightInd w:val="0"/>
        <w:spacing w:after="0" w:line="240" w:lineRule="auto"/>
        <w:rPr>
          <w:ins w:id="11830" w:author="Airat Shigapov" w:date="2021-10-27T23:07:00Z"/>
          <w:rFonts w:ascii="Times New Roman" w:hAnsi="Times New Roman" w:cs="Times New Roman"/>
          <w:sz w:val="20"/>
          <w:szCs w:val="20"/>
          <w:lang w:val="en-US"/>
          <w:rPrChange w:id="11831" w:author="Airat Shigapov" w:date="2021-10-27T23:08:00Z">
            <w:rPr>
              <w:ins w:id="11832" w:author="Airat Shigapov" w:date="2021-10-27T23:07:00Z"/>
              <w:rFonts w:ascii="Consolas" w:hAnsi="Consolas" w:cs="Consolas"/>
              <w:color w:val="000000"/>
              <w:sz w:val="19"/>
              <w:szCs w:val="19"/>
            </w:rPr>
          </w:rPrChange>
        </w:rPr>
      </w:pPr>
      <w:ins w:id="11833" w:author="Airat Shigapov" w:date="2021-10-27T23:07:00Z">
        <w:r w:rsidRPr="008C09BE">
          <w:rPr>
            <w:rFonts w:ascii="Times New Roman" w:hAnsi="Times New Roman" w:cs="Times New Roman"/>
            <w:sz w:val="20"/>
            <w:szCs w:val="20"/>
            <w:lang w:val="en-US"/>
            <w:rPrChange w:id="11834"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11835" w:author="Airat Shigapov" w:date="2021-10-27T23:08:00Z">
              <w:rPr>
                <w:rFonts w:ascii="Consolas" w:hAnsi="Consolas" w:cs="Consolas"/>
                <w:color w:val="0000FF"/>
                <w:sz w:val="19"/>
                <w:szCs w:val="19"/>
              </w:rPr>
            </w:rPrChange>
          </w:rPr>
          <w:t>private</w:t>
        </w:r>
        <w:r w:rsidRPr="008C09BE">
          <w:rPr>
            <w:rFonts w:ascii="Times New Roman" w:hAnsi="Times New Roman" w:cs="Times New Roman"/>
            <w:sz w:val="20"/>
            <w:szCs w:val="20"/>
            <w:lang w:val="en-US"/>
            <w:rPrChange w:id="11836"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11837" w:author="Airat Shigapov" w:date="2021-10-27T23:08:00Z">
              <w:rPr>
                <w:rFonts w:ascii="Consolas" w:hAnsi="Consolas" w:cs="Consolas"/>
                <w:color w:val="0000FF"/>
                <w:sz w:val="19"/>
                <w:szCs w:val="19"/>
              </w:rPr>
            </w:rPrChange>
          </w:rPr>
          <w:t>void</w:t>
        </w:r>
        <w:r w:rsidRPr="008C09BE">
          <w:rPr>
            <w:rFonts w:ascii="Times New Roman" w:hAnsi="Times New Roman" w:cs="Times New Roman"/>
            <w:sz w:val="20"/>
            <w:szCs w:val="20"/>
            <w:lang w:val="en-US"/>
            <w:rPrChange w:id="11838" w:author="Airat Shigapov" w:date="2021-10-27T23:08:00Z">
              <w:rPr>
                <w:rFonts w:ascii="Consolas" w:hAnsi="Consolas" w:cs="Consolas"/>
                <w:color w:val="000000"/>
                <w:sz w:val="19"/>
                <w:szCs w:val="19"/>
              </w:rPr>
            </w:rPrChange>
          </w:rPr>
          <w:t xml:space="preserve"> </w:t>
        </w:r>
        <w:proofErr w:type="spellStart"/>
        <w:r w:rsidRPr="008C09BE">
          <w:rPr>
            <w:rFonts w:ascii="Times New Roman" w:hAnsi="Times New Roman" w:cs="Times New Roman"/>
            <w:sz w:val="20"/>
            <w:szCs w:val="20"/>
            <w:lang w:val="en-US"/>
            <w:rPrChange w:id="11839" w:author="Airat Shigapov" w:date="2021-10-27T23:08:00Z">
              <w:rPr>
                <w:rFonts w:ascii="Consolas" w:hAnsi="Consolas" w:cs="Consolas"/>
                <w:color w:val="000000"/>
                <w:sz w:val="19"/>
                <w:szCs w:val="19"/>
              </w:rPr>
            </w:rPrChange>
          </w:rPr>
          <w:t>surnamefield_</w:t>
        </w:r>
        <w:proofErr w:type="gramStart"/>
        <w:r w:rsidRPr="008C09BE">
          <w:rPr>
            <w:rFonts w:ascii="Times New Roman" w:hAnsi="Times New Roman" w:cs="Times New Roman"/>
            <w:sz w:val="20"/>
            <w:szCs w:val="20"/>
            <w:lang w:val="en-US"/>
            <w:rPrChange w:id="11840" w:author="Airat Shigapov" w:date="2021-10-27T23:08:00Z">
              <w:rPr>
                <w:rFonts w:ascii="Consolas" w:hAnsi="Consolas" w:cs="Consolas"/>
                <w:color w:val="000000"/>
                <w:sz w:val="19"/>
                <w:szCs w:val="19"/>
              </w:rPr>
            </w:rPrChange>
          </w:rPr>
          <w:t>GotFocus</w:t>
        </w:r>
        <w:proofErr w:type="spellEnd"/>
        <w:r w:rsidRPr="008C09BE">
          <w:rPr>
            <w:rFonts w:ascii="Times New Roman" w:hAnsi="Times New Roman" w:cs="Times New Roman"/>
            <w:sz w:val="20"/>
            <w:szCs w:val="20"/>
            <w:lang w:val="en-US"/>
            <w:rPrChange w:id="11841" w:author="Airat Shigapov" w:date="2021-10-27T23:08:00Z">
              <w:rPr>
                <w:rFonts w:ascii="Consolas" w:hAnsi="Consolas" w:cs="Consolas"/>
                <w:color w:val="000000"/>
                <w:sz w:val="19"/>
                <w:szCs w:val="19"/>
              </w:rPr>
            </w:rPrChange>
          </w:rPr>
          <w:t>(</w:t>
        </w:r>
        <w:proofErr w:type="gramEnd"/>
        <w:r w:rsidRPr="008C09BE">
          <w:rPr>
            <w:rFonts w:ascii="Times New Roman" w:hAnsi="Times New Roman" w:cs="Times New Roman"/>
            <w:sz w:val="20"/>
            <w:szCs w:val="20"/>
            <w:lang w:val="en-US"/>
            <w:rPrChange w:id="11842" w:author="Airat Shigapov" w:date="2021-10-27T23:08:00Z">
              <w:rPr>
                <w:rFonts w:ascii="Consolas" w:hAnsi="Consolas" w:cs="Consolas"/>
                <w:color w:val="0000FF"/>
                <w:sz w:val="19"/>
                <w:szCs w:val="19"/>
              </w:rPr>
            </w:rPrChange>
          </w:rPr>
          <w:t>object</w:t>
        </w:r>
        <w:r w:rsidRPr="008C09BE">
          <w:rPr>
            <w:rFonts w:ascii="Times New Roman" w:hAnsi="Times New Roman" w:cs="Times New Roman"/>
            <w:sz w:val="20"/>
            <w:szCs w:val="20"/>
            <w:lang w:val="en-US"/>
            <w:rPrChange w:id="11843" w:author="Airat Shigapov" w:date="2021-10-27T23:08:00Z">
              <w:rPr>
                <w:rFonts w:ascii="Consolas" w:hAnsi="Consolas" w:cs="Consolas"/>
                <w:color w:val="000000"/>
                <w:sz w:val="19"/>
                <w:szCs w:val="19"/>
              </w:rPr>
            </w:rPrChange>
          </w:rPr>
          <w:t xml:space="preserve"> sender, </w:t>
        </w:r>
        <w:proofErr w:type="spellStart"/>
        <w:r w:rsidRPr="008C09BE">
          <w:rPr>
            <w:rFonts w:ascii="Times New Roman" w:hAnsi="Times New Roman" w:cs="Times New Roman"/>
            <w:sz w:val="20"/>
            <w:szCs w:val="20"/>
            <w:lang w:val="en-US"/>
            <w:rPrChange w:id="11844" w:author="Airat Shigapov" w:date="2021-10-27T23:08:00Z">
              <w:rPr>
                <w:rFonts w:ascii="Consolas" w:hAnsi="Consolas" w:cs="Consolas"/>
                <w:color w:val="000000"/>
                <w:sz w:val="19"/>
                <w:szCs w:val="19"/>
              </w:rPr>
            </w:rPrChange>
          </w:rPr>
          <w:t>RoutedEventArgs</w:t>
        </w:r>
        <w:proofErr w:type="spellEnd"/>
        <w:r w:rsidRPr="008C09BE">
          <w:rPr>
            <w:rFonts w:ascii="Times New Roman" w:hAnsi="Times New Roman" w:cs="Times New Roman"/>
            <w:sz w:val="20"/>
            <w:szCs w:val="20"/>
            <w:lang w:val="en-US"/>
            <w:rPrChange w:id="11845" w:author="Airat Shigapov" w:date="2021-10-27T23:08:00Z">
              <w:rPr>
                <w:rFonts w:ascii="Consolas" w:hAnsi="Consolas" w:cs="Consolas"/>
                <w:color w:val="000000"/>
                <w:sz w:val="19"/>
                <w:szCs w:val="19"/>
              </w:rPr>
            </w:rPrChange>
          </w:rPr>
          <w:t xml:space="preserve"> e)</w:t>
        </w:r>
      </w:ins>
    </w:p>
    <w:p w14:paraId="50421DC8" w14:textId="77777777" w:rsidR="00D002A1" w:rsidRPr="008C09BE" w:rsidRDefault="00D002A1" w:rsidP="00D002A1">
      <w:pPr>
        <w:autoSpaceDE w:val="0"/>
        <w:autoSpaceDN w:val="0"/>
        <w:adjustRightInd w:val="0"/>
        <w:spacing w:after="0" w:line="240" w:lineRule="auto"/>
        <w:rPr>
          <w:ins w:id="11846" w:author="Airat Shigapov" w:date="2021-10-27T23:07:00Z"/>
          <w:rFonts w:ascii="Times New Roman" w:hAnsi="Times New Roman" w:cs="Times New Roman"/>
          <w:sz w:val="20"/>
          <w:szCs w:val="20"/>
          <w:lang w:val="en-US"/>
          <w:rPrChange w:id="11847" w:author="Airat Shigapov" w:date="2021-10-27T23:08:00Z">
            <w:rPr>
              <w:ins w:id="11848" w:author="Airat Shigapov" w:date="2021-10-27T23:07:00Z"/>
              <w:rFonts w:ascii="Consolas" w:hAnsi="Consolas" w:cs="Consolas"/>
              <w:color w:val="000000"/>
              <w:sz w:val="19"/>
              <w:szCs w:val="19"/>
            </w:rPr>
          </w:rPrChange>
        </w:rPr>
      </w:pPr>
      <w:ins w:id="11849" w:author="Airat Shigapov" w:date="2021-10-27T23:07:00Z">
        <w:r w:rsidRPr="008C09BE">
          <w:rPr>
            <w:rFonts w:ascii="Times New Roman" w:hAnsi="Times New Roman" w:cs="Times New Roman"/>
            <w:sz w:val="20"/>
            <w:szCs w:val="20"/>
            <w:lang w:val="en-US"/>
            <w:rPrChange w:id="11850" w:author="Airat Shigapov" w:date="2021-10-27T23:08:00Z">
              <w:rPr>
                <w:rFonts w:ascii="Consolas" w:hAnsi="Consolas" w:cs="Consolas"/>
                <w:color w:val="000000"/>
                <w:sz w:val="19"/>
                <w:szCs w:val="19"/>
              </w:rPr>
            </w:rPrChange>
          </w:rPr>
          <w:t xml:space="preserve">        {</w:t>
        </w:r>
      </w:ins>
    </w:p>
    <w:p w14:paraId="137D6F0E" w14:textId="77777777" w:rsidR="00D002A1" w:rsidRPr="008C09BE" w:rsidRDefault="00D002A1" w:rsidP="00D002A1">
      <w:pPr>
        <w:autoSpaceDE w:val="0"/>
        <w:autoSpaceDN w:val="0"/>
        <w:adjustRightInd w:val="0"/>
        <w:spacing w:after="0" w:line="240" w:lineRule="auto"/>
        <w:rPr>
          <w:ins w:id="11851" w:author="Airat Shigapov" w:date="2021-10-27T23:07:00Z"/>
          <w:rFonts w:ascii="Times New Roman" w:hAnsi="Times New Roman" w:cs="Times New Roman"/>
          <w:sz w:val="20"/>
          <w:szCs w:val="20"/>
          <w:lang w:val="en-US"/>
          <w:rPrChange w:id="11852" w:author="Airat Shigapov" w:date="2021-10-27T23:08:00Z">
            <w:rPr>
              <w:ins w:id="11853" w:author="Airat Shigapov" w:date="2021-10-27T23:07:00Z"/>
              <w:rFonts w:ascii="Consolas" w:hAnsi="Consolas" w:cs="Consolas"/>
              <w:color w:val="000000"/>
              <w:sz w:val="19"/>
              <w:szCs w:val="19"/>
            </w:rPr>
          </w:rPrChange>
        </w:rPr>
      </w:pPr>
      <w:ins w:id="11854" w:author="Airat Shigapov" w:date="2021-10-27T23:07:00Z">
        <w:r w:rsidRPr="008C09BE">
          <w:rPr>
            <w:rFonts w:ascii="Times New Roman" w:hAnsi="Times New Roman" w:cs="Times New Roman"/>
            <w:sz w:val="20"/>
            <w:szCs w:val="20"/>
            <w:lang w:val="en-US"/>
            <w:rPrChange w:id="11855"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11856" w:author="Airat Shigapov" w:date="2021-10-27T23:08:00Z">
              <w:rPr>
                <w:rFonts w:ascii="Consolas" w:hAnsi="Consolas" w:cs="Consolas"/>
                <w:color w:val="0000FF"/>
                <w:sz w:val="19"/>
                <w:szCs w:val="19"/>
              </w:rPr>
            </w:rPrChange>
          </w:rPr>
          <w:t>if</w:t>
        </w:r>
        <w:r w:rsidRPr="008C09BE">
          <w:rPr>
            <w:rFonts w:ascii="Times New Roman" w:hAnsi="Times New Roman" w:cs="Times New Roman"/>
            <w:sz w:val="20"/>
            <w:szCs w:val="20"/>
            <w:lang w:val="en-US"/>
            <w:rPrChange w:id="11857" w:author="Airat Shigapov" w:date="2021-10-27T23:08:00Z">
              <w:rPr>
                <w:rFonts w:ascii="Consolas" w:hAnsi="Consolas" w:cs="Consolas"/>
                <w:color w:val="000000"/>
                <w:sz w:val="19"/>
                <w:szCs w:val="19"/>
              </w:rPr>
            </w:rPrChange>
          </w:rPr>
          <w:t xml:space="preserve"> (</w:t>
        </w:r>
        <w:proofErr w:type="spellStart"/>
        <w:proofErr w:type="gramStart"/>
        <w:r w:rsidRPr="008C09BE">
          <w:rPr>
            <w:rFonts w:ascii="Times New Roman" w:hAnsi="Times New Roman" w:cs="Times New Roman"/>
            <w:sz w:val="20"/>
            <w:szCs w:val="20"/>
            <w:lang w:val="en-US"/>
            <w:rPrChange w:id="11858" w:author="Airat Shigapov" w:date="2021-10-27T23:08:00Z">
              <w:rPr>
                <w:rFonts w:ascii="Consolas" w:hAnsi="Consolas" w:cs="Consolas"/>
                <w:color w:val="000000"/>
                <w:sz w:val="19"/>
                <w:szCs w:val="19"/>
              </w:rPr>
            </w:rPrChange>
          </w:rPr>
          <w:t>surnamefield.Text</w:t>
        </w:r>
        <w:proofErr w:type="spellEnd"/>
        <w:proofErr w:type="gramEnd"/>
        <w:r w:rsidRPr="008C09BE">
          <w:rPr>
            <w:rFonts w:ascii="Times New Roman" w:hAnsi="Times New Roman" w:cs="Times New Roman"/>
            <w:sz w:val="20"/>
            <w:szCs w:val="20"/>
            <w:lang w:val="en-US"/>
            <w:rPrChange w:id="11859" w:author="Airat Shigapov" w:date="2021-10-27T23:08:00Z">
              <w:rPr>
                <w:rFonts w:ascii="Consolas" w:hAnsi="Consolas" w:cs="Consolas"/>
                <w:color w:val="000000"/>
                <w:sz w:val="19"/>
                <w:szCs w:val="19"/>
              </w:rPr>
            </w:rPrChange>
          </w:rPr>
          <w:t xml:space="preserve"> == </w:t>
        </w:r>
        <w:r w:rsidRPr="008C09BE">
          <w:rPr>
            <w:rFonts w:ascii="Times New Roman" w:hAnsi="Times New Roman" w:cs="Times New Roman"/>
            <w:sz w:val="20"/>
            <w:szCs w:val="20"/>
            <w:lang w:val="en-US"/>
            <w:rPrChange w:id="11860" w:author="Airat Shigapov" w:date="2021-10-27T23:08:00Z">
              <w:rPr>
                <w:rFonts w:ascii="Consolas" w:hAnsi="Consolas" w:cs="Consolas"/>
                <w:color w:val="A31515"/>
                <w:sz w:val="19"/>
                <w:szCs w:val="19"/>
              </w:rPr>
            </w:rPrChange>
          </w:rPr>
          <w:t>"</w:t>
        </w:r>
        <w:r w:rsidRPr="008C09BE">
          <w:rPr>
            <w:rFonts w:ascii="Times New Roman" w:hAnsi="Times New Roman" w:cs="Times New Roman"/>
            <w:sz w:val="20"/>
            <w:szCs w:val="20"/>
            <w:rPrChange w:id="11861" w:author="Airat Shigapov" w:date="2021-10-27T23:08:00Z">
              <w:rPr>
                <w:rFonts w:ascii="Consolas" w:hAnsi="Consolas" w:cs="Consolas"/>
                <w:color w:val="A31515"/>
                <w:sz w:val="19"/>
                <w:szCs w:val="19"/>
              </w:rPr>
            </w:rPrChange>
          </w:rPr>
          <w:t>Фамилия</w:t>
        </w:r>
        <w:r w:rsidRPr="008C09BE">
          <w:rPr>
            <w:rFonts w:ascii="Times New Roman" w:hAnsi="Times New Roman" w:cs="Times New Roman"/>
            <w:sz w:val="20"/>
            <w:szCs w:val="20"/>
            <w:lang w:val="en-US"/>
            <w:rPrChange w:id="11862" w:author="Airat Shigapov" w:date="2021-10-27T23:08:00Z">
              <w:rPr>
                <w:rFonts w:ascii="Consolas" w:hAnsi="Consolas" w:cs="Consolas"/>
                <w:color w:val="A31515"/>
                <w:sz w:val="19"/>
                <w:szCs w:val="19"/>
              </w:rPr>
            </w:rPrChange>
          </w:rPr>
          <w:t>"</w:t>
        </w:r>
        <w:r w:rsidRPr="008C09BE">
          <w:rPr>
            <w:rFonts w:ascii="Times New Roman" w:hAnsi="Times New Roman" w:cs="Times New Roman"/>
            <w:sz w:val="20"/>
            <w:szCs w:val="20"/>
            <w:lang w:val="en-US"/>
            <w:rPrChange w:id="11863" w:author="Airat Shigapov" w:date="2021-10-27T23:08:00Z">
              <w:rPr>
                <w:rFonts w:ascii="Consolas" w:hAnsi="Consolas" w:cs="Consolas"/>
                <w:color w:val="000000"/>
                <w:sz w:val="19"/>
                <w:szCs w:val="19"/>
              </w:rPr>
            </w:rPrChange>
          </w:rPr>
          <w:t>)</w:t>
        </w:r>
      </w:ins>
    </w:p>
    <w:p w14:paraId="4E1A270E" w14:textId="77777777" w:rsidR="00D002A1" w:rsidRPr="008C09BE" w:rsidRDefault="00D002A1" w:rsidP="00D002A1">
      <w:pPr>
        <w:autoSpaceDE w:val="0"/>
        <w:autoSpaceDN w:val="0"/>
        <w:adjustRightInd w:val="0"/>
        <w:spacing w:after="0" w:line="240" w:lineRule="auto"/>
        <w:rPr>
          <w:ins w:id="11864" w:author="Airat Shigapov" w:date="2021-10-27T23:07:00Z"/>
          <w:rFonts w:ascii="Times New Roman" w:hAnsi="Times New Roman" w:cs="Times New Roman"/>
          <w:sz w:val="20"/>
          <w:szCs w:val="20"/>
          <w:lang w:val="en-US"/>
          <w:rPrChange w:id="11865" w:author="Airat Shigapov" w:date="2021-10-27T23:08:00Z">
            <w:rPr>
              <w:ins w:id="11866" w:author="Airat Shigapov" w:date="2021-10-27T23:07:00Z"/>
              <w:rFonts w:ascii="Consolas" w:hAnsi="Consolas" w:cs="Consolas"/>
              <w:color w:val="000000"/>
              <w:sz w:val="19"/>
              <w:szCs w:val="19"/>
            </w:rPr>
          </w:rPrChange>
        </w:rPr>
      </w:pPr>
      <w:ins w:id="11867" w:author="Airat Shigapov" w:date="2021-10-27T23:07:00Z">
        <w:r w:rsidRPr="008C09BE">
          <w:rPr>
            <w:rFonts w:ascii="Times New Roman" w:hAnsi="Times New Roman" w:cs="Times New Roman"/>
            <w:sz w:val="20"/>
            <w:szCs w:val="20"/>
            <w:lang w:val="en-US"/>
            <w:rPrChange w:id="11868" w:author="Airat Shigapov" w:date="2021-10-27T23:08:00Z">
              <w:rPr>
                <w:rFonts w:ascii="Consolas" w:hAnsi="Consolas" w:cs="Consolas"/>
                <w:color w:val="000000"/>
                <w:sz w:val="19"/>
                <w:szCs w:val="19"/>
              </w:rPr>
            </w:rPrChange>
          </w:rPr>
          <w:t xml:space="preserve">            {</w:t>
        </w:r>
      </w:ins>
    </w:p>
    <w:p w14:paraId="5C591C0D" w14:textId="77777777" w:rsidR="00D002A1" w:rsidRPr="008C09BE" w:rsidRDefault="00D002A1" w:rsidP="00D002A1">
      <w:pPr>
        <w:autoSpaceDE w:val="0"/>
        <w:autoSpaceDN w:val="0"/>
        <w:adjustRightInd w:val="0"/>
        <w:spacing w:after="0" w:line="240" w:lineRule="auto"/>
        <w:rPr>
          <w:ins w:id="11869" w:author="Airat Shigapov" w:date="2021-10-27T23:07:00Z"/>
          <w:rFonts w:ascii="Times New Roman" w:hAnsi="Times New Roman" w:cs="Times New Roman"/>
          <w:sz w:val="20"/>
          <w:szCs w:val="20"/>
          <w:lang w:val="en-US"/>
          <w:rPrChange w:id="11870" w:author="Airat Shigapov" w:date="2021-10-27T23:08:00Z">
            <w:rPr>
              <w:ins w:id="11871" w:author="Airat Shigapov" w:date="2021-10-27T23:07:00Z"/>
              <w:rFonts w:ascii="Consolas" w:hAnsi="Consolas" w:cs="Consolas"/>
              <w:color w:val="000000"/>
              <w:sz w:val="19"/>
              <w:szCs w:val="19"/>
            </w:rPr>
          </w:rPrChange>
        </w:rPr>
      </w:pPr>
      <w:ins w:id="11872" w:author="Airat Shigapov" w:date="2021-10-27T23:07:00Z">
        <w:r w:rsidRPr="008C09BE">
          <w:rPr>
            <w:rFonts w:ascii="Times New Roman" w:hAnsi="Times New Roman" w:cs="Times New Roman"/>
            <w:sz w:val="20"/>
            <w:szCs w:val="20"/>
            <w:lang w:val="en-US"/>
            <w:rPrChange w:id="11873" w:author="Airat Shigapov" w:date="2021-10-27T23:08:00Z">
              <w:rPr>
                <w:rFonts w:ascii="Consolas" w:hAnsi="Consolas" w:cs="Consolas"/>
                <w:color w:val="000000"/>
                <w:sz w:val="19"/>
                <w:szCs w:val="19"/>
              </w:rPr>
            </w:rPrChange>
          </w:rPr>
          <w:t xml:space="preserve">                </w:t>
        </w:r>
        <w:proofErr w:type="spellStart"/>
        <w:proofErr w:type="gramStart"/>
        <w:r w:rsidRPr="008C09BE">
          <w:rPr>
            <w:rFonts w:ascii="Times New Roman" w:hAnsi="Times New Roman" w:cs="Times New Roman"/>
            <w:sz w:val="20"/>
            <w:szCs w:val="20"/>
            <w:lang w:val="en-US"/>
            <w:rPrChange w:id="11874" w:author="Airat Shigapov" w:date="2021-10-27T23:08:00Z">
              <w:rPr>
                <w:rFonts w:ascii="Consolas" w:hAnsi="Consolas" w:cs="Consolas"/>
                <w:color w:val="000000"/>
                <w:sz w:val="19"/>
                <w:szCs w:val="19"/>
              </w:rPr>
            </w:rPrChange>
          </w:rPr>
          <w:t>surnamefield.Text</w:t>
        </w:r>
        <w:proofErr w:type="spellEnd"/>
        <w:proofErr w:type="gramEnd"/>
        <w:r w:rsidRPr="008C09BE">
          <w:rPr>
            <w:rFonts w:ascii="Times New Roman" w:hAnsi="Times New Roman" w:cs="Times New Roman"/>
            <w:sz w:val="20"/>
            <w:szCs w:val="20"/>
            <w:lang w:val="en-US"/>
            <w:rPrChange w:id="11875" w:author="Airat Shigapov" w:date="2021-10-27T23:08:00Z">
              <w:rPr>
                <w:rFonts w:ascii="Consolas" w:hAnsi="Consolas" w:cs="Consolas"/>
                <w:color w:val="000000"/>
                <w:sz w:val="19"/>
                <w:szCs w:val="19"/>
              </w:rPr>
            </w:rPrChange>
          </w:rPr>
          <w:t xml:space="preserve"> = </w:t>
        </w:r>
        <w:r w:rsidRPr="008C09BE">
          <w:rPr>
            <w:rFonts w:ascii="Times New Roman" w:hAnsi="Times New Roman" w:cs="Times New Roman"/>
            <w:sz w:val="20"/>
            <w:szCs w:val="20"/>
            <w:lang w:val="en-US"/>
            <w:rPrChange w:id="11876" w:author="Airat Shigapov" w:date="2021-10-27T23:08:00Z">
              <w:rPr>
                <w:rFonts w:ascii="Consolas" w:hAnsi="Consolas" w:cs="Consolas"/>
                <w:color w:val="A31515"/>
                <w:sz w:val="19"/>
                <w:szCs w:val="19"/>
              </w:rPr>
            </w:rPrChange>
          </w:rPr>
          <w:t>""</w:t>
        </w:r>
        <w:r w:rsidRPr="008C09BE">
          <w:rPr>
            <w:rFonts w:ascii="Times New Roman" w:hAnsi="Times New Roman" w:cs="Times New Roman"/>
            <w:sz w:val="20"/>
            <w:szCs w:val="20"/>
            <w:lang w:val="en-US"/>
            <w:rPrChange w:id="11877" w:author="Airat Shigapov" w:date="2021-10-27T23:08:00Z">
              <w:rPr>
                <w:rFonts w:ascii="Consolas" w:hAnsi="Consolas" w:cs="Consolas"/>
                <w:color w:val="000000"/>
                <w:sz w:val="19"/>
                <w:szCs w:val="19"/>
              </w:rPr>
            </w:rPrChange>
          </w:rPr>
          <w:t>;</w:t>
        </w:r>
      </w:ins>
    </w:p>
    <w:p w14:paraId="61960200" w14:textId="77777777" w:rsidR="00D002A1" w:rsidRPr="008C09BE" w:rsidRDefault="00D002A1" w:rsidP="00D002A1">
      <w:pPr>
        <w:autoSpaceDE w:val="0"/>
        <w:autoSpaceDN w:val="0"/>
        <w:adjustRightInd w:val="0"/>
        <w:spacing w:after="0" w:line="240" w:lineRule="auto"/>
        <w:rPr>
          <w:ins w:id="11878" w:author="Airat Shigapov" w:date="2021-10-27T23:07:00Z"/>
          <w:rFonts w:ascii="Times New Roman" w:hAnsi="Times New Roman" w:cs="Times New Roman"/>
          <w:sz w:val="20"/>
          <w:szCs w:val="20"/>
          <w:lang w:val="en-US"/>
          <w:rPrChange w:id="11879" w:author="Airat Shigapov" w:date="2021-10-27T23:08:00Z">
            <w:rPr>
              <w:ins w:id="11880" w:author="Airat Shigapov" w:date="2021-10-27T23:07:00Z"/>
              <w:rFonts w:ascii="Consolas" w:hAnsi="Consolas" w:cs="Consolas"/>
              <w:color w:val="000000"/>
              <w:sz w:val="19"/>
              <w:szCs w:val="19"/>
            </w:rPr>
          </w:rPrChange>
        </w:rPr>
      </w:pPr>
      <w:ins w:id="11881" w:author="Airat Shigapov" w:date="2021-10-27T23:07:00Z">
        <w:r w:rsidRPr="008C09BE">
          <w:rPr>
            <w:rFonts w:ascii="Times New Roman" w:hAnsi="Times New Roman" w:cs="Times New Roman"/>
            <w:sz w:val="20"/>
            <w:szCs w:val="20"/>
            <w:lang w:val="en-US"/>
            <w:rPrChange w:id="11882" w:author="Airat Shigapov" w:date="2021-10-27T23:08:00Z">
              <w:rPr>
                <w:rFonts w:ascii="Consolas" w:hAnsi="Consolas" w:cs="Consolas"/>
                <w:color w:val="000000"/>
                <w:sz w:val="19"/>
                <w:szCs w:val="19"/>
              </w:rPr>
            </w:rPrChange>
          </w:rPr>
          <w:t xml:space="preserve">                </w:t>
        </w:r>
        <w:proofErr w:type="spellStart"/>
        <w:proofErr w:type="gramStart"/>
        <w:r w:rsidRPr="008C09BE">
          <w:rPr>
            <w:rFonts w:ascii="Times New Roman" w:hAnsi="Times New Roman" w:cs="Times New Roman"/>
            <w:sz w:val="20"/>
            <w:szCs w:val="20"/>
            <w:lang w:val="en-US"/>
            <w:rPrChange w:id="11883" w:author="Airat Shigapov" w:date="2021-10-27T23:08:00Z">
              <w:rPr>
                <w:rFonts w:ascii="Consolas" w:hAnsi="Consolas" w:cs="Consolas"/>
                <w:color w:val="000000"/>
                <w:sz w:val="19"/>
                <w:szCs w:val="19"/>
              </w:rPr>
            </w:rPrChange>
          </w:rPr>
          <w:t>surnamefield.Foreground</w:t>
        </w:r>
        <w:proofErr w:type="spellEnd"/>
        <w:proofErr w:type="gramEnd"/>
        <w:r w:rsidRPr="008C09BE">
          <w:rPr>
            <w:rFonts w:ascii="Times New Roman" w:hAnsi="Times New Roman" w:cs="Times New Roman"/>
            <w:sz w:val="20"/>
            <w:szCs w:val="20"/>
            <w:lang w:val="en-US"/>
            <w:rPrChange w:id="11884" w:author="Airat Shigapov" w:date="2021-10-27T23:08:00Z">
              <w:rPr>
                <w:rFonts w:ascii="Consolas" w:hAnsi="Consolas" w:cs="Consolas"/>
                <w:color w:val="000000"/>
                <w:sz w:val="19"/>
                <w:szCs w:val="19"/>
              </w:rPr>
            </w:rPrChange>
          </w:rPr>
          <w:t xml:space="preserve"> = </w:t>
        </w:r>
        <w:proofErr w:type="spellStart"/>
        <w:r w:rsidRPr="008C09BE">
          <w:rPr>
            <w:rFonts w:ascii="Times New Roman" w:hAnsi="Times New Roman" w:cs="Times New Roman"/>
            <w:sz w:val="20"/>
            <w:szCs w:val="20"/>
            <w:lang w:val="en-US"/>
            <w:rPrChange w:id="11885" w:author="Airat Shigapov" w:date="2021-10-27T23:08:00Z">
              <w:rPr>
                <w:rFonts w:ascii="Consolas" w:hAnsi="Consolas" w:cs="Consolas"/>
                <w:color w:val="000000"/>
                <w:sz w:val="19"/>
                <w:szCs w:val="19"/>
              </w:rPr>
            </w:rPrChange>
          </w:rPr>
          <w:t>Brushes.Black</w:t>
        </w:r>
        <w:proofErr w:type="spellEnd"/>
        <w:r w:rsidRPr="008C09BE">
          <w:rPr>
            <w:rFonts w:ascii="Times New Roman" w:hAnsi="Times New Roman" w:cs="Times New Roman"/>
            <w:sz w:val="20"/>
            <w:szCs w:val="20"/>
            <w:lang w:val="en-US"/>
            <w:rPrChange w:id="11886" w:author="Airat Shigapov" w:date="2021-10-27T23:08:00Z">
              <w:rPr>
                <w:rFonts w:ascii="Consolas" w:hAnsi="Consolas" w:cs="Consolas"/>
                <w:color w:val="000000"/>
                <w:sz w:val="19"/>
                <w:szCs w:val="19"/>
              </w:rPr>
            </w:rPrChange>
          </w:rPr>
          <w:t>;</w:t>
        </w:r>
      </w:ins>
    </w:p>
    <w:p w14:paraId="52D7ADB0" w14:textId="77777777" w:rsidR="00D002A1" w:rsidRPr="008C09BE" w:rsidRDefault="00D002A1" w:rsidP="00D002A1">
      <w:pPr>
        <w:autoSpaceDE w:val="0"/>
        <w:autoSpaceDN w:val="0"/>
        <w:adjustRightInd w:val="0"/>
        <w:spacing w:after="0" w:line="240" w:lineRule="auto"/>
        <w:rPr>
          <w:ins w:id="11887" w:author="Airat Shigapov" w:date="2021-10-27T23:07:00Z"/>
          <w:rFonts w:ascii="Times New Roman" w:hAnsi="Times New Roman" w:cs="Times New Roman"/>
          <w:sz w:val="20"/>
          <w:szCs w:val="20"/>
          <w:lang w:val="en-US"/>
          <w:rPrChange w:id="11888" w:author="Airat Shigapov" w:date="2021-10-27T23:08:00Z">
            <w:rPr>
              <w:ins w:id="11889" w:author="Airat Shigapov" w:date="2021-10-27T23:07:00Z"/>
              <w:rFonts w:ascii="Consolas" w:hAnsi="Consolas" w:cs="Consolas"/>
              <w:color w:val="000000"/>
              <w:sz w:val="19"/>
              <w:szCs w:val="19"/>
            </w:rPr>
          </w:rPrChange>
        </w:rPr>
      </w:pPr>
      <w:ins w:id="11890" w:author="Airat Shigapov" w:date="2021-10-27T23:07:00Z">
        <w:r w:rsidRPr="008C09BE">
          <w:rPr>
            <w:rFonts w:ascii="Times New Roman" w:hAnsi="Times New Roman" w:cs="Times New Roman"/>
            <w:sz w:val="20"/>
            <w:szCs w:val="20"/>
            <w:lang w:val="en-US"/>
            <w:rPrChange w:id="11891" w:author="Airat Shigapov" w:date="2021-10-27T23:08:00Z">
              <w:rPr>
                <w:rFonts w:ascii="Consolas" w:hAnsi="Consolas" w:cs="Consolas"/>
                <w:color w:val="000000"/>
                <w:sz w:val="19"/>
                <w:szCs w:val="19"/>
              </w:rPr>
            </w:rPrChange>
          </w:rPr>
          <w:t xml:space="preserve">                </w:t>
        </w:r>
        <w:proofErr w:type="spellStart"/>
        <w:proofErr w:type="gramStart"/>
        <w:r w:rsidRPr="008C09BE">
          <w:rPr>
            <w:rFonts w:ascii="Times New Roman" w:hAnsi="Times New Roman" w:cs="Times New Roman"/>
            <w:sz w:val="20"/>
            <w:szCs w:val="20"/>
            <w:lang w:val="en-US"/>
            <w:rPrChange w:id="11892" w:author="Airat Shigapov" w:date="2021-10-27T23:08:00Z">
              <w:rPr>
                <w:rFonts w:ascii="Consolas" w:hAnsi="Consolas" w:cs="Consolas"/>
                <w:color w:val="000000"/>
                <w:sz w:val="19"/>
                <w:szCs w:val="19"/>
              </w:rPr>
            </w:rPrChange>
          </w:rPr>
          <w:t>surnamefield.BorderBrush</w:t>
        </w:r>
        <w:proofErr w:type="spellEnd"/>
        <w:proofErr w:type="gramEnd"/>
        <w:r w:rsidRPr="008C09BE">
          <w:rPr>
            <w:rFonts w:ascii="Times New Roman" w:hAnsi="Times New Roman" w:cs="Times New Roman"/>
            <w:sz w:val="20"/>
            <w:szCs w:val="20"/>
            <w:lang w:val="en-US"/>
            <w:rPrChange w:id="11893" w:author="Airat Shigapov" w:date="2021-10-27T23:08:00Z">
              <w:rPr>
                <w:rFonts w:ascii="Consolas" w:hAnsi="Consolas" w:cs="Consolas"/>
                <w:color w:val="000000"/>
                <w:sz w:val="19"/>
                <w:szCs w:val="19"/>
              </w:rPr>
            </w:rPrChange>
          </w:rPr>
          <w:t xml:space="preserve"> = </w:t>
        </w:r>
        <w:proofErr w:type="spellStart"/>
        <w:r w:rsidRPr="008C09BE">
          <w:rPr>
            <w:rFonts w:ascii="Times New Roman" w:hAnsi="Times New Roman" w:cs="Times New Roman"/>
            <w:sz w:val="20"/>
            <w:szCs w:val="20"/>
            <w:lang w:val="en-US"/>
            <w:rPrChange w:id="11894" w:author="Airat Shigapov" w:date="2021-10-27T23:08:00Z">
              <w:rPr>
                <w:rFonts w:ascii="Consolas" w:hAnsi="Consolas" w:cs="Consolas"/>
                <w:color w:val="000000"/>
                <w:sz w:val="19"/>
                <w:szCs w:val="19"/>
              </w:rPr>
            </w:rPrChange>
          </w:rPr>
          <w:t>Brushes.Black</w:t>
        </w:r>
        <w:proofErr w:type="spellEnd"/>
        <w:r w:rsidRPr="008C09BE">
          <w:rPr>
            <w:rFonts w:ascii="Times New Roman" w:hAnsi="Times New Roman" w:cs="Times New Roman"/>
            <w:sz w:val="20"/>
            <w:szCs w:val="20"/>
            <w:lang w:val="en-US"/>
            <w:rPrChange w:id="11895" w:author="Airat Shigapov" w:date="2021-10-27T23:08:00Z">
              <w:rPr>
                <w:rFonts w:ascii="Consolas" w:hAnsi="Consolas" w:cs="Consolas"/>
                <w:color w:val="000000"/>
                <w:sz w:val="19"/>
                <w:szCs w:val="19"/>
              </w:rPr>
            </w:rPrChange>
          </w:rPr>
          <w:t>;</w:t>
        </w:r>
      </w:ins>
    </w:p>
    <w:p w14:paraId="372F2429" w14:textId="77777777" w:rsidR="00D002A1" w:rsidRPr="008C09BE" w:rsidRDefault="00D002A1" w:rsidP="00D002A1">
      <w:pPr>
        <w:autoSpaceDE w:val="0"/>
        <w:autoSpaceDN w:val="0"/>
        <w:adjustRightInd w:val="0"/>
        <w:spacing w:after="0" w:line="240" w:lineRule="auto"/>
        <w:rPr>
          <w:ins w:id="11896" w:author="Airat Shigapov" w:date="2021-10-27T23:07:00Z"/>
          <w:rFonts w:ascii="Times New Roman" w:hAnsi="Times New Roman" w:cs="Times New Roman"/>
          <w:sz w:val="20"/>
          <w:szCs w:val="20"/>
          <w:lang w:val="en-US"/>
          <w:rPrChange w:id="11897" w:author="Airat Shigapov" w:date="2021-10-27T23:08:00Z">
            <w:rPr>
              <w:ins w:id="11898" w:author="Airat Shigapov" w:date="2021-10-27T23:07:00Z"/>
              <w:rFonts w:ascii="Consolas" w:hAnsi="Consolas" w:cs="Consolas"/>
              <w:color w:val="000000"/>
              <w:sz w:val="19"/>
              <w:szCs w:val="19"/>
            </w:rPr>
          </w:rPrChange>
        </w:rPr>
      </w:pPr>
      <w:ins w:id="11899" w:author="Airat Shigapov" w:date="2021-10-27T23:07:00Z">
        <w:r w:rsidRPr="008C09BE">
          <w:rPr>
            <w:rFonts w:ascii="Times New Roman" w:hAnsi="Times New Roman" w:cs="Times New Roman"/>
            <w:sz w:val="20"/>
            <w:szCs w:val="20"/>
            <w:lang w:val="en-US"/>
            <w:rPrChange w:id="11900" w:author="Airat Shigapov" w:date="2021-10-27T23:08:00Z">
              <w:rPr>
                <w:rFonts w:ascii="Consolas" w:hAnsi="Consolas" w:cs="Consolas"/>
                <w:color w:val="000000"/>
                <w:sz w:val="19"/>
                <w:szCs w:val="19"/>
              </w:rPr>
            </w:rPrChange>
          </w:rPr>
          <w:t xml:space="preserve">            }</w:t>
        </w:r>
      </w:ins>
    </w:p>
    <w:p w14:paraId="268B0FF7" w14:textId="77777777" w:rsidR="00D002A1" w:rsidRPr="008C09BE" w:rsidRDefault="00D002A1" w:rsidP="00D002A1">
      <w:pPr>
        <w:autoSpaceDE w:val="0"/>
        <w:autoSpaceDN w:val="0"/>
        <w:adjustRightInd w:val="0"/>
        <w:spacing w:after="0" w:line="240" w:lineRule="auto"/>
        <w:rPr>
          <w:ins w:id="11901" w:author="Airat Shigapov" w:date="2021-10-27T23:07:00Z"/>
          <w:rFonts w:ascii="Times New Roman" w:hAnsi="Times New Roman" w:cs="Times New Roman"/>
          <w:sz w:val="20"/>
          <w:szCs w:val="20"/>
          <w:lang w:val="en-US"/>
          <w:rPrChange w:id="11902" w:author="Airat Shigapov" w:date="2021-10-27T23:08:00Z">
            <w:rPr>
              <w:ins w:id="11903" w:author="Airat Shigapov" w:date="2021-10-27T23:07:00Z"/>
              <w:rFonts w:ascii="Consolas" w:hAnsi="Consolas" w:cs="Consolas"/>
              <w:color w:val="000000"/>
              <w:sz w:val="19"/>
              <w:szCs w:val="19"/>
            </w:rPr>
          </w:rPrChange>
        </w:rPr>
      </w:pPr>
      <w:ins w:id="11904" w:author="Airat Shigapov" w:date="2021-10-27T23:07:00Z">
        <w:r w:rsidRPr="008C09BE">
          <w:rPr>
            <w:rFonts w:ascii="Times New Roman" w:hAnsi="Times New Roman" w:cs="Times New Roman"/>
            <w:sz w:val="20"/>
            <w:szCs w:val="20"/>
            <w:lang w:val="en-US"/>
            <w:rPrChange w:id="11905" w:author="Airat Shigapov" w:date="2021-10-27T23:08:00Z">
              <w:rPr>
                <w:rFonts w:ascii="Consolas" w:hAnsi="Consolas" w:cs="Consolas"/>
                <w:color w:val="000000"/>
                <w:sz w:val="19"/>
                <w:szCs w:val="19"/>
              </w:rPr>
            </w:rPrChange>
          </w:rPr>
          <w:t xml:space="preserve">        }</w:t>
        </w:r>
      </w:ins>
    </w:p>
    <w:p w14:paraId="3FF02CC1" w14:textId="77777777" w:rsidR="00D002A1" w:rsidRPr="008C09BE" w:rsidRDefault="00D002A1" w:rsidP="00D002A1">
      <w:pPr>
        <w:autoSpaceDE w:val="0"/>
        <w:autoSpaceDN w:val="0"/>
        <w:adjustRightInd w:val="0"/>
        <w:spacing w:after="0" w:line="240" w:lineRule="auto"/>
        <w:rPr>
          <w:ins w:id="11906" w:author="Airat Shigapov" w:date="2021-10-27T23:07:00Z"/>
          <w:rFonts w:ascii="Times New Roman" w:hAnsi="Times New Roman" w:cs="Times New Roman"/>
          <w:sz w:val="20"/>
          <w:szCs w:val="20"/>
          <w:lang w:val="en-US"/>
          <w:rPrChange w:id="11907" w:author="Airat Shigapov" w:date="2021-10-27T23:08:00Z">
            <w:rPr>
              <w:ins w:id="11908" w:author="Airat Shigapov" w:date="2021-10-27T23:07:00Z"/>
              <w:rFonts w:ascii="Consolas" w:hAnsi="Consolas" w:cs="Consolas"/>
              <w:color w:val="000000"/>
              <w:sz w:val="19"/>
              <w:szCs w:val="19"/>
            </w:rPr>
          </w:rPrChange>
        </w:rPr>
      </w:pPr>
    </w:p>
    <w:p w14:paraId="7BF1C086" w14:textId="77777777" w:rsidR="00D002A1" w:rsidRPr="008C09BE" w:rsidRDefault="00D002A1" w:rsidP="00D002A1">
      <w:pPr>
        <w:autoSpaceDE w:val="0"/>
        <w:autoSpaceDN w:val="0"/>
        <w:adjustRightInd w:val="0"/>
        <w:spacing w:after="0" w:line="240" w:lineRule="auto"/>
        <w:rPr>
          <w:ins w:id="11909" w:author="Airat Shigapov" w:date="2021-10-27T23:07:00Z"/>
          <w:rFonts w:ascii="Times New Roman" w:hAnsi="Times New Roman" w:cs="Times New Roman"/>
          <w:sz w:val="20"/>
          <w:szCs w:val="20"/>
          <w:lang w:val="en-US"/>
          <w:rPrChange w:id="11910" w:author="Airat Shigapov" w:date="2021-10-27T23:08:00Z">
            <w:rPr>
              <w:ins w:id="11911" w:author="Airat Shigapov" w:date="2021-10-27T23:07:00Z"/>
              <w:rFonts w:ascii="Consolas" w:hAnsi="Consolas" w:cs="Consolas"/>
              <w:color w:val="000000"/>
              <w:sz w:val="19"/>
              <w:szCs w:val="19"/>
            </w:rPr>
          </w:rPrChange>
        </w:rPr>
      </w:pPr>
      <w:ins w:id="11912" w:author="Airat Shigapov" w:date="2021-10-27T23:07:00Z">
        <w:r w:rsidRPr="008C09BE">
          <w:rPr>
            <w:rFonts w:ascii="Times New Roman" w:hAnsi="Times New Roman" w:cs="Times New Roman"/>
            <w:sz w:val="20"/>
            <w:szCs w:val="20"/>
            <w:lang w:val="en-US"/>
            <w:rPrChange w:id="11913"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11914" w:author="Airat Shigapov" w:date="2021-10-27T23:08:00Z">
              <w:rPr>
                <w:rFonts w:ascii="Consolas" w:hAnsi="Consolas" w:cs="Consolas"/>
                <w:color w:val="0000FF"/>
                <w:sz w:val="19"/>
                <w:szCs w:val="19"/>
              </w:rPr>
            </w:rPrChange>
          </w:rPr>
          <w:t>private</w:t>
        </w:r>
        <w:r w:rsidRPr="008C09BE">
          <w:rPr>
            <w:rFonts w:ascii="Times New Roman" w:hAnsi="Times New Roman" w:cs="Times New Roman"/>
            <w:sz w:val="20"/>
            <w:szCs w:val="20"/>
            <w:lang w:val="en-US"/>
            <w:rPrChange w:id="11915"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11916" w:author="Airat Shigapov" w:date="2021-10-27T23:08:00Z">
              <w:rPr>
                <w:rFonts w:ascii="Consolas" w:hAnsi="Consolas" w:cs="Consolas"/>
                <w:color w:val="0000FF"/>
                <w:sz w:val="19"/>
                <w:szCs w:val="19"/>
              </w:rPr>
            </w:rPrChange>
          </w:rPr>
          <w:t>void</w:t>
        </w:r>
        <w:r w:rsidRPr="008C09BE">
          <w:rPr>
            <w:rFonts w:ascii="Times New Roman" w:hAnsi="Times New Roman" w:cs="Times New Roman"/>
            <w:sz w:val="20"/>
            <w:szCs w:val="20"/>
            <w:lang w:val="en-US"/>
            <w:rPrChange w:id="11917" w:author="Airat Shigapov" w:date="2021-10-27T23:08:00Z">
              <w:rPr>
                <w:rFonts w:ascii="Consolas" w:hAnsi="Consolas" w:cs="Consolas"/>
                <w:color w:val="000000"/>
                <w:sz w:val="19"/>
                <w:szCs w:val="19"/>
              </w:rPr>
            </w:rPrChange>
          </w:rPr>
          <w:t xml:space="preserve"> </w:t>
        </w:r>
        <w:proofErr w:type="spellStart"/>
        <w:r w:rsidRPr="008C09BE">
          <w:rPr>
            <w:rFonts w:ascii="Times New Roman" w:hAnsi="Times New Roman" w:cs="Times New Roman"/>
            <w:sz w:val="20"/>
            <w:szCs w:val="20"/>
            <w:lang w:val="en-US"/>
            <w:rPrChange w:id="11918" w:author="Airat Shigapov" w:date="2021-10-27T23:08:00Z">
              <w:rPr>
                <w:rFonts w:ascii="Consolas" w:hAnsi="Consolas" w:cs="Consolas"/>
                <w:color w:val="000000"/>
                <w:sz w:val="19"/>
                <w:szCs w:val="19"/>
              </w:rPr>
            </w:rPrChange>
          </w:rPr>
          <w:t>surnamefield_</w:t>
        </w:r>
        <w:proofErr w:type="gramStart"/>
        <w:r w:rsidRPr="008C09BE">
          <w:rPr>
            <w:rFonts w:ascii="Times New Roman" w:hAnsi="Times New Roman" w:cs="Times New Roman"/>
            <w:sz w:val="20"/>
            <w:szCs w:val="20"/>
            <w:lang w:val="en-US"/>
            <w:rPrChange w:id="11919" w:author="Airat Shigapov" w:date="2021-10-27T23:08:00Z">
              <w:rPr>
                <w:rFonts w:ascii="Consolas" w:hAnsi="Consolas" w:cs="Consolas"/>
                <w:color w:val="000000"/>
                <w:sz w:val="19"/>
                <w:szCs w:val="19"/>
              </w:rPr>
            </w:rPrChange>
          </w:rPr>
          <w:t>LostFocus</w:t>
        </w:r>
        <w:proofErr w:type="spellEnd"/>
        <w:r w:rsidRPr="008C09BE">
          <w:rPr>
            <w:rFonts w:ascii="Times New Roman" w:hAnsi="Times New Roman" w:cs="Times New Roman"/>
            <w:sz w:val="20"/>
            <w:szCs w:val="20"/>
            <w:lang w:val="en-US"/>
            <w:rPrChange w:id="11920" w:author="Airat Shigapov" w:date="2021-10-27T23:08:00Z">
              <w:rPr>
                <w:rFonts w:ascii="Consolas" w:hAnsi="Consolas" w:cs="Consolas"/>
                <w:color w:val="000000"/>
                <w:sz w:val="19"/>
                <w:szCs w:val="19"/>
              </w:rPr>
            </w:rPrChange>
          </w:rPr>
          <w:t>(</w:t>
        </w:r>
        <w:proofErr w:type="gramEnd"/>
        <w:r w:rsidRPr="008C09BE">
          <w:rPr>
            <w:rFonts w:ascii="Times New Roman" w:hAnsi="Times New Roman" w:cs="Times New Roman"/>
            <w:sz w:val="20"/>
            <w:szCs w:val="20"/>
            <w:lang w:val="en-US"/>
            <w:rPrChange w:id="11921" w:author="Airat Shigapov" w:date="2021-10-27T23:08:00Z">
              <w:rPr>
                <w:rFonts w:ascii="Consolas" w:hAnsi="Consolas" w:cs="Consolas"/>
                <w:color w:val="0000FF"/>
                <w:sz w:val="19"/>
                <w:szCs w:val="19"/>
              </w:rPr>
            </w:rPrChange>
          </w:rPr>
          <w:t>object</w:t>
        </w:r>
        <w:r w:rsidRPr="008C09BE">
          <w:rPr>
            <w:rFonts w:ascii="Times New Roman" w:hAnsi="Times New Roman" w:cs="Times New Roman"/>
            <w:sz w:val="20"/>
            <w:szCs w:val="20"/>
            <w:lang w:val="en-US"/>
            <w:rPrChange w:id="11922" w:author="Airat Shigapov" w:date="2021-10-27T23:08:00Z">
              <w:rPr>
                <w:rFonts w:ascii="Consolas" w:hAnsi="Consolas" w:cs="Consolas"/>
                <w:color w:val="000000"/>
                <w:sz w:val="19"/>
                <w:szCs w:val="19"/>
              </w:rPr>
            </w:rPrChange>
          </w:rPr>
          <w:t xml:space="preserve"> sender, </w:t>
        </w:r>
        <w:proofErr w:type="spellStart"/>
        <w:r w:rsidRPr="008C09BE">
          <w:rPr>
            <w:rFonts w:ascii="Times New Roman" w:hAnsi="Times New Roman" w:cs="Times New Roman"/>
            <w:sz w:val="20"/>
            <w:szCs w:val="20"/>
            <w:lang w:val="en-US"/>
            <w:rPrChange w:id="11923" w:author="Airat Shigapov" w:date="2021-10-27T23:08:00Z">
              <w:rPr>
                <w:rFonts w:ascii="Consolas" w:hAnsi="Consolas" w:cs="Consolas"/>
                <w:color w:val="000000"/>
                <w:sz w:val="19"/>
                <w:szCs w:val="19"/>
              </w:rPr>
            </w:rPrChange>
          </w:rPr>
          <w:t>RoutedEventArgs</w:t>
        </w:r>
        <w:proofErr w:type="spellEnd"/>
        <w:r w:rsidRPr="008C09BE">
          <w:rPr>
            <w:rFonts w:ascii="Times New Roman" w:hAnsi="Times New Roman" w:cs="Times New Roman"/>
            <w:sz w:val="20"/>
            <w:szCs w:val="20"/>
            <w:lang w:val="en-US"/>
            <w:rPrChange w:id="11924" w:author="Airat Shigapov" w:date="2021-10-27T23:08:00Z">
              <w:rPr>
                <w:rFonts w:ascii="Consolas" w:hAnsi="Consolas" w:cs="Consolas"/>
                <w:color w:val="000000"/>
                <w:sz w:val="19"/>
                <w:szCs w:val="19"/>
              </w:rPr>
            </w:rPrChange>
          </w:rPr>
          <w:t xml:space="preserve"> e)</w:t>
        </w:r>
      </w:ins>
    </w:p>
    <w:p w14:paraId="0473E1C6" w14:textId="77777777" w:rsidR="00D002A1" w:rsidRPr="008C09BE" w:rsidRDefault="00D002A1" w:rsidP="00D002A1">
      <w:pPr>
        <w:autoSpaceDE w:val="0"/>
        <w:autoSpaceDN w:val="0"/>
        <w:adjustRightInd w:val="0"/>
        <w:spacing w:after="0" w:line="240" w:lineRule="auto"/>
        <w:rPr>
          <w:ins w:id="11925" w:author="Airat Shigapov" w:date="2021-10-27T23:07:00Z"/>
          <w:rFonts w:ascii="Times New Roman" w:hAnsi="Times New Roman" w:cs="Times New Roman"/>
          <w:sz w:val="20"/>
          <w:szCs w:val="20"/>
          <w:lang w:val="en-US"/>
          <w:rPrChange w:id="11926" w:author="Airat Shigapov" w:date="2021-10-27T23:08:00Z">
            <w:rPr>
              <w:ins w:id="11927" w:author="Airat Shigapov" w:date="2021-10-27T23:07:00Z"/>
              <w:rFonts w:ascii="Consolas" w:hAnsi="Consolas" w:cs="Consolas"/>
              <w:color w:val="000000"/>
              <w:sz w:val="19"/>
              <w:szCs w:val="19"/>
            </w:rPr>
          </w:rPrChange>
        </w:rPr>
      </w:pPr>
      <w:ins w:id="11928" w:author="Airat Shigapov" w:date="2021-10-27T23:07:00Z">
        <w:r w:rsidRPr="008C09BE">
          <w:rPr>
            <w:rFonts w:ascii="Times New Roman" w:hAnsi="Times New Roman" w:cs="Times New Roman"/>
            <w:sz w:val="20"/>
            <w:szCs w:val="20"/>
            <w:lang w:val="en-US"/>
            <w:rPrChange w:id="11929" w:author="Airat Shigapov" w:date="2021-10-27T23:08:00Z">
              <w:rPr>
                <w:rFonts w:ascii="Consolas" w:hAnsi="Consolas" w:cs="Consolas"/>
                <w:color w:val="000000"/>
                <w:sz w:val="19"/>
                <w:szCs w:val="19"/>
              </w:rPr>
            </w:rPrChange>
          </w:rPr>
          <w:t xml:space="preserve">        {</w:t>
        </w:r>
      </w:ins>
    </w:p>
    <w:p w14:paraId="6CA91D9A" w14:textId="77777777" w:rsidR="00D002A1" w:rsidRPr="008C09BE" w:rsidRDefault="00D002A1" w:rsidP="00D002A1">
      <w:pPr>
        <w:autoSpaceDE w:val="0"/>
        <w:autoSpaceDN w:val="0"/>
        <w:adjustRightInd w:val="0"/>
        <w:spacing w:after="0" w:line="240" w:lineRule="auto"/>
        <w:rPr>
          <w:ins w:id="11930" w:author="Airat Shigapov" w:date="2021-10-27T23:07:00Z"/>
          <w:rFonts w:ascii="Times New Roman" w:hAnsi="Times New Roman" w:cs="Times New Roman"/>
          <w:sz w:val="20"/>
          <w:szCs w:val="20"/>
          <w:lang w:val="en-US"/>
          <w:rPrChange w:id="11931" w:author="Airat Shigapov" w:date="2021-10-27T23:08:00Z">
            <w:rPr>
              <w:ins w:id="11932" w:author="Airat Shigapov" w:date="2021-10-27T23:07:00Z"/>
              <w:rFonts w:ascii="Consolas" w:hAnsi="Consolas" w:cs="Consolas"/>
              <w:color w:val="000000"/>
              <w:sz w:val="19"/>
              <w:szCs w:val="19"/>
            </w:rPr>
          </w:rPrChange>
        </w:rPr>
      </w:pPr>
      <w:ins w:id="11933" w:author="Airat Shigapov" w:date="2021-10-27T23:07:00Z">
        <w:r w:rsidRPr="008C09BE">
          <w:rPr>
            <w:rFonts w:ascii="Times New Roman" w:hAnsi="Times New Roman" w:cs="Times New Roman"/>
            <w:sz w:val="20"/>
            <w:szCs w:val="20"/>
            <w:lang w:val="en-US"/>
            <w:rPrChange w:id="11934"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11935" w:author="Airat Shigapov" w:date="2021-10-27T23:08:00Z">
              <w:rPr>
                <w:rFonts w:ascii="Consolas" w:hAnsi="Consolas" w:cs="Consolas"/>
                <w:color w:val="0000FF"/>
                <w:sz w:val="19"/>
                <w:szCs w:val="19"/>
              </w:rPr>
            </w:rPrChange>
          </w:rPr>
          <w:t>if</w:t>
        </w:r>
        <w:r w:rsidRPr="008C09BE">
          <w:rPr>
            <w:rFonts w:ascii="Times New Roman" w:hAnsi="Times New Roman" w:cs="Times New Roman"/>
            <w:sz w:val="20"/>
            <w:szCs w:val="20"/>
            <w:lang w:val="en-US"/>
            <w:rPrChange w:id="11936" w:author="Airat Shigapov" w:date="2021-10-27T23:08:00Z">
              <w:rPr>
                <w:rFonts w:ascii="Consolas" w:hAnsi="Consolas" w:cs="Consolas"/>
                <w:color w:val="000000"/>
                <w:sz w:val="19"/>
                <w:szCs w:val="19"/>
              </w:rPr>
            </w:rPrChange>
          </w:rPr>
          <w:t xml:space="preserve"> (</w:t>
        </w:r>
        <w:proofErr w:type="spellStart"/>
        <w:proofErr w:type="gramStart"/>
        <w:r w:rsidRPr="008C09BE">
          <w:rPr>
            <w:rFonts w:ascii="Times New Roman" w:hAnsi="Times New Roman" w:cs="Times New Roman"/>
            <w:sz w:val="20"/>
            <w:szCs w:val="20"/>
            <w:lang w:val="en-US"/>
            <w:rPrChange w:id="11937" w:author="Airat Shigapov" w:date="2021-10-27T23:08:00Z">
              <w:rPr>
                <w:rFonts w:ascii="Consolas" w:hAnsi="Consolas" w:cs="Consolas"/>
                <w:color w:val="000000"/>
                <w:sz w:val="19"/>
                <w:szCs w:val="19"/>
              </w:rPr>
            </w:rPrChange>
          </w:rPr>
          <w:t>surnamefield.Text</w:t>
        </w:r>
        <w:proofErr w:type="spellEnd"/>
        <w:proofErr w:type="gramEnd"/>
        <w:r w:rsidRPr="008C09BE">
          <w:rPr>
            <w:rFonts w:ascii="Times New Roman" w:hAnsi="Times New Roman" w:cs="Times New Roman"/>
            <w:sz w:val="20"/>
            <w:szCs w:val="20"/>
            <w:lang w:val="en-US"/>
            <w:rPrChange w:id="11938" w:author="Airat Shigapov" w:date="2021-10-27T23:08:00Z">
              <w:rPr>
                <w:rFonts w:ascii="Consolas" w:hAnsi="Consolas" w:cs="Consolas"/>
                <w:color w:val="000000"/>
                <w:sz w:val="19"/>
                <w:szCs w:val="19"/>
              </w:rPr>
            </w:rPrChange>
          </w:rPr>
          <w:t xml:space="preserve"> == </w:t>
        </w:r>
        <w:r w:rsidRPr="008C09BE">
          <w:rPr>
            <w:rFonts w:ascii="Times New Roman" w:hAnsi="Times New Roman" w:cs="Times New Roman"/>
            <w:sz w:val="20"/>
            <w:szCs w:val="20"/>
            <w:lang w:val="en-US"/>
            <w:rPrChange w:id="11939" w:author="Airat Shigapov" w:date="2021-10-27T23:08:00Z">
              <w:rPr>
                <w:rFonts w:ascii="Consolas" w:hAnsi="Consolas" w:cs="Consolas"/>
                <w:color w:val="A31515"/>
                <w:sz w:val="19"/>
                <w:szCs w:val="19"/>
              </w:rPr>
            </w:rPrChange>
          </w:rPr>
          <w:t>""</w:t>
        </w:r>
        <w:r w:rsidRPr="008C09BE">
          <w:rPr>
            <w:rFonts w:ascii="Times New Roman" w:hAnsi="Times New Roman" w:cs="Times New Roman"/>
            <w:sz w:val="20"/>
            <w:szCs w:val="20"/>
            <w:lang w:val="en-US"/>
            <w:rPrChange w:id="11940" w:author="Airat Shigapov" w:date="2021-10-27T23:08:00Z">
              <w:rPr>
                <w:rFonts w:ascii="Consolas" w:hAnsi="Consolas" w:cs="Consolas"/>
                <w:color w:val="000000"/>
                <w:sz w:val="19"/>
                <w:szCs w:val="19"/>
              </w:rPr>
            </w:rPrChange>
          </w:rPr>
          <w:t>)</w:t>
        </w:r>
      </w:ins>
    </w:p>
    <w:p w14:paraId="2EE19163" w14:textId="77777777" w:rsidR="00D002A1" w:rsidRPr="008C09BE" w:rsidRDefault="00D002A1" w:rsidP="00D002A1">
      <w:pPr>
        <w:autoSpaceDE w:val="0"/>
        <w:autoSpaceDN w:val="0"/>
        <w:adjustRightInd w:val="0"/>
        <w:spacing w:after="0" w:line="240" w:lineRule="auto"/>
        <w:rPr>
          <w:ins w:id="11941" w:author="Airat Shigapov" w:date="2021-10-27T23:07:00Z"/>
          <w:rFonts w:ascii="Times New Roman" w:hAnsi="Times New Roman" w:cs="Times New Roman"/>
          <w:sz w:val="20"/>
          <w:szCs w:val="20"/>
          <w:lang w:val="en-US"/>
          <w:rPrChange w:id="11942" w:author="Airat Shigapov" w:date="2021-10-27T23:08:00Z">
            <w:rPr>
              <w:ins w:id="11943" w:author="Airat Shigapov" w:date="2021-10-27T23:07:00Z"/>
              <w:rFonts w:ascii="Consolas" w:hAnsi="Consolas" w:cs="Consolas"/>
              <w:color w:val="000000"/>
              <w:sz w:val="19"/>
              <w:szCs w:val="19"/>
            </w:rPr>
          </w:rPrChange>
        </w:rPr>
      </w:pPr>
      <w:ins w:id="11944" w:author="Airat Shigapov" w:date="2021-10-27T23:07:00Z">
        <w:r w:rsidRPr="008C09BE">
          <w:rPr>
            <w:rFonts w:ascii="Times New Roman" w:hAnsi="Times New Roman" w:cs="Times New Roman"/>
            <w:sz w:val="20"/>
            <w:szCs w:val="20"/>
            <w:lang w:val="en-US"/>
            <w:rPrChange w:id="11945" w:author="Airat Shigapov" w:date="2021-10-27T23:08:00Z">
              <w:rPr>
                <w:rFonts w:ascii="Consolas" w:hAnsi="Consolas" w:cs="Consolas"/>
                <w:color w:val="000000"/>
                <w:sz w:val="19"/>
                <w:szCs w:val="19"/>
              </w:rPr>
            </w:rPrChange>
          </w:rPr>
          <w:t xml:space="preserve">            {</w:t>
        </w:r>
      </w:ins>
    </w:p>
    <w:p w14:paraId="1E9340EF" w14:textId="77777777" w:rsidR="00D002A1" w:rsidRPr="008C09BE" w:rsidRDefault="00D002A1" w:rsidP="00D002A1">
      <w:pPr>
        <w:autoSpaceDE w:val="0"/>
        <w:autoSpaceDN w:val="0"/>
        <w:adjustRightInd w:val="0"/>
        <w:spacing w:after="0" w:line="240" w:lineRule="auto"/>
        <w:rPr>
          <w:ins w:id="11946" w:author="Airat Shigapov" w:date="2021-10-27T23:07:00Z"/>
          <w:rFonts w:ascii="Times New Roman" w:hAnsi="Times New Roman" w:cs="Times New Roman"/>
          <w:sz w:val="20"/>
          <w:szCs w:val="20"/>
          <w:lang w:val="en-US"/>
          <w:rPrChange w:id="11947" w:author="Airat Shigapov" w:date="2021-10-27T23:08:00Z">
            <w:rPr>
              <w:ins w:id="11948" w:author="Airat Shigapov" w:date="2021-10-27T23:07:00Z"/>
              <w:rFonts w:ascii="Consolas" w:hAnsi="Consolas" w:cs="Consolas"/>
              <w:color w:val="000000"/>
              <w:sz w:val="19"/>
              <w:szCs w:val="19"/>
            </w:rPr>
          </w:rPrChange>
        </w:rPr>
      </w:pPr>
      <w:ins w:id="11949" w:author="Airat Shigapov" w:date="2021-10-27T23:07:00Z">
        <w:r w:rsidRPr="008C09BE">
          <w:rPr>
            <w:rFonts w:ascii="Times New Roman" w:hAnsi="Times New Roman" w:cs="Times New Roman"/>
            <w:sz w:val="20"/>
            <w:szCs w:val="20"/>
            <w:lang w:val="en-US"/>
            <w:rPrChange w:id="11950" w:author="Airat Shigapov" w:date="2021-10-27T23:08:00Z">
              <w:rPr>
                <w:rFonts w:ascii="Consolas" w:hAnsi="Consolas" w:cs="Consolas"/>
                <w:color w:val="000000"/>
                <w:sz w:val="19"/>
                <w:szCs w:val="19"/>
              </w:rPr>
            </w:rPrChange>
          </w:rPr>
          <w:t xml:space="preserve">                </w:t>
        </w:r>
        <w:proofErr w:type="spellStart"/>
        <w:proofErr w:type="gramStart"/>
        <w:r w:rsidRPr="008C09BE">
          <w:rPr>
            <w:rFonts w:ascii="Times New Roman" w:hAnsi="Times New Roman" w:cs="Times New Roman"/>
            <w:sz w:val="20"/>
            <w:szCs w:val="20"/>
            <w:lang w:val="en-US"/>
            <w:rPrChange w:id="11951" w:author="Airat Shigapov" w:date="2021-10-27T23:08:00Z">
              <w:rPr>
                <w:rFonts w:ascii="Consolas" w:hAnsi="Consolas" w:cs="Consolas"/>
                <w:color w:val="000000"/>
                <w:sz w:val="19"/>
                <w:szCs w:val="19"/>
              </w:rPr>
            </w:rPrChange>
          </w:rPr>
          <w:t>surnamefield.Text</w:t>
        </w:r>
        <w:proofErr w:type="spellEnd"/>
        <w:proofErr w:type="gramEnd"/>
        <w:r w:rsidRPr="008C09BE">
          <w:rPr>
            <w:rFonts w:ascii="Times New Roman" w:hAnsi="Times New Roman" w:cs="Times New Roman"/>
            <w:sz w:val="20"/>
            <w:szCs w:val="20"/>
            <w:lang w:val="en-US"/>
            <w:rPrChange w:id="11952" w:author="Airat Shigapov" w:date="2021-10-27T23:08:00Z">
              <w:rPr>
                <w:rFonts w:ascii="Consolas" w:hAnsi="Consolas" w:cs="Consolas"/>
                <w:color w:val="000000"/>
                <w:sz w:val="19"/>
                <w:szCs w:val="19"/>
              </w:rPr>
            </w:rPrChange>
          </w:rPr>
          <w:t xml:space="preserve"> = </w:t>
        </w:r>
        <w:r w:rsidRPr="008C09BE">
          <w:rPr>
            <w:rFonts w:ascii="Times New Roman" w:hAnsi="Times New Roman" w:cs="Times New Roman"/>
            <w:sz w:val="20"/>
            <w:szCs w:val="20"/>
            <w:lang w:val="en-US"/>
            <w:rPrChange w:id="11953" w:author="Airat Shigapov" w:date="2021-10-27T23:08:00Z">
              <w:rPr>
                <w:rFonts w:ascii="Consolas" w:hAnsi="Consolas" w:cs="Consolas"/>
                <w:color w:val="A31515"/>
                <w:sz w:val="19"/>
                <w:szCs w:val="19"/>
              </w:rPr>
            </w:rPrChange>
          </w:rPr>
          <w:t>"</w:t>
        </w:r>
        <w:r w:rsidRPr="008C09BE">
          <w:rPr>
            <w:rFonts w:ascii="Times New Roman" w:hAnsi="Times New Roman" w:cs="Times New Roman"/>
            <w:sz w:val="20"/>
            <w:szCs w:val="20"/>
            <w:rPrChange w:id="11954" w:author="Airat Shigapov" w:date="2021-10-27T23:08:00Z">
              <w:rPr>
                <w:rFonts w:ascii="Consolas" w:hAnsi="Consolas" w:cs="Consolas"/>
                <w:color w:val="A31515"/>
                <w:sz w:val="19"/>
                <w:szCs w:val="19"/>
              </w:rPr>
            </w:rPrChange>
          </w:rPr>
          <w:t>Фамилия</w:t>
        </w:r>
        <w:r w:rsidRPr="008C09BE">
          <w:rPr>
            <w:rFonts w:ascii="Times New Roman" w:hAnsi="Times New Roman" w:cs="Times New Roman"/>
            <w:sz w:val="20"/>
            <w:szCs w:val="20"/>
            <w:lang w:val="en-US"/>
            <w:rPrChange w:id="11955" w:author="Airat Shigapov" w:date="2021-10-27T23:08:00Z">
              <w:rPr>
                <w:rFonts w:ascii="Consolas" w:hAnsi="Consolas" w:cs="Consolas"/>
                <w:color w:val="A31515"/>
                <w:sz w:val="19"/>
                <w:szCs w:val="19"/>
              </w:rPr>
            </w:rPrChange>
          </w:rPr>
          <w:t>"</w:t>
        </w:r>
        <w:r w:rsidRPr="008C09BE">
          <w:rPr>
            <w:rFonts w:ascii="Times New Roman" w:hAnsi="Times New Roman" w:cs="Times New Roman"/>
            <w:sz w:val="20"/>
            <w:szCs w:val="20"/>
            <w:lang w:val="en-US"/>
            <w:rPrChange w:id="11956" w:author="Airat Shigapov" w:date="2021-10-27T23:08:00Z">
              <w:rPr>
                <w:rFonts w:ascii="Consolas" w:hAnsi="Consolas" w:cs="Consolas"/>
                <w:color w:val="000000"/>
                <w:sz w:val="19"/>
                <w:szCs w:val="19"/>
              </w:rPr>
            </w:rPrChange>
          </w:rPr>
          <w:t>;</w:t>
        </w:r>
      </w:ins>
    </w:p>
    <w:p w14:paraId="122ECC9F" w14:textId="77777777" w:rsidR="00D002A1" w:rsidRPr="008C09BE" w:rsidRDefault="00D002A1" w:rsidP="00D002A1">
      <w:pPr>
        <w:autoSpaceDE w:val="0"/>
        <w:autoSpaceDN w:val="0"/>
        <w:adjustRightInd w:val="0"/>
        <w:spacing w:after="0" w:line="240" w:lineRule="auto"/>
        <w:rPr>
          <w:ins w:id="11957" w:author="Airat Shigapov" w:date="2021-10-27T23:07:00Z"/>
          <w:rFonts w:ascii="Times New Roman" w:hAnsi="Times New Roman" w:cs="Times New Roman"/>
          <w:sz w:val="20"/>
          <w:szCs w:val="20"/>
          <w:lang w:val="en-US"/>
          <w:rPrChange w:id="11958" w:author="Airat Shigapov" w:date="2021-10-27T23:08:00Z">
            <w:rPr>
              <w:ins w:id="11959" w:author="Airat Shigapov" w:date="2021-10-27T23:07:00Z"/>
              <w:rFonts w:ascii="Consolas" w:hAnsi="Consolas" w:cs="Consolas"/>
              <w:color w:val="000000"/>
              <w:sz w:val="19"/>
              <w:szCs w:val="19"/>
            </w:rPr>
          </w:rPrChange>
        </w:rPr>
      </w:pPr>
      <w:ins w:id="11960" w:author="Airat Shigapov" w:date="2021-10-27T23:07:00Z">
        <w:r w:rsidRPr="008C09BE">
          <w:rPr>
            <w:rFonts w:ascii="Times New Roman" w:hAnsi="Times New Roman" w:cs="Times New Roman"/>
            <w:sz w:val="20"/>
            <w:szCs w:val="20"/>
            <w:lang w:val="en-US"/>
            <w:rPrChange w:id="11961" w:author="Airat Shigapov" w:date="2021-10-27T23:08:00Z">
              <w:rPr>
                <w:rFonts w:ascii="Consolas" w:hAnsi="Consolas" w:cs="Consolas"/>
                <w:color w:val="000000"/>
                <w:sz w:val="19"/>
                <w:szCs w:val="19"/>
              </w:rPr>
            </w:rPrChange>
          </w:rPr>
          <w:t xml:space="preserve">                </w:t>
        </w:r>
        <w:proofErr w:type="spellStart"/>
        <w:proofErr w:type="gramStart"/>
        <w:r w:rsidRPr="008C09BE">
          <w:rPr>
            <w:rFonts w:ascii="Times New Roman" w:hAnsi="Times New Roman" w:cs="Times New Roman"/>
            <w:sz w:val="20"/>
            <w:szCs w:val="20"/>
            <w:lang w:val="en-US"/>
            <w:rPrChange w:id="11962" w:author="Airat Shigapov" w:date="2021-10-27T23:08:00Z">
              <w:rPr>
                <w:rFonts w:ascii="Consolas" w:hAnsi="Consolas" w:cs="Consolas"/>
                <w:color w:val="000000"/>
                <w:sz w:val="19"/>
                <w:szCs w:val="19"/>
              </w:rPr>
            </w:rPrChange>
          </w:rPr>
          <w:t>surnamefield.Foreground</w:t>
        </w:r>
        <w:proofErr w:type="spellEnd"/>
        <w:proofErr w:type="gramEnd"/>
        <w:r w:rsidRPr="008C09BE">
          <w:rPr>
            <w:rFonts w:ascii="Times New Roman" w:hAnsi="Times New Roman" w:cs="Times New Roman"/>
            <w:sz w:val="20"/>
            <w:szCs w:val="20"/>
            <w:lang w:val="en-US"/>
            <w:rPrChange w:id="11963" w:author="Airat Shigapov" w:date="2021-10-27T23:08:00Z">
              <w:rPr>
                <w:rFonts w:ascii="Consolas" w:hAnsi="Consolas" w:cs="Consolas"/>
                <w:color w:val="000000"/>
                <w:sz w:val="19"/>
                <w:szCs w:val="19"/>
              </w:rPr>
            </w:rPrChange>
          </w:rPr>
          <w:t xml:space="preserve"> = </w:t>
        </w:r>
        <w:proofErr w:type="spellStart"/>
        <w:r w:rsidRPr="008C09BE">
          <w:rPr>
            <w:rFonts w:ascii="Times New Roman" w:hAnsi="Times New Roman" w:cs="Times New Roman"/>
            <w:sz w:val="20"/>
            <w:szCs w:val="20"/>
            <w:lang w:val="en-US"/>
            <w:rPrChange w:id="11964" w:author="Airat Shigapov" w:date="2021-10-27T23:08:00Z">
              <w:rPr>
                <w:rFonts w:ascii="Consolas" w:hAnsi="Consolas" w:cs="Consolas"/>
                <w:color w:val="000000"/>
                <w:sz w:val="19"/>
                <w:szCs w:val="19"/>
              </w:rPr>
            </w:rPrChange>
          </w:rPr>
          <w:t>Brushes.Gray</w:t>
        </w:r>
        <w:proofErr w:type="spellEnd"/>
        <w:r w:rsidRPr="008C09BE">
          <w:rPr>
            <w:rFonts w:ascii="Times New Roman" w:hAnsi="Times New Roman" w:cs="Times New Roman"/>
            <w:sz w:val="20"/>
            <w:szCs w:val="20"/>
            <w:lang w:val="en-US"/>
            <w:rPrChange w:id="11965" w:author="Airat Shigapov" w:date="2021-10-27T23:08:00Z">
              <w:rPr>
                <w:rFonts w:ascii="Consolas" w:hAnsi="Consolas" w:cs="Consolas"/>
                <w:color w:val="000000"/>
                <w:sz w:val="19"/>
                <w:szCs w:val="19"/>
              </w:rPr>
            </w:rPrChange>
          </w:rPr>
          <w:t>;</w:t>
        </w:r>
      </w:ins>
    </w:p>
    <w:p w14:paraId="286CA14B" w14:textId="77777777" w:rsidR="00D002A1" w:rsidRPr="008C09BE" w:rsidRDefault="00D002A1" w:rsidP="00D002A1">
      <w:pPr>
        <w:autoSpaceDE w:val="0"/>
        <w:autoSpaceDN w:val="0"/>
        <w:adjustRightInd w:val="0"/>
        <w:spacing w:after="0" w:line="240" w:lineRule="auto"/>
        <w:rPr>
          <w:ins w:id="11966" w:author="Airat Shigapov" w:date="2021-10-27T23:07:00Z"/>
          <w:rFonts w:ascii="Times New Roman" w:hAnsi="Times New Roman" w:cs="Times New Roman"/>
          <w:sz w:val="20"/>
          <w:szCs w:val="20"/>
          <w:lang w:val="en-US"/>
          <w:rPrChange w:id="11967" w:author="Airat Shigapov" w:date="2021-10-27T23:08:00Z">
            <w:rPr>
              <w:ins w:id="11968" w:author="Airat Shigapov" w:date="2021-10-27T23:07:00Z"/>
              <w:rFonts w:ascii="Consolas" w:hAnsi="Consolas" w:cs="Consolas"/>
              <w:color w:val="000000"/>
              <w:sz w:val="19"/>
              <w:szCs w:val="19"/>
            </w:rPr>
          </w:rPrChange>
        </w:rPr>
      </w:pPr>
      <w:ins w:id="11969" w:author="Airat Shigapov" w:date="2021-10-27T23:07:00Z">
        <w:r w:rsidRPr="008C09BE">
          <w:rPr>
            <w:rFonts w:ascii="Times New Roman" w:hAnsi="Times New Roman" w:cs="Times New Roman"/>
            <w:sz w:val="20"/>
            <w:szCs w:val="20"/>
            <w:lang w:val="en-US"/>
            <w:rPrChange w:id="11970" w:author="Airat Shigapov" w:date="2021-10-27T23:08:00Z">
              <w:rPr>
                <w:rFonts w:ascii="Consolas" w:hAnsi="Consolas" w:cs="Consolas"/>
                <w:color w:val="000000"/>
                <w:sz w:val="19"/>
                <w:szCs w:val="19"/>
              </w:rPr>
            </w:rPrChange>
          </w:rPr>
          <w:t xml:space="preserve">                </w:t>
        </w:r>
        <w:proofErr w:type="spellStart"/>
        <w:proofErr w:type="gramStart"/>
        <w:r w:rsidRPr="008C09BE">
          <w:rPr>
            <w:rFonts w:ascii="Times New Roman" w:hAnsi="Times New Roman" w:cs="Times New Roman"/>
            <w:sz w:val="20"/>
            <w:szCs w:val="20"/>
            <w:lang w:val="en-US"/>
            <w:rPrChange w:id="11971" w:author="Airat Shigapov" w:date="2021-10-27T23:08:00Z">
              <w:rPr>
                <w:rFonts w:ascii="Consolas" w:hAnsi="Consolas" w:cs="Consolas"/>
                <w:color w:val="000000"/>
                <w:sz w:val="19"/>
                <w:szCs w:val="19"/>
              </w:rPr>
            </w:rPrChange>
          </w:rPr>
          <w:t>surnamefield.BorderBrush</w:t>
        </w:r>
        <w:proofErr w:type="spellEnd"/>
        <w:proofErr w:type="gramEnd"/>
        <w:r w:rsidRPr="008C09BE">
          <w:rPr>
            <w:rFonts w:ascii="Times New Roman" w:hAnsi="Times New Roman" w:cs="Times New Roman"/>
            <w:sz w:val="20"/>
            <w:szCs w:val="20"/>
            <w:lang w:val="en-US"/>
            <w:rPrChange w:id="11972" w:author="Airat Shigapov" w:date="2021-10-27T23:08:00Z">
              <w:rPr>
                <w:rFonts w:ascii="Consolas" w:hAnsi="Consolas" w:cs="Consolas"/>
                <w:color w:val="000000"/>
                <w:sz w:val="19"/>
                <w:szCs w:val="19"/>
              </w:rPr>
            </w:rPrChange>
          </w:rPr>
          <w:t xml:space="preserve"> = </w:t>
        </w:r>
        <w:proofErr w:type="spellStart"/>
        <w:r w:rsidRPr="008C09BE">
          <w:rPr>
            <w:rFonts w:ascii="Times New Roman" w:hAnsi="Times New Roman" w:cs="Times New Roman"/>
            <w:sz w:val="20"/>
            <w:szCs w:val="20"/>
            <w:lang w:val="en-US"/>
            <w:rPrChange w:id="11973" w:author="Airat Shigapov" w:date="2021-10-27T23:08:00Z">
              <w:rPr>
                <w:rFonts w:ascii="Consolas" w:hAnsi="Consolas" w:cs="Consolas"/>
                <w:color w:val="000000"/>
                <w:sz w:val="19"/>
                <w:szCs w:val="19"/>
              </w:rPr>
            </w:rPrChange>
          </w:rPr>
          <w:t>Brushes.Gray</w:t>
        </w:r>
        <w:proofErr w:type="spellEnd"/>
        <w:r w:rsidRPr="008C09BE">
          <w:rPr>
            <w:rFonts w:ascii="Times New Roman" w:hAnsi="Times New Roman" w:cs="Times New Roman"/>
            <w:sz w:val="20"/>
            <w:szCs w:val="20"/>
            <w:lang w:val="en-US"/>
            <w:rPrChange w:id="11974" w:author="Airat Shigapov" w:date="2021-10-27T23:08:00Z">
              <w:rPr>
                <w:rFonts w:ascii="Consolas" w:hAnsi="Consolas" w:cs="Consolas"/>
                <w:color w:val="000000"/>
                <w:sz w:val="19"/>
                <w:szCs w:val="19"/>
              </w:rPr>
            </w:rPrChange>
          </w:rPr>
          <w:t>;</w:t>
        </w:r>
      </w:ins>
    </w:p>
    <w:p w14:paraId="6A747031" w14:textId="77777777" w:rsidR="00D002A1" w:rsidRPr="008C09BE" w:rsidRDefault="00D002A1" w:rsidP="00D002A1">
      <w:pPr>
        <w:autoSpaceDE w:val="0"/>
        <w:autoSpaceDN w:val="0"/>
        <w:adjustRightInd w:val="0"/>
        <w:spacing w:after="0" w:line="240" w:lineRule="auto"/>
        <w:rPr>
          <w:ins w:id="11975" w:author="Airat Shigapov" w:date="2021-10-27T23:07:00Z"/>
          <w:rFonts w:ascii="Times New Roman" w:hAnsi="Times New Roman" w:cs="Times New Roman"/>
          <w:sz w:val="20"/>
          <w:szCs w:val="20"/>
          <w:lang w:val="en-US"/>
          <w:rPrChange w:id="11976" w:author="Airat Shigapov" w:date="2021-10-27T23:08:00Z">
            <w:rPr>
              <w:ins w:id="11977" w:author="Airat Shigapov" w:date="2021-10-27T23:07:00Z"/>
              <w:rFonts w:ascii="Consolas" w:hAnsi="Consolas" w:cs="Consolas"/>
              <w:color w:val="000000"/>
              <w:sz w:val="19"/>
              <w:szCs w:val="19"/>
            </w:rPr>
          </w:rPrChange>
        </w:rPr>
      </w:pPr>
      <w:ins w:id="11978" w:author="Airat Shigapov" w:date="2021-10-27T23:07:00Z">
        <w:r w:rsidRPr="008C09BE">
          <w:rPr>
            <w:rFonts w:ascii="Times New Roman" w:hAnsi="Times New Roman" w:cs="Times New Roman"/>
            <w:sz w:val="20"/>
            <w:szCs w:val="20"/>
            <w:lang w:val="en-US"/>
            <w:rPrChange w:id="11979" w:author="Airat Shigapov" w:date="2021-10-27T23:08:00Z">
              <w:rPr>
                <w:rFonts w:ascii="Consolas" w:hAnsi="Consolas" w:cs="Consolas"/>
                <w:color w:val="000000"/>
                <w:sz w:val="19"/>
                <w:szCs w:val="19"/>
              </w:rPr>
            </w:rPrChange>
          </w:rPr>
          <w:t xml:space="preserve">            }</w:t>
        </w:r>
      </w:ins>
    </w:p>
    <w:p w14:paraId="1000FF9D" w14:textId="77777777" w:rsidR="00D002A1" w:rsidRPr="008C09BE" w:rsidRDefault="00D002A1" w:rsidP="00D002A1">
      <w:pPr>
        <w:autoSpaceDE w:val="0"/>
        <w:autoSpaceDN w:val="0"/>
        <w:adjustRightInd w:val="0"/>
        <w:spacing w:after="0" w:line="240" w:lineRule="auto"/>
        <w:rPr>
          <w:ins w:id="11980" w:author="Airat Shigapov" w:date="2021-10-27T23:07:00Z"/>
          <w:rFonts w:ascii="Times New Roman" w:hAnsi="Times New Roman" w:cs="Times New Roman"/>
          <w:sz w:val="20"/>
          <w:szCs w:val="20"/>
          <w:lang w:val="en-US"/>
          <w:rPrChange w:id="11981" w:author="Airat Shigapov" w:date="2021-10-27T23:08:00Z">
            <w:rPr>
              <w:ins w:id="11982" w:author="Airat Shigapov" w:date="2021-10-27T23:07:00Z"/>
              <w:rFonts w:ascii="Consolas" w:hAnsi="Consolas" w:cs="Consolas"/>
              <w:color w:val="000000"/>
              <w:sz w:val="19"/>
              <w:szCs w:val="19"/>
            </w:rPr>
          </w:rPrChange>
        </w:rPr>
      </w:pPr>
      <w:ins w:id="11983" w:author="Airat Shigapov" w:date="2021-10-27T23:07:00Z">
        <w:r w:rsidRPr="008C09BE">
          <w:rPr>
            <w:rFonts w:ascii="Times New Roman" w:hAnsi="Times New Roman" w:cs="Times New Roman"/>
            <w:sz w:val="20"/>
            <w:szCs w:val="20"/>
            <w:lang w:val="en-US"/>
            <w:rPrChange w:id="11984" w:author="Airat Shigapov" w:date="2021-10-27T23:08:00Z">
              <w:rPr>
                <w:rFonts w:ascii="Consolas" w:hAnsi="Consolas" w:cs="Consolas"/>
                <w:color w:val="000000"/>
                <w:sz w:val="19"/>
                <w:szCs w:val="19"/>
              </w:rPr>
            </w:rPrChange>
          </w:rPr>
          <w:t xml:space="preserve">        }</w:t>
        </w:r>
      </w:ins>
    </w:p>
    <w:p w14:paraId="115AEE86" w14:textId="77777777" w:rsidR="00D002A1" w:rsidRPr="008C09BE" w:rsidRDefault="00D002A1" w:rsidP="00D002A1">
      <w:pPr>
        <w:autoSpaceDE w:val="0"/>
        <w:autoSpaceDN w:val="0"/>
        <w:adjustRightInd w:val="0"/>
        <w:spacing w:after="0" w:line="240" w:lineRule="auto"/>
        <w:rPr>
          <w:ins w:id="11985" w:author="Airat Shigapov" w:date="2021-10-27T23:07:00Z"/>
          <w:rFonts w:ascii="Times New Roman" w:hAnsi="Times New Roman" w:cs="Times New Roman"/>
          <w:sz w:val="20"/>
          <w:szCs w:val="20"/>
          <w:lang w:val="en-US"/>
          <w:rPrChange w:id="11986" w:author="Airat Shigapov" w:date="2021-10-27T23:08:00Z">
            <w:rPr>
              <w:ins w:id="11987" w:author="Airat Shigapov" w:date="2021-10-27T23:07:00Z"/>
              <w:rFonts w:ascii="Consolas" w:hAnsi="Consolas" w:cs="Consolas"/>
              <w:color w:val="000000"/>
              <w:sz w:val="19"/>
              <w:szCs w:val="19"/>
            </w:rPr>
          </w:rPrChange>
        </w:rPr>
      </w:pPr>
    </w:p>
    <w:p w14:paraId="687D3EE7" w14:textId="77777777" w:rsidR="00D002A1" w:rsidRPr="008C09BE" w:rsidRDefault="00D002A1" w:rsidP="00D002A1">
      <w:pPr>
        <w:autoSpaceDE w:val="0"/>
        <w:autoSpaceDN w:val="0"/>
        <w:adjustRightInd w:val="0"/>
        <w:spacing w:after="0" w:line="240" w:lineRule="auto"/>
        <w:rPr>
          <w:ins w:id="11988" w:author="Airat Shigapov" w:date="2021-10-27T23:07:00Z"/>
          <w:rFonts w:ascii="Times New Roman" w:hAnsi="Times New Roman" w:cs="Times New Roman"/>
          <w:sz w:val="20"/>
          <w:szCs w:val="20"/>
          <w:lang w:val="en-US"/>
          <w:rPrChange w:id="11989" w:author="Airat Shigapov" w:date="2021-10-27T23:08:00Z">
            <w:rPr>
              <w:ins w:id="11990" w:author="Airat Shigapov" w:date="2021-10-27T23:07:00Z"/>
              <w:rFonts w:ascii="Consolas" w:hAnsi="Consolas" w:cs="Consolas"/>
              <w:color w:val="000000"/>
              <w:sz w:val="19"/>
              <w:szCs w:val="19"/>
            </w:rPr>
          </w:rPrChange>
        </w:rPr>
      </w:pPr>
      <w:ins w:id="11991" w:author="Airat Shigapov" w:date="2021-10-27T23:07:00Z">
        <w:r w:rsidRPr="008C09BE">
          <w:rPr>
            <w:rFonts w:ascii="Times New Roman" w:hAnsi="Times New Roman" w:cs="Times New Roman"/>
            <w:sz w:val="20"/>
            <w:szCs w:val="20"/>
            <w:lang w:val="en-US"/>
            <w:rPrChange w:id="11992"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11993" w:author="Airat Shigapov" w:date="2021-10-27T23:08:00Z">
              <w:rPr>
                <w:rFonts w:ascii="Consolas" w:hAnsi="Consolas" w:cs="Consolas"/>
                <w:color w:val="0000FF"/>
                <w:sz w:val="19"/>
                <w:szCs w:val="19"/>
              </w:rPr>
            </w:rPrChange>
          </w:rPr>
          <w:t>private</w:t>
        </w:r>
        <w:r w:rsidRPr="008C09BE">
          <w:rPr>
            <w:rFonts w:ascii="Times New Roman" w:hAnsi="Times New Roman" w:cs="Times New Roman"/>
            <w:sz w:val="20"/>
            <w:szCs w:val="20"/>
            <w:lang w:val="en-US"/>
            <w:rPrChange w:id="11994"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11995" w:author="Airat Shigapov" w:date="2021-10-27T23:08:00Z">
              <w:rPr>
                <w:rFonts w:ascii="Consolas" w:hAnsi="Consolas" w:cs="Consolas"/>
                <w:color w:val="0000FF"/>
                <w:sz w:val="19"/>
                <w:szCs w:val="19"/>
              </w:rPr>
            </w:rPrChange>
          </w:rPr>
          <w:t>void</w:t>
        </w:r>
        <w:r w:rsidRPr="008C09BE">
          <w:rPr>
            <w:rFonts w:ascii="Times New Roman" w:hAnsi="Times New Roman" w:cs="Times New Roman"/>
            <w:sz w:val="20"/>
            <w:szCs w:val="20"/>
            <w:lang w:val="en-US"/>
            <w:rPrChange w:id="11996" w:author="Airat Shigapov" w:date="2021-10-27T23:08:00Z">
              <w:rPr>
                <w:rFonts w:ascii="Consolas" w:hAnsi="Consolas" w:cs="Consolas"/>
                <w:color w:val="000000"/>
                <w:sz w:val="19"/>
                <w:szCs w:val="19"/>
              </w:rPr>
            </w:rPrChange>
          </w:rPr>
          <w:t xml:space="preserve"> </w:t>
        </w:r>
        <w:proofErr w:type="spellStart"/>
        <w:r w:rsidRPr="008C09BE">
          <w:rPr>
            <w:rFonts w:ascii="Times New Roman" w:hAnsi="Times New Roman" w:cs="Times New Roman"/>
            <w:sz w:val="20"/>
            <w:szCs w:val="20"/>
            <w:lang w:val="en-US"/>
            <w:rPrChange w:id="11997" w:author="Airat Shigapov" w:date="2021-10-27T23:08:00Z">
              <w:rPr>
                <w:rFonts w:ascii="Consolas" w:hAnsi="Consolas" w:cs="Consolas"/>
                <w:color w:val="000000"/>
                <w:sz w:val="19"/>
                <w:szCs w:val="19"/>
              </w:rPr>
            </w:rPrChange>
          </w:rPr>
          <w:t>namefield_</w:t>
        </w:r>
        <w:proofErr w:type="gramStart"/>
        <w:r w:rsidRPr="008C09BE">
          <w:rPr>
            <w:rFonts w:ascii="Times New Roman" w:hAnsi="Times New Roman" w:cs="Times New Roman"/>
            <w:sz w:val="20"/>
            <w:szCs w:val="20"/>
            <w:lang w:val="en-US"/>
            <w:rPrChange w:id="11998" w:author="Airat Shigapov" w:date="2021-10-27T23:08:00Z">
              <w:rPr>
                <w:rFonts w:ascii="Consolas" w:hAnsi="Consolas" w:cs="Consolas"/>
                <w:color w:val="000000"/>
                <w:sz w:val="19"/>
                <w:szCs w:val="19"/>
              </w:rPr>
            </w:rPrChange>
          </w:rPr>
          <w:t>GotFocus</w:t>
        </w:r>
        <w:proofErr w:type="spellEnd"/>
        <w:r w:rsidRPr="008C09BE">
          <w:rPr>
            <w:rFonts w:ascii="Times New Roman" w:hAnsi="Times New Roman" w:cs="Times New Roman"/>
            <w:sz w:val="20"/>
            <w:szCs w:val="20"/>
            <w:lang w:val="en-US"/>
            <w:rPrChange w:id="11999" w:author="Airat Shigapov" w:date="2021-10-27T23:08:00Z">
              <w:rPr>
                <w:rFonts w:ascii="Consolas" w:hAnsi="Consolas" w:cs="Consolas"/>
                <w:color w:val="000000"/>
                <w:sz w:val="19"/>
                <w:szCs w:val="19"/>
              </w:rPr>
            </w:rPrChange>
          </w:rPr>
          <w:t>(</w:t>
        </w:r>
        <w:proofErr w:type="gramEnd"/>
        <w:r w:rsidRPr="008C09BE">
          <w:rPr>
            <w:rFonts w:ascii="Times New Roman" w:hAnsi="Times New Roman" w:cs="Times New Roman"/>
            <w:sz w:val="20"/>
            <w:szCs w:val="20"/>
            <w:lang w:val="en-US"/>
            <w:rPrChange w:id="12000" w:author="Airat Shigapov" w:date="2021-10-27T23:08:00Z">
              <w:rPr>
                <w:rFonts w:ascii="Consolas" w:hAnsi="Consolas" w:cs="Consolas"/>
                <w:color w:val="0000FF"/>
                <w:sz w:val="19"/>
                <w:szCs w:val="19"/>
              </w:rPr>
            </w:rPrChange>
          </w:rPr>
          <w:t>object</w:t>
        </w:r>
        <w:r w:rsidRPr="008C09BE">
          <w:rPr>
            <w:rFonts w:ascii="Times New Roman" w:hAnsi="Times New Roman" w:cs="Times New Roman"/>
            <w:sz w:val="20"/>
            <w:szCs w:val="20"/>
            <w:lang w:val="en-US"/>
            <w:rPrChange w:id="12001" w:author="Airat Shigapov" w:date="2021-10-27T23:08:00Z">
              <w:rPr>
                <w:rFonts w:ascii="Consolas" w:hAnsi="Consolas" w:cs="Consolas"/>
                <w:color w:val="000000"/>
                <w:sz w:val="19"/>
                <w:szCs w:val="19"/>
              </w:rPr>
            </w:rPrChange>
          </w:rPr>
          <w:t xml:space="preserve"> sender, </w:t>
        </w:r>
        <w:proofErr w:type="spellStart"/>
        <w:r w:rsidRPr="008C09BE">
          <w:rPr>
            <w:rFonts w:ascii="Times New Roman" w:hAnsi="Times New Roman" w:cs="Times New Roman"/>
            <w:sz w:val="20"/>
            <w:szCs w:val="20"/>
            <w:lang w:val="en-US"/>
            <w:rPrChange w:id="12002" w:author="Airat Shigapov" w:date="2021-10-27T23:08:00Z">
              <w:rPr>
                <w:rFonts w:ascii="Consolas" w:hAnsi="Consolas" w:cs="Consolas"/>
                <w:color w:val="000000"/>
                <w:sz w:val="19"/>
                <w:szCs w:val="19"/>
              </w:rPr>
            </w:rPrChange>
          </w:rPr>
          <w:t>RoutedEventArgs</w:t>
        </w:r>
        <w:proofErr w:type="spellEnd"/>
        <w:r w:rsidRPr="008C09BE">
          <w:rPr>
            <w:rFonts w:ascii="Times New Roman" w:hAnsi="Times New Roman" w:cs="Times New Roman"/>
            <w:sz w:val="20"/>
            <w:szCs w:val="20"/>
            <w:lang w:val="en-US"/>
            <w:rPrChange w:id="12003" w:author="Airat Shigapov" w:date="2021-10-27T23:08:00Z">
              <w:rPr>
                <w:rFonts w:ascii="Consolas" w:hAnsi="Consolas" w:cs="Consolas"/>
                <w:color w:val="000000"/>
                <w:sz w:val="19"/>
                <w:szCs w:val="19"/>
              </w:rPr>
            </w:rPrChange>
          </w:rPr>
          <w:t xml:space="preserve"> e)</w:t>
        </w:r>
      </w:ins>
    </w:p>
    <w:p w14:paraId="27E314E9" w14:textId="77777777" w:rsidR="00D002A1" w:rsidRPr="008C09BE" w:rsidRDefault="00D002A1" w:rsidP="00D002A1">
      <w:pPr>
        <w:autoSpaceDE w:val="0"/>
        <w:autoSpaceDN w:val="0"/>
        <w:adjustRightInd w:val="0"/>
        <w:spacing w:after="0" w:line="240" w:lineRule="auto"/>
        <w:rPr>
          <w:ins w:id="12004" w:author="Airat Shigapov" w:date="2021-10-27T23:07:00Z"/>
          <w:rFonts w:ascii="Times New Roman" w:hAnsi="Times New Roman" w:cs="Times New Roman"/>
          <w:sz w:val="20"/>
          <w:szCs w:val="20"/>
          <w:lang w:val="en-US"/>
          <w:rPrChange w:id="12005" w:author="Airat Shigapov" w:date="2021-10-27T23:08:00Z">
            <w:rPr>
              <w:ins w:id="12006" w:author="Airat Shigapov" w:date="2021-10-27T23:07:00Z"/>
              <w:rFonts w:ascii="Consolas" w:hAnsi="Consolas" w:cs="Consolas"/>
              <w:color w:val="000000"/>
              <w:sz w:val="19"/>
              <w:szCs w:val="19"/>
            </w:rPr>
          </w:rPrChange>
        </w:rPr>
      </w:pPr>
      <w:ins w:id="12007" w:author="Airat Shigapov" w:date="2021-10-27T23:07:00Z">
        <w:r w:rsidRPr="008C09BE">
          <w:rPr>
            <w:rFonts w:ascii="Times New Roman" w:hAnsi="Times New Roman" w:cs="Times New Roman"/>
            <w:sz w:val="20"/>
            <w:szCs w:val="20"/>
            <w:lang w:val="en-US"/>
            <w:rPrChange w:id="12008" w:author="Airat Shigapov" w:date="2021-10-27T23:08:00Z">
              <w:rPr>
                <w:rFonts w:ascii="Consolas" w:hAnsi="Consolas" w:cs="Consolas"/>
                <w:color w:val="000000"/>
                <w:sz w:val="19"/>
                <w:szCs w:val="19"/>
              </w:rPr>
            </w:rPrChange>
          </w:rPr>
          <w:t xml:space="preserve">        {</w:t>
        </w:r>
      </w:ins>
    </w:p>
    <w:p w14:paraId="4DA60530" w14:textId="77777777" w:rsidR="00D002A1" w:rsidRPr="008C09BE" w:rsidRDefault="00D002A1" w:rsidP="00D002A1">
      <w:pPr>
        <w:autoSpaceDE w:val="0"/>
        <w:autoSpaceDN w:val="0"/>
        <w:adjustRightInd w:val="0"/>
        <w:spacing w:after="0" w:line="240" w:lineRule="auto"/>
        <w:rPr>
          <w:ins w:id="12009" w:author="Airat Shigapov" w:date="2021-10-27T23:07:00Z"/>
          <w:rFonts w:ascii="Times New Roman" w:hAnsi="Times New Roman" w:cs="Times New Roman"/>
          <w:sz w:val="20"/>
          <w:szCs w:val="20"/>
          <w:lang w:val="en-US"/>
          <w:rPrChange w:id="12010" w:author="Airat Shigapov" w:date="2021-10-27T23:08:00Z">
            <w:rPr>
              <w:ins w:id="12011" w:author="Airat Shigapov" w:date="2021-10-27T23:07:00Z"/>
              <w:rFonts w:ascii="Consolas" w:hAnsi="Consolas" w:cs="Consolas"/>
              <w:color w:val="000000"/>
              <w:sz w:val="19"/>
              <w:szCs w:val="19"/>
            </w:rPr>
          </w:rPrChange>
        </w:rPr>
      </w:pPr>
      <w:ins w:id="12012" w:author="Airat Shigapov" w:date="2021-10-27T23:07:00Z">
        <w:r w:rsidRPr="008C09BE">
          <w:rPr>
            <w:rFonts w:ascii="Times New Roman" w:hAnsi="Times New Roman" w:cs="Times New Roman"/>
            <w:sz w:val="20"/>
            <w:szCs w:val="20"/>
            <w:lang w:val="en-US"/>
            <w:rPrChange w:id="12013"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12014" w:author="Airat Shigapov" w:date="2021-10-27T23:08:00Z">
              <w:rPr>
                <w:rFonts w:ascii="Consolas" w:hAnsi="Consolas" w:cs="Consolas"/>
                <w:color w:val="0000FF"/>
                <w:sz w:val="19"/>
                <w:szCs w:val="19"/>
              </w:rPr>
            </w:rPrChange>
          </w:rPr>
          <w:t>if</w:t>
        </w:r>
        <w:r w:rsidRPr="008C09BE">
          <w:rPr>
            <w:rFonts w:ascii="Times New Roman" w:hAnsi="Times New Roman" w:cs="Times New Roman"/>
            <w:sz w:val="20"/>
            <w:szCs w:val="20"/>
            <w:lang w:val="en-US"/>
            <w:rPrChange w:id="12015" w:author="Airat Shigapov" w:date="2021-10-27T23:08:00Z">
              <w:rPr>
                <w:rFonts w:ascii="Consolas" w:hAnsi="Consolas" w:cs="Consolas"/>
                <w:color w:val="000000"/>
                <w:sz w:val="19"/>
                <w:szCs w:val="19"/>
              </w:rPr>
            </w:rPrChange>
          </w:rPr>
          <w:t xml:space="preserve"> (</w:t>
        </w:r>
        <w:proofErr w:type="spellStart"/>
        <w:proofErr w:type="gramStart"/>
        <w:r w:rsidRPr="008C09BE">
          <w:rPr>
            <w:rFonts w:ascii="Times New Roman" w:hAnsi="Times New Roman" w:cs="Times New Roman"/>
            <w:sz w:val="20"/>
            <w:szCs w:val="20"/>
            <w:lang w:val="en-US"/>
            <w:rPrChange w:id="12016" w:author="Airat Shigapov" w:date="2021-10-27T23:08:00Z">
              <w:rPr>
                <w:rFonts w:ascii="Consolas" w:hAnsi="Consolas" w:cs="Consolas"/>
                <w:color w:val="000000"/>
                <w:sz w:val="19"/>
                <w:szCs w:val="19"/>
              </w:rPr>
            </w:rPrChange>
          </w:rPr>
          <w:t>namefield.Text</w:t>
        </w:r>
        <w:proofErr w:type="spellEnd"/>
        <w:proofErr w:type="gramEnd"/>
        <w:r w:rsidRPr="008C09BE">
          <w:rPr>
            <w:rFonts w:ascii="Times New Roman" w:hAnsi="Times New Roman" w:cs="Times New Roman"/>
            <w:sz w:val="20"/>
            <w:szCs w:val="20"/>
            <w:lang w:val="en-US"/>
            <w:rPrChange w:id="12017" w:author="Airat Shigapov" w:date="2021-10-27T23:08:00Z">
              <w:rPr>
                <w:rFonts w:ascii="Consolas" w:hAnsi="Consolas" w:cs="Consolas"/>
                <w:color w:val="000000"/>
                <w:sz w:val="19"/>
                <w:szCs w:val="19"/>
              </w:rPr>
            </w:rPrChange>
          </w:rPr>
          <w:t xml:space="preserve"> == </w:t>
        </w:r>
        <w:r w:rsidRPr="008C09BE">
          <w:rPr>
            <w:rFonts w:ascii="Times New Roman" w:hAnsi="Times New Roman" w:cs="Times New Roman"/>
            <w:sz w:val="20"/>
            <w:szCs w:val="20"/>
            <w:lang w:val="en-US"/>
            <w:rPrChange w:id="12018" w:author="Airat Shigapov" w:date="2021-10-27T23:08:00Z">
              <w:rPr>
                <w:rFonts w:ascii="Consolas" w:hAnsi="Consolas" w:cs="Consolas"/>
                <w:color w:val="A31515"/>
                <w:sz w:val="19"/>
                <w:szCs w:val="19"/>
              </w:rPr>
            </w:rPrChange>
          </w:rPr>
          <w:t>"</w:t>
        </w:r>
        <w:r w:rsidRPr="008C09BE">
          <w:rPr>
            <w:rFonts w:ascii="Times New Roman" w:hAnsi="Times New Roman" w:cs="Times New Roman"/>
            <w:sz w:val="20"/>
            <w:szCs w:val="20"/>
            <w:rPrChange w:id="12019" w:author="Airat Shigapov" w:date="2021-10-27T23:08:00Z">
              <w:rPr>
                <w:rFonts w:ascii="Consolas" w:hAnsi="Consolas" w:cs="Consolas"/>
                <w:color w:val="A31515"/>
                <w:sz w:val="19"/>
                <w:szCs w:val="19"/>
              </w:rPr>
            </w:rPrChange>
          </w:rPr>
          <w:t>Имя</w:t>
        </w:r>
        <w:r w:rsidRPr="008C09BE">
          <w:rPr>
            <w:rFonts w:ascii="Times New Roman" w:hAnsi="Times New Roman" w:cs="Times New Roman"/>
            <w:sz w:val="20"/>
            <w:szCs w:val="20"/>
            <w:lang w:val="en-US"/>
            <w:rPrChange w:id="12020" w:author="Airat Shigapov" w:date="2021-10-27T23:08:00Z">
              <w:rPr>
                <w:rFonts w:ascii="Consolas" w:hAnsi="Consolas" w:cs="Consolas"/>
                <w:color w:val="A31515"/>
                <w:sz w:val="19"/>
                <w:szCs w:val="19"/>
              </w:rPr>
            </w:rPrChange>
          </w:rPr>
          <w:t>"</w:t>
        </w:r>
        <w:r w:rsidRPr="008C09BE">
          <w:rPr>
            <w:rFonts w:ascii="Times New Roman" w:hAnsi="Times New Roman" w:cs="Times New Roman"/>
            <w:sz w:val="20"/>
            <w:szCs w:val="20"/>
            <w:lang w:val="en-US"/>
            <w:rPrChange w:id="12021" w:author="Airat Shigapov" w:date="2021-10-27T23:08:00Z">
              <w:rPr>
                <w:rFonts w:ascii="Consolas" w:hAnsi="Consolas" w:cs="Consolas"/>
                <w:color w:val="000000"/>
                <w:sz w:val="19"/>
                <w:szCs w:val="19"/>
              </w:rPr>
            </w:rPrChange>
          </w:rPr>
          <w:t>)</w:t>
        </w:r>
      </w:ins>
    </w:p>
    <w:p w14:paraId="7521D468" w14:textId="77777777" w:rsidR="00D002A1" w:rsidRPr="008C09BE" w:rsidRDefault="00D002A1" w:rsidP="00D002A1">
      <w:pPr>
        <w:autoSpaceDE w:val="0"/>
        <w:autoSpaceDN w:val="0"/>
        <w:adjustRightInd w:val="0"/>
        <w:spacing w:after="0" w:line="240" w:lineRule="auto"/>
        <w:rPr>
          <w:ins w:id="12022" w:author="Airat Shigapov" w:date="2021-10-27T23:07:00Z"/>
          <w:rFonts w:ascii="Times New Roman" w:hAnsi="Times New Roman" w:cs="Times New Roman"/>
          <w:sz w:val="20"/>
          <w:szCs w:val="20"/>
          <w:lang w:val="en-US"/>
          <w:rPrChange w:id="12023" w:author="Airat Shigapov" w:date="2021-10-27T23:08:00Z">
            <w:rPr>
              <w:ins w:id="12024" w:author="Airat Shigapov" w:date="2021-10-27T23:07:00Z"/>
              <w:rFonts w:ascii="Consolas" w:hAnsi="Consolas" w:cs="Consolas"/>
              <w:color w:val="000000"/>
              <w:sz w:val="19"/>
              <w:szCs w:val="19"/>
            </w:rPr>
          </w:rPrChange>
        </w:rPr>
      </w:pPr>
      <w:ins w:id="12025" w:author="Airat Shigapov" w:date="2021-10-27T23:07:00Z">
        <w:r w:rsidRPr="008C09BE">
          <w:rPr>
            <w:rFonts w:ascii="Times New Roman" w:hAnsi="Times New Roman" w:cs="Times New Roman"/>
            <w:sz w:val="20"/>
            <w:szCs w:val="20"/>
            <w:lang w:val="en-US"/>
            <w:rPrChange w:id="12026" w:author="Airat Shigapov" w:date="2021-10-27T23:08:00Z">
              <w:rPr>
                <w:rFonts w:ascii="Consolas" w:hAnsi="Consolas" w:cs="Consolas"/>
                <w:color w:val="000000"/>
                <w:sz w:val="19"/>
                <w:szCs w:val="19"/>
              </w:rPr>
            </w:rPrChange>
          </w:rPr>
          <w:t xml:space="preserve">            {</w:t>
        </w:r>
      </w:ins>
    </w:p>
    <w:p w14:paraId="2DDE8F0C" w14:textId="77777777" w:rsidR="00D002A1" w:rsidRPr="008C09BE" w:rsidRDefault="00D002A1" w:rsidP="00D002A1">
      <w:pPr>
        <w:autoSpaceDE w:val="0"/>
        <w:autoSpaceDN w:val="0"/>
        <w:adjustRightInd w:val="0"/>
        <w:spacing w:after="0" w:line="240" w:lineRule="auto"/>
        <w:rPr>
          <w:ins w:id="12027" w:author="Airat Shigapov" w:date="2021-10-27T23:07:00Z"/>
          <w:rFonts w:ascii="Times New Roman" w:hAnsi="Times New Roman" w:cs="Times New Roman"/>
          <w:sz w:val="20"/>
          <w:szCs w:val="20"/>
          <w:lang w:val="en-US"/>
          <w:rPrChange w:id="12028" w:author="Airat Shigapov" w:date="2021-10-27T23:08:00Z">
            <w:rPr>
              <w:ins w:id="12029" w:author="Airat Shigapov" w:date="2021-10-27T23:07:00Z"/>
              <w:rFonts w:ascii="Consolas" w:hAnsi="Consolas" w:cs="Consolas"/>
              <w:color w:val="000000"/>
              <w:sz w:val="19"/>
              <w:szCs w:val="19"/>
            </w:rPr>
          </w:rPrChange>
        </w:rPr>
      </w:pPr>
      <w:ins w:id="12030" w:author="Airat Shigapov" w:date="2021-10-27T23:07:00Z">
        <w:r w:rsidRPr="008C09BE">
          <w:rPr>
            <w:rFonts w:ascii="Times New Roman" w:hAnsi="Times New Roman" w:cs="Times New Roman"/>
            <w:sz w:val="20"/>
            <w:szCs w:val="20"/>
            <w:lang w:val="en-US"/>
            <w:rPrChange w:id="12031" w:author="Airat Shigapov" w:date="2021-10-27T23:08:00Z">
              <w:rPr>
                <w:rFonts w:ascii="Consolas" w:hAnsi="Consolas" w:cs="Consolas"/>
                <w:color w:val="000000"/>
                <w:sz w:val="19"/>
                <w:szCs w:val="19"/>
              </w:rPr>
            </w:rPrChange>
          </w:rPr>
          <w:t xml:space="preserve">                </w:t>
        </w:r>
        <w:proofErr w:type="spellStart"/>
        <w:proofErr w:type="gramStart"/>
        <w:r w:rsidRPr="008C09BE">
          <w:rPr>
            <w:rFonts w:ascii="Times New Roman" w:hAnsi="Times New Roman" w:cs="Times New Roman"/>
            <w:sz w:val="20"/>
            <w:szCs w:val="20"/>
            <w:lang w:val="en-US"/>
            <w:rPrChange w:id="12032" w:author="Airat Shigapov" w:date="2021-10-27T23:08:00Z">
              <w:rPr>
                <w:rFonts w:ascii="Consolas" w:hAnsi="Consolas" w:cs="Consolas"/>
                <w:color w:val="000000"/>
                <w:sz w:val="19"/>
                <w:szCs w:val="19"/>
              </w:rPr>
            </w:rPrChange>
          </w:rPr>
          <w:t>namefield.Text</w:t>
        </w:r>
        <w:proofErr w:type="spellEnd"/>
        <w:proofErr w:type="gramEnd"/>
        <w:r w:rsidRPr="008C09BE">
          <w:rPr>
            <w:rFonts w:ascii="Times New Roman" w:hAnsi="Times New Roman" w:cs="Times New Roman"/>
            <w:sz w:val="20"/>
            <w:szCs w:val="20"/>
            <w:lang w:val="en-US"/>
            <w:rPrChange w:id="12033" w:author="Airat Shigapov" w:date="2021-10-27T23:08:00Z">
              <w:rPr>
                <w:rFonts w:ascii="Consolas" w:hAnsi="Consolas" w:cs="Consolas"/>
                <w:color w:val="000000"/>
                <w:sz w:val="19"/>
                <w:szCs w:val="19"/>
              </w:rPr>
            </w:rPrChange>
          </w:rPr>
          <w:t xml:space="preserve"> = </w:t>
        </w:r>
        <w:r w:rsidRPr="008C09BE">
          <w:rPr>
            <w:rFonts w:ascii="Times New Roman" w:hAnsi="Times New Roman" w:cs="Times New Roman"/>
            <w:sz w:val="20"/>
            <w:szCs w:val="20"/>
            <w:lang w:val="en-US"/>
            <w:rPrChange w:id="12034" w:author="Airat Shigapov" w:date="2021-10-27T23:08:00Z">
              <w:rPr>
                <w:rFonts w:ascii="Consolas" w:hAnsi="Consolas" w:cs="Consolas"/>
                <w:color w:val="A31515"/>
                <w:sz w:val="19"/>
                <w:szCs w:val="19"/>
              </w:rPr>
            </w:rPrChange>
          </w:rPr>
          <w:t>""</w:t>
        </w:r>
        <w:r w:rsidRPr="008C09BE">
          <w:rPr>
            <w:rFonts w:ascii="Times New Roman" w:hAnsi="Times New Roman" w:cs="Times New Roman"/>
            <w:sz w:val="20"/>
            <w:szCs w:val="20"/>
            <w:lang w:val="en-US"/>
            <w:rPrChange w:id="12035" w:author="Airat Shigapov" w:date="2021-10-27T23:08:00Z">
              <w:rPr>
                <w:rFonts w:ascii="Consolas" w:hAnsi="Consolas" w:cs="Consolas"/>
                <w:color w:val="000000"/>
                <w:sz w:val="19"/>
                <w:szCs w:val="19"/>
              </w:rPr>
            </w:rPrChange>
          </w:rPr>
          <w:t>;</w:t>
        </w:r>
      </w:ins>
    </w:p>
    <w:p w14:paraId="4E227D2D" w14:textId="77777777" w:rsidR="00D002A1" w:rsidRPr="008C09BE" w:rsidRDefault="00D002A1" w:rsidP="00D002A1">
      <w:pPr>
        <w:autoSpaceDE w:val="0"/>
        <w:autoSpaceDN w:val="0"/>
        <w:adjustRightInd w:val="0"/>
        <w:spacing w:after="0" w:line="240" w:lineRule="auto"/>
        <w:rPr>
          <w:ins w:id="12036" w:author="Airat Shigapov" w:date="2021-10-27T23:07:00Z"/>
          <w:rFonts w:ascii="Times New Roman" w:hAnsi="Times New Roman" w:cs="Times New Roman"/>
          <w:sz w:val="20"/>
          <w:szCs w:val="20"/>
          <w:lang w:val="en-US"/>
          <w:rPrChange w:id="12037" w:author="Airat Shigapov" w:date="2021-10-27T23:08:00Z">
            <w:rPr>
              <w:ins w:id="12038" w:author="Airat Shigapov" w:date="2021-10-27T23:07:00Z"/>
              <w:rFonts w:ascii="Consolas" w:hAnsi="Consolas" w:cs="Consolas"/>
              <w:color w:val="000000"/>
              <w:sz w:val="19"/>
              <w:szCs w:val="19"/>
            </w:rPr>
          </w:rPrChange>
        </w:rPr>
      </w:pPr>
      <w:ins w:id="12039" w:author="Airat Shigapov" w:date="2021-10-27T23:07:00Z">
        <w:r w:rsidRPr="008C09BE">
          <w:rPr>
            <w:rFonts w:ascii="Times New Roman" w:hAnsi="Times New Roman" w:cs="Times New Roman"/>
            <w:sz w:val="20"/>
            <w:szCs w:val="20"/>
            <w:lang w:val="en-US"/>
            <w:rPrChange w:id="12040" w:author="Airat Shigapov" w:date="2021-10-27T23:08:00Z">
              <w:rPr>
                <w:rFonts w:ascii="Consolas" w:hAnsi="Consolas" w:cs="Consolas"/>
                <w:color w:val="000000"/>
                <w:sz w:val="19"/>
                <w:szCs w:val="19"/>
              </w:rPr>
            </w:rPrChange>
          </w:rPr>
          <w:t xml:space="preserve">                </w:t>
        </w:r>
        <w:proofErr w:type="spellStart"/>
        <w:proofErr w:type="gramStart"/>
        <w:r w:rsidRPr="008C09BE">
          <w:rPr>
            <w:rFonts w:ascii="Times New Roman" w:hAnsi="Times New Roman" w:cs="Times New Roman"/>
            <w:sz w:val="20"/>
            <w:szCs w:val="20"/>
            <w:lang w:val="en-US"/>
            <w:rPrChange w:id="12041" w:author="Airat Shigapov" w:date="2021-10-27T23:08:00Z">
              <w:rPr>
                <w:rFonts w:ascii="Consolas" w:hAnsi="Consolas" w:cs="Consolas"/>
                <w:color w:val="000000"/>
                <w:sz w:val="19"/>
                <w:szCs w:val="19"/>
              </w:rPr>
            </w:rPrChange>
          </w:rPr>
          <w:t>namefield.Foreground</w:t>
        </w:r>
        <w:proofErr w:type="spellEnd"/>
        <w:proofErr w:type="gramEnd"/>
        <w:r w:rsidRPr="008C09BE">
          <w:rPr>
            <w:rFonts w:ascii="Times New Roman" w:hAnsi="Times New Roman" w:cs="Times New Roman"/>
            <w:sz w:val="20"/>
            <w:szCs w:val="20"/>
            <w:lang w:val="en-US"/>
            <w:rPrChange w:id="12042" w:author="Airat Shigapov" w:date="2021-10-27T23:08:00Z">
              <w:rPr>
                <w:rFonts w:ascii="Consolas" w:hAnsi="Consolas" w:cs="Consolas"/>
                <w:color w:val="000000"/>
                <w:sz w:val="19"/>
                <w:szCs w:val="19"/>
              </w:rPr>
            </w:rPrChange>
          </w:rPr>
          <w:t xml:space="preserve"> = </w:t>
        </w:r>
        <w:proofErr w:type="spellStart"/>
        <w:r w:rsidRPr="008C09BE">
          <w:rPr>
            <w:rFonts w:ascii="Times New Roman" w:hAnsi="Times New Roman" w:cs="Times New Roman"/>
            <w:sz w:val="20"/>
            <w:szCs w:val="20"/>
            <w:lang w:val="en-US"/>
            <w:rPrChange w:id="12043" w:author="Airat Shigapov" w:date="2021-10-27T23:08:00Z">
              <w:rPr>
                <w:rFonts w:ascii="Consolas" w:hAnsi="Consolas" w:cs="Consolas"/>
                <w:color w:val="000000"/>
                <w:sz w:val="19"/>
                <w:szCs w:val="19"/>
              </w:rPr>
            </w:rPrChange>
          </w:rPr>
          <w:t>Brushes.Black</w:t>
        </w:r>
        <w:proofErr w:type="spellEnd"/>
        <w:r w:rsidRPr="008C09BE">
          <w:rPr>
            <w:rFonts w:ascii="Times New Roman" w:hAnsi="Times New Roman" w:cs="Times New Roman"/>
            <w:sz w:val="20"/>
            <w:szCs w:val="20"/>
            <w:lang w:val="en-US"/>
            <w:rPrChange w:id="12044" w:author="Airat Shigapov" w:date="2021-10-27T23:08:00Z">
              <w:rPr>
                <w:rFonts w:ascii="Consolas" w:hAnsi="Consolas" w:cs="Consolas"/>
                <w:color w:val="000000"/>
                <w:sz w:val="19"/>
                <w:szCs w:val="19"/>
              </w:rPr>
            </w:rPrChange>
          </w:rPr>
          <w:t>;</w:t>
        </w:r>
      </w:ins>
    </w:p>
    <w:p w14:paraId="1C28FB92" w14:textId="77777777" w:rsidR="00D002A1" w:rsidRPr="008C09BE" w:rsidRDefault="00D002A1" w:rsidP="00D002A1">
      <w:pPr>
        <w:autoSpaceDE w:val="0"/>
        <w:autoSpaceDN w:val="0"/>
        <w:adjustRightInd w:val="0"/>
        <w:spacing w:after="0" w:line="240" w:lineRule="auto"/>
        <w:rPr>
          <w:ins w:id="12045" w:author="Airat Shigapov" w:date="2021-10-27T23:07:00Z"/>
          <w:rFonts w:ascii="Times New Roman" w:hAnsi="Times New Roman" w:cs="Times New Roman"/>
          <w:sz w:val="20"/>
          <w:szCs w:val="20"/>
          <w:lang w:val="en-US"/>
          <w:rPrChange w:id="12046" w:author="Airat Shigapov" w:date="2021-10-27T23:08:00Z">
            <w:rPr>
              <w:ins w:id="12047" w:author="Airat Shigapov" w:date="2021-10-27T23:07:00Z"/>
              <w:rFonts w:ascii="Consolas" w:hAnsi="Consolas" w:cs="Consolas"/>
              <w:color w:val="000000"/>
              <w:sz w:val="19"/>
              <w:szCs w:val="19"/>
            </w:rPr>
          </w:rPrChange>
        </w:rPr>
      </w:pPr>
      <w:ins w:id="12048" w:author="Airat Shigapov" w:date="2021-10-27T23:07:00Z">
        <w:r w:rsidRPr="008C09BE">
          <w:rPr>
            <w:rFonts w:ascii="Times New Roman" w:hAnsi="Times New Roman" w:cs="Times New Roman"/>
            <w:sz w:val="20"/>
            <w:szCs w:val="20"/>
            <w:lang w:val="en-US"/>
            <w:rPrChange w:id="12049" w:author="Airat Shigapov" w:date="2021-10-27T23:08:00Z">
              <w:rPr>
                <w:rFonts w:ascii="Consolas" w:hAnsi="Consolas" w:cs="Consolas"/>
                <w:color w:val="000000"/>
                <w:sz w:val="19"/>
                <w:szCs w:val="19"/>
              </w:rPr>
            </w:rPrChange>
          </w:rPr>
          <w:t xml:space="preserve">                </w:t>
        </w:r>
        <w:proofErr w:type="spellStart"/>
        <w:proofErr w:type="gramStart"/>
        <w:r w:rsidRPr="008C09BE">
          <w:rPr>
            <w:rFonts w:ascii="Times New Roman" w:hAnsi="Times New Roman" w:cs="Times New Roman"/>
            <w:sz w:val="20"/>
            <w:szCs w:val="20"/>
            <w:lang w:val="en-US"/>
            <w:rPrChange w:id="12050" w:author="Airat Shigapov" w:date="2021-10-27T23:08:00Z">
              <w:rPr>
                <w:rFonts w:ascii="Consolas" w:hAnsi="Consolas" w:cs="Consolas"/>
                <w:color w:val="000000"/>
                <w:sz w:val="19"/>
                <w:szCs w:val="19"/>
              </w:rPr>
            </w:rPrChange>
          </w:rPr>
          <w:t>namefield.BorderBrush</w:t>
        </w:r>
        <w:proofErr w:type="spellEnd"/>
        <w:proofErr w:type="gramEnd"/>
        <w:r w:rsidRPr="008C09BE">
          <w:rPr>
            <w:rFonts w:ascii="Times New Roman" w:hAnsi="Times New Roman" w:cs="Times New Roman"/>
            <w:sz w:val="20"/>
            <w:szCs w:val="20"/>
            <w:lang w:val="en-US"/>
            <w:rPrChange w:id="12051" w:author="Airat Shigapov" w:date="2021-10-27T23:08:00Z">
              <w:rPr>
                <w:rFonts w:ascii="Consolas" w:hAnsi="Consolas" w:cs="Consolas"/>
                <w:color w:val="000000"/>
                <w:sz w:val="19"/>
                <w:szCs w:val="19"/>
              </w:rPr>
            </w:rPrChange>
          </w:rPr>
          <w:t xml:space="preserve"> = </w:t>
        </w:r>
        <w:proofErr w:type="spellStart"/>
        <w:r w:rsidRPr="008C09BE">
          <w:rPr>
            <w:rFonts w:ascii="Times New Roman" w:hAnsi="Times New Roman" w:cs="Times New Roman"/>
            <w:sz w:val="20"/>
            <w:szCs w:val="20"/>
            <w:lang w:val="en-US"/>
            <w:rPrChange w:id="12052" w:author="Airat Shigapov" w:date="2021-10-27T23:08:00Z">
              <w:rPr>
                <w:rFonts w:ascii="Consolas" w:hAnsi="Consolas" w:cs="Consolas"/>
                <w:color w:val="000000"/>
                <w:sz w:val="19"/>
                <w:szCs w:val="19"/>
              </w:rPr>
            </w:rPrChange>
          </w:rPr>
          <w:t>Brushes.Black</w:t>
        </w:r>
        <w:proofErr w:type="spellEnd"/>
        <w:r w:rsidRPr="008C09BE">
          <w:rPr>
            <w:rFonts w:ascii="Times New Roman" w:hAnsi="Times New Roman" w:cs="Times New Roman"/>
            <w:sz w:val="20"/>
            <w:szCs w:val="20"/>
            <w:lang w:val="en-US"/>
            <w:rPrChange w:id="12053" w:author="Airat Shigapov" w:date="2021-10-27T23:08:00Z">
              <w:rPr>
                <w:rFonts w:ascii="Consolas" w:hAnsi="Consolas" w:cs="Consolas"/>
                <w:color w:val="000000"/>
                <w:sz w:val="19"/>
                <w:szCs w:val="19"/>
              </w:rPr>
            </w:rPrChange>
          </w:rPr>
          <w:t>;</w:t>
        </w:r>
      </w:ins>
    </w:p>
    <w:p w14:paraId="6B47C9CE" w14:textId="77777777" w:rsidR="00D002A1" w:rsidRPr="008C09BE" w:rsidRDefault="00D002A1" w:rsidP="00D002A1">
      <w:pPr>
        <w:autoSpaceDE w:val="0"/>
        <w:autoSpaceDN w:val="0"/>
        <w:adjustRightInd w:val="0"/>
        <w:spacing w:after="0" w:line="240" w:lineRule="auto"/>
        <w:rPr>
          <w:ins w:id="12054" w:author="Airat Shigapov" w:date="2021-10-27T23:07:00Z"/>
          <w:rFonts w:ascii="Times New Roman" w:hAnsi="Times New Roman" w:cs="Times New Roman"/>
          <w:sz w:val="20"/>
          <w:szCs w:val="20"/>
          <w:lang w:val="en-US"/>
          <w:rPrChange w:id="12055" w:author="Airat Shigapov" w:date="2021-10-27T23:08:00Z">
            <w:rPr>
              <w:ins w:id="12056" w:author="Airat Shigapov" w:date="2021-10-27T23:07:00Z"/>
              <w:rFonts w:ascii="Consolas" w:hAnsi="Consolas" w:cs="Consolas"/>
              <w:color w:val="000000"/>
              <w:sz w:val="19"/>
              <w:szCs w:val="19"/>
            </w:rPr>
          </w:rPrChange>
        </w:rPr>
      </w:pPr>
      <w:ins w:id="12057" w:author="Airat Shigapov" w:date="2021-10-27T23:07:00Z">
        <w:r w:rsidRPr="008C09BE">
          <w:rPr>
            <w:rFonts w:ascii="Times New Roman" w:hAnsi="Times New Roman" w:cs="Times New Roman"/>
            <w:sz w:val="20"/>
            <w:szCs w:val="20"/>
            <w:lang w:val="en-US"/>
            <w:rPrChange w:id="12058" w:author="Airat Shigapov" w:date="2021-10-27T23:08:00Z">
              <w:rPr>
                <w:rFonts w:ascii="Consolas" w:hAnsi="Consolas" w:cs="Consolas"/>
                <w:color w:val="000000"/>
                <w:sz w:val="19"/>
                <w:szCs w:val="19"/>
              </w:rPr>
            </w:rPrChange>
          </w:rPr>
          <w:t xml:space="preserve">            }</w:t>
        </w:r>
      </w:ins>
    </w:p>
    <w:p w14:paraId="3C15E5C3" w14:textId="77777777" w:rsidR="00D002A1" w:rsidRPr="008C09BE" w:rsidRDefault="00D002A1" w:rsidP="00D002A1">
      <w:pPr>
        <w:autoSpaceDE w:val="0"/>
        <w:autoSpaceDN w:val="0"/>
        <w:adjustRightInd w:val="0"/>
        <w:spacing w:after="0" w:line="240" w:lineRule="auto"/>
        <w:rPr>
          <w:ins w:id="12059" w:author="Airat Shigapov" w:date="2021-10-27T23:07:00Z"/>
          <w:rFonts w:ascii="Times New Roman" w:hAnsi="Times New Roman" w:cs="Times New Roman"/>
          <w:sz w:val="20"/>
          <w:szCs w:val="20"/>
          <w:lang w:val="en-US"/>
          <w:rPrChange w:id="12060" w:author="Airat Shigapov" w:date="2021-10-27T23:08:00Z">
            <w:rPr>
              <w:ins w:id="12061" w:author="Airat Shigapov" w:date="2021-10-27T23:07:00Z"/>
              <w:rFonts w:ascii="Consolas" w:hAnsi="Consolas" w:cs="Consolas"/>
              <w:color w:val="000000"/>
              <w:sz w:val="19"/>
              <w:szCs w:val="19"/>
            </w:rPr>
          </w:rPrChange>
        </w:rPr>
      </w:pPr>
      <w:ins w:id="12062" w:author="Airat Shigapov" w:date="2021-10-27T23:07:00Z">
        <w:r w:rsidRPr="008C09BE">
          <w:rPr>
            <w:rFonts w:ascii="Times New Roman" w:hAnsi="Times New Roman" w:cs="Times New Roman"/>
            <w:sz w:val="20"/>
            <w:szCs w:val="20"/>
            <w:lang w:val="en-US"/>
            <w:rPrChange w:id="12063" w:author="Airat Shigapov" w:date="2021-10-27T23:08:00Z">
              <w:rPr>
                <w:rFonts w:ascii="Consolas" w:hAnsi="Consolas" w:cs="Consolas"/>
                <w:color w:val="000000"/>
                <w:sz w:val="19"/>
                <w:szCs w:val="19"/>
              </w:rPr>
            </w:rPrChange>
          </w:rPr>
          <w:t xml:space="preserve">        }</w:t>
        </w:r>
      </w:ins>
    </w:p>
    <w:p w14:paraId="2F1C427B" w14:textId="77777777" w:rsidR="00D002A1" w:rsidRPr="008C09BE" w:rsidRDefault="00D002A1" w:rsidP="00D002A1">
      <w:pPr>
        <w:autoSpaceDE w:val="0"/>
        <w:autoSpaceDN w:val="0"/>
        <w:adjustRightInd w:val="0"/>
        <w:spacing w:after="0" w:line="240" w:lineRule="auto"/>
        <w:rPr>
          <w:ins w:id="12064" w:author="Airat Shigapov" w:date="2021-10-27T23:07:00Z"/>
          <w:rFonts w:ascii="Times New Roman" w:hAnsi="Times New Roman" w:cs="Times New Roman"/>
          <w:sz w:val="20"/>
          <w:szCs w:val="20"/>
          <w:lang w:val="en-US"/>
          <w:rPrChange w:id="12065" w:author="Airat Shigapov" w:date="2021-10-27T23:08:00Z">
            <w:rPr>
              <w:ins w:id="12066" w:author="Airat Shigapov" w:date="2021-10-27T23:07:00Z"/>
              <w:rFonts w:ascii="Consolas" w:hAnsi="Consolas" w:cs="Consolas"/>
              <w:color w:val="000000"/>
              <w:sz w:val="19"/>
              <w:szCs w:val="19"/>
            </w:rPr>
          </w:rPrChange>
        </w:rPr>
      </w:pPr>
    </w:p>
    <w:p w14:paraId="6A2F3DF3" w14:textId="77777777" w:rsidR="00D002A1" w:rsidRPr="008C09BE" w:rsidRDefault="00D002A1" w:rsidP="00D002A1">
      <w:pPr>
        <w:autoSpaceDE w:val="0"/>
        <w:autoSpaceDN w:val="0"/>
        <w:adjustRightInd w:val="0"/>
        <w:spacing w:after="0" w:line="240" w:lineRule="auto"/>
        <w:rPr>
          <w:ins w:id="12067" w:author="Airat Shigapov" w:date="2021-10-27T23:07:00Z"/>
          <w:rFonts w:ascii="Times New Roman" w:hAnsi="Times New Roman" w:cs="Times New Roman"/>
          <w:sz w:val="20"/>
          <w:szCs w:val="20"/>
          <w:lang w:val="en-US"/>
          <w:rPrChange w:id="12068" w:author="Airat Shigapov" w:date="2021-10-27T23:08:00Z">
            <w:rPr>
              <w:ins w:id="12069" w:author="Airat Shigapov" w:date="2021-10-27T23:07:00Z"/>
              <w:rFonts w:ascii="Consolas" w:hAnsi="Consolas" w:cs="Consolas"/>
              <w:color w:val="000000"/>
              <w:sz w:val="19"/>
              <w:szCs w:val="19"/>
            </w:rPr>
          </w:rPrChange>
        </w:rPr>
      </w:pPr>
      <w:ins w:id="12070" w:author="Airat Shigapov" w:date="2021-10-27T23:07:00Z">
        <w:r w:rsidRPr="008C09BE">
          <w:rPr>
            <w:rFonts w:ascii="Times New Roman" w:hAnsi="Times New Roman" w:cs="Times New Roman"/>
            <w:sz w:val="20"/>
            <w:szCs w:val="20"/>
            <w:lang w:val="en-US"/>
            <w:rPrChange w:id="12071"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12072" w:author="Airat Shigapov" w:date="2021-10-27T23:08:00Z">
              <w:rPr>
                <w:rFonts w:ascii="Consolas" w:hAnsi="Consolas" w:cs="Consolas"/>
                <w:color w:val="0000FF"/>
                <w:sz w:val="19"/>
                <w:szCs w:val="19"/>
              </w:rPr>
            </w:rPrChange>
          </w:rPr>
          <w:t>private</w:t>
        </w:r>
        <w:r w:rsidRPr="008C09BE">
          <w:rPr>
            <w:rFonts w:ascii="Times New Roman" w:hAnsi="Times New Roman" w:cs="Times New Roman"/>
            <w:sz w:val="20"/>
            <w:szCs w:val="20"/>
            <w:lang w:val="en-US"/>
            <w:rPrChange w:id="12073"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12074" w:author="Airat Shigapov" w:date="2021-10-27T23:08:00Z">
              <w:rPr>
                <w:rFonts w:ascii="Consolas" w:hAnsi="Consolas" w:cs="Consolas"/>
                <w:color w:val="0000FF"/>
                <w:sz w:val="19"/>
                <w:szCs w:val="19"/>
              </w:rPr>
            </w:rPrChange>
          </w:rPr>
          <w:t>void</w:t>
        </w:r>
        <w:r w:rsidRPr="008C09BE">
          <w:rPr>
            <w:rFonts w:ascii="Times New Roman" w:hAnsi="Times New Roman" w:cs="Times New Roman"/>
            <w:sz w:val="20"/>
            <w:szCs w:val="20"/>
            <w:lang w:val="en-US"/>
            <w:rPrChange w:id="12075" w:author="Airat Shigapov" w:date="2021-10-27T23:08:00Z">
              <w:rPr>
                <w:rFonts w:ascii="Consolas" w:hAnsi="Consolas" w:cs="Consolas"/>
                <w:color w:val="000000"/>
                <w:sz w:val="19"/>
                <w:szCs w:val="19"/>
              </w:rPr>
            </w:rPrChange>
          </w:rPr>
          <w:t xml:space="preserve"> </w:t>
        </w:r>
        <w:proofErr w:type="spellStart"/>
        <w:r w:rsidRPr="008C09BE">
          <w:rPr>
            <w:rFonts w:ascii="Times New Roman" w:hAnsi="Times New Roman" w:cs="Times New Roman"/>
            <w:sz w:val="20"/>
            <w:szCs w:val="20"/>
            <w:lang w:val="en-US"/>
            <w:rPrChange w:id="12076" w:author="Airat Shigapov" w:date="2021-10-27T23:08:00Z">
              <w:rPr>
                <w:rFonts w:ascii="Consolas" w:hAnsi="Consolas" w:cs="Consolas"/>
                <w:color w:val="000000"/>
                <w:sz w:val="19"/>
                <w:szCs w:val="19"/>
              </w:rPr>
            </w:rPrChange>
          </w:rPr>
          <w:t>namefield_</w:t>
        </w:r>
        <w:proofErr w:type="gramStart"/>
        <w:r w:rsidRPr="008C09BE">
          <w:rPr>
            <w:rFonts w:ascii="Times New Roman" w:hAnsi="Times New Roman" w:cs="Times New Roman"/>
            <w:sz w:val="20"/>
            <w:szCs w:val="20"/>
            <w:lang w:val="en-US"/>
            <w:rPrChange w:id="12077" w:author="Airat Shigapov" w:date="2021-10-27T23:08:00Z">
              <w:rPr>
                <w:rFonts w:ascii="Consolas" w:hAnsi="Consolas" w:cs="Consolas"/>
                <w:color w:val="000000"/>
                <w:sz w:val="19"/>
                <w:szCs w:val="19"/>
              </w:rPr>
            </w:rPrChange>
          </w:rPr>
          <w:t>LostFocus</w:t>
        </w:r>
        <w:proofErr w:type="spellEnd"/>
        <w:r w:rsidRPr="008C09BE">
          <w:rPr>
            <w:rFonts w:ascii="Times New Roman" w:hAnsi="Times New Roman" w:cs="Times New Roman"/>
            <w:sz w:val="20"/>
            <w:szCs w:val="20"/>
            <w:lang w:val="en-US"/>
            <w:rPrChange w:id="12078" w:author="Airat Shigapov" w:date="2021-10-27T23:08:00Z">
              <w:rPr>
                <w:rFonts w:ascii="Consolas" w:hAnsi="Consolas" w:cs="Consolas"/>
                <w:color w:val="000000"/>
                <w:sz w:val="19"/>
                <w:szCs w:val="19"/>
              </w:rPr>
            </w:rPrChange>
          </w:rPr>
          <w:t>(</w:t>
        </w:r>
        <w:proofErr w:type="gramEnd"/>
        <w:r w:rsidRPr="008C09BE">
          <w:rPr>
            <w:rFonts w:ascii="Times New Roman" w:hAnsi="Times New Roman" w:cs="Times New Roman"/>
            <w:sz w:val="20"/>
            <w:szCs w:val="20"/>
            <w:lang w:val="en-US"/>
            <w:rPrChange w:id="12079" w:author="Airat Shigapov" w:date="2021-10-27T23:08:00Z">
              <w:rPr>
                <w:rFonts w:ascii="Consolas" w:hAnsi="Consolas" w:cs="Consolas"/>
                <w:color w:val="0000FF"/>
                <w:sz w:val="19"/>
                <w:szCs w:val="19"/>
              </w:rPr>
            </w:rPrChange>
          </w:rPr>
          <w:t>object</w:t>
        </w:r>
        <w:r w:rsidRPr="008C09BE">
          <w:rPr>
            <w:rFonts w:ascii="Times New Roman" w:hAnsi="Times New Roman" w:cs="Times New Roman"/>
            <w:sz w:val="20"/>
            <w:szCs w:val="20"/>
            <w:lang w:val="en-US"/>
            <w:rPrChange w:id="12080" w:author="Airat Shigapov" w:date="2021-10-27T23:08:00Z">
              <w:rPr>
                <w:rFonts w:ascii="Consolas" w:hAnsi="Consolas" w:cs="Consolas"/>
                <w:color w:val="000000"/>
                <w:sz w:val="19"/>
                <w:szCs w:val="19"/>
              </w:rPr>
            </w:rPrChange>
          </w:rPr>
          <w:t xml:space="preserve"> sender, </w:t>
        </w:r>
        <w:proofErr w:type="spellStart"/>
        <w:r w:rsidRPr="008C09BE">
          <w:rPr>
            <w:rFonts w:ascii="Times New Roman" w:hAnsi="Times New Roman" w:cs="Times New Roman"/>
            <w:sz w:val="20"/>
            <w:szCs w:val="20"/>
            <w:lang w:val="en-US"/>
            <w:rPrChange w:id="12081" w:author="Airat Shigapov" w:date="2021-10-27T23:08:00Z">
              <w:rPr>
                <w:rFonts w:ascii="Consolas" w:hAnsi="Consolas" w:cs="Consolas"/>
                <w:color w:val="000000"/>
                <w:sz w:val="19"/>
                <w:szCs w:val="19"/>
              </w:rPr>
            </w:rPrChange>
          </w:rPr>
          <w:t>RoutedEventArgs</w:t>
        </w:r>
        <w:proofErr w:type="spellEnd"/>
        <w:r w:rsidRPr="008C09BE">
          <w:rPr>
            <w:rFonts w:ascii="Times New Roman" w:hAnsi="Times New Roman" w:cs="Times New Roman"/>
            <w:sz w:val="20"/>
            <w:szCs w:val="20"/>
            <w:lang w:val="en-US"/>
            <w:rPrChange w:id="12082" w:author="Airat Shigapov" w:date="2021-10-27T23:08:00Z">
              <w:rPr>
                <w:rFonts w:ascii="Consolas" w:hAnsi="Consolas" w:cs="Consolas"/>
                <w:color w:val="000000"/>
                <w:sz w:val="19"/>
                <w:szCs w:val="19"/>
              </w:rPr>
            </w:rPrChange>
          </w:rPr>
          <w:t xml:space="preserve"> e)</w:t>
        </w:r>
      </w:ins>
    </w:p>
    <w:p w14:paraId="3168883E" w14:textId="77777777" w:rsidR="00D002A1" w:rsidRPr="008C09BE" w:rsidRDefault="00D002A1" w:rsidP="00D002A1">
      <w:pPr>
        <w:autoSpaceDE w:val="0"/>
        <w:autoSpaceDN w:val="0"/>
        <w:adjustRightInd w:val="0"/>
        <w:spacing w:after="0" w:line="240" w:lineRule="auto"/>
        <w:rPr>
          <w:ins w:id="12083" w:author="Airat Shigapov" w:date="2021-10-27T23:07:00Z"/>
          <w:rFonts w:ascii="Times New Roman" w:hAnsi="Times New Roman" w:cs="Times New Roman"/>
          <w:sz w:val="20"/>
          <w:szCs w:val="20"/>
          <w:lang w:val="en-US"/>
          <w:rPrChange w:id="12084" w:author="Airat Shigapov" w:date="2021-10-27T23:08:00Z">
            <w:rPr>
              <w:ins w:id="12085" w:author="Airat Shigapov" w:date="2021-10-27T23:07:00Z"/>
              <w:rFonts w:ascii="Consolas" w:hAnsi="Consolas" w:cs="Consolas"/>
              <w:color w:val="000000"/>
              <w:sz w:val="19"/>
              <w:szCs w:val="19"/>
            </w:rPr>
          </w:rPrChange>
        </w:rPr>
      </w:pPr>
      <w:ins w:id="12086" w:author="Airat Shigapov" w:date="2021-10-27T23:07:00Z">
        <w:r w:rsidRPr="008C09BE">
          <w:rPr>
            <w:rFonts w:ascii="Times New Roman" w:hAnsi="Times New Roman" w:cs="Times New Roman"/>
            <w:sz w:val="20"/>
            <w:szCs w:val="20"/>
            <w:lang w:val="en-US"/>
            <w:rPrChange w:id="12087" w:author="Airat Shigapov" w:date="2021-10-27T23:08:00Z">
              <w:rPr>
                <w:rFonts w:ascii="Consolas" w:hAnsi="Consolas" w:cs="Consolas"/>
                <w:color w:val="000000"/>
                <w:sz w:val="19"/>
                <w:szCs w:val="19"/>
              </w:rPr>
            </w:rPrChange>
          </w:rPr>
          <w:t xml:space="preserve">        {</w:t>
        </w:r>
      </w:ins>
    </w:p>
    <w:p w14:paraId="123F7AC2" w14:textId="77777777" w:rsidR="00D002A1" w:rsidRPr="008C09BE" w:rsidRDefault="00D002A1" w:rsidP="00D002A1">
      <w:pPr>
        <w:autoSpaceDE w:val="0"/>
        <w:autoSpaceDN w:val="0"/>
        <w:adjustRightInd w:val="0"/>
        <w:spacing w:after="0" w:line="240" w:lineRule="auto"/>
        <w:rPr>
          <w:ins w:id="12088" w:author="Airat Shigapov" w:date="2021-10-27T23:07:00Z"/>
          <w:rFonts w:ascii="Times New Roman" w:hAnsi="Times New Roman" w:cs="Times New Roman"/>
          <w:sz w:val="20"/>
          <w:szCs w:val="20"/>
          <w:lang w:val="en-US"/>
          <w:rPrChange w:id="12089" w:author="Airat Shigapov" w:date="2021-10-27T23:08:00Z">
            <w:rPr>
              <w:ins w:id="12090" w:author="Airat Shigapov" w:date="2021-10-27T23:07:00Z"/>
              <w:rFonts w:ascii="Consolas" w:hAnsi="Consolas" w:cs="Consolas"/>
              <w:color w:val="000000"/>
              <w:sz w:val="19"/>
              <w:szCs w:val="19"/>
            </w:rPr>
          </w:rPrChange>
        </w:rPr>
      </w:pPr>
      <w:ins w:id="12091" w:author="Airat Shigapov" w:date="2021-10-27T23:07:00Z">
        <w:r w:rsidRPr="008C09BE">
          <w:rPr>
            <w:rFonts w:ascii="Times New Roman" w:hAnsi="Times New Roman" w:cs="Times New Roman"/>
            <w:sz w:val="20"/>
            <w:szCs w:val="20"/>
            <w:lang w:val="en-US"/>
            <w:rPrChange w:id="12092"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12093" w:author="Airat Shigapov" w:date="2021-10-27T23:08:00Z">
              <w:rPr>
                <w:rFonts w:ascii="Consolas" w:hAnsi="Consolas" w:cs="Consolas"/>
                <w:color w:val="0000FF"/>
                <w:sz w:val="19"/>
                <w:szCs w:val="19"/>
              </w:rPr>
            </w:rPrChange>
          </w:rPr>
          <w:t>if</w:t>
        </w:r>
        <w:r w:rsidRPr="008C09BE">
          <w:rPr>
            <w:rFonts w:ascii="Times New Roman" w:hAnsi="Times New Roman" w:cs="Times New Roman"/>
            <w:sz w:val="20"/>
            <w:szCs w:val="20"/>
            <w:lang w:val="en-US"/>
            <w:rPrChange w:id="12094" w:author="Airat Shigapov" w:date="2021-10-27T23:08:00Z">
              <w:rPr>
                <w:rFonts w:ascii="Consolas" w:hAnsi="Consolas" w:cs="Consolas"/>
                <w:color w:val="000000"/>
                <w:sz w:val="19"/>
                <w:szCs w:val="19"/>
              </w:rPr>
            </w:rPrChange>
          </w:rPr>
          <w:t xml:space="preserve"> (</w:t>
        </w:r>
        <w:proofErr w:type="spellStart"/>
        <w:proofErr w:type="gramStart"/>
        <w:r w:rsidRPr="008C09BE">
          <w:rPr>
            <w:rFonts w:ascii="Times New Roman" w:hAnsi="Times New Roman" w:cs="Times New Roman"/>
            <w:sz w:val="20"/>
            <w:szCs w:val="20"/>
            <w:lang w:val="en-US"/>
            <w:rPrChange w:id="12095" w:author="Airat Shigapov" w:date="2021-10-27T23:08:00Z">
              <w:rPr>
                <w:rFonts w:ascii="Consolas" w:hAnsi="Consolas" w:cs="Consolas"/>
                <w:color w:val="000000"/>
                <w:sz w:val="19"/>
                <w:szCs w:val="19"/>
              </w:rPr>
            </w:rPrChange>
          </w:rPr>
          <w:t>namefield.Text</w:t>
        </w:r>
        <w:proofErr w:type="spellEnd"/>
        <w:proofErr w:type="gramEnd"/>
        <w:r w:rsidRPr="008C09BE">
          <w:rPr>
            <w:rFonts w:ascii="Times New Roman" w:hAnsi="Times New Roman" w:cs="Times New Roman"/>
            <w:sz w:val="20"/>
            <w:szCs w:val="20"/>
            <w:lang w:val="en-US"/>
            <w:rPrChange w:id="12096" w:author="Airat Shigapov" w:date="2021-10-27T23:08:00Z">
              <w:rPr>
                <w:rFonts w:ascii="Consolas" w:hAnsi="Consolas" w:cs="Consolas"/>
                <w:color w:val="000000"/>
                <w:sz w:val="19"/>
                <w:szCs w:val="19"/>
              </w:rPr>
            </w:rPrChange>
          </w:rPr>
          <w:t xml:space="preserve"> == </w:t>
        </w:r>
        <w:r w:rsidRPr="008C09BE">
          <w:rPr>
            <w:rFonts w:ascii="Times New Roman" w:hAnsi="Times New Roman" w:cs="Times New Roman"/>
            <w:sz w:val="20"/>
            <w:szCs w:val="20"/>
            <w:lang w:val="en-US"/>
            <w:rPrChange w:id="12097" w:author="Airat Shigapov" w:date="2021-10-27T23:08:00Z">
              <w:rPr>
                <w:rFonts w:ascii="Consolas" w:hAnsi="Consolas" w:cs="Consolas"/>
                <w:color w:val="A31515"/>
                <w:sz w:val="19"/>
                <w:szCs w:val="19"/>
              </w:rPr>
            </w:rPrChange>
          </w:rPr>
          <w:t>""</w:t>
        </w:r>
        <w:r w:rsidRPr="008C09BE">
          <w:rPr>
            <w:rFonts w:ascii="Times New Roman" w:hAnsi="Times New Roman" w:cs="Times New Roman"/>
            <w:sz w:val="20"/>
            <w:szCs w:val="20"/>
            <w:lang w:val="en-US"/>
            <w:rPrChange w:id="12098" w:author="Airat Shigapov" w:date="2021-10-27T23:08:00Z">
              <w:rPr>
                <w:rFonts w:ascii="Consolas" w:hAnsi="Consolas" w:cs="Consolas"/>
                <w:color w:val="000000"/>
                <w:sz w:val="19"/>
                <w:szCs w:val="19"/>
              </w:rPr>
            </w:rPrChange>
          </w:rPr>
          <w:t>)</w:t>
        </w:r>
      </w:ins>
    </w:p>
    <w:p w14:paraId="28551BDA" w14:textId="77777777" w:rsidR="00D002A1" w:rsidRPr="008C09BE" w:rsidRDefault="00D002A1" w:rsidP="00D002A1">
      <w:pPr>
        <w:autoSpaceDE w:val="0"/>
        <w:autoSpaceDN w:val="0"/>
        <w:adjustRightInd w:val="0"/>
        <w:spacing w:after="0" w:line="240" w:lineRule="auto"/>
        <w:rPr>
          <w:ins w:id="12099" w:author="Airat Shigapov" w:date="2021-10-27T23:07:00Z"/>
          <w:rFonts w:ascii="Times New Roman" w:hAnsi="Times New Roman" w:cs="Times New Roman"/>
          <w:sz w:val="20"/>
          <w:szCs w:val="20"/>
          <w:lang w:val="en-US"/>
          <w:rPrChange w:id="12100" w:author="Airat Shigapov" w:date="2021-10-27T23:08:00Z">
            <w:rPr>
              <w:ins w:id="12101" w:author="Airat Shigapov" w:date="2021-10-27T23:07:00Z"/>
              <w:rFonts w:ascii="Consolas" w:hAnsi="Consolas" w:cs="Consolas"/>
              <w:color w:val="000000"/>
              <w:sz w:val="19"/>
              <w:szCs w:val="19"/>
            </w:rPr>
          </w:rPrChange>
        </w:rPr>
      </w:pPr>
      <w:ins w:id="12102" w:author="Airat Shigapov" w:date="2021-10-27T23:07:00Z">
        <w:r w:rsidRPr="008C09BE">
          <w:rPr>
            <w:rFonts w:ascii="Times New Roman" w:hAnsi="Times New Roman" w:cs="Times New Roman"/>
            <w:sz w:val="20"/>
            <w:szCs w:val="20"/>
            <w:lang w:val="en-US"/>
            <w:rPrChange w:id="12103" w:author="Airat Shigapov" w:date="2021-10-27T23:08:00Z">
              <w:rPr>
                <w:rFonts w:ascii="Consolas" w:hAnsi="Consolas" w:cs="Consolas"/>
                <w:color w:val="000000"/>
                <w:sz w:val="19"/>
                <w:szCs w:val="19"/>
              </w:rPr>
            </w:rPrChange>
          </w:rPr>
          <w:t xml:space="preserve">            {</w:t>
        </w:r>
      </w:ins>
    </w:p>
    <w:p w14:paraId="641A3696" w14:textId="77777777" w:rsidR="00D002A1" w:rsidRPr="008C09BE" w:rsidRDefault="00D002A1" w:rsidP="00D002A1">
      <w:pPr>
        <w:autoSpaceDE w:val="0"/>
        <w:autoSpaceDN w:val="0"/>
        <w:adjustRightInd w:val="0"/>
        <w:spacing w:after="0" w:line="240" w:lineRule="auto"/>
        <w:rPr>
          <w:ins w:id="12104" w:author="Airat Shigapov" w:date="2021-10-27T23:07:00Z"/>
          <w:rFonts w:ascii="Times New Roman" w:hAnsi="Times New Roman" w:cs="Times New Roman"/>
          <w:sz w:val="20"/>
          <w:szCs w:val="20"/>
          <w:lang w:val="en-US"/>
          <w:rPrChange w:id="12105" w:author="Airat Shigapov" w:date="2021-10-27T23:08:00Z">
            <w:rPr>
              <w:ins w:id="12106" w:author="Airat Shigapov" w:date="2021-10-27T23:07:00Z"/>
              <w:rFonts w:ascii="Consolas" w:hAnsi="Consolas" w:cs="Consolas"/>
              <w:color w:val="000000"/>
              <w:sz w:val="19"/>
              <w:szCs w:val="19"/>
            </w:rPr>
          </w:rPrChange>
        </w:rPr>
      </w:pPr>
      <w:ins w:id="12107" w:author="Airat Shigapov" w:date="2021-10-27T23:07:00Z">
        <w:r w:rsidRPr="008C09BE">
          <w:rPr>
            <w:rFonts w:ascii="Times New Roman" w:hAnsi="Times New Roman" w:cs="Times New Roman"/>
            <w:sz w:val="20"/>
            <w:szCs w:val="20"/>
            <w:lang w:val="en-US"/>
            <w:rPrChange w:id="12108" w:author="Airat Shigapov" w:date="2021-10-27T23:08:00Z">
              <w:rPr>
                <w:rFonts w:ascii="Consolas" w:hAnsi="Consolas" w:cs="Consolas"/>
                <w:color w:val="000000"/>
                <w:sz w:val="19"/>
                <w:szCs w:val="19"/>
              </w:rPr>
            </w:rPrChange>
          </w:rPr>
          <w:t xml:space="preserve">                </w:t>
        </w:r>
        <w:proofErr w:type="spellStart"/>
        <w:proofErr w:type="gramStart"/>
        <w:r w:rsidRPr="008C09BE">
          <w:rPr>
            <w:rFonts w:ascii="Times New Roman" w:hAnsi="Times New Roman" w:cs="Times New Roman"/>
            <w:sz w:val="20"/>
            <w:szCs w:val="20"/>
            <w:lang w:val="en-US"/>
            <w:rPrChange w:id="12109" w:author="Airat Shigapov" w:date="2021-10-27T23:08:00Z">
              <w:rPr>
                <w:rFonts w:ascii="Consolas" w:hAnsi="Consolas" w:cs="Consolas"/>
                <w:color w:val="000000"/>
                <w:sz w:val="19"/>
                <w:szCs w:val="19"/>
              </w:rPr>
            </w:rPrChange>
          </w:rPr>
          <w:t>namefield.Text</w:t>
        </w:r>
        <w:proofErr w:type="spellEnd"/>
        <w:proofErr w:type="gramEnd"/>
        <w:r w:rsidRPr="008C09BE">
          <w:rPr>
            <w:rFonts w:ascii="Times New Roman" w:hAnsi="Times New Roman" w:cs="Times New Roman"/>
            <w:sz w:val="20"/>
            <w:szCs w:val="20"/>
            <w:lang w:val="en-US"/>
            <w:rPrChange w:id="12110" w:author="Airat Shigapov" w:date="2021-10-27T23:08:00Z">
              <w:rPr>
                <w:rFonts w:ascii="Consolas" w:hAnsi="Consolas" w:cs="Consolas"/>
                <w:color w:val="000000"/>
                <w:sz w:val="19"/>
                <w:szCs w:val="19"/>
              </w:rPr>
            </w:rPrChange>
          </w:rPr>
          <w:t xml:space="preserve"> = </w:t>
        </w:r>
        <w:r w:rsidRPr="008C09BE">
          <w:rPr>
            <w:rFonts w:ascii="Times New Roman" w:hAnsi="Times New Roman" w:cs="Times New Roman"/>
            <w:sz w:val="20"/>
            <w:szCs w:val="20"/>
            <w:lang w:val="en-US"/>
            <w:rPrChange w:id="12111" w:author="Airat Shigapov" w:date="2021-10-27T23:08:00Z">
              <w:rPr>
                <w:rFonts w:ascii="Consolas" w:hAnsi="Consolas" w:cs="Consolas"/>
                <w:color w:val="A31515"/>
                <w:sz w:val="19"/>
                <w:szCs w:val="19"/>
              </w:rPr>
            </w:rPrChange>
          </w:rPr>
          <w:t>"</w:t>
        </w:r>
        <w:r w:rsidRPr="008C09BE">
          <w:rPr>
            <w:rFonts w:ascii="Times New Roman" w:hAnsi="Times New Roman" w:cs="Times New Roman"/>
            <w:sz w:val="20"/>
            <w:szCs w:val="20"/>
            <w:rPrChange w:id="12112" w:author="Airat Shigapov" w:date="2021-10-27T23:08:00Z">
              <w:rPr>
                <w:rFonts w:ascii="Consolas" w:hAnsi="Consolas" w:cs="Consolas"/>
                <w:color w:val="A31515"/>
                <w:sz w:val="19"/>
                <w:szCs w:val="19"/>
              </w:rPr>
            </w:rPrChange>
          </w:rPr>
          <w:t>Имя</w:t>
        </w:r>
        <w:r w:rsidRPr="008C09BE">
          <w:rPr>
            <w:rFonts w:ascii="Times New Roman" w:hAnsi="Times New Roman" w:cs="Times New Roman"/>
            <w:sz w:val="20"/>
            <w:szCs w:val="20"/>
            <w:lang w:val="en-US"/>
            <w:rPrChange w:id="12113" w:author="Airat Shigapov" w:date="2021-10-27T23:08:00Z">
              <w:rPr>
                <w:rFonts w:ascii="Consolas" w:hAnsi="Consolas" w:cs="Consolas"/>
                <w:color w:val="A31515"/>
                <w:sz w:val="19"/>
                <w:szCs w:val="19"/>
              </w:rPr>
            </w:rPrChange>
          </w:rPr>
          <w:t>"</w:t>
        </w:r>
        <w:r w:rsidRPr="008C09BE">
          <w:rPr>
            <w:rFonts w:ascii="Times New Roman" w:hAnsi="Times New Roman" w:cs="Times New Roman"/>
            <w:sz w:val="20"/>
            <w:szCs w:val="20"/>
            <w:lang w:val="en-US"/>
            <w:rPrChange w:id="12114" w:author="Airat Shigapov" w:date="2021-10-27T23:08:00Z">
              <w:rPr>
                <w:rFonts w:ascii="Consolas" w:hAnsi="Consolas" w:cs="Consolas"/>
                <w:color w:val="000000"/>
                <w:sz w:val="19"/>
                <w:szCs w:val="19"/>
              </w:rPr>
            </w:rPrChange>
          </w:rPr>
          <w:t>;</w:t>
        </w:r>
      </w:ins>
    </w:p>
    <w:p w14:paraId="5CAD01C4" w14:textId="77777777" w:rsidR="00D002A1" w:rsidRPr="008C09BE" w:rsidRDefault="00D002A1" w:rsidP="00D002A1">
      <w:pPr>
        <w:autoSpaceDE w:val="0"/>
        <w:autoSpaceDN w:val="0"/>
        <w:adjustRightInd w:val="0"/>
        <w:spacing w:after="0" w:line="240" w:lineRule="auto"/>
        <w:rPr>
          <w:ins w:id="12115" w:author="Airat Shigapov" w:date="2021-10-27T23:07:00Z"/>
          <w:rFonts w:ascii="Times New Roman" w:hAnsi="Times New Roman" w:cs="Times New Roman"/>
          <w:sz w:val="20"/>
          <w:szCs w:val="20"/>
          <w:lang w:val="en-US"/>
          <w:rPrChange w:id="12116" w:author="Airat Shigapov" w:date="2021-10-27T23:08:00Z">
            <w:rPr>
              <w:ins w:id="12117" w:author="Airat Shigapov" w:date="2021-10-27T23:07:00Z"/>
              <w:rFonts w:ascii="Consolas" w:hAnsi="Consolas" w:cs="Consolas"/>
              <w:color w:val="000000"/>
              <w:sz w:val="19"/>
              <w:szCs w:val="19"/>
            </w:rPr>
          </w:rPrChange>
        </w:rPr>
      </w:pPr>
      <w:ins w:id="12118" w:author="Airat Shigapov" w:date="2021-10-27T23:07:00Z">
        <w:r w:rsidRPr="008C09BE">
          <w:rPr>
            <w:rFonts w:ascii="Times New Roman" w:hAnsi="Times New Roman" w:cs="Times New Roman"/>
            <w:sz w:val="20"/>
            <w:szCs w:val="20"/>
            <w:lang w:val="en-US"/>
            <w:rPrChange w:id="12119" w:author="Airat Shigapov" w:date="2021-10-27T23:08:00Z">
              <w:rPr>
                <w:rFonts w:ascii="Consolas" w:hAnsi="Consolas" w:cs="Consolas"/>
                <w:color w:val="000000"/>
                <w:sz w:val="19"/>
                <w:szCs w:val="19"/>
              </w:rPr>
            </w:rPrChange>
          </w:rPr>
          <w:t xml:space="preserve">                </w:t>
        </w:r>
        <w:proofErr w:type="spellStart"/>
        <w:proofErr w:type="gramStart"/>
        <w:r w:rsidRPr="008C09BE">
          <w:rPr>
            <w:rFonts w:ascii="Times New Roman" w:hAnsi="Times New Roman" w:cs="Times New Roman"/>
            <w:sz w:val="20"/>
            <w:szCs w:val="20"/>
            <w:lang w:val="en-US"/>
            <w:rPrChange w:id="12120" w:author="Airat Shigapov" w:date="2021-10-27T23:08:00Z">
              <w:rPr>
                <w:rFonts w:ascii="Consolas" w:hAnsi="Consolas" w:cs="Consolas"/>
                <w:color w:val="000000"/>
                <w:sz w:val="19"/>
                <w:szCs w:val="19"/>
              </w:rPr>
            </w:rPrChange>
          </w:rPr>
          <w:t>namefield.Foreground</w:t>
        </w:r>
        <w:proofErr w:type="spellEnd"/>
        <w:proofErr w:type="gramEnd"/>
        <w:r w:rsidRPr="008C09BE">
          <w:rPr>
            <w:rFonts w:ascii="Times New Roman" w:hAnsi="Times New Roman" w:cs="Times New Roman"/>
            <w:sz w:val="20"/>
            <w:szCs w:val="20"/>
            <w:lang w:val="en-US"/>
            <w:rPrChange w:id="12121" w:author="Airat Shigapov" w:date="2021-10-27T23:08:00Z">
              <w:rPr>
                <w:rFonts w:ascii="Consolas" w:hAnsi="Consolas" w:cs="Consolas"/>
                <w:color w:val="000000"/>
                <w:sz w:val="19"/>
                <w:szCs w:val="19"/>
              </w:rPr>
            </w:rPrChange>
          </w:rPr>
          <w:t xml:space="preserve"> = </w:t>
        </w:r>
        <w:proofErr w:type="spellStart"/>
        <w:r w:rsidRPr="008C09BE">
          <w:rPr>
            <w:rFonts w:ascii="Times New Roman" w:hAnsi="Times New Roman" w:cs="Times New Roman"/>
            <w:sz w:val="20"/>
            <w:szCs w:val="20"/>
            <w:lang w:val="en-US"/>
            <w:rPrChange w:id="12122" w:author="Airat Shigapov" w:date="2021-10-27T23:08:00Z">
              <w:rPr>
                <w:rFonts w:ascii="Consolas" w:hAnsi="Consolas" w:cs="Consolas"/>
                <w:color w:val="000000"/>
                <w:sz w:val="19"/>
                <w:szCs w:val="19"/>
              </w:rPr>
            </w:rPrChange>
          </w:rPr>
          <w:t>Brushes.Gray</w:t>
        </w:r>
        <w:proofErr w:type="spellEnd"/>
        <w:r w:rsidRPr="008C09BE">
          <w:rPr>
            <w:rFonts w:ascii="Times New Roman" w:hAnsi="Times New Roman" w:cs="Times New Roman"/>
            <w:sz w:val="20"/>
            <w:szCs w:val="20"/>
            <w:lang w:val="en-US"/>
            <w:rPrChange w:id="12123" w:author="Airat Shigapov" w:date="2021-10-27T23:08:00Z">
              <w:rPr>
                <w:rFonts w:ascii="Consolas" w:hAnsi="Consolas" w:cs="Consolas"/>
                <w:color w:val="000000"/>
                <w:sz w:val="19"/>
                <w:szCs w:val="19"/>
              </w:rPr>
            </w:rPrChange>
          </w:rPr>
          <w:t>;</w:t>
        </w:r>
      </w:ins>
    </w:p>
    <w:p w14:paraId="74299DE8" w14:textId="77777777" w:rsidR="00D002A1" w:rsidRPr="008C09BE" w:rsidRDefault="00D002A1" w:rsidP="00D002A1">
      <w:pPr>
        <w:autoSpaceDE w:val="0"/>
        <w:autoSpaceDN w:val="0"/>
        <w:adjustRightInd w:val="0"/>
        <w:spacing w:after="0" w:line="240" w:lineRule="auto"/>
        <w:rPr>
          <w:ins w:id="12124" w:author="Airat Shigapov" w:date="2021-10-27T23:07:00Z"/>
          <w:rFonts w:ascii="Times New Roman" w:hAnsi="Times New Roman" w:cs="Times New Roman"/>
          <w:sz w:val="20"/>
          <w:szCs w:val="20"/>
          <w:lang w:val="en-US"/>
          <w:rPrChange w:id="12125" w:author="Airat Shigapov" w:date="2021-10-27T23:08:00Z">
            <w:rPr>
              <w:ins w:id="12126" w:author="Airat Shigapov" w:date="2021-10-27T23:07:00Z"/>
              <w:rFonts w:ascii="Consolas" w:hAnsi="Consolas" w:cs="Consolas"/>
              <w:color w:val="000000"/>
              <w:sz w:val="19"/>
              <w:szCs w:val="19"/>
            </w:rPr>
          </w:rPrChange>
        </w:rPr>
      </w:pPr>
      <w:ins w:id="12127" w:author="Airat Shigapov" w:date="2021-10-27T23:07:00Z">
        <w:r w:rsidRPr="008C09BE">
          <w:rPr>
            <w:rFonts w:ascii="Times New Roman" w:hAnsi="Times New Roman" w:cs="Times New Roman"/>
            <w:sz w:val="20"/>
            <w:szCs w:val="20"/>
            <w:lang w:val="en-US"/>
            <w:rPrChange w:id="12128" w:author="Airat Shigapov" w:date="2021-10-27T23:08:00Z">
              <w:rPr>
                <w:rFonts w:ascii="Consolas" w:hAnsi="Consolas" w:cs="Consolas"/>
                <w:color w:val="000000"/>
                <w:sz w:val="19"/>
                <w:szCs w:val="19"/>
              </w:rPr>
            </w:rPrChange>
          </w:rPr>
          <w:t xml:space="preserve">                </w:t>
        </w:r>
        <w:proofErr w:type="spellStart"/>
        <w:proofErr w:type="gramStart"/>
        <w:r w:rsidRPr="008C09BE">
          <w:rPr>
            <w:rFonts w:ascii="Times New Roman" w:hAnsi="Times New Roman" w:cs="Times New Roman"/>
            <w:sz w:val="20"/>
            <w:szCs w:val="20"/>
            <w:lang w:val="en-US"/>
            <w:rPrChange w:id="12129" w:author="Airat Shigapov" w:date="2021-10-27T23:08:00Z">
              <w:rPr>
                <w:rFonts w:ascii="Consolas" w:hAnsi="Consolas" w:cs="Consolas"/>
                <w:color w:val="000000"/>
                <w:sz w:val="19"/>
                <w:szCs w:val="19"/>
              </w:rPr>
            </w:rPrChange>
          </w:rPr>
          <w:t>namefield.BorderBrush</w:t>
        </w:r>
        <w:proofErr w:type="spellEnd"/>
        <w:proofErr w:type="gramEnd"/>
        <w:r w:rsidRPr="008C09BE">
          <w:rPr>
            <w:rFonts w:ascii="Times New Roman" w:hAnsi="Times New Roman" w:cs="Times New Roman"/>
            <w:sz w:val="20"/>
            <w:szCs w:val="20"/>
            <w:lang w:val="en-US"/>
            <w:rPrChange w:id="12130" w:author="Airat Shigapov" w:date="2021-10-27T23:08:00Z">
              <w:rPr>
                <w:rFonts w:ascii="Consolas" w:hAnsi="Consolas" w:cs="Consolas"/>
                <w:color w:val="000000"/>
                <w:sz w:val="19"/>
                <w:szCs w:val="19"/>
              </w:rPr>
            </w:rPrChange>
          </w:rPr>
          <w:t xml:space="preserve"> = </w:t>
        </w:r>
        <w:proofErr w:type="spellStart"/>
        <w:r w:rsidRPr="008C09BE">
          <w:rPr>
            <w:rFonts w:ascii="Times New Roman" w:hAnsi="Times New Roman" w:cs="Times New Roman"/>
            <w:sz w:val="20"/>
            <w:szCs w:val="20"/>
            <w:lang w:val="en-US"/>
            <w:rPrChange w:id="12131" w:author="Airat Shigapov" w:date="2021-10-27T23:08:00Z">
              <w:rPr>
                <w:rFonts w:ascii="Consolas" w:hAnsi="Consolas" w:cs="Consolas"/>
                <w:color w:val="000000"/>
                <w:sz w:val="19"/>
                <w:szCs w:val="19"/>
              </w:rPr>
            </w:rPrChange>
          </w:rPr>
          <w:t>Brushes.Gray</w:t>
        </w:r>
        <w:proofErr w:type="spellEnd"/>
        <w:r w:rsidRPr="008C09BE">
          <w:rPr>
            <w:rFonts w:ascii="Times New Roman" w:hAnsi="Times New Roman" w:cs="Times New Roman"/>
            <w:sz w:val="20"/>
            <w:szCs w:val="20"/>
            <w:lang w:val="en-US"/>
            <w:rPrChange w:id="12132" w:author="Airat Shigapov" w:date="2021-10-27T23:08:00Z">
              <w:rPr>
                <w:rFonts w:ascii="Consolas" w:hAnsi="Consolas" w:cs="Consolas"/>
                <w:color w:val="000000"/>
                <w:sz w:val="19"/>
                <w:szCs w:val="19"/>
              </w:rPr>
            </w:rPrChange>
          </w:rPr>
          <w:t>;</w:t>
        </w:r>
      </w:ins>
    </w:p>
    <w:p w14:paraId="7B9BC816" w14:textId="77777777" w:rsidR="00D002A1" w:rsidRPr="008C09BE" w:rsidRDefault="00D002A1" w:rsidP="00D002A1">
      <w:pPr>
        <w:autoSpaceDE w:val="0"/>
        <w:autoSpaceDN w:val="0"/>
        <w:adjustRightInd w:val="0"/>
        <w:spacing w:after="0" w:line="240" w:lineRule="auto"/>
        <w:rPr>
          <w:ins w:id="12133" w:author="Airat Shigapov" w:date="2021-10-27T23:07:00Z"/>
          <w:rFonts w:ascii="Times New Roman" w:hAnsi="Times New Roman" w:cs="Times New Roman"/>
          <w:sz w:val="20"/>
          <w:szCs w:val="20"/>
          <w:lang w:val="en-US"/>
          <w:rPrChange w:id="12134" w:author="Airat Shigapov" w:date="2021-10-27T23:08:00Z">
            <w:rPr>
              <w:ins w:id="12135" w:author="Airat Shigapov" w:date="2021-10-27T23:07:00Z"/>
              <w:rFonts w:ascii="Consolas" w:hAnsi="Consolas" w:cs="Consolas"/>
              <w:color w:val="000000"/>
              <w:sz w:val="19"/>
              <w:szCs w:val="19"/>
            </w:rPr>
          </w:rPrChange>
        </w:rPr>
      </w:pPr>
      <w:ins w:id="12136" w:author="Airat Shigapov" w:date="2021-10-27T23:07:00Z">
        <w:r w:rsidRPr="008C09BE">
          <w:rPr>
            <w:rFonts w:ascii="Times New Roman" w:hAnsi="Times New Roman" w:cs="Times New Roman"/>
            <w:sz w:val="20"/>
            <w:szCs w:val="20"/>
            <w:lang w:val="en-US"/>
            <w:rPrChange w:id="12137" w:author="Airat Shigapov" w:date="2021-10-27T23:08:00Z">
              <w:rPr>
                <w:rFonts w:ascii="Consolas" w:hAnsi="Consolas" w:cs="Consolas"/>
                <w:color w:val="000000"/>
                <w:sz w:val="19"/>
                <w:szCs w:val="19"/>
              </w:rPr>
            </w:rPrChange>
          </w:rPr>
          <w:t xml:space="preserve">            }</w:t>
        </w:r>
      </w:ins>
    </w:p>
    <w:p w14:paraId="2257E91B" w14:textId="77777777" w:rsidR="00D002A1" w:rsidRPr="008C09BE" w:rsidRDefault="00D002A1" w:rsidP="00D002A1">
      <w:pPr>
        <w:autoSpaceDE w:val="0"/>
        <w:autoSpaceDN w:val="0"/>
        <w:adjustRightInd w:val="0"/>
        <w:spacing w:after="0" w:line="240" w:lineRule="auto"/>
        <w:rPr>
          <w:ins w:id="12138" w:author="Airat Shigapov" w:date="2021-10-27T23:07:00Z"/>
          <w:rFonts w:ascii="Times New Roman" w:hAnsi="Times New Roman" w:cs="Times New Roman"/>
          <w:sz w:val="20"/>
          <w:szCs w:val="20"/>
          <w:lang w:val="en-US"/>
          <w:rPrChange w:id="12139" w:author="Airat Shigapov" w:date="2021-10-27T23:08:00Z">
            <w:rPr>
              <w:ins w:id="12140" w:author="Airat Shigapov" w:date="2021-10-27T23:07:00Z"/>
              <w:rFonts w:ascii="Consolas" w:hAnsi="Consolas" w:cs="Consolas"/>
              <w:color w:val="000000"/>
              <w:sz w:val="19"/>
              <w:szCs w:val="19"/>
            </w:rPr>
          </w:rPrChange>
        </w:rPr>
      </w:pPr>
      <w:ins w:id="12141" w:author="Airat Shigapov" w:date="2021-10-27T23:07:00Z">
        <w:r w:rsidRPr="008C09BE">
          <w:rPr>
            <w:rFonts w:ascii="Times New Roman" w:hAnsi="Times New Roman" w:cs="Times New Roman"/>
            <w:sz w:val="20"/>
            <w:szCs w:val="20"/>
            <w:lang w:val="en-US"/>
            <w:rPrChange w:id="12142" w:author="Airat Shigapov" w:date="2021-10-27T23:08:00Z">
              <w:rPr>
                <w:rFonts w:ascii="Consolas" w:hAnsi="Consolas" w:cs="Consolas"/>
                <w:color w:val="000000"/>
                <w:sz w:val="19"/>
                <w:szCs w:val="19"/>
              </w:rPr>
            </w:rPrChange>
          </w:rPr>
          <w:t xml:space="preserve">        }</w:t>
        </w:r>
      </w:ins>
    </w:p>
    <w:p w14:paraId="2196870E" w14:textId="77777777" w:rsidR="00D002A1" w:rsidRPr="008C09BE" w:rsidRDefault="00D002A1" w:rsidP="00D002A1">
      <w:pPr>
        <w:autoSpaceDE w:val="0"/>
        <w:autoSpaceDN w:val="0"/>
        <w:adjustRightInd w:val="0"/>
        <w:spacing w:after="0" w:line="240" w:lineRule="auto"/>
        <w:rPr>
          <w:ins w:id="12143" w:author="Airat Shigapov" w:date="2021-10-27T23:07:00Z"/>
          <w:rFonts w:ascii="Times New Roman" w:hAnsi="Times New Roman" w:cs="Times New Roman"/>
          <w:sz w:val="20"/>
          <w:szCs w:val="20"/>
          <w:lang w:val="en-US"/>
          <w:rPrChange w:id="12144" w:author="Airat Shigapov" w:date="2021-10-27T23:08:00Z">
            <w:rPr>
              <w:ins w:id="12145" w:author="Airat Shigapov" w:date="2021-10-27T23:07:00Z"/>
              <w:rFonts w:ascii="Consolas" w:hAnsi="Consolas" w:cs="Consolas"/>
              <w:color w:val="000000"/>
              <w:sz w:val="19"/>
              <w:szCs w:val="19"/>
            </w:rPr>
          </w:rPrChange>
        </w:rPr>
      </w:pPr>
    </w:p>
    <w:p w14:paraId="26C7DA30" w14:textId="77777777" w:rsidR="00D002A1" w:rsidRPr="008C09BE" w:rsidRDefault="00D002A1" w:rsidP="00D002A1">
      <w:pPr>
        <w:autoSpaceDE w:val="0"/>
        <w:autoSpaceDN w:val="0"/>
        <w:adjustRightInd w:val="0"/>
        <w:spacing w:after="0" w:line="240" w:lineRule="auto"/>
        <w:rPr>
          <w:ins w:id="12146" w:author="Airat Shigapov" w:date="2021-10-27T23:07:00Z"/>
          <w:rFonts w:ascii="Times New Roman" w:hAnsi="Times New Roman" w:cs="Times New Roman"/>
          <w:sz w:val="20"/>
          <w:szCs w:val="20"/>
          <w:lang w:val="en-US"/>
          <w:rPrChange w:id="12147" w:author="Airat Shigapov" w:date="2021-10-27T23:08:00Z">
            <w:rPr>
              <w:ins w:id="12148" w:author="Airat Shigapov" w:date="2021-10-27T23:07:00Z"/>
              <w:rFonts w:ascii="Consolas" w:hAnsi="Consolas" w:cs="Consolas"/>
              <w:color w:val="000000"/>
              <w:sz w:val="19"/>
              <w:szCs w:val="19"/>
            </w:rPr>
          </w:rPrChange>
        </w:rPr>
      </w:pPr>
      <w:ins w:id="12149" w:author="Airat Shigapov" w:date="2021-10-27T23:07:00Z">
        <w:r w:rsidRPr="008C09BE">
          <w:rPr>
            <w:rFonts w:ascii="Times New Roman" w:hAnsi="Times New Roman" w:cs="Times New Roman"/>
            <w:sz w:val="20"/>
            <w:szCs w:val="20"/>
            <w:lang w:val="en-US"/>
            <w:rPrChange w:id="12150"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12151" w:author="Airat Shigapov" w:date="2021-10-27T23:08:00Z">
              <w:rPr>
                <w:rFonts w:ascii="Consolas" w:hAnsi="Consolas" w:cs="Consolas"/>
                <w:color w:val="0000FF"/>
                <w:sz w:val="19"/>
                <w:szCs w:val="19"/>
              </w:rPr>
            </w:rPrChange>
          </w:rPr>
          <w:t>private</w:t>
        </w:r>
        <w:r w:rsidRPr="008C09BE">
          <w:rPr>
            <w:rFonts w:ascii="Times New Roman" w:hAnsi="Times New Roman" w:cs="Times New Roman"/>
            <w:sz w:val="20"/>
            <w:szCs w:val="20"/>
            <w:lang w:val="en-US"/>
            <w:rPrChange w:id="12152"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12153" w:author="Airat Shigapov" w:date="2021-10-27T23:08:00Z">
              <w:rPr>
                <w:rFonts w:ascii="Consolas" w:hAnsi="Consolas" w:cs="Consolas"/>
                <w:color w:val="0000FF"/>
                <w:sz w:val="19"/>
                <w:szCs w:val="19"/>
              </w:rPr>
            </w:rPrChange>
          </w:rPr>
          <w:t>void</w:t>
        </w:r>
        <w:r w:rsidRPr="008C09BE">
          <w:rPr>
            <w:rFonts w:ascii="Times New Roman" w:hAnsi="Times New Roman" w:cs="Times New Roman"/>
            <w:sz w:val="20"/>
            <w:szCs w:val="20"/>
            <w:lang w:val="en-US"/>
            <w:rPrChange w:id="12154" w:author="Airat Shigapov" w:date="2021-10-27T23:08:00Z">
              <w:rPr>
                <w:rFonts w:ascii="Consolas" w:hAnsi="Consolas" w:cs="Consolas"/>
                <w:color w:val="000000"/>
                <w:sz w:val="19"/>
                <w:szCs w:val="19"/>
              </w:rPr>
            </w:rPrChange>
          </w:rPr>
          <w:t xml:space="preserve"> </w:t>
        </w:r>
        <w:proofErr w:type="spellStart"/>
        <w:r w:rsidRPr="008C09BE">
          <w:rPr>
            <w:rFonts w:ascii="Times New Roman" w:hAnsi="Times New Roman" w:cs="Times New Roman"/>
            <w:sz w:val="20"/>
            <w:szCs w:val="20"/>
            <w:lang w:val="en-US"/>
            <w:rPrChange w:id="12155" w:author="Airat Shigapov" w:date="2021-10-27T23:08:00Z">
              <w:rPr>
                <w:rFonts w:ascii="Consolas" w:hAnsi="Consolas" w:cs="Consolas"/>
                <w:color w:val="000000"/>
                <w:sz w:val="19"/>
                <w:szCs w:val="19"/>
              </w:rPr>
            </w:rPrChange>
          </w:rPr>
          <w:t>middlenamefield_</w:t>
        </w:r>
        <w:proofErr w:type="gramStart"/>
        <w:r w:rsidRPr="008C09BE">
          <w:rPr>
            <w:rFonts w:ascii="Times New Roman" w:hAnsi="Times New Roman" w:cs="Times New Roman"/>
            <w:sz w:val="20"/>
            <w:szCs w:val="20"/>
            <w:lang w:val="en-US"/>
            <w:rPrChange w:id="12156" w:author="Airat Shigapov" w:date="2021-10-27T23:08:00Z">
              <w:rPr>
                <w:rFonts w:ascii="Consolas" w:hAnsi="Consolas" w:cs="Consolas"/>
                <w:color w:val="000000"/>
                <w:sz w:val="19"/>
                <w:szCs w:val="19"/>
              </w:rPr>
            </w:rPrChange>
          </w:rPr>
          <w:t>GotFocus</w:t>
        </w:r>
        <w:proofErr w:type="spellEnd"/>
        <w:r w:rsidRPr="008C09BE">
          <w:rPr>
            <w:rFonts w:ascii="Times New Roman" w:hAnsi="Times New Roman" w:cs="Times New Roman"/>
            <w:sz w:val="20"/>
            <w:szCs w:val="20"/>
            <w:lang w:val="en-US"/>
            <w:rPrChange w:id="12157" w:author="Airat Shigapov" w:date="2021-10-27T23:08:00Z">
              <w:rPr>
                <w:rFonts w:ascii="Consolas" w:hAnsi="Consolas" w:cs="Consolas"/>
                <w:color w:val="000000"/>
                <w:sz w:val="19"/>
                <w:szCs w:val="19"/>
              </w:rPr>
            </w:rPrChange>
          </w:rPr>
          <w:t>(</w:t>
        </w:r>
        <w:proofErr w:type="gramEnd"/>
        <w:r w:rsidRPr="008C09BE">
          <w:rPr>
            <w:rFonts w:ascii="Times New Roman" w:hAnsi="Times New Roman" w:cs="Times New Roman"/>
            <w:sz w:val="20"/>
            <w:szCs w:val="20"/>
            <w:lang w:val="en-US"/>
            <w:rPrChange w:id="12158" w:author="Airat Shigapov" w:date="2021-10-27T23:08:00Z">
              <w:rPr>
                <w:rFonts w:ascii="Consolas" w:hAnsi="Consolas" w:cs="Consolas"/>
                <w:color w:val="0000FF"/>
                <w:sz w:val="19"/>
                <w:szCs w:val="19"/>
              </w:rPr>
            </w:rPrChange>
          </w:rPr>
          <w:t>object</w:t>
        </w:r>
        <w:r w:rsidRPr="008C09BE">
          <w:rPr>
            <w:rFonts w:ascii="Times New Roman" w:hAnsi="Times New Roman" w:cs="Times New Roman"/>
            <w:sz w:val="20"/>
            <w:szCs w:val="20"/>
            <w:lang w:val="en-US"/>
            <w:rPrChange w:id="12159" w:author="Airat Shigapov" w:date="2021-10-27T23:08:00Z">
              <w:rPr>
                <w:rFonts w:ascii="Consolas" w:hAnsi="Consolas" w:cs="Consolas"/>
                <w:color w:val="000000"/>
                <w:sz w:val="19"/>
                <w:szCs w:val="19"/>
              </w:rPr>
            </w:rPrChange>
          </w:rPr>
          <w:t xml:space="preserve"> sender, </w:t>
        </w:r>
        <w:proofErr w:type="spellStart"/>
        <w:r w:rsidRPr="008C09BE">
          <w:rPr>
            <w:rFonts w:ascii="Times New Roman" w:hAnsi="Times New Roman" w:cs="Times New Roman"/>
            <w:sz w:val="20"/>
            <w:szCs w:val="20"/>
            <w:lang w:val="en-US"/>
            <w:rPrChange w:id="12160" w:author="Airat Shigapov" w:date="2021-10-27T23:08:00Z">
              <w:rPr>
                <w:rFonts w:ascii="Consolas" w:hAnsi="Consolas" w:cs="Consolas"/>
                <w:color w:val="000000"/>
                <w:sz w:val="19"/>
                <w:szCs w:val="19"/>
              </w:rPr>
            </w:rPrChange>
          </w:rPr>
          <w:t>RoutedEventArgs</w:t>
        </w:r>
        <w:proofErr w:type="spellEnd"/>
        <w:r w:rsidRPr="008C09BE">
          <w:rPr>
            <w:rFonts w:ascii="Times New Roman" w:hAnsi="Times New Roman" w:cs="Times New Roman"/>
            <w:sz w:val="20"/>
            <w:szCs w:val="20"/>
            <w:lang w:val="en-US"/>
            <w:rPrChange w:id="12161" w:author="Airat Shigapov" w:date="2021-10-27T23:08:00Z">
              <w:rPr>
                <w:rFonts w:ascii="Consolas" w:hAnsi="Consolas" w:cs="Consolas"/>
                <w:color w:val="000000"/>
                <w:sz w:val="19"/>
                <w:szCs w:val="19"/>
              </w:rPr>
            </w:rPrChange>
          </w:rPr>
          <w:t xml:space="preserve"> e)</w:t>
        </w:r>
      </w:ins>
    </w:p>
    <w:p w14:paraId="5C0A1C75" w14:textId="77777777" w:rsidR="00D002A1" w:rsidRPr="008C09BE" w:rsidRDefault="00D002A1" w:rsidP="00D002A1">
      <w:pPr>
        <w:autoSpaceDE w:val="0"/>
        <w:autoSpaceDN w:val="0"/>
        <w:adjustRightInd w:val="0"/>
        <w:spacing w:after="0" w:line="240" w:lineRule="auto"/>
        <w:rPr>
          <w:ins w:id="12162" w:author="Airat Shigapov" w:date="2021-10-27T23:07:00Z"/>
          <w:rFonts w:ascii="Times New Roman" w:hAnsi="Times New Roman" w:cs="Times New Roman"/>
          <w:sz w:val="20"/>
          <w:szCs w:val="20"/>
          <w:lang w:val="en-US"/>
          <w:rPrChange w:id="12163" w:author="Airat Shigapov" w:date="2021-10-27T23:08:00Z">
            <w:rPr>
              <w:ins w:id="12164" w:author="Airat Shigapov" w:date="2021-10-27T23:07:00Z"/>
              <w:rFonts w:ascii="Consolas" w:hAnsi="Consolas" w:cs="Consolas"/>
              <w:color w:val="000000"/>
              <w:sz w:val="19"/>
              <w:szCs w:val="19"/>
            </w:rPr>
          </w:rPrChange>
        </w:rPr>
      </w:pPr>
      <w:ins w:id="12165" w:author="Airat Shigapov" w:date="2021-10-27T23:07:00Z">
        <w:r w:rsidRPr="008C09BE">
          <w:rPr>
            <w:rFonts w:ascii="Times New Roman" w:hAnsi="Times New Roman" w:cs="Times New Roman"/>
            <w:sz w:val="20"/>
            <w:szCs w:val="20"/>
            <w:lang w:val="en-US"/>
            <w:rPrChange w:id="12166" w:author="Airat Shigapov" w:date="2021-10-27T23:08:00Z">
              <w:rPr>
                <w:rFonts w:ascii="Consolas" w:hAnsi="Consolas" w:cs="Consolas"/>
                <w:color w:val="000000"/>
                <w:sz w:val="19"/>
                <w:szCs w:val="19"/>
              </w:rPr>
            </w:rPrChange>
          </w:rPr>
          <w:t xml:space="preserve">        {</w:t>
        </w:r>
      </w:ins>
    </w:p>
    <w:p w14:paraId="0AF2971D" w14:textId="77777777" w:rsidR="00D002A1" w:rsidRPr="008C09BE" w:rsidRDefault="00D002A1" w:rsidP="00D002A1">
      <w:pPr>
        <w:autoSpaceDE w:val="0"/>
        <w:autoSpaceDN w:val="0"/>
        <w:adjustRightInd w:val="0"/>
        <w:spacing w:after="0" w:line="240" w:lineRule="auto"/>
        <w:rPr>
          <w:ins w:id="12167" w:author="Airat Shigapov" w:date="2021-10-27T23:07:00Z"/>
          <w:rFonts w:ascii="Times New Roman" w:hAnsi="Times New Roman" w:cs="Times New Roman"/>
          <w:sz w:val="20"/>
          <w:szCs w:val="20"/>
          <w:lang w:val="en-US"/>
          <w:rPrChange w:id="12168" w:author="Airat Shigapov" w:date="2021-10-27T23:08:00Z">
            <w:rPr>
              <w:ins w:id="12169" w:author="Airat Shigapov" w:date="2021-10-27T23:07:00Z"/>
              <w:rFonts w:ascii="Consolas" w:hAnsi="Consolas" w:cs="Consolas"/>
              <w:color w:val="000000"/>
              <w:sz w:val="19"/>
              <w:szCs w:val="19"/>
            </w:rPr>
          </w:rPrChange>
        </w:rPr>
      </w:pPr>
      <w:ins w:id="12170" w:author="Airat Shigapov" w:date="2021-10-27T23:07:00Z">
        <w:r w:rsidRPr="008C09BE">
          <w:rPr>
            <w:rFonts w:ascii="Times New Roman" w:hAnsi="Times New Roman" w:cs="Times New Roman"/>
            <w:sz w:val="20"/>
            <w:szCs w:val="20"/>
            <w:lang w:val="en-US"/>
            <w:rPrChange w:id="12171"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12172" w:author="Airat Shigapov" w:date="2021-10-27T23:08:00Z">
              <w:rPr>
                <w:rFonts w:ascii="Consolas" w:hAnsi="Consolas" w:cs="Consolas"/>
                <w:color w:val="0000FF"/>
                <w:sz w:val="19"/>
                <w:szCs w:val="19"/>
              </w:rPr>
            </w:rPrChange>
          </w:rPr>
          <w:t>if</w:t>
        </w:r>
        <w:r w:rsidRPr="008C09BE">
          <w:rPr>
            <w:rFonts w:ascii="Times New Roman" w:hAnsi="Times New Roman" w:cs="Times New Roman"/>
            <w:sz w:val="20"/>
            <w:szCs w:val="20"/>
            <w:lang w:val="en-US"/>
            <w:rPrChange w:id="12173" w:author="Airat Shigapov" w:date="2021-10-27T23:08:00Z">
              <w:rPr>
                <w:rFonts w:ascii="Consolas" w:hAnsi="Consolas" w:cs="Consolas"/>
                <w:color w:val="000000"/>
                <w:sz w:val="19"/>
                <w:szCs w:val="19"/>
              </w:rPr>
            </w:rPrChange>
          </w:rPr>
          <w:t xml:space="preserve"> (</w:t>
        </w:r>
        <w:proofErr w:type="spellStart"/>
        <w:proofErr w:type="gramStart"/>
        <w:r w:rsidRPr="008C09BE">
          <w:rPr>
            <w:rFonts w:ascii="Times New Roman" w:hAnsi="Times New Roman" w:cs="Times New Roman"/>
            <w:sz w:val="20"/>
            <w:szCs w:val="20"/>
            <w:lang w:val="en-US"/>
            <w:rPrChange w:id="12174" w:author="Airat Shigapov" w:date="2021-10-27T23:08:00Z">
              <w:rPr>
                <w:rFonts w:ascii="Consolas" w:hAnsi="Consolas" w:cs="Consolas"/>
                <w:color w:val="000000"/>
                <w:sz w:val="19"/>
                <w:szCs w:val="19"/>
              </w:rPr>
            </w:rPrChange>
          </w:rPr>
          <w:t>middlenamefield.Text</w:t>
        </w:r>
        <w:proofErr w:type="spellEnd"/>
        <w:proofErr w:type="gramEnd"/>
        <w:r w:rsidRPr="008C09BE">
          <w:rPr>
            <w:rFonts w:ascii="Times New Roman" w:hAnsi="Times New Roman" w:cs="Times New Roman"/>
            <w:sz w:val="20"/>
            <w:szCs w:val="20"/>
            <w:lang w:val="en-US"/>
            <w:rPrChange w:id="12175" w:author="Airat Shigapov" w:date="2021-10-27T23:08:00Z">
              <w:rPr>
                <w:rFonts w:ascii="Consolas" w:hAnsi="Consolas" w:cs="Consolas"/>
                <w:color w:val="000000"/>
                <w:sz w:val="19"/>
                <w:szCs w:val="19"/>
              </w:rPr>
            </w:rPrChange>
          </w:rPr>
          <w:t xml:space="preserve"> == </w:t>
        </w:r>
        <w:r w:rsidRPr="008C09BE">
          <w:rPr>
            <w:rFonts w:ascii="Times New Roman" w:hAnsi="Times New Roman" w:cs="Times New Roman"/>
            <w:sz w:val="20"/>
            <w:szCs w:val="20"/>
            <w:lang w:val="en-US"/>
            <w:rPrChange w:id="12176" w:author="Airat Shigapov" w:date="2021-10-27T23:08:00Z">
              <w:rPr>
                <w:rFonts w:ascii="Consolas" w:hAnsi="Consolas" w:cs="Consolas"/>
                <w:color w:val="A31515"/>
                <w:sz w:val="19"/>
                <w:szCs w:val="19"/>
              </w:rPr>
            </w:rPrChange>
          </w:rPr>
          <w:t>"</w:t>
        </w:r>
        <w:r w:rsidRPr="008C09BE">
          <w:rPr>
            <w:rFonts w:ascii="Times New Roman" w:hAnsi="Times New Roman" w:cs="Times New Roman"/>
            <w:sz w:val="20"/>
            <w:szCs w:val="20"/>
            <w:rPrChange w:id="12177" w:author="Airat Shigapov" w:date="2021-10-27T23:08:00Z">
              <w:rPr>
                <w:rFonts w:ascii="Consolas" w:hAnsi="Consolas" w:cs="Consolas"/>
                <w:color w:val="A31515"/>
                <w:sz w:val="19"/>
                <w:szCs w:val="19"/>
              </w:rPr>
            </w:rPrChange>
          </w:rPr>
          <w:t>Отчество</w:t>
        </w:r>
        <w:r w:rsidRPr="008C09BE">
          <w:rPr>
            <w:rFonts w:ascii="Times New Roman" w:hAnsi="Times New Roman" w:cs="Times New Roman"/>
            <w:sz w:val="20"/>
            <w:szCs w:val="20"/>
            <w:lang w:val="en-US"/>
            <w:rPrChange w:id="12178" w:author="Airat Shigapov" w:date="2021-10-27T23:08:00Z">
              <w:rPr>
                <w:rFonts w:ascii="Consolas" w:hAnsi="Consolas" w:cs="Consolas"/>
                <w:color w:val="A31515"/>
                <w:sz w:val="19"/>
                <w:szCs w:val="19"/>
              </w:rPr>
            </w:rPrChange>
          </w:rPr>
          <w:t>"</w:t>
        </w:r>
        <w:r w:rsidRPr="008C09BE">
          <w:rPr>
            <w:rFonts w:ascii="Times New Roman" w:hAnsi="Times New Roman" w:cs="Times New Roman"/>
            <w:sz w:val="20"/>
            <w:szCs w:val="20"/>
            <w:lang w:val="en-US"/>
            <w:rPrChange w:id="12179" w:author="Airat Shigapov" w:date="2021-10-27T23:08:00Z">
              <w:rPr>
                <w:rFonts w:ascii="Consolas" w:hAnsi="Consolas" w:cs="Consolas"/>
                <w:color w:val="000000"/>
                <w:sz w:val="19"/>
                <w:szCs w:val="19"/>
              </w:rPr>
            </w:rPrChange>
          </w:rPr>
          <w:t>)</w:t>
        </w:r>
      </w:ins>
    </w:p>
    <w:p w14:paraId="179BE883" w14:textId="77777777" w:rsidR="00D002A1" w:rsidRPr="008C09BE" w:rsidRDefault="00D002A1" w:rsidP="00D002A1">
      <w:pPr>
        <w:autoSpaceDE w:val="0"/>
        <w:autoSpaceDN w:val="0"/>
        <w:adjustRightInd w:val="0"/>
        <w:spacing w:after="0" w:line="240" w:lineRule="auto"/>
        <w:rPr>
          <w:ins w:id="12180" w:author="Airat Shigapov" w:date="2021-10-27T23:07:00Z"/>
          <w:rFonts w:ascii="Times New Roman" w:hAnsi="Times New Roman" w:cs="Times New Roman"/>
          <w:sz w:val="20"/>
          <w:szCs w:val="20"/>
          <w:lang w:val="en-US"/>
          <w:rPrChange w:id="12181" w:author="Airat Shigapov" w:date="2021-10-27T23:08:00Z">
            <w:rPr>
              <w:ins w:id="12182" w:author="Airat Shigapov" w:date="2021-10-27T23:07:00Z"/>
              <w:rFonts w:ascii="Consolas" w:hAnsi="Consolas" w:cs="Consolas"/>
              <w:color w:val="000000"/>
              <w:sz w:val="19"/>
              <w:szCs w:val="19"/>
            </w:rPr>
          </w:rPrChange>
        </w:rPr>
      </w:pPr>
      <w:ins w:id="12183" w:author="Airat Shigapov" w:date="2021-10-27T23:07:00Z">
        <w:r w:rsidRPr="008C09BE">
          <w:rPr>
            <w:rFonts w:ascii="Times New Roman" w:hAnsi="Times New Roman" w:cs="Times New Roman"/>
            <w:sz w:val="20"/>
            <w:szCs w:val="20"/>
            <w:lang w:val="en-US"/>
            <w:rPrChange w:id="12184" w:author="Airat Shigapov" w:date="2021-10-27T23:08:00Z">
              <w:rPr>
                <w:rFonts w:ascii="Consolas" w:hAnsi="Consolas" w:cs="Consolas"/>
                <w:color w:val="000000"/>
                <w:sz w:val="19"/>
                <w:szCs w:val="19"/>
              </w:rPr>
            </w:rPrChange>
          </w:rPr>
          <w:t xml:space="preserve">            {</w:t>
        </w:r>
      </w:ins>
    </w:p>
    <w:p w14:paraId="5333AD2D" w14:textId="77777777" w:rsidR="00D002A1" w:rsidRPr="008C09BE" w:rsidRDefault="00D002A1" w:rsidP="00D002A1">
      <w:pPr>
        <w:autoSpaceDE w:val="0"/>
        <w:autoSpaceDN w:val="0"/>
        <w:adjustRightInd w:val="0"/>
        <w:spacing w:after="0" w:line="240" w:lineRule="auto"/>
        <w:rPr>
          <w:ins w:id="12185" w:author="Airat Shigapov" w:date="2021-10-27T23:07:00Z"/>
          <w:rFonts w:ascii="Times New Roman" w:hAnsi="Times New Roman" w:cs="Times New Roman"/>
          <w:sz w:val="20"/>
          <w:szCs w:val="20"/>
          <w:lang w:val="en-US"/>
          <w:rPrChange w:id="12186" w:author="Airat Shigapov" w:date="2021-10-27T23:08:00Z">
            <w:rPr>
              <w:ins w:id="12187" w:author="Airat Shigapov" w:date="2021-10-27T23:07:00Z"/>
              <w:rFonts w:ascii="Consolas" w:hAnsi="Consolas" w:cs="Consolas"/>
              <w:color w:val="000000"/>
              <w:sz w:val="19"/>
              <w:szCs w:val="19"/>
            </w:rPr>
          </w:rPrChange>
        </w:rPr>
      </w:pPr>
      <w:ins w:id="12188" w:author="Airat Shigapov" w:date="2021-10-27T23:07:00Z">
        <w:r w:rsidRPr="008C09BE">
          <w:rPr>
            <w:rFonts w:ascii="Times New Roman" w:hAnsi="Times New Roman" w:cs="Times New Roman"/>
            <w:sz w:val="20"/>
            <w:szCs w:val="20"/>
            <w:lang w:val="en-US"/>
            <w:rPrChange w:id="12189" w:author="Airat Shigapov" w:date="2021-10-27T23:08:00Z">
              <w:rPr>
                <w:rFonts w:ascii="Consolas" w:hAnsi="Consolas" w:cs="Consolas"/>
                <w:color w:val="000000"/>
                <w:sz w:val="19"/>
                <w:szCs w:val="19"/>
              </w:rPr>
            </w:rPrChange>
          </w:rPr>
          <w:t xml:space="preserve">                </w:t>
        </w:r>
        <w:proofErr w:type="spellStart"/>
        <w:proofErr w:type="gramStart"/>
        <w:r w:rsidRPr="008C09BE">
          <w:rPr>
            <w:rFonts w:ascii="Times New Roman" w:hAnsi="Times New Roman" w:cs="Times New Roman"/>
            <w:sz w:val="20"/>
            <w:szCs w:val="20"/>
            <w:lang w:val="en-US"/>
            <w:rPrChange w:id="12190" w:author="Airat Shigapov" w:date="2021-10-27T23:08:00Z">
              <w:rPr>
                <w:rFonts w:ascii="Consolas" w:hAnsi="Consolas" w:cs="Consolas"/>
                <w:color w:val="000000"/>
                <w:sz w:val="19"/>
                <w:szCs w:val="19"/>
              </w:rPr>
            </w:rPrChange>
          </w:rPr>
          <w:t>middlenamefield.Text</w:t>
        </w:r>
        <w:proofErr w:type="spellEnd"/>
        <w:proofErr w:type="gramEnd"/>
        <w:r w:rsidRPr="008C09BE">
          <w:rPr>
            <w:rFonts w:ascii="Times New Roman" w:hAnsi="Times New Roman" w:cs="Times New Roman"/>
            <w:sz w:val="20"/>
            <w:szCs w:val="20"/>
            <w:lang w:val="en-US"/>
            <w:rPrChange w:id="12191" w:author="Airat Shigapov" w:date="2021-10-27T23:08:00Z">
              <w:rPr>
                <w:rFonts w:ascii="Consolas" w:hAnsi="Consolas" w:cs="Consolas"/>
                <w:color w:val="000000"/>
                <w:sz w:val="19"/>
                <w:szCs w:val="19"/>
              </w:rPr>
            </w:rPrChange>
          </w:rPr>
          <w:t xml:space="preserve"> = </w:t>
        </w:r>
        <w:r w:rsidRPr="008C09BE">
          <w:rPr>
            <w:rFonts w:ascii="Times New Roman" w:hAnsi="Times New Roman" w:cs="Times New Roman"/>
            <w:sz w:val="20"/>
            <w:szCs w:val="20"/>
            <w:lang w:val="en-US"/>
            <w:rPrChange w:id="12192" w:author="Airat Shigapov" w:date="2021-10-27T23:08:00Z">
              <w:rPr>
                <w:rFonts w:ascii="Consolas" w:hAnsi="Consolas" w:cs="Consolas"/>
                <w:color w:val="A31515"/>
                <w:sz w:val="19"/>
                <w:szCs w:val="19"/>
              </w:rPr>
            </w:rPrChange>
          </w:rPr>
          <w:t>""</w:t>
        </w:r>
        <w:r w:rsidRPr="008C09BE">
          <w:rPr>
            <w:rFonts w:ascii="Times New Roman" w:hAnsi="Times New Roman" w:cs="Times New Roman"/>
            <w:sz w:val="20"/>
            <w:szCs w:val="20"/>
            <w:lang w:val="en-US"/>
            <w:rPrChange w:id="12193" w:author="Airat Shigapov" w:date="2021-10-27T23:08:00Z">
              <w:rPr>
                <w:rFonts w:ascii="Consolas" w:hAnsi="Consolas" w:cs="Consolas"/>
                <w:color w:val="000000"/>
                <w:sz w:val="19"/>
                <w:szCs w:val="19"/>
              </w:rPr>
            </w:rPrChange>
          </w:rPr>
          <w:t>;</w:t>
        </w:r>
      </w:ins>
    </w:p>
    <w:p w14:paraId="00876B0C" w14:textId="77777777" w:rsidR="00D002A1" w:rsidRPr="008C09BE" w:rsidRDefault="00D002A1" w:rsidP="00D002A1">
      <w:pPr>
        <w:autoSpaceDE w:val="0"/>
        <w:autoSpaceDN w:val="0"/>
        <w:adjustRightInd w:val="0"/>
        <w:spacing w:after="0" w:line="240" w:lineRule="auto"/>
        <w:rPr>
          <w:ins w:id="12194" w:author="Airat Shigapov" w:date="2021-10-27T23:07:00Z"/>
          <w:rFonts w:ascii="Times New Roman" w:hAnsi="Times New Roman" w:cs="Times New Roman"/>
          <w:sz w:val="20"/>
          <w:szCs w:val="20"/>
          <w:lang w:val="en-US"/>
          <w:rPrChange w:id="12195" w:author="Airat Shigapov" w:date="2021-10-27T23:08:00Z">
            <w:rPr>
              <w:ins w:id="12196" w:author="Airat Shigapov" w:date="2021-10-27T23:07:00Z"/>
              <w:rFonts w:ascii="Consolas" w:hAnsi="Consolas" w:cs="Consolas"/>
              <w:color w:val="000000"/>
              <w:sz w:val="19"/>
              <w:szCs w:val="19"/>
            </w:rPr>
          </w:rPrChange>
        </w:rPr>
      </w:pPr>
      <w:ins w:id="12197" w:author="Airat Shigapov" w:date="2021-10-27T23:07:00Z">
        <w:r w:rsidRPr="008C09BE">
          <w:rPr>
            <w:rFonts w:ascii="Times New Roman" w:hAnsi="Times New Roman" w:cs="Times New Roman"/>
            <w:sz w:val="20"/>
            <w:szCs w:val="20"/>
            <w:lang w:val="en-US"/>
            <w:rPrChange w:id="12198" w:author="Airat Shigapov" w:date="2021-10-27T23:08:00Z">
              <w:rPr>
                <w:rFonts w:ascii="Consolas" w:hAnsi="Consolas" w:cs="Consolas"/>
                <w:color w:val="000000"/>
                <w:sz w:val="19"/>
                <w:szCs w:val="19"/>
              </w:rPr>
            </w:rPrChange>
          </w:rPr>
          <w:t xml:space="preserve">                </w:t>
        </w:r>
        <w:proofErr w:type="spellStart"/>
        <w:proofErr w:type="gramStart"/>
        <w:r w:rsidRPr="008C09BE">
          <w:rPr>
            <w:rFonts w:ascii="Times New Roman" w:hAnsi="Times New Roman" w:cs="Times New Roman"/>
            <w:sz w:val="20"/>
            <w:szCs w:val="20"/>
            <w:lang w:val="en-US"/>
            <w:rPrChange w:id="12199" w:author="Airat Shigapov" w:date="2021-10-27T23:08:00Z">
              <w:rPr>
                <w:rFonts w:ascii="Consolas" w:hAnsi="Consolas" w:cs="Consolas"/>
                <w:color w:val="000000"/>
                <w:sz w:val="19"/>
                <w:szCs w:val="19"/>
              </w:rPr>
            </w:rPrChange>
          </w:rPr>
          <w:t>middlenamefield.Foreground</w:t>
        </w:r>
        <w:proofErr w:type="spellEnd"/>
        <w:proofErr w:type="gramEnd"/>
        <w:r w:rsidRPr="008C09BE">
          <w:rPr>
            <w:rFonts w:ascii="Times New Roman" w:hAnsi="Times New Roman" w:cs="Times New Roman"/>
            <w:sz w:val="20"/>
            <w:szCs w:val="20"/>
            <w:lang w:val="en-US"/>
            <w:rPrChange w:id="12200" w:author="Airat Shigapov" w:date="2021-10-27T23:08:00Z">
              <w:rPr>
                <w:rFonts w:ascii="Consolas" w:hAnsi="Consolas" w:cs="Consolas"/>
                <w:color w:val="000000"/>
                <w:sz w:val="19"/>
                <w:szCs w:val="19"/>
              </w:rPr>
            </w:rPrChange>
          </w:rPr>
          <w:t xml:space="preserve"> = </w:t>
        </w:r>
        <w:proofErr w:type="spellStart"/>
        <w:r w:rsidRPr="008C09BE">
          <w:rPr>
            <w:rFonts w:ascii="Times New Roman" w:hAnsi="Times New Roman" w:cs="Times New Roman"/>
            <w:sz w:val="20"/>
            <w:szCs w:val="20"/>
            <w:lang w:val="en-US"/>
            <w:rPrChange w:id="12201" w:author="Airat Shigapov" w:date="2021-10-27T23:08:00Z">
              <w:rPr>
                <w:rFonts w:ascii="Consolas" w:hAnsi="Consolas" w:cs="Consolas"/>
                <w:color w:val="000000"/>
                <w:sz w:val="19"/>
                <w:szCs w:val="19"/>
              </w:rPr>
            </w:rPrChange>
          </w:rPr>
          <w:t>Brushes.Black</w:t>
        </w:r>
        <w:proofErr w:type="spellEnd"/>
        <w:r w:rsidRPr="008C09BE">
          <w:rPr>
            <w:rFonts w:ascii="Times New Roman" w:hAnsi="Times New Roman" w:cs="Times New Roman"/>
            <w:sz w:val="20"/>
            <w:szCs w:val="20"/>
            <w:lang w:val="en-US"/>
            <w:rPrChange w:id="12202" w:author="Airat Shigapov" w:date="2021-10-27T23:08:00Z">
              <w:rPr>
                <w:rFonts w:ascii="Consolas" w:hAnsi="Consolas" w:cs="Consolas"/>
                <w:color w:val="000000"/>
                <w:sz w:val="19"/>
                <w:szCs w:val="19"/>
              </w:rPr>
            </w:rPrChange>
          </w:rPr>
          <w:t>;</w:t>
        </w:r>
      </w:ins>
    </w:p>
    <w:p w14:paraId="66225AB6" w14:textId="77777777" w:rsidR="00D002A1" w:rsidRPr="008C09BE" w:rsidRDefault="00D002A1" w:rsidP="00D002A1">
      <w:pPr>
        <w:autoSpaceDE w:val="0"/>
        <w:autoSpaceDN w:val="0"/>
        <w:adjustRightInd w:val="0"/>
        <w:spacing w:after="0" w:line="240" w:lineRule="auto"/>
        <w:rPr>
          <w:ins w:id="12203" w:author="Airat Shigapov" w:date="2021-10-27T23:07:00Z"/>
          <w:rFonts w:ascii="Times New Roman" w:hAnsi="Times New Roman" w:cs="Times New Roman"/>
          <w:sz w:val="20"/>
          <w:szCs w:val="20"/>
          <w:lang w:val="en-US"/>
          <w:rPrChange w:id="12204" w:author="Airat Shigapov" w:date="2021-10-27T23:08:00Z">
            <w:rPr>
              <w:ins w:id="12205" w:author="Airat Shigapov" w:date="2021-10-27T23:07:00Z"/>
              <w:rFonts w:ascii="Consolas" w:hAnsi="Consolas" w:cs="Consolas"/>
              <w:color w:val="000000"/>
              <w:sz w:val="19"/>
              <w:szCs w:val="19"/>
            </w:rPr>
          </w:rPrChange>
        </w:rPr>
      </w:pPr>
      <w:ins w:id="12206" w:author="Airat Shigapov" w:date="2021-10-27T23:07:00Z">
        <w:r w:rsidRPr="008C09BE">
          <w:rPr>
            <w:rFonts w:ascii="Times New Roman" w:hAnsi="Times New Roman" w:cs="Times New Roman"/>
            <w:sz w:val="20"/>
            <w:szCs w:val="20"/>
            <w:lang w:val="en-US"/>
            <w:rPrChange w:id="12207" w:author="Airat Shigapov" w:date="2021-10-27T23:08:00Z">
              <w:rPr>
                <w:rFonts w:ascii="Consolas" w:hAnsi="Consolas" w:cs="Consolas"/>
                <w:color w:val="000000"/>
                <w:sz w:val="19"/>
                <w:szCs w:val="19"/>
              </w:rPr>
            </w:rPrChange>
          </w:rPr>
          <w:t xml:space="preserve">                </w:t>
        </w:r>
        <w:proofErr w:type="spellStart"/>
        <w:proofErr w:type="gramStart"/>
        <w:r w:rsidRPr="008C09BE">
          <w:rPr>
            <w:rFonts w:ascii="Times New Roman" w:hAnsi="Times New Roman" w:cs="Times New Roman"/>
            <w:sz w:val="20"/>
            <w:szCs w:val="20"/>
            <w:lang w:val="en-US"/>
            <w:rPrChange w:id="12208" w:author="Airat Shigapov" w:date="2021-10-27T23:08:00Z">
              <w:rPr>
                <w:rFonts w:ascii="Consolas" w:hAnsi="Consolas" w:cs="Consolas"/>
                <w:color w:val="000000"/>
                <w:sz w:val="19"/>
                <w:szCs w:val="19"/>
              </w:rPr>
            </w:rPrChange>
          </w:rPr>
          <w:t>middlenamefield.BorderBrush</w:t>
        </w:r>
        <w:proofErr w:type="spellEnd"/>
        <w:proofErr w:type="gramEnd"/>
        <w:r w:rsidRPr="008C09BE">
          <w:rPr>
            <w:rFonts w:ascii="Times New Roman" w:hAnsi="Times New Roman" w:cs="Times New Roman"/>
            <w:sz w:val="20"/>
            <w:szCs w:val="20"/>
            <w:lang w:val="en-US"/>
            <w:rPrChange w:id="12209" w:author="Airat Shigapov" w:date="2021-10-27T23:08:00Z">
              <w:rPr>
                <w:rFonts w:ascii="Consolas" w:hAnsi="Consolas" w:cs="Consolas"/>
                <w:color w:val="000000"/>
                <w:sz w:val="19"/>
                <w:szCs w:val="19"/>
              </w:rPr>
            </w:rPrChange>
          </w:rPr>
          <w:t xml:space="preserve"> = </w:t>
        </w:r>
        <w:proofErr w:type="spellStart"/>
        <w:r w:rsidRPr="008C09BE">
          <w:rPr>
            <w:rFonts w:ascii="Times New Roman" w:hAnsi="Times New Roman" w:cs="Times New Roman"/>
            <w:sz w:val="20"/>
            <w:szCs w:val="20"/>
            <w:lang w:val="en-US"/>
            <w:rPrChange w:id="12210" w:author="Airat Shigapov" w:date="2021-10-27T23:08:00Z">
              <w:rPr>
                <w:rFonts w:ascii="Consolas" w:hAnsi="Consolas" w:cs="Consolas"/>
                <w:color w:val="000000"/>
                <w:sz w:val="19"/>
                <w:szCs w:val="19"/>
              </w:rPr>
            </w:rPrChange>
          </w:rPr>
          <w:t>Brushes.Black</w:t>
        </w:r>
        <w:proofErr w:type="spellEnd"/>
        <w:r w:rsidRPr="008C09BE">
          <w:rPr>
            <w:rFonts w:ascii="Times New Roman" w:hAnsi="Times New Roman" w:cs="Times New Roman"/>
            <w:sz w:val="20"/>
            <w:szCs w:val="20"/>
            <w:lang w:val="en-US"/>
            <w:rPrChange w:id="12211" w:author="Airat Shigapov" w:date="2021-10-27T23:08:00Z">
              <w:rPr>
                <w:rFonts w:ascii="Consolas" w:hAnsi="Consolas" w:cs="Consolas"/>
                <w:color w:val="000000"/>
                <w:sz w:val="19"/>
                <w:szCs w:val="19"/>
              </w:rPr>
            </w:rPrChange>
          </w:rPr>
          <w:t>;</w:t>
        </w:r>
      </w:ins>
    </w:p>
    <w:p w14:paraId="4EFEF087" w14:textId="77777777" w:rsidR="00D002A1" w:rsidRPr="008C09BE" w:rsidRDefault="00D002A1" w:rsidP="00D002A1">
      <w:pPr>
        <w:autoSpaceDE w:val="0"/>
        <w:autoSpaceDN w:val="0"/>
        <w:adjustRightInd w:val="0"/>
        <w:spacing w:after="0" w:line="240" w:lineRule="auto"/>
        <w:rPr>
          <w:ins w:id="12212" w:author="Airat Shigapov" w:date="2021-10-27T23:07:00Z"/>
          <w:rFonts w:ascii="Times New Roman" w:hAnsi="Times New Roman" w:cs="Times New Roman"/>
          <w:sz w:val="20"/>
          <w:szCs w:val="20"/>
          <w:lang w:val="en-US"/>
          <w:rPrChange w:id="12213" w:author="Airat Shigapov" w:date="2021-10-27T23:08:00Z">
            <w:rPr>
              <w:ins w:id="12214" w:author="Airat Shigapov" w:date="2021-10-27T23:07:00Z"/>
              <w:rFonts w:ascii="Consolas" w:hAnsi="Consolas" w:cs="Consolas"/>
              <w:color w:val="000000"/>
              <w:sz w:val="19"/>
              <w:szCs w:val="19"/>
            </w:rPr>
          </w:rPrChange>
        </w:rPr>
      </w:pPr>
      <w:ins w:id="12215" w:author="Airat Shigapov" w:date="2021-10-27T23:07:00Z">
        <w:r w:rsidRPr="008C09BE">
          <w:rPr>
            <w:rFonts w:ascii="Times New Roman" w:hAnsi="Times New Roman" w:cs="Times New Roman"/>
            <w:sz w:val="20"/>
            <w:szCs w:val="20"/>
            <w:lang w:val="en-US"/>
            <w:rPrChange w:id="12216" w:author="Airat Shigapov" w:date="2021-10-27T23:08:00Z">
              <w:rPr>
                <w:rFonts w:ascii="Consolas" w:hAnsi="Consolas" w:cs="Consolas"/>
                <w:color w:val="000000"/>
                <w:sz w:val="19"/>
                <w:szCs w:val="19"/>
              </w:rPr>
            </w:rPrChange>
          </w:rPr>
          <w:t xml:space="preserve">            }</w:t>
        </w:r>
      </w:ins>
    </w:p>
    <w:p w14:paraId="255E4C60" w14:textId="77777777" w:rsidR="00D002A1" w:rsidRPr="008C09BE" w:rsidRDefault="00D002A1" w:rsidP="00D002A1">
      <w:pPr>
        <w:autoSpaceDE w:val="0"/>
        <w:autoSpaceDN w:val="0"/>
        <w:adjustRightInd w:val="0"/>
        <w:spacing w:after="0" w:line="240" w:lineRule="auto"/>
        <w:rPr>
          <w:ins w:id="12217" w:author="Airat Shigapov" w:date="2021-10-27T23:07:00Z"/>
          <w:rFonts w:ascii="Times New Roman" w:hAnsi="Times New Roman" w:cs="Times New Roman"/>
          <w:sz w:val="20"/>
          <w:szCs w:val="20"/>
          <w:lang w:val="en-US"/>
          <w:rPrChange w:id="12218" w:author="Airat Shigapov" w:date="2021-10-27T23:08:00Z">
            <w:rPr>
              <w:ins w:id="12219" w:author="Airat Shigapov" w:date="2021-10-27T23:07:00Z"/>
              <w:rFonts w:ascii="Consolas" w:hAnsi="Consolas" w:cs="Consolas"/>
              <w:color w:val="000000"/>
              <w:sz w:val="19"/>
              <w:szCs w:val="19"/>
            </w:rPr>
          </w:rPrChange>
        </w:rPr>
      </w:pPr>
      <w:ins w:id="12220" w:author="Airat Shigapov" w:date="2021-10-27T23:07:00Z">
        <w:r w:rsidRPr="008C09BE">
          <w:rPr>
            <w:rFonts w:ascii="Times New Roman" w:hAnsi="Times New Roman" w:cs="Times New Roman"/>
            <w:sz w:val="20"/>
            <w:szCs w:val="20"/>
            <w:lang w:val="en-US"/>
            <w:rPrChange w:id="12221" w:author="Airat Shigapov" w:date="2021-10-27T23:08:00Z">
              <w:rPr>
                <w:rFonts w:ascii="Consolas" w:hAnsi="Consolas" w:cs="Consolas"/>
                <w:color w:val="000000"/>
                <w:sz w:val="19"/>
                <w:szCs w:val="19"/>
              </w:rPr>
            </w:rPrChange>
          </w:rPr>
          <w:t xml:space="preserve">        }</w:t>
        </w:r>
      </w:ins>
    </w:p>
    <w:p w14:paraId="2DA4D6D8" w14:textId="77777777" w:rsidR="00D002A1" w:rsidRPr="008C09BE" w:rsidRDefault="00D002A1" w:rsidP="00D002A1">
      <w:pPr>
        <w:autoSpaceDE w:val="0"/>
        <w:autoSpaceDN w:val="0"/>
        <w:adjustRightInd w:val="0"/>
        <w:spacing w:after="0" w:line="240" w:lineRule="auto"/>
        <w:rPr>
          <w:ins w:id="12222" w:author="Airat Shigapov" w:date="2021-10-27T23:07:00Z"/>
          <w:rFonts w:ascii="Times New Roman" w:hAnsi="Times New Roman" w:cs="Times New Roman"/>
          <w:sz w:val="20"/>
          <w:szCs w:val="20"/>
          <w:lang w:val="en-US"/>
          <w:rPrChange w:id="12223" w:author="Airat Shigapov" w:date="2021-10-27T23:08:00Z">
            <w:rPr>
              <w:ins w:id="12224" w:author="Airat Shigapov" w:date="2021-10-27T23:07:00Z"/>
              <w:rFonts w:ascii="Consolas" w:hAnsi="Consolas" w:cs="Consolas"/>
              <w:color w:val="000000"/>
              <w:sz w:val="19"/>
              <w:szCs w:val="19"/>
            </w:rPr>
          </w:rPrChange>
        </w:rPr>
      </w:pPr>
    </w:p>
    <w:p w14:paraId="27D2D963" w14:textId="77777777" w:rsidR="00D002A1" w:rsidRPr="008C09BE" w:rsidRDefault="00D002A1" w:rsidP="00D002A1">
      <w:pPr>
        <w:autoSpaceDE w:val="0"/>
        <w:autoSpaceDN w:val="0"/>
        <w:adjustRightInd w:val="0"/>
        <w:spacing w:after="0" w:line="240" w:lineRule="auto"/>
        <w:rPr>
          <w:ins w:id="12225" w:author="Airat Shigapov" w:date="2021-10-27T23:07:00Z"/>
          <w:rFonts w:ascii="Times New Roman" w:hAnsi="Times New Roman" w:cs="Times New Roman"/>
          <w:sz w:val="20"/>
          <w:szCs w:val="20"/>
          <w:lang w:val="en-US"/>
          <w:rPrChange w:id="12226" w:author="Airat Shigapov" w:date="2021-10-27T23:08:00Z">
            <w:rPr>
              <w:ins w:id="12227" w:author="Airat Shigapov" w:date="2021-10-27T23:07:00Z"/>
              <w:rFonts w:ascii="Consolas" w:hAnsi="Consolas" w:cs="Consolas"/>
              <w:color w:val="000000"/>
              <w:sz w:val="19"/>
              <w:szCs w:val="19"/>
            </w:rPr>
          </w:rPrChange>
        </w:rPr>
      </w:pPr>
      <w:ins w:id="12228" w:author="Airat Shigapov" w:date="2021-10-27T23:07:00Z">
        <w:r w:rsidRPr="008C09BE">
          <w:rPr>
            <w:rFonts w:ascii="Times New Roman" w:hAnsi="Times New Roman" w:cs="Times New Roman"/>
            <w:sz w:val="20"/>
            <w:szCs w:val="20"/>
            <w:lang w:val="en-US"/>
            <w:rPrChange w:id="12229"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12230" w:author="Airat Shigapov" w:date="2021-10-27T23:08:00Z">
              <w:rPr>
                <w:rFonts w:ascii="Consolas" w:hAnsi="Consolas" w:cs="Consolas"/>
                <w:color w:val="0000FF"/>
                <w:sz w:val="19"/>
                <w:szCs w:val="19"/>
              </w:rPr>
            </w:rPrChange>
          </w:rPr>
          <w:t>private</w:t>
        </w:r>
        <w:r w:rsidRPr="008C09BE">
          <w:rPr>
            <w:rFonts w:ascii="Times New Roman" w:hAnsi="Times New Roman" w:cs="Times New Roman"/>
            <w:sz w:val="20"/>
            <w:szCs w:val="20"/>
            <w:lang w:val="en-US"/>
            <w:rPrChange w:id="12231"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12232" w:author="Airat Shigapov" w:date="2021-10-27T23:08:00Z">
              <w:rPr>
                <w:rFonts w:ascii="Consolas" w:hAnsi="Consolas" w:cs="Consolas"/>
                <w:color w:val="0000FF"/>
                <w:sz w:val="19"/>
                <w:szCs w:val="19"/>
              </w:rPr>
            </w:rPrChange>
          </w:rPr>
          <w:t>void</w:t>
        </w:r>
        <w:r w:rsidRPr="008C09BE">
          <w:rPr>
            <w:rFonts w:ascii="Times New Roman" w:hAnsi="Times New Roman" w:cs="Times New Roman"/>
            <w:sz w:val="20"/>
            <w:szCs w:val="20"/>
            <w:lang w:val="en-US"/>
            <w:rPrChange w:id="12233" w:author="Airat Shigapov" w:date="2021-10-27T23:08:00Z">
              <w:rPr>
                <w:rFonts w:ascii="Consolas" w:hAnsi="Consolas" w:cs="Consolas"/>
                <w:color w:val="000000"/>
                <w:sz w:val="19"/>
                <w:szCs w:val="19"/>
              </w:rPr>
            </w:rPrChange>
          </w:rPr>
          <w:t xml:space="preserve"> </w:t>
        </w:r>
        <w:proofErr w:type="spellStart"/>
        <w:r w:rsidRPr="008C09BE">
          <w:rPr>
            <w:rFonts w:ascii="Times New Roman" w:hAnsi="Times New Roman" w:cs="Times New Roman"/>
            <w:sz w:val="20"/>
            <w:szCs w:val="20"/>
            <w:lang w:val="en-US"/>
            <w:rPrChange w:id="12234" w:author="Airat Shigapov" w:date="2021-10-27T23:08:00Z">
              <w:rPr>
                <w:rFonts w:ascii="Consolas" w:hAnsi="Consolas" w:cs="Consolas"/>
                <w:color w:val="000000"/>
                <w:sz w:val="19"/>
                <w:szCs w:val="19"/>
              </w:rPr>
            </w:rPrChange>
          </w:rPr>
          <w:t>middlenamefield_</w:t>
        </w:r>
        <w:proofErr w:type="gramStart"/>
        <w:r w:rsidRPr="008C09BE">
          <w:rPr>
            <w:rFonts w:ascii="Times New Roman" w:hAnsi="Times New Roman" w:cs="Times New Roman"/>
            <w:sz w:val="20"/>
            <w:szCs w:val="20"/>
            <w:lang w:val="en-US"/>
            <w:rPrChange w:id="12235" w:author="Airat Shigapov" w:date="2021-10-27T23:08:00Z">
              <w:rPr>
                <w:rFonts w:ascii="Consolas" w:hAnsi="Consolas" w:cs="Consolas"/>
                <w:color w:val="000000"/>
                <w:sz w:val="19"/>
                <w:szCs w:val="19"/>
              </w:rPr>
            </w:rPrChange>
          </w:rPr>
          <w:t>LostFocus</w:t>
        </w:r>
        <w:proofErr w:type="spellEnd"/>
        <w:r w:rsidRPr="008C09BE">
          <w:rPr>
            <w:rFonts w:ascii="Times New Roman" w:hAnsi="Times New Roman" w:cs="Times New Roman"/>
            <w:sz w:val="20"/>
            <w:szCs w:val="20"/>
            <w:lang w:val="en-US"/>
            <w:rPrChange w:id="12236" w:author="Airat Shigapov" w:date="2021-10-27T23:08:00Z">
              <w:rPr>
                <w:rFonts w:ascii="Consolas" w:hAnsi="Consolas" w:cs="Consolas"/>
                <w:color w:val="000000"/>
                <w:sz w:val="19"/>
                <w:szCs w:val="19"/>
              </w:rPr>
            </w:rPrChange>
          </w:rPr>
          <w:t>(</w:t>
        </w:r>
        <w:proofErr w:type="gramEnd"/>
        <w:r w:rsidRPr="008C09BE">
          <w:rPr>
            <w:rFonts w:ascii="Times New Roman" w:hAnsi="Times New Roman" w:cs="Times New Roman"/>
            <w:sz w:val="20"/>
            <w:szCs w:val="20"/>
            <w:lang w:val="en-US"/>
            <w:rPrChange w:id="12237" w:author="Airat Shigapov" w:date="2021-10-27T23:08:00Z">
              <w:rPr>
                <w:rFonts w:ascii="Consolas" w:hAnsi="Consolas" w:cs="Consolas"/>
                <w:color w:val="0000FF"/>
                <w:sz w:val="19"/>
                <w:szCs w:val="19"/>
              </w:rPr>
            </w:rPrChange>
          </w:rPr>
          <w:t>object</w:t>
        </w:r>
        <w:r w:rsidRPr="008C09BE">
          <w:rPr>
            <w:rFonts w:ascii="Times New Roman" w:hAnsi="Times New Roman" w:cs="Times New Roman"/>
            <w:sz w:val="20"/>
            <w:szCs w:val="20"/>
            <w:lang w:val="en-US"/>
            <w:rPrChange w:id="12238" w:author="Airat Shigapov" w:date="2021-10-27T23:08:00Z">
              <w:rPr>
                <w:rFonts w:ascii="Consolas" w:hAnsi="Consolas" w:cs="Consolas"/>
                <w:color w:val="000000"/>
                <w:sz w:val="19"/>
                <w:szCs w:val="19"/>
              </w:rPr>
            </w:rPrChange>
          </w:rPr>
          <w:t xml:space="preserve"> sender, </w:t>
        </w:r>
        <w:proofErr w:type="spellStart"/>
        <w:r w:rsidRPr="008C09BE">
          <w:rPr>
            <w:rFonts w:ascii="Times New Roman" w:hAnsi="Times New Roman" w:cs="Times New Roman"/>
            <w:sz w:val="20"/>
            <w:szCs w:val="20"/>
            <w:lang w:val="en-US"/>
            <w:rPrChange w:id="12239" w:author="Airat Shigapov" w:date="2021-10-27T23:08:00Z">
              <w:rPr>
                <w:rFonts w:ascii="Consolas" w:hAnsi="Consolas" w:cs="Consolas"/>
                <w:color w:val="000000"/>
                <w:sz w:val="19"/>
                <w:szCs w:val="19"/>
              </w:rPr>
            </w:rPrChange>
          </w:rPr>
          <w:t>RoutedEventArgs</w:t>
        </w:r>
        <w:proofErr w:type="spellEnd"/>
        <w:r w:rsidRPr="008C09BE">
          <w:rPr>
            <w:rFonts w:ascii="Times New Roman" w:hAnsi="Times New Roman" w:cs="Times New Roman"/>
            <w:sz w:val="20"/>
            <w:szCs w:val="20"/>
            <w:lang w:val="en-US"/>
            <w:rPrChange w:id="12240" w:author="Airat Shigapov" w:date="2021-10-27T23:08:00Z">
              <w:rPr>
                <w:rFonts w:ascii="Consolas" w:hAnsi="Consolas" w:cs="Consolas"/>
                <w:color w:val="000000"/>
                <w:sz w:val="19"/>
                <w:szCs w:val="19"/>
              </w:rPr>
            </w:rPrChange>
          </w:rPr>
          <w:t xml:space="preserve"> e)</w:t>
        </w:r>
      </w:ins>
    </w:p>
    <w:p w14:paraId="5EEA784A" w14:textId="77777777" w:rsidR="00D002A1" w:rsidRPr="008C09BE" w:rsidRDefault="00D002A1" w:rsidP="00D002A1">
      <w:pPr>
        <w:autoSpaceDE w:val="0"/>
        <w:autoSpaceDN w:val="0"/>
        <w:adjustRightInd w:val="0"/>
        <w:spacing w:after="0" w:line="240" w:lineRule="auto"/>
        <w:rPr>
          <w:ins w:id="12241" w:author="Airat Shigapov" w:date="2021-10-27T23:07:00Z"/>
          <w:rFonts w:ascii="Times New Roman" w:hAnsi="Times New Roman" w:cs="Times New Roman"/>
          <w:sz w:val="20"/>
          <w:szCs w:val="20"/>
          <w:lang w:val="en-US"/>
          <w:rPrChange w:id="12242" w:author="Airat Shigapov" w:date="2021-10-27T23:08:00Z">
            <w:rPr>
              <w:ins w:id="12243" w:author="Airat Shigapov" w:date="2021-10-27T23:07:00Z"/>
              <w:rFonts w:ascii="Consolas" w:hAnsi="Consolas" w:cs="Consolas"/>
              <w:color w:val="000000"/>
              <w:sz w:val="19"/>
              <w:szCs w:val="19"/>
            </w:rPr>
          </w:rPrChange>
        </w:rPr>
      </w:pPr>
      <w:ins w:id="12244" w:author="Airat Shigapov" w:date="2021-10-27T23:07:00Z">
        <w:r w:rsidRPr="008C09BE">
          <w:rPr>
            <w:rFonts w:ascii="Times New Roman" w:hAnsi="Times New Roman" w:cs="Times New Roman"/>
            <w:sz w:val="20"/>
            <w:szCs w:val="20"/>
            <w:lang w:val="en-US"/>
            <w:rPrChange w:id="12245" w:author="Airat Shigapov" w:date="2021-10-27T23:08:00Z">
              <w:rPr>
                <w:rFonts w:ascii="Consolas" w:hAnsi="Consolas" w:cs="Consolas"/>
                <w:color w:val="000000"/>
                <w:sz w:val="19"/>
                <w:szCs w:val="19"/>
              </w:rPr>
            </w:rPrChange>
          </w:rPr>
          <w:t xml:space="preserve">        {</w:t>
        </w:r>
      </w:ins>
    </w:p>
    <w:p w14:paraId="64159A1A" w14:textId="77777777" w:rsidR="00D002A1" w:rsidRPr="008C09BE" w:rsidRDefault="00D002A1" w:rsidP="00D002A1">
      <w:pPr>
        <w:autoSpaceDE w:val="0"/>
        <w:autoSpaceDN w:val="0"/>
        <w:adjustRightInd w:val="0"/>
        <w:spacing w:after="0" w:line="240" w:lineRule="auto"/>
        <w:rPr>
          <w:ins w:id="12246" w:author="Airat Shigapov" w:date="2021-10-27T23:07:00Z"/>
          <w:rFonts w:ascii="Times New Roman" w:hAnsi="Times New Roman" w:cs="Times New Roman"/>
          <w:sz w:val="20"/>
          <w:szCs w:val="20"/>
          <w:lang w:val="en-US"/>
          <w:rPrChange w:id="12247" w:author="Airat Shigapov" w:date="2021-10-27T23:08:00Z">
            <w:rPr>
              <w:ins w:id="12248" w:author="Airat Shigapov" w:date="2021-10-27T23:07:00Z"/>
              <w:rFonts w:ascii="Consolas" w:hAnsi="Consolas" w:cs="Consolas"/>
              <w:color w:val="000000"/>
              <w:sz w:val="19"/>
              <w:szCs w:val="19"/>
            </w:rPr>
          </w:rPrChange>
        </w:rPr>
      </w:pPr>
      <w:ins w:id="12249" w:author="Airat Shigapov" w:date="2021-10-27T23:07:00Z">
        <w:r w:rsidRPr="008C09BE">
          <w:rPr>
            <w:rFonts w:ascii="Times New Roman" w:hAnsi="Times New Roman" w:cs="Times New Roman"/>
            <w:sz w:val="20"/>
            <w:szCs w:val="20"/>
            <w:lang w:val="en-US"/>
            <w:rPrChange w:id="12250"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12251" w:author="Airat Shigapov" w:date="2021-10-27T23:08:00Z">
              <w:rPr>
                <w:rFonts w:ascii="Consolas" w:hAnsi="Consolas" w:cs="Consolas"/>
                <w:color w:val="0000FF"/>
                <w:sz w:val="19"/>
                <w:szCs w:val="19"/>
              </w:rPr>
            </w:rPrChange>
          </w:rPr>
          <w:t>if</w:t>
        </w:r>
        <w:r w:rsidRPr="008C09BE">
          <w:rPr>
            <w:rFonts w:ascii="Times New Roman" w:hAnsi="Times New Roman" w:cs="Times New Roman"/>
            <w:sz w:val="20"/>
            <w:szCs w:val="20"/>
            <w:lang w:val="en-US"/>
            <w:rPrChange w:id="12252" w:author="Airat Shigapov" w:date="2021-10-27T23:08:00Z">
              <w:rPr>
                <w:rFonts w:ascii="Consolas" w:hAnsi="Consolas" w:cs="Consolas"/>
                <w:color w:val="000000"/>
                <w:sz w:val="19"/>
                <w:szCs w:val="19"/>
              </w:rPr>
            </w:rPrChange>
          </w:rPr>
          <w:t xml:space="preserve"> (</w:t>
        </w:r>
        <w:proofErr w:type="spellStart"/>
        <w:proofErr w:type="gramStart"/>
        <w:r w:rsidRPr="008C09BE">
          <w:rPr>
            <w:rFonts w:ascii="Times New Roman" w:hAnsi="Times New Roman" w:cs="Times New Roman"/>
            <w:sz w:val="20"/>
            <w:szCs w:val="20"/>
            <w:lang w:val="en-US"/>
            <w:rPrChange w:id="12253" w:author="Airat Shigapov" w:date="2021-10-27T23:08:00Z">
              <w:rPr>
                <w:rFonts w:ascii="Consolas" w:hAnsi="Consolas" w:cs="Consolas"/>
                <w:color w:val="000000"/>
                <w:sz w:val="19"/>
                <w:szCs w:val="19"/>
              </w:rPr>
            </w:rPrChange>
          </w:rPr>
          <w:t>middlenamefield.Text</w:t>
        </w:r>
        <w:proofErr w:type="spellEnd"/>
        <w:proofErr w:type="gramEnd"/>
        <w:r w:rsidRPr="008C09BE">
          <w:rPr>
            <w:rFonts w:ascii="Times New Roman" w:hAnsi="Times New Roman" w:cs="Times New Roman"/>
            <w:sz w:val="20"/>
            <w:szCs w:val="20"/>
            <w:lang w:val="en-US"/>
            <w:rPrChange w:id="12254" w:author="Airat Shigapov" w:date="2021-10-27T23:08:00Z">
              <w:rPr>
                <w:rFonts w:ascii="Consolas" w:hAnsi="Consolas" w:cs="Consolas"/>
                <w:color w:val="000000"/>
                <w:sz w:val="19"/>
                <w:szCs w:val="19"/>
              </w:rPr>
            </w:rPrChange>
          </w:rPr>
          <w:t xml:space="preserve"> == </w:t>
        </w:r>
        <w:r w:rsidRPr="008C09BE">
          <w:rPr>
            <w:rFonts w:ascii="Times New Roman" w:hAnsi="Times New Roman" w:cs="Times New Roman"/>
            <w:sz w:val="20"/>
            <w:szCs w:val="20"/>
            <w:lang w:val="en-US"/>
            <w:rPrChange w:id="12255" w:author="Airat Shigapov" w:date="2021-10-27T23:08:00Z">
              <w:rPr>
                <w:rFonts w:ascii="Consolas" w:hAnsi="Consolas" w:cs="Consolas"/>
                <w:color w:val="A31515"/>
                <w:sz w:val="19"/>
                <w:szCs w:val="19"/>
              </w:rPr>
            </w:rPrChange>
          </w:rPr>
          <w:t>""</w:t>
        </w:r>
        <w:r w:rsidRPr="008C09BE">
          <w:rPr>
            <w:rFonts w:ascii="Times New Roman" w:hAnsi="Times New Roman" w:cs="Times New Roman"/>
            <w:sz w:val="20"/>
            <w:szCs w:val="20"/>
            <w:lang w:val="en-US"/>
            <w:rPrChange w:id="12256" w:author="Airat Shigapov" w:date="2021-10-27T23:08:00Z">
              <w:rPr>
                <w:rFonts w:ascii="Consolas" w:hAnsi="Consolas" w:cs="Consolas"/>
                <w:color w:val="000000"/>
                <w:sz w:val="19"/>
                <w:szCs w:val="19"/>
              </w:rPr>
            </w:rPrChange>
          </w:rPr>
          <w:t>)</w:t>
        </w:r>
      </w:ins>
    </w:p>
    <w:p w14:paraId="2BC5D4E0" w14:textId="77777777" w:rsidR="00D002A1" w:rsidRPr="008C09BE" w:rsidRDefault="00D002A1" w:rsidP="00D002A1">
      <w:pPr>
        <w:autoSpaceDE w:val="0"/>
        <w:autoSpaceDN w:val="0"/>
        <w:adjustRightInd w:val="0"/>
        <w:spacing w:after="0" w:line="240" w:lineRule="auto"/>
        <w:rPr>
          <w:ins w:id="12257" w:author="Airat Shigapov" w:date="2021-10-27T23:07:00Z"/>
          <w:rFonts w:ascii="Times New Roman" w:hAnsi="Times New Roman" w:cs="Times New Roman"/>
          <w:sz w:val="20"/>
          <w:szCs w:val="20"/>
          <w:lang w:val="en-US"/>
          <w:rPrChange w:id="12258" w:author="Airat Shigapov" w:date="2021-10-27T23:08:00Z">
            <w:rPr>
              <w:ins w:id="12259" w:author="Airat Shigapov" w:date="2021-10-27T23:07:00Z"/>
              <w:rFonts w:ascii="Consolas" w:hAnsi="Consolas" w:cs="Consolas"/>
              <w:color w:val="000000"/>
              <w:sz w:val="19"/>
              <w:szCs w:val="19"/>
            </w:rPr>
          </w:rPrChange>
        </w:rPr>
      </w:pPr>
      <w:ins w:id="12260" w:author="Airat Shigapov" w:date="2021-10-27T23:07:00Z">
        <w:r w:rsidRPr="008C09BE">
          <w:rPr>
            <w:rFonts w:ascii="Times New Roman" w:hAnsi="Times New Roman" w:cs="Times New Roman"/>
            <w:sz w:val="20"/>
            <w:szCs w:val="20"/>
            <w:lang w:val="en-US"/>
            <w:rPrChange w:id="12261" w:author="Airat Shigapov" w:date="2021-10-27T23:08:00Z">
              <w:rPr>
                <w:rFonts w:ascii="Consolas" w:hAnsi="Consolas" w:cs="Consolas"/>
                <w:color w:val="000000"/>
                <w:sz w:val="19"/>
                <w:szCs w:val="19"/>
              </w:rPr>
            </w:rPrChange>
          </w:rPr>
          <w:t xml:space="preserve">            {</w:t>
        </w:r>
      </w:ins>
    </w:p>
    <w:p w14:paraId="5F8471C3" w14:textId="77777777" w:rsidR="00D002A1" w:rsidRPr="008C09BE" w:rsidRDefault="00D002A1" w:rsidP="00D002A1">
      <w:pPr>
        <w:autoSpaceDE w:val="0"/>
        <w:autoSpaceDN w:val="0"/>
        <w:adjustRightInd w:val="0"/>
        <w:spacing w:after="0" w:line="240" w:lineRule="auto"/>
        <w:rPr>
          <w:ins w:id="12262" w:author="Airat Shigapov" w:date="2021-10-27T23:07:00Z"/>
          <w:rFonts w:ascii="Times New Roman" w:hAnsi="Times New Roman" w:cs="Times New Roman"/>
          <w:sz w:val="20"/>
          <w:szCs w:val="20"/>
          <w:lang w:val="en-US"/>
          <w:rPrChange w:id="12263" w:author="Airat Shigapov" w:date="2021-10-27T23:08:00Z">
            <w:rPr>
              <w:ins w:id="12264" w:author="Airat Shigapov" w:date="2021-10-27T23:07:00Z"/>
              <w:rFonts w:ascii="Consolas" w:hAnsi="Consolas" w:cs="Consolas"/>
              <w:color w:val="000000"/>
              <w:sz w:val="19"/>
              <w:szCs w:val="19"/>
            </w:rPr>
          </w:rPrChange>
        </w:rPr>
      </w:pPr>
      <w:ins w:id="12265" w:author="Airat Shigapov" w:date="2021-10-27T23:07:00Z">
        <w:r w:rsidRPr="008C09BE">
          <w:rPr>
            <w:rFonts w:ascii="Times New Roman" w:hAnsi="Times New Roman" w:cs="Times New Roman"/>
            <w:sz w:val="20"/>
            <w:szCs w:val="20"/>
            <w:lang w:val="en-US"/>
            <w:rPrChange w:id="12266" w:author="Airat Shigapov" w:date="2021-10-27T23:08:00Z">
              <w:rPr>
                <w:rFonts w:ascii="Consolas" w:hAnsi="Consolas" w:cs="Consolas"/>
                <w:color w:val="000000"/>
                <w:sz w:val="19"/>
                <w:szCs w:val="19"/>
              </w:rPr>
            </w:rPrChange>
          </w:rPr>
          <w:t xml:space="preserve">                </w:t>
        </w:r>
        <w:proofErr w:type="spellStart"/>
        <w:proofErr w:type="gramStart"/>
        <w:r w:rsidRPr="008C09BE">
          <w:rPr>
            <w:rFonts w:ascii="Times New Roman" w:hAnsi="Times New Roman" w:cs="Times New Roman"/>
            <w:sz w:val="20"/>
            <w:szCs w:val="20"/>
            <w:lang w:val="en-US"/>
            <w:rPrChange w:id="12267" w:author="Airat Shigapov" w:date="2021-10-27T23:08:00Z">
              <w:rPr>
                <w:rFonts w:ascii="Consolas" w:hAnsi="Consolas" w:cs="Consolas"/>
                <w:color w:val="000000"/>
                <w:sz w:val="19"/>
                <w:szCs w:val="19"/>
              </w:rPr>
            </w:rPrChange>
          </w:rPr>
          <w:t>middlenamefield.Text</w:t>
        </w:r>
        <w:proofErr w:type="spellEnd"/>
        <w:proofErr w:type="gramEnd"/>
        <w:r w:rsidRPr="008C09BE">
          <w:rPr>
            <w:rFonts w:ascii="Times New Roman" w:hAnsi="Times New Roman" w:cs="Times New Roman"/>
            <w:sz w:val="20"/>
            <w:szCs w:val="20"/>
            <w:lang w:val="en-US"/>
            <w:rPrChange w:id="12268" w:author="Airat Shigapov" w:date="2021-10-27T23:08:00Z">
              <w:rPr>
                <w:rFonts w:ascii="Consolas" w:hAnsi="Consolas" w:cs="Consolas"/>
                <w:color w:val="000000"/>
                <w:sz w:val="19"/>
                <w:szCs w:val="19"/>
              </w:rPr>
            </w:rPrChange>
          </w:rPr>
          <w:t xml:space="preserve"> = </w:t>
        </w:r>
        <w:r w:rsidRPr="008C09BE">
          <w:rPr>
            <w:rFonts w:ascii="Times New Roman" w:hAnsi="Times New Roman" w:cs="Times New Roman"/>
            <w:sz w:val="20"/>
            <w:szCs w:val="20"/>
            <w:lang w:val="en-US"/>
            <w:rPrChange w:id="12269" w:author="Airat Shigapov" w:date="2021-10-27T23:08:00Z">
              <w:rPr>
                <w:rFonts w:ascii="Consolas" w:hAnsi="Consolas" w:cs="Consolas"/>
                <w:color w:val="A31515"/>
                <w:sz w:val="19"/>
                <w:szCs w:val="19"/>
              </w:rPr>
            </w:rPrChange>
          </w:rPr>
          <w:t>"</w:t>
        </w:r>
        <w:r w:rsidRPr="008C09BE">
          <w:rPr>
            <w:rFonts w:ascii="Times New Roman" w:hAnsi="Times New Roman" w:cs="Times New Roman"/>
            <w:sz w:val="20"/>
            <w:szCs w:val="20"/>
            <w:rPrChange w:id="12270" w:author="Airat Shigapov" w:date="2021-10-27T23:08:00Z">
              <w:rPr>
                <w:rFonts w:ascii="Consolas" w:hAnsi="Consolas" w:cs="Consolas"/>
                <w:color w:val="A31515"/>
                <w:sz w:val="19"/>
                <w:szCs w:val="19"/>
              </w:rPr>
            </w:rPrChange>
          </w:rPr>
          <w:t>Отчество</w:t>
        </w:r>
        <w:r w:rsidRPr="008C09BE">
          <w:rPr>
            <w:rFonts w:ascii="Times New Roman" w:hAnsi="Times New Roman" w:cs="Times New Roman"/>
            <w:sz w:val="20"/>
            <w:szCs w:val="20"/>
            <w:lang w:val="en-US"/>
            <w:rPrChange w:id="12271" w:author="Airat Shigapov" w:date="2021-10-27T23:08:00Z">
              <w:rPr>
                <w:rFonts w:ascii="Consolas" w:hAnsi="Consolas" w:cs="Consolas"/>
                <w:color w:val="A31515"/>
                <w:sz w:val="19"/>
                <w:szCs w:val="19"/>
              </w:rPr>
            </w:rPrChange>
          </w:rPr>
          <w:t>"</w:t>
        </w:r>
        <w:r w:rsidRPr="008C09BE">
          <w:rPr>
            <w:rFonts w:ascii="Times New Roman" w:hAnsi="Times New Roman" w:cs="Times New Roman"/>
            <w:sz w:val="20"/>
            <w:szCs w:val="20"/>
            <w:lang w:val="en-US"/>
            <w:rPrChange w:id="12272" w:author="Airat Shigapov" w:date="2021-10-27T23:08:00Z">
              <w:rPr>
                <w:rFonts w:ascii="Consolas" w:hAnsi="Consolas" w:cs="Consolas"/>
                <w:color w:val="000000"/>
                <w:sz w:val="19"/>
                <w:szCs w:val="19"/>
              </w:rPr>
            </w:rPrChange>
          </w:rPr>
          <w:t>;</w:t>
        </w:r>
      </w:ins>
    </w:p>
    <w:p w14:paraId="770D1E41" w14:textId="77777777" w:rsidR="00D002A1" w:rsidRPr="008C09BE" w:rsidRDefault="00D002A1" w:rsidP="00D002A1">
      <w:pPr>
        <w:autoSpaceDE w:val="0"/>
        <w:autoSpaceDN w:val="0"/>
        <w:adjustRightInd w:val="0"/>
        <w:spacing w:after="0" w:line="240" w:lineRule="auto"/>
        <w:rPr>
          <w:ins w:id="12273" w:author="Airat Shigapov" w:date="2021-10-27T23:07:00Z"/>
          <w:rFonts w:ascii="Times New Roman" w:hAnsi="Times New Roman" w:cs="Times New Roman"/>
          <w:sz w:val="20"/>
          <w:szCs w:val="20"/>
          <w:lang w:val="en-US"/>
          <w:rPrChange w:id="12274" w:author="Airat Shigapov" w:date="2021-10-27T23:08:00Z">
            <w:rPr>
              <w:ins w:id="12275" w:author="Airat Shigapov" w:date="2021-10-27T23:07:00Z"/>
              <w:rFonts w:ascii="Consolas" w:hAnsi="Consolas" w:cs="Consolas"/>
              <w:color w:val="000000"/>
              <w:sz w:val="19"/>
              <w:szCs w:val="19"/>
            </w:rPr>
          </w:rPrChange>
        </w:rPr>
      </w:pPr>
      <w:ins w:id="12276" w:author="Airat Shigapov" w:date="2021-10-27T23:07:00Z">
        <w:r w:rsidRPr="008C09BE">
          <w:rPr>
            <w:rFonts w:ascii="Times New Roman" w:hAnsi="Times New Roman" w:cs="Times New Roman"/>
            <w:sz w:val="20"/>
            <w:szCs w:val="20"/>
            <w:lang w:val="en-US"/>
            <w:rPrChange w:id="12277" w:author="Airat Shigapov" w:date="2021-10-27T23:08:00Z">
              <w:rPr>
                <w:rFonts w:ascii="Consolas" w:hAnsi="Consolas" w:cs="Consolas"/>
                <w:color w:val="000000"/>
                <w:sz w:val="19"/>
                <w:szCs w:val="19"/>
              </w:rPr>
            </w:rPrChange>
          </w:rPr>
          <w:t xml:space="preserve">                </w:t>
        </w:r>
        <w:proofErr w:type="spellStart"/>
        <w:proofErr w:type="gramStart"/>
        <w:r w:rsidRPr="008C09BE">
          <w:rPr>
            <w:rFonts w:ascii="Times New Roman" w:hAnsi="Times New Roman" w:cs="Times New Roman"/>
            <w:sz w:val="20"/>
            <w:szCs w:val="20"/>
            <w:lang w:val="en-US"/>
            <w:rPrChange w:id="12278" w:author="Airat Shigapov" w:date="2021-10-27T23:08:00Z">
              <w:rPr>
                <w:rFonts w:ascii="Consolas" w:hAnsi="Consolas" w:cs="Consolas"/>
                <w:color w:val="000000"/>
                <w:sz w:val="19"/>
                <w:szCs w:val="19"/>
              </w:rPr>
            </w:rPrChange>
          </w:rPr>
          <w:t>middlenamefield.Foreground</w:t>
        </w:r>
        <w:proofErr w:type="spellEnd"/>
        <w:proofErr w:type="gramEnd"/>
        <w:r w:rsidRPr="008C09BE">
          <w:rPr>
            <w:rFonts w:ascii="Times New Roman" w:hAnsi="Times New Roman" w:cs="Times New Roman"/>
            <w:sz w:val="20"/>
            <w:szCs w:val="20"/>
            <w:lang w:val="en-US"/>
            <w:rPrChange w:id="12279" w:author="Airat Shigapov" w:date="2021-10-27T23:08:00Z">
              <w:rPr>
                <w:rFonts w:ascii="Consolas" w:hAnsi="Consolas" w:cs="Consolas"/>
                <w:color w:val="000000"/>
                <w:sz w:val="19"/>
                <w:szCs w:val="19"/>
              </w:rPr>
            </w:rPrChange>
          </w:rPr>
          <w:t xml:space="preserve"> = </w:t>
        </w:r>
        <w:proofErr w:type="spellStart"/>
        <w:r w:rsidRPr="008C09BE">
          <w:rPr>
            <w:rFonts w:ascii="Times New Roman" w:hAnsi="Times New Roman" w:cs="Times New Roman"/>
            <w:sz w:val="20"/>
            <w:szCs w:val="20"/>
            <w:lang w:val="en-US"/>
            <w:rPrChange w:id="12280" w:author="Airat Shigapov" w:date="2021-10-27T23:08:00Z">
              <w:rPr>
                <w:rFonts w:ascii="Consolas" w:hAnsi="Consolas" w:cs="Consolas"/>
                <w:color w:val="000000"/>
                <w:sz w:val="19"/>
                <w:szCs w:val="19"/>
              </w:rPr>
            </w:rPrChange>
          </w:rPr>
          <w:t>Brushes.Gray</w:t>
        </w:r>
        <w:proofErr w:type="spellEnd"/>
        <w:r w:rsidRPr="008C09BE">
          <w:rPr>
            <w:rFonts w:ascii="Times New Roman" w:hAnsi="Times New Roman" w:cs="Times New Roman"/>
            <w:sz w:val="20"/>
            <w:szCs w:val="20"/>
            <w:lang w:val="en-US"/>
            <w:rPrChange w:id="12281" w:author="Airat Shigapov" w:date="2021-10-27T23:08:00Z">
              <w:rPr>
                <w:rFonts w:ascii="Consolas" w:hAnsi="Consolas" w:cs="Consolas"/>
                <w:color w:val="000000"/>
                <w:sz w:val="19"/>
                <w:szCs w:val="19"/>
              </w:rPr>
            </w:rPrChange>
          </w:rPr>
          <w:t>;</w:t>
        </w:r>
      </w:ins>
    </w:p>
    <w:p w14:paraId="4D4E8A57" w14:textId="77777777" w:rsidR="00D002A1" w:rsidRPr="008C09BE" w:rsidRDefault="00D002A1" w:rsidP="00D002A1">
      <w:pPr>
        <w:autoSpaceDE w:val="0"/>
        <w:autoSpaceDN w:val="0"/>
        <w:adjustRightInd w:val="0"/>
        <w:spacing w:after="0" w:line="240" w:lineRule="auto"/>
        <w:rPr>
          <w:ins w:id="12282" w:author="Airat Shigapov" w:date="2021-10-27T23:07:00Z"/>
          <w:rFonts w:ascii="Times New Roman" w:hAnsi="Times New Roman" w:cs="Times New Roman"/>
          <w:sz w:val="20"/>
          <w:szCs w:val="20"/>
          <w:lang w:val="en-US"/>
          <w:rPrChange w:id="12283" w:author="Airat Shigapov" w:date="2021-10-27T23:08:00Z">
            <w:rPr>
              <w:ins w:id="12284" w:author="Airat Shigapov" w:date="2021-10-27T23:07:00Z"/>
              <w:rFonts w:ascii="Consolas" w:hAnsi="Consolas" w:cs="Consolas"/>
              <w:color w:val="000000"/>
              <w:sz w:val="19"/>
              <w:szCs w:val="19"/>
            </w:rPr>
          </w:rPrChange>
        </w:rPr>
      </w:pPr>
      <w:ins w:id="12285" w:author="Airat Shigapov" w:date="2021-10-27T23:07:00Z">
        <w:r w:rsidRPr="008C09BE">
          <w:rPr>
            <w:rFonts w:ascii="Times New Roman" w:hAnsi="Times New Roman" w:cs="Times New Roman"/>
            <w:sz w:val="20"/>
            <w:szCs w:val="20"/>
            <w:lang w:val="en-US"/>
            <w:rPrChange w:id="12286" w:author="Airat Shigapov" w:date="2021-10-27T23:08:00Z">
              <w:rPr>
                <w:rFonts w:ascii="Consolas" w:hAnsi="Consolas" w:cs="Consolas"/>
                <w:color w:val="000000"/>
                <w:sz w:val="19"/>
                <w:szCs w:val="19"/>
              </w:rPr>
            </w:rPrChange>
          </w:rPr>
          <w:t xml:space="preserve">                </w:t>
        </w:r>
        <w:proofErr w:type="spellStart"/>
        <w:proofErr w:type="gramStart"/>
        <w:r w:rsidRPr="008C09BE">
          <w:rPr>
            <w:rFonts w:ascii="Times New Roman" w:hAnsi="Times New Roman" w:cs="Times New Roman"/>
            <w:sz w:val="20"/>
            <w:szCs w:val="20"/>
            <w:lang w:val="en-US"/>
            <w:rPrChange w:id="12287" w:author="Airat Shigapov" w:date="2021-10-27T23:08:00Z">
              <w:rPr>
                <w:rFonts w:ascii="Consolas" w:hAnsi="Consolas" w:cs="Consolas"/>
                <w:color w:val="000000"/>
                <w:sz w:val="19"/>
                <w:szCs w:val="19"/>
              </w:rPr>
            </w:rPrChange>
          </w:rPr>
          <w:t>middlenamefield.BorderBrush</w:t>
        </w:r>
        <w:proofErr w:type="spellEnd"/>
        <w:proofErr w:type="gramEnd"/>
        <w:r w:rsidRPr="008C09BE">
          <w:rPr>
            <w:rFonts w:ascii="Times New Roman" w:hAnsi="Times New Roman" w:cs="Times New Roman"/>
            <w:sz w:val="20"/>
            <w:szCs w:val="20"/>
            <w:lang w:val="en-US"/>
            <w:rPrChange w:id="12288" w:author="Airat Shigapov" w:date="2021-10-27T23:08:00Z">
              <w:rPr>
                <w:rFonts w:ascii="Consolas" w:hAnsi="Consolas" w:cs="Consolas"/>
                <w:color w:val="000000"/>
                <w:sz w:val="19"/>
                <w:szCs w:val="19"/>
              </w:rPr>
            </w:rPrChange>
          </w:rPr>
          <w:t xml:space="preserve"> = </w:t>
        </w:r>
        <w:proofErr w:type="spellStart"/>
        <w:r w:rsidRPr="008C09BE">
          <w:rPr>
            <w:rFonts w:ascii="Times New Roman" w:hAnsi="Times New Roman" w:cs="Times New Roman"/>
            <w:sz w:val="20"/>
            <w:szCs w:val="20"/>
            <w:lang w:val="en-US"/>
            <w:rPrChange w:id="12289" w:author="Airat Shigapov" w:date="2021-10-27T23:08:00Z">
              <w:rPr>
                <w:rFonts w:ascii="Consolas" w:hAnsi="Consolas" w:cs="Consolas"/>
                <w:color w:val="000000"/>
                <w:sz w:val="19"/>
                <w:szCs w:val="19"/>
              </w:rPr>
            </w:rPrChange>
          </w:rPr>
          <w:t>Brushes.Gray</w:t>
        </w:r>
        <w:proofErr w:type="spellEnd"/>
        <w:r w:rsidRPr="008C09BE">
          <w:rPr>
            <w:rFonts w:ascii="Times New Roman" w:hAnsi="Times New Roman" w:cs="Times New Roman"/>
            <w:sz w:val="20"/>
            <w:szCs w:val="20"/>
            <w:lang w:val="en-US"/>
            <w:rPrChange w:id="12290" w:author="Airat Shigapov" w:date="2021-10-27T23:08:00Z">
              <w:rPr>
                <w:rFonts w:ascii="Consolas" w:hAnsi="Consolas" w:cs="Consolas"/>
                <w:color w:val="000000"/>
                <w:sz w:val="19"/>
                <w:szCs w:val="19"/>
              </w:rPr>
            </w:rPrChange>
          </w:rPr>
          <w:t>;</w:t>
        </w:r>
      </w:ins>
    </w:p>
    <w:p w14:paraId="591E06A4" w14:textId="77777777" w:rsidR="00D002A1" w:rsidRPr="008C09BE" w:rsidRDefault="00D002A1" w:rsidP="00D002A1">
      <w:pPr>
        <w:autoSpaceDE w:val="0"/>
        <w:autoSpaceDN w:val="0"/>
        <w:adjustRightInd w:val="0"/>
        <w:spacing w:after="0" w:line="240" w:lineRule="auto"/>
        <w:rPr>
          <w:ins w:id="12291" w:author="Airat Shigapov" w:date="2021-10-27T23:07:00Z"/>
          <w:rFonts w:ascii="Times New Roman" w:hAnsi="Times New Roman" w:cs="Times New Roman"/>
          <w:sz w:val="20"/>
          <w:szCs w:val="20"/>
          <w:lang w:val="en-US"/>
          <w:rPrChange w:id="12292" w:author="Airat Shigapov" w:date="2021-10-27T23:08:00Z">
            <w:rPr>
              <w:ins w:id="12293" w:author="Airat Shigapov" w:date="2021-10-27T23:07:00Z"/>
              <w:rFonts w:ascii="Consolas" w:hAnsi="Consolas" w:cs="Consolas"/>
              <w:color w:val="000000"/>
              <w:sz w:val="19"/>
              <w:szCs w:val="19"/>
            </w:rPr>
          </w:rPrChange>
        </w:rPr>
      </w:pPr>
      <w:ins w:id="12294" w:author="Airat Shigapov" w:date="2021-10-27T23:07:00Z">
        <w:r w:rsidRPr="008C09BE">
          <w:rPr>
            <w:rFonts w:ascii="Times New Roman" w:hAnsi="Times New Roman" w:cs="Times New Roman"/>
            <w:sz w:val="20"/>
            <w:szCs w:val="20"/>
            <w:lang w:val="en-US"/>
            <w:rPrChange w:id="12295" w:author="Airat Shigapov" w:date="2021-10-27T23:08:00Z">
              <w:rPr>
                <w:rFonts w:ascii="Consolas" w:hAnsi="Consolas" w:cs="Consolas"/>
                <w:color w:val="000000"/>
                <w:sz w:val="19"/>
                <w:szCs w:val="19"/>
              </w:rPr>
            </w:rPrChange>
          </w:rPr>
          <w:t xml:space="preserve">            }</w:t>
        </w:r>
      </w:ins>
    </w:p>
    <w:p w14:paraId="6FF1B604" w14:textId="77777777" w:rsidR="00D002A1" w:rsidRPr="008C09BE" w:rsidRDefault="00D002A1" w:rsidP="00D002A1">
      <w:pPr>
        <w:autoSpaceDE w:val="0"/>
        <w:autoSpaceDN w:val="0"/>
        <w:adjustRightInd w:val="0"/>
        <w:spacing w:after="0" w:line="240" w:lineRule="auto"/>
        <w:rPr>
          <w:ins w:id="12296" w:author="Airat Shigapov" w:date="2021-10-27T23:07:00Z"/>
          <w:rFonts w:ascii="Times New Roman" w:hAnsi="Times New Roman" w:cs="Times New Roman"/>
          <w:sz w:val="20"/>
          <w:szCs w:val="20"/>
          <w:lang w:val="en-US"/>
          <w:rPrChange w:id="12297" w:author="Airat Shigapov" w:date="2021-10-27T23:08:00Z">
            <w:rPr>
              <w:ins w:id="12298" w:author="Airat Shigapov" w:date="2021-10-27T23:07:00Z"/>
              <w:rFonts w:ascii="Consolas" w:hAnsi="Consolas" w:cs="Consolas"/>
              <w:color w:val="000000"/>
              <w:sz w:val="19"/>
              <w:szCs w:val="19"/>
            </w:rPr>
          </w:rPrChange>
        </w:rPr>
      </w:pPr>
      <w:ins w:id="12299" w:author="Airat Shigapov" w:date="2021-10-27T23:07:00Z">
        <w:r w:rsidRPr="008C09BE">
          <w:rPr>
            <w:rFonts w:ascii="Times New Roman" w:hAnsi="Times New Roman" w:cs="Times New Roman"/>
            <w:sz w:val="20"/>
            <w:szCs w:val="20"/>
            <w:lang w:val="en-US"/>
            <w:rPrChange w:id="12300" w:author="Airat Shigapov" w:date="2021-10-27T23:08:00Z">
              <w:rPr>
                <w:rFonts w:ascii="Consolas" w:hAnsi="Consolas" w:cs="Consolas"/>
                <w:color w:val="000000"/>
                <w:sz w:val="19"/>
                <w:szCs w:val="19"/>
              </w:rPr>
            </w:rPrChange>
          </w:rPr>
          <w:t xml:space="preserve">        }</w:t>
        </w:r>
      </w:ins>
    </w:p>
    <w:p w14:paraId="26E09BA2" w14:textId="77777777" w:rsidR="00D002A1" w:rsidRPr="008C09BE" w:rsidRDefault="00D002A1" w:rsidP="00D002A1">
      <w:pPr>
        <w:autoSpaceDE w:val="0"/>
        <w:autoSpaceDN w:val="0"/>
        <w:adjustRightInd w:val="0"/>
        <w:spacing w:after="0" w:line="240" w:lineRule="auto"/>
        <w:rPr>
          <w:ins w:id="12301" w:author="Airat Shigapov" w:date="2021-10-27T23:07:00Z"/>
          <w:rFonts w:ascii="Times New Roman" w:hAnsi="Times New Roman" w:cs="Times New Roman"/>
          <w:sz w:val="20"/>
          <w:szCs w:val="20"/>
          <w:lang w:val="en-US"/>
          <w:rPrChange w:id="12302" w:author="Airat Shigapov" w:date="2021-10-27T23:08:00Z">
            <w:rPr>
              <w:ins w:id="12303" w:author="Airat Shigapov" w:date="2021-10-27T23:07:00Z"/>
              <w:rFonts w:ascii="Consolas" w:hAnsi="Consolas" w:cs="Consolas"/>
              <w:color w:val="000000"/>
              <w:sz w:val="19"/>
              <w:szCs w:val="19"/>
            </w:rPr>
          </w:rPrChange>
        </w:rPr>
      </w:pPr>
    </w:p>
    <w:p w14:paraId="11BF6A26" w14:textId="77777777" w:rsidR="00D002A1" w:rsidRPr="008C09BE" w:rsidRDefault="00D002A1" w:rsidP="00D002A1">
      <w:pPr>
        <w:autoSpaceDE w:val="0"/>
        <w:autoSpaceDN w:val="0"/>
        <w:adjustRightInd w:val="0"/>
        <w:spacing w:after="0" w:line="240" w:lineRule="auto"/>
        <w:rPr>
          <w:ins w:id="12304" w:author="Airat Shigapov" w:date="2021-10-27T23:07:00Z"/>
          <w:rFonts w:ascii="Times New Roman" w:hAnsi="Times New Roman" w:cs="Times New Roman"/>
          <w:sz w:val="20"/>
          <w:szCs w:val="20"/>
          <w:lang w:val="en-US"/>
          <w:rPrChange w:id="12305" w:author="Airat Shigapov" w:date="2021-10-27T23:08:00Z">
            <w:rPr>
              <w:ins w:id="12306" w:author="Airat Shigapov" w:date="2021-10-27T23:07:00Z"/>
              <w:rFonts w:ascii="Consolas" w:hAnsi="Consolas" w:cs="Consolas"/>
              <w:color w:val="000000"/>
              <w:sz w:val="19"/>
              <w:szCs w:val="19"/>
            </w:rPr>
          </w:rPrChange>
        </w:rPr>
      </w:pPr>
      <w:ins w:id="12307" w:author="Airat Shigapov" w:date="2021-10-27T23:07:00Z">
        <w:r w:rsidRPr="008C09BE">
          <w:rPr>
            <w:rFonts w:ascii="Times New Roman" w:hAnsi="Times New Roman" w:cs="Times New Roman"/>
            <w:sz w:val="20"/>
            <w:szCs w:val="20"/>
            <w:lang w:val="en-US"/>
            <w:rPrChange w:id="12308"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12309" w:author="Airat Shigapov" w:date="2021-10-27T23:08:00Z">
              <w:rPr>
                <w:rFonts w:ascii="Consolas" w:hAnsi="Consolas" w:cs="Consolas"/>
                <w:color w:val="0000FF"/>
                <w:sz w:val="19"/>
                <w:szCs w:val="19"/>
              </w:rPr>
            </w:rPrChange>
          </w:rPr>
          <w:t>private</w:t>
        </w:r>
        <w:r w:rsidRPr="008C09BE">
          <w:rPr>
            <w:rFonts w:ascii="Times New Roman" w:hAnsi="Times New Roman" w:cs="Times New Roman"/>
            <w:sz w:val="20"/>
            <w:szCs w:val="20"/>
            <w:lang w:val="en-US"/>
            <w:rPrChange w:id="12310"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12311" w:author="Airat Shigapov" w:date="2021-10-27T23:08:00Z">
              <w:rPr>
                <w:rFonts w:ascii="Consolas" w:hAnsi="Consolas" w:cs="Consolas"/>
                <w:color w:val="0000FF"/>
                <w:sz w:val="19"/>
                <w:szCs w:val="19"/>
              </w:rPr>
            </w:rPrChange>
          </w:rPr>
          <w:t>void</w:t>
        </w:r>
        <w:r w:rsidRPr="008C09BE">
          <w:rPr>
            <w:rFonts w:ascii="Times New Roman" w:hAnsi="Times New Roman" w:cs="Times New Roman"/>
            <w:sz w:val="20"/>
            <w:szCs w:val="20"/>
            <w:lang w:val="en-US"/>
            <w:rPrChange w:id="12312" w:author="Airat Shigapov" w:date="2021-10-27T23:08:00Z">
              <w:rPr>
                <w:rFonts w:ascii="Consolas" w:hAnsi="Consolas" w:cs="Consolas"/>
                <w:color w:val="000000"/>
                <w:sz w:val="19"/>
                <w:szCs w:val="19"/>
              </w:rPr>
            </w:rPrChange>
          </w:rPr>
          <w:t xml:space="preserve"> </w:t>
        </w:r>
        <w:proofErr w:type="spellStart"/>
        <w:r w:rsidRPr="008C09BE">
          <w:rPr>
            <w:rFonts w:ascii="Times New Roman" w:hAnsi="Times New Roman" w:cs="Times New Roman"/>
            <w:sz w:val="20"/>
            <w:szCs w:val="20"/>
            <w:lang w:val="en-US"/>
            <w:rPrChange w:id="12313" w:author="Airat Shigapov" w:date="2021-10-27T23:08:00Z">
              <w:rPr>
                <w:rFonts w:ascii="Consolas" w:hAnsi="Consolas" w:cs="Consolas"/>
                <w:color w:val="000000"/>
                <w:sz w:val="19"/>
                <w:szCs w:val="19"/>
              </w:rPr>
            </w:rPrChange>
          </w:rPr>
          <w:t>passwordfield_</w:t>
        </w:r>
        <w:proofErr w:type="gramStart"/>
        <w:r w:rsidRPr="008C09BE">
          <w:rPr>
            <w:rFonts w:ascii="Times New Roman" w:hAnsi="Times New Roman" w:cs="Times New Roman"/>
            <w:sz w:val="20"/>
            <w:szCs w:val="20"/>
            <w:lang w:val="en-US"/>
            <w:rPrChange w:id="12314" w:author="Airat Shigapov" w:date="2021-10-27T23:08:00Z">
              <w:rPr>
                <w:rFonts w:ascii="Consolas" w:hAnsi="Consolas" w:cs="Consolas"/>
                <w:color w:val="000000"/>
                <w:sz w:val="19"/>
                <w:szCs w:val="19"/>
              </w:rPr>
            </w:rPrChange>
          </w:rPr>
          <w:t>GotFocus</w:t>
        </w:r>
        <w:proofErr w:type="spellEnd"/>
        <w:r w:rsidRPr="008C09BE">
          <w:rPr>
            <w:rFonts w:ascii="Times New Roman" w:hAnsi="Times New Roman" w:cs="Times New Roman"/>
            <w:sz w:val="20"/>
            <w:szCs w:val="20"/>
            <w:lang w:val="en-US"/>
            <w:rPrChange w:id="12315" w:author="Airat Shigapov" w:date="2021-10-27T23:08:00Z">
              <w:rPr>
                <w:rFonts w:ascii="Consolas" w:hAnsi="Consolas" w:cs="Consolas"/>
                <w:color w:val="000000"/>
                <w:sz w:val="19"/>
                <w:szCs w:val="19"/>
              </w:rPr>
            </w:rPrChange>
          </w:rPr>
          <w:t>(</w:t>
        </w:r>
        <w:proofErr w:type="gramEnd"/>
        <w:r w:rsidRPr="008C09BE">
          <w:rPr>
            <w:rFonts w:ascii="Times New Roman" w:hAnsi="Times New Roman" w:cs="Times New Roman"/>
            <w:sz w:val="20"/>
            <w:szCs w:val="20"/>
            <w:lang w:val="en-US"/>
            <w:rPrChange w:id="12316" w:author="Airat Shigapov" w:date="2021-10-27T23:08:00Z">
              <w:rPr>
                <w:rFonts w:ascii="Consolas" w:hAnsi="Consolas" w:cs="Consolas"/>
                <w:color w:val="0000FF"/>
                <w:sz w:val="19"/>
                <w:szCs w:val="19"/>
              </w:rPr>
            </w:rPrChange>
          </w:rPr>
          <w:t>object</w:t>
        </w:r>
        <w:r w:rsidRPr="008C09BE">
          <w:rPr>
            <w:rFonts w:ascii="Times New Roman" w:hAnsi="Times New Roman" w:cs="Times New Roman"/>
            <w:sz w:val="20"/>
            <w:szCs w:val="20"/>
            <w:lang w:val="en-US"/>
            <w:rPrChange w:id="12317" w:author="Airat Shigapov" w:date="2021-10-27T23:08:00Z">
              <w:rPr>
                <w:rFonts w:ascii="Consolas" w:hAnsi="Consolas" w:cs="Consolas"/>
                <w:color w:val="000000"/>
                <w:sz w:val="19"/>
                <w:szCs w:val="19"/>
              </w:rPr>
            </w:rPrChange>
          </w:rPr>
          <w:t xml:space="preserve"> sender, </w:t>
        </w:r>
        <w:proofErr w:type="spellStart"/>
        <w:r w:rsidRPr="008C09BE">
          <w:rPr>
            <w:rFonts w:ascii="Times New Roman" w:hAnsi="Times New Roman" w:cs="Times New Roman"/>
            <w:sz w:val="20"/>
            <w:szCs w:val="20"/>
            <w:lang w:val="en-US"/>
            <w:rPrChange w:id="12318" w:author="Airat Shigapov" w:date="2021-10-27T23:08:00Z">
              <w:rPr>
                <w:rFonts w:ascii="Consolas" w:hAnsi="Consolas" w:cs="Consolas"/>
                <w:color w:val="000000"/>
                <w:sz w:val="19"/>
                <w:szCs w:val="19"/>
              </w:rPr>
            </w:rPrChange>
          </w:rPr>
          <w:t>RoutedEventArgs</w:t>
        </w:r>
        <w:proofErr w:type="spellEnd"/>
        <w:r w:rsidRPr="008C09BE">
          <w:rPr>
            <w:rFonts w:ascii="Times New Roman" w:hAnsi="Times New Roman" w:cs="Times New Roman"/>
            <w:sz w:val="20"/>
            <w:szCs w:val="20"/>
            <w:lang w:val="en-US"/>
            <w:rPrChange w:id="12319" w:author="Airat Shigapov" w:date="2021-10-27T23:08:00Z">
              <w:rPr>
                <w:rFonts w:ascii="Consolas" w:hAnsi="Consolas" w:cs="Consolas"/>
                <w:color w:val="000000"/>
                <w:sz w:val="19"/>
                <w:szCs w:val="19"/>
              </w:rPr>
            </w:rPrChange>
          </w:rPr>
          <w:t xml:space="preserve"> e)</w:t>
        </w:r>
      </w:ins>
    </w:p>
    <w:p w14:paraId="7757F48A" w14:textId="77777777" w:rsidR="00D002A1" w:rsidRPr="008C09BE" w:rsidRDefault="00D002A1" w:rsidP="00D002A1">
      <w:pPr>
        <w:autoSpaceDE w:val="0"/>
        <w:autoSpaceDN w:val="0"/>
        <w:adjustRightInd w:val="0"/>
        <w:spacing w:after="0" w:line="240" w:lineRule="auto"/>
        <w:rPr>
          <w:ins w:id="12320" w:author="Airat Shigapov" w:date="2021-10-27T23:07:00Z"/>
          <w:rFonts w:ascii="Times New Roman" w:hAnsi="Times New Roman" w:cs="Times New Roman"/>
          <w:sz w:val="20"/>
          <w:szCs w:val="20"/>
          <w:lang w:val="en-US"/>
          <w:rPrChange w:id="12321" w:author="Airat Shigapov" w:date="2021-10-27T23:08:00Z">
            <w:rPr>
              <w:ins w:id="12322" w:author="Airat Shigapov" w:date="2021-10-27T23:07:00Z"/>
              <w:rFonts w:ascii="Consolas" w:hAnsi="Consolas" w:cs="Consolas"/>
              <w:color w:val="000000"/>
              <w:sz w:val="19"/>
              <w:szCs w:val="19"/>
            </w:rPr>
          </w:rPrChange>
        </w:rPr>
      </w:pPr>
      <w:ins w:id="12323" w:author="Airat Shigapov" w:date="2021-10-27T23:07:00Z">
        <w:r w:rsidRPr="008C09BE">
          <w:rPr>
            <w:rFonts w:ascii="Times New Roman" w:hAnsi="Times New Roman" w:cs="Times New Roman"/>
            <w:sz w:val="20"/>
            <w:szCs w:val="20"/>
            <w:lang w:val="en-US"/>
            <w:rPrChange w:id="12324" w:author="Airat Shigapov" w:date="2021-10-27T23:08:00Z">
              <w:rPr>
                <w:rFonts w:ascii="Consolas" w:hAnsi="Consolas" w:cs="Consolas"/>
                <w:color w:val="000000"/>
                <w:sz w:val="19"/>
                <w:szCs w:val="19"/>
              </w:rPr>
            </w:rPrChange>
          </w:rPr>
          <w:t xml:space="preserve">        {</w:t>
        </w:r>
      </w:ins>
    </w:p>
    <w:p w14:paraId="044D4FF1" w14:textId="77777777" w:rsidR="00D002A1" w:rsidRPr="008C09BE" w:rsidRDefault="00D002A1" w:rsidP="00D002A1">
      <w:pPr>
        <w:autoSpaceDE w:val="0"/>
        <w:autoSpaceDN w:val="0"/>
        <w:adjustRightInd w:val="0"/>
        <w:spacing w:after="0" w:line="240" w:lineRule="auto"/>
        <w:rPr>
          <w:ins w:id="12325" w:author="Airat Shigapov" w:date="2021-10-27T23:07:00Z"/>
          <w:rFonts w:ascii="Times New Roman" w:hAnsi="Times New Roman" w:cs="Times New Roman"/>
          <w:sz w:val="20"/>
          <w:szCs w:val="20"/>
          <w:lang w:val="en-US"/>
          <w:rPrChange w:id="12326" w:author="Airat Shigapov" w:date="2021-10-27T23:08:00Z">
            <w:rPr>
              <w:ins w:id="12327" w:author="Airat Shigapov" w:date="2021-10-27T23:07:00Z"/>
              <w:rFonts w:ascii="Consolas" w:hAnsi="Consolas" w:cs="Consolas"/>
              <w:color w:val="000000"/>
              <w:sz w:val="19"/>
              <w:szCs w:val="19"/>
            </w:rPr>
          </w:rPrChange>
        </w:rPr>
      </w:pPr>
      <w:ins w:id="12328" w:author="Airat Shigapov" w:date="2021-10-27T23:07:00Z">
        <w:r w:rsidRPr="008C09BE">
          <w:rPr>
            <w:rFonts w:ascii="Times New Roman" w:hAnsi="Times New Roman" w:cs="Times New Roman"/>
            <w:sz w:val="20"/>
            <w:szCs w:val="20"/>
            <w:lang w:val="en-US"/>
            <w:rPrChange w:id="12329"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12330" w:author="Airat Shigapov" w:date="2021-10-27T23:08:00Z">
              <w:rPr>
                <w:rFonts w:ascii="Consolas" w:hAnsi="Consolas" w:cs="Consolas"/>
                <w:color w:val="0000FF"/>
                <w:sz w:val="19"/>
                <w:szCs w:val="19"/>
              </w:rPr>
            </w:rPrChange>
          </w:rPr>
          <w:t>if</w:t>
        </w:r>
        <w:r w:rsidRPr="008C09BE">
          <w:rPr>
            <w:rFonts w:ascii="Times New Roman" w:hAnsi="Times New Roman" w:cs="Times New Roman"/>
            <w:sz w:val="20"/>
            <w:szCs w:val="20"/>
            <w:lang w:val="en-US"/>
            <w:rPrChange w:id="12331" w:author="Airat Shigapov" w:date="2021-10-27T23:08:00Z">
              <w:rPr>
                <w:rFonts w:ascii="Consolas" w:hAnsi="Consolas" w:cs="Consolas"/>
                <w:color w:val="000000"/>
                <w:sz w:val="19"/>
                <w:szCs w:val="19"/>
              </w:rPr>
            </w:rPrChange>
          </w:rPr>
          <w:t xml:space="preserve"> (</w:t>
        </w:r>
        <w:proofErr w:type="spellStart"/>
        <w:proofErr w:type="gramStart"/>
        <w:r w:rsidRPr="008C09BE">
          <w:rPr>
            <w:rFonts w:ascii="Times New Roman" w:hAnsi="Times New Roman" w:cs="Times New Roman"/>
            <w:sz w:val="20"/>
            <w:szCs w:val="20"/>
            <w:lang w:val="en-US"/>
            <w:rPrChange w:id="12332" w:author="Airat Shigapov" w:date="2021-10-27T23:08:00Z">
              <w:rPr>
                <w:rFonts w:ascii="Consolas" w:hAnsi="Consolas" w:cs="Consolas"/>
                <w:color w:val="000000"/>
                <w:sz w:val="19"/>
                <w:szCs w:val="19"/>
              </w:rPr>
            </w:rPrChange>
          </w:rPr>
          <w:t>passwordfield.Text</w:t>
        </w:r>
        <w:proofErr w:type="spellEnd"/>
        <w:proofErr w:type="gramEnd"/>
        <w:r w:rsidRPr="008C09BE">
          <w:rPr>
            <w:rFonts w:ascii="Times New Roman" w:hAnsi="Times New Roman" w:cs="Times New Roman"/>
            <w:sz w:val="20"/>
            <w:szCs w:val="20"/>
            <w:lang w:val="en-US"/>
            <w:rPrChange w:id="12333" w:author="Airat Shigapov" w:date="2021-10-27T23:08:00Z">
              <w:rPr>
                <w:rFonts w:ascii="Consolas" w:hAnsi="Consolas" w:cs="Consolas"/>
                <w:color w:val="000000"/>
                <w:sz w:val="19"/>
                <w:szCs w:val="19"/>
              </w:rPr>
            </w:rPrChange>
          </w:rPr>
          <w:t xml:space="preserve"> == </w:t>
        </w:r>
        <w:r w:rsidRPr="008C09BE">
          <w:rPr>
            <w:rFonts w:ascii="Times New Roman" w:hAnsi="Times New Roman" w:cs="Times New Roman"/>
            <w:sz w:val="20"/>
            <w:szCs w:val="20"/>
            <w:lang w:val="en-US"/>
            <w:rPrChange w:id="12334" w:author="Airat Shigapov" w:date="2021-10-27T23:08:00Z">
              <w:rPr>
                <w:rFonts w:ascii="Consolas" w:hAnsi="Consolas" w:cs="Consolas"/>
                <w:color w:val="A31515"/>
                <w:sz w:val="19"/>
                <w:szCs w:val="19"/>
              </w:rPr>
            </w:rPrChange>
          </w:rPr>
          <w:t>"</w:t>
        </w:r>
        <w:r w:rsidRPr="008C09BE">
          <w:rPr>
            <w:rFonts w:ascii="Times New Roman" w:hAnsi="Times New Roman" w:cs="Times New Roman"/>
            <w:sz w:val="20"/>
            <w:szCs w:val="20"/>
            <w:rPrChange w:id="12335" w:author="Airat Shigapov" w:date="2021-10-27T23:08:00Z">
              <w:rPr>
                <w:rFonts w:ascii="Consolas" w:hAnsi="Consolas" w:cs="Consolas"/>
                <w:color w:val="A31515"/>
                <w:sz w:val="19"/>
                <w:szCs w:val="19"/>
              </w:rPr>
            </w:rPrChange>
          </w:rPr>
          <w:t>Пароль</w:t>
        </w:r>
        <w:r w:rsidRPr="008C09BE">
          <w:rPr>
            <w:rFonts w:ascii="Times New Roman" w:hAnsi="Times New Roman" w:cs="Times New Roman"/>
            <w:sz w:val="20"/>
            <w:szCs w:val="20"/>
            <w:lang w:val="en-US"/>
            <w:rPrChange w:id="12336" w:author="Airat Shigapov" w:date="2021-10-27T23:08:00Z">
              <w:rPr>
                <w:rFonts w:ascii="Consolas" w:hAnsi="Consolas" w:cs="Consolas"/>
                <w:color w:val="A31515"/>
                <w:sz w:val="19"/>
                <w:szCs w:val="19"/>
              </w:rPr>
            </w:rPrChange>
          </w:rPr>
          <w:t>"</w:t>
        </w:r>
        <w:r w:rsidRPr="008C09BE">
          <w:rPr>
            <w:rFonts w:ascii="Times New Roman" w:hAnsi="Times New Roman" w:cs="Times New Roman"/>
            <w:sz w:val="20"/>
            <w:szCs w:val="20"/>
            <w:lang w:val="en-US"/>
            <w:rPrChange w:id="12337" w:author="Airat Shigapov" w:date="2021-10-27T23:08:00Z">
              <w:rPr>
                <w:rFonts w:ascii="Consolas" w:hAnsi="Consolas" w:cs="Consolas"/>
                <w:color w:val="000000"/>
                <w:sz w:val="19"/>
                <w:szCs w:val="19"/>
              </w:rPr>
            </w:rPrChange>
          </w:rPr>
          <w:t>)</w:t>
        </w:r>
      </w:ins>
    </w:p>
    <w:p w14:paraId="25008321" w14:textId="77777777" w:rsidR="00D002A1" w:rsidRPr="008C09BE" w:rsidRDefault="00D002A1" w:rsidP="00D002A1">
      <w:pPr>
        <w:autoSpaceDE w:val="0"/>
        <w:autoSpaceDN w:val="0"/>
        <w:adjustRightInd w:val="0"/>
        <w:spacing w:after="0" w:line="240" w:lineRule="auto"/>
        <w:rPr>
          <w:ins w:id="12338" w:author="Airat Shigapov" w:date="2021-10-27T23:07:00Z"/>
          <w:rFonts w:ascii="Times New Roman" w:hAnsi="Times New Roman" w:cs="Times New Roman"/>
          <w:sz w:val="20"/>
          <w:szCs w:val="20"/>
          <w:lang w:val="en-US"/>
          <w:rPrChange w:id="12339" w:author="Airat Shigapov" w:date="2021-10-27T23:08:00Z">
            <w:rPr>
              <w:ins w:id="12340" w:author="Airat Shigapov" w:date="2021-10-27T23:07:00Z"/>
              <w:rFonts w:ascii="Consolas" w:hAnsi="Consolas" w:cs="Consolas"/>
              <w:color w:val="000000"/>
              <w:sz w:val="19"/>
              <w:szCs w:val="19"/>
            </w:rPr>
          </w:rPrChange>
        </w:rPr>
      </w:pPr>
      <w:ins w:id="12341" w:author="Airat Shigapov" w:date="2021-10-27T23:07:00Z">
        <w:r w:rsidRPr="008C09BE">
          <w:rPr>
            <w:rFonts w:ascii="Times New Roman" w:hAnsi="Times New Roman" w:cs="Times New Roman"/>
            <w:sz w:val="20"/>
            <w:szCs w:val="20"/>
            <w:lang w:val="en-US"/>
            <w:rPrChange w:id="12342" w:author="Airat Shigapov" w:date="2021-10-27T23:08:00Z">
              <w:rPr>
                <w:rFonts w:ascii="Consolas" w:hAnsi="Consolas" w:cs="Consolas"/>
                <w:color w:val="000000"/>
                <w:sz w:val="19"/>
                <w:szCs w:val="19"/>
              </w:rPr>
            </w:rPrChange>
          </w:rPr>
          <w:t xml:space="preserve">            {</w:t>
        </w:r>
      </w:ins>
    </w:p>
    <w:p w14:paraId="1FB353C5" w14:textId="77777777" w:rsidR="00D002A1" w:rsidRPr="008C09BE" w:rsidRDefault="00D002A1" w:rsidP="00D002A1">
      <w:pPr>
        <w:autoSpaceDE w:val="0"/>
        <w:autoSpaceDN w:val="0"/>
        <w:adjustRightInd w:val="0"/>
        <w:spacing w:after="0" w:line="240" w:lineRule="auto"/>
        <w:rPr>
          <w:ins w:id="12343" w:author="Airat Shigapov" w:date="2021-10-27T23:07:00Z"/>
          <w:rFonts w:ascii="Times New Roman" w:hAnsi="Times New Roman" w:cs="Times New Roman"/>
          <w:sz w:val="20"/>
          <w:szCs w:val="20"/>
          <w:lang w:val="en-US"/>
          <w:rPrChange w:id="12344" w:author="Airat Shigapov" w:date="2021-10-27T23:08:00Z">
            <w:rPr>
              <w:ins w:id="12345" w:author="Airat Shigapov" w:date="2021-10-27T23:07:00Z"/>
              <w:rFonts w:ascii="Consolas" w:hAnsi="Consolas" w:cs="Consolas"/>
              <w:color w:val="000000"/>
              <w:sz w:val="19"/>
              <w:szCs w:val="19"/>
            </w:rPr>
          </w:rPrChange>
        </w:rPr>
      </w:pPr>
      <w:ins w:id="12346" w:author="Airat Shigapov" w:date="2021-10-27T23:07:00Z">
        <w:r w:rsidRPr="008C09BE">
          <w:rPr>
            <w:rFonts w:ascii="Times New Roman" w:hAnsi="Times New Roman" w:cs="Times New Roman"/>
            <w:sz w:val="20"/>
            <w:szCs w:val="20"/>
            <w:lang w:val="en-US"/>
            <w:rPrChange w:id="12347" w:author="Airat Shigapov" w:date="2021-10-27T23:08:00Z">
              <w:rPr>
                <w:rFonts w:ascii="Consolas" w:hAnsi="Consolas" w:cs="Consolas"/>
                <w:color w:val="000000"/>
                <w:sz w:val="19"/>
                <w:szCs w:val="19"/>
              </w:rPr>
            </w:rPrChange>
          </w:rPr>
          <w:t xml:space="preserve">                password2.Visibility = </w:t>
        </w:r>
        <w:proofErr w:type="spellStart"/>
        <w:r w:rsidRPr="008C09BE">
          <w:rPr>
            <w:rFonts w:ascii="Times New Roman" w:hAnsi="Times New Roman" w:cs="Times New Roman"/>
            <w:sz w:val="20"/>
            <w:szCs w:val="20"/>
            <w:lang w:val="en-US"/>
            <w:rPrChange w:id="12348" w:author="Airat Shigapov" w:date="2021-10-27T23:08:00Z">
              <w:rPr>
                <w:rFonts w:ascii="Consolas" w:hAnsi="Consolas" w:cs="Consolas"/>
                <w:color w:val="000000"/>
                <w:sz w:val="19"/>
                <w:szCs w:val="19"/>
              </w:rPr>
            </w:rPrChange>
          </w:rPr>
          <w:t>Visibility.Visible</w:t>
        </w:r>
        <w:proofErr w:type="spellEnd"/>
        <w:r w:rsidRPr="008C09BE">
          <w:rPr>
            <w:rFonts w:ascii="Times New Roman" w:hAnsi="Times New Roman" w:cs="Times New Roman"/>
            <w:sz w:val="20"/>
            <w:szCs w:val="20"/>
            <w:lang w:val="en-US"/>
            <w:rPrChange w:id="12349" w:author="Airat Shigapov" w:date="2021-10-27T23:08:00Z">
              <w:rPr>
                <w:rFonts w:ascii="Consolas" w:hAnsi="Consolas" w:cs="Consolas"/>
                <w:color w:val="000000"/>
                <w:sz w:val="19"/>
                <w:szCs w:val="19"/>
              </w:rPr>
            </w:rPrChange>
          </w:rPr>
          <w:t>;</w:t>
        </w:r>
      </w:ins>
    </w:p>
    <w:p w14:paraId="3DA16AAF" w14:textId="77777777" w:rsidR="00D002A1" w:rsidRPr="008C09BE" w:rsidRDefault="00D002A1" w:rsidP="00D002A1">
      <w:pPr>
        <w:autoSpaceDE w:val="0"/>
        <w:autoSpaceDN w:val="0"/>
        <w:adjustRightInd w:val="0"/>
        <w:spacing w:after="0" w:line="240" w:lineRule="auto"/>
        <w:rPr>
          <w:ins w:id="12350" w:author="Airat Shigapov" w:date="2021-10-27T23:07:00Z"/>
          <w:rFonts w:ascii="Times New Roman" w:hAnsi="Times New Roman" w:cs="Times New Roman"/>
          <w:sz w:val="20"/>
          <w:szCs w:val="20"/>
          <w:lang w:val="en-US"/>
          <w:rPrChange w:id="12351" w:author="Airat Shigapov" w:date="2021-10-27T23:08:00Z">
            <w:rPr>
              <w:ins w:id="12352" w:author="Airat Shigapov" w:date="2021-10-27T23:07:00Z"/>
              <w:rFonts w:ascii="Consolas" w:hAnsi="Consolas" w:cs="Consolas"/>
              <w:color w:val="000000"/>
              <w:sz w:val="19"/>
              <w:szCs w:val="19"/>
            </w:rPr>
          </w:rPrChange>
        </w:rPr>
      </w:pPr>
      <w:ins w:id="12353" w:author="Airat Shigapov" w:date="2021-10-27T23:07:00Z">
        <w:r w:rsidRPr="008C09BE">
          <w:rPr>
            <w:rFonts w:ascii="Times New Roman" w:hAnsi="Times New Roman" w:cs="Times New Roman"/>
            <w:sz w:val="20"/>
            <w:szCs w:val="20"/>
            <w:lang w:val="en-US"/>
            <w:rPrChange w:id="12354" w:author="Airat Shigapov" w:date="2021-10-27T23:08:00Z">
              <w:rPr>
                <w:rFonts w:ascii="Consolas" w:hAnsi="Consolas" w:cs="Consolas"/>
                <w:color w:val="000000"/>
                <w:sz w:val="19"/>
                <w:szCs w:val="19"/>
              </w:rPr>
            </w:rPrChange>
          </w:rPr>
          <w:t xml:space="preserve">                </w:t>
        </w:r>
        <w:proofErr w:type="spellStart"/>
        <w:proofErr w:type="gramStart"/>
        <w:r w:rsidRPr="008C09BE">
          <w:rPr>
            <w:rFonts w:ascii="Times New Roman" w:hAnsi="Times New Roman" w:cs="Times New Roman"/>
            <w:sz w:val="20"/>
            <w:szCs w:val="20"/>
            <w:lang w:val="en-US"/>
            <w:rPrChange w:id="12355" w:author="Airat Shigapov" w:date="2021-10-27T23:08:00Z">
              <w:rPr>
                <w:rFonts w:ascii="Consolas" w:hAnsi="Consolas" w:cs="Consolas"/>
                <w:color w:val="000000"/>
                <w:sz w:val="19"/>
                <w:szCs w:val="19"/>
              </w:rPr>
            </w:rPrChange>
          </w:rPr>
          <w:t>passwordfield.Visibility</w:t>
        </w:r>
        <w:proofErr w:type="spellEnd"/>
        <w:proofErr w:type="gramEnd"/>
        <w:r w:rsidRPr="008C09BE">
          <w:rPr>
            <w:rFonts w:ascii="Times New Roman" w:hAnsi="Times New Roman" w:cs="Times New Roman"/>
            <w:sz w:val="20"/>
            <w:szCs w:val="20"/>
            <w:lang w:val="en-US"/>
            <w:rPrChange w:id="12356" w:author="Airat Shigapov" w:date="2021-10-27T23:08:00Z">
              <w:rPr>
                <w:rFonts w:ascii="Consolas" w:hAnsi="Consolas" w:cs="Consolas"/>
                <w:color w:val="000000"/>
                <w:sz w:val="19"/>
                <w:szCs w:val="19"/>
              </w:rPr>
            </w:rPrChange>
          </w:rPr>
          <w:t xml:space="preserve"> = </w:t>
        </w:r>
        <w:proofErr w:type="spellStart"/>
        <w:r w:rsidRPr="008C09BE">
          <w:rPr>
            <w:rFonts w:ascii="Times New Roman" w:hAnsi="Times New Roman" w:cs="Times New Roman"/>
            <w:sz w:val="20"/>
            <w:szCs w:val="20"/>
            <w:lang w:val="en-US"/>
            <w:rPrChange w:id="12357" w:author="Airat Shigapov" w:date="2021-10-27T23:08:00Z">
              <w:rPr>
                <w:rFonts w:ascii="Consolas" w:hAnsi="Consolas" w:cs="Consolas"/>
                <w:color w:val="000000"/>
                <w:sz w:val="19"/>
                <w:szCs w:val="19"/>
              </w:rPr>
            </w:rPrChange>
          </w:rPr>
          <w:t>Visibility.Hidden</w:t>
        </w:r>
        <w:proofErr w:type="spellEnd"/>
        <w:r w:rsidRPr="008C09BE">
          <w:rPr>
            <w:rFonts w:ascii="Times New Roman" w:hAnsi="Times New Roman" w:cs="Times New Roman"/>
            <w:sz w:val="20"/>
            <w:szCs w:val="20"/>
            <w:lang w:val="en-US"/>
            <w:rPrChange w:id="12358" w:author="Airat Shigapov" w:date="2021-10-27T23:08:00Z">
              <w:rPr>
                <w:rFonts w:ascii="Consolas" w:hAnsi="Consolas" w:cs="Consolas"/>
                <w:color w:val="000000"/>
                <w:sz w:val="19"/>
                <w:szCs w:val="19"/>
              </w:rPr>
            </w:rPrChange>
          </w:rPr>
          <w:t>;</w:t>
        </w:r>
      </w:ins>
    </w:p>
    <w:p w14:paraId="7486854D" w14:textId="77777777" w:rsidR="00D002A1" w:rsidRPr="008C09BE" w:rsidRDefault="00D002A1" w:rsidP="00D002A1">
      <w:pPr>
        <w:autoSpaceDE w:val="0"/>
        <w:autoSpaceDN w:val="0"/>
        <w:adjustRightInd w:val="0"/>
        <w:spacing w:after="0" w:line="240" w:lineRule="auto"/>
        <w:rPr>
          <w:ins w:id="12359" w:author="Airat Shigapov" w:date="2021-10-27T23:07:00Z"/>
          <w:rFonts w:ascii="Times New Roman" w:hAnsi="Times New Roman" w:cs="Times New Roman"/>
          <w:sz w:val="20"/>
          <w:szCs w:val="20"/>
          <w:lang w:val="en-US"/>
          <w:rPrChange w:id="12360" w:author="Airat Shigapov" w:date="2021-10-27T23:08:00Z">
            <w:rPr>
              <w:ins w:id="12361" w:author="Airat Shigapov" w:date="2021-10-27T23:07:00Z"/>
              <w:rFonts w:ascii="Consolas" w:hAnsi="Consolas" w:cs="Consolas"/>
              <w:color w:val="000000"/>
              <w:sz w:val="19"/>
              <w:szCs w:val="19"/>
            </w:rPr>
          </w:rPrChange>
        </w:rPr>
      </w:pPr>
      <w:ins w:id="12362" w:author="Airat Shigapov" w:date="2021-10-27T23:07:00Z">
        <w:r w:rsidRPr="008C09BE">
          <w:rPr>
            <w:rFonts w:ascii="Times New Roman" w:hAnsi="Times New Roman" w:cs="Times New Roman"/>
            <w:sz w:val="20"/>
            <w:szCs w:val="20"/>
            <w:lang w:val="en-US"/>
            <w:rPrChange w:id="12363" w:author="Airat Shigapov" w:date="2021-10-27T23:08:00Z">
              <w:rPr>
                <w:rFonts w:ascii="Consolas" w:hAnsi="Consolas" w:cs="Consolas"/>
                <w:color w:val="000000"/>
                <w:sz w:val="19"/>
                <w:szCs w:val="19"/>
              </w:rPr>
            </w:rPrChange>
          </w:rPr>
          <w:t xml:space="preserve">                password2.Focus();</w:t>
        </w:r>
      </w:ins>
    </w:p>
    <w:p w14:paraId="67B4D0FC" w14:textId="77777777" w:rsidR="00D002A1" w:rsidRPr="008C09BE" w:rsidRDefault="00D002A1" w:rsidP="00D002A1">
      <w:pPr>
        <w:autoSpaceDE w:val="0"/>
        <w:autoSpaceDN w:val="0"/>
        <w:adjustRightInd w:val="0"/>
        <w:spacing w:after="0" w:line="240" w:lineRule="auto"/>
        <w:rPr>
          <w:ins w:id="12364" w:author="Airat Shigapov" w:date="2021-10-27T23:07:00Z"/>
          <w:rFonts w:ascii="Times New Roman" w:hAnsi="Times New Roman" w:cs="Times New Roman"/>
          <w:sz w:val="20"/>
          <w:szCs w:val="20"/>
          <w:lang w:val="en-US"/>
          <w:rPrChange w:id="12365" w:author="Airat Shigapov" w:date="2021-10-27T23:08:00Z">
            <w:rPr>
              <w:ins w:id="12366" w:author="Airat Shigapov" w:date="2021-10-27T23:07:00Z"/>
              <w:rFonts w:ascii="Consolas" w:hAnsi="Consolas" w:cs="Consolas"/>
              <w:color w:val="000000"/>
              <w:sz w:val="19"/>
              <w:szCs w:val="19"/>
            </w:rPr>
          </w:rPrChange>
        </w:rPr>
      </w:pPr>
      <w:ins w:id="12367" w:author="Airat Shigapov" w:date="2021-10-27T23:07:00Z">
        <w:r w:rsidRPr="008C09BE">
          <w:rPr>
            <w:rFonts w:ascii="Times New Roman" w:hAnsi="Times New Roman" w:cs="Times New Roman"/>
            <w:sz w:val="20"/>
            <w:szCs w:val="20"/>
            <w:lang w:val="en-US"/>
            <w:rPrChange w:id="12368" w:author="Airat Shigapov" w:date="2021-10-27T23:08:00Z">
              <w:rPr>
                <w:rFonts w:ascii="Consolas" w:hAnsi="Consolas" w:cs="Consolas"/>
                <w:color w:val="000000"/>
                <w:sz w:val="19"/>
                <w:szCs w:val="19"/>
              </w:rPr>
            </w:rPrChange>
          </w:rPr>
          <w:t xml:space="preserve">            }</w:t>
        </w:r>
      </w:ins>
    </w:p>
    <w:p w14:paraId="1EC230AF" w14:textId="77777777" w:rsidR="00D002A1" w:rsidRPr="008C09BE" w:rsidRDefault="00D002A1" w:rsidP="00D002A1">
      <w:pPr>
        <w:autoSpaceDE w:val="0"/>
        <w:autoSpaceDN w:val="0"/>
        <w:adjustRightInd w:val="0"/>
        <w:spacing w:after="0" w:line="240" w:lineRule="auto"/>
        <w:rPr>
          <w:ins w:id="12369" w:author="Airat Shigapov" w:date="2021-10-27T23:07:00Z"/>
          <w:rFonts w:ascii="Times New Roman" w:hAnsi="Times New Roman" w:cs="Times New Roman"/>
          <w:sz w:val="20"/>
          <w:szCs w:val="20"/>
          <w:lang w:val="en-US"/>
          <w:rPrChange w:id="12370" w:author="Airat Shigapov" w:date="2021-10-27T23:08:00Z">
            <w:rPr>
              <w:ins w:id="12371" w:author="Airat Shigapov" w:date="2021-10-27T23:07:00Z"/>
              <w:rFonts w:ascii="Consolas" w:hAnsi="Consolas" w:cs="Consolas"/>
              <w:color w:val="000000"/>
              <w:sz w:val="19"/>
              <w:szCs w:val="19"/>
            </w:rPr>
          </w:rPrChange>
        </w:rPr>
      </w:pPr>
      <w:ins w:id="12372" w:author="Airat Shigapov" w:date="2021-10-27T23:07:00Z">
        <w:r w:rsidRPr="008C09BE">
          <w:rPr>
            <w:rFonts w:ascii="Times New Roman" w:hAnsi="Times New Roman" w:cs="Times New Roman"/>
            <w:sz w:val="20"/>
            <w:szCs w:val="20"/>
            <w:lang w:val="en-US"/>
            <w:rPrChange w:id="12373" w:author="Airat Shigapov" w:date="2021-10-27T23:08:00Z">
              <w:rPr>
                <w:rFonts w:ascii="Consolas" w:hAnsi="Consolas" w:cs="Consolas"/>
                <w:color w:val="000000"/>
                <w:sz w:val="19"/>
                <w:szCs w:val="19"/>
              </w:rPr>
            </w:rPrChange>
          </w:rPr>
          <w:t xml:space="preserve">        }</w:t>
        </w:r>
      </w:ins>
    </w:p>
    <w:p w14:paraId="1AD27AF3" w14:textId="77777777" w:rsidR="00D002A1" w:rsidRPr="008C09BE" w:rsidRDefault="00D002A1" w:rsidP="00D002A1">
      <w:pPr>
        <w:autoSpaceDE w:val="0"/>
        <w:autoSpaceDN w:val="0"/>
        <w:adjustRightInd w:val="0"/>
        <w:spacing w:after="0" w:line="240" w:lineRule="auto"/>
        <w:rPr>
          <w:ins w:id="12374" w:author="Airat Shigapov" w:date="2021-10-27T23:07:00Z"/>
          <w:rFonts w:ascii="Times New Roman" w:hAnsi="Times New Roman" w:cs="Times New Roman"/>
          <w:sz w:val="20"/>
          <w:szCs w:val="20"/>
          <w:lang w:val="en-US"/>
          <w:rPrChange w:id="12375" w:author="Airat Shigapov" w:date="2021-10-27T23:08:00Z">
            <w:rPr>
              <w:ins w:id="12376" w:author="Airat Shigapov" w:date="2021-10-27T23:07:00Z"/>
              <w:rFonts w:ascii="Consolas" w:hAnsi="Consolas" w:cs="Consolas"/>
              <w:color w:val="000000"/>
              <w:sz w:val="19"/>
              <w:szCs w:val="19"/>
            </w:rPr>
          </w:rPrChange>
        </w:rPr>
      </w:pPr>
    </w:p>
    <w:p w14:paraId="17C379CC" w14:textId="77777777" w:rsidR="00D002A1" w:rsidRPr="008C09BE" w:rsidRDefault="00D002A1" w:rsidP="00D002A1">
      <w:pPr>
        <w:autoSpaceDE w:val="0"/>
        <w:autoSpaceDN w:val="0"/>
        <w:adjustRightInd w:val="0"/>
        <w:spacing w:after="0" w:line="240" w:lineRule="auto"/>
        <w:rPr>
          <w:ins w:id="12377" w:author="Airat Shigapov" w:date="2021-10-27T23:07:00Z"/>
          <w:rFonts w:ascii="Times New Roman" w:hAnsi="Times New Roman" w:cs="Times New Roman"/>
          <w:sz w:val="20"/>
          <w:szCs w:val="20"/>
          <w:lang w:val="en-US"/>
          <w:rPrChange w:id="12378" w:author="Airat Shigapov" w:date="2021-10-27T23:08:00Z">
            <w:rPr>
              <w:ins w:id="12379" w:author="Airat Shigapov" w:date="2021-10-27T23:07:00Z"/>
              <w:rFonts w:ascii="Consolas" w:hAnsi="Consolas" w:cs="Consolas"/>
              <w:color w:val="000000"/>
              <w:sz w:val="19"/>
              <w:szCs w:val="19"/>
            </w:rPr>
          </w:rPrChange>
        </w:rPr>
      </w:pPr>
      <w:ins w:id="12380" w:author="Airat Shigapov" w:date="2021-10-27T23:07:00Z">
        <w:r w:rsidRPr="008C09BE">
          <w:rPr>
            <w:rFonts w:ascii="Times New Roman" w:hAnsi="Times New Roman" w:cs="Times New Roman"/>
            <w:sz w:val="20"/>
            <w:szCs w:val="20"/>
            <w:lang w:val="en-US"/>
            <w:rPrChange w:id="12381" w:author="Airat Shigapov" w:date="2021-10-27T23:08:00Z">
              <w:rPr>
                <w:rFonts w:ascii="Consolas" w:hAnsi="Consolas" w:cs="Consolas"/>
                <w:color w:val="000000"/>
                <w:sz w:val="19"/>
                <w:szCs w:val="19"/>
              </w:rPr>
            </w:rPrChange>
          </w:rPr>
          <w:lastRenderedPageBreak/>
          <w:t xml:space="preserve">        </w:t>
        </w:r>
        <w:r w:rsidRPr="008C09BE">
          <w:rPr>
            <w:rFonts w:ascii="Times New Roman" w:hAnsi="Times New Roman" w:cs="Times New Roman"/>
            <w:sz w:val="20"/>
            <w:szCs w:val="20"/>
            <w:lang w:val="en-US"/>
            <w:rPrChange w:id="12382" w:author="Airat Shigapov" w:date="2021-10-27T23:08:00Z">
              <w:rPr>
                <w:rFonts w:ascii="Consolas" w:hAnsi="Consolas" w:cs="Consolas"/>
                <w:color w:val="0000FF"/>
                <w:sz w:val="19"/>
                <w:szCs w:val="19"/>
              </w:rPr>
            </w:rPrChange>
          </w:rPr>
          <w:t>private</w:t>
        </w:r>
        <w:r w:rsidRPr="008C09BE">
          <w:rPr>
            <w:rFonts w:ascii="Times New Roman" w:hAnsi="Times New Roman" w:cs="Times New Roman"/>
            <w:sz w:val="20"/>
            <w:szCs w:val="20"/>
            <w:lang w:val="en-US"/>
            <w:rPrChange w:id="12383"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12384" w:author="Airat Shigapov" w:date="2021-10-27T23:08:00Z">
              <w:rPr>
                <w:rFonts w:ascii="Consolas" w:hAnsi="Consolas" w:cs="Consolas"/>
                <w:color w:val="0000FF"/>
                <w:sz w:val="19"/>
                <w:szCs w:val="19"/>
              </w:rPr>
            </w:rPrChange>
          </w:rPr>
          <w:t>void</w:t>
        </w:r>
        <w:r w:rsidRPr="008C09BE">
          <w:rPr>
            <w:rFonts w:ascii="Times New Roman" w:hAnsi="Times New Roman" w:cs="Times New Roman"/>
            <w:sz w:val="20"/>
            <w:szCs w:val="20"/>
            <w:lang w:val="en-US"/>
            <w:rPrChange w:id="12385" w:author="Airat Shigapov" w:date="2021-10-27T23:08:00Z">
              <w:rPr>
                <w:rFonts w:ascii="Consolas" w:hAnsi="Consolas" w:cs="Consolas"/>
                <w:color w:val="000000"/>
                <w:sz w:val="19"/>
                <w:szCs w:val="19"/>
              </w:rPr>
            </w:rPrChange>
          </w:rPr>
          <w:t xml:space="preserve"> password2_</w:t>
        </w:r>
        <w:proofErr w:type="gramStart"/>
        <w:r w:rsidRPr="008C09BE">
          <w:rPr>
            <w:rFonts w:ascii="Times New Roman" w:hAnsi="Times New Roman" w:cs="Times New Roman"/>
            <w:sz w:val="20"/>
            <w:szCs w:val="20"/>
            <w:lang w:val="en-US"/>
            <w:rPrChange w:id="12386" w:author="Airat Shigapov" w:date="2021-10-27T23:08:00Z">
              <w:rPr>
                <w:rFonts w:ascii="Consolas" w:hAnsi="Consolas" w:cs="Consolas"/>
                <w:color w:val="000000"/>
                <w:sz w:val="19"/>
                <w:szCs w:val="19"/>
              </w:rPr>
            </w:rPrChange>
          </w:rPr>
          <w:t>LostFocus(</w:t>
        </w:r>
        <w:proofErr w:type="gramEnd"/>
        <w:r w:rsidRPr="008C09BE">
          <w:rPr>
            <w:rFonts w:ascii="Times New Roman" w:hAnsi="Times New Roman" w:cs="Times New Roman"/>
            <w:sz w:val="20"/>
            <w:szCs w:val="20"/>
            <w:lang w:val="en-US"/>
            <w:rPrChange w:id="12387" w:author="Airat Shigapov" w:date="2021-10-27T23:08:00Z">
              <w:rPr>
                <w:rFonts w:ascii="Consolas" w:hAnsi="Consolas" w:cs="Consolas"/>
                <w:color w:val="0000FF"/>
                <w:sz w:val="19"/>
                <w:szCs w:val="19"/>
              </w:rPr>
            </w:rPrChange>
          </w:rPr>
          <w:t>object</w:t>
        </w:r>
        <w:r w:rsidRPr="008C09BE">
          <w:rPr>
            <w:rFonts w:ascii="Times New Roman" w:hAnsi="Times New Roman" w:cs="Times New Roman"/>
            <w:sz w:val="20"/>
            <w:szCs w:val="20"/>
            <w:lang w:val="en-US"/>
            <w:rPrChange w:id="12388" w:author="Airat Shigapov" w:date="2021-10-27T23:08:00Z">
              <w:rPr>
                <w:rFonts w:ascii="Consolas" w:hAnsi="Consolas" w:cs="Consolas"/>
                <w:color w:val="000000"/>
                <w:sz w:val="19"/>
                <w:szCs w:val="19"/>
              </w:rPr>
            </w:rPrChange>
          </w:rPr>
          <w:t xml:space="preserve"> sender, </w:t>
        </w:r>
        <w:proofErr w:type="spellStart"/>
        <w:r w:rsidRPr="008C09BE">
          <w:rPr>
            <w:rFonts w:ascii="Times New Roman" w:hAnsi="Times New Roman" w:cs="Times New Roman"/>
            <w:sz w:val="20"/>
            <w:szCs w:val="20"/>
            <w:lang w:val="en-US"/>
            <w:rPrChange w:id="12389" w:author="Airat Shigapov" w:date="2021-10-27T23:08:00Z">
              <w:rPr>
                <w:rFonts w:ascii="Consolas" w:hAnsi="Consolas" w:cs="Consolas"/>
                <w:color w:val="000000"/>
                <w:sz w:val="19"/>
                <w:szCs w:val="19"/>
              </w:rPr>
            </w:rPrChange>
          </w:rPr>
          <w:t>RoutedEventArgs</w:t>
        </w:r>
        <w:proofErr w:type="spellEnd"/>
        <w:r w:rsidRPr="008C09BE">
          <w:rPr>
            <w:rFonts w:ascii="Times New Roman" w:hAnsi="Times New Roman" w:cs="Times New Roman"/>
            <w:sz w:val="20"/>
            <w:szCs w:val="20"/>
            <w:lang w:val="en-US"/>
            <w:rPrChange w:id="12390" w:author="Airat Shigapov" w:date="2021-10-27T23:08:00Z">
              <w:rPr>
                <w:rFonts w:ascii="Consolas" w:hAnsi="Consolas" w:cs="Consolas"/>
                <w:color w:val="000000"/>
                <w:sz w:val="19"/>
                <w:szCs w:val="19"/>
              </w:rPr>
            </w:rPrChange>
          </w:rPr>
          <w:t xml:space="preserve"> e)</w:t>
        </w:r>
      </w:ins>
    </w:p>
    <w:p w14:paraId="41243F75" w14:textId="77777777" w:rsidR="00D002A1" w:rsidRPr="008C09BE" w:rsidRDefault="00D002A1" w:rsidP="00D002A1">
      <w:pPr>
        <w:autoSpaceDE w:val="0"/>
        <w:autoSpaceDN w:val="0"/>
        <w:adjustRightInd w:val="0"/>
        <w:spacing w:after="0" w:line="240" w:lineRule="auto"/>
        <w:rPr>
          <w:ins w:id="12391" w:author="Airat Shigapov" w:date="2021-10-27T23:07:00Z"/>
          <w:rFonts w:ascii="Times New Roman" w:hAnsi="Times New Roman" w:cs="Times New Roman"/>
          <w:sz w:val="20"/>
          <w:szCs w:val="20"/>
          <w:lang w:val="en-US"/>
          <w:rPrChange w:id="12392" w:author="Airat Shigapov" w:date="2021-10-27T23:08:00Z">
            <w:rPr>
              <w:ins w:id="12393" w:author="Airat Shigapov" w:date="2021-10-27T23:07:00Z"/>
              <w:rFonts w:ascii="Consolas" w:hAnsi="Consolas" w:cs="Consolas"/>
              <w:color w:val="000000"/>
              <w:sz w:val="19"/>
              <w:szCs w:val="19"/>
            </w:rPr>
          </w:rPrChange>
        </w:rPr>
      </w:pPr>
      <w:ins w:id="12394" w:author="Airat Shigapov" w:date="2021-10-27T23:07:00Z">
        <w:r w:rsidRPr="008C09BE">
          <w:rPr>
            <w:rFonts w:ascii="Times New Roman" w:hAnsi="Times New Roman" w:cs="Times New Roman"/>
            <w:sz w:val="20"/>
            <w:szCs w:val="20"/>
            <w:lang w:val="en-US"/>
            <w:rPrChange w:id="12395" w:author="Airat Shigapov" w:date="2021-10-27T23:08:00Z">
              <w:rPr>
                <w:rFonts w:ascii="Consolas" w:hAnsi="Consolas" w:cs="Consolas"/>
                <w:color w:val="000000"/>
                <w:sz w:val="19"/>
                <w:szCs w:val="19"/>
              </w:rPr>
            </w:rPrChange>
          </w:rPr>
          <w:t xml:space="preserve">        {</w:t>
        </w:r>
      </w:ins>
    </w:p>
    <w:p w14:paraId="26A335C2" w14:textId="77777777" w:rsidR="00D002A1" w:rsidRPr="008C09BE" w:rsidRDefault="00D002A1" w:rsidP="00D002A1">
      <w:pPr>
        <w:autoSpaceDE w:val="0"/>
        <w:autoSpaceDN w:val="0"/>
        <w:adjustRightInd w:val="0"/>
        <w:spacing w:after="0" w:line="240" w:lineRule="auto"/>
        <w:rPr>
          <w:ins w:id="12396" w:author="Airat Shigapov" w:date="2021-10-27T23:07:00Z"/>
          <w:rFonts w:ascii="Times New Roman" w:hAnsi="Times New Roman" w:cs="Times New Roman"/>
          <w:sz w:val="20"/>
          <w:szCs w:val="20"/>
          <w:lang w:val="en-US"/>
          <w:rPrChange w:id="12397" w:author="Airat Shigapov" w:date="2021-10-27T23:08:00Z">
            <w:rPr>
              <w:ins w:id="12398" w:author="Airat Shigapov" w:date="2021-10-27T23:07:00Z"/>
              <w:rFonts w:ascii="Consolas" w:hAnsi="Consolas" w:cs="Consolas"/>
              <w:color w:val="000000"/>
              <w:sz w:val="19"/>
              <w:szCs w:val="19"/>
            </w:rPr>
          </w:rPrChange>
        </w:rPr>
      </w:pPr>
      <w:ins w:id="12399" w:author="Airat Shigapov" w:date="2021-10-27T23:07:00Z">
        <w:r w:rsidRPr="008C09BE">
          <w:rPr>
            <w:rFonts w:ascii="Times New Roman" w:hAnsi="Times New Roman" w:cs="Times New Roman"/>
            <w:sz w:val="20"/>
            <w:szCs w:val="20"/>
            <w:lang w:val="en-US"/>
            <w:rPrChange w:id="12400"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12401" w:author="Airat Shigapov" w:date="2021-10-27T23:08:00Z">
              <w:rPr>
                <w:rFonts w:ascii="Consolas" w:hAnsi="Consolas" w:cs="Consolas"/>
                <w:color w:val="0000FF"/>
                <w:sz w:val="19"/>
                <w:szCs w:val="19"/>
              </w:rPr>
            </w:rPrChange>
          </w:rPr>
          <w:t>if</w:t>
        </w:r>
        <w:r w:rsidRPr="008C09BE">
          <w:rPr>
            <w:rFonts w:ascii="Times New Roman" w:hAnsi="Times New Roman" w:cs="Times New Roman"/>
            <w:sz w:val="20"/>
            <w:szCs w:val="20"/>
            <w:lang w:val="en-US"/>
            <w:rPrChange w:id="12402" w:author="Airat Shigapov" w:date="2021-10-27T23:08:00Z">
              <w:rPr>
                <w:rFonts w:ascii="Consolas" w:hAnsi="Consolas" w:cs="Consolas"/>
                <w:color w:val="000000"/>
                <w:sz w:val="19"/>
                <w:szCs w:val="19"/>
              </w:rPr>
            </w:rPrChange>
          </w:rPr>
          <w:t xml:space="preserve"> (password2.Password == </w:t>
        </w:r>
        <w:r w:rsidRPr="008C09BE">
          <w:rPr>
            <w:rFonts w:ascii="Times New Roman" w:hAnsi="Times New Roman" w:cs="Times New Roman"/>
            <w:sz w:val="20"/>
            <w:szCs w:val="20"/>
            <w:lang w:val="en-US"/>
            <w:rPrChange w:id="12403" w:author="Airat Shigapov" w:date="2021-10-27T23:08:00Z">
              <w:rPr>
                <w:rFonts w:ascii="Consolas" w:hAnsi="Consolas" w:cs="Consolas"/>
                <w:color w:val="A31515"/>
                <w:sz w:val="19"/>
                <w:szCs w:val="19"/>
              </w:rPr>
            </w:rPrChange>
          </w:rPr>
          <w:t>""</w:t>
        </w:r>
        <w:r w:rsidRPr="008C09BE">
          <w:rPr>
            <w:rFonts w:ascii="Times New Roman" w:hAnsi="Times New Roman" w:cs="Times New Roman"/>
            <w:sz w:val="20"/>
            <w:szCs w:val="20"/>
            <w:lang w:val="en-US"/>
            <w:rPrChange w:id="12404" w:author="Airat Shigapov" w:date="2021-10-27T23:08:00Z">
              <w:rPr>
                <w:rFonts w:ascii="Consolas" w:hAnsi="Consolas" w:cs="Consolas"/>
                <w:color w:val="000000"/>
                <w:sz w:val="19"/>
                <w:szCs w:val="19"/>
              </w:rPr>
            </w:rPrChange>
          </w:rPr>
          <w:t>)</w:t>
        </w:r>
      </w:ins>
    </w:p>
    <w:p w14:paraId="5E522D8A" w14:textId="77777777" w:rsidR="00D002A1" w:rsidRPr="008C09BE" w:rsidRDefault="00D002A1" w:rsidP="00D002A1">
      <w:pPr>
        <w:autoSpaceDE w:val="0"/>
        <w:autoSpaceDN w:val="0"/>
        <w:adjustRightInd w:val="0"/>
        <w:spacing w:after="0" w:line="240" w:lineRule="auto"/>
        <w:rPr>
          <w:ins w:id="12405" w:author="Airat Shigapov" w:date="2021-10-27T23:07:00Z"/>
          <w:rFonts w:ascii="Times New Roman" w:hAnsi="Times New Roman" w:cs="Times New Roman"/>
          <w:sz w:val="20"/>
          <w:szCs w:val="20"/>
          <w:lang w:val="en-US"/>
          <w:rPrChange w:id="12406" w:author="Airat Shigapov" w:date="2021-10-27T23:08:00Z">
            <w:rPr>
              <w:ins w:id="12407" w:author="Airat Shigapov" w:date="2021-10-27T23:07:00Z"/>
              <w:rFonts w:ascii="Consolas" w:hAnsi="Consolas" w:cs="Consolas"/>
              <w:color w:val="000000"/>
              <w:sz w:val="19"/>
              <w:szCs w:val="19"/>
            </w:rPr>
          </w:rPrChange>
        </w:rPr>
      </w:pPr>
      <w:ins w:id="12408" w:author="Airat Shigapov" w:date="2021-10-27T23:07:00Z">
        <w:r w:rsidRPr="008C09BE">
          <w:rPr>
            <w:rFonts w:ascii="Times New Roman" w:hAnsi="Times New Roman" w:cs="Times New Roman"/>
            <w:sz w:val="20"/>
            <w:szCs w:val="20"/>
            <w:lang w:val="en-US"/>
            <w:rPrChange w:id="12409" w:author="Airat Shigapov" w:date="2021-10-27T23:08:00Z">
              <w:rPr>
                <w:rFonts w:ascii="Consolas" w:hAnsi="Consolas" w:cs="Consolas"/>
                <w:color w:val="000000"/>
                <w:sz w:val="19"/>
                <w:szCs w:val="19"/>
              </w:rPr>
            </w:rPrChange>
          </w:rPr>
          <w:t xml:space="preserve">            {</w:t>
        </w:r>
      </w:ins>
    </w:p>
    <w:p w14:paraId="11A9EDB6" w14:textId="77777777" w:rsidR="00D002A1" w:rsidRPr="008C09BE" w:rsidRDefault="00D002A1" w:rsidP="00D002A1">
      <w:pPr>
        <w:autoSpaceDE w:val="0"/>
        <w:autoSpaceDN w:val="0"/>
        <w:adjustRightInd w:val="0"/>
        <w:spacing w:after="0" w:line="240" w:lineRule="auto"/>
        <w:rPr>
          <w:ins w:id="12410" w:author="Airat Shigapov" w:date="2021-10-27T23:07:00Z"/>
          <w:rFonts w:ascii="Times New Roman" w:hAnsi="Times New Roman" w:cs="Times New Roman"/>
          <w:sz w:val="20"/>
          <w:szCs w:val="20"/>
          <w:lang w:val="en-US"/>
          <w:rPrChange w:id="12411" w:author="Airat Shigapov" w:date="2021-10-27T23:08:00Z">
            <w:rPr>
              <w:ins w:id="12412" w:author="Airat Shigapov" w:date="2021-10-27T23:07:00Z"/>
              <w:rFonts w:ascii="Consolas" w:hAnsi="Consolas" w:cs="Consolas"/>
              <w:color w:val="000000"/>
              <w:sz w:val="19"/>
              <w:szCs w:val="19"/>
            </w:rPr>
          </w:rPrChange>
        </w:rPr>
      </w:pPr>
      <w:ins w:id="12413" w:author="Airat Shigapov" w:date="2021-10-27T23:07:00Z">
        <w:r w:rsidRPr="008C09BE">
          <w:rPr>
            <w:rFonts w:ascii="Times New Roman" w:hAnsi="Times New Roman" w:cs="Times New Roman"/>
            <w:sz w:val="20"/>
            <w:szCs w:val="20"/>
            <w:lang w:val="en-US"/>
            <w:rPrChange w:id="12414" w:author="Airat Shigapov" w:date="2021-10-27T23:08:00Z">
              <w:rPr>
                <w:rFonts w:ascii="Consolas" w:hAnsi="Consolas" w:cs="Consolas"/>
                <w:color w:val="000000"/>
                <w:sz w:val="19"/>
                <w:szCs w:val="19"/>
              </w:rPr>
            </w:rPrChange>
          </w:rPr>
          <w:t xml:space="preserve">                password2.Visibility = </w:t>
        </w:r>
        <w:proofErr w:type="spellStart"/>
        <w:r w:rsidRPr="008C09BE">
          <w:rPr>
            <w:rFonts w:ascii="Times New Roman" w:hAnsi="Times New Roman" w:cs="Times New Roman"/>
            <w:sz w:val="20"/>
            <w:szCs w:val="20"/>
            <w:lang w:val="en-US"/>
            <w:rPrChange w:id="12415" w:author="Airat Shigapov" w:date="2021-10-27T23:08:00Z">
              <w:rPr>
                <w:rFonts w:ascii="Consolas" w:hAnsi="Consolas" w:cs="Consolas"/>
                <w:color w:val="000000"/>
                <w:sz w:val="19"/>
                <w:szCs w:val="19"/>
              </w:rPr>
            </w:rPrChange>
          </w:rPr>
          <w:t>Visibility.Hidden</w:t>
        </w:r>
        <w:proofErr w:type="spellEnd"/>
        <w:r w:rsidRPr="008C09BE">
          <w:rPr>
            <w:rFonts w:ascii="Times New Roman" w:hAnsi="Times New Roman" w:cs="Times New Roman"/>
            <w:sz w:val="20"/>
            <w:szCs w:val="20"/>
            <w:lang w:val="en-US"/>
            <w:rPrChange w:id="12416" w:author="Airat Shigapov" w:date="2021-10-27T23:08:00Z">
              <w:rPr>
                <w:rFonts w:ascii="Consolas" w:hAnsi="Consolas" w:cs="Consolas"/>
                <w:color w:val="000000"/>
                <w:sz w:val="19"/>
                <w:szCs w:val="19"/>
              </w:rPr>
            </w:rPrChange>
          </w:rPr>
          <w:t>;</w:t>
        </w:r>
      </w:ins>
    </w:p>
    <w:p w14:paraId="3F112C25" w14:textId="77777777" w:rsidR="00D002A1" w:rsidRPr="008C09BE" w:rsidRDefault="00D002A1" w:rsidP="00D002A1">
      <w:pPr>
        <w:autoSpaceDE w:val="0"/>
        <w:autoSpaceDN w:val="0"/>
        <w:adjustRightInd w:val="0"/>
        <w:spacing w:after="0" w:line="240" w:lineRule="auto"/>
        <w:rPr>
          <w:ins w:id="12417" w:author="Airat Shigapov" w:date="2021-10-27T23:07:00Z"/>
          <w:rFonts w:ascii="Times New Roman" w:hAnsi="Times New Roman" w:cs="Times New Roman"/>
          <w:sz w:val="20"/>
          <w:szCs w:val="20"/>
          <w:lang w:val="en-US"/>
          <w:rPrChange w:id="12418" w:author="Airat Shigapov" w:date="2021-10-27T23:08:00Z">
            <w:rPr>
              <w:ins w:id="12419" w:author="Airat Shigapov" w:date="2021-10-27T23:07:00Z"/>
              <w:rFonts w:ascii="Consolas" w:hAnsi="Consolas" w:cs="Consolas"/>
              <w:color w:val="000000"/>
              <w:sz w:val="19"/>
              <w:szCs w:val="19"/>
            </w:rPr>
          </w:rPrChange>
        </w:rPr>
      </w:pPr>
      <w:ins w:id="12420" w:author="Airat Shigapov" w:date="2021-10-27T23:07:00Z">
        <w:r w:rsidRPr="008C09BE">
          <w:rPr>
            <w:rFonts w:ascii="Times New Roman" w:hAnsi="Times New Roman" w:cs="Times New Roman"/>
            <w:sz w:val="20"/>
            <w:szCs w:val="20"/>
            <w:lang w:val="en-US"/>
            <w:rPrChange w:id="12421" w:author="Airat Shigapov" w:date="2021-10-27T23:08:00Z">
              <w:rPr>
                <w:rFonts w:ascii="Consolas" w:hAnsi="Consolas" w:cs="Consolas"/>
                <w:color w:val="000000"/>
                <w:sz w:val="19"/>
                <w:szCs w:val="19"/>
              </w:rPr>
            </w:rPrChange>
          </w:rPr>
          <w:t xml:space="preserve">                </w:t>
        </w:r>
        <w:proofErr w:type="spellStart"/>
        <w:proofErr w:type="gramStart"/>
        <w:r w:rsidRPr="008C09BE">
          <w:rPr>
            <w:rFonts w:ascii="Times New Roman" w:hAnsi="Times New Roman" w:cs="Times New Roman"/>
            <w:sz w:val="20"/>
            <w:szCs w:val="20"/>
            <w:lang w:val="en-US"/>
            <w:rPrChange w:id="12422" w:author="Airat Shigapov" w:date="2021-10-27T23:08:00Z">
              <w:rPr>
                <w:rFonts w:ascii="Consolas" w:hAnsi="Consolas" w:cs="Consolas"/>
                <w:color w:val="000000"/>
                <w:sz w:val="19"/>
                <w:szCs w:val="19"/>
              </w:rPr>
            </w:rPrChange>
          </w:rPr>
          <w:t>passwordfield.Visibility</w:t>
        </w:r>
        <w:proofErr w:type="spellEnd"/>
        <w:proofErr w:type="gramEnd"/>
        <w:r w:rsidRPr="008C09BE">
          <w:rPr>
            <w:rFonts w:ascii="Times New Roman" w:hAnsi="Times New Roman" w:cs="Times New Roman"/>
            <w:sz w:val="20"/>
            <w:szCs w:val="20"/>
            <w:lang w:val="en-US"/>
            <w:rPrChange w:id="12423" w:author="Airat Shigapov" w:date="2021-10-27T23:08:00Z">
              <w:rPr>
                <w:rFonts w:ascii="Consolas" w:hAnsi="Consolas" w:cs="Consolas"/>
                <w:color w:val="000000"/>
                <w:sz w:val="19"/>
                <w:szCs w:val="19"/>
              </w:rPr>
            </w:rPrChange>
          </w:rPr>
          <w:t xml:space="preserve"> = </w:t>
        </w:r>
        <w:proofErr w:type="spellStart"/>
        <w:r w:rsidRPr="008C09BE">
          <w:rPr>
            <w:rFonts w:ascii="Times New Roman" w:hAnsi="Times New Roman" w:cs="Times New Roman"/>
            <w:sz w:val="20"/>
            <w:szCs w:val="20"/>
            <w:lang w:val="en-US"/>
            <w:rPrChange w:id="12424" w:author="Airat Shigapov" w:date="2021-10-27T23:08:00Z">
              <w:rPr>
                <w:rFonts w:ascii="Consolas" w:hAnsi="Consolas" w:cs="Consolas"/>
                <w:color w:val="000000"/>
                <w:sz w:val="19"/>
                <w:szCs w:val="19"/>
              </w:rPr>
            </w:rPrChange>
          </w:rPr>
          <w:t>Visibility.Visible</w:t>
        </w:r>
        <w:proofErr w:type="spellEnd"/>
        <w:r w:rsidRPr="008C09BE">
          <w:rPr>
            <w:rFonts w:ascii="Times New Roman" w:hAnsi="Times New Roman" w:cs="Times New Roman"/>
            <w:sz w:val="20"/>
            <w:szCs w:val="20"/>
            <w:lang w:val="en-US"/>
            <w:rPrChange w:id="12425" w:author="Airat Shigapov" w:date="2021-10-27T23:08:00Z">
              <w:rPr>
                <w:rFonts w:ascii="Consolas" w:hAnsi="Consolas" w:cs="Consolas"/>
                <w:color w:val="000000"/>
                <w:sz w:val="19"/>
                <w:szCs w:val="19"/>
              </w:rPr>
            </w:rPrChange>
          </w:rPr>
          <w:t>;</w:t>
        </w:r>
      </w:ins>
    </w:p>
    <w:p w14:paraId="10D756CB" w14:textId="77777777" w:rsidR="00D002A1" w:rsidRPr="008C09BE" w:rsidRDefault="00D002A1" w:rsidP="00D002A1">
      <w:pPr>
        <w:autoSpaceDE w:val="0"/>
        <w:autoSpaceDN w:val="0"/>
        <w:adjustRightInd w:val="0"/>
        <w:spacing w:after="0" w:line="240" w:lineRule="auto"/>
        <w:rPr>
          <w:ins w:id="12426" w:author="Airat Shigapov" w:date="2021-10-27T23:07:00Z"/>
          <w:rFonts w:ascii="Times New Roman" w:hAnsi="Times New Roman" w:cs="Times New Roman"/>
          <w:sz w:val="20"/>
          <w:szCs w:val="20"/>
          <w:lang w:val="en-US"/>
          <w:rPrChange w:id="12427" w:author="Airat Shigapov" w:date="2021-10-27T23:08:00Z">
            <w:rPr>
              <w:ins w:id="12428" w:author="Airat Shigapov" w:date="2021-10-27T23:07:00Z"/>
              <w:rFonts w:ascii="Consolas" w:hAnsi="Consolas" w:cs="Consolas"/>
              <w:color w:val="000000"/>
              <w:sz w:val="19"/>
              <w:szCs w:val="19"/>
            </w:rPr>
          </w:rPrChange>
        </w:rPr>
      </w:pPr>
      <w:ins w:id="12429" w:author="Airat Shigapov" w:date="2021-10-27T23:07:00Z">
        <w:r w:rsidRPr="008C09BE">
          <w:rPr>
            <w:rFonts w:ascii="Times New Roman" w:hAnsi="Times New Roman" w:cs="Times New Roman"/>
            <w:sz w:val="20"/>
            <w:szCs w:val="20"/>
            <w:lang w:val="en-US"/>
            <w:rPrChange w:id="12430" w:author="Airat Shigapov" w:date="2021-10-27T23:08:00Z">
              <w:rPr>
                <w:rFonts w:ascii="Consolas" w:hAnsi="Consolas" w:cs="Consolas"/>
                <w:color w:val="000000"/>
                <w:sz w:val="19"/>
                <w:szCs w:val="19"/>
              </w:rPr>
            </w:rPrChange>
          </w:rPr>
          <w:t xml:space="preserve">            }</w:t>
        </w:r>
      </w:ins>
    </w:p>
    <w:p w14:paraId="30296AEF" w14:textId="77777777" w:rsidR="00D002A1" w:rsidRPr="008C09BE" w:rsidRDefault="00D002A1" w:rsidP="00D002A1">
      <w:pPr>
        <w:autoSpaceDE w:val="0"/>
        <w:autoSpaceDN w:val="0"/>
        <w:adjustRightInd w:val="0"/>
        <w:spacing w:after="0" w:line="240" w:lineRule="auto"/>
        <w:rPr>
          <w:ins w:id="12431" w:author="Airat Shigapov" w:date="2021-10-27T23:07:00Z"/>
          <w:rFonts w:ascii="Times New Roman" w:hAnsi="Times New Roman" w:cs="Times New Roman"/>
          <w:sz w:val="20"/>
          <w:szCs w:val="20"/>
          <w:lang w:val="en-US"/>
          <w:rPrChange w:id="12432" w:author="Airat Shigapov" w:date="2021-10-27T23:08:00Z">
            <w:rPr>
              <w:ins w:id="12433" w:author="Airat Shigapov" w:date="2021-10-27T23:07:00Z"/>
              <w:rFonts w:ascii="Consolas" w:hAnsi="Consolas" w:cs="Consolas"/>
              <w:color w:val="000000"/>
              <w:sz w:val="19"/>
              <w:szCs w:val="19"/>
            </w:rPr>
          </w:rPrChange>
        </w:rPr>
      </w:pPr>
      <w:ins w:id="12434" w:author="Airat Shigapov" w:date="2021-10-27T23:07:00Z">
        <w:r w:rsidRPr="008C09BE">
          <w:rPr>
            <w:rFonts w:ascii="Times New Roman" w:hAnsi="Times New Roman" w:cs="Times New Roman"/>
            <w:sz w:val="20"/>
            <w:szCs w:val="20"/>
            <w:lang w:val="en-US"/>
            <w:rPrChange w:id="12435" w:author="Airat Shigapov" w:date="2021-10-27T23:08:00Z">
              <w:rPr>
                <w:rFonts w:ascii="Consolas" w:hAnsi="Consolas" w:cs="Consolas"/>
                <w:color w:val="000000"/>
                <w:sz w:val="19"/>
                <w:szCs w:val="19"/>
              </w:rPr>
            </w:rPrChange>
          </w:rPr>
          <w:t xml:space="preserve">        }</w:t>
        </w:r>
      </w:ins>
    </w:p>
    <w:p w14:paraId="3FF82DB6" w14:textId="77777777" w:rsidR="00D002A1" w:rsidRPr="008C09BE" w:rsidRDefault="00D002A1" w:rsidP="00D002A1">
      <w:pPr>
        <w:autoSpaceDE w:val="0"/>
        <w:autoSpaceDN w:val="0"/>
        <w:adjustRightInd w:val="0"/>
        <w:spacing w:after="0" w:line="240" w:lineRule="auto"/>
        <w:rPr>
          <w:ins w:id="12436" w:author="Airat Shigapov" w:date="2021-10-27T23:07:00Z"/>
          <w:rFonts w:ascii="Times New Roman" w:hAnsi="Times New Roman" w:cs="Times New Roman"/>
          <w:sz w:val="20"/>
          <w:szCs w:val="20"/>
          <w:lang w:val="en-US"/>
          <w:rPrChange w:id="12437" w:author="Airat Shigapov" w:date="2021-10-27T23:08:00Z">
            <w:rPr>
              <w:ins w:id="12438" w:author="Airat Shigapov" w:date="2021-10-27T23:07:00Z"/>
              <w:rFonts w:ascii="Consolas" w:hAnsi="Consolas" w:cs="Consolas"/>
              <w:color w:val="000000"/>
              <w:sz w:val="19"/>
              <w:szCs w:val="19"/>
            </w:rPr>
          </w:rPrChange>
        </w:rPr>
      </w:pPr>
    </w:p>
    <w:p w14:paraId="2EFE859F" w14:textId="77777777" w:rsidR="00D002A1" w:rsidRPr="008C09BE" w:rsidRDefault="00D002A1" w:rsidP="00D002A1">
      <w:pPr>
        <w:autoSpaceDE w:val="0"/>
        <w:autoSpaceDN w:val="0"/>
        <w:adjustRightInd w:val="0"/>
        <w:spacing w:after="0" w:line="240" w:lineRule="auto"/>
        <w:rPr>
          <w:ins w:id="12439" w:author="Airat Shigapov" w:date="2021-10-27T23:07:00Z"/>
          <w:rFonts w:ascii="Times New Roman" w:hAnsi="Times New Roman" w:cs="Times New Roman"/>
          <w:sz w:val="20"/>
          <w:szCs w:val="20"/>
          <w:lang w:val="en-US"/>
          <w:rPrChange w:id="12440" w:author="Airat Shigapov" w:date="2021-10-27T23:08:00Z">
            <w:rPr>
              <w:ins w:id="12441" w:author="Airat Shigapov" w:date="2021-10-27T23:07:00Z"/>
              <w:rFonts w:ascii="Consolas" w:hAnsi="Consolas" w:cs="Consolas"/>
              <w:color w:val="000000"/>
              <w:sz w:val="19"/>
              <w:szCs w:val="19"/>
            </w:rPr>
          </w:rPrChange>
        </w:rPr>
      </w:pPr>
      <w:ins w:id="12442" w:author="Airat Shigapov" w:date="2021-10-27T23:07:00Z">
        <w:r w:rsidRPr="008C09BE">
          <w:rPr>
            <w:rFonts w:ascii="Times New Roman" w:hAnsi="Times New Roman" w:cs="Times New Roman"/>
            <w:sz w:val="20"/>
            <w:szCs w:val="20"/>
            <w:lang w:val="en-US"/>
            <w:rPrChange w:id="12443"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12444" w:author="Airat Shigapov" w:date="2021-10-27T23:08:00Z">
              <w:rPr>
                <w:rFonts w:ascii="Consolas" w:hAnsi="Consolas" w:cs="Consolas"/>
                <w:color w:val="0000FF"/>
                <w:sz w:val="19"/>
                <w:szCs w:val="19"/>
              </w:rPr>
            </w:rPrChange>
          </w:rPr>
          <w:t>private</w:t>
        </w:r>
        <w:r w:rsidRPr="008C09BE">
          <w:rPr>
            <w:rFonts w:ascii="Times New Roman" w:hAnsi="Times New Roman" w:cs="Times New Roman"/>
            <w:sz w:val="20"/>
            <w:szCs w:val="20"/>
            <w:lang w:val="en-US"/>
            <w:rPrChange w:id="12445"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12446" w:author="Airat Shigapov" w:date="2021-10-27T23:08:00Z">
              <w:rPr>
                <w:rFonts w:ascii="Consolas" w:hAnsi="Consolas" w:cs="Consolas"/>
                <w:color w:val="0000FF"/>
                <w:sz w:val="19"/>
                <w:szCs w:val="19"/>
              </w:rPr>
            </w:rPrChange>
          </w:rPr>
          <w:t>void</w:t>
        </w:r>
        <w:r w:rsidRPr="008C09BE">
          <w:rPr>
            <w:rFonts w:ascii="Times New Roman" w:hAnsi="Times New Roman" w:cs="Times New Roman"/>
            <w:sz w:val="20"/>
            <w:szCs w:val="20"/>
            <w:lang w:val="en-US"/>
            <w:rPrChange w:id="12447" w:author="Airat Shigapov" w:date="2021-10-27T23:08:00Z">
              <w:rPr>
                <w:rFonts w:ascii="Consolas" w:hAnsi="Consolas" w:cs="Consolas"/>
                <w:color w:val="000000"/>
                <w:sz w:val="19"/>
                <w:szCs w:val="19"/>
              </w:rPr>
            </w:rPrChange>
          </w:rPr>
          <w:t xml:space="preserve"> passwordfield2_</w:t>
        </w:r>
        <w:proofErr w:type="gramStart"/>
        <w:r w:rsidRPr="008C09BE">
          <w:rPr>
            <w:rFonts w:ascii="Times New Roman" w:hAnsi="Times New Roman" w:cs="Times New Roman"/>
            <w:sz w:val="20"/>
            <w:szCs w:val="20"/>
            <w:lang w:val="en-US"/>
            <w:rPrChange w:id="12448" w:author="Airat Shigapov" w:date="2021-10-27T23:08:00Z">
              <w:rPr>
                <w:rFonts w:ascii="Consolas" w:hAnsi="Consolas" w:cs="Consolas"/>
                <w:color w:val="000000"/>
                <w:sz w:val="19"/>
                <w:szCs w:val="19"/>
              </w:rPr>
            </w:rPrChange>
          </w:rPr>
          <w:t>GotFocus(</w:t>
        </w:r>
        <w:proofErr w:type="gramEnd"/>
        <w:r w:rsidRPr="008C09BE">
          <w:rPr>
            <w:rFonts w:ascii="Times New Roman" w:hAnsi="Times New Roman" w:cs="Times New Roman"/>
            <w:sz w:val="20"/>
            <w:szCs w:val="20"/>
            <w:lang w:val="en-US"/>
            <w:rPrChange w:id="12449" w:author="Airat Shigapov" w:date="2021-10-27T23:08:00Z">
              <w:rPr>
                <w:rFonts w:ascii="Consolas" w:hAnsi="Consolas" w:cs="Consolas"/>
                <w:color w:val="0000FF"/>
                <w:sz w:val="19"/>
                <w:szCs w:val="19"/>
              </w:rPr>
            </w:rPrChange>
          </w:rPr>
          <w:t>object</w:t>
        </w:r>
        <w:r w:rsidRPr="008C09BE">
          <w:rPr>
            <w:rFonts w:ascii="Times New Roman" w:hAnsi="Times New Roman" w:cs="Times New Roman"/>
            <w:sz w:val="20"/>
            <w:szCs w:val="20"/>
            <w:lang w:val="en-US"/>
            <w:rPrChange w:id="12450" w:author="Airat Shigapov" w:date="2021-10-27T23:08:00Z">
              <w:rPr>
                <w:rFonts w:ascii="Consolas" w:hAnsi="Consolas" w:cs="Consolas"/>
                <w:color w:val="000000"/>
                <w:sz w:val="19"/>
                <w:szCs w:val="19"/>
              </w:rPr>
            </w:rPrChange>
          </w:rPr>
          <w:t xml:space="preserve"> sender, </w:t>
        </w:r>
        <w:proofErr w:type="spellStart"/>
        <w:r w:rsidRPr="008C09BE">
          <w:rPr>
            <w:rFonts w:ascii="Times New Roman" w:hAnsi="Times New Roman" w:cs="Times New Roman"/>
            <w:sz w:val="20"/>
            <w:szCs w:val="20"/>
            <w:lang w:val="en-US"/>
            <w:rPrChange w:id="12451" w:author="Airat Shigapov" w:date="2021-10-27T23:08:00Z">
              <w:rPr>
                <w:rFonts w:ascii="Consolas" w:hAnsi="Consolas" w:cs="Consolas"/>
                <w:color w:val="000000"/>
                <w:sz w:val="19"/>
                <w:szCs w:val="19"/>
              </w:rPr>
            </w:rPrChange>
          </w:rPr>
          <w:t>RoutedEventArgs</w:t>
        </w:r>
        <w:proofErr w:type="spellEnd"/>
        <w:r w:rsidRPr="008C09BE">
          <w:rPr>
            <w:rFonts w:ascii="Times New Roman" w:hAnsi="Times New Roman" w:cs="Times New Roman"/>
            <w:sz w:val="20"/>
            <w:szCs w:val="20"/>
            <w:lang w:val="en-US"/>
            <w:rPrChange w:id="12452" w:author="Airat Shigapov" w:date="2021-10-27T23:08:00Z">
              <w:rPr>
                <w:rFonts w:ascii="Consolas" w:hAnsi="Consolas" w:cs="Consolas"/>
                <w:color w:val="000000"/>
                <w:sz w:val="19"/>
                <w:szCs w:val="19"/>
              </w:rPr>
            </w:rPrChange>
          </w:rPr>
          <w:t xml:space="preserve"> e)</w:t>
        </w:r>
      </w:ins>
    </w:p>
    <w:p w14:paraId="7558EAD1" w14:textId="77777777" w:rsidR="00D002A1" w:rsidRPr="008C09BE" w:rsidRDefault="00D002A1" w:rsidP="00D002A1">
      <w:pPr>
        <w:autoSpaceDE w:val="0"/>
        <w:autoSpaceDN w:val="0"/>
        <w:adjustRightInd w:val="0"/>
        <w:spacing w:after="0" w:line="240" w:lineRule="auto"/>
        <w:rPr>
          <w:ins w:id="12453" w:author="Airat Shigapov" w:date="2021-10-27T23:07:00Z"/>
          <w:rFonts w:ascii="Times New Roman" w:hAnsi="Times New Roman" w:cs="Times New Roman"/>
          <w:sz w:val="20"/>
          <w:szCs w:val="20"/>
          <w:lang w:val="en-US"/>
          <w:rPrChange w:id="12454" w:author="Airat Shigapov" w:date="2021-10-27T23:08:00Z">
            <w:rPr>
              <w:ins w:id="12455" w:author="Airat Shigapov" w:date="2021-10-27T23:07:00Z"/>
              <w:rFonts w:ascii="Consolas" w:hAnsi="Consolas" w:cs="Consolas"/>
              <w:color w:val="000000"/>
              <w:sz w:val="19"/>
              <w:szCs w:val="19"/>
            </w:rPr>
          </w:rPrChange>
        </w:rPr>
      </w:pPr>
      <w:ins w:id="12456" w:author="Airat Shigapov" w:date="2021-10-27T23:07:00Z">
        <w:r w:rsidRPr="008C09BE">
          <w:rPr>
            <w:rFonts w:ascii="Times New Roman" w:hAnsi="Times New Roman" w:cs="Times New Roman"/>
            <w:sz w:val="20"/>
            <w:szCs w:val="20"/>
            <w:lang w:val="en-US"/>
            <w:rPrChange w:id="12457" w:author="Airat Shigapov" w:date="2021-10-27T23:08:00Z">
              <w:rPr>
                <w:rFonts w:ascii="Consolas" w:hAnsi="Consolas" w:cs="Consolas"/>
                <w:color w:val="000000"/>
                <w:sz w:val="19"/>
                <w:szCs w:val="19"/>
              </w:rPr>
            </w:rPrChange>
          </w:rPr>
          <w:t xml:space="preserve">        {</w:t>
        </w:r>
      </w:ins>
    </w:p>
    <w:p w14:paraId="6F354DC2" w14:textId="77777777" w:rsidR="00D002A1" w:rsidRPr="008C09BE" w:rsidRDefault="00D002A1" w:rsidP="00D002A1">
      <w:pPr>
        <w:autoSpaceDE w:val="0"/>
        <w:autoSpaceDN w:val="0"/>
        <w:adjustRightInd w:val="0"/>
        <w:spacing w:after="0" w:line="240" w:lineRule="auto"/>
        <w:rPr>
          <w:ins w:id="12458" w:author="Airat Shigapov" w:date="2021-10-27T23:07:00Z"/>
          <w:rFonts w:ascii="Times New Roman" w:hAnsi="Times New Roman" w:cs="Times New Roman"/>
          <w:sz w:val="20"/>
          <w:szCs w:val="20"/>
          <w:lang w:val="en-US"/>
          <w:rPrChange w:id="12459" w:author="Airat Shigapov" w:date="2021-10-27T23:08:00Z">
            <w:rPr>
              <w:ins w:id="12460" w:author="Airat Shigapov" w:date="2021-10-27T23:07:00Z"/>
              <w:rFonts w:ascii="Consolas" w:hAnsi="Consolas" w:cs="Consolas"/>
              <w:color w:val="000000"/>
              <w:sz w:val="19"/>
              <w:szCs w:val="19"/>
            </w:rPr>
          </w:rPrChange>
        </w:rPr>
      </w:pPr>
      <w:ins w:id="12461" w:author="Airat Shigapov" w:date="2021-10-27T23:07:00Z">
        <w:r w:rsidRPr="008C09BE">
          <w:rPr>
            <w:rFonts w:ascii="Times New Roman" w:hAnsi="Times New Roman" w:cs="Times New Roman"/>
            <w:sz w:val="20"/>
            <w:szCs w:val="20"/>
            <w:lang w:val="en-US"/>
            <w:rPrChange w:id="12462" w:author="Airat Shigapov" w:date="2021-10-27T23:08:00Z">
              <w:rPr>
                <w:rFonts w:ascii="Consolas" w:hAnsi="Consolas" w:cs="Consolas"/>
                <w:color w:val="000000"/>
                <w:sz w:val="19"/>
                <w:szCs w:val="19"/>
              </w:rPr>
            </w:rPrChange>
          </w:rPr>
          <w:t xml:space="preserve">                password1.Visibility = </w:t>
        </w:r>
        <w:proofErr w:type="spellStart"/>
        <w:r w:rsidRPr="008C09BE">
          <w:rPr>
            <w:rFonts w:ascii="Times New Roman" w:hAnsi="Times New Roman" w:cs="Times New Roman"/>
            <w:sz w:val="20"/>
            <w:szCs w:val="20"/>
            <w:lang w:val="en-US"/>
            <w:rPrChange w:id="12463" w:author="Airat Shigapov" w:date="2021-10-27T23:08:00Z">
              <w:rPr>
                <w:rFonts w:ascii="Consolas" w:hAnsi="Consolas" w:cs="Consolas"/>
                <w:color w:val="000000"/>
                <w:sz w:val="19"/>
                <w:szCs w:val="19"/>
              </w:rPr>
            </w:rPrChange>
          </w:rPr>
          <w:t>Visibility.Visible</w:t>
        </w:r>
        <w:proofErr w:type="spellEnd"/>
        <w:r w:rsidRPr="008C09BE">
          <w:rPr>
            <w:rFonts w:ascii="Times New Roman" w:hAnsi="Times New Roman" w:cs="Times New Roman"/>
            <w:sz w:val="20"/>
            <w:szCs w:val="20"/>
            <w:lang w:val="en-US"/>
            <w:rPrChange w:id="12464" w:author="Airat Shigapov" w:date="2021-10-27T23:08:00Z">
              <w:rPr>
                <w:rFonts w:ascii="Consolas" w:hAnsi="Consolas" w:cs="Consolas"/>
                <w:color w:val="000000"/>
                <w:sz w:val="19"/>
                <w:szCs w:val="19"/>
              </w:rPr>
            </w:rPrChange>
          </w:rPr>
          <w:t>;</w:t>
        </w:r>
      </w:ins>
    </w:p>
    <w:p w14:paraId="6AF4F2CD" w14:textId="77777777" w:rsidR="00D002A1" w:rsidRPr="008C09BE" w:rsidRDefault="00D002A1" w:rsidP="00D002A1">
      <w:pPr>
        <w:autoSpaceDE w:val="0"/>
        <w:autoSpaceDN w:val="0"/>
        <w:adjustRightInd w:val="0"/>
        <w:spacing w:after="0" w:line="240" w:lineRule="auto"/>
        <w:rPr>
          <w:ins w:id="12465" w:author="Airat Shigapov" w:date="2021-10-27T23:07:00Z"/>
          <w:rFonts w:ascii="Times New Roman" w:hAnsi="Times New Roman" w:cs="Times New Roman"/>
          <w:sz w:val="20"/>
          <w:szCs w:val="20"/>
          <w:lang w:val="en-US"/>
          <w:rPrChange w:id="12466" w:author="Airat Shigapov" w:date="2021-10-27T23:08:00Z">
            <w:rPr>
              <w:ins w:id="12467" w:author="Airat Shigapov" w:date="2021-10-27T23:07:00Z"/>
              <w:rFonts w:ascii="Consolas" w:hAnsi="Consolas" w:cs="Consolas"/>
              <w:color w:val="000000"/>
              <w:sz w:val="19"/>
              <w:szCs w:val="19"/>
            </w:rPr>
          </w:rPrChange>
        </w:rPr>
      </w:pPr>
      <w:ins w:id="12468" w:author="Airat Shigapov" w:date="2021-10-27T23:07:00Z">
        <w:r w:rsidRPr="008C09BE">
          <w:rPr>
            <w:rFonts w:ascii="Times New Roman" w:hAnsi="Times New Roman" w:cs="Times New Roman"/>
            <w:sz w:val="20"/>
            <w:szCs w:val="20"/>
            <w:lang w:val="en-US"/>
            <w:rPrChange w:id="12469" w:author="Airat Shigapov" w:date="2021-10-27T23:08:00Z">
              <w:rPr>
                <w:rFonts w:ascii="Consolas" w:hAnsi="Consolas" w:cs="Consolas"/>
                <w:color w:val="000000"/>
                <w:sz w:val="19"/>
                <w:szCs w:val="19"/>
              </w:rPr>
            </w:rPrChange>
          </w:rPr>
          <w:t xml:space="preserve">                passwordfield2.Visibility = </w:t>
        </w:r>
        <w:proofErr w:type="spellStart"/>
        <w:r w:rsidRPr="008C09BE">
          <w:rPr>
            <w:rFonts w:ascii="Times New Roman" w:hAnsi="Times New Roman" w:cs="Times New Roman"/>
            <w:sz w:val="20"/>
            <w:szCs w:val="20"/>
            <w:lang w:val="en-US"/>
            <w:rPrChange w:id="12470" w:author="Airat Shigapov" w:date="2021-10-27T23:08:00Z">
              <w:rPr>
                <w:rFonts w:ascii="Consolas" w:hAnsi="Consolas" w:cs="Consolas"/>
                <w:color w:val="000000"/>
                <w:sz w:val="19"/>
                <w:szCs w:val="19"/>
              </w:rPr>
            </w:rPrChange>
          </w:rPr>
          <w:t>Visibility.Hidden</w:t>
        </w:r>
        <w:proofErr w:type="spellEnd"/>
        <w:r w:rsidRPr="008C09BE">
          <w:rPr>
            <w:rFonts w:ascii="Times New Roman" w:hAnsi="Times New Roman" w:cs="Times New Roman"/>
            <w:sz w:val="20"/>
            <w:szCs w:val="20"/>
            <w:lang w:val="en-US"/>
            <w:rPrChange w:id="12471" w:author="Airat Shigapov" w:date="2021-10-27T23:08:00Z">
              <w:rPr>
                <w:rFonts w:ascii="Consolas" w:hAnsi="Consolas" w:cs="Consolas"/>
                <w:color w:val="000000"/>
                <w:sz w:val="19"/>
                <w:szCs w:val="19"/>
              </w:rPr>
            </w:rPrChange>
          </w:rPr>
          <w:t>;</w:t>
        </w:r>
      </w:ins>
    </w:p>
    <w:p w14:paraId="52138EE5" w14:textId="77777777" w:rsidR="00D002A1" w:rsidRPr="008C09BE" w:rsidRDefault="00D002A1" w:rsidP="00D002A1">
      <w:pPr>
        <w:autoSpaceDE w:val="0"/>
        <w:autoSpaceDN w:val="0"/>
        <w:adjustRightInd w:val="0"/>
        <w:spacing w:after="0" w:line="240" w:lineRule="auto"/>
        <w:rPr>
          <w:ins w:id="12472" w:author="Airat Shigapov" w:date="2021-10-27T23:07:00Z"/>
          <w:rFonts w:ascii="Times New Roman" w:hAnsi="Times New Roman" w:cs="Times New Roman"/>
          <w:sz w:val="20"/>
          <w:szCs w:val="20"/>
          <w:lang w:val="en-US"/>
          <w:rPrChange w:id="12473" w:author="Airat Shigapov" w:date="2021-10-27T23:08:00Z">
            <w:rPr>
              <w:ins w:id="12474" w:author="Airat Shigapov" w:date="2021-10-27T23:07:00Z"/>
              <w:rFonts w:ascii="Consolas" w:hAnsi="Consolas" w:cs="Consolas"/>
              <w:color w:val="000000"/>
              <w:sz w:val="19"/>
              <w:szCs w:val="19"/>
            </w:rPr>
          </w:rPrChange>
        </w:rPr>
      </w:pPr>
      <w:ins w:id="12475" w:author="Airat Shigapov" w:date="2021-10-27T23:07:00Z">
        <w:r w:rsidRPr="008C09BE">
          <w:rPr>
            <w:rFonts w:ascii="Times New Roman" w:hAnsi="Times New Roman" w:cs="Times New Roman"/>
            <w:sz w:val="20"/>
            <w:szCs w:val="20"/>
            <w:lang w:val="en-US"/>
            <w:rPrChange w:id="12476" w:author="Airat Shigapov" w:date="2021-10-27T23:08:00Z">
              <w:rPr>
                <w:rFonts w:ascii="Consolas" w:hAnsi="Consolas" w:cs="Consolas"/>
                <w:color w:val="000000"/>
                <w:sz w:val="19"/>
                <w:szCs w:val="19"/>
              </w:rPr>
            </w:rPrChange>
          </w:rPr>
          <w:t xml:space="preserve">                password1.Focus();</w:t>
        </w:r>
      </w:ins>
    </w:p>
    <w:p w14:paraId="535DBABC" w14:textId="77777777" w:rsidR="00D002A1" w:rsidRPr="008C09BE" w:rsidRDefault="00D002A1" w:rsidP="00D002A1">
      <w:pPr>
        <w:autoSpaceDE w:val="0"/>
        <w:autoSpaceDN w:val="0"/>
        <w:adjustRightInd w:val="0"/>
        <w:spacing w:after="0" w:line="240" w:lineRule="auto"/>
        <w:rPr>
          <w:ins w:id="12477" w:author="Airat Shigapov" w:date="2021-10-27T23:07:00Z"/>
          <w:rFonts w:ascii="Times New Roman" w:hAnsi="Times New Roman" w:cs="Times New Roman"/>
          <w:sz w:val="20"/>
          <w:szCs w:val="20"/>
          <w:lang w:val="en-US"/>
          <w:rPrChange w:id="12478" w:author="Airat Shigapov" w:date="2021-10-27T23:08:00Z">
            <w:rPr>
              <w:ins w:id="12479" w:author="Airat Shigapov" w:date="2021-10-27T23:07:00Z"/>
              <w:rFonts w:ascii="Consolas" w:hAnsi="Consolas" w:cs="Consolas"/>
              <w:color w:val="000000"/>
              <w:sz w:val="19"/>
              <w:szCs w:val="19"/>
            </w:rPr>
          </w:rPrChange>
        </w:rPr>
      </w:pPr>
      <w:ins w:id="12480" w:author="Airat Shigapov" w:date="2021-10-27T23:07:00Z">
        <w:r w:rsidRPr="008C09BE">
          <w:rPr>
            <w:rFonts w:ascii="Times New Roman" w:hAnsi="Times New Roman" w:cs="Times New Roman"/>
            <w:sz w:val="20"/>
            <w:szCs w:val="20"/>
            <w:lang w:val="en-US"/>
            <w:rPrChange w:id="12481" w:author="Airat Shigapov" w:date="2021-10-27T23:08:00Z">
              <w:rPr>
                <w:rFonts w:ascii="Consolas" w:hAnsi="Consolas" w:cs="Consolas"/>
                <w:color w:val="000000"/>
                <w:sz w:val="19"/>
                <w:szCs w:val="19"/>
              </w:rPr>
            </w:rPrChange>
          </w:rPr>
          <w:t xml:space="preserve">        }</w:t>
        </w:r>
      </w:ins>
    </w:p>
    <w:p w14:paraId="4DD1AC71" w14:textId="77777777" w:rsidR="00D002A1" w:rsidRPr="008C09BE" w:rsidRDefault="00D002A1" w:rsidP="00D002A1">
      <w:pPr>
        <w:autoSpaceDE w:val="0"/>
        <w:autoSpaceDN w:val="0"/>
        <w:adjustRightInd w:val="0"/>
        <w:spacing w:after="0" w:line="240" w:lineRule="auto"/>
        <w:rPr>
          <w:ins w:id="12482" w:author="Airat Shigapov" w:date="2021-10-27T23:07:00Z"/>
          <w:rFonts w:ascii="Times New Roman" w:hAnsi="Times New Roman" w:cs="Times New Roman"/>
          <w:sz w:val="20"/>
          <w:szCs w:val="20"/>
          <w:lang w:val="en-US"/>
          <w:rPrChange w:id="12483" w:author="Airat Shigapov" w:date="2021-10-27T23:08:00Z">
            <w:rPr>
              <w:ins w:id="12484" w:author="Airat Shigapov" w:date="2021-10-27T23:07:00Z"/>
              <w:rFonts w:ascii="Consolas" w:hAnsi="Consolas" w:cs="Consolas"/>
              <w:color w:val="000000"/>
              <w:sz w:val="19"/>
              <w:szCs w:val="19"/>
            </w:rPr>
          </w:rPrChange>
        </w:rPr>
      </w:pPr>
    </w:p>
    <w:p w14:paraId="7FD14556" w14:textId="77777777" w:rsidR="00D002A1" w:rsidRPr="008C09BE" w:rsidRDefault="00D002A1" w:rsidP="00D002A1">
      <w:pPr>
        <w:autoSpaceDE w:val="0"/>
        <w:autoSpaceDN w:val="0"/>
        <w:adjustRightInd w:val="0"/>
        <w:spacing w:after="0" w:line="240" w:lineRule="auto"/>
        <w:rPr>
          <w:ins w:id="12485" w:author="Airat Shigapov" w:date="2021-10-27T23:07:00Z"/>
          <w:rFonts w:ascii="Times New Roman" w:hAnsi="Times New Roman" w:cs="Times New Roman"/>
          <w:sz w:val="20"/>
          <w:szCs w:val="20"/>
          <w:lang w:val="en-US"/>
          <w:rPrChange w:id="12486" w:author="Airat Shigapov" w:date="2021-10-27T23:08:00Z">
            <w:rPr>
              <w:ins w:id="12487" w:author="Airat Shigapov" w:date="2021-10-27T23:07:00Z"/>
              <w:rFonts w:ascii="Consolas" w:hAnsi="Consolas" w:cs="Consolas"/>
              <w:color w:val="000000"/>
              <w:sz w:val="19"/>
              <w:szCs w:val="19"/>
            </w:rPr>
          </w:rPrChange>
        </w:rPr>
      </w:pPr>
      <w:ins w:id="12488" w:author="Airat Shigapov" w:date="2021-10-27T23:07:00Z">
        <w:r w:rsidRPr="008C09BE">
          <w:rPr>
            <w:rFonts w:ascii="Times New Roman" w:hAnsi="Times New Roman" w:cs="Times New Roman"/>
            <w:sz w:val="20"/>
            <w:szCs w:val="20"/>
            <w:lang w:val="en-US"/>
            <w:rPrChange w:id="12489"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12490" w:author="Airat Shigapov" w:date="2021-10-27T23:08:00Z">
              <w:rPr>
                <w:rFonts w:ascii="Consolas" w:hAnsi="Consolas" w:cs="Consolas"/>
                <w:color w:val="0000FF"/>
                <w:sz w:val="19"/>
                <w:szCs w:val="19"/>
              </w:rPr>
            </w:rPrChange>
          </w:rPr>
          <w:t>private</w:t>
        </w:r>
        <w:r w:rsidRPr="008C09BE">
          <w:rPr>
            <w:rFonts w:ascii="Times New Roman" w:hAnsi="Times New Roman" w:cs="Times New Roman"/>
            <w:sz w:val="20"/>
            <w:szCs w:val="20"/>
            <w:lang w:val="en-US"/>
            <w:rPrChange w:id="12491"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12492" w:author="Airat Shigapov" w:date="2021-10-27T23:08:00Z">
              <w:rPr>
                <w:rFonts w:ascii="Consolas" w:hAnsi="Consolas" w:cs="Consolas"/>
                <w:color w:val="0000FF"/>
                <w:sz w:val="19"/>
                <w:szCs w:val="19"/>
              </w:rPr>
            </w:rPrChange>
          </w:rPr>
          <w:t>void</w:t>
        </w:r>
        <w:r w:rsidRPr="008C09BE">
          <w:rPr>
            <w:rFonts w:ascii="Times New Roman" w:hAnsi="Times New Roman" w:cs="Times New Roman"/>
            <w:sz w:val="20"/>
            <w:szCs w:val="20"/>
            <w:lang w:val="en-US"/>
            <w:rPrChange w:id="12493" w:author="Airat Shigapov" w:date="2021-10-27T23:08:00Z">
              <w:rPr>
                <w:rFonts w:ascii="Consolas" w:hAnsi="Consolas" w:cs="Consolas"/>
                <w:color w:val="000000"/>
                <w:sz w:val="19"/>
                <w:szCs w:val="19"/>
              </w:rPr>
            </w:rPrChange>
          </w:rPr>
          <w:t xml:space="preserve"> password1_</w:t>
        </w:r>
        <w:proofErr w:type="gramStart"/>
        <w:r w:rsidRPr="008C09BE">
          <w:rPr>
            <w:rFonts w:ascii="Times New Roman" w:hAnsi="Times New Roman" w:cs="Times New Roman"/>
            <w:sz w:val="20"/>
            <w:szCs w:val="20"/>
            <w:lang w:val="en-US"/>
            <w:rPrChange w:id="12494" w:author="Airat Shigapov" w:date="2021-10-27T23:08:00Z">
              <w:rPr>
                <w:rFonts w:ascii="Consolas" w:hAnsi="Consolas" w:cs="Consolas"/>
                <w:color w:val="000000"/>
                <w:sz w:val="19"/>
                <w:szCs w:val="19"/>
              </w:rPr>
            </w:rPrChange>
          </w:rPr>
          <w:t>LostFocus(</w:t>
        </w:r>
        <w:proofErr w:type="gramEnd"/>
        <w:r w:rsidRPr="008C09BE">
          <w:rPr>
            <w:rFonts w:ascii="Times New Roman" w:hAnsi="Times New Roman" w:cs="Times New Roman"/>
            <w:sz w:val="20"/>
            <w:szCs w:val="20"/>
            <w:lang w:val="en-US"/>
            <w:rPrChange w:id="12495" w:author="Airat Shigapov" w:date="2021-10-27T23:08:00Z">
              <w:rPr>
                <w:rFonts w:ascii="Consolas" w:hAnsi="Consolas" w:cs="Consolas"/>
                <w:color w:val="0000FF"/>
                <w:sz w:val="19"/>
                <w:szCs w:val="19"/>
              </w:rPr>
            </w:rPrChange>
          </w:rPr>
          <w:t>object</w:t>
        </w:r>
        <w:r w:rsidRPr="008C09BE">
          <w:rPr>
            <w:rFonts w:ascii="Times New Roman" w:hAnsi="Times New Roman" w:cs="Times New Roman"/>
            <w:sz w:val="20"/>
            <w:szCs w:val="20"/>
            <w:lang w:val="en-US"/>
            <w:rPrChange w:id="12496" w:author="Airat Shigapov" w:date="2021-10-27T23:08:00Z">
              <w:rPr>
                <w:rFonts w:ascii="Consolas" w:hAnsi="Consolas" w:cs="Consolas"/>
                <w:color w:val="000000"/>
                <w:sz w:val="19"/>
                <w:szCs w:val="19"/>
              </w:rPr>
            </w:rPrChange>
          </w:rPr>
          <w:t xml:space="preserve"> sender, </w:t>
        </w:r>
        <w:proofErr w:type="spellStart"/>
        <w:r w:rsidRPr="008C09BE">
          <w:rPr>
            <w:rFonts w:ascii="Times New Roman" w:hAnsi="Times New Roman" w:cs="Times New Roman"/>
            <w:sz w:val="20"/>
            <w:szCs w:val="20"/>
            <w:lang w:val="en-US"/>
            <w:rPrChange w:id="12497" w:author="Airat Shigapov" w:date="2021-10-27T23:08:00Z">
              <w:rPr>
                <w:rFonts w:ascii="Consolas" w:hAnsi="Consolas" w:cs="Consolas"/>
                <w:color w:val="000000"/>
                <w:sz w:val="19"/>
                <w:szCs w:val="19"/>
              </w:rPr>
            </w:rPrChange>
          </w:rPr>
          <w:t>RoutedEventArgs</w:t>
        </w:r>
        <w:proofErr w:type="spellEnd"/>
        <w:r w:rsidRPr="008C09BE">
          <w:rPr>
            <w:rFonts w:ascii="Times New Roman" w:hAnsi="Times New Roman" w:cs="Times New Roman"/>
            <w:sz w:val="20"/>
            <w:szCs w:val="20"/>
            <w:lang w:val="en-US"/>
            <w:rPrChange w:id="12498" w:author="Airat Shigapov" w:date="2021-10-27T23:08:00Z">
              <w:rPr>
                <w:rFonts w:ascii="Consolas" w:hAnsi="Consolas" w:cs="Consolas"/>
                <w:color w:val="000000"/>
                <w:sz w:val="19"/>
                <w:szCs w:val="19"/>
              </w:rPr>
            </w:rPrChange>
          </w:rPr>
          <w:t xml:space="preserve"> e)</w:t>
        </w:r>
      </w:ins>
    </w:p>
    <w:p w14:paraId="1A5DEFBA" w14:textId="77777777" w:rsidR="00D002A1" w:rsidRPr="008C09BE" w:rsidRDefault="00D002A1" w:rsidP="00D002A1">
      <w:pPr>
        <w:autoSpaceDE w:val="0"/>
        <w:autoSpaceDN w:val="0"/>
        <w:adjustRightInd w:val="0"/>
        <w:spacing w:after="0" w:line="240" w:lineRule="auto"/>
        <w:rPr>
          <w:ins w:id="12499" w:author="Airat Shigapov" w:date="2021-10-27T23:07:00Z"/>
          <w:rFonts w:ascii="Times New Roman" w:hAnsi="Times New Roman" w:cs="Times New Roman"/>
          <w:sz w:val="20"/>
          <w:szCs w:val="20"/>
          <w:lang w:val="en-US"/>
          <w:rPrChange w:id="12500" w:author="Airat Shigapov" w:date="2021-10-27T23:08:00Z">
            <w:rPr>
              <w:ins w:id="12501" w:author="Airat Shigapov" w:date="2021-10-27T23:07:00Z"/>
              <w:rFonts w:ascii="Consolas" w:hAnsi="Consolas" w:cs="Consolas"/>
              <w:color w:val="000000"/>
              <w:sz w:val="19"/>
              <w:szCs w:val="19"/>
            </w:rPr>
          </w:rPrChange>
        </w:rPr>
      </w:pPr>
      <w:ins w:id="12502" w:author="Airat Shigapov" w:date="2021-10-27T23:07:00Z">
        <w:r w:rsidRPr="008C09BE">
          <w:rPr>
            <w:rFonts w:ascii="Times New Roman" w:hAnsi="Times New Roman" w:cs="Times New Roman"/>
            <w:sz w:val="20"/>
            <w:szCs w:val="20"/>
            <w:lang w:val="en-US"/>
            <w:rPrChange w:id="12503" w:author="Airat Shigapov" w:date="2021-10-27T23:08:00Z">
              <w:rPr>
                <w:rFonts w:ascii="Consolas" w:hAnsi="Consolas" w:cs="Consolas"/>
                <w:color w:val="000000"/>
                <w:sz w:val="19"/>
                <w:szCs w:val="19"/>
              </w:rPr>
            </w:rPrChange>
          </w:rPr>
          <w:t xml:space="preserve">        {</w:t>
        </w:r>
      </w:ins>
    </w:p>
    <w:p w14:paraId="20C2733C" w14:textId="77777777" w:rsidR="00D002A1" w:rsidRPr="008C09BE" w:rsidRDefault="00D002A1" w:rsidP="00D002A1">
      <w:pPr>
        <w:autoSpaceDE w:val="0"/>
        <w:autoSpaceDN w:val="0"/>
        <w:adjustRightInd w:val="0"/>
        <w:spacing w:after="0" w:line="240" w:lineRule="auto"/>
        <w:rPr>
          <w:ins w:id="12504" w:author="Airat Shigapov" w:date="2021-10-27T23:07:00Z"/>
          <w:rFonts w:ascii="Times New Roman" w:hAnsi="Times New Roman" w:cs="Times New Roman"/>
          <w:sz w:val="20"/>
          <w:szCs w:val="20"/>
          <w:lang w:val="en-US"/>
          <w:rPrChange w:id="12505" w:author="Airat Shigapov" w:date="2021-10-27T23:08:00Z">
            <w:rPr>
              <w:ins w:id="12506" w:author="Airat Shigapov" w:date="2021-10-27T23:07:00Z"/>
              <w:rFonts w:ascii="Consolas" w:hAnsi="Consolas" w:cs="Consolas"/>
              <w:color w:val="000000"/>
              <w:sz w:val="19"/>
              <w:szCs w:val="19"/>
            </w:rPr>
          </w:rPrChange>
        </w:rPr>
      </w:pPr>
      <w:ins w:id="12507" w:author="Airat Shigapov" w:date="2021-10-27T23:07:00Z">
        <w:r w:rsidRPr="008C09BE">
          <w:rPr>
            <w:rFonts w:ascii="Times New Roman" w:hAnsi="Times New Roman" w:cs="Times New Roman"/>
            <w:sz w:val="20"/>
            <w:szCs w:val="20"/>
            <w:lang w:val="en-US"/>
            <w:rPrChange w:id="12508"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12509" w:author="Airat Shigapov" w:date="2021-10-27T23:08:00Z">
              <w:rPr>
                <w:rFonts w:ascii="Consolas" w:hAnsi="Consolas" w:cs="Consolas"/>
                <w:color w:val="0000FF"/>
                <w:sz w:val="19"/>
                <w:szCs w:val="19"/>
              </w:rPr>
            </w:rPrChange>
          </w:rPr>
          <w:t>if</w:t>
        </w:r>
        <w:r w:rsidRPr="008C09BE">
          <w:rPr>
            <w:rFonts w:ascii="Times New Roman" w:hAnsi="Times New Roman" w:cs="Times New Roman"/>
            <w:sz w:val="20"/>
            <w:szCs w:val="20"/>
            <w:lang w:val="en-US"/>
            <w:rPrChange w:id="12510" w:author="Airat Shigapov" w:date="2021-10-27T23:08:00Z">
              <w:rPr>
                <w:rFonts w:ascii="Consolas" w:hAnsi="Consolas" w:cs="Consolas"/>
                <w:color w:val="000000"/>
                <w:sz w:val="19"/>
                <w:szCs w:val="19"/>
              </w:rPr>
            </w:rPrChange>
          </w:rPr>
          <w:t xml:space="preserve"> (password1.Password == </w:t>
        </w:r>
        <w:r w:rsidRPr="008C09BE">
          <w:rPr>
            <w:rFonts w:ascii="Times New Roman" w:hAnsi="Times New Roman" w:cs="Times New Roman"/>
            <w:sz w:val="20"/>
            <w:szCs w:val="20"/>
            <w:lang w:val="en-US"/>
            <w:rPrChange w:id="12511" w:author="Airat Shigapov" w:date="2021-10-27T23:08:00Z">
              <w:rPr>
                <w:rFonts w:ascii="Consolas" w:hAnsi="Consolas" w:cs="Consolas"/>
                <w:color w:val="A31515"/>
                <w:sz w:val="19"/>
                <w:szCs w:val="19"/>
              </w:rPr>
            </w:rPrChange>
          </w:rPr>
          <w:t>""</w:t>
        </w:r>
        <w:r w:rsidRPr="008C09BE">
          <w:rPr>
            <w:rFonts w:ascii="Times New Roman" w:hAnsi="Times New Roman" w:cs="Times New Roman"/>
            <w:sz w:val="20"/>
            <w:szCs w:val="20"/>
            <w:lang w:val="en-US"/>
            <w:rPrChange w:id="12512" w:author="Airat Shigapov" w:date="2021-10-27T23:08:00Z">
              <w:rPr>
                <w:rFonts w:ascii="Consolas" w:hAnsi="Consolas" w:cs="Consolas"/>
                <w:color w:val="000000"/>
                <w:sz w:val="19"/>
                <w:szCs w:val="19"/>
              </w:rPr>
            </w:rPrChange>
          </w:rPr>
          <w:t>)</w:t>
        </w:r>
      </w:ins>
    </w:p>
    <w:p w14:paraId="5ECB9545" w14:textId="77777777" w:rsidR="00D002A1" w:rsidRPr="008C09BE" w:rsidRDefault="00D002A1" w:rsidP="00D002A1">
      <w:pPr>
        <w:autoSpaceDE w:val="0"/>
        <w:autoSpaceDN w:val="0"/>
        <w:adjustRightInd w:val="0"/>
        <w:spacing w:after="0" w:line="240" w:lineRule="auto"/>
        <w:rPr>
          <w:ins w:id="12513" w:author="Airat Shigapov" w:date="2021-10-27T23:07:00Z"/>
          <w:rFonts w:ascii="Times New Roman" w:hAnsi="Times New Roman" w:cs="Times New Roman"/>
          <w:sz w:val="20"/>
          <w:szCs w:val="20"/>
          <w:lang w:val="en-US"/>
          <w:rPrChange w:id="12514" w:author="Airat Shigapov" w:date="2021-10-27T23:08:00Z">
            <w:rPr>
              <w:ins w:id="12515" w:author="Airat Shigapov" w:date="2021-10-27T23:07:00Z"/>
              <w:rFonts w:ascii="Consolas" w:hAnsi="Consolas" w:cs="Consolas"/>
              <w:color w:val="000000"/>
              <w:sz w:val="19"/>
              <w:szCs w:val="19"/>
            </w:rPr>
          </w:rPrChange>
        </w:rPr>
      </w:pPr>
      <w:ins w:id="12516" w:author="Airat Shigapov" w:date="2021-10-27T23:07:00Z">
        <w:r w:rsidRPr="008C09BE">
          <w:rPr>
            <w:rFonts w:ascii="Times New Roman" w:hAnsi="Times New Roman" w:cs="Times New Roman"/>
            <w:sz w:val="20"/>
            <w:szCs w:val="20"/>
            <w:lang w:val="en-US"/>
            <w:rPrChange w:id="12517" w:author="Airat Shigapov" w:date="2021-10-27T23:08:00Z">
              <w:rPr>
                <w:rFonts w:ascii="Consolas" w:hAnsi="Consolas" w:cs="Consolas"/>
                <w:color w:val="000000"/>
                <w:sz w:val="19"/>
                <w:szCs w:val="19"/>
              </w:rPr>
            </w:rPrChange>
          </w:rPr>
          <w:t xml:space="preserve">            {</w:t>
        </w:r>
      </w:ins>
    </w:p>
    <w:p w14:paraId="432A550D" w14:textId="77777777" w:rsidR="00D002A1" w:rsidRPr="008C09BE" w:rsidRDefault="00D002A1" w:rsidP="00D002A1">
      <w:pPr>
        <w:autoSpaceDE w:val="0"/>
        <w:autoSpaceDN w:val="0"/>
        <w:adjustRightInd w:val="0"/>
        <w:spacing w:after="0" w:line="240" w:lineRule="auto"/>
        <w:rPr>
          <w:ins w:id="12518" w:author="Airat Shigapov" w:date="2021-10-27T23:07:00Z"/>
          <w:rFonts w:ascii="Times New Roman" w:hAnsi="Times New Roman" w:cs="Times New Roman"/>
          <w:sz w:val="20"/>
          <w:szCs w:val="20"/>
          <w:lang w:val="en-US"/>
          <w:rPrChange w:id="12519" w:author="Airat Shigapov" w:date="2021-10-27T23:08:00Z">
            <w:rPr>
              <w:ins w:id="12520" w:author="Airat Shigapov" w:date="2021-10-27T23:07:00Z"/>
              <w:rFonts w:ascii="Consolas" w:hAnsi="Consolas" w:cs="Consolas"/>
              <w:color w:val="000000"/>
              <w:sz w:val="19"/>
              <w:szCs w:val="19"/>
            </w:rPr>
          </w:rPrChange>
        </w:rPr>
      </w:pPr>
      <w:ins w:id="12521" w:author="Airat Shigapov" w:date="2021-10-27T23:07:00Z">
        <w:r w:rsidRPr="008C09BE">
          <w:rPr>
            <w:rFonts w:ascii="Times New Roman" w:hAnsi="Times New Roman" w:cs="Times New Roman"/>
            <w:sz w:val="20"/>
            <w:szCs w:val="20"/>
            <w:lang w:val="en-US"/>
            <w:rPrChange w:id="12522" w:author="Airat Shigapov" w:date="2021-10-27T23:08:00Z">
              <w:rPr>
                <w:rFonts w:ascii="Consolas" w:hAnsi="Consolas" w:cs="Consolas"/>
                <w:color w:val="000000"/>
                <w:sz w:val="19"/>
                <w:szCs w:val="19"/>
              </w:rPr>
            </w:rPrChange>
          </w:rPr>
          <w:t xml:space="preserve">                password1.Visibility = </w:t>
        </w:r>
        <w:proofErr w:type="spellStart"/>
        <w:r w:rsidRPr="008C09BE">
          <w:rPr>
            <w:rFonts w:ascii="Times New Roman" w:hAnsi="Times New Roman" w:cs="Times New Roman"/>
            <w:sz w:val="20"/>
            <w:szCs w:val="20"/>
            <w:lang w:val="en-US"/>
            <w:rPrChange w:id="12523" w:author="Airat Shigapov" w:date="2021-10-27T23:08:00Z">
              <w:rPr>
                <w:rFonts w:ascii="Consolas" w:hAnsi="Consolas" w:cs="Consolas"/>
                <w:color w:val="000000"/>
                <w:sz w:val="19"/>
                <w:szCs w:val="19"/>
              </w:rPr>
            </w:rPrChange>
          </w:rPr>
          <w:t>Visibility.Hidden</w:t>
        </w:r>
        <w:proofErr w:type="spellEnd"/>
        <w:r w:rsidRPr="008C09BE">
          <w:rPr>
            <w:rFonts w:ascii="Times New Roman" w:hAnsi="Times New Roman" w:cs="Times New Roman"/>
            <w:sz w:val="20"/>
            <w:szCs w:val="20"/>
            <w:lang w:val="en-US"/>
            <w:rPrChange w:id="12524" w:author="Airat Shigapov" w:date="2021-10-27T23:08:00Z">
              <w:rPr>
                <w:rFonts w:ascii="Consolas" w:hAnsi="Consolas" w:cs="Consolas"/>
                <w:color w:val="000000"/>
                <w:sz w:val="19"/>
                <w:szCs w:val="19"/>
              </w:rPr>
            </w:rPrChange>
          </w:rPr>
          <w:t>;</w:t>
        </w:r>
      </w:ins>
    </w:p>
    <w:p w14:paraId="4A0DBD85" w14:textId="77777777" w:rsidR="00D002A1" w:rsidRPr="008C09BE" w:rsidRDefault="00D002A1" w:rsidP="00D002A1">
      <w:pPr>
        <w:autoSpaceDE w:val="0"/>
        <w:autoSpaceDN w:val="0"/>
        <w:adjustRightInd w:val="0"/>
        <w:spacing w:after="0" w:line="240" w:lineRule="auto"/>
        <w:rPr>
          <w:ins w:id="12525" w:author="Airat Shigapov" w:date="2021-10-27T23:07:00Z"/>
          <w:rFonts w:ascii="Times New Roman" w:hAnsi="Times New Roman" w:cs="Times New Roman"/>
          <w:sz w:val="20"/>
          <w:szCs w:val="20"/>
          <w:lang w:val="en-US"/>
          <w:rPrChange w:id="12526" w:author="Airat Shigapov" w:date="2021-10-27T23:08:00Z">
            <w:rPr>
              <w:ins w:id="12527" w:author="Airat Shigapov" w:date="2021-10-27T23:07:00Z"/>
              <w:rFonts w:ascii="Consolas" w:hAnsi="Consolas" w:cs="Consolas"/>
              <w:color w:val="000000"/>
              <w:sz w:val="19"/>
              <w:szCs w:val="19"/>
            </w:rPr>
          </w:rPrChange>
        </w:rPr>
      </w:pPr>
      <w:ins w:id="12528" w:author="Airat Shigapov" w:date="2021-10-27T23:07:00Z">
        <w:r w:rsidRPr="008C09BE">
          <w:rPr>
            <w:rFonts w:ascii="Times New Roman" w:hAnsi="Times New Roman" w:cs="Times New Roman"/>
            <w:sz w:val="20"/>
            <w:szCs w:val="20"/>
            <w:lang w:val="en-US"/>
            <w:rPrChange w:id="12529" w:author="Airat Shigapov" w:date="2021-10-27T23:08:00Z">
              <w:rPr>
                <w:rFonts w:ascii="Consolas" w:hAnsi="Consolas" w:cs="Consolas"/>
                <w:color w:val="000000"/>
                <w:sz w:val="19"/>
                <w:szCs w:val="19"/>
              </w:rPr>
            </w:rPrChange>
          </w:rPr>
          <w:t xml:space="preserve">                passwordfield2.Visibility = </w:t>
        </w:r>
        <w:proofErr w:type="spellStart"/>
        <w:r w:rsidRPr="008C09BE">
          <w:rPr>
            <w:rFonts w:ascii="Times New Roman" w:hAnsi="Times New Roman" w:cs="Times New Roman"/>
            <w:sz w:val="20"/>
            <w:szCs w:val="20"/>
            <w:lang w:val="en-US"/>
            <w:rPrChange w:id="12530" w:author="Airat Shigapov" w:date="2021-10-27T23:08:00Z">
              <w:rPr>
                <w:rFonts w:ascii="Consolas" w:hAnsi="Consolas" w:cs="Consolas"/>
                <w:color w:val="000000"/>
                <w:sz w:val="19"/>
                <w:szCs w:val="19"/>
              </w:rPr>
            </w:rPrChange>
          </w:rPr>
          <w:t>Visibility.Visible</w:t>
        </w:r>
        <w:proofErr w:type="spellEnd"/>
        <w:r w:rsidRPr="008C09BE">
          <w:rPr>
            <w:rFonts w:ascii="Times New Roman" w:hAnsi="Times New Roman" w:cs="Times New Roman"/>
            <w:sz w:val="20"/>
            <w:szCs w:val="20"/>
            <w:lang w:val="en-US"/>
            <w:rPrChange w:id="12531" w:author="Airat Shigapov" w:date="2021-10-27T23:08:00Z">
              <w:rPr>
                <w:rFonts w:ascii="Consolas" w:hAnsi="Consolas" w:cs="Consolas"/>
                <w:color w:val="000000"/>
                <w:sz w:val="19"/>
                <w:szCs w:val="19"/>
              </w:rPr>
            </w:rPrChange>
          </w:rPr>
          <w:t>;</w:t>
        </w:r>
      </w:ins>
    </w:p>
    <w:p w14:paraId="0C2C8371" w14:textId="77777777" w:rsidR="00D002A1" w:rsidRPr="008C09BE" w:rsidRDefault="00D002A1" w:rsidP="00D002A1">
      <w:pPr>
        <w:autoSpaceDE w:val="0"/>
        <w:autoSpaceDN w:val="0"/>
        <w:adjustRightInd w:val="0"/>
        <w:spacing w:after="0" w:line="240" w:lineRule="auto"/>
        <w:rPr>
          <w:ins w:id="12532" w:author="Airat Shigapov" w:date="2021-10-27T23:07:00Z"/>
          <w:rFonts w:ascii="Times New Roman" w:hAnsi="Times New Roman" w:cs="Times New Roman"/>
          <w:sz w:val="20"/>
          <w:szCs w:val="20"/>
          <w:lang w:val="en-US"/>
          <w:rPrChange w:id="12533" w:author="Airat Shigapov" w:date="2021-10-27T23:08:00Z">
            <w:rPr>
              <w:ins w:id="12534" w:author="Airat Shigapov" w:date="2021-10-27T23:07:00Z"/>
              <w:rFonts w:ascii="Consolas" w:hAnsi="Consolas" w:cs="Consolas"/>
              <w:color w:val="000000"/>
              <w:sz w:val="19"/>
              <w:szCs w:val="19"/>
            </w:rPr>
          </w:rPrChange>
        </w:rPr>
      </w:pPr>
    </w:p>
    <w:p w14:paraId="22BB3DA6" w14:textId="77777777" w:rsidR="00D002A1" w:rsidRPr="008C09BE" w:rsidRDefault="00D002A1" w:rsidP="00D002A1">
      <w:pPr>
        <w:autoSpaceDE w:val="0"/>
        <w:autoSpaceDN w:val="0"/>
        <w:adjustRightInd w:val="0"/>
        <w:spacing w:after="0" w:line="240" w:lineRule="auto"/>
        <w:rPr>
          <w:ins w:id="12535" w:author="Airat Shigapov" w:date="2021-10-27T23:07:00Z"/>
          <w:rFonts w:ascii="Times New Roman" w:hAnsi="Times New Roman" w:cs="Times New Roman"/>
          <w:sz w:val="20"/>
          <w:szCs w:val="20"/>
          <w:lang w:val="en-US"/>
          <w:rPrChange w:id="12536" w:author="Airat Shigapov" w:date="2021-10-27T23:08:00Z">
            <w:rPr>
              <w:ins w:id="12537" w:author="Airat Shigapov" w:date="2021-10-27T23:07:00Z"/>
              <w:rFonts w:ascii="Consolas" w:hAnsi="Consolas" w:cs="Consolas"/>
              <w:color w:val="000000"/>
              <w:sz w:val="19"/>
              <w:szCs w:val="19"/>
            </w:rPr>
          </w:rPrChange>
        </w:rPr>
      </w:pPr>
      <w:ins w:id="12538" w:author="Airat Shigapov" w:date="2021-10-27T23:07:00Z">
        <w:r w:rsidRPr="008C09BE">
          <w:rPr>
            <w:rFonts w:ascii="Times New Roman" w:hAnsi="Times New Roman" w:cs="Times New Roman"/>
            <w:sz w:val="20"/>
            <w:szCs w:val="20"/>
            <w:lang w:val="en-US"/>
            <w:rPrChange w:id="12539" w:author="Airat Shigapov" w:date="2021-10-27T23:08:00Z">
              <w:rPr>
                <w:rFonts w:ascii="Consolas" w:hAnsi="Consolas" w:cs="Consolas"/>
                <w:color w:val="000000"/>
                <w:sz w:val="19"/>
                <w:szCs w:val="19"/>
              </w:rPr>
            </w:rPrChange>
          </w:rPr>
          <w:t xml:space="preserve">            }</w:t>
        </w:r>
      </w:ins>
    </w:p>
    <w:p w14:paraId="0438DA9B" w14:textId="77777777" w:rsidR="00D002A1" w:rsidRPr="008C09BE" w:rsidRDefault="00D002A1" w:rsidP="00D002A1">
      <w:pPr>
        <w:autoSpaceDE w:val="0"/>
        <w:autoSpaceDN w:val="0"/>
        <w:adjustRightInd w:val="0"/>
        <w:spacing w:after="0" w:line="240" w:lineRule="auto"/>
        <w:rPr>
          <w:ins w:id="12540" w:author="Airat Shigapov" w:date="2021-10-27T23:07:00Z"/>
          <w:rFonts w:ascii="Times New Roman" w:hAnsi="Times New Roman" w:cs="Times New Roman"/>
          <w:sz w:val="20"/>
          <w:szCs w:val="20"/>
          <w:lang w:val="en-US"/>
          <w:rPrChange w:id="12541" w:author="Airat Shigapov" w:date="2021-10-27T23:08:00Z">
            <w:rPr>
              <w:ins w:id="12542" w:author="Airat Shigapov" w:date="2021-10-27T23:07:00Z"/>
              <w:rFonts w:ascii="Consolas" w:hAnsi="Consolas" w:cs="Consolas"/>
              <w:color w:val="000000"/>
              <w:sz w:val="19"/>
              <w:szCs w:val="19"/>
            </w:rPr>
          </w:rPrChange>
        </w:rPr>
      </w:pPr>
      <w:ins w:id="12543" w:author="Airat Shigapov" w:date="2021-10-27T23:07:00Z">
        <w:r w:rsidRPr="008C09BE">
          <w:rPr>
            <w:rFonts w:ascii="Times New Roman" w:hAnsi="Times New Roman" w:cs="Times New Roman"/>
            <w:sz w:val="20"/>
            <w:szCs w:val="20"/>
            <w:lang w:val="en-US"/>
            <w:rPrChange w:id="12544" w:author="Airat Shigapov" w:date="2021-10-27T23:08:00Z">
              <w:rPr>
                <w:rFonts w:ascii="Consolas" w:hAnsi="Consolas" w:cs="Consolas"/>
                <w:color w:val="000000"/>
                <w:sz w:val="19"/>
                <w:szCs w:val="19"/>
              </w:rPr>
            </w:rPrChange>
          </w:rPr>
          <w:t xml:space="preserve">        }</w:t>
        </w:r>
      </w:ins>
    </w:p>
    <w:p w14:paraId="142722DC" w14:textId="77777777" w:rsidR="00D002A1" w:rsidRPr="008C09BE" w:rsidRDefault="00D002A1" w:rsidP="00D002A1">
      <w:pPr>
        <w:autoSpaceDE w:val="0"/>
        <w:autoSpaceDN w:val="0"/>
        <w:adjustRightInd w:val="0"/>
        <w:spacing w:after="0" w:line="240" w:lineRule="auto"/>
        <w:rPr>
          <w:ins w:id="12545" w:author="Airat Shigapov" w:date="2021-10-27T23:07:00Z"/>
          <w:rFonts w:ascii="Times New Roman" w:hAnsi="Times New Roman" w:cs="Times New Roman"/>
          <w:sz w:val="20"/>
          <w:szCs w:val="20"/>
          <w:lang w:val="en-US"/>
          <w:rPrChange w:id="12546" w:author="Airat Shigapov" w:date="2021-10-27T23:08:00Z">
            <w:rPr>
              <w:ins w:id="12547" w:author="Airat Shigapov" w:date="2021-10-27T23:07:00Z"/>
              <w:rFonts w:ascii="Consolas" w:hAnsi="Consolas" w:cs="Consolas"/>
              <w:color w:val="000000"/>
              <w:sz w:val="19"/>
              <w:szCs w:val="19"/>
            </w:rPr>
          </w:rPrChange>
        </w:rPr>
      </w:pPr>
    </w:p>
    <w:p w14:paraId="3C710E64" w14:textId="77777777" w:rsidR="00D002A1" w:rsidRPr="008C09BE" w:rsidRDefault="00D002A1" w:rsidP="00D002A1">
      <w:pPr>
        <w:autoSpaceDE w:val="0"/>
        <w:autoSpaceDN w:val="0"/>
        <w:adjustRightInd w:val="0"/>
        <w:spacing w:after="0" w:line="240" w:lineRule="auto"/>
        <w:rPr>
          <w:ins w:id="12548" w:author="Airat Shigapov" w:date="2021-10-27T23:07:00Z"/>
          <w:rFonts w:ascii="Times New Roman" w:hAnsi="Times New Roman" w:cs="Times New Roman"/>
          <w:sz w:val="20"/>
          <w:szCs w:val="20"/>
          <w:lang w:val="en-US"/>
          <w:rPrChange w:id="12549" w:author="Airat Shigapov" w:date="2021-10-27T23:08:00Z">
            <w:rPr>
              <w:ins w:id="12550" w:author="Airat Shigapov" w:date="2021-10-27T23:07:00Z"/>
              <w:rFonts w:ascii="Consolas" w:hAnsi="Consolas" w:cs="Consolas"/>
              <w:color w:val="000000"/>
              <w:sz w:val="19"/>
              <w:szCs w:val="19"/>
            </w:rPr>
          </w:rPrChange>
        </w:rPr>
      </w:pPr>
      <w:ins w:id="12551" w:author="Airat Shigapov" w:date="2021-10-27T23:07:00Z">
        <w:r w:rsidRPr="008C09BE">
          <w:rPr>
            <w:rFonts w:ascii="Times New Roman" w:hAnsi="Times New Roman" w:cs="Times New Roman"/>
            <w:sz w:val="20"/>
            <w:szCs w:val="20"/>
            <w:lang w:val="en-US"/>
            <w:rPrChange w:id="12552"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12553" w:author="Airat Shigapov" w:date="2021-10-27T23:08:00Z">
              <w:rPr>
                <w:rFonts w:ascii="Consolas" w:hAnsi="Consolas" w:cs="Consolas"/>
                <w:color w:val="0000FF"/>
                <w:sz w:val="19"/>
                <w:szCs w:val="19"/>
              </w:rPr>
            </w:rPrChange>
          </w:rPr>
          <w:t>private</w:t>
        </w:r>
        <w:r w:rsidRPr="008C09BE">
          <w:rPr>
            <w:rFonts w:ascii="Times New Roman" w:hAnsi="Times New Roman" w:cs="Times New Roman"/>
            <w:sz w:val="20"/>
            <w:szCs w:val="20"/>
            <w:lang w:val="en-US"/>
            <w:rPrChange w:id="12554"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12555" w:author="Airat Shigapov" w:date="2021-10-27T23:08:00Z">
              <w:rPr>
                <w:rFonts w:ascii="Consolas" w:hAnsi="Consolas" w:cs="Consolas"/>
                <w:color w:val="0000FF"/>
                <w:sz w:val="19"/>
                <w:szCs w:val="19"/>
              </w:rPr>
            </w:rPrChange>
          </w:rPr>
          <w:t>void</w:t>
        </w:r>
        <w:r w:rsidRPr="008C09BE">
          <w:rPr>
            <w:rFonts w:ascii="Times New Roman" w:hAnsi="Times New Roman" w:cs="Times New Roman"/>
            <w:sz w:val="20"/>
            <w:szCs w:val="20"/>
            <w:lang w:val="en-US"/>
            <w:rPrChange w:id="12556" w:author="Airat Shigapov" w:date="2021-10-27T23:08:00Z">
              <w:rPr>
                <w:rFonts w:ascii="Consolas" w:hAnsi="Consolas" w:cs="Consolas"/>
                <w:color w:val="000000"/>
                <w:sz w:val="19"/>
                <w:szCs w:val="19"/>
              </w:rPr>
            </w:rPrChange>
          </w:rPr>
          <w:t xml:space="preserve"> </w:t>
        </w:r>
        <w:proofErr w:type="spellStart"/>
        <w:r w:rsidRPr="008C09BE">
          <w:rPr>
            <w:rFonts w:ascii="Times New Roman" w:hAnsi="Times New Roman" w:cs="Times New Roman"/>
            <w:sz w:val="20"/>
            <w:szCs w:val="20"/>
            <w:lang w:val="en-US"/>
            <w:rPrChange w:id="12557" w:author="Airat Shigapov" w:date="2021-10-27T23:08:00Z">
              <w:rPr>
                <w:rFonts w:ascii="Consolas" w:hAnsi="Consolas" w:cs="Consolas"/>
                <w:color w:val="000000"/>
                <w:sz w:val="19"/>
                <w:szCs w:val="19"/>
              </w:rPr>
            </w:rPrChange>
          </w:rPr>
          <w:t>Registration_</w:t>
        </w:r>
        <w:proofErr w:type="gramStart"/>
        <w:r w:rsidRPr="008C09BE">
          <w:rPr>
            <w:rFonts w:ascii="Times New Roman" w:hAnsi="Times New Roman" w:cs="Times New Roman"/>
            <w:sz w:val="20"/>
            <w:szCs w:val="20"/>
            <w:lang w:val="en-US"/>
            <w:rPrChange w:id="12558" w:author="Airat Shigapov" w:date="2021-10-27T23:08:00Z">
              <w:rPr>
                <w:rFonts w:ascii="Consolas" w:hAnsi="Consolas" w:cs="Consolas"/>
                <w:color w:val="000000"/>
                <w:sz w:val="19"/>
                <w:szCs w:val="19"/>
              </w:rPr>
            </w:rPrChange>
          </w:rPr>
          <w:t>Click</w:t>
        </w:r>
        <w:proofErr w:type="spellEnd"/>
        <w:r w:rsidRPr="008C09BE">
          <w:rPr>
            <w:rFonts w:ascii="Times New Roman" w:hAnsi="Times New Roman" w:cs="Times New Roman"/>
            <w:sz w:val="20"/>
            <w:szCs w:val="20"/>
            <w:lang w:val="en-US"/>
            <w:rPrChange w:id="12559" w:author="Airat Shigapov" w:date="2021-10-27T23:08:00Z">
              <w:rPr>
                <w:rFonts w:ascii="Consolas" w:hAnsi="Consolas" w:cs="Consolas"/>
                <w:color w:val="000000"/>
                <w:sz w:val="19"/>
                <w:szCs w:val="19"/>
              </w:rPr>
            </w:rPrChange>
          </w:rPr>
          <w:t>(</w:t>
        </w:r>
        <w:proofErr w:type="gramEnd"/>
        <w:r w:rsidRPr="008C09BE">
          <w:rPr>
            <w:rFonts w:ascii="Times New Roman" w:hAnsi="Times New Roman" w:cs="Times New Roman"/>
            <w:sz w:val="20"/>
            <w:szCs w:val="20"/>
            <w:lang w:val="en-US"/>
            <w:rPrChange w:id="12560" w:author="Airat Shigapov" w:date="2021-10-27T23:08:00Z">
              <w:rPr>
                <w:rFonts w:ascii="Consolas" w:hAnsi="Consolas" w:cs="Consolas"/>
                <w:color w:val="0000FF"/>
                <w:sz w:val="19"/>
                <w:szCs w:val="19"/>
              </w:rPr>
            </w:rPrChange>
          </w:rPr>
          <w:t>object</w:t>
        </w:r>
        <w:r w:rsidRPr="008C09BE">
          <w:rPr>
            <w:rFonts w:ascii="Times New Roman" w:hAnsi="Times New Roman" w:cs="Times New Roman"/>
            <w:sz w:val="20"/>
            <w:szCs w:val="20"/>
            <w:lang w:val="en-US"/>
            <w:rPrChange w:id="12561" w:author="Airat Shigapov" w:date="2021-10-27T23:08:00Z">
              <w:rPr>
                <w:rFonts w:ascii="Consolas" w:hAnsi="Consolas" w:cs="Consolas"/>
                <w:color w:val="000000"/>
                <w:sz w:val="19"/>
                <w:szCs w:val="19"/>
              </w:rPr>
            </w:rPrChange>
          </w:rPr>
          <w:t xml:space="preserve"> sender, </w:t>
        </w:r>
        <w:proofErr w:type="spellStart"/>
        <w:r w:rsidRPr="008C09BE">
          <w:rPr>
            <w:rFonts w:ascii="Times New Roman" w:hAnsi="Times New Roman" w:cs="Times New Roman"/>
            <w:sz w:val="20"/>
            <w:szCs w:val="20"/>
            <w:lang w:val="en-US"/>
            <w:rPrChange w:id="12562" w:author="Airat Shigapov" w:date="2021-10-27T23:08:00Z">
              <w:rPr>
                <w:rFonts w:ascii="Consolas" w:hAnsi="Consolas" w:cs="Consolas"/>
                <w:color w:val="000000"/>
                <w:sz w:val="19"/>
                <w:szCs w:val="19"/>
              </w:rPr>
            </w:rPrChange>
          </w:rPr>
          <w:t>RoutedEventArgs</w:t>
        </w:r>
        <w:proofErr w:type="spellEnd"/>
        <w:r w:rsidRPr="008C09BE">
          <w:rPr>
            <w:rFonts w:ascii="Times New Roman" w:hAnsi="Times New Roman" w:cs="Times New Roman"/>
            <w:sz w:val="20"/>
            <w:szCs w:val="20"/>
            <w:lang w:val="en-US"/>
            <w:rPrChange w:id="12563" w:author="Airat Shigapov" w:date="2021-10-27T23:08:00Z">
              <w:rPr>
                <w:rFonts w:ascii="Consolas" w:hAnsi="Consolas" w:cs="Consolas"/>
                <w:color w:val="000000"/>
                <w:sz w:val="19"/>
                <w:szCs w:val="19"/>
              </w:rPr>
            </w:rPrChange>
          </w:rPr>
          <w:t xml:space="preserve"> e)</w:t>
        </w:r>
      </w:ins>
    </w:p>
    <w:p w14:paraId="5841DC35" w14:textId="77777777" w:rsidR="00D002A1" w:rsidRPr="008C09BE" w:rsidRDefault="00D002A1" w:rsidP="00D002A1">
      <w:pPr>
        <w:autoSpaceDE w:val="0"/>
        <w:autoSpaceDN w:val="0"/>
        <w:adjustRightInd w:val="0"/>
        <w:spacing w:after="0" w:line="240" w:lineRule="auto"/>
        <w:rPr>
          <w:ins w:id="12564" w:author="Airat Shigapov" w:date="2021-10-27T23:07:00Z"/>
          <w:rFonts w:ascii="Times New Roman" w:hAnsi="Times New Roman" w:cs="Times New Roman"/>
          <w:sz w:val="20"/>
          <w:szCs w:val="20"/>
          <w:lang w:val="en-US"/>
          <w:rPrChange w:id="12565" w:author="Airat Shigapov" w:date="2021-10-27T23:08:00Z">
            <w:rPr>
              <w:ins w:id="12566" w:author="Airat Shigapov" w:date="2021-10-27T23:07:00Z"/>
              <w:rFonts w:ascii="Consolas" w:hAnsi="Consolas" w:cs="Consolas"/>
              <w:color w:val="000000"/>
              <w:sz w:val="19"/>
              <w:szCs w:val="19"/>
            </w:rPr>
          </w:rPrChange>
        </w:rPr>
      </w:pPr>
      <w:ins w:id="12567" w:author="Airat Shigapov" w:date="2021-10-27T23:07:00Z">
        <w:r w:rsidRPr="008C09BE">
          <w:rPr>
            <w:rFonts w:ascii="Times New Roman" w:hAnsi="Times New Roman" w:cs="Times New Roman"/>
            <w:sz w:val="20"/>
            <w:szCs w:val="20"/>
            <w:lang w:val="en-US"/>
            <w:rPrChange w:id="12568" w:author="Airat Shigapov" w:date="2021-10-27T23:08:00Z">
              <w:rPr>
                <w:rFonts w:ascii="Consolas" w:hAnsi="Consolas" w:cs="Consolas"/>
                <w:color w:val="000000"/>
                <w:sz w:val="19"/>
                <w:szCs w:val="19"/>
              </w:rPr>
            </w:rPrChange>
          </w:rPr>
          <w:t xml:space="preserve">        {</w:t>
        </w:r>
      </w:ins>
    </w:p>
    <w:p w14:paraId="71A9BAD6" w14:textId="77777777" w:rsidR="00D002A1" w:rsidRPr="008C09BE" w:rsidRDefault="00D002A1" w:rsidP="00D002A1">
      <w:pPr>
        <w:autoSpaceDE w:val="0"/>
        <w:autoSpaceDN w:val="0"/>
        <w:adjustRightInd w:val="0"/>
        <w:spacing w:after="0" w:line="240" w:lineRule="auto"/>
        <w:rPr>
          <w:ins w:id="12569" w:author="Airat Shigapov" w:date="2021-10-27T23:07:00Z"/>
          <w:rFonts w:ascii="Times New Roman" w:hAnsi="Times New Roman" w:cs="Times New Roman"/>
          <w:sz w:val="20"/>
          <w:szCs w:val="20"/>
          <w:lang w:val="en-US"/>
          <w:rPrChange w:id="12570" w:author="Airat Shigapov" w:date="2021-10-27T23:08:00Z">
            <w:rPr>
              <w:ins w:id="12571" w:author="Airat Shigapov" w:date="2021-10-27T23:07:00Z"/>
              <w:rFonts w:ascii="Consolas" w:hAnsi="Consolas" w:cs="Consolas"/>
              <w:color w:val="000000"/>
              <w:sz w:val="19"/>
              <w:szCs w:val="19"/>
            </w:rPr>
          </w:rPrChange>
        </w:rPr>
      </w:pPr>
      <w:ins w:id="12572" w:author="Airat Shigapov" w:date="2021-10-27T23:07:00Z">
        <w:r w:rsidRPr="008C09BE">
          <w:rPr>
            <w:rFonts w:ascii="Times New Roman" w:hAnsi="Times New Roman" w:cs="Times New Roman"/>
            <w:sz w:val="20"/>
            <w:szCs w:val="20"/>
            <w:lang w:val="en-US"/>
            <w:rPrChange w:id="12573" w:author="Airat Shigapov" w:date="2021-10-27T23:08:00Z">
              <w:rPr>
                <w:rFonts w:ascii="Consolas" w:hAnsi="Consolas" w:cs="Consolas"/>
                <w:color w:val="000000"/>
                <w:sz w:val="19"/>
                <w:szCs w:val="19"/>
              </w:rPr>
            </w:rPrChange>
          </w:rPr>
          <w:t xml:space="preserve">            </w:t>
        </w:r>
        <w:proofErr w:type="spellStart"/>
        <w:r w:rsidRPr="008C09BE">
          <w:rPr>
            <w:rFonts w:ascii="Times New Roman" w:hAnsi="Times New Roman" w:cs="Times New Roman"/>
            <w:sz w:val="20"/>
            <w:szCs w:val="20"/>
            <w:lang w:val="en-US"/>
            <w:rPrChange w:id="12574" w:author="Airat Shigapov" w:date="2021-10-27T23:08:00Z">
              <w:rPr>
                <w:rFonts w:ascii="Consolas" w:hAnsi="Consolas" w:cs="Consolas"/>
                <w:color w:val="000000"/>
                <w:sz w:val="19"/>
                <w:szCs w:val="19"/>
              </w:rPr>
            </w:rPrChange>
          </w:rPr>
          <w:t>fieladNullWar.Visibility</w:t>
        </w:r>
        <w:proofErr w:type="spellEnd"/>
        <w:r w:rsidRPr="008C09BE">
          <w:rPr>
            <w:rFonts w:ascii="Times New Roman" w:hAnsi="Times New Roman" w:cs="Times New Roman"/>
            <w:sz w:val="20"/>
            <w:szCs w:val="20"/>
            <w:lang w:val="en-US"/>
            <w:rPrChange w:id="12575" w:author="Airat Shigapov" w:date="2021-10-27T23:08:00Z">
              <w:rPr>
                <w:rFonts w:ascii="Consolas" w:hAnsi="Consolas" w:cs="Consolas"/>
                <w:color w:val="000000"/>
                <w:sz w:val="19"/>
                <w:szCs w:val="19"/>
              </w:rPr>
            </w:rPrChange>
          </w:rPr>
          <w:t xml:space="preserve"> = </w:t>
        </w:r>
        <w:proofErr w:type="spellStart"/>
        <w:r w:rsidRPr="008C09BE">
          <w:rPr>
            <w:rFonts w:ascii="Times New Roman" w:hAnsi="Times New Roman" w:cs="Times New Roman"/>
            <w:sz w:val="20"/>
            <w:szCs w:val="20"/>
            <w:lang w:val="en-US"/>
            <w:rPrChange w:id="12576" w:author="Airat Shigapov" w:date="2021-10-27T23:08:00Z">
              <w:rPr>
                <w:rFonts w:ascii="Consolas" w:hAnsi="Consolas" w:cs="Consolas"/>
                <w:color w:val="000000"/>
                <w:sz w:val="19"/>
                <w:szCs w:val="19"/>
              </w:rPr>
            </w:rPrChange>
          </w:rPr>
          <w:t>Visibility.Hidden</w:t>
        </w:r>
        <w:proofErr w:type="spellEnd"/>
        <w:r w:rsidRPr="008C09BE">
          <w:rPr>
            <w:rFonts w:ascii="Times New Roman" w:hAnsi="Times New Roman" w:cs="Times New Roman"/>
            <w:sz w:val="20"/>
            <w:szCs w:val="20"/>
            <w:lang w:val="en-US"/>
            <w:rPrChange w:id="12577" w:author="Airat Shigapov" w:date="2021-10-27T23:08:00Z">
              <w:rPr>
                <w:rFonts w:ascii="Consolas" w:hAnsi="Consolas" w:cs="Consolas"/>
                <w:color w:val="000000"/>
                <w:sz w:val="19"/>
                <w:szCs w:val="19"/>
              </w:rPr>
            </w:rPrChange>
          </w:rPr>
          <w:t>;</w:t>
        </w:r>
      </w:ins>
    </w:p>
    <w:p w14:paraId="17719EED" w14:textId="77777777" w:rsidR="00D002A1" w:rsidRPr="008C09BE" w:rsidRDefault="00D002A1" w:rsidP="00D002A1">
      <w:pPr>
        <w:autoSpaceDE w:val="0"/>
        <w:autoSpaceDN w:val="0"/>
        <w:adjustRightInd w:val="0"/>
        <w:spacing w:after="0" w:line="240" w:lineRule="auto"/>
        <w:rPr>
          <w:ins w:id="12578" w:author="Airat Shigapov" w:date="2021-10-27T23:07:00Z"/>
          <w:rFonts w:ascii="Times New Roman" w:hAnsi="Times New Roman" w:cs="Times New Roman"/>
          <w:sz w:val="20"/>
          <w:szCs w:val="20"/>
          <w:lang w:val="en-US"/>
          <w:rPrChange w:id="12579" w:author="Airat Shigapov" w:date="2021-10-27T23:08:00Z">
            <w:rPr>
              <w:ins w:id="12580" w:author="Airat Shigapov" w:date="2021-10-27T23:07:00Z"/>
              <w:rFonts w:ascii="Consolas" w:hAnsi="Consolas" w:cs="Consolas"/>
              <w:color w:val="000000"/>
              <w:sz w:val="19"/>
              <w:szCs w:val="19"/>
            </w:rPr>
          </w:rPrChange>
        </w:rPr>
      </w:pPr>
      <w:ins w:id="12581" w:author="Airat Shigapov" w:date="2021-10-27T23:07:00Z">
        <w:r w:rsidRPr="008C09BE">
          <w:rPr>
            <w:rFonts w:ascii="Times New Roman" w:hAnsi="Times New Roman" w:cs="Times New Roman"/>
            <w:sz w:val="20"/>
            <w:szCs w:val="20"/>
            <w:lang w:val="en-US"/>
            <w:rPrChange w:id="12582" w:author="Airat Shigapov" w:date="2021-10-27T23:08:00Z">
              <w:rPr>
                <w:rFonts w:ascii="Consolas" w:hAnsi="Consolas" w:cs="Consolas"/>
                <w:color w:val="000000"/>
                <w:sz w:val="19"/>
                <w:szCs w:val="19"/>
              </w:rPr>
            </w:rPrChange>
          </w:rPr>
          <w:t xml:space="preserve">            </w:t>
        </w:r>
        <w:proofErr w:type="spellStart"/>
        <w:r w:rsidRPr="008C09BE">
          <w:rPr>
            <w:rFonts w:ascii="Times New Roman" w:hAnsi="Times New Roman" w:cs="Times New Roman"/>
            <w:sz w:val="20"/>
            <w:szCs w:val="20"/>
            <w:lang w:val="en-US"/>
            <w:rPrChange w:id="12583" w:author="Airat Shigapov" w:date="2021-10-27T23:08:00Z">
              <w:rPr>
                <w:rFonts w:ascii="Consolas" w:hAnsi="Consolas" w:cs="Consolas"/>
                <w:color w:val="000000"/>
                <w:sz w:val="19"/>
                <w:szCs w:val="19"/>
              </w:rPr>
            </w:rPrChange>
          </w:rPr>
          <w:t>emailWar.Visibility</w:t>
        </w:r>
        <w:proofErr w:type="spellEnd"/>
        <w:r w:rsidRPr="008C09BE">
          <w:rPr>
            <w:rFonts w:ascii="Times New Roman" w:hAnsi="Times New Roman" w:cs="Times New Roman"/>
            <w:sz w:val="20"/>
            <w:szCs w:val="20"/>
            <w:lang w:val="en-US"/>
            <w:rPrChange w:id="12584" w:author="Airat Shigapov" w:date="2021-10-27T23:08:00Z">
              <w:rPr>
                <w:rFonts w:ascii="Consolas" w:hAnsi="Consolas" w:cs="Consolas"/>
                <w:color w:val="000000"/>
                <w:sz w:val="19"/>
                <w:szCs w:val="19"/>
              </w:rPr>
            </w:rPrChange>
          </w:rPr>
          <w:t xml:space="preserve"> = </w:t>
        </w:r>
        <w:proofErr w:type="spellStart"/>
        <w:r w:rsidRPr="008C09BE">
          <w:rPr>
            <w:rFonts w:ascii="Times New Roman" w:hAnsi="Times New Roman" w:cs="Times New Roman"/>
            <w:sz w:val="20"/>
            <w:szCs w:val="20"/>
            <w:lang w:val="en-US"/>
            <w:rPrChange w:id="12585" w:author="Airat Shigapov" w:date="2021-10-27T23:08:00Z">
              <w:rPr>
                <w:rFonts w:ascii="Consolas" w:hAnsi="Consolas" w:cs="Consolas"/>
                <w:color w:val="000000"/>
                <w:sz w:val="19"/>
                <w:szCs w:val="19"/>
              </w:rPr>
            </w:rPrChange>
          </w:rPr>
          <w:t>Visibility.Hidden</w:t>
        </w:r>
        <w:proofErr w:type="spellEnd"/>
        <w:r w:rsidRPr="008C09BE">
          <w:rPr>
            <w:rFonts w:ascii="Times New Roman" w:hAnsi="Times New Roman" w:cs="Times New Roman"/>
            <w:sz w:val="20"/>
            <w:szCs w:val="20"/>
            <w:lang w:val="en-US"/>
            <w:rPrChange w:id="12586" w:author="Airat Shigapov" w:date="2021-10-27T23:08:00Z">
              <w:rPr>
                <w:rFonts w:ascii="Consolas" w:hAnsi="Consolas" w:cs="Consolas"/>
                <w:color w:val="000000"/>
                <w:sz w:val="19"/>
                <w:szCs w:val="19"/>
              </w:rPr>
            </w:rPrChange>
          </w:rPr>
          <w:t>;</w:t>
        </w:r>
      </w:ins>
    </w:p>
    <w:p w14:paraId="7CEAB53F" w14:textId="77777777" w:rsidR="00D002A1" w:rsidRPr="008C09BE" w:rsidRDefault="00D002A1" w:rsidP="00D002A1">
      <w:pPr>
        <w:autoSpaceDE w:val="0"/>
        <w:autoSpaceDN w:val="0"/>
        <w:adjustRightInd w:val="0"/>
        <w:spacing w:after="0" w:line="240" w:lineRule="auto"/>
        <w:rPr>
          <w:ins w:id="12587" w:author="Airat Shigapov" w:date="2021-10-27T23:07:00Z"/>
          <w:rFonts w:ascii="Times New Roman" w:hAnsi="Times New Roman" w:cs="Times New Roman"/>
          <w:sz w:val="20"/>
          <w:szCs w:val="20"/>
          <w:lang w:val="en-US"/>
          <w:rPrChange w:id="12588" w:author="Airat Shigapov" w:date="2021-10-27T23:08:00Z">
            <w:rPr>
              <w:ins w:id="12589" w:author="Airat Shigapov" w:date="2021-10-27T23:07:00Z"/>
              <w:rFonts w:ascii="Consolas" w:hAnsi="Consolas" w:cs="Consolas"/>
              <w:color w:val="000000"/>
              <w:sz w:val="19"/>
              <w:szCs w:val="19"/>
            </w:rPr>
          </w:rPrChange>
        </w:rPr>
      </w:pPr>
      <w:ins w:id="12590" w:author="Airat Shigapov" w:date="2021-10-27T23:07:00Z">
        <w:r w:rsidRPr="008C09BE">
          <w:rPr>
            <w:rFonts w:ascii="Times New Roman" w:hAnsi="Times New Roman" w:cs="Times New Roman"/>
            <w:sz w:val="20"/>
            <w:szCs w:val="20"/>
            <w:lang w:val="en-US"/>
            <w:rPrChange w:id="12591" w:author="Airat Shigapov" w:date="2021-10-27T23:08:00Z">
              <w:rPr>
                <w:rFonts w:ascii="Consolas" w:hAnsi="Consolas" w:cs="Consolas"/>
                <w:color w:val="000000"/>
                <w:sz w:val="19"/>
                <w:szCs w:val="19"/>
              </w:rPr>
            </w:rPrChange>
          </w:rPr>
          <w:t xml:space="preserve">            </w:t>
        </w:r>
        <w:proofErr w:type="spellStart"/>
        <w:r w:rsidRPr="008C09BE">
          <w:rPr>
            <w:rFonts w:ascii="Times New Roman" w:hAnsi="Times New Roman" w:cs="Times New Roman"/>
            <w:sz w:val="20"/>
            <w:szCs w:val="20"/>
            <w:lang w:val="en-US"/>
            <w:rPrChange w:id="12592" w:author="Airat Shigapov" w:date="2021-10-27T23:08:00Z">
              <w:rPr>
                <w:rFonts w:ascii="Consolas" w:hAnsi="Consolas" w:cs="Consolas"/>
                <w:color w:val="000000"/>
                <w:sz w:val="19"/>
                <w:szCs w:val="19"/>
              </w:rPr>
            </w:rPrChange>
          </w:rPr>
          <w:t>emailName.BorderBrush</w:t>
        </w:r>
        <w:proofErr w:type="spellEnd"/>
        <w:r w:rsidRPr="008C09BE">
          <w:rPr>
            <w:rFonts w:ascii="Times New Roman" w:hAnsi="Times New Roman" w:cs="Times New Roman"/>
            <w:sz w:val="20"/>
            <w:szCs w:val="20"/>
            <w:lang w:val="en-US"/>
            <w:rPrChange w:id="12593" w:author="Airat Shigapov" w:date="2021-10-27T23:08:00Z">
              <w:rPr>
                <w:rFonts w:ascii="Consolas" w:hAnsi="Consolas" w:cs="Consolas"/>
                <w:color w:val="000000"/>
                <w:sz w:val="19"/>
                <w:szCs w:val="19"/>
              </w:rPr>
            </w:rPrChange>
          </w:rPr>
          <w:t xml:space="preserve"> = </w:t>
        </w:r>
        <w:proofErr w:type="spellStart"/>
        <w:r w:rsidRPr="008C09BE">
          <w:rPr>
            <w:rFonts w:ascii="Times New Roman" w:hAnsi="Times New Roman" w:cs="Times New Roman"/>
            <w:sz w:val="20"/>
            <w:szCs w:val="20"/>
            <w:lang w:val="en-US"/>
            <w:rPrChange w:id="12594" w:author="Airat Shigapov" w:date="2021-10-27T23:08:00Z">
              <w:rPr>
                <w:rFonts w:ascii="Consolas" w:hAnsi="Consolas" w:cs="Consolas"/>
                <w:color w:val="000000"/>
                <w:sz w:val="19"/>
                <w:szCs w:val="19"/>
              </w:rPr>
            </w:rPrChange>
          </w:rPr>
          <w:t>Brushes.Black</w:t>
        </w:r>
        <w:proofErr w:type="spellEnd"/>
        <w:r w:rsidRPr="008C09BE">
          <w:rPr>
            <w:rFonts w:ascii="Times New Roman" w:hAnsi="Times New Roman" w:cs="Times New Roman"/>
            <w:sz w:val="20"/>
            <w:szCs w:val="20"/>
            <w:lang w:val="en-US"/>
            <w:rPrChange w:id="12595" w:author="Airat Shigapov" w:date="2021-10-27T23:08:00Z">
              <w:rPr>
                <w:rFonts w:ascii="Consolas" w:hAnsi="Consolas" w:cs="Consolas"/>
                <w:color w:val="000000"/>
                <w:sz w:val="19"/>
                <w:szCs w:val="19"/>
              </w:rPr>
            </w:rPrChange>
          </w:rPr>
          <w:t>;</w:t>
        </w:r>
      </w:ins>
    </w:p>
    <w:p w14:paraId="53383935" w14:textId="77777777" w:rsidR="00D002A1" w:rsidRPr="008C09BE" w:rsidRDefault="00D002A1" w:rsidP="00D002A1">
      <w:pPr>
        <w:autoSpaceDE w:val="0"/>
        <w:autoSpaceDN w:val="0"/>
        <w:adjustRightInd w:val="0"/>
        <w:spacing w:after="0" w:line="240" w:lineRule="auto"/>
        <w:rPr>
          <w:ins w:id="12596" w:author="Airat Shigapov" w:date="2021-10-27T23:07:00Z"/>
          <w:rFonts w:ascii="Times New Roman" w:hAnsi="Times New Roman" w:cs="Times New Roman"/>
          <w:sz w:val="20"/>
          <w:szCs w:val="20"/>
          <w:lang w:val="en-US"/>
          <w:rPrChange w:id="12597" w:author="Airat Shigapov" w:date="2021-10-27T23:08:00Z">
            <w:rPr>
              <w:ins w:id="12598" w:author="Airat Shigapov" w:date="2021-10-27T23:07:00Z"/>
              <w:rFonts w:ascii="Consolas" w:hAnsi="Consolas" w:cs="Consolas"/>
              <w:color w:val="000000"/>
              <w:sz w:val="19"/>
              <w:szCs w:val="19"/>
            </w:rPr>
          </w:rPrChange>
        </w:rPr>
      </w:pPr>
      <w:ins w:id="12599" w:author="Airat Shigapov" w:date="2021-10-27T23:07:00Z">
        <w:r w:rsidRPr="008C09BE">
          <w:rPr>
            <w:rFonts w:ascii="Times New Roman" w:hAnsi="Times New Roman" w:cs="Times New Roman"/>
            <w:sz w:val="20"/>
            <w:szCs w:val="20"/>
            <w:lang w:val="en-US"/>
            <w:rPrChange w:id="12600" w:author="Airat Shigapov" w:date="2021-10-27T23:08:00Z">
              <w:rPr>
                <w:rFonts w:ascii="Consolas" w:hAnsi="Consolas" w:cs="Consolas"/>
                <w:color w:val="000000"/>
                <w:sz w:val="19"/>
                <w:szCs w:val="19"/>
              </w:rPr>
            </w:rPrChange>
          </w:rPr>
          <w:t xml:space="preserve">            password1.BorderBrush = </w:t>
        </w:r>
        <w:proofErr w:type="spellStart"/>
        <w:r w:rsidRPr="008C09BE">
          <w:rPr>
            <w:rFonts w:ascii="Times New Roman" w:hAnsi="Times New Roman" w:cs="Times New Roman"/>
            <w:sz w:val="20"/>
            <w:szCs w:val="20"/>
            <w:lang w:val="en-US"/>
            <w:rPrChange w:id="12601" w:author="Airat Shigapov" w:date="2021-10-27T23:08:00Z">
              <w:rPr>
                <w:rFonts w:ascii="Consolas" w:hAnsi="Consolas" w:cs="Consolas"/>
                <w:color w:val="000000"/>
                <w:sz w:val="19"/>
                <w:szCs w:val="19"/>
              </w:rPr>
            </w:rPrChange>
          </w:rPr>
          <w:t>Brushes.Gray</w:t>
        </w:r>
        <w:proofErr w:type="spellEnd"/>
        <w:r w:rsidRPr="008C09BE">
          <w:rPr>
            <w:rFonts w:ascii="Times New Roman" w:hAnsi="Times New Roman" w:cs="Times New Roman"/>
            <w:sz w:val="20"/>
            <w:szCs w:val="20"/>
            <w:lang w:val="en-US"/>
            <w:rPrChange w:id="12602" w:author="Airat Shigapov" w:date="2021-10-27T23:08:00Z">
              <w:rPr>
                <w:rFonts w:ascii="Consolas" w:hAnsi="Consolas" w:cs="Consolas"/>
                <w:color w:val="000000"/>
                <w:sz w:val="19"/>
                <w:szCs w:val="19"/>
              </w:rPr>
            </w:rPrChange>
          </w:rPr>
          <w:t>;</w:t>
        </w:r>
      </w:ins>
    </w:p>
    <w:p w14:paraId="2EF781E4" w14:textId="77777777" w:rsidR="00D002A1" w:rsidRPr="008C09BE" w:rsidRDefault="00D002A1" w:rsidP="00D002A1">
      <w:pPr>
        <w:autoSpaceDE w:val="0"/>
        <w:autoSpaceDN w:val="0"/>
        <w:adjustRightInd w:val="0"/>
        <w:spacing w:after="0" w:line="240" w:lineRule="auto"/>
        <w:rPr>
          <w:ins w:id="12603" w:author="Airat Shigapov" w:date="2021-10-27T23:07:00Z"/>
          <w:rFonts w:ascii="Times New Roman" w:hAnsi="Times New Roman" w:cs="Times New Roman"/>
          <w:sz w:val="20"/>
          <w:szCs w:val="20"/>
          <w:lang w:val="en-US"/>
          <w:rPrChange w:id="12604" w:author="Airat Shigapov" w:date="2021-10-27T23:08:00Z">
            <w:rPr>
              <w:ins w:id="12605" w:author="Airat Shigapov" w:date="2021-10-27T23:07:00Z"/>
              <w:rFonts w:ascii="Consolas" w:hAnsi="Consolas" w:cs="Consolas"/>
              <w:color w:val="000000"/>
              <w:sz w:val="19"/>
              <w:szCs w:val="19"/>
            </w:rPr>
          </w:rPrChange>
        </w:rPr>
      </w:pPr>
      <w:ins w:id="12606" w:author="Airat Shigapov" w:date="2021-10-27T23:07:00Z">
        <w:r w:rsidRPr="008C09BE">
          <w:rPr>
            <w:rFonts w:ascii="Times New Roman" w:hAnsi="Times New Roman" w:cs="Times New Roman"/>
            <w:sz w:val="20"/>
            <w:szCs w:val="20"/>
            <w:lang w:val="en-US"/>
            <w:rPrChange w:id="12607" w:author="Airat Shigapov" w:date="2021-10-27T23:08:00Z">
              <w:rPr>
                <w:rFonts w:ascii="Consolas" w:hAnsi="Consolas" w:cs="Consolas"/>
                <w:color w:val="000000"/>
                <w:sz w:val="19"/>
                <w:szCs w:val="19"/>
              </w:rPr>
            </w:rPrChange>
          </w:rPr>
          <w:t xml:space="preserve">            password2.BorderBrush = </w:t>
        </w:r>
        <w:proofErr w:type="spellStart"/>
        <w:r w:rsidRPr="008C09BE">
          <w:rPr>
            <w:rFonts w:ascii="Times New Roman" w:hAnsi="Times New Roman" w:cs="Times New Roman"/>
            <w:sz w:val="20"/>
            <w:szCs w:val="20"/>
            <w:lang w:val="en-US"/>
            <w:rPrChange w:id="12608" w:author="Airat Shigapov" w:date="2021-10-27T23:08:00Z">
              <w:rPr>
                <w:rFonts w:ascii="Consolas" w:hAnsi="Consolas" w:cs="Consolas"/>
                <w:color w:val="000000"/>
                <w:sz w:val="19"/>
                <w:szCs w:val="19"/>
              </w:rPr>
            </w:rPrChange>
          </w:rPr>
          <w:t>Brushes.Gray</w:t>
        </w:r>
        <w:proofErr w:type="spellEnd"/>
        <w:r w:rsidRPr="008C09BE">
          <w:rPr>
            <w:rFonts w:ascii="Times New Roman" w:hAnsi="Times New Roman" w:cs="Times New Roman"/>
            <w:sz w:val="20"/>
            <w:szCs w:val="20"/>
            <w:lang w:val="en-US"/>
            <w:rPrChange w:id="12609" w:author="Airat Shigapov" w:date="2021-10-27T23:08:00Z">
              <w:rPr>
                <w:rFonts w:ascii="Consolas" w:hAnsi="Consolas" w:cs="Consolas"/>
                <w:color w:val="000000"/>
                <w:sz w:val="19"/>
                <w:szCs w:val="19"/>
              </w:rPr>
            </w:rPrChange>
          </w:rPr>
          <w:t>;</w:t>
        </w:r>
      </w:ins>
    </w:p>
    <w:p w14:paraId="683EE749" w14:textId="77777777" w:rsidR="00D002A1" w:rsidRPr="008C09BE" w:rsidRDefault="00D002A1" w:rsidP="00D002A1">
      <w:pPr>
        <w:autoSpaceDE w:val="0"/>
        <w:autoSpaceDN w:val="0"/>
        <w:adjustRightInd w:val="0"/>
        <w:spacing w:after="0" w:line="240" w:lineRule="auto"/>
        <w:rPr>
          <w:ins w:id="12610" w:author="Airat Shigapov" w:date="2021-10-27T23:07:00Z"/>
          <w:rFonts w:ascii="Times New Roman" w:hAnsi="Times New Roman" w:cs="Times New Roman"/>
          <w:sz w:val="20"/>
          <w:szCs w:val="20"/>
          <w:lang w:val="en-US"/>
          <w:rPrChange w:id="12611" w:author="Airat Shigapov" w:date="2021-10-27T23:08:00Z">
            <w:rPr>
              <w:ins w:id="12612" w:author="Airat Shigapov" w:date="2021-10-27T23:07:00Z"/>
              <w:rFonts w:ascii="Consolas" w:hAnsi="Consolas" w:cs="Consolas"/>
              <w:color w:val="000000"/>
              <w:sz w:val="19"/>
              <w:szCs w:val="19"/>
            </w:rPr>
          </w:rPrChange>
        </w:rPr>
      </w:pPr>
    </w:p>
    <w:p w14:paraId="503BC518" w14:textId="77777777" w:rsidR="00D002A1" w:rsidRPr="008C09BE" w:rsidRDefault="00D002A1" w:rsidP="00D002A1">
      <w:pPr>
        <w:autoSpaceDE w:val="0"/>
        <w:autoSpaceDN w:val="0"/>
        <w:adjustRightInd w:val="0"/>
        <w:spacing w:after="0" w:line="240" w:lineRule="auto"/>
        <w:rPr>
          <w:ins w:id="12613" w:author="Airat Shigapov" w:date="2021-10-27T23:07:00Z"/>
          <w:rFonts w:ascii="Times New Roman" w:hAnsi="Times New Roman" w:cs="Times New Roman"/>
          <w:sz w:val="20"/>
          <w:szCs w:val="20"/>
          <w:lang w:val="en-US"/>
          <w:rPrChange w:id="12614" w:author="Airat Shigapov" w:date="2021-10-27T23:08:00Z">
            <w:rPr>
              <w:ins w:id="12615" w:author="Airat Shigapov" w:date="2021-10-27T23:07:00Z"/>
              <w:rFonts w:ascii="Consolas" w:hAnsi="Consolas" w:cs="Consolas"/>
              <w:color w:val="000000"/>
              <w:sz w:val="19"/>
              <w:szCs w:val="19"/>
            </w:rPr>
          </w:rPrChange>
        </w:rPr>
      </w:pPr>
      <w:ins w:id="12616" w:author="Airat Shigapov" w:date="2021-10-27T23:07:00Z">
        <w:r w:rsidRPr="008C09BE">
          <w:rPr>
            <w:rFonts w:ascii="Times New Roman" w:hAnsi="Times New Roman" w:cs="Times New Roman"/>
            <w:sz w:val="20"/>
            <w:szCs w:val="20"/>
            <w:lang w:val="en-US"/>
            <w:rPrChange w:id="12617"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12618" w:author="Airat Shigapov" w:date="2021-10-27T23:08:00Z">
              <w:rPr>
                <w:rFonts w:ascii="Consolas" w:hAnsi="Consolas" w:cs="Consolas"/>
                <w:color w:val="0000FF"/>
                <w:sz w:val="19"/>
                <w:szCs w:val="19"/>
              </w:rPr>
            </w:rPrChange>
          </w:rPr>
          <w:t>if</w:t>
        </w:r>
        <w:r w:rsidRPr="008C09BE">
          <w:rPr>
            <w:rFonts w:ascii="Times New Roman" w:hAnsi="Times New Roman" w:cs="Times New Roman"/>
            <w:sz w:val="20"/>
            <w:szCs w:val="20"/>
            <w:lang w:val="en-US"/>
            <w:rPrChange w:id="12619" w:author="Airat Shigapov" w:date="2021-10-27T23:08:00Z">
              <w:rPr>
                <w:rFonts w:ascii="Consolas" w:hAnsi="Consolas" w:cs="Consolas"/>
                <w:color w:val="000000"/>
                <w:sz w:val="19"/>
                <w:szCs w:val="19"/>
              </w:rPr>
            </w:rPrChange>
          </w:rPr>
          <w:t xml:space="preserve"> (</w:t>
        </w:r>
        <w:proofErr w:type="spellStart"/>
        <w:proofErr w:type="gramStart"/>
        <w:r w:rsidRPr="008C09BE">
          <w:rPr>
            <w:rFonts w:ascii="Times New Roman" w:hAnsi="Times New Roman" w:cs="Times New Roman"/>
            <w:sz w:val="20"/>
            <w:szCs w:val="20"/>
            <w:lang w:val="en-US"/>
            <w:rPrChange w:id="12620" w:author="Airat Shigapov" w:date="2021-10-27T23:08:00Z">
              <w:rPr>
                <w:rFonts w:ascii="Consolas" w:hAnsi="Consolas" w:cs="Consolas"/>
                <w:color w:val="000000"/>
                <w:sz w:val="19"/>
                <w:szCs w:val="19"/>
              </w:rPr>
            </w:rPrChange>
          </w:rPr>
          <w:t>emailName.Text</w:t>
        </w:r>
        <w:proofErr w:type="spellEnd"/>
        <w:r w:rsidRPr="008C09BE">
          <w:rPr>
            <w:rFonts w:ascii="Times New Roman" w:hAnsi="Times New Roman" w:cs="Times New Roman"/>
            <w:sz w:val="20"/>
            <w:szCs w:val="20"/>
            <w:lang w:val="en-US"/>
            <w:rPrChange w:id="12621" w:author="Airat Shigapov" w:date="2021-10-27T23:08:00Z">
              <w:rPr>
                <w:rFonts w:ascii="Consolas" w:hAnsi="Consolas" w:cs="Consolas"/>
                <w:color w:val="000000"/>
                <w:sz w:val="19"/>
                <w:szCs w:val="19"/>
              </w:rPr>
            </w:rPrChange>
          </w:rPr>
          <w:t xml:space="preserve"> !</w:t>
        </w:r>
        <w:proofErr w:type="gramEnd"/>
        <w:r w:rsidRPr="008C09BE">
          <w:rPr>
            <w:rFonts w:ascii="Times New Roman" w:hAnsi="Times New Roman" w:cs="Times New Roman"/>
            <w:sz w:val="20"/>
            <w:szCs w:val="20"/>
            <w:lang w:val="en-US"/>
            <w:rPrChange w:id="12622"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12623" w:author="Airat Shigapov" w:date="2021-10-27T23:08:00Z">
              <w:rPr>
                <w:rFonts w:ascii="Consolas" w:hAnsi="Consolas" w:cs="Consolas"/>
                <w:color w:val="A31515"/>
                <w:sz w:val="19"/>
                <w:szCs w:val="19"/>
              </w:rPr>
            </w:rPrChange>
          </w:rPr>
          <w:t>""</w:t>
        </w:r>
        <w:r w:rsidRPr="008C09BE">
          <w:rPr>
            <w:rFonts w:ascii="Times New Roman" w:hAnsi="Times New Roman" w:cs="Times New Roman"/>
            <w:sz w:val="20"/>
            <w:szCs w:val="20"/>
            <w:lang w:val="en-US"/>
            <w:rPrChange w:id="12624" w:author="Airat Shigapov" w:date="2021-10-27T23:08:00Z">
              <w:rPr>
                <w:rFonts w:ascii="Consolas" w:hAnsi="Consolas" w:cs="Consolas"/>
                <w:color w:val="000000"/>
                <w:sz w:val="19"/>
                <w:szCs w:val="19"/>
              </w:rPr>
            </w:rPrChange>
          </w:rPr>
          <w:t xml:space="preserve"> &amp;&amp; </w:t>
        </w:r>
        <w:proofErr w:type="spellStart"/>
        <w:r w:rsidRPr="008C09BE">
          <w:rPr>
            <w:rFonts w:ascii="Times New Roman" w:hAnsi="Times New Roman" w:cs="Times New Roman"/>
            <w:sz w:val="20"/>
            <w:szCs w:val="20"/>
            <w:lang w:val="en-US"/>
            <w:rPrChange w:id="12625" w:author="Airat Shigapov" w:date="2021-10-27T23:08:00Z">
              <w:rPr>
                <w:rFonts w:ascii="Consolas" w:hAnsi="Consolas" w:cs="Consolas"/>
                <w:color w:val="000000"/>
                <w:sz w:val="19"/>
                <w:szCs w:val="19"/>
              </w:rPr>
            </w:rPrChange>
          </w:rPr>
          <w:t>emailName.Text</w:t>
        </w:r>
        <w:proofErr w:type="spellEnd"/>
        <w:r w:rsidRPr="008C09BE">
          <w:rPr>
            <w:rFonts w:ascii="Times New Roman" w:hAnsi="Times New Roman" w:cs="Times New Roman"/>
            <w:sz w:val="20"/>
            <w:szCs w:val="20"/>
            <w:lang w:val="en-US"/>
            <w:rPrChange w:id="12626" w:author="Airat Shigapov" w:date="2021-10-27T23:08:00Z">
              <w:rPr>
                <w:rFonts w:ascii="Consolas" w:hAnsi="Consolas" w:cs="Consolas"/>
                <w:color w:val="000000"/>
                <w:sz w:val="19"/>
                <w:szCs w:val="19"/>
              </w:rPr>
            </w:rPrChange>
          </w:rPr>
          <w:t xml:space="preserve"> != </w:t>
        </w:r>
        <w:r w:rsidRPr="008C09BE">
          <w:rPr>
            <w:rFonts w:ascii="Times New Roman" w:hAnsi="Times New Roman" w:cs="Times New Roman"/>
            <w:sz w:val="20"/>
            <w:szCs w:val="20"/>
            <w:lang w:val="en-US"/>
            <w:rPrChange w:id="12627" w:author="Airat Shigapov" w:date="2021-10-27T23:08:00Z">
              <w:rPr>
                <w:rFonts w:ascii="Consolas" w:hAnsi="Consolas" w:cs="Consolas"/>
                <w:color w:val="A31515"/>
                <w:sz w:val="19"/>
                <w:szCs w:val="19"/>
              </w:rPr>
            </w:rPrChange>
          </w:rPr>
          <w:t>"E-mail"</w:t>
        </w:r>
        <w:r w:rsidRPr="008C09BE">
          <w:rPr>
            <w:rFonts w:ascii="Times New Roman" w:hAnsi="Times New Roman" w:cs="Times New Roman"/>
            <w:sz w:val="20"/>
            <w:szCs w:val="20"/>
            <w:lang w:val="en-US"/>
            <w:rPrChange w:id="12628" w:author="Airat Shigapov" w:date="2021-10-27T23:08:00Z">
              <w:rPr>
                <w:rFonts w:ascii="Consolas" w:hAnsi="Consolas" w:cs="Consolas"/>
                <w:color w:val="000000"/>
                <w:sz w:val="19"/>
                <w:szCs w:val="19"/>
              </w:rPr>
            </w:rPrChange>
          </w:rPr>
          <w:t xml:space="preserve"> &amp;&amp;</w:t>
        </w:r>
      </w:ins>
    </w:p>
    <w:p w14:paraId="200500F0" w14:textId="77777777" w:rsidR="00D002A1" w:rsidRPr="008C09BE" w:rsidRDefault="00D002A1" w:rsidP="00D002A1">
      <w:pPr>
        <w:autoSpaceDE w:val="0"/>
        <w:autoSpaceDN w:val="0"/>
        <w:adjustRightInd w:val="0"/>
        <w:spacing w:after="0" w:line="240" w:lineRule="auto"/>
        <w:rPr>
          <w:ins w:id="12629" w:author="Airat Shigapov" w:date="2021-10-27T23:07:00Z"/>
          <w:rFonts w:ascii="Times New Roman" w:hAnsi="Times New Roman" w:cs="Times New Roman"/>
          <w:sz w:val="20"/>
          <w:szCs w:val="20"/>
          <w:lang w:val="en-US"/>
          <w:rPrChange w:id="12630" w:author="Airat Shigapov" w:date="2021-10-27T23:08:00Z">
            <w:rPr>
              <w:ins w:id="12631" w:author="Airat Shigapov" w:date="2021-10-27T23:07:00Z"/>
              <w:rFonts w:ascii="Consolas" w:hAnsi="Consolas" w:cs="Consolas"/>
              <w:color w:val="000000"/>
              <w:sz w:val="19"/>
              <w:szCs w:val="19"/>
            </w:rPr>
          </w:rPrChange>
        </w:rPr>
      </w:pPr>
      <w:ins w:id="12632" w:author="Airat Shigapov" w:date="2021-10-27T23:07:00Z">
        <w:r w:rsidRPr="008C09BE">
          <w:rPr>
            <w:rFonts w:ascii="Times New Roman" w:hAnsi="Times New Roman" w:cs="Times New Roman"/>
            <w:sz w:val="20"/>
            <w:szCs w:val="20"/>
            <w:lang w:val="en-US"/>
            <w:rPrChange w:id="12633" w:author="Airat Shigapov" w:date="2021-10-27T23:08:00Z">
              <w:rPr>
                <w:rFonts w:ascii="Consolas" w:hAnsi="Consolas" w:cs="Consolas"/>
                <w:color w:val="000000"/>
                <w:sz w:val="19"/>
                <w:szCs w:val="19"/>
              </w:rPr>
            </w:rPrChange>
          </w:rPr>
          <w:t xml:space="preserve">                </w:t>
        </w:r>
        <w:proofErr w:type="spellStart"/>
        <w:proofErr w:type="gramStart"/>
        <w:r w:rsidRPr="008C09BE">
          <w:rPr>
            <w:rFonts w:ascii="Times New Roman" w:hAnsi="Times New Roman" w:cs="Times New Roman"/>
            <w:sz w:val="20"/>
            <w:szCs w:val="20"/>
            <w:lang w:val="en-US"/>
            <w:rPrChange w:id="12634" w:author="Airat Shigapov" w:date="2021-10-27T23:08:00Z">
              <w:rPr>
                <w:rFonts w:ascii="Consolas" w:hAnsi="Consolas" w:cs="Consolas"/>
                <w:color w:val="000000"/>
                <w:sz w:val="19"/>
                <w:szCs w:val="19"/>
              </w:rPr>
            </w:rPrChange>
          </w:rPr>
          <w:t>phonefield.Text</w:t>
        </w:r>
        <w:proofErr w:type="spellEnd"/>
        <w:proofErr w:type="gramEnd"/>
        <w:r w:rsidRPr="008C09BE">
          <w:rPr>
            <w:rFonts w:ascii="Times New Roman" w:hAnsi="Times New Roman" w:cs="Times New Roman"/>
            <w:sz w:val="20"/>
            <w:szCs w:val="20"/>
            <w:lang w:val="en-US"/>
            <w:rPrChange w:id="12635" w:author="Airat Shigapov" w:date="2021-10-27T23:08:00Z">
              <w:rPr>
                <w:rFonts w:ascii="Consolas" w:hAnsi="Consolas" w:cs="Consolas"/>
                <w:color w:val="000000"/>
                <w:sz w:val="19"/>
                <w:szCs w:val="19"/>
              </w:rPr>
            </w:rPrChange>
          </w:rPr>
          <w:t xml:space="preserve"> != </w:t>
        </w:r>
        <w:r w:rsidRPr="008C09BE">
          <w:rPr>
            <w:rFonts w:ascii="Times New Roman" w:hAnsi="Times New Roman" w:cs="Times New Roman"/>
            <w:sz w:val="20"/>
            <w:szCs w:val="20"/>
            <w:lang w:val="en-US"/>
            <w:rPrChange w:id="12636" w:author="Airat Shigapov" w:date="2021-10-27T23:08:00Z">
              <w:rPr>
                <w:rFonts w:ascii="Consolas" w:hAnsi="Consolas" w:cs="Consolas"/>
                <w:color w:val="A31515"/>
                <w:sz w:val="19"/>
                <w:szCs w:val="19"/>
              </w:rPr>
            </w:rPrChange>
          </w:rPr>
          <w:t>""</w:t>
        </w:r>
        <w:r w:rsidRPr="008C09BE">
          <w:rPr>
            <w:rFonts w:ascii="Times New Roman" w:hAnsi="Times New Roman" w:cs="Times New Roman"/>
            <w:sz w:val="20"/>
            <w:szCs w:val="20"/>
            <w:lang w:val="en-US"/>
            <w:rPrChange w:id="12637" w:author="Airat Shigapov" w:date="2021-10-27T23:08:00Z">
              <w:rPr>
                <w:rFonts w:ascii="Consolas" w:hAnsi="Consolas" w:cs="Consolas"/>
                <w:color w:val="000000"/>
                <w:sz w:val="19"/>
                <w:szCs w:val="19"/>
              </w:rPr>
            </w:rPrChange>
          </w:rPr>
          <w:t xml:space="preserve"> &amp;&amp; </w:t>
        </w:r>
        <w:proofErr w:type="spellStart"/>
        <w:r w:rsidRPr="008C09BE">
          <w:rPr>
            <w:rFonts w:ascii="Times New Roman" w:hAnsi="Times New Roman" w:cs="Times New Roman"/>
            <w:sz w:val="20"/>
            <w:szCs w:val="20"/>
            <w:lang w:val="en-US"/>
            <w:rPrChange w:id="12638" w:author="Airat Shigapov" w:date="2021-10-27T23:08:00Z">
              <w:rPr>
                <w:rFonts w:ascii="Consolas" w:hAnsi="Consolas" w:cs="Consolas"/>
                <w:color w:val="000000"/>
                <w:sz w:val="19"/>
                <w:szCs w:val="19"/>
              </w:rPr>
            </w:rPrChange>
          </w:rPr>
          <w:t>phonefield.Text</w:t>
        </w:r>
        <w:proofErr w:type="spellEnd"/>
        <w:r w:rsidRPr="008C09BE">
          <w:rPr>
            <w:rFonts w:ascii="Times New Roman" w:hAnsi="Times New Roman" w:cs="Times New Roman"/>
            <w:sz w:val="20"/>
            <w:szCs w:val="20"/>
            <w:lang w:val="en-US"/>
            <w:rPrChange w:id="12639" w:author="Airat Shigapov" w:date="2021-10-27T23:08:00Z">
              <w:rPr>
                <w:rFonts w:ascii="Consolas" w:hAnsi="Consolas" w:cs="Consolas"/>
                <w:color w:val="000000"/>
                <w:sz w:val="19"/>
                <w:szCs w:val="19"/>
              </w:rPr>
            </w:rPrChange>
          </w:rPr>
          <w:t xml:space="preserve"> != </w:t>
        </w:r>
        <w:r w:rsidRPr="008C09BE">
          <w:rPr>
            <w:rFonts w:ascii="Times New Roman" w:hAnsi="Times New Roman" w:cs="Times New Roman"/>
            <w:sz w:val="20"/>
            <w:szCs w:val="20"/>
            <w:lang w:val="en-US"/>
            <w:rPrChange w:id="12640" w:author="Airat Shigapov" w:date="2021-10-27T23:08:00Z">
              <w:rPr>
                <w:rFonts w:ascii="Consolas" w:hAnsi="Consolas" w:cs="Consolas"/>
                <w:color w:val="A31515"/>
                <w:sz w:val="19"/>
                <w:szCs w:val="19"/>
              </w:rPr>
            </w:rPrChange>
          </w:rPr>
          <w:t>"</w:t>
        </w:r>
        <w:r w:rsidRPr="008C09BE">
          <w:rPr>
            <w:rFonts w:ascii="Times New Roman" w:hAnsi="Times New Roman" w:cs="Times New Roman"/>
            <w:sz w:val="20"/>
            <w:szCs w:val="20"/>
            <w:rPrChange w:id="12641" w:author="Airat Shigapov" w:date="2021-10-27T23:08:00Z">
              <w:rPr>
                <w:rFonts w:ascii="Consolas" w:hAnsi="Consolas" w:cs="Consolas"/>
                <w:color w:val="A31515"/>
                <w:sz w:val="19"/>
                <w:szCs w:val="19"/>
              </w:rPr>
            </w:rPrChange>
          </w:rPr>
          <w:t>Номер</w:t>
        </w:r>
        <w:r w:rsidRPr="008C09BE">
          <w:rPr>
            <w:rFonts w:ascii="Times New Roman" w:hAnsi="Times New Roman" w:cs="Times New Roman"/>
            <w:sz w:val="20"/>
            <w:szCs w:val="20"/>
            <w:lang w:val="en-US"/>
            <w:rPrChange w:id="12642" w:author="Airat Shigapov" w:date="2021-10-27T23:08:00Z">
              <w:rPr>
                <w:rFonts w:ascii="Consolas" w:hAnsi="Consolas" w:cs="Consolas"/>
                <w:color w:val="A31515"/>
                <w:sz w:val="19"/>
                <w:szCs w:val="19"/>
              </w:rPr>
            </w:rPrChange>
          </w:rPr>
          <w:t xml:space="preserve"> </w:t>
        </w:r>
        <w:r w:rsidRPr="008C09BE">
          <w:rPr>
            <w:rFonts w:ascii="Times New Roman" w:hAnsi="Times New Roman" w:cs="Times New Roman"/>
            <w:sz w:val="20"/>
            <w:szCs w:val="20"/>
            <w:rPrChange w:id="12643" w:author="Airat Shigapov" w:date="2021-10-27T23:08:00Z">
              <w:rPr>
                <w:rFonts w:ascii="Consolas" w:hAnsi="Consolas" w:cs="Consolas"/>
                <w:color w:val="A31515"/>
                <w:sz w:val="19"/>
                <w:szCs w:val="19"/>
              </w:rPr>
            </w:rPrChange>
          </w:rPr>
          <w:t>телефона</w:t>
        </w:r>
        <w:r w:rsidRPr="008C09BE">
          <w:rPr>
            <w:rFonts w:ascii="Times New Roman" w:hAnsi="Times New Roman" w:cs="Times New Roman"/>
            <w:sz w:val="20"/>
            <w:szCs w:val="20"/>
            <w:lang w:val="en-US"/>
            <w:rPrChange w:id="12644" w:author="Airat Shigapov" w:date="2021-10-27T23:08:00Z">
              <w:rPr>
                <w:rFonts w:ascii="Consolas" w:hAnsi="Consolas" w:cs="Consolas"/>
                <w:color w:val="A31515"/>
                <w:sz w:val="19"/>
                <w:szCs w:val="19"/>
              </w:rPr>
            </w:rPrChange>
          </w:rPr>
          <w:t>"</w:t>
        </w:r>
        <w:r w:rsidRPr="008C09BE">
          <w:rPr>
            <w:rFonts w:ascii="Times New Roman" w:hAnsi="Times New Roman" w:cs="Times New Roman"/>
            <w:sz w:val="20"/>
            <w:szCs w:val="20"/>
            <w:lang w:val="en-US"/>
            <w:rPrChange w:id="12645" w:author="Airat Shigapov" w:date="2021-10-27T23:08:00Z">
              <w:rPr>
                <w:rFonts w:ascii="Consolas" w:hAnsi="Consolas" w:cs="Consolas"/>
                <w:color w:val="000000"/>
                <w:sz w:val="19"/>
                <w:szCs w:val="19"/>
              </w:rPr>
            </w:rPrChange>
          </w:rPr>
          <w:t xml:space="preserve"> &amp;&amp;</w:t>
        </w:r>
      </w:ins>
    </w:p>
    <w:p w14:paraId="7B01BB25" w14:textId="77777777" w:rsidR="00D002A1" w:rsidRPr="008C09BE" w:rsidRDefault="00D002A1" w:rsidP="00D002A1">
      <w:pPr>
        <w:autoSpaceDE w:val="0"/>
        <w:autoSpaceDN w:val="0"/>
        <w:adjustRightInd w:val="0"/>
        <w:spacing w:after="0" w:line="240" w:lineRule="auto"/>
        <w:rPr>
          <w:ins w:id="12646" w:author="Airat Shigapov" w:date="2021-10-27T23:07:00Z"/>
          <w:rFonts w:ascii="Times New Roman" w:hAnsi="Times New Roman" w:cs="Times New Roman"/>
          <w:sz w:val="20"/>
          <w:szCs w:val="20"/>
          <w:lang w:val="en-US"/>
          <w:rPrChange w:id="12647" w:author="Airat Shigapov" w:date="2021-10-27T23:08:00Z">
            <w:rPr>
              <w:ins w:id="12648" w:author="Airat Shigapov" w:date="2021-10-27T23:07:00Z"/>
              <w:rFonts w:ascii="Consolas" w:hAnsi="Consolas" w:cs="Consolas"/>
              <w:color w:val="000000"/>
              <w:sz w:val="19"/>
              <w:szCs w:val="19"/>
            </w:rPr>
          </w:rPrChange>
        </w:rPr>
      </w:pPr>
      <w:ins w:id="12649" w:author="Airat Shigapov" w:date="2021-10-27T23:07:00Z">
        <w:r w:rsidRPr="008C09BE">
          <w:rPr>
            <w:rFonts w:ascii="Times New Roman" w:hAnsi="Times New Roman" w:cs="Times New Roman"/>
            <w:sz w:val="20"/>
            <w:szCs w:val="20"/>
            <w:lang w:val="en-US"/>
            <w:rPrChange w:id="12650" w:author="Airat Shigapov" w:date="2021-10-27T23:08:00Z">
              <w:rPr>
                <w:rFonts w:ascii="Consolas" w:hAnsi="Consolas" w:cs="Consolas"/>
                <w:color w:val="000000"/>
                <w:sz w:val="19"/>
                <w:szCs w:val="19"/>
              </w:rPr>
            </w:rPrChange>
          </w:rPr>
          <w:t xml:space="preserve">                </w:t>
        </w:r>
        <w:proofErr w:type="gramStart"/>
        <w:r w:rsidRPr="008C09BE">
          <w:rPr>
            <w:rFonts w:ascii="Times New Roman" w:hAnsi="Times New Roman" w:cs="Times New Roman"/>
            <w:sz w:val="20"/>
            <w:szCs w:val="20"/>
            <w:lang w:val="en-US"/>
            <w:rPrChange w:id="12651" w:author="Airat Shigapov" w:date="2021-10-27T23:08:00Z">
              <w:rPr>
                <w:rFonts w:ascii="Consolas" w:hAnsi="Consolas" w:cs="Consolas"/>
                <w:color w:val="000000"/>
                <w:sz w:val="19"/>
                <w:szCs w:val="19"/>
              </w:rPr>
            </w:rPrChange>
          </w:rPr>
          <w:t>password1.Password !</w:t>
        </w:r>
        <w:proofErr w:type="gramEnd"/>
        <w:r w:rsidRPr="008C09BE">
          <w:rPr>
            <w:rFonts w:ascii="Times New Roman" w:hAnsi="Times New Roman" w:cs="Times New Roman"/>
            <w:sz w:val="20"/>
            <w:szCs w:val="20"/>
            <w:lang w:val="en-US"/>
            <w:rPrChange w:id="12652"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12653" w:author="Airat Shigapov" w:date="2021-10-27T23:08:00Z">
              <w:rPr>
                <w:rFonts w:ascii="Consolas" w:hAnsi="Consolas" w:cs="Consolas"/>
                <w:color w:val="A31515"/>
                <w:sz w:val="19"/>
                <w:szCs w:val="19"/>
              </w:rPr>
            </w:rPrChange>
          </w:rPr>
          <w:t>""</w:t>
        </w:r>
        <w:r w:rsidRPr="008C09BE">
          <w:rPr>
            <w:rFonts w:ascii="Times New Roman" w:hAnsi="Times New Roman" w:cs="Times New Roman"/>
            <w:sz w:val="20"/>
            <w:szCs w:val="20"/>
            <w:lang w:val="en-US"/>
            <w:rPrChange w:id="12654" w:author="Airat Shigapov" w:date="2021-10-27T23:08:00Z">
              <w:rPr>
                <w:rFonts w:ascii="Consolas" w:hAnsi="Consolas" w:cs="Consolas"/>
                <w:color w:val="000000"/>
                <w:sz w:val="19"/>
                <w:szCs w:val="19"/>
              </w:rPr>
            </w:rPrChange>
          </w:rPr>
          <w:t xml:space="preserve"> &amp;&amp; password2.Password != </w:t>
        </w:r>
        <w:r w:rsidRPr="008C09BE">
          <w:rPr>
            <w:rFonts w:ascii="Times New Roman" w:hAnsi="Times New Roman" w:cs="Times New Roman"/>
            <w:sz w:val="20"/>
            <w:szCs w:val="20"/>
            <w:lang w:val="en-US"/>
            <w:rPrChange w:id="12655" w:author="Airat Shigapov" w:date="2021-10-27T23:08:00Z">
              <w:rPr>
                <w:rFonts w:ascii="Consolas" w:hAnsi="Consolas" w:cs="Consolas"/>
                <w:color w:val="A31515"/>
                <w:sz w:val="19"/>
                <w:szCs w:val="19"/>
              </w:rPr>
            </w:rPrChange>
          </w:rPr>
          <w:t>""</w:t>
        </w:r>
        <w:r w:rsidRPr="008C09BE">
          <w:rPr>
            <w:rFonts w:ascii="Times New Roman" w:hAnsi="Times New Roman" w:cs="Times New Roman"/>
            <w:sz w:val="20"/>
            <w:szCs w:val="20"/>
            <w:lang w:val="en-US"/>
            <w:rPrChange w:id="12656" w:author="Airat Shigapov" w:date="2021-10-27T23:08:00Z">
              <w:rPr>
                <w:rFonts w:ascii="Consolas" w:hAnsi="Consolas" w:cs="Consolas"/>
                <w:color w:val="000000"/>
                <w:sz w:val="19"/>
                <w:szCs w:val="19"/>
              </w:rPr>
            </w:rPrChange>
          </w:rPr>
          <w:t xml:space="preserve"> &amp;&amp;</w:t>
        </w:r>
      </w:ins>
    </w:p>
    <w:p w14:paraId="0C7570FB" w14:textId="77777777" w:rsidR="00D002A1" w:rsidRPr="008C09BE" w:rsidRDefault="00D002A1" w:rsidP="00D002A1">
      <w:pPr>
        <w:autoSpaceDE w:val="0"/>
        <w:autoSpaceDN w:val="0"/>
        <w:adjustRightInd w:val="0"/>
        <w:spacing w:after="0" w:line="240" w:lineRule="auto"/>
        <w:rPr>
          <w:ins w:id="12657" w:author="Airat Shigapov" w:date="2021-10-27T23:07:00Z"/>
          <w:rFonts w:ascii="Times New Roman" w:hAnsi="Times New Roman" w:cs="Times New Roman"/>
          <w:sz w:val="20"/>
          <w:szCs w:val="20"/>
          <w:lang w:val="en-US"/>
          <w:rPrChange w:id="12658" w:author="Airat Shigapov" w:date="2021-10-27T23:08:00Z">
            <w:rPr>
              <w:ins w:id="12659" w:author="Airat Shigapov" w:date="2021-10-27T23:07:00Z"/>
              <w:rFonts w:ascii="Consolas" w:hAnsi="Consolas" w:cs="Consolas"/>
              <w:color w:val="000000"/>
              <w:sz w:val="19"/>
              <w:szCs w:val="19"/>
            </w:rPr>
          </w:rPrChange>
        </w:rPr>
      </w:pPr>
      <w:ins w:id="12660" w:author="Airat Shigapov" w:date="2021-10-27T23:07:00Z">
        <w:r w:rsidRPr="008C09BE">
          <w:rPr>
            <w:rFonts w:ascii="Times New Roman" w:hAnsi="Times New Roman" w:cs="Times New Roman"/>
            <w:sz w:val="20"/>
            <w:szCs w:val="20"/>
            <w:lang w:val="en-US"/>
            <w:rPrChange w:id="12661" w:author="Airat Shigapov" w:date="2021-10-27T23:08:00Z">
              <w:rPr>
                <w:rFonts w:ascii="Consolas" w:hAnsi="Consolas" w:cs="Consolas"/>
                <w:color w:val="000000"/>
                <w:sz w:val="19"/>
                <w:szCs w:val="19"/>
              </w:rPr>
            </w:rPrChange>
          </w:rPr>
          <w:t xml:space="preserve">                </w:t>
        </w:r>
        <w:proofErr w:type="spellStart"/>
        <w:proofErr w:type="gramStart"/>
        <w:r w:rsidRPr="008C09BE">
          <w:rPr>
            <w:rFonts w:ascii="Times New Roman" w:hAnsi="Times New Roman" w:cs="Times New Roman"/>
            <w:sz w:val="20"/>
            <w:szCs w:val="20"/>
            <w:lang w:val="en-US"/>
            <w:rPrChange w:id="12662" w:author="Airat Shigapov" w:date="2021-10-27T23:08:00Z">
              <w:rPr>
                <w:rFonts w:ascii="Consolas" w:hAnsi="Consolas" w:cs="Consolas"/>
                <w:color w:val="000000"/>
                <w:sz w:val="19"/>
                <w:szCs w:val="19"/>
              </w:rPr>
            </w:rPrChange>
          </w:rPr>
          <w:t>surnamefield.Text</w:t>
        </w:r>
        <w:proofErr w:type="spellEnd"/>
        <w:proofErr w:type="gramEnd"/>
        <w:r w:rsidRPr="008C09BE">
          <w:rPr>
            <w:rFonts w:ascii="Times New Roman" w:hAnsi="Times New Roman" w:cs="Times New Roman"/>
            <w:sz w:val="20"/>
            <w:szCs w:val="20"/>
            <w:lang w:val="en-US"/>
            <w:rPrChange w:id="12663" w:author="Airat Shigapov" w:date="2021-10-27T23:08:00Z">
              <w:rPr>
                <w:rFonts w:ascii="Consolas" w:hAnsi="Consolas" w:cs="Consolas"/>
                <w:color w:val="000000"/>
                <w:sz w:val="19"/>
                <w:szCs w:val="19"/>
              </w:rPr>
            </w:rPrChange>
          </w:rPr>
          <w:t xml:space="preserve"> != </w:t>
        </w:r>
        <w:r w:rsidRPr="008C09BE">
          <w:rPr>
            <w:rFonts w:ascii="Times New Roman" w:hAnsi="Times New Roman" w:cs="Times New Roman"/>
            <w:sz w:val="20"/>
            <w:szCs w:val="20"/>
            <w:lang w:val="en-US"/>
            <w:rPrChange w:id="12664" w:author="Airat Shigapov" w:date="2021-10-27T23:08:00Z">
              <w:rPr>
                <w:rFonts w:ascii="Consolas" w:hAnsi="Consolas" w:cs="Consolas"/>
                <w:color w:val="A31515"/>
                <w:sz w:val="19"/>
                <w:szCs w:val="19"/>
              </w:rPr>
            </w:rPrChange>
          </w:rPr>
          <w:t>""</w:t>
        </w:r>
        <w:r w:rsidRPr="008C09BE">
          <w:rPr>
            <w:rFonts w:ascii="Times New Roman" w:hAnsi="Times New Roman" w:cs="Times New Roman"/>
            <w:sz w:val="20"/>
            <w:szCs w:val="20"/>
            <w:lang w:val="en-US"/>
            <w:rPrChange w:id="12665" w:author="Airat Shigapov" w:date="2021-10-27T23:08:00Z">
              <w:rPr>
                <w:rFonts w:ascii="Consolas" w:hAnsi="Consolas" w:cs="Consolas"/>
                <w:color w:val="000000"/>
                <w:sz w:val="19"/>
                <w:szCs w:val="19"/>
              </w:rPr>
            </w:rPrChange>
          </w:rPr>
          <w:t xml:space="preserve"> &amp;&amp; </w:t>
        </w:r>
        <w:proofErr w:type="spellStart"/>
        <w:r w:rsidRPr="008C09BE">
          <w:rPr>
            <w:rFonts w:ascii="Times New Roman" w:hAnsi="Times New Roman" w:cs="Times New Roman"/>
            <w:sz w:val="20"/>
            <w:szCs w:val="20"/>
            <w:lang w:val="en-US"/>
            <w:rPrChange w:id="12666" w:author="Airat Shigapov" w:date="2021-10-27T23:08:00Z">
              <w:rPr>
                <w:rFonts w:ascii="Consolas" w:hAnsi="Consolas" w:cs="Consolas"/>
                <w:color w:val="000000"/>
                <w:sz w:val="19"/>
                <w:szCs w:val="19"/>
              </w:rPr>
            </w:rPrChange>
          </w:rPr>
          <w:t>surnamefield.Text</w:t>
        </w:r>
        <w:proofErr w:type="spellEnd"/>
        <w:r w:rsidRPr="008C09BE">
          <w:rPr>
            <w:rFonts w:ascii="Times New Roman" w:hAnsi="Times New Roman" w:cs="Times New Roman"/>
            <w:sz w:val="20"/>
            <w:szCs w:val="20"/>
            <w:lang w:val="en-US"/>
            <w:rPrChange w:id="12667" w:author="Airat Shigapov" w:date="2021-10-27T23:08:00Z">
              <w:rPr>
                <w:rFonts w:ascii="Consolas" w:hAnsi="Consolas" w:cs="Consolas"/>
                <w:color w:val="000000"/>
                <w:sz w:val="19"/>
                <w:szCs w:val="19"/>
              </w:rPr>
            </w:rPrChange>
          </w:rPr>
          <w:t xml:space="preserve"> != </w:t>
        </w:r>
        <w:r w:rsidRPr="008C09BE">
          <w:rPr>
            <w:rFonts w:ascii="Times New Roman" w:hAnsi="Times New Roman" w:cs="Times New Roman"/>
            <w:sz w:val="20"/>
            <w:szCs w:val="20"/>
            <w:lang w:val="en-US"/>
            <w:rPrChange w:id="12668" w:author="Airat Shigapov" w:date="2021-10-27T23:08:00Z">
              <w:rPr>
                <w:rFonts w:ascii="Consolas" w:hAnsi="Consolas" w:cs="Consolas"/>
                <w:color w:val="A31515"/>
                <w:sz w:val="19"/>
                <w:szCs w:val="19"/>
              </w:rPr>
            </w:rPrChange>
          </w:rPr>
          <w:t>"</w:t>
        </w:r>
        <w:r w:rsidRPr="008C09BE">
          <w:rPr>
            <w:rFonts w:ascii="Times New Roman" w:hAnsi="Times New Roman" w:cs="Times New Roman"/>
            <w:sz w:val="20"/>
            <w:szCs w:val="20"/>
            <w:rPrChange w:id="12669" w:author="Airat Shigapov" w:date="2021-10-27T23:08:00Z">
              <w:rPr>
                <w:rFonts w:ascii="Consolas" w:hAnsi="Consolas" w:cs="Consolas"/>
                <w:color w:val="A31515"/>
                <w:sz w:val="19"/>
                <w:szCs w:val="19"/>
              </w:rPr>
            </w:rPrChange>
          </w:rPr>
          <w:t>Фамилия</w:t>
        </w:r>
        <w:r w:rsidRPr="008C09BE">
          <w:rPr>
            <w:rFonts w:ascii="Times New Roman" w:hAnsi="Times New Roman" w:cs="Times New Roman"/>
            <w:sz w:val="20"/>
            <w:szCs w:val="20"/>
            <w:lang w:val="en-US"/>
            <w:rPrChange w:id="12670" w:author="Airat Shigapov" w:date="2021-10-27T23:08:00Z">
              <w:rPr>
                <w:rFonts w:ascii="Consolas" w:hAnsi="Consolas" w:cs="Consolas"/>
                <w:color w:val="A31515"/>
                <w:sz w:val="19"/>
                <w:szCs w:val="19"/>
              </w:rPr>
            </w:rPrChange>
          </w:rPr>
          <w:t>"</w:t>
        </w:r>
        <w:r w:rsidRPr="008C09BE">
          <w:rPr>
            <w:rFonts w:ascii="Times New Roman" w:hAnsi="Times New Roman" w:cs="Times New Roman"/>
            <w:sz w:val="20"/>
            <w:szCs w:val="20"/>
            <w:lang w:val="en-US"/>
            <w:rPrChange w:id="12671" w:author="Airat Shigapov" w:date="2021-10-27T23:08:00Z">
              <w:rPr>
                <w:rFonts w:ascii="Consolas" w:hAnsi="Consolas" w:cs="Consolas"/>
                <w:color w:val="000000"/>
                <w:sz w:val="19"/>
                <w:szCs w:val="19"/>
              </w:rPr>
            </w:rPrChange>
          </w:rPr>
          <w:t xml:space="preserve"> &amp;&amp;</w:t>
        </w:r>
      </w:ins>
    </w:p>
    <w:p w14:paraId="107C0E73" w14:textId="77777777" w:rsidR="00D002A1" w:rsidRPr="008C09BE" w:rsidRDefault="00D002A1" w:rsidP="00D002A1">
      <w:pPr>
        <w:autoSpaceDE w:val="0"/>
        <w:autoSpaceDN w:val="0"/>
        <w:adjustRightInd w:val="0"/>
        <w:spacing w:after="0" w:line="240" w:lineRule="auto"/>
        <w:rPr>
          <w:ins w:id="12672" w:author="Airat Shigapov" w:date="2021-10-27T23:07:00Z"/>
          <w:rFonts w:ascii="Times New Roman" w:hAnsi="Times New Roman" w:cs="Times New Roman"/>
          <w:sz w:val="20"/>
          <w:szCs w:val="20"/>
          <w:lang w:val="en-US"/>
          <w:rPrChange w:id="12673" w:author="Airat Shigapov" w:date="2021-10-27T23:08:00Z">
            <w:rPr>
              <w:ins w:id="12674" w:author="Airat Shigapov" w:date="2021-10-27T23:07:00Z"/>
              <w:rFonts w:ascii="Consolas" w:hAnsi="Consolas" w:cs="Consolas"/>
              <w:color w:val="000000"/>
              <w:sz w:val="19"/>
              <w:szCs w:val="19"/>
            </w:rPr>
          </w:rPrChange>
        </w:rPr>
      </w:pPr>
      <w:ins w:id="12675" w:author="Airat Shigapov" w:date="2021-10-27T23:07:00Z">
        <w:r w:rsidRPr="008C09BE">
          <w:rPr>
            <w:rFonts w:ascii="Times New Roman" w:hAnsi="Times New Roman" w:cs="Times New Roman"/>
            <w:sz w:val="20"/>
            <w:szCs w:val="20"/>
            <w:lang w:val="en-US"/>
            <w:rPrChange w:id="12676" w:author="Airat Shigapov" w:date="2021-10-27T23:08:00Z">
              <w:rPr>
                <w:rFonts w:ascii="Consolas" w:hAnsi="Consolas" w:cs="Consolas"/>
                <w:color w:val="000000"/>
                <w:sz w:val="19"/>
                <w:szCs w:val="19"/>
              </w:rPr>
            </w:rPrChange>
          </w:rPr>
          <w:t xml:space="preserve">                </w:t>
        </w:r>
        <w:proofErr w:type="spellStart"/>
        <w:proofErr w:type="gramStart"/>
        <w:r w:rsidRPr="008C09BE">
          <w:rPr>
            <w:rFonts w:ascii="Times New Roman" w:hAnsi="Times New Roman" w:cs="Times New Roman"/>
            <w:sz w:val="20"/>
            <w:szCs w:val="20"/>
            <w:lang w:val="en-US"/>
            <w:rPrChange w:id="12677" w:author="Airat Shigapov" w:date="2021-10-27T23:08:00Z">
              <w:rPr>
                <w:rFonts w:ascii="Consolas" w:hAnsi="Consolas" w:cs="Consolas"/>
                <w:color w:val="000000"/>
                <w:sz w:val="19"/>
                <w:szCs w:val="19"/>
              </w:rPr>
            </w:rPrChange>
          </w:rPr>
          <w:t>namefield.Text</w:t>
        </w:r>
        <w:proofErr w:type="spellEnd"/>
        <w:proofErr w:type="gramEnd"/>
        <w:r w:rsidRPr="008C09BE">
          <w:rPr>
            <w:rFonts w:ascii="Times New Roman" w:hAnsi="Times New Roman" w:cs="Times New Roman"/>
            <w:sz w:val="20"/>
            <w:szCs w:val="20"/>
            <w:lang w:val="en-US"/>
            <w:rPrChange w:id="12678" w:author="Airat Shigapov" w:date="2021-10-27T23:08:00Z">
              <w:rPr>
                <w:rFonts w:ascii="Consolas" w:hAnsi="Consolas" w:cs="Consolas"/>
                <w:color w:val="000000"/>
                <w:sz w:val="19"/>
                <w:szCs w:val="19"/>
              </w:rPr>
            </w:rPrChange>
          </w:rPr>
          <w:t xml:space="preserve"> != </w:t>
        </w:r>
        <w:r w:rsidRPr="008C09BE">
          <w:rPr>
            <w:rFonts w:ascii="Times New Roman" w:hAnsi="Times New Roman" w:cs="Times New Roman"/>
            <w:sz w:val="20"/>
            <w:szCs w:val="20"/>
            <w:lang w:val="en-US"/>
            <w:rPrChange w:id="12679" w:author="Airat Shigapov" w:date="2021-10-27T23:08:00Z">
              <w:rPr>
                <w:rFonts w:ascii="Consolas" w:hAnsi="Consolas" w:cs="Consolas"/>
                <w:color w:val="A31515"/>
                <w:sz w:val="19"/>
                <w:szCs w:val="19"/>
              </w:rPr>
            </w:rPrChange>
          </w:rPr>
          <w:t>""</w:t>
        </w:r>
        <w:r w:rsidRPr="008C09BE">
          <w:rPr>
            <w:rFonts w:ascii="Times New Roman" w:hAnsi="Times New Roman" w:cs="Times New Roman"/>
            <w:sz w:val="20"/>
            <w:szCs w:val="20"/>
            <w:lang w:val="en-US"/>
            <w:rPrChange w:id="12680" w:author="Airat Shigapov" w:date="2021-10-27T23:08:00Z">
              <w:rPr>
                <w:rFonts w:ascii="Consolas" w:hAnsi="Consolas" w:cs="Consolas"/>
                <w:color w:val="000000"/>
                <w:sz w:val="19"/>
                <w:szCs w:val="19"/>
              </w:rPr>
            </w:rPrChange>
          </w:rPr>
          <w:t xml:space="preserve"> &amp;&amp; </w:t>
        </w:r>
        <w:proofErr w:type="spellStart"/>
        <w:r w:rsidRPr="008C09BE">
          <w:rPr>
            <w:rFonts w:ascii="Times New Roman" w:hAnsi="Times New Roman" w:cs="Times New Roman"/>
            <w:sz w:val="20"/>
            <w:szCs w:val="20"/>
            <w:lang w:val="en-US"/>
            <w:rPrChange w:id="12681" w:author="Airat Shigapov" w:date="2021-10-27T23:08:00Z">
              <w:rPr>
                <w:rFonts w:ascii="Consolas" w:hAnsi="Consolas" w:cs="Consolas"/>
                <w:color w:val="000000"/>
                <w:sz w:val="19"/>
                <w:szCs w:val="19"/>
              </w:rPr>
            </w:rPrChange>
          </w:rPr>
          <w:t>namefield.Text</w:t>
        </w:r>
        <w:proofErr w:type="spellEnd"/>
        <w:r w:rsidRPr="008C09BE">
          <w:rPr>
            <w:rFonts w:ascii="Times New Roman" w:hAnsi="Times New Roman" w:cs="Times New Roman"/>
            <w:sz w:val="20"/>
            <w:szCs w:val="20"/>
            <w:lang w:val="en-US"/>
            <w:rPrChange w:id="12682" w:author="Airat Shigapov" w:date="2021-10-27T23:08:00Z">
              <w:rPr>
                <w:rFonts w:ascii="Consolas" w:hAnsi="Consolas" w:cs="Consolas"/>
                <w:color w:val="000000"/>
                <w:sz w:val="19"/>
                <w:szCs w:val="19"/>
              </w:rPr>
            </w:rPrChange>
          </w:rPr>
          <w:t xml:space="preserve"> != </w:t>
        </w:r>
        <w:r w:rsidRPr="008C09BE">
          <w:rPr>
            <w:rFonts w:ascii="Times New Roman" w:hAnsi="Times New Roman" w:cs="Times New Roman"/>
            <w:sz w:val="20"/>
            <w:szCs w:val="20"/>
            <w:lang w:val="en-US"/>
            <w:rPrChange w:id="12683" w:author="Airat Shigapov" w:date="2021-10-27T23:08:00Z">
              <w:rPr>
                <w:rFonts w:ascii="Consolas" w:hAnsi="Consolas" w:cs="Consolas"/>
                <w:color w:val="A31515"/>
                <w:sz w:val="19"/>
                <w:szCs w:val="19"/>
              </w:rPr>
            </w:rPrChange>
          </w:rPr>
          <w:t>"</w:t>
        </w:r>
        <w:r w:rsidRPr="008C09BE">
          <w:rPr>
            <w:rFonts w:ascii="Times New Roman" w:hAnsi="Times New Roman" w:cs="Times New Roman"/>
            <w:sz w:val="20"/>
            <w:szCs w:val="20"/>
            <w:rPrChange w:id="12684" w:author="Airat Shigapov" w:date="2021-10-27T23:08:00Z">
              <w:rPr>
                <w:rFonts w:ascii="Consolas" w:hAnsi="Consolas" w:cs="Consolas"/>
                <w:color w:val="A31515"/>
                <w:sz w:val="19"/>
                <w:szCs w:val="19"/>
              </w:rPr>
            </w:rPrChange>
          </w:rPr>
          <w:t>Имя</w:t>
        </w:r>
        <w:r w:rsidRPr="008C09BE">
          <w:rPr>
            <w:rFonts w:ascii="Times New Roman" w:hAnsi="Times New Roman" w:cs="Times New Roman"/>
            <w:sz w:val="20"/>
            <w:szCs w:val="20"/>
            <w:lang w:val="en-US"/>
            <w:rPrChange w:id="12685" w:author="Airat Shigapov" w:date="2021-10-27T23:08:00Z">
              <w:rPr>
                <w:rFonts w:ascii="Consolas" w:hAnsi="Consolas" w:cs="Consolas"/>
                <w:color w:val="A31515"/>
                <w:sz w:val="19"/>
                <w:szCs w:val="19"/>
              </w:rPr>
            </w:rPrChange>
          </w:rPr>
          <w:t>"</w:t>
        </w:r>
        <w:r w:rsidRPr="008C09BE">
          <w:rPr>
            <w:rFonts w:ascii="Times New Roman" w:hAnsi="Times New Roman" w:cs="Times New Roman"/>
            <w:sz w:val="20"/>
            <w:szCs w:val="20"/>
            <w:lang w:val="en-US"/>
            <w:rPrChange w:id="12686" w:author="Airat Shigapov" w:date="2021-10-27T23:08:00Z">
              <w:rPr>
                <w:rFonts w:ascii="Consolas" w:hAnsi="Consolas" w:cs="Consolas"/>
                <w:color w:val="000000"/>
                <w:sz w:val="19"/>
                <w:szCs w:val="19"/>
              </w:rPr>
            </w:rPrChange>
          </w:rPr>
          <w:t xml:space="preserve"> &amp;&amp;</w:t>
        </w:r>
      </w:ins>
    </w:p>
    <w:p w14:paraId="02430D46" w14:textId="77777777" w:rsidR="00D002A1" w:rsidRPr="008C09BE" w:rsidRDefault="00D002A1" w:rsidP="00D002A1">
      <w:pPr>
        <w:autoSpaceDE w:val="0"/>
        <w:autoSpaceDN w:val="0"/>
        <w:adjustRightInd w:val="0"/>
        <w:spacing w:after="0" w:line="240" w:lineRule="auto"/>
        <w:rPr>
          <w:ins w:id="12687" w:author="Airat Shigapov" w:date="2021-10-27T23:07:00Z"/>
          <w:rFonts w:ascii="Times New Roman" w:hAnsi="Times New Roman" w:cs="Times New Roman"/>
          <w:sz w:val="20"/>
          <w:szCs w:val="20"/>
          <w:lang w:val="en-US"/>
          <w:rPrChange w:id="12688" w:author="Airat Shigapov" w:date="2021-10-27T23:08:00Z">
            <w:rPr>
              <w:ins w:id="12689" w:author="Airat Shigapov" w:date="2021-10-27T23:07:00Z"/>
              <w:rFonts w:ascii="Consolas" w:hAnsi="Consolas" w:cs="Consolas"/>
              <w:color w:val="000000"/>
              <w:sz w:val="19"/>
              <w:szCs w:val="19"/>
            </w:rPr>
          </w:rPrChange>
        </w:rPr>
      </w:pPr>
      <w:ins w:id="12690" w:author="Airat Shigapov" w:date="2021-10-27T23:07:00Z">
        <w:r w:rsidRPr="008C09BE">
          <w:rPr>
            <w:rFonts w:ascii="Times New Roman" w:hAnsi="Times New Roman" w:cs="Times New Roman"/>
            <w:sz w:val="20"/>
            <w:szCs w:val="20"/>
            <w:lang w:val="en-US"/>
            <w:rPrChange w:id="12691" w:author="Airat Shigapov" w:date="2021-10-27T23:08:00Z">
              <w:rPr>
                <w:rFonts w:ascii="Consolas" w:hAnsi="Consolas" w:cs="Consolas"/>
                <w:color w:val="000000"/>
                <w:sz w:val="19"/>
                <w:szCs w:val="19"/>
              </w:rPr>
            </w:rPrChange>
          </w:rPr>
          <w:t xml:space="preserve">                </w:t>
        </w:r>
        <w:proofErr w:type="spellStart"/>
        <w:proofErr w:type="gramStart"/>
        <w:r w:rsidRPr="008C09BE">
          <w:rPr>
            <w:rFonts w:ascii="Times New Roman" w:hAnsi="Times New Roman" w:cs="Times New Roman"/>
            <w:sz w:val="20"/>
            <w:szCs w:val="20"/>
            <w:lang w:val="en-US"/>
            <w:rPrChange w:id="12692" w:author="Airat Shigapov" w:date="2021-10-27T23:08:00Z">
              <w:rPr>
                <w:rFonts w:ascii="Consolas" w:hAnsi="Consolas" w:cs="Consolas"/>
                <w:color w:val="000000"/>
                <w:sz w:val="19"/>
                <w:szCs w:val="19"/>
              </w:rPr>
            </w:rPrChange>
          </w:rPr>
          <w:t>middlenamefield.Text</w:t>
        </w:r>
        <w:proofErr w:type="spellEnd"/>
        <w:proofErr w:type="gramEnd"/>
        <w:r w:rsidRPr="008C09BE">
          <w:rPr>
            <w:rFonts w:ascii="Times New Roman" w:hAnsi="Times New Roman" w:cs="Times New Roman"/>
            <w:sz w:val="20"/>
            <w:szCs w:val="20"/>
            <w:lang w:val="en-US"/>
            <w:rPrChange w:id="12693" w:author="Airat Shigapov" w:date="2021-10-27T23:08:00Z">
              <w:rPr>
                <w:rFonts w:ascii="Consolas" w:hAnsi="Consolas" w:cs="Consolas"/>
                <w:color w:val="000000"/>
                <w:sz w:val="19"/>
                <w:szCs w:val="19"/>
              </w:rPr>
            </w:rPrChange>
          </w:rPr>
          <w:t xml:space="preserve"> != </w:t>
        </w:r>
        <w:r w:rsidRPr="008C09BE">
          <w:rPr>
            <w:rFonts w:ascii="Times New Roman" w:hAnsi="Times New Roman" w:cs="Times New Roman"/>
            <w:sz w:val="20"/>
            <w:szCs w:val="20"/>
            <w:lang w:val="en-US"/>
            <w:rPrChange w:id="12694" w:author="Airat Shigapov" w:date="2021-10-27T23:08:00Z">
              <w:rPr>
                <w:rFonts w:ascii="Consolas" w:hAnsi="Consolas" w:cs="Consolas"/>
                <w:color w:val="A31515"/>
                <w:sz w:val="19"/>
                <w:szCs w:val="19"/>
              </w:rPr>
            </w:rPrChange>
          </w:rPr>
          <w:t>""</w:t>
        </w:r>
        <w:r w:rsidRPr="008C09BE">
          <w:rPr>
            <w:rFonts w:ascii="Times New Roman" w:hAnsi="Times New Roman" w:cs="Times New Roman"/>
            <w:sz w:val="20"/>
            <w:szCs w:val="20"/>
            <w:lang w:val="en-US"/>
            <w:rPrChange w:id="12695" w:author="Airat Shigapov" w:date="2021-10-27T23:08:00Z">
              <w:rPr>
                <w:rFonts w:ascii="Consolas" w:hAnsi="Consolas" w:cs="Consolas"/>
                <w:color w:val="000000"/>
                <w:sz w:val="19"/>
                <w:szCs w:val="19"/>
              </w:rPr>
            </w:rPrChange>
          </w:rPr>
          <w:t xml:space="preserve"> &amp;&amp; </w:t>
        </w:r>
        <w:proofErr w:type="spellStart"/>
        <w:r w:rsidRPr="008C09BE">
          <w:rPr>
            <w:rFonts w:ascii="Times New Roman" w:hAnsi="Times New Roman" w:cs="Times New Roman"/>
            <w:sz w:val="20"/>
            <w:szCs w:val="20"/>
            <w:lang w:val="en-US"/>
            <w:rPrChange w:id="12696" w:author="Airat Shigapov" w:date="2021-10-27T23:08:00Z">
              <w:rPr>
                <w:rFonts w:ascii="Consolas" w:hAnsi="Consolas" w:cs="Consolas"/>
                <w:color w:val="000000"/>
                <w:sz w:val="19"/>
                <w:szCs w:val="19"/>
              </w:rPr>
            </w:rPrChange>
          </w:rPr>
          <w:t>middlenamefield.Text</w:t>
        </w:r>
        <w:proofErr w:type="spellEnd"/>
        <w:r w:rsidRPr="008C09BE">
          <w:rPr>
            <w:rFonts w:ascii="Times New Roman" w:hAnsi="Times New Roman" w:cs="Times New Roman"/>
            <w:sz w:val="20"/>
            <w:szCs w:val="20"/>
            <w:lang w:val="en-US"/>
            <w:rPrChange w:id="12697" w:author="Airat Shigapov" w:date="2021-10-27T23:08:00Z">
              <w:rPr>
                <w:rFonts w:ascii="Consolas" w:hAnsi="Consolas" w:cs="Consolas"/>
                <w:color w:val="000000"/>
                <w:sz w:val="19"/>
                <w:szCs w:val="19"/>
              </w:rPr>
            </w:rPrChange>
          </w:rPr>
          <w:t xml:space="preserve"> != </w:t>
        </w:r>
        <w:r w:rsidRPr="008C09BE">
          <w:rPr>
            <w:rFonts w:ascii="Times New Roman" w:hAnsi="Times New Roman" w:cs="Times New Roman"/>
            <w:sz w:val="20"/>
            <w:szCs w:val="20"/>
            <w:lang w:val="en-US"/>
            <w:rPrChange w:id="12698" w:author="Airat Shigapov" w:date="2021-10-27T23:08:00Z">
              <w:rPr>
                <w:rFonts w:ascii="Consolas" w:hAnsi="Consolas" w:cs="Consolas"/>
                <w:color w:val="A31515"/>
                <w:sz w:val="19"/>
                <w:szCs w:val="19"/>
              </w:rPr>
            </w:rPrChange>
          </w:rPr>
          <w:t>"</w:t>
        </w:r>
        <w:r w:rsidRPr="008C09BE">
          <w:rPr>
            <w:rFonts w:ascii="Times New Roman" w:hAnsi="Times New Roman" w:cs="Times New Roman"/>
            <w:sz w:val="20"/>
            <w:szCs w:val="20"/>
            <w:rPrChange w:id="12699" w:author="Airat Shigapov" w:date="2021-10-27T23:08:00Z">
              <w:rPr>
                <w:rFonts w:ascii="Consolas" w:hAnsi="Consolas" w:cs="Consolas"/>
                <w:color w:val="A31515"/>
                <w:sz w:val="19"/>
                <w:szCs w:val="19"/>
              </w:rPr>
            </w:rPrChange>
          </w:rPr>
          <w:t>Отчество</w:t>
        </w:r>
        <w:r w:rsidRPr="008C09BE">
          <w:rPr>
            <w:rFonts w:ascii="Times New Roman" w:hAnsi="Times New Roman" w:cs="Times New Roman"/>
            <w:sz w:val="20"/>
            <w:szCs w:val="20"/>
            <w:lang w:val="en-US"/>
            <w:rPrChange w:id="12700" w:author="Airat Shigapov" w:date="2021-10-27T23:08:00Z">
              <w:rPr>
                <w:rFonts w:ascii="Consolas" w:hAnsi="Consolas" w:cs="Consolas"/>
                <w:color w:val="A31515"/>
                <w:sz w:val="19"/>
                <w:szCs w:val="19"/>
              </w:rPr>
            </w:rPrChange>
          </w:rPr>
          <w:t>"</w:t>
        </w:r>
        <w:r w:rsidRPr="008C09BE">
          <w:rPr>
            <w:rFonts w:ascii="Times New Roman" w:hAnsi="Times New Roman" w:cs="Times New Roman"/>
            <w:sz w:val="20"/>
            <w:szCs w:val="20"/>
            <w:lang w:val="en-US"/>
            <w:rPrChange w:id="12701" w:author="Airat Shigapov" w:date="2021-10-27T23:08:00Z">
              <w:rPr>
                <w:rFonts w:ascii="Consolas" w:hAnsi="Consolas" w:cs="Consolas"/>
                <w:color w:val="000000"/>
                <w:sz w:val="19"/>
                <w:szCs w:val="19"/>
              </w:rPr>
            </w:rPrChange>
          </w:rPr>
          <w:t>)</w:t>
        </w:r>
      </w:ins>
    </w:p>
    <w:p w14:paraId="6160F272" w14:textId="77777777" w:rsidR="00D002A1" w:rsidRPr="008C09BE" w:rsidRDefault="00D002A1" w:rsidP="00D002A1">
      <w:pPr>
        <w:autoSpaceDE w:val="0"/>
        <w:autoSpaceDN w:val="0"/>
        <w:adjustRightInd w:val="0"/>
        <w:spacing w:after="0" w:line="240" w:lineRule="auto"/>
        <w:rPr>
          <w:ins w:id="12702" w:author="Airat Shigapov" w:date="2021-10-27T23:07:00Z"/>
          <w:rFonts w:ascii="Times New Roman" w:hAnsi="Times New Roman" w:cs="Times New Roman"/>
          <w:sz w:val="20"/>
          <w:szCs w:val="20"/>
          <w:lang w:val="en-US"/>
          <w:rPrChange w:id="12703" w:author="Airat Shigapov" w:date="2021-10-27T23:08:00Z">
            <w:rPr>
              <w:ins w:id="12704" w:author="Airat Shigapov" w:date="2021-10-27T23:07:00Z"/>
              <w:rFonts w:ascii="Consolas" w:hAnsi="Consolas" w:cs="Consolas"/>
              <w:color w:val="000000"/>
              <w:sz w:val="19"/>
              <w:szCs w:val="19"/>
            </w:rPr>
          </w:rPrChange>
        </w:rPr>
      </w:pPr>
      <w:ins w:id="12705" w:author="Airat Shigapov" w:date="2021-10-27T23:07:00Z">
        <w:r w:rsidRPr="008C09BE">
          <w:rPr>
            <w:rFonts w:ascii="Times New Roman" w:hAnsi="Times New Roman" w:cs="Times New Roman"/>
            <w:sz w:val="20"/>
            <w:szCs w:val="20"/>
            <w:lang w:val="en-US"/>
            <w:rPrChange w:id="12706" w:author="Airat Shigapov" w:date="2021-10-27T23:08:00Z">
              <w:rPr>
                <w:rFonts w:ascii="Consolas" w:hAnsi="Consolas" w:cs="Consolas"/>
                <w:color w:val="000000"/>
                <w:sz w:val="19"/>
                <w:szCs w:val="19"/>
              </w:rPr>
            </w:rPrChange>
          </w:rPr>
          <w:t xml:space="preserve">            {</w:t>
        </w:r>
      </w:ins>
    </w:p>
    <w:p w14:paraId="5F41EC36" w14:textId="77777777" w:rsidR="00D002A1" w:rsidRPr="008C09BE" w:rsidRDefault="00D002A1" w:rsidP="00D002A1">
      <w:pPr>
        <w:autoSpaceDE w:val="0"/>
        <w:autoSpaceDN w:val="0"/>
        <w:adjustRightInd w:val="0"/>
        <w:spacing w:after="0" w:line="240" w:lineRule="auto"/>
        <w:rPr>
          <w:ins w:id="12707" w:author="Airat Shigapov" w:date="2021-10-27T23:07:00Z"/>
          <w:rFonts w:ascii="Times New Roman" w:hAnsi="Times New Roman" w:cs="Times New Roman"/>
          <w:sz w:val="20"/>
          <w:szCs w:val="20"/>
          <w:lang w:val="en-US"/>
          <w:rPrChange w:id="12708" w:author="Airat Shigapov" w:date="2021-10-27T23:08:00Z">
            <w:rPr>
              <w:ins w:id="12709" w:author="Airat Shigapov" w:date="2021-10-27T23:07:00Z"/>
              <w:rFonts w:ascii="Consolas" w:hAnsi="Consolas" w:cs="Consolas"/>
              <w:color w:val="000000"/>
              <w:sz w:val="19"/>
              <w:szCs w:val="19"/>
            </w:rPr>
          </w:rPrChange>
        </w:rPr>
      </w:pPr>
      <w:ins w:id="12710" w:author="Airat Shigapov" w:date="2021-10-27T23:07:00Z">
        <w:r w:rsidRPr="008C09BE">
          <w:rPr>
            <w:rFonts w:ascii="Times New Roman" w:hAnsi="Times New Roman" w:cs="Times New Roman"/>
            <w:sz w:val="20"/>
            <w:szCs w:val="20"/>
            <w:lang w:val="en-US"/>
            <w:rPrChange w:id="12711" w:author="Airat Shigapov" w:date="2021-10-27T23:08:00Z">
              <w:rPr>
                <w:rFonts w:ascii="Consolas" w:hAnsi="Consolas" w:cs="Consolas"/>
                <w:color w:val="000000"/>
                <w:sz w:val="19"/>
                <w:szCs w:val="19"/>
              </w:rPr>
            </w:rPrChange>
          </w:rPr>
          <w:t xml:space="preserve">                </w:t>
        </w:r>
        <w:proofErr w:type="spellStart"/>
        <w:r w:rsidRPr="008C09BE">
          <w:rPr>
            <w:rFonts w:ascii="Times New Roman" w:hAnsi="Times New Roman" w:cs="Times New Roman"/>
            <w:sz w:val="20"/>
            <w:szCs w:val="20"/>
            <w:lang w:val="en-US"/>
            <w:rPrChange w:id="12712" w:author="Airat Shigapov" w:date="2021-10-27T23:08:00Z">
              <w:rPr>
                <w:rFonts w:ascii="Consolas" w:hAnsi="Consolas" w:cs="Consolas"/>
                <w:color w:val="000000"/>
                <w:sz w:val="19"/>
                <w:szCs w:val="19"/>
              </w:rPr>
            </w:rPrChange>
          </w:rPr>
          <w:t>DateAuthorization</w:t>
        </w:r>
        <w:proofErr w:type="spellEnd"/>
        <w:r w:rsidRPr="008C09BE">
          <w:rPr>
            <w:rFonts w:ascii="Times New Roman" w:hAnsi="Times New Roman" w:cs="Times New Roman"/>
            <w:sz w:val="20"/>
            <w:szCs w:val="20"/>
            <w:lang w:val="en-US"/>
            <w:rPrChange w:id="12713" w:author="Airat Shigapov" w:date="2021-10-27T23:08:00Z">
              <w:rPr>
                <w:rFonts w:ascii="Consolas" w:hAnsi="Consolas" w:cs="Consolas"/>
                <w:color w:val="000000"/>
                <w:sz w:val="19"/>
                <w:szCs w:val="19"/>
              </w:rPr>
            </w:rPrChange>
          </w:rPr>
          <w:t xml:space="preserve"> </w:t>
        </w:r>
        <w:proofErr w:type="spellStart"/>
        <w:r w:rsidRPr="008C09BE">
          <w:rPr>
            <w:rFonts w:ascii="Times New Roman" w:hAnsi="Times New Roman" w:cs="Times New Roman"/>
            <w:sz w:val="20"/>
            <w:szCs w:val="20"/>
            <w:lang w:val="en-US"/>
            <w:rPrChange w:id="12714" w:author="Airat Shigapov" w:date="2021-10-27T23:08:00Z">
              <w:rPr>
                <w:rFonts w:ascii="Consolas" w:hAnsi="Consolas" w:cs="Consolas"/>
                <w:color w:val="000000"/>
                <w:sz w:val="19"/>
                <w:szCs w:val="19"/>
              </w:rPr>
            </w:rPrChange>
          </w:rPr>
          <w:t>clientInfoAuth</w:t>
        </w:r>
        <w:proofErr w:type="spellEnd"/>
        <w:r w:rsidRPr="008C09BE">
          <w:rPr>
            <w:rFonts w:ascii="Times New Roman" w:hAnsi="Times New Roman" w:cs="Times New Roman"/>
            <w:sz w:val="20"/>
            <w:szCs w:val="20"/>
            <w:lang w:val="en-US"/>
            <w:rPrChange w:id="12715" w:author="Airat Shigapov" w:date="2021-10-27T23:08:00Z">
              <w:rPr>
                <w:rFonts w:ascii="Consolas" w:hAnsi="Consolas" w:cs="Consolas"/>
                <w:color w:val="000000"/>
                <w:sz w:val="19"/>
                <w:szCs w:val="19"/>
              </w:rPr>
            </w:rPrChange>
          </w:rPr>
          <w:t xml:space="preserve"> = </w:t>
        </w:r>
        <w:proofErr w:type="spellStart"/>
        <w:proofErr w:type="gramStart"/>
        <w:r w:rsidRPr="008C09BE">
          <w:rPr>
            <w:rFonts w:ascii="Times New Roman" w:hAnsi="Times New Roman" w:cs="Times New Roman"/>
            <w:sz w:val="20"/>
            <w:szCs w:val="20"/>
            <w:lang w:val="en-US"/>
            <w:rPrChange w:id="12716" w:author="Airat Shigapov" w:date="2021-10-27T23:08:00Z">
              <w:rPr>
                <w:rFonts w:ascii="Consolas" w:hAnsi="Consolas" w:cs="Consolas"/>
                <w:color w:val="000000"/>
                <w:sz w:val="19"/>
                <w:szCs w:val="19"/>
              </w:rPr>
            </w:rPrChange>
          </w:rPr>
          <w:t>MainWindow.carShopEntities.DateAuthorizations</w:t>
        </w:r>
        <w:proofErr w:type="spellEnd"/>
        <w:proofErr w:type="gramEnd"/>
        <w:r w:rsidRPr="008C09BE">
          <w:rPr>
            <w:rFonts w:ascii="Times New Roman" w:hAnsi="Times New Roman" w:cs="Times New Roman"/>
            <w:sz w:val="20"/>
            <w:szCs w:val="20"/>
            <w:lang w:val="en-US"/>
            <w:rPrChange w:id="12717" w:author="Airat Shigapov" w:date="2021-10-27T23:08:00Z">
              <w:rPr>
                <w:rFonts w:ascii="Consolas" w:hAnsi="Consolas" w:cs="Consolas"/>
                <w:color w:val="000000"/>
                <w:sz w:val="19"/>
                <w:szCs w:val="19"/>
              </w:rPr>
            </w:rPrChange>
          </w:rPr>
          <w:t>.</w:t>
        </w:r>
      </w:ins>
    </w:p>
    <w:p w14:paraId="7F0FBA91" w14:textId="77777777" w:rsidR="00D002A1" w:rsidRPr="008C09BE" w:rsidRDefault="00D002A1" w:rsidP="00D002A1">
      <w:pPr>
        <w:autoSpaceDE w:val="0"/>
        <w:autoSpaceDN w:val="0"/>
        <w:adjustRightInd w:val="0"/>
        <w:spacing w:after="0" w:line="240" w:lineRule="auto"/>
        <w:rPr>
          <w:ins w:id="12718" w:author="Airat Shigapov" w:date="2021-10-27T23:07:00Z"/>
          <w:rFonts w:ascii="Times New Roman" w:hAnsi="Times New Roman" w:cs="Times New Roman"/>
          <w:sz w:val="20"/>
          <w:szCs w:val="20"/>
          <w:lang w:val="en-US"/>
          <w:rPrChange w:id="12719" w:author="Airat Shigapov" w:date="2021-10-27T23:08:00Z">
            <w:rPr>
              <w:ins w:id="12720" w:author="Airat Shigapov" w:date="2021-10-27T23:07:00Z"/>
              <w:rFonts w:ascii="Consolas" w:hAnsi="Consolas" w:cs="Consolas"/>
              <w:color w:val="000000"/>
              <w:sz w:val="19"/>
              <w:szCs w:val="19"/>
            </w:rPr>
          </w:rPrChange>
        </w:rPr>
      </w:pPr>
      <w:ins w:id="12721" w:author="Airat Shigapov" w:date="2021-10-27T23:07:00Z">
        <w:r w:rsidRPr="008C09BE">
          <w:rPr>
            <w:rFonts w:ascii="Times New Roman" w:hAnsi="Times New Roman" w:cs="Times New Roman"/>
            <w:sz w:val="20"/>
            <w:szCs w:val="20"/>
            <w:lang w:val="en-US"/>
            <w:rPrChange w:id="12722" w:author="Airat Shigapov" w:date="2021-10-27T23:08:00Z">
              <w:rPr>
                <w:rFonts w:ascii="Consolas" w:hAnsi="Consolas" w:cs="Consolas"/>
                <w:color w:val="000000"/>
                <w:sz w:val="19"/>
                <w:szCs w:val="19"/>
              </w:rPr>
            </w:rPrChange>
          </w:rPr>
          <w:t xml:space="preserve">                    </w:t>
        </w:r>
        <w:proofErr w:type="gramStart"/>
        <w:r w:rsidRPr="008C09BE">
          <w:rPr>
            <w:rFonts w:ascii="Times New Roman" w:hAnsi="Times New Roman" w:cs="Times New Roman"/>
            <w:sz w:val="20"/>
            <w:szCs w:val="20"/>
            <w:lang w:val="en-US"/>
            <w:rPrChange w:id="12723" w:author="Airat Shigapov" w:date="2021-10-27T23:08:00Z">
              <w:rPr>
                <w:rFonts w:ascii="Consolas" w:hAnsi="Consolas" w:cs="Consolas"/>
                <w:color w:val="000000"/>
                <w:sz w:val="19"/>
                <w:szCs w:val="19"/>
              </w:rPr>
            </w:rPrChange>
          </w:rPr>
          <w:t>Where(</w:t>
        </w:r>
        <w:proofErr w:type="gramEnd"/>
        <w:r w:rsidRPr="008C09BE">
          <w:rPr>
            <w:rFonts w:ascii="Times New Roman" w:hAnsi="Times New Roman" w:cs="Times New Roman"/>
            <w:sz w:val="20"/>
            <w:szCs w:val="20"/>
            <w:lang w:val="en-US"/>
            <w:rPrChange w:id="12724" w:author="Airat Shigapov" w:date="2021-10-27T23:08:00Z">
              <w:rPr>
                <w:rFonts w:ascii="Consolas" w:hAnsi="Consolas" w:cs="Consolas"/>
                <w:color w:val="000000"/>
                <w:sz w:val="19"/>
                <w:szCs w:val="19"/>
              </w:rPr>
            </w:rPrChange>
          </w:rPr>
          <w:t xml:space="preserve">x =&gt; </w:t>
        </w:r>
        <w:proofErr w:type="spellStart"/>
        <w:r w:rsidRPr="008C09BE">
          <w:rPr>
            <w:rFonts w:ascii="Times New Roman" w:hAnsi="Times New Roman" w:cs="Times New Roman"/>
            <w:sz w:val="20"/>
            <w:szCs w:val="20"/>
            <w:lang w:val="en-US"/>
            <w:rPrChange w:id="12725" w:author="Airat Shigapov" w:date="2021-10-27T23:08:00Z">
              <w:rPr>
                <w:rFonts w:ascii="Consolas" w:hAnsi="Consolas" w:cs="Consolas"/>
                <w:color w:val="000000"/>
                <w:sz w:val="19"/>
                <w:szCs w:val="19"/>
              </w:rPr>
            </w:rPrChange>
          </w:rPr>
          <w:t>x.Email</w:t>
        </w:r>
        <w:proofErr w:type="spellEnd"/>
        <w:r w:rsidRPr="008C09BE">
          <w:rPr>
            <w:rFonts w:ascii="Times New Roman" w:hAnsi="Times New Roman" w:cs="Times New Roman"/>
            <w:sz w:val="20"/>
            <w:szCs w:val="20"/>
            <w:lang w:val="en-US"/>
            <w:rPrChange w:id="12726" w:author="Airat Shigapov" w:date="2021-10-27T23:08:00Z">
              <w:rPr>
                <w:rFonts w:ascii="Consolas" w:hAnsi="Consolas" w:cs="Consolas"/>
                <w:color w:val="000000"/>
                <w:sz w:val="19"/>
                <w:szCs w:val="19"/>
              </w:rPr>
            </w:rPrChange>
          </w:rPr>
          <w:t xml:space="preserve"> == </w:t>
        </w:r>
        <w:proofErr w:type="spellStart"/>
        <w:r w:rsidRPr="008C09BE">
          <w:rPr>
            <w:rFonts w:ascii="Times New Roman" w:hAnsi="Times New Roman" w:cs="Times New Roman"/>
            <w:sz w:val="20"/>
            <w:szCs w:val="20"/>
            <w:lang w:val="en-US"/>
            <w:rPrChange w:id="12727" w:author="Airat Shigapov" w:date="2021-10-27T23:08:00Z">
              <w:rPr>
                <w:rFonts w:ascii="Consolas" w:hAnsi="Consolas" w:cs="Consolas"/>
                <w:color w:val="000000"/>
                <w:sz w:val="19"/>
                <w:szCs w:val="19"/>
              </w:rPr>
            </w:rPrChange>
          </w:rPr>
          <w:t>emailName.Text</w:t>
        </w:r>
        <w:proofErr w:type="spellEnd"/>
        <w:r w:rsidRPr="008C09BE">
          <w:rPr>
            <w:rFonts w:ascii="Times New Roman" w:hAnsi="Times New Roman" w:cs="Times New Roman"/>
            <w:sz w:val="20"/>
            <w:szCs w:val="20"/>
            <w:lang w:val="en-US"/>
            <w:rPrChange w:id="12728" w:author="Airat Shigapov" w:date="2021-10-27T23:08:00Z">
              <w:rPr>
                <w:rFonts w:ascii="Consolas" w:hAnsi="Consolas" w:cs="Consolas"/>
                <w:color w:val="000000"/>
                <w:sz w:val="19"/>
                <w:szCs w:val="19"/>
              </w:rPr>
            </w:rPrChange>
          </w:rPr>
          <w:t>).</w:t>
        </w:r>
        <w:proofErr w:type="spellStart"/>
        <w:r w:rsidRPr="008C09BE">
          <w:rPr>
            <w:rFonts w:ascii="Times New Roman" w:hAnsi="Times New Roman" w:cs="Times New Roman"/>
            <w:sz w:val="20"/>
            <w:szCs w:val="20"/>
            <w:lang w:val="en-US"/>
            <w:rPrChange w:id="12729" w:author="Airat Shigapov" w:date="2021-10-27T23:08:00Z">
              <w:rPr>
                <w:rFonts w:ascii="Consolas" w:hAnsi="Consolas" w:cs="Consolas"/>
                <w:color w:val="000000"/>
                <w:sz w:val="19"/>
                <w:szCs w:val="19"/>
              </w:rPr>
            </w:rPrChange>
          </w:rPr>
          <w:t>ToList</w:t>
        </w:r>
        <w:proofErr w:type="spellEnd"/>
        <w:r w:rsidRPr="008C09BE">
          <w:rPr>
            <w:rFonts w:ascii="Times New Roman" w:hAnsi="Times New Roman" w:cs="Times New Roman"/>
            <w:sz w:val="20"/>
            <w:szCs w:val="20"/>
            <w:lang w:val="en-US"/>
            <w:rPrChange w:id="12730" w:author="Airat Shigapov" w:date="2021-10-27T23:08:00Z">
              <w:rPr>
                <w:rFonts w:ascii="Consolas" w:hAnsi="Consolas" w:cs="Consolas"/>
                <w:color w:val="000000"/>
                <w:sz w:val="19"/>
                <w:szCs w:val="19"/>
              </w:rPr>
            </w:rPrChange>
          </w:rPr>
          <w:t>().</w:t>
        </w:r>
        <w:proofErr w:type="spellStart"/>
        <w:r w:rsidRPr="008C09BE">
          <w:rPr>
            <w:rFonts w:ascii="Times New Roman" w:hAnsi="Times New Roman" w:cs="Times New Roman"/>
            <w:sz w:val="20"/>
            <w:szCs w:val="20"/>
            <w:lang w:val="en-US"/>
            <w:rPrChange w:id="12731" w:author="Airat Shigapov" w:date="2021-10-27T23:08:00Z">
              <w:rPr>
                <w:rFonts w:ascii="Consolas" w:hAnsi="Consolas" w:cs="Consolas"/>
                <w:color w:val="000000"/>
                <w:sz w:val="19"/>
                <w:szCs w:val="19"/>
              </w:rPr>
            </w:rPrChange>
          </w:rPr>
          <w:t>FirstOrDefault</w:t>
        </w:r>
        <w:proofErr w:type="spellEnd"/>
        <w:r w:rsidRPr="008C09BE">
          <w:rPr>
            <w:rFonts w:ascii="Times New Roman" w:hAnsi="Times New Roman" w:cs="Times New Roman"/>
            <w:sz w:val="20"/>
            <w:szCs w:val="20"/>
            <w:lang w:val="en-US"/>
            <w:rPrChange w:id="12732" w:author="Airat Shigapov" w:date="2021-10-27T23:08:00Z">
              <w:rPr>
                <w:rFonts w:ascii="Consolas" w:hAnsi="Consolas" w:cs="Consolas"/>
                <w:color w:val="000000"/>
                <w:sz w:val="19"/>
                <w:szCs w:val="19"/>
              </w:rPr>
            </w:rPrChange>
          </w:rPr>
          <w:t>();</w:t>
        </w:r>
      </w:ins>
    </w:p>
    <w:p w14:paraId="19753C8C" w14:textId="77777777" w:rsidR="00D002A1" w:rsidRPr="008C09BE" w:rsidRDefault="00D002A1" w:rsidP="00D002A1">
      <w:pPr>
        <w:autoSpaceDE w:val="0"/>
        <w:autoSpaceDN w:val="0"/>
        <w:adjustRightInd w:val="0"/>
        <w:spacing w:after="0" w:line="240" w:lineRule="auto"/>
        <w:rPr>
          <w:ins w:id="12733" w:author="Airat Shigapov" w:date="2021-10-27T23:07:00Z"/>
          <w:rFonts w:ascii="Times New Roman" w:hAnsi="Times New Roman" w:cs="Times New Roman"/>
          <w:sz w:val="20"/>
          <w:szCs w:val="20"/>
          <w:lang w:val="en-US"/>
          <w:rPrChange w:id="12734" w:author="Airat Shigapov" w:date="2021-10-27T23:08:00Z">
            <w:rPr>
              <w:ins w:id="12735" w:author="Airat Shigapov" w:date="2021-10-27T23:07:00Z"/>
              <w:rFonts w:ascii="Consolas" w:hAnsi="Consolas" w:cs="Consolas"/>
              <w:color w:val="000000"/>
              <w:sz w:val="19"/>
              <w:szCs w:val="19"/>
            </w:rPr>
          </w:rPrChange>
        </w:rPr>
      </w:pPr>
      <w:ins w:id="12736" w:author="Airat Shigapov" w:date="2021-10-27T23:07:00Z">
        <w:r w:rsidRPr="008C09BE">
          <w:rPr>
            <w:rFonts w:ascii="Times New Roman" w:hAnsi="Times New Roman" w:cs="Times New Roman"/>
            <w:sz w:val="20"/>
            <w:szCs w:val="20"/>
            <w:lang w:val="en-US"/>
            <w:rPrChange w:id="12737" w:author="Airat Shigapov" w:date="2021-10-27T23:08:00Z">
              <w:rPr>
                <w:rFonts w:ascii="Consolas" w:hAnsi="Consolas" w:cs="Consolas"/>
                <w:color w:val="000000"/>
                <w:sz w:val="19"/>
                <w:szCs w:val="19"/>
              </w:rPr>
            </w:rPrChange>
          </w:rPr>
          <w:t xml:space="preserve">                Regex </w:t>
        </w:r>
        <w:proofErr w:type="spellStart"/>
        <w:r w:rsidRPr="008C09BE">
          <w:rPr>
            <w:rFonts w:ascii="Times New Roman" w:hAnsi="Times New Roman" w:cs="Times New Roman"/>
            <w:sz w:val="20"/>
            <w:szCs w:val="20"/>
            <w:lang w:val="en-US"/>
            <w:rPrChange w:id="12738" w:author="Airat Shigapov" w:date="2021-10-27T23:08:00Z">
              <w:rPr>
                <w:rFonts w:ascii="Consolas" w:hAnsi="Consolas" w:cs="Consolas"/>
                <w:color w:val="000000"/>
                <w:sz w:val="19"/>
                <w:szCs w:val="19"/>
              </w:rPr>
            </w:rPrChange>
          </w:rPr>
          <w:t>phoneRegex</w:t>
        </w:r>
        <w:proofErr w:type="spellEnd"/>
        <w:r w:rsidRPr="008C09BE">
          <w:rPr>
            <w:rFonts w:ascii="Times New Roman" w:hAnsi="Times New Roman" w:cs="Times New Roman"/>
            <w:sz w:val="20"/>
            <w:szCs w:val="20"/>
            <w:lang w:val="en-US"/>
            <w:rPrChange w:id="12739" w:author="Airat Shigapov" w:date="2021-10-27T23:08:00Z">
              <w:rPr>
                <w:rFonts w:ascii="Consolas" w:hAnsi="Consolas" w:cs="Consolas"/>
                <w:color w:val="000000"/>
                <w:sz w:val="19"/>
                <w:szCs w:val="19"/>
              </w:rPr>
            </w:rPrChange>
          </w:rPr>
          <w:t xml:space="preserve"> = </w:t>
        </w:r>
        <w:r w:rsidRPr="008C09BE">
          <w:rPr>
            <w:rFonts w:ascii="Times New Roman" w:hAnsi="Times New Roman" w:cs="Times New Roman"/>
            <w:sz w:val="20"/>
            <w:szCs w:val="20"/>
            <w:lang w:val="en-US"/>
            <w:rPrChange w:id="12740" w:author="Airat Shigapov" w:date="2021-10-27T23:08:00Z">
              <w:rPr>
                <w:rFonts w:ascii="Consolas" w:hAnsi="Consolas" w:cs="Consolas"/>
                <w:color w:val="0000FF"/>
                <w:sz w:val="19"/>
                <w:szCs w:val="19"/>
              </w:rPr>
            </w:rPrChange>
          </w:rPr>
          <w:t>new</w:t>
        </w:r>
        <w:r w:rsidRPr="008C09BE">
          <w:rPr>
            <w:rFonts w:ascii="Times New Roman" w:hAnsi="Times New Roman" w:cs="Times New Roman"/>
            <w:sz w:val="20"/>
            <w:szCs w:val="20"/>
            <w:lang w:val="en-US"/>
            <w:rPrChange w:id="12741" w:author="Airat Shigapov" w:date="2021-10-27T23:08:00Z">
              <w:rPr>
                <w:rFonts w:ascii="Consolas" w:hAnsi="Consolas" w:cs="Consolas"/>
                <w:color w:val="000000"/>
                <w:sz w:val="19"/>
                <w:szCs w:val="19"/>
              </w:rPr>
            </w:rPrChange>
          </w:rPr>
          <w:t xml:space="preserve"> </w:t>
        </w:r>
        <w:proofErr w:type="gramStart"/>
        <w:r w:rsidRPr="008C09BE">
          <w:rPr>
            <w:rFonts w:ascii="Times New Roman" w:hAnsi="Times New Roman" w:cs="Times New Roman"/>
            <w:sz w:val="20"/>
            <w:szCs w:val="20"/>
            <w:lang w:val="en-US"/>
            <w:rPrChange w:id="12742" w:author="Airat Shigapov" w:date="2021-10-27T23:08:00Z">
              <w:rPr>
                <w:rFonts w:ascii="Consolas" w:hAnsi="Consolas" w:cs="Consolas"/>
                <w:color w:val="000000"/>
                <w:sz w:val="19"/>
                <w:szCs w:val="19"/>
              </w:rPr>
            </w:rPrChange>
          </w:rPr>
          <w:t>Regex(</w:t>
        </w:r>
        <w:proofErr w:type="gramEnd"/>
        <w:r w:rsidRPr="008C09BE">
          <w:rPr>
            <w:rFonts w:ascii="Times New Roman" w:hAnsi="Times New Roman" w:cs="Times New Roman"/>
            <w:sz w:val="20"/>
            <w:szCs w:val="20"/>
            <w:lang w:val="en-US"/>
            <w:rPrChange w:id="12743" w:author="Airat Shigapov" w:date="2021-10-27T23:08:00Z">
              <w:rPr>
                <w:rFonts w:ascii="Consolas" w:hAnsi="Consolas" w:cs="Consolas"/>
                <w:color w:val="800000"/>
                <w:sz w:val="19"/>
                <w:szCs w:val="19"/>
              </w:rPr>
            </w:rPrChange>
          </w:rPr>
          <w:t>@"^(8)[0-9]{10}$"</w:t>
        </w:r>
        <w:r w:rsidRPr="008C09BE">
          <w:rPr>
            <w:rFonts w:ascii="Times New Roman" w:hAnsi="Times New Roman" w:cs="Times New Roman"/>
            <w:sz w:val="20"/>
            <w:szCs w:val="20"/>
            <w:lang w:val="en-US"/>
            <w:rPrChange w:id="12744" w:author="Airat Shigapov" w:date="2021-10-27T23:08:00Z">
              <w:rPr>
                <w:rFonts w:ascii="Consolas" w:hAnsi="Consolas" w:cs="Consolas"/>
                <w:color w:val="000000"/>
                <w:sz w:val="19"/>
                <w:szCs w:val="19"/>
              </w:rPr>
            </w:rPrChange>
          </w:rPr>
          <w:t>);</w:t>
        </w:r>
      </w:ins>
    </w:p>
    <w:p w14:paraId="41A081AE" w14:textId="77777777" w:rsidR="00D002A1" w:rsidRPr="008C09BE" w:rsidRDefault="00D002A1" w:rsidP="00D002A1">
      <w:pPr>
        <w:autoSpaceDE w:val="0"/>
        <w:autoSpaceDN w:val="0"/>
        <w:adjustRightInd w:val="0"/>
        <w:spacing w:after="0" w:line="240" w:lineRule="auto"/>
        <w:rPr>
          <w:ins w:id="12745" w:author="Airat Shigapov" w:date="2021-10-27T23:07:00Z"/>
          <w:rFonts w:ascii="Times New Roman" w:hAnsi="Times New Roman" w:cs="Times New Roman"/>
          <w:sz w:val="20"/>
          <w:szCs w:val="20"/>
          <w:lang w:val="en-US"/>
          <w:rPrChange w:id="12746" w:author="Airat Shigapov" w:date="2021-10-27T23:08:00Z">
            <w:rPr>
              <w:ins w:id="12747" w:author="Airat Shigapov" w:date="2021-10-27T23:07:00Z"/>
              <w:rFonts w:ascii="Consolas" w:hAnsi="Consolas" w:cs="Consolas"/>
              <w:color w:val="000000"/>
              <w:sz w:val="19"/>
              <w:szCs w:val="19"/>
            </w:rPr>
          </w:rPrChange>
        </w:rPr>
      </w:pPr>
      <w:ins w:id="12748" w:author="Airat Shigapov" w:date="2021-10-27T23:07:00Z">
        <w:r w:rsidRPr="008C09BE">
          <w:rPr>
            <w:rFonts w:ascii="Times New Roman" w:hAnsi="Times New Roman" w:cs="Times New Roman"/>
            <w:sz w:val="20"/>
            <w:szCs w:val="20"/>
            <w:lang w:val="en-US"/>
            <w:rPrChange w:id="12749"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12750" w:author="Airat Shigapov" w:date="2021-10-27T23:08:00Z">
              <w:rPr>
                <w:rFonts w:ascii="Consolas" w:hAnsi="Consolas" w:cs="Consolas"/>
                <w:color w:val="0000FF"/>
                <w:sz w:val="19"/>
                <w:szCs w:val="19"/>
              </w:rPr>
            </w:rPrChange>
          </w:rPr>
          <w:t>if</w:t>
        </w:r>
        <w:r w:rsidRPr="008C09BE">
          <w:rPr>
            <w:rFonts w:ascii="Times New Roman" w:hAnsi="Times New Roman" w:cs="Times New Roman"/>
            <w:sz w:val="20"/>
            <w:szCs w:val="20"/>
            <w:lang w:val="en-US"/>
            <w:rPrChange w:id="12751" w:author="Airat Shigapov" w:date="2021-10-27T23:08:00Z">
              <w:rPr>
                <w:rFonts w:ascii="Consolas" w:hAnsi="Consolas" w:cs="Consolas"/>
                <w:color w:val="000000"/>
                <w:sz w:val="19"/>
                <w:szCs w:val="19"/>
              </w:rPr>
            </w:rPrChange>
          </w:rPr>
          <w:t xml:space="preserve"> </w:t>
        </w:r>
        <w:proofErr w:type="gramStart"/>
        <w:r w:rsidRPr="008C09BE">
          <w:rPr>
            <w:rFonts w:ascii="Times New Roman" w:hAnsi="Times New Roman" w:cs="Times New Roman"/>
            <w:sz w:val="20"/>
            <w:szCs w:val="20"/>
            <w:lang w:val="en-US"/>
            <w:rPrChange w:id="12752" w:author="Airat Shigapov" w:date="2021-10-27T23:08:00Z">
              <w:rPr>
                <w:rFonts w:ascii="Consolas" w:hAnsi="Consolas" w:cs="Consolas"/>
                <w:color w:val="000000"/>
                <w:sz w:val="19"/>
                <w:szCs w:val="19"/>
              </w:rPr>
            </w:rPrChange>
          </w:rPr>
          <w:t>(!</w:t>
        </w:r>
        <w:proofErr w:type="spellStart"/>
        <w:r w:rsidRPr="008C09BE">
          <w:rPr>
            <w:rFonts w:ascii="Times New Roman" w:hAnsi="Times New Roman" w:cs="Times New Roman"/>
            <w:sz w:val="20"/>
            <w:szCs w:val="20"/>
            <w:lang w:val="en-US"/>
            <w:rPrChange w:id="12753" w:author="Airat Shigapov" w:date="2021-10-27T23:08:00Z">
              <w:rPr>
                <w:rFonts w:ascii="Consolas" w:hAnsi="Consolas" w:cs="Consolas"/>
                <w:color w:val="000000"/>
                <w:sz w:val="19"/>
                <w:szCs w:val="19"/>
              </w:rPr>
            </w:rPrChange>
          </w:rPr>
          <w:t>phoneRegex.IsMatch</w:t>
        </w:r>
        <w:proofErr w:type="spellEnd"/>
        <w:proofErr w:type="gramEnd"/>
        <w:r w:rsidRPr="008C09BE">
          <w:rPr>
            <w:rFonts w:ascii="Times New Roman" w:hAnsi="Times New Roman" w:cs="Times New Roman"/>
            <w:sz w:val="20"/>
            <w:szCs w:val="20"/>
            <w:lang w:val="en-US"/>
            <w:rPrChange w:id="12754" w:author="Airat Shigapov" w:date="2021-10-27T23:08:00Z">
              <w:rPr>
                <w:rFonts w:ascii="Consolas" w:hAnsi="Consolas" w:cs="Consolas"/>
                <w:color w:val="000000"/>
                <w:sz w:val="19"/>
                <w:szCs w:val="19"/>
              </w:rPr>
            </w:rPrChange>
          </w:rPr>
          <w:t>(</w:t>
        </w:r>
        <w:proofErr w:type="spellStart"/>
        <w:r w:rsidRPr="008C09BE">
          <w:rPr>
            <w:rFonts w:ascii="Times New Roman" w:hAnsi="Times New Roman" w:cs="Times New Roman"/>
            <w:sz w:val="20"/>
            <w:szCs w:val="20"/>
            <w:lang w:val="en-US"/>
            <w:rPrChange w:id="12755" w:author="Airat Shigapov" w:date="2021-10-27T23:08:00Z">
              <w:rPr>
                <w:rFonts w:ascii="Consolas" w:hAnsi="Consolas" w:cs="Consolas"/>
                <w:color w:val="000000"/>
                <w:sz w:val="19"/>
                <w:szCs w:val="19"/>
              </w:rPr>
            </w:rPrChange>
          </w:rPr>
          <w:t>phonefield.Text</w:t>
        </w:r>
        <w:proofErr w:type="spellEnd"/>
        <w:r w:rsidRPr="008C09BE">
          <w:rPr>
            <w:rFonts w:ascii="Times New Roman" w:hAnsi="Times New Roman" w:cs="Times New Roman"/>
            <w:sz w:val="20"/>
            <w:szCs w:val="20"/>
            <w:lang w:val="en-US"/>
            <w:rPrChange w:id="12756" w:author="Airat Shigapov" w:date="2021-10-27T23:08:00Z">
              <w:rPr>
                <w:rFonts w:ascii="Consolas" w:hAnsi="Consolas" w:cs="Consolas"/>
                <w:color w:val="000000"/>
                <w:sz w:val="19"/>
                <w:szCs w:val="19"/>
              </w:rPr>
            </w:rPrChange>
          </w:rPr>
          <w:t>))</w:t>
        </w:r>
      </w:ins>
    </w:p>
    <w:p w14:paraId="459BBA3D" w14:textId="77777777" w:rsidR="00D002A1" w:rsidRPr="008C09BE" w:rsidRDefault="00D002A1" w:rsidP="00D002A1">
      <w:pPr>
        <w:autoSpaceDE w:val="0"/>
        <w:autoSpaceDN w:val="0"/>
        <w:adjustRightInd w:val="0"/>
        <w:spacing w:after="0" w:line="240" w:lineRule="auto"/>
        <w:rPr>
          <w:ins w:id="12757" w:author="Airat Shigapov" w:date="2021-10-27T23:07:00Z"/>
          <w:rFonts w:ascii="Times New Roman" w:hAnsi="Times New Roman" w:cs="Times New Roman"/>
          <w:sz w:val="20"/>
          <w:szCs w:val="20"/>
          <w:rPrChange w:id="12758" w:author="Airat Shigapov" w:date="2021-10-27T23:08:00Z">
            <w:rPr>
              <w:ins w:id="12759" w:author="Airat Shigapov" w:date="2021-10-27T23:07:00Z"/>
              <w:rFonts w:ascii="Consolas" w:hAnsi="Consolas" w:cs="Consolas"/>
              <w:color w:val="000000"/>
              <w:sz w:val="19"/>
              <w:szCs w:val="19"/>
            </w:rPr>
          </w:rPrChange>
        </w:rPr>
      </w:pPr>
      <w:ins w:id="12760" w:author="Airat Shigapov" w:date="2021-10-27T23:07:00Z">
        <w:r w:rsidRPr="008C09BE">
          <w:rPr>
            <w:rFonts w:ascii="Times New Roman" w:hAnsi="Times New Roman" w:cs="Times New Roman"/>
            <w:sz w:val="20"/>
            <w:szCs w:val="20"/>
            <w:lang w:val="en-US"/>
            <w:rPrChange w:id="12761"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rPrChange w:id="12762" w:author="Airat Shigapov" w:date="2021-10-27T23:08:00Z">
              <w:rPr>
                <w:rFonts w:ascii="Consolas" w:hAnsi="Consolas" w:cs="Consolas"/>
                <w:color w:val="000000"/>
                <w:sz w:val="19"/>
                <w:szCs w:val="19"/>
              </w:rPr>
            </w:rPrChange>
          </w:rPr>
          <w:t>{</w:t>
        </w:r>
      </w:ins>
    </w:p>
    <w:p w14:paraId="0244A1B0" w14:textId="77777777" w:rsidR="00D002A1" w:rsidRPr="008C09BE" w:rsidRDefault="00D002A1" w:rsidP="00D002A1">
      <w:pPr>
        <w:autoSpaceDE w:val="0"/>
        <w:autoSpaceDN w:val="0"/>
        <w:adjustRightInd w:val="0"/>
        <w:spacing w:after="0" w:line="240" w:lineRule="auto"/>
        <w:rPr>
          <w:ins w:id="12763" w:author="Airat Shigapov" w:date="2021-10-27T23:07:00Z"/>
          <w:rFonts w:ascii="Times New Roman" w:hAnsi="Times New Roman" w:cs="Times New Roman"/>
          <w:sz w:val="20"/>
          <w:szCs w:val="20"/>
          <w:rPrChange w:id="12764" w:author="Airat Shigapov" w:date="2021-10-27T23:08:00Z">
            <w:rPr>
              <w:ins w:id="12765" w:author="Airat Shigapov" w:date="2021-10-27T23:07:00Z"/>
              <w:rFonts w:ascii="Consolas" w:hAnsi="Consolas" w:cs="Consolas"/>
              <w:color w:val="000000"/>
              <w:sz w:val="19"/>
              <w:szCs w:val="19"/>
            </w:rPr>
          </w:rPrChange>
        </w:rPr>
      </w:pPr>
      <w:ins w:id="12766" w:author="Airat Shigapov" w:date="2021-10-27T23:07:00Z">
        <w:r w:rsidRPr="008C09BE">
          <w:rPr>
            <w:rFonts w:ascii="Times New Roman" w:hAnsi="Times New Roman" w:cs="Times New Roman"/>
            <w:sz w:val="20"/>
            <w:szCs w:val="20"/>
            <w:rPrChange w:id="12767" w:author="Airat Shigapov" w:date="2021-10-27T23:08:00Z">
              <w:rPr>
                <w:rFonts w:ascii="Consolas" w:hAnsi="Consolas" w:cs="Consolas"/>
                <w:color w:val="000000"/>
                <w:sz w:val="19"/>
                <w:szCs w:val="19"/>
              </w:rPr>
            </w:rPrChange>
          </w:rPr>
          <w:t xml:space="preserve">                    </w:t>
        </w:r>
        <w:proofErr w:type="spellStart"/>
        <w:r w:rsidRPr="008C09BE">
          <w:rPr>
            <w:rFonts w:ascii="Times New Roman" w:hAnsi="Times New Roman" w:cs="Times New Roman"/>
            <w:sz w:val="20"/>
            <w:szCs w:val="20"/>
            <w:rPrChange w:id="12768" w:author="Airat Shigapov" w:date="2021-10-27T23:08:00Z">
              <w:rPr>
                <w:rFonts w:ascii="Consolas" w:hAnsi="Consolas" w:cs="Consolas"/>
                <w:color w:val="000000"/>
                <w:sz w:val="19"/>
                <w:szCs w:val="19"/>
              </w:rPr>
            </w:rPrChange>
          </w:rPr>
          <w:t>MessageBox.Show</w:t>
        </w:r>
        <w:proofErr w:type="spellEnd"/>
        <w:r w:rsidRPr="008C09BE">
          <w:rPr>
            <w:rFonts w:ascii="Times New Roman" w:hAnsi="Times New Roman" w:cs="Times New Roman"/>
            <w:sz w:val="20"/>
            <w:szCs w:val="20"/>
            <w:rPrChange w:id="12769" w:author="Airat Shigapov" w:date="2021-10-27T23:08:00Z">
              <w:rPr>
                <w:rFonts w:ascii="Consolas" w:hAnsi="Consolas" w:cs="Consolas"/>
                <w:color w:val="000000"/>
                <w:sz w:val="19"/>
                <w:szCs w:val="19"/>
              </w:rPr>
            </w:rPrChange>
          </w:rPr>
          <w:t>(</w:t>
        </w:r>
        <w:r w:rsidRPr="008C09BE">
          <w:rPr>
            <w:rFonts w:ascii="Times New Roman" w:hAnsi="Times New Roman" w:cs="Times New Roman"/>
            <w:sz w:val="20"/>
            <w:szCs w:val="20"/>
            <w:rPrChange w:id="12770" w:author="Airat Shigapov" w:date="2021-10-27T23:08:00Z">
              <w:rPr>
                <w:rFonts w:ascii="Consolas" w:hAnsi="Consolas" w:cs="Consolas"/>
                <w:color w:val="A31515"/>
                <w:sz w:val="19"/>
                <w:szCs w:val="19"/>
              </w:rPr>
            </w:rPrChange>
          </w:rPr>
          <w:t>"Номер телефона введён не корректно"</w:t>
        </w:r>
        <w:r w:rsidRPr="008C09BE">
          <w:rPr>
            <w:rFonts w:ascii="Times New Roman" w:hAnsi="Times New Roman" w:cs="Times New Roman"/>
            <w:sz w:val="20"/>
            <w:szCs w:val="20"/>
            <w:rPrChange w:id="12771" w:author="Airat Shigapov" w:date="2021-10-27T23:08:00Z">
              <w:rPr>
                <w:rFonts w:ascii="Consolas" w:hAnsi="Consolas" w:cs="Consolas"/>
                <w:color w:val="000000"/>
                <w:sz w:val="19"/>
                <w:szCs w:val="19"/>
              </w:rPr>
            </w:rPrChange>
          </w:rPr>
          <w:t>);</w:t>
        </w:r>
      </w:ins>
    </w:p>
    <w:p w14:paraId="1DFB8327" w14:textId="77777777" w:rsidR="00D002A1" w:rsidRPr="008C09BE" w:rsidRDefault="00D002A1" w:rsidP="00D002A1">
      <w:pPr>
        <w:autoSpaceDE w:val="0"/>
        <w:autoSpaceDN w:val="0"/>
        <w:adjustRightInd w:val="0"/>
        <w:spacing w:after="0" w:line="240" w:lineRule="auto"/>
        <w:rPr>
          <w:ins w:id="12772" w:author="Airat Shigapov" w:date="2021-10-27T23:07:00Z"/>
          <w:rFonts w:ascii="Times New Roman" w:hAnsi="Times New Roman" w:cs="Times New Roman"/>
          <w:sz w:val="20"/>
          <w:szCs w:val="20"/>
          <w:lang w:val="en-US"/>
          <w:rPrChange w:id="12773" w:author="Airat Shigapov" w:date="2021-10-27T23:08:00Z">
            <w:rPr>
              <w:ins w:id="12774" w:author="Airat Shigapov" w:date="2021-10-27T23:07:00Z"/>
              <w:rFonts w:ascii="Consolas" w:hAnsi="Consolas" w:cs="Consolas"/>
              <w:color w:val="000000"/>
              <w:sz w:val="19"/>
              <w:szCs w:val="19"/>
            </w:rPr>
          </w:rPrChange>
        </w:rPr>
      </w:pPr>
      <w:ins w:id="12775" w:author="Airat Shigapov" w:date="2021-10-27T23:07:00Z">
        <w:r w:rsidRPr="008C09BE">
          <w:rPr>
            <w:rFonts w:ascii="Times New Roman" w:hAnsi="Times New Roman" w:cs="Times New Roman"/>
            <w:sz w:val="20"/>
            <w:szCs w:val="20"/>
            <w:rPrChange w:id="12776"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12777" w:author="Airat Shigapov" w:date="2021-10-27T23:08:00Z">
              <w:rPr>
                <w:rFonts w:ascii="Consolas" w:hAnsi="Consolas" w:cs="Consolas"/>
                <w:color w:val="0000FF"/>
                <w:sz w:val="19"/>
                <w:szCs w:val="19"/>
              </w:rPr>
            </w:rPrChange>
          </w:rPr>
          <w:t>return</w:t>
        </w:r>
        <w:r w:rsidRPr="008C09BE">
          <w:rPr>
            <w:rFonts w:ascii="Times New Roman" w:hAnsi="Times New Roman" w:cs="Times New Roman"/>
            <w:sz w:val="20"/>
            <w:szCs w:val="20"/>
            <w:lang w:val="en-US"/>
            <w:rPrChange w:id="12778" w:author="Airat Shigapov" w:date="2021-10-27T23:08:00Z">
              <w:rPr>
                <w:rFonts w:ascii="Consolas" w:hAnsi="Consolas" w:cs="Consolas"/>
                <w:color w:val="000000"/>
                <w:sz w:val="19"/>
                <w:szCs w:val="19"/>
              </w:rPr>
            </w:rPrChange>
          </w:rPr>
          <w:t>;</w:t>
        </w:r>
      </w:ins>
    </w:p>
    <w:p w14:paraId="54E33B12" w14:textId="77777777" w:rsidR="00D002A1" w:rsidRPr="008C09BE" w:rsidRDefault="00D002A1" w:rsidP="00D002A1">
      <w:pPr>
        <w:autoSpaceDE w:val="0"/>
        <w:autoSpaceDN w:val="0"/>
        <w:adjustRightInd w:val="0"/>
        <w:spacing w:after="0" w:line="240" w:lineRule="auto"/>
        <w:rPr>
          <w:ins w:id="12779" w:author="Airat Shigapov" w:date="2021-10-27T23:07:00Z"/>
          <w:rFonts w:ascii="Times New Roman" w:hAnsi="Times New Roman" w:cs="Times New Roman"/>
          <w:sz w:val="20"/>
          <w:szCs w:val="20"/>
          <w:lang w:val="en-US"/>
          <w:rPrChange w:id="12780" w:author="Airat Shigapov" w:date="2021-10-27T23:08:00Z">
            <w:rPr>
              <w:ins w:id="12781" w:author="Airat Shigapov" w:date="2021-10-27T23:07:00Z"/>
              <w:rFonts w:ascii="Consolas" w:hAnsi="Consolas" w:cs="Consolas"/>
              <w:color w:val="000000"/>
              <w:sz w:val="19"/>
              <w:szCs w:val="19"/>
            </w:rPr>
          </w:rPrChange>
        </w:rPr>
      </w:pPr>
      <w:ins w:id="12782" w:author="Airat Shigapov" w:date="2021-10-27T23:07:00Z">
        <w:r w:rsidRPr="008C09BE">
          <w:rPr>
            <w:rFonts w:ascii="Times New Roman" w:hAnsi="Times New Roman" w:cs="Times New Roman"/>
            <w:sz w:val="20"/>
            <w:szCs w:val="20"/>
            <w:lang w:val="en-US"/>
            <w:rPrChange w:id="12783" w:author="Airat Shigapov" w:date="2021-10-27T23:08:00Z">
              <w:rPr>
                <w:rFonts w:ascii="Consolas" w:hAnsi="Consolas" w:cs="Consolas"/>
                <w:color w:val="000000"/>
                <w:sz w:val="19"/>
                <w:szCs w:val="19"/>
              </w:rPr>
            </w:rPrChange>
          </w:rPr>
          <w:t xml:space="preserve">                }</w:t>
        </w:r>
      </w:ins>
    </w:p>
    <w:p w14:paraId="2C5E1275" w14:textId="77777777" w:rsidR="00D002A1" w:rsidRPr="008C09BE" w:rsidRDefault="00D002A1" w:rsidP="00D002A1">
      <w:pPr>
        <w:autoSpaceDE w:val="0"/>
        <w:autoSpaceDN w:val="0"/>
        <w:adjustRightInd w:val="0"/>
        <w:spacing w:after="0" w:line="240" w:lineRule="auto"/>
        <w:rPr>
          <w:ins w:id="12784" w:author="Airat Shigapov" w:date="2021-10-27T23:07:00Z"/>
          <w:rFonts w:ascii="Times New Roman" w:hAnsi="Times New Roman" w:cs="Times New Roman"/>
          <w:sz w:val="20"/>
          <w:szCs w:val="20"/>
          <w:lang w:val="en-US"/>
          <w:rPrChange w:id="12785" w:author="Airat Shigapov" w:date="2021-10-27T23:08:00Z">
            <w:rPr>
              <w:ins w:id="12786" w:author="Airat Shigapov" w:date="2021-10-27T23:07:00Z"/>
              <w:rFonts w:ascii="Consolas" w:hAnsi="Consolas" w:cs="Consolas"/>
              <w:color w:val="000000"/>
              <w:sz w:val="19"/>
              <w:szCs w:val="19"/>
            </w:rPr>
          </w:rPrChange>
        </w:rPr>
      </w:pPr>
      <w:ins w:id="12787" w:author="Airat Shigapov" w:date="2021-10-27T23:07:00Z">
        <w:r w:rsidRPr="008C09BE">
          <w:rPr>
            <w:rFonts w:ascii="Times New Roman" w:hAnsi="Times New Roman" w:cs="Times New Roman"/>
            <w:sz w:val="20"/>
            <w:szCs w:val="20"/>
            <w:lang w:val="en-US"/>
            <w:rPrChange w:id="12788" w:author="Airat Shigapov" w:date="2021-10-27T23:08:00Z">
              <w:rPr>
                <w:rFonts w:ascii="Consolas" w:hAnsi="Consolas" w:cs="Consolas"/>
                <w:color w:val="000000"/>
                <w:sz w:val="19"/>
                <w:szCs w:val="19"/>
              </w:rPr>
            </w:rPrChange>
          </w:rPr>
          <w:t xml:space="preserve">                Regex </w:t>
        </w:r>
        <w:proofErr w:type="spellStart"/>
        <w:r w:rsidRPr="008C09BE">
          <w:rPr>
            <w:rFonts w:ascii="Times New Roman" w:hAnsi="Times New Roman" w:cs="Times New Roman"/>
            <w:sz w:val="20"/>
            <w:szCs w:val="20"/>
            <w:lang w:val="en-US"/>
            <w:rPrChange w:id="12789" w:author="Airat Shigapov" w:date="2021-10-27T23:08:00Z">
              <w:rPr>
                <w:rFonts w:ascii="Consolas" w:hAnsi="Consolas" w:cs="Consolas"/>
                <w:color w:val="000000"/>
                <w:sz w:val="19"/>
                <w:szCs w:val="19"/>
              </w:rPr>
            </w:rPrChange>
          </w:rPr>
          <w:t>emailControl</w:t>
        </w:r>
        <w:proofErr w:type="spellEnd"/>
        <w:r w:rsidRPr="008C09BE">
          <w:rPr>
            <w:rFonts w:ascii="Times New Roman" w:hAnsi="Times New Roman" w:cs="Times New Roman"/>
            <w:sz w:val="20"/>
            <w:szCs w:val="20"/>
            <w:lang w:val="en-US"/>
            <w:rPrChange w:id="12790" w:author="Airat Shigapov" w:date="2021-10-27T23:08:00Z">
              <w:rPr>
                <w:rFonts w:ascii="Consolas" w:hAnsi="Consolas" w:cs="Consolas"/>
                <w:color w:val="000000"/>
                <w:sz w:val="19"/>
                <w:szCs w:val="19"/>
              </w:rPr>
            </w:rPrChange>
          </w:rPr>
          <w:t xml:space="preserve"> = </w:t>
        </w:r>
        <w:r w:rsidRPr="008C09BE">
          <w:rPr>
            <w:rFonts w:ascii="Times New Roman" w:hAnsi="Times New Roman" w:cs="Times New Roman"/>
            <w:sz w:val="20"/>
            <w:szCs w:val="20"/>
            <w:lang w:val="en-US"/>
            <w:rPrChange w:id="12791" w:author="Airat Shigapov" w:date="2021-10-27T23:08:00Z">
              <w:rPr>
                <w:rFonts w:ascii="Consolas" w:hAnsi="Consolas" w:cs="Consolas"/>
                <w:color w:val="0000FF"/>
                <w:sz w:val="19"/>
                <w:szCs w:val="19"/>
              </w:rPr>
            </w:rPrChange>
          </w:rPr>
          <w:t>new</w:t>
        </w:r>
        <w:r w:rsidRPr="008C09BE">
          <w:rPr>
            <w:rFonts w:ascii="Times New Roman" w:hAnsi="Times New Roman" w:cs="Times New Roman"/>
            <w:sz w:val="20"/>
            <w:szCs w:val="20"/>
            <w:lang w:val="en-US"/>
            <w:rPrChange w:id="12792" w:author="Airat Shigapov" w:date="2021-10-27T23:08:00Z">
              <w:rPr>
                <w:rFonts w:ascii="Consolas" w:hAnsi="Consolas" w:cs="Consolas"/>
                <w:color w:val="000000"/>
                <w:sz w:val="19"/>
                <w:szCs w:val="19"/>
              </w:rPr>
            </w:rPrChange>
          </w:rPr>
          <w:t xml:space="preserve"> Regex(</w:t>
        </w:r>
        <w:r w:rsidRPr="008C09BE">
          <w:rPr>
            <w:rFonts w:ascii="Times New Roman" w:hAnsi="Times New Roman" w:cs="Times New Roman"/>
            <w:sz w:val="20"/>
            <w:szCs w:val="20"/>
            <w:lang w:val="en-US"/>
            <w:rPrChange w:id="12793" w:author="Airat Shigapov" w:date="2021-10-27T23:08:00Z">
              <w:rPr>
                <w:rFonts w:ascii="Consolas" w:hAnsi="Consolas" w:cs="Consolas"/>
                <w:color w:val="A31515"/>
                <w:sz w:val="19"/>
                <w:szCs w:val="19"/>
              </w:rPr>
            </w:rPrChange>
          </w:rPr>
          <w:t>"[a-</w:t>
        </w:r>
        <w:proofErr w:type="gramStart"/>
        <w:r w:rsidRPr="008C09BE">
          <w:rPr>
            <w:rFonts w:ascii="Times New Roman" w:hAnsi="Times New Roman" w:cs="Times New Roman"/>
            <w:sz w:val="20"/>
            <w:szCs w:val="20"/>
            <w:lang w:val="en-US"/>
            <w:rPrChange w:id="12794" w:author="Airat Shigapov" w:date="2021-10-27T23:08:00Z">
              <w:rPr>
                <w:rFonts w:ascii="Consolas" w:hAnsi="Consolas" w:cs="Consolas"/>
                <w:color w:val="A31515"/>
                <w:sz w:val="19"/>
                <w:szCs w:val="19"/>
              </w:rPr>
            </w:rPrChange>
          </w:rPr>
          <w:t>z]{</w:t>
        </w:r>
        <w:proofErr w:type="gramEnd"/>
        <w:r w:rsidRPr="008C09BE">
          <w:rPr>
            <w:rFonts w:ascii="Times New Roman" w:hAnsi="Times New Roman" w:cs="Times New Roman"/>
            <w:sz w:val="20"/>
            <w:szCs w:val="20"/>
            <w:lang w:val="en-US"/>
            <w:rPrChange w:id="12795" w:author="Airat Shigapov" w:date="2021-10-27T23:08:00Z">
              <w:rPr>
                <w:rFonts w:ascii="Consolas" w:hAnsi="Consolas" w:cs="Consolas"/>
                <w:color w:val="A31515"/>
                <w:sz w:val="19"/>
                <w:szCs w:val="19"/>
              </w:rPr>
            </w:rPrChange>
          </w:rPr>
          <w:t>1,20}[0-9]{0,10}(@)(gmail.com || @mail.ru || bk.ru || yandex.ru ||outlook.com)"</w:t>
        </w:r>
        <w:r w:rsidRPr="008C09BE">
          <w:rPr>
            <w:rFonts w:ascii="Times New Roman" w:hAnsi="Times New Roman" w:cs="Times New Roman"/>
            <w:sz w:val="20"/>
            <w:szCs w:val="20"/>
            <w:lang w:val="en-US"/>
            <w:rPrChange w:id="12796" w:author="Airat Shigapov" w:date="2021-10-27T23:08:00Z">
              <w:rPr>
                <w:rFonts w:ascii="Consolas" w:hAnsi="Consolas" w:cs="Consolas"/>
                <w:color w:val="000000"/>
                <w:sz w:val="19"/>
                <w:szCs w:val="19"/>
              </w:rPr>
            </w:rPrChange>
          </w:rPr>
          <w:t>);</w:t>
        </w:r>
      </w:ins>
    </w:p>
    <w:p w14:paraId="2FF6E214" w14:textId="77777777" w:rsidR="00D002A1" w:rsidRPr="008C09BE" w:rsidRDefault="00D002A1" w:rsidP="00D002A1">
      <w:pPr>
        <w:autoSpaceDE w:val="0"/>
        <w:autoSpaceDN w:val="0"/>
        <w:adjustRightInd w:val="0"/>
        <w:spacing w:after="0" w:line="240" w:lineRule="auto"/>
        <w:rPr>
          <w:ins w:id="12797" w:author="Airat Shigapov" w:date="2021-10-27T23:07:00Z"/>
          <w:rFonts w:ascii="Times New Roman" w:hAnsi="Times New Roman" w:cs="Times New Roman"/>
          <w:sz w:val="20"/>
          <w:szCs w:val="20"/>
          <w:lang w:val="en-US"/>
          <w:rPrChange w:id="12798" w:author="Airat Shigapov" w:date="2021-10-27T23:08:00Z">
            <w:rPr>
              <w:ins w:id="12799" w:author="Airat Shigapov" w:date="2021-10-27T23:07:00Z"/>
              <w:rFonts w:ascii="Consolas" w:hAnsi="Consolas" w:cs="Consolas"/>
              <w:color w:val="000000"/>
              <w:sz w:val="19"/>
              <w:szCs w:val="19"/>
            </w:rPr>
          </w:rPrChange>
        </w:rPr>
      </w:pPr>
      <w:ins w:id="12800" w:author="Airat Shigapov" w:date="2021-10-27T23:07:00Z">
        <w:r w:rsidRPr="008C09BE">
          <w:rPr>
            <w:rFonts w:ascii="Times New Roman" w:hAnsi="Times New Roman" w:cs="Times New Roman"/>
            <w:sz w:val="20"/>
            <w:szCs w:val="20"/>
            <w:lang w:val="en-US"/>
            <w:rPrChange w:id="12801"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12802" w:author="Airat Shigapov" w:date="2021-10-27T23:08:00Z">
              <w:rPr>
                <w:rFonts w:ascii="Consolas" w:hAnsi="Consolas" w:cs="Consolas"/>
                <w:color w:val="0000FF"/>
                <w:sz w:val="19"/>
                <w:szCs w:val="19"/>
              </w:rPr>
            </w:rPrChange>
          </w:rPr>
          <w:t>if</w:t>
        </w:r>
        <w:r w:rsidRPr="008C09BE">
          <w:rPr>
            <w:rFonts w:ascii="Times New Roman" w:hAnsi="Times New Roman" w:cs="Times New Roman"/>
            <w:sz w:val="20"/>
            <w:szCs w:val="20"/>
            <w:lang w:val="en-US"/>
            <w:rPrChange w:id="12803" w:author="Airat Shigapov" w:date="2021-10-27T23:08:00Z">
              <w:rPr>
                <w:rFonts w:ascii="Consolas" w:hAnsi="Consolas" w:cs="Consolas"/>
                <w:color w:val="000000"/>
                <w:sz w:val="19"/>
                <w:szCs w:val="19"/>
              </w:rPr>
            </w:rPrChange>
          </w:rPr>
          <w:t xml:space="preserve"> (</w:t>
        </w:r>
        <w:proofErr w:type="spellStart"/>
        <w:r w:rsidRPr="008C09BE">
          <w:rPr>
            <w:rFonts w:ascii="Times New Roman" w:hAnsi="Times New Roman" w:cs="Times New Roman"/>
            <w:sz w:val="20"/>
            <w:szCs w:val="20"/>
            <w:lang w:val="en-US"/>
            <w:rPrChange w:id="12804" w:author="Airat Shigapov" w:date="2021-10-27T23:08:00Z">
              <w:rPr>
                <w:rFonts w:ascii="Consolas" w:hAnsi="Consolas" w:cs="Consolas"/>
                <w:color w:val="000000"/>
                <w:sz w:val="19"/>
                <w:szCs w:val="19"/>
              </w:rPr>
            </w:rPrChange>
          </w:rPr>
          <w:t>clientInfoAuth</w:t>
        </w:r>
        <w:proofErr w:type="spellEnd"/>
        <w:r w:rsidRPr="008C09BE">
          <w:rPr>
            <w:rFonts w:ascii="Times New Roman" w:hAnsi="Times New Roman" w:cs="Times New Roman"/>
            <w:sz w:val="20"/>
            <w:szCs w:val="20"/>
            <w:lang w:val="en-US"/>
            <w:rPrChange w:id="12805" w:author="Airat Shigapov" w:date="2021-10-27T23:08:00Z">
              <w:rPr>
                <w:rFonts w:ascii="Consolas" w:hAnsi="Consolas" w:cs="Consolas"/>
                <w:color w:val="000000"/>
                <w:sz w:val="19"/>
                <w:szCs w:val="19"/>
              </w:rPr>
            </w:rPrChange>
          </w:rPr>
          <w:t xml:space="preserve"> == </w:t>
        </w:r>
        <w:r w:rsidRPr="008C09BE">
          <w:rPr>
            <w:rFonts w:ascii="Times New Roman" w:hAnsi="Times New Roman" w:cs="Times New Roman"/>
            <w:sz w:val="20"/>
            <w:szCs w:val="20"/>
            <w:lang w:val="en-US"/>
            <w:rPrChange w:id="12806" w:author="Airat Shigapov" w:date="2021-10-27T23:08:00Z">
              <w:rPr>
                <w:rFonts w:ascii="Consolas" w:hAnsi="Consolas" w:cs="Consolas"/>
                <w:color w:val="0000FF"/>
                <w:sz w:val="19"/>
                <w:szCs w:val="19"/>
              </w:rPr>
            </w:rPrChange>
          </w:rPr>
          <w:t>null</w:t>
        </w:r>
        <w:r w:rsidRPr="008C09BE">
          <w:rPr>
            <w:rFonts w:ascii="Times New Roman" w:hAnsi="Times New Roman" w:cs="Times New Roman"/>
            <w:sz w:val="20"/>
            <w:szCs w:val="20"/>
            <w:lang w:val="en-US"/>
            <w:rPrChange w:id="12807" w:author="Airat Shigapov" w:date="2021-10-27T23:08:00Z">
              <w:rPr>
                <w:rFonts w:ascii="Consolas" w:hAnsi="Consolas" w:cs="Consolas"/>
                <w:color w:val="000000"/>
                <w:sz w:val="19"/>
                <w:szCs w:val="19"/>
              </w:rPr>
            </w:rPrChange>
          </w:rPr>
          <w:t>)</w:t>
        </w:r>
      </w:ins>
    </w:p>
    <w:p w14:paraId="2D4BEF5C" w14:textId="77777777" w:rsidR="00D002A1" w:rsidRPr="008C09BE" w:rsidRDefault="00D002A1" w:rsidP="00D002A1">
      <w:pPr>
        <w:autoSpaceDE w:val="0"/>
        <w:autoSpaceDN w:val="0"/>
        <w:adjustRightInd w:val="0"/>
        <w:spacing w:after="0" w:line="240" w:lineRule="auto"/>
        <w:rPr>
          <w:ins w:id="12808" w:author="Airat Shigapov" w:date="2021-10-27T23:07:00Z"/>
          <w:rFonts w:ascii="Times New Roman" w:hAnsi="Times New Roman" w:cs="Times New Roman"/>
          <w:sz w:val="20"/>
          <w:szCs w:val="20"/>
          <w:lang w:val="en-US"/>
          <w:rPrChange w:id="12809" w:author="Airat Shigapov" w:date="2021-10-27T23:08:00Z">
            <w:rPr>
              <w:ins w:id="12810" w:author="Airat Shigapov" w:date="2021-10-27T23:07:00Z"/>
              <w:rFonts w:ascii="Consolas" w:hAnsi="Consolas" w:cs="Consolas"/>
              <w:color w:val="000000"/>
              <w:sz w:val="19"/>
              <w:szCs w:val="19"/>
            </w:rPr>
          </w:rPrChange>
        </w:rPr>
      </w:pPr>
      <w:ins w:id="12811" w:author="Airat Shigapov" w:date="2021-10-27T23:07:00Z">
        <w:r w:rsidRPr="008C09BE">
          <w:rPr>
            <w:rFonts w:ascii="Times New Roman" w:hAnsi="Times New Roman" w:cs="Times New Roman"/>
            <w:sz w:val="20"/>
            <w:szCs w:val="20"/>
            <w:lang w:val="en-US"/>
            <w:rPrChange w:id="12812" w:author="Airat Shigapov" w:date="2021-10-27T23:08:00Z">
              <w:rPr>
                <w:rFonts w:ascii="Consolas" w:hAnsi="Consolas" w:cs="Consolas"/>
                <w:color w:val="000000"/>
                <w:sz w:val="19"/>
                <w:szCs w:val="19"/>
              </w:rPr>
            </w:rPrChange>
          </w:rPr>
          <w:t xml:space="preserve">                {</w:t>
        </w:r>
      </w:ins>
    </w:p>
    <w:p w14:paraId="552A6AF2" w14:textId="77777777" w:rsidR="00D002A1" w:rsidRPr="008C09BE" w:rsidRDefault="00D002A1" w:rsidP="00D002A1">
      <w:pPr>
        <w:autoSpaceDE w:val="0"/>
        <w:autoSpaceDN w:val="0"/>
        <w:adjustRightInd w:val="0"/>
        <w:spacing w:after="0" w:line="240" w:lineRule="auto"/>
        <w:rPr>
          <w:ins w:id="12813" w:author="Airat Shigapov" w:date="2021-10-27T23:07:00Z"/>
          <w:rFonts w:ascii="Times New Roman" w:hAnsi="Times New Roman" w:cs="Times New Roman"/>
          <w:sz w:val="20"/>
          <w:szCs w:val="20"/>
          <w:lang w:val="en-US"/>
          <w:rPrChange w:id="12814" w:author="Airat Shigapov" w:date="2021-10-27T23:08:00Z">
            <w:rPr>
              <w:ins w:id="12815" w:author="Airat Shigapov" w:date="2021-10-27T23:07:00Z"/>
              <w:rFonts w:ascii="Consolas" w:hAnsi="Consolas" w:cs="Consolas"/>
              <w:color w:val="000000"/>
              <w:sz w:val="19"/>
              <w:szCs w:val="19"/>
            </w:rPr>
          </w:rPrChange>
        </w:rPr>
      </w:pPr>
      <w:ins w:id="12816" w:author="Airat Shigapov" w:date="2021-10-27T23:07:00Z">
        <w:r w:rsidRPr="008C09BE">
          <w:rPr>
            <w:rFonts w:ascii="Times New Roman" w:hAnsi="Times New Roman" w:cs="Times New Roman"/>
            <w:sz w:val="20"/>
            <w:szCs w:val="20"/>
            <w:lang w:val="en-US"/>
            <w:rPrChange w:id="12817"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12818" w:author="Airat Shigapov" w:date="2021-10-27T23:08:00Z">
              <w:rPr>
                <w:rFonts w:ascii="Consolas" w:hAnsi="Consolas" w:cs="Consolas"/>
                <w:color w:val="0000FF"/>
                <w:sz w:val="19"/>
                <w:szCs w:val="19"/>
              </w:rPr>
            </w:rPrChange>
          </w:rPr>
          <w:t>if</w:t>
        </w:r>
        <w:r w:rsidRPr="008C09BE">
          <w:rPr>
            <w:rFonts w:ascii="Times New Roman" w:hAnsi="Times New Roman" w:cs="Times New Roman"/>
            <w:sz w:val="20"/>
            <w:szCs w:val="20"/>
            <w:lang w:val="en-US"/>
            <w:rPrChange w:id="12819" w:author="Airat Shigapov" w:date="2021-10-27T23:08:00Z">
              <w:rPr>
                <w:rFonts w:ascii="Consolas" w:hAnsi="Consolas" w:cs="Consolas"/>
                <w:color w:val="000000"/>
                <w:sz w:val="19"/>
                <w:szCs w:val="19"/>
              </w:rPr>
            </w:rPrChange>
          </w:rPr>
          <w:t xml:space="preserve"> (</w:t>
        </w:r>
        <w:proofErr w:type="spellStart"/>
        <w:r w:rsidRPr="008C09BE">
          <w:rPr>
            <w:rFonts w:ascii="Times New Roman" w:hAnsi="Times New Roman" w:cs="Times New Roman"/>
            <w:sz w:val="20"/>
            <w:szCs w:val="20"/>
            <w:lang w:val="en-US"/>
            <w:rPrChange w:id="12820" w:author="Airat Shigapov" w:date="2021-10-27T23:08:00Z">
              <w:rPr>
                <w:rFonts w:ascii="Consolas" w:hAnsi="Consolas" w:cs="Consolas"/>
                <w:color w:val="000000"/>
                <w:sz w:val="19"/>
                <w:szCs w:val="19"/>
              </w:rPr>
            </w:rPrChange>
          </w:rPr>
          <w:t>emailControl.IsMatch</w:t>
        </w:r>
        <w:proofErr w:type="spellEnd"/>
        <w:r w:rsidRPr="008C09BE">
          <w:rPr>
            <w:rFonts w:ascii="Times New Roman" w:hAnsi="Times New Roman" w:cs="Times New Roman"/>
            <w:sz w:val="20"/>
            <w:szCs w:val="20"/>
            <w:lang w:val="en-US"/>
            <w:rPrChange w:id="12821" w:author="Airat Shigapov" w:date="2021-10-27T23:08:00Z">
              <w:rPr>
                <w:rFonts w:ascii="Consolas" w:hAnsi="Consolas" w:cs="Consolas"/>
                <w:color w:val="000000"/>
                <w:sz w:val="19"/>
                <w:szCs w:val="19"/>
              </w:rPr>
            </w:rPrChange>
          </w:rPr>
          <w:t>(</w:t>
        </w:r>
        <w:proofErr w:type="spellStart"/>
        <w:r w:rsidRPr="008C09BE">
          <w:rPr>
            <w:rFonts w:ascii="Times New Roman" w:hAnsi="Times New Roman" w:cs="Times New Roman"/>
            <w:sz w:val="20"/>
            <w:szCs w:val="20"/>
            <w:lang w:val="en-US"/>
            <w:rPrChange w:id="12822" w:author="Airat Shigapov" w:date="2021-10-27T23:08:00Z">
              <w:rPr>
                <w:rFonts w:ascii="Consolas" w:hAnsi="Consolas" w:cs="Consolas"/>
                <w:color w:val="000000"/>
                <w:sz w:val="19"/>
                <w:szCs w:val="19"/>
              </w:rPr>
            </w:rPrChange>
          </w:rPr>
          <w:t>emailName.Text</w:t>
        </w:r>
        <w:proofErr w:type="spellEnd"/>
        <w:r w:rsidRPr="008C09BE">
          <w:rPr>
            <w:rFonts w:ascii="Times New Roman" w:hAnsi="Times New Roman" w:cs="Times New Roman"/>
            <w:sz w:val="20"/>
            <w:szCs w:val="20"/>
            <w:lang w:val="en-US"/>
            <w:rPrChange w:id="12823" w:author="Airat Shigapov" w:date="2021-10-27T23:08:00Z">
              <w:rPr>
                <w:rFonts w:ascii="Consolas" w:hAnsi="Consolas" w:cs="Consolas"/>
                <w:color w:val="000000"/>
                <w:sz w:val="19"/>
                <w:szCs w:val="19"/>
              </w:rPr>
            </w:rPrChange>
          </w:rPr>
          <w:t>))</w:t>
        </w:r>
      </w:ins>
    </w:p>
    <w:p w14:paraId="5755AD8A" w14:textId="77777777" w:rsidR="00D002A1" w:rsidRPr="008C09BE" w:rsidRDefault="00D002A1" w:rsidP="00D002A1">
      <w:pPr>
        <w:autoSpaceDE w:val="0"/>
        <w:autoSpaceDN w:val="0"/>
        <w:adjustRightInd w:val="0"/>
        <w:spacing w:after="0" w:line="240" w:lineRule="auto"/>
        <w:rPr>
          <w:ins w:id="12824" w:author="Airat Shigapov" w:date="2021-10-27T23:07:00Z"/>
          <w:rFonts w:ascii="Times New Roman" w:hAnsi="Times New Roman" w:cs="Times New Roman"/>
          <w:sz w:val="20"/>
          <w:szCs w:val="20"/>
          <w:lang w:val="en-US"/>
          <w:rPrChange w:id="12825" w:author="Airat Shigapov" w:date="2021-10-27T23:08:00Z">
            <w:rPr>
              <w:ins w:id="12826" w:author="Airat Shigapov" w:date="2021-10-27T23:07:00Z"/>
              <w:rFonts w:ascii="Consolas" w:hAnsi="Consolas" w:cs="Consolas"/>
              <w:color w:val="000000"/>
              <w:sz w:val="19"/>
              <w:szCs w:val="19"/>
            </w:rPr>
          </w:rPrChange>
        </w:rPr>
      </w:pPr>
      <w:ins w:id="12827" w:author="Airat Shigapov" w:date="2021-10-27T23:07:00Z">
        <w:r w:rsidRPr="008C09BE">
          <w:rPr>
            <w:rFonts w:ascii="Times New Roman" w:hAnsi="Times New Roman" w:cs="Times New Roman"/>
            <w:sz w:val="20"/>
            <w:szCs w:val="20"/>
            <w:lang w:val="en-US"/>
            <w:rPrChange w:id="12828" w:author="Airat Shigapov" w:date="2021-10-27T23:08:00Z">
              <w:rPr>
                <w:rFonts w:ascii="Consolas" w:hAnsi="Consolas" w:cs="Consolas"/>
                <w:color w:val="000000"/>
                <w:sz w:val="19"/>
                <w:szCs w:val="19"/>
              </w:rPr>
            </w:rPrChange>
          </w:rPr>
          <w:t xml:space="preserve">                    {</w:t>
        </w:r>
      </w:ins>
    </w:p>
    <w:p w14:paraId="0CEF68FE" w14:textId="77777777" w:rsidR="00D002A1" w:rsidRPr="008C09BE" w:rsidRDefault="00D002A1" w:rsidP="00D002A1">
      <w:pPr>
        <w:autoSpaceDE w:val="0"/>
        <w:autoSpaceDN w:val="0"/>
        <w:adjustRightInd w:val="0"/>
        <w:spacing w:after="0" w:line="240" w:lineRule="auto"/>
        <w:rPr>
          <w:ins w:id="12829" w:author="Airat Shigapov" w:date="2021-10-27T23:07:00Z"/>
          <w:rFonts w:ascii="Times New Roman" w:hAnsi="Times New Roman" w:cs="Times New Roman"/>
          <w:sz w:val="20"/>
          <w:szCs w:val="20"/>
          <w:lang w:val="en-US"/>
          <w:rPrChange w:id="12830" w:author="Airat Shigapov" w:date="2021-10-27T23:08:00Z">
            <w:rPr>
              <w:ins w:id="12831" w:author="Airat Shigapov" w:date="2021-10-27T23:07:00Z"/>
              <w:rFonts w:ascii="Consolas" w:hAnsi="Consolas" w:cs="Consolas"/>
              <w:color w:val="000000"/>
              <w:sz w:val="19"/>
              <w:szCs w:val="19"/>
            </w:rPr>
          </w:rPrChange>
        </w:rPr>
      </w:pPr>
      <w:ins w:id="12832" w:author="Airat Shigapov" w:date="2021-10-27T23:07:00Z">
        <w:r w:rsidRPr="008C09BE">
          <w:rPr>
            <w:rFonts w:ascii="Times New Roman" w:hAnsi="Times New Roman" w:cs="Times New Roman"/>
            <w:sz w:val="20"/>
            <w:szCs w:val="20"/>
            <w:lang w:val="en-US"/>
            <w:rPrChange w:id="12833"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12834" w:author="Airat Shigapov" w:date="2021-10-27T23:08:00Z">
              <w:rPr>
                <w:rFonts w:ascii="Consolas" w:hAnsi="Consolas" w:cs="Consolas"/>
                <w:color w:val="0000FF"/>
                <w:sz w:val="19"/>
                <w:szCs w:val="19"/>
              </w:rPr>
            </w:rPrChange>
          </w:rPr>
          <w:t>if</w:t>
        </w:r>
        <w:r w:rsidRPr="008C09BE">
          <w:rPr>
            <w:rFonts w:ascii="Times New Roman" w:hAnsi="Times New Roman" w:cs="Times New Roman"/>
            <w:sz w:val="20"/>
            <w:szCs w:val="20"/>
            <w:lang w:val="en-US"/>
            <w:rPrChange w:id="12835" w:author="Airat Shigapov" w:date="2021-10-27T23:08:00Z">
              <w:rPr>
                <w:rFonts w:ascii="Consolas" w:hAnsi="Consolas" w:cs="Consolas"/>
                <w:color w:val="000000"/>
                <w:sz w:val="19"/>
                <w:szCs w:val="19"/>
              </w:rPr>
            </w:rPrChange>
          </w:rPr>
          <w:t xml:space="preserve"> (password1.Password == password2.Password &amp;&amp; </w:t>
        </w:r>
        <w:proofErr w:type="gramStart"/>
        <w:r w:rsidRPr="008C09BE">
          <w:rPr>
            <w:rFonts w:ascii="Times New Roman" w:hAnsi="Times New Roman" w:cs="Times New Roman"/>
            <w:sz w:val="20"/>
            <w:szCs w:val="20"/>
            <w:lang w:val="en-US"/>
            <w:rPrChange w:id="12836" w:author="Airat Shigapov" w:date="2021-10-27T23:08:00Z">
              <w:rPr>
                <w:rFonts w:ascii="Consolas" w:hAnsi="Consolas" w:cs="Consolas"/>
                <w:color w:val="000000"/>
                <w:sz w:val="19"/>
                <w:szCs w:val="19"/>
              </w:rPr>
            </w:rPrChange>
          </w:rPr>
          <w:t>password2.Password !</w:t>
        </w:r>
        <w:proofErr w:type="gramEnd"/>
        <w:r w:rsidRPr="008C09BE">
          <w:rPr>
            <w:rFonts w:ascii="Times New Roman" w:hAnsi="Times New Roman" w:cs="Times New Roman"/>
            <w:sz w:val="20"/>
            <w:szCs w:val="20"/>
            <w:lang w:val="en-US"/>
            <w:rPrChange w:id="12837"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12838" w:author="Airat Shigapov" w:date="2021-10-27T23:08:00Z">
              <w:rPr>
                <w:rFonts w:ascii="Consolas" w:hAnsi="Consolas" w:cs="Consolas"/>
                <w:color w:val="A31515"/>
                <w:sz w:val="19"/>
                <w:szCs w:val="19"/>
              </w:rPr>
            </w:rPrChange>
          </w:rPr>
          <w:t>""</w:t>
        </w:r>
        <w:r w:rsidRPr="008C09BE">
          <w:rPr>
            <w:rFonts w:ascii="Times New Roman" w:hAnsi="Times New Roman" w:cs="Times New Roman"/>
            <w:sz w:val="20"/>
            <w:szCs w:val="20"/>
            <w:lang w:val="en-US"/>
            <w:rPrChange w:id="12839" w:author="Airat Shigapov" w:date="2021-10-27T23:08:00Z">
              <w:rPr>
                <w:rFonts w:ascii="Consolas" w:hAnsi="Consolas" w:cs="Consolas"/>
                <w:color w:val="000000"/>
                <w:sz w:val="19"/>
                <w:szCs w:val="19"/>
              </w:rPr>
            </w:rPrChange>
          </w:rPr>
          <w:t>)</w:t>
        </w:r>
      </w:ins>
    </w:p>
    <w:p w14:paraId="579B944A" w14:textId="77777777" w:rsidR="00D002A1" w:rsidRPr="008C09BE" w:rsidRDefault="00D002A1" w:rsidP="00D002A1">
      <w:pPr>
        <w:autoSpaceDE w:val="0"/>
        <w:autoSpaceDN w:val="0"/>
        <w:adjustRightInd w:val="0"/>
        <w:spacing w:after="0" w:line="240" w:lineRule="auto"/>
        <w:rPr>
          <w:ins w:id="12840" w:author="Airat Shigapov" w:date="2021-10-27T23:07:00Z"/>
          <w:rFonts w:ascii="Times New Roman" w:hAnsi="Times New Roman" w:cs="Times New Roman"/>
          <w:sz w:val="20"/>
          <w:szCs w:val="20"/>
          <w:lang w:val="en-US"/>
          <w:rPrChange w:id="12841" w:author="Airat Shigapov" w:date="2021-10-27T23:08:00Z">
            <w:rPr>
              <w:ins w:id="12842" w:author="Airat Shigapov" w:date="2021-10-27T23:07:00Z"/>
              <w:rFonts w:ascii="Consolas" w:hAnsi="Consolas" w:cs="Consolas"/>
              <w:color w:val="000000"/>
              <w:sz w:val="19"/>
              <w:szCs w:val="19"/>
            </w:rPr>
          </w:rPrChange>
        </w:rPr>
      </w:pPr>
      <w:ins w:id="12843" w:author="Airat Shigapov" w:date="2021-10-27T23:07:00Z">
        <w:r w:rsidRPr="008C09BE">
          <w:rPr>
            <w:rFonts w:ascii="Times New Roman" w:hAnsi="Times New Roman" w:cs="Times New Roman"/>
            <w:sz w:val="20"/>
            <w:szCs w:val="20"/>
            <w:lang w:val="en-US"/>
            <w:rPrChange w:id="12844" w:author="Airat Shigapov" w:date="2021-10-27T23:08:00Z">
              <w:rPr>
                <w:rFonts w:ascii="Consolas" w:hAnsi="Consolas" w:cs="Consolas"/>
                <w:color w:val="000000"/>
                <w:sz w:val="19"/>
                <w:szCs w:val="19"/>
              </w:rPr>
            </w:rPrChange>
          </w:rPr>
          <w:t xml:space="preserve">                        {</w:t>
        </w:r>
      </w:ins>
    </w:p>
    <w:p w14:paraId="0694C7AF" w14:textId="77777777" w:rsidR="00D002A1" w:rsidRPr="008C09BE" w:rsidRDefault="00D002A1" w:rsidP="00D002A1">
      <w:pPr>
        <w:autoSpaceDE w:val="0"/>
        <w:autoSpaceDN w:val="0"/>
        <w:adjustRightInd w:val="0"/>
        <w:spacing w:after="0" w:line="240" w:lineRule="auto"/>
        <w:rPr>
          <w:ins w:id="12845" w:author="Airat Shigapov" w:date="2021-10-27T23:07:00Z"/>
          <w:rFonts w:ascii="Times New Roman" w:hAnsi="Times New Roman" w:cs="Times New Roman"/>
          <w:sz w:val="20"/>
          <w:szCs w:val="20"/>
          <w:lang w:val="en-US"/>
          <w:rPrChange w:id="12846" w:author="Airat Shigapov" w:date="2021-10-27T23:08:00Z">
            <w:rPr>
              <w:ins w:id="12847" w:author="Airat Shigapov" w:date="2021-10-27T23:07:00Z"/>
              <w:rFonts w:ascii="Consolas" w:hAnsi="Consolas" w:cs="Consolas"/>
              <w:color w:val="000000"/>
              <w:sz w:val="19"/>
              <w:szCs w:val="19"/>
            </w:rPr>
          </w:rPrChange>
        </w:rPr>
      </w:pPr>
      <w:ins w:id="12848" w:author="Airat Shigapov" w:date="2021-10-27T23:07:00Z">
        <w:r w:rsidRPr="008C09BE">
          <w:rPr>
            <w:rFonts w:ascii="Times New Roman" w:hAnsi="Times New Roman" w:cs="Times New Roman"/>
            <w:sz w:val="20"/>
            <w:szCs w:val="20"/>
            <w:lang w:val="en-US"/>
            <w:rPrChange w:id="12849" w:author="Airat Shigapov" w:date="2021-10-27T23:08:00Z">
              <w:rPr>
                <w:rFonts w:ascii="Consolas" w:hAnsi="Consolas" w:cs="Consolas"/>
                <w:color w:val="000000"/>
                <w:sz w:val="19"/>
                <w:szCs w:val="19"/>
              </w:rPr>
            </w:rPrChange>
          </w:rPr>
          <w:t xml:space="preserve">                            User </w:t>
        </w:r>
        <w:proofErr w:type="spellStart"/>
        <w:r w:rsidRPr="008C09BE">
          <w:rPr>
            <w:rFonts w:ascii="Times New Roman" w:hAnsi="Times New Roman" w:cs="Times New Roman"/>
            <w:sz w:val="20"/>
            <w:szCs w:val="20"/>
            <w:lang w:val="en-US"/>
            <w:rPrChange w:id="12850" w:author="Airat Shigapov" w:date="2021-10-27T23:08:00Z">
              <w:rPr>
                <w:rFonts w:ascii="Consolas" w:hAnsi="Consolas" w:cs="Consolas"/>
                <w:color w:val="000000"/>
                <w:sz w:val="19"/>
                <w:szCs w:val="19"/>
              </w:rPr>
            </w:rPrChange>
          </w:rPr>
          <w:t>newClient</w:t>
        </w:r>
        <w:proofErr w:type="spellEnd"/>
        <w:r w:rsidRPr="008C09BE">
          <w:rPr>
            <w:rFonts w:ascii="Times New Roman" w:hAnsi="Times New Roman" w:cs="Times New Roman"/>
            <w:sz w:val="20"/>
            <w:szCs w:val="20"/>
            <w:lang w:val="en-US"/>
            <w:rPrChange w:id="12851" w:author="Airat Shigapov" w:date="2021-10-27T23:08:00Z">
              <w:rPr>
                <w:rFonts w:ascii="Consolas" w:hAnsi="Consolas" w:cs="Consolas"/>
                <w:color w:val="000000"/>
                <w:sz w:val="19"/>
                <w:szCs w:val="19"/>
              </w:rPr>
            </w:rPrChange>
          </w:rPr>
          <w:t xml:space="preserve"> = </w:t>
        </w:r>
        <w:r w:rsidRPr="008C09BE">
          <w:rPr>
            <w:rFonts w:ascii="Times New Roman" w:hAnsi="Times New Roman" w:cs="Times New Roman"/>
            <w:sz w:val="20"/>
            <w:szCs w:val="20"/>
            <w:lang w:val="en-US"/>
            <w:rPrChange w:id="12852" w:author="Airat Shigapov" w:date="2021-10-27T23:08:00Z">
              <w:rPr>
                <w:rFonts w:ascii="Consolas" w:hAnsi="Consolas" w:cs="Consolas"/>
                <w:color w:val="0000FF"/>
                <w:sz w:val="19"/>
                <w:szCs w:val="19"/>
              </w:rPr>
            </w:rPrChange>
          </w:rPr>
          <w:t>new</w:t>
        </w:r>
        <w:r w:rsidRPr="008C09BE">
          <w:rPr>
            <w:rFonts w:ascii="Times New Roman" w:hAnsi="Times New Roman" w:cs="Times New Roman"/>
            <w:sz w:val="20"/>
            <w:szCs w:val="20"/>
            <w:lang w:val="en-US"/>
            <w:rPrChange w:id="12853" w:author="Airat Shigapov" w:date="2021-10-27T23:08:00Z">
              <w:rPr>
                <w:rFonts w:ascii="Consolas" w:hAnsi="Consolas" w:cs="Consolas"/>
                <w:color w:val="000000"/>
                <w:sz w:val="19"/>
                <w:szCs w:val="19"/>
              </w:rPr>
            </w:rPrChange>
          </w:rPr>
          <w:t xml:space="preserve"> User</w:t>
        </w:r>
      </w:ins>
    </w:p>
    <w:p w14:paraId="14BD2E2A" w14:textId="77777777" w:rsidR="00D002A1" w:rsidRPr="008C09BE" w:rsidRDefault="00D002A1" w:rsidP="00D002A1">
      <w:pPr>
        <w:autoSpaceDE w:val="0"/>
        <w:autoSpaceDN w:val="0"/>
        <w:adjustRightInd w:val="0"/>
        <w:spacing w:after="0" w:line="240" w:lineRule="auto"/>
        <w:rPr>
          <w:ins w:id="12854" w:author="Airat Shigapov" w:date="2021-10-27T23:07:00Z"/>
          <w:rFonts w:ascii="Times New Roman" w:hAnsi="Times New Roman" w:cs="Times New Roman"/>
          <w:sz w:val="20"/>
          <w:szCs w:val="20"/>
          <w:lang w:val="en-US"/>
          <w:rPrChange w:id="12855" w:author="Airat Shigapov" w:date="2021-10-27T23:08:00Z">
            <w:rPr>
              <w:ins w:id="12856" w:author="Airat Shigapov" w:date="2021-10-27T23:07:00Z"/>
              <w:rFonts w:ascii="Consolas" w:hAnsi="Consolas" w:cs="Consolas"/>
              <w:color w:val="000000"/>
              <w:sz w:val="19"/>
              <w:szCs w:val="19"/>
            </w:rPr>
          </w:rPrChange>
        </w:rPr>
      </w:pPr>
      <w:ins w:id="12857" w:author="Airat Shigapov" w:date="2021-10-27T23:07:00Z">
        <w:r w:rsidRPr="008C09BE">
          <w:rPr>
            <w:rFonts w:ascii="Times New Roman" w:hAnsi="Times New Roman" w:cs="Times New Roman"/>
            <w:sz w:val="20"/>
            <w:szCs w:val="20"/>
            <w:lang w:val="en-US"/>
            <w:rPrChange w:id="12858" w:author="Airat Shigapov" w:date="2021-10-27T23:08:00Z">
              <w:rPr>
                <w:rFonts w:ascii="Consolas" w:hAnsi="Consolas" w:cs="Consolas"/>
                <w:color w:val="000000"/>
                <w:sz w:val="19"/>
                <w:szCs w:val="19"/>
              </w:rPr>
            </w:rPrChange>
          </w:rPr>
          <w:t xml:space="preserve">                            {</w:t>
        </w:r>
      </w:ins>
    </w:p>
    <w:p w14:paraId="38A0AD77" w14:textId="77777777" w:rsidR="00D002A1" w:rsidRPr="008C09BE" w:rsidRDefault="00D002A1" w:rsidP="00D002A1">
      <w:pPr>
        <w:autoSpaceDE w:val="0"/>
        <w:autoSpaceDN w:val="0"/>
        <w:adjustRightInd w:val="0"/>
        <w:spacing w:after="0" w:line="240" w:lineRule="auto"/>
        <w:rPr>
          <w:ins w:id="12859" w:author="Airat Shigapov" w:date="2021-10-27T23:07:00Z"/>
          <w:rFonts w:ascii="Times New Roman" w:hAnsi="Times New Roman" w:cs="Times New Roman"/>
          <w:sz w:val="20"/>
          <w:szCs w:val="20"/>
          <w:lang w:val="en-US"/>
          <w:rPrChange w:id="12860" w:author="Airat Shigapov" w:date="2021-10-27T23:08:00Z">
            <w:rPr>
              <w:ins w:id="12861" w:author="Airat Shigapov" w:date="2021-10-27T23:07:00Z"/>
              <w:rFonts w:ascii="Consolas" w:hAnsi="Consolas" w:cs="Consolas"/>
              <w:color w:val="000000"/>
              <w:sz w:val="19"/>
              <w:szCs w:val="19"/>
            </w:rPr>
          </w:rPrChange>
        </w:rPr>
      </w:pPr>
      <w:ins w:id="12862" w:author="Airat Shigapov" w:date="2021-10-27T23:07:00Z">
        <w:r w:rsidRPr="008C09BE">
          <w:rPr>
            <w:rFonts w:ascii="Times New Roman" w:hAnsi="Times New Roman" w:cs="Times New Roman"/>
            <w:sz w:val="20"/>
            <w:szCs w:val="20"/>
            <w:lang w:val="en-US"/>
            <w:rPrChange w:id="12863" w:author="Airat Shigapov" w:date="2021-10-27T23:08:00Z">
              <w:rPr>
                <w:rFonts w:ascii="Consolas" w:hAnsi="Consolas" w:cs="Consolas"/>
                <w:color w:val="000000"/>
                <w:sz w:val="19"/>
                <w:szCs w:val="19"/>
              </w:rPr>
            </w:rPrChange>
          </w:rPr>
          <w:t xml:space="preserve">                                Surname = </w:t>
        </w:r>
        <w:proofErr w:type="spellStart"/>
        <w:proofErr w:type="gramStart"/>
        <w:r w:rsidRPr="008C09BE">
          <w:rPr>
            <w:rFonts w:ascii="Times New Roman" w:hAnsi="Times New Roman" w:cs="Times New Roman"/>
            <w:sz w:val="20"/>
            <w:szCs w:val="20"/>
            <w:lang w:val="en-US"/>
            <w:rPrChange w:id="12864" w:author="Airat Shigapov" w:date="2021-10-27T23:08:00Z">
              <w:rPr>
                <w:rFonts w:ascii="Consolas" w:hAnsi="Consolas" w:cs="Consolas"/>
                <w:color w:val="000000"/>
                <w:sz w:val="19"/>
                <w:szCs w:val="19"/>
              </w:rPr>
            </w:rPrChange>
          </w:rPr>
          <w:t>surnamefield.Text</w:t>
        </w:r>
        <w:proofErr w:type="spellEnd"/>
        <w:proofErr w:type="gramEnd"/>
        <w:r w:rsidRPr="008C09BE">
          <w:rPr>
            <w:rFonts w:ascii="Times New Roman" w:hAnsi="Times New Roman" w:cs="Times New Roman"/>
            <w:sz w:val="20"/>
            <w:szCs w:val="20"/>
            <w:lang w:val="en-US"/>
            <w:rPrChange w:id="12865" w:author="Airat Shigapov" w:date="2021-10-27T23:08:00Z">
              <w:rPr>
                <w:rFonts w:ascii="Consolas" w:hAnsi="Consolas" w:cs="Consolas"/>
                <w:color w:val="000000"/>
                <w:sz w:val="19"/>
                <w:szCs w:val="19"/>
              </w:rPr>
            </w:rPrChange>
          </w:rPr>
          <w:t>,</w:t>
        </w:r>
      </w:ins>
    </w:p>
    <w:p w14:paraId="072B8E84" w14:textId="77777777" w:rsidR="00D002A1" w:rsidRPr="008C09BE" w:rsidRDefault="00D002A1" w:rsidP="00D002A1">
      <w:pPr>
        <w:autoSpaceDE w:val="0"/>
        <w:autoSpaceDN w:val="0"/>
        <w:adjustRightInd w:val="0"/>
        <w:spacing w:after="0" w:line="240" w:lineRule="auto"/>
        <w:rPr>
          <w:ins w:id="12866" w:author="Airat Shigapov" w:date="2021-10-27T23:07:00Z"/>
          <w:rFonts w:ascii="Times New Roman" w:hAnsi="Times New Roman" w:cs="Times New Roman"/>
          <w:sz w:val="20"/>
          <w:szCs w:val="20"/>
          <w:lang w:val="en-US"/>
          <w:rPrChange w:id="12867" w:author="Airat Shigapov" w:date="2021-10-27T23:08:00Z">
            <w:rPr>
              <w:ins w:id="12868" w:author="Airat Shigapov" w:date="2021-10-27T23:07:00Z"/>
              <w:rFonts w:ascii="Consolas" w:hAnsi="Consolas" w:cs="Consolas"/>
              <w:color w:val="000000"/>
              <w:sz w:val="19"/>
              <w:szCs w:val="19"/>
            </w:rPr>
          </w:rPrChange>
        </w:rPr>
      </w:pPr>
      <w:ins w:id="12869" w:author="Airat Shigapov" w:date="2021-10-27T23:07:00Z">
        <w:r w:rsidRPr="008C09BE">
          <w:rPr>
            <w:rFonts w:ascii="Times New Roman" w:hAnsi="Times New Roman" w:cs="Times New Roman"/>
            <w:sz w:val="20"/>
            <w:szCs w:val="20"/>
            <w:lang w:val="en-US"/>
            <w:rPrChange w:id="12870" w:author="Airat Shigapov" w:date="2021-10-27T23:08:00Z">
              <w:rPr>
                <w:rFonts w:ascii="Consolas" w:hAnsi="Consolas" w:cs="Consolas"/>
                <w:color w:val="000000"/>
                <w:sz w:val="19"/>
                <w:szCs w:val="19"/>
              </w:rPr>
            </w:rPrChange>
          </w:rPr>
          <w:t xml:space="preserve">                                Name = </w:t>
        </w:r>
        <w:proofErr w:type="spellStart"/>
        <w:proofErr w:type="gramStart"/>
        <w:r w:rsidRPr="008C09BE">
          <w:rPr>
            <w:rFonts w:ascii="Times New Roman" w:hAnsi="Times New Roman" w:cs="Times New Roman"/>
            <w:sz w:val="20"/>
            <w:szCs w:val="20"/>
            <w:lang w:val="en-US"/>
            <w:rPrChange w:id="12871" w:author="Airat Shigapov" w:date="2021-10-27T23:08:00Z">
              <w:rPr>
                <w:rFonts w:ascii="Consolas" w:hAnsi="Consolas" w:cs="Consolas"/>
                <w:color w:val="000000"/>
                <w:sz w:val="19"/>
                <w:szCs w:val="19"/>
              </w:rPr>
            </w:rPrChange>
          </w:rPr>
          <w:t>namefield.Text</w:t>
        </w:r>
        <w:proofErr w:type="spellEnd"/>
        <w:proofErr w:type="gramEnd"/>
        <w:r w:rsidRPr="008C09BE">
          <w:rPr>
            <w:rFonts w:ascii="Times New Roman" w:hAnsi="Times New Roman" w:cs="Times New Roman"/>
            <w:sz w:val="20"/>
            <w:szCs w:val="20"/>
            <w:lang w:val="en-US"/>
            <w:rPrChange w:id="12872" w:author="Airat Shigapov" w:date="2021-10-27T23:08:00Z">
              <w:rPr>
                <w:rFonts w:ascii="Consolas" w:hAnsi="Consolas" w:cs="Consolas"/>
                <w:color w:val="000000"/>
                <w:sz w:val="19"/>
                <w:szCs w:val="19"/>
              </w:rPr>
            </w:rPrChange>
          </w:rPr>
          <w:t>,</w:t>
        </w:r>
      </w:ins>
    </w:p>
    <w:p w14:paraId="2D072117" w14:textId="77777777" w:rsidR="00D002A1" w:rsidRPr="008C09BE" w:rsidRDefault="00D002A1" w:rsidP="00D002A1">
      <w:pPr>
        <w:autoSpaceDE w:val="0"/>
        <w:autoSpaceDN w:val="0"/>
        <w:adjustRightInd w:val="0"/>
        <w:spacing w:after="0" w:line="240" w:lineRule="auto"/>
        <w:rPr>
          <w:ins w:id="12873" w:author="Airat Shigapov" w:date="2021-10-27T23:07:00Z"/>
          <w:rFonts w:ascii="Times New Roman" w:hAnsi="Times New Roman" w:cs="Times New Roman"/>
          <w:sz w:val="20"/>
          <w:szCs w:val="20"/>
          <w:lang w:val="en-US"/>
          <w:rPrChange w:id="12874" w:author="Airat Shigapov" w:date="2021-10-27T23:08:00Z">
            <w:rPr>
              <w:ins w:id="12875" w:author="Airat Shigapov" w:date="2021-10-27T23:07:00Z"/>
              <w:rFonts w:ascii="Consolas" w:hAnsi="Consolas" w:cs="Consolas"/>
              <w:color w:val="000000"/>
              <w:sz w:val="19"/>
              <w:szCs w:val="19"/>
            </w:rPr>
          </w:rPrChange>
        </w:rPr>
      </w:pPr>
      <w:ins w:id="12876" w:author="Airat Shigapov" w:date="2021-10-27T23:07:00Z">
        <w:r w:rsidRPr="008C09BE">
          <w:rPr>
            <w:rFonts w:ascii="Times New Roman" w:hAnsi="Times New Roman" w:cs="Times New Roman"/>
            <w:sz w:val="20"/>
            <w:szCs w:val="20"/>
            <w:lang w:val="en-US"/>
            <w:rPrChange w:id="12877" w:author="Airat Shigapov" w:date="2021-10-27T23:08:00Z">
              <w:rPr>
                <w:rFonts w:ascii="Consolas" w:hAnsi="Consolas" w:cs="Consolas"/>
                <w:color w:val="000000"/>
                <w:sz w:val="19"/>
                <w:szCs w:val="19"/>
              </w:rPr>
            </w:rPrChange>
          </w:rPr>
          <w:t xml:space="preserve">                                </w:t>
        </w:r>
        <w:proofErr w:type="spellStart"/>
        <w:r w:rsidRPr="008C09BE">
          <w:rPr>
            <w:rFonts w:ascii="Times New Roman" w:hAnsi="Times New Roman" w:cs="Times New Roman"/>
            <w:sz w:val="20"/>
            <w:szCs w:val="20"/>
            <w:lang w:val="en-US"/>
            <w:rPrChange w:id="12878" w:author="Airat Shigapov" w:date="2021-10-27T23:08:00Z">
              <w:rPr>
                <w:rFonts w:ascii="Consolas" w:hAnsi="Consolas" w:cs="Consolas"/>
                <w:color w:val="000000"/>
                <w:sz w:val="19"/>
                <w:szCs w:val="19"/>
              </w:rPr>
            </w:rPrChange>
          </w:rPr>
          <w:t>MiddleName</w:t>
        </w:r>
        <w:proofErr w:type="spellEnd"/>
        <w:r w:rsidRPr="008C09BE">
          <w:rPr>
            <w:rFonts w:ascii="Times New Roman" w:hAnsi="Times New Roman" w:cs="Times New Roman"/>
            <w:sz w:val="20"/>
            <w:szCs w:val="20"/>
            <w:lang w:val="en-US"/>
            <w:rPrChange w:id="12879" w:author="Airat Shigapov" w:date="2021-10-27T23:08:00Z">
              <w:rPr>
                <w:rFonts w:ascii="Consolas" w:hAnsi="Consolas" w:cs="Consolas"/>
                <w:color w:val="000000"/>
                <w:sz w:val="19"/>
                <w:szCs w:val="19"/>
              </w:rPr>
            </w:rPrChange>
          </w:rPr>
          <w:t xml:space="preserve"> = </w:t>
        </w:r>
        <w:proofErr w:type="spellStart"/>
        <w:proofErr w:type="gramStart"/>
        <w:r w:rsidRPr="008C09BE">
          <w:rPr>
            <w:rFonts w:ascii="Times New Roman" w:hAnsi="Times New Roman" w:cs="Times New Roman"/>
            <w:sz w:val="20"/>
            <w:szCs w:val="20"/>
            <w:lang w:val="en-US"/>
            <w:rPrChange w:id="12880" w:author="Airat Shigapov" w:date="2021-10-27T23:08:00Z">
              <w:rPr>
                <w:rFonts w:ascii="Consolas" w:hAnsi="Consolas" w:cs="Consolas"/>
                <w:color w:val="000000"/>
                <w:sz w:val="19"/>
                <w:szCs w:val="19"/>
              </w:rPr>
            </w:rPrChange>
          </w:rPr>
          <w:t>namefield.Text</w:t>
        </w:r>
        <w:proofErr w:type="spellEnd"/>
        <w:proofErr w:type="gramEnd"/>
        <w:r w:rsidRPr="008C09BE">
          <w:rPr>
            <w:rFonts w:ascii="Times New Roman" w:hAnsi="Times New Roman" w:cs="Times New Roman"/>
            <w:sz w:val="20"/>
            <w:szCs w:val="20"/>
            <w:lang w:val="en-US"/>
            <w:rPrChange w:id="12881" w:author="Airat Shigapov" w:date="2021-10-27T23:08:00Z">
              <w:rPr>
                <w:rFonts w:ascii="Consolas" w:hAnsi="Consolas" w:cs="Consolas"/>
                <w:color w:val="000000"/>
                <w:sz w:val="19"/>
                <w:szCs w:val="19"/>
              </w:rPr>
            </w:rPrChange>
          </w:rPr>
          <w:t>,</w:t>
        </w:r>
      </w:ins>
    </w:p>
    <w:p w14:paraId="058D3F9C" w14:textId="77777777" w:rsidR="00D002A1" w:rsidRPr="008C09BE" w:rsidRDefault="00D002A1" w:rsidP="00D002A1">
      <w:pPr>
        <w:autoSpaceDE w:val="0"/>
        <w:autoSpaceDN w:val="0"/>
        <w:adjustRightInd w:val="0"/>
        <w:spacing w:after="0" w:line="240" w:lineRule="auto"/>
        <w:rPr>
          <w:ins w:id="12882" w:author="Airat Shigapov" w:date="2021-10-27T23:07:00Z"/>
          <w:rFonts w:ascii="Times New Roman" w:hAnsi="Times New Roman" w:cs="Times New Roman"/>
          <w:sz w:val="20"/>
          <w:szCs w:val="20"/>
          <w:lang w:val="en-US"/>
          <w:rPrChange w:id="12883" w:author="Airat Shigapov" w:date="2021-10-27T23:08:00Z">
            <w:rPr>
              <w:ins w:id="12884" w:author="Airat Shigapov" w:date="2021-10-27T23:07:00Z"/>
              <w:rFonts w:ascii="Consolas" w:hAnsi="Consolas" w:cs="Consolas"/>
              <w:color w:val="000000"/>
              <w:sz w:val="19"/>
              <w:szCs w:val="19"/>
            </w:rPr>
          </w:rPrChange>
        </w:rPr>
      </w:pPr>
      <w:ins w:id="12885" w:author="Airat Shigapov" w:date="2021-10-27T23:07:00Z">
        <w:r w:rsidRPr="008C09BE">
          <w:rPr>
            <w:rFonts w:ascii="Times New Roman" w:hAnsi="Times New Roman" w:cs="Times New Roman"/>
            <w:sz w:val="20"/>
            <w:szCs w:val="20"/>
            <w:lang w:val="en-US"/>
            <w:rPrChange w:id="12886" w:author="Airat Shigapov" w:date="2021-10-27T23:08:00Z">
              <w:rPr>
                <w:rFonts w:ascii="Consolas" w:hAnsi="Consolas" w:cs="Consolas"/>
                <w:color w:val="000000"/>
                <w:sz w:val="19"/>
                <w:szCs w:val="19"/>
              </w:rPr>
            </w:rPrChange>
          </w:rPr>
          <w:t xml:space="preserve">                                Phone = </w:t>
        </w:r>
        <w:proofErr w:type="spellStart"/>
        <w:proofErr w:type="gramStart"/>
        <w:r w:rsidRPr="008C09BE">
          <w:rPr>
            <w:rFonts w:ascii="Times New Roman" w:hAnsi="Times New Roman" w:cs="Times New Roman"/>
            <w:sz w:val="20"/>
            <w:szCs w:val="20"/>
            <w:lang w:val="en-US"/>
            <w:rPrChange w:id="12887" w:author="Airat Shigapov" w:date="2021-10-27T23:08:00Z">
              <w:rPr>
                <w:rFonts w:ascii="Consolas" w:hAnsi="Consolas" w:cs="Consolas"/>
                <w:color w:val="000000"/>
                <w:sz w:val="19"/>
                <w:szCs w:val="19"/>
              </w:rPr>
            </w:rPrChange>
          </w:rPr>
          <w:t>phonefield.Text</w:t>
        </w:r>
        <w:proofErr w:type="spellEnd"/>
        <w:proofErr w:type="gramEnd"/>
        <w:r w:rsidRPr="008C09BE">
          <w:rPr>
            <w:rFonts w:ascii="Times New Roman" w:hAnsi="Times New Roman" w:cs="Times New Roman"/>
            <w:sz w:val="20"/>
            <w:szCs w:val="20"/>
            <w:lang w:val="en-US"/>
            <w:rPrChange w:id="12888" w:author="Airat Shigapov" w:date="2021-10-27T23:08:00Z">
              <w:rPr>
                <w:rFonts w:ascii="Consolas" w:hAnsi="Consolas" w:cs="Consolas"/>
                <w:color w:val="000000"/>
                <w:sz w:val="19"/>
                <w:szCs w:val="19"/>
              </w:rPr>
            </w:rPrChange>
          </w:rPr>
          <w:t>,</w:t>
        </w:r>
      </w:ins>
    </w:p>
    <w:p w14:paraId="16CDE564" w14:textId="77777777" w:rsidR="00D002A1" w:rsidRPr="008C09BE" w:rsidRDefault="00D002A1" w:rsidP="00D002A1">
      <w:pPr>
        <w:autoSpaceDE w:val="0"/>
        <w:autoSpaceDN w:val="0"/>
        <w:adjustRightInd w:val="0"/>
        <w:spacing w:after="0" w:line="240" w:lineRule="auto"/>
        <w:rPr>
          <w:ins w:id="12889" w:author="Airat Shigapov" w:date="2021-10-27T23:07:00Z"/>
          <w:rFonts w:ascii="Times New Roman" w:hAnsi="Times New Roman" w:cs="Times New Roman"/>
          <w:sz w:val="20"/>
          <w:szCs w:val="20"/>
          <w:lang w:val="en-US"/>
          <w:rPrChange w:id="12890" w:author="Airat Shigapov" w:date="2021-10-27T23:08:00Z">
            <w:rPr>
              <w:ins w:id="12891" w:author="Airat Shigapov" w:date="2021-10-27T23:07:00Z"/>
              <w:rFonts w:ascii="Consolas" w:hAnsi="Consolas" w:cs="Consolas"/>
              <w:color w:val="000000"/>
              <w:sz w:val="19"/>
              <w:szCs w:val="19"/>
            </w:rPr>
          </w:rPrChange>
        </w:rPr>
      </w:pPr>
      <w:ins w:id="12892" w:author="Airat Shigapov" w:date="2021-10-27T23:07:00Z">
        <w:r w:rsidRPr="008C09BE">
          <w:rPr>
            <w:rFonts w:ascii="Times New Roman" w:hAnsi="Times New Roman" w:cs="Times New Roman"/>
            <w:sz w:val="20"/>
            <w:szCs w:val="20"/>
            <w:lang w:val="en-US"/>
            <w:rPrChange w:id="12893" w:author="Airat Shigapov" w:date="2021-10-27T23:08:00Z">
              <w:rPr>
                <w:rFonts w:ascii="Consolas" w:hAnsi="Consolas" w:cs="Consolas"/>
                <w:color w:val="000000"/>
                <w:sz w:val="19"/>
                <w:szCs w:val="19"/>
              </w:rPr>
            </w:rPrChange>
          </w:rPr>
          <w:t xml:space="preserve">                                </w:t>
        </w:r>
        <w:proofErr w:type="spellStart"/>
        <w:r w:rsidRPr="008C09BE">
          <w:rPr>
            <w:rFonts w:ascii="Times New Roman" w:hAnsi="Times New Roman" w:cs="Times New Roman"/>
            <w:sz w:val="20"/>
            <w:szCs w:val="20"/>
            <w:lang w:val="en-US"/>
            <w:rPrChange w:id="12894" w:author="Airat Shigapov" w:date="2021-10-27T23:08:00Z">
              <w:rPr>
                <w:rFonts w:ascii="Consolas" w:hAnsi="Consolas" w:cs="Consolas"/>
                <w:color w:val="000000"/>
                <w:sz w:val="19"/>
                <w:szCs w:val="19"/>
              </w:rPr>
            </w:rPrChange>
          </w:rPr>
          <w:t>DateAuthorizations</w:t>
        </w:r>
        <w:proofErr w:type="spellEnd"/>
        <w:r w:rsidRPr="008C09BE">
          <w:rPr>
            <w:rFonts w:ascii="Times New Roman" w:hAnsi="Times New Roman" w:cs="Times New Roman"/>
            <w:sz w:val="20"/>
            <w:szCs w:val="20"/>
            <w:lang w:val="en-US"/>
            <w:rPrChange w:id="12895" w:author="Airat Shigapov" w:date="2021-10-27T23:08:00Z">
              <w:rPr>
                <w:rFonts w:ascii="Consolas" w:hAnsi="Consolas" w:cs="Consolas"/>
                <w:color w:val="000000"/>
                <w:sz w:val="19"/>
                <w:szCs w:val="19"/>
              </w:rPr>
            </w:rPrChange>
          </w:rPr>
          <w:t xml:space="preserve"> = </w:t>
        </w:r>
        <w:r w:rsidRPr="008C09BE">
          <w:rPr>
            <w:rFonts w:ascii="Times New Roman" w:hAnsi="Times New Roman" w:cs="Times New Roman"/>
            <w:sz w:val="20"/>
            <w:szCs w:val="20"/>
            <w:lang w:val="en-US"/>
            <w:rPrChange w:id="12896" w:author="Airat Shigapov" w:date="2021-10-27T23:08:00Z">
              <w:rPr>
                <w:rFonts w:ascii="Consolas" w:hAnsi="Consolas" w:cs="Consolas"/>
                <w:color w:val="0000FF"/>
                <w:sz w:val="19"/>
                <w:szCs w:val="19"/>
              </w:rPr>
            </w:rPrChange>
          </w:rPr>
          <w:t>new</w:t>
        </w:r>
        <w:r w:rsidRPr="008C09BE">
          <w:rPr>
            <w:rFonts w:ascii="Times New Roman" w:hAnsi="Times New Roman" w:cs="Times New Roman"/>
            <w:sz w:val="20"/>
            <w:szCs w:val="20"/>
            <w:lang w:val="en-US"/>
            <w:rPrChange w:id="12897" w:author="Airat Shigapov" w:date="2021-10-27T23:08:00Z">
              <w:rPr>
                <w:rFonts w:ascii="Consolas" w:hAnsi="Consolas" w:cs="Consolas"/>
                <w:color w:val="000000"/>
                <w:sz w:val="19"/>
                <w:szCs w:val="19"/>
              </w:rPr>
            </w:rPrChange>
          </w:rPr>
          <w:t xml:space="preserve"> List&lt;</w:t>
        </w:r>
        <w:proofErr w:type="spellStart"/>
        <w:r w:rsidRPr="008C09BE">
          <w:rPr>
            <w:rFonts w:ascii="Times New Roman" w:hAnsi="Times New Roman" w:cs="Times New Roman"/>
            <w:sz w:val="20"/>
            <w:szCs w:val="20"/>
            <w:lang w:val="en-US"/>
            <w:rPrChange w:id="12898" w:author="Airat Shigapov" w:date="2021-10-27T23:08:00Z">
              <w:rPr>
                <w:rFonts w:ascii="Consolas" w:hAnsi="Consolas" w:cs="Consolas"/>
                <w:color w:val="000000"/>
                <w:sz w:val="19"/>
                <w:szCs w:val="19"/>
              </w:rPr>
            </w:rPrChange>
          </w:rPr>
          <w:t>DateAuthorization</w:t>
        </w:r>
        <w:proofErr w:type="spellEnd"/>
        <w:r w:rsidRPr="008C09BE">
          <w:rPr>
            <w:rFonts w:ascii="Times New Roman" w:hAnsi="Times New Roman" w:cs="Times New Roman"/>
            <w:sz w:val="20"/>
            <w:szCs w:val="20"/>
            <w:lang w:val="en-US"/>
            <w:rPrChange w:id="12899" w:author="Airat Shigapov" w:date="2021-10-27T23:08:00Z">
              <w:rPr>
                <w:rFonts w:ascii="Consolas" w:hAnsi="Consolas" w:cs="Consolas"/>
                <w:color w:val="000000"/>
                <w:sz w:val="19"/>
                <w:szCs w:val="19"/>
              </w:rPr>
            </w:rPrChange>
          </w:rPr>
          <w:t>&gt;</w:t>
        </w:r>
      </w:ins>
    </w:p>
    <w:p w14:paraId="73E5FD20" w14:textId="77777777" w:rsidR="00D002A1" w:rsidRPr="008C09BE" w:rsidRDefault="00D002A1" w:rsidP="00D002A1">
      <w:pPr>
        <w:autoSpaceDE w:val="0"/>
        <w:autoSpaceDN w:val="0"/>
        <w:adjustRightInd w:val="0"/>
        <w:spacing w:after="0" w:line="240" w:lineRule="auto"/>
        <w:rPr>
          <w:ins w:id="12900" w:author="Airat Shigapov" w:date="2021-10-27T23:07:00Z"/>
          <w:rFonts w:ascii="Times New Roman" w:hAnsi="Times New Roman" w:cs="Times New Roman"/>
          <w:sz w:val="20"/>
          <w:szCs w:val="20"/>
          <w:lang w:val="en-US"/>
          <w:rPrChange w:id="12901" w:author="Airat Shigapov" w:date="2021-10-27T23:08:00Z">
            <w:rPr>
              <w:ins w:id="12902" w:author="Airat Shigapov" w:date="2021-10-27T23:07:00Z"/>
              <w:rFonts w:ascii="Consolas" w:hAnsi="Consolas" w:cs="Consolas"/>
              <w:color w:val="000000"/>
              <w:sz w:val="19"/>
              <w:szCs w:val="19"/>
            </w:rPr>
          </w:rPrChange>
        </w:rPr>
      </w:pPr>
      <w:ins w:id="12903" w:author="Airat Shigapov" w:date="2021-10-27T23:07:00Z">
        <w:r w:rsidRPr="008C09BE">
          <w:rPr>
            <w:rFonts w:ascii="Times New Roman" w:hAnsi="Times New Roman" w:cs="Times New Roman"/>
            <w:sz w:val="20"/>
            <w:szCs w:val="20"/>
            <w:lang w:val="en-US"/>
            <w:rPrChange w:id="12904" w:author="Airat Shigapov" w:date="2021-10-27T23:08:00Z">
              <w:rPr>
                <w:rFonts w:ascii="Consolas" w:hAnsi="Consolas" w:cs="Consolas"/>
                <w:color w:val="000000"/>
                <w:sz w:val="19"/>
                <w:szCs w:val="19"/>
              </w:rPr>
            </w:rPrChange>
          </w:rPr>
          <w:t xml:space="preserve">                                {</w:t>
        </w:r>
      </w:ins>
    </w:p>
    <w:p w14:paraId="592C9F9F" w14:textId="77777777" w:rsidR="00D002A1" w:rsidRPr="008C09BE" w:rsidRDefault="00D002A1" w:rsidP="00D002A1">
      <w:pPr>
        <w:autoSpaceDE w:val="0"/>
        <w:autoSpaceDN w:val="0"/>
        <w:adjustRightInd w:val="0"/>
        <w:spacing w:after="0" w:line="240" w:lineRule="auto"/>
        <w:rPr>
          <w:ins w:id="12905" w:author="Airat Shigapov" w:date="2021-10-27T23:07:00Z"/>
          <w:rFonts w:ascii="Times New Roman" w:hAnsi="Times New Roman" w:cs="Times New Roman"/>
          <w:sz w:val="20"/>
          <w:szCs w:val="20"/>
          <w:lang w:val="en-US"/>
          <w:rPrChange w:id="12906" w:author="Airat Shigapov" w:date="2021-10-27T23:08:00Z">
            <w:rPr>
              <w:ins w:id="12907" w:author="Airat Shigapov" w:date="2021-10-27T23:07:00Z"/>
              <w:rFonts w:ascii="Consolas" w:hAnsi="Consolas" w:cs="Consolas"/>
              <w:color w:val="000000"/>
              <w:sz w:val="19"/>
              <w:szCs w:val="19"/>
            </w:rPr>
          </w:rPrChange>
        </w:rPr>
      </w:pPr>
      <w:ins w:id="12908" w:author="Airat Shigapov" w:date="2021-10-27T23:07:00Z">
        <w:r w:rsidRPr="008C09BE">
          <w:rPr>
            <w:rFonts w:ascii="Times New Roman" w:hAnsi="Times New Roman" w:cs="Times New Roman"/>
            <w:sz w:val="20"/>
            <w:szCs w:val="20"/>
            <w:lang w:val="en-US"/>
            <w:rPrChange w:id="12909"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12910" w:author="Airat Shigapov" w:date="2021-10-27T23:08:00Z">
              <w:rPr>
                <w:rFonts w:ascii="Consolas" w:hAnsi="Consolas" w:cs="Consolas"/>
                <w:color w:val="0000FF"/>
                <w:sz w:val="19"/>
                <w:szCs w:val="19"/>
              </w:rPr>
            </w:rPrChange>
          </w:rPr>
          <w:t>new</w:t>
        </w:r>
        <w:r w:rsidRPr="008C09BE">
          <w:rPr>
            <w:rFonts w:ascii="Times New Roman" w:hAnsi="Times New Roman" w:cs="Times New Roman"/>
            <w:sz w:val="20"/>
            <w:szCs w:val="20"/>
            <w:lang w:val="en-US"/>
            <w:rPrChange w:id="12911" w:author="Airat Shigapov" w:date="2021-10-27T23:08:00Z">
              <w:rPr>
                <w:rFonts w:ascii="Consolas" w:hAnsi="Consolas" w:cs="Consolas"/>
                <w:color w:val="000000"/>
                <w:sz w:val="19"/>
                <w:szCs w:val="19"/>
              </w:rPr>
            </w:rPrChange>
          </w:rPr>
          <w:t xml:space="preserve"> </w:t>
        </w:r>
        <w:proofErr w:type="spellStart"/>
        <w:r w:rsidRPr="008C09BE">
          <w:rPr>
            <w:rFonts w:ascii="Times New Roman" w:hAnsi="Times New Roman" w:cs="Times New Roman"/>
            <w:sz w:val="20"/>
            <w:szCs w:val="20"/>
            <w:lang w:val="en-US"/>
            <w:rPrChange w:id="12912" w:author="Airat Shigapov" w:date="2021-10-27T23:08:00Z">
              <w:rPr>
                <w:rFonts w:ascii="Consolas" w:hAnsi="Consolas" w:cs="Consolas"/>
                <w:color w:val="000000"/>
                <w:sz w:val="19"/>
                <w:szCs w:val="19"/>
              </w:rPr>
            </w:rPrChange>
          </w:rPr>
          <w:t>DateAuthorization</w:t>
        </w:r>
        <w:proofErr w:type="spellEnd"/>
        <w:r w:rsidRPr="008C09BE">
          <w:rPr>
            <w:rFonts w:ascii="Times New Roman" w:hAnsi="Times New Roman" w:cs="Times New Roman"/>
            <w:sz w:val="20"/>
            <w:szCs w:val="20"/>
            <w:lang w:val="en-US"/>
            <w:rPrChange w:id="12913" w:author="Airat Shigapov" w:date="2021-10-27T23:08:00Z">
              <w:rPr>
                <w:rFonts w:ascii="Consolas" w:hAnsi="Consolas" w:cs="Consolas"/>
                <w:color w:val="000000"/>
                <w:sz w:val="19"/>
                <w:szCs w:val="19"/>
              </w:rPr>
            </w:rPrChange>
          </w:rPr>
          <w:t xml:space="preserve"> </w:t>
        </w:r>
      </w:ins>
    </w:p>
    <w:p w14:paraId="1FF47F4A" w14:textId="77777777" w:rsidR="00D002A1" w:rsidRPr="008C09BE" w:rsidRDefault="00D002A1" w:rsidP="00D002A1">
      <w:pPr>
        <w:autoSpaceDE w:val="0"/>
        <w:autoSpaceDN w:val="0"/>
        <w:adjustRightInd w:val="0"/>
        <w:spacing w:after="0" w:line="240" w:lineRule="auto"/>
        <w:rPr>
          <w:ins w:id="12914" w:author="Airat Shigapov" w:date="2021-10-27T23:07:00Z"/>
          <w:rFonts w:ascii="Times New Roman" w:hAnsi="Times New Roman" w:cs="Times New Roman"/>
          <w:sz w:val="20"/>
          <w:szCs w:val="20"/>
          <w:lang w:val="en-US"/>
          <w:rPrChange w:id="12915" w:author="Airat Shigapov" w:date="2021-10-27T23:08:00Z">
            <w:rPr>
              <w:ins w:id="12916" w:author="Airat Shigapov" w:date="2021-10-27T23:07:00Z"/>
              <w:rFonts w:ascii="Consolas" w:hAnsi="Consolas" w:cs="Consolas"/>
              <w:color w:val="000000"/>
              <w:sz w:val="19"/>
              <w:szCs w:val="19"/>
            </w:rPr>
          </w:rPrChange>
        </w:rPr>
      </w:pPr>
      <w:ins w:id="12917" w:author="Airat Shigapov" w:date="2021-10-27T23:07:00Z">
        <w:r w:rsidRPr="008C09BE">
          <w:rPr>
            <w:rFonts w:ascii="Times New Roman" w:hAnsi="Times New Roman" w:cs="Times New Roman"/>
            <w:sz w:val="20"/>
            <w:szCs w:val="20"/>
            <w:lang w:val="en-US"/>
            <w:rPrChange w:id="12918" w:author="Airat Shigapov" w:date="2021-10-27T23:08:00Z">
              <w:rPr>
                <w:rFonts w:ascii="Consolas" w:hAnsi="Consolas" w:cs="Consolas"/>
                <w:color w:val="000000"/>
                <w:sz w:val="19"/>
                <w:szCs w:val="19"/>
              </w:rPr>
            </w:rPrChange>
          </w:rPr>
          <w:t xml:space="preserve">                                        {</w:t>
        </w:r>
      </w:ins>
    </w:p>
    <w:p w14:paraId="01C3FC46" w14:textId="77777777" w:rsidR="00D002A1" w:rsidRPr="008C09BE" w:rsidRDefault="00D002A1" w:rsidP="00D002A1">
      <w:pPr>
        <w:autoSpaceDE w:val="0"/>
        <w:autoSpaceDN w:val="0"/>
        <w:adjustRightInd w:val="0"/>
        <w:spacing w:after="0" w:line="240" w:lineRule="auto"/>
        <w:rPr>
          <w:ins w:id="12919" w:author="Airat Shigapov" w:date="2021-10-27T23:07:00Z"/>
          <w:rFonts w:ascii="Times New Roman" w:hAnsi="Times New Roman" w:cs="Times New Roman"/>
          <w:sz w:val="20"/>
          <w:szCs w:val="20"/>
          <w:lang w:val="en-US"/>
          <w:rPrChange w:id="12920" w:author="Airat Shigapov" w:date="2021-10-27T23:08:00Z">
            <w:rPr>
              <w:ins w:id="12921" w:author="Airat Shigapov" w:date="2021-10-27T23:07:00Z"/>
              <w:rFonts w:ascii="Consolas" w:hAnsi="Consolas" w:cs="Consolas"/>
              <w:color w:val="000000"/>
              <w:sz w:val="19"/>
              <w:szCs w:val="19"/>
            </w:rPr>
          </w:rPrChange>
        </w:rPr>
      </w:pPr>
      <w:ins w:id="12922" w:author="Airat Shigapov" w:date="2021-10-27T23:07:00Z">
        <w:r w:rsidRPr="008C09BE">
          <w:rPr>
            <w:rFonts w:ascii="Times New Roman" w:hAnsi="Times New Roman" w:cs="Times New Roman"/>
            <w:sz w:val="20"/>
            <w:szCs w:val="20"/>
            <w:lang w:val="en-US"/>
            <w:rPrChange w:id="12923" w:author="Airat Shigapov" w:date="2021-10-27T23:08:00Z">
              <w:rPr>
                <w:rFonts w:ascii="Consolas" w:hAnsi="Consolas" w:cs="Consolas"/>
                <w:color w:val="000000"/>
                <w:sz w:val="19"/>
                <w:szCs w:val="19"/>
              </w:rPr>
            </w:rPrChange>
          </w:rPr>
          <w:t xml:space="preserve">                                            Email = </w:t>
        </w:r>
        <w:proofErr w:type="spellStart"/>
        <w:r w:rsidRPr="008C09BE">
          <w:rPr>
            <w:rFonts w:ascii="Times New Roman" w:hAnsi="Times New Roman" w:cs="Times New Roman"/>
            <w:sz w:val="20"/>
            <w:szCs w:val="20"/>
            <w:lang w:val="en-US"/>
            <w:rPrChange w:id="12924" w:author="Airat Shigapov" w:date="2021-10-27T23:08:00Z">
              <w:rPr>
                <w:rFonts w:ascii="Consolas" w:hAnsi="Consolas" w:cs="Consolas"/>
                <w:color w:val="000000"/>
                <w:sz w:val="19"/>
                <w:szCs w:val="19"/>
              </w:rPr>
            </w:rPrChange>
          </w:rPr>
          <w:t>emailName.Text</w:t>
        </w:r>
        <w:proofErr w:type="spellEnd"/>
        <w:r w:rsidRPr="008C09BE">
          <w:rPr>
            <w:rFonts w:ascii="Times New Roman" w:hAnsi="Times New Roman" w:cs="Times New Roman"/>
            <w:sz w:val="20"/>
            <w:szCs w:val="20"/>
            <w:lang w:val="en-US"/>
            <w:rPrChange w:id="12925" w:author="Airat Shigapov" w:date="2021-10-27T23:08:00Z">
              <w:rPr>
                <w:rFonts w:ascii="Consolas" w:hAnsi="Consolas" w:cs="Consolas"/>
                <w:color w:val="000000"/>
                <w:sz w:val="19"/>
                <w:szCs w:val="19"/>
              </w:rPr>
            </w:rPrChange>
          </w:rPr>
          <w:t>,</w:t>
        </w:r>
      </w:ins>
    </w:p>
    <w:p w14:paraId="56B1BA5B" w14:textId="77777777" w:rsidR="00D002A1" w:rsidRPr="008C09BE" w:rsidRDefault="00D002A1" w:rsidP="00D002A1">
      <w:pPr>
        <w:autoSpaceDE w:val="0"/>
        <w:autoSpaceDN w:val="0"/>
        <w:adjustRightInd w:val="0"/>
        <w:spacing w:after="0" w:line="240" w:lineRule="auto"/>
        <w:rPr>
          <w:ins w:id="12926" w:author="Airat Shigapov" w:date="2021-10-27T23:07:00Z"/>
          <w:rFonts w:ascii="Times New Roman" w:hAnsi="Times New Roman" w:cs="Times New Roman"/>
          <w:sz w:val="20"/>
          <w:szCs w:val="20"/>
          <w:lang w:val="en-US"/>
          <w:rPrChange w:id="12927" w:author="Airat Shigapov" w:date="2021-10-27T23:08:00Z">
            <w:rPr>
              <w:ins w:id="12928" w:author="Airat Shigapov" w:date="2021-10-27T23:07:00Z"/>
              <w:rFonts w:ascii="Consolas" w:hAnsi="Consolas" w:cs="Consolas"/>
              <w:color w:val="000000"/>
              <w:sz w:val="19"/>
              <w:szCs w:val="19"/>
            </w:rPr>
          </w:rPrChange>
        </w:rPr>
      </w:pPr>
      <w:ins w:id="12929" w:author="Airat Shigapov" w:date="2021-10-27T23:07:00Z">
        <w:r w:rsidRPr="008C09BE">
          <w:rPr>
            <w:rFonts w:ascii="Times New Roman" w:hAnsi="Times New Roman" w:cs="Times New Roman"/>
            <w:sz w:val="20"/>
            <w:szCs w:val="20"/>
            <w:lang w:val="en-US"/>
            <w:rPrChange w:id="12930" w:author="Airat Shigapov" w:date="2021-10-27T23:08:00Z">
              <w:rPr>
                <w:rFonts w:ascii="Consolas" w:hAnsi="Consolas" w:cs="Consolas"/>
                <w:color w:val="000000"/>
                <w:sz w:val="19"/>
                <w:szCs w:val="19"/>
              </w:rPr>
            </w:rPrChange>
          </w:rPr>
          <w:t xml:space="preserve">                                            Password = password1.Password</w:t>
        </w:r>
      </w:ins>
    </w:p>
    <w:p w14:paraId="7B472659" w14:textId="77777777" w:rsidR="00D002A1" w:rsidRPr="008C09BE" w:rsidRDefault="00D002A1" w:rsidP="00D002A1">
      <w:pPr>
        <w:autoSpaceDE w:val="0"/>
        <w:autoSpaceDN w:val="0"/>
        <w:adjustRightInd w:val="0"/>
        <w:spacing w:after="0" w:line="240" w:lineRule="auto"/>
        <w:rPr>
          <w:ins w:id="12931" w:author="Airat Shigapov" w:date="2021-10-27T23:07:00Z"/>
          <w:rFonts w:ascii="Times New Roman" w:hAnsi="Times New Roman" w:cs="Times New Roman"/>
          <w:sz w:val="20"/>
          <w:szCs w:val="20"/>
          <w:lang w:val="en-US"/>
          <w:rPrChange w:id="12932" w:author="Airat Shigapov" w:date="2021-10-27T23:08:00Z">
            <w:rPr>
              <w:ins w:id="12933" w:author="Airat Shigapov" w:date="2021-10-27T23:07:00Z"/>
              <w:rFonts w:ascii="Consolas" w:hAnsi="Consolas" w:cs="Consolas"/>
              <w:color w:val="000000"/>
              <w:sz w:val="19"/>
              <w:szCs w:val="19"/>
            </w:rPr>
          </w:rPrChange>
        </w:rPr>
      </w:pPr>
      <w:ins w:id="12934" w:author="Airat Shigapov" w:date="2021-10-27T23:07:00Z">
        <w:r w:rsidRPr="008C09BE">
          <w:rPr>
            <w:rFonts w:ascii="Times New Roman" w:hAnsi="Times New Roman" w:cs="Times New Roman"/>
            <w:sz w:val="20"/>
            <w:szCs w:val="20"/>
            <w:lang w:val="en-US"/>
            <w:rPrChange w:id="12935" w:author="Airat Shigapov" w:date="2021-10-27T23:08:00Z">
              <w:rPr>
                <w:rFonts w:ascii="Consolas" w:hAnsi="Consolas" w:cs="Consolas"/>
                <w:color w:val="000000"/>
                <w:sz w:val="19"/>
                <w:szCs w:val="19"/>
              </w:rPr>
            </w:rPrChange>
          </w:rPr>
          <w:t xml:space="preserve">                                        }</w:t>
        </w:r>
      </w:ins>
    </w:p>
    <w:p w14:paraId="73972DBF" w14:textId="77777777" w:rsidR="00D002A1" w:rsidRPr="008C09BE" w:rsidRDefault="00D002A1" w:rsidP="00D002A1">
      <w:pPr>
        <w:autoSpaceDE w:val="0"/>
        <w:autoSpaceDN w:val="0"/>
        <w:adjustRightInd w:val="0"/>
        <w:spacing w:after="0" w:line="240" w:lineRule="auto"/>
        <w:rPr>
          <w:ins w:id="12936" w:author="Airat Shigapov" w:date="2021-10-27T23:07:00Z"/>
          <w:rFonts w:ascii="Times New Roman" w:hAnsi="Times New Roman" w:cs="Times New Roman"/>
          <w:sz w:val="20"/>
          <w:szCs w:val="20"/>
          <w:lang w:val="en-US"/>
          <w:rPrChange w:id="12937" w:author="Airat Shigapov" w:date="2021-10-27T23:08:00Z">
            <w:rPr>
              <w:ins w:id="12938" w:author="Airat Shigapov" w:date="2021-10-27T23:07:00Z"/>
              <w:rFonts w:ascii="Consolas" w:hAnsi="Consolas" w:cs="Consolas"/>
              <w:color w:val="000000"/>
              <w:sz w:val="19"/>
              <w:szCs w:val="19"/>
            </w:rPr>
          </w:rPrChange>
        </w:rPr>
      </w:pPr>
      <w:ins w:id="12939" w:author="Airat Shigapov" w:date="2021-10-27T23:07:00Z">
        <w:r w:rsidRPr="008C09BE">
          <w:rPr>
            <w:rFonts w:ascii="Times New Roman" w:hAnsi="Times New Roman" w:cs="Times New Roman"/>
            <w:sz w:val="20"/>
            <w:szCs w:val="20"/>
            <w:lang w:val="en-US"/>
            <w:rPrChange w:id="12940" w:author="Airat Shigapov" w:date="2021-10-27T23:08:00Z">
              <w:rPr>
                <w:rFonts w:ascii="Consolas" w:hAnsi="Consolas" w:cs="Consolas"/>
                <w:color w:val="000000"/>
                <w:sz w:val="19"/>
                <w:szCs w:val="19"/>
              </w:rPr>
            </w:rPrChange>
          </w:rPr>
          <w:t xml:space="preserve">                                }</w:t>
        </w:r>
      </w:ins>
    </w:p>
    <w:p w14:paraId="09C2FDB0" w14:textId="77777777" w:rsidR="00D002A1" w:rsidRPr="008C09BE" w:rsidRDefault="00D002A1" w:rsidP="00D002A1">
      <w:pPr>
        <w:autoSpaceDE w:val="0"/>
        <w:autoSpaceDN w:val="0"/>
        <w:adjustRightInd w:val="0"/>
        <w:spacing w:after="0" w:line="240" w:lineRule="auto"/>
        <w:rPr>
          <w:ins w:id="12941" w:author="Airat Shigapov" w:date="2021-10-27T23:07:00Z"/>
          <w:rFonts w:ascii="Times New Roman" w:hAnsi="Times New Roman" w:cs="Times New Roman"/>
          <w:sz w:val="20"/>
          <w:szCs w:val="20"/>
          <w:lang w:val="en-US"/>
          <w:rPrChange w:id="12942" w:author="Airat Shigapov" w:date="2021-10-27T23:08:00Z">
            <w:rPr>
              <w:ins w:id="12943" w:author="Airat Shigapov" w:date="2021-10-27T23:07:00Z"/>
              <w:rFonts w:ascii="Consolas" w:hAnsi="Consolas" w:cs="Consolas"/>
              <w:color w:val="000000"/>
              <w:sz w:val="19"/>
              <w:szCs w:val="19"/>
            </w:rPr>
          </w:rPrChange>
        </w:rPr>
      </w:pPr>
      <w:ins w:id="12944" w:author="Airat Shigapov" w:date="2021-10-27T23:07:00Z">
        <w:r w:rsidRPr="008C09BE">
          <w:rPr>
            <w:rFonts w:ascii="Times New Roman" w:hAnsi="Times New Roman" w:cs="Times New Roman"/>
            <w:sz w:val="20"/>
            <w:szCs w:val="20"/>
            <w:lang w:val="en-US"/>
            <w:rPrChange w:id="12945" w:author="Airat Shigapov" w:date="2021-10-27T23:08:00Z">
              <w:rPr>
                <w:rFonts w:ascii="Consolas" w:hAnsi="Consolas" w:cs="Consolas"/>
                <w:color w:val="000000"/>
                <w:sz w:val="19"/>
                <w:szCs w:val="19"/>
              </w:rPr>
            </w:rPrChange>
          </w:rPr>
          <w:t xml:space="preserve">                            };</w:t>
        </w:r>
      </w:ins>
    </w:p>
    <w:p w14:paraId="188B01D0" w14:textId="77777777" w:rsidR="00D002A1" w:rsidRPr="008C09BE" w:rsidRDefault="00D002A1" w:rsidP="00D002A1">
      <w:pPr>
        <w:autoSpaceDE w:val="0"/>
        <w:autoSpaceDN w:val="0"/>
        <w:adjustRightInd w:val="0"/>
        <w:spacing w:after="0" w:line="240" w:lineRule="auto"/>
        <w:rPr>
          <w:ins w:id="12946" w:author="Airat Shigapov" w:date="2021-10-27T23:07:00Z"/>
          <w:rFonts w:ascii="Times New Roman" w:hAnsi="Times New Roman" w:cs="Times New Roman"/>
          <w:sz w:val="20"/>
          <w:szCs w:val="20"/>
          <w:lang w:val="en-US"/>
          <w:rPrChange w:id="12947" w:author="Airat Shigapov" w:date="2021-10-27T23:08:00Z">
            <w:rPr>
              <w:ins w:id="12948" w:author="Airat Shigapov" w:date="2021-10-27T23:07:00Z"/>
              <w:rFonts w:ascii="Consolas" w:hAnsi="Consolas" w:cs="Consolas"/>
              <w:color w:val="000000"/>
              <w:sz w:val="19"/>
              <w:szCs w:val="19"/>
            </w:rPr>
          </w:rPrChange>
        </w:rPr>
      </w:pPr>
      <w:ins w:id="12949" w:author="Airat Shigapov" w:date="2021-10-27T23:07:00Z">
        <w:r w:rsidRPr="008C09BE">
          <w:rPr>
            <w:rFonts w:ascii="Times New Roman" w:hAnsi="Times New Roman" w:cs="Times New Roman"/>
            <w:sz w:val="20"/>
            <w:szCs w:val="20"/>
            <w:lang w:val="en-US"/>
            <w:rPrChange w:id="12950" w:author="Airat Shigapov" w:date="2021-10-27T23:08:00Z">
              <w:rPr>
                <w:rFonts w:ascii="Consolas" w:hAnsi="Consolas" w:cs="Consolas"/>
                <w:color w:val="000000"/>
                <w:sz w:val="19"/>
                <w:szCs w:val="19"/>
              </w:rPr>
            </w:rPrChange>
          </w:rPr>
          <w:t xml:space="preserve">                            </w:t>
        </w:r>
        <w:proofErr w:type="spellStart"/>
        <w:proofErr w:type="gramStart"/>
        <w:r w:rsidRPr="008C09BE">
          <w:rPr>
            <w:rFonts w:ascii="Times New Roman" w:hAnsi="Times New Roman" w:cs="Times New Roman"/>
            <w:sz w:val="20"/>
            <w:szCs w:val="20"/>
            <w:lang w:val="en-US"/>
            <w:rPrChange w:id="12951" w:author="Airat Shigapov" w:date="2021-10-27T23:08:00Z">
              <w:rPr>
                <w:rFonts w:ascii="Consolas" w:hAnsi="Consolas" w:cs="Consolas"/>
                <w:color w:val="000000"/>
                <w:sz w:val="19"/>
                <w:szCs w:val="19"/>
              </w:rPr>
            </w:rPrChange>
          </w:rPr>
          <w:t>MainWindow.carShopEntities.Users.Add</w:t>
        </w:r>
        <w:proofErr w:type="spellEnd"/>
        <w:proofErr w:type="gramEnd"/>
        <w:r w:rsidRPr="008C09BE">
          <w:rPr>
            <w:rFonts w:ascii="Times New Roman" w:hAnsi="Times New Roman" w:cs="Times New Roman"/>
            <w:sz w:val="20"/>
            <w:szCs w:val="20"/>
            <w:lang w:val="en-US"/>
            <w:rPrChange w:id="12952" w:author="Airat Shigapov" w:date="2021-10-27T23:08:00Z">
              <w:rPr>
                <w:rFonts w:ascii="Consolas" w:hAnsi="Consolas" w:cs="Consolas"/>
                <w:color w:val="000000"/>
                <w:sz w:val="19"/>
                <w:szCs w:val="19"/>
              </w:rPr>
            </w:rPrChange>
          </w:rPr>
          <w:t>(</w:t>
        </w:r>
        <w:proofErr w:type="spellStart"/>
        <w:r w:rsidRPr="008C09BE">
          <w:rPr>
            <w:rFonts w:ascii="Times New Roman" w:hAnsi="Times New Roman" w:cs="Times New Roman"/>
            <w:sz w:val="20"/>
            <w:szCs w:val="20"/>
            <w:lang w:val="en-US"/>
            <w:rPrChange w:id="12953" w:author="Airat Shigapov" w:date="2021-10-27T23:08:00Z">
              <w:rPr>
                <w:rFonts w:ascii="Consolas" w:hAnsi="Consolas" w:cs="Consolas"/>
                <w:color w:val="000000"/>
                <w:sz w:val="19"/>
                <w:szCs w:val="19"/>
              </w:rPr>
            </w:rPrChange>
          </w:rPr>
          <w:t>newClient</w:t>
        </w:r>
        <w:proofErr w:type="spellEnd"/>
        <w:r w:rsidRPr="008C09BE">
          <w:rPr>
            <w:rFonts w:ascii="Times New Roman" w:hAnsi="Times New Roman" w:cs="Times New Roman"/>
            <w:sz w:val="20"/>
            <w:szCs w:val="20"/>
            <w:lang w:val="en-US"/>
            <w:rPrChange w:id="12954" w:author="Airat Shigapov" w:date="2021-10-27T23:08:00Z">
              <w:rPr>
                <w:rFonts w:ascii="Consolas" w:hAnsi="Consolas" w:cs="Consolas"/>
                <w:color w:val="000000"/>
                <w:sz w:val="19"/>
                <w:szCs w:val="19"/>
              </w:rPr>
            </w:rPrChange>
          </w:rPr>
          <w:t>);</w:t>
        </w:r>
      </w:ins>
    </w:p>
    <w:p w14:paraId="27D136DF" w14:textId="77777777" w:rsidR="00D002A1" w:rsidRPr="008C09BE" w:rsidRDefault="00D002A1" w:rsidP="00D002A1">
      <w:pPr>
        <w:autoSpaceDE w:val="0"/>
        <w:autoSpaceDN w:val="0"/>
        <w:adjustRightInd w:val="0"/>
        <w:spacing w:after="0" w:line="240" w:lineRule="auto"/>
        <w:rPr>
          <w:ins w:id="12955" w:author="Airat Shigapov" w:date="2021-10-27T23:07:00Z"/>
          <w:rFonts w:ascii="Times New Roman" w:hAnsi="Times New Roman" w:cs="Times New Roman"/>
          <w:sz w:val="20"/>
          <w:szCs w:val="20"/>
          <w:lang w:val="en-US"/>
          <w:rPrChange w:id="12956" w:author="Airat Shigapov" w:date="2021-10-27T23:08:00Z">
            <w:rPr>
              <w:ins w:id="12957" w:author="Airat Shigapov" w:date="2021-10-27T23:07:00Z"/>
              <w:rFonts w:ascii="Consolas" w:hAnsi="Consolas" w:cs="Consolas"/>
              <w:color w:val="000000"/>
              <w:sz w:val="19"/>
              <w:szCs w:val="19"/>
            </w:rPr>
          </w:rPrChange>
        </w:rPr>
      </w:pPr>
      <w:ins w:id="12958" w:author="Airat Shigapov" w:date="2021-10-27T23:07:00Z">
        <w:r w:rsidRPr="008C09BE">
          <w:rPr>
            <w:rFonts w:ascii="Times New Roman" w:hAnsi="Times New Roman" w:cs="Times New Roman"/>
            <w:sz w:val="20"/>
            <w:szCs w:val="20"/>
            <w:lang w:val="en-US"/>
            <w:rPrChange w:id="12959" w:author="Airat Shigapov" w:date="2021-10-27T23:08:00Z">
              <w:rPr>
                <w:rFonts w:ascii="Consolas" w:hAnsi="Consolas" w:cs="Consolas"/>
                <w:color w:val="000000"/>
                <w:sz w:val="19"/>
                <w:szCs w:val="19"/>
              </w:rPr>
            </w:rPrChange>
          </w:rPr>
          <w:t xml:space="preserve">                            </w:t>
        </w:r>
        <w:proofErr w:type="spellStart"/>
        <w:proofErr w:type="gramStart"/>
        <w:r w:rsidRPr="008C09BE">
          <w:rPr>
            <w:rFonts w:ascii="Times New Roman" w:hAnsi="Times New Roman" w:cs="Times New Roman"/>
            <w:sz w:val="20"/>
            <w:szCs w:val="20"/>
            <w:lang w:val="en-US"/>
            <w:rPrChange w:id="12960" w:author="Airat Shigapov" w:date="2021-10-27T23:08:00Z">
              <w:rPr>
                <w:rFonts w:ascii="Consolas" w:hAnsi="Consolas" w:cs="Consolas"/>
                <w:color w:val="000000"/>
                <w:sz w:val="19"/>
                <w:szCs w:val="19"/>
              </w:rPr>
            </w:rPrChange>
          </w:rPr>
          <w:t>MainWindow.carShopEntities.SaveChanges</w:t>
        </w:r>
        <w:proofErr w:type="spellEnd"/>
        <w:proofErr w:type="gramEnd"/>
        <w:r w:rsidRPr="008C09BE">
          <w:rPr>
            <w:rFonts w:ascii="Times New Roman" w:hAnsi="Times New Roman" w:cs="Times New Roman"/>
            <w:sz w:val="20"/>
            <w:szCs w:val="20"/>
            <w:lang w:val="en-US"/>
            <w:rPrChange w:id="12961" w:author="Airat Shigapov" w:date="2021-10-27T23:08:00Z">
              <w:rPr>
                <w:rFonts w:ascii="Consolas" w:hAnsi="Consolas" w:cs="Consolas"/>
                <w:color w:val="000000"/>
                <w:sz w:val="19"/>
                <w:szCs w:val="19"/>
              </w:rPr>
            </w:rPrChange>
          </w:rPr>
          <w:t>();</w:t>
        </w:r>
      </w:ins>
    </w:p>
    <w:p w14:paraId="2032C63B" w14:textId="77777777" w:rsidR="00D002A1" w:rsidRPr="008C09BE" w:rsidRDefault="00D002A1" w:rsidP="00D002A1">
      <w:pPr>
        <w:autoSpaceDE w:val="0"/>
        <w:autoSpaceDN w:val="0"/>
        <w:adjustRightInd w:val="0"/>
        <w:spacing w:after="0" w:line="240" w:lineRule="auto"/>
        <w:rPr>
          <w:ins w:id="12962" w:author="Airat Shigapov" w:date="2021-10-27T23:07:00Z"/>
          <w:rFonts w:ascii="Times New Roman" w:hAnsi="Times New Roman" w:cs="Times New Roman"/>
          <w:sz w:val="20"/>
          <w:szCs w:val="20"/>
          <w:lang w:val="en-US"/>
          <w:rPrChange w:id="12963" w:author="Airat Shigapov" w:date="2021-10-27T23:08:00Z">
            <w:rPr>
              <w:ins w:id="12964" w:author="Airat Shigapov" w:date="2021-10-27T23:07:00Z"/>
              <w:rFonts w:ascii="Consolas" w:hAnsi="Consolas" w:cs="Consolas"/>
              <w:color w:val="000000"/>
              <w:sz w:val="19"/>
              <w:szCs w:val="19"/>
            </w:rPr>
          </w:rPrChange>
        </w:rPr>
      </w:pPr>
      <w:ins w:id="12965" w:author="Airat Shigapov" w:date="2021-10-27T23:07:00Z">
        <w:r w:rsidRPr="008C09BE">
          <w:rPr>
            <w:rFonts w:ascii="Times New Roman" w:hAnsi="Times New Roman" w:cs="Times New Roman"/>
            <w:sz w:val="20"/>
            <w:szCs w:val="20"/>
            <w:lang w:val="en-US"/>
            <w:rPrChange w:id="12966" w:author="Airat Shigapov" w:date="2021-10-27T23:08:00Z">
              <w:rPr>
                <w:rFonts w:ascii="Consolas" w:hAnsi="Consolas" w:cs="Consolas"/>
                <w:color w:val="000000"/>
                <w:sz w:val="19"/>
                <w:szCs w:val="19"/>
              </w:rPr>
            </w:rPrChange>
          </w:rPr>
          <w:t xml:space="preserve">                            </w:t>
        </w:r>
        <w:proofErr w:type="spellStart"/>
        <w:r w:rsidRPr="008C09BE">
          <w:rPr>
            <w:rFonts w:ascii="Times New Roman" w:hAnsi="Times New Roman" w:cs="Times New Roman"/>
            <w:sz w:val="20"/>
            <w:szCs w:val="20"/>
            <w:lang w:val="en-US"/>
            <w:rPrChange w:id="12967" w:author="Airat Shigapov" w:date="2021-10-27T23:08:00Z">
              <w:rPr>
                <w:rFonts w:ascii="Consolas" w:hAnsi="Consolas" w:cs="Consolas"/>
                <w:color w:val="000000"/>
                <w:sz w:val="19"/>
                <w:szCs w:val="19"/>
              </w:rPr>
            </w:rPrChange>
          </w:rPr>
          <w:t>MainWindow.client</w:t>
        </w:r>
        <w:proofErr w:type="spellEnd"/>
        <w:r w:rsidRPr="008C09BE">
          <w:rPr>
            <w:rFonts w:ascii="Times New Roman" w:hAnsi="Times New Roman" w:cs="Times New Roman"/>
            <w:sz w:val="20"/>
            <w:szCs w:val="20"/>
            <w:lang w:val="en-US"/>
            <w:rPrChange w:id="12968" w:author="Airat Shigapov" w:date="2021-10-27T23:08:00Z">
              <w:rPr>
                <w:rFonts w:ascii="Consolas" w:hAnsi="Consolas" w:cs="Consolas"/>
                <w:color w:val="000000"/>
                <w:sz w:val="19"/>
                <w:szCs w:val="19"/>
              </w:rPr>
            </w:rPrChange>
          </w:rPr>
          <w:t xml:space="preserve"> = </w:t>
        </w:r>
        <w:proofErr w:type="spellStart"/>
        <w:r w:rsidRPr="008C09BE">
          <w:rPr>
            <w:rFonts w:ascii="Times New Roman" w:hAnsi="Times New Roman" w:cs="Times New Roman"/>
            <w:sz w:val="20"/>
            <w:szCs w:val="20"/>
            <w:lang w:val="en-US"/>
            <w:rPrChange w:id="12969" w:author="Airat Shigapov" w:date="2021-10-27T23:08:00Z">
              <w:rPr>
                <w:rFonts w:ascii="Consolas" w:hAnsi="Consolas" w:cs="Consolas"/>
                <w:color w:val="000000"/>
                <w:sz w:val="19"/>
                <w:szCs w:val="19"/>
              </w:rPr>
            </w:rPrChange>
          </w:rPr>
          <w:t>newClient</w:t>
        </w:r>
        <w:proofErr w:type="spellEnd"/>
        <w:r w:rsidRPr="008C09BE">
          <w:rPr>
            <w:rFonts w:ascii="Times New Roman" w:hAnsi="Times New Roman" w:cs="Times New Roman"/>
            <w:sz w:val="20"/>
            <w:szCs w:val="20"/>
            <w:lang w:val="en-US"/>
            <w:rPrChange w:id="12970" w:author="Airat Shigapov" w:date="2021-10-27T23:08:00Z">
              <w:rPr>
                <w:rFonts w:ascii="Consolas" w:hAnsi="Consolas" w:cs="Consolas"/>
                <w:color w:val="000000"/>
                <w:sz w:val="19"/>
                <w:szCs w:val="19"/>
              </w:rPr>
            </w:rPrChange>
          </w:rPr>
          <w:t>;</w:t>
        </w:r>
      </w:ins>
    </w:p>
    <w:p w14:paraId="56EB8845" w14:textId="77777777" w:rsidR="00D002A1" w:rsidRPr="008C09BE" w:rsidRDefault="00D002A1" w:rsidP="00D002A1">
      <w:pPr>
        <w:autoSpaceDE w:val="0"/>
        <w:autoSpaceDN w:val="0"/>
        <w:adjustRightInd w:val="0"/>
        <w:spacing w:after="0" w:line="240" w:lineRule="auto"/>
        <w:rPr>
          <w:ins w:id="12971" w:author="Airat Shigapov" w:date="2021-10-27T23:07:00Z"/>
          <w:rFonts w:ascii="Times New Roman" w:hAnsi="Times New Roman" w:cs="Times New Roman"/>
          <w:sz w:val="20"/>
          <w:szCs w:val="20"/>
          <w:lang w:val="en-US"/>
          <w:rPrChange w:id="12972" w:author="Airat Shigapov" w:date="2021-10-27T23:08:00Z">
            <w:rPr>
              <w:ins w:id="12973" w:author="Airat Shigapov" w:date="2021-10-27T23:07:00Z"/>
              <w:rFonts w:ascii="Consolas" w:hAnsi="Consolas" w:cs="Consolas"/>
              <w:color w:val="000000"/>
              <w:sz w:val="19"/>
              <w:szCs w:val="19"/>
            </w:rPr>
          </w:rPrChange>
        </w:rPr>
      </w:pPr>
      <w:ins w:id="12974" w:author="Airat Shigapov" w:date="2021-10-27T23:07:00Z">
        <w:r w:rsidRPr="008C09BE">
          <w:rPr>
            <w:rFonts w:ascii="Times New Roman" w:hAnsi="Times New Roman" w:cs="Times New Roman"/>
            <w:sz w:val="20"/>
            <w:szCs w:val="20"/>
            <w:lang w:val="en-US"/>
            <w:rPrChange w:id="12975" w:author="Airat Shigapov" w:date="2021-10-27T23:08:00Z">
              <w:rPr>
                <w:rFonts w:ascii="Consolas" w:hAnsi="Consolas" w:cs="Consolas"/>
                <w:color w:val="000000"/>
                <w:sz w:val="19"/>
                <w:szCs w:val="19"/>
              </w:rPr>
            </w:rPrChange>
          </w:rPr>
          <w:t xml:space="preserve">                            </w:t>
        </w:r>
        <w:proofErr w:type="spellStart"/>
        <w:proofErr w:type="gramStart"/>
        <w:r w:rsidRPr="008C09BE">
          <w:rPr>
            <w:rFonts w:ascii="Times New Roman" w:hAnsi="Times New Roman" w:cs="Times New Roman"/>
            <w:sz w:val="20"/>
            <w:szCs w:val="20"/>
            <w:lang w:val="en-US"/>
            <w:rPrChange w:id="12976" w:author="Airat Shigapov" w:date="2021-10-27T23:08:00Z">
              <w:rPr>
                <w:rFonts w:ascii="Consolas" w:hAnsi="Consolas" w:cs="Consolas"/>
                <w:color w:val="0000FF"/>
                <w:sz w:val="19"/>
                <w:szCs w:val="19"/>
              </w:rPr>
            </w:rPrChange>
          </w:rPr>
          <w:t>this</w:t>
        </w:r>
        <w:r w:rsidRPr="008C09BE">
          <w:rPr>
            <w:rFonts w:ascii="Times New Roman" w:hAnsi="Times New Roman" w:cs="Times New Roman"/>
            <w:sz w:val="20"/>
            <w:szCs w:val="20"/>
            <w:lang w:val="en-US"/>
            <w:rPrChange w:id="12977" w:author="Airat Shigapov" w:date="2021-10-27T23:08:00Z">
              <w:rPr>
                <w:rFonts w:ascii="Consolas" w:hAnsi="Consolas" w:cs="Consolas"/>
                <w:color w:val="000000"/>
                <w:sz w:val="19"/>
                <w:szCs w:val="19"/>
              </w:rPr>
            </w:rPrChange>
          </w:rPr>
          <w:t>.NavigationService.Navigate</w:t>
        </w:r>
        <w:proofErr w:type="spellEnd"/>
        <w:proofErr w:type="gramEnd"/>
        <w:r w:rsidRPr="008C09BE">
          <w:rPr>
            <w:rFonts w:ascii="Times New Roman" w:hAnsi="Times New Roman" w:cs="Times New Roman"/>
            <w:sz w:val="20"/>
            <w:szCs w:val="20"/>
            <w:lang w:val="en-US"/>
            <w:rPrChange w:id="12978" w:author="Airat Shigapov" w:date="2021-10-27T23:08:00Z">
              <w:rPr>
                <w:rFonts w:ascii="Consolas" w:hAnsi="Consolas" w:cs="Consolas"/>
                <w:color w:val="000000"/>
                <w:sz w:val="19"/>
                <w:szCs w:val="19"/>
              </w:rPr>
            </w:rPrChange>
          </w:rPr>
          <w:t>(</w:t>
        </w:r>
        <w:r w:rsidRPr="008C09BE">
          <w:rPr>
            <w:rFonts w:ascii="Times New Roman" w:hAnsi="Times New Roman" w:cs="Times New Roman"/>
            <w:sz w:val="20"/>
            <w:szCs w:val="20"/>
            <w:lang w:val="en-US"/>
            <w:rPrChange w:id="12979" w:author="Airat Shigapov" w:date="2021-10-27T23:08:00Z">
              <w:rPr>
                <w:rFonts w:ascii="Consolas" w:hAnsi="Consolas" w:cs="Consolas"/>
                <w:color w:val="0000FF"/>
                <w:sz w:val="19"/>
                <w:szCs w:val="19"/>
              </w:rPr>
            </w:rPrChange>
          </w:rPr>
          <w:t>new</w:t>
        </w:r>
        <w:r w:rsidRPr="008C09BE">
          <w:rPr>
            <w:rFonts w:ascii="Times New Roman" w:hAnsi="Times New Roman" w:cs="Times New Roman"/>
            <w:sz w:val="20"/>
            <w:szCs w:val="20"/>
            <w:lang w:val="en-US"/>
            <w:rPrChange w:id="12980" w:author="Airat Shigapov" w:date="2021-10-27T23:08:00Z">
              <w:rPr>
                <w:rFonts w:ascii="Consolas" w:hAnsi="Consolas" w:cs="Consolas"/>
                <w:color w:val="000000"/>
                <w:sz w:val="19"/>
                <w:szCs w:val="19"/>
              </w:rPr>
            </w:rPrChange>
          </w:rPr>
          <w:t xml:space="preserve"> </w:t>
        </w:r>
        <w:proofErr w:type="spellStart"/>
        <w:r w:rsidRPr="008C09BE">
          <w:rPr>
            <w:rFonts w:ascii="Times New Roman" w:hAnsi="Times New Roman" w:cs="Times New Roman"/>
            <w:sz w:val="20"/>
            <w:szCs w:val="20"/>
            <w:lang w:val="en-US"/>
            <w:rPrChange w:id="12981" w:author="Airat Shigapov" w:date="2021-10-27T23:08:00Z">
              <w:rPr>
                <w:rFonts w:ascii="Consolas" w:hAnsi="Consolas" w:cs="Consolas"/>
                <w:color w:val="000000"/>
                <w:sz w:val="19"/>
                <w:szCs w:val="19"/>
              </w:rPr>
            </w:rPrChange>
          </w:rPr>
          <w:t>MainRecommendationProduct</w:t>
        </w:r>
        <w:proofErr w:type="spellEnd"/>
        <w:r w:rsidRPr="008C09BE">
          <w:rPr>
            <w:rFonts w:ascii="Times New Roman" w:hAnsi="Times New Roman" w:cs="Times New Roman"/>
            <w:sz w:val="20"/>
            <w:szCs w:val="20"/>
            <w:lang w:val="en-US"/>
            <w:rPrChange w:id="12982" w:author="Airat Shigapov" w:date="2021-10-27T23:08:00Z">
              <w:rPr>
                <w:rFonts w:ascii="Consolas" w:hAnsi="Consolas" w:cs="Consolas"/>
                <w:color w:val="000000"/>
                <w:sz w:val="19"/>
                <w:szCs w:val="19"/>
              </w:rPr>
            </w:rPrChange>
          </w:rPr>
          <w:t>());</w:t>
        </w:r>
      </w:ins>
    </w:p>
    <w:p w14:paraId="24D799CE" w14:textId="77777777" w:rsidR="00D002A1" w:rsidRPr="008C09BE" w:rsidRDefault="00D002A1" w:rsidP="00D002A1">
      <w:pPr>
        <w:autoSpaceDE w:val="0"/>
        <w:autoSpaceDN w:val="0"/>
        <w:adjustRightInd w:val="0"/>
        <w:spacing w:after="0" w:line="240" w:lineRule="auto"/>
        <w:rPr>
          <w:ins w:id="12983" w:author="Airat Shigapov" w:date="2021-10-27T23:07:00Z"/>
          <w:rFonts w:ascii="Times New Roman" w:hAnsi="Times New Roman" w:cs="Times New Roman"/>
          <w:sz w:val="20"/>
          <w:szCs w:val="20"/>
          <w:lang w:val="en-US"/>
          <w:rPrChange w:id="12984" w:author="Airat Shigapov" w:date="2021-10-27T23:08:00Z">
            <w:rPr>
              <w:ins w:id="12985" w:author="Airat Shigapov" w:date="2021-10-27T23:07:00Z"/>
              <w:rFonts w:ascii="Consolas" w:hAnsi="Consolas" w:cs="Consolas"/>
              <w:color w:val="000000"/>
              <w:sz w:val="19"/>
              <w:szCs w:val="19"/>
            </w:rPr>
          </w:rPrChange>
        </w:rPr>
      </w:pPr>
      <w:ins w:id="12986" w:author="Airat Shigapov" w:date="2021-10-27T23:07:00Z">
        <w:r w:rsidRPr="008C09BE">
          <w:rPr>
            <w:rFonts w:ascii="Times New Roman" w:hAnsi="Times New Roman" w:cs="Times New Roman"/>
            <w:sz w:val="20"/>
            <w:szCs w:val="20"/>
            <w:lang w:val="en-US"/>
            <w:rPrChange w:id="12987" w:author="Airat Shigapov" w:date="2021-10-27T23:08:00Z">
              <w:rPr>
                <w:rFonts w:ascii="Consolas" w:hAnsi="Consolas" w:cs="Consolas"/>
                <w:color w:val="000000"/>
                <w:sz w:val="19"/>
                <w:szCs w:val="19"/>
              </w:rPr>
            </w:rPrChange>
          </w:rPr>
          <w:t xml:space="preserve">                            </w:t>
        </w:r>
        <w:proofErr w:type="spellStart"/>
        <w:proofErr w:type="gramStart"/>
        <w:r w:rsidRPr="008C09BE">
          <w:rPr>
            <w:rFonts w:ascii="Times New Roman" w:hAnsi="Times New Roman" w:cs="Times New Roman"/>
            <w:sz w:val="20"/>
            <w:szCs w:val="20"/>
            <w:lang w:val="en-US"/>
            <w:rPrChange w:id="12988" w:author="Airat Shigapov" w:date="2021-10-27T23:08:00Z">
              <w:rPr>
                <w:rFonts w:ascii="Consolas" w:hAnsi="Consolas" w:cs="Consolas"/>
                <w:color w:val="000000"/>
                <w:sz w:val="19"/>
                <w:szCs w:val="19"/>
              </w:rPr>
            </w:rPrChange>
          </w:rPr>
          <w:t>mainWindow.authAccount.Visibility</w:t>
        </w:r>
        <w:proofErr w:type="spellEnd"/>
        <w:proofErr w:type="gramEnd"/>
        <w:r w:rsidRPr="008C09BE">
          <w:rPr>
            <w:rFonts w:ascii="Times New Roman" w:hAnsi="Times New Roman" w:cs="Times New Roman"/>
            <w:sz w:val="20"/>
            <w:szCs w:val="20"/>
            <w:lang w:val="en-US"/>
            <w:rPrChange w:id="12989" w:author="Airat Shigapov" w:date="2021-10-27T23:08:00Z">
              <w:rPr>
                <w:rFonts w:ascii="Consolas" w:hAnsi="Consolas" w:cs="Consolas"/>
                <w:color w:val="000000"/>
                <w:sz w:val="19"/>
                <w:szCs w:val="19"/>
              </w:rPr>
            </w:rPrChange>
          </w:rPr>
          <w:t xml:space="preserve"> = </w:t>
        </w:r>
        <w:proofErr w:type="spellStart"/>
        <w:r w:rsidRPr="008C09BE">
          <w:rPr>
            <w:rFonts w:ascii="Times New Roman" w:hAnsi="Times New Roman" w:cs="Times New Roman"/>
            <w:sz w:val="20"/>
            <w:szCs w:val="20"/>
            <w:lang w:val="en-US"/>
            <w:rPrChange w:id="12990" w:author="Airat Shigapov" w:date="2021-10-27T23:08:00Z">
              <w:rPr>
                <w:rFonts w:ascii="Consolas" w:hAnsi="Consolas" w:cs="Consolas"/>
                <w:color w:val="000000"/>
                <w:sz w:val="19"/>
                <w:szCs w:val="19"/>
              </w:rPr>
            </w:rPrChange>
          </w:rPr>
          <w:t>Visibility.Hidden</w:t>
        </w:r>
        <w:proofErr w:type="spellEnd"/>
        <w:r w:rsidRPr="008C09BE">
          <w:rPr>
            <w:rFonts w:ascii="Times New Roman" w:hAnsi="Times New Roman" w:cs="Times New Roman"/>
            <w:sz w:val="20"/>
            <w:szCs w:val="20"/>
            <w:lang w:val="en-US"/>
            <w:rPrChange w:id="12991" w:author="Airat Shigapov" w:date="2021-10-27T23:08:00Z">
              <w:rPr>
                <w:rFonts w:ascii="Consolas" w:hAnsi="Consolas" w:cs="Consolas"/>
                <w:color w:val="000000"/>
                <w:sz w:val="19"/>
                <w:szCs w:val="19"/>
              </w:rPr>
            </w:rPrChange>
          </w:rPr>
          <w:t>;</w:t>
        </w:r>
      </w:ins>
    </w:p>
    <w:p w14:paraId="7E344C66" w14:textId="77777777" w:rsidR="00D002A1" w:rsidRPr="008C09BE" w:rsidRDefault="00D002A1" w:rsidP="00D002A1">
      <w:pPr>
        <w:autoSpaceDE w:val="0"/>
        <w:autoSpaceDN w:val="0"/>
        <w:adjustRightInd w:val="0"/>
        <w:spacing w:after="0" w:line="240" w:lineRule="auto"/>
        <w:rPr>
          <w:ins w:id="12992" w:author="Airat Shigapov" w:date="2021-10-27T23:07:00Z"/>
          <w:rFonts w:ascii="Times New Roman" w:hAnsi="Times New Roman" w:cs="Times New Roman"/>
          <w:sz w:val="20"/>
          <w:szCs w:val="20"/>
          <w:lang w:val="en-US"/>
          <w:rPrChange w:id="12993" w:author="Airat Shigapov" w:date="2021-10-27T23:08:00Z">
            <w:rPr>
              <w:ins w:id="12994" w:author="Airat Shigapov" w:date="2021-10-27T23:07:00Z"/>
              <w:rFonts w:ascii="Consolas" w:hAnsi="Consolas" w:cs="Consolas"/>
              <w:color w:val="000000"/>
              <w:sz w:val="19"/>
              <w:szCs w:val="19"/>
            </w:rPr>
          </w:rPrChange>
        </w:rPr>
      </w:pPr>
      <w:ins w:id="12995" w:author="Airat Shigapov" w:date="2021-10-27T23:07:00Z">
        <w:r w:rsidRPr="008C09BE">
          <w:rPr>
            <w:rFonts w:ascii="Times New Roman" w:hAnsi="Times New Roman" w:cs="Times New Roman"/>
            <w:sz w:val="20"/>
            <w:szCs w:val="20"/>
            <w:lang w:val="en-US"/>
            <w:rPrChange w:id="12996" w:author="Airat Shigapov" w:date="2021-10-27T23:08:00Z">
              <w:rPr>
                <w:rFonts w:ascii="Consolas" w:hAnsi="Consolas" w:cs="Consolas"/>
                <w:color w:val="000000"/>
                <w:sz w:val="19"/>
                <w:szCs w:val="19"/>
              </w:rPr>
            </w:rPrChange>
          </w:rPr>
          <w:t xml:space="preserve">                            </w:t>
        </w:r>
        <w:proofErr w:type="spellStart"/>
        <w:proofErr w:type="gramStart"/>
        <w:r w:rsidRPr="008C09BE">
          <w:rPr>
            <w:rFonts w:ascii="Times New Roman" w:hAnsi="Times New Roman" w:cs="Times New Roman"/>
            <w:sz w:val="20"/>
            <w:szCs w:val="20"/>
            <w:lang w:val="en-US"/>
            <w:rPrChange w:id="12997" w:author="Airat Shigapov" w:date="2021-10-27T23:08:00Z">
              <w:rPr>
                <w:rFonts w:ascii="Consolas" w:hAnsi="Consolas" w:cs="Consolas"/>
                <w:color w:val="000000"/>
                <w:sz w:val="19"/>
                <w:szCs w:val="19"/>
              </w:rPr>
            </w:rPrChange>
          </w:rPr>
          <w:t>mainWindow.personalAccount.Visibility</w:t>
        </w:r>
        <w:proofErr w:type="spellEnd"/>
        <w:proofErr w:type="gramEnd"/>
        <w:r w:rsidRPr="008C09BE">
          <w:rPr>
            <w:rFonts w:ascii="Times New Roman" w:hAnsi="Times New Roman" w:cs="Times New Roman"/>
            <w:sz w:val="20"/>
            <w:szCs w:val="20"/>
            <w:lang w:val="en-US"/>
            <w:rPrChange w:id="12998" w:author="Airat Shigapov" w:date="2021-10-27T23:08:00Z">
              <w:rPr>
                <w:rFonts w:ascii="Consolas" w:hAnsi="Consolas" w:cs="Consolas"/>
                <w:color w:val="000000"/>
                <w:sz w:val="19"/>
                <w:szCs w:val="19"/>
              </w:rPr>
            </w:rPrChange>
          </w:rPr>
          <w:t xml:space="preserve"> = </w:t>
        </w:r>
        <w:proofErr w:type="spellStart"/>
        <w:r w:rsidRPr="008C09BE">
          <w:rPr>
            <w:rFonts w:ascii="Times New Roman" w:hAnsi="Times New Roman" w:cs="Times New Roman"/>
            <w:sz w:val="20"/>
            <w:szCs w:val="20"/>
            <w:lang w:val="en-US"/>
            <w:rPrChange w:id="12999" w:author="Airat Shigapov" w:date="2021-10-27T23:08:00Z">
              <w:rPr>
                <w:rFonts w:ascii="Consolas" w:hAnsi="Consolas" w:cs="Consolas"/>
                <w:color w:val="000000"/>
                <w:sz w:val="19"/>
                <w:szCs w:val="19"/>
              </w:rPr>
            </w:rPrChange>
          </w:rPr>
          <w:t>Visibility.Visible</w:t>
        </w:r>
        <w:proofErr w:type="spellEnd"/>
        <w:r w:rsidRPr="008C09BE">
          <w:rPr>
            <w:rFonts w:ascii="Times New Roman" w:hAnsi="Times New Roman" w:cs="Times New Roman"/>
            <w:sz w:val="20"/>
            <w:szCs w:val="20"/>
            <w:lang w:val="en-US"/>
            <w:rPrChange w:id="13000" w:author="Airat Shigapov" w:date="2021-10-27T23:08:00Z">
              <w:rPr>
                <w:rFonts w:ascii="Consolas" w:hAnsi="Consolas" w:cs="Consolas"/>
                <w:color w:val="000000"/>
                <w:sz w:val="19"/>
                <w:szCs w:val="19"/>
              </w:rPr>
            </w:rPrChange>
          </w:rPr>
          <w:t>;</w:t>
        </w:r>
      </w:ins>
    </w:p>
    <w:p w14:paraId="3763D9B8" w14:textId="77777777" w:rsidR="00D002A1" w:rsidRPr="008C09BE" w:rsidRDefault="00D002A1" w:rsidP="00D002A1">
      <w:pPr>
        <w:autoSpaceDE w:val="0"/>
        <w:autoSpaceDN w:val="0"/>
        <w:adjustRightInd w:val="0"/>
        <w:spacing w:after="0" w:line="240" w:lineRule="auto"/>
        <w:rPr>
          <w:ins w:id="13001" w:author="Airat Shigapov" w:date="2021-10-27T23:07:00Z"/>
          <w:rFonts w:ascii="Times New Roman" w:hAnsi="Times New Roman" w:cs="Times New Roman"/>
          <w:sz w:val="20"/>
          <w:szCs w:val="20"/>
          <w:lang w:val="en-US"/>
          <w:rPrChange w:id="13002" w:author="Airat Shigapov" w:date="2021-10-27T23:08:00Z">
            <w:rPr>
              <w:ins w:id="13003" w:author="Airat Shigapov" w:date="2021-10-27T23:07:00Z"/>
              <w:rFonts w:ascii="Consolas" w:hAnsi="Consolas" w:cs="Consolas"/>
              <w:color w:val="000000"/>
              <w:sz w:val="19"/>
              <w:szCs w:val="19"/>
            </w:rPr>
          </w:rPrChange>
        </w:rPr>
      </w:pPr>
      <w:ins w:id="13004" w:author="Airat Shigapov" w:date="2021-10-27T23:07:00Z">
        <w:r w:rsidRPr="008C09BE">
          <w:rPr>
            <w:rFonts w:ascii="Times New Roman" w:hAnsi="Times New Roman" w:cs="Times New Roman"/>
            <w:sz w:val="20"/>
            <w:szCs w:val="20"/>
            <w:lang w:val="en-US"/>
            <w:rPrChange w:id="13005" w:author="Airat Shigapov" w:date="2021-10-27T23:08:00Z">
              <w:rPr>
                <w:rFonts w:ascii="Consolas" w:hAnsi="Consolas" w:cs="Consolas"/>
                <w:color w:val="000000"/>
                <w:sz w:val="19"/>
                <w:szCs w:val="19"/>
              </w:rPr>
            </w:rPrChange>
          </w:rPr>
          <w:t xml:space="preserve">                        }</w:t>
        </w:r>
      </w:ins>
    </w:p>
    <w:p w14:paraId="0CA43AA5" w14:textId="77777777" w:rsidR="00D002A1" w:rsidRPr="008C09BE" w:rsidRDefault="00D002A1" w:rsidP="00D002A1">
      <w:pPr>
        <w:autoSpaceDE w:val="0"/>
        <w:autoSpaceDN w:val="0"/>
        <w:adjustRightInd w:val="0"/>
        <w:spacing w:after="0" w:line="240" w:lineRule="auto"/>
        <w:rPr>
          <w:ins w:id="13006" w:author="Airat Shigapov" w:date="2021-10-27T23:07:00Z"/>
          <w:rFonts w:ascii="Times New Roman" w:hAnsi="Times New Roman" w:cs="Times New Roman"/>
          <w:sz w:val="20"/>
          <w:szCs w:val="20"/>
          <w:lang w:val="en-US"/>
          <w:rPrChange w:id="13007" w:author="Airat Shigapov" w:date="2021-10-27T23:08:00Z">
            <w:rPr>
              <w:ins w:id="13008" w:author="Airat Shigapov" w:date="2021-10-27T23:07:00Z"/>
              <w:rFonts w:ascii="Consolas" w:hAnsi="Consolas" w:cs="Consolas"/>
              <w:color w:val="000000"/>
              <w:sz w:val="19"/>
              <w:szCs w:val="19"/>
            </w:rPr>
          </w:rPrChange>
        </w:rPr>
      </w:pPr>
      <w:ins w:id="13009" w:author="Airat Shigapov" w:date="2021-10-27T23:07:00Z">
        <w:r w:rsidRPr="008C09BE">
          <w:rPr>
            <w:rFonts w:ascii="Times New Roman" w:hAnsi="Times New Roman" w:cs="Times New Roman"/>
            <w:sz w:val="20"/>
            <w:szCs w:val="20"/>
            <w:lang w:val="en-US"/>
            <w:rPrChange w:id="13010"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13011" w:author="Airat Shigapov" w:date="2021-10-27T23:08:00Z">
              <w:rPr>
                <w:rFonts w:ascii="Consolas" w:hAnsi="Consolas" w:cs="Consolas"/>
                <w:color w:val="0000FF"/>
                <w:sz w:val="19"/>
                <w:szCs w:val="19"/>
              </w:rPr>
            </w:rPrChange>
          </w:rPr>
          <w:t>else</w:t>
        </w:r>
      </w:ins>
    </w:p>
    <w:p w14:paraId="136A7468" w14:textId="77777777" w:rsidR="00D002A1" w:rsidRPr="008C09BE" w:rsidRDefault="00D002A1" w:rsidP="00D002A1">
      <w:pPr>
        <w:autoSpaceDE w:val="0"/>
        <w:autoSpaceDN w:val="0"/>
        <w:adjustRightInd w:val="0"/>
        <w:spacing w:after="0" w:line="240" w:lineRule="auto"/>
        <w:rPr>
          <w:ins w:id="13012" w:author="Airat Shigapov" w:date="2021-10-27T23:07:00Z"/>
          <w:rFonts w:ascii="Times New Roman" w:hAnsi="Times New Roman" w:cs="Times New Roman"/>
          <w:sz w:val="20"/>
          <w:szCs w:val="20"/>
          <w:lang w:val="en-US"/>
          <w:rPrChange w:id="13013" w:author="Airat Shigapov" w:date="2021-10-27T23:08:00Z">
            <w:rPr>
              <w:ins w:id="13014" w:author="Airat Shigapov" w:date="2021-10-27T23:07:00Z"/>
              <w:rFonts w:ascii="Consolas" w:hAnsi="Consolas" w:cs="Consolas"/>
              <w:color w:val="000000"/>
              <w:sz w:val="19"/>
              <w:szCs w:val="19"/>
            </w:rPr>
          </w:rPrChange>
        </w:rPr>
      </w:pPr>
      <w:ins w:id="13015" w:author="Airat Shigapov" w:date="2021-10-27T23:07:00Z">
        <w:r w:rsidRPr="008C09BE">
          <w:rPr>
            <w:rFonts w:ascii="Times New Roman" w:hAnsi="Times New Roman" w:cs="Times New Roman"/>
            <w:sz w:val="20"/>
            <w:szCs w:val="20"/>
            <w:lang w:val="en-US"/>
            <w:rPrChange w:id="13016" w:author="Airat Shigapov" w:date="2021-10-27T23:08:00Z">
              <w:rPr>
                <w:rFonts w:ascii="Consolas" w:hAnsi="Consolas" w:cs="Consolas"/>
                <w:color w:val="000000"/>
                <w:sz w:val="19"/>
                <w:szCs w:val="19"/>
              </w:rPr>
            </w:rPrChange>
          </w:rPr>
          <w:t xml:space="preserve">                        {</w:t>
        </w:r>
      </w:ins>
    </w:p>
    <w:p w14:paraId="7600708D" w14:textId="77777777" w:rsidR="00D002A1" w:rsidRPr="008C09BE" w:rsidRDefault="00D002A1" w:rsidP="00D002A1">
      <w:pPr>
        <w:autoSpaceDE w:val="0"/>
        <w:autoSpaceDN w:val="0"/>
        <w:adjustRightInd w:val="0"/>
        <w:spacing w:after="0" w:line="240" w:lineRule="auto"/>
        <w:rPr>
          <w:ins w:id="13017" w:author="Airat Shigapov" w:date="2021-10-27T23:07:00Z"/>
          <w:rFonts w:ascii="Times New Roman" w:hAnsi="Times New Roman" w:cs="Times New Roman"/>
          <w:sz w:val="20"/>
          <w:szCs w:val="20"/>
          <w:lang w:val="en-US"/>
          <w:rPrChange w:id="13018" w:author="Airat Shigapov" w:date="2021-10-27T23:08:00Z">
            <w:rPr>
              <w:ins w:id="13019" w:author="Airat Shigapov" w:date="2021-10-27T23:07:00Z"/>
              <w:rFonts w:ascii="Consolas" w:hAnsi="Consolas" w:cs="Consolas"/>
              <w:color w:val="000000"/>
              <w:sz w:val="19"/>
              <w:szCs w:val="19"/>
            </w:rPr>
          </w:rPrChange>
        </w:rPr>
      </w:pPr>
      <w:ins w:id="13020" w:author="Airat Shigapov" w:date="2021-10-27T23:07:00Z">
        <w:r w:rsidRPr="008C09BE">
          <w:rPr>
            <w:rFonts w:ascii="Times New Roman" w:hAnsi="Times New Roman" w:cs="Times New Roman"/>
            <w:sz w:val="20"/>
            <w:szCs w:val="20"/>
            <w:lang w:val="en-US"/>
            <w:rPrChange w:id="13021" w:author="Airat Shigapov" w:date="2021-10-27T23:08:00Z">
              <w:rPr>
                <w:rFonts w:ascii="Consolas" w:hAnsi="Consolas" w:cs="Consolas"/>
                <w:color w:val="000000"/>
                <w:sz w:val="19"/>
                <w:szCs w:val="19"/>
              </w:rPr>
            </w:rPrChange>
          </w:rPr>
          <w:t xml:space="preserve">                            </w:t>
        </w:r>
        <w:proofErr w:type="spellStart"/>
        <w:r w:rsidRPr="008C09BE">
          <w:rPr>
            <w:rFonts w:ascii="Times New Roman" w:hAnsi="Times New Roman" w:cs="Times New Roman"/>
            <w:sz w:val="20"/>
            <w:szCs w:val="20"/>
            <w:lang w:val="en-US"/>
            <w:rPrChange w:id="13022" w:author="Airat Shigapov" w:date="2021-10-27T23:08:00Z">
              <w:rPr>
                <w:rFonts w:ascii="Consolas" w:hAnsi="Consolas" w:cs="Consolas"/>
                <w:color w:val="000000"/>
                <w:sz w:val="19"/>
                <w:szCs w:val="19"/>
              </w:rPr>
            </w:rPrChange>
          </w:rPr>
          <w:t>WarPass.Visibility</w:t>
        </w:r>
        <w:proofErr w:type="spellEnd"/>
        <w:r w:rsidRPr="008C09BE">
          <w:rPr>
            <w:rFonts w:ascii="Times New Roman" w:hAnsi="Times New Roman" w:cs="Times New Roman"/>
            <w:sz w:val="20"/>
            <w:szCs w:val="20"/>
            <w:lang w:val="en-US"/>
            <w:rPrChange w:id="13023" w:author="Airat Shigapov" w:date="2021-10-27T23:08:00Z">
              <w:rPr>
                <w:rFonts w:ascii="Consolas" w:hAnsi="Consolas" w:cs="Consolas"/>
                <w:color w:val="000000"/>
                <w:sz w:val="19"/>
                <w:szCs w:val="19"/>
              </w:rPr>
            </w:rPrChange>
          </w:rPr>
          <w:t xml:space="preserve"> = </w:t>
        </w:r>
        <w:proofErr w:type="spellStart"/>
        <w:r w:rsidRPr="008C09BE">
          <w:rPr>
            <w:rFonts w:ascii="Times New Roman" w:hAnsi="Times New Roman" w:cs="Times New Roman"/>
            <w:sz w:val="20"/>
            <w:szCs w:val="20"/>
            <w:lang w:val="en-US"/>
            <w:rPrChange w:id="13024" w:author="Airat Shigapov" w:date="2021-10-27T23:08:00Z">
              <w:rPr>
                <w:rFonts w:ascii="Consolas" w:hAnsi="Consolas" w:cs="Consolas"/>
                <w:color w:val="000000"/>
                <w:sz w:val="19"/>
                <w:szCs w:val="19"/>
              </w:rPr>
            </w:rPrChange>
          </w:rPr>
          <w:t>Visibility.Visible</w:t>
        </w:r>
        <w:proofErr w:type="spellEnd"/>
        <w:r w:rsidRPr="008C09BE">
          <w:rPr>
            <w:rFonts w:ascii="Times New Roman" w:hAnsi="Times New Roman" w:cs="Times New Roman"/>
            <w:sz w:val="20"/>
            <w:szCs w:val="20"/>
            <w:lang w:val="en-US"/>
            <w:rPrChange w:id="13025" w:author="Airat Shigapov" w:date="2021-10-27T23:08:00Z">
              <w:rPr>
                <w:rFonts w:ascii="Consolas" w:hAnsi="Consolas" w:cs="Consolas"/>
                <w:color w:val="000000"/>
                <w:sz w:val="19"/>
                <w:szCs w:val="19"/>
              </w:rPr>
            </w:rPrChange>
          </w:rPr>
          <w:t>;</w:t>
        </w:r>
      </w:ins>
    </w:p>
    <w:p w14:paraId="09EAC8F6" w14:textId="77777777" w:rsidR="00D002A1" w:rsidRPr="008C09BE" w:rsidRDefault="00D002A1" w:rsidP="00D002A1">
      <w:pPr>
        <w:autoSpaceDE w:val="0"/>
        <w:autoSpaceDN w:val="0"/>
        <w:adjustRightInd w:val="0"/>
        <w:spacing w:after="0" w:line="240" w:lineRule="auto"/>
        <w:rPr>
          <w:ins w:id="13026" w:author="Airat Shigapov" w:date="2021-10-27T23:07:00Z"/>
          <w:rFonts w:ascii="Times New Roman" w:hAnsi="Times New Roman" w:cs="Times New Roman"/>
          <w:sz w:val="20"/>
          <w:szCs w:val="20"/>
          <w:lang w:val="en-US"/>
          <w:rPrChange w:id="13027" w:author="Airat Shigapov" w:date="2021-10-27T23:08:00Z">
            <w:rPr>
              <w:ins w:id="13028" w:author="Airat Shigapov" w:date="2021-10-27T23:07:00Z"/>
              <w:rFonts w:ascii="Consolas" w:hAnsi="Consolas" w:cs="Consolas"/>
              <w:color w:val="000000"/>
              <w:sz w:val="19"/>
              <w:szCs w:val="19"/>
            </w:rPr>
          </w:rPrChange>
        </w:rPr>
      </w:pPr>
      <w:ins w:id="13029" w:author="Airat Shigapov" w:date="2021-10-27T23:07:00Z">
        <w:r w:rsidRPr="008C09BE">
          <w:rPr>
            <w:rFonts w:ascii="Times New Roman" w:hAnsi="Times New Roman" w:cs="Times New Roman"/>
            <w:sz w:val="20"/>
            <w:szCs w:val="20"/>
            <w:lang w:val="en-US"/>
            <w:rPrChange w:id="13030" w:author="Airat Shigapov" w:date="2021-10-27T23:08:00Z">
              <w:rPr>
                <w:rFonts w:ascii="Consolas" w:hAnsi="Consolas" w:cs="Consolas"/>
                <w:color w:val="000000"/>
                <w:sz w:val="19"/>
                <w:szCs w:val="19"/>
              </w:rPr>
            </w:rPrChange>
          </w:rPr>
          <w:t xml:space="preserve">                            password2.BorderBrush = </w:t>
        </w:r>
        <w:proofErr w:type="spellStart"/>
        <w:r w:rsidRPr="008C09BE">
          <w:rPr>
            <w:rFonts w:ascii="Times New Roman" w:hAnsi="Times New Roman" w:cs="Times New Roman"/>
            <w:sz w:val="20"/>
            <w:szCs w:val="20"/>
            <w:lang w:val="en-US"/>
            <w:rPrChange w:id="13031" w:author="Airat Shigapov" w:date="2021-10-27T23:08:00Z">
              <w:rPr>
                <w:rFonts w:ascii="Consolas" w:hAnsi="Consolas" w:cs="Consolas"/>
                <w:color w:val="000000"/>
                <w:sz w:val="19"/>
                <w:szCs w:val="19"/>
              </w:rPr>
            </w:rPrChange>
          </w:rPr>
          <w:t>Brushes.Red</w:t>
        </w:r>
        <w:proofErr w:type="spellEnd"/>
        <w:r w:rsidRPr="008C09BE">
          <w:rPr>
            <w:rFonts w:ascii="Times New Roman" w:hAnsi="Times New Roman" w:cs="Times New Roman"/>
            <w:sz w:val="20"/>
            <w:szCs w:val="20"/>
            <w:lang w:val="en-US"/>
            <w:rPrChange w:id="13032" w:author="Airat Shigapov" w:date="2021-10-27T23:08:00Z">
              <w:rPr>
                <w:rFonts w:ascii="Consolas" w:hAnsi="Consolas" w:cs="Consolas"/>
                <w:color w:val="000000"/>
                <w:sz w:val="19"/>
                <w:szCs w:val="19"/>
              </w:rPr>
            </w:rPrChange>
          </w:rPr>
          <w:t>;</w:t>
        </w:r>
      </w:ins>
    </w:p>
    <w:p w14:paraId="0F2C4309" w14:textId="77777777" w:rsidR="00D002A1" w:rsidRPr="008C09BE" w:rsidRDefault="00D002A1" w:rsidP="00D002A1">
      <w:pPr>
        <w:autoSpaceDE w:val="0"/>
        <w:autoSpaceDN w:val="0"/>
        <w:adjustRightInd w:val="0"/>
        <w:spacing w:after="0" w:line="240" w:lineRule="auto"/>
        <w:rPr>
          <w:ins w:id="13033" w:author="Airat Shigapov" w:date="2021-10-27T23:07:00Z"/>
          <w:rFonts w:ascii="Times New Roman" w:hAnsi="Times New Roman" w:cs="Times New Roman"/>
          <w:sz w:val="20"/>
          <w:szCs w:val="20"/>
          <w:lang w:val="en-US"/>
          <w:rPrChange w:id="13034" w:author="Airat Shigapov" w:date="2021-10-27T23:08:00Z">
            <w:rPr>
              <w:ins w:id="13035" w:author="Airat Shigapov" w:date="2021-10-27T23:07:00Z"/>
              <w:rFonts w:ascii="Consolas" w:hAnsi="Consolas" w:cs="Consolas"/>
              <w:color w:val="000000"/>
              <w:sz w:val="19"/>
              <w:szCs w:val="19"/>
            </w:rPr>
          </w:rPrChange>
        </w:rPr>
      </w:pPr>
      <w:ins w:id="13036" w:author="Airat Shigapov" w:date="2021-10-27T23:07:00Z">
        <w:r w:rsidRPr="008C09BE">
          <w:rPr>
            <w:rFonts w:ascii="Times New Roman" w:hAnsi="Times New Roman" w:cs="Times New Roman"/>
            <w:sz w:val="20"/>
            <w:szCs w:val="20"/>
            <w:lang w:val="en-US"/>
            <w:rPrChange w:id="13037" w:author="Airat Shigapov" w:date="2021-10-27T23:08:00Z">
              <w:rPr>
                <w:rFonts w:ascii="Consolas" w:hAnsi="Consolas" w:cs="Consolas"/>
                <w:color w:val="000000"/>
                <w:sz w:val="19"/>
                <w:szCs w:val="19"/>
              </w:rPr>
            </w:rPrChange>
          </w:rPr>
          <w:t xml:space="preserve">                            password1.BorderBrush = </w:t>
        </w:r>
        <w:proofErr w:type="spellStart"/>
        <w:r w:rsidRPr="008C09BE">
          <w:rPr>
            <w:rFonts w:ascii="Times New Roman" w:hAnsi="Times New Roman" w:cs="Times New Roman"/>
            <w:sz w:val="20"/>
            <w:szCs w:val="20"/>
            <w:lang w:val="en-US"/>
            <w:rPrChange w:id="13038" w:author="Airat Shigapov" w:date="2021-10-27T23:08:00Z">
              <w:rPr>
                <w:rFonts w:ascii="Consolas" w:hAnsi="Consolas" w:cs="Consolas"/>
                <w:color w:val="000000"/>
                <w:sz w:val="19"/>
                <w:szCs w:val="19"/>
              </w:rPr>
            </w:rPrChange>
          </w:rPr>
          <w:t>Brushes.Red</w:t>
        </w:r>
        <w:proofErr w:type="spellEnd"/>
        <w:r w:rsidRPr="008C09BE">
          <w:rPr>
            <w:rFonts w:ascii="Times New Roman" w:hAnsi="Times New Roman" w:cs="Times New Roman"/>
            <w:sz w:val="20"/>
            <w:szCs w:val="20"/>
            <w:lang w:val="en-US"/>
            <w:rPrChange w:id="13039" w:author="Airat Shigapov" w:date="2021-10-27T23:08:00Z">
              <w:rPr>
                <w:rFonts w:ascii="Consolas" w:hAnsi="Consolas" w:cs="Consolas"/>
                <w:color w:val="000000"/>
                <w:sz w:val="19"/>
                <w:szCs w:val="19"/>
              </w:rPr>
            </w:rPrChange>
          </w:rPr>
          <w:t>;</w:t>
        </w:r>
      </w:ins>
    </w:p>
    <w:p w14:paraId="3014768E" w14:textId="77777777" w:rsidR="00D002A1" w:rsidRPr="008C09BE" w:rsidRDefault="00D002A1" w:rsidP="00D002A1">
      <w:pPr>
        <w:autoSpaceDE w:val="0"/>
        <w:autoSpaceDN w:val="0"/>
        <w:adjustRightInd w:val="0"/>
        <w:spacing w:after="0" w:line="240" w:lineRule="auto"/>
        <w:rPr>
          <w:ins w:id="13040" w:author="Airat Shigapov" w:date="2021-10-27T23:07:00Z"/>
          <w:rFonts w:ascii="Times New Roman" w:hAnsi="Times New Roman" w:cs="Times New Roman"/>
          <w:sz w:val="20"/>
          <w:szCs w:val="20"/>
          <w:lang w:val="en-US"/>
          <w:rPrChange w:id="13041" w:author="Airat Shigapov" w:date="2021-10-27T23:08:00Z">
            <w:rPr>
              <w:ins w:id="13042" w:author="Airat Shigapov" w:date="2021-10-27T23:07:00Z"/>
              <w:rFonts w:ascii="Consolas" w:hAnsi="Consolas" w:cs="Consolas"/>
              <w:color w:val="000000"/>
              <w:sz w:val="19"/>
              <w:szCs w:val="19"/>
            </w:rPr>
          </w:rPrChange>
        </w:rPr>
      </w:pPr>
      <w:ins w:id="13043" w:author="Airat Shigapov" w:date="2021-10-27T23:07:00Z">
        <w:r w:rsidRPr="008C09BE">
          <w:rPr>
            <w:rFonts w:ascii="Times New Roman" w:hAnsi="Times New Roman" w:cs="Times New Roman"/>
            <w:sz w:val="20"/>
            <w:szCs w:val="20"/>
            <w:lang w:val="en-US"/>
            <w:rPrChange w:id="13044" w:author="Airat Shigapov" w:date="2021-10-27T23:08:00Z">
              <w:rPr>
                <w:rFonts w:ascii="Consolas" w:hAnsi="Consolas" w:cs="Consolas"/>
                <w:color w:val="000000"/>
                <w:sz w:val="19"/>
                <w:szCs w:val="19"/>
              </w:rPr>
            </w:rPrChange>
          </w:rPr>
          <w:t xml:space="preserve">                        }</w:t>
        </w:r>
      </w:ins>
    </w:p>
    <w:p w14:paraId="1C14E79A" w14:textId="77777777" w:rsidR="00D002A1" w:rsidRPr="008C09BE" w:rsidRDefault="00D002A1" w:rsidP="00D002A1">
      <w:pPr>
        <w:autoSpaceDE w:val="0"/>
        <w:autoSpaceDN w:val="0"/>
        <w:adjustRightInd w:val="0"/>
        <w:spacing w:after="0" w:line="240" w:lineRule="auto"/>
        <w:rPr>
          <w:ins w:id="13045" w:author="Airat Shigapov" w:date="2021-10-27T23:07:00Z"/>
          <w:rFonts w:ascii="Times New Roman" w:hAnsi="Times New Roman" w:cs="Times New Roman"/>
          <w:sz w:val="20"/>
          <w:szCs w:val="20"/>
          <w:lang w:val="en-US"/>
          <w:rPrChange w:id="13046" w:author="Airat Shigapov" w:date="2021-10-27T23:08:00Z">
            <w:rPr>
              <w:ins w:id="13047" w:author="Airat Shigapov" w:date="2021-10-27T23:07:00Z"/>
              <w:rFonts w:ascii="Consolas" w:hAnsi="Consolas" w:cs="Consolas"/>
              <w:color w:val="000000"/>
              <w:sz w:val="19"/>
              <w:szCs w:val="19"/>
            </w:rPr>
          </w:rPrChange>
        </w:rPr>
      </w:pPr>
      <w:ins w:id="13048" w:author="Airat Shigapov" w:date="2021-10-27T23:07:00Z">
        <w:r w:rsidRPr="008C09BE">
          <w:rPr>
            <w:rFonts w:ascii="Times New Roman" w:hAnsi="Times New Roman" w:cs="Times New Roman"/>
            <w:sz w:val="20"/>
            <w:szCs w:val="20"/>
            <w:lang w:val="en-US"/>
            <w:rPrChange w:id="13049" w:author="Airat Shigapov" w:date="2021-10-27T23:08:00Z">
              <w:rPr>
                <w:rFonts w:ascii="Consolas" w:hAnsi="Consolas" w:cs="Consolas"/>
                <w:color w:val="000000"/>
                <w:sz w:val="19"/>
                <w:szCs w:val="19"/>
              </w:rPr>
            </w:rPrChange>
          </w:rPr>
          <w:t xml:space="preserve">                    }</w:t>
        </w:r>
      </w:ins>
    </w:p>
    <w:p w14:paraId="6905B365" w14:textId="77777777" w:rsidR="00D002A1" w:rsidRPr="008C09BE" w:rsidRDefault="00D002A1" w:rsidP="00D002A1">
      <w:pPr>
        <w:autoSpaceDE w:val="0"/>
        <w:autoSpaceDN w:val="0"/>
        <w:adjustRightInd w:val="0"/>
        <w:spacing w:after="0" w:line="240" w:lineRule="auto"/>
        <w:rPr>
          <w:ins w:id="13050" w:author="Airat Shigapov" w:date="2021-10-27T23:07:00Z"/>
          <w:rFonts w:ascii="Times New Roman" w:hAnsi="Times New Roman" w:cs="Times New Roman"/>
          <w:sz w:val="20"/>
          <w:szCs w:val="20"/>
          <w:lang w:val="en-US"/>
          <w:rPrChange w:id="13051" w:author="Airat Shigapov" w:date="2021-10-27T23:08:00Z">
            <w:rPr>
              <w:ins w:id="13052" w:author="Airat Shigapov" w:date="2021-10-27T23:07:00Z"/>
              <w:rFonts w:ascii="Consolas" w:hAnsi="Consolas" w:cs="Consolas"/>
              <w:color w:val="000000"/>
              <w:sz w:val="19"/>
              <w:szCs w:val="19"/>
            </w:rPr>
          </w:rPrChange>
        </w:rPr>
      </w:pPr>
      <w:ins w:id="13053" w:author="Airat Shigapov" w:date="2021-10-27T23:07:00Z">
        <w:r w:rsidRPr="008C09BE">
          <w:rPr>
            <w:rFonts w:ascii="Times New Roman" w:hAnsi="Times New Roman" w:cs="Times New Roman"/>
            <w:sz w:val="20"/>
            <w:szCs w:val="20"/>
            <w:lang w:val="en-US"/>
            <w:rPrChange w:id="13054"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13055" w:author="Airat Shigapov" w:date="2021-10-27T23:08:00Z">
              <w:rPr>
                <w:rFonts w:ascii="Consolas" w:hAnsi="Consolas" w:cs="Consolas"/>
                <w:color w:val="0000FF"/>
                <w:sz w:val="19"/>
                <w:szCs w:val="19"/>
              </w:rPr>
            </w:rPrChange>
          </w:rPr>
          <w:t>else</w:t>
        </w:r>
      </w:ins>
    </w:p>
    <w:p w14:paraId="1AC0093A" w14:textId="77777777" w:rsidR="00D002A1" w:rsidRPr="008C09BE" w:rsidRDefault="00D002A1" w:rsidP="00D002A1">
      <w:pPr>
        <w:autoSpaceDE w:val="0"/>
        <w:autoSpaceDN w:val="0"/>
        <w:adjustRightInd w:val="0"/>
        <w:spacing w:after="0" w:line="240" w:lineRule="auto"/>
        <w:rPr>
          <w:ins w:id="13056" w:author="Airat Shigapov" w:date="2021-10-27T23:07:00Z"/>
          <w:rFonts w:ascii="Times New Roman" w:hAnsi="Times New Roman" w:cs="Times New Roman"/>
          <w:sz w:val="20"/>
          <w:szCs w:val="20"/>
          <w:lang w:val="en-US"/>
          <w:rPrChange w:id="13057" w:author="Airat Shigapov" w:date="2021-10-27T23:08:00Z">
            <w:rPr>
              <w:ins w:id="13058" w:author="Airat Shigapov" w:date="2021-10-27T23:07:00Z"/>
              <w:rFonts w:ascii="Consolas" w:hAnsi="Consolas" w:cs="Consolas"/>
              <w:color w:val="000000"/>
              <w:sz w:val="19"/>
              <w:szCs w:val="19"/>
            </w:rPr>
          </w:rPrChange>
        </w:rPr>
      </w:pPr>
      <w:ins w:id="13059" w:author="Airat Shigapov" w:date="2021-10-27T23:07:00Z">
        <w:r w:rsidRPr="008C09BE">
          <w:rPr>
            <w:rFonts w:ascii="Times New Roman" w:hAnsi="Times New Roman" w:cs="Times New Roman"/>
            <w:sz w:val="20"/>
            <w:szCs w:val="20"/>
            <w:lang w:val="en-US"/>
            <w:rPrChange w:id="13060" w:author="Airat Shigapov" w:date="2021-10-27T23:08:00Z">
              <w:rPr>
                <w:rFonts w:ascii="Consolas" w:hAnsi="Consolas" w:cs="Consolas"/>
                <w:color w:val="000000"/>
                <w:sz w:val="19"/>
                <w:szCs w:val="19"/>
              </w:rPr>
            </w:rPrChange>
          </w:rPr>
          <w:t xml:space="preserve">                    {</w:t>
        </w:r>
      </w:ins>
    </w:p>
    <w:p w14:paraId="542EC040" w14:textId="77777777" w:rsidR="00D002A1" w:rsidRPr="008C09BE" w:rsidRDefault="00D002A1" w:rsidP="00D002A1">
      <w:pPr>
        <w:autoSpaceDE w:val="0"/>
        <w:autoSpaceDN w:val="0"/>
        <w:adjustRightInd w:val="0"/>
        <w:spacing w:after="0" w:line="240" w:lineRule="auto"/>
        <w:rPr>
          <w:ins w:id="13061" w:author="Airat Shigapov" w:date="2021-10-27T23:07:00Z"/>
          <w:rFonts w:ascii="Times New Roman" w:hAnsi="Times New Roman" w:cs="Times New Roman"/>
          <w:sz w:val="20"/>
          <w:szCs w:val="20"/>
          <w:lang w:val="en-US"/>
          <w:rPrChange w:id="13062" w:author="Airat Shigapov" w:date="2021-10-27T23:08:00Z">
            <w:rPr>
              <w:ins w:id="13063" w:author="Airat Shigapov" w:date="2021-10-27T23:07:00Z"/>
              <w:rFonts w:ascii="Consolas" w:hAnsi="Consolas" w:cs="Consolas"/>
              <w:color w:val="000000"/>
              <w:sz w:val="19"/>
              <w:szCs w:val="19"/>
            </w:rPr>
          </w:rPrChange>
        </w:rPr>
      </w:pPr>
      <w:ins w:id="13064" w:author="Airat Shigapov" w:date="2021-10-27T23:07:00Z">
        <w:r w:rsidRPr="008C09BE">
          <w:rPr>
            <w:rFonts w:ascii="Times New Roman" w:hAnsi="Times New Roman" w:cs="Times New Roman"/>
            <w:sz w:val="20"/>
            <w:szCs w:val="20"/>
            <w:lang w:val="en-US"/>
            <w:rPrChange w:id="13065" w:author="Airat Shigapov" w:date="2021-10-27T23:08:00Z">
              <w:rPr>
                <w:rFonts w:ascii="Consolas" w:hAnsi="Consolas" w:cs="Consolas"/>
                <w:color w:val="000000"/>
                <w:sz w:val="19"/>
                <w:szCs w:val="19"/>
              </w:rPr>
            </w:rPrChange>
          </w:rPr>
          <w:t xml:space="preserve">                        </w:t>
        </w:r>
        <w:proofErr w:type="spellStart"/>
        <w:r w:rsidRPr="008C09BE">
          <w:rPr>
            <w:rFonts w:ascii="Times New Roman" w:hAnsi="Times New Roman" w:cs="Times New Roman"/>
            <w:sz w:val="20"/>
            <w:szCs w:val="20"/>
            <w:lang w:val="en-US"/>
            <w:rPrChange w:id="13066" w:author="Airat Shigapov" w:date="2021-10-27T23:08:00Z">
              <w:rPr>
                <w:rFonts w:ascii="Consolas" w:hAnsi="Consolas" w:cs="Consolas"/>
                <w:color w:val="000000"/>
                <w:sz w:val="19"/>
                <w:szCs w:val="19"/>
              </w:rPr>
            </w:rPrChange>
          </w:rPr>
          <w:t>emailWar.Visibility</w:t>
        </w:r>
        <w:proofErr w:type="spellEnd"/>
        <w:r w:rsidRPr="008C09BE">
          <w:rPr>
            <w:rFonts w:ascii="Times New Roman" w:hAnsi="Times New Roman" w:cs="Times New Roman"/>
            <w:sz w:val="20"/>
            <w:szCs w:val="20"/>
            <w:lang w:val="en-US"/>
            <w:rPrChange w:id="13067" w:author="Airat Shigapov" w:date="2021-10-27T23:08:00Z">
              <w:rPr>
                <w:rFonts w:ascii="Consolas" w:hAnsi="Consolas" w:cs="Consolas"/>
                <w:color w:val="000000"/>
                <w:sz w:val="19"/>
                <w:szCs w:val="19"/>
              </w:rPr>
            </w:rPrChange>
          </w:rPr>
          <w:t xml:space="preserve"> = </w:t>
        </w:r>
        <w:proofErr w:type="spellStart"/>
        <w:r w:rsidRPr="008C09BE">
          <w:rPr>
            <w:rFonts w:ascii="Times New Roman" w:hAnsi="Times New Roman" w:cs="Times New Roman"/>
            <w:sz w:val="20"/>
            <w:szCs w:val="20"/>
            <w:lang w:val="en-US"/>
            <w:rPrChange w:id="13068" w:author="Airat Shigapov" w:date="2021-10-27T23:08:00Z">
              <w:rPr>
                <w:rFonts w:ascii="Consolas" w:hAnsi="Consolas" w:cs="Consolas"/>
                <w:color w:val="000000"/>
                <w:sz w:val="19"/>
                <w:szCs w:val="19"/>
              </w:rPr>
            </w:rPrChange>
          </w:rPr>
          <w:t>Visibility.Visible</w:t>
        </w:r>
        <w:proofErr w:type="spellEnd"/>
        <w:r w:rsidRPr="008C09BE">
          <w:rPr>
            <w:rFonts w:ascii="Times New Roman" w:hAnsi="Times New Roman" w:cs="Times New Roman"/>
            <w:sz w:val="20"/>
            <w:szCs w:val="20"/>
            <w:lang w:val="en-US"/>
            <w:rPrChange w:id="13069" w:author="Airat Shigapov" w:date="2021-10-27T23:08:00Z">
              <w:rPr>
                <w:rFonts w:ascii="Consolas" w:hAnsi="Consolas" w:cs="Consolas"/>
                <w:color w:val="000000"/>
                <w:sz w:val="19"/>
                <w:szCs w:val="19"/>
              </w:rPr>
            </w:rPrChange>
          </w:rPr>
          <w:t>;</w:t>
        </w:r>
      </w:ins>
    </w:p>
    <w:p w14:paraId="20922A59" w14:textId="77777777" w:rsidR="00D002A1" w:rsidRPr="008C09BE" w:rsidRDefault="00D002A1" w:rsidP="00D002A1">
      <w:pPr>
        <w:autoSpaceDE w:val="0"/>
        <w:autoSpaceDN w:val="0"/>
        <w:adjustRightInd w:val="0"/>
        <w:spacing w:after="0" w:line="240" w:lineRule="auto"/>
        <w:rPr>
          <w:ins w:id="13070" w:author="Airat Shigapov" w:date="2021-10-27T23:07:00Z"/>
          <w:rFonts w:ascii="Times New Roman" w:hAnsi="Times New Roman" w:cs="Times New Roman"/>
          <w:sz w:val="20"/>
          <w:szCs w:val="20"/>
          <w:lang w:val="en-US"/>
          <w:rPrChange w:id="13071" w:author="Airat Shigapov" w:date="2021-10-27T23:08:00Z">
            <w:rPr>
              <w:ins w:id="13072" w:author="Airat Shigapov" w:date="2021-10-27T23:07:00Z"/>
              <w:rFonts w:ascii="Consolas" w:hAnsi="Consolas" w:cs="Consolas"/>
              <w:color w:val="000000"/>
              <w:sz w:val="19"/>
              <w:szCs w:val="19"/>
            </w:rPr>
          </w:rPrChange>
        </w:rPr>
      </w:pPr>
      <w:ins w:id="13073" w:author="Airat Shigapov" w:date="2021-10-27T23:07:00Z">
        <w:r w:rsidRPr="008C09BE">
          <w:rPr>
            <w:rFonts w:ascii="Times New Roman" w:hAnsi="Times New Roman" w:cs="Times New Roman"/>
            <w:sz w:val="20"/>
            <w:szCs w:val="20"/>
            <w:lang w:val="en-US"/>
            <w:rPrChange w:id="13074" w:author="Airat Shigapov" w:date="2021-10-27T23:08:00Z">
              <w:rPr>
                <w:rFonts w:ascii="Consolas" w:hAnsi="Consolas" w:cs="Consolas"/>
                <w:color w:val="000000"/>
                <w:sz w:val="19"/>
                <w:szCs w:val="19"/>
              </w:rPr>
            </w:rPrChange>
          </w:rPr>
          <w:t xml:space="preserve">                        </w:t>
        </w:r>
        <w:proofErr w:type="spellStart"/>
        <w:r w:rsidRPr="008C09BE">
          <w:rPr>
            <w:rFonts w:ascii="Times New Roman" w:hAnsi="Times New Roman" w:cs="Times New Roman"/>
            <w:sz w:val="20"/>
            <w:szCs w:val="20"/>
            <w:lang w:val="en-US"/>
            <w:rPrChange w:id="13075" w:author="Airat Shigapov" w:date="2021-10-27T23:08:00Z">
              <w:rPr>
                <w:rFonts w:ascii="Consolas" w:hAnsi="Consolas" w:cs="Consolas"/>
                <w:color w:val="000000"/>
                <w:sz w:val="19"/>
                <w:szCs w:val="19"/>
              </w:rPr>
            </w:rPrChange>
          </w:rPr>
          <w:t>emailName.BorderBrush</w:t>
        </w:r>
        <w:proofErr w:type="spellEnd"/>
        <w:r w:rsidRPr="008C09BE">
          <w:rPr>
            <w:rFonts w:ascii="Times New Roman" w:hAnsi="Times New Roman" w:cs="Times New Roman"/>
            <w:sz w:val="20"/>
            <w:szCs w:val="20"/>
            <w:lang w:val="en-US"/>
            <w:rPrChange w:id="13076" w:author="Airat Shigapov" w:date="2021-10-27T23:08:00Z">
              <w:rPr>
                <w:rFonts w:ascii="Consolas" w:hAnsi="Consolas" w:cs="Consolas"/>
                <w:color w:val="000000"/>
                <w:sz w:val="19"/>
                <w:szCs w:val="19"/>
              </w:rPr>
            </w:rPrChange>
          </w:rPr>
          <w:t xml:space="preserve"> = </w:t>
        </w:r>
        <w:proofErr w:type="spellStart"/>
        <w:r w:rsidRPr="008C09BE">
          <w:rPr>
            <w:rFonts w:ascii="Times New Roman" w:hAnsi="Times New Roman" w:cs="Times New Roman"/>
            <w:sz w:val="20"/>
            <w:szCs w:val="20"/>
            <w:lang w:val="en-US"/>
            <w:rPrChange w:id="13077" w:author="Airat Shigapov" w:date="2021-10-27T23:08:00Z">
              <w:rPr>
                <w:rFonts w:ascii="Consolas" w:hAnsi="Consolas" w:cs="Consolas"/>
                <w:color w:val="000000"/>
                <w:sz w:val="19"/>
                <w:szCs w:val="19"/>
              </w:rPr>
            </w:rPrChange>
          </w:rPr>
          <w:t>Brushes.Red</w:t>
        </w:r>
        <w:proofErr w:type="spellEnd"/>
        <w:r w:rsidRPr="008C09BE">
          <w:rPr>
            <w:rFonts w:ascii="Times New Roman" w:hAnsi="Times New Roman" w:cs="Times New Roman"/>
            <w:sz w:val="20"/>
            <w:szCs w:val="20"/>
            <w:lang w:val="en-US"/>
            <w:rPrChange w:id="13078" w:author="Airat Shigapov" w:date="2021-10-27T23:08:00Z">
              <w:rPr>
                <w:rFonts w:ascii="Consolas" w:hAnsi="Consolas" w:cs="Consolas"/>
                <w:color w:val="000000"/>
                <w:sz w:val="19"/>
                <w:szCs w:val="19"/>
              </w:rPr>
            </w:rPrChange>
          </w:rPr>
          <w:t>;</w:t>
        </w:r>
      </w:ins>
    </w:p>
    <w:p w14:paraId="226F5CAB" w14:textId="77777777" w:rsidR="00D002A1" w:rsidRPr="008C09BE" w:rsidRDefault="00D002A1" w:rsidP="00D002A1">
      <w:pPr>
        <w:autoSpaceDE w:val="0"/>
        <w:autoSpaceDN w:val="0"/>
        <w:adjustRightInd w:val="0"/>
        <w:spacing w:after="0" w:line="240" w:lineRule="auto"/>
        <w:rPr>
          <w:ins w:id="13079" w:author="Airat Shigapov" w:date="2021-10-27T23:07:00Z"/>
          <w:rFonts w:ascii="Times New Roman" w:hAnsi="Times New Roman" w:cs="Times New Roman"/>
          <w:sz w:val="20"/>
          <w:szCs w:val="20"/>
          <w:lang w:val="en-US"/>
          <w:rPrChange w:id="13080" w:author="Airat Shigapov" w:date="2021-10-27T23:08:00Z">
            <w:rPr>
              <w:ins w:id="13081" w:author="Airat Shigapov" w:date="2021-10-27T23:07:00Z"/>
              <w:rFonts w:ascii="Consolas" w:hAnsi="Consolas" w:cs="Consolas"/>
              <w:color w:val="000000"/>
              <w:sz w:val="19"/>
              <w:szCs w:val="19"/>
            </w:rPr>
          </w:rPrChange>
        </w:rPr>
      </w:pPr>
      <w:ins w:id="13082" w:author="Airat Shigapov" w:date="2021-10-27T23:07:00Z">
        <w:r w:rsidRPr="008C09BE">
          <w:rPr>
            <w:rFonts w:ascii="Times New Roman" w:hAnsi="Times New Roman" w:cs="Times New Roman"/>
            <w:sz w:val="20"/>
            <w:szCs w:val="20"/>
            <w:lang w:val="en-US"/>
            <w:rPrChange w:id="13083" w:author="Airat Shigapov" w:date="2021-10-27T23:08:00Z">
              <w:rPr>
                <w:rFonts w:ascii="Consolas" w:hAnsi="Consolas" w:cs="Consolas"/>
                <w:color w:val="000000"/>
                <w:sz w:val="19"/>
                <w:szCs w:val="19"/>
              </w:rPr>
            </w:rPrChange>
          </w:rPr>
          <w:t xml:space="preserve">                        </w:t>
        </w:r>
        <w:proofErr w:type="spellStart"/>
        <w:r w:rsidRPr="008C09BE">
          <w:rPr>
            <w:rFonts w:ascii="Times New Roman" w:hAnsi="Times New Roman" w:cs="Times New Roman"/>
            <w:sz w:val="20"/>
            <w:szCs w:val="20"/>
            <w:lang w:val="en-US"/>
            <w:rPrChange w:id="13084" w:author="Airat Shigapov" w:date="2021-10-27T23:08:00Z">
              <w:rPr>
                <w:rFonts w:ascii="Consolas" w:hAnsi="Consolas" w:cs="Consolas"/>
                <w:color w:val="000000"/>
                <w:sz w:val="19"/>
                <w:szCs w:val="19"/>
              </w:rPr>
            </w:rPrChange>
          </w:rPr>
          <w:t>emailWar.Text</w:t>
        </w:r>
        <w:proofErr w:type="spellEnd"/>
        <w:r w:rsidRPr="008C09BE">
          <w:rPr>
            <w:rFonts w:ascii="Times New Roman" w:hAnsi="Times New Roman" w:cs="Times New Roman"/>
            <w:sz w:val="20"/>
            <w:szCs w:val="20"/>
            <w:lang w:val="en-US"/>
            <w:rPrChange w:id="13085" w:author="Airat Shigapov" w:date="2021-10-27T23:08:00Z">
              <w:rPr>
                <w:rFonts w:ascii="Consolas" w:hAnsi="Consolas" w:cs="Consolas"/>
                <w:color w:val="000000"/>
                <w:sz w:val="19"/>
                <w:szCs w:val="19"/>
              </w:rPr>
            </w:rPrChange>
          </w:rPr>
          <w:t xml:space="preserve"> = </w:t>
        </w:r>
        <w:r w:rsidRPr="008C09BE">
          <w:rPr>
            <w:rFonts w:ascii="Times New Roman" w:hAnsi="Times New Roman" w:cs="Times New Roman"/>
            <w:sz w:val="20"/>
            <w:szCs w:val="20"/>
            <w:lang w:val="en-US"/>
            <w:rPrChange w:id="13086" w:author="Airat Shigapov" w:date="2021-10-27T23:08:00Z">
              <w:rPr>
                <w:rFonts w:ascii="Consolas" w:hAnsi="Consolas" w:cs="Consolas"/>
                <w:color w:val="A31515"/>
                <w:sz w:val="19"/>
                <w:szCs w:val="19"/>
              </w:rPr>
            </w:rPrChange>
          </w:rPr>
          <w:t>"</w:t>
        </w:r>
        <w:r w:rsidRPr="008C09BE">
          <w:rPr>
            <w:rFonts w:ascii="Times New Roman" w:hAnsi="Times New Roman" w:cs="Times New Roman"/>
            <w:sz w:val="20"/>
            <w:szCs w:val="20"/>
            <w:rPrChange w:id="13087" w:author="Airat Shigapov" w:date="2021-10-27T23:08:00Z">
              <w:rPr>
                <w:rFonts w:ascii="Consolas" w:hAnsi="Consolas" w:cs="Consolas"/>
                <w:color w:val="A31515"/>
                <w:sz w:val="19"/>
                <w:szCs w:val="19"/>
              </w:rPr>
            </w:rPrChange>
          </w:rPr>
          <w:t>Некорректный</w:t>
        </w:r>
        <w:r w:rsidRPr="008C09BE">
          <w:rPr>
            <w:rFonts w:ascii="Times New Roman" w:hAnsi="Times New Roman" w:cs="Times New Roman"/>
            <w:sz w:val="20"/>
            <w:szCs w:val="20"/>
            <w:lang w:val="en-US"/>
            <w:rPrChange w:id="13088" w:author="Airat Shigapov" w:date="2021-10-27T23:08:00Z">
              <w:rPr>
                <w:rFonts w:ascii="Consolas" w:hAnsi="Consolas" w:cs="Consolas"/>
                <w:color w:val="A31515"/>
                <w:sz w:val="19"/>
                <w:szCs w:val="19"/>
              </w:rPr>
            </w:rPrChange>
          </w:rPr>
          <w:t xml:space="preserve"> </w:t>
        </w:r>
        <w:r w:rsidRPr="008C09BE">
          <w:rPr>
            <w:rFonts w:ascii="Times New Roman" w:hAnsi="Times New Roman" w:cs="Times New Roman"/>
            <w:sz w:val="20"/>
            <w:szCs w:val="20"/>
            <w:rPrChange w:id="13089" w:author="Airat Shigapov" w:date="2021-10-27T23:08:00Z">
              <w:rPr>
                <w:rFonts w:ascii="Consolas" w:hAnsi="Consolas" w:cs="Consolas"/>
                <w:color w:val="A31515"/>
                <w:sz w:val="19"/>
                <w:szCs w:val="19"/>
              </w:rPr>
            </w:rPrChange>
          </w:rPr>
          <w:t>ввод</w:t>
        </w:r>
        <w:r w:rsidRPr="008C09BE">
          <w:rPr>
            <w:rFonts w:ascii="Times New Roman" w:hAnsi="Times New Roman" w:cs="Times New Roman"/>
            <w:sz w:val="20"/>
            <w:szCs w:val="20"/>
            <w:lang w:val="en-US"/>
            <w:rPrChange w:id="13090" w:author="Airat Shigapov" w:date="2021-10-27T23:08:00Z">
              <w:rPr>
                <w:rFonts w:ascii="Consolas" w:hAnsi="Consolas" w:cs="Consolas"/>
                <w:color w:val="A31515"/>
                <w:sz w:val="19"/>
                <w:szCs w:val="19"/>
              </w:rPr>
            </w:rPrChange>
          </w:rPr>
          <w:t xml:space="preserve"> </w:t>
        </w:r>
        <w:r w:rsidRPr="008C09BE">
          <w:rPr>
            <w:rFonts w:ascii="Times New Roman" w:hAnsi="Times New Roman" w:cs="Times New Roman"/>
            <w:sz w:val="20"/>
            <w:szCs w:val="20"/>
            <w:rPrChange w:id="13091" w:author="Airat Shigapov" w:date="2021-10-27T23:08:00Z">
              <w:rPr>
                <w:rFonts w:ascii="Consolas" w:hAnsi="Consolas" w:cs="Consolas"/>
                <w:color w:val="A31515"/>
                <w:sz w:val="19"/>
                <w:szCs w:val="19"/>
              </w:rPr>
            </w:rPrChange>
          </w:rPr>
          <w:t>эл</w:t>
        </w:r>
        <w:r w:rsidRPr="008C09BE">
          <w:rPr>
            <w:rFonts w:ascii="Times New Roman" w:hAnsi="Times New Roman" w:cs="Times New Roman"/>
            <w:sz w:val="20"/>
            <w:szCs w:val="20"/>
            <w:lang w:val="en-US"/>
            <w:rPrChange w:id="13092" w:author="Airat Shigapov" w:date="2021-10-27T23:08:00Z">
              <w:rPr>
                <w:rFonts w:ascii="Consolas" w:hAnsi="Consolas" w:cs="Consolas"/>
                <w:color w:val="A31515"/>
                <w:sz w:val="19"/>
                <w:szCs w:val="19"/>
              </w:rPr>
            </w:rPrChange>
          </w:rPr>
          <w:t xml:space="preserve">. </w:t>
        </w:r>
        <w:r w:rsidRPr="008C09BE">
          <w:rPr>
            <w:rFonts w:ascii="Times New Roman" w:hAnsi="Times New Roman" w:cs="Times New Roman"/>
            <w:sz w:val="20"/>
            <w:szCs w:val="20"/>
            <w:rPrChange w:id="13093" w:author="Airat Shigapov" w:date="2021-10-27T23:08:00Z">
              <w:rPr>
                <w:rFonts w:ascii="Consolas" w:hAnsi="Consolas" w:cs="Consolas"/>
                <w:color w:val="A31515"/>
                <w:sz w:val="19"/>
                <w:szCs w:val="19"/>
              </w:rPr>
            </w:rPrChange>
          </w:rPr>
          <w:t>почты</w:t>
        </w:r>
        <w:r w:rsidRPr="008C09BE">
          <w:rPr>
            <w:rFonts w:ascii="Times New Roman" w:hAnsi="Times New Roman" w:cs="Times New Roman"/>
            <w:sz w:val="20"/>
            <w:szCs w:val="20"/>
            <w:lang w:val="en-US"/>
            <w:rPrChange w:id="13094" w:author="Airat Shigapov" w:date="2021-10-27T23:08:00Z">
              <w:rPr>
                <w:rFonts w:ascii="Consolas" w:hAnsi="Consolas" w:cs="Consolas"/>
                <w:color w:val="A31515"/>
                <w:sz w:val="19"/>
                <w:szCs w:val="19"/>
              </w:rPr>
            </w:rPrChange>
          </w:rPr>
          <w:t>"</w:t>
        </w:r>
        <w:r w:rsidRPr="008C09BE">
          <w:rPr>
            <w:rFonts w:ascii="Times New Roman" w:hAnsi="Times New Roman" w:cs="Times New Roman"/>
            <w:sz w:val="20"/>
            <w:szCs w:val="20"/>
            <w:lang w:val="en-US"/>
            <w:rPrChange w:id="13095" w:author="Airat Shigapov" w:date="2021-10-27T23:08:00Z">
              <w:rPr>
                <w:rFonts w:ascii="Consolas" w:hAnsi="Consolas" w:cs="Consolas"/>
                <w:color w:val="000000"/>
                <w:sz w:val="19"/>
                <w:szCs w:val="19"/>
              </w:rPr>
            </w:rPrChange>
          </w:rPr>
          <w:t>;</w:t>
        </w:r>
      </w:ins>
    </w:p>
    <w:p w14:paraId="2542D8C6" w14:textId="77777777" w:rsidR="00D002A1" w:rsidRPr="008C09BE" w:rsidRDefault="00D002A1" w:rsidP="00D002A1">
      <w:pPr>
        <w:autoSpaceDE w:val="0"/>
        <w:autoSpaceDN w:val="0"/>
        <w:adjustRightInd w:val="0"/>
        <w:spacing w:after="0" w:line="240" w:lineRule="auto"/>
        <w:rPr>
          <w:ins w:id="13096" w:author="Airat Shigapov" w:date="2021-10-27T23:07:00Z"/>
          <w:rFonts w:ascii="Times New Roman" w:hAnsi="Times New Roman" w:cs="Times New Roman"/>
          <w:sz w:val="20"/>
          <w:szCs w:val="20"/>
          <w:lang w:val="en-US"/>
          <w:rPrChange w:id="13097" w:author="Airat Shigapov" w:date="2021-10-27T23:08:00Z">
            <w:rPr>
              <w:ins w:id="13098" w:author="Airat Shigapov" w:date="2021-10-27T23:07:00Z"/>
              <w:rFonts w:ascii="Consolas" w:hAnsi="Consolas" w:cs="Consolas"/>
              <w:color w:val="000000"/>
              <w:sz w:val="19"/>
              <w:szCs w:val="19"/>
            </w:rPr>
          </w:rPrChange>
        </w:rPr>
      </w:pPr>
      <w:ins w:id="13099" w:author="Airat Shigapov" w:date="2021-10-27T23:07:00Z">
        <w:r w:rsidRPr="008C09BE">
          <w:rPr>
            <w:rFonts w:ascii="Times New Roman" w:hAnsi="Times New Roman" w:cs="Times New Roman"/>
            <w:sz w:val="20"/>
            <w:szCs w:val="20"/>
            <w:lang w:val="en-US"/>
            <w:rPrChange w:id="13100" w:author="Airat Shigapov" w:date="2021-10-27T23:08:00Z">
              <w:rPr>
                <w:rFonts w:ascii="Consolas" w:hAnsi="Consolas" w:cs="Consolas"/>
                <w:color w:val="000000"/>
                <w:sz w:val="19"/>
                <w:szCs w:val="19"/>
              </w:rPr>
            </w:rPrChange>
          </w:rPr>
          <w:lastRenderedPageBreak/>
          <w:t xml:space="preserve">                    }</w:t>
        </w:r>
      </w:ins>
    </w:p>
    <w:p w14:paraId="1082F6CE" w14:textId="77777777" w:rsidR="00D002A1" w:rsidRPr="008C09BE" w:rsidRDefault="00D002A1" w:rsidP="00D002A1">
      <w:pPr>
        <w:autoSpaceDE w:val="0"/>
        <w:autoSpaceDN w:val="0"/>
        <w:adjustRightInd w:val="0"/>
        <w:spacing w:after="0" w:line="240" w:lineRule="auto"/>
        <w:rPr>
          <w:ins w:id="13101" w:author="Airat Shigapov" w:date="2021-10-27T23:07:00Z"/>
          <w:rFonts w:ascii="Times New Roman" w:hAnsi="Times New Roman" w:cs="Times New Roman"/>
          <w:sz w:val="20"/>
          <w:szCs w:val="20"/>
          <w:lang w:val="en-US"/>
          <w:rPrChange w:id="13102" w:author="Airat Shigapov" w:date="2021-10-27T23:08:00Z">
            <w:rPr>
              <w:ins w:id="13103" w:author="Airat Shigapov" w:date="2021-10-27T23:07:00Z"/>
              <w:rFonts w:ascii="Consolas" w:hAnsi="Consolas" w:cs="Consolas"/>
              <w:color w:val="000000"/>
              <w:sz w:val="19"/>
              <w:szCs w:val="19"/>
            </w:rPr>
          </w:rPrChange>
        </w:rPr>
      </w:pPr>
      <w:ins w:id="13104" w:author="Airat Shigapov" w:date="2021-10-27T23:07:00Z">
        <w:r w:rsidRPr="008C09BE">
          <w:rPr>
            <w:rFonts w:ascii="Times New Roman" w:hAnsi="Times New Roman" w:cs="Times New Roman"/>
            <w:sz w:val="20"/>
            <w:szCs w:val="20"/>
            <w:lang w:val="en-US"/>
            <w:rPrChange w:id="13105" w:author="Airat Shigapov" w:date="2021-10-27T23:08:00Z">
              <w:rPr>
                <w:rFonts w:ascii="Consolas" w:hAnsi="Consolas" w:cs="Consolas"/>
                <w:color w:val="000000"/>
                <w:sz w:val="19"/>
                <w:szCs w:val="19"/>
              </w:rPr>
            </w:rPrChange>
          </w:rPr>
          <w:t xml:space="preserve">                }</w:t>
        </w:r>
      </w:ins>
    </w:p>
    <w:p w14:paraId="0B42EC45" w14:textId="77777777" w:rsidR="00D002A1" w:rsidRPr="008C09BE" w:rsidRDefault="00D002A1" w:rsidP="00D002A1">
      <w:pPr>
        <w:autoSpaceDE w:val="0"/>
        <w:autoSpaceDN w:val="0"/>
        <w:adjustRightInd w:val="0"/>
        <w:spacing w:after="0" w:line="240" w:lineRule="auto"/>
        <w:rPr>
          <w:ins w:id="13106" w:author="Airat Shigapov" w:date="2021-10-27T23:07:00Z"/>
          <w:rFonts w:ascii="Times New Roman" w:hAnsi="Times New Roman" w:cs="Times New Roman"/>
          <w:sz w:val="20"/>
          <w:szCs w:val="20"/>
          <w:lang w:val="en-US"/>
          <w:rPrChange w:id="13107" w:author="Airat Shigapov" w:date="2021-10-27T23:08:00Z">
            <w:rPr>
              <w:ins w:id="13108" w:author="Airat Shigapov" w:date="2021-10-27T23:07:00Z"/>
              <w:rFonts w:ascii="Consolas" w:hAnsi="Consolas" w:cs="Consolas"/>
              <w:color w:val="000000"/>
              <w:sz w:val="19"/>
              <w:szCs w:val="19"/>
            </w:rPr>
          </w:rPrChange>
        </w:rPr>
      </w:pPr>
      <w:ins w:id="13109" w:author="Airat Shigapov" w:date="2021-10-27T23:07:00Z">
        <w:r w:rsidRPr="008C09BE">
          <w:rPr>
            <w:rFonts w:ascii="Times New Roman" w:hAnsi="Times New Roman" w:cs="Times New Roman"/>
            <w:sz w:val="20"/>
            <w:szCs w:val="20"/>
            <w:lang w:val="en-US"/>
            <w:rPrChange w:id="13110"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13111" w:author="Airat Shigapov" w:date="2021-10-27T23:08:00Z">
              <w:rPr>
                <w:rFonts w:ascii="Consolas" w:hAnsi="Consolas" w:cs="Consolas"/>
                <w:color w:val="0000FF"/>
                <w:sz w:val="19"/>
                <w:szCs w:val="19"/>
              </w:rPr>
            </w:rPrChange>
          </w:rPr>
          <w:t>else</w:t>
        </w:r>
      </w:ins>
    </w:p>
    <w:p w14:paraId="216EC5B8" w14:textId="77777777" w:rsidR="00D002A1" w:rsidRPr="008C09BE" w:rsidRDefault="00D002A1" w:rsidP="00D002A1">
      <w:pPr>
        <w:autoSpaceDE w:val="0"/>
        <w:autoSpaceDN w:val="0"/>
        <w:adjustRightInd w:val="0"/>
        <w:spacing w:after="0" w:line="240" w:lineRule="auto"/>
        <w:rPr>
          <w:ins w:id="13112" w:author="Airat Shigapov" w:date="2021-10-27T23:07:00Z"/>
          <w:rFonts w:ascii="Times New Roman" w:hAnsi="Times New Roman" w:cs="Times New Roman"/>
          <w:sz w:val="20"/>
          <w:szCs w:val="20"/>
          <w:lang w:val="en-US"/>
          <w:rPrChange w:id="13113" w:author="Airat Shigapov" w:date="2021-10-27T23:08:00Z">
            <w:rPr>
              <w:ins w:id="13114" w:author="Airat Shigapov" w:date="2021-10-27T23:07:00Z"/>
              <w:rFonts w:ascii="Consolas" w:hAnsi="Consolas" w:cs="Consolas"/>
              <w:color w:val="000000"/>
              <w:sz w:val="19"/>
              <w:szCs w:val="19"/>
            </w:rPr>
          </w:rPrChange>
        </w:rPr>
      </w:pPr>
      <w:ins w:id="13115" w:author="Airat Shigapov" w:date="2021-10-27T23:07:00Z">
        <w:r w:rsidRPr="008C09BE">
          <w:rPr>
            <w:rFonts w:ascii="Times New Roman" w:hAnsi="Times New Roman" w:cs="Times New Roman"/>
            <w:sz w:val="20"/>
            <w:szCs w:val="20"/>
            <w:lang w:val="en-US"/>
            <w:rPrChange w:id="13116" w:author="Airat Shigapov" w:date="2021-10-27T23:08:00Z">
              <w:rPr>
                <w:rFonts w:ascii="Consolas" w:hAnsi="Consolas" w:cs="Consolas"/>
                <w:color w:val="000000"/>
                <w:sz w:val="19"/>
                <w:szCs w:val="19"/>
              </w:rPr>
            </w:rPrChange>
          </w:rPr>
          <w:t xml:space="preserve">                {</w:t>
        </w:r>
      </w:ins>
    </w:p>
    <w:p w14:paraId="31A3F597" w14:textId="77777777" w:rsidR="00D002A1" w:rsidRPr="008C09BE" w:rsidRDefault="00D002A1" w:rsidP="00D002A1">
      <w:pPr>
        <w:autoSpaceDE w:val="0"/>
        <w:autoSpaceDN w:val="0"/>
        <w:adjustRightInd w:val="0"/>
        <w:spacing w:after="0" w:line="240" w:lineRule="auto"/>
        <w:rPr>
          <w:ins w:id="13117" w:author="Airat Shigapov" w:date="2021-10-27T23:07:00Z"/>
          <w:rFonts w:ascii="Times New Roman" w:hAnsi="Times New Roman" w:cs="Times New Roman"/>
          <w:sz w:val="20"/>
          <w:szCs w:val="20"/>
          <w:lang w:val="en-US"/>
          <w:rPrChange w:id="13118" w:author="Airat Shigapov" w:date="2021-10-27T23:08:00Z">
            <w:rPr>
              <w:ins w:id="13119" w:author="Airat Shigapov" w:date="2021-10-27T23:07:00Z"/>
              <w:rFonts w:ascii="Consolas" w:hAnsi="Consolas" w:cs="Consolas"/>
              <w:color w:val="000000"/>
              <w:sz w:val="19"/>
              <w:szCs w:val="19"/>
            </w:rPr>
          </w:rPrChange>
        </w:rPr>
      </w:pPr>
      <w:ins w:id="13120" w:author="Airat Shigapov" w:date="2021-10-27T23:07:00Z">
        <w:r w:rsidRPr="008C09BE">
          <w:rPr>
            <w:rFonts w:ascii="Times New Roman" w:hAnsi="Times New Roman" w:cs="Times New Roman"/>
            <w:sz w:val="20"/>
            <w:szCs w:val="20"/>
            <w:lang w:val="en-US"/>
            <w:rPrChange w:id="13121" w:author="Airat Shigapov" w:date="2021-10-27T23:08:00Z">
              <w:rPr>
                <w:rFonts w:ascii="Consolas" w:hAnsi="Consolas" w:cs="Consolas"/>
                <w:color w:val="000000"/>
                <w:sz w:val="19"/>
                <w:szCs w:val="19"/>
              </w:rPr>
            </w:rPrChange>
          </w:rPr>
          <w:t xml:space="preserve">                    </w:t>
        </w:r>
        <w:proofErr w:type="spellStart"/>
        <w:r w:rsidRPr="008C09BE">
          <w:rPr>
            <w:rFonts w:ascii="Times New Roman" w:hAnsi="Times New Roman" w:cs="Times New Roman"/>
            <w:sz w:val="20"/>
            <w:szCs w:val="20"/>
            <w:lang w:val="en-US"/>
            <w:rPrChange w:id="13122" w:author="Airat Shigapov" w:date="2021-10-27T23:08:00Z">
              <w:rPr>
                <w:rFonts w:ascii="Consolas" w:hAnsi="Consolas" w:cs="Consolas"/>
                <w:color w:val="000000"/>
                <w:sz w:val="19"/>
                <w:szCs w:val="19"/>
              </w:rPr>
            </w:rPrChange>
          </w:rPr>
          <w:t>emailWar.Visibility</w:t>
        </w:r>
        <w:proofErr w:type="spellEnd"/>
        <w:r w:rsidRPr="008C09BE">
          <w:rPr>
            <w:rFonts w:ascii="Times New Roman" w:hAnsi="Times New Roman" w:cs="Times New Roman"/>
            <w:sz w:val="20"/>
            <w:szCs w:val="20"/>
            <w:lang w:val="en-US"/>
            <w:rPrChange w:id="13123" w:author="Airat Shigapov" w:date="2021-10-27T23:08:00Z">
              <w:rPr>
                <w:rFonts w:ascii="Consolas" w:hAnsi="Consolas" w:cs="Consolas"/>
                <w:color w:val="000000"/>
                <w:sz w:val="19"/>
                <w:szCs w:val="19"/>
              </w:rPr>
            </w:rPrChange>
          </w:rPr>
          <w:t xml:space="preserve"> = </w:t>
        </w:r>
        <w:proofErr w:type="spellStart"/>
        <w:r w:rsidRPr="008C09BE">
          <w:rPr>
            <w:rFonts w:ascii="Times New Roman" w:hAnsi="Times New Roman" w:cs="Times New Roman"/>
            <w:sz w:val="20"/>
            <w:szCs w:val="20"/>
            <w:lang w:val="en-US"/>
            <w:rPrChange w:id="13124" w:author="Airat Shigapov" w:date="2021-10-27T23:08:00Z">
              <w:rPr>
                <w:rFonts w:ascii="Consolas" w:hAnsi="Consolas" w:cs="Consolas"/>
                <w:color w:val="000000"/>
                <w:sz w:val="19"/>
                <w:szCs w:val="19"/>
              </w:rPr>
            </w:rPrChange>
          </w:rPr>
          <w:t>Visibility.Visible</w:t>
        </w:r>
        <w:proofErr w:type="spellEnd"/>
        <w:r w:rsidRPr="008C09BE">
          <w:rPr>
            <w:rFonts w:ascii="Times New Roman" w:hAnsi="Times New Roman" w:cs="Times New Roman"/>
            <w:sz w:val="20"/>
            <w:szCs w:val="20"/>
            <w:lang w:val="en-US"/>
            <w:rPrChange w:id="13125" w:author="Airat Shigapov" w:date="2021-10-27T23:08:00Z">
              <w:rPr>
                <w:rFonts w:ascii="Consolas" w:hAnsi="Consolas" w:cs="Consolas"/>
                <w:color w:val="000000"/>
                <w:sz w:val="19"/>
                <w:szCs w:val="19"/>
              </w:rPr>
            </w:rPrChange>
          </w:rPr>
          <w:t>;</w:t>
        </w:r>
      </w:ins>
    </w:p>
    <w:p w14:paraId="7A118236" w14:textId="77777777" w:rsidR="00D002A1" w:rsidRPr="008C09BE" w:rsidRDefault="00D002A1" w:rsidP="00D002A1">
      <w:pPr>
        <w:autoSpaceDE w:val="0"/>
        <w:autoSpaceDN w:val="0"/>
        <w:adjustRightInd w:val="0"/>
        <w:spacing w:after="0" w:line="240" w:lineRule="auto"/>
        <w:rPr>
          <w:ins w:id="13126" w:author="Airat Shigapov" w:date="2021-10-27T23:07:00Z"/>
          <w:rFonts w:ascii="Times New Roman" w:hAnsi="Times New Roman" w:cs="Times New Roman"/>
          <w:sz w:val="20"/>
          <w:szCs w:val="20"/>
          <w:lang w:val="en-US"/>
          <w:rPrChange w:id="13127" w:author="Airat Shigapov" w:date="2021-10-27T23:08:00Z">
            <w:rPr>
              <w:ins w:id="13128" w:author="Airat Shigapov" w:date="2021-10-27T23:07:00Z"/>
              <w:rFonts w:ascii="Consolas" w:hAnsi="Consolas" w:cs="Consolas"/>
              <w:color w:val="000000"/>
              <w:sz w:val="19"/>
              <w:szCs w:val="19"/>
            </w:rPr>
          </w:rPrChange>
        </w:rPr>
      </w:pPr>
      <w:ins w:id="13129" w:author="Airat Shigapov" w:date="2021-10-27T23:07:00Z">
        <w:r w:rsidRPr="008C09BE">
          <w:rPr>
            <w:rFonts w:ascii="Times New Roman" w:hAnsi="Times New Roman" w:cs="Times New Roman"/>
            <w:sz w:val="20"/>
            <w:szCs w:val="20"/>
            <w:lang w:val="en-US"/>
            <w:rPrChange w:id="13130" w:author="Airat Shigapov" w:date="2021-10-27T23:08:00Z">
              <w:rPr>
                <w:rFonts w:ascii="Consolas" w:hAnsi="Consolas" w:cs="Consolas"/>
                <w:color w:val="000000"/>
                <w:sz w:val="19"/>
                <w:szCs w:val="19"/>
              </w:rPr>
            </w:rPrChange>
          </w:rPr>
          <w:t xml:space="preserve">                    </w:t>
        </w:r>
        <w:proofErr w:type="spellStart"/>
        <w:r w:rsidRPr="008C09BE">
          <w:rPr>
            <w:rFonts w:ascii="Times New Roman" w:hAnsi="Times New Roman" w:cs="Times New Roman"/>
            <w:sz w:val="20"/>
            <w:szCs w:val="20"/>
            <w:lang w:val="en-US"/>
            <w:rPrChange w:id="13131" w:author="Airat Shigapov" w:date="2021-10-27T23:08:00Z">
              <w:rPr>
                <w:rFonts w:ascii="Consolas" w:hAnsi="Consolas" w:cs="Consolas"/>
                <w:color w:val="000000"/>
                <w:sz w:val="19"/>
                <w:szCs w:val="19"/>
              </w:rPr>
            </w:rPrChange>
          </w:rPr>
          <w:t>emailName.BorderBrush</w:t>
        </w:r>
        <w:proofErr w:type="spellEnd"/>
        <w:r w:rsidRPr="008C09BE">
          <w:rPr>
            <w:rFonts w:ascii="Times New Roman" w:hAnsi="Times New Roman" w:cs="Times New Roman"/>
            <w:sz w:val="20"/>
            <w:szCs w:val="20"/>
            <w:lang w:val="en-US"/>
            <w:rPrChange w:id="13132" w:author="Airat Shigapov" w:date="2021-10-27T23:08:00Z">
              <w:rPr>
                <w:rFonts w:ascii="Consolas" w:hAnsi="Consolas" w:cs="Consolas"/>
                <w:color w:val="000000"/>
                <w:sz w:val="19"/>
                <w:szCs w:val="19"/>
              </w:rPr>
            </w:rPrChange>
          </w:rPr>
          <w:t xml:space="preserve"> = </w:t>
        </w:r>
        <w:proofErr w:type="spellStart"/>
        <w:r w:rsidRPr="008C09BE">
          <w:rPr>
            <w:rFonts w:ascii="Times New Roman" w:hAnsi="Times New Roman" w:cs="Times New Roman"/>
            <w:sz w:val="20"/>
            <w:szCs w:val="20"/>
            <w:lang w:val="en-US"/>
            <w:rPrChange w:id="13133" w:author="Airat Shigapov" w:date="2021-10-27T23:08:00Z">
              <w:rPr>
                <w:rFonts w:ascii="Consolas" w:hAnsi="Consolas" w:cs="Consolas"/>
                <w:color w:val="000000"/>
                <w:sz w:val="19"/>
                <w:szCs w:val="19"/>
              </w:rPr>
            </w:rPrChange>
          </w:rPr>
          <w:t>Brushes.Red</w:t>
        </w:r>
        <w:proofErr w:type="spellEnd"/>
        <w:r w:rsidRPr="008C09BE">
          <w:rPr>
            <w:rFonts w:ascii="Times New Roman" w:hAnsi="Times New Roman" w:cs="Times New Roman"/>
            <w:sz w:val="20"/>
            <w:szCs w:val="20"/>
            <w:lang w:val="en-US"/>
            <w:rPrChange w:id="13134" w:author="Airat Shigapov" w:date="2021-10-27T23:08:00Z">
              <w:rPr>
                <w:rFonts w:ascii="Consolas" w:hAnsi="Consolas" w:cs="Consolas"/>
                <w:color w:val="000000"/>
                <w:sz w:val="19"/>
                <w:szCs w:val="19"/>
              </w:rPr>
            </w:rPrChange>
          </w:rPr>
          <w:t>;</w:t>
        </w:r>
      </w:ins>
    </w:p>
    <w:p w14:paraId="0CBD4217" w14:textId="77777777" w:rsidR="00D002A1" w:rsidRPr="008C09BE" w:rsidRDefault="00D002A1" w:rsidP="00D002A1">
      <w:pPr>
        <w:autoSpaceDE w:val="0"/>
        <w:autoSpaceDN w:val="0"/>
        <w:adjustRightInd w:val="0"/>
        <w:spacing w:after="0" w:line="240" w:lineRule="auto"/>
        <w:rPr>
          <w:ins w:id="13135" w:author="Airat Shigapov" w:date="2021-10-27T23:07:00Z"/>
          <w:rFonts w:ascii="Times New Roman" w:hAnsi="Times New Roman" w:cs="Times New Roman"/>
          <w:sz w:val="20"/>
          <w:szCs w:val="20"/>
          <w:lang w:val="en-US"/>
          <w:rPrChange w:id="13136" w:author="Airat Shigapov" w:date="2021-10-27T23:08:00Z">
            <w:rPr>
              <w:ins w:id="13137" w:author="Airat Shigapov" w:date="2021-10-27T23:07:00Z"/>
              <w:rFonts w:ascii="Consolas" w:hAnsi="Consolas" w:cs="Consolas"/>
              <w:color w:val="000000"/>
              <w:sz w:val="19"/>
              <w:szCs w:val="19"/>
            </w:rPr>
          </w:rPrChange>
        </w:rPr>
      </w:pPr>
      <w:ins w:id="13138" w:author="Airat Shigapov" w:date="2021-10-27T23:07:00Z">
        <w:r w:rsidRPr="008C09BE">
          <w:rPr>
            <w:rFonts w:ascii="Times New Roman" w:hAnsi="Times New Roman" w:cs="Times New Roman"/>
            <w:sz w:val="20"/>
            <w:szCs w:val="20"/>
            <w:lang w:val="en-US"/>
            <w:rPrChange w:id="13139" w:author="Airat Shigapov" w:date="2021-10-27T23:08:00Z">
              <w:rPr>
                <w:rFonts w:ascii="Consolas" w:hAnsi="Consolas" w:cs="Consolas"/>
                <w:color w:val="000000"/>
                <w:sz w:val="19"/>
                <w:szCs w:val="19"/>
              </w:rPr>
            </w:rPrChange>
          </w:rPr>
          <w:t xml:space="preserve">                }</w:t>
        </w:r>
      </w:ins>
    </w:p>
    <w:p w14:paraId="539D1232" w14:textId="77777777" w:rsidR="00D002A1" w:rsidRPr="008C09BE" w:rsidRDefault="00D002A1" w:rsidP="00D002A1">
      <w:pPr>
        <w:autoSpaceDE w:val="0"/>
        <w:autoSpaceDN w:val="0"/>
        <w:adjustRightInd w:val="0"/>
        <w:spacing w:after="0" w:line="240" w:lineRule="auto"/>
        <w:rPr>
          <w:ins w:id="13140" w:author="Airat Shigapov" w:date="2021-10-27T23:07:00Z"/>
          <w:rFonts w:ascii="Times New Roman" w:hAnsi="Times New Roman" w:cs="Times New Roman"/>
          <w:sz w:val="20"/>
          <w:szCs w:val="20"/>
          <w:lang w:val="en-US"/>
          <w:rPrChange w:id="13141" w:author="Airat Shigapov" w:date="2021-10-27T23:08:00Z">
            <w:rPr>
              <w:ins w:id="13142" w:author="Airat Shigapov" w:date="2021-10-27T23:07:00Z"/>
              <w:rFonts w:ascii="Consolas" w:hAnsi="Consolas" w:cs="Consolas"/>
              <w:color w:val="000000"/>
              <w:sz w:val="19"/>
              <w:szCs w:val="19"/>
            </w:rPr>
          </w:rPrChange>
        </w:rPr>
      </w:pPr>
      <w:ins w:id="13143" w:author="Airat Shigapov" w:date="2021-10-27T23:07:00Z">
        <w:r w:rsidRPr="008C09BE">
          <w:rPr>
            <w:rFonts w:ascii="Times New Roman" w:hAnsi="Times New Roman" w:cs="Times New Roman"/>
            <w:sz w:val="20"/>
            <w:szCs w:val="20"/>
            <w:lang w:val="en-US"/>
            <w:rPrChange w:id="13144" w:author="Airat Shigapov" w:date="2021-10-27T23:08:00Z">
              <w:rPr>
                <w:rFonts w:ascii="Consolas" w:hAnsi="Consolas" w:cs="Consolas"/>
                <w:color w:val="000000"/>
                <w:sz w:val="19"/>
                <w:szCs w:val="19"/>
              </w:rPr>
            </w:rPrChange>
          </w:rPr>
          <w:t xml:space="preserve">            }</w:t>
        </w:r>
      </w:ins>
    </w:p>
    <w:p w14:paraId="4BCFD796" w14:textId="77777777" w:rsidR="00D002A1" w:rsidRPr="008C09BE" w:rsidRDefault="00D002A1" w:rsidP="00D002A1">
      <w:pPr>
        <w:autoSpaceDE w:val="0"/>
        <w:autoSpaceDN w:val="0"/>
        <w:adjustRightInd w:val="0"/>
        <w:spacing w:after="0" w:line="240" w:lineRule="auto"/>
        <w:rPr>
          <w:ins w:id="13145" w:author="Airat Shigapov" w:date="2021-10-27T23:07:00Z"/>
          <w:rFonts w:ascii="Times New Roman" w:hAnsi="Times New Roman" w:cs="Times New Roman"/>
          <w:sz w:val="20"/>
          <w:szCs w:val="20"/>
          <w:lang w:val="en-US"/>
          <w:rPrChange w:id="13146" w:author="Airat Shigapov" w:date="2021-10-27T23:08:00Z">
            <w:rPr>
              <w:ins w:id="13147" w:author="Airat Shigapov" w:date="2021-10-27T23:07:00Z"/>
              <w:rFonts w:ascii="Consolas" w:hAnsi="Consolas" w:cs="Consolas"/>
              <w:color w:val="000000"/>
              <w:sz w:val="19"/>
              <w:szCs w:val="19"/>
            </w:rPr>
          </w:rPrChange>
        </w:rPr>
      </w:pPr>
      <w:ins w:id="13148" w:author="Airat Shigapov" w:date="2021-10-27T23:07:00Z">
        <w:r w:rsidRPr="008C09BE">
          <w:rPr>
            <w:rFonts w:ascii="Times New Roman" w:hAnsi="Times New Roman" w:cs="Times New Roman"/>
            <w:sz w:val="20"/>
            <w:szCs w:val="20"/>
            <w:lang w:val="en-US"/>
            <w:rPrChange w:id="13149" w:author="Airat Shigapov" w:date="2021-10-27T23:08:00Z">
              <w:rPr>
                <w:rFonts w:ascii="Consolas" w:hAnsi="Consolas" w:cs="Consolas"/>
                <w:color w:val="000000"/>
                <w:sz w:val="19"/>
                <w:szCs w:val="19"/>
              </w:rPr>
            </w:rPrChange>
          </w:rPr>
          <w:t xml:space="preserve">            </w:t>
        </w:r>
        <w:r w:rsidRPr="008C09BE">
          <w:rPr>
            <w:rFonts w:ascii="Times New Roman" w:hAnsi="Times New Roman" w:cs="Times New Roman"/>
            <w:sz w:val="20"/>
            <w:szCs w:val="20"/>
            <w:lang w:val="en-US"/>
            <w:rPrChange w:id="13150" w:author="Airat Shigapov" w:date="2021-10-27T23:08:00Z">
              <w:rPr>
                <w:rFonts w:ascii="Consolas" w:hAnsi="Consolas" w:cs="Consolas"/>
                <w:color w:val="0000FF"/>
                <w:sz w:val="19"/>
                <w:szCs w:val="19"/>
              </w:rPr>
            </w:rPrChange>
          </w:rPr>
          <w:t>else</w:t>
        </w:r>
      </w:ins>
    </w:p>
    <w:p w14:paraId="7F8E8402" w14:textId="77777777" w:rsidR="00D002A1" w:rsidRPr="008C09BE" w:rsidRDefault="00D002A1" w:rsidP="00D002A1">
      <w:pPr>
        <w:autoSpaceDE w:val="0"/>
        <w:autoSpaceDN w:val="0"/>
        <w:adjustRightInd w:val="0"/>
        <w:spacing w:after="0" w:line="240" w:lineRule="auto"/>
        <w:rPr>
          <w:ins w:id="13151" w:author="Airat Shigapov" w:date="2021-10-27T23:07:00Z"/>
          <w:rFonts w:ascii="Times New Roman" w:hAnsi="Times New Roman" w:cs="Times New Roman"/>
          <w:sz w:val="20"/>
          <w:szCs w:val="20"/>
          <w:lang w:val="en-US"/>
          <w:rPrChange w:id="13152" w:author="Airat Shigapov" w:date="2021-10-27T23:08:00Z">
            <w:rPr>
              <w:ins w:id="13153" w:author="Airat Shigapov" w:date="2021-10-27T23:07:00Z"/>
              <w:rFonts w:ascii="Consolas" w:hAnsi="Consolas" w:cs="Consolas"/>
              <w:color w:val="000000"/>
              <w:sz w:val="19"/>
              <w:szCs w:val="19"/>
            </w:rPr>
          </w:rPrChange>
        </w:rPr>
      </w:pPr>
      <w:ins w:id="13154" w:author="Airat Shigapov" w:date="2021-10-27T23:07:00Z">
        <w:r w:rsidRPr="008C09BE">
          <w:rPr>
            <w:rFonts w:ascii="Times New Roman" w:hAnsi="Times New Roman" w:cs="Times New Roman"/>
            <w:sz w:val="20"/>
            <w:szCs w:val="20"/>
            <w:lang w:val="en-US"/>
            <w:rPrChange w:id="13155" w:author="Airat Shigapov" w:date="2021-10-27T23:08:00Z">
              <w:rPr>
                <w:rFonts w:ascii="Consolas" w:hAnsi="Consolas" w:cs="Consolas"/>
                <w:color w:val="000000"/>
                <w:sz w:val="19"/>
                <w:szCs w:val="19"/>
              </w:rPr>
            </w:rPrChange>
          </w:rPr>
          <w:t xml:space="preserve">            {</w:t>
        </w:r>
      </w:ins>
    </w:p>
    <w:p w14:paraId="196B3DDC" w14:textId="77777777" w:rsidR="00D002A1" w:rsidRPr="00294494" w:rsidRDefault="00D002A1" w:rsidP="00D002A1">
      <w:pPr>
        <w:autoSpaceDE w:val="0"/>
        <w:autoSpaceDN w:val="0"/>
        <w:adjustRightInd w:val="0"/>
        <w:spacing w:after="0" w:line="240" w:lineRule="auto"/>
        <w:rPr>
          <w:ins w:id="13156" w:author="Airat Shigapov" w:date="2021-10-27T23:07:00Z"/>
          <w:rFonts w:ascii="Times New Roman" w:hAnsi="Times New Roman" w:cs="Times New Roman"/>
          <w:sz w:val="20"/>
          <w:szCs w:val="20"/>
          <w:lang w:val="en-US"/>
          <w:rPrChange w:id="13157" w:author="Airat Shigapov" w:date="2021-10-28T17:47:00Z">
            <w:rPr>
              <w:ins w:id="13158" w:author="Airat Shigapov" w:date="2021-10-27T23:07:00Z"/>
              <w:rFonts w:ascii="Consolas" w:hAnsi="Consolas" w:cs="Consolas"/>
              <w:color w:val="000000"/>
              <w:sz w:val="19"/>
              <w:szCs w:val="19"/>
            </w:rPr>
          </w:rPrChange>
        </w:rPr>
      </w:pPr>
      <w:ins w:id="13159" w:author="Airat Shigapov" w:date="2021-10-27T23:07:00Z">
        <w:r w:rsidRPr="008C09BE">
          <w:rPr>
            <w:rFonts w:ascii="Times New Roman" w:hAnsi="Times New Roman" w:cs="Times New Roman"/>
            <w:sz w:val="20"/>
            <w:szCs w:val="20"/>
            <w:lang w:val="en-US"/>
            <w:rPrChange w:id="13160" w:author="Airat Shigapov" w:date="2021-10-27T23:08:00Z">
              <w:rPr>
                <w:rFonts w:ascii="Consolas" w:hAnsi="Consolas" w:cs="Consolas"/>
                <w:color w:val="000000"/>
                <w:sz w:val="19"/>
                <w:szCs w:val="19"/>
              </w:rPr>
            </w:rPrChange>
          </w:rPr>
          <w:t xml:space="preserve">                </w:t>
        </w:r>
        <w:proofErr w:type="spellStart"/>
        <w:r w:rsidRPr="00294494">
          <w:rPr>
            <w:rFonts w:ascii="Times New Roman" w:hAnsi="Times New Roman" w:cs="Times New Roman"/>
            <w:sz w:val="20"/>
            <w:szCs w:val="20"/>
            <w:lang w:val="en-US"/>
            <w:rPrChange w:id="13161" w:author="Airat Shigapov" w:date="2021-10-28T17:47:00Z">
              <w:rPr>
                <w:rFonts w:ascii="Consolas" w:hAnsi="Consolas" w:cs="Consolas"/>
                <w:color w:val="000000"/>
                <w:sz w:val="19"/>
                <w:szCs w:val="19"/>
              </w:rPr>
            </w:rPrChange>
          </w:rPr>
          <w:t>fieladNullWar.Visibility</w:t>
        </w:r>
        <w:proofErr w:type="spellEnd"/>
        <w:r w:rsidRPr="00294494">
          <w:rPr>
            <w:rFonts w:ascii="Times New Roman" w:hAnsi="Times New Roman" w:cs="Times New Roman"/>
            <w:sz w:val="20"/>
            <w:szCs w:val="20"/>
            <w:lang w:val="en-US"/>
            <w:rPrChange w:id="13162" w:author="Airat Shigapov" w:date="2021-10-28T17:47:00Z">
              <w:rPr>
                <w:rFonts w:ascii="Consolas" w:hAnsi="Consolas" w:cs="Consolas"/>
                <w:color w:val="000000"/>
                <w:sz w:val="19"/>
                <w:szCs w:val="19"/>
              </w:rPr>
            </w:rPrChange>
          </w:rPr>
          <w:t xml:space="preserve"> = </w:t>
        </w:r>
        <w:proofErr w:type="spellStart"/>
        <w:r w:rsidRPr="00294494">
          <w:rPr>
            <w:rFonts w:ascii="Times New Roman" w:hAnsi="Times New Roman" w:cs="Times New Roman"/>
            <w:sz w:val="20"/>
            <w:szCs w:val="20"/>
            <w:lang w:val="en-US"/>
            <w:rPrChange w:id="13163" w:author="Airat Shigapov" w:date="2021-10-28T17:47:00Z">
              <w:rPr>
                <w:rFonts w:ascii="Consolas" w:hAnsi="Consolas" w:cs="Consolas"/>
                <w:color w:val="000000"/>
                <w:sz w:val="19"/>
                <w:szCs w:val="19"/>
              </w:rPr>
            </w:rPrChange>
          </w:rPr>
          <w:t>Visibility.Visible</w:t>
        </w:r>
        <w:proofErr w:type="spellEnd"/>
        <w:r w:rsidRPr="00294494">
          <w:rPr>
            <w:rFonts w:ascii="Times New Roman" w:hAnsi="Times New Roman" w:cs="Times New Roman"/>
            <w:sz w:val="20"/>
            <w:szCs w:val="20"/>
            <w:lang w:val="en-US"/>
            <w:rPrChange w:id="13164" w:author="Airat Shigapov" w:date="2021-10-28T17:47:00Z">
              <w:rPr>
                <w:rFonts w:ascii="Consolas" w:hAnsi="Consolas" w:cs="Consolas"/>
                <w:color w:val="000000"/>
                <w:sz w:val="19"/>
                <w:szCs w:val="19"/>
              </w:rPr>
            </w:rPrChange>
          </w:rPr>
          <w:t>;</w:t>
        </w:r>
      </w:ins>
    </w:p>
    <w:p w14:paraId="4230E196" w14:textId="77777777" w:rsidR="00D002A1" w:rsidRPr="00294494" w:rsidRDefault="00D002A1" w:rsidP="00D002A1">
      <w:pPr>
        <w:autoSpaceDE w:val="0"/>
        <w:autoSpaceDN w:val="0"/>
        <w:adjustRightInd w:val="0"/>
        <w:spacing w:after="0" w:line="240" w:lineRule="auto"/>
        <w:rPr>
          <w:ins w:id="13165" w:author="Airat Shigapov" w:date="2021-10-27T23:07:00Z"/>
          <w:rFonts w:ascii="Times New Roman" w:hAnsi="Times New Roman" w:cs="Times New Roman"/>
          <w:sz w:val="20"/>
          <w:szCs w:val="20"/>
          <w:lang w:val="en-US"/>
          <w:rPrChange w:id="13166" w:author="Airat Shigapov" w:date="2021-10-28T17:47:00Z">
            <w:rPr>
              <w:ins w:id="13167" w:author="Airat Shigapov" w:date="2021-10-27T23:07:00Z"/>
              <w:rFonts w:ascii="Consolas" w:hAnsi="Consolas" w:cs="Consolas"/>
              <w:color w:val="000000"/>
              <w:sz w:val="19"/>
              <w:szCs w:val="19"/>
            </w:rPr>
          </w:rPrChange>
        </w:rPr>
      </w:pPr>
      <w:ins w:id="13168" w:author="Airat Shigapov" w:date="2021-10-27T23:07:00Z">
        <w:r w:rsidRPr="00294494">
          <w:rPr>
            <w:rFonts w:ascii="Times New Roman" w:hAnsi="Times New Roman" w:cs="Times New Roman"/>
            <w:sz w:val="20"/>
            <w:szCs w:val="20"/>
            <w:lang w:val="en-US"/>
            <w:rPrChange w:id="13169" w:author="Airat Shigapov" w:date="2021-10-28T17:47:00Z">
              <w:rPr>
                <w:rFonts w:ascii="Consolas" w:hAnsi="Consolas" w:cs="Consolas"/>
                <w:color w:val="000000"/>
                <w:sz w:val="19"/>
                <w:szCs w:val="19"/>
              </w:rPr>
            </w:rPrChange>
          </w:rPr>
          <w:t xml:space="preserve">            }</w:t>
        </w:r>
      </w:ins>
    </w:p>
    <w:p w14:paraId="684B07F7" w14:textId="77777777" w:rsidR="00D002A1" w:rsidRPr="00294494" w:rsidRDefault="00D002A1" w:rsidP="00D002A1">
      <w:pPr>
        <w:autoSpaceDE w:val="0"/>
        <w:autoSpaceDN w:val="0"/>
        <w:adjustRightInd w:val="0"/>
        <w:spacing w:after="0" w:line="240" w:lineRule="auto"/>
        <w:rPr>
          <w:ins w:id="13170" w:author="Airat Shigapov" w:date="2021-10-27T23:07:00Z"/>
          <w:rFonts w:ascii="Times New Roman" w:hAnsi="Times New Roman" w:cs="Times New Roman"/>
          <w:sz w:val="20"/>
          <w:szCs w:val="20"/>
          <w:lang w:val="en-US"/>
          <w:rPrChange w:id="13171" w:author="Airat Shigapov" w:date="2021-10-28T17:47:00Z">
            <w:rPr>
              <w:ins w:id="13172" w:author="Airat Shigapov" w:date="2021-10-27T23:07:00Z"/>
              <w:rFonts w:ascii="Consolas" w:hAnsi="Consolas" w:cs="Consolas"/>
              <w:color w:val="000000"/>
              <w:sz w:val="19"/>
              <w:szCs w:val="19"/>
            </w:rPr>
          </w:rPrChange>
        </w:rPr>
      </w:pPr>
      <w:ins w:id="13173" w:author="Airat Shigapov" w:date="2021-10-27T23:07:00Z">
        <w:r w:rsidRPr="00294494">
          <w:rPr>
            <w:rFonts w:ascii="Times New Roman" w:hAnsi="Times New Roman" w:cs="Times New Roman"/>
            <w:sz w:val="20"/>
            <w:szCs w:val="20"/>
            <w:lang w:val="en-US"/>
            <w:rPrChange w:id="13174" w:author="Airat Shigapov" w:date="2021-10-28T17:47:00Z">
              <w:rPr>
                <w:rFonts w:ascii="Consolas" w:hAnsi="Consolas" w:cs="Consolas"/>
                <w:color w:val="000000"/>
                <w:sz w:val="19"/>
                <w:szCs w:val="19"/>
              </w:rPr>
            </w:rPrChange>
          </w:rPr>
          <w:t xml:space="preserve">        }</w:t>
        </w:r>
      </w:ins>
    </w:p>
    <w:p w14:paraId="4D559952" w14:textId="217D6BB8" w:rsidR="00D002A1" w:rsidRPr="008C09BE" w:rsidRDefault="00D002A1" w:rsidP="00D002A1">
      <w:pPr>
        <w:rPr>
          <w:ins w:id="13175" w:author="Airat Shigapov" w:date="2021-10-27T23:03:00Z"/>
          <w:rFonts w:ascii="Times New Roman" w:hAnsi="Times New Roman" w:cs="Times New Roman"/>
          <w:sz w:val="20"/>
          <w:szCs w:val="20"/>
          <w:lang w:val="en-US"/>
          <w:rPrChange w:id="13176" w:author="Airat Shigapov" w:date="2021-10-27T23:08:00Z">
            <w:rPr>
              <w:ins w:id="13177" w:author="Airat Shigapov" w:date="2021-10-27T23:03:00Z"/>
              <w:rFonts w:ascii="Times New Roman" w:hAnsi="Times New Roman" w:cs="Times New Roman"/>
              <w:color w:val="0000FF"/>
              <w:sz w:val="20"/>
              <w:szCs w:val="20"/>
              <w:lang w:val="en-US"/>
            </w:rPr>
          </w:rPrChange>
        </w:rPr>
      </w:pPr>
      <w:ins w:id="13178" w:author="Airat Shigapov" w:date="2021-10-27T23:07:00Z">
        <w:r w:rsidRPr="00294494">
          <w:rPr>
            <w:rFonts w:ascii="Times New Roman" w:hAnsi="Times New Roman" w:cs="Times New Roman"/>
            <w:sz w:val="20"/>
            <w:szCs w:val="20"/>
            <w:lang w:val="en-US"/>
            <w:rPrChange w:id="13179" w:author="Airat Shigapov" w:date="2021-10-28T17:47:00Z">
              <w:rPr>
                <w:rFonts w:ascii="Consolas" w:hAnsi="Consolas" w:cs="Consolas"/>
                <w:color w:val="000000"/>
                <w:sz w:val="19"/>
                <w:szCs w:val="19"/>
              </w:rPr>
            </w:rPrChange>
          </w:rPr>
          <w:t xml:space="preserve">    }</w:t>
        </w:r>
      </w:ins>
    </w:p>
    <w:p w14:paraId="499B2FB0" w14:textId="77777777" w:rsidR="005C1CD7" w:rsidRDefault="005C1CD7" w:rsidP="0077702B">
      <w:pPr>
        <w:rPr>
          <w:ins w:id="13180" w:author="Airat Shigapov" w:date="2021-10-27T23:09:00Z"/>
          <w:rFonts w:ascii="Times New Roman" w:eastAsia="Calibri" w:hAnsi="Times New Roman" w:cs="Times New Roman"/>
          <w:sz w:val="20"/>
          <w:szCs w:val="20"/>
          <w:shd w:val="clear" w:color="auto" w:fill="FFFFFF"/>
          <w:lang w:val="en-US"/>
        </w:rPr>
        <w:sectPr w:rsidR="005C1CD7" w:rsidSect="005C1CD7">
          <w:type w:val="continuous"/>
          <w:pgSz w:w="11906" w:h="16838"/>
          <w:pgMar w:top="1134" w:right="567" w:bottom="1134" w:left="1701" w:header="709" w:footer="709" w:gutter="0"/>
          <w:cols w:num="2" w:space="708"/>
          <w:docGrid w:linePitch="360"/>
          <w:sectPrChange w:id="13181" w:author="Airat Shigapov" w:date="2021-10-27T23:09:00Z">
            <w:sectPr w:rsidR="005C1CD7" w:rsidSect="005C1CD7">
              <w:pgMar w:top="1134" w:right="567" w:bottom="1134" w:left="1701" w:header="709" w:footer="709" w:gutter="0"/>
              <w:cols w:num="1"/>
            </w:sectPr>
          </w:sectPrChange>
        </w:sectPr>
      </w:pPr>
    </w:p>
    <w:p w14:paraId="17B63641" w14:textId="77777777" w:rsidR="00CC67A4" w:rsidRDefault="00CC67A4" w:rsidP="0077702B">
      <w:pPr>
        <w:rPr>
          <w:ins w:id="13182" w:author="Airat Shigapov" w:date="2021-10-29T16:39:00Z"/>
          <w:rFonts w:ascii="Times New Roman" w:eastAsia="Calibri" w:hAnsi="Times New Roman" w:cs="Times New Roman"/>
          <w:sz w:val="20"/>
          <w:szCs w:val="20"/>
          <w:shd w:val="clear" w:color="auto" w:fill="FFFFFF"/>
          <w:lang w:val="en-US"/>
        </w:rPr>
      </w:pPr>
    </w:p>
    <w:p w14:paraId="0A4D70EF" w14:textId="77777777" w:rsidR="00CA1CA9" w:rsidRDefault="00CA1CA9" w:rsidP="0077702B">
      <w:pPr>
        <w:rPr>
          <w:ins w:id="13183" w:author="Airat Shigapov" w:date="2021-10-29T16:44:00Z"/>
          <w:rFonts w:ascii="Times New Roman" w:eastAsia="Calibri" w:hAnsi="Times New Roman" w:cs="Times New Roman"/>
          <w:sz w:val="28"/>
          <w:szCs w:val="28"/>
          <w:shd w:val="clear" w:color="auto" w:fill="FFFFFF"/>
          <w:lang w:val="en-US"/>
        </w:rPr>
        <w:sectPr w:rsidR="00CA1CA9" w:rsidSect="005C1CD7">
          <w:type w:val="continuous"/>
          <w:pgSz w:w="11906" w:h="16838"/>
          <w:pgMar w:top="1134" w:right="567" w:bottom="1134" w:left="1701" w:header="709" w:footer="709" w:gutter="0"/>
          <w:cols w:space="708"/>
          <w:docGrid w:linePitch="360"/>
        </w:sectPr>
      </w:pPr>
    </w:p>
    <w:p w14:paraId="7431AD14" w14:textId="6FE39EBB" w:rsidR="001118C1" w:rsidRPr="00CC67A4" w:rsidRDefault="00CC67A4" w:rsidP="0077702B">
      <w:pPr>
        <w:rPr>
          <w:ins w:id="13184" w:author="Airat Shigapov" w:date="2021-10-29T16:39:00Z"/>
          <w:rFonts w:ascii="Times New Roman" w:eastAsia="Calibri" w:hAnsi="Times New Roman" w:cs="Times New Roman"/>
          <w:sz w:val="28"/>
          <w:szCs w:val="28"/>
          <w:shd w:val="clear" w:color="auto" w:fill="FFFFFF"/>
          <w:lang w:val="en-US"/>
          <w:rPrChange w:id="13185" w:author="Airat Shigapov" w:date="2021-10-29T16:40:00Z">
            <w:rPr>
              <w:ins w:id="13186" w:author="Airat Shigapov" w:date="2021-10-29T16:39:00Z"/>
              <w:rFonts w:ascii="Times New Roman" w:eastAsia="Calibri" w:hAnsi="Times New Roman" w:cs="Times New Roman"/>
              <w:sz w:val="20"/>
              <w:szCs w:val="20"/>
              <w:shd w:val="clear" w:color="auto" w:fill="FFFFFF"/>
              <w:lang w:val="en-US"/>
            </w:rPr>
          </w:rPrChange>
        </w:rPr>
      </w:pPr>
      <w:proofErr w:type="spellStart"/>
      <w:ins w:id="13187" w:author="Airat Shigapov" w:date="2021-10-29T16:39:00Z">
        <w:r w:rsidRPr="00CC67A4">
          <w:rPr>
            <w:rFonts w:ascii="Times New Roman" w:eastAsia="Calibri" w:hAnsi="Times New Roman" w:cs="Times New Roman"/>
            <w:sz w:val="28"/>
            <w:szCs w:val="28"/>
            <w:shd w:val="clear" w:color="auto" w:fill="FFFFFF"/>
            <w:lang w:val="en-US"/>
            <w:rPrChange w:id="13188" w:author="Airat Shigapov" w:date="2021-10-29T16:40:00Z">
              <w:rPr>
                <w:rFonts w:ascii="Times New Roman" w:eastAsia="Calibri" w:hAnsi="Times New Roman" w:cs="Times New Roman"/>
                <w:sz w:val="20"/>
                <w:szCs w:val="20"/>
                <w:shd w:val="clear" w:color="auto" w:fill="FFFFFF"/>
                <w:lang w:val="en-US"/>
              </w:rPr>
            </w:rPrChange>
          </w:rPr>
          <w:t>MyShoppingCart.xaml</w:t>
        </w:r>
        <w:proofErr w:type="spellEnd"/>
        <w:r w:rsidRPr="00CC67A4">
          <w:rPr>
            <w:rFonts w:ascii="Times New Roman" w:eastAsia="Calibri" w:hAnsi="Times New Roman" w:cs="Times New Roman"/>
            <w:sz w:val="28"/>
            <w:szCs w:val="28"/>
            <w:shd w:val="clear" w:color="auto" w:fill="FFFFFF"/>
            <w:lang w:val="en-US"/>
            <w:rPrChange w:id="13189" w:author="Airat Shigapov" w:date="2021-10-29T16:40:00Z">
              <w:rPr>
                <w:rFonts w:ascii="Times New Roman" w:eastAsia="Calibri" w:hAnsi="Times New Roman" w:cs="Times New Roman"/>
                <w:sz w:val="20"/>
                <w:szCs w:val="20"/>
                <w:shd w:val="clear" w:color="auto" w:fill="FFFFFF"/>
                <w:lang w:val="en-US"/>
              </w:rPr>
            </w:rPrChange>
          </w:rPr>
          <w:t>:</w:t>
        </w:r>
      </w:ins>
    </w:p>
    <w:p w14:paraId="413D364C" w14:textId="77777777" w:rsidR="00CC67A4" w:rsidRPr="00CA1CA9" w:rsidRDefault="00CC67A4" w:rsidP="00CC67A4">
      <w:pPr>
        <w:rPr>
          <w:ins w:id="13190" w:author="Airat Shigapov" w:date="2021-10-29T16:39:00Z"/>
          <w:rFonts w:ascii="Times New Roman" w:eastAsia="Calibri" w:hAnsi="Times New Roman" w:cs="Times New Roman"/>
          <w:sz w:val="20"/>
          <w:szCs w:val="20"/>
          <w:shd w:val="clear" w:color="auto" w:fill="FFFFFF"/>
          <w:lang w:val="en-US"/>
        </w:rPr>
      </w:pPr>
      <w:ins w:id="13191" w:author="Airat Shigapov" w:date="2021-10-29T16:39:00Z">
        <w:r w:rsidRPr="00CA1CA9">
          <w:rPr>
            <w:rFonts w:ascii="Times New Roman" w:eastAsia="Calibri" w:hAnsi="Times New Roman" w:cs="Times New Roman"/>
            <w:sz w:val="20"/>
            <w:szCs w:val="20"/>
            <w:shd w:val="clear" w:color="auto" w:fill="FFFFFF"/>
            <w:lang w:val="en-US"/>
          </w:rPr>
          <w:t xml:space="preserve">&lt;Page </w:t>
        </w:r>
        <w:proofErr w:type="gramStart"/>
        <w:r w:rsidRPr="00CA1CA9">
          <w:rPr>
            <w:rFonts w:ascii="Times New Roman" w:eastAsia="Calibri" w:hAnsi="Times New Roman" w:cs="Times New Roman"/>
            <w:sz w:val="20"/>
            <w:szCs w:val="20"/>
            <w:shd w:val="clear" w:color="auto" w:fill="FFFFFF"/>
            <w:lang w:val="en-US"/>
          </w:rPr>
          <w:t>x:Class</w:t>
        </w:r>
        <w:proofErr w:type="gramEnd"/>
        <w:r w:rsidRPr="00CA1CA9">
          <w:rPr>
            <w:rFonts w:ascii="Times New Roman" w:eastAsia="Calibri" w:hAnsi="Times New Roman" w:cs="Times New Roman"/>
            <w:sz w:val="20"/>
            <w:szCs w:val="20"/>
            <w:shd w:val="clear" w:color="auto" w:fill="FFFFFF"/>
            <w:lang w:val="en-US"/>
          </w:rPr>
          <w:t>="CarShop.MyShoppingСart"</w:t>
        </w:r>
      </w:ins>
    </w:p>
    <w:p w14:paraId="6458DFF1" w14:textId="77777777" w:rsidR="00CC67A4" w:rsidRPr="00CA1CA9" w:rsidRDefault="00CC67A4" w:rsidP="00CC67A4">
      <w:pPr>
        <w:rPr>
          <w:ins w:id="13192" w:author="Airat Shigapov" w:date="2021-10-29T16:39:00Z"/>
          <w:rFonts w:ascii="Times New Roman" w:eastAsia="Calibri" w:hAnsi="Times New Roman" w:cs="Times New Roman"/>
          <w:sz w:val="20"/>
          <w:szCs w:val="20"/>
          <w:shd w:val="clear" w:color="auto" w:fill="FFFFFF"/>
          <w:lang w:val="en-US"/>
        </w:rPr>
      </w:pPr>
      <w:ins w:id="13193" w:author="Airat Shigapov" w:date="2021-10-29T16:39:00Z">
        <w:r w:rsidRPr="00CA1CA9">
          <w:rPr>
            <w:rFonts w:ascii="Times New Roman" w:eastAsia="Calibri" w:hAnsi="Times New Roman" w:cs="Times New Roman"/>
            <w:sz w:val="20"/>
            <w:szCs w:val="20"/>
            <w:shd w:val="clear" w:color="auto" w:fill="FFFFFF"/>
            <w:lang w:val="en-US"/>
          </w:rPr>
          <w:t xml:space="preserve">      xmlns="http://schemas.microsoft.com/winfx/2006/xaml/presentation"</w:t>
        </w:r>
      </w:ins>
    </w:p>
    <w:p w14:paraId="409414B1" w14:textId="77777777" w:rsidR="00CC67A4" w:rsidRPr="00CA1CA9" w:rsidRDefault="00CC67A4" w:rsidP="00CC67A4">
      <w:pPr>
        <w:rPr>
          <w:ins w:id="13194" w:author="Airat Shigapov" w:date="2021-10-29T16:39:00Z"/>
          <w:rFonts w:ascii="Times New Roman" w:eastAsia="Calibri" w:hAnsi="Times New Roman" w:cs="Times New Roman"/>
          <w:sz w:val="20"/>
          <w:szCs w:val="20"/>
          <w:shd w:val="clear" w:color="auto" w:fill="FFFFFF"/>
          <w:lang w:val="en-US"/>
        </w:rPr>
      </w:pPr>
      <w:ins w:id="13195" w:author="Airat Shigapov" w:date="2021-10-29T16:39:00Z">
        <w:r w:rsidRPr="00CA1CA9">
          <w:rPr>
            <w:rFonts w:ascii="Times New Roman" w:eastAsia="Calibri" w:hAnsi="Times New Roman" w:cs="Times New Roman"/>
            <w:sz w:val="20"/>
            <w:szCs w:val="20"/>
            <w:shd w:val="clear" w:color="auto" w:fill="FFFFFF"/>
            <w:lang w:val="en-US"/>
          </w:rPr>
          <w:t xml:space="preserve">      </w:t>
        </w:r>
        <w:proofErr w:type="spellStart"/>
        <w:r w:rsidRPr="00CA1CA9">
          <w:rPr>
            <w:rFonts w:ascii="Times New Roman" w:eastAsia="Calibri" w:hAnsi="Times New Roman" w:cs="Times New Roman"/>
            <w:sz w:val="20"/>
            <w:szCs w:val="20"/>
            <w:shd w:val="clear" w:color="auto" w:fill="FFFFFF"/>
            <w:lang w:val="en-US"/>
          </w:rPr>
          <w:t>xmlns:x</w:t>
        </w:r>
        <w:proofErr w:type="spellEnd"/>
        <w:r w:rsidRPr="00CA1CA9">
          <w:rPr>
            <w:rFonts w:ascii="Times New Roman" w:eastAsia="Calibri" w:hAnsi="Times New Roman" w:cs="Times New Roman"/>
            <w:sz w:val="20"/>
            <w:szCs w:val="20"/>
            <w:shd w:val="clear" w:color="auto" w:fill="FFFFFF"/>
            <w:lang w:val="en-US"/>
          </w:rPr>
          <w:t>="http://schemas.microsoft.com/</w:t>
        </w:r>
        <w:proofErr w:type="spellStart"/>
        <w:r w:rsidRPr="00CA1CA9">
          <w:rPr>
            <w:rFonts w:ascii="Times New Roman" w:eastAsia="Calibri" w:hAnsi="Times New Roman" w:cs="Times New Roman"/>
            <w:sz w:val="20"/>
            <w:szCs w:val="20"/>
            <w:shd w:val="clear" w:color="auto" w:fill="FFFFFF"/>
            <w:lang w:val="en-US"/>
          </w:rPr>
          <w:t>winfx</w:t>
        </w:r>
        <w:proofErr w:type="spellEnd"/>
        <w:r w:rsidRPr="00CA1CA9">
          <w:rPr>
            <w:rFonts w:ascii="Times New Roman" w:eastAsia="Calibri" w:hAnsi="Times New Roman" w:cs="Times New Roman"/>
            <w:sz w:val="20"/>
            <w:szCs w:val="20"/>
            <w:shd w:val="clear" w:color="auto" w:fill="FFFFFF"/>
            <w:lang w:val="en-US"/>
          </w:rPr>
          <w:t>/2006/</w:t>
        </w:r>
        <w:proofErr w:type="spellStart"/>
        <w:r w:rsidRPr="00CA1CA9">
          <w:rPr>
            <w:rFonts w:ascii="Times New Roman" w:eastAsia="Calibri" w:hAnsi="Times New Roman" w:cs="Times New Roman"/>
            <w:sz w:val="20"/>
            <w:szCs w:val="20"/>
            <w:shd w:val="clear" w:color="auto" w:fill="FFFFFF"/>
            <w:lang w:val="en-US"/>
          </w:rPr>
          <w:t>xaml</w:t>
        </w:r>
        <w:proofErr w:type="spellEnd"/>
        <w:r w:rsidRPr="00CA1CA9">
          <w:rPr>
            <w:rFonts w:ascii="Times New Roman" w:eastAsia="Calibri" w:hAnsi="Times New Roman" w:cs="Times New Roman"/>
            <w:sz w:val="20"/>
            <w:szCs w:val="20"/>
            <w:shd w:val="clear" w:color="auto" w:fill="FFFFFF"/>
            <w:lang w:val="en-US"/>
          </w:rPr>
          <w:t>"</w:t>
        </w:r>
      </w:ins>
    </w:p>
    <w:p w14:paraId="0BEA929C" w14:textId="77777777" w:rsidR="00CC67A4" w:rsidRPr="00CA1CA9" w:rsidRDefault="00CC67A4" w:rsidP="00CC67A4">
      <w:pPr>
        <w:rPr>
          <w:ins w:id="13196" w:author="Airat Shigapov" w:date="2021-10-29T16:39:00Z"/>
          <w:rFonts w:ascii="Times New Roman" w:eastAsia="Calibri" w:hAnsi="Times New Roman" w:cs="Times New Roman"/>
          <w:sz w:val="20"/>
          <w:szCs w:val="20"/>
          <w:shd w:val="clear" w:color="auto" w:fill="FFFFFF"/>
          <w:lang w:val="en-US"/>
        </w:rPr>
      </w:pPr>
      <w:ins w:id="13197" w:author="Airat Shigapov" w:date="2021-10-29T16:39:00Z">
        <w:r w:rsidRPr="00CA1CA9">
          <w:rPr>
            <w:rFonts w:ascii="Times New Roman" w:eastAsia="Calibri" w:hAnsi="Times New Roman" w:cs="Times New Roman"/>
            <w:sz w:val="20"/>
            <w:szCs w:val="20"/>
            <w:shd w:val="clear" w:color="auto" w:fill="FFFFFF"/>
            <w:lang w:val="en-US"/>
          </w:rPr>
          <w:t xml:space="preserve">      xmlns:mc="http://schemas.openxmlformats.org/markup-compatibility/2006" </w:t>
        </w:r>
      </w:ins>
    </w:p>
    <w:p w14:paraId="41072903" w14:textId="77777777" w:rsidR="00CC67A4" w:rsidRPr="00CA1CA9" w:rsidRDefault="00CC67A4" w:rsidP="00CC67A4">
      <w:pPr>
        <w:rPr>
          <w:ins w:id="13198" w:author="Airat Shigapov" w:date="2021-10-29T16:39:00Z"/>
          <w:rFonts w:ascii="Times New Roman" w:eastAsia="Calibri" w:hAnsi="Times New Roman" w:cs="Times New Roman"/>
          <w:sz w:val="20"/>
          <w:szCs w:val="20"/>
          <w:shd w:val="clear" w:color="auto" w:fill="FFFFFF"/>
          <w:lang w:val="en-US"/>
        </w:rPr>
      </w:pPr>
      <w:ins w:id="13199" w:author="Airat Shigapov" w:date="2021-10-29T16:39:00Z">
        <w:r w:rsidRPr="00CA1CA9">
          <w:rPr>
            <w:rFonts w:ascii="Times New Roman" w:eastAsia="Calibri" w:hAnsi="Times New Roman" w:cs="Times New Roman"/>
            <w:sz w:val="20"/>
            <w:szCs w:val="20"/>
            <w:shd w:val="clear" w:color="auto" w:fill="FFFFFF"/>
            <w:lang w:val="en-US"/>
          </w:rPr>
          <w:t xml:space="preserve">      </w:t>
        </w:r>
        <w:proofErr w:type="spellStart"/>
        <w:proofErr w:type="gramStart"/>
        <w:r w:rsidRPr="00CA1CA9">
          <w:rPr>
            <w:rFonts w:ascii="Times New Roman" w:eastAsia="Calibri" w:hAnsi="Times New Roman" w:cs="Times New Roman"/>
            <w:sz w:val="20"/>
            <w:szCs w:val="20"/>
            <w:shd w:val="clear" w:color="auto" w:fill="FFFFFF"/>
            <w:lang w:val="en-US"/>
          </w:rPr>
          <w:t>xmlns:d</w:t>
        </w:r>
        <w:proofErr w:type="spellEnd"/>
        <w:proofErr w:type="gramEnd"/>
        <w:r w:rsidRPr="00CA1CA9">
          <w:rPr>
            <w:rFonts w:ascii="Times New Roman" w:eastAsia="Calibri" w:hAnsi="Times New Roman" w:cs="Times New Roman"/>
            <w:sz w:val="20"/>
            <w:szCs w:val="20"/>
            <w:shd w:val="clear" w:color="auto" w:fill="FFFFFF"/>
            <w:lang w:val="en-US"/>
          </w:rPr>
          <w:t xml:space="preserve">="http://schemas.microsoft.com/expression/blend/2008" </w:t>
        </w:r>
      </w:ins>
    </w:p>
    <w:p w14:paraId="4ABD36B9" w14:textId="77777777" w:rsidR="00CC67A4" w:rsidRPr="00CA1CA9" w:rsidRDefault="00CC67A4" w:rsidP="00CC67A4">
      <w:pPr>
        <w:rPr>
          <w:ins w:id="13200" w:author="Airat Shigapov" w:date="2021-10-29T16:39:00Z"/>
          <w:rFonts w:ascii="Times New Roman" w:eastAsia="Calibri" w:hAnsi="Times New Roman" w:cs="Times New Roman"/>
          <w:sz w:val="20"/>
          <w:szCs w:val="20"/>
          <w:shd w:val="clear" w:color="auto" w:fill="FFFFFF"/>
          <w:lang w:val="en-US"/>
        </w:rPr>
      </w:pPr>
      <w:ins w:id="13201" w:author="Airat Shigapov" w:date="2021-10-29T16:39:00Z">
        <w:r w:rsidRPr="00CA1CA9">
          <w:rPr>
            <w:rFonts w:ascii="Times New Roman" w:eastAsia="Calibri" w:hAnsi="Times New Roman" w:cs="Times New Roman"/>
            <w:sz w:val="20"/>
            <w:szCs w:val="20"/>
            <w:shd w:val="clear" w:color="auto" w:fill="FFFFFF"/>
            <w:lang w:val="en-US"/>
          </w:rPr>
          <w:t xml:space="preserve">      </w:t>
        </w:r>
        <w:proofErr w:type="spellStart"/>
        <w:proofErr w:type="gramStart"/>
        <w:r w:rsidRPr="00CA1CA9">
          <w:rPr>
            <w:rFonts w:ascii="Times New Roman" w:eastAsia="Calibri" w:hAnsi="Times New Roman" w:cs="Times New Roman"/>
            <w:sz w:val="20"/>
            <w:szCs w:val="20"/>
            <w:shd w:val="clear" w:color="auto" w:fill="FFFFFF"/>
            <w:lang w:val="en-US"/>
          </w:rPr>
          <w:t>xmlns:local</w:t>
        </w:r>
        <w:proofErr w:type="spellEnd"/>
        <w:proofErr w:type="gramEnd"/>
        <w:r w:rsidRPr="00CA1CA9">
          <w:rPr>
            <w:rFonts w:ascii="Times New Roman" w:eastAsia="Calibri" w:hAnsi="Times New Roman" w:cs="Times New Roman"/>
            <w:sz w:val="20"/>
            <w:szCs w:val="20"/>
            <w:shd w:val="clear" w:color="auto" w:fill="FFFFFF"/>
            <w:lang w:val="en-US"/>
          </w:rPr>
          <w:t>="</w:t>
        </w:r>
        <w:proofErr w:type="spellStart"/>
        <w:r w:rsidRPr="00CA1CA9">
          <w:rPr>
            <w:rFonts w:ascii="Times New Roman" w:eastAsia="Calibri" w:hAnsi="Times New Roman" w:cs="Times New Roman"/>
            <w:sz w:val="20"/>
            <w:szCs w:val="20"/>
            <w:shd w:val="clear" w:color="auto" w:fill="FFFFFF"/>
            <w:lang w:val="en-US"/>
          </w:rPr>
          <w:t>clr-namespace:CarShop</w:t>
        </w:r>
        <w:proofErr w:type="spellEnd"/>
        <w:r w:rsidRPr="00CA1CA9">
          <w:rPr>
            <w:rFonts w:ascii="Times New Roman" w:eastAsia="Calibri" w:hAnsi="Times New Roman" w:cs="Times New Roman"/>
            <w:sz w:val="20"/>
            <w:szCs w:val="20"/>
            <w:shd w:val="clear" w:color="auto" w:fill="FFFFFF"/>
            <w:lang w:val="en-US"/>
          </w:rPr>
          <w:t>"</w:t>
        </w:r>
      </w:ins>
    </w:p>
    <w:p w14:paraId="57E940DB" w14:textId="77777777" w:rsidR="00CC67A4" w:rsidRPr="00CA1CA9" w:rsidRDefault="00CC67A4" w:rsidP="00CC67A4">
      <w:pPr>
        <w:rPr>
          <w:ins w:id="13202" w:author="Airat Shigapov" w:date="2021-10-29T16:39:00Z"/>
          <w:rFonts w:ascii="Times New Roman" w:eastAsia="Calibri" w:hAnsi="Times New Roman" w:cs="Times New Roman"/>
          <w:sz w:val="20"/>
          <w:szCs w:val="20"/>
          <w:shd w:val="clear" w:color="auto" w:fill="FFFFFF"/>
          <w:lang w:val="en-US"/>
        </w:rPr>
      </w:pPr>
      <w:ins w:id="13203" w:author="Airat Shigapov" w:date="2021-10-29T16:39:00Z">
        <w:r w:rsidRPr="00CA1CA9">
          <w:rPr>
            <w:rFonts w:ascii="Times New Roman" w:eastAsia="Calibri" w:hAnsi="Times New Roman" w:cs="Times New Roman"/>
            <w:sz w:val="20"/>
            <w:szCs w:val="20"/>
            <w:shd w:val="clear" w:color="auto" w:fill="FFFFFF"/>
            <w:lang w:val="en-US"/>
          </w:rPr>
          <w:t xml:space="preserve">      </w:t>
        </w:r>
        <w:proofErr w:type="spellStart"/>
        <w:proofErr w:type="gramStart"/>
        <w:r w:rsidRPr="00CA1CA9">
          <w:rPr>
            <w:rFonts w:ascii="Times New Roman" w:eastAsia="Calibri" w:hAnsi="Times New Roman" w:cs="Times New Roman"/>
            <w:sz w:val="20"/>
            <w:szCs w:val="20"/>
            <w:shd w:val="clear" w:color="auto" w:fill="FFFFFF"/>
            <w:lang w:val="en-US"/>
          </w:rPr>
          <w:t>mc:Ignorable</w:t>
        </w:r>
        <w:proofErr w:type="spellEnd"/>
        <w:proofErr w:type="gramEnd"/>
        <w:r w:rsidRPr="00CA1CA9">
          <w:rPr>
            <w:rFonts w:ascii="Times New Roman" w:eastAsia="Calibri" w:hAnsi="Times New Roman" w:cs="Times New Roman"/>
            <w:sz w:val="20"/>
            <w:szCs w:val="20"/>
            <w:shd w:val="clear" w:color="auto" w:fill="FFFFFF"/>
            <w:lang w:val="en-US"/>
          </w:rPr>
          <w:t xml:space="preserve">="d" </w:t>
        </w:r>
      </w:ins>
    </w:p>
    <w:p w14:paraId="2A69EFBF" w14:textId="77777777" w:rsidR="00CC67A4" w:rsidRPr="00CA1CA9" w:rsidRDefault="00CC67A4" w:rsidP="00CC67A4">
      <w:pPr>
        <w:rPr>
          <w:ins w:id="13204" w:author="Airat Shigapov" w:date="2021-10-29T16:39:00Z"/>
          <w:rFonts w:ascii="Times New Roman" w:eastAsia="Calibri" w:hAnsi="Times New Roman" w:cs="Times New Roman"/>
          <w:sz w:val="20"/>
          <w:szCs w:val="20"/>
          <w:shd w:val="clear" w:color="auto" w:fill="FFFFFF"/>
          <w:lang w:val="en-US"/>
        </w:rPr>
      </w:pPr>
      <w:ins w:id="13205" w:author="Airat Shigapov" w:date="2021-10-29T16:39:00Z">
        <w:r w:rsidRPr="00CA1CA9">
          <w:rPr>
            <w:rFonts w:ascii="Times New Roman" w:eastAsia="Calibri" w:hAnsi="Times New Roman" w:cs="Times New Roman"/>
            <w:sz w:val="20"/>
            <w:szCs w:val="20"/>
            <w:shd w:val="clear" w:color="auto" w:fill="FFFFFF"/>
            <w:lang w:val="en-US"/>
          </w:rPr>
          <w:t xml:space="preserve">      Background="White"</w:t>
        </w:r>
      </w:ins>
    </w:p>
    <w:p w14:paraId="3D1F323A" w14:textId="77777777" w:rsidR="00CC67A4" w:rsidRPr="00CA1CA9" w:rsidRDefault="00CC67A4" w:rsidP="00CC67A4">
      <w:pPr>
        <w:rPr>
          <w:ins w:id="13206" w:author="Airat Shigapov" w:date="2021-10-29T16:39:00Z"/>
          <w:rFonts w:ascii="Times New Roman" w:eastAsia="Calibri" w:hAnsi="Times New Roman" w:cs="Times New Roman"/>
          <w:sz w:val="20"/>
          <w:szCs w:val="20"/>
          <w:shd w:val="clear" w:color="auto" w:fill="FFFFFF"/>
          <w:lang w:val="en-US"/>
        </w:rPr>
      </w:pPr>
      <w:ins w:id="13207" w:author="Airat Shigapov" w:date="2021-10-29T16:39:00Z">
        <w:r w:rsidRPr="00CA1CA9">
          <w:rPr>
            <w:rFonts w:ascii="Times New Roman" w:eastAsia="Calibri" w:hAnsi="Times New Roman" w:cs="Times New Roman"/>
            <w:sz w:val="20"/>
            <w:szCs w:val="20"/>
            <w:shd w:val="clear" w:color="auto" w:fill="FFFFFF"/>
            <w:lang w:val="en-US"/>
          </w:rPr>
          <w:t xml:space="preserve">      Loaded="</w:t>
        </w:r>
        <w:proofErr w:type="spellStart"/>
        <w:r w:rsidRPr="00CA1CA9">
          <w:rPr>
            <w:rFonts w:ascii="Times New Roman" w:eastAsia="Calibri" w:hAnsi="Times New Roman" w:cs="Times New Roman"/>
            <w:sz w:val="20"/>
            <w:szCs w:val="20"/>
            <w:shd w:val="clear" w:color="auto" w:fill="FFFFFF"/>
            <w:lang w:val="en-US"/>
          </w:rPr>
          <w:t>Page_Loaded</w:t>
        </w:r>
        <w:proofErr w:type="spellEnd"/>
        <w:r w:rsidRPr="00CA1CA9">
          <w:rPr>
            <w:rFonts w:ascii="Times New Roman" w:eastAsia="Calibri" w:hAnsi="Times New Roman" w:cs="Times New Roman"/>
            <w:sz w:val="20"/>
            <w:szCs w:val="20"/>
            <w:shd w:val="clear" w:color="auto" w:fill="FFFFFF"/>
            <w:lang w:val="en-US"/>
          </w:rPr>
          <w:t>"</w:t>
        </w:r>
      </w:ins>
    </w:p>
    <w:p w14:paraId="70D6AB9E" w14:textId="77777777" w:rsidR="00CC67A4" w:rsidRPr="00CA1CA9" w:rsidRDefault="00CC67A4" w:rsidP="00CC67A4">
      <w:pPr>
        <w:rPr>
          <w:ins w:id="13208" w:author="Airat Shigapov" w:date="2021-10-29T16:39:00Z"/>
          <w:rFonts w:ascii="Times New Roman" w:eastAsia="Calibri" w:hAnsi="Times New Roman" w:cs="Times New Roman"/>
          <w:sz w:val="20"/>
          <w:szCs w:val="20"/>
          <w:shd w:val="clear" w:color="auto" w:fill="FFFFFF"/>
          <w:lang w:val="en-US"/>
        </w:rPr>
      </w:pPr>
      <w:ins w:id="13209" w:author="Airat Shigapov" w:date="2021-10-29T16:39:00Z">
        <w:r w:rsidRPr="00CA1CA9">
          <w:rPr>
            <w:rFonts w:ascii="Times New Roman" w:eastAsia="Calibri" w:hAnsi="Times New Roman" w:cs="Times New Roman"/>
            <w:sz w:val="20"/>
            <w:szCs w:val="20"/>
            <w:shd w:val="clear" w:color="auto" w:fill="FFFFFF"/>
            <w:lang w:val="en-US"/>
          </w:rPr>
          <w:t xml:space="preserve">      </w:t>
        </w:r>
        <w:proofErr w:type="gramStart"/>
        <w:r w:rsidRPr="00CA1CA9">
          <w:rPr>
            <w:rFonts w:ascii="Times New Roman" w:eastAsia="Calibri" w:hAnsi="Times New Roman" w:cs="Times New Roman"/>
            <w:sz w:val="20"/>
            <w:szCs w:val="20"/>
            <w:shd w:val="clear" w:color="auto" w:fill="FFFFFF"/>
            <w:lang w:val="en-US"/>
          </w:rPr>
          <w:t>d:DesignHeight</w:t>
        </w:r>
        <w:proofErr w:type="gramEnd"/>
        <w:r w:rsidRPr="00CA1CA9">
          <w:rPr>
            <w:rFonts w:ascii="Times New Roman" w:eastAsia="Calibri" w:hAnsi="Times New Roman" w:cs="Times New Roman"/>
            <w:sz w:val="20"/>
            <w:szCs w:val="20"/>
            <w:shd w:val="clear" w:color="auto" w:fill="FFFFFF"/>
            <w:lang w:val="en-US"/>
          </w:rPr>
          <w:t>="700" d:DesignWidth="1000"</w:t>
        </w:r>
      </w:ins>
    </w:p>
    <w:p w14:paraId="7682B05A" w14:textId="77777777" w:rsidR="00CC67A4" w:rsidRPr="00CA1CA9" w:rsidRDefault="00CC67A4" w:rsidP="00CC67A4">
      <w:pPr>
        <w:rPr>
          <w:ins w:id="13210" w:author="Airat Shigapov" w:date="2021-10-29T16:39:00Z"/>
          <w:rFonts w:ascii="Times New Roman" w:eastAsia="Calibri" w:hAnsi="Times New Roman" w:cs="Times New Roman"/>
          <w:sz w:val="20"/>
          <w:szCs w:val="20"/>
          <w:shd w:val="clear" w:color="auto" w:fill="FFFFFF"/>
          <w:lang w:val="en-US"/>
        </w:rPr>
      </w:pPr>
      <w:ins w:id="13211" w:author="Airat Shigapov" w:date="2021-10-29T16:39:00Z">
        <w:r w:rsidRPr="00CA1CA9">
          <w:rPr>
            <w:rFonts w:ascii="Times New Roman" w:eastAsia="Calibri" w:hAnsi="Times New Roman" w:cs="Times New Roman"/>
            <w:sz w:val="20"/>
            <w:szCs w:val="20"/>
            <w:shd w:val="clear" w:color="auto" w:fill="FFFFFF"/>
            <w:lang w:val="en-US"/>
          </w:rPr>
          <w:t xml:space="preserve">      Title="</w:t>
        </w:r>
        <w:proofErr w:type="spellStart"/>
        <w:r w:rsidRPr="00CA1CA9">
          <w:rPr>
            <w:rFonts w:ascii="Times New Roman" w:eastAsia="Calibri" w:hAnsi="Times New Roman" w:cs="Times New Roman"/>
            <w:sz w:val="20"/>
            <w:szCs w:val="20"/>
            <w:shd w:val="clear" w:color="auto" w:fill="FFFFFF"/>
            <w:lang w:val="en-US"/>
          </w:rPr>
          <w:t>MyShoppingСart</w:t>
        </w:r>
        <w:proofErr w:type="spellEnd"/>
        <w:r w:rsidRPr="00CA1CA9">
          <w:rPr>
            <w:rFonts w:ascii="Times New Roman" w:eastAsia="Calibri" w:hAnsi="Times New Roman" w:cs="Times New Roman"/>
            <w:sz w:val="20"/>
            <w:szCs w:val="20"/>
            <w:shd w:val="clear" w:color="auto" w:fill="FFFFFF"/>
            <w:lang w:val="en-US"/>
          </w:rPr>
          <w:t>"&gt;</w:t>
        </w:r>
      </w:ins>
    </w:p>
    <w:p w14:paraId="0EB45287" w14:textId="77777777" w:rsidR="00CC67A4" w:rsidRPr="00CA1CA9" w:rsidRDefault="00CC67A4" w:rsidP="00CC67A4">
      <w:pPr>
        <w:rPr>
          <w:ins w:id="13212" w:author="Airat Shigapov" w:date="2021-10-29T16:39:00Z"/>
          <w:rFonts w:ascii="Times New Roman" w:eastAsia="Calibri" w:hAnsi="Times New Roman" w:cs="Times New Roman"/>
          <w:sz w:val="20"/>
          <w:szCs w:val="20"/>
          <w:shd w:val="clear" w:color="auto" w:fill="FFFFFF"/>
          <w:lang w:val="en-US"/>
        </w:rPr>
      </w:pPr>
      <w:ins w:id="13213" w:author="Airat Shigapov" w:date="2021-10-29T16:39:00Z">
        <w:r w:rsidRPr="00CA1CA9">
          <w:rPr>
            <w:rFonts w:ascii="Times New Roman" w:eastAsia="Calibri" w:hAnsi="Times New Roman" w:cs="Times New Roman"/>
            <w:sz w:val="20"/>
            <w:szCs w:val="20"/>
            <w:shd w:val="clear" w:color="auto" w:fill="FFFFFF"/>
            <w:lang w:val="en-US"/>
          </w:rPr>
          <w:t xml:space="preserve">    &lt;</w:t>
        </w:r>
        <w:proofErr w:type="spellStart"/>
        <w:r w:rsidRPr="00CA1CA9">
          <w:rPr>
            <w:rFonts w:ascii="Times New Roman" w:eastAsia="Calibri" w:hAnsi="Times New Roman" w:cs="Times New Roman"/>
            <w:sz w:val="20"/>
            <w:szCs w:val="20"/>
            <w:shd w:val="clear" w:color="auto" w:fill="FFFFFF"/>
            <w:lang w:val="en-US"/>
          </w:rPr>
          <w:t>Page.Resources</w:t>
        </w:r>
        <w:proofErr w:type="spellEnd"/>
        <w:r w:rsidRPr="00CA1CA9">
          <w:rPr>
            <w:rFonts w:ascii="Times New Roman" w:eastAsia="Calibri" w:hAnsi="Times New Roman" w:cs="Times New Roman"/>
            <w:sz w:val="20"/>
            <w:szCs w:val="20"/>
            <w:shd w:val="clear" w:color="auto" w:fill="FFFFFF"/>
            <w:lang w:val="en-US"/>
          </w:rPr>
          <w:t>&gt;</w:t>
        </w:r>
      </w:ins>
    </w:p>
    <w:p w14:paraId="36CEB2D3" w14:textId="77777777" w:rsidR="00CC67A4" w:rsidRPr="00CA1CA9" w:rsidRDefault="00CC67A4" w:rsidP="00CC67A4">
      <w:pPr>
        <w:rPr>
          <w:ins w:id="13214" w:author="Airat Shigapov" w:date="2021-10-29T16:39:00Z"/>
          <w:rFonts w:ascii="Times New Roman" w:eastAsia="Calibri" w:hAnsi="Times New Roman" w:cs="Times New Roman"/>
          <w:sz w:val="20"/>
          <w:szCs w:val="20"/>
          <w:shd w:val="clear" w:color="auto" w:fill="FFFFFF"/>
          <w:lang w:val="en-US"/>
        </w:rPr>
      </w:pPr>
      <w:ins w:id="13215" w:author="Airat Shigapov" w:date="2021-10-29T16:39:00Z">
        <w:r w:rsidRPr="00CA1CA9">
          <w:rPr>
            <w:rFonts w:ascii="Times New Roman" w:eastAsia="Calibri" w:hAnsi="Times New Roman" w:cs="Times New Roman"/>
            <w:sz w:val="20"/>
            <w:szCs w:val="20"/>
            <w:shd w:val="clear" w:color="auto" w:fill="FFFFFF"/>
            <w:lang w:val="en-US"/>
          </w:rPr>
          <w:t xml:space="preserve">        &lt;</w:t>
        </w:r>
        <w:proofErr w:type="spellStart"/>
        <w:r w:rsidRPr="00CA1CA9">
          <w:rPr>
            <w:rFonts w:ascii="Times New Roman" w:eastAsia="Calibri" w:hAnsi="Times New Roman" w:cs="Times New Roman"/>
            <w:sz w:val="20"/>
            <w:szCs w:val="20"/>
            <w:shd w:val="clear" w:color="auto" w:fill="FFFFFF"/>
            <w:lang w:val="en-US"/>
          </w:rPr>
          <w:t>ResourceDictionary</w:t>
        </w:r>
        <w:proofErr w:type="spellEnd"/>
        <w:r w:rsidRPr="00CA1CA9">
          <w:rPr>
            <w:rFonts w:ascii="Times New Roman" w:eastAsia="Calibri" w:hAnsi="Times New Roman" w:cs="Times New Roman"/>
            <w:sz w:val="20"/>
            <w:szCs w:val="20"/>
            <w:shd w:val="clear" w:color="auto" w:fill="FFFFFF"/>
            <w:lang w:val="en-US"/>
          </w:rPr>
          <w:t>&gt;</w:t>
        </w:r>
      </w:ins>
    </w:p>
    <w:p w14:paraId="32AF21D1" w14:textId="77777777" w:rsidR="00CC67A4" w:rsidRPr="00CA1CA9" w:rsidRDefault="00CC67A4" w:rsidP="00CC67A4">
      <w:pPr>
        <w:rPr>
          <w:ins w:id="13216" w:author="Airat Shigapov" w:date="2021-10-29T16:39:00Z"/>
          <w:rFonts w:ascii="Times New Roman" w:eastAsia="Calibri" w:hAnsi="Times New Roman" w:cs="Times New Roman"/>
          <w:sz w:val="20"/>
          <w:szCs w:val="20"/>
          <w:shd w:val="clear" w:color="auto" w:fill="FFFFFF"/>
          <w:lang w:val="en-US"/>
        </w:rPr>
      </w:pPr>
      <w:ins w:id="13217" w:author="Airat Shigapov" w:date="2021-10-29T16:39:00Z">
        <w:r w:rsidRPr="00CA1CA9">
          <w:rPr>
            <w:rFonts w:ascii="Times New Roman" w:eastAsia="Calibri" w:hAnsi="Times New Roman" w:cs="Times New Roman"/>
            <w:sz w:val="20"/>
            <w:szCs w:val="20"/>
            <w:shd w:val="clear" w:color="auto" w:fill="FFFFFF"/>
            <w:lang w:val="en-US"/>
          </w:rPr>
          <w:t xml:space="preserve">            &lt;Style </w:t>
        </w:r>
        <w:proofErr w:type="spellStart"/>
        <w:r w:rsidRPr="00CA1CA9">
          <w:rPr>
            <w:rFonts w:ascii="Times New Roman" w:eastAsia="Calibri" w:hAnsi="Times New Roman" w:cs="Times New Roman"/>
            <w:sz w:val="20"/>
            <w:szCs w:val="20"/>
            <w:shd w:val="clear" w:color="auto" w:fill="FFFFFF"/>
            <w:lang w:val="en-US"/>
          </w:rPr>
          <w:t>TargetType</w:t>
        </w:r>
        <w:proofErr w:type="spellEnd"/>
        <w:r w:rsidRPr="00CA1CA9">
          <w:rPr>
            <w:rFonts w:ascii="Times New Roman" w:eastAsia="Calibri" w:hAnsi="Times New Roman" w:cs="Times New Roman"/>
            <w:sz w:val="20"/>
            <w:szCs w:val="20"/>
            <w:shd w:val="clear" w:color="auto" w:fill="FFFFFF"/>
            <w:lang w:val="en-US"/>
          </w:rPr>
          <w:t>="</w:t>
        </w:r>
        <w:proofErr w:type="spellStart"/>
        <w:r w:rsidRPr="00CA1CA9">
          <w:rPr>
            <w:rFonts w:ascii="Times New Roman" w:eastAsia="Calibri" w:hAnsi="Times New Roman" w:cs="Times New Roman"/>
            <w:sz w:val="20"/>
            <w:szCs w:val="20"/>
            <w:shd w:val="clear" w:color="auto" w:fill="FFFFFF"/>
            <w:lang w:val="en-US"/>
          </w:rPr>
          <w:t>TextBlock</w:t>
        </w:r>
        <w:proofErr w:type="spellEnd"/>
        <w:r w:rsidRPr="00CA1CA9">
          <w:rPr>
            <w:rFonts w:ascii="Times New Roman" w:eastAsia="Calibri" w:hAnsi="Times New Roman" w:cs="Times New Roman"/>
            <w:sz w:val="20"/>
            <w:szCs w:val="20"/>
            <w:shd w:val="clear" w:color="auto" w:fill="FFFFFF"/>
            <w:lang w:val="en-US"/>
          </w:rPr>
          <w:t>"&gt;</w:t>
        </w:r>
      </w:ins>
    </w:p>
    <w:p w14:paraId="03B12E9D" w14:textId="77777777" w:rsidR="00CC67A4" w:rsidRPr="00CA1CA9" w:rsidRDefault="00CC67A4" w:rsidP="00CC67A4">
      <w:pPr>
        <w:rPr>
          <w:ins w:id="13218" w:author="Airat Shigapov" w:date="2021-10-29T16:39:00Z"/>
          <w:rFonts w:ascii="Times New Roman" w:eastAsia="Calibri" w:hAnsi="Times New Roman" w:cs="Times New Roman"/>
          <w:sz w:val="20"/>
          <w:szCs w:val="20"/>
          <w:shd w:val="clear" w:color="auto" w:fill="FFFFFF"/>
          <w:lang w:val="en-US"/>
        </w:rPr>
      </w:pPr>
      <w:ins w:id="13219" w:author="Airat Shigapov" w:date="2021-10-29T16:39:00Z">
        <w:r w:rsidRPr="00CA1CA9">
          <w:rPr>
            <w:rFonts w:ascii="Times New Roman" w:eastAsia="Calibri" w:hAnsi="Times New Roman" w:cs="Times New Roman"/>
            <w:sz w:val="20"/>
            <w:szCs w:val="20"/>
            <w:shd w:val="clear" w:color="auto" w:fill="FFFFFF"/>
            <w:lang w:val="en-US"/>
          </w:rPr>
          <w:t xml:space="preserve">                &lt;Setter Property="</w:t>
        </w:r>
        <w:proofErr w:type="spellStart"/>
        <w:r w:rsidRPr="00CA1CA9">
          <w:rPr>
            <w:rFonts w:ascii="Times New Roman" w:eastAsia="Calibri" w:hAnsi="Times New Roman" w:cs="Times New Roman"/>
            <w:sz w:val="20"/>
            <w:szCs w:val="20"/>
            <w:shd w:val="clear" w:color="auto" w:fill="FFFFFF"/>
            <w:lang w:val="en-US"/>
          </w:rPr>
          <w:t>FontSize</w:t>
        </w:r>
        <w:proofErr w:type="spellEnd"/>
        <w:r w:rsidRPr="00CA1CA9">
          <w:rPr>
            <w:rFonts w:ascii="Times New Roman" w:eastAsia="Calibri" w:hAnsi="Times New Roman" w:cs="Times New Roman"/>
            <w:sz w:val="20"/>
            <w:szCs w:val="20"/>
            <w:shd w:val="clear" w:color="auto" w:fill="FFFFFF"/>
            <w:lang w:val="en-US"/>
          </w:rPr>
          <w:t>" Value="15"/&gt;</w:t>
        </w:r>
      </w:ins>
    </w:p>
    <w:p w14:paraId="3F55EECA" w14:textId="77777777" w:rsidR="00CC67A4" w:rsidRPr="00CA1CA9" w:rsidRDefault="00CC67A4" w:rsidP="00CC67A4">
      <w:pPr>
        <w:rPr>
          <w:ins w:id="13220" w:author="Airat Shigapov" w:date="2021-10-29T16:39:00Z"/>
          <w:rFonts w:ascii="Times New Roman" w:eastAsia="Calibri" w:hAnsi="Times New Roman" w:cs="Times New Roman"/>
          <w:sz w:val="20"/>
          <w:szCs w:val="20"/>
          <w:shd w:val="clear" w:color="auto" w:fill="FFFFFF"/>
          <w:lang w:val="en-US"/>
        </w:rPr>
      </w:pPr>
      <w:ins w:id="13221" w:author="Airat Shigapov" w:date="2021-10-29T16:39:00Z">
        <w:r w:rsidRPr="00CA1CA9">
          <w:rPr>
            <w:rFonts w:ascii="Times New Roman" w:eastAsia="Calibri" w:hAnsi="Times New Roman" w:cs="Times New Roman"/>
            <w:sz w:val="20"/>
            <w:szCs w:val="20"/>
            <w:shd w:val="clear" w:color="auto" w:fill="FFFFFF"/>
            <w:lang w:val="en-US"/>
          </w:rPr>
          <w:t xml:space="preserve">                &lt;Setter Property="Height" Value="20"/&gt;</w:t>
        </w:r>
      </w:ins>
    </w:p>
    <w:p w14:paraId="5EB6863C" w14:textId="77777777" w:rsidR="00CC67A4" w:rsidRPr="00CA1CA9" w:rsidRDefault="00CC67A4" w:rsidP="00CC67A4">
      <w:pPr>
        <w:rPr>
          <w:ins w:id="13222" w:author="Airat Shigapov" w:date="2021-10-29T16:39:00Z"/>
          <w:rFonts w:ascii="Times New Roman" w:eastAsia="Calibri" w:hAnsi="Times New Roman" w:cs="Times New Roman"/>
          <w:sz w:val="20"/>
          <w:szCs w:val="20"/>
          <w:shd w:val="clear" w:color="auto" w:fill="FFFFFF"/>
          <w:lang w:val="en-US"/>
        </w:rPr>
      </w:pPr>
      <w:ins w:id="13223" w:author="Airat Shigapov" w:date="2021-10-29T16:39:00Z">
        <w:r w:rsidRPr="00CA1CA9">
          <w:rPr>
            <w:rFonts w:ascii="Times New Roman" w:eastAsia="Calibri" w:hAnsi="Times New Roman" w:cs="Times New Roman"/>
            <w:sz w:val="20"/>
            <w:szCs w:val="20"/>
            <w:shd w:val="clear" w:color="auto" w:fill="FFFFFF"/>
            <w:lang w:val="en-US"/>
          </w:rPr>
          <w:t xml:space="preserve">                &lt;Setter Property="</w:t>
        </w:r>
        <w:proofErr w:type="spellStart"/>
        <w:r w:rsidRPr="00CA1CA9">
          <w:rPr>
            <w:rFonts w:ascii="Times New Roman" w:eastAsia="Calibri" w:hAnsi="Times New Roman" w:cs="Times New Roman"/>
            <w:sz w:val="20"/>
            <w:szCs w:val="20"/>
            <w:shd w:val="clear" w:color="auto" w:fill="FFFFFF"/>
            <w:lang w:val="en-US"/>
          </w:rPr>
          <w:t>VerticalAlignment</w:t>
        </w:r>
        <w:proofErr w:type="spellEnd"/>
        <w:r w:rsidRPr="00CA1CA9">
          <w:rPr>
            <w:rFonts w:ascii="Times New Roman" w:eastAsia="Calibri" w:hAnsi="Times New Roman" w:cs="Times New Roman"/>
            <w:sz w:val="20"/>
            <w:szCs w:val="20"/>
            <w:shd w:val="clear" w:color="auto" w:fill="FFFFFF"/>
            <w:lang w:val="en-US"/>
          </w:rPr>
          <w:t>" Value="Center"/&gt;</w:t>
        </w:r>
      </w:ins>
    </w:p>
    <w:p w14:paraId="1B48973F" w14:textId="77777777" w:rsidR="00CC67A4" w:rsidRPr="00CA1CA9" w:rsidRDefault="00CC67A4" w:rsidP="00CC67A4">
      <w:pPr>
        <w:rPr>
          <w:ins w:id="13224" w:author="Airat Shigapov" w:date="2021-10-29T16:39:00Z"/>
          <w:rFonts w:ascii="Times New Roman" w:eastAsia="Calibri" w:hAnsi="Times New Roman" w:cs="Times New Roman"/>
          <w:sz w:val="20"/>
          <w:szCs w:val="20"/>
          <w:shd w:val="clear" w:color="auto" w:fill="FFFFFF"/>
          <w:lang w:val="en-US"/>
        </w:rPr>
      </w:pPr>
      <w:ins w:id="13225" w:author="Airat Shigapov" w:date="2021-10-29T16:39:00Z">
        <w:r w:rsidRPr="00CA1CA9">
          <w:rPr>
            <w:rFonts w:ascii="Times New Roman" w:eastAsia="Calibri" w:hAnsi="Times New Roman" w:cs="Times New Roman"/>
            <w:sz w:val="20"/>
            <w:szCs w:val="20"/>
            <w:shd w:val="clear" w:color="auto" w:fill="FFFFFF"/>
            <w:lang w:val="en-US"/>
          </w:rPr>
          <w:t xml:space="preserve">                &lt;Setter Property="Foreground" Value="#0000CD"/&gt;</w:t>
        </w:r>
      </w:ins>
    </w:p>
    <w:p w14:paraId="4ADF117F" w14:textId="77777777" w:rsidR="00CC67A4" w:rsidRPr="00CA1CA9" w:rsidRDefault="00CC67A4" w:rsidP="00CC67A4">
      <w:pPr>
        <w:rPr>
          <w:ins w:id="13226" w:author="Airat Shigapov" w:date="2021-10-29T16:39:00Z"/>
          <w:rFonts w:ascii="Times New Roman" w:eastAsia="Calibri" w:hAnsi="Times New Roman" w:cs="Times New Roman"/>
          <w:sz w:val="20"/>
          <w:szCs w:val="20"/>
          <w:shd w:val="clear" w:color="auto" w:fill="FFFFFF"/>
          <w:lang w:val="en-US"/>
        </w:rPr>
      </w:pPr>
      <w:ins w:id="13227" w:author="Airat Shigapov" w:date="2021-10-29T16:39:00Z">
        <w:r w:rsidRPr="00CA1CA9">
          <w:rPr>
            <w:rFonts w:ascii="Times New Roman" w:eastAsia="Calibri" w:hAnsi="Times New Roman" w:cs="Times New Roman"/>
            <w:sz w:val="20"/>
            <w:szCs w:val="20"/>
            <w:shd w:val="clear" w:color="auto" w:fill="FFFFFF"/>
            <w:lang w:val="en-US"/>
          </w:rPr>
          <w:t xml:space="preserve">            &lt;/Style&gt;</w:t>
        </w:r>
      </w:ins>
    </w:p>
    <w:p w14:paraId="6AAF0528" w14:textId="77777777" w:rsidR="00CC67A4" w:rsidRPr="00CA1CA9" w:rsidRDefault="00CC67A4" w:rsidP="00CC67A4">
      <w:pPr>
        <w:rPr>
          <w:ins w:id="13228" w:author="Airat Shigapov" w:date="2021-10-29T16:39:00Z"/>
          <w:rFonts w:ascii="Times New Roman" w:eastAsia="Calibri" w:hAnsi="Times New Roman" w:cs="Times New Roman"/>
          <w:sz w:val="20"/>
          <w:szCs w:val="20"/>
          <w:shd w:val="clear" w:color="auto" w:fill="FFFFFF"/>
          <w:lang w:val="en-US"/>
        </w:rPr>
      </w:pPr>
      <w:ins w:id="13229" w:author="Airat Shigapov" w:date="2021-10-29T16:39:00Z">
        <w:r w:rsidRPr="00CA1CA9">
          <w:rPr>
            <w:rFonts w:ascii="Times New Roman" w:eastAsia="Calibri" w:hAnsi="Times New Roman" w:cs="Times New Roman"/>
            <w:sz w:val="20"/>
            <w:szCs w:val="20"/>
            <w:shd w:val="clear" w:color="auto" w:fill="FFFFFF"/>
            <w:lang w:val="en-US"/>
          </w:rPr>
          <w:t xml:space="preserve">            &lt;</w:t>
        </w:r>
        <w:proofErr w:type="gramStart"/>
        <w:r w:rsidRPr="00CA1CA9">
          <w:rPr>
            <w:rFonts w:ascii="Times New Roman" w:eastAsia="Calibri" w:hAnsi="Times New Roman" w:cs="Times New Roman"/>
            <w:sz w:val="20"/>
            <w:szCs w:val="20"/>
            <w:shd w:val="clear" w:color="auto" w:fill="FFFFFF"/>
            <w:lang w:val="en-US"/>
          </w:rPr>
          <w:t xml:space="preserve">Style  </w:t>
        </w:r>
        <w:proofErr w:type="spellStart"/>
        <w:r w:rsidRPr="00CA1CA9">
          <w:rPr>
            <w:rFonts w:ascii="Times New Roman" w:eastAsia="Calibri" w:hAnsi="Times New Roman" w:cs="Times New Roman"/>
            <w:sz w:val="20"/>
            <w:szCs w:val="20"/>
            <w:shd w:val="clear" w:color="auto" w:fill="FFFFFF"/>
            <w:lang w:val="en-US"/>
          </w:rPr>
          <w:t>TargetType</w:t>
        </w:r>
        <w:proofErr w:type="spellEnd"/>
        <w:proofErr w:type="gramEnd"/>
        <w:r w:rsidRPr="00CA1CA9">
          <w:rPr>
            <w:rFonts w:ascii="Times New Roman" w:eastAsia="Calibri" w:hAnsi="Times New Roman" w:cs="Times New Roman"/>
            <w:sz w:val="20"/>
            <w:szCs w:val="20"/>
            <w:shd w:val="clear" w:color="auto" w:fill="FFFFFF"/>
            <w:lang w:val="en-US"/>
          </w:rPr>
          <w:t>="</w:t>
        </w:r>
        <w:proofErr w:type="spellStart"/>
        <w:r w:rsidRPr="00CA1CA9">
          <w:rPr>
            <w:rFonts w:ascii="Times New Roman" w:eastAsia="Calibri" w:hAnsi="Times New Roman" w:cs="Times New Roman"/>
            <w:sz w:val="20"/>
            <w:szCs w:val="20"/>
            <w:shd w:val="clear" w:color="auto" w:fill="FFFFFF"/>
            <w:lang w:val="en-US"/>
          </w:rPr>
          <w:t>ListViewItem</w:t>
        </w:r>
        <w:proofErr w:type="spellEnd"/>
        <w:r w:rsidRPr="00CA1CA9">
          <w:rPr>
            <w:rFonts w:ascii="Times New Roman" w:eastAsia="Calibri" w:hAnsi="Times New Roman" w:cs="Times New Roman"/>
            <w:sz w:val="20"/>
            <w:szCs w:val="20"/>
            <w:shd w:val="clear" w:color="auto" w:fill="FFFFFF"/>
            <w:lang w:val="en-US"/>
          </w:rPr>
          <w:t>"&gt;</w:t>
        </w:r>
      </w:ins>
    </w:p>
    <w:p w14:paraId="5765CF6F" w14:textId="77777777" w:rsidR="00CC67A4" w:rsidRPr="00CA1CA9" w:rsidRDefault="00CC67A4" w:rsidP="00CC67A4">
      <w:pPr>
        <w:rPr>
          <w:ins w:id="13230" w:author="Airat Shigapov" w:date="2021-10-29T16:39:00Z"/>
          <w:rFonts w:ascii="Times New Roman" w:eastAsia="Calibri" w:hAnsi="Times New Roman" w:cs="Times New Roman"/>
          <w:sz w:val="20"/>
          <w:szCs w:val="20"/>
          <w:shd w:val="clear" w:color="auto" w:fill="FFFFFF"/>
          <w:lang w:val="en-US"/>
        </w:rPr>
      </w:pPr>
      <w:ins w:id="13231" w:author="Airat Shigapov" w:date="2021-10-29T16:39:00Z">
        <w:r w:rsidRPr="00CA1CA9">
          <w:rPr>
            <w:rFonts w:ascii="Times New Roman" w:eastAsia="Calibri" w:hAnsi="Times New Roman" w:cs="Times New Roman"/>
            <w:sz w:val="20"/>
            <w:szCs w:val="20"/>
            <w:shd w:val="clear" w:color="auto" w:fill="FFFFFF"/>
            <w:lang w:val="en-US"/>
          </w:rPr>
          <w:t xml:space="preserve">                &lt;Setter Property="</w:t>
        </w:r>
        <w:proofErr w:type="spellStart"/>
        <w:r w:rsidRPr="00CA1CA9">
          <w:rPr>
            <w:rFonts w:ascii="Times New Roman" w:eastAsia="Calibri" w:hAnsi="Times New Roman" w:cs="Times New Roman"/>
            <w:sz w:val="20"/>
            <w:szCs w:val="20"/>
            <w:shd w:val="clear" w:color="auto" w:fill="FFFFFF"/>
            <w:lang w:val="en-US"/>
          </w:rPr>
          <w:t>HorizontalContentAlignment</w:t>
        </w:r>
        <w:proofErr w:type="spellEnd"/>
        <w:r w:rsidRPr="00CA1CA9">
          <w:rPr>
            <w:rFonts w:ascii="Times New Roman" w:eastAsia="Calibri" w:hAnsi="Times New Roman" w:cs="Times New Roman"/>
            <w:sz w:val="20"/>
            <w:szCs w:val="20"/>
            <w:shd w:val="clear" w:color="auto" w:fill="FFFFFF"/>
            <w:lang w:val="en-US"/>
          </w:rPr>
          <w:t>" Value="Center" /&gt;</w:t>
        </w:r>
      </w:ins>
    </w:p>
    <w:p w14:paraId="77D3B17C" w14:textId="77777777" w:rsidR="00CC67A4" w:rsidRPr="00CA1CA9" w:rsidRDefault="00CC67A4" w:rsidP="00CC67A4">
      <w:pPr>
        <w:rPr>
          <w:ins w:id="13232" w:author="Airat Shigapov" w:date="2021-10-29T16:39:00Z"/>
          <w:rFonts w:ascii="Times New Roman" w:eastAsia="Calibri" w:hAnsi="Times New Roman" w:cs="Times New Roman"/>
          <w:sz w:val="20"/>
          <w:szCs w:val="20"/>
          <w:shd w:val="clear" w:color="auto" w:fill="FFFFFF"/>
          <w:lang w:val="en-US"/>
        </w:rPr>
      </w:pPr>
      <w:ins w:id="13233" w:author="Airat Shigapov" w:date="2021-10-29T16:39:00Z">
        <w:r w:rsidRPr="00CA1CA9">
          <w:rPr>
            <w:rFonts w:ascii="Times New Roman" w:eastAsia="Calibri" w:hAnsi="Times New Roman" w:cs="Times New Roman"/>
            <w:sz w:val="20"/>
            <w:szCs w:val="20"/>
            <w:shd w:val="clear" w:color="auto" w:fill="FFFFFF"/>
            <w:lang w:val="en-US"/>
          </w:rPr>
          <w:t xml:space="preserve">                &lt;Setter Property="Foreground" Value="#212121"/&gt;</w:t>
        </w:r>
      </w:ins>
    </w:p>
    <w:p w14:paraId="0F4CCBED" w14:textId="77777777" w:rsidR="00CC67A4" w:rsidRPr="00CA1CA9" w:rsidRDefault="00CC67A4" w:rsidP="00CC67A4">
      <w:pPr>
        <w:rPr>
          <w:ins w:id="13234" w:author="Airat Shigapov" w:date="2021-10-29T16:39:00Z"/>
          <w:rFonts w:ascii="Times New Roman" w:eastAsia="Calibri" w:hAnsi="Times New Roman" w:cs="Times New Roman"/>
          <w:sz w:val="20"/>
          <w:szCs w:val="20"/>
          <w:shd w:val="clear" w:color="auto" w:fill="FFFFFF"/>
          <w:lang w:val="en-US"/>
        </w:rPr>
      </w:pPr>
      <w:ins w:id="13235" w:author="Airat Shigapov" w:date="2021-10-29T16:39:00Z">
        <w:r w:rsidRPr="00CA1CA9">
          <w:rPr>
            <w:rFonts w:ascii="Times New Roman" w:eastAsia="Calibri" w:hAnsi="Times New Roman" w:cs="Times New Roman"/>
            <w:sz w:val="20"/>
            <w:szCs w:val="20"/>
            <w:shd w:val="clear" w:color="auto" w:fill="FFFFFF"/>
            <w:lang w:val="en-US"/>
          </w:rPr>
          <w:t xml:space="preserve">                &lt;Setter Property="Height" Value="30"/&gt;</w:t>
        </w:r>
      </w:ins>
    </w:p>
    <w:p w14:paraId="1037E98A" w14:textId="77777777" w:rsidR="00CC67A4" w:rsidRPr="00CA1CA9" w:rsidRDefault="00CC67A4" w:rsidP="00CC67A4">
      <w:pPr>
        <w:rPr>
          <w:ins w:id="13236" w:author="Airat Shigapov" w:date="2021-10-29T16:39:00Z"/>
          <w:rFonts w:ascii="Times New Roman" w:eastAsia="Calibri" w:hAnsi="Times New Roman" w:cs="Times New Roman"/>
          <w:sz w:val="20"/>
          <w:szCs w:val="20"/>
          <w:shd w:val="clear" w:color="auto" w:fill="FFFFFF"/>
          <w:lang w:val="en-US"/>
        </w:rPr>
      </w:pPr>
      <w:ins w:id="13237" w:author="Airat Shigapov" w:date="2021-10-29T16:39:00Z">
        <w:r w:rsidRPr="00CA1CA9">
          <w:rPr>
            <w:rFonts w:ascii="Times New Roman" w:eastAsia="Calibri" w:hAnsi="Times New Roman" w:cs="Times New Roman"/>
            <w:sz w:val="20"/>
            <w:szCs w:val="20"/>
            <w:shd w:val="clear" w:color="auto" w:fill="FFFFFF"/>
            <w:lang w:val="en-US"/>
          </w:rPr>
          <w:t xml:space="preserve">            &lt;/Style&gt;</w:t>
        </w:r>
      </w:ins>
    </w:p>
    <w:p w14:paraId="4C070D94" w14:textId="77777777" w:rsidR="00CC67A4" w:rsidRPr="00CA1CA9" w:rsidRDefault="00CC67A4" w:rsidP="00CC67A4">
      <w:pPr>
        <w:rPr>
          <w:ins w:id="13238" w:author="Airat Shigapov" w:date="2021-10-29T16:39:00Z"/>
          <w:rFonts w:ascii="Times New Roman" w:eastAsia="Calibri" w:hAnsi="Times New Roman" w:cs="Times New Roman"/>
          <w:sz w:val="20"/>
          <w:szCs w:val="20"/>
          <w:shd w:val="clear" w:color="auto" w:fill="FFFFFF"/>
          <w:lang w:val="en-US"/>
        </w:rPr>
      </w:pPr>
      <w:ins w:id="13239" w:author="Airat Shigapov" w:date="2021-10-29T16:39:00Z">
        <w:r w:rsidRPr="00CA1CA9">
          <w:rPr>
            <w:rFonts w:ascii="Times New Roman" w:eastAsia="Calibri" w:hAnsi="Times New Roman" w:cs="Times New Roman"/>
            <w:sz w:val="20"/>
            <w:szCs w:val="20"/>
            <w:shd w:val="clear" w:color="auto" w:fill="FFFFFF"/>
            <w:lang w:val="en-US"/>
          </w:rPr>
          <w:t xml:space="preserve">            &lt;Style </w:t>
        </w:r>
        <w:proofErr w:type="spellStart"/>
        <w:r w:rsidRPr="00CA1CA9">
          <w:rPr>
            <w:rFonts w:ascii="Times New Roman" w:eastAsia="Calibri" w:hAnsi="Times New Roman" w:cs="Times New Roman"/>
            <w:sz w:val="20"/>
            <w:szCs w:val="20"/>
            <w:shd w:val="clear" w:color="auto" w:fill="FFFFFF"/>
            <w:lang w:val="en-US"/>
          </w:rPr>
          <w:t>TargetType</w:t>
        </w:r>
        <w:proofErr w:type="spellEnd"/>
        <w:r w:rsidRPr="00CA1CA9">
          <w:rPr>
            <w:rFonts w:ascii="Times New Roman" w:eastAsia="Calibri" w:hAnsi="Times New Roman" w:cs="Times New Roman"/>
            <w:sz w:val="20"/>
            <w:szCs w:val="20"/>
            <w:shd w:val="clear" w:color="auto" w:fill="FFFFFF"/>
            <w:lang w:val="en-US"/>
          </w:rPr>
          <w:t>="Button"&gt;</w:t>
        </w:r>
      </w:ins>
    </w:p>
    <w:p w14:paraId="45A0B451" w14:textId="77777777" w:rsidR="00CC67A4" w:rsidRPr="00CA1CA9" w:rsidRDefault="00CC67A4" w:rsidP="00CC67A4">
      <w:pPr>
        <w:rPr>
          <w:ins w:id="13240" w:author="Airat Shigapov" w:date="2021-10-29T16:39:00Z"/>
          <w:rFonts w:ascii="Times New Roman" w:eastAsia="Calibri" w:hAnsi="Times New Roman" w:cs="Times New Roman"/>
          <w:sz w:val="20"/>
          <w:szCs w:val="20"/>
          <w:shd w:val="clear" w:color="auto" w:fill="FFFFFF"/>
          <w:lang w:val="en-US"/>
        </w:rPr>
      </w:pPr>
      <w:ins w:id="13241" w:author="Airat Shigapov" w:date="2021-10-29T16:39:00Z">
        <w:r w:rsidRPr="00CA1CA9">
          <w:rPr>
            <w:rFonts w:ascii="Times New Roman" w:eastAsia="Calibri" w:hAnsi="Times New Roman" w:cs="Times New Roman"/>
            <w:sz w:val="20"/>
            <w:szCs w:val="20"/>
            <w:shd w:val="clear" w:color="auto" w:fill="FFFFFF"/>
            <w:lang w:val="en-US"/>
          </w:rPr>
          <w:t xml:space="preserve">                &lt;Setter Property="Background" Value="#059bff"/&gt;</w:t>
        </w:r>
      </w:ins>
    </w:p>
    <w:p w14:paraId="41326131" w14:textId="77777777" w:rsidR="00CC67A4" w:rsidRPr="00CA1CA9" w:rsidRDefault="00CC67A4" w:rsidP="00CC67A4">
      <w:pPr>
        <w:rPr>
          <w:ins w:id="13242" w:author="Airat Shigapov" w:date="2021-10-29T16:39:00Z"/>
          <w:rFonts w:ascii="Times New Roman" w:eastAsia="Calibri" w:hAnsi="Times New Roman" w:cs="Times New Roman"/>
          <w:sz w:val="20"/>
          <w:szCs w:val="20"/>
          <w:shd w:val="clear" w:color="auto" w:fill="FFFFFF"/>
          <w:lang w:val="en-US"/>
        </w:rPr>
      </w:pPr>
      <w:ins w:id="13243" w:author="Airat Shigapov" w:date="2021-10-29T16:39:00Z">
        <w:r w:rsidRPr="00CA1CA9">
          <w:rPr>
            <w:rFonts w:ascii="Times New Roman" w:eastAsia="Calibri" w:hAnsi="Times New Roman" w:cs="Times New Roman"/>
            <w:sz w:val="20"/>
            <w:szCs w:val="20"/>
            <w:shd w:val="clear" w:color="auto" w:fill="FFFFFF"/>
            <w:lang w:val="en-US"/>
          </w:rPr>
          <w:t xml:space="preserve">                &lt;Setter Property="</w:t>
        </w:r>
        <w:proofErr w:type="spellStart"/>
        <w:r w:rsidRPr="00CA1CA9">
          <w:rPr>
            <w:rFonts w:ascii="Times New Roman" w:eastAsia="Calibri" w:hAnsi="Times New Roman" w:cs="Times New Roman"/>
            <w:sz w:val="20"/>
            <w:szCs w:val="20"/>
            <w:shd w:val="clear" w:color="auto" w:fill="FFFFFF"/>
            <w:lang w:val="en-US"/>
          </w:rPr>
          <w:t>BorderBrush</w:t>
        </w:r>
        <w:proofErr w:type="spellEnd"/>
        <w:r w:rsidRPr="00CA1CA9">
          <w:rPr>
            <w:rFonts w:ascii="Times New Roman" w:eastAsia="Calibri" w:hAnsi="Times New Roman" w:cs="Times New Roman"/>
            <w:sz w:val="20"/>
            <w:szCs w:val="20"/>
            <w:shd w:val="clear" w:color="auto" w:fill="FFFFFF"/>
            <w:lang w:val="en-US"/>
          </w:rPr>
          <w:t>" Value="#059bff"/&gt;</w:t>
        </w:r>
      </w:ins>
    </w:p>
    <w:p w14:paraId="44C75F81" w14:textId="77777777" w:rsidR="00CC67A4" w:rsidRPr="00CA1CA9" w:rsidRDefault="00CC67A4" w:rsidP="00CC67A4">
      <w:pPr>
        <w:rPr>
          <w:ins w:id="13244" w:author="Airat Shigapov" w:date="2021-10-29T16:39:00Z"/>
          <w:rFonts w:ascii="Times New Roman" w:eastAsia="Calibri" w:hAnsi="Times New Roman" w:cs="Times New Roman"/>
          <w:sz w:val="20"/>
          <w:szCs w:val="20"/>
          <w:shd w:val="clear" w:color="auto" w:fill="FFFFFF"/>
          <w:lang w:val="en-US"/>
        </w:rPr>
      </w:pPr>
      <w:ins w:id="13245" w:author="Airat Shigapov" w:date="2021-10-29T16:39:00Z">
        <w:r w:rsidRPr="00CA1CA9">
          <w:rPr>
            <w:rFonts w:ascii="Times New Roman" w:eastAsia="Calibri" w:hAnsi="Times New Roman" w:cs="Times New Roman"/>
            <w:sz w:val="20"/>
            <w:szCs w:val="20"/>
            <w:shd w:val="clear" w:color="auto" w:fill="FFFFFF"/>
            <w:lang w:val="en-US"/>
          </w:rPr>
          <w:t xml:space="preserve">                &lt;Setter Property="Foreground" Value="White"/&gt;</w:t>
        </w:r>
      </w:ins>
    </w:p>
    <w:p w14:paraId="2FA7B560" w14:textId="77777777" w:rsidR="00CC67A4" w:rsidRPr="00CA1CA9" w:rsidRDefault="00CC67A4" w:rsidP="00CC67A4">
      <w:pPr>
        <w:rPr>
          <w:ins w:id="13246" w:author="Airat Shigapov" w:date="2021-10-29T16:39:00Z"/>
          <w:rFonts w:ascii="Times New Roman" w:eastAsia="Calibri" w:hAnsi="Times New Roman" w:cs="Times New Roman"/>
          <w:sz w:val="20"/>
          <w:szCs w:val="20"/>
          <w:shd w:val="clear" w:color="auto" w:fill="FFFFFF"/>
          <w:lang w:val="en-US"/>
        </w:rPr>
      </w:pPr>
      <w:ins w:id="13247" w:author="Airat Shigapov" w:date="2021-10-29T16:39:00Z">
        <w:r w:rsidRPr="00CA1CA9">
          <w:rPr>
            <w:rFonts w:ascii="Times New Roman" w:eastAsia="Calibri" w:hAnsi="Times New Roman" w:cs="Times New Roman"/>
            <w:sz w:val="20"/>
            <w:szCs w:val="20"/>
            <w:shd w:val="clear" w:color="auto" w:fill="FFFFFF"/>
            <w:lang w:val="en-US"/>
          </w:rPr>
          <w:t xml:space="preserve">                &lt;Setter Property="</w:t>
        </w:r>
        <w:proofErr w:type="spellStart"/>
        <w:r w:rsidRPr="00CA1CA9">
          <w:rPr>
            <w:rFonts w:ascii="Times New Roman" w:eastAsia="Calibri" w:hAnsi="Times New Roman" w:cs="Times New Roman"/>
            <w:sz w:val="20"/>
            <w:szCs w:val="20"/>
            <w:shd w:val="clear" w:color="auto" w:fill="FFFFFF"/>
            <w:lang w:val="en-US"/>
          </w:rPr>
          <w:t>FontSize</w:t>
        </w:r>
        <w:proofErr w:type="spellEnd"/>
        <w:r w:rsidRPr="00CA1CA9">
          <w:rPr>
            <w:rFonts w:ascii="Times New Roman" w:eastAsia="Calibri" w:hAnsi="Times New Roman" w:cs="Times New Roman"/>
            <w:sz w:val="20"/>
            <w:szCs w:val="20"/>
            <w:shd w:val="clear" w:color="auto" w:fill="FFFFFF"/>
            <w:lang w:val="en-US"/>
          </w:rPr>
          <w:t>" Value="16"/&gt;</w:t>
        </w:r>
      </w:ins>
    </w:p>
    <w:p w14:paraId="4FE5F1BA" w14:textId="77777777" w:rsidR="00CC67A4" w:rsidRPr="00CA1CA9" w:rsidRDefault="00CC67A4" w:rsidP="00CC67A4">
      <w:pPr>
        <w:rPr>
          <w:ins w:id="13248" w:author="Airat Shigapov" w:date="2021-10-29T16:39:00Z"/>
          <w:rFonts w:ascii="Times New Roman" w:eastAsia="Calibri" w:hAnsi="Times New Roman" w:cs="Times New Roman"/>
          <w:sz w:val="20"/>
          <w:szCs w:val="20"/>
          <w:shd w:val="clear" w:color="auto" w:fill="FFFFFF"/>
          <w:lang w:val="en-US"/>
        </w:rPr>
      </w:pPr>
      <w:ins w:id="13249" w:author="Airat Shigapov" w:date="2021-10-29T16:39:00Z">
        <w:r w:rsidRPr="00CA1CA9">
          <w:rPr>
            <w:rFonts w:ascii="Times New Roman" w:eastAsia="Calibri" w:hAnsi="Times New Roman" w:cs="Times New Roman"/>
            <w:sz w:val="20"/>
            <w:szCs w:val="20"/>
            <w:shd w:val="clear" w:color="auto" w:fill="FFFFFF"/>
            <w:lang w:val="en-US"/>
          </w:rPr>
          <w:t xml:space="preserve">                &lt;Setter Property="Height" Value="35"/&gt;</w:t>
        </w:r>
      </w:ins>
    </w:p>
    <w:p w14:paraId="43773BD8" w14:textId="77777777" w:rsidR="00CC67A4" w:rsidRPr="00CA1CA9" w:rsidRDefault="00CC67A4" w:rsidP="00CC67A4">
      <w:pPr>
        <w:rPr>
          <w:ins w:id="13250" w:author="Airat Shigapov" w:date="2021-10-29T16:39:00Z"/>
          <w:rFonts w:ascii="Times New Roman" w:eastAsia="Calibri" w:hAnsi="Times New Roman" w:cs="Times New Roman"/>
          <w:sz w:val="20"/>
          <w:szCs w:val="20"/>
          <w:shd w:val="clear" w:color="auto" w:fill="FFFFFF"/>
          <w:lang w:val="en-US"/>
        </w:rPr>
      </w:pPr>
      <w:ins w:id="13251" w:author="Airat Shigapov" w:date="2021-10-29T16:39:00Z">
        <w:r w:rsidRPr="00CA1CA9">
          <w:rPr>
            <w:rFonts w:ascii="Times New Roman" w:eastAsia="Calibri" w:hAnsi="Times New Roman" w:cs="Times New Roman"/>
            <w:sz w:val="20"/>
            <w:szCs w:val="20"/>
            <w:shd w:val="clear" w:color="auto" w:fill="FFFFFF"/>
            <w:lang w:val="en-US"/>
          </w:rPr>
          <w:t xml:space="preserve">                &lt;Setter Property="Width" Value="110"/&gt;</w:t>
        </w:r>
      </w:ins>
    </w:p>
    <w:p w14:paraId="503FAE0D" w14:textId="77777777" w:rsidR="00CC67A4" w:rsidRPr="00CA1CA9" w:rsidRDefault="00CC67A4" w:rsidP="00CC67A4">
      <w:pPr>
        <w:rPr>
          <w:ins w:id="13252" w:author="Airat Shigapov" w:date="2021-10-29T16:39:00Z"/>
          <w:rFonts w:ascii="Times New Roman" w:eastAsia="Calibri" w:hAnsi="Times New Roman" w:cs="Times New Roman"/>
          <w:sz w:val="20"/>
          <w:szCs w:val="20"/>
          <w:shd w:val="clear" w:color="auto" w:fill="FFFFFF"/>
          <w:lang w:val="en-US"/>
        </w:rPr>
      </w:pPr>
      <w:ins w:id="13253" w:author="Airat Shigapov" w:date="2021-10-29T16:39:00Z">
        <w:r w:rsidRPr="00CA1CA9">
          <w:rPr>
            <w:rFonts w:ascii="Times New Roman" w:eastAsia="Calibri" w:hAnsi="Times New Roman" w:cs="Times New Roman"/>
            <w:sz w:val="20"/>
            <w:szCs w:val="20"/>
            <w:shd w:val="clear" w:color="auto" w:fill="FFFFFF"/>
            <w:lang w:val="en-US"/>
          </w:rPr>
          <w:t xml:space="preserve">            &lt;/Style&gt;</w:t>
        </w:r>
      </w:ins>
    </w:p>
    <w:p w14:paraId="360507BC" w14:textId="77777777" w:rsidR="00CC67A4" w:rsidRPr="00CA1CA9" w:rsidRDefault="00CC67A4" w:rsidP="00CC67A4">
      <w:pPr>
        <w:rPr>
          <w:ins w:id="13254" w:author="Airat Shigapov" w:date="2021-10-29T16:39:00Z"/>
          <w:rFonts w:ascii="Times New Roman" w:eastAsia="Calibri" w:hAnsi="Times New Roman" w:cs="Times New Roman"/>
          <w:sz w:val="20"/>
          <w:szCs w:val="20"/>
          <w:shd w:val="clear" w:color="auto" w:fill="FFFFFF"/>
          <w:lang w:val="en-US"/>
        </w:rPr>
      </w:pPr>
      <w:ins w:id="13255" w:author="Airat Shigapov" w:date="2021-10-29T16:39:00Z">
        <w:r w:rsidRPr="00CA1CA9">
          <w:rPr>
            <w:rFonts w:ascii="Times New Roman" w:eastAsia="Calibri" w:hAnsi="Times New Roman" w:cs="Times New Roman"/>
            <w:sz w:val="20"/>
            <w:szCs w:val="20"/>
            <w:shd w:val="clear" w:color="auto" w:fill="FFFFFF"/>
            <w:lang w:val="en-US"/>
          </w:rPr>
          <w:t xml:space="preserve">            &lt;</w:t>
        </w:r>
        <w:proofErr w:type="spellStart"/>
        <w:proofErr w:type="gramStart"/>
        <w:r w:rsidRPr="00CA1CA9">
          <w:rPr>
            <w:rFonts w:ascii="Times New Roman" w:eastAsia="Calibri" w:hAnsi="Times New Roman" w:cs="Times New Roman"/>
            <w:sz w:val="20"/>
            <w:szCs w:val="20"/>
            <w:shd w:val="clear" w:color="auto" w:fill="FFFFFF"/>
            <w:lang w:val="en-US"/>
          </w:rPr>
          <w:t>local:GoodsConverter</w:t>
        </w:r>
        <w:proofErr w:type="spellEnd"/>
        <w:proofErr w:type="gramEnd"/>
        <w:r w:rsidRPr="00CA1CA9">
          <w:rPr>
            <w:rFonts w:ascii="Times New Roman" w:eastAsia="Calibri" w:hAnsi="Times New Roman" w:cs="Times New Roman"/>
            <w:sz w:val="20"/>
            <w:szCs w:val="20"/>
            <w:shd w:val="clear" w:color="auto" w:fill="FFFFFF"/>
            <w:lang w:val="en-US"/>
          </w:rPr>
          <w:t xml:space="preserve"> x:Key="myPriceGoodConverter"&gt;&lt;/local:GoodsConverter&gt;</w:t>
        </w:r>
      </w:ins>
    </w:p>
    <w:p w14:paraId="7A06770F" w14:textId="77777777" w:rsidR="00CC67A4" w:rsidRPr="00CA1CA9" w:rsidRDefault="00CC67A4" w:rsidP="00CC67A4">
      <w:pPr>
        <w:rPr>
          <w:ins w:id="13256" w:author="Airat Shigapov" w:date="2021-10-29T16:39:00Z"/>
          <w:rFonts w:ascii="Times New Roman" w:eastAsia="Calibri" w:hAnsi="Times New Roman" w:cs="Times New Roman"/>
          <w:sz w:val="20"/>
          <w:szCs w:val="20"/>
          <w:shd w:val="clear" w:color="auto" w:fill="FFFFFF"/>
          <w:lang w:val="en-US"/>
        </w:rPr>
      </w:pPr>
      <w:ins w:id="13257" w:author="Airat Shigapov" w:date="2021-10-29T16:39:00Z">
        <w:r w:rsidRPr="00CA1CA9">
          <w:rPr>
            <w:rFonts w:ascii="Times New Roman" w:eastAsia="Calibri" w:hAnsi="Times New Roman" w:cs="Times New Roman"/>
            <w:sz w:val="20"/>
            <w:szCs w:val="20"/>
            <w:shd w:val="clear" w:color="auto" w:fill="FFFFFF"/>
            <w:lang w:val="en-US"/>
          </w:rPr>
          <w:t xml:space="preserve">            &lt;</w:t>
        </w:r>
        <w:proofErr w:type="spellStart"/>
        <w:proofErr w:type="gramStart"/>
        <w:r w:rsidRPr="00CA1CA9">
          <w:rPr>
            <w:rFonts w:ascii="Times New Roman" w:eastAsia="Calibri" w:hAnsi="Times New Roman" w:cs="Times New Roman"/>
            <w:sz w:val="20"/>
            <w:szCs w:val="20"/>
            <w:shd w:val="clear" w:color="auto" w:fill="FFFFFF"/>
            <w:lang w:val="en-US"/>
          </w:rPr>
          <w:t>local:TotalPriceConverter</w:t>
        </w:r>
        <w:proofErr w:type="spellEnd"/>
        <w:proofErr w:type="gramEnd"/>
        <w:r w:rsidRPr="00CA1CA9">
          <w:rPr>
            <w:rFonts w:ascii="Times New Roman" w:eastAsia="Calibri" w:hAnsi="Times New Roman" w:cs="Times New Roman"/>
            <w:sz w:val="20"/>
            <w:szCs w:val="20"/>
            <w:shd w:val="clear" w:color="auto" w:fill="FFFFFF"/>
            <w:lang w:val="en-US"/>
          </w:rPr>
          <w:t xml:space="preserve"> x:Key="myTotalPriceConverter"&gt;&lt;/local:TotalPriceConverter&gt;</w:t>
        </w:r>
      </w:ins>
    </w:p>
    <w:p w14:paraId="65126A64" w14:textId="77777777" w:rsidR="00CC67A4" w:rsidRPr="00CA1CA9" w:rsidRDefault="00CC67A4" w:rsidP="00CC67A4">
      <w:pPr>
        <w:rPr>
          <w:ins w:id="13258" w:author="Airat Shigapov" w:date="2021-10-29T16:39:00Z"/>
          <w:rFonts w:ascii="Times New Roman" w:eastAsia="Calibri" w:hAnsi="Times New Roman" w:cs="Times New Roman"/>
          <w:sz w:val="20"/>
          <w:szCs w:val="20"/>
          <w:shd w:val="clear" w:color="auto" w:fill="FFFFFF"/>
          <w:lang w:val="en-US"/>
        </w:rPr>
      </w:pPr>
      <w:ins w:id="13259" w:author="Airat Shigapov" w:date="2021-10-29T16:39:00Z">
        <w:r w:rsidRPr="00CA1CA9">
          <w:rPr>
            <w:rFonts w:ascii="Times New Roman" w:eastAsia="Calibri" w:hAnsi="Times New Roman" w:cs="Times New Roman"/>
            <w:sz w:val="20"/>
            <w:szCs w:val="20"/>
            <w:shd w:val="clear" w:color="auto" w:fill="FFFFFF"/>
            <w:lang w:val="en-US"/>
          </w:rPr>
          <w:t xml:space="preserve">            &lt;</w:t>
        </w:r>
        <w:proofErr w:type="spellStart"/>
        <w:proofErr w:type="gramStart"/>
        <w:r w:rsidRPr="00CA1CA9">
          <w:rPr>
            <w:rFonts w:ascii="Times New Roman" w:eastAsia="Calibri" w:hAnsi="Times New Roman" w:cs="Times New Roman"/>
            <w:sz w:val="20"/>
            <w:szCs w:val="20"/>
            <w:shd w:val="clear" w:color="auto" w:fill="FFFFFF"/>
            <w:lang w:val="en-US"/>
          </w:rPr>
          <w:t>local:DeliveryConverter</w:t>
        </w:r>
        <w:proofErr w:type="spellEnd"/>
        <w:proofErr w:type="gramEnd"/>
        <w:r w:rsidRPr="00CA1CA9">
          <w:rPr>
            <w:rFonts w:ascii="Times New Roman" w:eastAsia="Calibri" w:hAnsi="Times New Roman" w:cs="Times New Roman"/>
            <w:sz w:val="20"/>
            <w:szCs w:val="20"/>
            <w:shd w:val="clear" w:color="auto" w:fill="FFFFFF"/>
            <w:lang w:val="en-US"/>
          </w:rPr>
          <w:t xml:space="preserve"> x:Key="myDeliveryConverter"&gt;&lt;/local:DeliveryConverter&gt;</w:t>
        </w:r>
      </w:ins>
    </w:p>
    <w:p w14:paraId="0E88668F" w14:textId="77777777" w:rsidR="00CC67A4" w:rsidRPr="00CA1CA9" w:rsidRDefault="00CC67A4" w:rsidP="00CC67A4">
      <w:pPr>
        <w:rPr>
          <w:ins w:id="13260" w:author="Airat Shigapov" w:date="2021-10-29T16:39:00Z"/>
          <w:rFonts w:ascii="Times New Roman" w:eastAsia="Calibri" w:hAnsi="Times New Roman" w:cs="Times New Roman"/>
          <w:sz w:val="20"/>
          <w:szCs w:val="20"/>
          <w:shd w:val="clear" w:color="auto" w:fill="FFFFFF"/>
          <w:lang w:val="en-US"/>
        </w:rPr>
      </w:pPr>
      <w:ins w:id="13261" w:author="Airat Shigapov" w:date="2021-10-29T16:39:00Z">
        <w:r w:rsidRPr="00CA1CA9">
          <w:rPr>
            <w:rFonts w:ascii="Times New Roman" w:eastAsia="Calibri" w:hAnsi="Times New Roman" w:cs="Times New Roman"/>
            <w:sz w:val="20"/>
            <w:szCs w:val="20"/>
            <w:shd w:val="clear" w:color="auto" w:fill="FFFFFF"/>
            <w:lang w:val="en-US"/>
          </w:rPr>
          <w:t xml:space="preserve">        &lt;/</w:t>
        </w:r>
        <w:proofErr w:type="spellStart"/>
        <w:r w:rsidRPr="00CA1CA9">
          <w:rPr>
            <w:rFonts w:ascii="Times New Roman" w:eastAsia="Calibri" w:hAnsi="Times New Roman" w:cs="Times New Roman"/>
            <w:sz w:val="20"/>
            <w:szCs w:val="20"/>
            <w:shd w:val="clear" w:color="auto" w:fill="FFFFFF"/>
            <w:lang w:val="en-US"/>
          </w:rPr>
          <w:t>ResourceDictionary</w:t>
        </w:r>
        <w:proofErr w:type="spellEnd"/>
        <w:r w:rsidRPr="00CA1CA9">
          <w:rPr>
            <w:rFonts w:ascii="Times New Roman" w:eastAsia="Calibri" w:hAnsi="Times New Roman" w:cs="Times New Roman"/>
            <w:sz w:val="20"/>
            <w:szCs w:val="20"/>
            <w:shd w:val="clear" w:color="auto" w:fill="FFFFFF"/>
            <w:lang w:val="en-US"/>
          </w:rPr>
          <w:t>&gt;</w:t>
        </w:r>
      </w:ins>
    </w:p>
    <w:p w14:paraId="21D32277" w14:textId="77777777" w:rsidR="00CC67A4" w:rsidRPr="00CA1CA9" w:rsidRDefault="00CC67A4" w:rsidP="00CC67A4">
      <w:pPr>
        <w:rPr>
          <w:ins w:id="13262" w:author="Airat Shigapov" w:date="2021-10-29T16:39:00Z"/>
          <w:rFonts w:ascii="Times New Roman" w:eastAsia="Calibri" w:hAnsi="Times New Roman" w:cs="Times New Roman"/>
          <w:sz w:val="20"/>
          <w:szCs w:val="20"/>
          <w:shd w:val="clear" w:color="auto" w:fill="FFFFFF"/>
          <w:lang w:val="en-US"/>
        </w:rPr>
      </w:pPr>
      <w:ins w:id="13263" w:author="Airat Shigapov" w:date="2021-10-29T16:39:00Z">
        <w:r w:rsidRPr="00CA1CA9">
          <w:rPr>
            <w:rFonts w:ascii="Times New Roman" w:eastAsia="Calibri" w:hAnsi="Times New Roman" w:cs="Times New Roman"/>
            <w:sz w:val="20"/>
            <w:szCs w:val="20"/>
            <w:shd w:val="clear" w:color="auto" w:fill="FFFFFF"/>
            <w:lang w:val="en-US"/>
          </w:rPr>
          <w:t xml:space="preserve">    &lt;/</w:t>
        </w:r>
        <w:proofErr w:type="spellStart"/>
        <w:r w:rsidRPr="00CA1CA9">
          <w:rPr>
            <w:rFonts w:ascii="Times New Roman" w:eastAsia="Calibri" w:hAnsi="Times New Roman" w:cs="Times New Roman"/>
            <w:sz w:val="20"/>
            <w:szCs w:val="20"/>
            <w:shd w:val="clear" w:color="auto" w:fill="FFFFFF"/>
            <w:lang w:val="en-US"/>
          </w:rPr>
          <w:t>Page.Resources</w:t>
        </w:r>
        <w:proofErr w:type="spellEnd"/>
        <w:r w:rsidRPr="00CA1CA9">
          <w:rPr>
            <w:rFonts w:ascii="Times New Roman" w:eastAsia="Calibri" w:hAnsi="Times New Roman" w:cs="Times New Roman"/>
            <w:sz w:val="20"/>
            <w:szCs w:val="20"/>
            <w:shd w:val="clear" w:color="auto" w:fill="FFFFFF"/>
            <w:lang w:val="en-US"/>
          </w:rPr>
          <w:t>&gt;</w:t>
        </w:r>
      </w:ins>
    </w:p>
    <w:p w14:paraId="3BDDF0A5" w14:textId="77777777" w:rsidR="00CC67A4" w:rsidRPr="00CA1CA9" w:rsidRDefault="00CC67A4" w:rsidP="00CC67A4">
      <w:pPr>
        <w:rPr>
          <w:ins w:id="13264" w:author="Airat Shigapov" w:date="2021-10-29T16:39:00Z"/>
          <w:rFonts w:ascii="Times New Roman" w:eastAsia="Calibri" w:hAnsi="Times New Roman" w:cs="Times New Roman"/>
          <w:sz w:val="20"/>
          <w:szCs w:val="20"/>
          <w:shd w:val="clear" w:color="auto" w:fill="FFFFFF"/>
          <w:lang w:val="en-US"/>
        </w:rPr>
      </w:pPr>
      <w:ins w:id="13265" w:author="Airat Shigapov" w:date="2021-10-29T16:39:00Z">
        <w:r w:rsidRPr="00CA1CA9">
          <w:rPr>
            <w:rFonts w:ascii="Times New Roman" w:eastAsia="Calibri" w:hAnsi="Times New Roman" w:cs="Times New Roman"/>
            <w:sz w:val="20"/>
            <w:szCs w:val="20"/>
            <w:shd w:val="clear" w:color="auto" w:fill="FFFFFF"/>
            <w:lang w:val="en-US"/>
          </w:rPr>
          <w:t xml:space="preserve">    &lt;Grid&gt;</w:t>
        </w:r>
      </w:ins>
    </w:p>
    <w:p w14:paraId="4C65B35F" w14:textId="77777777" w:rsidR="00CC67A4" w:rsidRPr="00CA1CA9" w:rsidRDefault="00CC67A4" w:rsidP="00CC67A4">
      <w:pPr>
        <w:rPr>
          <w:ins w:id="13266" w:author="Airat Shigapov" w:date="2021-10-29T16:39:00Z"/>
          <w:rFonts w:ascii="Times New Roman" w:eastAsia="Calibri" w:hAnsi="Times New Roman" w:cs="Times New Roman"/>
          <w:sz w:val="20"/>
          <w:szCs w:val="20"/>
          <w:shd w:val="clear" w:color="auto" w:fill="FFFFFF"/>
          <w:lang w:val="en-US"/>
        </w:rPr>
      </w:pPr>
      <w:ins w:id="13267" w:author="Airat Shigapov" w:date="2021-10-29T16:39:00Z">
        <w:r w:rsidRPr="00CA1CA9">
          <w:rPr>
            <w:rFonts w:ascii="Times New Roman" w:eastAsia="Calibri" w:hAnsi="Times New Roman" w:cs="Times New Roman"/>
            <w:sz w:val="20"/>
            <w:szCs w:val="20"/>
            <w:shd w:val="clear" w:color="auto" w:fill="FFFFFF"/>
            <w:lang w:val="en-US"/>
          </w:rPr>
          <w:t xml:space="preserve">        &lt;</w:t>
        </w:r>
        <w:proofErr w:type="spellStart"/>
        <w:r w:rsidRPr="00CA1CA9">
          <w:rPr>
            <w:rFonts w:ascii="Times New Roman" w:eastAsia="Calibri" w:hAnsi="Times New Roman" w:cs="Times New Roman"/>
            <w:sz w:val="20"/>
            <w:szCs w:val="20"/>
            <w:shd w:val="clear" w:color="auto" w:fill="FFFFFF"/>
            <w:lang w:val="en-US"/>
          </w:rPr>
          <w:t>Grid.ColumnDefinitions</w:t>
        </w:r>
        <w:proofErr w:type="spellEnd"/>
        <w:r w:rsidRPr="00CA1CA9">
          <w:rPr>
            <w:rFonts w:ascii="Times New Roman" w:eastAsia="Calibri" w:hAnsi="Times New Roman" w:cs="Times New Roman"/>
            <w:sz w:val="20"/>
            <w:szCs w:val="20"/>
            <w:shd w:val="clear" w:color="auto" w:fill="FFFFFF"/>
            <w:lang w:val="en-US"/>
          </w:rPr>
          <w:t>&gt;</w:t>
        </w:r>
      </w:ins>
    </w:p>
    <w:p w14:paraId="749F1DA6" w14:textId="77777777" w:rsidR="00CC67A4" w:rsidRPr="00CA1CA9" w:rsidRDefault="00CC67A4" w:rsidP="00CC67A4">
      <w:pPr>
        <w:rPr>
          <w:ins w:id="13268" w:author="Airat Shigapov" w:date="2021-10-29T16:39:00Z"/>
          <w:rFonts w:ascii="Times New Roman" w:eastAsia="Calibri" w:hAnsi="Times New Roman" w:cs="Times New Roman"/>
          <w:sz w:val="20"/>
          <w:szCs w:val="20"/>
          <w:shd w:val="clear" w:color="auto" w:fill="FFFFFF"/>
          <w:lang w:val="en-US"/>
        </w:rPr>
      </w:pPr>
      <w:ins w:id="13269" w:author="Airat Shigapov" w:date="2021-10-29T16:39:00Z">
        <w:r w:rsidRPr="00CA1CA9">
          <w:rPr>
            <w:rFonts w:ascii="Times New Roman" w:eastAsia="Calibri" w:hAnsi="Times New Roman" w:cs="Times New Roman"/>
            <w:sz w:val="20"/>
            <w:szCs w:val="20"/>
            <w:shd w:val="clear" w:color="auto" w:fill="FFFFFF"/>
            <w:lang w:val="en-US"/>
          </w:rPr>
          <w:t xml:space="preserve">            &lt;</w:t>
        </w:r>
        <w:proofErr w:type="spellStart"/>
        <w:r w:rsidRPr="00CA1CA9">
          <w:rPr>
            <w:rFonts w:ascii="Times New Roman" w:eastAsia="Calibri" w:hAnsi="Times New Roman" w:cs="Times New Roman"/>
            <w:sz w:val="20"/>
            <w:szCs w:val="20"/>
            <w:shd w:val="clear" w:color="auto" w:fill="FFFFFF"/>
            <w:lang w:val="en-US"/>
          </w:rPr>
          <w:t>ColumnDefinition</w:t>
        </w:r>
        <w:proofErr w:type="spellEnd"/>
        <w:r w:rsidRPr="00CA1CA9">
          <w:rPr>
            <w:rFonts w:ascii="Times New Roman" w:eastAsia="Calibri" w:hAnsi="Times New Roman" w:cs="Times New Roman"/>
            <w:sz w:val="20"/>
            <w:szCs w:val="20"/>
            <w:shd w:val="clear" w:color="auto" w:fill="FFFFFF"/>
            <w:lang w:val="en-US"/>
          </w:rPr>
          <w:t xml:space="preserve"> Width="470"/&gt;</w:t>
        </w:r>
      </w:ins>
    </w:p>
    <w:p w14:paraId="174156DA" w14:textId="77777777" w:rsidR="00CC67A4" w:rsidRPr="00CA1CA9" w:rsidRDefault="00CC67A4" w:rsidP="00CC67A4">
      <w:pPr>
        <w:rPr>
          <w:ins w:id="13270" w:author="Airat Shigapov" w:date="2021-10-29T16:39:00Z"/>
          <w:rFonts w:ascii="Times New Roman" w:eastAsia="Calibri" w:hAnsi="Times New Roman" w:cs="Times New Roman"/>
          <w:sz w:val="20"/>
          <w:szCs w:val="20"/>
          <w:shd w:val="clear" w:color="auto" w:fill="FFFFFF"/>
          <w:lang w:val="en-US"/>
        </w:rPr>
      </w:pPr>
      <w:ins w:id="13271" w:author="Airat Shigapov" w:date="2021-10-29T16:39:00Z">
        <w:r w:rsidRPr="00CA1CA9">
          <w:rPr>
            <w:rFonts w:ascii="Times New Roman" w:eastAsia="Calibri" w:hAnsi="Times New Roman" w:cs="Times New Roman"/>
            <w:sz w:val="20"/>
            <w:szCs w:val="20"/>
            <w:shd w:val="clear" w:color="auto" w:fill="FFFFFF"/>
            <w:lang w:val="en-US"/>
          </w:rPr>
          <w:t xml:space="preserve">            &lt;</w:t>
        </w:r>
        <w:proofErr w:type="spellStart"/>
        <w:r w:rsidRPr="00CA1CA9">
          <w:rPr>
            <w:rFonts w:ascii="Times New Roman" w:eastAsia="Calibri" w:hAnsi="Times New Roman" w:cs="Times New Roman"/>
            <w:sz w:val="20"/>
            <w:szCs w:val="20"/>
            <w:shd w:val="clear" w:color="auto" w:fill="FFFFFF"/>
            <w:lang w:val="en-US"/>
          </w:rPr>
          <w:t>ColumnDefinition</w:t>
        </w:r>
        <w:proofErr w:type="spellEnd"/>
        <w:r w:rsidRPr="00CA1CA9">
          <w:rPr>
            <w:rFonts w:ascii="Times New Roman" w:eastAsia="Calibri" w:hAnsi="Times New Roman" w:cs="Times New Roman"/>
            <w:sz w:val="20"/>
            <w:szCs w:val="20"/>
            <w:shd w:val="clear" w:color="auto" w:fill="FFFFFF"/>
            <w:lang w:val="en-US"/>
          </w:rPr>
          <w:t>/&gt;</w:t>
        </w:r>
      </w:ins>
    </w:p>
    <w:p w14:paraId="40ADB240" w14:textId="77777777" w:rsidR="00CC67A4" w:rsidRPr="00CA1CA9" w:rsidRDefault="00CC67A4" w:rsidP="00CC67A4">
      <w:pPr>
        <w:rPr>
          <w:ins w:id="13272" w:author="Airat Shigapov" w:date="2021-10-29T16:39:00Z"/>
          <w:rFonts w:ascii="Times New Roman" w:eastAsia="Calibri" w:hAnsi="Times New Roman" w:cs="Times New Roman"/>
          <w:sz w:val="20"/>
          <w:szCs w:val="20"/>
          <w:shd w:val="clear" w:color="auto" w:fill="FFFFFF"/>
          <w:lang w:val="en-US"/>
        </w:rPr>
      </w:pPr>
      <w:ins w:id="13273" w:author="Airat Shigapov" w:date="2021-10-29T16:39:00Z">
        <w:r w:rsidRPr="00CA1CA9">
          <w:rPr>
            <w:rFonts w:ascii="Times New Roman" w:eastAsia="Calibri" w:hAnsi="Times New Roman" w:cs="Times New Roman"/>
            <w:sz w:val="20"/>
            <w:szCs w:val="20"/>
            <w:shd w:val="clear" w:color="auto" w:fill="FFFFFF"/>
            <w:lang w:val="en-US"/>
          </w:rPr>
          <w:t xml:space="preserve">        &lt;/</w:t>
        </w:r>
        <w:proofErr w:type="spellStart"/>
        <w:r w:rsidRPr="00CA1CA9">
          <w:rPr>
            <w:rFonts w:ascii="Times New Roman" w:eastAsia="Calibri" w:hAnsi="Times New Roman" w:cs="Times New Roman"/>
            <w:sz w:val="20"/>
            <w:szCs w:val="20"/>
            <w:shd w:val="clear" w:color="auto" w:fill="FFFFFF"/>
            <w:lang w:val="en-US"/>
          </w:rPr>
          <w:t>Grid.ColumnDefinitions</w:t>
        </w:r>
        <w:proofErr w:type="spellEnd"/>
        <w:r w:rsidRPr="00CA1CA9">
          <w:rPr>
            <w:rFonts w:ascii="Times New Roman" w:eastAsia="Calibri" w:hAnsi="Times New Roman" w:cs="Times New Roman"/>
            <w:sz w:val="20"/>
            <w:szCs w:val="20"/>
            <w:shd w:val="clear" w:color="auto" w:fill="FFFFFF"/>
            <w:lang w:val="en-US"/>
          </w:rPr>
          <w:t>&gt;</w:t>
        </w:r>
      </w:ins>
    </w:p>
    <w:p w14:paraId="629C1EE9" w14:textId="77777777" w:rsidR="00CC67A4" w:rsidRPr="00CA1CA9" w:rsidRDefault="00CC67A4" w:rsidP="00CC67A4">
      <w:pPr>
        <w:rPr>
          <w:ins w:id="13274" w:author="Airat Shigapov" w:date="2021-10-29T16:39:00Z"/>
          <w:rFonts w:ascii="Times New Roman" w:eastAsia="Calibri" w:hAnsi="Times New Roman" w:cs="Times New Roman"/>
          <w:sz w:val="20"/>
          <w:szCs w:val="20"/>
          <w:shd w:val="clear" w:color="auto" w:fill="FFFFFF"/>
          <w:lang w:val="en-US"/>
        </w:rPr>
      </w:pPr>
      <w:ins w:id="13275" w:author="Airat Shigapov" w:date="2021-10-29T16:39:00Z">
        <w:r w:rsidRPr="00CA1CA9">
          <w:rPr>
            <w:rFonts w:ascii="Times New Roman" w:eastAsia="Calibri" w:hAnsi="Times New Roman" w:cs="Times New Roman"/>
            <w:sz w:val="20"/>
            <w:szCs w:val="20"/>
            <w:shd w:val="clear" w:color="auto" w:fill="FFFFFF"/>
            <w:lang w:val="en-US"/>
          </w:rPr>
          <w:t xml:space="preserve">        &lt;</w:t>
        </w:r>
        <w:proofErr w:type="spellStart"/>
        <w:r w:rsidRPr="00CA1CA9">
          <w:rPr>
            <w:rFonts w:ascii="Times New Roman" w:eastAsia="Calibri" w:hAnsi="Times New Roman" w:cs="Times New Roman"/>
            <w:sz w:val="20"/>
            <w:szCs w:val="20"/>
            <w:shd w:val="clear" w:color="auto" w:fill="FFFFFF"/>
            <w:lang w:val="en-US"/>
          </w:rPr>
          <w:t>Grid.RowDefinitions</w:t>
        </w:r>
        <w:proofErr w:type="spellEnd"/>
        <w:r w:rsidRPr="00CA1CA9">
          <w:rPr>
            <w:rFonts w:ascii="Times New Roman" w:eastAsia="Calibri" w:hAnsi="Times New Roman" w:cs="Times New Roman"/>
            <w:sz w:val="20"/>
            <w:szCs w:val="20"/>
            <w:shd w:val="clear" w:color="auto" w:fill="FFFFFF"/>
            <w:lang w:val="en-US"/>
          </w:rPr>
          <w:t>&gt;</w:t>
        </w:r>
      </w:ins>
    </w:p>
    <w:p w14:paraId="1A5AAC6F" w14:textId="77777777" w:rsidR="00CC67A4" w:rsidRPr="00CA1CA9" w:rsidRDefault="00CC67A4" w:rsidP="00CC67A4">
      <w:pPr>
        <w:rPr>
          <w:ins w:id="13276" w:author="Airat Shigapov" w:date="2021-10-29T16:39:00Z"/>
          <w:rFonts w:ascii="Times New Roman" w:eastAsia="Calibri" w:hAnsi="Times New Roman" w:cs="Times New Roman"/>
          <w:sz w:val="20"/>
          <w:szCs w:val="20"/>
          <w:shd w:val="clear" w:color="auto" w:fill="FFFFFF"/>
          <w:lang w:val="en-US"/>
        </w:rPr>
      </w:pPr>
      <w:ins w:id="13277" w:author="Airat Shigapov" w:date="2021-10-29T16:39:00Z">
        <w:r w:rsidRPr="00CA1CA9">
          <w:rPr>
            <w:rFonts w:ascii="Times New Roman" w:eastAsia="Calibri" w:hAnsi="Times New Roman" w:cs="Times New Roman"/>
            <w:sz w:val="20"/>
            <w:szCs w:val="20"/>
            <w:shd w:val="clear" w:color="auto" w:fill="FFFFFF"/>
            <w:lang w:val="en-US"/>
          </w:rPr>
          <w:t xml:space="preserve">            &lt;</w:t>
        </w:r>
        <w:proofErr w:type="spellStart"/>
        <w:r w:rsidRPr="00CA1CA9">
          <w:rPr>
            <w:rFonts w:ascii="Times New Roman" w:eastAsia="Calibri" w:hAnsi="Times New Roman" w:cs="Times New Roman"/>
            <w:sz w:val="20"/>
            <w:szCs w:val="20"/>
            <w:shd w:val="clear" w:color="auto" w:fill="FFFFFF"/>
            <w:lang w:val="en-US"/>
          </w:rPr>
          <w:t>RowDefinition</w:t>
        </w:r>
        <w:proofErr w:type="spellEnd"/>
        <w:r w:rsidRPr="00CA1CA9">
          <w:rPr>
            <w:rFonts w:ascii="Times New Roman" w:eastAsia="Calibri" w:hAnsi="Times New Roman" w:cs="Times New Roman"/>
            <w:sz w:val="20"/>
            <w:szCs w:val="20"/>
            <w:shd w:val="clear" w:color="auto" w:fill="FFFFFF"/>
            <w:lang w:val="en-US"/>
          </w:rPr>
          <w:t xml:space="preserve"> Height="70"/&gt;</w:t>
        </w:r>
      </w:ins>
    </w:p>
    <w:p w14:paraId="2395E55C" w14:textId="77777777" w:rsidR="00CC67A4" w:rsidRPr="00CA1CA9" w:rsidRDefault="00CC67A4" w:rsidP="00CC67A4">
      <w:pPr>
        <w:rPr>
          <w:ins w:id="13278" w:author="Airat Shigapov" w:date="2021-10-29T16:39:00Z"/>
          <w:rFonts w:ascii="Times New Roman" w:eastAsia="Calibri" w:hAnsi="Times New Roman" w:cs="Times New Roman"/>
          <w:sz w:val="20"/>
          <w:szCs w:val="20"/>
          <w:shd w:val="clear" w:color="auto" w:fill="FFFFFF"/>
          <w:lang w:val="en-US"/>
        </w:rPr>
      </w:pPr>
      <w:ins w:id="13279" w:author="Airat Shigapov" w:date="2021-10-29T16:39:00Z">
        <w:r w:rsidRPr="00CA1CA9">
          <w:rPr>
            <w:rFonts w:ascii="Times New Roman" w:eastAsia="Calibri" w:hAnsi="Times New Roman" w:cs="Times New Roman"/>
            <w:sz w:val="20"/>
            <w:szCs w:val="20"/>
            <w:shd w:val="clear" w:color="auto" w:fill="FFFFFF"/>
            <w:lang w:val="en-US"/>
          </w:rPr>
          <w:t xml:space="preserve">            &lt;</w:t>
        </w:r>
        <w:proofErr w:type="spellStart"/>
        <w:r w:rsidRPr="00CA1CA9">
          <w:rPr>
            <w:rFonts w:ascii="Times New Roman" w:eastAsia="Calibri" w:hAnsi="Times New Roman" w:cs="Times New Roman"/>
            <w:sz w:val="20"/>
            <w:szCs w:val="20"/>
            <w:shd w:val="clear" w:color="auto" w:fill="FFFFFF"/>
            <w:lang w:val="en-US"/>
          </w:rPr>
          <w:t>RowDefinition</w:t>
        </w:r>
        <w:proofErr w:type="spellEnd"/>
        <w:r w:rsidRPr="00CA1CA9">
          <w:rPr>
            <w:rFonts w:ascii="Times New Roman" w:eastAsia="Calibri" w:hAnsi="Times New Roman" w:cs="Times New Roman"/>
            <w:sz w:val="20"/>
            <w:szCs w:val="20"/>
            <w:shd w:val="clear" w:color="auto" w:fill="FFFFFF"/>
            <w:lang w:val="en-US"/>
          </w:rPr>
          <w:t>/&gt;</w:t>
        </w:r>
      </w:ins>
    </w:p>
    <w:p w14:paraId="488CB564" w14:textId="77777777" w:rsidR="00CC67A4" w:rsidRPr="00CA1CA9" w:rsidRDefault="00CC67A4" w:rsidP="00CC67A4">
      <w:pPr>
        <w:rPr>
          <w:ins w:id="13280" w:author="Airat Shigapov" w:date="2021-10-29T16:39:00Z"/>
          <w:rFonts w:ascii="Times New Roman" w:eastAsia="Calibri" w:hAnsi="Times New Roman" w:cs="Times New Roman"/>
          <w:sz w:val="20"/>
          <w:szCs w:val="20"/>
          <w:shd w:val="clear" w:color="auto" w:fill="FFFFFF"/>
          <w:lang w:val="en-US"/>
        </w:rPr>
      </w:pPr>
      <w:ins w:id="13281" w:author="Airat Shigapov" w:date="2021-10-29T16:39:00Z">
        <w:r w:rsidRPr="00CA1CA9">
          <w:rPr>
            <w:rFonts w:ascii="Times New Roman" w:eastAsia="Calibri" w:hAnsi="Times New Roman" w:cs="Times New Roman"/>
            <w:sz w:val="20"/>
            <w:szCs w:val="20"/>
            <w:shd w:val="clear" w:color="auto" w:fill="FFFFFF"/>
            <w:lang w:val="en-US"/>
          </w:rPr>
          <w:lastRenderedPageBreak/>
          <w:t xml:space="preserve">        &lt;/</w:t>
        </w:r>
        <w:proofErr w:type="spellStart"/>
        <w:r w:rsidRPr="00CA1CA9">
          <w:rPr>
            <w:rFonts w:ascii="Times New Roman" w:eastAsia="Calibri" w:hAnsi="Times New Roman" w:cs="Times New Roman"/>
            <w:sz w:val="20"/>
            <w:szCs w:val="20"/>
            <w:shd w:val="clear" w:color="auto" w:fill="FFFFFF"/>
            <w:lang w:val="en-US"/>
          </w:rPr>
          <w:t>Grid.RowDefinitions</w:t>
        </w:r>
        <w:proofErr w:type="spellEnd"/>
        <w:r w:rsidRPr="00CA1CA9">
          <w:rPr>
            <w:rFonts w:ascii="Times New Roman" w:eastAsia="Calibri" w:hAnsi="Times New Roman" w:cs="Times New Roman"/>
            <w:sz w:val="20"/>
            <w:szCs w:val="20"/>
            <w:shd w:val="clear" w:color="auto" w:fill="FFFFFF"/>
            <w:lang w:val="en-US"/>
          </w:rPr>
          <w:t>&gt;</w:t>
        </w:r>
      </w:ins>
    </w:p>
    <w:p w14:paraId="5917954B" w14:textId="77777777" w:rsidR="00CC67A4" w:rsidRPr="00CA1CA9" w:rsidRDefault="00CC67A4" w:rsidP="00CC67A4">
      <w:pPr>
        <w:rPr>
          <w:ins w:id="13282" w:author="Airat Shigapov" w:date="2021-10-29T16:39:00Z"/>
          <w:rFonts w:ascii="Times New Roman" w:eastAsia="Calibri" w:hAnsi="Times New Roman" w:cs="Times New Roman"/>
          <w:sz w:val="20"/>
          <w:szCs w:val="20"/>
          <w:shd w:val="clear" w:color="auto" w:fill="FFFFFF"/>
          <w:lang w:val="en-US"/>
        </w:rPr>
      </w:pPr>
      <w:ins w:id="13283" w:author="Airat Shigapov" w:date="2021-10-29T16:39:00Z">
        <w:r w:rsidRPr="00CA1CA9">
          <w:rPr>
            <w:rFonts w:ascii="Times New Roman" w:eastAsia="Calibri" w:hAnsi="Times New Roman" w:cs="Times New Roman"/>
            <w:sz w:val="20"/>
            <w:szCs w:val="20"/>
            <w:shd w:val="clear" w:color="auto" w:fill="FFFFFF"/>
            <w:lang w:val="en-US"/>
          </w:rPr>
          <w:t xml:space="preserve">        &lt;</w:t>
        </w:r>
        <w:proofErr w:type="spellStart"/>
        <w:r w:rsidRPr="00CA1CA9">
          <w:rPr>
            <w:rFonts w:ascii="Times New Roman" w:eastAsia="Calibri" w:hAnsi="Times New Roman" w:cs="Times New Roman"/>
            <w:sz w:val="20"/>
            <w:szCs w:val="20"/>
            <w:shd w:val="clear" w:color="auto" w:fill="FFFFFF"/>
            <w:lang w:val="en-US"/>
          </w:rPr>
          <w:t>TextBlock</w:t>
        </w:r>
        <w:proofErr w:type="spellEnd"/>
        <w:r w:rsidRPr="00CA1CA9">
          <w:rPr>
            <w:rFonts w:ascii="Times New Roman" w:eastAsia="Calibri" w:hAnsi="Times New Roman" w:cs="Times New Roman"/>
            <w:sz w:val="20"/>
            <w:szCs w:val="20"/>
            <w:shd w:val="clear" w:color="auto" w:fill="FFFFFF"/>
            <w:lang w:val="en-US"/>
          </w:rPr>
          <w:t xml:space="preserve"> </w:t>
        </w:r>
        <w:proofErr w:type="gramStart"/>
        <w:r w:rsidRPr="00CA1CA9">
          <w:rPr>
            <w:rFonts w:ascii="Times New Roman" w:eastAsia="Calibri" w:hAnsi="Times New Roman" w:cs="Times New Roman"/>
            <w:sz w:val="20"/>
            <w:szCs w:val="20"/>
            <w:shd w:val="clear" w:color="auto" w:fill="FFFFFF"/>
            <w:lang w:val="en-US"/>
          </w:rPr>
          <w:t>x:Name</w:t>
        </w:r>
        <w:proofErr w:type="gramEnd"/>
        <w:r w:rsidRPr="00CA1CA9">
          <w:rPr>
            <w:rFonts w:ascii="Times New Roman" w:eastAsia="Calibri" w:hAnsi="Times New Roman" w:cs="Times New Roman"/>
            <w:sz w:val="20"/>
            <w:szCs w:val="20"/>
            <w:shd w:val="clear" w:color="auto" w:fill="FFFFFF"/>
            <w:lang w:val="en-US"/>
          </w:rPr>
          <w:t>="infoChapter"</w:t>
        </w:r>
      </w:ins>
    </w:p>
    <w:p w14:paraId="78C74186" w14:textId="77777777" w:rsidR="00CC67A4" w:rsidRPr="00250F53" w:rsidRDefault="00CC67A4" w:rsidP="00CC67A4">
      <w:pPr>
        <w:rPr>
          <w:ins w:id="13284" w:author="Airat Shigapov" w:date="2021-10-29T16:39:00Z"/>
          <w:rFonts w:ascii="Times New Roman" w:eastAsia="Calibri" w:hAnsi="Times New Roman" w:cs="Times New Roman"/>
          <w:sz w:val="20"/>
          <w:szCs w:val="20"/>
          <w:shd w:val="clear" w:color="auto" w:fill="FFFFFF"/>
          <w:lang w:val="en-US"/>
          <w:rPrChange w:id="13285" w:author="Airat Shigapov" w:date="2021-11-16T08:40:00Z">
            <w:rPr>
              <w:ins w:id="13286" w:author="Airat Shigapov" w:date="2021-10-29T16:39:00Z"/>
              <w:rFonts w:ascii="Times New Roman" w:eastAsia="Calibri" w:hAnsi="Times New Roman" w:cs="Times New Roman"/>
              <w:sz w:val="20"/>
              <w:szCs w:val="20"/>
              <w:shd w:val="clear" w:color="auto" w:fill="FFFFFF"/>
              <w:lang w:val="en-US"/>
            </w:rPr>
          </w:rPrChange>
        </w:rPr>
      </w:pPr>
      <w:ins w:id="13287" w:author="Airat Shigapov" w:date="2021-10-29T16:39:00Z">
        <w:r w:rsidRPr="00CA1CA9">
          <w:rPr>
            <w:rFonts w:ascii="Times New Roman" w:eastAsia="Calibri" w:hAnsi="Times New Roman" w:cs="Times New Roman"/>
            <w:sz w:val="20"/>
            <w:szCs w:val="20"/>
            <w:shd w:val="clear" w:color="auto" w:fill="FFFFFF"/>
            <w:lang w:val="en-US"/>
          </w:rPr>
          <w:t xml:space="preserve">            Text</w:t>
        </w:r>
        <w:r w:rsidRPr="00250F53">
          <w:rPr>
            <w:rFonts w:ascii="Times New Roman" w:eastAsia="Calibri" w:hAnsi="Times New Roman" w:cs="Times New Roman"/>
            <w:sz w:val="20"/>
            <w:szCs w:val="20"/>
            <w:shd w:val="clear" w:color="auto" w:fill="FFFFFF"/>
            <w:lang w:val="en-US"/>
            <w:rPrChange w:id="13288" w:author="Airat Shigapov" w:date="2021-11-16T08:40:00Z">
              <w:rPr>
                <w:rFonts w:ascii="Times New Roman" w:eastAsia="Calibri" w:hAnsi="Times New Roman" w:cs="Times New Roman"/>
                <w:sz w:val="20"/>
                <w:szCs w:val="20"/>
                <w:shd w:val="clear" w:color="auto" w:fill="FFFFFF"/>
                <w:lang w:val="en-US"/>
              </w:rPr>
            </w:rPrChange>
          </w:rPr>
          <w:t>="</w:t>
        </w:r>
        <w:r w:rsidRPr="00CA1CA9">
          <w:rPr>
            <w:rFonts w:ascii="Times New Roman" w:eastAsia="Calibri" w:hAnsi="Times New Roman" w:cs="Times New Roman"/>
            <w:sz w:val="20"/>
            <w:szCs w:val="20"/>
            <w:shd w:val="clear" w:color="auto" w:fill="FFFFFF"/>
            <w:rPrChange w:id="13289" w:author="Airat Shigapov" w:date="2021-10-29T16:44:00Z">
              <w:rPr>
                <w:rFonts w:ascii="Times New Roman" w:eastAsia="Calibri" w:hAnsi="Times New Roman" w:cs="Times New Roman"/>
                <w:sz w:val="20"/>
                <w:szCs w:val="20"/>
                <w:shd w:val="clear" w:color="auto" w:fill="FFFFFF"/>
                <w:lang w:val="en-US"/>
              </w:rPr>
            </w:rPrChange>
          </w:rPr>
          <w:t>ОБЩАЯ</w:t>
        </w:r>
        <w:r w:rsidRPr="00250F53">
          <w:rPr>
            <w:rFonts w:ascii="Times New Roman" w:eastAsia="Calibri" w:hAnsi="Times New Roman" w:cs="Times New Roman"/>
            <w:sz w:val="20"/>
            <w:szCs w:val="20"/>
            <w:shd w:val="clear" w:color="auto" w:fill="FFFFFF"/>
            <w:lang w:val="en-US"/>
            <w:rPrChange w:id="13290" w:author="Airat Shigapov" w:date="2021-11-16T08:40:00Z">
              <w:rPr>
                <w:rFonts w:ascii="Times New Roman" w:eastAsia="Calibri" w:hAnsi="Times New Roman" w:cs="Times New Roman"/>
                <w:sz w:val="20"/>
                <w:szCs w:val="20"/>
                <w:shd w:val="clear" w:color="auto" w:fill="FFFFFF"/>
                <w:lang w:val="en-US"/>
              </w:rPr>
            </w:rPrChange>
          </w:rPr>
          <w:t xml:space="preserve"> </w:t>
        </w:r>
        <w:r w:rsidRPr="00CA1CA9">
          <w:rPr>
            <w:rFonts w:ascii="Times New Roman" w:eastAsia="Calibri" w:hAnsi="Times New Roman" w:cs="Times New Roman"/>
            <w:sz w:val="20"/>
            <w:szCs w:val="20"/>
            <w:shd w:val="clear" w:color="auto" w:fill="FFFFFF"/>
            <w:rPrChange w:id="13291" w:author="Airat Shigapov" w:date="2021-10-29T16:44:00Z">
              <w:rPr>
                <w:rFonts w:ascii="Times New Roman" w:eastAsia="Calibri" w:hAnsi="Times New Roman" w:cs="Times New Roman"/>
                <w:sz w:val="20"/>
                <w:szCs w:val="20"/>
                <w:shd w:val="clear" w:color="auto" w:fill="FFFFFF"/>
                <w:lang w:val="en-US"/>
              </w:rPr>
            </w:rPrChange>
          </w:rPr>
          <w:t>ИНФОРМАЦИЯ</w:t>
        </w:r>
        <w:r w:rsidRPr="00250F53">
          <w:rPr>
            <w:rFonts w:ascii="Times New Roman" w:eastAsia="Calibri" w:hAnsi="Times New Roman" w:cs="Times New Roman"/>
            <w:sz w:val="20"/>
            <w:szCs w:val="20"/>
            <w:shd w:val="clear" w:color="auto" w:fill="FFFFFF"/>
            <w:lang w:val="en-US"/>
            <w:rPrChange w:id="13292" w:author="Airat Shigapov" w:date="2021-11-16T08:40:00Z">
              <w:rPr>
                <w:rFonts w:ascii="Times New Roman" w:eastAsia="Calibri" w:hAnsi="Times New Roman" w:cs="Times New Roman"/>
                <w:sz w:val="20"/>
                <w:szCs w:val="20"/>
                <w:shd w:val="clear" w:color="auto" w:fill="FFFFFF"/>
                <w:lang w:val="en-US"/>
              </w:rPr>
            </w:rPrChange>
          </w:rPr>
          <w:t xml:space="preserve">"  </w:t>
        </w:r>
      </w:ins>
    </w:p>
    <w:p w14:paraId="0F29A55F" w14:textId="77777777" w:rsidR="00CC67A4" w:rsidRPr="00250F53" w:rsidRDefault="00CC67A4" w:rsidP="00CC67A4">
      <w:pPr>
        <w:rPr>
          <w:ins w:id="13293" w:author="Airat Shigapov" w:date="2021-10-29T16:39:00Z"/>
          <w:rFonts w:ascii="Times New Roman" w:eastAsia="Calibri" w:hAnsi="Times New Roman" w:cs="Times New Roman"/>
          <w:sz w:val="20"/>
          <w:szCs w:val="20"/>
          <w:shd w:val="clear" w:color="auto" w:fill="FFFFFF"/>
          <w:lang w:val="en-US"/>
          <w:rPrChange w:id="13294" w:author="Airat Shigapov" w:date="2021-11-16T08:40:00Z">
            <w:rPr>
              <w:ins w:id="13295" w:author="Airat Shigapov" w:date="2021-10-29T16:39:00Z"/>
              <w:rFonts w:ascii="Times New Roman" w:eastAsia="Calibri" w:hAnsi="Times New Roman" w:cs="Times New Roman"/>
              <w:sz w:val="20"/>
              <w:szCs w:val="20"/>
              <w:shd w:val="clear" w:color="auto" w:fill="FFFFFF"/>
              <w:lang w:val="en-US"/>
            </w:rPr>
          </w:rPrChange>
        </w:rPr>
      </w:pPr>
      <w:ins w:id="13296" w:author="Airat Shigapov" w:date="2021-10-29T16:39:00Z">
        <w:r w:rsidRPr="00250F53">
          <w:rPr>
            <w:rFonts w:ascii="Times New Roman" w:eastAsia="Calibri" w:hAnsi="Times New Roman" w:cs="Times New Roman"/>
            <w:sz w:val="20"/>
            <w:szCs w:val="20"/>
            <w:shd w:val="clear" w:color="auto" w:fill="FFFFFF"/>
            <w:lang w:val="en-US"/>
            <w:rPrChange w:id="13297" w:author="Airat Shigapov" w:date="2021-11-16T08:40:00Z">
              <w:rPr>
                <w:rFonts w:ascii="Times New Roman" w:eastAsia="Calibri" w:hAnsi="Times New Roman" w:cs="Times New Roman"/>
                <w:sz w:val="20"/>
                <w:szCs w:val="20"/>
                <w:shd w:val="clear" w:color="auto" w:fill="FFFFFF"/>
                <w:lang w:val="en-US"/>
              </w:rPr>
            </w:rPrChange>
          </w:rPr>
          <w:t xml:space="preserve">                   </w:t>
        </w:r>
        <w:proofErr w:type="spellStart"/>
        <w:r w:rsidRPr="00CA1CA9">
          <w:rPr>
            <w:rFonts w:ascii="Times New Roman" w:eastAsia="Calibri" w:hAnsi="Times New Roman" w:cs="Times New Roman"/>
            <w:sz w:val="20"/>
            <w:szCs w:val="20"/>
            <w:shd w:val="clear" w:color="auto" w:fill="FFFFFF"/>
            <w:lang w:val="en-US"/>
          </w:rPr>
          <w:t>Grid</w:t>
        </w:r>
        <w:r w:rsidRPr="00250F53">
          <w:rPr>
            <w:rFonts w:ascii="Times New Roman" w:eastAsia="Calibri" w:hAnsi="Times New Roman" w:cs="Times New Roman"/>
            <w:sz w:val="20"/>
            <w:szCs w:val="20"/>
            <w:shd w:val="clear" w:color="auto" w:fill="FFFFFF"/>
            <w:lang w:val="en-US"/>
            <w:rPrChange w:id="13298" w:author="Airat Shigapov" w:date="2021-11-16T08:40:00Z">
              <w:rPr>
                <w:rFonts w:ascii="Times New Roman" w:eastAsia="Calibri" w:hAnsi="Times New Roman" w:cs="Times New Roman"/>
                <w:sz w:val="20"/>
                <w:szCs w:val="20"/>
                <w:shd w:val="clear" w:color="auto" w:fill="FFFFFF"/>
                <w:lang w:val="en-US"/>
              </w:rPr>
            </w:rPrChange>
          </w:rPr>
          <w:t>.</w:t>
        </w:r>
        <w:r w:rsidRPr="00CA1CA9">
          <w:rPr>
            <w:rFonts w:ascii="Times New Roman" w:eastAsia="Calibri" w:hAnsi="Times New Roman" w:cs="Times New Roman"/>
            <w:sz w:val="20"/>
            <w:szCs w:val="20"/>
            <w:shd w:val="clear" w:color="auto" w:fill="FFFFFF"/>
            <w:lang w:val="en-US"/>
          </w:rPr>
          <w:t>Row</w:t>
        </w:r>
        <w:proofErr w:type="spellEnd"/>
        <w:r w:rsidRPr="00250F53">
          <w:rPr>
            <w:rFonts w:ascii="Times New Roman" w:eastAsia="Calibri" w:hAnsi="Times New Roman" w:cs="Times New Roman"/>
            <w:sz w:val="20"/>
            <w:szCs w:val="20"/>
            <w:shd w:val="clear" w:color="auto" w:fill="FFFFFF"/>
            <w:lang w:val="en-US"/>
            <w:rPrChange w:id="13299" w:author="Airat Shigapov" w:date="2021-11-16T08:40:00Z">
              <w:rPr>
                <w:rFonts w:ascii="Times New Roman" w:eastAsia="Calibri" w:hAnsi="Times New Roman" w:cs="Times New Roman"/>
                <w:sz w:val="20"/>
                <w:szCs w:val="20"/>
                <w:shd w:val="clear" w:color="auto" w:fill="FFFFFF"/>
                <w:lang w:val="en-US"/>
              </w:rPr>
            </w:rPrChange>
          </w:rPr>
          <w:t xml:space="preserve">="0" </w:t>
        </w:r>
      </w:ins>
    </w:p>
    <w:p w14:paraId="4BB9F25F" w14:textId="77777777" w:rsidR="00CC67A4" w:rsidRPr="00CA1CA9" w:rsidRDefault="00CC67A4" w:rsidP="00CC67A4">
      <w:pPr>
        <w:rPr>
          <w:ins w:id="13300" w:author="Airat Shigapov" w:date="2021-10-29T16:39:00Z"/>
          <w:rFonts w:ascii="Times New Roman" w:eastAsia="Calibri" w:hAnsi="Times New Roman" w:cs="Times New Roman"/>
          <w:sz w:val="20"/>
          <w:szCs w:val="20"/>
          <w:shd w:val="clear" w:color="auto" w:fill="FFFFFF"/>
          <w:lang w:val="en-US"/>
        </w:rPr>
      </w:pPr>
      <w:ins w:id="13301" w:author="Airat Shigapov" w:date="2021-10-29T16:39:00Z">
        <w:r w:rsidRPr="00250F53">
          <w:rPr>
            <w:rFonts w:ascii="Times New Roman" w:eastAsia="Calibri" w:hAnsi="Times New Roman" w:cs="Times New Roman"/>
            <w:sz w:val="20"/>
            <w:szCs w:val="20"/>
            <w:shd w:val="clear" w:color="auto" w:fill="FFFFFF"/>
            <w:lang w:val="en-US"/>
            <w:rPrChange w:id="13302" w:author="Airat Shigapov" w:date="2021-11-16T08:40:00Z">
              <w:rPr>
                <w:rFonts w:ascii="Times New Roman" w:eastAsia="Calibri" w:hAnsi="Times New Roman" w:cs="Times New Roman"/>
                <w:sz w:val="20"/>
                <w:szCs w:val="20"/>
                <w:shd w:val="clear" w:color="auto" w:fill="FFFFFF"/>
                <w:lang w:val="en-US"/>
              </w:rPr>
            </w:rPrChange>
          </w:rPr>
          <w:t xml:space="preserve">                   </w:t>
        </w:r>
        <w:proofErr w:type="spellStart"/>
        <w:r w:rsidRPr="00CA1CA9">
          <w:rPr>
            <w:rFonts w:ascii="Times New Roman" w:eastAsia="Calibri" w:hAnsi="Times New Roman" w:cs="Times New Roman"/>
            <w:sz w:val="20"/>
            <w:szCs w:val="20"/>
            <w:shd w:val="clear" w:color="auto" w:fill="FFFFFF"/>
            <w:lang w:val="en-US"/>
          </w:rPr>
          <w:t>Grid.ColumnSpan</w:t>
        </w:r>
        <w:proofErr w:type="spellEnd"/>
        <w:r w:rsidRPr="00CA1CA9">
          <w:rPr>
            <w:rFonts w:ascii="Times New Roman" w:eastAsia="Calibri" w:hAnsi="Times New Roman" w:cs="Times New Roman"/>
            <w:sz w:val="20"/>
            <w:szCs w:val="20"/>
            <w:shd w:val="clear" w:color="auto" w:fill="FFFFFF"/>
            <w:lang w:val="en-US"/>
          </w:rPr>
          <w:t>="2"</w:t>
        </w:r>
      </w:ins>
    </w:p>
    <w:p w14:paraId="3793FD94" w14:textId="77777777" w:rsidR="00CC67A4" w:rsidRPr="00CA1CA9" w:rsidRDefault="00CC67A4" w:rsidP="00CC67A4">
      <w:pPr>
        <w:rPr>
          <w:ins w:id="13303" w:author="Airat Shigapov" w:date="2021-10-29T16:39:00Z"/>
          <w:rFonts w:ascii="Times New Roman" w:eastAsia="Calibri" w:hAnsi="Times New Roman" w:cs="Times New Roman"/>
          <w:sz w:val="20"/>
          <w:szCs w:val="20"/>
          <w:shd w:val="clear" w:color="auto" w:fill="FFFFFF"/>
          <w:lang w:val="en-US"/>
        </w:rPr>
      </w:pPr>
      <w:ins w:id="13304" w:author="Airat Shigapov" w:date="2021-10-29T16:39:00Z">
        <w:r w:rsidRPr="00CA1CA9">
          <w:rPr>
            <w:rFonts w:ascii="Times New Roman" w:eastAsia="Calibri" w:hAnsi="Times New Roman" w:cs="Times New Roman"/>
            <w:sz w:val="20"/>
            <w:szCs w:val="20"/>
            <w:shd w:val="clear" w:color="auto" w:fill="FFFFFF"/>
            <w:lang w:val="en-US"/>
          </w:rPr>
          <w:t xml:space="preserve">                   Height="30"</w:t>
        </w:r>
      </w:ins>
    </w:p>
    <w:p w14:paraId="4373F327" w14:textId="77777777" w:rsidR="00CC67A4" w:rsidRPr="00CA1CA9" w:rsidRDefault="00CC67A4" w:rsidP="00CC67A4">
      <w:pPr>
        <w:rPr>
          <w:ins w:id="13305" w:author="Airat Shigapov" w:date="2021-10-29T16:39:00Z"/>
          <w:rFonts w:ascii="Times New Roman" w:eastAsia="Calibri" w:hAnsi="Times New Roman" w:cs="Times New Roman"/>
          <w:sz w:val="20"/>
          <w:szCs w:val="20"/>
          <w:shd w:val="clear" w:color="auto" w:fill="FFFFFF"/>
          <w:lang w:val="en-US"/>
        </w:rPr>
      </w:pPr>
      <w:ins w:id="13306" w:author="Airat Shigapov" w:date="2021-10-29T16:39:00Z">
        <w:r w:rsidRPr="00CA1CA9">
          <w:rPr>
            <w:rFonts w:ascii="Times New Roman" w:eastAsia="Calibri" w:hAnsi="Times New Roman" w:cs="Times New Roman"/>
            <w:sz w:val="20"/>
            <w:szCs w:val="20"/>
            <w:shd w:val="clear" w:color="auto" w:fill="FFFFFF"/>
            <w:lang w:val="en-US"/>
          </w:rPr>
          <w:t xml:space="preserve">                   Margin="310,0,0,0"</w:t>
        </w:r>
      </w:ins>
    </w:p>
    <w:p w14:paraId="5243F795" w14:textId="77777777" w:rsidR="00CC67A4" w:rsidRPr="00CA1CA9" w:rsidRDefault="00CC67A4" w:rsidP="00CC67A4">
      <w:pPr>
        <w:rPr>
          <w:ins w:id="13307" w:author="Airat Shigapov" w:date="2021-10-29T16:39:00Z"/>
          <w:rFonts w:ascii="Times New Roman" w:eastAsia="Calibri" w:hAnsi="Times New Roman" w:cs="Times New Roman"/>
          <w:sz w:val="20"/>
          <w:szCs w:val="20"/>
          <w:shd w:val="clear" w:color="auto" w:fill="FFFFFF"/>
          <w:lang w:val="en-US"/>
        </w:rPr>
      </w:pPr>
      <w:ins w:id="13308" w:author="Airat Shigapov" w:date="2021-10-29T16:39:00Z">
        <w:r w:rsidRPr="00CA1CA9">
          <w:rPr>
            <w:rFonts w:ascii="Times New Roman" w:eastAsia="Calibri" w:hAnsi="Times New Roman" w:cs="Times New Roman"/>
            <w:sz w:val="20"/>
            <w:szCs w:val="20"/>
            <w:shd w:val="clear" w:color="auto" w:fill="FFFFFF"/>
            <w:lang w:val="en-US"/>
          </w:rPr>
          <w:t xml:space="preserve">                   </w:t>
        </w:r>
        <w:proofErr w:type="spellStart"/>
        <w:r w:rsidRPr="00CA1CA9">
          <w:rPr>
            <w:rFonts w:ascii="Times New Roman" w:eastAsia="Calibri" w:hAnsi="Times New Roman" w:cs="Times New Roman"/>
            <w:sz w:val="20"/>
            <w:szCs w:val="20"/>
            <w:shd w:val="clear" w:color="auto" w:fill="FFFFFF"/>
            <w:lang w:val="en-US"/>
          </w:rPr>
          <w:t>HorizontalAlignment</w:t>
        </w:r>
        <w:proofErr w:type="spellEnd"/>
        <w:r w:rsidRPr="00CA1CA9">
          <w:rPr>
            <w:rFonts w:ascii="Times New Roman" w:eastAsia="Calibri" w:hAnsi="Times New Roman" w:cs="Times New Roman"/>
            <w:sz w:val="20"/>
            <w:szCs w:val="20"/>
            <w:shd w:val="clear" w:color="auto" w:fill="FFFFFF"/>
            <w:lang w:val="en-US"/>
          </w:rPr>
          <w:t>="Left"</w:t>
        </w:r>
      </w:ins>
    </w:p>
    <w:p w14:paraId="147DF5DC" w14:textId="77777777" w:rsidR="00CC67A4" w:rsidRPr="00CA1CA9" w:rsidRDefault="00CC67A4" w:rsidP="00CC67A4">
      <w:pPr>
        <w:rPr>
          <w:ins w:id="13309" w:author="Airat Shigapov" w:date="2021-10-29T16:39:00Z"/>
          <w:rFonts w:ascii="Times New Roman" w:eastAsia="Calibri" w:hAnsi="Times New Roman" w:cs="Times New Roman"/>
          <w:sz w:val="20"/>
          <w:szCs w:val="20"/>
          <w:shd w:val="clear" w:color="auto" w:fill="FFFFFF"/>
          <w:lang w:val="en-US"/>
        </w:rPr>
      </w:pPr>
      <w:ins w:id="13310" w:author="Airat Shigapov" w:date="2021-10-29T16:39:00Z">
        <w:r w:rsidRPr="00CA1CA9">
          <w:rPr>
            <w:rFonts w:ascii="Times New Roman" w:eastAsia="Calibri" w:hAnsi="Times New Roman" w:cs="Times New Roman"/>
            <w:sz w:val="20"/>
            <w:szCs w:val="20"/>
            <w:shd w:val="clear" w:color="auto" w:fill="FFFFFF"/>
            <w:lang w:val="en-US"/>
          </w:rPr>
          <w:t xml:space="preserve">                   </w:t>
        </w:r>
        <w:proofErr w:type="spellStart"/>
        <w:r w:rsidRPr="00CA1CA9">
          <w:rPr>
            <w:rFonts w:ascii="Times New Roman" w:eastAsia="Calibri" w:hAnsi="Times New Roman" w:cs="Times New Roman"/>
            <w:sz w:val="20"/>
            <w:szCs w:val="20"/>
            <w:shd w:val="clear" w:color="auto" w:fill="FFFFFF"/>
            <w:lang w:val="en-US"/>
          </w:rPr>
          <w:t>VerticalAlignment</w:t>
        </w:r>
        <w:proofErr w:type="spellEnd"/>
        <w:r w:rsidRPr="00CA1CA9">
          <w:rPr>
            <w:rFonts w:ascii="Times New Roman" w:eastAsia="Calibri" w:hAnsi="Times New Roman" w:cs="Times New Roman"/>
            <w:sz w:val="20"/>
            <w:szCs w:val="20"/>
            <w:shd w:val="clear" w:color="auto" w:fill="FFFFFF"/>
            <w:lang w:val="en-US"/>
          </w:rPr>
          <w:t>="Center"</w:t>
        </w:r>
      </w:ins>
    </w:p>
    <w:p w14:paraId="3F4DAD86" w14:textId="77777777" w:rsidR="00CC67A4" w:rsidRPr="00CA1CA9" w:rsidRDefault="00CC67A4" w:rsidP="00CC67A4">
      <w:pPr>
        <w:rPr>
          <w:ins w:id="13311" w:author="Airat Shigapov" w:date="2021-10-29T16:39:00Z"/>
          <w:rFonts w:ascii="Times New Roman" w:eastAsia="Calibri" w:hAnsi="Times New Roman" w:cs="Times New Roman"/>
          <w:sz w:val="20"/>
          <w:szCs w:val="20"/>
          <w:shd w:val="clear" w:color="auto" w:fill="FFFFFF"/>
          <w:lang w:val="en-US"/>
        </w:rPr>
      </w:pPr>
      <w:ins w:id="13312" w:author="Airat Shigapov" w:date="2021-10-29T16:39:00Z">
        <w:r w:rsidRPr="00CA1CA9">
          <w:rPr>
            <w:rFonts w:ascii="Times New Roman" w:eastAsia="Calibri" w:hAnsi="Times New Roman" w:cs="Times New Roman"/>
            <w:sz w:val="20"/>
            <w:szCs w:val="20"/>
            <w:shd w:val="clear" w:color="auto" w:fill="FFFFFF"/>
            <w:lang w:val="en-US"/>
          </w:rPr>
          <w:t xml:space="preserve">                   Foreground="Black"</w:t>
        </w:r>
      </w:ins>
    </w:p>
    <w:p w14:paraId="2206B4CA" w14:textId="77777777" w:rsidR="00CC67A4" w:rsidRPr="00CA1CA9" w:rsidRDefault="00CC67A4" w:rsidP="00CC67A4">
      <w:pPr>
        <w:rPr>
          <w:ins w:id="13313" w:author="Airat Shigapov" w:date="2021-10-29T16:39:00Z"/>
          <w:rFonts w:ascii="Times New Roman" w:eastAsia="Calibri" w:hAnsi="Times New Roman" w:cs="Times New Roman"/>
          <w:sz w:val="20"/>
          <w:szCs w:val="20"/>
          <w:shd w:val="clear" w:color="auto" w:fill="FFFFFF"/>
          <w:lang w:val="en-US"/>
        </w:rPr>
      </w:pPr>
      <w:ins w:id="13314" w:author="Airat Shigapov" w:date="2021-10-29T16:39:00Z">
        <w:r w:rsidRPr="00CA1CA9">
          <w:rPr>
            <w:rFonts w:ascii="Times New Roman" w:eastAsia="Calibri" w:hAnsi="Times New Roman" w:cs="Times New Roman"/>
            <w:sz w:val="20"/>
            <w:szCs w:val="20"/>
            <w:shd w:val="clear" w:color="auto" w:fill="FFFFFF"/>
            <w:lang w:val="en-US"/>
          </w:rPr>
          <w:t xml:space="preserve">                   </w:t>
        </w:r>
        <w:proofErr w:type="spellStart"/>
        <w:r w:rsidRPr="00CA1CA9">
          <w:rPr>
            <w:rFonts w:ascii="Times New Roman" w:eastAsia="Calibri" w:hAnsi="Times New Roman" w:cs="Times New Roman"/>
            <w:sz w:val="20"/>
            <w:szCs w:val="20"/>
            <w:shd w:val="clear" w:color="auto" w:fill="FFFFFF"/>
            <w:lang w:val="en-US"/>
          </w:rPr>
          <w:t>FontSize</w:t>
        </w:r>
        <w:proofErr w:type="spellEnd"/>
        <w:r w:rsidRPr="00CA1CA9">
          <w:rPr>
            <w:rFonts w:ascii="Times New Roman" w:eastAsia="Calibri" w:hAnsi="Times New Roman" w:cs="Times New Roman"/>
            <w:sz w:val="20"/>
            <w:szCs w:val="20"/>
            <w:shd w:val="clear" w:color="auto" w:fill="FFFFFF"/>
            <w:lang w:val="en-US"/>
          </w:rPr>
          <w:t xml:space="preserve">="20" </w:t>
        </w:r>
      </w:ins>
    </w:p>
    <w:p w14:paraId="76526B51" w14:textId="77777777" w:rsidR="00CC67A4" w:rsidRPr="00CA1CA9" w:rsidRDefault="00CC67A4" w:rsidP="00CC67A4">
      <w:pPr>
        <w:rPr>
          <w:ins w:id="13315" w:author="Airat Shigapov" w:date="2021-10-29T16:39:00Z"/>
          <w:rFonts w:ascii="Times New Roman" w:eastAsia="Calibri" w:hAnsi="Times New Roman" w:cs="Times New Roman"/>
          <w:sz w:val="20"/>
          <w:szCs w:val="20"/>
          <w:shd w:val="clear" w:color="auto" w:fill="FFFFFF"/>
          <w:lang w:val="en-US"/>
        </w:rPr>
      </w:pPr>
      <w:ins w:id="13316" w:author="Airat Shigapov" w:date="2021-10-29T16:39:00Z">
        <w:r w:rsidRPr="00CA1CA9">
          <w:rPr>
            <w:rFonts w:ascii="Times New Roman" w:eastAsia="Calibri" w:hAnsi="Times New Roman" w:cs="Times New Roman"/>
            <w:sz w:val="20"/>
            <w:szCs w:val="20"/>
            <w:shd w:val="clear" w:color="auto" w:fill="FFFFFF"/>
            <w:lang w:val="en-US"/>
          </w:rPr>
          <w:t xml:space="preserve">                   /&gt;</w:t>
        </w:r>
      </w:ins>
    </w:p>
    <w:p w14:paraId="52EBFCA2" w14:textId="77777777" w:rsidR="00CC67A4" w:rsidRPr="00CA1CA9" w:rsidRDefault="00CC67A4" w:rsidP="00CC67A4">
      <w:pPr>
        <w:rPr>
          <w:ins w:id="13317" w:author="Airat Shigapov" w:date="2021-10-29T16:39:00Z"/>
          <w:rFonts w:ascii="Times New Roman" w:eastAsia="Calibri" w:hAnsi="Times New Roman" w:cs="Times New Roman"/>
          <w:sz w:val="20"/>
          <w:szCs w:val="20"/>
          <w:shd w:val="clear" w:color="auto" w:fill="FFFFFF"/>
          <w:lang w:val="en-US"/>
        </w:rPr>
      </w:pPr>
      <w:ins w:id="13318" w:author="Airat Shigapov" w:date="2021-10-29T16:39:00Z">
        <w:r w:rsidRPr="00CA1CA9">
          <w:rPr>
            <w:rFonts w:ascii="Times New Roman" w:eastAsia="Calibri" w:hAnsi="Times New Roman" w:cs="Times New Roman"/>
            <w:sz w:val="20"/>
            <w:szCs w:val="20"/>
            <w:shd w:val="clear" w:color="auto" w:fill="FFFFFF"/>
            <w:lang w:val="en-US"/>
          </w:rPr>
          <w:t xml:space="preserve">        &lt;</w:t>
        </w:r>
        <w:proofErr w:type="spellStart"/>
        <w:proofErr w:type="gramStart"/>
        <w:r w:rsidRPr="00CA1CA9">
          <w:rPr>
            <w:rFonts w:ascii="Times New Roman" w:eastAsia="Calibri" w:hAnsi="Times New Roman" w:cs="Times New Roman"/>
            <w:sz w:val="20"/>
            <w:szCs w:val="20"/>
            <w:shd w:val="clear" w:color="auto" w:fill="FFFFFF"/>
            <w:lang w:val="en-US"/>
          </w:rPr>
          <w:t>ListBox</w:t>
        </w:r>
        <w:proofErr w:type="spellEnd"/>
        <w:r w:rsidRPr="00CA1CA9">
          <w:rPr>
            <w:rFonts w:ascii="Times New Roman" w:eastAsia="Calibri" w:hAnsi="Times New Roman" w:cs="Times New Roman"/>
            <w:sz w:val="20"/>
            <w:szCs w:val="20"/>
            <w:shd w:val="clear" w:color="auto" w:fill="FFFFFF"/>
            <w:lang w:val="en-US"/>
          </w:rPr>
          <w:t xml:space="preserve">  </w:t>
        </w:r>
        <w:proofErr w:type="spellStart"/>
        <w:r w:rsidRPr="00CA1CA9">
          <w:rPr>
            <w:rFonts w:ascii="Times New Roman" w:eastAsia="Calibri" w:hAnsi="Times New Roman" w:cs="Times New Roman"/>
            <w:sz w:val="20"/>
            <w:szCs w:val="20"/>
            <w:shd w:val="clear" w:color="auto" w:fill="FFFFFF"/>
            <w:lang w:val="en-US"/>
          </w:rPr>
          <w:t>Grid.Row</w:t>
        </w:r>
        <w:proofErr w:type="spellEnd"/>
        <w:proofErr w:type="gramEnd"/>
        <w:r w:rsidRPr="00CA1CA9">
          <w:rPr>
            <w:rFonts w:ascii="Times New Roman" w:eastAsia="Calibri" w:hAnsi="Times New Roman" w:cs="Times New Roman"/>
            <w:sz w:val="20"/>
            <w:szCs w:val="20"/>
            <w:shd w:val="clear" w:color="auto" w:fill="FFFFFF"/>
            <w:lang w:val="en-US"/>
          </w:rPr>
          <w:t xml:space="preserve">="1" </w:t>
        </w:r>
      </w:ins>
    </w:p>
    <w:p w14:paraId="4247B695" w14:textId="77777777" w:rsidR="00CC67A4" w:rsidRPr="00CA1CA9" w:rsidRDefault="00CC67A4" w:rsidP="00CC67A4">
      <w:pPr>
        <w:rPr>
          <w:ins w:id="13319" w:author="Airat Shigapov" w:date="2021-10-29T16:39:00Z"/>
          <w:rFonts w:ascii="Times New Roman" w:eastAsia="Calibri" w:hAnsi="Times New Roman" w:cs="Times New Roman"/>
          <w:sz w:val="20"/>
          <w:szCs w:val="20"/>
          <w:shd w:val="clear" w:color="auto" w:fill="FFFFFF"/>
          <w:lang w:val="en-US"/>
        </w:rPr>
      </w:pPr>
      <w:ins w:id="13320" w:author="Airat Shigapov" w:date="2021-10-29T16:39:00Z">
        <w:r w:rsidRPr="00CA1CA9">
          <w:rPr>
            <w:rFonts w:ascii="Times New Roman" w:eastAsia="Calibri" w:hAnsi="Times New Roman" w:cs="Times New Roman"/>
            <w:sz w:val="20"/>
            <w:szCs w:val="20"/>
            <w:shd w:val="clear" w:color="auto" w:fill="FFFFFF"/>
            <w:lang w:val="en-US"/>
          </w:rPr>
          <w:t xml:space="preserve">                  </w:t>
        </w:r>
        <w:proofErr w:type="spellStart"/>
        <w:r w:rsidRPr="00CA1CA9">
          <w:rPr>
            <w:rFonts w:ascii="Times New Roman" w:eastAsia="Calibri" w:hAnsi="Times New Roman" w:cs="Times New Roman"/>
            <w:sz w:val="20"/>
            <w:szCs w:val="20"/>
            <w:shd w:val="clear" w:color="auto" w:fill="FFFFFF"/>
            <w:lang w:val="en-US"/>
          </w:rPr>
          <w:t>BorderThickness</w:t>
        </w:r>
        <w:proofErr w:type="spellEnd"/>
        <w:r w:rsidRPr="00CA1CA9">
          <w:rPr>
            <w:rFonts w:ascii="Times New Roman" w:eastAsia="Calibri" w:hAnsi="Times New Roman" w:cs="Times New Roman"/>
            <w:sz w:val="20"/>
            <w:szCs w:val="20"/>
            <w:shd w:val="clear" w:color="auto" w:fill="FFFFFF"/>
            <w:lang w:val="en-US"/>
          </w:rPr>
          <w:t>="0,0,2,0"</w:t>
        </w:r>
      </w:ins>
    </w:p>
    <w:p w14:paraId="543442E7" w14:textId="77777777" w:rsidR="00CC67A4" w:rsidRPr="00CA1CA9" w:rsidRDefault="00CC67A4" w:rsidP="00CC67A4">
      <w:pPr>
        <w:rPr>
          <w:ins w:id="13321" w:author="Airat Shigapov" w:date="2021-10-29T16:39:00Z"/>
          <w:rFonts w:ascii="Times New Roman" w:eastAsia="Calibri" w:hAnsi="Times New Roman" w:cs="Times New Roman"/>
          <w:sz w:val="20"/>
          <w:szCs w:val="20"/>
          <w:shd w:val="clear" w:color="auto" w:fill="FFFFFF"/>
          <w:lang w:val="en-US"/>
        </w:rPr>
      </w:pPr>
      <w:ins w:id="13322" w:author="Airat Shigapov" w:date="2021-10-29T16:39:00Z">
        <w:r w:rsidRPr="00CA1CA9">
          <w:rPr>
            <w:rFonts w:ascii="Times New Roman" w:eastAsia="Calibri" w:hAnsi="Times New Roman" w:cs="Times New Roman"/>
            <w:sz w:val="20"/>
            <w:szCs w:val="20"/>
            <w:shd w:val="clear" w:color="auto" w:fill="FFFFFF"/>
            <w:lang w:val="en-US"/>
          </w:rPr>
          <w:t xml:space="preserve">                  </w:t>
        </w:r>
        <w:proofErr w:type="spellStart"/>
        <w:r w:rsidRPr="00CA1CA9">
          <w:rPr>
            <w:rFonts w:ascii="Times New Roman" w:eastAsia="Calibri" w:hAnsi="Times New Roman" w:cs="Times New Roman"/>
            <w:sz w:val="20"/>
            <w:szCs w:val="20"/>
            <w:shd w:val="clear" w:color="auto" w:fill="FFFFFF"/>
            <w:lang w:val="en-US"/>
          </w:rPr>
          <w:t>BorderBrush</w:t>
        </w:r>
        <w:proofErr w:type="spellEnd"/>
        <w:r w:rsidRPr="00CA1CA9">
          <w:rPr>
            <w:rFonts w:ascii="Times New Roman" w:eastAsia="Calibri" w:hAnsi="Times New Roman" w:cs="Times New Roman"/>
            <w:sz w:val="20"/>
            <w:szCs w:val="20"/>
            <w:shd w:val="clear" w:color="auto" w:fill="FFFFFF"/>
            <w:lang w:val="en-US"/>
          </w:rPr>
          <w:t>="#F5F5F5"</w:t>
        </w:r>
      </w:ins>
    </w:p>
    <w:p w14:paraId="73F76A69" w14:textId="77777777" w:rsidR="00CC67A4" w:rsidRPr="00CA1CA9" w:rsidRDefault="00CC67A4" w:rsidP="00CC67A4">
      <w:pPr>
        <w:rPr>
          <w:ins w:id="13323" w:author="Airat Shigapov" w:date="2021-10-29T16:39:00Z"/>
          <w:rFonts w:ascii="Times New Roman" w:eastAsia="Calibri" w:hAnsi="Times New Roman" w:cs="Times New Roman"/>
          <w:sz w:val="20"/>
          <w:szCs w:val="20"/>
          <w:shd w:val="clear" w:color="auto" w:fill="FFFFFF"/>
          <w:lang w:val="en-US"/>
        </w:rPr>
      </w:pPr>
      <w:ins w:id="13324" w:author="Airat Shigapov" w:date="2021-10-29T16:39:00Z">
        <w:r w:rsidRPr="00CA1CA9">
          <w:rPr>
            <w:rFonts w:ascii="Times New Roman" w:eastAsia="Calibri" w:hAnsi="Times New Roman" w:cs="Times New Roman"/>
            <w:sz w:val="20"/>
            <w:szCs w:val="20"/>
            <w:shd w:val="clear" w:color="auto" w:fill="FFFFFF"/>
            <w:lang w:val="en-US"/>
          </w:rPr>
          <w:t xml:space="preserve">                  Height="230"</w:t>
        </w:r>
      </w:ins>
    </w:p>
    <w:p w14:paraId="75BA3DD2" w14:textId="77777777" w:rsidR="00CC67A4" w:rsidRPr="00CA1CA9" w:rsidRDefault="00CC67A4" w:rsidP="00CC67A4">
      <w:pPr>
        <w:rPr>
          <w:ins w:id="13325" w:author="Airat Shigapov" w:date="2021-10-29T16:39:00Z"/>
          <w:rFonts w:ascii="Times New Roman" w:eastAsia="Calibri" w:hAnsi="Times New Roman" w:cs="Times New Roman"/>
          <w:sz w:val="20"/>
          <w:szCs w:val="20"/>
          <w:shd w:val="clear" w:color="auto" w:fill="FFFFFF"/>
          <w:lang w:val="en-US"/>
        </w:rPr>
      </w:pPr>
      <w:ins w:id="13326" w:author="Airat Shigapov" w:date="2021-10-29T16:39:00Z">
        <w:r w:rsidRPr="00CA1CA9">
          <w:rPr>
            <w:rFonts w:ascii="Times New Roman" w:eastAsia="Calibri" w:hAnsi="Times New Roman" w:cs="Times New Roman"/>
            <w:sz w:val="20"/>
            <w:szCs w:val="20"/>
            <w:shd w:val="clear" w:color="auto" w:fill="FFFFFF"/>
            <w:lang w:val="en-US"/>
          </w:rPr>
          <w:t xml:space="preserve">                  </w:t>
        </w:r>
        <w:proofErr w:type="spellStart"/>
        <w:r w:rsidRPr="00CA1CA9">
          <w:rPr>
            <w:rFonts w:ascii="Times New Roman" w:eastAsia="Calibri" w:hAnsi="Times New Roman" w:cs="Times New Roman"/>
            <w:sz w:val="20"/>
            <w:szCs w:val="20"/>
            <w:shd w:val="clear" w:color="auto" w:fill="FFFFFF"/>
            <w:lang w:val="en-US"/>
          </w:rPr>
          <w:t>VerticalAlignment</w:t>
        </w:r>
        <w:proofErr w:type="spellEnd"/>
        <w:r w:rsidRPr="00CA1CA9">
          <w:rPr>
            <w:rFonts w:ascii="Times New Roman" w:eastAsia="Calibri" w:hAnsi="Times New Roman" w:cs="Times New Roman"/>
            <w:sz w:val="20"/>
            <w:szCs w:val="20"/>
            <w:shd w:val="clear" w:color="auto" w:fill="FFFFFF"/>
            <w:lang w:val="en-US"/>
          </w:rPr>
          <w:t>="Top"</w:t>
        </w:r>
      </w:ins>
    </w:p>
    <w:p w14:paraId="04E28EEA" w14:textId="77777777" w:rsidR="00CC67A4" w:rsidRPr="00CA1CA9" w:rsidRDefault="00CC67A4" w:rsidP="00CC67A4">
      <w:pPr>
        <w:rPr>
          <w:ins w:id="13327" w:author="Airat Shigapov" w:date="2021-10-29T16:39:00Z"/>
          <w:rFonts w:ascii="Times New Roman" w:eastAsia="Calibri" w:hAnsi="Times New Roman" w:cs="Times New Roman"/>
          <w:sz w:val="20"/>
          <w:szCs w:val="20"/>
          <w:shd w:val="clear" w:color="auto" w:fill="FFFFFF"/>
          <w:lang w:val="en-US"/>
        </w:rPr>
      </w:pPr>
      <w:ins w:id="13328" w:author="Airat Shigapov" w:date="2021-10-29T16:39:00Z">
        <w:r w:rsidRPr="00CA1CA9">
          <w:rPr>
            <w:rFonts w:ascii="Times New Roman" w:eastAsia="Calibri" w:hAnsi="Times New Roman" w:cs="Times New Roman"/>
            <w:sz w:val="20"/>
            <w:szCs w:val="20"/>
            <w:shd w:val="clear" w:color="auto" w:fill="FFFFFF"/>
            <w:lang w:val="en-US"/>
          </w:rPr>
          <w:t xml:space="preserve">                  Margin="0,0,0,0"</w:t>
        </w:r>
      </w:ins>
    </w:p>
    <w:p w14:paraId="02915099" w14:textId="77777777" w:rsidR="00CC67A4" w:rsidRPr="00CA1CA9" w:rsidRDefault="00CC67A4" w:rsidP="00CC67A4">
      <w:pPr>
        <w:rPr>
          <w:ins w:id="13329" w:author="Airat Shigapov" w:date="2021-10-29T16:39:00Z"/>
          <w:rFonts w:ascii="Times New Roman" w:eastAsia="Calibri" w:hAnsi="Times New Roman" w:cs="Times New Roman"/>
          <w:sz w:val="20"/>
          <w:szCs w:val="20"/>
          <w:shd w:val="clear" w:color="auto" w:fill="FFFFFF"/>
          <w:lang w:val="en-US"/>
        </w:rPr>
      </w:pPr>
      <w:ins w:id="13330" w:author="Airat Shigapov" w:date="2021-10-29T16:39:00Z">
        <w:r w:rsidRPr="00CA1CA9">
          <w:rPr>
            <w:rFonts w:ascii="Times New Roman" w:eastAsia="Calibri" w:hAnsi="Times New Roman" w:cs="Times New Roman"/>
            <w:sz w:val="20"/>
            <w:szCs w:val="20"/>
            <w:shd w:val="clear" w:color="auto" w:fill="FFFFFF"/>
            <w:lang w:val="en-US"/>
          </w:rPr>
          <w:t xml:space="preserve">                  </w:t>
        </w:r>
        <w:proofErr w:type="spellStart"/>
        <w:r w:rsidRPr="00CA1CA9">
          <w:rPr>
            <w:rFonts w:ascii="Times New Roman" w:eastAsia="Calibri" w:hAnsi="Times New Roman" w:cs="Times New Roman"/>
            <w:sz w:val="20"/>
            <w:szCs w:val="20"/>
            <w:shd w:val="clear" w:color="auto" w:fill="FFFFFF"/>
            <w:lang w:val="en-US"/>
          </w:rPr>
          <w:t>HorizontalAlignment</w:t>
        </w:r>
        <w:proofErr w:type="spellEnd"/>
        <w:r w:rsidRPr="00CA1CA9">
          <w:rPr>
            <w:rFonts w:ascii="Times New Roman" w:eastAsia="Calibri" w:hAnsi="Times New Roman" w:cs="Times New Roman"/>
            <w:sz w:val="20"/>
            <w:szCs w:val="20"/>
            <w:shd w:val="clear" w:color="auto" w:fill="FFFFFF"/>
            <w:lang w:val="en-US"/>
          </w:rPr>
          <w:t xml:space="preserve">="Right" </w:t>
        </w:r>
      </w:ins>
    </w:p>
    <w:p w14:paraId="1BCDA9CB" w14:textId="77777777" w:rsidR="00CC67A4" w:rsidRPr="00CA1CA9" w:rsidRDefault="00CC67A4" w:rsidP="00CC67A4">
      <w:pPr>
        <w:rPr>
          <w:ins w:id="13331" w:author="Airat Shigapov" w:date="2021-10-29T16:39:00Z"/>
          <w:rFonts w:ascii="Times New Roman" w:eastAsia="Calibri" w:hAnsi="Times New Roman" w:cs="Times New Roman"/>
          <w:sz w:val="20"/>
          <w:szCs w:val="20"/>
          <w:shd w:val="clear" w:color="auto" w:fill="FFFFFF"/>
          <w:lang w:val="en-US"/>
        </w:rPr>
      </w:pPr>
      <w:ins w:id="13332" w:author="Airat Shigapov" w:date="2021-10-29T16:39:00Z">
        <w:r w:rsidRPr="00CA1CA9">
          <w:rPr>
            <w:rFonts w:ascii="Times New Roman" w:eastAsia="Calibri" w:hAnsi="Times New Roman" w:cs="Times New Roman"/>
            <w:sz w:val="20"/>
            <w:szCs w:val="20"/>
            <w:shd w:val="clear" w:color="auto" w:fill="FFFFFF"/>
            <w:lang w:val="en-US"/>
          </w:rPr>
          <w:t xml:space="preserve">                  </w:t>
        </w:r>
        <w:proofErr w:type="spellStart"/>
        <w:r w:rsidRPr="00CA1CA9">
          <w:rPr>
            <w:rFonts w:ascii="Times New Roman" w:eastAsia="Calibri" w:hAnsi="Times New Roman" w:cs="Times New Roman"/>
            <w:sz w:val="20"/>
            <w:szCs w:val="20"/>
            <w:shd w:val="clear" w:color="auto" w:fill="FFFFFF"/>
            <w:lang w:val="en-US"/>
          </w:rPr>
          <w:t>Grid.Column</w:t>
        </w:r>
        <w:proofErr w:type="spellEnd"/>
        <w:r w:rsidRPr="00CA1CA9">
          <w:rPr>
            <w:rFonts w:ascii="Times New Roman" w:eastAsia="Calibri" w:hAnsi="Times New Roman" w:cs="Times New Roman"/>
            <w:sz w:val="20"/>
            <w:szCs w:val="20"/>
            <w:shd w:val="clear" w:color="auto" w:fill="FFFFFF"/>
            <w:lang w:val="en-US"/>
          </w:rPr>
          <w:t>="0" Width="170"&gt;</w:t>
        </w:r>
      </w:ins>
    </w:p>
    <w:p w14:paraId="3BF78AAB" w14:textId="77777777" w:rsidR="00CC67A4" w:rsidRPr="00CA1CA9" w:rsidRDefault="00CC67A4" w:rsidP="00CC67A4">
      <w:pPr>
        <w:rPr>
          <w:ins w:id="13333" w:author="Airat Shigapov" w:date="2021-10-29T16:39:00Z"/>
          <w:rFonts w:ascii="Times New Roman" w:eastAsia="Calibri" w:hAnsi="Times New Roman" w:cs="Times New Roman"/>
          <w:sz w:val="20"/>
          <w:szCs w:val="20"/>
          <w:shd w:val="clear" w:color="auto" w:fill="FFFFFF"/>
          <w:lang w:val="en-US"/>
        </w:rPr>
      </w:pPr>
      <w:ins w:id="13334" w:author="Airat Shigapov" w:date="2021-10-29T16:39:00Z">
        <w:r w:rsidRPr="00CA1CA9">
          <w:rPr>
            <w:rFonts w:ascii="Times New Roman" w:eastAsia="Calibri" w:hAnsi="Times New Roman" w:cs="Times New Roman"/>
            <w:sz w:val="20"/>
            <w:szCs w:val="20"/>
            <w:shd w:val="clear" w:color="auto" w:fill="FFFFFF"/>
            <w:lang w:val="en-US"/>
          </w:rPr>
          <w:t xml:space="preserve">            &lt;Border </w:t>
        </w:r>
        <w:proofErr w:type="gramStart"/>
        <w:r w:rsidRPr="00CA1CA9">
          <w:rPr>
            <w:rFonts w:ascii="Times New Roman" w:eastAsia="Calibri" w:hAnsi="Times New Roman" w:cs="Times New Roman"/>
            <w:sz w:val="20"/>
            <w:szCs w:val="20"/>
            <w:shd w:val="clear" w:color="auto" w:fill="FFFFFF"/>
            <w:lang w:val="en-US"/>
          </w:rPr>
          <w:t>x:Name</w:t>
        </w:r>
        <w:proofErr w:type="gramEnd"/>
        <w:r w:rsidRPr="00CA1CA9">
          <w:rPr>
            <w:rFonts w:ascii="Times New Roman" w:eastAsia="Calibri" w:hAnsi="Times New Roman" w:cs="Times New Roman"/>
            <w:sz w:val="20"/>
            <w:szCs w:val="20"/>
            <w:shd w:val="clear" w:color="auto" w:fill="FFFFFF"/>
            <w:lang w:val="en-US"/>
          </w:rPr>
          <w:t>="InfoClientButton"</w:t>
        </w:r>
      </w:ins>
    </w:p>
    <w:p w14:paraId="228F9C43" w14:textId="77777777" w:rsidR="00CC67A4" w:rsidRPr="00CA1CA9" w:rsidRDefault="00CC67A4" w:rsidP="00CC67A4">
      <w:pPr>
        <w:rPr>
          <w:ins w:id="13335" w:author="Airat Shigapov" w:date="2021-10-29T16:39:00Z"/>
          <w:rFonts w:ascii="Times New Roman" w:eastAsia="Calibri" w:hAnsi="Times New Roman" w:cs="Times New Roman"/>
          <w:sz w:val="20"/>
          <w:szCs w:val="20"/>
          <w:shd w:val="clear" w:color="auto" w:fill="FFFFFF"/>
          <w:lang w:val="en-US"/>
        </w:rPr>
      </w:pPr>
      <w:ins w:id="13336" w:author="Airat Shigapov" w:date="2021-10-29T16:39:00Z">
        <w:r w:rsidRPr="00CA1CA9">
          <w:rPr>
            <w:rFonts w:ascii="Times New Roman" w:eastAsia="Calibri" w:hAnsi="Times New Roman" w:cs="Times New Roman"/>
            <w:sz w:val="20"/>
            <w:szCs w:val="20"/>
            <w:shd w:val="clear" w:color="auto" w:fill="FFFFFF"/>
            <w:lang w:val="en-US"/>
          </w:rPr>
          <w:t xml:space="preserve">                </w:t>
        </w:r>
        <w:proofErr w:type="spellStart"/>
        <w:r w:rsidRPr="00CA1CA9">
          <w:rPr>
            <w:rFonts w:ascii="Times New Roman" w:eastAsia="Calibri" w:hAnsi="Times New Roman" w:cs="Times New Roman"/>
            <w:sz w:val="20"/>
            <w:szCs w:val="20"/>
            <w:shd w:val="clear" w:color="auto" w:fill="FFFFFF"/>
            <w:lang w:val="en-US"/>
          </w:rPr>
          <w:t>MouseLeftButtonDown</w:t>
        </w:r>
        <w:proofErr w:type="spellEnd"/>
        <w:r w:rsidRPr="00CA1CA9">
          <w:rPr>
            <w:rFonts w:ascii="Times New Roman" w:eastAsia="Calibri" w:hAnsi="Times New Roman" w:cs="Times New Roman"/>
            <w:sz w:val="20"/>
            <w:szCs w:val="20"/>
            <w:shd w:val="clear" w:color="auto" w:fill="FFFFFF"/>
            <w:lang w:val="en-US"/>
          </w:rPr>
          <w:t>="</w:t>
        </w:r>
        <w:proofErr w:type="spellStart"/>
        <w:r w:rsidRPr="00CA1CA9">
          <w:rPr>
            <w:rFonts w:ascii="Times New Roman" w:eastAsia="Calibri" w:hAnsi="Times New Roman" w:cs="Times New Roman"/>
            <w:sz w:val="20"/>
            <w:szCs w:val="20"/>
            <w:shd w:val="clear" w:color="auto" w:fill="FFFFFF"/>
            <w:lang w:val="en-US"/>
          </w:rPr>
          <w:t>InfoClient_Visible</w:t>
        </w:r>
        <w:proofErr w:type="spellEnd"/>
        <w:r w:rsidRPr="00CA1CA9">
          <w:rPr>
            <w:rFonts w:ascii="Times New Roman" w:eastAsia="Calibri" w:hAnsi="Times New Roman" w:cs="Times New Roman"/>
            <w:sz w:val="20"/>
            <w:szCs w:val="20"/>
            <w:shd w:val="clear" w:color="auto" w:fill="FFFFFF"/>
            <w:lang w:val="en-US"/>
          </w:rPr>
          <w:t>"</w:t>
        </w:r>
      </w:ins>
    </w:p>
    <w:p w14:paraId="7A6A7D85" w14:textId="77777777" w:rsidR="00CC67A4" w:rsidRPr="00CA1CA9" w:rsidRDefault="00CC67A4" w:rsidP="00CC67A4">
      <w:pPr>
        <w:rPr>
          <w:ins w:id="13337" w:author="Airat Shigapov" w:date="2021-10-29T16:39:00Z"/>
          <w:rFonts w:ascii="Times New Roman" w:eastAsia="Calibri" w:hAnsi="Times New Roman" w:cs="Times New Roman"/>
          <w:sz w:val="20"/>
          <w:szCs w:val="20"/>
          <w:shd w:val="clear" w:color="auto" w:fill="FFFFFF"/>
          <w:lang w:val="en-US"/>
        </w:rPr>
      </w:pPr>
      <w:ins w:id="13338" w:author="Airat Shigapov" w:date="2021-10-29T16:39:00Z">
        <w:r w:rsidRPr="00CA1CA9">
          <w:rPr>
            <w:rFonts w:ascii="Times New Roman" w:eastAsia="Calibri" w:hAnsi="Times New Roman" w:cs="Times New Roman"/>
            <w:sz w:val="20"/>
            <w:szCs w:val="20"/>
            <w:shd w:val="clear" w:color="auto" w:fill="FFFFFF"/>
            <w:lang w:val="en-US"/>
          </w:rPr>
          <w:t xml:space="preserve">                    Width="200"&gt;</w:t>
        </w:r>
      </w:ins>
    </w:p>
    <w:p w14:paraId="625E4695" w14:textId="77777777" w:rsidR="00CC67A4" w:rsidRPr="00CA1CA9" w:rsidRDefault="00CC67A4" w:rsidP="00CC67A4">
      <w:pPr>
        <w:rPr>
          <w:ins w:id="13339" w:author="Airat Shigapov" w:date="2021-10-29T16:39:00Z"/>
          <w:rFonts w:ascii="Times New Roman" w:eastAsia="Calibri" w:hAnsi="Times New Roman" w:cs="Times New Roman"/>
          <w:sz w:val="20"/>
          <w:szCs w:val="20"/>
          <w:shd w:val="clear" w:color="auto" w:fill="FFFFFF"/>
          <w:lang w:val="en-US"/>
        </w:rPr>
      </w:pPr>
      <w:ins w:id="13340" w:author="Airat Shigapov" w:date="2021-10-29T16:39:00Z">
        <w:r w:rsidRPr="00CA1CA9">
          <w:rPr>
            <w:rFonts w:ascii="Times New Roman" w:eastAsia="Calibri" w:hAnsi="Times New Roman" w:cs="Times New Roman"/>
            <w:sz w:val="20"/>
            <w:szCs w:val="20"/>
            <w:shd w:val="clear" w:color="auto" w:fill="FFFFFF"/>
            <w:lang w:val="en-US"/>
          </w:rPr>
          <w:t xml:space="preserve">                &lt;</w:t>
        </w:r>
        <w:proofErr w:type="spellStart"/>
        <w:r w:rsidRPr="00CA1CA9">
          <w:rPr>
            <w:rFonts w:ascii="Times New Roman" w:eastAsia="Calibri" w:hAnsi="Times New Roman" w:cs="Times New Roman"/>
            <w:sz w:val="20"/>
            <w:szCs w:val="20"/>
            <w:shd w:val="clear" w:color="auto" w:fill="FFFFFF"/>
            <w:lang w:val="en-US"/>
          </w:rPr>
          <w:t>TextBlock</w:t>
        </w:r>
        <w:proofErr w:type="spellEnd"/>
        <w:r w:rsidRPr="00CA1CA9">
          <w:rPr>
            <w:rFonts w:ascii="Times New Roman" w:eastAsia="Calibri" w:hAnsi="Times New Roman" w:cs="Times New Roman"/>
            <w:sz w:val="20"/>
            <w:szCs w:val="20"/>
            <w:shd w:val="clear" w:color="auto" w:fill="FFFFFF"/>
            <w:lang w:val="en-US"/>
          </w:rPr>
          <w:t xml:space="preserve"> Text="</w:t>
        </w:r>
        <w:proofErr w:type="spellStart"/>
        <w:r w:rsidRPr="00CA1CA9">
          <w:rPr>
            <w:rFonts w:ascii="Times New Roman" w:eastAsia="Calibri" w:hAnsi="Times New Roman" w:cs="Times New Roman"/>
            <w:sz w:val="20"/>
            <w:szCs w:val="20"/>
            <w:shd w:val="clear" w:color="auto" w:fill="FFFFFF"/>
            <w:lang w:val="en-US"/>
          </w:rPr>
          <w:t>Общая</w:t>
        </w:r>
        <w:proofErr w:type="spellEnd"/>
        <w:r w:rsidRPr="00CA1CA9">
          <w:rPr>
            <w:rFonts w:ascii="Times New Roman" w:eastAsia="Calibri" w:hAnsi="Times New Roman" w:cs="Times New Roman"/>
            <w:sz w:val="20"/>
            <w:szCs w:val="20"/>
            <w:shd w:val="clear" w:color="auto" w:fill="FFFFFF"/>
            <w:lang w:val="en-US"/>
          </w:rPr>
          <w:t xml:space="preserve"> </w:t>
        </w:r>
        <w:proofErr w:type="spellStart"/>
        <w:r w:rsidRPr="00CA1CA9">
          <w:rPr>
            <w:rFonts w:ascii="Times New Roman" w:eastAsia="Calibri" w:hAnsi="Times New Roman" w:cs="Times New Roman"/>
            <w:sz w:val="20"/>
            <w:szCs w:val="20"/>
            <w:shd w:val="clear" w:color="auto" w:fill="FFFFFF"/>
            <w:lang w:val="en-US"/>
          </w:rPr>
          <w:t>информация</w:t>
        </w:r>
        <w:proofErr w:type="spellEnd"/>
        <w:r w:rsidRPr="00CA1CA9">
          <w:rPr>
            <w:rFonts w:ascii="Times New Roman" w:eastAsia="Calibri" w:hAnsi="Times New Roman" w:cs="Times New Roman"/>
            <w:sz w:val="20"/>
            <w:szCs w:val="20"/>
            <w:shd w:val="clear" w:color="auto" w:fill="FFFFFF"/>
            <w:lang w:val="en-US"/>
          </w:rPr>
          <w:t>" /&gt;</w:t>
        </w:r>
      </w:ins>
    </w:p>
    <w:p w14:paraId="55C6B84A" w14:textId="77777777" w:rsidR="00CC67A4" w:rsidRPr="00CA1CA9" w:rsidRDefault="00CC67A4" w:rsidP="00CC67A4">
      <w:pPr>
        <w:rPr>
          <w:ins w:id="13341" w:author="Airat Shigapov" w:date="2021-10-29T16:39:00Z"/>
          <w:rFonts w:ascii="Times New Roman" w:eastAsia="Calibri" w:hAnsi="Times New Roman" w:cs="Times New Roman"/>
          <w:sz w:val="20"/>
          <w:szCs w:val="20"/>
          <w:shd w:val="clear" w:color="auto" w:fill="FFFFFF"/>
          <w:lang w:val="en-US"/>
        </w:rPr>
      </w:pPr>
      <w:ins w:id="13342" w:author="Airat Shigapov" w:date="2021-10-29T16:39:00Z">
        <w:r w:rsidRPr="00CA1CA9">
          <w:rPr>
            <w:rFonts w:ascii="Times New Roman" w:eastAsia="Calibri" w:hAnsi="Times New Roman" w:cs="Times New Roman"/>
            <w:sz w:val="20"/>
            <w:szCs w:val="20"/>
            <w:shd w:val="clear" w:color="auto" w:fill="FFFFFF"/>
            <w:lang w:val="en-US"/>
          </w:rPr>
          <w:t xml:space="preserve">            &lt;/Border&gt;</w:t>
        </w:r>
      </w:ins>
    </w:p>
    <w:p w14:paraId="4398D9E1" w14:textId="77777777" w:rsidR="00CC67A4" w:rsidRPr="00CA1CA9" w:rsidRDefault="00CC67A4" w:rsidP="00CC67A4">
      <w:pPr>
        <w:rPr>
          <w:ins w:id="13343" w:author="Airat Shigapov" w:date="2021-10-29T16:39:00Z"/>
          <w:rFonts w:ascii="Times New Roman" w:eastAsia="Calibri" w:hAnsi="Times New Roman" w:cs="Times New Roman"/>
          <w:sz w:val="20"/>
          <w:szCs w:val="20"/>
          <w:shd w:val="clear" w:color="auto" w:fill="FFFFFF"/>
          <w:lang w:val="en-US"/>
        </w:rPr>
      </w:pPr>
      <w:ins w:id="13344" w:author="Airat Shigapov" w:date="2021-10-29T16:39:00Z">
        <w:r w:rsidRPr="00CA1CA9">
          <w:rPr>
            <w:rFonts w:ascii="Times New Roman" w:eastAsia="Calibri" w:hAnsi="Times New Roman" w:cs="Times New Roman"/>
            <w:sz w:val="20"/>
            <w:szCs w:val="20"/>
            <w:shd w:val="clear" w:color="auto" w:fill="FFFFFF"/>
            <w:lang w:val="en-US"/>
          </w:rPr>
          <w:t xml:space="preserve">            &lt;Border </w:t>
        </w:r>
        <w:proofErr w:type="gramStart"/>
        <w:r w:rsidRPr="00CA1CA9">
          <w:rPr>
            <w:rFonts w:ascii="Times New Roman" w:eastAsia="Calibri" w:hAnsi="Times New Roman" w:cs="Times New Roman"/>
            <w:sz w:val="20"/>
            <w:szCs w:val="20"/>
            <w:shd w:val="clear" w:color="auto" w:fill="FFFFFF"/>
            <w:lang w:val="en-US"/>
          </w:rPr>
          <w:t>x:Name</w:t>
        </w:r>
        <w:proofErr w:type="gramEnd"/>
        <w:r w:rsidRPr="00CA1CA9">
          <w:rPr>
            <w:rFonts w:ascii="Times New Roman" w:eastAsia="Calibri" w:hAnsi="Times New Roman" w:cs="Times New Roman"/>
            <w:sz w:val="20"/>
            <w:szCs w:val="20"/>
            <w:shd w:val="clear" w:color="auto" w:fill="FFFFFF"/>
            <w:lang w:val="en-US"/>
          </w:rPr>
          <w:t>="CartButton"</w:t>
        </w:r>
      </w:ins>
    </w:p>
    <w:p w14:paraId="59EB7543" w14:textId="77777777" w:rsidR="00CC67A4" w:rsidRPr="00CA1CA9" w:rsidRDefault="00CC67A4" w:rsidP="00CC67A4">
      <w:pPr>
        <w:rPr>
          <w:ins w:id="13345" w:author="Airat Shigapov" w:date="2021-10-29T16:39:00Z"/>
          <w:rFonts w:ascii="Times New Roman" w:eastAsia="Calibri" w:hAnsi="Times New Roman" w:cs="Times New Roman"/>
          <w:sz w:val="20"/>
          <w:szCs w:val="20"/>
          <w:shd w:val="clear" w:color="auto" w:fill="FFFFFF"/>
          <w:lang w:val="en-US"/>
        </w:rPr>
      </w:pPr>
      <w:ins w:id="13346" w:author="Airat Shigapov" w:date="2021-10-29T16:39:00Z">
        <w:r w:rsidRPr="00CA1CA9">
          <w:rPr>
            <w:rFonts w:ascii="Times New Roman" w:eastAsia="Calibri" w:hAnsi="Times New Roman" w:cs="Times New Roman"/>
            <w:sz w:val="20"/>
            <w:szCs w:val="20"/>
            <w:shd w:val="clear" w:color="auto" w:fill="FFFFFF"/>
            <w:lang w:val="en-US"/>
          </w:rPr>
          <w:t xml:space="preserve">                </w:t>
        </w:r>
        <w:proofErr w:type="spellStart"/>
        <w:r w:rsidRPr="00CA1CA9">
          <w:rPr>
            <w:rFonts w:ascii="Times New Roman" w:eastAsia="Calibri" w:hAnsi="Times New Roman" w:cs="Times New Roman"/>
            <w:sz w:val="20"/>
            <w:szCs w:val="20"/>
            <w:shd w:val="clear" w:color="auto" w:fill="FFFFFF"/>
            <w:lang w:val="en-US"/>
          </w:rPr>
          <w:t>MouseLeftButtonDown</w:t>
        </w:r>
        <w:proofErr w:type="spellEnd"/>
        <w:r w:rsidRPr="00CA1CA9">
          <w:rPr>
            <w:rFonts w:ascii="Times New Roman" w:eastAsia="Calibri" w:hAnsi="Times New Roman" w:cs="Times New Roman"/>
            <w:sz w:val="20"/>
            <w:szCs w:val="20"/>
            <w:shd w:val="clear" w:color="auto" w:fill="FFFFFF"/>
            <w:lang w:val="en-US"/>
          </w:rPr>
          <w:t>="</w:t>
        </w:r>
        <w:proofErr w:type="spellStart"/>
        <w:r w:rsidRPr="00CA1CA9">
          <w:rPr>
            <w:rFonts w:ascii="Times New Roman" w:eastAsia="Calibri" w:hAnsi="Times New Roman" w:cs="Times New Roman"/>
            <w:sz w:val="20"/>
            <w:szCs w:val="20"/>
            <w:shd w:val="clear" w:color="auto" w:fill="FFFFFF"/>
            <w:lang w:val="en-US"/>
          </w:rPr>
          <w:t>Cart_Visible</w:t>
        </w:r>
        <w:proofErr w:type="spellEnd"/>
        <w:r w:rsidRPr="00CA1CA9">
          <w:rPr>
            <w:rFonts w:ascii="Times New Roman" w:eastAsia="Calibri" w:hAnsi="Times New Roman" w:cs="Times New Roman"/>
            <w:sz w:val="20"/>
            <w:szCs w:val="20"/>
            <w:shd w:val="clear" w:color="auto" w:fill="FFFFFF"/>
            <w:lang w:val="en-US"/>
          </w:rPr>
          <w:t xml:space="preserve">" </w:t>
        </w:r>
      </w:ins>
    </w:p>
    <w:p w14:paraId="38FE7417" w14:textId="77777777" w:rsidR="00CC67A4" w:rsidRPr="00CA1CA9" w:rsidRDefault="00CC67A4" w:rsidP="00CC67A4">
      <w:pPr>
        <w:rPr>
          <w:ins w:id="13347" w:author="Airat Shigapov" w:date="2021-10-29T16:39:00Z"/>
          <w:rFonts w:ascii="Times New Roman" w:eastAsia="Calibri" w:hAnsi="Times New Roman" w:cs="Times New Roman"/>
          <w:sz w:val="20"/>
          <w:szCs w:val="20"/>
          <w:shd w:val="clear" w:color="auto" w:fill="FFFFFF"/>
          <w:lang w:val="en-US"/>
        </w:rPr>
      </w:pPr>
      <w:ins w:id="13348" w:author="Airat Shigapov" w:date="2021-10-29T16:39:00Z">
        <w:r w:rsidRPr="00CA1CA9">
          <w:rPr>
            <w:rFonts w:ascii="Times New Roman" w:eastAsia="Calibri" w:hAnsi="Times New Roman" w:cs="Times New Roman"/>
            <w:sz w:val="20"/>
            <w:szCs w:val="20"/>
            <w:shd w:val="clear" w:color="auto" w:fill="FFFFFF"/>
            <w:lang w:val="en-US"/>
          </w:rPr>
          <w:t xml:space="preserve">                    Width="200"&gt;</w:t>
        </w:r>
      </w:ins>
    </w:p>
    <w:p w14:paraId="14B86DA6" w14:textId="77777777" w:rsidR="00CC67A4" w:rsidRPr="00CA1CA9" w:rsidRDefault="00CC67A4" w:rsidP="00CC67A4">
      <w:pPr>
        <w:rPr>
          <w:ins w:id="13349" w:author="Airat Shigapov" w:date="2021-10-29T16:39:00Z"/>
          <w:rFonts w:ascii="Times New Roman" w:eastAsia="Calibri" w:hAnsi="Times New Roman" w:cs="Times New Roman"/>
          <w:sz w:val="20"/>
          <w:szCs w:val="20"/>
          <w:shd w:val="clear" w:color="auto" w:fill="FFFFFF"/>
          <w:lang w:val="en-US"/>
        </w:rPr>
      </w:pPr>
      <w:ins w:id="13350" w:author="Airat Shigapov" w:date="2021-10-29T16:39:00Z">
        <w:r w:rsidRPr="00CA1CA9">
          <w:rPr>
            <w:rFonts w:ascii="Times New Roman" w:eastAsia="Calibri" w:hAnsi="Times New Roman" w:cs="Times New Roman"/>
            <w:sz w:val="20"/>
            <w:szCs w:val="20"/>
            <w:shd w:val="clear" w:color="auto" w:fill="FFFFFF"/>
            <w:lang w:val="en-US"/>
          </w:rPr>
          <w:t xml:space="preserve">                &lt;</w:t>
        </w:r>
        <w:proofErr w:type="spellStart"/>
        <w:r w:rsidRPr="00CA1CA9">
          <w:rPr>
            <w:rFonts w:ascii="Times New Roman" w:eastAsia="Calibri" w:hAnsi="Times New Roman" w:cs="Times New Roman"/>
            <w:sz w:val="20"/>
            <w:szCs w:val="20"/>
            <w:shd w:val="clear" w:color="auto" w:fill="FFFFFF"/>
            <w:lang w:val="en-US"/>
          </w:rPr>
          <w:t>TextBlock</w:t>
        </w:r>
        <w:proofErr w:type="spellEnd"/>
        <w:r w:rsidRPr="00CA1CA9">
          <w:rPr>
            <w:rFonts w:ascii="Times New Roman" w:eastAsia="Calibri" w:hAnsi="Times New Roman" w:cs="Times New Roman"/>
            <w:sz w:val="20"/>
            <w:szCs w:val="20"/>
            <w:shd w:val="clear" w:color="auto" w:fill="FFFFFF"/>
            <w:lang w:val="en-US"/>
          </w:rPr>
          <w:t xml:space="preserve"> Text="</w:t>
        </w:r>
        <w:proofErr w:type="spellStart"/>
        <w:r w:rsidRPr="00CA1CA9">
          <w:rPr>
            <w:rFonts w:ascii="Times New Roman" w:eastAsia="Calibri" w:hAnsi="Times New Roman" w:cs="Times New Roman"/>
            <w:sz w:val="20"/>
            <w:szCs w:val="20"/>
            <w:shd w:val="clear" w:color="auto" w:fill="FFFFFF"/>
            <w:lang w:val="en-US"/>
          </w:rPr>
          <w:t>Корзина</w:t>
        </w:r>
        <w:proofErr w:type="spellEnd"/>
        <w:r w:rsidRPr="00CA1CA9">
          <w:rPr>
            <w:rFonts w:ascii="Times New Roman" w:eastAsia="Calibri" w:hAnsi="Times New Roman" w:cs="Times New Roman"/>
            <w:sz w:val="20"/>
            <w:szCs w:val="20"/>
            <w:shd w:val="clear" w:color="auto" w:fill="FFFFFF"/>
            <w:lang w:val="en-US"/>
          </w:rPr>
          <w:t>"/&gt;</w:t>
        </w:r>
      </w:ins>
    </w:p>
    <w:p w14:paraId="0253443D" w14:textId="77777777" w:rsidR="00CC67A4" w:rsidRPr="00CA1CA9" w:rsidRDefault="00CC67A4" w:rsidP="00CC67A4">
      <w:pPr>
        <w:rPr>
          <w:ins w:id="13351" w:author="Airat Shigapov" w:date="2021-10-29T16:39:00Z"/>
          <w:rFonts w:ascii="Times New Roman" w:eastAsia="Calibri" w:hAnsi="Times New Roman" w:cs="Times New Roman"/>
          <w:sz w:val="20"/>
          <w:szCs w:val="20"/>
          <w:shd w:val="clear" w:color="auto" w:fill="FFFFFF"/>
          <w:lang w:val="en-US"/>
        </w:rPr>
      </w:pPr>
      <w:ins w:id="13352" w:author="Airat Shigapov" w:date="2021-10-29T16:39:00Z">
        <w:r w:rsidRPr="00CA1CA9">
          <w:rPr>
            <w:rFonts w:ascii="Times New Roman" w:eastAsia="Calibri" w:hAnsi="Times New Roman" w:cs="Times New Roman"/>
            <w:sz w:val="20"/>
            <w:szCs w:val="20"/>
            <w:shd w:val="clear" w:color="auto" w:fill="FFFFFF"/>
            <w:lang w:val="en-US"/>
          </w:rPr>
          <w:t xml:space="preserve">            &lt;/Border&gt;</w:t>
        </w:r>
      </w:ins>
    </w:p>
    <w:p w14:paraId="4F6D7DD9" w14:textId="77777777" w:rsidR="00CC67A4" w:rsidRPr="00CA1CA9" w:rsidRDefault="00CC67A4" w:rsidP="00CC67A4">
      <w:pPr>
        <w:rPr>
          <w:ins w:id="13353" w:author="Airat Shigapov" w:date="2021-10-29T16:39:00Z"/>
          <w:rFonts w:ascii="Times New Roman" w:eastAsia="Calibri" w:hAnsi="Times New Roman" w:cs="Times New Roman"/>
          <w:sz w:val="20"/>
          <w:szCs w:val="20"/>
          <w:shd w:val="clear" w:color="auto" w:fill="FFFFFF"/>
          <w:lang w:val="en-US"/>
        </w:rPr>
      </w:pPr>
      <w:ins w:id="13354" w:author="Airat Shigapov" w:date="2021-10-29T16:39:00Z">
        <w:r w:rsidRPr="00CA1CA9">
          <w:rPr>
            <w:rFonts w:ascii="Times New Roman" w:eastAsia="Calibri" w:hAnsi="Times New Roman" w:cs="Times New Roman"/>
            <w:sz w:val="20"/>
            <w:szCs w:val="20"/>
            <w:shd w:val="clear" w:color="auto" w:fill="FFFFFF"/>
            <w:lang w:val="en-US"/>
          </w:rPr>
          <w:t xml:space="preserve">            &lt;Border </w:t>
        </w:r>
        <w:proofErr w:type="gramStart"/>
        <w:r w:rsidRPr="00CA1CA9">
          <w:rPr>
            <w:rFonts w:ascii="Times New Roman" w:eastAsia="Calibri" w:hAnsi="Times New Roman" w:cs="Times New Roman"/>
            <w:sz w:val="20"/>
            <w:szCs w:val="20"/>
            <w:shd w:val="clear" w:color="auto" w:fill="FFFFFF"/>
            <w:lang w:val="en-US"/>
          </w:rPr>
          <w:t>x:Name</w:t>
        </w:r>
        <w:proofErr w:type="gramEnd"/>
        <w:r w:rsidRPr="00CA1CA9">
          <w:rPr>
            <w:rFonts w:ascii="Times New Roman" w:eastAsia="Calibri" w:hAnsi="Times New Roman" w:cs="Times New Roman"/>
            <w:sz w:val="20"/>
            <w:szCs w:val="20"/>
            <w:shd w:val="clear" w:color="auto" w:fill="FFFFFF"/>
            <w:lang w:val="en-US"/>
          </w:rPr>
          <w:t>="OrderButton"</w:t>
        </w:r>
      </w:ins>
    </w:p>
    <w:p w14:paraId="3681D5B0" w14:textId="77777777" w:rsidR="00CC67A4" w:rsidRPr="00CA1CA9" w:rsidRDefault="00CC67A4" w:rsidP="00CC67A4">
      <w:pPr>
        <w:rPr>
          <w:ins w:id="13355" w:author="Airat Shigapov" w:date="2021-10-29T16:39:00Z"/>
          <w:rFonts w:ascii="Times New Roman" w:eastAsia="Calibri" w:hAnsi="Times New Roman" w:cs="Times New Roman"/>
          <w:sz w:val="20"/>
          <w:szCs w:val="20"/>
          <w:shd w:val="clear" w:color="auto" w:fill="FFFFFF"/>
          <w:lang w:val="en-US"/>
        </w:rPr>
      </w:pPr>
      <w:ins w:id="13356" w:author="Airat Shigapov" w:date="2021-10-29T16:39:00Z">
        <w:r w:rsidRPr="00CA1CA9">
          <w:rPr>
            <w:rFonts w:ascii="Times New Roman" w:eastAsia="Calibri" w:hAnsi="Times New Roman" w:cs="Times New Roman"/>
            <w:sz w:val="20"/>
            <w:szCs w:val="20"/>
            <w:shd w:val="clear" w:color="auto" w:fill="FFFFFF"/>
            <w:lang w:val="en-US"/>
          </w:rPr>
          <w:t xml:space="preserve">                </w:t>
        </w:r>
        <w:proofErr w:type="spellStart"/>
        <w:r w:rsidRPr="00CA1CA9">
          <w:rPr>
            <w:rFonts w:ascii="Times New Roman" w:eastAsia="Calibri" w:hAnsi="Times New Roman" w:cs="Times New Roman"/>
            <w:sz w:val="20"/>
            <w:szCs w:val="20"/>
            <w:shd w:val="clear" w:color="auto" w:fill="FFFFFF"/>
            <w:lang w:val="en-US"/>
          </w:rPr>
          <w:t>MouseLeftButtonDown</w:t>
        </w:r>
        <w:proofErr w:type="spellEnd"/>
        <w:r w:rsidRPr="00CA1CA9">
          <w:rPr>
            <w:rFonts w:ascii="Times New Roman" w:eastAsia="Calibri" w:hAnsi="Times New Roman" w:cs="Times New Roman"/>
            <w:sz w:val="20"/>
            <w:szCs w:val="20"/>
            <w:shd w:val="clear" w:color="auto" w:fill="FFFFFF"/>
            <w:lang w:val="en-US"/>
          </w:rPr>
          <w:t>="</w:t>
        </w:r>
        <w:proofErr w:type="spellStart"/>
        <w:r w:rsidRPr="00CA1CA9">
          <w:rPr>
            <w:rFonts w:ascii="Times New Roman" w:eastAsia="Calibri" w:hAnsi="Times New Roman" w:cs="Times New Roman"/>
            <w:sz w:val="20"/>
            <w:szCs w:val="20"/>
            <w:shd w:val="clear" w:color="auto" w:fill="FFFFFF"/>
            <w:lang w:val="en-US"/>
          </w:rPr>
          <w:t>Order_Visible</w:t>
        </w:r>
        <w:proofErr w:type="spellEnd"/>
        <w:r w:rsidRPr="00CA1CA9">
          <w:rPr>
            <w:rFonts w:ascii="Times New Roman" w:eastAsia="Calibri" w:hAnsi="Times New Roman" w:cs="Times New Roman"/>
            <w:sz w:val="20"/>
            <w:szCs w:val="20"/>
            <w:shd w:val="clear" w:color="auto" w:fill="FFFFFF"/>
            <w:lang w:val="en-US"/>
          </w:rPr>
          <w:t>"</w:t>
        </w:r>
      </w:ins>
    </w:p>
    <w:p w14:paraId="2DEF81FA" w14:textId="77777777" w:rsidR="00CC67A4" w:rsidRPr="00CA1CA9" w:rsidRDefault="00CC67A4" w:rsidP="00CC67A4">
      <w:pPr>
        <w:rPr>
          <w:ins w:id="13357" w:author="Airat Shigapov" w:date="2021-10-29T16:39:00Z"/>
          <w:rFonts w:ascii="Times New Roman" w:eastAsia="Calibri" w:hAnsi="Times New Roman" w:cs="Times New Roman"/>
          <w:sz w:val="20"/>
          <w:szCs w:val="20"/>
          <w:shd w:val="clear" w:color="auto" w:fill="FFFFFF"/>
          <w:lang w:val="en-US"/>
        </w:rPr>
      </w:pPr>
      <w:ins w:id="13358" w:author="Airat Shigapov" w:date="2021-10-29T16:39:00Z">
        <w:r w:rsidRPr="00CA1CA9">
          <w:rPr>
            <w:rFonts w:ascii="Times New Roman" w:eastAsia="Calibri" w:hAnsi="Times New Roman" w:cs="Times New Roman"/>
            <w:sz w:val="20"/>
            <w:szCs w:val="20"/>
            <w:shd w:val="clear" w:color="auto" w:fill="FFFFFF"/>
            <w:lang w:val="en-US"/>
          </w:rPr>
          <w:t xml:space="preserve">                    Width="200"&gt;</w:t>
        </w:r>
      </w:ins>
    </w:p>
    <w:p w14:paraId="585A20C5" w14:textId="77777777" w:rsidR="00CC67A4" w:rsidRPr="00CA1CA9" w:rsidRDefault="00CC67A4" w:rsidP="00CC67A4">
      <w:pPr>
        <w:rPr>
          <w:ins w:id="13359" w:author="Airat Shigapov" w:date="2021-10-29T16:39:00Z"/>
          <w:rFonts w:ascii="Times New Roman" w:eastAsia="Calibri" w:hAnsi="Times New Roman" w:cs="Times New Roman"/>
          <w:sz w:val="20"/>
          <w:szCs w:val="20"/>
          <w:shd w:val="clear" w:color="auto" w:fill="FFFFFF"/>
          <w:lang w:val="en-US"/>
        </w:rPr>
      </w:pPr>
      <w:ins w:id="13360" w:author="Airat Shigapov" w:date="2021-10-29T16:39:00Z">
        <w:r w:rsidRPr="00CA1CA9">
          <w:rPr>
            <w:rFonts w:ascii="Times New Roman" w:eastAsia="Calibri" w:hAnsi="Times New Roman" w:cs="Times New Roman"/>
            <w:sz w:val="20"/>
            <w:szCs w:val="20"/>
            <w:shd w:val="clear" w:color="auto" w:fill="FFFFFF"/>
            <w:lang w:val="en-US"/>
          </w:rPr>
          <w:t xml:space="preserve">                &lt;</w:t>
        </w:r>
        <w:proofErr w:type="spellStart"/>
        <w:r w:rsidRPr="00CA1CA9">
          <w:rPr>
            <w:rFonts w:ascii="Times New Roman" w:eastAsia="Calibri" w:hAnsi="Times New Roman" w:cs="Times New Roman"/>
            <w:sz w:val="20"/>
            <w:szCs w:val="20"/>
            <w:shd w:val="clear" w:color="auto" w:fill="FFFFFF"/>
            <w:lang w:val="en-US"/>
          </w:rPr>
          <w:t>TextBlock</w:t>
        </w:r>
        <w:proofErr w:type="spellEnd"/>
        <w:r w:rsidRPr="00CA1CA9">
          <w:rPr>
            <w:rFonts w:ascii="Times New Roman" w:eastAsia="Calibri" w:hAnsi="Times New Roman" w:cs="Times New Roman"/>
            <w:sz w:val="20"/>
            <w:szCs w:val="20"/>
            <w:shd w:val="clear" w:color="auto" w:fill="FFFFFF"/>
            <w:lang w:val="en-US"/>
          </w:rPr>
          <w:t xml:space="preserve"> Text="</w:t>
        </w:r>
        <w:proofErr w:type="spellStart"/>
        <w:r w:rsidRPr="00CA1CA9">
          <w:rPr>
            <w:rFonts w:ascii="Times New Roman" w:eastAsia="Calibri" w:hAnsi="Times New Roman" w:cs="Times New Roman"/>
            <w:sz w:val="20"/>
            <w:szCs w:val="20"/>
            <w:shd w:val="clear" w:color="auto" w:fill="FFFFFF"/>
            <w:lang w:val="en-US"/>
          </w:rPr>
          <w:t>Заказы</w:t>
        </w:r>
        <w:proofErr w:type="spellEnd"/>
        <w:r w:rsidRPr="00CA1CA9">
          <w:rPr>
            <w:rFonts w:ascii="Times New Roman" w:eastAsia="Calibri" w:hAnsi="Times New Roman" w:cs="Times New Roman"/>
            <w:sz w:val="20"/>
            <w:szCs w:val="20"/>
            <w:shd w:val="clear" w:color="auto" w:fill="FFFFFF"/>
            <w:lang w:val="en-US"/>
          </w:rPr>
          <w:t>"/&gt;</w:t>
        </w:r>
      </w:ins>
    </w:p>
    <w:p w14:paraId="14A81450" w14:textId="77777777" w:rsidR="00CC67A4" w:rsidRPr="00CA1CA9" w:rsidRDefault="00CC67A4" w:rsidP="00CC67A4">
      <w:pPr>
        <w:rPr>
          <w:ins w:id="13361" w:author="Airat Shigapov" w:date="2021-10-29T16:39:00Z"/>
          <w:rFonts w:ascii="Times New Roman" w:eastAsia="Calibri" w:hAnsi="Times New Roman" w:cs="Times New Roman"/>
          <w:sz w:val="20"/>
          <w:szCs w:val="20"/>
          <w:shd w:val="clear" w:color="auto" w:fill="FFFFFF"/>
          <w:lang w:val="en-US"/>
        </w:rPr>
      </w:pPr>
      <w:ins w:id="13362" w:author="Airat Shigapov" w:date="2021-10-29T16:39:00Z">
        <w:r w:rsidRPr="00CA1CA9">
          <w:rPr>
            <w:rFonts w:ascii="Times New Roman" w:eastAsia="Calibri" w:hAnsi="Times New Roman" w:cs="Times New Roman"/>
            <w:sz w:val="20"/>
            <w:szCs w:val="20"/>
            <w:shd w:val="clear" w:color="auto" w:fill="FFFFFF"/>
            <w:lang w:val="en-US"/>
          </w:rPr>
          <w:t xml:space="preserve">            &lt;/Border&gt;</w:t>
        </w:r>
      </w:ins>
    </w:p>
    <w:p w14:paraId="0F200660" w14:textId="77777777" w:rsidR="00CC67A4" w:rsidRPr="00CA1CA9" w:rsidRDefault="00CC67A4" w:rsidP="00CC67A4">
      <w:pPr>
        <w:rPr>
          <w:ins w:id="13363" w:author="Airat Shigapov" w:date="2021-10-29T16:39:00Z"/>
          <w:rFonts w:ascii="Times New Roman" w:eastAsia="Calibri" w:hAnsi="Times New Roman" w:cs="Times New Roman"/>
          <w:sz w:val="20"/>
          <w:szCs w:val="20"/>
          <w:shd w:val="clear" w:color="auto" w:fill="FFFFFF"/>
          <w:lang w:val="en-US"/>
        </w:rPr>
      </w:pPr>
      <w:ins w:id="13364" w:author="Airat Shigapov" w:date="2021-10-29T16:39:00Z">
        <w:r w:rsidRPr="00CA1CA9">
          <w:rPr>
            <w:rFonts w:ascii="Times New Roman" w:eastAsia="Calibri" w:hAnsi="Times New Roman" w:cs="Times New Roman"/>
            <w:sz w:val="20"/>
            <w:szCs w:val="20"/>
            <w:shd w:val="clear" w:color="auto" w:fill="FFFFFF"/>
            <w:lang w:val="en-US"/>
          </w:rPr>
          <w:t xml:space="preserve">            &lt;Border </w:t>
        </w:r>
        <w:proofErr w:type="gramStart"/>
        <w:r w:rsidRPr="00CA1CA9">
          <w:rPr>
            <w:rFonts w:ascii="Times New Roman" w:eastAsia="Calibri" w:hAnsi="Times New Roman" w:cs="Times New Roman"/>
            <w:sz w:val="20"/>
            <w:szCs w:val="20"/>
            <w:shd w:val="clear" w:color="auto" w:fill="FFFFFF"/>
            <w:lang w:val="en-US"/>
          </w:rPr>
          <w:t>x:Name</w:t>
        </w:r>
        <w:proofErr w:type="gramEnd"/>
        <w:r w:rsidRPr="00CA1CA9">
          <w:rPr>
            <w:rFonts w:ascii="Times New Roman" w:eastAsia="Calibri" w:hAnsi="Times New Roman" w:cs="Times New Roman"/>
            <w:sz w:val="20"/>
            <w:szCs w:val="20"/>
            <w:shd w:val="clear" w:color="auto" w:fill="FFFFFF"/>
            <w:lang w:val="en-US"/>
          </w:rPr>
          <w:t>="passUpdateButton"</w:t>
        </w:r>
      </w:ins>
    </w:p>
    <w:p w14:paraId="5AA14506" w14:textId="77777777" w:rsidR="00CC67A4" w:rsidRPr="00CA1CA9" w:rsidRDefault="00CC67A4" w:rsidP="00CC67A4">
      <w:pPr>
        <w:rPr>
          <w:ins w:id="13365" w:author="Airat Shigapov" w:date="2021-10-29T16:39:00Z"/>
          <w:rFonts w:ascii="Times New Roman" w:eastAsia="Calibri" w:hAnsi="Times New Roman" w:cs="Times New Roman"/>
          <w:sz w:val="20"/>
          <w:szCs w:val="20"/>
          <w:shd w:val="clear" w:color="auto" w:fill="FFFFFF"/>
          <w:lang w:val="en-US"/>
        </w:rPr>
      </w:pPr>
      <w:ins w:id="13366" w:author="Airat Shigapov" w:date="2021-10-29T16:39:00Z">
        <w:r w:rsidRPr="00CA1CA9">
          <w:rPr>
            <w:rFonts w:ascii="Times New Roman" w:eastAsia="Calibri" w:hAnsi="Times New Roman" w:cs="Times New Roman"/>
            <w:sz w:val="20"/>
            <w:szCs w:val="20"/>
            <w:shd w:val="clear" w:color="auto" w:fill="FFFFFF"/>
            <w:lang w:val="en-US"/>
          </w:rPr>
          <w:t xml:space="preserve">                </w:t>
        </w:r>
        <w:proofErr w:type="spellStart"/>
        <w:r w:rsidRPr="00CA1CA9">
          <w:rPr>
            <w:rFonts w:ascii="Times New Roman" w:eastAsia="Calibri" w:hAnsi="Times New Roman" w:cs="Times New Roman"/>
            <w:sz w:val="20"/>
            <w:szCs w:val="20"/>
            <w:shd w:val="clear" w:color="auto" w:fill="FFFFFF"/>
            <w:lang w:val="en-US"/>
          </w:rPr>
          <w:t>MouseLeftButtonDown</w:t>
        </w:r>
        <w:proofErr w:type="spellEnd"/>
        <w:r w:rsidRPr="00CA1CA9">
          <w:rPr>
            <w:rFonts w:ascii="Times New Roman" w:eastAsia="Calibri" w:hAnsi="Times New Roman" w:cs="Times New Roman"/>
            <w:sz w:val="20"/>
            <w:szCs w:val="20"/>
            <w:shd w:val="clear" w:color="auto" w:fill="FFFFFF"/>
            <w:lang w:val="en-US"/>
          </w:rPr>
          <w:t>="</w:t>
        </w:r>
        <w:proofErr w:type="spellStart"/>
        <w:r w:rsidRPr="00CA1CA9">
          <w:rPr>
            <w:rFonts w:ascii="Times New Roman" w:eastAsia="Calibri" w:hAnsi="Times New Roman" w:cs="Times New Roman"/>
            <w:sz w:val="20"/>
            <w:szCs w:val="20"/>
            <w:shd w:val="clear" w:color="auto" w:fill="FFFFFF"/>
            <w:lang w:val="en-US"/>
          </w:rPr>
          <w:t>Border_MouseLeftButtonDown</w:t>
        </w:r>
        <w:proofErr w:type="spellEnd"/>
        <w:r w:rsidRPr="00CA1CA9">
          <w:rPr>
            <w:rFonts w:ascii="Times New Roman" w:eastAsia="Calibri" w:hAnsi="Times New Roman" w:cs="Times New Roman"/>
            <w:sz w:val="20"/>
            <w:szCs w:val="20"/>
            <w:shd w:val="clear" w:color="auto" w:fill="FFFFFF"/>
            <w:lang w:val="en-US"/>
          </w:rPr>
          <w:t>"</w:t>
        </w:r>
      </w:ins>
    </w:p>
    <w:p w14:paraId="77E1E133" w14:textId="77777777" w:rsidR="00CC67A4" w:rsidRPr="00CA1CA9" w:rsidRDefault="00CC67A4" w:rsidP="00CC67A4">
      <w:pPr>
        <w:rPr>
          <w:ins w:id="13367" w:author="Airat Shigapov" w:date="2021-10-29T16:39:00Z"/>
          <w:rFonts w:ascii="Times New Roman" w:eastAsia="Calibri" w:hAnsi="Times New Roman" w:cs="Times New Roman"/>
          <w:sz w:val="20"/>
          <w:szCs w:val="20"/>
          <w:shd w:val="clear" w:color="auto" w:fill="FFFFFF"/>
          <w:lang w:val="en-US"/>
        </w:rPr>
      </w:pPr>
      <w:ins w:id="13368" w:author="Airat Shigapov" w:date="2021-10-29T16:39:00Z">
        <w:r w:rsidRPr="00CA1CA9">
          <w:rPr>
            <w:rFonts w:ascii="Times New Roman" w:eastAsia="Calibri" w:hAnsi="Times New Roman" w:cs="Times New Roman"/>
            <w:sz w:val="20"/>
            <w:szCs w:val="20"/>
            <w:shd w:val="clear" w:color="auto" w:fill="FFFFFF"/>
            <w:lang w:val="en-US"/>
          </w:rPr>
          <w:t xml:space="preserve">                    Width="200"&gt;</w:t>
        </w:r>
      </w:ins>
    </w:p>
    <w:p w14:paraId="2F89628E" w14:textId="77777777" w:rsidR="00CC67A4" w:rsidRPr="00CA1CA9" w:rsidRDefault="00CC67A4" w:rsidP="00CC67A4">
      <w:pPr>
        <w:rPr>
          <w:ins w:id="13369" w:author="Airat Shigapov" w:date="2021-10-29T16:39:00Z"/>
          <w:rFonts w:ascii="Times New Roman" w:eastAsia="Calibri" w:hAnsi="Times New Roman" w:cs="Times New Roman"/>
          <w:sz w:val="20"/>
          <w:szCs w:val="20"/>
          <w:shd w:val="clear" w:color="auto" w:fill="FFFFFF"/>
          <w:lang w:val="en-US"/>
        </w:rPr>
      </w:pPr>
      <w:ins w:id="13370" w:author="Airat Shigapov" w:date="2021-10-29T16:39:00Z">
        <w:r w:rsidRPr="00CA1CA9">
          <w:rPr>
            <w:rFonts w:ascii="Times New Roman" w:eastAsia="Calibri" w:hAnsi="Times New Roman" w:cs="Times New Roman"/>
            <w:sz w:val="20"/>
            <w:szCs w:val="20"/>
            <w:shd w:val="clear" w:color="auto" w:fill="FFFFFF"/>
            <w:lang w:val="en-US"/>
          </w:rPr>
          <w:t xml:space="preserve">                &lt;</w:t>
        </w:r>
        <w:proofErr w:type="spellStart"/>
        <w:r w:rsidRPr="00CA1CA9">
          <w:rPr>
            <w:rFonts w:ascii="Times New Roman" w:eastAsia="Calibri" w:hAnsi="Times New Roman" w:cs="Times New Roman"/>
            <w:sz w:val="20"/>
            <w:szCs w:val="20"/>
            <w:shd w:val="clear" w:color="auto" w:fill="FFFFFF"/>
            <w:lang w:val="en-US"/>
          </w:rPr>
          <w:t>TextBlock</w:t>
        </w:r>
        <w:proofErr w:type="spellEnd"/>
        <w:r w:rsidRPr="00CA1CA9">
          <w:rPr>
            <w:rFonts w:ascii="Times New Roman" w:eastAsia="Calibri" w:hAnsi="Times New Roman" w:cs="Times New Roman"/>
            <w:sz w:val="20"/>
            <w:szCs w:val="20"/>
            <w:shd w:val="clear" w:color="auto" w:fill="FFFFFF"/>
            <w:lang w:val="en-US"/>
          </w:rPr>
          <w:t xml:space="preserve"> Text="</w:t>
        </w:r>
        <w:proofErr w:type="spellStart"/>
        <w:r w:rsidRPr="00CA1CA9">
          <w:rPr>
            <w:rFonts w:ascii="Times New Roman" w:eastAsia="Calibri" w:hAnsi="Times New Roman" w:cs="Times New Roman"/>
            <w:sz w:val="20"/>
            <w:szCs w:val="20"/>
            <w:shd w:val="clear" w:color="auto" w:fill="FFFFFF"/>
            <w:lang w:val="en-US"/>
          </w:rPr>
          <w:t>Смена</w:t>
        </w:r>
        <w:proofErr w:type="spellEnd"/>
        <w:r w:rsidRPr="00CA1CA9">
          <w:rPr>
            <w:rFonts w:ascii="Times New Roman" w:eastAsia="Calibri" w:hAnsi="Times New Roman" w:cs="Times New Roman"/>
            <w:sz w:val="20"/>
            <w:szCs w:val="20"/>
            <w:shd w:val="clear" w:color="auto" w:fill="FFFFFF"/>
            <w:lang w:val="en-US"/>
          </w:rPr>
          <w:t xml:space="preserve"> </w:t>
        </w:r>
        <w:proofErr w:type="spellStart"/>
        <w:r w:rsidRPr="00CA1CA9">
          <w:rPr>
            <w:rFonts w:ascii="Times New Roman" w:eastAsia="Calibri" w:hAnsi="Times New Roman" w:cs="Times New Roman"/>
            <w:sz w:val="20"/>
            <w:szCs w:val="20"/>
            <w:shd w:val="clear" w:color="auto" w:fill="FFFFFF"/>
            <w:lang w:val="en-US"/>
          </w:rPr>
          <w:t>пароля</w:t>
        </w:r>
        <w:proofErr w:type="spellEnd"/>
        <w:r w:rsidRPr="00CA1CA9">
          <w:rPr>
            <w:rFonts w:ascii="Times New Roman" w:eastAsia="Calibri" w:hAnsi="Times New Roman" w:cs="Times New Roman"/>
            <w:sz w:val="20"/>
            <w:szCs w:val="20"/>
            <w:shd w:val="clear" w:color="auto" w:fill="FFFFFF"/>
            <w:lang w:val="en-US"/>
          </w:rPr>
          <w:t>"/&gt;</w:t>
        </w:r>
      </w:ins>
    </w:p>
    <w:p w14:paraId="4496B355" w14:textId="77777777" w:rsidR="00CC67A4" w:rsidRPr="00CA1CA9" w:rsidRDefault="00CC67A4" w:rsidP="00CC67A4">
      <w:pPr>
        <w:rPr>
          <w:ins w:id="13371" w:author="Airat Shigapov" w:date="2021-10-29T16:39:00Z"/>
          <w:rFonts w:ascii="Times New Roman" w:eastAsia="Calibri" w:hAnsi="Times New Roman" w:cs="Times New Roman"/>
          <w:sz w:val="20"/>
          <w:szCs w:val="20"/>
          <w:shd w:val="clear" w:color="auto" w:fill="FFFFFF"/>
          <w:lang w:val="en-US"/>
        </w:rPr>
      </w:pPr>
      <w:ins w:id="13372" w:author="Airat Shigapov" w:date="2021-10-29T16:39:00Z">
        <w:r w:rsidRPr="00CA1CA9">
          <w:rPr>
            <w:rFonts w:ascii="Times New Roman" w:eastAsia="Calibri" w:hAnsi="Times New Roman" w:cs="Times New Roman"/>
            <w:sz w:val="20"/>
            <w:szCs w:val="20"/>
            <w:shd w:val="clear" w:color="auto" w:fill="FFFFFF"/>
            <w:lang w:val="en-US"/>
          </w:rPr>
          <w:t xml:space="preserve">            &lt;/Border&gt;</w:t>
        </w:r>
      </w:ins>
    </w:p>
    <w:p w14:paraId="646AA43C" w14:textId="77777777" w:rsidR="00CC67A4" w:rsidRPr="00CA1CA9" w:rsidRDefault="00CC67A4" w:rsidP="00CC67A4">
      <w:pPr>
        <w:rPr>
          <w:ins w:id="13373" w:author="Airat Shigapov" w:date="2021-10-29T16:39:00Z"/>
          <w:rFonts w:ascii="Times New Roman" w:eastAsia="Calibri" w:hAnsi="Times New Roman" w:cs="Times New Roman"/>
          <w:sz w:val="20"/>
          <w:szCs w:val="20"/>
          <w:shd w:val="clear" w:color="auto" w:fill="FFFFFF"/>
          <w:lang w:val="en-US"/>
        </w:rPr>
      </w:pPr>
      <w:ins w:id="13374" w:author="Airat Shigapov" w:date="2021-10-29T16:39:00Z">
        <w:r w:rsidRPr="00CA1CA9">
          <w:rPr>
            <w:rFonts w:ascii="Times New Roman" w:eastAsia="Calibri" w:hAnsi="Times New Roman" w:cs="Times New Roman"/>
            <w:sz w:val="20"/>
            <w:szCs w:val="20"/>
            <w:shd w:val="clear" w:color="auto" w:fill="FFFFFF"/>
            <w:lang w:val="en-US"/>
          </w:rPr>
          <w:t xml:space="preserve">        &lt;/</w:t>
        </w:r>
        <w:proofErr w:type="spellStart"/>
        <w:r w:rsidRPr="00CA1CA9">
          <w:rPr>
            <w:rFonts w:ascii="Times New Roman" w:eastAsia="Calibri" w:hAnsi="Times New Roman" w:cs="Times New Roman"/>
            <w:sz w:val="20"/>
            <w:szCs w:val="20"/>
            <w:shd w:val="clear" w:color="auto" w:fill="FFFFFF"/>
            <w:lang w:val="en-US"/>
          </w:rPr>
          <w:t>ListBox</w:t>
        </w:r>
        <w:proofErr w:type="spellEnd"/>
        <w:r w:rsidRPr="00CA1CA9">
          <w:rPr>
            <w:rFonts w:ascii="Times New Roman" w:eastAsia="Calibri" w:hAnsi="Times New Roman" w:cs="Times New Roman"/>
            <w:sz w:val="20"/>
            <w:szCs w:val="20"/>
            <w:shd w:val="clear" w:color="auto" w:fill="FFFFFF"/>
            <w:lang w:val="en-US"/>
          </w:rPr>
          <w:t>&gt;</w:t>
        </w:r>
      </w:ins>
    </w:p>
    <w:p w14:paraId="6A2B8243" w14:textId="77777777" w:rsidR="00CC67A4" w:rsidRPr="00CA1CA9" w:rsidRDefault="00CC67A4" w:rsidP="00CC67A4">
      <w:pPr>
        <w:rPr>
          <w:ins w:id="13375" w:author="Airat Shigapov" w:date="2021-10-29T16:39:00Z"/>
          <w:rFonts w:ascii="Times New Roman" w:eastAsia="Calibri" w:hAnsi="Times New Roman" w:cs="Times New Roman"/>
          <w:sz w:val="20"/>
          <w:szCs w:val="20"/>
          <w:shd w:val="clear" w:color="auto" w:fill="FFFFFF"/>
          <w:lang w:val="en-US"/>
        </w:rPr>
      </w:pPr>
      <w:ins w:id="13376" w:author="Airat Shigapov" w:date="2021-10-29T16:39:00Z">
        <w:r w:rsidRPr="00CA1CA9">
          <w:rPr>
            <w:rFonts w:ascii="Times New Roman" w:eastAsia="Calibri" w:hAnsi="Times New Roman" w:cs="Times New Roman"/>
            <w:sz w:val="20"/>
            <w:szCs w:val="20"/>
            <w:shd w:val="clear" w:color="auto" w:fill="FFFFFF"/>
            <w:lang w:val="en-US"/>
          </w:rPr>
          <w:t xml:space="preserve">        &lt;Grid </w:t>
        </w:r>
        <w:proofErr w:type="gramStart"/>
        <w:r w:rsidRPr="00CA1CA9">
          <w:rPr>
            <w:rFonts w:ascii="Times New Roman" w:eastAsia="Calibri" w:hAnsi="Times New Roman" w:cs="Times New Roman"/>
            <w:sz w:val="20"/>
            <w:szCs w:val="20"/>
            <w:shd w:val="clear" w:color="auto" w:fill="FFFFFF"/>
            <w:lang w:val="en-US"/>
          </w:rPr>
          <w:t>x:Name</w:t>
        </w:r>
        <w:proofErr w:type="gramEnd"/>
        <w:r w:rsidRPr="00CA1CA9">
          <w:rPr>
            <w:rFonts w:ascii="Times New Roman" w:eastAsia="Calibri" w:hAnsi="Times New Roman" w:cs="Times New Roman"/>
            <w:sz w:val="20"/>
            <w:szCs w:val="20"/>
            <w:shd w:val="clear" w:color="auto" w:fill="FFFFFF"/>
            <w:lang w:val="en-US"/>
          </w:rPr>
          <w:t>="InfoClient"</w:t>
        </w:r>
      </w:ins>
    </w:p>
    <w:p w14:paraId="223136D5" w14:textId="77777777" w:rsidR="00CC67A4" w:rsidRPr="00CA1CA9" w:rsidRDefault="00CC67A4" w:rsidP="00CC67A4">
      <w:pPr>
        <w:rPr>
          <w:ins w:id="13377" w:author="Airat Shigapov" w:date="2021-10-29T16:39:00Z"/>
          <w:rFonts w:ascii="Times New Roman" w:eastAsia="Calibri" w:hAnsi="Times New Roman" w:cs="Times New Roman"/>
          <w:sz w:val="20"/>
          <w:szCs w:val="20"/>
          <w:shd w:val="clear" w:color="auto" w:fill="FFFFFF"/>
          <w:lang w:val="en-US"/>
        </w:rPr>
      </w:pPr>
      <w:ins w:id="13378" w:author="Airat Shigapov" w:date="2021-10-29T16:39:00Z">
        <w:r w:rsidRPr="00CA1CA9">
          <w:rPr>
            <w:rFonts w:ascii="Times New Roman" w:eastAsia="Calibri" w:hAnsi="Times New Roman" w:cs="Times New Roman"/>
            <w:sz w:val="20"/>
            <w:szCs w:val="20"/>
            <w:shd w:val="clear" w:color="auto" w:fill="FFFFFF"/>
            <w:lang w:val="en-US"/>
          </w:rPr>
          <w:t xml:space="preserve">            </w:t>
        </w:r>
        <w:proofErr w:type="spellStart"/>
        <w:r w:rsidRPr="00CA1CA9">
          <w:rPr>
            <w:rFonts w:ascii="Times New Roman" w:eastAsia="Calibri" w:hAnsi="Times New Roman" w:cs="Times New Roman"/>
            <w:sz w:val="20"/>
            <w:szCs w:val="20"/>
            <w:shd w:val="clear" w:color="auto" w:fill="FFFFFF"/>
            <w:lang w:val="en-US"/>
          </w:rPr>
          <w:t>Grid.Row</w:t>
        </w:r>
        <w:proofErr w:type="spellEnd"/>
        <w:r w:rsidRPr="00CA1CA9">
          <w:rPr>
            <w:rFonts w:ascii="Times New Roman" w:eastAsia="Calibri" w:hAnsi="Times New Roman" w:cs="Times New Roman"/>
            <w:sz w:val="20"/>
            <w:szCs w:val="20"/>
            <w:shd w:val="clear" w:color="auto" w:fill="FFFFFF"/>
            <w:lang w:val="en-US"/>
          </w:rPr>
          <w:t>="1"</w:t>
        </w:r>
      </w:ins>
    </w:p>
    <w:p w14:paraId="551151D5" w14:textId="77777777" w:rsidR="00CC67A4" w:rsidRPr="00CA1CA9" w:rsidRDefault="00CC67A4" w:rsidP="00CC67A4">
      <w:pPr>
        <w:rPr>
          <w:ins w:id="13379" w:author="Airat Shigapov" w:date="2021-10-29T16:39:00Z"/>
          <w:rFonts w:ascii="Times New Roman" w:eastAsia="Calibri" w:hAnsi="Times New Roman" w:cs="Times New Roman"/>
          <w:sz w:val="20"/>
          <w:szCs w:val="20"/>
          <w:shd w:val="clear" w:color="auto" w:fill="FFFFFF"/>
          <w:lang w:val="en-US"/>
        </w:rPr>
      </w:pPr>
      <w:ins w:id="13380" w:author="Airat Shigapov" w:date="2021-10-29T16:39:00Z">
        <w:r w:rsidRPr="00CA1CA9">
          <w:rPr>
            <w:rFonts w:ascii="Times New Roman" w:eastAsia="Calibri" w:hAnsi="Times New Roman" w:cs="Times New Roman"/>
            <w:sz w:val="20"/>
            <w:szCs w:val="20"/>
            <w:shd w:val="clear" w:color="auto" w:fill="FFFFFF"/>
            <w:lang w:val="en-US"/>
          </w:rPr>
          <w:t xml:space="preserve">              Visibility="Hidden"</w:t>
        </w:r>
      </w:ins>
    </w:p>
    <w:p w14:paraId="147D4B06" w14:textId="77777777" w:rsidR="00CC67A4" w:rsidRPr="00CA1CA9" w:rsidRDefault="00CC67A4" w:rsidP="00CC67A4">
      <w:pPr>
        <w:rPr>
          <w:ins w:id="13381" w:author="Airat Shigapov" w:date="2021-10-29T16:39:00Z"/>
          <w:rFonts w:ascii="Times New Roman" w:eastAsia="Calibri" w:hAnsi="Times New Roman" w:cs="Times New Roman"/>
          <w:sz w:val="20"/>
          <w:szCs w:val="20"/>
          <w:shd w:val="clear" w:color="auto" w:fill="FFFFFF"/>
          <w:lang w:val="en-US"/>
        </w:rPr>
      </w:pPr>
      <w:ins w:id="13382" w:author="Airat Shigapov" w:date="2021-10-29T16:39:00Z">
        <w:r w:rsidRPr="00CA1CA9">
          <w:rPr>
            <w:rFonts w:ascii="Times New Roman" w:eastAsia="Calibri" w:hAnsi="Times New Roman" w:cs="Times New Roman"/>
            <w:sz w:val="20"/>
            <w:szCs w:val="20"/>
            <w:shd w:val="clear" w:color="auto" w:fill="FFFFFF"/>
            <w:lang w:val="en-US"/>
          </w:rPr>
          <w:t xml:space="preserve">              Margin="30,0,0,0"</w:t>
        </w:r>
      </w:ins>
    </w:p>
    <w:p w14:paraId="25B3D536" w14:textId="77777777" w:rsidR="00CC67A4" w:rsidRPr="00CA1CA9" w:rsidRDefault="00CC67A4" w:rsidP="00CC67A4">
      <w:pPr>
        <w:rPr>
          <w:ins w:id="13383" w:author="Airat Shigapov" w:date="2021-10-29T16:39:00Z"/>
          <w:rFonts w:ascii="Times New Roman" w:eastAsia="Calibri" w:hAnsi="Times New Roman" w:cs="Times New Roman"/>
          <w:sz w:val="20"/>
          <w:szCs w:val="20"/>
          <w:shd w:val="clear" w:color="auto" w:fill="FFFFFF"/>
          <w:lang w:val="en-US"/>
        </w:rPr>
      </w:pPr>
      <w:ins w:id="13384" w:author="Airat Shigapov" w:date="2021-10-29T16:39:00Z">
        <w:r w:rsidRPr="00CA1CA9">
          <w:rPr>
            <w:rFonts w:ascii="Times New Roman" w:eastAsia="Calibri" w:hAnsi="Times New Roman" w:cs="Times New Roman"/>
            <w:sz w:val="20"/>
            <w:szCs w:val="20"/>
            <w:shd w:val="clear" w:color="auto" w:fill="FFFFFF"/>
            <w:lang w:val="en-US"/>
          </w:rPr>
          <w:t xml:space="preserve">              </w:t>
        </w:r>
        <w:proofErr w:type="spellStart"/>
        <w:r w:rsidRPr="00CA1CA9">
          <w:rPr>
            <w:rFonts w:ascii="Times New Roman" w:eastAsia="Calibri" w:hAnsi="Times New Roman" w:cs="Times New Roman"/>
            <w:sz w:val="20"/>
            <w:szCs w:val="20"/>
            <w:shd w:val="clear" w:color="auto" w:fill="FFFFFF"/>
            <w:lang w:val="en-US"/>
          </w:rPr>
          <w:t>Grid.Column</w:t>
        </w:r>
        <w:proofErr w:type="spellEnd"/>
        <w:r w:rsidRPr="00CA1CA9">
          <w:rPr>
            <w:rFonts w:ascii="Times New Roman" w:eastAsia="Calibri" w:hAnsi="Times New Roman" w:cs="Times New Roman"/>
            <w:sz w:val="20"/>
            <w:szCs w:val="20"/>
            <w:shd w:val="clear" w:color="auto" w:fill="FFFFFF"/>
            <w:lang w:val="en-US"/>
          </w:rPr>
          <w:t>="1"&gt;</w:t>
        </w:r>
      </w:ins>
    </w:p>
    <w:p w14:paraId="7F073CA6" w14:textId="77777777" w:rsidR="00CC67A4" w:rsidRPr="00CA1CA9" w:rsidRDefault="00CC67A4" w:rsidP="00CC67A4">
      <w:pPr>
        <w:rPr>
          <w:ins w:id="13385" w:author="Airat Shigapov" w:date="2021-10-29T16:39:00Z"/>
          <w:rFonts w:ascii="Times New Roman" w:eastAsia="Calibri" w:hAnsi="Times New Roman" w:cs="Times New Roman"/>
          <w:sz w:val="20"/>
          <w:szCs w:val="20"/>
          <w:shd w:val="clear" w:color="auto" w:fill="FFFFFF"/>
          <w:lang w:val="en-US"/>
        </w:rPr>
      </w:pPr>
      <w:ins w:id="13386" w:author="Airat Shigapov" w:date="2021-10-29T16:39:00Z">
        <w:r w:rsidRPr="00CA1CA9">
          <w:rPr>
            <w:rFonts w:ascii="Times New Roman" w:eastAsia="Calibri" w:hAnsi="Times New Roman" w:cs="Times New Roman"/>
            <w:sz w:val="20"/>
            <w:szCs w:val="20"/>
            <w:shd w:val="clear" w:color="auto" w:fill="FFFFFF"/>
            <w:lang w:val="en-US"/>
          </w:rPr>
          <w:t xml:space="preserve">            &lt;</w:t>
        </w:r>
        <w:proofErr w:type="spellStart"/>
        <w:r w:rsidRPr="00CA1CA9">
          <w:rPr>
            <w:rFonts w:ascii="Times New Roman" w:eastAsia="Calibri" w:hAnsi="Times New Roman" w:cs="Times New Roman"/>
            <w:sz w:val="20"/>
            <w:szCs w:val="20"/>
            <w:shd w:val="clear" w:color="auto" w:fill="FFFFFF"/>
            <w:lang w:val="en-US"/>
          </w:rPr>
          <w:t>Grid.ColumnDefinitions</w:t>
        </w:r>
        <w:proofErr w:type="spellEnd"/>
        <w:r w:rsidRPr="00CA1CA9">
          <w:rPr>
            <w:rFonts w:ascii="Times New Roman" w:eastAsia="Calibri" w:hAnsi="Times New Roman" w:cs="Times New Roman"/>
            <w:sz w:val="20"/>
            <w:szCs w:val="20"/>
            <w:shd w:val="clear" w:color="auto" w:fill="FFFFFF"/>
            <w:lang w:val="en-US"/>
          </w:rPr>
          <w:t>&gt;</w:t>
        </w:r>
      </w:ins>
    </w:p>
    <w:p w14:paraId="53AEA9CF" w14:textId="77777777" w:rsidR="00CC67A4" w:rsidRPr="00CA1CA9" w:rsidRDefault="00CC67A4" w:rsidP="00CC67A4">
      <w:pPr>
        <w:rPr>
          <w:ins w:id="13387" w:author="Airat Shigapov" w:date="2021-10-29T16:39:00Z"/>
          <w:rFonts w:ascii="Times New Roman" w:eastAsia="Calibri" w:hAnsi="Times New Roman" w:cs="Times New Roman"/>
          <w:sz w:val="20"/>
          <w:szCs w:val="20"/>
          <w:shd w:val="clear" w:color="auto" w:fill="FFFFFF"/>
          <w:lang w:val="en-US"/>
        </w:rPr>
      </w:pPr>
      <w:ins w:id="13388" w:author="Airat Shigapov" w:date="2021-10-29T16:39:00Z">
        <w:r w:rsidRPr="00CA1CA9">
          <w:rPr>
            <w:rFonts w:ascii="Times New Roman" w:eastAsia="Calibri" w:hAnsi="Times New Roman" w:cs="Times New Roman"/>
            <w:sz w:val="20"/>
            <w:szCs w:val="20"/>
            <w:shd w:val="clear" w:color="auto" w:fill="FFFFFF"/>
            <w:lang w:val="en-US"/>
          </w:rPr>
          <w:t xml:space="preserve">                &lt;</w:t>
        </w:r>
        <w:proofErr w:type="spellStart"/>
        <w:r w:rsidRPr="00CA1CA9">
          <w:rPr>
            <w:rFonts w:ascii="Times New Roman" w:eastAsia="Calibri" w:hAnsi="Times New Roman" w:cs="Times New Roman"/>
            <w:sz w:val="20"/>
            <w:szCs w:val="20"/>
            <w:shd w:val="clear" w:color="auto" w:fill="FFFFFF"/>
            <w:lang w:val="en-US"/>
          </w:rPr>
          <w:t>ColumnDefinition</w:t>
        </w:r>
        <w:proofErr w:type="spellEnd"/>
        <w:r w:rsidRPr="00CA1CA9">
          <w:rPr>
            <w:rFonts w:ascii="Times New Roman" w:eastAsia="Calibri" w:hAnsi="Times New Roman" w:cs="Times New Roman"/>
            <w:sz w:val="20"/>
            <w:szCs w:val="20"/>
            <w:shd w:val="clear" w:color="auto" w:fill="FFFFFF"/>
            <w:lang w:val="en-US"/>
          </w:rPr>
          <w:t xml:space="preserve"> Width="170"/&gt;</w:t>
        </w:r>
      </w:ins>
    </w:p>
    <w:p w14:paraId="6EB54DA0" w14:textId="77777777" w:rsidR="00CC67A4" w:rsidRPr="00CA1CA9" w:rsidRDefault="00CC67A4" w:rsidP="00CC67A4">
      <w:pPr>
        <w:rPr>
          <w:ins w:id="13389" w:author="Airat Shigapov" w:date="2021-10-29T16:39:00Z"/>
          <w:rFonts w:ascii="Times New Roman" w:eastAsia="Calibri" w:hAnsi="Times New Roman" w:cs="Times New Roman"/>
          <w:sz w:val="20"/>
          <w:szCs w:val="20"/>
          <w:shd w:val="clear" w:color="auto" w:fill="FFFFFF"/>
          <w:lang w:val="en-US"/>
        </w:rPr>
      </w:pPr>
      <w:ins w:id="13390" w:author="Airat Shigapov" w:date="2021-10-29T16:39:00Z">
        <w:r w:rsidRPr="00CA1CA9">
          <w:rPr>
            <w:rFonts w:ascii="Times New Roman" w:eastAsia="Calibri" w:hAnsi="Times New Roman" w:cs="Times New Roman"/>
            <w:sz w:val="20"/>
            <w:szCs w:val="20"/>
            <w:shd w:val="clear" w:color="auto" w:fill="FFFFFF"/>
            <w:lang w:val="en-US"/>
          </w:rPr>
          <w:t xml:space="preserve">                &lt;</w:t>
        </w:r>
        <w:proofErr w:type="spellStart"/>
        <w:r w:rsidRPr="00CA1CA9">
          <w:rPr>
            <w:rFonts w:ascii="Times New Roman" w:eastAsia="Calibri" w:hAnsi="Times New Roman" w:cs="Times New Roman"/>
            <w:sz w:val="20"/>
            <w:szCs w:val="20"/>
            <w:shd w:val="clear" w:color="auto" w:fill="FFFFFF"/>
            <w:lang w:val="en-US"/>
          </w:rPr>
          <w:t>ColumnDefinition</w:t>
        </w:r>
        <w:proofErr w:type="spellEnd"/>
        <w:r w:rsidRPr="00CA1CA9">
          <w:rPr>
            <w:rFonts w:ascii="Times New Roman" w:eastAsia="Calibri" w:hAnsi="Times New Roman" w:cs="Times New Roman"/>
            <w:sz w:val="20"/>
            <w:szCs w:val="20"/>
            <w:shd w:val="clear" w:color="auto" w:fill="FFFFFF"/>
            <w:lang w:val="en-US"/>
          </w:rPr>
          <w:t>/&gt;</w:t>
        </w:r>
      </w:ins>
    </w:p>
    <w:p w14:paraId="3C6FF4C0" w14:textId="77777777" w:rsidR="00CC67A4" w:rsidRPr="00CA1CA9" w:rsidRDefault="00CC67A4" w:rsidP="00CC67A4">
      <w:pPr>
        <w:rPr>
          <w:ins w:id="13391" w:author="Airat Shigapov" w:date="2021-10-29T16:39:00Z"/>
          <w:rFonts w:ascii="Times New Roman" w:eastAsia="Calibri" w:hAnsi="Times New Roman" w:cs="Times New Roman"/>
          <w:sz w:val="20"/>
          <w:szCs w:val="20"/>
          <w:shd w:val="clear" w:color="auto" w:fill="FFFFFF"/>
          <w:lang w:val="en-US"/>
        </w:rPr>
      </w:pPr>
      <w:ins w:id="13392" w:author="Airat Shigapov" w:date="2021-10-29T16:39:00Z">
        <w:r w:rsidRPr="00CA1CA9">
          <w:rPr>
            <w:rFonts w:ascii="Times New Roman" w:eastAsia="Calibri" w:hAnsi="Times New Roman" w:cs="Times New Roman"/>
            <w:sz w:val="20"/>
            <w:szCs w:val="20"/>
            <w:shd w:val="clear" w:color="auto" w:fill="FFFFFF"/>
            <w:lang w:val="en-US"/>
          </w:rPr>
          <w:t xml:space="preserve">            &lt;/</w:t>
        </w:r>
        <w:proofErr w:type="spellStart"/>
        <w:r w:rsidRPr="00CA1CA9">
          <w:rPr>
            <w:rFonts w:ascii="Times New Roman" w:eastAsia="Calibri" w:hAnsi="Times New Roman" w:cs="Times New Roman"/>
            <w:sz w:val="20"/>
            <w:szCs w:val="20"/>
            <w:shd w:val="clear" w:color="auto" w:fill="FFFFFF"/>
            <w:lang w:val="en-US"/>
          </w:rPr>
          <w:t>Grid.ColumnDefinitions</w:t>
        </w:r>
        <w:proofErr w:type="spellEnd"/>
        <w:r w:rsidRPr="00CA1CA9">
          <w:rPr>
            <w:rFonts w:ascii="Times New Roman" w:eastAsia="Calibri" w:hAnsi="Times New Roman" w:cs="Times New Roman"/>
            <w:sz w:val="20"/>
            <w:szCs w:val="20"/>
            <w:shd w:val="clear" w:color="auto" w:fill="FFFFFF"/>
            <w:lang w:val="en-US"/>
          </w:rPr>
          <w:t>&gt;</w:t>
        </w:r>
      </w:ins>
    </w:p>
    <w:p w14:paraId="2E0D4CE2" w14:textId="77777777" w:rsidR="00CC67A4" w:rsidRPr="00CA1CA9" w:rsidRDefault="00CC67A4" w:rsidP="00CC67A4">
      <w:pPr>
        <w:rPr>
          <w:ins w:id="13393" w:author="Airat Shigapov" w:date="2021-10-29T16:39:00Z"/>
          <w:rFonts w:ascii="Times New Roman" w:eastAsia="Calibri" w:hAnsi="Times New Roman" w:cs="Times New Roman"/>
          <w:sz w:val="20"/>
          <w:szCs w:val="20"/>
          <w:shd w:val="clear" w:color="auto" w:fill="FFFFFF"/>
          <w:lang w:val="en-US"/>
        </w:rPr>
      </w:pPr>
      <w:ins w:id="13394" w:author="Airat Shigapov" w:date="2021-10-29T16:39:00Z">
        <w:r w:rsidRPr="00CA1CA9">
          <w:rPr>
            <w:rFonts w:ascii="Times New Roman" w:eastAsia="Calibri" w:hAnsi="Times New Roman" w:cs="Times New Roman"/>
            <w:sz w:val="20"/>
            <w:szCs w:val="20"/>
            <w:shd w:val="clear" w:color="auto" w:fill="FFFFFF"/>
            <w:lang w:val="en-US"/>
          </w:rPr>
          <w:t xml:space="preserve">            &lt;</w:t>
        </w:r>
        <w:proofErr w:type="spellStart"/>
        <w:r w:rsidRPr="00CA1CA9">
          <w:rPr>
            <w:rFonts w:ascii="Times New Roman" w:eastAsia="Calibri" w:hAnsi="Times New Roman" w:cs="Times New Roman"/>
            <w:sz w:val="20"/>
            <w:szCs w:val="20"/>
            <w:shd w:val="clear" w:color="auto" w:fill="FFFFFF"/>
            <w:lang w:val="en-US"/>
          </w:rPr>
          <w:t>Grid.RowDefinitions</w:t>
        </w:r>
        <w:proofErr w:type="spellEnd"/>
        <w:r w:rsidRPr="00CA1CA9">
          <w:rPr>
            <w:rFonts w:ascii="Times New Roman" w:eastAsia="Calibri" w:hAnsi="Times New Roman" w:cs="Times New Roman"/>
            <w:sz w:val="20"/>
            <w:szCs w:val="20"/>
            <w:shd w:val="clear" w:color="auto" w:fill="FFFFFF"/>
            <w:lang w:val="en-US"/>
          </w:rPr>
          <w:t>&gt;</w:t>
        </w:r>
      </w:ins>
    </w:p>
    <w:p w14:paraId="4F4B397E" w14:textId="77777777" w:rsidR="00CC67A4" w:rsidRPr="00CA1CA9" w:rsidRDefault="00CC67A4" w:rsidP="00CC67A4">
      <w:pPr>
        <w:rPr>
          <w:ins w:id="13395" w:author="Airat Shigapov" w:date="2021-10-29T16:39:00Z"/>
          <w:rFonts w:ascii="Times New Roman" w:eastAsia="Calibri" w:hAnsi="Times New Roman" w:cs="Times New Roman"/>
          <w:sz w:val="20"/>
          <w:szCs w:val="20"/>
          <w:shd w:val="clear" w:color="auto" w:fill="FFFFFF"/>
          <w:lang w:val="en-US"/>
        </w:rPr>
      </w:pPr>
      <w:ins w:id="13396" w:author="Airat Shigapov" w:date="2021-10-29T16:39:00Z">
        <w:r w:rsidRPr="00CA1CA9">
          <w:rPr>
            <w:rFonts w:ascii="Times New Roman" w:eastAsia="Calibri" w:hAnsi="Times New Roman" w:cs="Times New Roman"/>
            <w:sz w:val="20"/>
            <w:szCs w:val="20"/>
            <w:shd w:val="clear" w:color="auto" w:fill="FFFFFF"/>
            <w:lang w:val="en-US"/>
          </w:rPr>
          <w:t xml:space="preserve">                &lt;</w:t>
        </w:r>
        <w:proofErr w:type="spellStart"/>
        <w:r w:rsidRPr="00CA1CA9">
          <w:rPr>
            <w:rFonts w:ascii="Times New Roman" w:eastAsia="Calibri" w:hAnsi="Times New Roman" w:cs="Times New Roman"/>
            <w:sz w:val="20"/>
            <w:szCs w:val="20"/>
            <w:shd w:val="clear" w:color="auto" w:fill="FFFFFF"/>
            <w:lang w:val="en-US"/>
          </w:rPr>
          <w:t>RowDefinition</w:t>
        </w:r>
        <w:proofErr w:type="spellEnd"/>
        <w:r w:rsidRPr="00CA1CA9">
          <w:rPr>
            <w:rFonts w:ascii="Times New Roman" w:eastAsia="Calibri" w:hAnsi="Times New Roman" w:cs="Times New Roman"/>
            <w:sz w:val="20"/>
            <w:szCs w:val="20"/>
            <w:shd w:val="clear" w:color="auto" w:fill="FFFFFF"/>
            <w:lang w:val="en-US"/>
          </w:rPr>
          <w:t xml:space="preserve"> Height="40"/&gt;</w:t>
        </w:r>
      </w:ins>
    </w:p>
    <w:p w14:paraId="13E963E1" w14:textId="77777777" w:rsidR="00CC67A4" w:rsidRPr="00CA1CA9" w:rsidRDefault="00CC67A4" w:rsidP="00CC67A4">
      <w:pPr>
        <w:rPr>
          <w:ins w:id="13397" w:author="Airat Shigapov" w:date="2021-10-29T16:39:00Z"/>
          <w:rFonts w:ascii="Times New Roman" w:eastAsia="Calibri" w:hAnsi="Times New Roman" w:cs="Times New Roman"/>
          <w:sz w:val="20"/>
          <w:szCs w:val="20"/>
          <w:shd w:val="clear" w:color="auto" w:fill="FFFFFF"/>
          <w:lang w:val="en-US"/>
        </w:rPr>
      </w:pPr>
      <w:ins w:id="13398" w:author="Airat Shigapov" w:date="2021-10-29T16:39:00Z">
        <w:r w:rsidRPr="00CA1CA9">
          <w:rPr>
            <w:rFonts w:ascii="Times New Roman" w:eastAsia="Calibri" w:hAnsi="Times New Roman" w:cs="Times New Roman"/>
            <w:sz w:val="20"/>
            <w:szCs w:val="20"/>
            <w:shd w:val="clear" w:color="auto" w:fill="FFFFFF"/>
            <w:lang w:val="en-US"/>
          </w:rPr>
          <w:t xml:space="preserve">                &lt;</w:t>
        </w:r>
        <w:proofErr w:type="spellStart"/>
        <w:r w:rsidRPr="00CA1CA9">
          <w:rPr>
            <w:rFonts w:ascii="Times New Roman" w:eastAsia="Calibri" w:hAnsi="Times New Roman" w:cs="Times New Roman"/>
            <w:sz w:val="20"/>
            <w:szCs w:val="20"/>
            <w:shd w:val="clear" w:color="auto" w:fill="FFFFFF"/>
            <w:lang w:val="en-US"/>
          </w:rPr>
          <w:t>RowDefinition</w:t>
        </w:r>
        <w:proofErr w:type="spellEnd"/>
        <w:r w:rsidRPr="00CA1CA9">
          <w:rPr>
            <w:rFonts w:ascii="Times New Roman" w:eastAsia="Calibri" w:hAnsi="Times New Roman" w:cs="Times New Roman"/>
            <w:sz w:val="20"/>
            <w:szCs w:val="20"/>
            <w:shd w:val="clear" w:color="auto" w:fill="FFFFFF"/>
            <w:lang w:val="en-US"/>
          </w:rPr>
          <w:t xml:space="preserve"> Height="40"/&gt;</w:t>
        </w:r>
      </w:ins>
    </w:p>
    <w:p w14:paraId="7BA95EB0" w14:textId="77777777" w:rsidR="00CC67A4" w:rsidRPr="00CA1CA9" w:rsidRDefault="00CC67A4" w:rsidP="00CC67A4">
      <w:pPr>
        <w:rPr>
          <w:ins w:id="13399" w:author="Airat Shigapov" w:date="2021-10-29T16:39:00Z"/>
          <w:rFonts w:ascii="Times New Roman" w:eastAsia="Calibri" w:hAnsi="Times New Roman" w:cs="Times New Roman"/>
          <w:sz w:val="20"/>
          <w:szCs w:val="20"/>
          <w:shd w:val="clear" w:color="auto" w:fill="FFFFFF"/>
          <w:lang w:val="en-US"/>
        </w:rPr>
      </w:pPr>
      <w:ins w:id="13400" w:author="Airat Shigapov" w:date="2021-10-29T16:39:00Z">
        <w:r w:rsidRPr="00CA1CA9">
          <w:rPr>
            <w:rFonts w:ascii="Times New Roman" w:eastAsia="Calibri" w:hAnsi="Times New Roman" w:cs="Times New Roman"/>
            <w:sz w:val="20"/>
            <w:szCs w:val="20"/>
            <w:shd w:val="clear" w:color="auto" w:fill="FFFFFF"/>
            <w:lang w:val="en-US"/>
          </w:rPr>
          <w:t xml:space="preserve">                &lt;</w:t>
        </w:r>
        <w:proofErr w:type="spellStart"/>
        <w:r w:rsidRPr="00CA1CA9">
          <w:rPr>
            <w:rFonts w:ascii="Times New Roman" w:eastAsia="Calibri" w:hAnsi="Times New Roman" w:cs="Times New Roman"/>
            <w:sz w:val="20"/>
            <w:szCs w:val="20"/>
            <w:shd w:val="clear" w:color="auto" w:fill="FFFFFF"/>
            <w:lang w:val="en-US"/>
          </w:rPr>
          <w:t>RowDefinition</w:t>
        </w:r>
        <w:proofErr w:type="spellEnd"/>
        <w:r w:rsidRPr="00CA1CA9">
          <w:rPr>
            <w:rFonts w:ascii="Times New Roman" w:eastAsia="Calibri" w:hAnsi="Times New Roman" w:cs="Times New Roman"/>
            <w:sz w:val="20"/>
            <w:szCs w:val="20"/>
            <w:shd w:val="clear" w:color="auto" w:fill="FFFFFF"/>
            <w:lang w:val="en-US"/>
          </w:rPr>
          <w:t xml:space="preserve"> Height="40"/&gt;</w:t>
        </w:r>
      </w:ins>
    </w:p>
    <w:p w14:paraId="2BA28FBB" w14:textId="77777777" w:rsidR="00CC67A4" w:rsidRPr="00CA1CA9" w:rsidRDefault="00CC67A4" w:rsidP="00CC67A4">
      <w:pPr>
        <w:rPr>
          <w:ins w:id="13401" w:author="Airat Shigapov" w:date="2021-10-29T16:39:00Z"/>
          <w:rFonts w:ascii="Times New Roman" w:eastAsia="Calibri" w:hAnsi="Times New Roman" w:cs="Times New Roman"/>
          <w:sz w:val="20"/>
          <w:szCs w:val="20"/>
          <w:shd w:val="clear" w:color="auto" w:fill="FFFFFF"/>
          <w:lang w:val="en-US"/>
        </w:rPr>
      </w:pPr>
      <w:ins w:id="13402" w:author="Airat Shigapov" w:date="2021-10-29T16:39:00Z">
        <w:r w:rsidRPr="00CA1CA9">
          <w:rPr>
            <w:rFonts w:ascii="Times New Roman" w:eastAsia="Calibri" w:hAnsi="Times New Roman" w:cs="Times New Roman"/>
            <w:sz w:val="20"/>
            <w:szCs w:val="20"/>
            <w:shd w:val="clear" w:color="auto" w:fill="FFFFFF"/>
            <w:lang w:val="en-US"/>
          </w:rPr>
          <w:t xml:space="preserve">                &lt;</w:t>
        </w:r>
        <w:proofErr w:type="spellStart"/>
        <w:r w:rsidRPr="00CA1CA9">
          <w:rPr>
            <w:rFonts w:ascii="Times New Roman" w:eastAsia="Calibri" w:hAnsi="Times New Roman" w:cs="Times New Roman"/>
            <w:sz w:val="20"/>
            <w:szCs w:val="20"/>
            <w:shd w:val="clear" w:color="auto" w:fill="FFFFFF"/>
            <w:lang w:val="en-US"/>
          </w:rPr>
          <w:t>RowDefinition</w:t>
        </w:r>
        <w:proofErr w:type="spellEnd"/>
        <w:r w:rsidRPr="00CA1CA9">
          <w:rPr>
            <w:rFonts w:ascii="Times New Roman" w:eastAsia="Calibri" w:hAnsi="Times New Roman" w:cs="Times New Roman"/>
            <w:sz w:val="20"/>
            <w:szCs w:val="20"/>
            <w:shd w:val="clear" w:color="auto" w:fill="FFFFFF"/>
            <w:lang w:val="en-US"/>
          </w:rPr>
          <w:t xml:space="preserve"> Height="40"/&gt;</w:t>
        </w:r>
      </w:ins>
    </w:p>
    <w:p w14:paraId="1670D446" w14:textId="77777777" w:rsidR="00CC67A4" w:rsidRPr="00CA1CA9" w:rsidRDefault="00CC67A4" w:rsidP="00CC67A4">
      <w:pPr>
        <w:rPr>
          <w:ins w:id="13403" w:author="Airat Shigapov" w:date="2021-10-29T16:39:00Z"/>
          <w:rFonts w:ascii="Times New Roman" w:eastAsia="Calibri" w:hAnsi="Times New Roman" w:cs="Times New Roman"/>
          <w:sz w:val="20"/>
          <w:szCs w:val="20"/>
          <w:shd w:val="clear" w:color="auto" w:fill="FFFFFF"/>
          <w:lang w:val="en-US"/>
        </w:rPr>
      </w:pPr>
      <w:ins w:id="13404" w:author="Airat Shigapov" w:date="2021-10-29T16:39:00Z">
        <w:r w:rsidRPr="00CA1CA9">
          <w:rPr>
            <w:rFonts w:ascii="Times New Roman" w:eastAsia="Calibri" w:hAnsi="Times New Roman" w:cs="Times New Roman"/>
            <w:sz w:val="20"/>
            <w:szCs w:val="20"/>
            <w:shd w:val="clear" w:color="auto" w:fill="FFFFFF"/>
            <w:lang w:val="en-US"/>
          </w:rPr>
          <w:t xml:space="preserve">                &lt;</w:t>
        </w:r>
        <w:proofErr w:type="spellStart"/>
        <w:r w:rsidRPr="00CA1CA9">
          <w:rPr>
            <w:rFonts w:ascii="Times New Roman" w:eastAsia="Calibri" w:hAnsi="Times New Roman" w:cs="Times New Roman"/>
            <w:sz w:val="20"/>
            <w:szCs w:val="20"/>
            <w:shd w:val="clear" w:color="auto" w:fill="FFFFFF"/>
            <w:lang w:val="en-US"/>
          </w:rPr>
          <w:t>RowDefinition</w:t>
        </w:r>
        <w:proofErr w:type="spellEnd"/>
        <w:r w:rsidRPr="00CA1CA9">
          <w:rPr>
            <w:rFonts w:ascii="Times New Roman" w:eastAsia="Calibri" w:hAnsi="Times New Roman" w:cs="Times New Roman"/>
            <w:sz w:val="20"/>
            <w:szCs w:val="20"/>
            <w:shd w:val="clear" w:color="auto" w:fill="FFFFFF"/>
            <w:lang w:val="en-US"/>
          </w:rPr>
          <w:t xml:space="preserve"> Height="40"/&gt;</w:t>
        </w:r>
      </w:ins>
    </w:p>
    <w:p w14:paraId="018C4505" w14:textId="77777777" w:rsidR="00CC67A4" w:rsidRPr="00CA1CA9" w:rsidRDefault="00CC67A4" w:rsidP="00CC67A4">
      <w:pPr>
        <w:rPr>
          <w:ins w:id="13405" w:author="Airat Shigapov" w:date="2021-10-29T16:39:00Z"/>
          <w:rFonts w:ascii="Times New Roman" w:eastAsia="Calibri" w:hAnsi="Times New Roman" w:cs="Times New Roman"/>
          <w:sz w:val="20"/>
          <w:szCs w:val="20"/>
          <w:shd w:val="clear" w:color="auto" w:fill="FFFFFF"/>
          <w:lang w:val="en-US"/>
        </w:rPr>
      </w:pPr>
      <w:ins w:id="13406" w:author="Airat Shigapov" w:date="2021-10-29T16:39:00Z">
        <w:r w:rsidRPr="00CA1CA9">
          <w:rPr>
            <w:rFonts w:ascii="Times New Roman" w:eastAsia="Calibri" w:hAnsi="Times New Roman" w:cs="Times New Roman"/>
            <w:sz w:val="20"/>
            <w:szCs w:val="20"/>
            <w:shd w:val="clear" w:color="auto" w:fill="FFFFFF"/>
            <w:lang w:val="en-US"/>
          </w:rPr>
          <w:t xml:space="preserve">                &lt;</w:t>
        </w:r>
        <w:proofErr w:type="spellStart"/>
        <w:r w:rsidRPr="00CA1CA9">
          <w:rPr>
            <w:rFonts w:ascii="Times New Roman" w:eastAsia="Calibri" w:hAnsi="Times New Roman" w:cs="Times New Roman"/>
            <w:sz w:val="20"/>
            <w:szCs w:val="20"/>
            <w:shd w:val="clear" w:color="auto" w:fill="FFFFFF"/>
            <w:lang w:val="en-US"/>
          </w:rPr>
          <w:t>RowDefinition</w:t>
        </w:r>
        <w:proofErr w:type="spellEnd"/>
        <w:r w:rsidRPr="00CA1CA9">
          <w:rPr>
            <w:rFonts w:ascii="Times New Roman" w:eastAsia="Calibri" w:hAnsi="Times New Roman" w:cs="Times New Roman"/>
            <w:sz w:val="20"/>
            <w:szCs w:val="20"/>
            <w:shd w:val="clear" w:color="auto" w:fill="FFFFFF"/>
            <w:lang w:val="en-US"/>
          </w:rPr>
          <w:t xml:space="preserve"> Height="80"/&gt;</w:t>
        </w:r>
      </w:ins>
    </w:p>
    <w:p w14:paraId="7D407E25" w14:textId="77777777" w:rsidR="00CC67A4" w:rsidRPr="00CA1CA9" w:rsidRDefault="00CC67A4" w:rsidP="00CC67A4">
      <w:pPr>
        <w:rPr>
          <w:ins w:id="13407" w:author="Airat Shigapov" w:date="2021-10-29T16:39:00Z"/>
          <w:rFonts w:ascii="Times New Roman" w:eastAsia="Calibri" w:hAnsi="Times New Roman" w:cs="Times New Roman"/>
          <w:sz w:val="20"/>
          <w:szCs w:val="20"/>
          <w:shd w:val="clear" w:color="auto" w:fill="FFFFFF"/>
          <w:lang w:val="en-US"/>
        </w:rPr>
      </w:pPr>
      <w:ins w:id="13408" w:author="Airat Shigapov" w:date="2021-10-29T16:39:00Z">
        <w:r w:rsidRPr="00CA1CA9">
          <w:rPr>
            <w:rFonts w:ascii="Times New Roman" w:eastAsia="Calibri" w:hAnsi="Times New Roman" w:cs="Times New Roman"/>
            <w:sz w:val="20"/>
            <w:szCs w:val="20"/>
            <w:shd w:val="clear" w:color="auto" w:fill="FFFFFF"/>
            <w:lang w:val="en-US"/>
          </w:rPr>
          <w:t xml:space="preserve">            &lt;/</w:t>
        </w:r>
        <w:proofErr w:type="spellStart"/>
        <w:r w:rsidRPr="00CA1CA9">
          <w:rPr>
            <w:rFonts w:ascii="Times New Roman" w:eastAsia="Calibri" w:hAnsi="Times New Roman" w:cs="Times New Roman"/>
            <w:sz w:val="20"/>
            <w:szCs w:val="20"/>
            <w:shd w:val="clear" w:color="auto" w:fill="FFFFFF"/>
            <w:lang w:val="en-US"/>
          </w:rPr>
          <w:t>Grid.RowDefinitions</w:t>
        </w:r>
        <w:proofErr w:type="spellEnd"/>
        <w:r w:rsidRPr="00CA1CA9">
          <w:rPr>
            <w:rFonts w:ascii="Times New Roman" w:eastAsia="Calibri" w:hAnsi="Times New Roman" w:cs="Times New Roman"/>
            <w:sz w:val="20"/>
            <w:szCs w:val="20"/>
            <w:shd w:val="clear" w:color="auto" w:fill="FFFFFF"/>
            <w:lang w:val="en-US"/>
          </w:rPr>
          <w:t>&gt;</w:t>
        </w:r>
      </w:ins>
    </w:p>
    <w:p w14:paraId="2E344D86" w14:textId="77777777" w:rsidR="00CC67A4" w:rsidRPr="00CA1CA9" w:rsidRDefault="00CC67A4" w:rsidP="00CC67A4">
      <w:pPr>
        <w:rPr>
          <w:ins w:id="13409" w:author="Airat Shigapov" w:date="2021-10-29T16:39:00Z"/>
          <w:rFonts w:ascii="Times New Roman" w:eastAsia="Calibri" w:hAnsi="Times New Roman" w:cs="Times New Roman"/>
          <w:sz w:val="20"/>
          <w:szCs w:val="20"/>
          <w:shd w:val="clear" w:color="auto" w:fill="FFFFFF"/>
          <w:lang w:val="en-US"/>
        </w:rPr>
      </w:pPr>
      <w:ins w:id="13410" w:author="Airat Shigapov" w:date="2021-10-29T16:39:00Z">
        <w:r w:rsidRPr="00CA1CA9">
          <w:rPr>
            <w:rFonts w:ascii="Times New Roman" w:eastAsia="Calibri" w:hAnsi="Times New Roman" w:cs="Times New Roman"/>
            <w:sz w:val="20"/>
            <w:szCs w:val="20"/>
            <w:shd w:val="clear" w:color="auto" w:fill="FFFFFF"/>
            <w:lang w:val="en-US"/>
          </w:rPr>
          <w:t xml:space="preserve">            &lt;</w:t>
        </w:r>
        <w:proofErr w:type="spellStart"/>
        <w:r w:rsidRPr="00CA1CA9">
          <w:rPr>
            <w:rFonts w:ascii="Times New Roman" w:eastAsia="Calibri" w:hAnsi="Times New Roman" w:cs="Times New Roman"/>
            <w:sz w:val="20"/>
            <w:szCs w:val="20"/>
            <w:shd w:val="clear" w:color="auto" w:fill="FFFFFF"/>
            <w:lang w:val="en-US"/>
          </w:rPr>
          <w:t>Grid.Resources</w:t>
        </w:r>
        <w:proofErr w:type="spellEnd"/>
        <w:r w:rsidRPr="00CA1CA9">
          <w:rPr>
            <w:rFonts w:ascii="Times New Roman" w:eastAsia="Calibri" w:hAnsi="Times New Roman" w:cs="Times New Roman"/>
            <w:sz w:val="20"/>
            <w:szCs w:val="20"/>
            <w:shd w:val="clear" w:color="auto" w:fill="FFFFFF"/>
            <w:lang w:val="en-US"/>
          </w:rPr>
          <w:t>&gt;</w:t>
        </w:r>
      </w:ins>
    </w:p>
    <w:p w14:paraId="278EEB44" w14:textId="77777777" w:rsidR="00CC67A4" w:rsidRPr="00CA1CA9" w:rsidRDefault="00CC67A4" w:rsidP="00CC67A4">
      <w:pPr>
        <w:rPr>
          <w:ins w:id="13411" w:author="Airat Shigapov" w:date="2021-10-29T16:39:00Z"/>
          <w:rFonts w:ascii="Times New Roman" w:eastAsia="Calibri" w:hAnsi="Times New Roman" w:cs="Times New Roman"/>
          <w:sz w:val="20"/>
          <w:szCs w:val="20"/>
          <w:shd w:val="clear" w:color="auto" w:fill="FFFFFF"/>
          <w:lang w:val="en-US"/>
        </w:rPr>
      </w:pPr>
      <w:ins w:id="13412" w:author="Airat Shigapov" w:date="2021-10-29T16:39:00Z">
        <w:r w:rsidRPr="00CA1CA9">
          <w:rPr>
            <w:rFonts w:ascii="Times New Roman" w:eastAsia="Calibri" w:hAnsi="Times New Roman" w:cs="Times New Roman"/>
            <w:sz w:val="20"/>
            <w:szCs w:val="20"/>
            <w:shd w:val="clear" w:color="auto" w:fill="FFFFFF"/>
            <w:lang w:val="en-US"/>
          </w:rPr>
          <w:t xml:space="preserve">                &lt;Style </w:t>
        </w:r>
        <w:proofErr w:type="spellStart"/>
        <w:r w:rsidRPr="00CA1CA9">
          <w:rPr>
            <w:rFonts w:ascii="Times New Roman" w:eastAsia="Calibri" w:hAnsi="Times New Roman" w:cs="Times New Roman"/>
            <w:sz w:val="20"/>
            <w:szCs w:val="20"/>
            <w:shd w:val="clear" w:color="auto" w:fill="FFFFFF"/>
            <w:lang w:val="en-US"/>
          </w:rPr>
          <w:t>TargetType</w:t>
        </w:r>
        <w:proofErr w:type="spellEnd"/>
        <w:r w:rsidRPr="00CA1CA9">
          <w:rPr>
            <w:rFonts w:ascii="Times New Roman" w:eastAsia="Calibri" w:hAnsi="Times New Roman" w:cs="Times New Roman"/>
            <w:sz w:val="20"/>
            <w:szCs w:val="20"/>
            <w:shd w:val="clear" w:color="auto" w:fill="FFFFFF"/>
            <w:lang w:val="en-US"/>
          </w:rPr>
          <w:t>="</w:t>
        </w:r>
        <w:proofErr w:type="spellStart"/>
        <w:r w:rsidRPr="00CA1CA9">
          <w:rPr>
            <w:rFonts w:ascii="Times New Roman" w:eastAsia="Calibri" w:hAnsi="Times New Roman" w:cs="Times New Roman"/>
            <w:sz w:val="20"/>
            <w:szCs w:val="20"/>
            <w:shd w:val="clear" w:color="auto" w:fill="FFFFFF"/>
            <w:lang w:val="en-US"/>
          </w:rPr>
          <w:t>TextBlock</w:t>
        </w:r>
        <w:proofErr w:type="spellEnd"/>
        <w:r w:rsidRPr="00CA1CA9">
          <w:rPr>
            <w:rFonts w:ascii="Times New Roman" w:eastAsia="Calibri" w:hAnsi="Times New Roman" w:cs="Times New Roman"/>
            <w:sz w:val="20"/>
            <w:szCs w:val="20"/>
            <w:shd w:val="clear" w:color="auto" w:fill="FFFFFF"/>
            <w:lang w:val="en-US"/>
          </w:rPr>
          <w:t>" &gt;</w:t>
        </w:r>
      </w:ins>
    </w:p>
    <w:p w14:paraId="30E46486" w14:textId="77777777" w:rsidR="00CC67A4" w:rsidRPr="00CA1CA9" w:rsidRDefault="00CC67A4" w:rsidP="00CC67A4">
      <w:pPr>
        <w:rPr>
          <w:ins w:id="13413" w:author="Airat Shigapov" w:date="2021-10-29T16:39:00Z"/>
          <w:rFonts w:ascii="Times New Roman" w:eastAsia="Calibri" w:hAnsi="Times New Roman" w:cs="Times New Roman"/>
          <w:sz w:val="20"/>
          <w:szCs w:val="20"/>
          <w:shd w:val="clear" w:color="auto" w:fill="FFFFFF"/>
          <w:lang w:val="en-US"/>
        </w:rPr>
      </w:pPr>
      <w:ins w:id="13414" w:author="Airat Shigapov" w:date="2021-10-29T16:39:00Z">
        <w:r w:rsidRPr="00CA1CA9">
          <w:rPr>
            <w:rFonts w:ascii="Times New Roman" w:eastAsia="Calibri" w:hAnsi="Times New Roman" w:cs="Times New Roman"/>
            <w:sz w:val="20"/>
            <w:szCs w:val="20"/>
            <w:shd w:val="clear" w:color="auto" w:fill="FFFFFF"/>
            <w:lang w:val="en-US"/>
          </w:rPr>
          <w:t xml:space="preserve">                    &lt;Setter Property="</w:t>
        </w:r>
        <w:proofErr w:type="spellStart"/>
        <w:r w:rsidRPr="00CA1CA9">
          <w:rPr>
            <w:rFonts w:ascii="Times New Roman" w:eastAsia="Calibri" w:hAnsi="Times New Roman" w:cs="Times New Roman"/>
            <w:sz w:val="20"/>
            <w:szCs w:val="20"/>
            <w:shd w:val="clear" w:color="auto" w:fill="FFFFFF"/>
            <w:lang w:val="en-US"/>
          </w:rPr>
          <w:t>VerticalAlignment</w:t>
        </w:r>
        <w:proofErr w:type="spellEnd"/>
        <w:r w:rsidRPr="00CA1CA9">
          <w:rPr>
            <w:rFonts w:ascii="Times New Roman" w:eastAsia="Calibri" w:hAnsi="Times New Roman" w:cs="Times New Roman"/>
            <w:sz w:val="20"/>
            <w:szCs w:val="20"/>
            <w:shd w:val="clear" w:color="auto" w:fill="FFFFFF"/>
            <w:lang w:val="en-US"/>
          </w:rPr>
          <w:t>" Value="Center"/&gt;</w:t>
        </w:r>
      </w:ins>
    </w:p>
    <w:p w14:paraId="44F133D5" w14:textId="77777777" w:rsidR="00CC67A4" w:rsidRPr="00CA1CA9" w:rsidRDefault="00CC67A4" w:rsidP="00CC67A4">
      <w:pPr>
        <w:rPr>
          <w:ins w:id="13415" w:author="Airat Shigapov" w:date="2021-10-29T16:39:00Z"/>
          <w:rFonts w:ascii="Times New Roman" w:eastAsia="Calibri" w:hAnsi="Times New Roman" w:cs="Times New Roman"/>
          <w:sz w:val="20"/>
          <w:szCs w:val="20"/>
          <w:shd w:val="clear" w:color="auto" w:fill="FFFFFF"/>
          <w:lang w:val="en-US"/>
        </w:rPr>
      </w:pPr>
      <w:ins w:id="13416" w:author="Airat Shigapov" w:date="2021-10-29T16:39:00Z">
        <w:r w:rsidRPr="00CA1CA9">
          <w:rPr>
            <w:rFonts w:ascii="Times New Roman" w:eastAsia="Calibri" w:hAnsi="Times New Roman" w:cs="Times New Roman"/>
            <w:sz w:val="20"/>
            <w:szCs w:val="20"/>
            <w:shd w:val="clear" w:color="auto" w:fill="FFFFFF"/>
            <w:lang w:val="en-US"/>
          </w:rPr>
          <w:t xml:space="preserve">                    &lt;Setter Property="</w:t>
        </w:r>
        <w:proofErr w:type="spellStart"/>
        <w:r w:rsidRPr="00CA1CA9">
          <w:rPr>
            <w:rFonts w:ascii="Times New Roman" w:eastAsia="Calibri" w:hAnsi="Times New Roman" w:cs="Times New Roman"/>
            <w:sz w:val="20"/>
            <w:szCs w:val="20"/>
            <w:shd w:val="clear" w:color="auto" w:fill="FFFFFF"/>
            <w:lang w:val="en-US"/>
          </w:rPr>
          <w:t>FontSize</w:t>
        </w:r>
        <w:proofErr w:type="spellEnd"/>
        <w:r w:rsidRPr="00CA1CA9">
          <w:rPr>
            <w:rFonts w:ascii="Times New Roman" w:eastAsia="Calibri" w:hAnsi="Times New Roman" w:cs="Times New Roman"/>
            <w:sz w:val="20"/>
            <w:szCs w:val="20"/>
            <w:shd w:val="clear" w:color="auto" w:fill="FFFFFF"/>
            <w:lang w:val="en-US"/>
          </w:rPr>
          <w:t>" Value="16"/&gt;</w:t>
        </w:r>
      </w:ins>
    </w:p>
    <w:p w14:paraId="745E5355" w14:textId="77777777" w:rsidR="00CC67A4" w:rsidRPr="00CA1CA9" w:rsidRDefault="00CC67A4" w:rsidP="00CC67A4">
      <w:pPr>
        <w:rPr>
          <w:ins w:id="13417" w:author="Airat Shigapov" w:date="2021-10-29T16:39:00Z"/>
          <w:rFonts w:ascii="Times New Roman" w:eastAsia="Calibri" w:hAnsi="Times New Roman" w:cs="Times New Roman"/>
          <w:sz w:val="20"/>
          <w:szCs w:val="20"/>
          <w:shd w:val="clear" w:color="auto" w:fill="FFFFFF"/>
          <w:lang w:val="en-US"/>
        </w:rPr>
      </w:pPr>
      <w:ins w:id="13418" w:author="Airat Shigapov" w:date="2021-10-29T16:39:00Z">
        <w:r w:rsidRPr="00CA1CA9">
          <w:rPr>
            <w:rFonts w:ascii="Times New Roman" w:eastAsia="Calibri" w:hAnsi="Times New Roman" w:cs="Times New Roman"/>
            <w:sz w:val="20"/>
            <w:szCs w:val="20"/>
            <w:shd w:val="clear" w:color="auto" w:fill="FFFFFF"/>
            <w:lang w:val="en-US"/>
          </w:rPr>
          <w:t xml:space="preserve">                    &lt;Setter Property="Foreground" Value="Black"/&gt;</w:t>
        </w:r>
      </w:ins>
    </w:p>
    <w:p w14:paraId="61AFE5BA" w14:textId="77777777" w:rsidR="00CC67A4" w:rsidRPr="00CA1CA9" w:rsidRDefault="00CC67A4" w:rsidP="00CC67A4">
      <w:pPr>
        <w:rPr>
          <w:ins w:id="13419" w:author="Airat Shigapov" w:date="2021-10-29T16:39:00Z"/>
          <w:rFonts w:ascii="Times New Roman" w:eastAsia="Calibri" w:hAnsi="Times New Roman" w:cs="Times New Roman"/>
          <w:sz w:val="20"/>
          <w:szCs w:val="20"/>
          <w:shd w:val="clear" w:color="auto" w:fill="FFFFFF"/>
          <w:lang w:val="en-US"/>
        </w:rPr>
      </w:pPr>
      <w:ins w:id="13420" w:author="Airat Shigapov" w:date="2021-10-29T16:39:00Z">
        <w:r w:rsidRPr="00CA1CA9">
          <w:rPr>
            <w:rFonts w:ascii="Times New Roman" w:eastAsia="Calibri" w:hAnsi="Times New Roman" w:cs="Times New Roman"/>
            <w:sz w:val="20"/>
            <w:szCs w:val="20"/>
            <w:shd w:val="clear" w:color="auto" w:fill="FFFFFF"/>
            <w:lang w:val="en-US"/>
          </w:rPr>
          <w:t xml:space="preserve">                &lt;/Style&gt;</w:t>
        </w:r>
      </w:ins>
    </w:p>
    <w:p w14:paraId="340D0888" w14:textId="77777777" w:rsidR="00CC67A4" w:rsidRPr="00CA1CA9" w:rsidRDefault="00CC67A4" w:rsidP="00CC67A4">
      <w:pPr>
        <w:rPr>
          <w:ins w:id="13421" w:author="Airat Shigapov" w:date="2021-10-29T16:39:00Z"/>
          <w:rFonts w:ascii="Times New Roman" w:eastAsia="Calibri" w:hAnsi="Times New Roman" w:cs="Times New Roman"/>
          <w:sz w:val="20"/>
          <w:szCs w:val="20"/>
          <w:shd w:val="clear" w:color="auto" w:fill="FFFFFF"/>
          <w:lang w:val="en-US"/>
        </w:rPr>
      </w:pPr>
      <w:ins w:id="13422" w:author="Airat Shigapov" w:date="2021-10-29T16:39:00Z">
        <w:r w:rsidRPr="00CA1CA9">
          <w:rPr>
            <w:rFonts w:ascii="Times New Roman" w:eastAsia="Calibri" w:hAnsi="Times New Roman" w:cs="Times New Roman"/>
            <w:sz w:val="20"/>
            <w:szCs w:val="20"/>
            <w:shd w:val="clear" w:color="auto" w:fill="FFFFFF"/>
            <w:lang w:val="en-US"/>
          </w:rPr>
          <w:t xml:space="preserve">                &lt;Style </w:t>
        </w:r>
        <w:proofErr w:type="spellStart"/>
        <w:r w:rsidRPr="00CA1CA9">
          <w:rPr>
            <w:rFonts w:ascii="Times New Roman" w:eastAsia="Calibri" w:hAnsi="Times New Roman" w:cs="Times New Roman"/>
            <w:sz w:val="20"/>
            <w:szCs w:val="20"/>
            <w:shd w:val="clear" w:color="auto" w:fill="FFFFFF"/>
            <w:lang w:val="en-US"/>
          </w:rPr>
          <w:t>TargetType</w:t>
        </w:r>
        <w:proofErr w:type="spellEnd"/>
        <w:r w:rsidRPr="00CA1CA9">
          <w:rPr>
            <w:rFonts w:ascii="Times New Roman" w:eastAsia="Calibri" w:hAnsi="Times New Roman" w:cs="Times New Roman"/>
            <w:sz w:val="20"/>
            <w:szCs w:val="20"/>
            <w:shd w:val="clear" w:color="auto" w:fill="FFFFFF"/>
            <w:lang w:val="en-US"/>
          </w:rPr>
          <w:t>="</w:t>
        </w:r>
        <w:proofErr w:type="spellStart"/>
        <w:r w:rsidRPr="00CA1CA9">
          <w:rPr>
            <w:rFonts w:ascii="Times New Roman" w:eastAsia="Calibri" w:hAnsi="Times New Roman" w:cs="Times New Roman"/>
            <w:sz w:val="20"/>
            <w:szCs w:val="20"/>
            <w:shd w:val="clear" w:color="auto" w:fill="FFFFFF"/>
            <w:lang w:val="en-US"/>
          </w:rPr>
          <w:t>TextBox</w:t>
        </w:r>
        <w:proofErr w:type="spellEnd"/>
        <w:r w:rsidRPr="00CA1CA9">
          <w:rPr>
            <w:rFonts w:ascii="Times New Roman" w:eastAsia="Calibri" w:hAnsi="Times New Roman" w:cs="Times New Roman"/>
            <w:sz w:val="20"/>
            <w:szCs w:val="20"/>
            <w:shd w:val="clear" w:color="auto" w:fill="FFFFFF"/>
            <w:lang w:val="en-US"/>
          </w:rPr>
          <w:t>" &gt;</w:t>
        </w:r>
      </w:ins>
    </w:p>
    <w:p w14:paraId="730D1BD3" w14:textId="77777777" w:rsidR="00CC67A4" w:rsidRPr="00CA1CA9" w:rsidRDefault="00CC67A4" w:rsidP="00CC67A4">
      <w:pPr>
        <w:rPr>
          <w:ins w:id="13423" w:author="Airat Shigapov" w:date="2021-10-29T16:39:00Z"/>
          <w:rFonts w:ascii="Times New Roman" w:eastAsia="Calibri" w:hAnsi="Times New Roman" w:cs="Times New Roman"/>
          <w:sz w:val="20"/>
          <w:szCs w:val="20"/>
          <w:shd w:val="clear" w:color="auto" w:fill="FFFFFF"/>
          <w:lang w:val="en-US"/>
        </w:rPr>
      </w:pPr>
      <w:ins w:id="13424" w:author="Airat Shigapov" w:date="2021-10-29T16:39:00Z">
        <w:r w:rsidRPr="00CA1CA9">
          <w:rPr>
            <w:rFonts w:ascii="Times New Roman" w:eastAsia="Calibri" w:hAnsi="Times New Roman" w:cs="Times New Roman"/>
            <w:sz w:val="20"/>
            <w:szCs w:val="20"/>
            <w:shd w:val="clear" w:color="auto" w:fill="FFFFFF"/>
            <w:lang w:val="en-US"/>
          </w:rPr>
          <w:t xml:space="preserve">                    &lt;Setter Property="</w:t>
        </w:r>
        <w:proofErr w:type="spellStart"/>
        <w:r w:rsidRPr="00CA1CA9">
          <w:rPr>
            <w:rFonts w:ascii="Times New Roman" w:eastAsia="Calibri" w:hAnsi="Times New Roman" w:cs="Times New Roman"/>
            <w:sz w:val="20"/>
            <w:szCs w:val="20"/>
            <w:shd w:val="clear" w:color="auto" w:fill="FFFFFF"/>
            <w:lang w:val="en-US"/>
          </w:rPr>
          <w:t>FontSize</w:t>
        </w:r>
        <w:proofErr w:type="spellEnd"/>
        <w:r w:rsidRPr="00CA1CA9">
          <w:rPr>
            <w:rFonts w:ascii="Times New Roman" w:eastAsia="Calibri" w:hAnsi="Times New Roman" w:cs="Times New Roman"/>
            <w:sz w:val="20"/>
            <w:szCs w:val="20"/>
            <w:shd w:val="clear" w:color="auto" w:fill="FFFFFF"/>
            <w:lang w:val="en-US"/>
          </w:rPr>
          <w:t>" Value="15"/&gt;</w:t>
        </w:r>
      </w:ins>
    </w:p>
    <w:p w14:paraId="58F1665C" w14:textId="77777777" w:rsidR="00CC67A4" w:rsidRPr="00CA1CA9" w:rsidRDefault="00CC67A4" w:rsidP="00CC67A4">
      <w:pPr>
        <w:rPr>
          <w:ins w:id="13425" w:author="Airat Shigapov" w:date="2021-10-29T16:39:00Z"/>
          <w:rFonts w:ascii="Times New Roman" w:eastAsia="Calibri" w:hAnsi="Times New Roman" w:cs="Times New Roman"/>
          <w:sz w:val="20"/>
          <w:szCs w:val="20"/>
          <w:shd w:val="clear" w:color="auto" w:fill="FFFFFF"/>
          <w:lang w:val="en-US"/>
        </w:rPr>
      </w:pPr>
      <w:ins w:id="13426" w:author="Airat Shigapov" w:date="2021-10-29T16:39:00Z">
        <w:r w:rsidRPr="00CA1CA9">
          <w:rPr>
            <w:rFonts w:ascii="Times New Roman" w:eastAsia="Calibri" w:hAnsi="Times New Roman" w:cs="Times New Roman"/>
            <w:sz w:val="20"/>
            <w:szCs w:val="20"/>
            <w:shd w:val="clear" w:color="auto" w:fill="FFFFFF"/>
            <w:lang w:val="en-US"/>
          </w:rPr>
          <w:t xml:space="preserve">                    &lt;Setter Property="Height" Value="28"/&gt;</w:t>
        </w:r>
      </w:ins>
    </w:p>
    <w:p w14:paraId="3FF0C93D" w14:textId="77777777" w:rsidR="00CC67A4" w:rsidRPr="00CA1CA9" w:rsidRDefault="00CC67A4" w:rsidP="00CC67A4">
      <w:pPr>
        <w:rPr>
          <w:ins w:id="13427" w:author="Airat Shigapov" w:date="2021-10-29T16:39:00Z"/>
          <w:rFonts w:ascii="Times New Roman" w:eastAsia="Calibri" w:hAnsi="Times New Roman" w:cs="Times New Roman"/>
          <w:sz w:val="20"/>
          <w:szCs w:val="20"/>
          <w:shd w:val="clear" w:color="auto" w:fill="FFFFFF"/>
          <w:lang w:val="en-US"/>
        </w:rPr>
      </w:pPr>
      <w:ins w:id="13428" w:author="Airat Shigapov" w:date="2021-10-29T16:39:00Z">
        <w:r w:rsidRPr="00CA1CA9">
          <w:rPr>
            <w:rFonts w:ascii="Times New Roman" w:eastAsia="Calibri" w:hAnsi="Times New Roman" w:cs="Times New Roman"/>
            <w:sz w:val="20"/>
            <w:szCs w:val="20"/>
            <w:shd w:val="clear" w:color="auto" w:fill="FFFFFF"/>
            <w:lang w:val="en-US"/>
          </w:rPr>
          <w:lastRenderedPageBreak/>
          <w:t xml:space="preserve">                    &lt;Setter Property="</w:t>
        </w:r>
        <w:proofErr w:type="spellStart"/>
        <w:r w:rsidRPr="00CA1CA9">
          <w:rPr>
            <w:rFonts w:ascii="Times New Roman" w:eastAsia="Calibri" w:hAnsi="Times New Roman" w:cs="Times New Roman"/>
            <w:sz w:val="20"/>
            <w:szCs w:val="20"/>
            <w:shd w:val="clear" w:color="auto" w:fill="FFFFFF"/>
            <w:lang w:val="en-US"/>
          </w:rPr>
          <w:t>IsEnabled</w:t>
        </w:r>
        <w:proofErr w:type="spellEnd"/>
        <w:r w:rsidRPr="00CA1CA9">
          <w:rPr>
            <w:rFonts w:ascii="Times New Roman" w:eastAsia="Calibri" w:hAnsi="Times New Roman" w:cs="Times New Roman"/>
            <w:sz w:val="20"/>
            <w:szCs w:val="20"/>
            <w:shd w:val="clear" w:color="auto" w:fill="FFFFFF"/>
            <w:lang w:val="en-US"/>
          </w:rPr>
          <w:t>" Value="False"/&gt;</w:t>
        </w:r>
      </w:ins>
    </w:p>
    <w:p w14:paraId="1364FFA1" w14:textId="77777777" w:rsidR="00CC67A4" w:rsidRPr="00CA1CA9" w:rsidRDefault="00CC67A4" w:rsidP="00CC67A4">
      <w:pPr>
        <w:rPr>
          <w:ins w:id="13429" w:author="Airat Shigapov" w:date="2021-10-29T16:39:00Z"/>
          <w:rFonts w:ascii="Times New Roman" w:eastAsia="Calibri" w:hAnsi="Times New Roman" w:cs="Times New Roman"/>
          <w:sz w:val="20"/>
          <w:szCs w:val="20"/>
          <w:shd w:val="clear" w:color="auto" w:fill="FFFFFF"/>
          <w:lang w:val="en-US"/>
        </w:rPr>
      </w:pPr>
      <w:ins w:id="13430" w:author="Airat Shigapov" w:date="2021-10-29T16:39:00Z">
        <w:r w:rsidRPr="00CA1CA9">
          <w:rPr>
            <w:rFonts w:ascii="Times New Roman" w:eastAsia="Calibri" w:hAnsi="Times New Roman" w:cs="Times New Roman"/>
            <w:sz w:val="20"/>
            <w:szCs w:val="20"/>
            <w:shd w:val="clear" w:color="auto" w:fill="FFFFFF"/>
            <w:lang w:val="en-US"/>
          </w:rPr>
          <w:t xml:space="preserve">                    &lt;Setter Property="Width" Value="380"/&gt;</w:t>
        </w:r>
      </w:ins>
    </w:p>
    <w:p w14:paraId="24AF8E7E" w14:textId="77777777" w:rsidR="00CC67A4" w:rsidRPr="00CA1CA9" w:rsidRDefault="00CC67A4" w:rsidP="00CC67A4">
      <w:pPr>
        <w:rPr>
          <w:ins w:id="13431" w:author="Airat Shigapov" w:date="2021-10-29T16:39:00Z"/>
          <w:rFonts w:ascii="Times New Roman" w:eastAsia="Calibri" w:hAnsi="Times New Roman" w:cs="Times New Roman"/>
          <w:sz w:val="20"/>
          <w:szCs w:val="20"/>
          <w:shd w:val="clear" w:color="auto" w:fill="FFFFFF"/>
          <w:lang w:val="en-US"/>
        </w:rPr>
      </w:pPr>
      <w:ins w:id="13432" w:author="Airat Shigapov" w:date="2021-10-29T16:39:00Z">
        <w:r w:rsidRPr="00CA1CA9">
          <w:rPr>
            <w:rFonts w:ascii="Times New Roman" w:eastAsia="Calibri" w:hAnsi="Times New Roman" w:cs="Times New Roman"/>
            <w:sz w:val="20"/>
            <w:szCs w:val="20"/>
            <w:shd w:val="clear" w:color="auto" w:fill="FFFFFF"/>
            <w:lang w:val="en-US"/>
          </w:rPr>
          <w:t xml:space="preserve">                    &lt;Setter Property="</w:t>
        </w:r>
        <w:proofErr w:type="spellStart"/>
        <w:r w:rsidRPr="00CA1CA9">
          <w:rPr>
            <w:rFonts w:ascii="Times New Roman" w:eastAsia="Calibri" w:hAnsi="Times New Roman" w:cs="Times New Roman"/>
            <w:sz w:val="20"/>
            <w:szCs w:val="20"/>
            <w:shd w:val="clear" w:color="auto" w:fill="FFFFFF"/>
            <w:lang w:val="en-US"/>
          </w:rPr>
          <w:t>VerticalAlignment</w:t>
        </w:r>
        <w:proofErr w:type="spellEnd"/>
        <w:r w:rsidRPr="00CA1CA9">
          <w:rPr>
            <w:rFonts w:ascii="Times New Roman" w:eastAsia="Calibri" w:hAnsi="Times New Roman" w:cs="Times New Roman"/>
            <w:sz w:val="20"/>
            <w:szCs w:val="20"/>
            <w:shd w:val="clear" w:color="auto" w:fill="FFFFFF"/>
            <w:lang w:val="en-US"/>
          </w:rPr>
          <w:t>" Value="Center"/&gt;</w:t>
        </w:r>
      </w:ins>
    </w:p>
    <w:p w14:paraId="7DFA4ACA" w14:textId="77777777" w:rsidR="00CC67A4" w:rsidRPr="00CA1CA9" w:rsidRDefault="00CC67A4" w:rsidP="00CC67A4">
      <w:pPr>
        <w:rPr>
          <w:ins w:id="13433" w:author="Airat Shigapov" w:date="2021-10-29T16:39:00Z"/>
          <w:rFonts w:ascii="Times New Roman" w:eastAsia="Calibri" w:hAnsi="Times New Roman" w:cs="Times New Roman"/>
          <w:sz w:val="20"/>
          <w:szCs w:val="20"/>
          <w:shd w:val="clear" w:color="auto" w:fill="FFFFFF"/>
          <w:lang w:val="en-US"/>
        </w:rPr>
      </w:pPr>
      <w:ins w:id="13434" w:author="Airat Shigapov" w:date="2021-10-29T16:39:00Z">
        <w:r w:rsidRPr="00CA1CA9">
          <w:rPr>
            <w:rFonts w:ascii="Times New Roman" w:eastAsia="Calibri" w:hAnsi="Times New Roman" w:cs="Times New Roman"/>
            <w:sz w:val="20"/>
            <w:szCs w:val="20"/>
            <w:shd w:val="clear" w:color="auto" w:fill="FFFFFF"/>
            <w:lang w:val="en-US"/>
          </w:rPr>
          <w:t xml:space="preserve">                    &lt;Setter Property="</w:t>
        </w:r>
        <w:proofErr w:type="spellStart"/>
        <w:r w:rsidRPr="00CA1CA9">
          <w:rPr>
            <w:rFonts w:ascii="Times New Roman" w:eastAsia="Calibri" w:hAnsi="Times New Roman" w:cs="Times New Roman"/>
            <w:sz w:val="20"/>
            <w:szCs w:val="20"/>
            <w:shd w:val="clear" w:color="auto" w:fill="FFFFFF"/>
            <w:lang w:val="en-US"/>
          </w:rPr>
          <w:t>HorizontalAlignment</w:t>
        </w:r>
        <w:proofErr w:type="spellEnd"/>
        <w:r w:rsidRPr="00CA1CA9">
          <w:rPr>
            <w:rFonts w:ascii="Times New Roman" w:eastAsia="Calibri" w:hAnsi="Times New Roman" w:cs="Times New Roman"/>
            <w:sz w:val="20"/>
            <w:szCs w:val="20"/>
            <w:shd w:val="clear" w:color="auto" w:fill="FFFFFF"/>
            <w:lang w:val="en-US"/>
          </w:rPr>
          <w:t>" Value="Left"/&gt;</w:t>
        </w:r>
      </w:ins>
    </w:p>
    <w:p w14:paraId="0614317B" w14:textId="77777777" w:rsidR="00CC67A4" w:rsidRPr="00CA1CA9" w:rsidRDefault="00CC67A4" w:rsidP="00CC67A4">
      <w:pPr>
        <w:rPr>
          <w:ins w:id="13435" w:author="Airat Shigapov" w:date="2021-10-29T16:39:00Z"/>
          <w:rFonts w:ascii="Times New Roman" w:eastAsia="Calibri" w:hAnsi="Times New Roman" w:cs="Times New Roman"/>
          <w:sz w:val="20"/>
          <w:szCs w:val="20"/>
          <w:shd w:val="clear" w:color="auto" w:fill="FFFFFF"/>
          <w:lang w:val="en-US"/>
        </w:rPr>
      </w:pPr>
      <w:ins w:id="13436" w:author="Airat Shigapov" w:date="2021-10-29T16:39:00Z">
        <w:r w:rsidRPr="00CA1CA9">
          <w:rPr>
            <w:rFonts w:ascii="Times New Roman" w:eastAsia="Calibri" w:hAnsi="Times New Roman" w:cs="Times New Roman"/>
            <w:sz w:val="20"/>
            <w:szCs w:val="20"/>
            <w:shd w:val="clear" w:color="auto" w:fill="FFFFFF"/>
            <w:lang w:val="en-US"/>
          </w:rPr>
          <w:t xml:space="preserve">                    &lt;Setter Property="Foreground" Value="Black"/&gt;</w:t>
        </w:r>
      </w:ins>
    </w:p>
    <w:p w14:paraId="4FBAE62B" w14:textId="77777777" w:rsidR="00CC67A4" w:rsidRPr="00CA1CA9" w:rsidRDefault="00CC67A4" w:rsidP="00CC67A4">
      <w:pPr>
        <w:rPr>
          <w:ins w:id="13437" w:author="Airat Shigapov" w:date="2021-10-29T16:39:00Z"/>
          <w:rFonts w:ascii="Times New Roman" w:eastAsia="Calibri" w:hAnsi="Times New Roman" w:cs="Times New Roman"/>
          <w:sz w:val="20"/>
          <w:szCs w:val="20"/>
          <w:shd w:val="clear" w:color="auto" w:fill="FFFFFF"/>
          <w:lang w:val="en-US"/>
        </w:rPr>
      </w:pPr>
      <w:ins w:id="13438" w:author="Airat Shigapov" w:date="2021-10-29T16:39:00Z">
        <w:r w:rsidRPr="00CA1CA9">
          <w:rPr>
            <w:rFonts w:ascii="Times New Roman" w:eastAsia="Calibri" w:hAnsi="Times New Roman" w:cs="Times New Roman"/>
            <w:sz w:val="20"/>
            <w:szCs w:val="20"/>
            <w:shd w:val="clear" w:color="auto" w:fill="FFFFFF"/>
            <w:lang w:val="en-US"/>
          </w:rPr>
          <w:t xml:space="preserve">                &lt;/Style&gt;</w:t>
        </w:r>
      </w:ins>
    </w:p>
    <w:p w14:paraId="501CD916" w14:textId="77777777" w:rsidR="00CC67A4" w:rsidRPr="00CA1CA9" w:rsidRDefault="00CC67A4" w:rsidP="00CC67A4">
      <w:pPr>
        <w:rPr>
          <w:ins w:id="13439" w:author="Airat Shigapov" w:date="2021-10-29T16:39:00Z"/>
          <w:rFonts w:ascii="Times New Roman" w:eastAsia="Calibri" w:hAnsi="Times New Roman" w:cs="Times New Roman"/>
          <w:sz w:val="20"/>
          <w:szCs w:val="20"/>
          <w:shd w:val="clear" w:color="auto" w:fill="FFFFFF"/>
          <w:lang w:val="en-US"/>
        </w:rPr>
      </w:pPr>
      <w:ins w:id="13440" w:author="Airat Shigapov" w:date="2021-10-29T16:39:00Z">
        <w:r w:rsidRPr="00CA1CA9">
          <w:rPr>
            <w:rFonts w:ascii="Times New Roman" w:eastAsia="Calibri" w:hAnsi="Times New Roman" w:cs="Times New Roman"/>
            <w:sz w:val="20"/>
            <w:szCs w:val="20"/>
            <w:shd w:val="clear" w:color="auto" w:fill="FFFFFF"/>
            <w:lang w:val="en-US"/>
          </w:rPr>
          <w:t xml:space="preserve">            &lt;/</w:t>
        </w:r>
        <w:proofErr w:type="spellStart"/>
        <w:r w:rsidRPr="00CA1CA9">
          <w:rPr>
            <w:rFonts w:ascii="Times New Roman" w:eastAsia="Calibri" w:hAnsi="Times New Roman" w:cs="Times New Roman"/>
            <w:sz w:val="20"/>
            <w:szCs w:val="20"/>
            <w:shd w:val="clear" w:color="auto" w:fill="FFFFFF"/>
            <w:lang w:val="en-US"/>
          </w:rPr>
          <w:t>Grid.Resources</w:t>
        </w:r>
        <w:proofErr w:type="spellEnd"/>
        <w:r w:rsidRPr="00CA1CA9">
          <w:rPr>
            <w:rFonts w:ascii="Times New Roman" w:eastAsia="Calibri" w:hAnsi="Times New Roman" w:cs="Times New Roman"/>
            <w:sz w:val="20"/>
            <w:szCs w:val="20"/>
            <w:shd w:val="clear" w:color="auto" w:fill="FFFFFF"/>
            <w:lang w:val="en-US"/>
          </w:rPr>
          <w:t>&gt;</w:t>
        </w:r>
      </w:ins>
    </w:p>
    <w:p w14:paraId="7DC0F62F" w14:textId="77777777" w:rsidR="00CC67A4" w:rsidRPr="00CA1CA9" w:rsidRDefault="00CC67A4" w:rsidP="00CC67A4">
      <w:pPr>
        <w:rPr>
          <w:ins w:id="13441" w:author="Airat Shigapov" w:date="2021-10-29T16:39:00Z"/>
          <w:rFonts w:ascii="Times New Roman" w:eastAsia="Calibri" w:hAnsi="Times New Roman" w:cs="Times New Roman"/>
          <w:sz w:val="20"/>
          <w:szCs w:val="20"/>
          <w:shd w:val="clear" w:color="auto" w:fill="FFFFFF"/>
          <w:lang w:val="en-US"/>
        </w:rPr>
      </w:pPr>
      <w:ins w:id="13442" w:author="Airat Shigapov" w:date="2021-10-29T16:39:00Z">
        <w:r w:rsidRPr="00CA1CA9">
          <w:rPr>
            <w:rFonts w:ascii="Times New Roman" w:eastAsia="Calibri" w:hAnsi="Times New Roman" w:cs="Times New Roman"/>
            <w:sz w:val="20"/>
            <w:szCs w:val="20"/>
            <w:shd w:val="clear" w:color="auto" w:fill="FFFFFF"/>
            <w:lang w:val="en-US"/>
          </w:rPr>
          <w:t xml:space="preserve">            &lt;</w:t>
        </w:r>
        <w:proofErr w:type="spellStart"/>
        <w:r w:rsidRPr="00CA1CA9">
          <w:rPr>
            <w:rFonts w:ascii="Times New Roman" w:eastAsia="Calibri" w:hAnsi="Times New Roman" w:cs="Times New Roman"/>
            <w:sz w:val="20"/>
            <w:szCs w:val="20"/>
            <w:shd w:val="clear" w:color="auto" w:fill="FFFFFF"/>
            <w:lang w:val="en-US"/>
          </w:rPr>
          <w:t>TextBlock</w:t>
        </w:r>
        <w:proofErr w:type="spellEnd"/>
        <w:r w:rsidRPr="00CA1CA9">
          <w:rPr>
            <w:rFonts w:ascii="Times New Roman" w:eastAsia="Calibri" w:hAnsi="Times New Roman" w:cs="Times New Roman"/>
            <w:sz w:val="20"/>
            <w:szCs w:val="20"/>
            <w:shd w:val="clear" w:color="auto" w:fill="FFFFFF"/>
            <w:lang w:val="en-US"/>
          </w:rPr>
          <w:t xml:space="preserve"> Text="</w:t>
        </w:r>
        <w:proofErr w:type="spellStart"/>
        <w:r w:rsidRPr="00CA1CA9">
          <w:rPr>
            <w:rFonts w:ascii="Times New Roman" w:eastAsia="Calibri" w:hAnsi="Times New Roman" w:cs="Times New Roman"/>
            <w:sz w:val="20"/>
            <w:szCs w:val="20"/>
            <w:shd w:val="clear" w:color="auto" w:fill="FFFFFF"/>
            <w:lang w:val="en-US"/>
          </w:rPr>
          <w:t>Эл</w:t>
        </w:r>
        <w:proofErr w:type="spellEnd"/>
        <w:r w:rsidRPr="00CA1CA9">
          <w:rPr>
            <w:rFonts w:ascii="Times New Roman" w:eastAsia="Calibri" w:hAnsi="Times New Roman" w:cs="Times New Roman"/>
            <w:sz w:val="20"/>
            <w:szCs w:val="20"/>
            <w:shd w:val="clear" w:color="auto" w:fill="FFFFFF"/>
            <w:lang w:val="en-US"/>
          </w:rPr>
          <w:t xml:space="preserve">. </w:t>
        </w:r>
        <w:proofErr w:type="spellStart"/>
        <w:r w:rsidRPr="00CA1CA9">
          <w:rPr>
            <w:rFonts w:ascii="Times New Roman" w:eastAsia="Calibri" w:hAnsi="Times New Roman" w:cs="Times New Roman"/>
            <w:sz w:val="20"/>
            <w:szCs w:val="20"/>
            <w:shd w:val="clear" w:color="auto" w:fill="FFFFFF"/>
            <w:lang w:val="en-US"/>
          </w:rPr>
          <w:t>почта</w:t>
        </w:r>
        <w:proofErr w:type="spellEnd"/>
        <w:r w:rsidRPr="00CA1CA9">
          <w:rPr>
            <w:rFonts w:ascii="Times New Roman" w:eastAsia="Calibri" w:hAnsi="Times New Roman" w:cs="Times New Roman"/>
            <w:sz w:val="20"/>
            <w:szCs w:val="20"/>
            <w:shd w:val="clear" w:color="auto" w:fill="FFFFFF"/>
            <w:lang w:val="en-US"/>
          </w:rPr>
          <w:t xml:space="preserve">" </w:t>
        </w:r>
        <w:proofErr w:type="spellStart"/>
        <w:r w:rsidRPr="00CA1CA9">
          <w:rPr>
            <w:rFonts w:ascii="Times New Roman" w:eastAsia="Calibri" w:hAnsi="Times New Roman" w:cs="Times New Roman"/>
            <w:sz w:val="20"/>
            <w:szCs w:val="20"/>
            <w:shd w:val="clear" w:color="auto" w:fill="FFFFFF"/>
            <w:lang w:val="en-US"/>
          </w:rPr>
          <w:t>Grid.Row</w:t>
        </w:r>
        <w:proofErr w:type="spellEnd"/>
        <w:r w:rsidRPr="00CA1CA9">
          <w:rPr>
            <w:rFonts w:ascii="Times New Roman" w:eastAsia="Calibri" w:hAnsi="Times New Roman" w:cs="Times New Roman"/>
            <w:sz w:val="20"/>
            <w:szCs w:val="20"/>
            <w:shd w:val="clear" w:color="auto" w:fill="FFFFFF"/>
            <w:lang w:val="en-US"/>
          </w:rPr>
          <w:t>="0"/&gt;</w:t>
        </w:r>
      </w:ins>
    </w:p>
    <w:p w14:paraId="6EB15711" w14:textId="77777777" w:rsidR="00CC67A4" w:rsidRPr="00CA1CA9" w:rsidRDefault="00CC67A4" w:rsidP="00CC67A4">
      <w:pPr>
        <w:rPr>
          <w:ins w:id="13443" w:author="Airat Shigapov" w:date="2021-10-29T16:39:00Z"/>
          <w:rFonts w:ascii="Times New Roman" w:eastAsia="Calibri" w:hAnsi="Times New Roman" w:cs="Times New Roman"/>
          <w:sz w:val="20"/>
          <w:szCs w:val="20"/>
          <w:shd w:val="clear" w:color="auto" w:fill="FFFFFF"/>
          <w:lang w:val="en-US"/>
        </w:rPr>
      </w:pPr>
      <w:ins w:id="13444" w:author="Airat Shigapov" w:date="2021-10-29T16:39:00Z">
        <w:r w:rsidRPr="00CA1CA9">
          <w:rPr>
            <w:rFonts w:ascii="Times New Roman" w:eastAsia="Calibri" w:hAnsi="Times New Roman" w:cs="Times New Roman"/>
            <w:sz w:val="20"/>
            <w:szCs w:val="20"/>
            <w:shd w:val="clear" w:color="auto" w:fill="FFFFFF"/>
            <w:lang w:val="en-US"/>
          </w:rPr>
          <w:t xml:space="preserve">            &lt;</w:t>
        </w:r>
        <w:proofErr w:type="spellStart"/>
        <w:r w:rsidRPr="00CA1CA9">
          <w:rPr>
            <w:rFonts w:ascii="Times New Roman" w:eastAsia="Calibri" w:hAnsi="Times New Roman" w:cs="Times New Roman"/>
            <w:sz w:val="20"/>
            <w:szCs w:val="20"/>
            <w:shd w:val="clear" w:color="auto" w:fill="FFFFFF"/>
            <w:lang w:val="en-US"/>
          </w:rPr>
          <w:t>TextBlock</w:t>
        </w:r>
        <w:proofErr w:type="spellEnd"/>
        <w:r w:rsidRPr="00CA1CA9">
          <w:rPr>
            <w:rFonts w:ascii="Times New Roman" w:eastAsia="Calibri" w:hAnsi="Times New Roman" w:cs="Times New Roman"/>
            <w:sz w:val="20"/>
            <w:szCs w:val="20"/>
            <w:shd w:val="clear" w:color="auto" w:fill="FFFFFF"/>
            <w:lang w:val="en-US"/>
          </w:rPr>
          <w:t xml:space="preserve"> Text="</w:t>
        </w:r>
        <w:proofErr w:type="spellStart"/>
        <w:r w:rsidRPr="00CA1CA9">
          <w:rPr>
            <w:rFonts w:ascii="Times New Roman" w:eastAsia="Calibri" w:hAnsi="Times New Roman" w:cs="Times New Roman"/>
            <w:sz w:val="20"/>
            <w:szCs w:val="20"/>
            <w:shd w:val="clear" w:color="auto" w:fill="FFFFFF"/>
            <w:lang w:val="en-US"/>
          </w:rPr>
          <w:t>Номер</w:t>
        </w:r>
        <w:proofErr w:type="spellEnd"/>
        <w:r w:rsidRPr="00CA1CA9">
          <w:rPr>
            <w:rFonts w:ascii="Times New Roman" w:eastAsia="Calibri" w:hAnsi="Times New Roman" w:cs="Times New Roman"/>
            <w:sz w:val="20"/>
            <w:szCs w:val="20"/>
            <w:shd w:val="clear" w:color="auto" w:fill="FFFFFF"/>
            <w:lang w:val="en-US"/>
          </w:rPr>
          <w:t xml:space="preserve"> </w:t>
        </w:r>
        <w:proofErr w:type="spellStart"/>
        <w:r w:rsidRPr="00CA1CA9">
          <w:rPr>
            <w:rFonts w:ascii="Times New Roman" w:eastAsia="Calibri" w:hAnsi="Times New Roman" w:cs="Times New Roman"/>
            <w:sz w:val="20"/>
            <w:szCs w:val="20"/>
            <w:shd w:val="clear" w:color="auto" w:fill="FFFFFF"/>
            <w:lang w:val="en-US"/>
          </w:rPr>
          <w:t>телефона</w:t>
        </w:r>
        <w:proofErr w:type="spellEnd"/>
        <w:r w:rsidRPr="00CA1CA9">
          <w:rPr>
            <w:rFonts w:ascii="Times New Roman" w:eastAsia="Calibri" w:hAnsi="Times New Roman" w:cs="Times New Roman"/>
            <w:sz w:val="20"/>
            <w:szCs w:val="20"/>
            <w:shd w:val="clear" w:color="auto" w:fill="FFFFFF"/>
            <w:lang w:val="en-US"/>
          </w:rPr>
          <w:t xml:space="preserve">" </w:t>
        </w:r>
        <w:proofErr w:type="spellStart"/>
        <w:r w:rsidRPr="00CA1CA9">
          <w:rPr>
            <w:rFonts w:ascii="Times New Roman" w:eastAsia="Calibri" w:hAnsi="Times New Roman" w:cs="Times New Roman"/>
            <w:sz w:val="20"/>
            <w:szCs w:val="20"/>
            <w:shd w:val="clear" w:color="auto" w:fill="FFFFFF"/>
            <w:lang w:val="en-US"/>
          </w:rPr>
          <w:t>Grid.Row</w:t>
        </w:r>
        <w:proofErr w:type="spellEnd"/>
        <w:r w:rsidRPr="00CA1CA9">
          <w:rPr>
            <w:rFonts w:ascii="Times New Roman" w:eastAsia="Calibri" w:hAnsi="Times New Roman" w:cs="Times New Roman"/>
            <w:sz w:val="20"/>
            <w:szCs w:val="20"/>
            <w:shd w:val="clear" w:color="auto" w:fill="FFFFFF"/>
            <w:lang w:val="en-US"/>
          </w:rPr>
          <w:t>="1"/&gt;</w:t>
        </w:r>
      </w:ins>
    </w:p>
    <w:p w14:paraId="246619E5" w14:textId="77777777" w:rsidR="00CC67A4" w:rsidRPr="00CA1CA9" w:rsidRDefault="00CC67A4" w:rsidP="00CC67A4">
      <w:pPr>
        <w:rPr>
          <w:ins w:id="13445" w:author="Airat Shigapov" w:date="2021-10-29T16:39:00Z"/>
          <w:rFonts w:ascii="Times New Roman" w:eastAsia="Calibri" w:hAnsi="Times New Roman" w:cs="Times New Roman"/>
          <w:sz w:val="20"/>
          <w:szCs w:val="20"/>
          <w:shd w:val="clear" w:color="auto" w:fill="FFFFFF"/>
          <w:lang w:val="en-US"/>
        </w:rPr>
      </w:pPr>
      <w:ins w:id="13446" w:author="Airat Shigapov" w:date="2021-10-29T16:39:00Z">
        <w:r w:rsidRPr="00CA1CA9">
          <w:rPr>
            <w:rFonts w:ascii="Times New Roman" w:eastAsia="Calibri" w:hAnsi="Times New Roman" w:cs="Times New Roman"/>
            <w:sz w:val="20"/>
            <w:szCs w:val="20"/>
            <w:shd w:val="clear" w:color="auto" w:fill="FFFFFF"/>
            <w:lang w:val="en-US"/>
          </w:rPr>
          <w:t xml:space="preserve">            &lt;</w:t>
        </w:r>
        <w:proofErr w:type="spellStart"/>
        <w:r w:rsidRPr="00CA1CA9">
          <w:rPr>
            <w:rFonts w:ascii="Times New Roman" w:eastAsia="Calibri" w:hAnsi="Times New Roman" w:cs="Times New Roman"/>
            <w:sz w:val="20"/>
            <w:szCs w:val="20"/>
            <w:shd w:val="clear" w:color="auto" w:fill="FFFFFF"/>
            <w:lang w:val="en-US"/>
          </w:rPr>
          <w:t>TextBlock</w:t>
        </w:r>
        <w:proofErr w:type="spellEnd"/>
        <w:r w:rsidRPr="00CA1CA9">
          <w:rPr>
            <w:rFonts w:ascii="Times New Roman" w:eastAsia="Calibri" w:hAnsi="Times New Roman" w:cs="Times New Roman"/>
            <w:sz w:val="20"/>
            <w:szCs w:val="20"/>
            <w:shd w:val="clear" w:color="auto" w:fill="FFFFFF"/>
            <w:lang w:val="en-US"/>
          </w:rPr>
          <w:t xml:space="preserve"> Text="</w:t>
        </w:r>
        <w:proofErr w:type="spellStart"/>
        <w:r w:rsidRPr="00CA1CA9">
          <w:rPr>
            <w:rFonts w:ascii="Times New Roman" w:eastAsia="Calibri" w:hAnsi="Times New Roman" w:cs="Times New Roman"/>
            <w:sz w:val="20"/>
            <w:szCs w:val="20"/>
            <w:shd w:val="clear" w:color="auto" w:fill="FFFFFF"/>
            <w:lang w:val="en-US"/>
          </w:rPr>
          <w:t>Фамилия</w:t>
        </w:r>
        <w:proofErr w:type="spellEnd"/>
        <w:r w:rsidRPr="00CA1CA9">
          <w:rPr>
            <w:rFonts w:ascii="Times New Roman" w:eastAsia="Calibri" w:hAnsi="Times New Roman" w:cs="Times New Roman"/>
            <w:sz w:val="20"/>
            <w:szCs w:val="20"/>
            <w:shd w:val="clear" w:color="auto" w:fill="FFFFFF"/>
            <w:lang w:val="en-US"/>
          </w:rPr>
          <w:t xml:space="preserve">" </w:t>
        </w:r>
        <w:proofErr w:type="spellStart"/>
        <w:r w:rsidRPr="00CA1CA9">
          <w:rPr>
            <w:rFonts w:ascii="Times New Roman" w:eastAsia="Calibri" w:hAnsi="Times New Roman" w:cs="Times New Roman"/>
            <w:sz w:val="20"/>
            <w:szCs w:val="20"/>
            <w:shd w:val="clear" w:color="auto" w:fill="FFFFFF"/>
            <w:lang w:val="en-US"/>
          </w:rPr>
          <w:t>Grid.Row</w:t>
        </w:r>
        <w:proofErr w:type="spellEnd"/>
        <w:r w:rsidRPr="00CA1CA9">
          <w:rPr>
            <w:rFonts w:ascii="Times New Roman" w:eastAsia="Calibri" w:hAnsi="Times New Roman" w:cs="Times New Roman"/>
            <w:sz w:val="20"/>
            <w:szCs w:val="20"/>
            <w:shd w:val="clear" w:color="auto" w:fill="FFFFFF"/>
            <w:lang w:val="en-US"/>
          </w:rPr>
          <w:t>="2"/&gt;</w:t>
        </w:r>
      </w:ins>
    </w:p>
    <w:p w14:paraId="7BFC1D43" w14:textId="77777777" w:rsidR="00CC67A4" w:rsidRPr="00CA1CA9" w:rsidRDefault="00CC67A4" w:rsidP="00CC67A4">
      <w:pPr>
        <w:rPr>
          <w:ins w:id="13447" w:author="Airat Shigapov" w:date="2021-10-29T16:39:00Z"/>
          <w:rFonts w:ascii="Times New Roman" w:eastAsia="Calibri" w:hAnsi="Times New Roman" w:cs="Times New Roman"/>
          <w:sz w:val="20"/>
          <w:szCs w:val="20"/>
          <w:shd w:val="clear" w:color="auto" w:fill="FFFFFF"/>
          <w:lang w:val="en-US"/>
        </w:rPr>
      </w:pPr>
      <w:ins w:id="13448" w:author="Airat Shigapov" w:date="2021-10-29T16:39:00Z">
        <w:r w:rsidRPr="00CA1CA9">
          <w:rPr>
            <w:rFonts w:ascii="Times New Roman" w:eastAsia="Calibri" w:hAnsi="Times New Roman" w:cs="Times New Roman"/>
            <w:sz w:val="20"/>
            <w:szCs w:val="20"/>
            <w:shd w:val="clear" w:color="auto" w:fill="FFFFFF"/>
            <w:lang w:val="en-US"/>
          </w:rPr>
          <w:t xml:space="preserve">            &lt;</w:t>
        </w:r>
        <w:proofErr w:type="spellStart"/>
        <w:r w:rsidRPr="00CA1CA9">
          <w:rPr>
            <w:rFonts w:ascii="Times New Roman" w:eastAsia="Calibri" w:hAnsi="Times New Roman" w:cs="Times New Roman"/>
            <w:sz w:val="20"/>
            <w:szCs w:val="20"/>
            <w:shd w:val="clear" w:color="auto" w:fill="FFFFFF"/>
            <w:lang w:val="en-US"/>
          </w:rPr>
          <w:t>TextBlock</w:t>
        </w:r>
        <w:proofErr w:type="spellEnd"/>
        <w:r w:rsidRPr="00CA1CA9">
          <w:rPr>
            <w:rFonts w:ascii="Times New Roman" w:eastAsia="Calibri" w:hAnsi="Times New Roman" w:cs="Times New Roman"/>
            <w:sz w:val="20"/>
            <w:szCs w:val="20"/>
            <w:shd w:val="clear" w:color="auto" w:fill="FFFFFF"/>
            <w:lang w:val="en-US"/>
          </w:rPr>
          <w:t xml:space="preserve"> Text="</w:t>
        </w:r>
        <w:proofErr w:type="spellStart"/>
        <w:r w:rsidRPr="00CA1CA9">
          <w:rPr>
            <w:rFonts w:ascii="Times New Roman" w:eastAsia="Calibri" w:hAnsi="Times New Roman" w:cs="Times New Roman"/>
            <w:sz w:val="20"/>
            <w:szCs w:val="20"/>
            <w:shd w:val="clear" w:color="auto" w:fill="FFFFFF"/>
            <w:lang w:val="en-US"/>
          </w:rPr>
          <w:t>Имя</w:t>
        </w:r>
        <w:proofErr w:type="spellEnd"/>
        <w:r w:rsidRPr="00CA1CA9">
          <w:rPr>
            <w:rFonts w:ascii="Times New Roman" w:eastAsia="Calibri" w:hAnsi="Times New Roman" w:cs="Times New Roman"/>
            <w:sz w:val="20"/>
            <w:szCs w:val="20"/>
            <w:shd w:val="clear" w:color="auto" w:fill="FFFFFF"/>
            <w:lang w:val="en-US"/>
          </w:rPr>
          <w:t xml:space="preserve">" </w:t>
        </w:r>
        <w:proofErr w:type="spellStart"/>
        <w:r w:rsidRPr="00CA1CA9">
          <w:rPr>
            <w:rFonts w:ascii="Times New Roman" w:eastAsia="Calibri" w:hAnsi="Times New Roman" w:cs="Times New Roman"/>
            <w:sz w:val="20"/>
            <w:szCs w:val="20"/>
            <w:shd w:val="clear" w:color="auto" w:fill="FFFFFF"/>
            <w:lang w:val="en-US"/>
          </w:rPr>
          <w:t>Grid.Row</w:t>
        </w:r>
        <w:proofErr w:type="spellEnd"/>
        <w:r w:rsidRPr="00CA1CA9">
          <w:rPr>
            <w:rFonts w:ascii="Times New Roman" w:eastAsia="Calibri" w:hAnsi="Times New Roman" w:cs="Times New Roman"/>
            <w:sz w:val="20"/>
            <w:szCs w:val="20"/>
            <w:shd w:val="clear" w:color="auto" w:fill="FFFFFF"/>
            <w:lang w:val="en-US"/>
          </w:rPr>
          <w:t>="3"/&gt;</w:t>
        </w:r>
      </w:ins>
    </w:p>
    <w:p w14:paraId="11FB8097" w14:textId="77777777" w:rsidR="00CC67A4" w:rsidRPr="00CA1CA9" w:rsidRDefault="00CC67A4" w:rsidP="00CC67A4">
      <w:pPr>
        <w:rPr>
          <w:ins w:id="13449" w:author="Airat Shigapov" w:date="2021-10-29T16:39:00Z"/>
          <w:rFonts w:ascii="Times New Roman" w:eastAsia="Calibri" w:hAnsi="Times New Roman" w:cs="Times New Roman"/>
          <w:sz w:val="20"/>
          <w:szCs w:val="20"/>
          <w:shd w:val="clear" w:color="auto" w:fill="FFFFFF"/>
          <w:lang w:val="en-US"/>
        </w:rPr>
      </w:pPr>
      <w:ins w:id="13450" w:author="Airat Shigapov" w:date="2021-10-29T16:39:00Z">
        <w:r w:rsidRPr="00CA1CA9">
          <w:rPr>
            <w:rFonts w:ascii="Times New Roman" w:eastAsia="Calibri" w:hAnsi="Times New Roman" w:cs="Times New Roman"/>
            <w:sz w:val="20"/>
            <w:szCs w:val="20"/>
            <w:shd w:val="clear" w:color="auto" w:fill="FFFFFF"/>
            <w:lang w:val="en-US"/>
          </w:rPr>
          <w:t xml:space="preserve">            &lt;</w:t>
        </w:r>
        <w:proofErr w:type="spellStart"/>
        <w:r w:rsidRPr="00CA1CA9">
          <w:rPr>
            <w:rFonts w:ascii="Times New Roman" w:eastAsia="Calibri" w:hAnsi="Times New Roman" w:cs="Times New Roman"/>
            <w:sz w:val="20"/>
            <w:szCs w:val="20"/>
            <w:shd w:val="clear" w:color="auto" w:fill="FFFFFF"/>
            <w:lang w:val="en-US"/>
          </w:rPr>
          <w:t>TextBlock</w:t>
        </w:r>
        <w:proofErr w:type="spellEnd"/>
        <w:r w:rsidRPr="00CA1CA9">
          <w:rPr>
            <w:rFonts w:ascii="Times New Roman" w:eastAsia="Calibri" w:hAnsi="Times New Roman" w:cs="Times New Roman"/>
            <w:sz w:val="20"/>
            <w:szCs w:val="20"/>
            <w:shd w:val="clear" w:color="auto" w:fill="FFFFFF"/>
            <w:lang w:val="en-US"/>
          </w:rPr>
          <w:t xml:space="preserve"> Text="</w:t>
        </w:r>
        <w:proofErr w:type="spellStart"/>
        <w:r w:rsidRPr="00CA1CA9">
          <w:rPr>
            <w:rFonts w:ascii="Times New Roman" w:eastAsia="Calibri" w:hAnsi="Times New Roman" w:cs="Times New Roman"/>
            <w:sz w:val="20"/>
            <w:szCs w:val="20"/>
            <w:shd w:val="clear" w:color="auto" w:fill="FFFFFF"/>
            <w:lang w:val="en-US"/>
          </w:rPr>
          <w:t>Отчество</w:t>
        </w:r>
        <w:proofErr w:type="spellEnd"/>
        <w:r w:rsidRPr="00CA1CA9">
          <w:rPr>
            <w:rFonts w:ascii="Times New Roman" w:eastAsia="Calibri" w:hAnsi="Times New Roman" w:cs="Times New Roman"/>
            <w:sz w:val="20"/>
            <w:szCs w:val="20"/>
            <w:shd w:val="clear" w:color="auto" w:fill="FFFFFF"/>
            <w:lang w:val="en-US"/>
          </w:rPr>
          <w:t xml:space="preserve">" </w:t>
        </w:r>
        <w:proofErr w:type="spellStart"/>
        <w:r w:rsidRPr="00CA1CA9">
          <w:rPr>
            <w:rFonts w:ascii="Times New Roman" w:eastAsia="Calibri" w:hAnsi="Times New Roman" w:cs="Times New Roman"/>
            <w:sz w:val="20"/>
            <w:szCs w:val="20"/>
            <w:shd w:val="clear" w:color="auto" w:fill="FFFFFF"/>
            <w:lang w:val="en-US"/>
          </w:rPr>
          <w:t>Grid.Row</w:t>
        </w:r>
        <w:proofErr w:type="spellEnd"/>
        <w:r w:rsidRPr="00CA1CA9">
          <w:rPr>
            <w:rFonts w:ascii="Times New Roman" w:eastAsia="Calibri" w:hAnsi="Times New Roman" w:cs="Times New Roman"/>
            <w:sz w:val="20"/>
            <w:szCs w:val="20"/>
            <w:shd w:val="clear" w:color="auto" w:fill="FFFFFF"/>
            <w:lang w:val="en-US"/>
          </w:rPr>
          <w:t>="4"/&gt;</w:t>
        </w:r>
      </w:ins>
    </w:p>
    <w:p w14:paraId="7880CE09" w14:textId="77777777" w:rsidR="00CC67A4" w:rsidRPr="00CA1CA9" w:rsidRDefault="00CC67A4" w:rsidP="00CC67A4">
      <w:pPr>
        <w:rPr>
          <w:ins w:id="13451" w:author="Airat Shigapov" w:date="2021-10-29T16:39:00Z"/>
          <w:rFonts w:ascii="Times New Roman" w:eastAsia="Calibri" w:hAnsi="Times New Roman" w:cs="Times New Roman"/>
          <w:sz w:val="20"/>
          <w:szCs w:val="20"/>
          <w:shd w:val="clear" w:color="auto" w:fill="FFFFFF"/>
          <w:lang w:val="en-US"/>
        </w:rPr>
      </w:pPr>
      <w:ins w:id="13452" w:author="Airat Shigapov" w:date="2021-10-29T16:39:00Z">
        <w:r w:rsidRPr="00CA1CA9">
          <w:rPr>
            <w:rFonts w:ascii="Times New Roman" w:eastAsia="Calibri" w:hAnsi="Times New Roman" w:cs="Times New Roman"/>
            <w:sz w:val="20"/>
            <w:szCs w:val="20"/>
            <w:shd w:val="clear" w:color="auto" w:fill="FFFFFF"/>
            <w:lang w:val="en-US"/>
          </w:rPr>
          <w:t xml:space="preserve">            &lt;</w:t>
        </w:r>
        <w:proofErr w:type="spellStart"/>
        <w:r w:rsidRPr="00CA1CA9">
          <w:rPr>
            <w:rFonts w:ascii="Times New Roman" w:eastAsia="Calibri" w:hAnsi="Times New Roman" w:cs="Times New Roman"/>
            <w:sz w:val="20"/>
            <w:szCs w:val="20"/>
            <w:shd w:val="clear" w:color="auto" w:fill="FFFFFF"/>
            <w:lang w:val="en-US"/>
          </w:rPr>
          <w:t>TextBox</w:t>
        </w:r>
        <w:proofErr w:type="spellEnd"/>
        <w:r w:rsidRPr="00CA1CA9">
          <w:rPr>
            <w:rFonts w:ascii="Times New Roman" w:eastAsia="Calibri" w:hAnsi="Times New Roman" w:cs="Times New Roman"/>
            <w:sz w:val="20"/>
            <w:szCs w:val="20"/>
            <w:shd w:val="clear" w:color="auto" w:fill="FFFFFF"/>
            <w:lang w:val="en-US"/>
          </w:rPr>
          <w:t xml:space="preserve"> </w:t>
        </w:r>
        <w:proofErr w:type="gramStart"/>
        <w:r w:rsidRPr="00CA1CA9">
          <w:rPr>
            <w:rFonts w:ascii="Times New Roman" w:eastAsia="Calibri" w:hAnsi="Times New Roman" w:cs="Times New Roman"/>
            <w:sz w:val="20"/>
            <w:szCs w:val="20"/>
            <w:shd w:val="clear" w:color="auto" w:fill="FFFFFF"/>
            <w:lang w:val="en-US"/>
          </w:rPr>
          <w:t>x:Name</w:t>
        </w:r>
        <w:proofErr w:type="gramEnd"/>
        <w:r w:rsidRPr="00CA1CA9">
          <w:rPr>
            <w:rFonts w:ascii="Times New Roman" w:eastAsia="Calibri" w:hAnsi="Times New Roman" w:cs="Times New Roman"/>
            <w:sz w:val="20"/>
            <w:szCs w:val="20"/>
            <w:shd w:val="clear" w:color="auto" w:fill="FFFFFF"/>
            <w:lang w:val="en-US"/>
          </w:rPr>
          <w:t xml:space="preserve">="email" </w:t>
        </w:r>
      </w:ins>
    </w:p>
    <w:p w14:paraId="006D1D6B" w14:textId="77777777" w:rsidR="00CC67A4" w:rsidRPr="00CA1CA9" w:rsidRDefault="00CC67A4" w:rsidP="00CC67A4">
      <w:pPr>
        <w:rPr>
          <w:ins w:id="13453" w:author="Airat Shigapov" w:date="2021-10-29T16:39:00Z"/>
          <w:rFonts w:ascii="Times New Roman" w:eastAsia="Calibri" w:hAnsi="Times New Roman" w:cs="Times New Roman"/>
          <w:sz w:val="20"/>
          <w:szCs w:val="20"/>
          <w:shd w:val="clear" w:color="auto" w:fill="FFFFFF"/>
          <w:lang w:val="en-US"/>
        </w:rPr>
      </w:pPr>
      <w:ins w:id="13454" w:author="Airat Shigapov" w:date="2021-10-29T16:39:00Z">
        <w:r w:rsidRPr="00CA1CA9">
          <w:rPr>
            <w:rFonts w:ascii="Times New Roman" w:eastAsia="Calibri" w:hAnsi="Times New Roman" w:cs="Times New Roman"/>
            <w:sz w:val="20"/>
            <w:szCs w:val="20"/>
            <w:shd w:val="clear" w:color="auto" w:fill="FFFFFF"/>
            <w:lang w:val="en-US"/>
          </w:rPr>
          <w:t xml:space="preserve">                    Text="{Binding Email}"</w:t>
        </w:r>
      </w:ins>
    </w:p>
    <w:p w14:paraId="750E45F1" w14:textId="77777777" w:rsidR="00CC67A4" w:rsidRPr="00CA1CA9" w:rsidRDefault="00CC67A4" w:rsidP="00CC67A4">
      <w:pPr>
        <w:rPr>
          <w:ins w:id="13455" w:author="Airat Shigapov" w:date="2021-10-29T16:39:00Z"/>
          <w:rFonts w:ascii="Times New Roman" w:eastAsia="Calibri" w:hAnsi="Times New Roman" w:cs="Times New Roman"/>
          <w:sz w:val="20"/>
          <w:szCs w:val="20"/>
          <w:shd w:val="clear" w:color="auto" w:fill="FFFFFF"/>
          <w:lang w:val="en-US"/>
        </w:rPr>
      </w:pPr>
      <w:ins w:id="13456" w:author="Airat Shigapov" w:date="2021-10-29T16:39:00Z">
        <w:r w:rsidRPr="00CA1CA9">
          <w:rPr>
            <w:rFonts w:ascii="Times New Roman" w:eastAsia="Calibri" w:hAnsi="Times New Roman" w:cs="Times New Roman"/>
            <w:sz w:val="20"/>
            <w:szCs w:val="20"/>
            <w:shd w:val="clear" w:color="auto" w:fill="FFFFFF"/>
            <w:lang w:val="en-US"/>
          </w:rPr>
          <w:t xml:space="preserve">                     </w:t>
        </w:r>
        <w:proofErr w:type="spellStart"/>
        <w:r w:rsidRPr="00CA1CA9">
          <w:rPr>
            <w:rFonts w:ascii="Times New Roman" w:eastAsia="Calibri" w:hAnsi="Times New Roman" w:cs="Times New Roman"/>
            <w:sz w:val="20"/>
            <w:szCs w:val="20"/>
            <w:shd w:val="clear" w:color="auto" w:fill="FFFFFF"/>
            <w:lang w:val="en-US"/>
          </w:rPr>
          <w:t>Grid.Row</w:t>
        </w:r>
        <w:proofErr w:type="spellEnd"/>
        <w:r w:rsidRPr="00CA1CA9">
          <w:rPr>
            <w:rFonts w:ascii="Times New Roman" w:eastAsia="Calibri" w:hAnsi="Times New Roman" w:cs="Times New Roman"/>
            <w:sz w:val="20"/>
            <w:szCs w:val="20"/>
            <w:shd w:val="clear" w:color="auto" w:fill="FFFFFF"/>
            <w:lang w:val="en-US"/>
          </w:rPr>
          <w:t xml:space="preserve">="0" </w:t>
        </w:r>
        <w:proofErr w:type="spellStart"/>
        <w:r w:rsidRPr="00CA1CA9">
          <w:rPr>
            <w:rFonts w:ascii="Times New Roman" w:eastAsia="Calibri" w:hAnsi="Times New Roman" w:cs="Times New Roman"/>
            <w:sz w:val="20"/>
            <w:szCs w:val="20"/>
            <w:shd w:val="clear" w:color="auto" w:fill="FFFFFF"/>
            <w:lang w:val="en-US"/>
          </w:rPr>
          <w:t>Grid.Column</w:t>
        </w:r>
        <w:proofErr w:type="spellEnd"/>
        <w:r w:rsidRPr="00CA1CA9">
          <w:rPr>
            <w:rFonts w:ascii="Times New Roman" w:eastAsia="Calibri" w:hAnsi="Times New Roman" w:cs="Times New Roman"/>
            <w:sz w:val="20"/>
            <w:szCs w:val="20"/>
            <w:shd w:val="clear" w:color="auto" w:fill="FFFFFF"/>
            <w:lang w:val="en-US"/>
          </w:rPr>
          <w:t>="1"/&gt;</w:t>
        </w:r>
      </w:ins>
    </w:p>
    <w:p w14:paraId="3F9E37F9" w14:textId="77777777" w:rsidR="00CC67A4" w:rsidRPr="00CA1CA9" w:rsidRDefault="00CC67A4" w:rsidP="00CC67A4">
      <w:pPr>
        <w:rPr>
          <w:ins w:id="13457" w:author="Airat Shigapov" w:date="2021-10-29T16:39:00Z"/>
          <w:rFonts w:ascii="Times New Roman" w:eastAsia="Calibri" w:hAnsi="Times New Roman" w:cs="Times New Roman"/>
          <w:sz w:val="20"/>
          <w:szCs w:val="20"/>
          <w:shd w:val="clear" w:color="auto" w:fill="FFFFFF"/>
          <w:lang w:val="en-US"/>
        </w:rPr>
      </w:pPr>
      <w:ins w:id="13458" w:author="Airat Shigapov" w:date="2021-10-29T16:39:00Z">
        <w:r w:rsidRPr="00CA1CA9">
          <w:rPr>
            <w:rFonts w:ascii="Times New Roman" w:eastAsia="Calibri" w:hAnsi="Times New Roman" w:cs="Times New Roman"/>
            <w:sz w:val="20"/>
            <w:szCs w:val="20"/>
            <w:shd w:val="clear" w:color="auto" w:fill="FFFFFF"/>
            <w:lang w:val="en-US"/>
          </w:rPr>
          <w:t xml:space="preserve">            &lt;</w:t>
        </w:r>
        <w:proofErr w:type="spellStart"/>
        <w:r w:rsidRPr="00CA1CA9">
          <w:rPr>
            <w:rFonts w:ascii="Times New Roman" w:eastAsia="Calibri" w:hAnsi="Times New Roman" w:cs="Times New Roman"/>
            <w:sz w:val="20"/>
            <w:szCs w:val="20"/>
            <w:shd w:val="clear" w:color="auto" w:fill="FFFFFF"/>
            <w:lang w:val="en-US"/>
          </w:rPr>
          <w:t>TextBox</w:t>
        </w:r>
        <w:proofErr w:type="spellEnd"/>
        <w:r w:rsidRPr="00CA1CA9">
          <w:rPr>
            <w:rFonts w:ascii="Times New Roman" w:eastAsia="Calibri" w:hAnsi="Times New Roman" w:cs="Times New Roman"/>
            <w:sz w:val="20"/>
            <w:szCs w:val="20"/>
            <w:shd w:val="clear" w:color="auto" w:fill="FFFFFF"/>
            <w:lang w:val="en-US"/>
          </w:rPr>
          <w:t xml:space="preserve"> </w:t>
        </w:r>
        <w:proofErr w:type="gramStart"/>
        <w:r w:rsidRPr="00CA1CA9">
          <w:rPr>
            <w:rFonts w:ascii="Times New Roman" w:eastAsia="Calibri" w:hAnsi="Times New Roman" w:cs="Times New Roman"/>
            <w:sz w:val="20"/>
            <w:szCs w:val="20"/>
            <w:shd w:val="clear" w:color="auto" w:fill="FFFFFF"/>
            <w:lang w:val="en-US"/>
          </w:rPr>
          <w:t>x:Name</w:t>
        </w:r>
        <w:proofErr w:type="gramEnd"/>
        <w:r w:rsidRPr="00CA1CA9">
          <w:rPr>
            <w:rFonts w:ascii="Times New Roman" w:eastAsia="Calibri" w:hAnsi="Times New Roman" w:cs="Times New Roman"/>
            <w:sz w:val="20"/>
            <w:szCs w:val="20"/>
            <w:shd w:val="clear" w:color="auto" w:fill="FFFFFF"/>
            <w:lang w:val="en-US"/>
          </w:rPr>
          <w:t xml:space="preserve">="phone" </w:t>
        </w:r>
      </w:ins>
    </w:p>
    <w:p w14:paraId="33D60F6B" w14:textId="77777777" w:rsidR="00CC67A4" w:rsidRPr="00CA1CA9" w:rsidRDefault="00CC67A4" w:rsidP="00CC67A4">
      <w:pPr>
        <w:rPr>
          <w:ins w:id="13459" w:author="Airat Shigapov" w:date="2021-10-29T16:39:00Z"/>
          <w:rFonts w:ascii="Times New Roman" w:eastAsia="Calibri" w:hAnsi="Times New Roman" w:cs="Times New Roman"/>
          <w:sz w:val="20"/>
          <w:szCs w:val="20"/>
          <w:shd w:val="clear" w:color="auto" w:fill="FFFFFF"/>
          <w:lang w:val="en-US"/>
        </w:rPr>
      </w:pPr>
      <w:ins w:id="13460" w:author="Airat Shigapov" w:date="2021-10-29T16:39:00Z">
        <w:r w:rsidRPr="00CA1CA9">
          <w:rPr>
            <w:rFonts w:ascii="Times New Roman" w:eastAsia="Calibri" w:hAnsi="Times New Roman" w:cs="Times New Roman"/>
            <w:sz w:val="20"/>
            <w:szCs w:val="20"/>
            <w:shd w:val="clear" w:color="auto" w:fill="FFFFFF"/>
            <w:lang w:val="en-US"/>
          </w:rPr>
          <w:t xml:space="preserve">                    Text="{Binding </w:t>
        </w:r>
        <w:proofErr w:type="spellStart"/>
        <w:r w:rsidRPr="00CA1CA9">
          <w:rPr>
            <w:rFonts w:ascii="Times New Roman" w:eastAsia="Calibri" w:hAnsi="Times New Roman" w:cs="Times New Roman"/>
            <w:sz w:val="20"/>
            <w:szCs w:val="20"/>
            <w:shd w:val="clear" w:color="auto" w:fill="FFFFFF"/>
            <w:lang w:val="en-US"/>
          </w:rPr>
          <w:t>User.Phone</w:t>
        </w:r>
        <w:proofErr w:type="spellEnd"/>
        <w:r w:rsidRPr="00CA1CA9">
          <w:rPr>
            <w:rFonts w:ascii="Times New Roman" w:eastAsia="Calibri" w:hAnsi="Times New Roman" w:cs="Times New Roman"/>
            <w:sz w:val="20"/>
            <w:szCs w:val="20"/>
            <w:shd w:val="clear" w:color="auto" w:fill="FFFFFF"/>
            <w:lang w:val="en-US"/>
          </w:rPr>
          <w:t>}"</w:t>
        </w:r>
      </w:ins>
    </w:p>
    <w:p w14:paraId="361A4C0C" w14:textId="77777777" w:rsidR="00CC67A4" w:rsidRPr="00CA1CA9" w:rsidRDefault="00CC67A4" w:rsidP="00CC67A4">
      <w:pPr>
        <w:rPr>
          <w:ins w:id="13461" w:author="Airat Shigapov" w:date="2021-10-29T16:39:00Z"/>
          <w:rFonts w:ascii="Times New Roman" w:eastAsia="Calibri" w:hAnsi="Times New Roman" w:cs="Times New Roman"/>
          <w:sz w:val="20"/>
          <w:szCs w:val="20"/>
          <w:shd w:val="clear" w:color="auto" w:fill="FFFFFF"/>
          <w:lang w:val="en-US"/>
        </w:rPr>
      </w:pPr>
      <w:ins w:id="13462" w:author="Airat Shigapov" w:date="2021-10-29T16:39:00Z">
        <w:r w:rsidRPr="00CA1CA9">
          <w:rPr>
            <w:rFonts w:ascii="Times New Roman" w:eastAsia="Calibri" w:hAnsi="Times New Roman" w:cs="Times New Roman"/>
            <w:sz w:val="20"/>
            <w:szCs w:val="20"/>
            <w:shd w:val="clear" w:color="auto" w:fill="FFFFFF"/>
            <w:lang w:val="en-US"/>
          </w:rPr>
          <w:t xml:space="preserve">                     </w:t>
        </w:r>
        <w:proofErr w:type="spellStart"/>
        <w:r w:rsidRPr="00CA1CA9">
          <w:rPr>
            <w:rFonts w:ascii="Times New Roman" w:eastAsia="Calibri" w:hAnsi="Times New Roman" w:cs="Times New Roman"/>
            <w:sz w:val="20"/>
            <w:szCs w:val="20"/>
            <w:shd w:val="clear" w:color="auto" w:fill="FFFFFF"/>
            <w:lang w:val="en-US"/>
          </w:rPr>
          <w:t>MaxLength</w:t>
        </w:r>
        <w:proofErr w:type="spellEnd"/>
        <w:r w:rsidRPr="00CA1CA9">
          <w:rPr>
            <w:rFonts w:ascii="Times New Roman" w:eastAsia="Calibri" w:hAnsi="Times New Roman" w:cs="Times New Roman"/>
            <w:sz w:val="20"/>
            <w:szCs w:val="20"/>
            <w:shd w:val="clear" w:color="auto" w:fill="FFFFFF"/>
            <w:lang w:val="en-US"/>
          </w:rPr>
          <w:t>="11"</w:t>
        </w:r>
      </w:ins>
    </w:p>
    <w:p w14:paraId="29E42979" w14:textId="77777777" w:rsidR="00CC67A4" w:rsidRPr="00CA1CA9" w:rsidRDefault="00CC67A4" w:rsidP="00CC67A4">
      <w:pPr>
        <w:rPr>
          <w:ins w:id="13463" w:author="Airat Shigapov" w:date="2021-10-29T16:39:00Z"/>
          <w:rFonts w:ascii="Times New Roman" w:eastAsia="Calibri" w:hAnsi="Times New Roman" w:cs="Times New Roman"/>
          <w:sz w:val="20"/>
          <w:szCs w:val="20"/>
          <w:shd w:val="clear" w:color="auto" w:fill="FFFFFF"/>
          <w:lang w:val="en-US"/>
        </w:rPr>
      </w:pPr>
      <w:ins w:id="13464" w:author="Airat Shigapov" w:date="2021-10-29T16:39:00Z">
        <w:r w:rsidRPr="00CA1CA9">
          <w:rPr>
            <w:rFonts w:ascii="Times New Roman" w:eastAsia="Calibri" w:hAnsi="Times New Roman" w:cs="Times New Roman"/>
            <w:sz w:val="20"/>
            <w:szCs w:val="20"/>
            <w:shd w:val="clear" w:color="auto" w:fill="FFFFFF"/>
            <w:lang w:val="en-US"/>
          </w:rPr>
          <w:t xml:space="preserve">                     </w:t>
        </w:r>
        <w:proofErr w:type="spellStart"/>
        <w:r w:rsidRPr="00CA1CA9">
          <w:rPr>
            <w:rFonts w:ascii="Times New Roman" w:eastAsia="Calibri" w:hAnsi="Times New Roman" w:cs="Times New Roman"/>
            <w:sz w:val="20"/>
            <w:szCs w:val="20"/>
            <w:shd w:val="clear" w:color="auto" w:fill="FFFFFF"/>
            <w:lang w:val="en-US"/>
          </w:rPr>
          <w:t>PreviewTextInput</w:t>
        </w:r>
        <w:proofErr w:type="spellEnd"/>
        <w:r w:rsidRPr="00CA1CA9">
          <w:rPr>
            <w:rFonts w:ascii="Times New Roman" w:eastAsia="Calibri" w:hAnsi="Times New Roman" w:cs="Times New Roman"/>
            <w:sz w:val="20"/>
            <w:szCs w:val="20"/>
            <w:shd w:val="clear" w:color="auto" w:fill="FFFFFF"/>
            <w:lang w:val="en-US"/>
          </w:rPr>
          <w:t>="</w:t>
        </w:r>
        <w:proofErr w:type="spellStart"/>
        <w:r w:rsidRPr="00CA1CA9">
          <w:rPr>
            <w:rFonts w:ascii="Times New Roman" w:eastAsia="Calibri" w:hAnsi="Times New Roman" w:cs="Times New Roman"/>
            <w:sz w:val="20"/>
            <w:szCs w:val="20"/>
            <w:shd w:val="clear" w:color="auto" w:fill="FFFFFF"/>
            <w:lang w:val="en-US"/>
          </w:rPr>
          <w:t>phone_PreviewTextInput</w:t>
        </w:r>
        <w:proofErr w:type="spellEnd"/>
        <w:r w:rsidRPr="00CA1CA9">
          <w:rPr>
            <w:rFonts w:ascii="Times New Roman" w:eastAsia="Calibri" w:hAnsi="Times New Roman" w:cs="Times New Roman"/>
            <w:sz w:val="20"/>
            <w:szCs w:val="20"/>
            <w:shd w:val="clear" w:color="auto" w:fill="FFFFFF"/>
            <w:lang w:val="en-US"/>
          </w:rPr>
          <w:t>"</w:t>
        </w:r>
      </w:ins>
    </w:p>
    <w:p w14:paraId="3117DAE1" w14:textId="77777777" w:rsidR="00CC67A4" w:rsidRPr="00CA1CA9" w:rsidRDefault="00CC67A4" w:rsidP="00CC67A4">
      <w:pPr>
        <w:rPr>
          <w:ins w:id="13465" w:author="Airat Shigapov" w:date="2021-10-29T16:39:00Z"/>
          <w:rFonts w:ascii="Times New Roman" w:eastAsia="Calibri" w:hAnsi="Times New Roman" w:cs="Times New Roman"/>
          <w:sz w:val="20"/>
          <w:szCs w:val="20"/>
          <w:shd w:val="clear" w:color="auto" w:fill="FFFFFF"/>
          <w:lang w:val="en-US"/>
        </w:rPr>
      </w:pPr>
      <w:ins w:id="13466" w:author="Airat Shigapov" w:date="2021-10-29T16:39:00Z">
        <w:r w:rsidRPr="00CA1CA9">
          <w:rPr>
            <w:rFonts w:ascii="Times New Roman" w:eastAsia="Calibri" w:hAnsi="Times New Roman" w:cs="Times New Roman"/>
            <w:sz w:val="20"/>
            <w:szCs w:val="20"/>
            <w:shd w:val="clear" w:color="auto" w:fill="FFFFFF"/>
            <w:lang w:val="en-US"/>
          </w:rPr>
          <w:t xml:space="preserve">                     </w:t>
        </w:r>
        <w:proofErr w:type="spellStart"/>
        <w:r w:rsidRPr="00CA1CA9">
          <w:rPr>
            <w:rFonts w:ascii="Times New Roman" w:eastAsia="Calibri" w:hAnsi="Times New Roman" w:cs="Times New Roman"/>
            <w:sz w:val="20"/>
            <w:szCs w:val="20"/>
            <w:shd w:val="clear" w:color="auto" w:fill="FFFFFF"/>
            <w:lang w:val="en-US"/>
          </w:rPr>
          <w:t>Grid.Row</w:t>
        </w:r>
        <w:proofErr w:type="spellEnd"/>
        <w:r w:rsidRPr="00CA1CA9">
          <w:rPr>
            <w:rFonts w:ascii="Times New Roman" w:eastAsia="Calibri" w:hAnsi="Times New Roman" w:cs="Times New Roman"/>
            <w:sz w:val="20"/>
            <w:szCs w:val="20"/>
            <w:shd w:val="clear" w:color="auto" w:fill="FFFFFF"/>
            <w:lang w:val="en-US"/>
          </w:rPr>
          <w:t xml:space="preserve">="1" </w:t>
        </w:r>
        <w:proofErr w:type="spellStart"/>
        <w:r w:rsidRPr="00CA1CA9">
          <w:rPr>
            <w:rFonts w:ascii="Times New Roman" w:eastAsia="Calibri" w:hAnsi="Times New Roman" w:cs="Times New Roman"/>
            <w:sz w:val="20"/>
            <w:szCs w:val="20"/>
            <w:shd w:val="clear" w:color="auto" w:fill="FFFFFF"/>
            <w:lang w:val="en-US"/>
          </w:rPr>
          <w:t>Grid.Column</w:t>
        </w:r>
        <w:proofErr w:type="spellEnd"/>
        <w:r w:rsidRPr="00CA1CA9">
          <w:rPr>
            <w:rFonts w:ascii="Times New Roman" w:eastAsia="Calibri" w:hAnsi="Times New Roman" w:cs="Times New Roman"/>
            <w:sz w:val="20"/>
            <w:szCs w:val="20"/>
            <w:shd w:val="clear" w:color="auto" w:fill="FFFFFF"/>
            <w:lang w:val="en-US"/>
          </w:rPr>
          <w:t>="1"/&gt;</w:t>
        </w:r>
      </w:ins>
    </w:p>
    <w:p w14:paraId="7B34ADFF" w14:textId="77777777" w:rsidR="00CC67A4" w:rsidRPr="00CA1CA9" w:rsidRDefault="00CC67A4" w:rsidP="00CC67A4">
      <w:pPr>
        <w:rPr>
          <w:ins w:id="13467" w:author="Airat Shigapov" w:date="2021-10-29T16:39:00Z"/>
          <w:rFonts w:ascii="Times New Roman" w:eastAsia="Calibri" w:hAnsi="Times New Roman" w:cs="Times New Roman"/>
          <w:sz w:val="20"/>
          <w:szCs w:val="20"/>
          <w:shd w:val="clear" w:color="auto" w:fill="FFFFFF"/>
          <w:lang w:val="en-US"/>
        </w:rPr>
      </w:pPr>
      <w:ins w:id="13468" w:author="Airat Shigapov" w:date="2021-10-29T16:39:00Z">
        <w:r w:rsidRPr="00CA1CA9">
          <w:rPr>
            <w:rFonts w:ascii="Times New Roman" w:eastAsia="Calibri" w:hAnsi="Times New Roman" w:cs="Times New Roman"/>
            <w:sz w:val="20"/>
            <w:szCs w:val="20"/>
            <w:shd w:val="clear" w:color="auto" w:fill="FFFFFF"/>
            <w:lang w:val="en-US"/>
          </w:rPr>
          <w:t xml:space="preserve">            &lt;</w:t>
        </w:r>
        <w:proofErr w:type="spellStart"/>
        <w:r w:rsidRPr="00CA1CA9">
          <w:rPr>
            <w:rFonts w:ascii="Times New Roman" w:eastAsia="Calibri" w:hAnsi="Times New Roman" w:cs="Times New Roman"/>
            <w:sz w:val="20"/>
            <w:szCs w:val="20"/>
            <w:shd w:val="clear" w:color="auto" w:fill="FFFFFF"/>
            <w:lang w:val="en-US"/>
          </w:rPr>
          <w:t>TextBox</w:t>
        </w:r>
        <w:proofErr w:type="spellEnd"/>
        <w:r w:rsidRPr="00CA1CA9">
          <w:rPr>
            <w:rFonts w:ascii="Times New Roman" w:eastAsia="Calibri" w:hAnsi="Times New Roman" w:cs="Times New Roman"/>
            <w:sz w:val="20"/>
            <w:szCs w:val="20"/>
            <w:shd w:val="clear" w:color="auto" w:fill="FFFFFF"/>
            <w:lang w:val="en-US"/>
          </w:rPr>
          <w:t xml:space="preserve"> </w:t>
        </w:r>
        <w:proofErr w:type="gramStart"/>
        <w:r w:rsidRPr="00CA1CA9">
          <w:rPr>
            <w:rFonts w:ascii="Times New Roman" w:eastAsia="Calibri" w:hAnsi="Times New Roman" w:cs="Times New Roman"/>
            <w:sz w:val="20"/>
            <w:szCs w:val="20"/>
            <w:shd w:val="clear" w:color="auto" w:fill="FFFFFF"/>
            <w:lang w:val="en-US"/>
          </w:rPr>
          <w:t>x:Name</w:t>
        </w:r>
        <w:proofErr w:type="gramEnd"/>
        <w:r w:rsidRPr="00CA1CA9">
          <w:rPr>
            <w:rFonts w:ascii="Times New Roman" w:eastAsia="Calibri" w:hAnsi="Times New Roman" w:cs="Times New Roman"/>
            <w:sz w:val="20"/>
            <w:szCs w:val="20"/>
            <w:shd w:val="clear" w:color="auto" w:fill="FFFFFF"/>
            <w:lang w:val="en-US"/>
          </w:rPr>
          <w:t xml:space="preserve">="surname" </w:t>
        </w:r>
      </w:ins>
    </w:p>
    <w:p w14:paraId="2F03FBAF" w14:textId="77777777" w:rsidR="00CC67A4" w:rsidRPr="00CA1CA9" w:rsidRDefault="00CC67A4" w:rsidP="00CC67A4">
      <w:pPr>
        <w:rPr>
          <w:ins w:id="13469" w:author="Airat Shigapov" w:date="2021-10-29T16:39:00Z"/>
          <w:rFonts w:ascii="Times New Roman" w:eastAsia="Calibri" w:hAnsi="Times New Roman" w:cs="Times New Roman"/>
          <w:sz w:val="20"/>
          <w:szCs w:val="20"/>
          <w:shd w:val="clear" w:color="auto" w:fill="FFFFFF"/>
          <w:lang w:val="en-US"/>
        </w:rPr>
      </w:pPr>
      <w:ins w:id="13470" w:author="Airat Shigapov" w:date="2021-10-29T16:39:00Z">
        <w:r w:rsidRPr="00CA1CA9">
          <w:rPr>
            <w:rFonts w:ascii="Times New Roman" w:eastAsia="Calibri" w:hAnsi="Times New Roman" w:cs="Times New Roman"/>
            <w:sz w:val="20"/>
            <w:szCs w:val="20"/>
            <w:shd w:val="clear" w:color="auto" w:fill="FFFFFF"/>
            <w:lang w:val="en-US"/>
          </w:rPr>
          <w:t xml:space="preserve">                    Text="{Binding </w:t>
        </w:r>
        <w:proofErr w:type="spellStart"/>
        <w:r w:rsidRPr="00CA1CA9">
          <w:rPr>
            <w:rFonts w:ascii="Times New Roman" w:eastAsia="Calibri" w:hAnsi="Times New Roman" w:cs="Times New Roman"/>
            <w:sz w:val="20"/>
            <w:szCs w:val="20"/>
            <w:shd w:val="clear" w:color="auto" w:fill="FFFFFF"/>
            <w:lang w:val="en-US"/>
          </w:rPr>
          <w:t>User.Surname</w:t>
        </w:r>
        <w:proofErr w:type="spellEnd"/>
        <w:r w:rsidRPr="00CA1CA9">
          <w:rPr>
            <w:rFonts w:ascii="Times New Roman" w:eastAsia="Calibri" w:hAnsi="Times New Roman" w:cs="Times New Roman"/>
            <w:sz w:val="20"/>
            <w:szCs w:val="20"/>
            <w:shd w:val="clear" w:color="auto" w:fill="FFFFFF"/>
            <w:lang w:val="en-US"/>
          </w:rPr>
          <w:t>}"</w:t>
        </w:r>
      </w:ins>
    </w:p>
    <w:p w14:paraId="46DB3FB7" w14:textId="77777777" w:rsidR="00CC67A4" w:rsidRPr="00CA1CA9" w:rsidRDefault="00CC67A4" w:rsidP="00CC67A4">
      <w:pPr>
        <w:rPr>
          <w:ins w:id="13471" w:author="Airat Shigapov" w:date="2021-10-29T16:39:00Z"/>
          <w:rFonts w:ascii="Times New Roman" w:eastAsia="Calibri" w:hAnsi="Times New Roman" w:cs="Times New Roman"/>
          <w:sz w:val="20"/>
          <w:szCs w:val="20"/>
          <w:shd w:val="clear" w:color="auto" w:fill="FFFFFF"/>
          <w:lang w:val="en-US"/>
        </w:rPr>
      </w:pPr>
      <w:ins w:id="13472" w:author="Airat Shigapov" w:date="2021-10-29T16:39:00Z">
        <w:r w:rsidRPr="00CA1CA9">
          <w:rPr>
            <w:rFonts w:ascii="Times New Roman" w:eastAsia="Calibri" w:hAnsi="Times New Roman" w:cs="Times New Roman"/>
            <w:sz w:val="20"/>
            <w:szCs w:val="20"/>
            <w:shd w:val="clear" w:color="auto" w:fill="FFFFFF"/>
            <w:lang w:val="en-US"/>
          </w:rPr>
          <w:t xml:space="preserve">                     </w:t>
        </w:r>
        <w:proofErr w:type="spellStart"/>
        <w:r w:rsidRPr="00CA1CA9">
          <w:rPr>
            <w:rFonts w:ascii="Times New Roman" w:eastAsia="Calibri" w:hAnsi="Times New Roman" w:cs="Times New Roman"/>
            <w:sz w:val="20"/>
            <w:szCs w:val="20"/>
            <w:shd w:val="clear" w:color="auto" w:fill="FFFFFF"/>
            <w:lang w:val="en-US"/>
          </w:rPr>
          <w:t>Grid.Row</w:t>
        </w:r>
        <w:proofErr w:type="spellEnd"/>
        <w:r w:rsidRPr="00CA1CA9">
          <w:rPr>
            <w:rFonts w:ascii="Times New Roman" w:eastAsia="Calibri" w:hAnsi="Times New Roman" w:cs="Times New Roman"/>
            <w:sz w:val="20"/>
            <w:szCs w:val="20"/>
            <w:shd w:val="clear" w:color="auto" w:fill="FFFFFF"/>
            <w:lang w:val="en-US"/>
          </w:rPr>
          <w:t xml:space="preserve">="2" </w:t>
        </w:r>
        <w:proofErr w:type="spellStart"/>
        <w:r w:rsidRPr="00CA1CA9">
          <w:rPr>
            <w:rFonts w:ascii="Times New Roman" w:eastAsia="Calibri" w:hAnsi="Times New Roman" w:cs="Times New Roman"/>
            <w:sz w:val="20"/>
            <w:szCs w:val="20"/>
            <w:shd w:val="clear" w:color="auto" w:fill="FFFFFF"/>
            <w:lang w:val="en-US"/>
          </w:rPr>
          <w:t>Grid.Column</w:t>
        </w:r>
        <w:proofErr w:type="spellEnd"/>
        <w:r w:rsidRPr="00CA1CA9">
          <w:rPr>
            <w:rFonts w:ascii="Times New Roman" w:eastAsia="Calibri" w:hAnsi="Times New Roman" w:cs="Times New Roman"/>
            <w:sz w:val="20"/>
            <w:szCs w:val="20"/>
            <w:shd w:val="clear" w:color="auto" w:fill="FFFFFF"/>
            <w:lang w:val="en-US"/>
          </w:rPr>
          <w:t>="1"/&gt;</w:t>
        </w:r>
      </w:ins>
    </w:p>
    <w:p w14:paraId="642832D5" w14:textId="77777777" w:rsidR="00CC67A4" w:rsidRPr="00CA1CA9" w:rsidRDefault="00CC67A4" w:rsidP="00CC67A4">
      <w:pPr>
        <w:rPr>
          <w:ins w:id="13473" w:author="Airat Shigapov" w:date="2021-10-29T16:39:00Z"/>
          <w:rFonts w:ascii="Times New Roman" w:eastAsia="Calibri" w:hAnsi="Times New Roman" w:cs="Times New Roman"/>
          <w:sz w:val="20"/>
          <w:szCs w:val="20"/>
          <w:shd w:val="clear" w:color="auto" w:fill="FFFFFF"/>
          <w:lang w:val="en-US"/>
        </w:rPr>
      </w:pPr>
      <w:ins w:id="13474" w:author="Airat Shigapov" w:date="2021-10-29T16:39:00Z">
        <w:r w:rsidRPr="00CA1CA9">
          <w:rPr>
            <w:rFonts w:ascii="Times New Roman" w:eastAsia="Calibri" w:hAnsi="Times New Roman" w:cs="Times New Roman"/>
            <w:sz w:val="20"/>
            <w:szCs w:val="20"/>
            <w:shd w:val="clear" w:color="auto" w:fill="FFFFFF"/>
            <w:lang w:val="en-US"/>
          </w:rPr>
          <w:t xml:space="preserve">            &lt;</w:t>
        </w:r>
        <w:proofErr w:type="spellStart"/>
        <w:r w:rsidRPr="00CA1CA9">
          <w:rPr>
            <w:rFonts w:ascii="Times New Roman" w:eastAsia="Calibri" w:hAnsi="Times New Roman" w:cs="Times New Roman"/>
            <w:sz w:val="20"/>
            <w:szCs w:val="20"/>
            <w:shd w:val="clear" w:color="auto" w:fill="FFFFFF"/>
            <w:lang w:val="en-US"/>
          </w:rPr>
          <w:t>TextBox</w:t>
        </w:r>
        <w:proofErr w:type="spellEnd"/>
        <w:r w:rsidRPr="00CA1CA9">
          <w:rPr>
            <w:rFonts w:ascii="Times New Roman" w:eastAsia="Calibri" w:hAnsi="Times New Roman" w:cs="Times New Roman"/>
            <w:sz w:val="20"/>
            <w:szCs w:val="20"/>
            <w:shd w:val="clear" w:color="auto" w:fill="FFFFFF"/>
            <w:lang w:val="en-US"/>
          </w:rPr>
          <w:t xml:space="preserve"> </w:t>
        </w:r>
        <w:proofErr w:type="gramStart"/>
        <w:r w:rsidRPr="00CA1CA9">
          <w:rPr>
            <w:rFonts w:ascii="Times New Roman" w:eastAsia="Calibri" w:hAnsi="Times New Roman" w:cs="Times New Roman"/>
            <w:sz w:val="20"/>
            <w:szCs w:val="20"/>
            <w:shd w:val="clear" w:color="auto" w:fill="FFFFFF"/>
            <w:lang w:val="en-US"/>
          </w:rPr>
          <w:t>x:Name</w:t>
        </w:r>
        <w:proofErr w:type="gramEnd"/>
        <w:r w:rsidRPr="00CA1CA9">
          <w:rPr>
            <w:rFonts w:ascii="Times New Roman" w:eastAsia="Calibri" w:hAnsi="Times New Roman" w:cs="Times New Roman"/>
            <w:sz w:val="20"/>
            <w:szCs w:val="20"/>
            <w:shd w:val="clear" w:color="auto" w:fill="FFFFFF"/>
            <w:lang w:val="en-US"/>
          </w:rPr>
          <w:t xml:space="preserve">="name" </w:t>
        </w:r>
      </w:ins>
    </w:p>
    <w:p w14:paraId="75331009" w14:textId="77777777" w:rsidR="00CC67A4" w:rsidRPr="00CA1CA9" w:rsidRDefault="00CC67A4" w:rsidP="00CC67A4">
      <w:pPr>
        <w:rPr>
          <w:ins w:id="13475" w:author="Airat Shigapov" w:date="2021-10-29T16:39:00Z"/>
          <w:rFonts w:ascii="Times New Roman" w:eastAsia="Calibri" w:hAnsi="Times New Roman" w:cs="Times New Roman"/>
          <w:sz w:val="20"/>
          <w:szCs w:val="20"/>
          <w:shd w:val="clear" w:color="auto" w:fill="FFFFFF"/>
          <w:lang w:val="en-US"/>
        </w:rPr>
      </w:pPr>
      <w:ins w:id="13476" w:author="Airat Shigapov" w:date="2021-10-29T16:39:00Z">
        <w:r w:rsidRPr="00CA1CA9">
          <w:rPr>
            <w:rFonts w:ascii="Times New Roman" w:eastAsia="Calibri" w:hAnsi="Times New Roman" w:cs="Times New Roman"/>
            <w:sz w:val="20"/>
            <w:szCs w:val="20"/>
            <w:shd w:val="clear" w:color="auto" w:fill="FFFFFF"/>
            <w:lang w:val="en-US"/>
          </w:rPr>
          <w:t xml:space="preserve">                    Text="{Binding </w:t>
        </w:r>
        <w:proofErr w:type="spellStart"/>
        <w:r w:rsidRPr="00CA1CA9">
          <w:rPr>
            <w:rFonts w:ascii="Times New Roman" w:eastAsia="Calibri" w:hAnsi="Times New Roman" w:cs="Times New Roman"/>
            <w:sz w:val="20"/>
            <w:szCs w:val="20"/>
            <w:shd w:val="clear" w:color="auto" w:fill="FFFFFF"/>
            <w:lang w:val="en-US"/>
          </w:rPr>
          <w:t>User.Name</w:t>
        </w:r>
        <w:proofErr w:type="spellEnd"/>
        <w:r w:rsidRPr="00CA1CA9">
          <w:rPr>
            <w:rFonts w:ascii="Times New Roman" w:eastAsia="Calibri" w:hAnsi="Times New Roman" w:cs="Times New Roman"/>
            <w:sz w:val="20"/>
            <w:szCs w:val="20"/>
            <w:shd w:val="clear" w:color="auto" w:fill="FFFFFF"/>
            <w:lang w:val="en-US"/>
          </w:rPr>
          <w:t>}"</w:t>
        </w:r>
      </w:ins>
    </w:p>
    <w:p w14:paraId="42FB105F" w14:textId="77777777" w:rsidR="00CC67A4" w:rsidRPr="00CA1CA9" w:rsidRDefault="00CC67A4" w:rsidP="00CC67A4">
      <w:pPr>
        <w:rPr>
          <w:ins w:id="13477" w:author="Airat Shigapov" w:date="2021-10-29T16:39:00Z"/>
          <w:rFonts w:ascii="Times New Roman" w:eastAsia="Calibri" w:hAnsi="Times New Roman" w:cs="Times New Roman"/>
          <w:sz w:val="20"/>
          <w:szCs w:val="20"/>
          <w:shd w:val="clear" w:color="auto" w:fill="FFFFFF"/>
          <w:lang w:val="en-US"/>
        </w:rPr>
      </w:pPr>
      <w:ins w:id="13478" w:author="Airat Shigapov" w:date="2021-10-29T16:39:00Z">
        <w:r w:rsidRPr="00CA1CA9">
          <w:rPr>
            <w:rFonts w:ascii="Times New Roman" w:eastAsia="Calibri" w:hAnsi="Times New Roman" w:cs="Times New Roman"/>
            <w:sz w:val="20"/>
            <w:szCs w:val="20"/>
            <w:shd w:val="clear" w:color="auto" w:fill="FFFFFF"/>
            <w:lang w:val="en-US"/>
          </w:rPr>
          <w:t xml:space="preserve">                     </w:t>
        </w:r>
        <w:proofErr w:type="spellStart"/>
        <w:r w:rsidRPr="00CA1CA9">
          <w:rPr>
            <w:rFonts w:ascii="Times New Roman" w:eastAsia="Calibri" w:hAnsi="Times New Roman" w:cs="Times New Roman"/>
            <w:sz w:val="20"/>
            <w:szCs w:val="20"/>
            <w:shd w:val="clear" w:color="auto" w:fill="FFFFFF"/>
            <w:lang w:val="en-US"/>
          </w:rPr>
          <w:t>Grid.Row</w:t>
        </w:r>
        <w:proofErr w:type="spellEnd"/>
        <w:r w:rsidRPr="00CA1CA9">
          <w:rPr>
            <w:rFonts w:ascii="Times New Roman" w:eastAsia="Calibri" w:hAnsi="Times New Roman" w:cs="Times New Roman"/>
            <w:sz w:val="20"/>
            <w:szCs w:val="20"/>
            <w:shd w:val="clear" w:color="auto" w:fill="FFFFFF"/>
            <w:lang w:val="en-US"/>
          </w:rPr>
          <w:t xml:space="preserve">="3" </w:t>
        </w:r>
        <w:proofErr w:type="spellStart"/>
        <w:r w:rsidRPr="00CA1CA9">
          <w:rPr>
            <w:rFonts w:ascii="Times New Roman" w:eastAsia="Calibri" w:hAnsi="Times New Roman" w:cs="Times New Roman"/>
            <w:sz w:val="20"/>
            <w:szCs w:val="20"/>
            <w:shd w:val="clear" w:color="auto" w:fill="FFFFFF"/>
            <w:lang w:val="en-US"/>
          </w:rPr>
          <w:t>Grid.Column</w:t>
        </w:r>
        <w:proofErr w:type="spellEnd"/>
        <w:r w:rsidRPr="00CA1CA9">
          <w:rPr>
            <w:rFonts w:ascii="Times New Roman" w:eastAsia="Calibri" w:hAnsi="Times New Roman" w:cs="Times New Roman"/>
            <w:sz w:val="20"/>
            <w:szCs w:val="20"/>
            <w:shd w:val="clear" w:color="auto" w:fill="FFFFFF"/>
            <w:lang w:val="en-US"/>
          </w:rPr>
          <w:t>="1"/&gt;</w:t>
        </w:r>
      </w:ins>
    </w:p>
    <w:p w14:paraId="34AFE3F4" w14:textId="77777777" w:rsidR="00CC67A4" w:rsidRPr="00CA1CA9" w:rsidRDefault="00CC67A4" w:rsidP="00CC67A4">
      <w:pPr>
        <w:rPr>
          <w:ins w:id="13479" w:author="Airat Shigapov" w:date="2021-10-29T16:39:00Z"/>
          <w:rFonts w:ascii="Times New Roman" w:eastAsia="Calibri" w:hAnsi="Times New Roman" w:cs="Times New Roman"/>
          <w:sz w:val="20"/>
          <w:szCs w:val="20"/>
          <w:shd w:val="clear" w:color="auto" w:fill="FFFFFF"/>
          <w:lang w:val="en-US"/>
        </w:rPr>
      </w:pPr>
      <w:ins w:id="13480" w:author="Airat Shigapov" w:date="2021-10-29T16:39:00Z">
        <w:r w:rsidRPr="00CA1CA9">
          <w:rPr>
            <w:rFonts w:ascii="Times New Roman" w:eastAsia="Calibri" w:hAnsi="Times New Roman" w:cs="Times New Roman"/>
            <w:sz w:val="20"/>
            <w:szCs w:val="20"/>
            <w:shd w:val="clear" w:color="auto" w:fill="FFFFFF"/>
            <w:lang w:val="en-US"/>
          </w:rPr>
          <w:t xml:space="preserve">            &lt;</w:t>
        </w:r>
        <w:proofErr w:type="spellStart"/>
        <w:r w:rsidRPr="00CA1CA9">
          <w:rPr>
            <w:rFonts w:ascii="Times New Roman" w:eastAsia="Calibri" w:hAnsi="Times New Roman" w:cs="Times New Roman"/>
            <w:sz w:val="20"/>
            <w:szCs w:val="20"/>
            <w:shd w:val="clear" w:color="auto" w:fill="FFFFFF"/>
            <w:lang w:val="en-US"/>
          </w:rPr>
          <w:t>TextBox</w:t>
        </w:r>
        <w:proofErr w:type="spellEnd"/>
        <w:r w:rsidRPr="00CA1CA9">
          <w:rPr>
            <w:rFonts w:ascii="Times New Roman" w:eastAsia="Calibri" w:hAnsi="Times New Roman" w:cs="Times New Roman"/>
            <w:sz w:val="20"/>
            <w:szCs w:val="20"/>
            <w:shd w:val="clear" w:color="auto" w:fill="FFFFFF"/>
            <w:lang w:val="en-US"/>
          </w:rPr>
          <w:t xml:space="preserve"> </w:t>
        </w:r>
        <w:proofErr w:type="gramStart"/>
        <w:r w:rsidRPr="00CA1CA9">
          <w:rPr>
            <w:rFonts w:ascii="Times New Roman" w:eastAsia="Calibri" w:hAnsi="Times New Roman" w:cs="Times New Roman"/>
            <w:sz w:val="20"/>
            <w:szCs w:val="20"/>
            <w:shd w:val="clear" w:color="auto" w:fill="FFFFFF"/>
            <w:lang w:val="en-US"/>
          </w:rPr>
          <w:t>x:Name</w:t>
        </w:r>
        <w:proofErr w:type="gramEnd"/>
        <w:r w:rsidRPr="00CA1CA9">
          <w:rPr>
            <w:rFonts w:ascii="Times New Roman" w:eastAsia="Calibri" w:hAnsi="Times New Roman" w:cs="Times New Roman"/>
            <w:sz w:val="20"/>
            <w:szCs w:val="20"/>
            <w:shd w:val="clear" w:color="auto" w:fill="FFFFFF"/>
            <w:lang w:val="en-US"/>
          </w:rPr>
          <w:t>="middleName"</w:t>
        </w:r>
      </w:ins>
    </w:p>
    <w:p w14:paraId="5AC8E081" w14:textId="77777777" w:rsidR="00CC67A4" w:rsidRPr="00CA1CA9" w:rsidRDefault="00CC67A4" w:rsidP="00CC67A4">
      <w:pPr>
        <w:rPr>
          <w:ins w:id="13481" w:author="Airat Shigapov" w:date="2021-10-29T16:39:00Z"/>
          <w:rFonts w:ascii="Times New Roman" w:eastAsia="Calibri" w:hAnsi="Times New Roman" w:cs="Times New Roman"/>
          <w:sz w:val="20"/>
          <w:szCs w:val="20"/>
          <w:shd w:val="clear" w:color="auto" w:fill="FFFFFF"/>
          <w:lang w:val="en-US"/>
        </w:rPr>
      </w:pPr>
      <w:ins w:id="13482" w:author="Airat Shigapov" w:date="2021-10-29T16:39:00Z">
        <w:r w:rsidRPr="00CA1CA9">
          <w:rPr>
            <w:rFonts w:ascii="Times New Roman" w:eastAsia="Calibri" w:hAnsi="Times New Roman" w:cs="Times New Roman"/>
            <w:sz w:val="20"/>
            <w:szCs w:val="20"/>
            <w:shd w:val="clear" w:color="auto" w:fill="FFFFFF"/>
            <w:lang w:val="en-US"/>
          </w:rPr>
          <w:t xml:space="preserve">                    Text="{Binding </w:t>
        </w:r>
        <w:proofErr w:type="spellStart"/>
        <w:r w:rsidRPr="00CA1CA9">
          <w:rPr>
            <w:rFonts w:ascii="Times New Roman" w:eastAsia="Calibri" w:hAnsi="Times New Roman" w:cs="Times New Roman"/>
            <w:sz w:val="20"/>
            <w:szCs w:val="20"/>
            <w:shd w:val="clear" w:color="auto" w:fill="FFFFFF"/>
            <w:lang w:val="en-US"/>
          </w:rPr>
          <w:t>User.MiddleName</w:t>
        </w:r>
        <w:proofErr w:type="spellEnd"/>
        <w:r w:rsidRPr="00CA1CA9">
          <w:rPr>
            <w:rFonts w:ascii="Times New Roman" w:eastAsia="Calibri" w:hAnsi="Times New Roman" w:cs="Times New Roman"/>
            <w:sz w:val="20"/>
            <w:szCs w:val="20"/>
            <w:shd w:val="clear" w:color="auto" w:fill="FFFFFF"/>
            <w:lang w:val="en-US"/>
          </w:rPr>
          <w:t>}"</w:t>
        </w:r>
      </w:ins>
    </w:p>
    <w:p w14:paraId="67599F09" w14:textId="77777777" w:rsidR="00CC67A4" w:rsidRPr="00CA1CA9" w:rsidRDefault="00CC67A4" w:rsidP="00CC67A4">
      <w:pPr>
        <w:rPr>
          <w:ins w:id="13483" w:author="Airat Shigapov" w:date="2021-10-29T16:39:00Z"/>
          <w:rFonts w:ascii="Times New Roman" w:eastAsia="Calibri" w:hAnsi="Times New Roman" w:cs="Times New Roman"/>
          <w:sz w:val="20"/>
          <w:szCs w:val="20"/>
          <w:shd w:val="clear" w:color="auto" w:fill="FFFFFF"/>
          <w:lang w:val="en-US"/>
        </w:rPr>
      </w:pPr>
      <w:ins w:id="13484" w:author="Airat Shigapov" w:date="2021-10-29T16:39:00Z">
        <w:r w:rsidRPr="00CA1CA9">
          <w:rPr>
            <w:rFonts w:ascii="Times New Roman" w:eastAsia="Calibri" w:hAnsi="Times New Roman" w:cs="Times New Roman"/>
            <w:sz w:val="20"/>
            <w:szCs w:val="20"/>
            <w:shd w:val="clear" w:color="auto" w:fill="FFFFFF"/>
            <w:lang w:val="en-US"/>
          </w:rPr>
          <w:t xml:space="preserve">                     </w:t>
        </w:r>
        <w:proofErr w:type="spellStart"/>
        <w:r w:rsidRPr="00CA1CA9">
          <w:rPr>
            <w:rFonts w:ascii="Times New Roman" w:eastAsia="Calibri" w:hAnsi="Times New Roman" w:cs="Times New Roman"/>
            <w:sz w:val="20"/>
            <w:szCs w:val="20"/>
            <w:shd w:val="clear" w:color="auto" w:fill="FFFFFF"/>
            <w:lang w:val="en-US"/>
          </w:rPr>
          <w:t>Grid.Row</w:t>
        </w:r>
        <w:proofErr w:type="spellEnd"/>
        <w:r w:rsidRPr="00CA1CA9">
          <w:rPr>
            <w:rFonts w:ascii="Times New Roman" w:eastAsia="Calibri" w:hAnsi="Times New Roman" w:cs="Times New Roman"/>
            <w:sz w:val="20"/>
            <w:szCs w:val="20"/>
            <w:shd w:val="clear" w:color="auto" w:fill="FFFFFF"/>
            <w:lang w:val="en-US"/>
          </w:rPr>
          <w:t xml:space="preserve">="4" </w:t>
        </w:r>
        <w:proofErr w:type="spellStart"/>
        <w:r w:rsidRPr="00CA1CA9">
          <w:rPr>
            <w:rFonts w:ascii="Times New Roman" w:eastAsia="Calibri" w:hAnsi="Times New Roman" w:cs="Times New Roman"/>
            <w:sz w:val="20"/>
            <w:szCs w:val="20"/>
            <w:shd w:val="clear" w:color="auto" w:fill="FFFFFF"/>
            <w:lang w:val="en-US"/>
          </w:rPr>
          <w:t>Grid.Column</w:t>
        </w:r>
        <w:proofErr w:type="spellEnd"/>
        <w:r w:rsidRPr="00CA1CA9">
          <w:rPr>
            <w:rFonts w:ascii="Times New Roman" w:eastAsia="Calibri" w:hAnsi="Times New Roman" w:cs="Times New Roman"/>
            <w:sz w:val="20"/>
            <w:szCs w:val="20"/>
            <w:shd w:val="clear" w:color="auto" w:fill="FFFFFF"/>
            <w:lang w:val="en-US"/>
          </w:rPr>
          <w:t>="1"/&gt;</w:t>
        </w:r>
      </w:ins>
    </w:p>
    <w:p w14:paraId="743704DE" w14:textId="77777777" w:rsidR="00CC67A4" w:rsidRPr="00CA1CA9" w:rsidRDefault="00CC67A4" w:rsidP="00CC67A4">
      <w:pPr>
        <w:rPr>
          <w:ins w:id="13485" w:author="Airat Shigapov" w:date="2021-10-29T16:39:00Z"/>
          <w:rFonts w:ascii="Times New Roman" w:eastAsia="Calibri" w:hAnsi="Times New Roman" w:cs="Times New Roman"/>
          <w:sz w:val="20"/>
          <w:szCs w:val="20"/>
          <w:shd w:val="clear" w:color="auto" w:fill="FFFFFF"/>
          <w:lang w:val="en-US"/>
        </w:rPr>
      </w:pPr>
      <w:ins w:id="13486" w:author="Airat Shigapov" w:date="2021-10-29T16:39:00Z">
        <w:r w:rsidRPr="00CA1CA9">
          <w:rPr>
            <w:rFonts w:ascii="Times New Roman" w:eastAsia="Calibri" w:hAnsi="Times New Roman" w:cs="Times New Roman"/>
            <w:sz w:val="20"/>
            <w:szCs w:val="20"/>
            <w:shd w:val="clear" w:color="auto" w:fill="FFFFFF"/>
            <w:lang w:val="en-US"/>
          </w:rPr>
          <w:t xml:space="preserve">            &lt;Button </w:t>
        </w:r>
        <w:proofErr w:type="gramStart"/>
        <w:r w:rsidRPr="00CA1CA9">
          <w:rPr>
            <w:rFonts w:ascii="Times New Roman" w:eastAsia="Calibri" w:hAnsi="Times New Roman" w:cs="Times New Roman"/>
            <w:sz w:val="20"/>
            <w:szCs w:val="20"/>
            <w:shd w:val="clear" w:color="auto" w:fill="FFFFFF"/>
            <w:lang w:val="en-US"/>
          </w:rPr>
          <w:t>x:Name</w:t>
        </w:r>
        <w:proofErr w:type="gramEnd"/>
        <w:r w:rsidRPr="00CA1CA9">
          <w:rPr>
            <w:rFonts w:ascii="Times New Roman" w:eastAsia="Calibri" w:hAnsi="Times New Roman" w:cs="Times New Roman"/>
            <w:sz w:val="20"/>
            <w:szCs w:val="20"/>
            <w:shd w:val="clear" w:color="auto" w:fill="FFFFFF"/>
            <w:lang w:val="en-US"/>
          </w:rPr>
          <w:t>="updateButton"</w:t>
        </w:r>
      </w:ins>
    </w:p>
    <w:p w14:paraId="7DC2A85D" w14:textId="77777777" w:rsidR="00CC67A4" w:rsidRPr="00CA1CA9" w:rsidRDefault="00CC67A4" w:rsidP="00CC67A4">
      <w:pPr>
        <w:rPr>
          <w:ins w:id="13487" w:author="Airat Shigapov" w:date="2021-10-29T16:39:00Z"/>
          <w:rFonts w:ascii="Times New Roman" w:eastAsia="Calibri" w:hAnsi="Times New Roman" w:cs="Times New Roman"/>
          <w:sz w:val="20"/>
          <w:szCs w:val="20"/>
          <w:shd w:val="clear" w:color="auto" w:fill="FFFFFF"/>
          <w:lang w:val="en-US"/>
        </w:rPr>
      </w:pPr>
      <w:ins w:id="13488" w:author="Airat Shigapov" w:date="2021-10-29T16:39:00Z">
        <w:r w:rsidRPr="00CA1CA9">
          <w:rPr>
            <w:rFonts w:ascii="Times New Roman" w:eastAsia="Calibri" w:hAnsi="Times New Roman" w:cs="Times New Roman"/>
            <w:sz w:val="20"/>
            <w:szCs w:val="20"/>
            <w:shd w:val="clear" w:color="auto" w:fill="FFFFFF"/>
            <w:lang w:val="en-US"/>
          </w:rPr>
          <w:t xml:space="preserve">                    Content="</w:t>
        </w:r>
        <w:proofErr w:type="spellStart"/>
        <w:r w:rsidRPr="00CA1CA9">
          <w:rPr>
            <w:rFonts w:ascii="Times New Roman" w:eastAsia="Calibri" w:hAnsi="Times New Roman" w:cs="Times New Roman"/>
            <w:sz w:val="20"/>
            <w:szCs w:val="20"/>
            <w:shd w:val="clear" w:color="auto" w:fill="FFFFFF"/>
            <w:lang w:val="en-US"/>
          </w:rPr>
          <w:t>Изменить</w:t>
        </w:r>
        <w:proofErr w:type="spellEnd"/>
        <w:r w:rsidRPr="00CA1CA9">
          <w:rPr>
            <w:rFonts w:ascii="Times New Roman" w:eastAsia="Calibri" w:hAnsi="Times New Roman" w:cs="Times New Roman"/>
            <w:sz w:val="20"/>
            <w:szCs w:val="20"/>
            <w:shd w:val="clear" w:color="auto" w:fill="FFFFFF"/>
            <w:lang w:val="en-US"/>
          </w:rPr>
          <w:t>"</w:t>
        </w:r>
      </w:ins>
    </w:p>
    <w:p w14:paraId="2FC1F165" w14:textId="77777777" w:rsidR="00CC67A4" w:rsidRPr="00CA1CA9" w:rsidRDefault="00CC67A4" w:rsidP="00CC67A4">
      <w:pPr>
        <w:rPr>
          <w:ins w:id="13489" w:author="Airat Shigapov" w:date="2021-10-29T16:39:00Z"/>
          <w:rFonts w:ascii="Times New Roman" w:eastAsia="Calibri" w:hAnsi="Times New Roman" w:cs="Times New Roman"/>
          <w:sz w:val="20"/>
          <w:szCs w:val="20"/>
          <w:shd w:val="clear" w:color="auto" w:fill="FFFFFF"/>
          <w:lang w:val="en-US"/>
        </w:rPr>
      </w:pPr>
      <w:ins w:id="13490" w:author="Airat Shigapov" w:date="2021-10-29T16:39:00Z">
        <w:r w:rsidRPr="00CA1CA9">
          <w:rPr>
            <w:rFonts w:ascii="Times New Roman" w:eastAsia="Calibri" w:hAnsi="Times New Roman" w:cs="Times New Roman"/>
            <w:sz w:val="20"/>
            <w:szCs w:val="20"/>
            <w:shd w:val="clear" w:color="auto" w:fill="FFFFFF"/>
            <w:lang w:val="en-US"/>
          </w:rPr>
          <w:t xml:space="preserve">                    </w:t>
        </w:r>
        <w:proofErr w:type="spellStart"/>
        <w:r w:rsidRPr="00CA1CA9">
          <w:rPr>
            <w:rFonts w:ascii="Times New Roman" w:eastAsia="Calibri" w:hAnsi="Times New Roman" w:cs="Times New Roman"/>
            <w:sz w:val="20"/>
            <w:szCs w:val="20"/>
            <w:shd w:val="clear" w:color="auto" w:fill="FFFFFF"/>
            <w:lang w:val="en-US"/>
          </w:rPr>
          <w:t>Grid.Row</w:t>
        </w:r>
        <w:proofErr w:type="spellEnd"/>
        <w:r w:rsidRPr="00CA1CA9">
          <w:rPr>
            <w:rFonts w:ascii="Times New Roman" w:eastAsia="Calibri" w:hAnsi="Times New Roman" w:cs="Times New Roman"/>
            <w:sz w:val="20"/>
            <w:szCs w:val="20"/>
            <w:shd w:val="clear" w:color="auto" w:fill="FFFFFF"/>
            <w:lang w:val="en-US"/>
          </w:rPr>
          <w:t xml:space="preserve">="5" </w:t>
        </w:r>
      </w:ins>
    </w:p>
    <w:p w14:paraId="3E56820A" w14:textId="77777777" w:rsidR="00CC67A4" w:rsidRPr="00CA1CA9" w:rsidRDefault="00CC67A4" w:rsidP="00CC67A4">
      <w:pPr>
        <w:rPr>
          <w:ins w:id="13491" w:author="Airat Shigapov" w:date="2021-10-29T16:39:00Z"/>
          <w:rFonts w:ascii="Times New Roman" w:eastAsia="Calibri" w:hAnsi="Times New Roman" w:cs="Times New Roman"/>
          <w:sz w:val="20"/>
          <w:szCs w:val="20"/>
          <w:shd w:val="clear" w:color="auto" w:fill="FFFFFF"/>
          <w:lang w:val="en-US"/>
        </w:rPr>
      </w:pPr>
      <w:ins w:id="13492" w:author="Airat Shigapov" w:date="2021-10-29T16:39:00Z">
        <w:r w:rsidRPr="00CA1CA9">
          <w:rPr>
            <w:rFonts w:ascii="Times New Roman" w:eastAsia="Calibri" w:hAnsi="Times New Roman" w:cs="Times New Roman"/>
            <w:sz w:val="20"/>
            <w:szCs w:val="20"/>
            <w:shd w:val="clear" w:color="auto" w:fill="FFFFFF"/>
            <w:lang w:val="en-US"/>
          </w:rPr>
          <w:t xml:space="preserve">                    Click="</w:t>
        </w:r>
        <w:proofErr w:type="spellStart"/>
        <w:r w:rsidRPr="00CA1CA9">
          <w:rPr>
            <w:rFonts w:ascii="Times New Roman" w:eastAsia="Calibri" w:hAnsi="Times New Roman" w:cs="Times New Roman"/>
            <w:sz w:val="20"/>
            <w:szCs w:val="20"/>
            <w:shd w:val="clear" w:color="auto" w:fill="FFFFFF"/>
            <w:lang w:val="en-US"/>
          </w:rPr>
          <w:t>updateButton_Click</w:t>
        </w:r>
        <w:proofErr w:type="spellEnd"/>
        <w:r w:rsidRPr="00CA1CA9">
          <w:rPr>
            <w:rFonts w:ascii="Times New Roman" w:eastAsia="Calibri" w:hAnsi="Times New Roman" w:cs="Times New Roman"/>
            <w:sz w:val="20"/>
            <w:szCs w:val="20"/>
            <w:shd w:val="clear" w:color="auto" w:fill="FFFFFF"/>
            <w:lang w:val="en-US"/>
          </w:rPr>
          <w:t>"</w:t>
        </w:r>
      </w:ins>
    </w:p>
    <w:p w14:paraId="17C78503" w14:textId="77777777" w:rsidR="00CC67A4" w:rsidRPr="00CA1CA9" w:rsidRDefault="00CC67A4" w:rsidP="00CC67A4">
      <w:pPr>
        <w:rPr>
          <w:ins w:id="13493" w:author="Airat Shigapov" w:date="2021-10-29T16:39:00Z"/>
          <w:rFonts w:ascii="Times New Roman" w:eastAsia="Calibri" w:hAnsi="Times New Roman" w:cs="Times New Roman"/>
          <w:sz w:val="20"/>
          <w:szCs w:val="20"/>
          <w:shd w:val="clear" w:color="auto" w:fill="FFFFFF"/>
          <w:lang w:val="en-US"/>
        </w:rPr>
      </w:pPr>
      <w:ins w:id="13494" w:author="Airat Shigapov" w:date="2021-10-29T16:39:00Z">
        <w:r w:rsidRPr="00CA1CA9">
          <w:rPr>
            <w:rFonts w:ascii="Times New Roman" w:eastAsia="Calibri" w:hAnsi="Times New Roman" w:cs="Times New Roman"/>
            <w:sz w:val="20"/>
            <w:szCs w:val="20"/>
            <w:shd w:val="clear" w:color="auto" w:fill="FFFFFF"/>
            <w:lang w:val="en-US"/>
          </w:rPr>
          <w:t xml:space="preserve">                    Margin="270,5,0,0"</w:t>
        </w:r>
      </w:ins>
    </w:p>
    <w:p w14:paraId="5C469396" w14:textId="77777777" w:rsidR="00CC67A4" w:rsidRPr="00CA1CA9" w:rsidRDefault="00CC67A4" w:rsidP="00CC67A4">
      <w:pPr>
        <w:rPr>
          <w:ins w:id="13495" w:author="Airat Shigapov" w:date="2021-10-29T16:39:00Z"/>
          <w:rFonts w:ascii="Times New Roman" w:eastAsia="Calibri" w:hAnsi="Times New Roman" w:cs="Times New Roman"/>
          <w:sz w:val="20"/>
          <w:szCs w:val="20"/>
          <w:shd w:val="clear" w:color="auto" w:fill="FFFFFF"/>
          <w:lang w:val="en-US"/>
        </w:rPr>
      </w:pPr>
      <w:ins w:id="13496" w:author="Airat Shigapov" w:date="2021-10-29T16:39:00Z">
        <w:r w:rsidRPr="00CA1CA9">
          <w:rPr>
            <w:rFonts w:ascii="Times New Roman" w:eastAsia="Calibri" w:hAnsi="Times New Roman" w:cs="Times New Roman"/>
            <w:sz w:val="20"/>
            <w:szCs w:val="20"/>
            <w:shd w:val="clear" w:color="auto" w:fill="FFFFFF"/>
            <w:lang w:val="en-US"/>
          </w:rPr>
          <w:t xml:space="preserve">                    </w:t>
        </w:r>
        <w:proofErr w:type="spellStart"/>
        <w:r w:rsidRPr="00CA1CA9">
          <w:rPr>
            <w:rFonts w:ascii="Times New Roman" w:eastAsia="Calibri" w:hAnsi="Times New Roman" w:cs="Times New Roman"/>
            <w:sz w:val="20"/>
            <w:szCs w:val="20"/>
            <w:shd w:val="clear" w:color="auto" w:fill="FFFFFF"/>
            <w:lang w:val="en-US"/>
          </w:rPr>
          <w:t>HorizontalAlignment</w:t>
        </w:r>
        <w:proofErr w:type="spellEnd"/>
        <w:r w:rsidRPr="00CA1CA9">
          <w:rPr>
            <w:rFonts w:ascii="Times New Roman" w:eastAsia="Calibri" w:hAnsi="Times New Roman" w:cs="Times New Roman"/>
            <w:sz w:val="20"/>
            <w:szCs w:val="20"/>
            <w:shd w:val="clear" w:color="auto" w:fill="FFFFFF"/>
            <w:lang w:val="en-US"/>
          </w:rPr>
          <w:t>="Left"</w:t>
        </w:r>
      </w:ins>
    </w:p>
    <w:p w14:paraId="1A98D6FB" w14:textId="77777777" w:rsidR="00CC67A4" w:rsidRPr="00CA1CA9" w:rsidRDefault="00CC67A4" w:rsidP="00CC67A4">
      <w:pPr>
        <w:rPr>
          <w:ins w:id="13497" w:author="Airat Shigapov" w:date="2021-10-29T16:39:00Z"/>
          <w:rFonts w:ascii="Times New Roman" w:eastAsia="Calibri" w:hAnsi="Times New Roman" w:cs="Times New Roman"/>
          <w:sz w:val="20"/>
          <w:szCs w:val="20"/>
          <w:shd w:val="clear" w:color="auto" w:fill="FFFFFF"/>
          <w:lang w:val="en-US"/>
        </w:rPr>
      </w:pPr>
      <w:ins w:id="13498" w:author="Airat Shigapov" w:date="2021-10-29T16:39:00Z">
        <w:r w:rsidRPr="00CA1CA9">
          <w:rPr>
            <w:rFonts w:ascii="Times New Roman" w:eastAsia="Calibri" w:hAnsi="Times New Roman" w:cs="Times New Roman"/>
            <w:sz w:val="20"/>
            <w:szCs w:val="20"/>
            <w:shd w:val="clear" w:color="auto" w:fill="FFFFFF"/>
            <w:lang w:val="en-US"/>
          </w:rPr>
          <w:t xml:space="preserve">                    </w:t>
        </w:r>
        <w:proofErr w:type="spellStart"/>
        <w:r w:rsidRPr="00CA1CA9">
          <w:rPr>
            <w:rFonts w:ascii="Times New Roman" w:eastAsia="Calibri" w:hAnsi="Times New Roman" w:cs="Times New Roman"/>
            <w:sz w:val="20"/>
            <w:szCs w:val="20"/>
            <w:shd w:val="clear" w:color="auto" w:fill="FFFFFF"/>
            <w:lang w:val="en-US"/>
          </w:rPr>
          <w:t>Grid.Column</w:t>
        </w:r>
        <w:proofErr w:type="spellEnd"/>
        <w:r w:rsidRPr="00CA1CA9">
          <w:rPr>
            <w:rFonts w:ascii="Times New Roman" w:eastAsia="Calibri" w:hAnsi="Times New Roman" w:cs="Times New Roman"/>
            <w:sz w:val="20"/>
            <w:szCs w:val="20"/>
            <w:shd w:val="clear" w:color="auto" w:fill="FFFFFF"/>
            <w:lang w:val="en-US"/>
          </w:rPr>
          <w:t>="1"/&gt;</w:t>
        </w:r>
      </w:ins>
    </w:p>
    <w:p w14:paraId="747C2DD4" w14:textId="77777777" w:rsidR="00CC67A4" w:rsidRPr="00CA1CA9" w:rsidRDefault="00CC67A4" w:rsidP="00CC67A4">
      <w:pPr>
        <w:rPr>
          <w:ins w:id="13499" w:author="Airat Shigapov" w:date="2021-10-29T16:39:00Z"/>
          <w:rFonts w:ascii="Times New Roman" w:eastAsia="Calibri" w:hAnsi="Times New Roman" w:cs="Times New Roman"/>
          <w:sz w:val="20"/>
          <w:szCs w:val="20"/>
          <w:shd w:val="clear" w:color="auto" w:fill="FFFFFF"/>
          <w:lang w:val="en-US"/>
        </w:rPr>
      </w:pPr>
      <w:ins w:id="13500" w:author="Airat Shigapov" w:date="2021-10-29T16:39:00Z">
        <w:r w:rsidRPr="00CA1CA9">
          <w:rPr>
            <w:rFonts w:ascii="Times New Roman" w:eastAsia="Calibri" w:hAnsi="Times New Roman" w:cs="Times New Roman"/>
            <w:sz w:val="20"/>
            <w:szCs w:val="20"/>
            <w:shd w:val="clear" w:color="auto" w:fill="FFFFFF"/>
            <w:lang w:val="en-US"/>
          </w:rPr>
          <w:t xml:space="preserve">            &lt;Button </w:t>
        </w:r>
        <w:proofErr w:type="gramStart"/>
        <w:r w:rsidRPr="00CA1CA9">
          <w:rPr>
            <w:rFonts w:ascii="Times New Roman" w:eastAsia="Calibri" w:hAnsi="Times New Roman" w:cs="Times New Roman"/>
            <w:sz w:val="20"/>
            <w:szCs w:val="20"/>
            <w:shd w:val="clear" w:color="auto" w:fill="FFFFFF"/>
            <w:lang w:val="en-US"/>
          </w:rPr>
          <w:t>x:Name</w:t>
        </w:r>
        <w:proofErr w:type="gramEnd"/>
        <w:r w:rsidRPr="00CA1CA9">
          <w:rPr>
            <w:rFonts w:ascii="Times New Roman" w:eastAsia="Calibri" w:hAnsi="Times New Roman" w:cs="Times New Roman"/>
            <w:sz w:val="20"/>
            <w:szCs w:val="20"/>
            <w:shd w:val="clear" w:color="auto" w:fill="FFFFFF"/>
            <w:lang w:val="en-US"/>
          </w:rPr>
          <w:t>="cancleButton"</w:t>
        </w:r>
      </w:ins>
    </w:p>
    <w:p w14:paraId="5AF70544" w14:textId="77777777" w:rsidR="00CC67A4" w:rsidRPr="00CA1CA9" w:rsidRDefault="00CC67A4" w:rsidP="00CC67A4">
      <w:pPr>
        <w:rPr>
          <w:ins w:id="13501" w:author="Airat Shigapov" w:date="2021-10-29T16:39:00Z"/>
          <w:rFonts w:ascii="Times New Roman" w:eastAsia="Calibri" w:hAnsi="Times New Roman" w:cs="Times New Roman"/>
          <w:sz w:val="20"/>
          <w:szCs w:val="20"/>
          <w:shd w:val="clear" w:color="auto" w:fill="FFFFFF"/>
          <w:lang w:val="en-US"/>
        </w:rPr>
      </w:pPr>
      <w:ins w:id="13502" w:author="Airat Shigapov" w:date="2021-10-29T16:39:00Z">
        <w:r w:rsidRPr="00CA1CA9">
          <w:rPr>
            <w:rFonts w:ascii="Times New Roman" w:eastAsia="Calibri" w:hAnsi="Times New Roman" w:cs="Times New Roman"/>
            <w:sz w:val="20"/>
            <w:szCs w:val="20"/>
            <w:shd w:val="clear" w:color="auto" w:fill="FFFFFF"/>
            <w:lang w:val="en-US"/>
          </w:rPr>
          <w:t xml:space="preserve">                    Content="</w:t>
        </w:r>
        <w:proofErr w:type="spellStart"/>
        <w:r w:rsidRPr="00CA1CA9">
          <w:rPr>
            <w:rFonts w:ascii="Times New Roman" w:eastAsia="Calibri" w:hAnsi="Times New Roman" w:cs="Times New Roman"/>
            <w:sz w:val="20"/>
            <w:szCs w:val="20"/>
            <w:shd w:val="clear" w:color="auto" w:fill="FFFFFF"/>
            <w:lang w:val="en-US"/>
          </w:rPr>
          <w:t>Отмена</w:t>
        </w:r>
        <w:proofErr w:type="spellEnd"/>
        <w:r w:rsidRPr="00CA1CA9">
          <w:rPr>
            <w:rFonts w:ascii="Times New Roman" w:eastAsia="Calibri" w:hAnsi="Times New Roman" w:cs="Times New Roman"/>
            <w:sz w:val="20"/>
            <w:szCs w:val="20"/>
            <w:shd w:val="clear" w:color="auto" w:fill="FFFFFF"/>
            <w:lang w:val="en-US"/>
          </w:rPr>
          <w:t xml:space="preserve">" </w:t>
        </w:r>
      </w:ins>
    </w:p>
    <w:p w14:paraId="5191E73B" w14:textId="77777777" w:rsidR="00CC67A4" w:rsidRPr="00CA1CA9" w:rsidRDefault="00CC67A4" w:rsidP="00CC67A4">
      <w:pPr>
        <w:rPr>
          <w:ins w:id="13503" w:author="Airat Shigapov" w:date="2021-10-29T16:39:00Z"/>
          <w:rFonts w:ascii="Times New Roman" w:eastAsia="Calibri" w:hAnsi="Times New Roman" w:cs="Times New Roman"/>
          <w:sz w:val="20"/>
          <w:szCs w:val="20"/>
          <w:shd w:val="clear" w:color="auto" w:fill="FFFFFF"/>
          <w:lang w:val="en-US"/>
        </w:rPr>
      </w:pPr>
      <w:ins w:id="13504" w:author="Airat Shigapov" w:date="2021-10-29T16:39:00Z">
        <w:r w:rsidRPr="00CA1CA9">
          <w:rPr>
            <w:rFonts w:ascii="Times New Roman" w:eastAsia="Calibri" w:hAnsi="Times New Roman" w:cs="Times New Roman"/>
            <w:sz w:val="20"/>
            <w:szCs w:val="20"/>
            <w:shd w:val="clear" w:color="auto" w:fill="FFFFFF"/>
            <w:lang w:val="en-US"/>
          </w:rPr>
          <w:t xml:space="preserve">                    Visibility="Hidden"</w:t>
        </w:r>
      </w:ins>
    </w:p>
    <w:p w14:paraId="6560A0FE" w14:textId="77777777" w:rsidR="00CC67A4" w:rsidRPr="00CA1CA9" w:rsidRDefault="00CC67A4" w:rsidP="00CC67A4">
      <w:pPr>
        <w:rPr>
          <w:ins w:id="13505" w:author="Airat Shigapov" w:date="2021-10-29T16:39:00Z"/>
          <w:rFonts w:ascii="Times New Roman" w:eastAsia="Calibri" w:hAnsi="Times New Roman" w:cs="Times New Roman"/>
          <w:sz w:val="20"/>
          <w:szCs w:val="20"/>
          <w:shd w:val="clear" w:color="auto" w:fill="FFFFFF"/>
          <w:lang w:val="en-US"/>
        </w:rPr>
      </w:pPr>
      <w:ins w:id="13506" w:author="Airat Shigapov" w:date="2021-10-29T16:39:00Z">
        <w:r w:rsidRPr="00CA1CA9">
          <w:rPr>
            <w:rFonts w:ascii="Times New Roman" w:eastAsia="Calibri" w:hAnsi="Times New Roman" w:cs="Times New Roman"/>
            <w:sz w:val="20"/>
            <w:szCs w:val="20"/>
            <w:shd w:val="clear" w:color="auto" w:fill="FFFFFF"/>
            <w:lang w:val="en-US"/>
          </w:rPr>
          <w:t xml:space="preserve">                    Click="</w:t>
        </w:r>
        <w:proofErr w:type="spellStart"/>
        <w:r w:rsidRPr="00CA1CA9">
          <w:rPr>
            <w:rFonts w:ascii="Times New Roman" w:eastAsia="Calibri" w:hAnsi="Times New Roman" w:cs="Times New Roman"/>
            <w:sz w:val="20"/>
            <w:szCs w:val="20"/>
            <w:shd w:val="clear" w:color="auto" w:fill="FFFFFF"/>
            <w:lang w:val="en-US"/>
          </w:rPr>
          <w:t>cancleButton_Click</w:t>
        </w:r>
        <w:proofErr w:type="spellEnd"/>
        <w:r w:rsidRPr="00CA1CA9">
          <w:rPr>
            <w:rFonts w:ascii="Times New Roman" w:eastAsia="Calibri" w:hAnsi="Times New Roman" w:cs="Times New Roman"/>
            <w:sz w:val="20"/>
            <w:szCs w:val="20"/>
            <w:shd w:val="clear" w:color="auto" w:fill="FFFFFF"/>
            <w:lang w:val="en-US"/>
          </w:rPr>
          <w:t>"</w:t>
        </w:r>
      </w:ins>
    </w:p>
    <w:p w14:paraId="470D12F4" w14:textId="77777777" w:rsidR="00CC67A4" w:rsidRPr="00CA1CA9" w:rsidRDefault="00CC67A4" w:rsidP="00CC67A4">
      <w:pPr>
        <w:rPr>
          <w:ins w:id="13507" w:author="Airat Shigapov" w:date="2021-10-29T16:39:00Z"/>
          <w:rFonts w:ascii="Times New Roman" w:eastAsia="Calibri" w:hAnsi="Times New Roman" w:cs="Times New Roman"/>
          <w:sz w:val="20"/>
          <w:szCs w:val="20"/>
          <w:shd w:val="clear" w:color="auto" w:fill="FFFFFF"/>
          <w:lang w:val="en-US"/>
        </w:rPr>
      </w:pPr>
      <w:ins w:id="13508" w:author="Airat Shigapov" w:date="2021-10-29T16:39:00Z">
        <w:r w:rsidRPr="00CA1CA9">
          <w:rPr>
            <w:rFonts w:ascii="Times New Roman" w:eastAsia="Calibri" w:hAnsi="Times New Roman" w:cs="Times New Roman"/>
            <w:sz w:val="20"/>
            <w:szCs w:val="20"/>
            <w:shd w:val="clear" w:color="auto" w:fill="FFFFFF"/>
            <w:lang w:val="en-US"/>
          </w:rPr>
          <w:t xml:space="preserve">                    Margin="270,5,0,0"</w:t>
        </w:r>
      </w:ins>
    </w:p>
    <w:p w14:paraId="5B9CFCF2" w14:textId="77777777" w:rsidR="00CC67A4" w:rsidRPr="00CA1CA9" w:rsidRDefault="00CC67A4" w:rsidP="00CC67A4">
      <w:pPr>
        <w:rPr>
          <w:ins w:id="13509" w:author="Airat Shigapov" w:date="2021-10-29T16:39:00Z"/>
          <w:rFonts w:ascii="Times New Roman" w:eastAsia="Calibri" w:hAnsi="Times New Roman" w:cs="Times New Roman"/>
          <w:sz w:val="20"/>
          <w:szCs w:val="20"/>
          <w:shd w:val="clear" w:color="auto" w:fill="FFFFFF"/>
          <w:lang w:val="en-US"/>
        </w:rPr>
      </w:pPr>
      <w:ins w:id="13510" w:author="Airat Shigapov" w:date="2021-10-29T16:39:00Z">
        <w:r w:rsidRPr="00CA1CA9">
          <w:rPr>
            <w:rFonts w:ascii="Times New Roman" w:eastAsia="Calibri" w:hAnsi="Times New Roman" w:cs="Times New Roman"/>
            <w:sz w:val="20"/>
            <w:szCs w:val="20"/>
            <w:shd w:val="clear" w:color="auto" w:fill="FFFFFF"/>
            <w:lang w:val="en-US"/>
          </w:rPr>
          <w:t xml:space="preserve">                    </w:t>
        </w:r>
        <w:proofErr w:type="spellStart"/>
        <w:r w:rsidRPr="00CA1CA9">
          <w:rPr>
            <w:rFonts w:ascii="Times New Roman" w:eastAsia="Calibri" w:hAnsi="Times New Roman" w:cs="Times New Roman"/>
            <w:sz w:val="20"/>
            <w:szCs w:val="20"/>
            <w:shd w:val="clear" w:color="auto" w:fill="FFFFFF"/>
            <w:lang w:val="en-US"/>
          </w:rPr>
          <w:t>HorizontalAlignment</w:t>
        </w:r>
        <w:proofErr w:type="spellEnd"/>
        <w:r w:rsidRPr="00CA1CA9">
          <w:rPr>
            <w:rFonts w:ascii="Times New Roman" w:eastAsia="Calibri" w:hAnsi="Times New Roman" w:cs="Times New Roman"/>
            <w:sz w:val="20"/>
            <w:szCs w:val="20"/>
            <w:shd w:val="clear" w:color="auto" w:fill="FFFFFF"/>
            <w:lang w:val="en-US"/>
          </w:rPr>
          <w:t>="Left"</w:t>
        </w:r>
      </w:ins>
    </w:p>
    <w:p w14:paraId="30A0B5BE" w14:textId="77777777" w:rsidR="00CC67A4" w:rsidRPr="00CA1CA9" w:rsidRDefault="00CC67A4" w:rsidP="00CC67A4">
      <w:pPr>
        <w:rPr>
          <w:ins w:id="13511" w:author="Airat Shigapov" w:date="2021-10-29T16:39:00Z"/>
          <w:rFonts w:ascii="Times New Roman" w:eastAsia="Calibri" w:hAnsi="Times New Roman" w:cs="Times New Roman"/>
          <w:sz w:val="20"/>
          <w:szCs w:val="20"/>
          <w:shd w:val="clear" w:color="auto" w:fill="FFFFFF"/>
          <w:lang w:val="en-US"/>
        </w:rPr>
      </w:pPr>
      <w:ins w:id="13512" w:author="Airat Shigapov" w:date="2021-10-29T16:39:00Z">
        <w:r w:rsidRPr="00CA1CA9">
          <w:rPr>
            <w:rFonts w:ascii="Times New Roman" w:eastAsia="Calibri" w:hAnsi="Times New Roman" w:cs="Times New Roman"/>
            <w:sz w:val="20"/>
            <w:szCs w:val="20"/>
            <w:shd w:val="clear" w:color="auto" w:fill="FFFFFF"/>
            <w:lang w:val="en-US"/>
          </w:rPr>
          <w:t xml:space="preserve">                    </w:t>
        </w:r>
        <w:proofErr w:type="spellStart"/>
        <w:r w:rsidRPr="00CA1CA9">
          <w:rPr>
            <w:rFonts w:ascii="Times New Roman" w:eastAsia="Calibri" w:hAnsi="Times New Roman" w:cs="Times New Roman"/>
            <w:sz w:val="20"/>
            <w:szCs w:val="20"/>
            <w:shd w:val="clear" w:color="auto" w:fill="FFFFFF"/>
            <w:lang w:val="en-US"/>
          </w:rPr>
          <w:t>Grid.Row</w:t>
        </w:r>
        <w:proofErr w:type="spellEnd"/>
        <w:r w:rsidRPr="00CA1CA9">
          <w:rPr>
            <w:rFonts w:ascii="Times New Roman" w:eastAsia="Calibri" w:hAnsi="Times New Roman" w:cs="Times New Roman"/>
            <w:sz w:val="20"/>
            <w:szCs w:val="20"/>
            <w:shd w:val="clear" w:color="auto" w:fill="FFFFFF"/>
            <w:lang w:val="en-US"/>
          </w:rPr>
          <w:t xml:space="preserve">="5" </w:t>
        </w:r>
      </w:ins>
    </w:p>
    <w:p w14:paraId="20690E18" w14:textId="77777777" w:rsidR="00CC67A4" w:rsidRPr="00CA1CA9" w:rsidRDefault="00CC67A4" w:rsidP="00CC67A4">
      <w:pPr>
        <w:rPr>
          <w:ins w:id="13513" w:author="Airat Shigapov" w:date="2021-10-29T16:39:00Z"/>
          <w:rFonts w:ascii="Times New Roman" w:eastAsia="Calibri" w:hAnsi="Times New Roman" w:cs="Times New Roman"/>
          <w:sz w:val="20"/>
          <w:szCs w:val="20"/>
          <w:shd w:val="clear" w:color="auto" w:fill="FFFFFF"/>
          <w:lang w:val="en-US"/>
        </w:rPr>
      </w:pPr>
      <w:ins w:id="13514" w:author="Airat Shigapov" w:date="2021-10-29T16:39:00Z">
        <w:r w:rsidRPr="00CA1CA9">
          <w:rPr>
            <w:rFonts w:ascii="Times New Roman" w:eastAsia="Calibri" w:hAnsi="Times New Roman" w:cs="Times New Roman"/>
            <w:sz w:val="20"/>
            <w:szCs w:val="20"/>
            <w:shd w:val="clear" w:color="auto" w:fill="FFFFFF"/>
            <w:lang w:val="en-US"/>
          </w:rPr>
          <w:t xml:space="preserve">                    </w:t>
        </w:r>
        <w:proofErr w:type="spellStart"/>
        <w:r w:rsidRPr="00CA1CA9">
          <w:rPr>
            <w:rFonts w:ascii="Times New Roman" w:eastAsia="Calibri" w:hAnsi="Times New Roman" w:cs="Times New Roman"/>
            <w:sz w:val="20"/>
            <w:szCs w:val="20"/>
            <w:shd w:val="clear" w:color="auto" w:fill="FFFFFF"/>
            <w:lang w:val="en-US"/>
          </w:rPr>
          <w:t>Grid.Column</w:t>
        </w:r>
        <w:proofErr w:type="spellEnd"/>
        <w:r w:rsidRPr="00CA1CA9">
          <w:rPr>
            <w:rFonts w:ascii="Times New Roman" w:eastAsia="Calibri" w:hAnsi="Times New Roman" w:cs="Times New Roman"/>
            <w:sz w:val="20"/>
            <w:szCs w:val="20"/>
            <w:shd w:val="clear" w:color="auto" w:fill="FFFFFF"/>
            <w:lang w:val="en-US"/>
          </w:rPr>
          <w:t>="1"/&gt;</w:t>
        </w:r>
      </w:ins>
    </w:p>
    <w:p w14:paraId="794E80E9" w14:textId="77777777" w:rsidR="00CC67A4" w:rsidRPr="00CA1CA9" w:rsidRDefault="00CC67A4" w:rsidP="00CC67A4">
      <w:pPr>
        <w:rPr>
          <w:ins w:id="13515" w:author="Airat Shigapov" w:date="2021-10-29T16:39:00Z"/>
          <w:rFonts w:ascii="Times New Roman" w:eastAsia="Calibri" w:hAnsi="Times New Roman" w:cs="Times New Roman"/>
          <w:sz w:val="20"/>
          <w:szCs w:val="20"/>
          <w:shd w:val="clear" w:color="auto" w:fill="FFFFFF"/>
          <w:lang w:val="en-US"/>
        </w:rPr>
      </w:pPr>
      <w:ins w:id="13516" w:author="Airat Shigapov" w:date="2021-10-29T16:39:00Z">
        <w:r w:rsidRPr="00CA1CA9">
          <w:rPr>
            <w:rFonts w:ascii="Times New Roman" w:eastAsia="Calibri" w:hAnsi="Times New Roman" w:cs="Times New Roman"/>
            <w:sz w:val="20"/>
            <w:szCs w:val="20"/>
            <w:shd w:val="clear" w:color="auto" w:fill="FFFFFF"/>
            <w:lang w:val="en-US"/>
          </w:rPr>
          <w:t xml:space="preserve">            &lt;Button </w:t>
        </w:r>
        <w:proofErr w:type="gramStart"/>
        <w:r w:rsidRPr="00CA1CA9">
          <w:rPr>
            <w:rFonts w:ascii="Times New Roman" w:eastAsia="Calibri" w:hAnsi="Times New Roman" w:cs="Times New Roman"/>
            <w:sz w:val="20"/>
            <w:szCs w:val="20"/>
            <w:shd w:val="clear" w:color="auto" w:fill="FFFFFF"/>
            <w:lang w:val="en-US"/>
          </w:rPr>
          <w:t>x:Name</w:t>
        </w:r>
        <w:proofErr w:type="gramEnd"/>
        <w:r w:rsidRPr="00CA1CA9">
          <w:rPr>
            <w:rFonts w:ascii="Times New Roman" w:eastAsia="Calibri" w:hAnsi="Times New Roman" w:cs="Times New Roman"/>
            <w:sz w:val="20"/>
            <w:szCs w:val="20"/>
            <w:shd w:val="clear" w:color="auto" w:fill="FFFFFF"/>
            <w:lang w:val="en-US"/>
          </w:rPr>
          <w:t xml:space="preserve">="saveButton" </w:t>
        </w:r>
      </w:ins>
    </w:p>
    <w:p w14:paraId="53B474D0" w14:textId="77777777" w:rsidR="00CC67A4" w:rsidRPr="00CA1CA9" w:rsidRDefault="00CC67A4" w:rsidP="00CC67A4">
      <w:pPr>
        <w:rPr>
          <w:ins w:id="13517" w:author="Airat Shigapov" w:date="2021-10-29T16:39:00Z"/>
          <w:rFonts w:ascii="Times New Roman" w:eastAsia="Calibri" w:hAnsi="Times New Roman" w:cs="Times New Roman"/>
          <w:sz w:val="20"/>
          <w:szCs w:val="20"/>
          <w:shd w:val="clear" w:color="auto" w:fill="FFFFFF"/>
          <w:lang w:val="en-US"/>
        </w:rPr>
      </w:pPr>
      <w:ins w:id="13518" w:author="Airat Shigapov" w:date="2021-10-29T16:39:00Z">
        <w:r w:rsidRPr="00CA1CA9">
          <w:rPr>
            <w:rFonts w:ascii="Times New Roman" w:eastAsia="Calibri" w:hAnsi="Times New Roman" w:cs="Times New Roman"/>
            <w:sz w:val="20"/>
            <w:szCs w:val="20"/>
            <w:shd w:val="clear" w:color="auto" w:fill="FFFFFF"/>
            <w:lang w:val="en-US"/>
          </w:rPr>
          <w:t xml:space="preserve">                    Content="</w:t>
        </w:r>
        <w:proofErr w:type="spellStart"/>
        <w:r w:rsidRPr="00CA1CA9">
          <w:rPr>
            <w:rFonts w:ascii="Times New Roman" w:eastAsia="Calibri" w:hAnsi="Times New Roman" w:cs="Times New Roman"/>
            <w:sz w:val="20"/>
            <w:szCs w:val="20"/>
            <w:shd w:val="clear" w:color="auto" w:fill="FFFFFF"/>
            <w:lang w:val="en-US"/>
          </w:rPr>
          <w:t>Сохранить</w:t>
        </w:r>
        <w:proofErr w:type="spellEnd"/>
        <w:r w:rsidRPr="00CA1CA9">
          <w:rPr>
            <w:rFonts w:ascii="Times New Roman" w:eastAsia="Calibri" w:hAnsi="Times New Roman" w:cs="Times New Roman"/>
            <w:sz w:val="20"/>
            <w:szCs w:val="20"/>
            <w:shd w:val="clear" w:color="auto" w:fill="FFFFFF"/>
            <w:lang w:val="en-US"/>
          </w:rPr>
          <w:t xml:space="preserve">" </w:t>
        </w:r>
      </w:ins>
    </w:p>
    <w:p w14:paraId="4CF2274E" w14:textId="77777777" w:rsidR="00CC67A4" w:rsidRPr="00CA1CA9" w:rsidRDefault="00CC67A4" w:rsidP="00CC67A4">
      <w:pPr>
        <w:rPr>
          <w:ins w:id="13519" w:author="Airat Shigapov" w:date="2021-10-29T16:39:00Z"/>
          <w:rFonts w:ascii="Times New Roman" w:eastAsia="Calibri" w:hAnsi="Times New Roman" w:cs="Times New Roman"/>
          <w:sz w:val="20"/>
          <w:szCs w:val="20"/>
          <w:shd w:val="clear" w:color="auto" w:fill="FFFFFF"/>
          <w:lang w:val="en-US"/>
        </w:rPr>
      </w:pPr>
      <w:ins w:id="13520" w:author="Airat Shigapov" w:date="2021-10-29T16:39:00Z">
        <w:r w:rsidRPr="00CA1CA9">
          <w:rPr>
            <w:rFonts w:ascii="Times New Roman" w:eastAsia="Calibri" w:hAnsi="Times New Roman" w:cs="Times New Roman"/>
            <w:sz w:val="20"/>
            <w:szCs w:val="20"/>
            <w:shd w:val="clear" w:color="auto" w:fill="FFFFFF"/>
            <w:lang w:val="en-US"/>
          </w:rPr>
          <w:t xml:space="preserve">                    </w:t>
        </w:r>
        <w:proofErr w:type="spellStart"/>
        <w:r w:rsidRPr="00CA1CA9">
          <w:rPr>
            <w:rFonts w:ascii="Times New Roman" w:eastAsia="Calibri" w:hAnsi="Times New Roman" w:cs="Times New Roman"/>
            <w:sz w:val="20"/>
            <w:szCs w:val="20"/>
            <w:shd w:val="clear" w:color="auto" w:fill="FFFFFF"/>
            <w:lang w:val="en-US"/>
          </w:rPr>
          <w:t>Grid.Row</w:t>
        </w:r>
        <w:proofErr w:type="spellEnd"/>
        <w:r w:rsidRPr="00CA1CA9">
          <w:rPr>
            <w:rFonts w:ascii="Times New Roman" w:eastAsia="Calibri" w:hAnsi="Times New Roman" w:cs="Times New Roman"/>
            <w:sz w:val="20"/>
            <w:szCs w:val="20"/>
            <w:shd w:val="clear" w:color="auto" w:fill="FFFFFF"/>
            <w:lang w:val="en-US"/>
          </w:rPr>
          <w:t xml:space="preserve">="5" </w:t>
        </w:r>
      </w:ins>
    </w:p>
    <w:p w14:paraId="00DAA9B7" w14:textId="77777777" w:rsidR="00CC67A4" w:rsidRPr="00CA1CA9" w:rsidRDefault="00CC67A4" w:rsidP="00CC67A4">
      <w:pPr>
        <w:rPr>
          <w:ins w:id="13521" w:author="Airat Shigapov" w:date="2021-10-29T16:39:00Z"/>
          <w:rFonts w:ascii="Times New Roman" w:eastAsia="Calibri" w:hAnsi="Times New Roman" w:cs="Times New Roman"/>
          <w:sz w:val="20"/>
          <w:szCs w:val="20"/>
          <w:shd w:val="clear" w:color="auto" w:fill="FFFFFF"/>
          <w:lang w:val="en-US"/>
        </w:rPr>
      </w:pPr>
      <w:ins w:id="13522" w:author="Airat Shigapov" w:date="2021-10-29T16:39:00Z">
        <w:r w:rsidRPr="00CA1CA9">
          <w:rPr>
            <w:rFonts w:ascii="Times New Roman" w:eastAsia="Calibri" w:hAnsi="Times New Roman" w:cs="Times New Roman"/>
            <w:sz w:val="20"/>
            <w:szCs w:val="20"/>
            <w:shd w:val="clear" w:color="auto" w:fill="FFFFFF"/>
            <w:lang w:val="en-US"/>
          </w:rPr>
          <w:t xml:space="preserve">                    Click="</w:t>
        </w:r>
        <w:proofErr w:type="spellStart"/>
        <w:r w:rsidRPr="00CA1CA9">
          <w:rPr>
            <w:rFonts w:ascii="Times New Roman" w:eastAsia="Calibri" w:hAnsi="Times New Roman" w:cs="Times New Roman"/>
            <w:sz w:val="20"/>
            <w:szCs w:val="20"/>
            <w:shd w:val="clear" w:color="auto" w:fill="FFFFFF"/>
            <w:lang w:val="en-US"/>
          </w:rPr>
          <w:t>saveButton_Click</w:t>
        </w:r>
        <w:proofErr w:type="spellEnd"/>
        <w:r w:rsidRPr="00CA1CA9">
          <w:rPr>
            <w:rFonts w:ascii="Times New Roman" w:eastAsia="Calibri" w:hAnsi="Times New Roman" w:cs="Times New Roman"/>
            <w:sz w:val="20"/>
            <w:szCs w:val="20"/>
            <w:shd w:val="clear" w:color="auto" w:fill="FFFFFF"/>
            <w:lang w:val="en-US"/>
          </w:rPr>
          <w:t>"</w:t>
        </w:r>
      </w:ins>
    </w:p>
    <w:p w14:paraId="5FAD84CE" w14:textId="77777777" w:rsidR="00CC67A4" w:rsidRPr="00CA1CA9" w:rsidRDefault="00CC67A4" w:rsidP="00CC67A4">
      <w:pPr>
        <w:rPr>
          <w:ins w:id="13523" w:author="Airat Shigapov" w:date="2021-10-29T16:39:00Z"/>
          <w:rFonts w:ascii="Times New Roman" w:eastAsia="Calibri" w:hAnsi="Times New Roman" w:cs="Times New Roman"/>
          <w:sz w:val="20"/>
          <w:szCs w:val="20"/>
          <w:shd w:val="clear" w:color="auto" w:fill="FFFFFF"/>
          <w:lang w:val="en-US"/>
        </w:rPr>
      </w:pPr>
      <w:ins w:id="13524" w:author="Airat Shigapov" w:date="2021-10-29T16:39:00Z">
        <w:r w:rsidRPr="00CA1CA9">
          <w:rPr>
            <w:rFonts w:ascii="Times New Roman" w:eastAsia="Calibri" w:hAnsi="Times New Roman" w:cs="Times New Roman"/>
            <w:sz w:val="20"/>
            <w:szCs w:val="20"/>
            <w:shd w:val="clear" w:color="auto" w:fill="FFFFFF"/>
            <w:lang w:val="en-US"/>
          </w:rPr>
          <w:t xml:space="preserve">                    Visibility="Hidden"</w:t>
        </w:r>
      </w:ins>
    </w:p>
    <w:p w14:paraId="1ECCBCF0" w14:textId="77777777" w:rsidR="00CC67A4" w:rsidRPr="00CA1CA9" w:rsidRDefault="00CC67A4" w:rsidP="00CC67A4">
      <w:pPr>
        <w:rPr>
          <w:ins w:id="13525" w:author="Airat Shigapov" w:date="2021-10-29T16:39:00Z"/>
          <w:rFonts w:ascii="Times New Roman" w:eastAsia="Calibri" w:hAnsi="Times New Roman" w:cs="Times New Roman"/>
          <w:sz w:val="20"/>
          <w:szCs w:val="20"/>
          <w:shd w:val="clear" w:color="auto" w:fill="FFFFFF"/>
          <w:lang w:val="en-US"/>
        </w:rPr>
      </w:pPr>
      <w:ins w:id="13526" w:author="Airat Shigapov" w:date="2021-10-29T16:39:00Z">
        <w:r w:rsidRPr="00CA1CA9">
          <w:rPr>
            <w:rFonts w:ascii="Times New Roman" w:eastAsia="Calibri" w:hAnsi="Times New Roman" w:cs="Times New Roman"/>
            <w:sz w:val="20"/>
            <w:szCs w:val="20"/>
            <w:shd w:val="clear" w:color="auto" w:fill="FFFFFF"/>
            <w:lang w:val="en-US"/>
          </w:rPr>
          <w:t xml:space="preserve">                    Margin="0,5,0,0"</w:t>
        </w:r>
      </w:ins>
    </w:p>
    <w:p w14:paraId="2F7909EC" w14:textId="77777777" w:rsidR="00CC67A4" w:rsidRPr="00CA1CA9" w:rsidRDefault="00CC67A4" w:rsidP="00CC67A4">
      <w:pPr>
        <w:rPr>
          <w:ins w:id="13527" w:author="Airat Shigapov" w:date="2021-10-29T16:39:00Z"/>
          <w:rFonts w:ascii="Times New Roman" w:eastAsia="Calibri" w:hAnsi="Times New Roman" w:cs="Times New Roman"/>
          <w:sz w:val="20"/>
          <w:szCs w:val="20"/>
          <w:shd w:val="clear" w:color="auto" w:fill="FFFFFF"/>
          <w:lang w:val="en-US"/>
        </w:rPr>
      </w:pPr>
      <w:ins w:id="13528" w:author="Airat Shigapov" w:date="2021-10-29T16:39:00Z">
        <w:r w:rsidRPr="00CA1CA9">
          <w:rPr>
            <w:rFonts w:ascii="Times New Roman" w:eastAsia="Calibri" w:hAnsi="Times New Roman" w:cs="Times New Roman"/>
            <w:sz w:val="20"/>
            <w:szCs w:val="20"/>
            <w:shd w:val="clear" w:color="auto" w:fill="FFFFFF"/>
            <w:lang w:val="en-US"/>
          </w:rPr>
          <w:t xml:space="preserve">                    </w:t>
        </w:r>
        <w:proofErr w:type="spellStart"/>
        <w:r w:rsidRPr="00CA1CA9">
          <w:rPr>
            <w:rFonts w:ascii="Times New Roman" w:eastAsia="Calibri" w:hAnsi="Times New Roman" w:cs="Times New Roman"/>
            <w:sz w:val="20"/>
            <w:szCs w:val="20"/>
            <w:shd w:val="clear" w:color="auto" w:fill="FFFFFF"/>
            <w:lang w:val="en-US"/>
          </w:rPr>
          <w:t>HorizontalAlignment</w:t>
        </w:r>
        <w:proofErr w:type="spellEnd"/>
        <w:r w:rsidRPr="00CA1CA9">
          <w:rPr>
            <w:rFonts w:ascii="Times New Roman" w:eastAsia="Calibri" w:hAnsi="Times New Roman" w:cs="Times New Roman"/>
            <w:sz w:val="20"/>
            <w:szCs w:val="20"/>
            <w:shd w:val="clear" w:color="auto" w:fill="FFFFFF"/>
            <w:lang w:val="en-US"/>
          </w:rPr>
          <w:t>="Left"</w:t>
        </w:r>
      </w:ins>
    </w:p>
    <w:p w14:paraId="517E6831" w14:textId="77777777" w:rsidR="00CC67A4" w:rsidRPr="00CA1CA9" w:rsidRDefault="00CC67A4" w:rsidP="00CC67A4">
      <w:pPr>
        <w:rPr>
          <w:ins w:id="13529" w:author="Airat Shigapov" w:date="2021-10-29T16:39:00Z"/>
          <w:rFonts w:ascii="Times New Roman" w:eastAsia="Calibri" w:hAnsi="Times New Roman" w:cs="Times New Roman"/>
          <w:sz w:val="20"/>
          <w:szCs w:val="20"/>
          <w:shd w:val="clear" w:color="auto" w:fill="FFFFFF"/>
          <w:lang w:val="en-US"/>
        </w:rPr>
      </w:pPr>
      <w:ins w:id="13530" w:author="Airat Shigapov" w:date="2021-10-29T16:39:00Z">
        <w:r w:rsidRPr="00CA1CA9">
          <w:rPr>
            <w:rFonts w:ascii="Times New Roman" w:eastAsia="Calibri" w:hAnsi="Times New Roman" w:cs="Times New Roman"/>
            <w:sz w:val="20"/>
            <w:szCs w:val="20"/>
            <w:shd w:val="clear" w:color="auto" w:fill="FFFFFF"/>
            <w:lang w:val="en-US"/>
          </w:rPr>
          <w:t xml:space="preserve">                    </w:t>
        </w:r>
        <w:proofErr w:type="spellStart"/>
        <w:r w:rsidRPr="00CA1CA9">
          <w:rPr>
            <w:rFonts w:ascii="Times New Roman" w:eastAsia="Calibri" w:hAnsi="Times New Roman" w:cs="Times New Roman"/>
            <w:sz w:val="20"/>
            <w:szCs w:val="20"/>
            <w:shd w:val="clear" w:color="auto" w:fill="FFFFFF"/>
            <w:lang w:val="en-US"/>
          </w:rPr>
          <w:t>Grid.Column</w:t>
        </w:r>
        <w:proofErr w:type="spellEnd"/>
        <w:r w:rsidRPr="00CA1CA9">
          <w:rPr>
            <w:rFonts w:ascii="Times New Roman" w:eastAsia="Calibri" w:hAnsi="Times New Roman" w:cs="Times New Roman"/>
            <w:sz w:val="20"/>
            <w:szCs w:val="20"/>
            <w:shd w:val="clear" w:color="auto" w:fill="FFFFFF"/>
            <w:lang w:val="en-US"/>
          </w:rPr>
          <w:t>="0"/&gt;</w:t>
        </w:r>
      </w:ins>
    </w:p>
    <w:p w14:paraId="7970083F" w14:textId="77777777" w:rsidR="00CC67A4" w:rsidRPr="00CA1CA9" w:rsidRDefault="00CC67A4" w:rsidP="00CC67A4">
      <w:pPr>
        <w:rPr>
          <w:ins w:id="13531" w:author="Airat Shigapov" w:date="2021-10-29T16:39:00Z"/>
          <w:rFonts w:ascii="Times New Roman" w:eastAsia="Calibri" w:hAnsi="Times New Roman" w:cs="Times New Roman"/>
          <w:sz w:val="20"/>
          <w:szCs w:val="20"/>
          <w:shd w:val="clear" w:color="auto" w:fill="FFFFFF"/>
          <w:lang w:val="en-US"/>
        </w:rPr>
      </w:pPr>
      <w:ins w:id="13532" w:author="Airat Shigapov" w:date="2021-10-29T16:39:00Z">
        <w:r w:rsidRPr="00CA1CA9">
          <w:rPr>
            <w:rFonts w:ascii="Times New Roman" w:eastAsia="Calibri" w:hAnsi="Times New Roman" w:cs="Times New Roman"/>
            <w:sz w:val="20"/>
            <w:szCs w:val="20"/>
            <w:shd w:val="clear" w:color="auto" w:fill="FFFFFF"/>
            <w:lang w:val="en-US"/>
          </w:rPr>
          <w:t xml:space="preserve">        &lt;/Grid&gt;</w:t>
        </w:r>
      </w:ins>
    </w:p>
    <w:p w14:paraId="59F96108" w14:textId="77777777" w:rsidR="00CC67A4" w:rsidRPr="00CA1CA9" w:rsidRDefault="00CC67A4" w:rsidP="00CC67A4">
      <w:pPr>
        <w:rPr>
          <w:ins w:id="13533" w:author="Airat Shigapov" w:date="2021-10-29T16:39:00Z"/>
          <w:rFonts w:ascii="Times New Roman" w:eastAsia="Calibri" w:hAnsi="Times New Roman" w:cs="Times New Roman"/>
          <w:sz w:val="20"/>
          <w:szCs w:val="20"/>
          <w:shd w:val="clear" w:color="auto" w:fill="FFFFFF"/>
          <w:lang w:val="en-US"/>
        </w:rPr>
      </w:pPr>
      <w:ins w:id="13534" w:author="Airat Shigapov" w:date="2021-10-29T16:39:00Z">
        <w:r w:rsidRPr="00CA1CA9">
          <w:rPr>
            <w:rFonts w:ascii="Times New Roman" w:eastAsia="Calibri" w:hAnsi="Times New Roman" w:cs="Times New Roman"/>
            <w:sz w:val="20"/>
            <w:szCs w:val="20"/>
            <w:shd w:val="clear" w:color="auto" w:fill="FFFFFF"/>
            <w:lang w:val="en-US"/>
          </w:rPr>
          <w:t xml:space="preserve">        &lt;Grid </w:t>
        </w:r>
        <w:proofErr w:type="gramStart"/>
        <w:r w:rsidRPr="00CA1CA9">
          <w:rPr>
            <w:rFonts w:ascii="Times New Roman" w:eastAsia="Calibri" w:hAnsi="Times New Roman" w:cs="Times New Roman"/>
            <w:sz w:val="20"/>
            <w:szCs w:val="20"/>
            <w:shd w:val="clear" w:color="auto" w:fill="FFFFFF"/>
            <w:lang w:val="en-US"/>
          </w:rPr>
          <w:t>x:Name</w:t>
        </w:r>
        <w:proofErr w:type="gramEnd"/>
        <w:r w:rsidRPr="00CA1CA9">
          <w:rPr>
            <w:rFonts w:ascii="Times New Roman" w:eastAsia="Calibri" w:hAnsi="Times New Roman" w:cs="Times New Roman"/>
            <w:sz w:val="20"/>
            <w:szCs w:val="20"/>
            <w:shd w:val="clear" w:color="auto" w:fill="FFFFFF"/>
            <w:lang w:val="en-US"/>
          </w:rPr>
          <w:t>="Cart"</w:t>
        </w:r>
      </w:ins>
    </w:p>
    <w:p w14:paraId="4F0C4B65" w14:textId="77777777" w:rsidR="00CC67A4" w:rsidRPr="00CA1CA9" w:rsidRDefault="00CC67A4" w:rsidP="00CC67A4">
      <w:pPr>
        <w:rPr>
          <w:ins w:id="13535" w:author="Airat Shigapov" w:date="2021-10-29T16:39:00Z"/>
          <w:rFonts w:ascii="Times New Roman" w:eastAsia="Calibri" w:hAnsi="Times New Roman" w:cs="Times New Roman"/>
          <w:sz w:val="20"/>
          <w:szCs w:val="20"/>
          <w:shd w:val="clear" w:color="auto" w:fill="FFFFFF"/>
          <w:lang w:val="en-US"/>
        </w:rPr>
      </w:pPr>
      <w:ins w:id="13536" w:author="Airat Shigapov" w:date="2021-10-29T16:39:00Z">
        <w:r w:rsidRPr="00CA1CA9">
          <w:rPr>
            <w:rFonts w:ascii="Times New Roman" w:eastAsia="Calibri" w:hAnsi="Times New Roman" w:cs="Times New Roman"/>
            <w:sz w:val="20"/>
            <w:szCs w:val="20"/>
            <w:shd w:val="clear" w:color="auto" w:fill="FFFFFF"/>
            <w:lang w:val="en-US"/>
          </w:rPr>
          <w:t xml:space="preserve">            </w:t>
        </w:r>
        <w:proofErr w:type="spellStart"/>
        <w:r w:rsidRPr="00CA1CA9">
          <w:rPr>
            <w:rFonts w:ascii="Times New Roman" w:eastAsia="Calibri" w:hAnsi="Times New Roman" w:cs="Times New Roman"/>
            <w:sz w:val="20"/>
            <w:szCs w:val="20"/>
            <w:shd w:val="clear" w:color="auto" w:fill="FFFFFF"/>
            <w:lang w:val="en-US"/>
          </w:rPr>
          <w:t>Grid.Row</w:t>
        </w:r>
        <w:proofErr w:type="spellEnd"/>
        <w:r w:rsidRPr="00CA1CA9">
          <w:rPr>
            <w:rFonts w:ascii="Times New Roman" w:eastAsia="Calibri" w:hAnsi="Times New Roman" w:cs="Times New Roman"/>
            <w:sz w:val="20"/>
            <w:szCs w:val="20"/>
            <w:shd w:val="clear" w:color="auto" w:fill="FFFFFF"/>
            <w:lang w:val="en-US"/>
          </w:rPr>
          <w:t>="1"</w:t>
        </w:r>
      </w:ins>
    </w:p>
    <w:p w14:paraId="25B53337" w14:textId="77777777" w:rsidR="00CC67A4" w:rsidRPr="00CA1CA9" w:rsidRDefault="00CC67A4" w:rsidP="00CC67A4">
      <w:pPr>
        <w:rPr>
          <w:ins w:id="13537" w:author="Airat Shigapov" w:date="2021-10-29T16:39:00Z"/>
          <w:rFonts w:ascii="Times New Roman" w:eastAsia="Calibri" w:hAnsi="Times New Roman" w:cs="Times New Roman"/>
          <w:sz w:val="20"/>
          <w:szCs w:val="20"/>
          <w:shd w:val="clear" w:color="auto" w:fill="FFFFFF"/>
          <w:lang w:val="en-US"/>
        </w:rPr>
      </w:pPr>
      <w:ins w:id="13538" w:author="Airat Shigapov" w:date="2021-10-29T16:39:00Z">
        <w:r w:rsidRPr="00CA1CA9">
          <w:rPr>
            <w:rFonts w:ascii="Times New Roman" w:eastAsia="Calibri" w:hAnsi="Times New Roman" w:cs="Times New Roman"/>
            <w:sz w:val="20"/>
            <w:szCs w:val="20"/>
            <w:shd w:val="clear" w:color="auto" w:fill="FFFFFF"/>
            <w:lang w:val="en-US"/>
          </w:rPr>
          <w:t xml:space="preserve">              Visibility="Hidden"</w:t>
        </w:r>
      </w:ins>
    </w:p>
    <w:p w14:paraId="337A906F" w14:textId="77777777" w:rsidR="00CC67A4" w:rsidRPr="00CA1CA9" w:rsidRDefault="00CC67A4" w:rsidP="00CC67A4">
      <w:pPr>
        <w:rPr>
          <w:ins w:id="13539" w:author="Airat Shigapov" w:date="2021-10-29T16:39:00Z"/>
          <w:rFonts w:ascii="Times New Roman" w:eastAsia="Calibri" w:hAnsi="Times New Roman" w:cs="Times New Roman"/>
          <w:sz w:val="20"/>
          <w:szCs w:val="20"/>
          <w:shd w:val="clear" w:color="auto" w:fill="FFFFFF"/>
          <w:lang w:val="en-US"/>
        </w:rPr>
      </w:pPr>
      <w:ins w:id="13540" w:author="Airat Shigapov" w:date="2021-10-29T16:39:00Z">
        <w:r w:rsidRPr="00CA1CA9">
          <w:rPr>
            <w:rFonts w:ascii="Times New Roman" w:eastAsia="Calibri" w:hAnsi="Times New Roman" w:cs="Times New Roman"/>
            <w:sz w:val="20"/>
            <w:szCs w:val="20"/>
            <w:shd w:val="clear" w:color="auto" w:fill="FFFFFF"/>
            <w:lang w:val="en-US"/>
          </w:rPr>
          <w:t xml:space="preserve">              Margin="10,0,190,0"</w:t>
        </w:r>
      </w:ins>
    </w:p>
    <w:p w14:paraId="0003C8CC" w14:textId="77777777" w:rsidR="00CC67A4" w:rsidRPr="00CA1CA9" w:rsidRDefault="00CC67A4" w:rsidP="00CC67A4">
      <w:pPr>
        <w:rPr>
          <w:ins w:id="13541" w:author="Airat Shigapov" w:date="2021-10-29T16:39:00Z"/>
          <w:rFonts w:ascii="Times New Roman" w:eastAsia="Calibri" w:hAnsi="Times New Roman" w:cs="Times New Roman"/>
          <w:sz w:val="20"/>
          <w:szCs w:val="20"/>
          <w:shd w:val="clear" w:color="auto" w:fill="FFFFFF"/>
          <w:lang w:val="en-US"/>
        </w:rPr>
      </w:pPr>
      <w:ins w:id="13542" w:author="Airat Shigapov" w:date="2021-10-29T16:39:00Z">
        <w:r w:rsidRPr="00CA1CA9">
          <w:rPr>
            <w:rFonts w:ascii="Times New Roman" w:eastAsia="Calibri" w:hAnsi="Times New Roman" w:cs="Times New Roman"/>
            <w:sz w:val="20"/>
            <w:szCs w:val="20"/>
            <w:shd w:val="clear" w:color="auto" w:fill="FFFFFF"/>
            <w:lang w:val="en-US"/>
          </w:rPr>
          <w:t xml:space="preserve">              </w:t>
        </w:r>
        <w:proofErr w:type="spellStart"/>
        <w:r w:rsidRPr="00CA1CA9">
          <w:rPr>
            <w:rFonts w:ascii="Times New Roman" w:eastAsia="Calibri" w:hAnsi="Times New Roman" w:cs="Times New Roman"/>
            <w:sz w:val="20"/>
            <w:szCs w:val="20"/>
            <w:shd w:val="clear" w:color="auto" w:fill="FFFFFF"/>
            <w:lang w:val="en-US"/>
          </w:rPr>
          <w:t>Grid.Column</w:t>
        </w:r>
        <w:proofErr w:type="spellEnd"/>
        <w:r w:rsidRPr="00CA1CA9">
          <w:rPr>
            <w:rFonts w:ascii="Times New Roman" w:eastAsia="Calibri" w:hAnsi="Times New Roman" w:cs="Times New Roman"/>
            <w:sz w:val="20"/>
            <w:szCs w:val="20"/>
            <w:shd w:val="clear" w:color="auto" w:fill="FFFFFF"/>
            <w:lang w:val="en-US"/>
          </w:rPr>
          <w:t>="1"&gt;</w:t>
        </w:r>
      </w:ins>
    </w:p>
    <w:p w14:paraId="2C3ADEC0" w14:textId="77777777" w:rsidR="00CC67A4" w:rsidRPr="00CA1CA9" w:rsidRDefault="00CC67A4" w:rsidP="00CC67A4">
      <w:pPr>
        <w:rPr>
          <w:ins w:id="13543" w:author="Airat Shigapov" w:date="2021-10-29T16:39:00Z"/>
          <w:rFonts w:ascii="Times New Roman" w:eastAsia="Calibri" w:hAnsi="Times New Roman" w:cs="Times New Roman"/>
          <w:sz w:val="20"/>
          <w:szCs w:val="20"/>
          <w:shd w:val="clear" w:color="auto" w:fill="FFFFFF"/>
          <w:lang w:val="en-US"/>
        </w:rPr>
      </w:pPr>
      <w:ins w:id="13544" w:author="Airat Shigapov" w:date="2021-10-29T16:39:00Z">
        <w:r w:rsidRPr="00CA1CA9">
          <w:rPr>
            <w:rFonts w:ascii="Times New Roman" w:eastAsia="Calibri" w:hAnsi="Times New Roman" w:cs="Times New Roman"/>
            <w:sz w:val="20"/>
            <w:szCs w:val="20"/>
            <w:shd w:val="clear" w:color="auto" w:fill="FFFFFF"/>
            <w:lang w:val="en-US"/>
          </w:rPr>
          <w:t xml:space="preserve">            &lt;</w:t>
        </w:r>
        <w:proofErr w:type="spellStart"/>
        <w:proofErr w:type="gramStart"/>
        <w:r w:rsidRPr="00CA1CA9">
          <w:rPr>
            <w:rFonts w:ascii="Times New Roman" w:eastAsia="Calibri" w:hAnsi="Times New Roman" w:cs="Times New Roman"/>
            <w:sz w:val="20"/>
            <w:szCs w:val="20"/>
            <w:shd w:val="clear" w:color="auto" w:fill="FFFFFF"/>
            <w:lang w:val="en-US"/>
          </w:rPr>
          <w:t>StackPanel</w:t>
        </w:r>
        <w:proofErr w:type="spellEnd"/>
        <w:r w:rsidRPr="00CA1CA9">
          <w:rPr>
            <w:rFonts w:ascii="Times New Roman" w:eastAsia="Calibri" w:hAnsi="Times New Roman" w:cs="Times New Roman"/>
            <w:sz w:val="20"/>
            <w:szCs w:val="20"/>
            <w:shd w:val="clear" w:color="auto" w:fill="FFFFFF"/>
            <w:lang w:val="en-US"/>
          </w:rPr>
          <w:t xml:space="preserve">  Orientation</w:t>
        </w:r>
        <w:proofErr w:type="gramEnd"/>
        <w:r w:rsidRPr="00CA1CA9">
          <w:rPr>
            <w:rFonts w:ascii="Times New Roman" w:eastAsia="Calibri" w:hAnsi="Times New Roman" w:cs="Times New Roman"/>
            <w:sz w:val="20"/>
            <w:szCs w:val="20"/>
            <w:shd w:val="clear" w:color="auto" w:fill="FFFFFF"/>
            <w:lang w:val="en-US"/>
          </w:rPr>
          <w:t>="Vertical"&gt;</w:t>
        </w:r>
      </w:ins>
    </w:p>
    <w:p w14:paraId="69803EC5" w14:textId="77777777" w:rsidR="00CC67A4" w:rsidRPr="00CA1CA9" w:rsidRDefault="00CC67A4" w:rsidP="00CC67A4">
      <w:pPr>
        <w:rPr>
          <w:ins w:id="13545" w:author="Airat Shigapov" w:date="2021-10-29T16:39:00Z"/>
          <w:rFonts w:ascii="Times New Roman" w:eastAsia="Calibri" w:hAnsi="Times New Roman" w:cs="Times New Roman"/>
          <w:sz w:val="20"/>
          <w:szCs w:val="20"/>
          <w:shd w:val="clear" w:color="auto" w:fill="FFFFFF"/>
          <w:lang w:val="en-US"/>
        </w:rPr>
      </w:pPr>
      <w:ins w:id="13546" w:author="Airat Shigapov" w:date="2021-10-29T16:39:00Z">
        <w:r w:rsidRPr="00CA1CA9">
          <w:rPr>
            <w:rFonts w:ascii="Times New Roman" w:eastAsia="Calibri" w:hAnsi="Times New Roman" w:cs="Times New Roman"/>
            <w:sz w:val="20"/>
            <w:szCs w:val="20"/>
            <w:shd w:val="clear" w:color="auto" w:fill="FFFFFF"/>
            <w:lang w:val="en-US"/>
          </w:rPr>
          <w:t xml:space="preserve">                &lt;</w:t>
        </w:r>
        <w:proofErr w:type="spellStart"/>
        <w:r w:rsidRPr="00CA1CA9">
          <w:rPr>
            <w:rFonts w:ascii="Times New Roman" w:eastAsia="Calibri" w:hAnsi="Times New Roman" w:cs="Times New Roman"/>
            <w:sz w:val="20"/>
            <w:szCs w:val="20"/>
            <w:shd w:val="clear" w:color="auto" w:fill="FFFFFF"/>
            <w:lang w:val="en-US"/>
          </w:rPr>
          <w:t>ListView</w:t>
        </w:r>
        <w:proofErr w:type="spellEnd"/>
        <w:r w:rsidRPr="00CA1CA9">
          <w:rPr>
            <w:rFonts w:ascii="Times New Roman" w:eastAsia="Calibri" w:hAnsi="Times New Roman" w:cs="Times New Roman"/>
            <w:sz w:val="20"/>
            <w:szCs w:val="20"/>
            <w:shd w:val="clear" w:color="auto" w:fill="FFFFFF"/>
            <w:lang w:val="en-US"/>
          </w:rPr>
          <w:t xml:space="preserve"> </w:t>
        </w:r>
        <w:proofErr w:type="gramStart"/>
        <w:r w:rsidRPr="00CA1CA9">
          <w:rPr>
            <w:rFonts w:ascii="Times New Roman" w:eastAsia="Calibri" w:hAnsi="Times New Roman" w:cs="Times New Roman"/>
            <w:sz w:val="20"/>
            <w:szCs w:val="20"/>
            <w:shd w:val="clear" w:color="auto" w:fill="FFFFFF"/>
            <w:lang w:val="en-US"/>
          </w:rPr>
          <w:t>x:Name</w:t>
        </w:r>
        <w:proofErr w:type="gramEnd"/>
        <w:r w:rsidRPr="00CA1CA9">
          <w:rPr>
            <w:rFonts w:ascii="Times New Roman" w:eastAsia="Calibri" w:hAnsi="Times New Roman" w:cs="Times New Roman"/>
            <w:sz w:val="20"/>
            <w:szCs w:val="20"/>
            <w:shd w:val="clear" w:color="auto" w:fill="FFFFFF"/>
            <w:lang w:val="en-US"/>
          </w:rPr>
          <w:t>="CartList"</w:t>
        </w:r>
      </w:ins>
    </w:p>
    <w:p w14:paraId="77F4FD1E" w14:textId="77777777" w:rsidR="00CC67A4" w:rsidRPr="00CA1CA9" w:rsidRDefault="00CC67A4" w:rsidP="00CC67A4">
      <w:pPr>
        <w:rPr>
          <w:ins w:id="13547" w:author="Airat Shigapov" w:date="2021-10-29T16:39:00Z"/>
          <w:rFonts w:ascii="Times New Roman" w:eastAsia="Calibri" w:hAnsi="Times New Roman" w:cs="Times New Roman"/>
          <w:sz w:val="20"/>
          <w:szCs w:val="20"/>
          <w:shd w:val="clear" w:color="auto" w:fill="FFFFFF"/>
          <w:lang w:val="en-US"/>
        </w:rPr>
      </w:pPr>
      <w:ins w:id="13548" w:author="Airat Shigapov" w:date="2021-10-29T16:39:00Z">
        <w:r w:rsidRPr="00CA1CA9">
          <w:rPr>
            <w:rFonts w:ascii="Times New Roman" w:eastAsia="Calibri" w:hAnsi="Times New Roman" w:cs="Times New Roman"/>
            <w:sz w:val="20"/>
            <w:szCs w:val="20"/>
            <w:shd w:val="clear" w:color="auto" w:fill="FFFFFF"/>
            <w:lang w:val="en-US"/>
          </w:rPr>
          <w:t xml:space="preserve">                    Width="1000" </w:t>
        </w:r>
      </w:ins>
    </w:p>
    <w:p w14:paraId="0C9F5F7D" w14:textId="77777777" w:rsidR="00CC67A4" w:rsidRPr="00CA1CA9" w:rsidRDefault="00CC67A4" w:rsidP="00CC67A4">
      <w:pPr>
        <w:rPr>
          <w:ins w:id="13549" w:author="Airat Shigapov" w:date="2021-10-29T16:39:00Z"/>
          <w:rFonts w:ascii="Times New Roman" w:eastAsia="Calibri" w:hAnsi="Times New Roman" w:cs="Times New Roman"/>
          <w:sz w:val="20"/>
          <w:szCs w:val="20"/>
          <w:shd w:val="clear" w:color="auto" w:fill="FFFFFF"/>
          <w:lang w:val="en-US"/>
        </w:rPr>
      </w:pPr>
      <w:ins w:id="13550" w:author="Airat Shigapov" w:date="2021-10-29T16:39:00Z">
        <w:r w:rsidRPr="00CA1CA9">
          <w:rPr>
            <w:rFonts w:ascii="Times New Roman" w:eastAsia="Calibri" w:hAnsi="Times New Roman" w:cs="Times New Roman"/>
            <w:sz w:val="20"/>
            <w:szCs w:val="20"/>
            <w:shd w:val="clear" w:color="auto" w:fill="FFFFFF"/>
            <w:lang w:val="en-US"/>
          </w:rPr>
          <w:t xml:space="preserve">                          </w:t>
        </w:r>
        <w:proofErr w:type="spellStart"/>
        <w:r w:rsidRPr="00CA1CA9">
          <w:rPr>
            <w:rFonts w:ascii="Times New Roman" w:eastAsia="Calibri" w:hAnsi="Times New Roman" w:cs="Times New Roman"/>
            <w:sz w:val="20"/>
            <w:szCs w:val="20"/>
            <w:shd w:val="clear" w:color="auto" w:fill="FFFFFF"/>
            <w:lang w:val="en-US"/>
          </w:rPr>
          <w:t>ItemsSource</w:t>
        </w:r>
        <w:proofErr w:type="spellEnd"/>
        <w:r w:rsidRPr="00CA1CA9">
          <w:rPr>
            <w:rFonts w:ascii="Times New Roman" w:eastAsia="Calibri" w:hAnsi="Times New Roman" w:cs="Times New Roman"/>
            <w:sz w:val="20"/>
            <w:szCs w:val="20"/>
            <w:shd w:val="clear" w:color="auto" w:fill="FFFFFF"/>
            <w:lang w:val="en-US"/>
          </w:rPr>
          <w:t xml:space="preserve">="{Binding </w:t>
        </w:r>
        <w:proofErr w:type="spellStart"/>
        <w:r w:rsidRPr="00CA1CA9">
          <w:rPr>
            <w:rFonts w:ascii="Times New Roman" w:eastAsia="Calibri" w:hAnsi="Times New Roman" w:cs="Times New Roman"/>
            <w:sz w:val="20"/>
            <w:szCs w:val="20"/>
            <w:shd w:val="clear" w:color="auto" w:fill="FFFFFF"/>
            <w:lang w:val="en-US"/>
          </w:rPr>
          <w:t>GoodSales</w:t>
        </w:r>
        <w:proofErr w:type="spellEnd"/>
        <w:r w:rsidRPr="00CA1CA9">
          <w:rPr>
            <w:rFonts w:ascii="Times New Roman" w:eastAsia="Calibri" w:hAnsi="Times New Roman" w:cs="Times New Roman"/>
            <w:sz w:val="20"/>
            <w:szCs w:val="20"/>
            <w:shd w:val="clear" w:color="auto" w:fill="FFFFFF"/>
            <w:lang w:val="en-US"/>
          </w:rPr>
          <w:t>}"</w:t>
        </w:r>
      </w:ins>
    </w:p>
    <w:p w14:paraId="591EEDFD" w14:textId="77777777" w:rsidR="00CC67A4" w:rsidRPr="00CA1CA9" w:rsidRDefault="00CC67A4" w:rsidP="00CC67A4">
      <w:pPr>
        <w:rPr>
          <w:ins w:id="13551" w:author="Airat Shigapov" w:date="2021-10-29T16:39:00Z"/>
          <w:rFonts w:ascii="Times New Roman" w:eastAsia="Calibri" w:hAnsi="Times New Roman" w:cs="Times New Roman"/>
          <w:sz w:val="20"/>
          <w:szCs w:val="20"/>
          <w:shd w:val="clear" w:color="auto" w:fill="FFFFFF"/>
          <w:lang w:val="en-US"/>
        </w:rPr>
      </w:pPr>
      <w:ins w:id="13552" w:author="Airat Shigapov" w:date="2021-10-29T16:39:00Z">
        <w:r w:rsidRPr="00CA1CA9">
          <w:rPr>
            <w:rFonts w:ascii="Times New Roman" w:eastAsia="Calibri" w:hAnsi="Times New Roman" w:cs="Times New Roman"/>
            <w:sz w:val="20"/>
            <w:szCs w:val="20"/>
            <w:shd w:val="clear" w:color="auto" w:fill="FFFFFF"/>
            <w:lang w:val="en-US"/>
          </w:rPr>
          <w:t xml:space="preserve">                    </w:t>
        </w:r>
        <w:proofErr w:type="spellStart"/>
        <w:r w:rsidRPr="00CA1CA9">
          <w:rPr>
            <w:rFonts w:ascii="Times New Roman" w:eastAsia="Calibri" w:hAnsi="Times New Roman" w:cs="Times New Roman"/>
            <w:sz w:val="20"/>
            <w:szCs w:val="20"/>
            <w:shd w:val="clear" w:color="auto" w:fill="FFFFFF"/>
            <w:lang w:val="en-US"/>
          </w:rPr>
          <w:t>HorizontalAlignment</w:t>
        </w:r>
        <w:proofErr w:type="spellEnd"/>
        <w:r w:rsidRPr="00CA1CA9">
          <w:rPr>
            <w:rFonts w:ascii="Times New Roman" w:eastAsia="Calibri" w:hAnsi="Times New Roman" w:cs="Times New Roman"/>
            <w:sz w:val="20"/>
            <w:szCs w:val="20"/>
            <w:shd w:val="clear" w:color="auto" w:fill="FFFFFF"/>
            <w:lang w:val="en-US"/>
          </w:rPr>
          <w:t>="Left"&gt;</w:t>
        </w:r>
      </w:ins>
    </w:p>
    <w:p w14:paraId="129CE9DD" w14:textId="77777777" w:rsidR="00CC67A4" w:rsidRPr="00CA1CA9" w:rsidRDefault="00CC67A4" w:rsidP="00CC67A4">
      <w:pPr>
        <w:rPr>
          <w:ins w:id="13553" w:author="Airat Shigapov" w:date="2021-10-29T16:39:00Z"/>
          <w:rFonts w:ascii="Times New Roman" w:eastAsia="Calibri" w:hAnsi="Times New Roman" w:cs="Times New Roman"/>
          <w:sz w:val="20"/>
          <w:szCs w:val="20"/>
          <w:shd w:val="clear" w:color="auto" w:fill="FFFFFF"/>
          <w:lang w:val="en-US"/>
        </w:rPr>
      </w:pPr>
      <w:ins w:id="13554" w:author="Airat Shigapov" w:date="2021-10-29T16:39:00Z">
        <w:r w:rsidRPr="00CA1CA9">
          <w:rPr>
            <w:rFonts w:ascii="Times New Roman" w:eastAsia="Calibri" w:hAnsi="Times New Roman" w:cs="Times New Roman"/>
            <w:sz w:val="20"/>
            <w:szCs w:val="20"/>
            <w:shd w:val="clear" w:color="auto" w:fill="FFFFFF"/>
            <w:lang w:val="en-US"/>
          </w:rPr>
          <w:t xml:space="preserve">                    &lt;</w:t>
        </w:r>
        <w:proofErr w:type="spellStart"/>
        <w:r w:rsidRPr="00CA1CA9">
          <w:rPr>
            <w:rFonts w:ascii="Times New Roman" w:eastAsia="Calibri" w:hAnsi="Times New Roman" w:cs="Times New Roman"/>
            <w:sz w:val="20"/>
            <w:szCs w:val="20"/>
            <w:shd w:val="clear" w:color="auto" w:fill="FFFFFF"/>
            <w:lang w:val="en-US"/>
          </w:rPr>
          <w:t>ListView.Resources</w:t>
        </w:r>
        <w:proofErr w:type="spellEnd"/>
        <w:r w:rsidRPr="00CA1CA9">
          <w:rPr>
            <w:rFonts w:ascii="Times New Roman" w:eastAsia="Calibri" w:hAnsi="Times New Roman" w:cs="Times New Roman"/>
            <w:sz w:val="20"/>
            <w:szCs w:val="20"/>
            <w:shd w:val="clear" w:color="auto" w:fill="FFFFFF"/>
            <w:lang w:val="en-US"/>
          </w:rPr>
          <w:t>&gt;</w:t>
        </w:r>
      </w:ins>
    </w:p>
    <w:p w14:paraId="28C48CCB" w14:textId="77777777" w:rsidR="00CC67A4" w:rsidRPr="00CA1CA9" w:rsidRDefault="00CC67A4" w:rsidP="00CC67A4">
      <w:pPr>
        <w:rPr>
          <w:ins w:id="13555" w:author="Airat Shigapov" w:date="2021-10-29T16:39:00Z"/>
          <w:rFonts w:ascii="Times New Roman" w:eastAsia="Calibri" w:hAnsi="Times New Roman" w:cs="Times New Roman"/>
          <w:sz w:val="20"/>
          <w:szCs w:val="20"/>
          <w:shd w:val="clear" w:color="auto" w:fill="FFFFFF"/>
          <w:lang w:val="en-US"/>
        </w:rPr>
      </w:pPr>
      <w:ins w:id="13556" w:author="Airat Shigapov" w:date="2021-10-29T16:39:00Z">
        <w:r w:rsidRPr="00CA1CA9">
          <w:rPr>
            <w:rFonts w:ascii="Times New Roman" w:eastAsia="Calibri" w:hAnsi="Times New Roman" w:cs="Times New Roman"/>
            <w:sz w:val="20"/>
            <w:szCs w:val="20"/>
            <w:shd w:val="clear" w:color="auto" w:fill="FFFFFF"/>
            <w:lang w:val="en-US"/>
          </w:rPr>
          <w:t xml:space="preserve">                        &lt;</w:t>
        </w:r>
        <w:proofErr w:type="gramStart"/>
        <w:r w:rsidRPr="00CA1CA9">
          <w:rPr>
            <w:rFonts w:ascii="Times New Roman" w:eastAsia="Calibri" w:hAnsi="Times New Roman" w:cs="Times New Roman"/>
            <w:sz w:val="20"/>
            <w:szCs w:val="20"/>
            <w:shd w:val="clear" w:color="auto" w:fill="FFFFFF"/>
            <w:lang w:val="en-US"/>
          </w:rPr>
          <w:t xml:space="preserve">Style  </w:t>
        </w:r>
        <w:proofErr w:type="spellStart"/>
        <w:r w:rsidRPr="00CA1CA9">
          <w:rPr>
            <w:rFonts w:ascii="Times New Roman" w:eastAsia="Calibri" w:hAnsi="Times New Roman" w:cs="Times New Roman"/>
            <w:sz w:val="20"/>
            <w:szCs w:val="20"/>
            <w:shd w:val="clear" w:color="auto" w:fill="FFFFFF"/>
            <w:lang w:val="en-US"/>
          </w:rPr>
          <w:t>TargetType</w:t>
        </w:r>
        <w:proofErr w:type="spellEnd"/>
        <w:proofErr w:type="gramEnd"/>
        <w:r w:rsidRPr="00CA1CA9">
          <w:rPr>
            <w:rFonts w:ascii="Times New Roman" w:eastAsia="Calibri" w:hAnsi="Times New Roman" w:cs="Times New Roman"/>
            <w:sz w:val="20"/>
            <w:szCs w:val="20"/>
            <w:shd w:val="clear" w:color="auto" w:fill="FFFFFF"/>
            <w:lang w:val="en-US"/>
          </w:rPr>
          <w:t>="{</w:t>
        </w:r>
        <w:proofErr w:type="spellStart"/>
        <w:r w:rsidRPr="00CA1CA9">
          <w:rPr>
            <w:rFonts w:ascii="Times New Roman" w:eastAsia="Calibri" w:hAnsi="Times New Roman" w:cs="Times New Roman"/>
            <w:sz w:val="20"/>
            <w:szCs w:val="20"/>
            <w:shd w:val="clear" w:color="auto" w:fill="FFFFFF"/>
            <w:lang w:val="en-US"/>
          </w:rPr>
          <w:t>x:Type</w:t>
        </w:r>
        <w:proofErr w:type="spellEnd"/>
        <w:r w:rsidRPr="00CA1CA9">
          <w:rPr>
            <w:rFonts w:ascii="Times New Roman" w:eastAsia="Calibri" w:hAnsi="Times New Roman" w:cs="Times New Roman"/>
            <w:sz w:val="20"/>
            <w:szCs w:val="20"/>
            <w:shd w:val="clear" w:color="auto" w:fill="FFFFFF"/>
            <w:lang w:val="en-US"/>
          </w:rPr>
          <w:t xml:space="preserve"> </w:t>
        </w:r>
        <w:proofErr w:type="spellStart"/>
        <w:r w:rsidRPr="00CA1CA9">
          <w:rPr>
            <w:rFonts w:ascii="Times New Roman" w:eastAsia="Calibri" w:hAnsi="Times New Roman" w:cs="Times New Roman"/>
            <w:sz w:val="20"/>
            <w:szCs w:val="20"/>
            <w:shd w:val="clear" w:color="auto" w:fill="FFFFFF"/>
            <w:lang w:val="en-US"/>
          </w:rPr>
          <w:t>GridViewColumnHeader</w:t>
        </w:r>
        <w:proofErr w:type="spellEnd"/>
        <w:r w:rsidRPr="00CA1CA9">
          <w:rPr>
            <w:rFonts w:ascii="Times New Roman" w:eastAsia="Calibri" w:hAnsi="Times New Roman" w:cs="Times New Roman"/>
            <w:sz w:val="20"/>
            <w:szCs w:val="20"/>
            <w:shd w:val="clear" w:color="auto" w:fill="FFFFFF"/>
            <w:lang w:val="en-US"/>
          </w:rPr>
          <w:t>}"&gt;</w:t>
        </w:r>
      </w:ins>
    </w:p>
    <w:p w14:paraId="175A027E" w14:textId="77777777" w:rsidR="00CC67A4" w:rsidRPr="00CA1CA9" w:rsidRDefault="00CC67A4" w:rsidP="00CC67A4">
      <w:pPr>
        <w:rPr>
          <w:ins w:id="13557" w:author="Airat Shigapov" w:date="2021-10-29T16:39:00Z"/>
          <w:rFonts w:ascii="Times New Roman" w:eastAsia="Calibri" w:hAnsi="Times New Roman" w:cs="Times New Roman"/>
          <w:sz w:val="20"/>
          <w:szCs w:val="20"/>
          <w:shd w:val="clear" w:color="auto" w:fill="FFFFFF"/>
          <w:lang w:val="en-US"/>
        </w:rPr>
      </w:pPr>
      <w:ins w:id="13558" w:author="Airat Shigapov" w:date="2021-10-29T16:39:00Z">
        <w:r w:rsidRPr="00CA1CA9">
          <w:rPr>
            <w:rFonts w:ascii="Times New Roman" w:eastAsia="Calibri" w:hAnsi="Times New Roman" w:cs="Times New Roman"/>
            <w:sz w:val="20"/>
            <w:szCs w:val="20"/>
            <w:shd w:val="clear" w:color="auto" w:fill="FFFFFF"/>
            <w:lang w:val="en-US"/>
          </w:rPr>
          <w:t xml:space="preserve">                            &lt;Setter Property="Template"&gt;</w:t>
        </w:r>
      </w:ins>
    </w:p>
    <w:p w14:paraId="731E5ED5" w14:textId="77777777" w:rsidR="00CC67A4" w:rsidRPr="00CA1CA9" w:rsidRDefault="00CC67A4" w:rsidP="00CC67A4">
      <w:pPr>
        <w:rPr>
          <w:ins w:id="13559" w:author="Airat Shigapov" w:date="2021-10-29T16:39:00Z"/>
          <w:rFonts w:ascii="Times New Roman" w:eastAsia="Calibri" w:hAnsi="Times New Roman" w:cs="Times New Roman"/>
          <w:sz w:val="20"/>
          <w:szCs w:val="20"/>
          <w:shd w:val="clear" w:color="auto" w:fill="FFFFFF"/>
          <w:lang w:val="en-US"/>
        </w:rPr>
      </w:pPr>
      <w:ins w:id="13560" w:author="Airat Shigapov" w:date="2021-10-29T16:39:00Z">
        <w:r w:rsidRPr="00CA1CA9">
          <w:rPr>
            <w:rFonts w:ascii="Times New Roman" w:eastAsia="Calibri" w:hAnsi="Times New Roman" w:cs="Times New Roman"/>
            <w:sz w:val="20"/>
            <w:szCs w:val="20"/>
            <w:shd w:val="clear" w:color="auto" w:fill="FFFFFF"/>
            <w:lang w:val="en-US"/>
          </w:rPr>
          <w:t xml:space="preserve">                                &lt;</w:t>
        </w:r>
        <w:proofErr w:type="spellStart"/>
        <w:r w:rsidRPr="00CA1CA9">
          <w:rPr>
            <w:rFonts w:ascii="Times New Roman" w:eastAsia="Calibri" w:hAnsi="Times New Roman" w:cs="Times New Roman"/>
            <w:sz w:val="20"/>
            <w:szCs w:val="20"/>
            <w:shd w:val="clear" w:color="auto" w:fill="FFFFFF"/>
            <w:lang w:val="en-US"/>
          </w:rPr>
          <w:t>Setter.Value</w:t>
        </w:r>
        <w:proofErr w:type="spellEnd"/>
        <w:r w:rsidRPr="00CA1CA9">
          <w:rPr>
            <w:rFonts w:ascii="Times New Roman" w:eastAsia="Calibri" w:hAnsi="Times New Roman" w:cs="Times New Roman"/>
            <w:sz w:val="20"/>
            <w:szCs w:val="20"/>
            <w:shd w:val="clear" w:color="auto" w:fill="FFFFFF"/>
            <w:lang w:val="en-US"/>
          </w:rPr>
          <w:t>&gt;</w:t>
        </w:r>
      </w:ins>
    </w:p>
    <w:p w14:paraId="6F290105" w14:textId="77777777" w:rsidR="00CC67A4" w:rsidRPr="00CA1CA9" w:rsidRDefault="00CC67A4" w:rsidP="00CC67A4">
      <w:pPr>
        <w:rPr>
          <w:ins w:id="13561" w:author="Airat Shigapov" w:date="2021-10-29T16:39:00Z"/>
          <w:rFonts w:ascii="Times New Roman" w:eastAsia="Calibri" w:hAnsi="Times New Roman" w:cs="Times New Roman"/>
          <w:sz w:val="20"/>
          <w:szCs w:val="20"/>
          <w:shd w:val="clear" w:color="auto" w:fill="FFFFFF"/>
          <w:lang w:val="en-US"/>
        </w:rPr>
      </w:pPr>
      <w:ins w:id="13562" w:author="Airat Shigapov" w:date="2021-10-29T16:39:00Z">
        <w:r w:rsidRPr="00CA1CA9">
          <w:rPr>
            <w:rFonts w:ascii="Times New Roman" w:eastAsia="Calibri" w:hAnsi="Times New Roman" w:cs="Times New Roman"/>
            <w:sz w:val="20"/>
            <w:szCs w:val="20"/>
            <w:shd w:val="clear" w:color="auto" w:fill="FFFFFF"/>
            <w:lang w:val="en-US"/>
          </w:rPr>
          <w:lastRenderedPageBreak/>
          <w:t xml:space="preserve">                                    &lt;</w:t>
        </w:r>
        <w:proofErr w:type="spellStart"/>
        <w:r w:rsidRPr="00CA1CA9">
          <w:rPr>
            <w:rFonts w:ascii="Times New Roman" w:eastAsia="Calibri" w:hAnsi="Times New Roman" w:cs="Times New Roman"/>
            <w:sz w:val="20"/>
            <w:szCs w:val="20"/>
            <w:shd w:val="clear" w:color="auto" w:fill="FFFFFF"/>
            <w:lang w:val="en-US"/>
          </w:rPr>
          <w:t>ControlTemplate</w:t>
        </w:r>
        <w:proofErr w:type="spellEnd"/>
        <w:r w:rsidRPr="00CA1CA9">
          <w:rPr>
            <w:rFonts w:ascii="Times New Roman" w:eastAsia="Calibri" w:hAnsi="Times New Roman" w:cs="Times New Roman"/>
            <w:sz w:val="20"/>
            <w:szCs w:val="20"/>
            <w:shd w:val="clear" w:color="auto" w:fill="FFFFFF"/>
            <w:lang w:val="en-US"/>
          </w:rPr>
          <w:t xml:space="preserve"> </w:t>
        </w:r>
        <w:proofErr w:type="spellStart"/>
        <w:r w:rsidRPr="00CA1CA9">
          <w:rPr>
            <w:rFonts w:ascii="Times New Roman" w:eastAsia="Calibri" w:hAnsi="Times New Roman" w:cs="Times New Roman"/>
            <w:sz w:val="20"/>
            <w:szCs w:val="20"/>
            <w:shd w:val="clear" w:color="auto" w:fill="FFFFFF"/>
            <w:lang w:val="en-US"/>
          </w:rPr>
          <w:t>TargetType</w:t>
        </w:r>
        <w:proofErr w:type="spellEnd"/>
        <w:r w:rsidRPr="00CA1CA9">
          <w:rPr>
            <w:rFonts w:ascii="Times New Roman" w:eastAsia="Calibri" w:hAnsi="Times New Roman" w:cs="Times New Roman"/>
            <w:sz w:val="20"/>
            <w:szCs w:val="20"/>
            <w:shd w:val="clear" w:color="auto" w:fill="FFFFFF"/>
            <w:lang w:val="en-US"/>
          </w:rPr>
          <w:t>="{</w:t>
        </w:r>
        <w:proofErr w:type="spellStart"/>
        <w:proofErr w:type="gramStart"/>
        <w:r w:rsidRPr="00CA1CA9">
          <w:rPr>
            <w:rFonts w:ascii="Times New Roman" w:eastAsia="Calibri" w:hAnsi="Times New Roman" w:cs="Times New Roman"/>
            <w:sz w:val="20"/>
            <w:szCs w:val="20"/>
            <w:shd w:val="clear" w:color="auto" w:fill="FFFFFF"/>
            <w:lang w:val="en-US"/>
          </w:rPr>
          <w:t>x:Type</w:t>
        </w:r>
        <w:proofErr w:type="spellEnd"/>
        <w:proofErr w:type="gramEnd"/>
        <w:r w:rsidRPr="00CA1CA9">
          <w:rPr>
            <w:rFonts w:ascii="Times New Roman" w:eastAsia="Calibri" w:hAnsi="Times New Roman" w:cs="Times New Roman"/>
            <w:sz w:val="20"/>
            <w:szCs w:val="20"/>
            <w:shd w:val="clear" w:color="auto" w:fill="FFFFFF"/>
            <w:lang w:val="en-US"/>
          </w:rPr>
          <w:t xml:space="preserve"> </w:t>
        </w:r>
        <w:proofErr w:type="spellStart"/>
        <w:r w:rsidRPr="00CA1CA9">
          <w:rPr>
            <w:rFonts w:ascii="Times New Roman" w:eastAsia="Calibri" w:hAnsi="Times New Roman" w:cs="Times New Roman"/>
            <w:sz w:val="20"/>
            <w:szCs w:val="20"/>
            <w:shd w:val="clear" w:color="auto" w:fill="FFFFFF"/>
            <w:lang w:val="en-US"/>
          </w:rPr>
          <w:t>GridViewColumnHeader</w:t>
        </w:r>
        <w:proofErr w:type="spellEnd"/>
        <w:r w:rsidRPr="00CA1CA9">
          <w:rPr>
            <w:rFonts w:ascii="Times New Roman" w:eastAsia="Calibri" w:hAnsi="Times New Roman" w:cs="Times New Roman"/>
            <w:sz w:val="20"/>
            <w:szCs w:val="20"/>
            <w:shd w:val="clear" w:color="auto" w:fill="FFFFFF"/>
            <w:lang w:val="en-US"/>
          </w:rPr>
          <w:t>}"&gt;</w:t>
        </w:r>
      </w:ins>
    </w:p>
    <w:p w14:paraId="13190F89" w14:textId="77777777" w:rsidR="00CC67A4" w:rsidRPr="00CA1CA9" w:rsidRDefault="00CC67A4" w:rsidP="00CC67A4">
      <w:pPr>
        <w:rPr>
          <w:ins w:id="13563" w:author="Airat Shigapov" w:date="2021-10-29T16:39:00Z"/>
          <w:rFonts w:ascii="Times New Roman" w:eastAsia="Calibri" w:hAnsi="Times New Roman" w:cs="Times New Roman"/>
          <w:sz w:val="20"/>
          <w:szCs w:val="20"/>
          <w:shd w:val="clear" w:color="auto" w:fill="FFFFFF"/>
          <w:lang w:val="en-US"/>
        </w:rPr>
      </w:pPr>
      <w:ins w:id="13564" w:author="Airat Shigapov" w:date="2021-10-29T16:39:00Z">
        <w:r w:rsidRPr="00CA1CA9">
          <w:rPr>
            <w:rFonts w:ascii="Times New Roman" w:eastAsia="Calibri" w:hAnsi="Times New Roman" w:cs="Times New Roman"/>
            <w:sz w:val="20"/>
            <w:szCs w:val="20"/>
            <w:shd w:val="clear" w:color="auto" w:fill="FFFFFF"/>
            <w:lang w:val="en-US"/>
          </w:rPr>
          <w:t xml:space="preserve">                                        &lt;Border </w:t>
        </w:r>
        <w:proofErr w:type="spellStart"/>
        <w:r w:rsidRPr="00CA1CA9">
          <w:rPr>
            <w:rFonts w:ascii="Times New Roman" w:eastAsia="Calibri" w:hAnsi="Times New Roman" w:cs="Times New Roman"/>
            <w:sz w:val="20"/>
            <w:szCs w:val="20"/>
            <w:shd w:val="clear" w:color="auto" w:fill="FFFFFF"/>
            <w:lang w:val="en-US"/>
          </w:rPr>
          <w:t>BorderThickness</w:t>
        </w:r>
        <w:proofErr w:type="spellEnd"/>
        <w:r w:rsidRPr="00CA1CA9">
          <w:rPr>
            <w:rFonts w:ascii="Times New Roman" w:eastAsia="Calibri" w:hAnsi="Times New Roman" w:cs="Times New Roman"/>
            <w:sz w:val="20"/>
            <w:szCs w:val="20"/>
            <w:shd w:val="clear" w:color="auto" w:fill="FFFFFF"/>
            <w:lang w:val="en-US"/>
          </w:rPr>
          <w:t xml:space="preserve">="0,0,0,2" </w:t>
        </w:r>
        <w:proofErr w:type="spellStart"/>
        <w:r w:rsidRPr="00CA1CA9">
          <w:rPr>
            <w:rFonts w:ascii="Times New Roman" w:eastAsia="Calibri" w:hAnsi="Times New Roman" w:cs="Times New Roman"/>
            <w:sz w:val="20"/>
            <w:szCs w:val="20"/>
            <w:shd w:val="clear" w:color="auto" w:fill="FFFFFF"/>
            <w:lang w:val="en-US"/>
          </w:rPr>
          <w:t>BorderBrush</w:t>
        </w:r>
        <w:proofErr w:type="spellEnd"/>
        <w:r w:rsidRPr="00CA1CA9">
          <w:rPr>
            <w:rFonts w:ascii="Times New Roman" w:eastAsia="Calibri" w:hAnsi="Times New Roman" w:cs="Times New Roman"/>
            <w:sz w:val="20"/>
            <w:szCs w:val="20"/>
            <w:shd w:val="clear" w:color="auto" w:fill="FFFFFF"/>
            <w:lang w:val="en-US"/>
          </w:rPr>
          <w:t>="#99DAFF" Background="Transparent"&gt;</w:t>
        </w:r>
      </w:ins>
    </w:p>
    <w:p w14:paraId="4375B1D8" w14:textId="77777777" w:rsidR="00CC67A4" w:rsidRPr="00CA1CA9" w:rsidRDefault="00CC67A4" w:rsidP="00CC67A4">
      <w:pPr>
        <w:rPr>
          <w:ins w:id="13565" w:author="Airat Shigapov" w:date="2021-10-29T16:39:00Z"/>
          <w:rFonts w:ascii="Times New Roman" w:eastAsia="Calibri" w:hAnsi="Times New Roman" w:cs="Times New Roman"/>
          <w:sz w:val="20"/>
          <w:szCs w:val="20"/>
          <w:shd w:val="clear" w:color="auto" w:fill="FFFFFF"/>
          <w:lang w:val="en-US"/>
        </w:rPr>
      </w:pPr>
      <w:ins w:id="13566" w:author="Airat Shigapov" w:date="2021-10-29T16:39:00Z">
        <w:r w:rsidRPr="00CA1CA9">
          <w:rPr>
            <w:rFonts w:ascii="Times New Roman" w:eastAsia="Calibri" w:hAnsi="Times New Roman" w:cs="Times New Roman"/>
            <w:sz w:val="20"/>
            <w:szCs w:val="20"/>
            <w:shd w:val="clear" w:color="auto" w:fill="FFFFFF"/>
            <w:lang w:val="en-US"/>
          </w:rPr>
          <w:t xml:space="preserve">                                            &lt;Label </w:t>
        </w:r>
        <w:proofErr w:type="gramStart"/>
        <w:r w:rsidRPr="00CA1CA9">
          <w:rPr>
            <w:rFonts w:ascii="Times New Roman" w:eastAsia="Calibri" w:hAnsi="Times New Roman" w:cs="Times New Roman"/>
            <w:sz w:val="20"/>
            <w:szCs w:val="20"/>
            <w:shd w:val="clear" w:color="auto" w:fill="FFFFFF"/>
            <w:lang w:val="en-US"/>
          </w:rPr>
          <w:t>x:Name</w:t>
        </w:r>
        <w:proofErr w:type="gramEnd"/>
        <w:r w:rsidRPr="00CA1CA9">
          <w:rPr>
            <w:rFonts w:ascii="Times New Roman" w:eastAsia="Calibri" w:hAnsi="Times New Roman" w:cs="Times New Roman"/>
            <w:sz w:val="20"/>
            <w:szCs w:val="20"/>
            <w:shd w:val="clear" w:color="auto" w:fill="FFFFFF"/>
            <w:lang w:val="en-US"/>
          </w:rPr>
          <w:t>="ContentHeader" Content="{</w:t>
        </w:r>
        <w:proofErr w:type="spellStart"/>
        <w:r w:rsidRPr="00CA1CA9">
          <w:rPr>
            <w:rFonts w:ascii="Times New Roman" w:eastAsia="Calibri" w:hAnsi="Times New Roman" w:cs="Times New Roman"/>
            <w:sz w:val="20"/>
            <w:szCs w:val="20"/>
            <w:shd w:val="clear" w:color="auto" w:fill="FFFFFF"/>
            <w:lang w:val="en-US"/>
          </w:rPr>
          <w:t>TemplateBinding</w:t>
        </w:r>
        <w:proofErr w:type="spellEnd"/>
        <w:r w:rsidRPr="00CA1CA9">
          <w:rPr>
            <w:rFonts w:ascii="Times New Roman" w:eastAsia="Calibri" w:hAnsi="Times New Roman" w:cs="Times New Roman"/>
            <w:sz w:val="20"/>
            <w:szCs w:val="20"/>
            <w:shd w:val="clear" w:color="auto" w:fill="FFFFFF"/>
            <w:lang w:val="en-US"/>
          </w:rPr>
          <w:t xml:space="preserve"> Content}" Padding="14,5,5,12" </w:t>
        </w:r>
      </w:ins>
    </w:p>
    <w:p w14:paraId="1534725B" w14:textId="77777777" w:rsidR="00CC67A4" w:rsidRPr="00CA1CA9" w:rsidRDefault="00CC67A4" w:rsidP="00CC67A4">
      <w:pPr>
        <w:rPr>
          <w:ins w:id="13567" w:author="Airat Shigapov" w:date="2021-10-29T16:39:00Z"/>
          <w:rFonts w:ascii="Times New Roman" w:eastAsia="Calibri" w:hAnsi="Times New Roman" w:cs="Times New Roman"/>
          <w:sz w:val="20"/>
          <w:szCs w:val="20"/>
          <w:shd w:val="clear" w:color="auto" w:fill="FFFFFF"/>
          <w:lang w:val="en-US"/>
        </w:rPr>
      </w:pPr>
      <w:ins w:id="13568" w:author="Airat Shigapov" w:date="2021-10-29T16:39:00Z">
        <w:r w:rsidRPr="00CA1CA9">
          <w:rPr>
            <w:rFonts w:ascii="Times New Roman" w:eastAsia="Calibri" w:hAnsi="Times New Roman" w:cs="Times New Roman"/>
            <w:sz w:val="20"/>
            <w:szCs w:val="20"/>
            <w:shd w:val="clear" w:color="auto" w:fill="FFFFFF"/>
            <w:lang w:val="en-US"/>
          </w:rPr>
          <w:t xml:space="preserve">                                           Width="{</w:t>
        </w:r>
        <w:proofErr w:type="spellStart"/>
        <w:r w:rsidRPr="00CA1CA9">
          <w:rPr>
            <w:rFonts w:ascii="Times New Roman" w:eastAsia="Calibri" w:hAnsi="Times New Roman" w:cs="Times New Roman"/>
            <w:sz w:val="20"/>
            <w:szCs w:val="20"/>
            <w:shd w:val="clear" w:color="auto" w:fill="FFFFFF"/>
            <w:lang w:val="en-US"/>
          </w:rPr>
          <w:t>TemplateBinding</w:t>
        </w:r>
        <w:proofErr w:type="spellEnd"/>
        <w:r w:rsidRPr="00CA1CA9">
          <w:rPr>
            <w:rFonts w:ascii="Times New Roman" w:eastAsia="Calibri" w:hAnsi="Times New Roman" w:cs="Times New Roman"/>
            <w:sz w:val="20"/>
            <w:szCs w:val="20"/>
            <w:shd w:val="clear" w:color="auto" w:fill="FFFFFF"/>
            <w:lang w:val="en-US"/>
          </w:rPr>
          <w:t xml:space="preserve"> Width}" </w:t>
        </w:r>
        <w:proofErr w:type="spellStart"/>
        <w:r w:rsidRPr="00CA1CA9">
          <w:rPr>
            <w:rFonts w:ascii="Times New Roman" w:eastAsia="Calibri" w:hAnsi="Times New Roman" w:cs="Times New Roman"/>
            <w:sz w:val="20"/>
            <w:szCs w:val="20"/>
            <w:shd w:val="clear" w:color="auto" w:fill="FFFFFF"/>
            <w:lang w:val="en-US"/>
          </w:rPr>
          <w:t>HorizontalAlignment</w:t>
        </w:r>
        <w:proofErr w:type="spellEnd"/>
        <w:r w:rsidRPr="00CA1CA9">
          <w:rPr>
            <w:rFonts w:ascii="Times New Roman" w:eastAsia="Calibri" w:hAnsi="Times New Roman" w:cs="Times New Roman"/>
            <w:sz w:val="20"/>
            <w:szCs w:val="20"/>
            <w:shd w:val="clear" w:color="auto" w:fill="FFFFFF"/>
            <w:lang w:val="en-US"/>
          </w:rPr>
          <w:t>="Left" /&gt;</w:t>
        </w:r>
      </w:ins>
    </w:p>
    <w:p w14:paraId="1813BA18" w14:textId="77777777" w:rsidR="00CC67A4" w:rsidRPr="00CA1CA9" w:rsidRDefault="00CC67A4" w:rsidP="00CC67A4">
      <w:pPr>
        <w:rPr>
          <w:ins w:id="13569" w:author="Airat Shigapov" w:date="2021-10-29T16:39:00Z"/>
          <w:rFonts w:ascii="Times New Roman" w:eastAsia="Calibri" w:hAnsi="Times New Roman" w:cs="Times New Roman"/>
          <w:sz w:val="20"/>
          <w:szCs w:val="20"/>
          <w:shd w:val="clear" w:color="auto" w:fill="FFFFFF"/>
          <w:lang w:val="en-US"/>
        </w:rPr>
      </w:pPr>
      <w:ins w:id="13570" w:author="Airat Shigapov" w:date="2021-10-29T16:39:00Z">
        <w:r w:rsidRPr="00CA1CA9">
          <w:rPr>
            <w:rFonts w:ascii="Times New Roman" w:eastAsia="Calibri" w:hAnsi="Times New Roman" w:cs="Times New Roman"/>
            <w:sz w:val="20"/>
            <w:szCs w:val="20"/>
            <w:shd w:val="clear" w:color="auto" w:fill="FFFFFF"/>
            <w:lang w:val="en-US"/>
          </w:rPr>
          <w:t xml:space="preserve">                                        &lt;/Border&gt;</w:t>
        </w:r>
      </w:ins>
    </w:p>
    <w:p w14:paraId="47D6E490" w14:textId="77777777" w:rsidR="00CC67A4" w:rsidRPr="00CA1CA9" w:rsidRDefault="00CC67A4" w:rsidP="00CC67A4">
      <w:pPr>
        <w:rPr>
          <w:ins w:id="13571" w:author="Airat Shigapov" w:date="2021-10-29T16:39:00Z"/>
          <w:rFonts w:ascii="Times New Roman" w:eastAsia="Calibri" w:hAnsi="Times New Roman" w:cs="Times New Roman"/>
          <w:sz w:val="20"/>
          <w:szCs w:val="20"/>
          <w:shd w:val="clear" w:color="auto" w:fill="FFFFFF"/>
          <w:lang w:val="en-US"/>
        </w:rPr>
      </w:pPr>
      <w:ins w:id="13572" w:author="Airat Shigapov" w:date="2021-10-29T16:39:00Z">
        <w:r w:rsidRPr="00CA1CA9">
          <w:rPr>
            <w:rFonts w:ascii="Times New Roman" w:eastAsia="Calibri" w:hAnsi="Times New Roman" w:cs="Times New Roman"/>
            <w:sz w:val="20"/>
            <w:szCs w:val="20"/>
            <w:shd w:val="clear" w:color="auto" w:fill="FFFFFF"/>
            <w:lang w:val="en-US"/>
          </w:rPr>
          <w:t xml:space="preserve">                                    &lt;/</w:t>
        </w:r>
        <w:proofErr w:type="spellStart"/>
        <w:r w:rsidRPr="00CA1CA9">
          <w:rPr>
            <w:rFonts w:ascii="Times New Roman" w:eastAsia="Calibri" w:hAnsi="Times New Roman" w:cs="Times New Roman"/>
            <w:sz w:val="20"/>
            <w:szCs w:val="20"/>
            <w:shd w:val="clear" w:color="auto" w:fill="FFFFFF"/>
            <w:lang w:val="en-US"/>
          </w:rPr>
          <w:t>ControlTemplate</w:t>
        </w:r>
        <w:proofErr w:type="spellEnd"/>
        <w:r w:rsidRPr="00CA1CA9">
          <w:rPr>
            <w:rFonts w:ascii="Times New Roman" w:eastAsia="Calibri" w:hAnsi="Times New Roman" w:cs="Times New Roman"/>
            <w:sz w:val="20"/>
            <w:szCs w:val="20"/>
            <w:shd w:val="clear" w:color="auto" w:fill="FFFFFF"/>
            <w:lang w:val="en-US"/>
          </w:rPr>
          <w:t>&gt;</w:t>
        </w:r>
      </w:ins>
    </w:p>
    <w:p w14:paraId="1A0B4AD9" w14:textId="77777777" w:rsidR="00CC67A4" w:rsidRPr="00CA1CA9" w:rsidRDefault="00CC67A4" w:rsidP="00CC67A4">
      <w:pPr>
        <w:rPr>
          <w:ins w:id="13573" w:author="Airat Shigapov" w:date="2021-10-29T16:39:00Z"/>
          <w:rFonts w:ascii="Times New Roman" w:eastAsia="Calibri" w:hAnsi="Times New Roman" w:cs="Times New Roman"/>
          <w:sz w:val="20"/>
          <w:szCs w:val="20"/>
          <w:shd w:val="clear" w:color="auto" w:fill="FFFFFF"/>
          <w:lang w:val="en-US"/>
        </w:rPr>
      </w:pPr>
      <w:ins w:id="13574" w:author="Airat Shigapov" w:date="2021-10-29T16:39:00Z">
        <w:r w:rsidRPr="00CA1CA9">
          <w:rPr>
            <w:rFonts w:ascii="Times New Roman" w:eastAsia="Calibri" w:hAnsi="Times New Roman" w:cs="Times New Roman"/>
            <w:sz w:val="20"/>
            <w:szCs w:val="20"/>
            <w:shd w:val="clear" w:color="auto" w:fill="FFFFFF"/>
            <w:lang w:val="en-US"/>
          </w:rPr>
          <w:t xml:space="preserve">                                &lt;/</w:t>
        </w:r>
        <w:proofErr w:type="spellStart"/>
        <w:r w:rsidRPr="00CA1CA9">
          <w:rPr>
            <w:rFonts w:ascii="Times New Roman" w:eastAsia="Calibri" w:hAnsi="Times New Roman" w:cs="Times New Roman"/>
            <w:sz w:val="20"/>
            <w:szCs w:val="20"/>
            <w:shd w:val="clear" w:color="auto" w:fill="FFFFFF"/>
            <w:lang w:val="en-US"/>
          </w:rPr>
          <w:t>Setter.Value</w:t>
        </w:r>
        <w:proofErr w:type="spellEnd"/>
        <w:r w:rsidRPr="00CA1CA9">
          <w:rPr>
            <w:rFonts w:ascii="Times New Roman" w:eastAsia="Calibri" w:hAnsi="Times New Roman" w:cs="Times New Roman"/>
            <w:sz w:val="20"/>
            <w:szCs w:val="20"/>
            <w:shd w:val="clear" w:color="auto" w:fill="FFFFFF"/>
            <w:lang w:val="en-US"/>
          </w:rPr>
          <w:t>&gt;</w:t>
        </w:r>
      </w:ins>
    </w:p>
    <w:p w14:paraId="3E4314D7" w14:textId="77777777" w:rsidR="00CC67A4" w:rsidRPr="00CA1CA9" w:rsidRDefault="00CC67A4" w:rsidP="00CC67A4">
      <w:pPr>
        <w:rPr>
          <w:ins w:id="13575" w:author="Airat Shigapov" w:date="2021-10-29T16:39:00Z"/>
          <w:rFonts w:ascii="Times New Roman" w:eastAsia="Calibri" w:hAnsi="Times New Roman" w:cs="Times New Roman"/>
          <w:sz w:val="20"/>
          <w:szCs w:val="20"/>
          <w:shd w:val="clear" w:color="auto" w:fill="FFFFFF"/>
          <w:lang w:val="en-US"/>
        </w:rPr>
      </w:pPr>
      <w:ins w:id="13576" w:author="Airat Shigapov" w:date="2021-10-29T16:39:00Z">
        <w:r w:rsidRPr="00CA1CA9">
          <w:rPr>
            <w:rFonts w:ascii="Times New Roman" w:eastAsia="Calibri" w:hAnsi="Times New Roman" w:cs="Times New Roman"/>
            <w:sz w:val="20"/>
            <w:szCs w:val="20"/>
            <w:shd w:val="clear" w:color="auto" w:fill="FFFFFF"/>
            <w:lang w:val="en-US"/>
          </w:rPr>
          <w:t xml:space="preserve">                            &lt;/Setter&gt;</w:t>
        </w:r>
      </w:ins>
    </w:p>
    <w:p w14:paraId="2E8343D0" w14:textId="77777777" w:rsidR="00CC67A4" w:rsidRPr="00CA1CA9" w:rsidRDefault="00CC67A4" w:rsidP="00CC67A4">
      <w:pPr>
        <w:rPr>
          <w:ins w:id="13577" w:author="Airat Shigapov" w:date="2021-10-29T16:39:00Z"/>
          <w:rFonts w:ascii="Times New Roman" w:eastAsia="Calibri" w:hAnsi="Times New Roman" w:cs="Times New Roman"/>
          <w:sz w:val="20"/>
          <w:szCs w:val="20"/>
          <w:shd w:val="clear" w:color="auto" w:fill="FFFFFF"/>
          <w:lang w:val="en-US"/>
        </w:rPr>
      </w:pPr>
      <w:ins w:id="13578" w:author="Airat Shigapov" w:date="2021-10-29T16:39:00Z">
        <w:r w:rsidRPr="00CA1CA9">
          <w:rPr>
            <w:rFonts w:ascii="Times New Roman" w:eastAsia="Calibri" w:hAnsi="Times New Roman" w:cs="Times New Roman"/>
            <w:sz w:val="20"/>
            <w:szCs w:val="20"/>
            <w:shd w:val="clear" w:color="auto" w:fill="FFFFFF"/>
            <w:lang w:val="en-US"/>
          </w:rPr>
          <w:t xml:space="preserve">                        &lt;/Style&gt;</w:t>
        </w:r>
      </w:ins>
    </w:p>
    <w:p w14:paraId="7CCD55E1" w14:textId="77777777" w:rsidR="00CC67A4" w:rsidRPr="00CA1CA9" w:rsidRDefault="00CC67A4" w:rsidP="00CC67A4">
      <w:pPr>
        <w:rPr>
          <w:ins w:id="13579" w:author="Airat Shigapov" w:date="2021-10-29T16:39:00Z"/>
          <w:rFonts w:ascii="Times New Roman" w:eastAsia="Calibri" w:hAnsi="Times New Roman" w:cs="Times New Roman"/>
          <w:sz w:val="20"/>
          <w:szCs w:val="20"/>
          <w:shd w:val="clear" w:color="auto" w:fill="FFFFFF"/>
          <w:lang w:val="en-US"/>
        </w:rPr>
      </w:pPr>
      <w:ins w:id="13580" w:author="Airat Shigapov" w:date="2021-10-29T16:39:00Z">
        <w:r w:rsidRPr="00CA1CA9">
          <w:rPr>
            <w:rFonts w:ascii="Times New Roman" w:eastAsia="Calibri" w:hAnsi="Times New Roman" w:cs="Times New Roman"/>
            <w:sz w:val="20"/>
            <w:szCs w:val="20"/>
            <w:shd w:val="clear" w:color="auto" w:fill="FFFFFF"/>
            <w:lang w:val="en-US"/>
          </w:rPr>
          <w:t xml:space="preserve">                    &lt;/</w:t>
        </w:r>
        <w:proofErr w:type="spellStart"/>
        <w:r w:rsidRPr="00CA1CA9">
          <w:rPr>
            <w:rFonts w:ascii="Times New Roman" w:eastAsia="Calibri" w:hAnsi="Times New Roman" w:cs="Times New Roman"/>
            <w:sz w:val="20"/>
            <w:szCs w:val="20"/>
            <w:shd w:val="clear" w:color="auto" w:fill="FFFFFF"/>
            <w:lang w:val="en-US"/>
          </w:rPr>
          <w:t>ListView.Resources</w:t>
        </w:r>
        <w:proofErr w:type="spellEnd"/>
        <w:r w:rsidRPr="00CA1CA9">
          <w:rPr>
            <w:rFonts w:ascii="Times New Roman" w:eastAsia="Calibri" w:hAnsi="Times New Roman" w:cs="Times New Roman"/>
            <w:sz w:val="20"/>
            <w:szCs w:val="20"/>
            <w:shd w:val="clear" w:color="auto" w:fill="FFFFFF"/>
            <w:lang w:val="en-US"/>
          </w:rPr>
          <w:t>&gt;</w:t>
        </w:r>
      </w:ins>
    </w:p>
    <w:p w14:paraId="6C649857" w14:textId="77777777" w:rsidR="00CC67A4" w:rsidRPr="00CA1CA9" w:rsidRDefault="00CC67A4" w:rsidP="00CC67A4">
      <w:pPr>
        <w:rPr>
          <w:ins w:id="13581" w:author="Airat Shigapov" w:date="2021-10-29T16:39:00Z"/>
          <w:rFonts w:ascii="Times New Roman" w:eastAsia="Calibri" w:hAnsi="Times New Roman" w:cs="Times New Roman"/>
          <w:sz w:val="20"/>
          <w:szCs w:val="20"/>
          <w:shd w:val="clear" w:color="auto" w:fill="FFFFFF"/>
          <w:lang w:val="en-US"/>
        </w:rPr>
      </w:pPr>
      <w:ins w:id="13582" w:author="Airat Shigapov" w:date="2021-10-29T16:39:00Z">
        <w:r w:rsidRPr="00CA1CA9">
          <w:rPr>
            <w:rFonts w:ascii="Times New Roman" w:eastAsia="Calibri" w:hAnsi="Times New Roman" w:cs="Times New Roman"/>
            <w:sz w:val="20"/>
            <w:szCs w:val="20"/>
            <w:shd w:val="clear" w:color="auto" w:fill="FFFFFF"/>
            <w:lang w:val="en-US"/>
          </w:rPr>
          <w:t xml:space="preserve">                    &lt;</w:t>
        </w:r>
        <w:proofErr w:type="spellStart"/>
        <w:r w:rsidRPr="00CA1CA9">
          <w:rPr>
            <w:rFonts w:ascii="Times New Roman" w:eastAsia="Calibri" w:hAnsi="Times New Roman" w:cs="Times New Roman"/>
            <w:sz w:val="20"/>
            <w:szCs w:val="20"/>
            <w:shd w:val="clear" w:color="auto" w:fill="FFFFFF"/>
            <w:lang w:val="en-US"/>
          </w:rPr>
          <w:t>ListView.View</w:t>
        </w:r>
        <w:proofErr w:type="spellEnd"/>
        <w:r w:rsidRPr="00CA1CA9">
          <w:rPr>
            <w:rFonts w:ascii="Times New Roman" w:eastAsia="Calibri" w:hAnsi="Times New Roman" w:cs="Times New Roman"/>
            <w:sz w:val="20"/>
            <w:szCs w:val="20"/>
            <w:shd w:val="clear" w:color="auto" w:fill="FFFFFF"/>
            <w:lang w:val="en-US"/>
          </w:rPr>
          <w:t>&gt;</w:t>
        </w:r>
      </w:ins>
    </w:p>
    <w:p w14:paraId="6A352854" w14:textId="77777777" w:rsidR="00CC67A4" w:rsidRPr="00CA1CA9" w:rsidRDefault="00CC67A4" w:rsidP="00CC67A4">
      <w:pPr>
        <w:rPr>
          <w:ins w:id="13583" w:author="Airat Shigapov" w:date="2021-10-29T16:39:00Z"/>
          <w:rFonts w:ascii="Times New Roman" w:eastAsia="Calibri" w:hAnsi="Times New Roman" w:cs="Times New Roman"/>
          <w:sz w:val="20"/>
          <w:szCs w:val="20"/>
          <w:shd w:val="clear" w:color="auto" w:fill="FFFFFF"/>
          <w:lang w:val="en-US"/>
        </w:rPr>
      </w:pPr>
      <w:ins w:id="13584" w:author="Airat Shigapov" w:date="2021-10-29T16:39:00Z">
        <w:r w:rsidRPr="00CA1CA9">
          <w:rPr>
            <w:rFonts w:ascii="Times New Roman" w:eastAsia="Calibri" w:hAnsi="Times New Roman" w:cs="Times New Roman"/>
            <w:sz w:val="20"/>
            <w:szCs w:val="20"/>
            <w:shd w:val="clear" w:color="auto" w:fill="FFFFFF"/>
            <w:lang w:val="en-US"/>
          </w:rPr>
          <w:t xml:space="preserve">                        &lt;</w:t>
        </w:r>
        <w:proofErr w:type="spellStart"/>
        <w:r w:rsidRPr="00CA1CA9">
          <w:rPr>
            <w:rFonts w:ascii="Times New Roman" w:eastAsia="Calibri" w:hAnsi="Times New Roman" w:cs="Times New Roman"/>
            <w:sz w:val="20"/>
            <w:szCs w:val="20"/>
            <w:shd w:val="clear" w:color="auto" w:fill="FFFFFF"/>
            <w:lang w:val="en-US"/>
          </w:rPr>
          <w:t>GridView</w:t>
        </w:r>
        <w:proofErr w:type="spellEnd"/>
        <w:r w:rsidRPr="00CA1CA9">
          <w:rPr>
            <w:rFonts w:ascii="Times New Roman" w:eastAsia="Calibri" w:hAnsi="Times New Roman" w:cs="Times New Roman"/>
            <w:sz w:val="20"/>
            <w:szCs w:val="20"/>
            <w:shd w:val="clear" w:color="auto" w:fill="FFFFFF"/>
            <w:lang w:val="en-US"/>
          </w:rPr>
          <w:t>&gt;</w:t>
        </w:r>
      </w:ins>
    </w:p>
    <w:p w14:paraId="14591FEB" w14:textId="77777777" w:rsidR="00CC67A4" w:rsidRPr="00CA1CA9" w:rsidRDefault="00CC67A4" w:rsidP="00CC67A4">
      <w:pPr>
        <w:rPr>
          <w:ins w:id="13585" w:author="Airat Shigapov" w:date="2021-10-29T16:39:00Z"/>
          <w:rFonts w:ascii="Times New Roman" w:eastAsia="Calibri" w:hAnsi="Times New Roman" w:cs="Times New Roman"/>
          <w:sz w:val="20"/>
          <w:szCs w:val="20"/>
          <w:shd w:val="clear" w:color="auto" w:fill="FFFFFF"/>
          <w:lang w:val="en-US"/>
        </w:rPr>
      </w:pPr>
      <w:ins w:id="13586" w:author="Airat Shigapov" w:date="2021-10-29T16:39:00Z">
        <w:r w:rsidRPr="00CA1CA9">
          <w:rPr>
            <w:rFonts w:ascii="Times New Roman" w:eastAsia="Calibri" w:hAnsi="Times New Roman" w:cs="Times New Roman"/>
            <w:sz w:val="20"/>
            <w:szCs w:val="20"/>
            <w:shd w:val="clear" w:color="auto" w:fill="FFFFFF"/>
            <w:lang w:val="en-US"/>
          </w:rPr>
          <w:t xml:space="preserve">                            &lt;</w:t>
        </w:r>
        <w:proofErr w:type="spellStart"/>
        <w:r w:rsidRPr="00CA1CA9">
          <w:rPr>
            <w:rFonts w:ascii="Times New Roman" w:eastAsia="Calibri" w:hAnsi="Times New Roman" w:cs="Times New Roman"/>
            <w:sz w:val="20"/>
            <w:szCs w:val="20"/>
            <w:shd w:val="clear" w:color="auto" w:fill="FFFFFF"/>
            <w:lang w:val="en-US"/>
          </w:rPr>
          <w:t>GridViewColumn</w:t>
        </w:r>
        <w:proofErr w:type="spellEnd"/>
        <w:r w:rsidRPr="00CA1CA9">
          <w:rPr>
            <w:rFonts w:ascii="Times New Roman" w:eastAsia="Calibri" w:hAnsi="Times New Roman" w:cs="Times New Roman"/>
            <w:sz w:val="20"/>
            <w:szCs w:val="20"/>
            <w:shd w:val="clear" w:color="auto" w:fill="FFFFFF"/>
            <w:lang w:val="en-US"/>
          </w:rPr>
          <w:t xml:space="preserve"> Header="</w:t>
        </w:r>
        <w:proofErr w:type="spellStart"/>
        <w:r w:rsidRPr="00CA1CA9">
          <w:rPr>
            <w:rFonts w:ascii="Times New Roman" w:eastAsia="Calibri" w:hAnsi="Times New Roman" w:cs="Times New Roman"/>
            <w:sz w:val="20"/>
            <w:szCs w:val="20"/>
            <w:shd w:val="clear" w:color="auto" w:fill="FFFFFF"/>
            <w:lang w:val="en-US"/>
          </w:rPr>
          <w:t>Название</w:t>
        </w:r>
        <w:proofErr w:type="spellEnd"/>
        <w:r w:rsidRPr="00CA1CA9">
          <w:rPr>
            <w:rFonts w:ascii="Times New Roman" w:eastAsia="Calibri" w:hAnsi="Times New Roman" w:cs="Times New Roman"/>
            <w:sz w:val="20"/>
            <w:szCs w:val="20"/>
            <w:shd w:val="clear" w:color="auto" w:fill="FFFFFF"/>
            <w:lang w:val="en-US"/>
          </w:rPr>
          <w:t xml:space="preserve">" </w:t>
        </w:r>
        <w:proofErr w:type="spellStart"/>
        <w:r w:rsidRPr="00CA1CA9">
          <w:rPr>
            <w:rFonts w:ascii="Times New Roman" w:eastAsia="Calibri" w:hAnsi="Times New Roman" w:cs="Times New Roman"/>
            <w:sz w:val="20"/>
            <w:szCs w:val="20"/>
            <w:shd w:val="clear" w:color="auto" w:fill="FFFFFF"/>
            <w:lang w:val="en-US"/>
          </w:rPr>
          <w:t>DisplayMemberBinding</w:t>
        </w:r>
        <w:proofErr w:type="spellEnd"/>
        <w:r w:rsidRPr="00CA1CA9">
          <w:rPr>
            <w:rFonts w:ascii="Times New Roman" w:eastAsia="Calibri" w:hAnsi="Times New Roman" w:cs="Times New Roman"/>
            <w:sz w:val="20"/>
            <w:szCs w:val="20"/>
            <w:shd w:val="clear" w:color="auto" w:fill="FFFFFF"/>
            <w:lang w:val="en-US"/>
          </w:rPr>
          <w:t xml:space="preserve">="{Binding </w:t>
        </w:r>
        <w:proofErr w:type="spellStart"/>
        <w:r w:rsidRPr="00CA1CA9">
          <w:rPr>
            <w:rFonts w:ascii="Times New Roman" w:eastAsia="Calibri" w:hAnsi="Times New Roman" w:cs="Times New Roman"/>
            <w:sz w:val="20"/>
            <w:szCs w:val="20"/>
            <w:shd w:val="clear" w:color="auto" w:fill="FFFFFF"/>
            <w:lang w:val="en-US"/>
          </w:rPr>
          <w:t>Good.Name</w:t>
        </w:r>
        <w:proofErr w:type="spellEnd"/>
        <w:r w:rsidRPr="00CA1CA9">
          <w:rPr>
            <w:rFonts w:ascii="Times New Roman" w:eastAsia="Calibri" w:hAnsi="Times New Roman" w:cs="Times New Roman"/>
            <w:sz w:val="20"/>
            <w:szCs w:val="20"/>
            <w:shd w:val="clear" w:color="auto" w:fill="FFFFFF"/>
            <w:lang w:val="en-US"/>
          </w:rPr>
          <w:t>}</w:t>
        </w:r>
        <w:proofErr w:type="gramStart"/>
        <w:r w:rsidRPr="00CA1CA9">
          <w:rPr>
            <w:rFonts w:ascii="Times New Roman" w:eastAsia="Calibri" w:hAnsi="Times New Roman" w:cs="Times New Roman"/>
            <w:sz w:val="20"/>
            <w:szCs w:val="20"/>
            <w:shd w:val="clear" w:color="auto" w:fill="FFFFFF"/>
            <w:lang w:val="en-US"/>
          </w:rPr>
          <w:t>"  Width</w:t>
        </w:r>
        <w:proofErr w:type="gramEnd"/>
        <w:r w:rsidRPr="00CA1CA9">
          <w:rPr>
            <w:rFonts w:ascii="Times New Roman" w:eastAsia="Calibri" w:hAnsi="Times New Roman" w:cs="Times New Roman"/>
            <w:sz w:val="20"/>
            <w:szCs w:val="20"/>
            <w:shd w:val="clear" w:color="auto" w:fill="FFFFFF"/>
            <w:lang w:val="en-US"/>
          </w:rPr>
          <w:t>="300"&gt;&lt;/</w:t>
        </w:r>
        <w:proofErr w:type="spellStart"/>
        <w:r w:rsidRPr="00CA1CA9">
          <w:rPr>
            <w:rFonts w:ascii="Times New Roman" w:eastAsia="Calibri" w:hAnsi="Times New Roman" w:cs="Times New Roman"/>
            <w:sz w:val="20"/>
            <w:szCs w:val="20"/>
            <w:shd w:val="clear" w:color="auto" w:fill="FFFFFF"/>
            <w:lang w:val="en-US"/>
          </w:rPr>
          <w:t>GridViewColumn</w:t>
        </w:r>
        <w:proofErr w:type="spellEnd"/>
        <w:r w:rsidRPr="00CA1CA9">
          <w:rPr>
            <w:rFonts w:ascii="Times New Roman" w:eastAsia="Calibri" w:hAnsi="Times New Roman" w:cs="Times New Roman"/>
            <w:sz w:val="20"/>
            <w:szCs w:val="20"/>
            <w:shd w:val="clear" w:color="auto" w:fill="FFFFFF"/>
            <w:lang w:val="en-US"/>
          </w:rPr>
          <w:t>&gt;</w:t>
        </w:r>
      </w:ins>
    </w:p>
    <w:p w14:paraId="3A2A4872" w14:textId="77777777" w:rsidR="00CC67A4" w:rsidRPr="00CA1CA9" w:rsidRDefault="00CC67A4" w:rsidP="00CC67A4">
      <w:pPr>
        <w:rPr>
          <w:ins w:id="13587" w:author="Airat Shigapov" w:date="2021-10-29T16:39:00Z"/>
          <w:rFonts w:ascii="Times New Roman" w:eastAsia="Calibri" w:hAnsi="Times New Roman" w:cs="Times New Roman"/>
          <w:sz w:val="20"/>
          <w:szCs w:val="20"/>
          <w:shd w:val="clear" w:color="auto" w:fill="FFFFFF"/>
          <w:lang w:val="en-US"/>
        </w:rPr>
      </w:pPr>
      <w:ins w:id="13588" w:author="Airat Shigapov" w:date="2021-10-29T16:39:00Z">
        <w:r w:rsidRPr="00CA1CA9">
          <w:rPr>
            <w:rFonts w:ascii="Times New Roman" w:eastAsia="Calibri" w:hAnsi="Times New Roman" w:cs="Times New Roman"/>
            <w:sz w:val="20"/>
            <w:szCs w:val="20"/>
            <w:shd w:val="clear" w:color="auto" w:fill="FFFFFF"/>
            <w:lang w:val="en-US"/>
          </w:rPr>
          <w:t xml:space="preserve">                            &lt;</w:t>
        </w:r>
        <w:proofErr w:type="spellStart"/>
        <w:r w:rsidRPr="00CA1CA9">
          <w:rPr>
            <w:rFonts w:ascii="Times New Roman" w:eastAsia="Calibri" w:hAnsi="Times New Roman" w:cs="Times New Roman"/>
            <w:sz w:val="20"/>
            <w:szCs w:val="20"/>
            <w:shd w:val="clear" w:color="auto" w:fill="FFFFFF"/>
            <w:lang w:val="en-US"/>
          </w:rPr>
          <w:t>GridViewColumn</w:t>
        </w:r>
        <w:proofErr w:type="spellEnd"/>
        <w:r w:rsidRPr="00CA1CA9">
          <w:rPr>
            <w:rFonts w:ascii="Times New Roman" w:eastAsia="Calibri" w:hAnsi="Times New Roman" w:cs="Times New Roman"/>
            <w:sz w:val="20"/>
            <w:szCs w:val="20"/>
            <w:shd w:val="clear" w:color="auto" w:fill="FFFFFF"/>
            <w:lang w:val="en-US"/>
          </w:rPr>
          <w:t xml:space="preserve"> Header="</w:t>
        </w:r>
        <w:proofErr w:type="spellStart"/>
        <w:r w:rsidRPr="00CA1CA9">
          <w:rPr>
            <w:rFonts w:ascii="Times New Roman" w:eastAsia="Calibri" w:hAnsi="Times New Roman" w:cs="Times New Roman"/>
            <w:sz w:val="20"/>
            <w:szCs w:val="20"/>
            <w:shd w:val="clear" w:color="auto" w:fill="FFFFFF"/>
            <w:lang w:val="en-US"/>
          </w:rPr>
          <w:t>Цена</w:t>
        </w:r>
        <w:proofErr w:type="spellEnd"/>
        <w:r w:rsidRPr="00CA1CA9">
          <w:rPr>
            <w:rFonts w:ascii="Times New Roman" w:eastAsia="Calibri" w:hAnsi="Times New Roman" w:cs="Times New Roman"/>
            <w:sz w:val="20"/>
            <w:szCs w:val="20"/>
            <w:shd w:val="clear" w:color="auto" w:fill="FFFFFF"/>
            <w:lang w:val="en-US"/>
          </w:rPr>
          <w:t>" Width="100"&gt;</w:t>
        </w:r>
      </w:ins>
    </w:p>
    <w:p w14:paraId="032A2199" w14:textId="77777777" w:rsidR="00CC67A4" w:rsidRPr="00CA1CA9" w:rsidRDefault="00CC67A4" w:rsidP="00CC67A4">
      <w:pPr>
        <w:rPr>
          <w:ins w:id="13589" w:author="Airat Shigapov" w:date="2021-10-29T16:39:00Z"/>
          <w:rFonts w:ascii="Times New Roman" w:eastAsia="Calibri" w:hAnsi="Times New Roman" w:cs="Times New Roman"/>
          <w:sz w:val="20"/>
          <w:szCs w:val="20"/>
          <w:shd w:val="clear" w:color="auto" w:fill="FFFFFF"/>
          <w:lang w:val="en-US"/>
        </w:rPr>
      </w:pPr>
      <w:ins w:id="13590" w:author="Airat Shigapov" w:date="2021-10-29T16:39:00Z">
        <w:r w:rsidRPr="00CA1CA9">
          <w:rPr>
            <w:rFonts w:ascii="Times New Roman" w:eastAsia="Calibri" w:hAnsi="Times New Roman" w:cs="Times New Roman"/>
            <w:sz w:val="20"/>
            <w:szCs w:val="20"/>
            <w:shd w:val="clear" w:color="auto" w:fill="FFFFFF"/>
            <w:lang w:val="en-US"/>
          </w:rPr>
          <w:t xml:space="preserve">                                &lt;</w:t>
        </w:r>
        <w:proofErr w:type="spellStart"/>
        <w:r w:rsidRPr="00CA1CA9">
          <w:rPr>
            <w:rFonts w:ascii="Times New Roman" w:eastAsia="Calibri" w:hAnsi="Times New Roman" w:cs="Times New Roman"/>
            <w:sz w:val="20"/>
            <w:szCs w:val="20"/>
            <w:shd w:val="clear" w:color="auto" w:fill="FFFFFF"/>
            <w:lang w:val="en-US"/>
          </w:rPr>
          <w:t>GridViewColumn.CellTemplate</w:t>
        </w:r>
        <w:proofErr w:type="spellEnd"/>
        <w:r w:rsidRPr="00CA1CA9">
          <w:rPr>
            <w:rFonts w:ascii="Times New Roman" w:eastAsia="Calibri" w:hAnsi="Times New Roman" w:cs="Times New Roman"/>
            <w:sz w:val="20"/>
            <w:szCs w:val="20"/>
            <w:shd w:val="clear" w:color="auto" w:fill="FFFFFF"/>
            <w:lang w:val="en-US"/>
          </w:rPr>
          <w:t>&gt;</w:t>
        </w:r>
      </w:ins>
    </w:p>
    <w:p w14:paraId="02579871" w14:textId="77777777" w:rsidR="00CC67A4" w:rsidRPr="00CA1CA9" w:rsidRDefault="00CC67A4" w:rsidP="00CC67A4">
      <w:pPr>
        <w:rPr>
          <w:ins w:id="13591" w:author="Airat Shigapov" w:date="2021-10-29T16:39:00Z"/>
          <w:rFonts w:ascii="Times New Roman" w:eastAsia="Calibri" w:hAnsi="Times New Roman" w:cs="Times New Roman"/>
          <w:sz w:val="20"/>
          <w:szCs w:val="20"/>
          <w:shd w:val="clear" w:color="auto" w:fill="FFFFFF"/>
          <w:lang w:val="en-US"/>
        </w:rPr>
      </w:pPr>
      <w:ins w:id="13592" w:author="Airat Shigapov" w:date="2021-10-29T16:39:00Z">
        <w:r w:rsidRPr="00CA1CA9">
          <w:rPr>
            <w:rFonts w:ascii="Times New Roman" w:eastAsia="Calibri" w:hAnsi="Times New Roman" w:cs="Times New Roman"/>
            <w:sz w:val="20"/>
            <w:szCs w:val="20"/>
            <w:shd w:val="clear" w:color="auto" w:fill="FFFFFF"/>
            <w:lang w:val="en-US"/>
          </w:rPr>
          <w:t xml:space="preserve">                                    &lt;</w:t>
        </w:r>
        <w:proofErr w:type="spellStart"/>
        <w:r w:rsidRPr="00CA1CA9">
          <w:rPr>
            <w:rFonts w:ascii="Times New Roman" w:eastAsia="Calibri" w:hAnsi="Times New Roman" w:cs="Times New Roman"/>
            <w:sz w:val="20"/>
            <w:szCs w:val="20"/>
            <w:shd w:val="clear" w:color="auto" w:fill="FFFFFF"/>
            <w:lang w:val="en-US"/>
          </w:rPr>
          <w:t>DataTemplate</w:t>
        </w:r>
        <w:proofErr w:type="spellEnd"/>
        <w:r w:rsidRPr="00CA1CA9">
          <w:rPr>
            <w:rFonts w:ascii="Times New Roman" w:eastAsia="Calibri" w:hAnsi="Times New Roman" w:cs="Times New Roman"/>
            <w:sz w:val="20"/>
            <w:szCs w:val="20"/>
            <w:shd w:val="clear" w:color="auto" w:fill="FFFFFF"/>
            <w:lang w:val="en-US"/>
          </w:rPr>
          <w:t>&gt;</w:t>
        </w:r>
      </w:ins>
    </w:p>
    <w:p w14:paraId="757FE0D2" w14:textId="77777777" w:rsidR="00CC67A4" w:rsidRPr="00CA1CA9" w:rsidRDefault="00CC67A4" w:rsidP="00CC67A4">
      <w:pPr>
        <w:rPr>
          <w:ins w:id="13593" w:author="Airat Shigapov" w:date="2021-10-29T16:39:00Z"/>
          <w:rFonts w:ascii="Times New Roman" w:eastAsia="Calibri" w:hAnsi="Times New Roman" w:cs="Times New Roman"/>
          <w:sz w:val="20"/>
          <w:szCs w:val="20"/>
          <w:shd w:val="clear" w:color="auto" w:fill="FFFFFF"/>
          <w:lang w:val="en-US"/>
        </w:rPr>
      </w:pPr>
      <w:ins w:id="13594" w:author="Airat Shigapov" w:date="2021-10-29T16:39:00Z">
        <w:r w:rsidRPr="00CA1CA9">
          <w:rPr>
            <w:rFonts w:ascii="Times New Roman" w:eastAsia="Calibri" w:hAnsi="Times New Roman" w:cs="Times New Roman"/>
            <w:sz w:val="20"/>
            <w:szCs w:val="20"/>
            <w:shd w:val="clear" w:color="auto" w:fill="FFFFFF"/>
            <w:lang w:val="en-US"/>
          </w:rPr>
          <w:t xml:space="preserve">                                        &lt;</w:t>
        </w:r>
        <w:proofErr w:type="spellStart"/>
        <w:r w:rsidRPr="00CA1CA9">
          <w:rPr>
            <w:rFonts w:ascii="Times New Roman" w:eastAsia="Calibri" w:hAnsi="Times New Roman" w:cs="Times New Roman"/>
            <w:sz w:val="20"/>
            <w:szCs w:val="20"/>
            <w:shd w:val="clear" w:color="auto" w:fill="FFFFFF"/>
            <w:lang w:val="en-US"/>
          </w:rPr>
          <w:t>StackPanel</w:t>
        </w:r>
        <w:proofErr w:type="spellEnd"/>
        <w:r w:rsidRPr="00CA1CA9">
          <w:rPr>
            <w:rFonts w:ascii="Times New Roman" w:eastAsia="Calibri" w:hAnsi="Times New Roman" w:cs="Times New Roman"/>
            <w:sz w:val="20"/>
            <w:szCs w:val="20"/>
            <w:shd w:val="clear" w:color="auto" w:fill="FFFFFF"/>
            <w:lang w:val="en-US"/>
          </w:rPr>
          <w:t xml:space="preserve"> Orientation="Horizontal"&gt;</w:t>
        </w:r>
      </w:ins>
    </w:p>
    <w:p w14:paraId="45E0CADA" w14:textId="77777777" w:rsidR="00CC67A4" w:rsidRPr="00CA1CA9" w:rsidRDefault="00CC67A4" w:rsidP="00CC67A4">
      <w:pPr>
        <w:rPr>
          <w:ins w:id="13595" w:author="Airat Shigapov" w:date="2021-10-29T16:39:00Z"/>
          <w:rFonts w:ascii="Times New Roman" w:eastAsia="Calibri" w:hAnsi="Times New Roman" w:cs="Times New Roman"/>
          <w:sz w:val="20"/>
          <w:szCs w:val="20"/>
          <w:shd w:val="clear" w:color="auto" w:fill="FFFFFF"/>
          <w:lang w:val="en-US"/>
        </w:rPr>
      </w:pPr>
      <w:ins w:id="13596" w:author="Airat Shigapov" w:date="2021-10-29T16:39:00Z">
        <w:r w:rsidRPr="00CA1CA9">
          <w:rPr>
            <w:rFonts w:ascii="Times New Roman" w:eastAsia="Calibri" w:hAnsi="Times New Roman" w:cs="Times New Roman"/>
            <w:sz w:val="20"/>
            <w:szCs w:val="20"/>
            <w:shd w:val="clear" w:color="auto" w:fill="FFFFFF"/>
            <w:lang w:val="en-US"/>
          </w:rPr>
          <w:t xml:space="preserve">                                            &lt;</w:t>
        </w:r>
        <w:proofErr w:type="spellStart"/>
        <w:r w:rsidRPr="00CA1CA9">
          <w:rPr>
            <w:rFonts w:ascii="Times New Roman" w:eastAsia="Calibri" w:hAnsi="Times New Roman" w:cs="Times New Roman"/>
            <w:sz w:val="20"/>
            <w:szCs w:val="20"/>
            <w:shd w:val="clear" w:color="auto" w:fill="FFFFFF"/>
            <w:lang w:val="en-US"/>
          </w:rPr>
          <w:t>TextBlock</w:t>
        </w:r>
        <w:proofErr w:type="spellEnd"/>
        <w:r w:rsidRPr="00CA1CA9">
          <w:rPr>
            <w:rFonts w:ascii="Times New Roman" w:eastAsia="Calibri" w:hAnsi="Times New Roman" w:cs="Times New Roman"/>
            <w:sz w:val="20"/>
            <w:szCs w:val="20"/>
            <w:shd w:val="clear" w:color="auto" w:fill="FFFFFF"/>
            <w:lang w:val="en-US"/>
          </w:rPr>
          <w:t xml:space="preserve"> Text="{Binding </w:t>
        </w:r>
        <w:proofErr w:type="spellStart"/>
        <w:r w:rsidRPr="00CA1CA9">
          <w:rPr>
            <w:rFonts w:ascii="Times New Roman" w:eastAsia="Calibri" w:hAnsi="Times New Roman" w:cs="Times New Roman"/>
            <w:sz w:val="20"/>
            <w:szCs w:val="20"/>
            <w:shd w:val="clear" w:color="auto" w:fill="FFFFFF"/>
            <w:lang w:val="en-US"/>
          </w:rPr>
          <w:t>Good.Price</w:t>
        </w:r>
        <w:proofErr w:type="spellEnd"/>
        <w:r w:rsidRPr="00CA1CA9">
          <w:rPr>
            <w:rFonts w:ascii="Times New Roman" w:eastAsia="Calibri" w:hAnsi="Times New Roman" w:cs="Times New Roman"/>
            <w:sz w:val="20"/>
            <w:szCs w:val="20"/>
            <w:shd w:val="clear" w:color="auto" w:fill="FFFFFF"/>
            <w:lang w:val="en-US"/>
          </w:rPr>
          <w:t xml:space="preserve">, </w:t>
        </w:r>
        <w:proofErr w:type="spellStart"/>
        <w:r w:rsidRPr="00CA1CA9">
          <w:rPr>
            <w:rFonts w:ascii="Times New Roman" w:eastAsia="Calibri" w:hAnsi="Times New Roman" w:cs="Times New Roman"/>
            <w:sz w:val="20"/>
            <w:szCs w:val="20"/>
            <w:shd w:val="clear" w:color="auto" w:fill="FFFFFF"/>
            <w:lang w:val="en-US"/>
          </w:rPr>
          <w:t>StringFormat</w:t>
        </w:r>
        <w:proofErr w:type="spellEnd"/>
        <w:proofErr w:type="gramStart"/>
        <w:r w:rsidRPr="00CA1CA9">
          <w:rPr>
            <w:rFonts w:ascii="Times New Roman" w:eastAsia="Calibri" w:hAnsi="Times New Roman" w:cs="Times New Roman"/>
            <w:sz w:val="20"/>
            <w:szCs w:val="20"/>
            <w:shd w:val="clear" w:color="auto" w:fill="FFFFFF"/>
            <w:lang w:val="en-US"/>
          </w:rPr>
          <w:t>={</w:t>
        </w:r>
        <w:proofErr w:type="gramEnd"/>
        <w:r w:rsidRPr="00CA1CA9">
          <w:rPr>
            <w:rFonts w:ascii="Times New Roman" w:eastAsia="Calibri" w:hAnsi="Times New Roman" w:cs="Times New Roman"/>
            <w:sz w:val="20"/>
            <w:szCs w:val="20"/>
            <w:shd w:val="clear" w:color="auto" w:fill="FFFFFF"/>
            <w:lang w:val="en-US"/>
          </w:rPr>
          <w:t xml:space="preserve">}{0:#.}}" Foreground="Blue" </w:t>
        </w:r>
        <w:proofErr w:type="spellStart"/>
        <w:r w:rsidRPr="00CA1CA9">
          <w:rPr>
            <w:rFonts w:ascii="Times New Roman" w:eastAsia="Calibri" w:hAnsi="Times New Roman" w:cs="Times New Roman"/>
            <w:sz w:val="20"/>
            <w:szCs w:val="20"/>
            <w:shd w:val="clear" w:color="auto" w:fill="FFFFFF"/>
            <w:lang w:val="en-US"/>
          </w:rPr>
          <w:t>FontSize</w:t>
        </w:r>
        <w:proofErr w:type="spellEnd"/>
        <w:r w:rsidRPr="00CA1CA9">
          <w:rPr>
            <w:rFonts w:ascii="Times New Roman" w:eastAsia="Calibri" w:hAnsi="Times New Roman" w:cs="Times New Roman"/>
            <w:sz w:val="20"/>
            <w:szCs w:val="20"/>
            <w:shd w:val="clear" w:color="auto" w:fill="FFFFFF"/>
            <w:lang w:val="en-US"/>
          </w:rPr>
          <w:t>="15"/&gt;</w:t>
        </w:r>
      </w:ins>
    </w:p>
    <w:p w14:paraId="5BD2D50D" w14:textId="77777777" w:rsidR="00CC67A4" w:rsidRPr="00CA1CA9" w:rsidRDefault="00CC67A4" w:rsidP="00CC67A4">
      <w:pPr>
        <w:rPr>
          <w:ins w:id="13597" w:author="Airat Shigapov" w:date="2021-10-29T16:39:00Z"/>
          <w:rFonts w:ascii="Times New Roman" w:eastAsia="Calibri" w:hAnsi="Times New Roman" w:cs="Times New Roman"/>
          <w:sz w:val="20"/>
          <w:szCs w:val="20"/>
          <w:shd w:val="clear" w:color="auto" w:fill="FFFFFF"/>
          <w:lang w:val="en-US"/>
        </w:rPr>
      </w:pPr>
      <w:ins w:id="13598" w:author="Airat Shigapov" w:date="2021-10-29T16:39:00Z">
        <w:r w:rsidRPr="00CA1CA9">
          <w:rPr>
            <w:rFonts w:ascii="Times New Roman" w:eastAsia="Calibri" w:hAnsi="Times New Roman" w:cs="Times New Roman"/>
            <w:sz w:val="20"/>
            <w:szCs w:val="20"/>
            <w:shd w:val="clear" w:color="auto" w:fill="FFFFFF"/>
            <w:lang w:val="en-US"/>
          </w:rPr>
          <w:t xml:space="preserve">                                            &lt;</w:t>
        </w:r>
        <w:proofErr w:type="spellStart"/>
        <w:r w:rsidRPr="00CA1CA9">
          <w:rPr>
            <w:rFonts w:ascii="Times New Roman" w:eastAsia="Calibri" w:hAnsi="Times New Roman" w:cs="Times New Roman"/>
            <w:sz w:val="20"/>
            <w:szCs w:val="20"/>
            <w:shd w:val="clear" w:color="auto" w:fill="FFFFFF"/>
            <w:lang w:val="en-US"/>
          </w:rPr>
          <w:t>TextBlock</w:t>
        </w:r>
        <w:proofErr w:type="spellEnd"/>
        <w:r w:rsidRPr="00CA1CA9">
          <w:rPr>
            <w:rFonts w:ascii="Times New Roman" w:eastAsia="Calibri" w:hAnsi="Times New Roman" w:cs="Times New Roman"/>
            <w:sz w:val="20"/>
            <w:szCs w:val="20"/>
            <w:shd w:val="clear" w:color="auto" w:fill="FFFFFF"/>
            <w:lang w:val="en-US"/>
          </w:rPr>
          <w:t xml:space="preserve"> Text=" </w:t>
        </w:r>
        <w:proofErr w:type="spellStart"/>
        <w:r w:rsidRPr="00CA1CA9">
          <w:rPr>
            <w:rFonts w:ascii="Times New Roman" w:eastAsia="Calibri" w:hAnsi="Times New Roman" w:cs="Times New Roman"/>
            <w:sz w:val="20"/>
            <w:szCs w:val="20"/>
            <w:shd w:val="clear" w:color="auto" w:fill="FFFFFF"/>
            <w:lang w:val="en-US"/>
          </w:rPr>
          <w:t>руб</w:t>
        </w:r>
        <w:proofErr w:type="spellEnd"/>
        <w:r w:rsidRPr="00CA1CA9">
          <w:rPr>
            <w:rFonts w:ascii="Times New Roman" w:eastAsia="Calibri" w:hAnsi="Times New Roman" w:cs="Times New Roman"/>
            <w:sz w:val="20"/>
            <w:szCs w:val="20"/>
            <w:shd w:val="clear" w:color="auto" w:fill="FFFFFF"/>
            <w:lang w:val="en-US"/>
          </w:rPr>
          <w:t xml:space="preserve">." Foreground="Blue" </w:t>
        </w:r>
        <w:proofErr w:type="spellStart"/>
        <w:r w:rsidRPr="00CA1CA9">
          <w:rPr>
            <w:rFonts w:ascii="Times New Roman" w:eastAsia="Calibri" w:hAnsi="Times New Roman" w:cs="Times New Roman"/>
            <w:sz w:val="20"/>
            <w:szCs w:val="20"/>
            <w:shd w:val="clear" w:color="auto" w:fill="FFFFFF"/>
            <w:lang w:val="en-US"/>
          </w:rPr>
          <w:t>FontSize</w:t>
        </w:r>
        <w:proofErr w:type="spellEnd"/>
        <w:r w:rsidRPr="00CA1CA9">
          <w:rPr>
            <w:rFonts w:ascii="Times New Roman" w:eastAsia="Calibri" w:hAnsi="Times New Roman" w:cs="Times New Roman"/>
            <w:sz w:val="20"/>
            <w:szCs w:val="20"/>
            <w:shd w:val="clear" w:color="auto" w:fill="FFFFFF"/>
            <w:lang w:val="en-US"/>
          </w:rPr>
          <w:t>="15"/&gt;</w:t>
        </w:r>
      </w:ins>
    </w:p>
    <w:p w14:paraId="424434FB" w14:textId="77777777" w:rsidR="00CC67A4" w:rsidRPr="00CA1CA9" w:rsidRDefault="00CC67A4" w:rsidP="00CC67A4">
      <w:pPr>
        <w:rPr>
          <w:ins w:id="13599" w:author="Airat Shigapov" w:date="2021-10-29T16:39:00Z"/>
          <w:rFonts w:ascii="Times New Roman" w:eastAsia="Calibri" w:hAnsi="Times New Roman" w:cs="Times New Roman"/>
          <w:sz w:val="20"/>
          <w:szCs w:val="20"/>
          <w:shd w:val="clear" w:color="auto" w:fill="FFFFFF"/>
          <w:lang w:val="en-US"/>
        </w:rPr>
      </w:pPr>
      <w:ins w:id="13600" w:author="Airat Shigapov" w:date="2021-10-29T16:39:00Z">
        <w:r w:rsidRPr="00CA1CA9">
          <w:rPr>
            <w:rFonts w:ascii="Times New Roman" w:eastAsia="Calibri" w:hAnsi="Times New Roman" w:cs="Times New Roman"/>
            <w:sz w:val="20"/>
            <w:szCs w:val="20"/>
            <w:shd w:val="clear" w:color="auto" w:fill="FFFFFF"/>
            <w:lang w:val="en-US"/>
          </w:rPr>
          <w:t xml:space="preserve">                                        &lt;/</w:t>
        </w:r>
        <w:proofErr w:type="spellStart"/>
        <w:r w:rsidRPr="00CA1CA9">
          <w:rPr>
            <w:rFonts w:ascii="Times New Roman" w:eastAsia="Calibri" w:hAnsi="Times New Roman" w:cs="Times New Roman"/>
            <w:sz w:val="20"/>
            <w:szCs w:val="20"/>
            <w:shd w:val="clear" w:color="auto" w:fill="FFFFFF"/>
            <w:lang w:val="en-US"/>
          </w:rPr>
          <w:t>StackPanel</w:t>
        </w:r>
        <w:proofErr w:type="spellEnd"/>
        <w:r w:rsidRPr="00CA1CA9">
          <w:rPr>
            <w:rFonts w:ascii="Times New Roman" w:eastAsia="Calibri" w:hAnsi="Times New Roman" w:cs="Times New Roman"/>
            <w:sz w:val="20"/>
            <w:szCs w:val="20"/>
            <w:shd w:val="clear" w:color="auto" w:fill="FFFFFF"/>
            <w:lang w:val="en-US"/>
          </w:rPr>
          <w:t>&gt;</w:t>
        </w:r>
      </w:ins>
    </w:p>
    <w:p w14:paraId="4DB1522E" w14:textId="77777777" w:rsidR="00CC67A4" w:rsidRPr="00CA1CA9" w:rsidRDefault="00CC67A4" w:rsidP="00CC67A4">
      <w:pPr>
        <w:rPr>
          <w:ins w:id="13601" w:author="Airat Shigapov" w:date="2021-10-29T16:39:00Z"/>
          <w:rFonts w:ascii="Times New Roman" w:eastAsia="Calibri" w:hAnsi="Times New Roman" w:cs="Times New Roman"/>
          <w:sz w:val="20"/>
          <w:szCs w:val="20"/>
          <w:shd w:val="clear" w:color="auto" w:fill="FFFFFF"/>
          <w:lang w:val="en-US"/>
        </w:rPr>
      </w:pPr>
      <w:ins w:id="13602" w:author="Airat Shigapov" w:date="2021-10-29T16:39:00Z">
        <w:r w:rsidRPr="00CA1CA9">
          <w:rPr>
            <w:rFonts w:ascii="Times New Roman" w:eastAsia="Calibri" w:hAnsi="Times New Roman" w:cs="Times New Roman"/>
            <w:sz w:val="20"/>
            <w:szCs w:val="20"/>
            <w:shd w:val="clear" w:color="auto" w:fill="FFFFFF"/>
            <w:lang w:val="en-US"/>
          </w:rPr>
          <w:t xml:space="preserve">                                    &lt;/</w:t>
        </w:r>
        <w:proofErr w:type="spellStart"/>
        <w:r w:rsidRPr="00CA1CA9">
          <w:rPr>
            <w:rFonts w:ascii="Times New Roman" w:eastAsia="Calibri" w:hAnsi="Times New Roman" w:cs="Times New Roman"/>
            <w:sz w:val="20"/>
            <w:szCs w:val="20"/>
            <w:shd w:val="clear" w:color="auto" w:fill="FFFFFF"/>
            <w:lang w:val="en-US"/>
          </w:rPr>
          <w:t>DataTemplate</w:t>
        </w:r>
        <w:proofErr w:type="spellEnd"/>
        <w:r w:rsidRPr="00CA1CA9">
          <w:rPr>
            <w:rFonts w:ascii="Times New Roman" w:eastAsia="Calibri" w:hAnsi="Times New Roman" w:cs="Times New Roman"/>
            <w:sz w:val="20"/>
            <w:szCs w:val="20"/>
            <w:shd w:val="clear" w:color="auto" w:fill="FFFFFF"/>
            <w:lang w:val="en-US"/>
          </w:rPr>
          <w:t>&gt;</w:t>
        </w:r>
      </w:ins>
    </w:p>
    <w:p w14:paraId="26AA961D" w14:textId="77777777" w:rsidR="00CC67A4" w:rsidRPr="00CA1CA9" w:rsidRDefault="00CC67A4" w:rsidP="00CC67A4">
      <w:pPr>
        <w:rPr>
          <w:ins w:id="13603" w:author="Airat Shigapov" w:date="2021-10-29T16:39:00Z"/>
          <w:rFonts w:ascii="Times New Roman" w:eastAsia="Calibri" w:hAnsi="Times New Roman" w:cs="Times New Roman"/>
          <w:sz w:val="20"/>
          <w:szCs w:val="20"/>
          <w:shd w:val="clear" w:color="auto" w:fill="FFFFFF"/>
          <w:lang w:val="en-US"/>
        </w:rPr>
      </w:pPr>
      <w:ins w:id="13604" w:author="Airat Shigapov" w:date="2021-10-29T16:39:00Z">
        <w:r w:rsidRPr="00CA1CA9">
          <w:rPr>
            <w:rFonts w:ascii="Times New Roman" w:eastAsia="Calibri" w:hAnsi="Times New Roman" w:cs="Times New Roman"/>
            <w:sz w:val="20"/>
            <w:szCs w:val="20"/>
            <w:shd w:val="clear" w:color="auto" w:fill="FFFFFF"/>
            <w:lang w:val="en-US"/>
          </w:rPr>
          <w:t xml:space="preserve">                                &lt;/</w:t>
        </w:r>
        <w:proofErr w:type="spellStart"/>
        <w:r w:rsidRPr="00CA1CA9">
          <w:rPr>
            <w:rFonts w:ascii="Times New Roman" w:eastAsia="Calibri" w:hAnsi="Times New Roman" w:cs="Times New Roman"/>
            <w:sz w:val="20"/>
            <w:szCs w:val="20"/>
            <w:shd w:val="clear" w:color="auto" w:fill="FFFFFF"/>
            <w:lang w:val="en-US"/>
          </w:rPr>
          <w:t>GridViewColumn.CellTemplate</w:t>
        </w:r>
        <w:proofErr w:type="spellEnd"/>
        <w:r w:rsidRPr="00CA1CA9">
          <w:rPr>
            <w:rFonts w:ascii="Times New Roman" w:eastAsia="Calibri" w:hAnsi="Times New Roman" w:cs="Times New Roman"/>
            <w:sz w:val="20"/>
            <w:szCs w:val="20"/>
            <w:shd w:val="clear" w:color="auto" w:fill="FFFFFF"/>
            <w:lang w:val="en-US"/>
          </w:rPr>
          <w:t>&gt;</w:t>
        </w:r>
      </w:ins>
    </w:p>
    <w:p w14:paraId="794DA37C" w14:textId="77777777" w:rsidR="00CC67A4" w:rsidRPr="00CA1CA9" w:rsidRDefault="00CC67A4" w:rsidP="00CC67A4">
      <w:pPr>
        <w:rPr>
          <w:ins w:id="13605" w:author="Airat Shigapov" w:date="2021-10-29T16:39:00Z"/>
          <w:rFonts w:ascii="Times New Roman" w:eastAsia="Calibri" w:hAnsi="Times New Roman" w:cs="Times New Roman"/>
          <w:sz w:val="20"/>
          <w:szCs w:val="20"/>
          <w:shd w:val="clear" w:color="auto" w:fill="FFFFFF"/>
          <w:lang w:val="en-US"/>
        </w:rPr>
      </w:pPr>
      <w:ins w:id="13606" w:author="Airat Shigapov" w:date="2021-10-29T16:39:00Z">
        <w:r w:rsidRPr="00CA1CA9">
          <w:rPr>
            <w:rFonts w:ascii="Times New Roman" w:eastAsia="Calibri" w:hAnsi="Times New Roman" w:cs="Times New Roman"/>
            <w:sz w:val="20"/>
            <w:szCs w:val="20"/>
            <w:shd w:val="clear" w:color="auto" w:fill="FFFFFF"/>
            <w:lang w:val="en-US"/>
          </w:rPr>
          <w:t xml:space="preserve">                            &lt;/</w:t>
        </w:r>
        <w:proofErr w:type="spellStart"/>
        <w:r w:rsidRPr="00CA1CA9">
          <w:rPr>
            <w:rFonts w:ascii="Times New Roman" w:eastAsia="Calibri" w:hAnsi="Times New Roman" w:cs="Times New Roman"/>
            <w:sz w:val="20"/>
            <w:szCs w:val="20"/>
            <w:shd w:val="clear" w:color="auto" w:fill="FFFFFF"/>
            <w:lang w:val="en-US"/>
          </w:rPr>
          <w:t>GridViewColumn</w:t>
        </w:r>
        <w:proofErr w:type="spellEnd"/>
        <w:r w:rsidRPr="00CA1CA9">
          <w:rPr>
            <w:rFonts w:ascii="Times New Roman" w:eastAsia="Calibri" w:hAnsi="Times New Roman" w:cs="Times New Roman"/>
            <w:sz w:val="20"/>
            <w:szCs w:val="20"/>
            <w:shd w:val="clear" w:color="auto" w:fill="FFFFFF"/>
            <w:lang w:val="en-US"/>
          </w:rPr>
          <w:t>&gt;</w:t>
        </w:r>
      </w:ins>
    </w:p>
    <w:p w14:paraId="3285BACB" w14:textId="77777777" w:rsidR="00CC67A4" w:rsidRPr="00CA1CA9" w:rsidRDefault="00CC67A4" w:rsidP="00CC67A4">
      <w:pPr>
        <w:rPr>
          <w:ins w:id="13607" w:author="Airat Shigapov" w:date="2021-10-29T16:39:00Z"/>
          <w:rFonts w:ascii="Times New Roman" w:eastAsia="Calibri" w:hAnsi="Times New Roman" w:cs="Times New Roman"/>
          <w:sz w:val="20"/>
          <w:szCs w:val="20"/>
          <w:shd w:val="clear" w:color="auto" w:fill="FFFFFF"/>
          <w:lang w:val="en-US"/>
        </w:rPr>
      </w:pPr>
      <w:ins w:id="13608" w:author="Airat Shigapov" w:date="2021-10-29T16:39:00Z">
        <w:r w:rsidRPr="00CA1CA9">
          <w:rPr>
            <w:rFonts w:ascii="Times New Roman" w:eastAsia="Calibri" w:hAnsi="Times New Roman" w:cs="Times New Roman"/>
            <w:sz w:val="20"/>
            <w:szCs w:val="20"/>
            <w:shd w:val="clear" w:color="auto" w:fill="FFFFFF"/>
            <w:lang w:val="en-US"/>
          </w:rPr>
          <w:t xml:space="preserve">                            &lt;</w:t>
        </w:r>
        <w:proofErr w:type="spellStart"/>
        <w:r w:rsidRPr="00CA1CA9">
          <w:rPr>
            <w:rFonts w:ascii="Times New Roman" w:eastAsia="Calibri" w:hAnsi="Times New Roman" w:cs="Times New Roman"/>
            <w:sz w:val="20"/>
            <w:szCs w:val="20"/>
            <w:shd w:val="clear" w:color="auto" w:fill="FFFFFF"/>
            <w:lang w:val="en-US"/>
          </w:rPr>
          <w:t>GridViewColumn</w:t>
        </w:r>
        <w:proofErr w:type="spellEnd"/>
        <w:r w:rsidRPr="00CA1CA9">
          <w:rPr>
            <w:rFonts w:ascii="Times New Roman" w:eastAsia="Calibri" w:hAnsi="Times New Roman" w:cs="Times New Roman"/>
            <w:sz w:val="20"/>
            <w:szCs w:val="20"/>
            <w:shd w:val="clear" w:color="auto" w:fill="FFFFFF"/>
            <w:lang w:val="en-US"/>
          </w:rPr>
          <w:t xml:space="preserve"> Header="</w:t>
        </w:r>
        <w:proofErr w:type="spellStart"/>
        <w:r w:rsidRPr="00CA1CA9">
          <w:rPr>
            <w:rFonts w:ascii="Times New Roman" w:eastAsia="Calibri" w:hAnsi="Times New Roman" w:cs="Times New Roman"/>
            <w:sz w:val="20"/>
            <w:szCs w:val="20"/>
            <w:shd w:val="clear" w:color="auto" w:fill="FFFFFF"/>
            <w:lang w:val="en-US"/>
          </w:rPr>
          <w:t>Количество</w:t>
        </w:r>
        <w:proofErr w:type="spellEnd"/>
        <w:r w:rsidRPr="00CA1CA9">
          <w:rPr>
            <w:rFonts w:ascii="Times New Roman" w:eastAsia="Calibri" w:hAnsi="Times New Roman" w:cs="Times New Roman"/>
            <w:sz w:val="20"/>
            <w:szCs w:val="20"/>
            <w:shd w:val="clear" w:color="auto" w:fill="FFFFFF"/>
            <w:lang w:val="en-US"/>
          </w:rPr>
          <w:t>"   Width="140"&gt;</w:t>
        </w:r>
      </w:ins>
    </w:p>
    <w:p w14:paraId="4F5BC334" w14:textId="77777777" w:rsidR="00CC67A4" w:rsidRPr="00CA1CA9" w:rsidRDefault="00CC67A4" w:rsidP="00CC67A4">
      <w:pPr>
        <w:rPr>
          <w:ins w:id="13609" w:author="Airat Shigapov" w:date="2021-10-29T16:39:00Z"/>
          <w:rFonts w:ascii="Times New Roman" w:eastAsia="Calibri" w:hAnsi="Times New Roman" w:cs="Times New Roman"/>
          <w:sz w:val="20"/>
          <w:szCs w:val="20"/>
          <w:shd w:val="clear" w:color="auto" w:fill="FFFFFF"/>
          <w:lang w:val="en-US"/>
        </w:rPr>
      </w:pPr>
      <w:ins w:id="13610" w:author="Airat Shigapov" w:date="2021-10-29T16:39:00Z">
        <w:r w:rsidRPr="00CA1CA9">
          <w:rPr>
            <w:rFonts w:ascii="Times New Roman" w:eastAsia="Calibri" w:hAnsi="Times New Roman" w:cs="Times New Roman"/>
            <w:sz w:val="20"/>
            <w:szCs w:val="20"/>
            <w:shd w:val="clear" w:color="auto" w:fill="FFFFFF"/>
            <w:lang w:val="en-US"/>
          </w:rPr>
          <w:t xml:space="preserve">                                &lt;</w:t>
        </w:r>
        <w:proofErr w:type="spellStart"/>
        <w:r w:rsidRPr="00CA1CA9">
          <w:rPr>
            <w:rFonts w:ascii="Times New Roman" w:eastAsia="Calibri" w:hAnsi="Times New Roman" w:cs="Times New Roman"/>
            <w:sz w:val="20"/>
            <w:szCs w:val="20"/>
            <w:shd w:val="clear" w:color="auto" w:fill="FFFFFF"/>
            <w:lang w:val="en-US"/>
          </w:rPr>
          <w:t>GridViewColumn.CellTemplate</w:t>
        </w:r>
        <w:proofErr w:type="spellEnd"/>
        <w:r w:rsidRPr="00CA1CA9">
          <w:rPr>
            <w:rFonts w:ascii="Times New Roman" w:eastAsia="Calibri" w:hAnsi="Times New Roman" w:cs="Times New Roman"/>
            <w:sz w:val="20"/>
            <w:szCs w:val="20"/>
            <w:shd w:val="clear" w:color="auto" w:fill="FFFFFF"/>
            <w:lang w:val="en-US"/>
          </w:rPr>
          <w:t>&gt;</w:t>
        </w:r>
      </w:ins>
    </w:p>
    <w:p w14:paraId="0E5C8A58" w14:textId="77777777" w:rsidR="00CC67A4" w:rsidRPr="00CA1CA9" w:rsidRDefault="00CC67A4" w:rsidP="00CC67A4">
      <w:pPr>
        <w:rPr>
          <w:ins w:id="13611" w:author="Airat Shigapov" w:date="2021-10-29T16:39:00Z"/>
          <w:rFonts w:ascii="Times New Roman" w:eastAsia="Calibri" w:hAnsi="Times New Roman" w:cs="Times New Roman"/>
          <w:sz w:val="20"/>
          <w:szCs w:val="20"/>
          <w:shd w:val="clear" w:color="auto" w:fill="FFFFFF"/>
          <w:lang w:val="en-US"/>
        </w:rPr>
      </w:pPr>
      <w:ins w:id="13612" w:author="Airat Shigapov" w:date="2021-10-29T16:39:00Z">
        <w:r w:rsidRPr="00CA1CA9">
          <w:rPr>
            <w:rFonts w:ascii="Times New Roman" w:eastAsia="Calibri" w:hAnsi="Times New Roman" w:cs="Times New Roman"/>
            <w:sz w:val="20"/>
            <w:szCs w:val="20"/>
            <w:shd w:val="clear" w:color="auto" w:fill="FFFFFF"/>
            <w:lang w:val="en-US"/>
          </w:rPr>
          <w:t xml:space="preserve">                                    &lt;</w:t>
        </w:r>
        <w:proofErr w:type="spellStart"/>
        <w:r w:rsidRPr="00CA1CA9">
          <w:rPr>
            <w:rFonts w:ascii="Times New Roman" w:eastAsia="Calibri" w:hAnsi="Times New Roman" w:cs="Times New Roman"/>
            <w:sz w:val="20"/>
            <w:szCs w:val="20"/>
            <w:shd w:val="clear" w:color="auto" w:fill="FFFFFF"/>
            <w:lang w:val="en-US"/>
          </w:rPr>
          <w:t>DataTemplate</w:t>
        </w:r>
        <w:proofErr w:type="spellEnd"/>
        <w:r w:rsidRPr="00CA1CA9">
          <w:rPr>
            <w:rFonts w:ascii="Times New Roman" w:eastAsia="Calibri" w:hAnsi="Times New Roman" w:cs="Times New Roman"/>
            <w:sz w:val="20"/>
            <w:szCs w:val="20"/>
            <w:shd w:val="clear" w:color="auto" w:fill="FFFFFF"/>
            <w:lang w:val="en-US"/>
          </w:rPr>
          <w:t>&gt;</w:t>
        </w:r>
      </w:ins>
    </w:p>
    <w:p w14:paraId="0F340D64" w14:textId="77777777" w:rsidR="00CC67A4" w:rsidRPr="00CA1CA9" w:rsidRDefault="00CC67A4" w:rsidP="00CC67A4">
      <w:pPr>
        <w:rPr>
          <w:ins w:id="13613" w:author="Airat Shigapov" w:date="2021-10-29T16:39:00Z"/>
          <w:rFonts w:ascii="Times New Roman" w:eastAsia="Calibri" w:hAnsi="Times New Roman" w:cs="Times New Roman"/>
          <w:sz w:val="20"/>
          <w:szCs w:val="20"/>
          <w:shd w:val="clear" w:color="auto" w:fill="FFFFFF"/>
          <w:lang w:val="en-US"/>
        </w:rPr>
      </w:pPr>
      <w:ins w:id="13614" w:author="Airat Shigapov" w:date="2021-10-29T16:39:00Z">
        <w:r w:rsidRPr="00CA1CA9">
          <w:rPr>
            <w:rFonts w:ascii="Times New Roman" w:eastAsia="Calibri" w:hAnsi="Times New Roman" w:cs="Times New Roman"/>
            <w:sz w:val="20"/>
            <w:szCs w:val="20"/>
            <w:shd w:val="clear" w:color="auto" w:fill="FFFFFF"/>
            <w:lang w:val="en-US"/>
          </w:rPr>
          <w:t xml:space="preserve">                                        &lt;</w:t>
        </w:r>
        <w:proofErr w:type="spellStart"/>
        <w:r w:rsidRPr="00CA1CA9">
          <w:rPr>
            <w:rFonts w:ascii="Times New Roman" w:eastAsia="Calibri" w:hAnsi="Times New Roman" w:cs="Times New Roman"/>
            <w:sz w:val="20"/>
            <w:szCs w:val="20"/>
            <w:shd w:val="clear" w:color="auto" w:fill="FFFFFF"/>
            <w:lang w:val="en-US"/>
          </w:rPr>
          <w:t>StackPanel</w:t>
        </w:r>
        <w:proofErr w:type="spellEnd"/>
        <w:r w:rsidRPr="00CA1CA9">
          <w:rPr>
            <w:rFonts w:ascii="Times New Roman" w:eastAsia="Calibri" w:hAnsi="Times New Roman" w:cs="Times New Roman"/>
            <w:sz w:val="20"/>
            <w:szCs w:val="20"/>
            <w:shd w:val="clear" w:color="auto" w:fill="FFFFFF"/>
            <w:lang w:val="en-US"/>
          </w:rPr>
          <w:t xml:space="preserve"> Orientation="Horizontal" &gt;</w:t>
        </w:r>
      </w:ins>
    </w:p>
    <w:p w14:paraId="5AF26A60" w14:textId="77777777" w:rsidR="00CC67A4" w:rsidRPr="00CA1CA9" w:rsidRDefault="00CC67A4" w:rsidP="00CC67A4">
      <w:pPr>
        <w:rPr>
          <w:ins w:id="13615" w:author="Airat Shigapov" w:date="2021-10-29T16:39:00Z"/>
          <w:rFonts w:ascii="Times New Roman" w:eastAsia="Calibri" w:hAnsi="Times New Roman" w:cs="Times New Roman"/>
          <w:sz w:val="20"/>
          <w:szCs w:val="20"/>
          <w:shd w:val="clear" w:color="auto" w:fill="FFFFFF"/>
          <w:lang w:val="en-US"/>
        </w:rPr>
      </w:pPr>
      <w:ins w:id="13616" w:author="Airat Shigapov" w:date="2021-10-29T16:39:00Z">
        <w:r w:rsidRPr="00CA1CA9">
          <w:rPr>
            <w:rFonts w:ascii="Times New Roman" w:eastAsia="Calibri" w:hAnsi="Times New Roman" w:cs="Times New Roman"/>
            <w:sz w:val="20"/>
            <w:szCs w:val="20"/>
            <w:shd w:val="clear" w:color="auto" w:fill="FFFFFF"/>
            <w:lang w:val="en-US"/>
          </w:rPr>
          <w:t xml:space="preserve">                                            &lt;</w:t>
        </w:r>
        <w:proofErr w:type="spellStart"/>
        <w:r w:rsidRPr="00CA1CA9">
          <w:rPr>
            <w:rFonts w:ascii="Times New Roman" w:eastAsia="Calibri" w:hAnsi="Times New Roman" w:cs="Times New Roman"/>
            <w:sz w:val="20"/>
            <w:szCs w:val="20"/>
            <w:shd w:val="clear" w:color="auto" w:fill="FFFFFF"/>
            <w:lang w:val="en-US"/>
          </w:rPr>
          <w:t>TextBox</w:t>
        </w:r>
        <w:proofErr w:type="spellEnd"/>
        <w:r w:rsidRPr="00CA1CA9">
          <w:rPr>
            <w:rFonts w:ascii="Times New Roman" w:eastAsia="Calibri" w:hAnsi="Times New Roman" w:cs="Times New Roman"/>
            <w:sz w:val="20"/>
            <w:szCs w:val="20"/>
            <w:shd w:val="clear" w:color="auto" w:fill="FFFFFF"/>
            <w:lang w:val="en-US"/>
          </w:rPr>
          <w:t xml:space="preserve"> </w:t>
        </w:r>
        <w:proofErr w:type="gramStart"/>
        <w:r w:rsidRPr="00CA1CA9">
          <w:rPr>
            <w:rFonts w:ascii="Times New Roman" w:eastAsia="Calibri" w:hAnsi="Times New Roman" w:cs="Times New Roman"/>
            <w:sz w:val="20"/>
            <w:szCs w:val="20"/>
            <w:shd w:val="clear" w:color="auto" w:fill="FFFFFF"/>
            <w:lang w:val="en-US"/>
          </w:rPr>
          <w:t>x:Name</w:t>
        </w:r>
        <w:proofErr w:type="gramEnd"/>
        <w:r w:rsidRPr="00CA1CA9">
          <w:rPr>
            <w:rFonts w:ascii="Times New Roman" w:eastAsia="Calibri" w:hAnsi="Times New Roman" w:cs="Times New Roman"/>
            <w:sz w:val="20"/>
            <w:szCs w:val="20"/>
            <w:shd w:val="clear" w:color="auto" w:fill="FFFFFF"/>
            <w:lang w:val="en-US"/>
          </w:rPr>
          <w:t xml:space="preserve">="Count" </w:t>
        </w:r>
      </w:ins>
    </w:p>
    <w:p w14:paraId="20E7D5CB" w14:textId="77777777" w:rsidR="00CC67A4" w:rsidRPr="00CA1CA9" w:rsidRDefault="00CC67A4" w:rsidP="00CC67A4">
      <w:pPr>
        <w:rPr>
          <w:ins w:id="13617" w:author="Airat Shigapov" w:date="2021-10-29T16:39:00Z"/>
          <w:rFonts w:ascii="Times New Roman" w:eastAsia="Calibri" w:hAnsi="Times New Roman" w:cs="Times New Roman"/>
          <w:sz w:val="20"/>
          <w:szCs w:val="20"/>
          <w:shd w:val="clear" w:color="auto" w:fill="FFFFFF"/>
          <w:lang w:val="en-US"/>
        </w:rPr>
      </w:pPr>
      <w:ins w:id="13618" w:author="Airat Shigapov" w:date="2021-10-29T16:39:00Z">
        <w:r w:rsidRPr="00CA1CA9">
          <w:rPr>
            <w:rFonts w:ascii="Times New Roman" w:eastAsia="Calibri" w:hAnsi="Times New Roman" w:cs="Times New Roman"/>
            <w:sz w:val="20"/>
            <w:szCs w:val="20"/>
            <w:shd w:val="clear" w:color="auto" w:fill="FFFFFF"/>
            <w:lang w:val="en-US"/>
          </w:rPr>
          <w:t xml:space="preserve">                                                     Height="25"</w:t>
        </w:r>
      </w:ins>
    </w:p>
    <w:p w14:paraId="79019C51" w14:textId="77777777" w:rsidR="00CC67A4" w:rsidRPr="00CA1CA9" w:rsidRDefault="00CC67A4" w:rsidP="00CC67A4">
      <w:pPr>
        <w:rPr>
          <w:ins w:id="13619" w:author="Airat Shigapov" w:date="2021-10-29T16:39:00Z"/>
          <w:rFonts w:ascii="Times New Roman" w:eastAsia="Calibri" w:hAnsi="Times New Roman" w:cs="Times New Roman"/>
          <w:sz w:val="20"/>
          <w:szCs w:val="20"/>
          <w:shd w:val="clear" w:color="auto" w:fill="FFFFFF"/>
          <w:lang w:val="en-US"/>
        </w:rPr>
      </w:pPr>
      <w:ins w:id="13620" w:author="Airat Shigapov" w:date="2021-10-29T16:39:00Z">
        <w:r w:rsidRPr="00CA1CA9">
          <w:rPr>
            <w:rFonts w:ascii="Times New Roman" w:eastAsia="Calibri" w:hAnsi="Times New Roman" w:cs="Times New Roman"/>
            <w:sz w:val="20"/>
            <w:szCs w:val="20"/>
            <w:shd w:val="clear" w:color="auto" w:fill="FFFFFF"/>
            <w:lang w:val="en-US"/>
          </w:rPr>
          <w:t xml:space="preserve">                                                     Width="30"</w:t>
        </w:r>
      </w:ins>
    </w:p>
    <w:p w14:paraId="4DD6CBE2" w14:textId="77777777" w:rsidR="00CC67A4" w:rsidRPr="00CA1CA9" w:rsidRDefault="00CC67A4" w:rsidP="00CC67A4">
      <w:pPr>
        <w:rPr>
          <w:ins w:id="13621" w:author="Airat Shigapov" w:date="2021-10-29T16:39:00Z"/>
          <w:rFonts w:ascii="Times New Roman" w:eastAsia="Calibri" w:hAnsi="Times New Roman" w:cs="Times New Roman"/>
          <w:sz w:val="20"/>
          <w:szCs w:val="20"/>
          <w:shd w:val="clear" w:color="auto" w:fill="FFFFFF"/>
          <w:lang w:val="en-US"/>
        </w:rPr>
      </w:pPr>
      <w:ins w:id="13622" w:author="Airat Shigapov" w:date="2021-10-29T16:39:00Z">
        <w:r w:rsidRPr="00CA1CA9">
          <w:rPr>
            <w:rFonts w:ascii="Times New Roman" w:eastAsia="Calibri" w:hAnsi="Times New Roman" w:cs="Times New Roman"/>
            <w:sz w:val="20"/>
            <w:szCs w:val="20"/>
            <w:shd w:val="clear" w:color="auto" w:fill="FFFFFF"/>
            <w:lang w:val="en-US"/>
          </w:rPr>
          <w:t xml:space="preserve">                                                     </w:t>
        </w:r>
        <w:proofErr w:type="spellStart"/>
        <w:r w:rsidRPr="00CA1CA9">
          <w:rPr>
            <w:rFonts w:ascii="Times New Roman" w:eastAsia="Calibri" w:hAnsi="Times New Roman" w:cs="Times New Roman"/>
            <w:sz w:val="20"/>
            <w:szCs w:val="20"/>
            <w:shd w:val="clear" w:color="auto" w:fill="FFFFFF"/>
            <w:lang w:val="en-US"/>
          </w:rPr>
          <w:t>LostFocus</w:t>
        </w:r>
        <w:proofErr w:type="spellEnd"/>
        <w:r w:rsidRPr="00CA1CA9">
          <w:rPr>
            <w:rFonts w:ascii="Times New Roman" w:eastAsia="Calibri" w:hAnsi="Times New Roman" w:cs="Times New Roman"/>
            <w:sz w:val="20"/>
            <w:szCs w:val="20"/>
            <w:shd w:val="clear" w:color="auto" w:fill="FFFFFF"/>
            <w:lang w:val="en-US"/>
          </w:rPr>
          <w:t>="</w:t>
        </w:r>
        <w:proofErr w:type="spellStart"/>
        <w:r w:rsidRPr="00CA1CA9">
          <w:rPr>
            <w:rFonts w:ascii="Times New Roman" w:eastAsia="Calibri" w:hAnsi="Times New Roman" w:cs="Times New Roman"/>
            <w:sz w:val="20"/>
            <w:szCs w:val="20"/>
            <w:shd w:val="clear" w:color="auto" w:fill="FFFFFF"/>
            <w:lang w:val="en-US"/>
          </w:rPr>
          <w:t>Count_LostFocus</w:t>
        </w:r>
        <w:proofErr w:type="spellEnd"/>
        <w:r w:rsidRPr="00CA1CA9">
          <w:rPr>
            <w:rFonts w:ascii="Times New Roman" w:eastAsia="Calibri" w:hAnsi="Times New Roman" w:cs="Times New Roman"/>
            <w:sz w:val="20"/>
            <w:szCs w:val="20"/>
            <w:shd w:val="clear" w:color="auto" w:fill="FFFFFF"/>
            <w:lang w:val="en-US"/>
          </w:rPr>
          <w:t>"</w:t>
        </w:r>
      </w:ins>
    </w:p>
    <w:p w14:paraId="44586BB4" w14:textId="77777777" w:rsidR="00CC67A4" w:rsidRPr="00CA1CA9" w:rsidRDefault="00CC67A4" w:rsidP="00CC67A4">
      <w:pPr>
        <w:rPr>
          <w:ins w:id="13623" w:author="Airat Shigapov" w:date="2021-10-29T16:39:00Z"/>
          <w:rFonts w:ascii="Times New Roman" w:eastAsia="Calibri" w:hAnsi="Times New Roman" w:cs="Times New Roman"/>
          <w:sz w:val="20"/>
          <w:szCs w:val="20"/>
          <w:shd w:val="clear" w:color="auto" w:fill="FFFFFF"/>
          <w:lang w:val="en-US"/>
        </w:rPr>
      </w:pPr>
      <w:ins w:id="13624" w:author="Airat Shigapov" w:date="2021-10-29T16:39:00Z">
        <w:r w:rsidRPr="00CA1CA9">
          <w:rPr>
            <w:rFonts w:ascii="Times New Roman" w:eastAsia="Calibri" w:hAnsi="Times New Roman" w:cs="Times New Roman"/>
            <w:sz w:val="20"/>
            <w:szCs w:val="20"/>
            <w:shd w:val="clear" w:color="auto" w:fill="FFFFFF"/>
            <w:lang w:val="en-US"/>
          </w:rPr>
          <w:t xml:space="preserve">                                                     </w:t>
        </w:r>
        <w:proofErr w:type="spellStart"/>
        <w:r w:rsidRPr="00CA1CA9">
          <w:rPr>
            <w:rFonts w:ascii="Times New Roman" w:eastAsia="Calibri" w:hAnsi="Times New Roman" w:cs="Times New Roman"/>
            <w:sz w:val="20"/>
            <w:szCs w:val="20"/>
            <w:shd w:val="clear" w:color="auto" w:fill="FFFFFF"/>
            <w:lang w:val="en-US"/>
          </w:rPr>
          <w:t>PreviewTextInput</w:t>
        </w:r>
        <w:proofErr w:type="spellEnd"/>
        <w:r w:rsidRPr="00CA1CA9">
          <w:rPr>
            <w:rFonts w:ascii="Times New Roman" w:eastAsia="Calibri" w:hAnsi="Times New Roman" w:cs="Times New Roman"/>
            <w:sz w:val="20"/>
            <w:szCs w:val="20"/>
            <w:shd w:val="clear" w:color="auto" w:fill="FFFFFF"/>
            <w:lang w:val="en-US"/>
          </w:rPr>
          <w:t>="</w:t>
        </w:r>
        <w:proofErr w:type="spellStart"/>
        <w:r w:rsidRPr="00CA1CA9">
          <w:rPr>
            <w:rFonts w:ascii="Times New Roman" w:eastAsia="Calibri" w:hAnsi="Times New Roman" w:cs="Times New Roman"/>
            <w:sz w:val="20"/>
            <w:szCs w:val="20"/>
            <w:shd w:val="clear" w:color="auto" w:fill="FFFFFF"/>
            <w:lang w:val="en-US"/>
          </w:rPr>
          <w:t>Count_PreviewTextInput</w:t>
        </w:r>
        <w:proofErr w:type="spellEnd"/>
        <w:r w:rsidRPr="00CA1CA9">
          <w:rPr>
            <w:rFonts w:ascii="Times New Roman" w:eastAsia="Calibri" w:hAnsi="Times New Roman" w:cs="Times New Roman"/>
            <w:sz w:val="20"/>
            <w:szCs w:val="20"/>
            <w:shd w:val="clear" w:color="auto" w:fill="FFFFFF"/>
            <w:lang w:val="en-US"/>
          </w:rPr>
          <w:t xml:space="preserve">" </w:t>
        </w:r>
      </w:ins>
    </w:p>
    <w:p w14:paraId="0F28A0A0" w14:textId="77777777" w:rsidR="00CC67A4" w:rsidRPr="00CA1CA9" w:rsidRDefault="00CC67A4" w:rsidP="00CC67A4">
      <w:pPr>
        <w:rPr>
          <w:ins w:id="13625" w:author="Airat Shigapov" w:date="2021-10-29T16:39:00Z"/>
          <w:rFonts w:ascii="Times New Roman" w:eastAsia="Calibri" w:hAnsi="Times New Roman" w:cs="Times New Roman"/>
          <w:sz w:val="20"/>
          <w:szCs w:val="20"/>
          <w:shd w:val="clear" w:color="auto" w:fill="FFFFFF"/>
          <w:lang w:val="en-US"/>
        </w:rPr>
      </w:pPr>
      <w:ins w:id="13626" w:author="Airat Shigapov" w:date="2021-10-29T16:39:00Z">
        <w:r w:rsidRPr="00CA1CA9">
          <w:rPr>
            <w:rFonts w:ascii="Times New Roman" w:eastAsia="Calibri" w:hAnsi="Times New Roman" w:cs="Times New Roman"/>
            <w:sz w:val="20"/>
            <w:szCs w:val="20"/>
            <w:shd w:val="clear" w:color="auto" w:fill="FFFFFF"/>
            <w:lang w:val="en-US"/>
          </w:rPr>
          <w:t xml:space="preserve">                                                     </w:t>
        </w:r>
        <w:proofErr w:type="spellStart"/>
        <w:r w:rsidRPr="00CA1CA9">
          <w:rPr>
            <w:rFonts w:ascii="Times New Roman" w:eastAsia="Calibri" w:hAnsi="Times New Roman" w:cs="Times New Roman"/>
            <w:sz w:val="20"/>
            <w:szCs w:val="20"/>
            <w:shd w:val="clear" w:color="auto" w:fill="FFFFFF"/>
            <w:lang w:val="en-US"/>
          </w:rPr>
          <w:t>VerticalContentAlignment</w:t>
        </w:r>
        <w:proofErr w:type="spellEnd"/>
        <w:r w:rsidRPr="00CA1CA9">
          <w:rPr>
            <w:rFonts w:ascii="Times New Roman" w:eastAsia="Calibri" w:hAnsi="Times New Roman" w:cs="Times New Roman"/>
            <w:sz w:val="20"/>
            <w:szCs w:val="20"/>
            <w:shd w:val="clear" w:color="auto" w:fill="FFFFFF"/>
            <w:lang w:val="en-US"/>
          </w:rPr>
          <w:t>="Center"</w:t>
        </w:r>
      </w:ins>
    </w:p>
    <w:p w14:paraId="24A6D180" w14:textId="77777777" w:rsidR="00CC67A4" w:rsidRPr="00CA1CA9" w:rsidRDefault="00CC67A4" w:rsidP="00CC67A4">
      <w:pPr>
        <w:rPr>
          <w:ins w:id="13627" w:author="Airat Shigapov" w:date="2021-10-29T16:39:00Z"/>
          <w:rFonts w:ascii="Times New Roman" w:eastAsia="Calibri" w:hAnsi="Times New Roman" w:cs="Times New Roman"/>
          <w:sz w:val="20"/>
          <w:szCs w:val="20"/>
          <w:shd w:val="clear" w:color="auto" w:fill="FFFFFF"/>
          <w:lang w:val="en-US"/>
        </w:rPr>
      </w:pPr>
      <w:ins w:id="13628" w:author="Airat Shigapov" w:date="2021-10-29T16:39:00Z">
        <w:r w:rsidRPr="00CA1CA9">
          <w:rPr>
            <w:rFonts w:ascii="Times New Roman" w:eastAsia="Calibri" w:hAnsi="Times New Roman" w:cs="Times New Roman"/>
            <w:sz w:val="20"/>
            <w:szCs w:val="20"/>
            <w:shd w:val="clear" w:color="auto" w:fill="FFFFFF"/>
            <w:lang w:val="en-US"/>
          </w:rPr>
          <w:t xml:space="preserve">                                                     </w:t>
        </w:r>
        <w:proofErr w:type="spellStart"/>
        <w:r w:rsidRPr="00CA1CA9">
          <w:rPr>
            <w:rFonts w:ascii="Times New Roman" w:eastAsia="Calibri" w:hAnsi="Times New Roman" w:cs="Times New Roman"/>
            <w:sz w:val="20"/>
            <w:szCs w:val="20"/>
            <w:shd w:val="clear" w:color="auto" w:fill="FFFFFF"/>
            <w:lang w:val="en-US"/>
          </w:rPr>
          <w:t>HorizontalContentAlignment</w:t>
        </w:r>
        <w:proofErr w:type="spellEnd"/>
        <w:r w:rsidRPr="00CA1CA9">
          <w:rPr>
            <w:rFonts w:ascii="Times New Roman" w:eastAsia="Calibri" w:hAnsi="Times New Roman" w:cs="Times New Roman"/>
            <w:sz w:val="20"/>
            <w:szCs w:val="20"/>
            <w:shd w:val="clear" w:color="auto" w:fill="FFFFFF"/>
            <w:lang w:val="en-US"/>
          </w:rPr>
          <w:t>="Center"</w:t>
        </w:r>
      </w:ins>
    </w:p>
    <w:p w14:paraId="2EBFD7E5" w14:textId="77777777" w:rsidR="00CC67A4" w:rsidRPr="00CA1CA9" w:rsidRDefault="00CC67A4" w:rsidP="00CC67A4">
      <w:pPr>
        <w:rPr>
          <w:ins w:id="13629" w:author="Airat Shigapov" w:date="2021-10-29T16:39:00Z"/>
          <w:rFonts w:ascii="Times New Roman" w:eastAsia="Calibri" w:hAnsi="Times New Roman" w:cs="Times New Roman"/>
          <w:sz w:val="20"/>
          <w:szCs w:val="20"/>
          <w:shd w:val="clear" w:color="auto" w:fill="FFFFFF"/>
          <w:lang w:val="en-US"/>
        </w:rPr>
      </w:pPr>
      <w:ins w:id="13630" w:author="Airat Shigapov" w:date="2021-10-29T16:39:00Z">
        <w:r w:rsidRPr="00CA1CA9">
          <w:rPr>
            <w:rFonts w:ascii="Times New Roman" w:eastAsia="Calibri" w:hAnsi="Times New Roman" w:cs="Times New Roman"/>
            <w:sz w:val="20"/>
            <w:szCs w:val="20"/>
            <w:shd w:val="clear" w:color="auto" w:fill="FFFFFF"/>
            <w:lang w:val="en-US"/>
          </w:rPr>
          <w:t xml:space="preserve">                                                     Text="{Binding Count}"&gt;</w:t>
        </w:r>
      </w:ins>
    </w:p>
    <w:p w14:paraId="10CA2F1B" w14:textId="77777777" w:rsidR="00CC67A4" w:rsidRPr="00CA1CA9" w:rsidRDefault="00CC67A4" w:rsidP="00CC67A4">
      <w:pPr>
        <w:rPr>
          <w:ins w:id="13631" w:author="Airat Shigapov" w:date="2021-10-29T16:39:00Z"/>
          <w:rFonts w:ascii="Times New Roman" w:eastAsia="Calibri" w:hAnsi="Times New Roman" w:cs="Times New Roman"/>
          <w:sz w:val="20"/>
          <w:szCs w:val="20"/>
          <w:shd w:val="clear" w:color="auto" w:fill="FFFFFF"/>
          <w:lang w:val="en-US"/>
        </w:rPr>
      </w:pPr>
      <w:ins w:id="13632" w:author="Airat Shigapov" w:date="2021-10-29T16:39:00Z">
        <w:r w:rsidRPr="00CA1CA9">
          <w:rPr>
            <w:rFonts w:ascii="Times New Roman" w:eastAsia="Calibri" w:hAnsi="Times New Roman" w:cs="Times New Roman"/>
            <w:sz w:val="20"/>
            <w:szCs w:val="20"/>
            <w:shd w:val="clear" w:color="auto" w:fill="FFFFFF"/>
            <w:lang w:val="en-US"/>
          </w:rPr>
          <w:t xml:space="preserve">                                                &lt;</w:t>
        </w:r>
        <w:proofErr w:type="spellStart"/>
        <w:r w:rsidRPr="00CA1CA9">
          <w:rPr>
            <w:rFonts w:ascii="Times New Roman" w:eastAsia="Calibri" w:hAnsi="Times New Roman" w:cs="Times New Roman"/>
            <w:sz w:val="20"/>
            <w:szCs w:val="20"/>
            <w:shd w:val="clear" w:color="auto" w:fill="FFFFFF"/>
            <w:lang w:val="en-US"/>
          </w:rPr>
          <w:t>TextBox.Style</w:t>
        </w:r>
        <w:proofErr w:type="spellEnd"/>
        <w:r w:rsidRPr="00CA1CA9">
          <w:rPr>
            <w:rFonts w:ascii="Times New Roman" w:eastAsia="Calibri" w:hAnsi="Times New Roman" w:cs="Times New Roman"/>
            <w:sz w:val="20"/>
            <w:szCs w:val="20"/>
            <w:shd w:val="clear" w:color="auto" w:fill="FFFFFF"/>
            <w:lang w:val="en-US"/>
          </w:rPr>
          <w:t>&gt;</w:t>
        </w:r>
      </w:ins>
    </w:p>
    <w:p w14:paraId="377DDA27" w14:textId="77777777" w:rsidR="00CC67A4" w:rsidRPr="00CA1CA9" w:rsidRDefault="00CC67A4" w:rsidP="00CC67A4">
      <w:pPr>
        <w:rPr>
          <w:ins w:id="13633" w:author="Airat Shigapov" w:date="2021-10-29T16:39:00Z"/>
          <w:rFonts w:ascii="Times New Roman" w:eastAsia="Calibri" w:hAnsi="Times New Roman" w:cs="Times New Roman"/>
          <w:sz w:val="20"/>
          <w:szCs w:val="20"/>
          <w:shd w:val="clear" w:color="auto" w:fill="FFFFFF"/>
          <w:lang w:val="en-US"/>
        </w:rPr>
      </w:pPr>
      <w:ins w:id="13634" w:author="Airat Shigapov" w:date="2021-10-29T16:39:00Z">
        <w:r w:rsidRPr="00CA1CA9">
          <w:rPr>
            <w:rFonts w:ascii="Times New Roman" w:eastAsia="Calibri" w:hAnsi="Times New Roman" w:cs="Times New Roman"/>
            <w:sz w:val="20"/>
            <w:szCs w:val="20"/>
            <w:shd w:val="clear" w:color="auto" w:fill="FFFFFF"/>
            <w:lang w:val="en-US"/>
          </w:rPr>
          <w:t xml:space="preserve">                                                    &lt;Style </w:t>
        </w:r>
        <w:proofErr w:type="spellStart"/>
        <w:r w:rsidRPr="00CA1CA9">
          <w:rPr>
            <w:rFonts w:ascii="Times New Roman" w:eastAsia="Calibri" w:hAnsi="Times New Roman" w:cs="Times New Roman"/>
            <w:sz w:val="20"/>
            <w:szCs w:val="20"/>
            <w:shd w:val="clear" w:color="auto" w:fill="FFFFFF"/>
            <w:lang w:val="en-US"/>
          </w:rPr>
          <w:t>TargetType</w:t>
        </w:r>
        <w:proofErr w:type="spellEnd"/>
        <w:r w:rsidRPr="00CA1CA9">
          <w:rPr>
            <w:rFonts w:ascii="Times New Roman" w:eastAsia="Calibri" w:hAnsi="Times New Roman" w:cs="Times New Roman"/>
            <w:sz w:val="20"/>
            <w:szCs w:val="20"/>
            <w:shd w:val="clear" w:color="auto" w:fill="FFFFFF"/>
            <w:lang w:val="en-US"/>
          </w:rPr>
          <w:t>="</w:t>
        </w:r>
        <w:proofErr w:type="spellStart"/>
        <w:r w:rsidRPr="00CA1CA9">
          <w:rPr>
            <w:rFonts w:ascii="Times New Roman" w:eastAsia="Calibri" w:hAnsi="Times New Roman" w:cs="Times New Roman"/>
            <w:sz w:val="20"/>
            <w:szCs w:val="20"/>
            <w:shd w:val="clear" w:color="auto" w:fill="FFFFFF"/>
            <w:lang w:val="en-US"/>
          </w:rPr>
          <w:t>TextBox</w:t>
        </w:r>
        <w:proofErr w:type="spellEnd"/>
        <w:r w:rsidRPr="00CA1CA9">
          <w:rPr>
            <w:rFonts w:ascii="Times New Roman" w:eastAsia="Calibri" w:hAnsi="Times New Roman" w:cs="Times New Roman"/>
            <w:sz w:val="20"/>
            <w:szCs w:val="20"/>
            <w:shd w:val="clear" w:color="auto" w:fill="FFFFFF"/>
            <w:lang w:val="en-US"/>
          </w:rPr>
          <w:t>"/&gt;</w:t>
        </w:r>
      </w:ins>
    </w:p>
    <w:p w14:paraId="7226DE9C" w14:textId="77777777" w:rsidR="00CC67A4" w:rsidRPr="00CA1CA9" w:rsidRDefault="00CC67A4" w:rsidP="00CC67A4">
      <w:pPr>
        <w:rPr>
          <w:ins w:id="13635" w:author="Airat Shigapov" w:date="2021-10-29T16:39:00Z"/>
          <w:rFonts w:ascii="Times New Roman" w:eastAsia="Calibri" w:hAnsi="Times New Roman" w:cs="Times New Roman"/>
          <w:sz w:val="20"/>
          <w:szCs w:val="20"/>
          <w:shd w:val="clear" w:color="auto" w:fill="FFFFFF"/>
          <w:lang w:val="en-US"/>
        </w:rPr>
      </w:pPr>
      <w:ins w:id="13636" w:author="Airat Shigapov" w:date="2021-10-29T16:39:00Z">
        <w:r w:rsidRPr="00CA1CA9">
          <w:rPr>
            <w:rFonts w:ascii="Times New Roman" w:eastAsia="Calibri" w:hAnsi="Times New Roman" w:cs="Times New Roman"/>
            <w:sz w:val="20"/>
            <w:szCs w:val="20"/>
            <w:shd w:val="clear" w:color="auto" w:fill="FFFFFF"/>
            <w:lang w:val="en-US"/>
          </w:rPr>
          <w:t xml:space="preserve">                                                &lt;/</w:t>
        </w:r>
        <w:proofErr w:type="spellStart"/>
        <w:r w:rsidRPr="00CA1CA9">
          <w:rPr>
            <w:rFonts w:ascii="Times New Roman" w:eastAsia="Calibri" w:hAnsi="Times New Roman" w:cs="Times New Roman"/>
            <w:sz w:val="20"/>
            <w:szCs w:val="20"/>
            <w:shd w:val="clear" w:color="auto" w:fill="FFFFFF"/>
            <w:lang w:val="en-US"/>
          </w:rPr>
          <w:t>TextBox.Style</w:t>
        </w:r>
        <w:proofErr w:type="spellEnd"/>
        <w:r w:rsidRPr="00CA1CA9">
          <w:rPr>
            <w:rFonts w:ascii="Times New Roman" w:eastAsia="Calibri" w:hAnsi="Times New Roman" w:cs="Times New Roman"/>
            <w:sz w:val="20"/>
            <w:szCs w:val="20"/>
            <w:shd w:val="clear" w:color="auto" w:fill="FFFFFF"/>
            <w:lang w:val="en-US"/>
          </w:rPr>
          <w:t>&gt;</w:t>
        </w:r>
      </w:ins>
    </w:p>
    <w:p w14:paraId="5836FBB5" w14:textId="77777777" w:rsidR="00CC67A4" w:rsidRPr="00CA1CA9" w:rsidRDefault="00CC67A4" w:rsidP="00CC67A4">
      <w:pPr>
        <w:rPr>
          <w:ins w:id="13637" w:author="Airat Shigapov" w:date="2021-10-29T16:39:00Z"/>
          <w:rFonts w:ascii="Times New Roman" w:eastAsia="Calibri" w:hAnsi="Times New Roman" w:cs="Times New Roman"/>
          <w:sz w:val="20"/>
          <w:szCs w:val="20"/>
          <w:shd w:val="clear" w:color="auto" w:fill="FFFFFF"/>
          <w:lang w:val="en-US"/>
        </w:rPr>
      </w:pPr>
      <w:ins w:id="13638" w:author="Airat Shigapov" w:date="2021-10-29T16:39:00Z">
        <w:r w:rsidRPr="00CA1CA9">
          <w:rPr>
            <w:rFonts w:ascii="Times New Roman" w:eastAsia="Calibri" w:hAnsi="Times New Roman" w:cs="Times New Roman"/>
            <w:sz w:val="20"/>
            <w:szCs w:val="20"/>
            <w:shd w:val="clear" w:color="auto" w:fill="FFFFFF"/>
            <w:lang w:val="en-US"/>
          </w:rPr>
          <w:t xml:space="preserve">                                            &lt;/</w:t>
        </w:r>
        <w:proofErr w:type="spellStart"/>
        <w:r w:rsidRPr="00CA1CA9">
          <w:rPr>
            <w:rFonts w:ascii="Times New Roman" w:eastAsia="Calibri" w:hAnsi="Times New Roman" w:cs="Times New Roman"/>
            <w:sz w:val="20"/>
            <w:szCs w:val="20"/>
            <w:shd w:val="clear" w:color="auto" w:fill="FFFFFF"/>
            <w:lang w:val="en-US"/>
          </w:rPr>
          <w:t>TextBox</w:t>
        </w:r>
        <w:proofErr w:type="spellEnd"/>
        <w:r w:rsidRPr="00CA1CA9">
          <w:rPr>
            <w:rFonts w:ascii="Times New Roman" w:eastAsia="Calibri" w:hAnsi="Times New Roman" w:cs="Times New Roman"/>
            <w:sz w:val="20"/>
            <w:szCs w:val="20"/>
            <w:shd w:val="clear" w:color="auto" w:fill="FFFFFF"/>
            <w:lang w:val="en-US"/>
          </w:rPr>
          <w:t>&gt;</w:t>
        </w:r>
      </w:ins>
    </w:p>
    <w:p w14:paraId="50634477" w14:textId="77777777" w:rsidR="00CC67A4" w:rsidRPr="00CA1CA9" w:rsidRDefault="00CC67A4" w:rsidP="00CC67A4">
      <w:pPr>
        <w:rPr>
          <w:ins w:id="13639" w:author="Airat Shigapov" w:date="2021-10-29T16:39:00Z"/>
          <w:rFonts w:ascii="Times New Roman" w:eastAsia="Calibri" w:hAnsi="Times New Roman" w:cs="Times New Roman"/>
          <w:sz w:val="20"/>
          <w:szCs w:val="20"/>
          <w:shd w:val="clear" w:color="auto" w:fill="FFFFFF"/>
          <w:lang w:val="en-US"/>
        </w:rPr>
      </w:pPr>
      <w:ins w:id="13640" w:author="Airat Shigapov" w:date="2021-10-29T16:39:00Z">
        <w:r w:rsidRPr="00CA1CA9">
          <w:rPr>
            <w:rFonts w:ascii="Times New Roman" w:eastAsia="Calibri" w:hAnsi="Times New Roman" w:cs="Times New Roman"/>
            <w:sz w:val="20"/>
            <w:szCs w:val="20"/>
            <w:shd w:val="clear" w:color="auto" w:fill="FFFFFF"/>
            <w:lang w:val="en-US"/>
          </w:rPr>
          <w:t xml:space="preserve">                                        &lt;/</w:t>
        </w:r>
        <w:proofErr w:type="spellStart"/>
        <w:r w:rsidRPr="00CA1CA9">
          <w:rPr>
            <w:rFonts w:ascii="Times New Roman" w:eastAsia="Calibri" w:hAnsi="Times New Roman" w:cs="Times New Roman"/>
            <w:sz w:val="20"/>
            <w:szCs w:val="20"/>
            <w:shd w:val="clear" w:color="auto" w:fill="FFFFFF"/>
            <w:lang w:val="en-US"/>
          </w:rPr>
          <w:t>StackPanel</w:t>
        </w:r>
        <w:proofErr w:type="spellEnd"/>
        <w:r w:rsidRPr="00CA1CA9">
          <w:rPr>
            <w:rFonts w:ascii="Times New Roman" w:eastAsia="Calibri" w:hAnsi="Times New Roman" w:cs="Times New Roman"/>
            <w:sz w:val="20"/>
            <w:szCs w:val="20"/>
            <w:shd w:val="clear" w:color="auto" w:fill="FFFFFF"/>
            <w:lang w:val="en-US"/>
          </w:rPr>
          <w:t>&gt;</w:t>
        </w:r>
      </w:ins>
    </w:p>
    <w:p w14:paraId="0B4670C9" w14:textId="77777777" w:rsidR="00CC67A4" w:rsidRPr="00CA1CA9" w:rsidRDefault="00CC67A4" w:rsidP="00CC67A4">
      <w:pPr>
        <w:rPr>
          <w:ins w:id="13641" w:author="Airat Shigapov" w:date="2021-10-29T16:39:00Z"/>
          <w:rFonts w:ascii="Times New Roman" w:eastAsia="Calibri" w:hAnsi="Times New Roman" w:cs="Times New Roman"/>
          <w:sz w:val="20"/>
          <w:szCs w:val="20"/>
          <w:shd w:val="clear" w:color="auto" w:fill="FFFFFF"/>
          <w:lang w:val="en-US"/>
        </w:rPr>
      </w:pPr>
      <w:ins w:id="13642" w:author="Airat Shigapov" w:date="2021-10-29T16:39:00Z">
        <w:r w:rsidRPr="00CA1CA9">
          <w:rPr>
            <w:rFonts w:ascii="Times New Roman" w:eastAsia="Calibri" w:hAnsi="Times New Roman" w:cs="Times New Roman"/>
            <w:sz w:val="20"/>
            <w:szCs w:val="20"/>
            <w:shd w:val="clear" w:color="auto" w:fill="FFFFFF"/>
            <w:lang w:val="en-US"/>
          </w:rPr>
          <w:t xml:space="preserve">                                    &lt;/</w:t>
        </w:r>
        <w:proofErr w:type="spellStart"/>
        <w:r w:rsidRPr="00CA1CA9">
          <w:rPr>
            <w:rFonts w:ascii="Times New Roman" w:eastAsia="Calibri" w:hAnsi="Times New Roman" w:cs="Times New Roman"/>
            <w:sz w:val="20"/>
            <w:szCs w:val="20"/>
            <w:shd w:val="clear" w:color="auto" w:fill="FFFFFF"/>
            <w:lang w:val="en-US"/>
          </w:rPr>
          <w:t>DataTemplate</w:t>
        </w:r>
        <w:proofErr w:type="spellEnd"/>
        <w:r w:rsidRPr="00CA1CA9">
          <w:rPr>
            <w:rFonts w:ascii="Times New Roman" w:eastAsia="Calibri" w:hAnsi="Times New Roman" w:cs="Times New Roman"/>
            <w:sz w:val="20"/>
            <w:szCs w:val="20"/>
            <w:shd w:val="clear" w:color="auto" w:fill="FFFFFF"/>
            <w:lang w:val="en-US"/>
          </w:rPr>
          <w:t>&gt;</w:t>
        </w:r>
      </w:ins>
    </w:p>
    <w:p w14:paraId="2861838C" w14:textId="77777777" w:rsidR="00CC67A4" w:rsidRPr="00CA1CA9" w:rsidRDefault="00CC67A4" w:rsidP="00CC67A4">
      <w:pPr>
        <w:rPr>
          <w:ins w:id="13643" w:author="Airat Shigapov" w:date="2021-10-29T16:39:00Z"/>
          <w:rFonts w:ascii="Times New Roman" w:eastAsia="Calibri" w:hAnsi="Times New Roman" w:cs="Times New Roman"/>
          <w:sz w:val="20"/>
          <w:szCs w:val="20"/>
          <w:shd w:val="clear" w:color="auto" w:fill="FFFFFF"/>
          <w:lang w:val="en-US"/>
        </w:rPr>
      </w:pPr>
      <w:ins w:id="13644" w:author="Airat Shigapov" w:date="2021-10-29T16:39:00Z">
        <w:r w:rsidRPr="00CA1CA9">
          <w:rPr>
            <w:rFonts w:ascii="Times New Roman" w:eastAsia="Calibri" w:hAnsi="Times New Roman" w:cs="Times New Roman"/>
            <w:sz w:val="20"/>
            <w:szCs w:val="20"/>
            <w:shd w:val="clear" w:color="auto" w:fill="FFFFFF"/>
            <w:lang w:val="en-US"/>
          </w:rPr>
          <w:t xml:space="preserve">                                &lt;/</w:t>
        </w:r>
        <w:proofErr w:type="spellStart"/>
        <w:r w:rsidRPr="00CA1CA9">
          <w:rPr>
            <w:rFonts w:ascii="Times New Roman" w:eastAsia="Calibri" w:hAnsi="Times New Roman" w:cs="Times New Roman"/>
            <w:sz w:val="20"/>
            <w:szCs w:val="20"/>
            <w:shd w:val="clear" w:color="auto" w:fill="FFFFFF"/>
            <w:lang w:val="en-US"/>
          </w:rPr>
          <w:t>GridViewColumn.CellTemplate</w:t>
        </w:r>
        <w:proofErr w:type="spellEnd"/>
        <w:r w:rsidRPr="00CA1CA9">
          <w:rPr>
            <w:rFonts w:ascii="Times New Roman" w:eastAsia="Calibri" w:hAnsi="Times New Roman" w:cs="Times New Roman"/>
            <w:sz w:val="20"/>
            <w:szCs w:val="20"/>
            <w:shd w:val="clear" w:color="auto" w:fill="FFFFFF"/>
            <w:lang w:val="en-US"/>
          </w:rPr>
          <w:t>&gt;</w:t>
        </w:r>
      </w:ins>
    </w:p>
    <w:p w14:paraId="40005200" w14:textId="77777777" w:rsidR="00CC67A4" w:rsidRPr="00CA1CA9" w:rsidRDefault="00CC67A4" w:rsidP="00CC67A4">
      <w:pPr>
        <w:rPr>
          <w:ins w:id="13645" w:author="Airat Shigapov" w:date="2021-10-29T16:39:00Z"/>
          <w:rFonts w:ascii="Times New Roman" w:eastAsia="Calibri" w:hAnsi="Times New Roman" w:cs="Times New Roman"/>
          <w:sz w:val="20"/>
          <w:szCs w:val="20"/>
          <w:shd w:val="clear" w:color="auto" w:fill="FFFFFF"/>
          <w:lang w:val="en-US"/>
        </w:rPr>
      </w:pPr>
      <w:ins w:id="13646" w:author="Airat Shigapov" w:date="2021-10-29T16:39:00Z">
        <w:r w:rsidRPr="00CA1CA9">
          <w:rPr>
            <w:rFonts w:ascii="Times New Roman" w:eastAsia="Calibri" w:hAnsi="Times New Roman" w:cs="Times New Roman"/>
            <w:sz w:val="20"/>
            <w:szCs w:val="20"/>
            <w:shd w:val="clear" w:color="auto" w:fill="FFFFFF"/>
            <w:lang w:val="en-US"/>
          </w:rPr>
          <w:t xml:space="preserve">                            &lt;/</w:t>
        </w:r>
        <w:proofErr w:type="spellStart"/>
        <w:r w:rsidRPr="00CA1CA9">
          <w:rPr>
            <w:rFonts w:ascii="Times New Roman" w:eastAsia="Calibri" w:hAnsi="Times New Roman" w:cs="Times New Roman"/>
            <w:sz w:val="20"/>
            <w:szCs w:val="20"/>
            <w:shd w:val="clear" w:color="auto" w:fill="FFFFFF"/>
            <w:lang w:val="en-US"/>
          </w:rPr>
          <w:t>GridViewColumn</w:t>
        </w:r>
        <w:proofErr w:type="spellEnd"/>
        <w:r w:rsidRPr="00CA1CA9">
          <w:rPr>
            <w:rFonts w:ascii="Times New Roman" w:eastAsia="Calibri" w:hAnsi="Times New Roman" w:cs="Times New Roman"/>
            <w:sz w:val="20"/>
            <w:szCs w:val="20"/>
            <w:shd w:val="clear" w:color="auto" w:fill="FFFFFF"/>
            <w:lang w:val="en-US"/>
          </w:rPr>
          <w:t>&gt;</w:t>
        </w:r>
      </w:ins>
    </w:p>
    <w:p w14:paraId="6756900E" w14:textId="77777777" w:rsidR="00CC67A4" w:rsidRPr="00CA1CA9" w:rsidRDefault="00CC67A4" w:rsidP="00CC67A4">
      <w:pPr>
        <w:rPr>
          <w:ins w:id="13647" w:author="Airat Shigapov" w:date="2021-10-29T16:39:00Z"/>
          <w:rFonts w:ascii="Times New Roman" w:eastAsia="Calibri" w:hAnsi="Times New Roman" w:cs="Times New Roman"/>
          <w:sz w:val="20"/>
          <w:szCs w:val="20"/>
          <w:shd w:val="clear" w:color="auto" w:fill="FFFFFF"/>
          <w:lang w:val="en-US"/>
        </w:rPr>
      </w:pPr>
      <w:ins w:id="13648" w:author="Airat Shigapov" w:date="2021-10-29T16:39:00Z">
        <w:r w:rsidRPr="00CA1CA9">
          <w:rPr>
            <w:rFonts w:ascii="Times New Roman" w:eastAsia="Calibri" w:hAnsi="Times New Roman" w:cs="Times New Roman"/>
            <w:sz w:val="20"/>
            <w:szCs w:val="20"/>
            <w:shd w:val="clear" w:color="auto" w:fill="FFFFFF"/>
            <w:lang w:val="en-US"/>
          </w:rPr>
          <w:t xml:space="preserve">                            &lt;</w:t>
        </w:r>
        <w:proofErr w:type="spellStart"/>
        <w:r w:rsidRPr="00CA1CA9">
          <w:rPr>
            <w:rFonts w:ascii="Times New Roman" w:eastAsia="Calibri" w:hAnsi="Times New Roman" w:cs="Times New Roman"/>
            <w:sz w:val="20"/>
            <w:szCs w:val="20"/>
            <w:shd w:val="clear" w:color="auto" w:fill="FFFFFF"/>
            <w:lang w:val="en-US"/>
          </w:rPr>
          <w:t>GridViewColumn</w:t>
        </w:r>
        <w:proofErr w:type="spellEnd"/>
        <w:r w:rsidRPr="00CA1CA9">
          <w:rPr>
            <w:rFonts w:ascii="Times New Roman" w:eastAsia="Calibri" w:hAnsi="Times New Roman" w:cs="Times New Roman"/>
            <w:sz w:val="20"/>
            <w:szCs w:val="20"/>
            <w:shd w:val="clear" w:color="auto" w:fill="FFFFFF"/>
            <w:lang w:val="en-US"/>
          </w:rPr>
          <w:t xml:space="preserve"> Header="</w:t>
        </w:r>
        <w:proofErr w:type="spellStart"/>
        <w:r w:rsidRPr="00CA1CA9">
          <w:rPr>
            <w:rFonts w:ascii="Times New Roman" w:eastAsia="Calibri" w:hAnsi="Times New Roman" w:cs="Times New Roman"/>
            <w:sz w:val="20"/>
            <w:szCs w:val="20"/>
            <w:shd w:val="clear" w:color="auto" w:fill="FFFFFF"/>
            <w:lang w:val="en-US"/>
          </w:rPr>
          <w:t>Общая</w:t>
        </w:r>
        <w:proofErr w:type="spellEnd"/>
        <w:r w:rsidRPr="00CA1CA9">
          <w:rPr>
            <w:rFonts w:ascii="Times New Roman" w:eastAsia="Calibri" w:hAnsi="Times New Roman" w:cs="Times New Roman"/>
            <w:sz w:val="20"/>
            <w:szCs w:val="20"/>
            <w:shd w:val="clear" w:color="auto" w:fill="FFFFFF"/>
            <w:lang w:val="en-US"/>
          </w:rPr>
          <w:t xml:space="preserve"> </w:t>
        </w:r>
        <w:proofErr w:type="spellStart"/>
        <w:r w:rsidRPr="00CA1CA9">
          <w:rPr>
            <w:rFonts w:ascii="Times New Roman" w:eastAsia="Calibri" w:hAnsi="Times New Roman" w:cs="Times New Roman"/>
            <w:sz w:val="20"/>
            <w:szCs w:val="20"/>
            <w:shd w:val="clear" w:color="auto" w:fill="FFFFFF"/>
            <w:lang w:val="en-US"/>
          </w:rPr>
          <w:t>цена</w:t>
        </w:r>
        <w:proofErr w:type="spellEnd"/>
        <w:r w:rsidRPr="00CA1CA9">
          <w:rPr>
            <w:rFonts w:ascii="Times New Roman" w:eastAsia="Calibri" w:hAnsi="Times New Roman" w:cs="Times New Roman"/>
            <w:sz w:val="20"/>
            <w:szCs w:val="20"/>
            <w:shd w:val="clear" w:color="auto" w:fill="FFFFFF"/>
            <w:lang w:val="en-US"/>
          </w:rPr>
          <w:t>"</w:t>
        </w:r>
      </w:ins>
    </w:p>
    <w:p w14:paraId="7EE162EA" w14:textId="77777777" w:rsidR="00CC67A4" w:rsidRPr="00CA1CA9" w:rsidRDefault="00CC67A4" w:rsidP="00CC67A4">
      <w:pPr>
        <w:rPr>
          <w:ins w:id="13649" w:author="Airat Shigapov" w:date="2021-10-29T16:39:00Z"/>
          <w:rFonts w:ascii="Times New Roman" w:eastAsia="Calibri" w:hAnsi="Times New Roman" w:cs="Times New Roman"/>
          <w:sz w:val="20"/>
          <w:szCs w:val="20"/>
          <w:shd w:val="clear" w:color="auto" w:fill="FFFFFF"/>
          <w:lang w:val="en-US"/>
        </w:rPr>
      </w:pPr>
      <w:ins w:id="13650" w:author="Airat Shigapov" w:date="2021-10-29T16:39:00Z">
        <w:r w:rsidRPr="00CA1CA9">
          <w:rPr>
            <w:rFonts w:ascii="Times New Roman" w:eastAsia="Calibri" w:hAnsi="Times New Roman" w:cs="Times New Roman"/>
            <w:sz w:val="20"/>
            <w:szCs w:val="20"/>
            <w:shd w:val="clear" w:color="auto" w:fill="FFFFFF"/>
            <w:lang w:val="en-US"/>
          </w:rPr>
          <w:t xml:space="preserve">                                            </w:t>
        </w:r>
        <w:proofErr w:type="spellStart"/>
        <w:r w:rsidRPr="00CA1CA9">
          <w:rPr>
            <w:rFonts w:ascii="Times New Roman" w:eastAsia="Calibri" w:hAnsi="Times New Roman" w:cs="Times New Roman"/>
            <w:sz w:val="20"/>
            <w:szCs w:val="20"/>
            <w:shd w:val="clear" w:color="auto" w:fill="FFFFFF"/>
            <w:lang w:val="en-US"/>
          </w:rPr>
          <w:t>DisplayMemberBinding</w:t>
        </w:r>
        <w:proofErr w:type="spellEnd"/>
        <w:r w:rsidRPr="00CA1CA9">
          <w:rPr>
            <w:rFonts w:ascii="Times New Roman" w:eastAsia="Calibri" w:hAnsi="Times New Roman" w:cs="Times New Roman"/>
            <w:sz w:val="20"/>
            <w:szCs w:val="20"/>
            <w:shd w:val="clear" w:color="auto" w:fill="FFFFFF"/>
            <w:lang w:val="en-US"/>
          </w:rPr>
          <w:t>="{Binding Converter</w:t>
        </w:r>
        <w:proofErr w:type="gramStart"/>
        <w:r w:rsidRPr="00CA1CA9">
          <w:rPr>
            <w:rFonts w:ascii="Times New Roman" w:eastAsia="Calibri" w:hAnsi="Times New Roman" w:cs="Times New Roman"/>
            <w:sz w:val="20"/>
            <w:szCs w:val="20"/>
            <w:shd w:val="clear" w:color="auto" w:fill="FFFFFF"/>
            <w:lang w:val="en-US"/>
          </w:rPr>
          <w:t>={</w:t>
        </w:r>
        <w:proofErr w:type="spellStart"/>
        <w:proofErr w:type="gramEnd"/>
        <w:r w:rsidRPr="00CA1CA9">
          <w:rPr>
            <w:rFonts w:ascii="Times New Roman" w:eastAsia="Calibri" w:hAnsi="Times New Roman" w:cs="Times New Roman"/>
            <w:sz w:val="20"/>
            <w:szCs w:val="20"/>
            <w:shd w:val="clear" w:color="auto" w:fill="FFFFFF"/>
            <w:lang w:val="en-US"/>
          </w:rPr>
          <w:t>StaticResource</w:t>
        </w:r>
        <w:proofErr w:type="spellEnd"/>
        <w:r w:rsidRPr="00CA1CA9">
          <w:rPr>
            <w:rFonts w:ascii="Times New Roman" w:eastAsia="Calibri" w:hAnsi="Times New Roman" w:cs="Times New Roman"/>
            <w:sz w:val="20"/>
            <w:szCs w:val="20"/>
            <w:shd w:val="clear" w:color="auto" w:fill="FFFFFF"/>
            <w:lang w:val="en-US"/>
          </w:rPr>
          <w:t xml:space="preserve"> </w:t>
        </w:r>
        <w:proofErr w:type="spellStart"/>
        <w:r w:rsidRPr="00CA1CA9">
          <w:rPr>
            <w:rFonts w:ascii="Times New Roman" w:eastAsia="Calibri" w:hAnsi="Times New Roman" w:cs="Times New Roman"/>
            <w:sz w:val="20"/>
            <w:szCs w:val="20"/>
            <w:shd w:val="clear" w:color="auto" w:fill="FFFFFF"/>
            <w:lang w:val="en-US"/>
          </w:rPr>
          <w:t>myPriceGoodConverter</w:t>
        </w:r>
        <w:proofErr w:type="spellEnd"/>
        <w:r w:rsidRPr="00CA1CA9">
          <w:rPr>
            <w:rFonts w:ascii="Times New Roman" w:eastAsia="Calibri" w:hAnsi="Times New Roman" w:cs="Times New Roman"/>
            <w:sz w:val="20"/>
            <w:szCs w:val="20"/>
            <w:shd w:val="clear" w:color="auto" w:fill="FFFFFF"/>
            <w:lang w:val="en-US"/>
          </w:rPr>
          <w:t xml:space="preserve">}, </w:t>
        </w:r>
        <w:proofErr w:type="spellStart"/>
        <w:r w:rsidRPr="00CA1CA9">
          <w:rPr>
            <w:rFonts w:ascii="Times New Roman" w:eastAsia="Calibri" w:hAnsi="Times New Roman" w:cs="Times New Roman"/>
            <w:sz w:val="20"/>
            <w:szCs w:val="20"/>
            <w:shd w:val="clear" w:color="auto" w:fill="FFFFFF"/>
            <w:lang w:val="en-US"/>
          </w:rPr>
          <w:t>StringFormat</w:t>
        </w:r>
        <w:proofErr w:type="spellEnd"/>
        <w:r w:rsidRPr="00CA1CA9">
          <w:rPr>
            <w:rFonts w:ascii="Times New Roman" w:eastAsia="Calibri" w:hAnsi="Times New Roman" w:cs="Times New Roman"/>
            <w:sz w:val="20"/>
            <w:szCs w:val="20"/>
            <w:shd w:val="clear" w:color="auto" w:fill="FFFFFF"/>
            <w:lang w:val="en-US"/>
          </w:rPr>
          <w:t xml:space="preserve">={}{0:#.} </w:t>
        </w:r>
        <w:proofErr w:type="spellStart"/>
        <w:r w:rsidRPr="00CA1CA9">
          <w:rPr>
            <w:rFonts w:ascii="Times New Roman" w:eastAsia="Calibri" w:hAnsi="Times New Roman" w:cs="Times New Roman"/>
            <w:sz w:val="20"/>
            <w:szCs w:val="20"/>
            <w:shd w:val="clear" w:color="auto" w:fill="FFFFFF"/>
            <w:lang w:val="en-US"/>
          </w:rPr>
          <w:t>руб</w:t>
        </w:r>
        <w:proofErr w:type="spellEnd"/>
        <w:r w:rsidRPr="00CA1CA9">
          <w:rPr>
            <w:rFonts w:ascii="Times New Roman" w:eastAsia="Calibri" w:hAnsi="Times New Roman" w:cs="Times New Roman"/>
            <w:sz w:val="20"/>
            <w:szCs w:val="20"/>
            <w:shd w:val="clear" w:color="auto" w:fill="FFFFFF"/>
            <w:lang w:val="en-US"/>
          </w:rPr>
          <w:t>.}"</w:t>
        </w:r>
      </w:ins>
    </w:p>
    <w:p w14:paraId="279CB88D" w14:textId="77777777" w:rsidR="00CC67A4" w:rsidRPr="00CA1CA9" w:rsidRDefault="00CC67A4" w:rsidP="00CC67A4">
      <w:pPr>
        <w:rPr>
          <w:ins w:id="13651" w:author="Airat Shigapov" w:date="2021-10-29T16:39:00Z"/>
          <w:rFonts w:ascii="Times New Roman" w:eastAsia="Calibri" w:hAnsi="Times New Roman" w:cs="Times New Roman"/>
          <w:sz w:val="20"/>
          <w:szCs w:val="20"/>
          <w:shd w:val="clear" w:color="auto" w:fill="FFFFFF"/>
          <w:lang w:val="en-US"/>
        </w:rPr>
      </w:pPr>
      <w:ins w:id="13652" w:author="Airat Shigapov" w:date="2021-10-29T16:39:00Z">
        <w:r w:rsidRPr="00CA1CA9">
          <w:rPr>
            <w:rFonts w:ascii="Times New Roman" w:eastAsia="Calibri" w:hAnsi="Times New Roman" w:cs="Times New Roman"/>
            <w:sz w:val="20"/>
            <w:szCs w:val="20"/>
            <w:shd w:val="clear" w:color="auto" w:fill="FFFFFF"/>
            <w:lang w:val="en-US"/>
          </w:rPr>
          <w:t xml:space="preserve">                                            Width="160"&gt;</w:t>
        </w:r>
      </w:ins>
    </w:p>
    <w:p w14:paraId="4260B158" w14:textId="77777777" w:rsidR="00CC67A4" w:rsidRPr="00CA1CA9" w:rsidRDefault="00CC67A4" w:rsidP="00CC67A4">
      <w:pPr>
        <w:rPr>
          <w:ins w:id="13653" w:author="Airat Shigapov" w:date="2021-10-29T16:39:00Z"/>
          <w:rFonts w:ascii="Times New Roman" w:eastAsia="Calibri" w:hAnsi="Times New Roman" w:cs="Times New Roman"/>
          <w:sz w:val="20"/>
          <w:szCs w:val="20"/>
          <w:shd w:val="clear" w:color="auto" w:fill="FFFFFF"/>
          <w:lang w:val="en-US"/>
        </w:rPr>
      </w:pPr>
      <w:ins w:id="13654" w:author="Airat Shigapov" w:date="2021-10-29T16:39:00Z">
        <w:r w:rsidRPr="00CA1CA9">
          <w:rPr>
            <w:rFonts w:ascii="Times New Roman" w:eastAsia="Calibri" w:hAnsi="Times New Roman" w:cs="Times New Roman"/>
            <w:sz w:val="20"/>
            <w:szCs w:val="20"/>
            <w:shd w:val="clear" w:color="auto" w:fill="FFFFFF"/>
            <w:lang w:val="en-US"/>
          </w:rPr>
          <w:t xml:space="preserve">                            &lt;/</w:t>
        </w:r>
        <w:proofErr w:type="spellStart"/>
        <w:r w:rsidRPr="00CA1CA9">
          <w:rPr>
            <w:rFonts w:ascii="Times New Roman" w:eastAsia="Calibri" w:hAnsi="Times New Roman" w:cs="Times New Roman"/>
            <w:sz w:val="20"/>
            <w:szCs w:val="20"/>
            <w:shd w:val="clear" w:color="auto" w:fill="FFFFFF"/>
            <w:lang w:val="en-US"/>
          </w:rPr>
          <w:t>GridViewColumn</w:t>
        </w:r>
        <w:proofErr w:type="spellEnd"/>
        <w:r w:rsidRPr="00CA1CA9">
          <w:rPr>
            <w:rFonts w:ascii="Times New Roman" w:eastAsia="Calibri" w:hAnsi="Times New Roman" w:cs="Times New Roman"/>
            <w:sz w:val="20"/>
            <w:szCs w:val="20"/>
            <w:shd w:val="clear" w:color="auto" w:fill="FFFFFF"/>
            <w:lang w:val="en-US"/>
          </w:rPr>
          <w:t>&gt;</w:t>
        </w:r>
      </w:ins>
    </w:p>
    <w:p w14:paraId="128058AF" w14:textId="77777777" w:rsidR="00CC67A4" w:rsidRPr="00CA1CA9" w:rsidRDefault="00CC67A4" w:rsidP="00CC67A4">
      <w:pPr>
        <w:rPr>
          <w:ins w:id="13655" w:author="Airat Shigapov" w:date="2021-10-29T16:39:00Z"/>
          <w:rFonts w:ascii="Times New Roman" w:eastAsia="Calibri" w:hAnsi="Times New Roman" w:cs="Times New Roman"/>
          <w:sz w:val="20"/>
          <w:szCs w:val="20"/>
          <w:shd w:val="clear" w:color="auto" w:fill="FFFFFF"/>
          <w:lang w:val="en-US"/>
        </w:rPr>
      </w:pPr>
      <w:ins w:id="13656" w:author="Airat Shigapov" w:date="2021-10-29T16:39:00Z">
        <w:r w:rsidRPr="00CA1CA9">
          <w:rPr>
            <w:rFonts w:ascii="Times New Roman" w:eastAsia="Calibri" w:hAnsi="Times New Roman" w:cs="Times New Roman"/>
            <w:sz w:val="20"/>
            <w:szCs w:val="20"/>
            <w:shd w:val="clear" w:color="auto" w:fill="FFFFFF"/>
            <w:lang w:val="en-US"/>
          </w:rPr>
          <w:t xml:space="preserve">                        &lt;/</w:t>
        </w:r>
        <w:proofErr w:type="spellStart"/>
        <w:r w:rsidRPr="00CA1CA9">
          <w:rPr>
            <w:rFonts w:ascii="Times New Roman" w:eastAsia="Calibri" w:hAnsi="Times New Roman" w:cs="Times New Roman"/>
            <w:sz w:val="20"/>
            <w:szCs w:val="20"/>
            <w:shd w:val="clear" w:color="auto" w:fill="FFFFFF"/>
            <w:lang w:val="en-US"/>
          </w:rPr>
          <w:t>GridView</w:t>
        </w:r>
        <w:proofErr w:type="spellEnd"/>
        <w:r w:rsidRPr="00CA1CA9">
          <w:rPr>
            <w:rFonts w:ascii="Times New Roman" w:eastAsia="Calibri" w:hAnsi="Times New Roman" w:cs="Times New Roman"/>
            <w:sz w:val="20"/>
            <w:szCs w:val="20"/>
            <w:shd w:val="clear" w:color="auto" w:fill="FFFFFF"/>
            <w:lang w:val="en-US"/>
          </w:rPr>
          <w:t>&gt;</w:t>
        </w:r>
      </w:ins>
    </w:p>
    <w:p w14:paraId="60D6F1A3" w14:textId="77777777" w:rsidR="00CC67A4" w:rsidRPr="00CA1CA9" w:rsidRDefault="00CC67A4" w:rsidP="00CC67A4">
      <w:pPr>
        <w:rPr>
          <w:ins w:id="13657" w:author="Airat Shigapov" w:date="2021-10-29T16:39:00Z"/>
          <w:rFonts w:ascii="Times New Roman" w:eastAsia="Calibri" w:hAnsi="Times New Roman" w:cs="Times New Roman"/>
          <w:sz w:val="20"/>
          <w:szCs w:val="20"/>
          <w:shd w:val="clear" w:color="auto" w:fill="FFFFFF"/>
          <w:lang w:val="en-US"/>
        </w:rPr>
      </w:pPr>
      <w:ins w:id="13658" w:author="Airat Shigapov" w:date="2021-10-29T16:39:00Z">
        <w:r w:rsidRPr="00CA1CA9">
          <w:rPr>
            <w:rFonts w:ascii="Times New Roman" w:eastAsia="Calibri" w:hAnsi="Times New Roman" w:cs="Times New Roman"/>
            <w:sz w:val="20"/>
            <w:szCs w:val="20"/>
            <w:shd w:val="clear" w:color="auto" w:fill="FFFFFF"/>
            <w:lang w:val="en-US"/>
          </w:rPr>
          <w:t xml:space="preserve">                    &lt;/</w:t>
        </w:r>
        <w:proofErr w:type="spellStart"/>
        <w:r w:rsidRPr="00CA1CA9">
          <w:rPr>
            <w:rFonts w:ascii="Times New Roman" w:eastAsia="Calibri" w:hAnsi="Times New Roman" w:cs="Times New Roman"/>
            <w:sz w:val="20"/>
            <w:szCs w:val="20"/>
            <w:shd w:val="clear" w:color="auto" w:fill="FFFFFF"/>
            <w:lang w:val="en-US"/>
          </w:rPr>
          <w:t>ListView.View</w:t>
        </w:r>
        <w:proofErr w:type="spellEnd"/>
        <w:r w:rsidRPr="00CA1CA9">
          <w:rPr>
            <w:rFonts w:ascii="Times New Roman" w:eastAsia="Calibri" w:hAnsi="Times New Roman" w:cs="Times New Roman"/>
            <w:sz w:val="20"/>
            <w:szCs w:val="20"/>
            <w:shd w:val="clear" w:color="auto" w:fill="FFFFFF"/>
            <w:lang w:val="en-US"/>
          </w:rPr>
          <w:t>&gt;</w:t>
        </w:r>
      </w:ins>
    </w:p>
    <w:p w14:paraId="3100DFAB" w14:textId="77777777" w:rsidR="00CC67A4" w:rsidRPr="00CA1CA9" w:rsidRDefault="00CC67A4" w:rsidP="00CC67A4">
      <w:pPr>
        <w:rPr>
          <w:ins w:id="13659" w:author="Airat Shigapov" w:date="2021-10-29T16:39:00Z"/>
          <w:rFonts w:ascii="Times New Roman" w:eastAsia="Calibri" w:hAnsi="Times New Roman" w:cs="Times New Roman"/>
          <w:sz w:val="20"/>
          <w:szCs w:val="20"/>
          <w:shd w:val="clear" w:color="auto" w:fill="FFFFFF"/>
          <w:lang w:val="en-US"/>
        </w:rPr>
      </w:pPr>
      <w:ins w:id="13660" w:author="Airat Shigapov" w:date="2021-10-29T16:39:00Z">
        <w:r w:rsidRPr="00CA1CA9">
          <w:rPr>
            <w:rFonts w:ascii="Times New Roman" w:eastAsia="Calibri" w:hAnsi="Times New Roman" w:cs="Times New Roman"/>
            <w:sz w:val="20"/>
            <w:szCs w:val="20"/>
            <w:shd w:val="clear" w:color="auto" w:fill="FFFFFF"/>
            <w:lang w:val="en-US"/>
          </w:rPr>
          <w:t xml:space="preserve">                &lt;/</w:t>
        </w:r>
        <w:proofErr w:type="spellStart"/>
        <w:r w:rsidRPr="00CA1CA9">
          <w:rPr>
            <w:rFonts w:ascii="Times New Roman" w:eastAsia="Calibri" w:hAnsi="Times New Roman" w:cs="Times New Roman"/>
            <w:sz w:val="20"/>
            <w:szCs w:val="20"/>
            <w:shd w:val="clear" w:color="auto" w:fill="FFFFFF"/>
            <w:lang w:val="en-US"/>
          </w:rPr>
          <w:t>ListView</w:t>
        </w:r>
        <w:proofErr w:type="spellEnd"/>
        <w:r w:rsidRPr="00CA1CA9">
          <w:rPr>
            <w:rFonts w:ascii="Times New Roman" w:eastAsia="Calibri" w:hAnsi="Times New Roman" w:cs="Times New Roman"/>
            <w:sz w:val="20"/>
            <w:szCs w:val="20"/>
            <w:shd w:val="clear" w:color="auto" w:fill="FFFFFF"/>
            <w:lang w:val="en-US"/>
          </w:rPr>
          <w:t>&gt;</w:t>
        </w:r>
      </w:ins>
    </w:p>
    <w:p w14:paraId="09917AB7" w14:textId="77777777" w:rsidR="00CC67A4" w:rsidRPr="00CA1CA9" w:rsidRDefault="00CC67A4" w:rsidP="00CC67A4">
      <w:pPr>
        <w:rPr>
          <w:ins w:id="13661" w:author="Airat Shigapov" w:date="2021-10-29T16:39:00Z"/>
          <w:rFonts w:ascii="Times New Roman" w:eastAsia="Calibri" w:hAnsi="Times New Roman" w:cs="Times New Roman"/>
          <w:sz w:val="20"/>
          <w:szCs w:val="20"/>
          <w:shd w:val="clear" w:color="auto" w:fill="FFFFFF"/>
          <w:lang w:val="en-US"/>
        </w:rPr>
      </w:pPr>
      <w:ins w:id="13662" w:author="Airat Shigapov" w:date="2021-10-29T16:39:00Z">
        <w:r w:rsidRPr="00CA1CA9">
          <w:rPr>
            <w:rFonts w:ascii="Times New Roman" w:eastAsia="Calibri" w:hAnsi="Times New Roman" w:cs="Times New Roman"/>
            <w:sz w:val="20"/>
            <w:szCs w:val="20"/>
            <w:shd w:val="clear" w:color="auto" w:fill="FFFFFF"/>
            <w:lang w:val="en-US"/>
          </w:rPr>
          <w:t xml:space="preserve">                &lt;</w:t>
        </w:r>
        <w:proofErr w:type="spellStart"/>
        <w:r w:rsidRPr="00CA1CA9">
          <w:rPr>
            <w:rFonts w:ascii="Times New Roman" w:eastAsia="Calibri" w:hAnsi="Times New Roman" w:cs="Times New Roman"/>
            <w:sz w:val="20"/>
            <w:szCs w:val="20"/>
            <w:shd w:val="clear" w:color="auto" w:fill="FFFFFF"/>
            <w:lang w:val="en-US"/>
          </w:rPr>
          <w:t>TextBlock</w:t>
        </w:r>
        <w:proofErr w:type="spellEnd"/>
        <w:r w:rsidRPr="00CA1CA9">
          <w:rPr>
            <w:rFonts w:ascii="Times New Roman" w:eastAsia="Calibri" w:hAnsi="Times New Roman" w:cs="Times New Roman"/>
            <w:sz w:val="20"/>
            <w:szCs w:val="20"/>
            <w:shd w:val="clear" w:color="auto" w:fill="FFFFFF"/>
            <w:lang w:val="en-US"/>
          </w:rPr>
          <w:t xml:space="preserve"> </w:t>
        </w:r>
        <w:proofErr w:type="gramStart"/>
        <w:r w:rsidRPr="00CA1CA9">
          <w:rPr>
            <w:rFonts w:ascii="Times New Roman" w:eastAsia="Calibri" w:hAnsi="Times New Roman" w:cs="Times New Roman"/>
            <w:sz w:val="20"/>
            <w:szCs w:val="20"/>
            <w:shd w:val="clear" w:color="auto" w:fill="FFFFFF"/>
            <w:lang w:val="en-US"/>
          </w:rPr>
          <w:t>x:Name</w:t>
        </w:r>
        <w:proofErr w:type="gramEnd"/>
        <w:r w:rsidRPr="00CA1CA9">
          <w:rPr>
            <w:rFonts w:ascii="Times New Roman" w:eastAsia="Calibri" w:hAnsi="Times New Roman" w:cs="Times New Roman"/>
            <w:sz w:val="20"/>
            <w:szCs w:val="20"/>
            <w:shd w:val="clear" w:color="auto" w:fill="FFFFFF"/>
            <w:lang w:val="en-US"/>
          </w:rPr>
          <w:t xml:space="preserve">="SumCost" </w:t>
        </w:r>
      </w:ins>
    </w:p>
    <w:p w14:paraId="2D1D7EEC" w14:textId="77777777" w:rsidR="00CC67A4" w:rsidRPr="00CA1CA9" w:rsidRDefault="00CC67A4" w:rsidP="00CC67A4">
      <w:pPr>
        <w:rPr>
          <w:ins w:id="13663" w:author="Airat Shigapov" w:date="2021-10-29T16:39:00Z"/>
          <w:rFonts w:ascii="Times New Roman" w:eastAsia="Calibri" w:hAnsi="Times New Roman" w:cs="Times New Roman"/>
          <w:sz w:val="20"/>
          <w:szCs w:val="20"/>
          <w:shd w:val="clear" w:color="auto" w:fill="FFFFFF"/>
          <w:lang w:val="en-US"/>
        </w:rPr>
      </w:pPr>
      <w:ins w:id="13664" w:author="Airat Shigapov" w:date="2021-10-29T16:39:00Z">
        <w:r w:rsidRPr="00CA1CA9">
          <w:rPr>
            <w:rFonts w:ascii="Times New Roman" w:eastAsia="Calibri" w:hAnsi="Times New Roman" w:cs="Times New Roman"/>
            <w:sz w:val="20"/>
            <w:szCs w:val="20"/>
            <w:shd w:val="clear" w:color="auto" w:fill="FFFFFF"/>
            <w:lang w:val="en-US"/>
          </w:rPr>
          <w:t xml:space="preserve">                           Margin="0,20,0,0"</w:t>
        </w:r>
      </w:ins>
    </w:p>
    <w:p w14:paraId="5F9ADF4D" w14:textId="77777777" w:rsidR="00CC67A4" w:rsidRPr="00CA1CA9" w:rsidRDefault="00CC67A4" w:rsidP="00CC67A4">
      <w:pPr>
        <w:rPr>
          <w:ins w:id="13665" w:author="Airat Shigapov" w:date="2021-10-29T16:39:00Z"/>
          <w:rFonts w:ascii="Times New Roman" w:eastAsia="Calibri" w:hAnsi="Times New Roman" w:cs="Times New Roman"/>
          <w:sz w:val="20"/>
          <w:szCs w:val="20"/>
          <w:shd w:val="clear" w:color="auto" w:fill="FFFFFF"/>
          <w:lang w:val="en-US"/>
        </w:rPr>
      </w:pPr>
      <w:ins w:id="13666" w:author="Airat Shigapov" w:date="2021-10-29T16:39:00Z">
        <w:r w:rsidRPr="00CA1CA9">
          <w:rPr>
            <w:rFonts w:ascii="Times New Roman" w:eastAsia="Calibri" w:hAnsi="Times New Roman" w:cs="Times New Roman"/>
            <w:sz w:val="20"/>
            <w:szCs w:val="20"/>
            <w:shd w:val="clear" w:color="auto" w:fill="FFFFFF"/>
            <w:lang w:val="en-US"/>
          </w:rPr>
          <w:t xml:space="preserve">                           </w:t>
        </w:r>
        <w:proofErr w:type="spellStart"/>
        <w:r w:rsidRPr="00CA1CA9">
          <w:rPr>
            <w:rFonts w:ascii="Times New Roman" w:eastAsia="Calibri" w:hAnsi="Times New Roman" w:cs="Times New Roman"/>
            <w:sz w:val="20"/>
            <w:szCs w:val="20"/>
            <w:shd w:val="clear" w:color="auto" w:fill="FFFFFF"/>
            <w:lang w:val="en-US"/>
          </w:rPr>
          <w:t>HorizontalAlignment</w:t>
        </w:r>
        <w:proofErr w:type="spellEnd"/>
        <w:r w:rsidRPr="00CA1CA9">
          <w:rPr>
            <w:rFonts w:ascii="Times New Roman" w:eastAsia="Calibri" w:hAnsi="Times New Roman" w:cs="Times New Roman"/>
            <w:sz w:val="20"/>
            <w:szCs w:val="20"/>
            <w:shd w:val="clear" w:color="auto" w:fill="FFFFFF"/>
            <w:lang w:val="en-US"/>
          </w:rPr>
          <w:t xml:space="preserve">="Right" </w:t>
        </w:r>
      </w:ins>
    </w:p>
    <w:p w14:paraId="53757652" w14:textId="77777777" w:rsidR="00CC67A4" w:rsidRPr="00CA1CA9" w:rsidRDefault="00CC67A4" w:rsidP="00CC67A4">
      <w:pPr>
        <w:rPr>
          <w:ins w:id="13667" w:author="Airat Shigapov" w:date="2021-10-29T16:39:00Z"/>
          <w:rFonts w:ascii="Times New Roman" w:eastAsia="Calibri" w:hAnsi="Times New Roman" w:cs="Times New Roman"/>
          <w:sz w:val="20"/>
          <w:szCs w:val="20"/>
          <w:shd w:val="clear" w:color="auto" w:fill="FFFFFF"/>
          <w:lang w:val="en-US"/>
        </w:rPr>
      </w:pPr>
      <w:ins w:id="13668" w:author="Airat Shigapov" w:date="2021-10-29T16:39:00Z">
        <w:r w:rsidRPr="00CA1CA9">
          <w:rPr>
            <w:rFonts w:ascii="Times New Roman" w:eastAsia="Calibri" w:hAnsi="Times New Roman" w:cs="Times New Roman"/>
            <w:sz w:val="20"/>
            <w:szCs w:val="20"/>
            <w:shd w:val="clear" w:color="auto" w:fill="FFFFFF"/>
            <w:lang w:val="en-US"/>
          </w:rPr>
          <w:t xml:space="preserve">                           </w:t>
        </w:r>
        <w:proofErr w:type="spellStart"/>
        <w:r w:rsidRPr="00CA1CA9">
          <w:rPr>
            <w:rFonts w:ascii="Times New Roman" w:eastAsia="Calibri" w:hAnsi="Times New Roman" w:cs="Times New Roman"/>
            <w:sz w:val="20"/>
            <w:szCs w:val="20"/>
            <w:shd w:val="clear" w:color="auto" w:fill="FFFFFF"/>
            <w:lang w:val="en-US"/>
          </w:rPr>
          <w:t>FontSize</w:t>
        </w:r>
        <w:proofErr w:type="spellEnd"/>
        <w:r w:rsidRPr="00CA1CA9">
          <w:rPr>
            <w:rFonts w:ascii="Times New Roman" w:eastAsia="Calibri" w:hAnsi="Times New Roman" w:cs="Times New Roman"/>
            <w:sz w:val="20"/>
            <w:szCs w:val="20"/>
            <w:shd w:val="clear" w:color="auto" w:fill="FFFFFF"/>
            <w:lang w:val="en-US"/>
          </w:rPr>
          <w:t xml:space="preserve">="15" </w:t>
        </w:r>
      </w:ins>
    </w:p>
    <w:p w14:paraId="5C491076" w14:textId="77777777" w:rsidR="00CC67A4" w:rsidRPr="00CA1CA9" w:rsidRDefault="00CC67A4" w:rsidP="00CC67A4">
      <w:pPr>
        <w:rPr>
          <w:ins w:id="13669" w:author="Airat Shigapov" w:date="2021-10-29T16:39:00Z"/>
          <w:rFonts w:ascii="Times New Roman" w:eastAsia="Calibri" w:hAnsi="Times New Roman" w:cs="Times New Roman"/>
          <w:sz w:val="20"/>
          <w:szCs w:val="20"/>
          <w:shd w:val="clear" w:color="auto" w:fill="FFFFFF"/>
          <w:lang w:val="en-US"/>
        </w:rPr>
      </w:pPr>
      <w:ins w:id="13670" w:author="Airat Shigapov" w:date="2021-10-29T16:39:00Z">
        <w:r w:rsidRPr="00CA1CA9">
          <w:rPr>
            <w:rFonts w:ascii="Times New Roman" w:eastAsia="Calibri" w:hAnsi="Times New Roman" w:cs="Times New Roman"/>
            <w:sz w:val="20"/>
            <w:szCs w:val="20"/>
            <w:shd w:val="clear" w:color="auto" w:fill="FFFFFF"/>
            <w:lang w:val="en-US"/>
          </w:rPr>
          <w:lastRenderedPageBreak/>
          <w:t xml:space="preserve">                           Text="{Binding Converter</w:t>
        </w:r>
        <w:proofErr w:type="gramStart"/>
        <w:r w:rsidRPr="00CA1CA9">
          <w:rPr>
            <w:rFonts w:ascii="Times New Roman" w:eastAsia="Calibri" w:hAnsi="Times New Roman" w:cs="Times New Roman"/>
            <w:sz w:val="20"/>
            <w:szCs w:val="20"/>
            <w:shd w:val="clear" w:color="auto" w:fill="FFFFFF"/>
            <w:lang w:val="en-US"/>
          </w:rPr>
          <w:t>={</w:t>
        </w:r>
        <w:proofErr w:type="spellStart"/>
        <w:proofErr w:type="gramEnd"/>
        <w:r w:rsidRPr="00CA1CA9">
          <w:rPr>
            <w:rFonts w:ascii="Times New Roman" w:eastAsia="Calibri" w:hAnsi="Times New Roman" w:cs="Times New Roman"/>
            <w:sz w:val="20"/>
            <w:szCs w:val="20"/>
            <w:shd w:val="clear" w:color="auto" w:fill="FFFFFF"/>
            <w:lang w:val="en-US"/>
          </w:rPr>
          <w:t>StaticResource</w:t>
        </w:r>
        <w:proofErr w:type="spellEnd"/>
        <w:r w:rsidRPr="00CA1CA9">
          <w:rPr>
            <w:rFonts w:ascii="Times New Roman" w:eastAsia="Calibri" w:hAnsi="Times New Roman" w:cs="Times New Roman"/>
            <w:sz w:val="20"/>
            <w:szCs w:val="20"/>
            <w:shd w:val="clear" w:color="auto" w:fill="FFFFFF"/>
            <w:lang w:val="en-US"/>
          </w:rPr>
          <w:t xml:space="preserve"> </w:t>
        </w:r>
        <w:proofErr w:type="spellStart"/>
        <w:r w:rsidRPr="00CA1CA9">
          <w:rPr>
            <w:rFonts w:ascii="Times New Roman" w:eastAsia="Calibri" w:hAnsi="Times New Roman" w:cs="Times New Roman"/>
            <w:sz w:val="20"/>
            <w:szCs w:val="20"/>
            <w:shd w:val="clear" w:color="auto" w:fill="FFFFFF"/>
            <w:lang w:val="en-US"/>
          </w:rPr>
          <w:t>myTotalPriceConverter</w:t>
        </w:r>
        <w:proofErr w:type="spellEnd"/>
        <w:r w:rsidRPr="00CA1CA9">
          <w:rPr>
            <w:rFonts w:ascii="Times New Roman" w:eastAsia="Calibri" w:hAnsi="Times New Roman" w:cs="Times New Roman"/>
            <w:sz w:val="20"/>
            <w:szCs w:val="20"/>
            <w:shd w:val="clear" w:color="auto" w:fill="FFFFFF"/>
            <w:lang w:val="en-US"/>
          </w:rPr>
          <w:t xml:space="preserve">}, </w:t>
        </w:r>
        <w:proofErr w:type="spellStart"/>
        <w:r w:rsidRPr="00CA1CA9">
          <w:rPr>
            <w:rFonts w:ascii="Times New Roman" w:eastAsia="Calibri" w:hAnsi="Times New Roman" w:cs="Times New Roman"/>
            <w:sz w:val="20"/>
            <w:szCs w:val="20"/>
            <w:shd w:val="clear" w:color="auto" w:fill="FFFFFF"/>
            <w:lang w:val="en-US"/>
          </w:rPr>
          <w:t>StringFormat</w:t>
        </w:r>
        <w:proofErr w:type="spellEnd"/>
        <w:r w:rsidRPr="00CA1CA9">
          <w:rPr>
            <w:rFonts w:ascii="Times New Roman" w:eastAsia="Calibri" w:hAnsi="Times New Roman" w:cs="Times New Roman"/>
            <w:sz w:val="20"/>
            <w:szCs w:val="20"/>
            <w:shd w:val="clear" w:color="auto" w:fill="FFFFFF"/>
            <w:lang w:val="en-US"/>
          </w:rPr>
          <w:t>={}</w:t>
        </w:r>
        <w:proofErr w:type="spellStart"/>
        <w:r w:rsidRPr="00CA1CA9">
          <w:rPr>
            <w:rFonts w:ascii="Times New Roman" w:eastAsia="Calibri" w:hAnsi="Times New Roman" w:cs="Times New Roman"/>
            <w:sz w:val="20"/>
            <w:szCs w:val="20"/>
            <w:shd w:val="clear" w:color="auto" w:fill="FFFFFF"/>
            <w:lang w:val="en-US"/>
          </w:rPr>
          <w:t>Итоговая</w:t>
        </w:r>
        <w:proofErr w:type="spellEnd"/>
        <w:r w:rsidRPr="00CA1CA9">
          <w:rPr>
            <w:rFonts w:ascii="Times New Roman" w:eastAsia="Calibri" w:hAnsi="Times New Roman" w:cs="Times New Roman"/>
            <w:sz w:val="20"/>
            <w:szCs w:val="20"/>
            <w:shd w:val="clear" w:color="auto" w:fill="FFFFFF"/>
            <w:lang w:val="en-US"/>
          </w:rPr>
          <w:t xml:space="preserve"> </w:t>
        </w:r>
        <w:proofErr w:type="spellStart"/>
        <w:r w:rsidRPr="00CA1CA9">
          <w:rPr>
            <w:rFonts w:ascii="Times New Roman" w:eastAsia="Calibri" w:hAnsi="Times New Roman" w:cs="Times New Roman"/>
            <w:sz w:val="20"/>
            <w:szCs w:val="20"/>
            <w:shd w:val="clear" w:color="auto" w:fill="FFFFFF"/>
            <w:lang w:val="en-US"/>
          </w:rPr>
          <w:t>цена</w:t>
        </w:r>
        <w:proofErr w:type="spellEnd"/>
        <w:r w:rsidRPr="00CA1CA9">
          <w:rPr>
            <w:rFonts w:ascii="Times New Roman" w:eastAsia="Calibri" w:hAnsi="Times New Roman" w:cs="Times New Roman"/>
            <w:sz w:val="20"/>
            <w:szCs w:val="20"/>
            <w:shd w:val="clear" w:color="auto" w:fill="FFFFFF"/>
            <w:lang w:val="en-US"/>
          </w:rPr>
          <w:t xml:space="preserve"> {0} </w:t>
        </w:r>
        <w:proofErr w:type="spellStart"/>
        <w:r w:rsidRPr="00CA1CA9">
          <w:rPr>
            <w:rFonts w:ascii="Times New Roman" w:eastAsia="Calibri" w:hAnsi="Times New Roman" w:cs="Times New Roman"/>
            <w:sz w:val="20"/>
            <w:szCs w:val="20"/>
            <w:shd w:val="clear" w:color="auto" w:fill="FFFFFF"/>
            <w:lang w:val="en-US"/>
          </w:rPr>
          <w:t>руб</w:t>
        </w:r>
        <w:proofErr w:type="spellEnd"/>
        <w:r w:rsidRPr="00CA1CA9">
          <w:rPr>
            <w:rFonts w:ascii="Times New Roman" w:eastAsia="Calibri" w:hAnsi="Times New Roman" w:cs="Times New Roman"/>
            <w:sz w:val="20"/>
            <w:szCs w:val="20"/>
            <w:shd w:val="clear" w:color="auto" w:fill="FFFFFF"/>
            <w:lang w:val="en-US"/>
          </w:rPr>
          <w:t>.}"/&gt;</w:t>
        </w:r>
      </w:ins>
    </w:p>
    <w:p w14:paraId="7A09758D" w14:textId="77777777" w:rsidR="00CC67A4" w:rsidRPr="00CA1CA9" w:rsidRDefault="00CC67A4" w:rsidP="00CC67A4">
      <w:pPr>
        <w:rPr>
          <w:ins w:id="13671" w:author="Airat Shigapov" w:date="2021-10-29T16:39:00Z"/>
          <w:rFonts w:ascii="Times New Roman" w:eastAsia="Calibri" w:hAnsi="Times New Roman" w:cs="Times New Roman"/>
          <w:sz w:val="20"/>
          <w:szCs w:val="20"/>
          <w:shd w:val="clear" w:color="auto" w:fill="FFFFFF"/>
          <w:lang w:val="en-US"/>
        </w:rPr>
      </w:pPr>
      <w:ins w:id="13672" w:author="Airat Shigapov" w:date="2021-10-29T16:39:00Z">
        <w:r w:rsidRPr="00CA1CA9">
          <w:rPr>
            <w:rFonts w:ascii="Times New Roman" w:eastAsia="Calibri" w:hAnsi="Times New Roman" w:cs="Times New Roman"/>
            <w:sz w:val="20"/>
            <w:szCs w:val="20"/>
            <w:shd w:val="clear" w:color="auto" w:fill="FFFFFF"/>
            <w:lang w:val="en-US"/>
          </w:rPr>
          <w:t xml:space="preserve">                &lt;</w:t>
        </w:r>
        <w:proofErr w:type="spellStart"/>
        <w:r w:rsidRPr="00CA1CA9">
          <w:rPr>
            <w:rFonts w:ascii="Times New Roman" w:eastAsia="Calibri" w:hAnsi="Times New Roman" w:cs="Times New Roman"/>
            <w:sz w:val="20"/>
            <w:szCs w:val="20"/>
            <w:shd w:val="clear" w:color="auto" w:fill="FFFFFF"/>
            <w:lang w:val="en-US"/>
          </w:rPr>
          <w:t>DockPanel</w:t>
        </w:r>
        <w:proofErr w:type="spellEnd"/>
        <w:r w:rsidRPr="00CA1CA9">
          <w:rPr>
            <w:rFonts w:ascii="Times New Roman" w:eastAsia="Calibri" w:hAnsi="Times New Roman" w:cs="Times New Roman"/>
            <w:sz w:val="20"/>
            <w:szCs w:val="20"/>
            <w:shd w:val="clear" w:color="auto" w:fill="FFFFFF"/>
            <w:lang w:val="en-US"/>
          </w:rPr>
          <w:t>&gt;</w:t>
        </w:r>
      </w:ins>
    </w:p>
    <w:p w14:paraId="57EF97A2" w14:textId="77777777" w:rsidR="00CC67A4" w:rsidRPr="00CA1CA9" w:rsidRDefault="00CC67A4" w:rsidP="00CC67A4">
      <w:pPr>
        <w:rPr>
          <w:ins w:id="13673" w:author="Airat Shigapov" w:date="2021-10-29T16:39:00Z"/>
          <w:rFonts w:ascii="Times New Roman" w:eastAsia="Calibri" w:hAnsi="Times New Roman" w:cs="Times New Roman"/>
          <w:sz w:val="20"/>
          <w:szCs w:val="20"/>
          <w:shd w:val="clear" w:color="auto" w:fill="FFFFFF"/>
          <w:lang w:val="en-US"/>
        </w:rPr>
      </w:pPr>
      <w:ins w:id="13674" w:author="Airat Shigapov" w:date="2021-10-29T16:39:00Z">
        <w:r w:rsidRPr="00CA1CA9">
          <w:rPr>
            <w:rFonts w:ascii="Times New Roman" w:eastAsia="Calibri" w:hAnsi="Times New Roman" w:cs="Times New Roman"/>
            <w:sz w:val="20"/>
            <w:szCs w:val="20"/>
            <w:shd w:val="clear" w:color="auto" w:fill="FFFFFF"/>
            <w:lang w:val="en-US"/>
          </w:rPr>
          <w:t xml:space="preserve">                    &lt;</w:t>
        </w:r>
        <w:proofErr w:type="spellStart"/>
        <w:r w:rsidRPr="00CA1CA9">
          <w:rPr>
            <w:rFonts w:ascii="Times New Roman" w:eastAsia="Calibri" w:hAnsi="Times New Roman" w:cs="Times New Roman"/>
            <w:sz w:val="20"/>
            <w:szCs w:val="20"/>
            <w:shd w:val="clear" w:color="auto" w:fill="FFFFFF"/>
            <w:lang w:val="en-US"/>
          </w:rPr>
          <w:t>StackPanel</w:t>
        </w:r>
        <w:proofErr w:type="spellEnd"/>
        <w:r w:rsidRPr="00CA1CA9">
          <w:rPr>
            <w:rFonts w:ascii="Times New Roman" w:eastAsia="Calibri" w:hAnsi="Times New Roman" w:cs="Times New Roman"/>
            <w:sz w:val="20"/>
            <w:szCs w:val="20"/>
            <w:shd w:val="clear" w:color="auto" w:fill="FFFFFF"/>
            <w:lang w:val="en-US"/>
          </w:rPr>
          <w:t xml:space="preserve"> Orientation="Horizontal" </w:t>
        </w:r>
      </w:ins>
    </w:p>
    <w:p w14:paraId="1D9913F8" w14:textId="77777777" w:rsidR="00CC67A4" w:rsidRPr="00CA1CA9" w:rsidRDefault="00CC67A4" w:rsidP="00CC67A4">
      <w:pPr>
        <w:rPr>
          <w:ins w:id="13675" w:author="Airat Shigapov" w:date="2021-10-29T16:39:00Z"/>
          <w:rFonts w:ascii="Times New Roman" w:eastAsia="Calibri" w:hAnsi="Times New Roman" w:cs="Times New Roman"/>
          <w:sz w:val="20"/>
          <w:szCs w:val="20"/>
          <w:shd w:val="clear" w:color="auto" w:fill="FFFFFF"/>
          <w:lang w:val="en-US"/>
        </w:rPr>
      </w:pPr>
      <w:ins w:id="13676" w:author="Airat Shigapov" w:date="2021-10-29T16:39:00Z">
        <w:r w:rsidRPr="00CA1CA9">
          <w:rPr>
            <w:rFonts w:ascii="Times New Roman" w:eastAsia="Calibri" w:hAnsi="Times New Roman" w:cs="Times New Roman"/>
            <w:sz w:val="20"/>
            <w:szCs w:val="20"/>
            <w:shd w:val="clear" w:color="auto" w:fill="FFFFFF"/>
            <w:lang w:val="en-US"/>
          </w:rPr>
          <w:t xml:space="preserve">                            Margin="20,10,0,0"&gt;</w:t>
        </w:r>
      </w:ins>
    </w:p>
    <w:p w14:paraId="149FDD13" w14:textId="77777777" w:rsidR="00CC67A4" w:rsidRPr="00CA1CA9" w:rsidRDefault="00CC67A4" w:rsidP="00CC67A4">
      <w:pPr>
        <w:rPr>
          <w:ins w:id="13677" w:author="Airat Shigapov" w:date="2021-10-29T16:39:00Z"/>
          <w:rFonts w:ascii="Times New Roman" w:eastAsia="Calibri" w:hAnsi="Times New Roman" w:cs="Times New Roman"/>
          <w:sz w:val="20"/>
          <w:szCs w:val="20"/>
          <w:shd w:val="clear" w:color="auto" w:fill="FFFFFF"/>
          <w:lang w:val="en-US"/>
        </w:rPr>
      </w:pPr>
      <w:ins w:id="13678" w:author="Airat Shigapov" w:date="2021-10-29T16:39:00Z">
        <w:r w:rsidRPr="00CA1CA9">
          <w:rPr>
            <w:rFonts w:ascii="Times New Roman" w:eastAsia="Calibri" w:hAnsi="Times New Roman" w:cs="Times New Roman"/>
            <w:sz w:val="20"/>
            <w:szCs w:val="20"/>
            <w:shd w:val="clear" w:color="auto" w:fill="FFFFFF"/>
            <w:lang w:val="en-US"/>
          </w:rPr>
          <w:t xml:space="preserve">                        &lt;Button Content="</w:t>
        </w:r>
        <w:proofErr w:type="spellStart"/>
        <w:r w:rsidRPr="00CA1CA9">
          <w:rPr>
            <w:rFonts w:ascii="Times New Roman" w:eastAsia="Calibri" w:hAnsi="Times New Roman" w:cs="Times New Roman"/>
            <w:sz w:val="20"/>
            <w:szCs w:val="20"/>
            <w:shd w:val="clear" w:color="auto" w:fill="FFFFFF"/>
            <w:lang w:val="en-US"/>
          </w:rPr>
          <w:t>Удалить</w:t>
        </w:r>
        <w:proofErr w:type="spellEnd"/>
        <w:r w:rsidRPr="00CA1CA9">
          <w:rPr>
            <w:rFonts w:ascii="Times New Roman" w:eastAsia="Calibri" w:hAnsi="Times New Roman" w:cs="Times New Roman"/>
            <w:sz w:val="20"/>
            <w:szCs w:val="20"/>
            <w:shd w:val="clear" w:color="auto" w:fill="FFFFFF"/>
            <w:lang w:val="en-US"/>
          </w:rPr>
          <w:t>" Click="</w:t>
        </w:r>
        <w:proofErr w:type="spellStart"/>
        <w:r w:rsidRPr="00CA1CA9">
          <w:rPr>
            <w:rFonts w:ascii="Times New Roman" w:eastAsia="Calibri" w:hAnsi="Times New Roman" w:cs="Times New Roman"/>
            <w:sz w:val="20"/>
            <w:szCs w:val="20"/>
            <w:shd w:val="clear" w:color="auto" w:fill="FFFFFF"/>
            <w:lang w:val="en-US"/>
          </w:rPr>
          <w:t>Cart_Deleted</w:t>
        </w:r>
        <w:proofErr w:type="spellEnd"/>
        <w:r w:rsidRPr="00CA1CA9">
          <w:rPr>
            <w:rFonts w:ascii="Times New Roman" w:eastAsia="Calibri" w:hAnsi="Times New Roman" w:cs="Times New Roman"/>
            <w:sz w:val="20"/>
            <w:szCs w:val="20"/>
            <w:shd w:val="clear" w:color="auto" w:fill="FFFFFF"/>
            <w:lang w:val="en-US"/>
          </w:rPr>
          <w:t>"/&gt;</w:t>
        </w:r>
      </w:ins>
    </w:p>
    <w:p w14:paraId="53F0DC6C" w14:textId="77777777" w:rsidR="00CC67A4" w:rsidRPr="00CA1CA9" w:rsidRDefault="00CC67A4" w:rsidP="00CC67A4">
      <w:pPr>
        <w:rPr>
          <w:ins w:id="13679" w:author="Airat Shigapov" w:date="2021-10-29T16:39:00Z"/>
          <w:rFonts w:ascii="Times New Roman" w:eastAsia="Calibri" w:hAnsi="Times New Roman" w:cs="Times New Roman"/>
          <w:sz w:val="20"/>
          <w:szCs w:val="20"/>
          <w:shd w:val="clear" w:color="auto" w:fill="FFFFFF"/>
          <w:lang w:val="en-US"/>
        </w:rPr>
      </w:pPr>
      <w:ins w:id="13680" w:author="Airat Shigapov" w:date="2021-10-29T16:39:00Z">
        <w:r w:rsidRPr="00CA1CA9">
          <w:rPr>
            <w:rFonts w:ascii="Times New Roman" w:eastAsia="Calibri" w:hAnsi="Times New Roman" w:cs="Times New Roman"/>
            <w:sz w:val="20"/>
            <w:szCs w:val="20"/>
            <w:shd w:val="clear" w:color="auto" w:fill="FFFFFF"/>
            <w:lang w:val="en-US"/>
          </w:rPr>
          <w:t xml:space="preserve">                        &lt;Button Content="</w:t>
        </w:r>
        <w:proofErr w:type="spellStart"/>
        <w:r w:rsidRPr="00CA1CA9">
          <w:rPr>
            <w:rFonts w:ascii="Times New Roman" w:eastAsia="Calibri" w:hAnsi="Times New Roman" w:cs="Times New Roman"/>
            <w:sz w:val="20"/>
            <w:szCs w:val="20"/>
            <w:shd w:val="clear" w:color="auto" w:fill="FFFFFF"/>
            <w:lang w:val="en-US"/>
          </w:rPr>
          <w:t>Удалить</w:t>
        </w:r>
        <w:proofErr w:type="spellEnd"/>
        <w:r w:rsidRPr="00CA1CA9">
          <w:rPr>
            <w:rFonts w:ascii="Times New Roman" w:eastAsia="Calibri" w:hAnsi="Times New Roman" w:cs="Times New Roman"/>
            <w:sz w:val="20"/>
            <w:szCs w:val="20"/>
            <w:shd w:val="clear" w:color="auto" w:fill="FFFFFF"/>
            <w:lang w:val="en-US"/>
          </w:rPr>
          <w:t xml:space="preserve"> всё"</w:t>
        </w:r>
      </w:ins>
    </w:p>
    <w:p w14:paraId="5A44EFC1" w14:textId="77777777" w:rsidR="00CC67A4" w:rsidRPr="00CA1CA9" w:rsidRDefault="00CC67A4" w:rsidP="00CC67A4">
      <w:pPr>
        <w:rPr>
          <w:ins w:id="13681" w:author="Airat Shigapov" w:date="2021-10-29T16:39:00Z"/>
          <w:rFonts w:ascii="Times New Roman" w:eastAsia="Calibri" w:hAnsi="Times New Roman" w:cs="Times New Roman"/>
          <w:sz w:val="20"/>
          <w:szCs w:val="20"/>
          <w:shd w:val="clear" w:color="auto" w:fill="FFFFFF"/>
          <w:lang w:val="en-US"/>
        </w:rPr>
      </w:pPr>
      <w:ins w:id="13682" w:author="Airat Shigapov" w:date="2021-10-29T16:39:00Z">
        <w:r w:rsidRPr="00CA1CA9">
          <w:rPr>
            <w:rFonts w:ascii="Times New Roman" w:eastAsia="Calibri" w:hAnsi="Times New Roman" w:cs="Times New Roman"/>
            <w:sz w:val="20"/>
            <w:szCs w:val="20"/>
            <w:shd w:val="clear" w:color="auto" w:fill="FFFFFF"/>
            <w:lang w:val="en-US"/>
          </w:rPr>
          <w:t xml:space="preserve">                            Click="</w:t>
        </w:r>
        <w:proofErr w:type="spellStart"/>
        <w:r w:rsidRPr="00CA1CA9">
          <w:rPr>
            <w:rFonts w:ascii="Times New Roman" w:eastAsia="Calibri" w:hAnsi="Times New Roman" w:cs="Times New Roman"/>
            <w:sz w:val="20"/>
            <w:szCs w:val="20"/>
            <w:shd w:val="clear" w:color="auto" w:fill="FFFFFF"/>
            <w:lang w:val="en-US"/>
          </w:rPr>
          <w:t>Cart_FullDeleted</w:t>
        </w:r>
        <w:proofErr w:type="spellEnd"/>
        <w:r w:rsidRPr="00CA1CA9">
          <w:rPr>
            <w:rFonts w:ascii="Times New Roman" w:eastAsia="Calibri" w:hAnsi="Times New Roman" w:cs="Times New Roman"/>
            <w:sz w:val="20"/>
            <w:szCs w:val="20"/>
            <w:shd w:val="clear" w:color="auto" w:fill="FFFFFF"/>
            <w:lang w:val="en-US"/>
          </w:rPr>
          <w:t xml:space="preserve">" </w:t>
        </w:r>
      </w:ins>
    </w:p>
    <w:p w14:paraId="21AE94C2" w14:textId="77777777" w:rsidR="00CC67A4" w:rsidRPr="00CA1CA9" w:rsidRDefault="00CC67A4" w:rsidP="00CC67A4">
      <w:pPr>
        <w:rPr>
          <w:ins w:id="13683" w:author="Airat Shigapov" w:date="2021-10-29T16:39:00Z"/>
          <w:rFonts w:ascii="Times New Roman" w:eastAsia="Calibri" w:hAnsi="Times New Roman" w:cs="Times New Roman"/>
          <w:sz w:val="20"/>
          <w:szCs w:val="20"/>
          <w:shd w:val="clear" w:color="auto" w:fill="FFFFFF"/>
          <w:lang w:val="en-US"/>
        </w:rPr>
      </w:pPr>
      <w:ins w:id="13684" w:author="Airat Shigapov" w:date="2021-10-29T16:39:00Z">
        <w:r w:rsidRPr="00CA1CA9">
          <w:rPr>
            <w:rFonts w:ascii="Times New Roman" w:eastAsia="Calibri" w:hAnsi="Times New Roman" w:cs="Times New Roman"/>
            <w:sz w:val="20"/>
            <w:szCs w:val="20"/>
            <w:shd w:val="clear" w:color="auto" w:fill="FFFFFF"/>
            <w:lang w:val="en-US"/>
          </w:rPr>
          <w:t xml:space="preserve">                            Margin="20,0,0,0"/&gt;</w:t>
        </w:r>
      </w:ins>
    </w:p>
    <w:p w14:paraId="418DA18E" w14:textId="77777777" w:rsidR="00CC67A4" w:rsidRPr="00CA1CA9" w:rsidRDefault="00CC67A4" w:rsidP="00CC67A4">
      <w:pPr>
        <w:rPr>
          <w:ins w:id="13685" w:author="Airat Shigapov" w:date="2021-10-29T16:39:00Z"/>
          <w:rFonts w:ascii="Times New Roman" w:eastAsia="Calibri" w:hAnsi="Times New Roman" w:cs="Times New Roman"/>
          <w:sz w:val="20"/>
          <w:szCs w:val="20"/>
          <w:shd w:val="clear" w:color="auto" w:fill="FFFFFF"/>
          <w:lang w:val="en-US"/>
        </w:rPr>
      </w:pPr>
      <w:ins w:id="13686" w:author="Airat Shigapov" w:date="2021-10-29T16:39:00Z">
        <w:r w:rsidRPr="00CA1CA9">
          <w:rPr>
            <w:rFonts w:ascii="Times New Roman" w:eastAsia="Calibri" w:hAnsi="Times New Roman" w:cs="Times New Roman"/>
            <w:sz w:val="20"/>
            <w:szCs w:val="20"/>
            <w:shd w:val="clear" w:color="auto" w:fill="FFFFFF"/>
            <w:lang w:val="en-US"/>
          </w:rPr>
          <w:t xml:space="preserve">                    &lt;/</w:t>
        </w:r>
        <w:proofErr w:type="spellStart"/>
        <w:r w:rsidRPr="00CA1CA9">
          <w:rPr>
            <w:rFonts w:ascii="Times New Roman" w:eastAsia="Calibri" w:hAnsi="Times New Roman" w:cs="Times New Roman"/>
            <w:sz w:val="20"/>
            <w:szCs w:val="20"/>
            <w:shd w:val="clear" w:color="auto" w:fill="FFFFFF"/>
            <w:lang w:val="en-US"/>
          </w:rPr>
          <w:t>StackPanel</w:t>
        </w:r>
        <w:proofErr w:type="spellEnd"/>
        <w:r w:rsidRPr="00CA1CA9">
          <w:rPr>
            <w:rFonts w:ascii="Times New Roman" w:eastAsia="Calibri" w:hAnsi="Times New Roman" w:cs="Times New Roman"/>
            <w:sz w:val="20"/>
            <w:szCs w:val="20"/>
            <w:shd w:val="clear" w:color="auto" w:fill="FFFFFF"/>
            <w:lang w:val="en-US"/>
          </w:rPr>
          <w:t>&gt;</w:t>
        </w:r>
      </w:ins>
    </w:p>
    <w:p w14:paraId="717B9E92" w14:textId="77777777" w:rsidR="00CC67A4" w:rsidRPr="00CA1CA9" w:rsidRDefault="00CC67A4" w:rsidP="00CC67A4">
      <w:pPr>
        <w:rPr>
          <w:ins w:id="13687" w:author="Airat Shigapov" w:date="2021-10-29T16:39:00Z"/>
          <w:rFonts w:ascii="Times New Roman" w:eastAsia="Calibri" w:hAnsi="Times New Roman" w:cs="Times New Roman"/>
          <w:sz w:val="20"/>
          <w:szCs w:val="20"/>
          <w:shd w:val="clear" w:color="auto" w:fill="FFFFFF"/>
          <w:lang w:val="en-US"/>
        </w:rPr>
      </w:pPr>
      <w:ins w:id="13688" w:author="Airat Shigapov" w:date="2021-10-29T16:39:00Z">
        <w:r w:rsidRPr="00CA1CA9">
          <w:rPr>
            <w:rFonts w:ascii="Times New Roman" w:eastAsia="Calibri" w:hAnsi="Times New Roman" w:cs="Times New Roman"/>
            <w:sz w:val="20"/>
            <w:szCs w:val="20"/>
            <w:shd w:val="clear" w:color="auto" w:fill="FFFFFF"/>
            <w:lang w:val="en-US"/>
          </w:rPr>
          <w:t xml:space="preserve">                    &lt;Button Content="</w:t>
        </w:r>
        <w:proofErr w:type="spellStart"/>
        <w:r w:rsidRPr="00CA1CA9">
          <w:rPr>
            <w:rFonts w:ascii="Times New Roman" w:eastAsia="Calibri" w:hAnsi="Times New Roman" w:cs="Times New Roman"/>
            <w:sz w:val="20"/>
            <w:szCs w:val="20"/>
            <w:shd w:val="clear" w:color="auto" w:fill="FFFFFF"/>
            <w:lang w:val="en-US"/>
          </w:rPr>
          <w:t>Оформить</w:t>
        </w:r>
        <w:proofErr w:type="spellEnd"/>
        <w:r w:rsidRPr="00CA1CA9">
          <w:rPr>
            <w:rFonts w:ascii="Times New Roman" w:eastAsia="Calibri" w:hAnsi="Times New Roman" w:cs="Times New Roman"/>
            <w:sz w:val="20"/>
            <w:szCs w:val="20"/>
            <w:shd w:val="clear" w:color="auto" w:fill="FFFFFF"/>
            <w:lang w:val="en-US"/>
          </w:rPr>
          <w:t>" Click="</w:t>
        </w:r>
        <w:proofErr w:type="spellStart"/>
        <w:r w:rsidRPr="00CA1CA9">
          <w:rPr>
            <w:rFonts w:ascii="Times New Roman" w:eastAsia="Calibri" w:hAnsi="Times New Roman" w:cs="Times New Roman"/>
            <w:sz w:val="20"/>
            <w:szCs w:val="20"/>
            <w:shd w:val="clear" w:color="auto" w:fill="FFFFFF"/>
            <w:lang w:val="en-US"/>
          </w:rPr>
          <w:t>Arrange_Click</w:t>
        </w:r>
        <w:proofErr w:type="spellEnd"/>
        <w:r w:rsidRPr="00CA1CA9">
          <w:rPr>
            <w:rFonts w:ascii="Times New Roman" w:eastAsia="Calibri" w:hAnsi="Times New Roman" w:cs="Times New Roman"/>
            <w:sz w:val="20"/>
            <w:szCs w:val="20"/>
            <w:shd w:val="clear" w:color="auto" w:fill="FFFFFF"/>
            <w:lang w:val="en-US"/>
          </w:rPr>
          <w:t xml:space="preserve">" </w:t>
        </w:r>
        <w:proofErr w:type="spellStart"/>
        <w:r w:rsidRPr="00CA1CA9">
          <w:rPr>
            <w:rFonts w:ascii="Times New Roman" w:eastAsia="Calibri" w:hAnsi="Times New Roman" w:cs="Times New Roman"/>
            <w:sz w:val="20"/>
            <w:szCs w:val="20"/>
            <w:shd w:val="clear" w:color="auto" w:fill="FFFFFF"/>
            <w:lang w:val="en-US"/>
          </w:rPr>
          <w:t>HorizontalAlignment</w:t>
        </w:r>
        <w:proofErr w:type="spellEnd"/>
        <w:r w:rsidRPr="00CA1CA9">
          <w:rPr>
            <w:rFonts w:ascii="Times New Roman" w:eastAsia="Calibri" w:hAnsi="Times New Roman" w:cs="Times New Roman"/>
            <w:sz w:val="20"/>
            <w:szCs w:val="20"/>
            <w:shd w:val="clear" w:color="auto" w:fill="FFFFFF"/>
            <w:lang w:val="en-US"/>
          </w:rPr>
          <w:t>="Right" Margin="0,10,0,0"/&gt;</w:t>
        </w:r>
      </w:ins>
    </w:p>
    <w:p w14:paraId="2E7F4D03" w14:textId="77777777" w:rsidR="00CC67A4" w:rsidRPr="00CA1CA9" w:rsidRDefault="00CC67A4" w:rsidP="00CC67A4">
      <w:pPr>
        <w:rPr>
          <w:ins w:id="13689" w:author="Airat Shigapov" w:date="2021-10-29T16:39:00Z"/>
          <w:rFonts w:ascii="Times New Roman" w:eastAsia="Calibri" w:hAnsi="Times New Roman" w:cs="Times New Roman"/>
          <w:sz w:val="20"/>
          <w:szCs w:val="20"/>
          <w:shd w:val="clear" w:color="auto" w:fill="FFFFFF"/>
          <w:lang w:val="en-US"/>
        </w:rPr>
      </w:pPr>
      <w:ins w:id="13690" w:author="Airat Shigapov" w:date="2021-10-29T16:39:00Z">
        <w:r w:rsidRPr="00CA1CA9">
          <w:rPr>
            <w:rFonts w:ascii="Times New Roman" w:eastAsia="Calibri" w:hAnsi="Times New Roman" w:cs="Times New Roman"/>
            <w:sz w:val="20"/>
            <w:szCs w:val="20"/>
            <w:shd w:val="clear" w:color="auto" w:fill="FFFFFF"/>
            <w:lang w:val="en-US"/>
          </w:rPr>
          <w:t xml:space="preserve">                &lt;/</w:t>
        </w:r>
        <w:proofErr w:type="spellStart"/>
        <w:r w:rsidRPr="00CA1CA9">
          <w:rPr>
            <w:rFonts w:ascii="Times New Roman" w:eastAsia="Calibri" w:hAnsi="Times New Roman" w:cs="Times New Roman"/>
            <w:sz w:val="20"/>
            <w:szCs w:val="20"/>
            <w:shd w:val="clear" w:color="auto" w:fill="FFFFFF"/>
            <w:lang w:val="en-US"/>
          </w:rPr>
          <w:t>DockPanel</w:t>
        </w:r>
        <w:proofErr w:type="spellEnd"/>
        <w:r w:rsidRPr="00CA1CA9">
          <w:rPr>
            <w:rFonts w:ascii="Times New Roman" w:eastAsia="Calibri" w:hAnsi="Times New Roman" w:cs="Times New Roman"/>
            <w:sz w:val="20"/>
            <w:szCs w:val="20"/>
            <w:shd w:val="clear" w:color="auto" w:fill="FFFFFF"/>
            <w:lang w:val="en-US"/>
          </w:rPr>
          <w:t>&gt;</w:t>
        </w:r>
      </w:ins>
    </w:p>
    <w:p w14:paraId="64BA3D3C" w14:textId="77777777" w:rsidR="00CC67A4" w:rsidRPr="00CA1CA9" w:rsidRDefault="00CC67A4" w:rsidP="00CC67A4">
      <w:pPr>
        <w:rPr>
          <w:ins w:id="13691" w:author="Airat Shigapov" w:date="2021-10-29T16:39:00Z"/>
          <w:rFonts w:ascii="Times New Roman" w:eastAsia="Calibri" w:hAnsi="Times New Roman" w:cs="Times New Roman"/>
          <w:sz w:val="20"/>
          <w:szCs w:val="20"/>
          <w:shd w:val="clear" w:color="auto" w:fill="FFFFFF"/>
          <w:lang w:val="en-US"/>
        </w:rPr>
      </w:pPr>
      <w:ins w:id="13692" w:author="Airat Shigapov" w:date="2021-10-29T16:39:00Z">
        <w:r w:rsidRPr="00CA1CA9">
          <w:rPr>
            <w:rFonts w:ascii="Times New Roman" w:eastAsia="Calibri" w:hAnsi="Times New Roman" w:cs="Times New Roman"/>
            <w:sz w:val="20"/>
            <w:szCs w:val="20"/>
            <w:shd w:val="clear" w:color="auto" w:fill="FFFFFF"/>
            <w:lang w:val="en-US"/>
          </w:rPr>
          <w:t xml:space="preserve">            &lt;/</w:t>
        </w:r>
        <w:proofErr w:type="spellStart"/>
        <w:r w:rsidRPr="00CA1CA9">
          <w:rPr>
            <w:rFonts w:ascii="Times New Roman" w:eastAsia="Calibri" w:hAnsi="Times New Roman" w:cs="Times New Roman"/>
            <w:sz w:val="20"/>
            <w:szCs w:val="20"/>
            <w:shd w:val="clear" w:color="auto" w:fill="FFFFFF"/>
            <w:lang w:val="en-US"/>
          </w:rPr>
          <w:t>StackPanel</w:t>
        </w:r>
        <w:proofErr w:type="spellEnd"/>
        <w:r w:rsidRPr="00CA1CA9">
          <w:rPr>
            <w:rFonts w:ascii="Times New Roman" w:eastAsia="Calibri" w:hAnsi="Times New Roman" w:cs="Times New Roman"/>
            <w:sz w:val="20"/>
            <w:szCs w:val="20"/>
            <w:shd w:val="clear" w:color="auto" w:fill="FFFFFF"/>
            <w:lang w:val="en-US"/>
          </w:rPr>
          <w:t>&gt;</w:t>
        </w:r>
      </w:ins>
    </w:p>
    <w:p w14:paraId="57CC1C22" w14:textId="77777777" w:rsidR="00CC67A4" w:rsidRPr="00CA1CA9" w:rsidRDefault="00CC67A4" w:rsidP="00CC67A4">
      <w:pPr>
        <w:rPr>
          <w:ins w:id="13693" w:author="Airat Shigapov" w:date="2021-10-29T16:39:00Z"/>
          <w:rFonts w:ascii="Times New Roman" w:eastAsia="Calibri" w:hAnsi="Times New Roman" w:cs="Times New Roman"/>
          <w:sz w:val="20"/>
          <w:szCs w:val="20"/>
          <w:shd w:val="clear" w:color="auto" w:fill="FFFFFF"/>
          <w:lang w:val="en-US"/>
        </w:rPr>
      </w:pPr>
      <w:ins w:id="13694" w:author="Airat Shigapov" w:date="2021-10-29T16:39:00Z">
        <w:r w:rsidRPr="00CA1CA9">
          <w:rPr>
            <w:rFonts w:ascii="Times New Roman" w:eastAsia="Calibri" w:hAnsi="Times New Roman" w:cs="Times New Roman"/>
            <w:sz w:val="20"/>
            <w:szCs w:val="20"/>
            <w:shd w:val="clear" w:color="auto" w:fill="FFFFFF"/>
            <w:lang w:val="en-US"/>
          </w:rPr>
          <w:t xml:space="preserve">        &lt;/Grid&gt;</w:t>
        </w:r>
      </w:ins>
    </w:p>
    <w:p w14:paraId="4C602F6C" w14:textId="77777777" w:rsidR="00CC67A4" w:rsidRPr="00CA1CA9" w:rsidRDefault="00CC67A4" w:rsidP="00CC67A4">
      <w:pPr>
        <w:rPr>
          <w:ins w:id="13695" w:author="Airat Shigapov" w:date="2021-10-29T16:39:00Z"/>
          <w:rFonts w:ascii="Times New Roman" w:eastAsia="Calibri" w:hAnsi="Times New Roman" w:cs="Times New Roman"/>
          <w:sz w:val="20"/>
          <w:szCs w:val="20"/>
          <w:shd w:val="clear" w:color="auto" w:fill="FFFFFF"/>
          <w:lang w:val="en-US"/>
        </w:rPr>
      </w:pPr>
      <w:ins w:id="13696" w:author="Airat Shigapov" w:date="2021-10-29T16:39:00Z">
        <w:r w:rsidRPr="00CA1CA9">
          <w:rPr>
            <w:rFonts w:ascii="Times New Roman" w:eastAsia="Calibri" w:hAnsi="Times New Roman" w:cs="Times New Roman"/>
            <w:sz w:val="20"/>
            <w:szCs w:val="20"/>
            <w:shd w:val="clear" w:color="auto" w:fill="FFFFFF"/>
            <w:lang w:val="en-US"/>
          </w:rPr>
          <w:t xml:space="preserve">        &lt;</w:t>
        </w:r>
        <w:proofErr w:type="gramStart"/>
        <w:r w:rsidRPr="00CA1CA9">
          <w:rPr>
            <w:rFonts w:ascii="Times New Roman" w:eastAsia="Calibri" w:hAnsi="Times New Roman" w:cs="Times New Roman"/>
            <w:sz w:val="20"/>
            <w:szCs w:val="20"/>
            <w:shd w:val="clear" w:color="auto" w:fill="FFFFFF"/>
            <w:lang w:val="en-US"/>
          </w:rPr>
          <w:t>Grid  x</w:t>
        </w:r>
        <w:proofErr w:type="gramEnd"/>
        <w:r w:rsidRPr="00CA1CA9">
          <w:rPr>
            <w:rFonts w:ascii="Times New Roman" w:eastAsia="Calibri" w:hAnsi="Times New Roman" w:cs="Times New Roman"/>
            <w:sz w:val="20"/>
            <w:szCs w:val="20"/>
            <w:shd w:val="clear" w:color="auto" w:fill="FFFFFF"/>
            <w:lang w:val="en-US"/>
          </w:rPr>
          <w:t>:Name="Order"</w:t>
        </w:r>
      </w:ins>
    </w:p>
    <w:p w14:paraId="210831BB" w14:textId="77777777" w:rsidR="00CC67A4" w:rsidRPr="00CA1CA9" w:rsidRDefault="00CC67A4" w:rsidP="00CC67A4">
      <w:pPr>
        <w:rPr>
          <w:ins w:id="13697" w:author="Airat Shigapov" w:date="2021-10-29T16:39:00Z"/>
          <w:rFonts w:ascii="Times New Roman" w:eastAsia="Calibri" w:hAnsi="Times New Roman" w:cs="Times New Roman"/>
          <w:sz w:val="20"/>
          <w:szCs w:val="20"/>
          <w:shd w:val="clear" w:color="auto" w:fill="FFFFFF"/>
          <w:lang w:val="en-US"/>
        </w:rPr>
      </w:pPr>
      <w:ins w:id="13698" w:author="Airat Shigapov" w:date="2021-10-29T16:39:00Z">
        <w:r w:rsidRPr="00CA1CA9">
          <w:rPr>
            <w:rFonts w:ascii="Times New Roman" w:eastAsia="Calibri" w:hAnsi="Times New Roman" w:cs="Times New Roman"/>
            <w:sz w:val="20"/>
            <w:szCs w:val="20"/>
            <w:shd w:val="clear" w:color="auto" w:fill="FFFFFF"/>
            <w:lang w:val="en-US"/>
          </w:rPr>
          <w:t xml:space="preserve">            </w:t>
        </w:r>
        <w:proofErr w:type="spellStart"/>
        <w:r w:rsidRPr="00CA1CA9">
          <w:rPr>
            <w:rFonts w:ascii="Times New Roman" w:eastAsia="Calibri" w:hAnsi="Times New Roman" w:cs="Times New Roman"/>
            <w:sz w:val="20"/>
            <w:szCs w:val="20"/>
            <w:shd w:val="clear" w:color="auto" w:fill="FFFFFF"/>
            <w:lang w:val="en-US"/>
          </w:rPr>
          <w:t>Grid.Row</w:t>
        </w:r>
        <w:proofErr w:type="spellEnd"/>
        <w:r w:rsidRPr="00CA1CA9">
          <w:rPr>
            <w:rFonts w:ascii="Times New Roman" w:eastAsia="Calibri" w:hAnsi="Times New Roman" w:cs="Times New Roman"/>
            <w:sz w:val="20"/>
            <w:szCs w:val="20"/>
            <w:shd w:val="clear" w:color="auto" w:fill="FFFFFF"/>
            <w:lang w:val="en-US"/>
          </w:rPr>
          <w:t>="1"</w:t>
        </w:r>
      </w:ins>
    </w:p>
    <w:p w14:paraId="52689133" w14:textId="77777777" w:rsidR="00CC67A4" w:rsidRPr="00CA1CA9" w:rsidRDefault="00CC67A4" w:rsidP="00CC67A4">
      <w:pPr>
        <w:rPr>
          <w:ins w:id="13699" w:author="Airat Shigapov" w:date="2021-10-29T16:39:00Z"/>
          <w:rFonts w:ascii="Times New Roman" w:eastAsia="Calibri" w:hAnsi="Times New Roman" w:cs="Times New Roman"/>
          <w:sz w:val="20"/>
          <w:szCs w:val="20"/>
          <w:shd w:val="clear" w:color="auto" w:fill="FFFFFF"/>
          <w:lang w:val="en-US"/>
        </w:rPr>
      </w:pPr>
      <w:ins w:id="13700" w:author="Airat Shigapov" w:date="2021-10-29T16:39:00Z">
        <w:r w:rsidRPr="00CA1CA9">
          <w:rPr>
            <w:rFonts w:ascii="Times New Roman" w:eastAsia="Calibri" w:hAnsi="Times New Roman" w:cs="Times New Roman"/>
            <w:sz w:val="20"/>
            <w:szCs w:val="20"/>
            <w:shd w:val="clear" w:color="auto" w:fill="FFFFFF"/>
            <w:lang w:val="en-US"/>
          </w:rPr>
          <w:t xml:space="preserve">               Visibility="Hidden"</w:t>
        </w:r>
      </w:ins>
    </w:p>
    <w:p w14:paraId="10972932" w14:textId="77777777" w:rsidR="00CC67A4" w:rsidRPr="00CA1CA9" w:rsidRDefault="00CC67A4" w:rsidP="00CC67A4">
      <w:pPr>
        <w:rPr>
          <w:ins w:id="13701" w:author="Airat Shigapov" w:date="2021-10-29T16:39:00Z"/>
          <w:rFonts w:ascii="Times New Roman" w:eastAsia="Calibri" w:hAnsi="Times New Roman" w:cs="Times New Roman"/>
          <w:sz w:val="20"/>
          <w:szCs w:val="20"/>
          <w:shd w:val="clear" w:color="auto" w:fill="FFFFFF"/>
          <w:lang w:val="en-US"/>
        </w:rPr>
      </w:pPr>
      <w:ins w:id="13702" w:author="Airat Shigapov" w:date="2021-10-29T16:39:00Z">
        <w:r w:rsidRPr="00CA1CA9">
          <w:rPr>
            <w:rFonts w:ascii="Times New Roman" w:eastAsia="Calibri" w:hAnsi="Times New Roman" w:cs="Times New Roman"/>
            <w:sz w:val="20"/>
            <w:szCs w:val="20"/>
            <w:shd w:val="clear" w:color="auto" w:fill="FFFFFF"/>
            <w:lang w:val="en-US"/>
          </w:rPr>
          <w:t xml:space="preserve">              </w:t>
        </w:r>
        <w:proofErr w:type="spellStart"/>
        <w:r w:rsidRPr="00CA1CA9">
          <w:rPr>
            <w:rFonts w:ascii="Times New Roman" w:eastAsia="Calibri" w:hAnsi="Times New Roman" w:cs="Times New Roman"/>
            <w:sz w:val="20"/>
            <w:szCs w:val="20"/>
            <w:shd w:val="clear" w:color="auto" w:fill="FFFFFF"/>
            <w:lang w:val="en-US"/>
          </w:rPr>
          <w:t>Grid.Column</w:t>
        </w:r>
        <w:proofErr w:type="spellEnd"/>
        <w:r w:rsidRPr="00CA1CA9">
          <w:rPr>
            <w:rFonts w:ascii="Times New Roman" w:eastAsia="Calibri" w:hAnsi="Times New Roman" w:cs="Times New Roman"/>
            <w:sz w:val="20"/>
            <w:szCs w:val="20"/>
            <w:shd w:val="clear" w:color="auto" w:fill="FFFFFF"/>
            <w:lang w:val="en-US"/>
          </w:rPr>
          <w:t>="1"&gt;</w:t>
        </w:r>
      </w:ins>
    </w:p>
    <w:p w14:paraId="12142A93" w14:textId="77777777" w:rsidR="00CC67A4" w:rsidRPr="00CA1CA9" w:rsidRDefault="00CC67A4" w:rsidP="00CC67A4">
      <w:pPr>
        <w:rPr>
          <w:ins w:id="13703" w:author="Airat Shigapov" w:date="2021-10-29T16:39:00Z"/>
          <w:rFonts w:ascii="Times New Roman" w:eastAsia="Calibri" w:hAnsi="Times New Roman" w:cs="Times New Roman"/>
          <w:sz w:val="20"/>
          <w:szCs w:val="20"/>
          <w:shd w:val="clear" w:color="auto" w:fill="FFFFFF"/>
          <w:lang w:val="en-US"/>
        </w:rPr>
      </w:pPr>
      <w:ins w:id="13704" w:author="Airat Shigapov" w:date="2021-10-29T16:39:00Z">
        <w:r w:rsidRPr="00CA1CA9">
          <w:rPr>
            <w:rFonts w:ascii="Times New Roman" w:eastAsia="Calibri" w:hAnsi="Times New Roman" w:cs="Times New Roman"/>
            <w:sz w:val="20"/>
            <w:szCs w:val="20"/>
            <w:shd w:val="clear" w:color="auto" w:fill="FFFFFF"/>
            <w:lang w:val="en-US"/>
          </w:rPr>
          <w:t xml:space="preserve">            &lt;</w:t>
        </w:r>
        <w:proofErr w:type="spellStart"/>
        <w:r w:rsidRPr="00CA1CA9">
          <w:rPr>
            <w:rFonts w:ascii="Times New Roman" w:eastAsia="Calibri" w:hAnsi="Times New Roman" w:cs="Times New Roman"/>
            <w:sz w:val="20"/>
            <w:szCs w:val="20"/>
            <w:shd w:val="clear" w:color="auto" w:fill="FFFFFF"/>
            <w:lang w:val="en-US"/>
          </w:rPr>
          <w:t>ListBox</w:t>
        </w:r>
        <w:proofErr w:type="spellEnd"/>
        <w:r w:rsidRPr="00CA1CA9">
          <w:rPr>
            <w:rFonts w:ascii="Times New Roman" w:eastAsia="Calibri" w:hAnsi="Times New Roman" w:cs="Times New Roman"/>
            <w:sz w:val="20"/>
            <w:szCs w:val="20"/>
            <w:shd w:val="clear" w:color="auto" w:fill="FFFFFF"/>
            <w:lang w:val="en-US"/>
          </w:rPr>
          <w:t xml:space="preserve"> </w:t>
        </w:r>
        <w:proofErr w:type="gramStart"/>
        <w:r w:rsidRPr="00CA1CA9">
          <w:rPr>
            <w:rFonts w:ascii="Times New Roman" w:eastAsia="Calibri" w:hAnsi="Times New Roman" w:cs="Times New Roman"/>
            <w:sz w:val="20"/>
            <w:szCs w:val="20"/>
            <w:shd w:val="clear" w:color="auto" w:fill="FFFFFF"/>
            <w:lang w:val="en-US"/>
          </w:rPr>
          <w:t>x:Name</w:t>
        </w:r>
        <w:proofErr w:type="gramEnd"/>
        <w:r w:rsidRPr="00CA1CA9">
          <w:rPr>
            <w:rFonts w:ascii="Times New Roman" w:eastAsia="Calibri" w:hAnsi="Times New Roman" w:cs="Times New Roman"/>
            <w:sz w:val="20"/>
            <w:szCs w:val="20"/>
            <w:shd w:val="clear" w:color="auto" w:fill="FFFFFF"/>
            <w:lang w:val="en-US"/>
          </w:rPr>
          <w:t>="ListOrders"</w:t>
        </w:r>
      </w:ins>
    </w:p>
    <w:p w14:paraId="2AB200DA" w14:textId="77777777" w:rsidR="00CC67A4" w:rsidRPr="00CA1CA9" w:rsidRDefault="00CC67A4" w:rsidP="00CC67A4">
      <w:pPr>
        <w:rPr>
          <w:ins w:id="13705" w:author="Airat Shigapov" w:date="2021-10-29T16:39:00Z"/>
          <w:rFonts w:ascii="Times New Roman" w:eastAsia="Calibri" w:hAnsi="Times New Roman" w:cs="Times New Roman"/>
          <w:sz w:val="20"/>
          <w:szCs w:val="20"/>
          <w:shd w:val="clear" w:color="auto" w:fill="FFFFFF"/>
          <w:lang w:val="en-US"/>
        </w:rPr>
      </w:pPr>
      <w:ins w:id="13706" w:author="Airat Shigapov" w:date="2021-10-29T16:39:00Z">
        <w:r w:rsidRPr="00CA1CA9">
          <w:rPr>
            <w:rFonts w:ascii="Times New Roman" w:eastAsia="Calibri" w:hAnsi="Times New Roman" w:cs="Times New Roman"/>
            <w:sz w:val="20"/>
            <w:szCs w:val="20"/>
            <w:shd w:val="clear" w:color="auto" w:fill="FFFFFF"/>
            <w:lang w:val="en-US"/>
          </w:rPr>
          <w:t xml:space="preserve">                </w:t>
        </w:r>
        <w:proofErr w:type="spellStart"/>
        <w:r w:rsidRPr="00CA1CA9">
          <w:rPr>
            <w:rFonts w:ascii="Times New Roman" w:eastAsia="Calibri" w:hAnsi="Times New Roman" w:cs="Times New Roman"/>
            <w:sz w:val="20"/>
            <w:szCs w:val="20"/>
            <w:shd w:val="clear" w:color="auto" w:fill="FFFFFF"/>
            <w:lang w:val="en-US"/>
          </w:rPr>
          <w:t>HorizontalAlignment</w:t>
        </w:r>
        <w:proofErr w:type="spellEnd"/>
        <w:r w:rsidRPr="00CA1CA9">
          <w:rPr>
            <w:rFonts w:ascii="Times New Roman" w:eastAsia="Calibri" w:hAnsi="Times New Roman" w:cs="Times New Roman"/>
            <w:sz w:val="20"/>
            <w:szCs w:val="20"/>
            <w:shd w:val="clear" w:color="auto" w:fill="FFFFFF"/>
            <w:lang w:val="en-US"/>
          </w:rPr>
          <w:t>="Left"</w:t>
        </w:r>
      </w:ins>
    </w:p>
    <w:p w14:paraId="09D76E8F" w14:textId="77777777" w:rsidR="00CC67A4" w:rsidRPr="00CA1CA9" w:rsidRDefault="00CC67A4" w:rsidP="00CC67A4">
      <w:pPr>
        <w:rPr>
          <w:ins w:id="13707" w:author="Airat Shigapov" w:date="2021-10-29T16:39:00Z"/>
          <w:rFonts w:ascii="Times New Roman" w:eastAsia="Calibri" w:hAnsi="Times New Roman" w:cs="Times New Roman"/>
          <w:sz w:val="20"/>
          <w:szCs w:val="20"/>
          <w:shd w:val="clear" w:color="auto" w:fill="FFFFFF"/>
          <w:lang w:val="en-US"/>
        </w:rPr>
      </w:pPr>
      <w:ins w:id="13708" w:author="Airat Shigapov" w:date="2021-10-29T16:39:00Z">
        <w:r w:rsidRPr="00CA1CA9">
          <w:rPr>
            <w:rFonts w:ascii="Times New Roman" w:eastAsia="Calibri" w:hAnsi="Times New Roman" w:cs="Times New Roman"/>
            <w:sz w:val="20"/>
            <w:szCs w:val="20"/>
            <w:shd w:val="clear" w:color="auto" w:fill="FFFFFF"/>
            <w:lang w:val="en-US"/>
          </w:rPr>
          <w:t xml:space="preserve">                     Margin="40,0,0,0" </w:t>
        </w:r>
      </w:ins>
    </w:p>
    <w:p w14:paraId="28B922BE" w14:textId="77777777" w:rsidR="00CC67A4" w:rsidRPr="00CA1CA9" w:rsidRDefault="00CC67A4" w:rsidP="00CC67A4">
      <w:pPr>
        <w:rPr>
          <w:ins w:id="13709" w:author="Airat Shigapov" w:date="2021-10-29T16:39:00Z"/>
          <w:rFonts w:ascii="Times New Roman" w:eastAsia="Calibri" w:hAnsi="Times New Roman" w:cs="Times New Roman"/>
          <w:sz w:val="20"/>
          <w:szCs w:val="20"/>
          <w:shd w:val="clear" w:color="auto" w:fill="FFFFFF"/>
          <w:lang w:val="en-US"/>
        </w:rPr>
      </w:pPr>
      <w:ins w:id="13710" w:author="Airat Shigapov" w:date="2021-10-29T16:39:00Z">
        <w:r w:rsidRPr="00CA1CA9">
          <w:rPr>
            <w:rFonts w:ascii="Times New Roman" w:eastAsia="Calibri" w:hAnsi="Times New Roman" w:cs="Times New Roman"/>
            <w:sz w:val="20"/>
            <w:szCs w:val="20"/>
            <w:shd w:val="clear" w:color="auto" w:fill="FFFFFF"/>
            <w:lang w:val="en-US"/>
          </w:rPr>
          <w:t xml:space="preserve">                     Width="700"</w:t>
        </w:r>
      </w:ins>
    </w:p>
    <w:p w14:paraId="61768EBD" w14:textId="77777777" w:rsidR="00CC67A4" w:rsidRPr="00CA1CA9" w:rsidRDefault="00CC67A4" w:rsidP="00CC67A4">
      <w:pPr>
        <w:rPr>
          <w:ins w:id="13711" w:author="Airat Shigapov" w:date="2021-10-29T16:39:00Z"/>
          <w:rFonts w:ascii="Times New Roman" w:eastAsia="Calibri" w:hAnsi="Times New Roman" w:cs="Times New Roman"/>
          <w:sz w:val="20"/>
          <w:szCs w:val="20"/>
          <w:shd w:val="clear" w:color="auto" w:fill="FFFFFF"/>
          <w:lang w:val="en-US"/>
        </w:rPr>
      </w:pPr>
      <w:ins w:id="13712" w:author="Airat Shigapov" w:date="2021-10-29T16:39:00Z">
        <w:r w:rsidRPr="00CA1CA9">
          <w:rPr>
            <w:rFonts w:ascii="Times New Roman" w:eastAsia="Calibri" w:hAnsi="Times New Roman" w:cs="Times New Roman"/>
            <w:sz w:val="20"/>
            <w:szCs w:val="20"/>
            <w:shd w:val="clear" w:color="auto" w:fill="FFFFFF"/>
            <w:lang w:val="en-US"/>
          </w:rPr>
          <w:t xml:space="preserve">                     </w:t>
        </w:r>
      </w:ins>
    </w:p>
    <w:p w14:paraId="1C4EDFF3" w14:textId="77777777" w:rsidR="00CC67A4" w:rsidRPr="00CA1CA9" w:rsidRDefault="00CC67A4" w:rsidP="00CC67A4">
      <w:pPr>
        <w:rPr>
          <w:ins w:id="13713" w:author="Airat Shigapov" w:date="2021-10-29T16:39:00Z"/>
          <w:rFonts w:ascii="Times New Roman" w:eastAsia="Calibri" w:hAnsi="Times New Roman" w:cs="Times New Roman"/>
          <w:sz w:val="20"/>
          <w:szCs w:val="20"/>
          <w:shd w:val="clear" w:color="auto" w:fill="FFFFFF"/>
          <w:lang w:val="en-US"/>
        </w:rPr>
      </w:pPr>
      <w:ins w:id="13714" w:author="Airat Shigapov" w:date="2021-10-29T16:39:00Z">
        <w:r w:rsidRPr="00CA1CA9">
          <w:rPr>
            <w:rFonts w:ascii="Times New Roman" w:eastAsia="Calibri" w:hAnsi="Times New Roman" w:cs="Times New Roman"/>
            <w:sz w:val="20"/>
            <w:szCs w:val="20"/>
            <w:shd w:val="clear" w:color="auto" w:fill="FFFFFF"/>
            <w:lang w:val="en-US"/>
          </w:rPr>
          <w:t xml:space="preserve">                     </w:t>
        </w:r>
        <w:proofErr w:type="spellStart"/>
        <w:r w:rsidRPr="00CA1CA9">
          <w:rPr>
            <w:rFonts w:ascii="Times New Roman" w:eastAsia="Calibri" w:hAnsi="Times New Roman" w:cs="Times New Roman"/>
            <w:sz w:val="20"/>
            <w:szCs w:val="20"/>
            <w:shd w:val="clear" w:color="auto" w:fill="FFFFFF"/>
            <w:lang w:val="en-US"/>
          </w:rPr>
          <w:t>VerticalAlignment</w:t>
        </w:r>
        <w:proofErr w:type="spellEnd"/>
        <w:r w:rsidRPr="00CA1CA9">
          <w:rPr>
            <w:rFonts w:ascii="Times New Roman" w:eastAsia="Calibri" w:hAnsi="Times New Roman" w:cs="Times New Roman"/>
            <w:sz w:val="20"/>
            <w:szCs w:val="20"/>
            <w:shd w:val="clear" w:color="auto" w:fill="FFFFFF"/>
            <w:lang w:val="en-US"/>
          </w:rPr>
          <w:t>="Top"&gt;</w:t>
        </w:r>
      </w:ins>
    </w:p>
    <w:p w14:paraId="18F22759" w14:textId="77777777" w:rsidR="00CC67A4" w:rsidRPr="00CA1CA9" w:rsidRDefault="00CC67A4" w:rsidP="00CC67A4">
      <w:pPr>
        <w:rPr>
          <w:ins w:id="13715" w:author="Airat Shigapov" w:date="2021-10-29T16:39:00Z"/>
          <w:rFonts w:ascii="Times New Roman" w:eastAsia="Calibri" w:hAnsi="Times New Roman" w:cs="Times New Roman"/>
          <w:sz w:val="20"/>
          <w:szCs w:val="20"/>
          <w:shd w:val="clear" w:color="auto" w:fill="FFFFFF"/>
          <w:lang w:val="en-US"/>
        </w:rPr>
      </w:pPr>
      <w:ins w:id="13716" w:author="Airat Shigapov" w:date="2021-10-29T16:39:00Z">
        <w:r w:rsidRPr="00CA1CA9">
          <w:rPr>
            <w:rFonts w:ascii="Times New Roman" w:eastAsia="Calibri" w:hAnsi="Times New Roman" w:cs="Times New Roman"/>
            <w:sz w:val="20"/>
            <w:szCs w:val="20"/>
            <w:shd w:val="clear" w:color="auto" w:fill="FFFFFF"/>
            <w:lang w:val="en-US"/>
          </w:rPr>
          <w:t xml:space="preserve">                &lt;</w:t>
        </w:r>
        <w:proofErr w:type="spellStart"/>
        <w:r w:rsidRPr="00CA1CA9">
          <w:rPr>
            <w:rFonts w:ascii="Times New Roman" w:eastAsia="Calibri" w:hAnsi="Times New Roman" w:cs="Times New Roman"/>
            <w:sz w:val="20"/>
            <w:szCs w:val="20"/>
            <w:shd w:val="clear" w:color="auto" w:fill="FFFFFF"/>
            <w:lang w:val="en-US"/>
          </w:rPr>
          <w:t>ListBox.ItemTemplate</w:t>
        </w:r>
        <w:proofErr w:type="spellEnd"/>
        <w:r w:rsidRPr="00CA1CA9">
          <w:rPr>
            <w:rFonts w:ascii="Times New Roman" w:eastAsia="Calibri" w:hAnsi="Times New Roman" w:cs="Times New Roman"/>
            <w:sz w:val="20"/>
            <w:szCs w:val="20"/>
            <w:shd w:val="clear" w:color="auto" w:fill="FFFFFF"/>
            <w:lang w:val="en-US"/>
          </w:rPr>
          <w:t>&gt;</w:t>
        </w:r>
      </w:ins>
    </w:p>
    <w:p w14:paraId="1CDC5268" w14:textId="77777777" w:rsidR="00CC67A4" w:rsidRPr="00CA1CA9" w:rsidRDefault="00CC67A4" w:rsidP="00CC67A4">
      <w:pPr>
        <w:rPr>
          <w:ins w:id="13717" w:author="Airat Shigapov" w:date="2021-10-29T16:39:00Z"/>
          <w:rFonts w:ascii="Times New Roman" w:eastAsia="Calibri" w:hAnsi="Times New Roman" w:cs="Times New Roman"/>
          <w:sz w:val="20"/>
          <w:szCs w:val="20"/>
          <w:shd w:val="clear" w:color="auto" w:fill="FFFFFF"/>
          <w:lang w:val="en-US"/>
        </w:rPr>
      </w:pPr>
      <w:ins w:id="13718" w:author="Airat Shigapov" w:date="2021-10-29T16:39:00Z">
        <w:r w:rsidRPr="00CA1CA9">
          <w:rPr>
            <w:rFonts w:ascii="Times New Roman" w:eastAsia="Calibri" w:hAnsi="Times New Roman" w:cs="Times New Roman"/>
            <w:sz w:val="20"/>
            <w:szCs w:val="20"/>
            <w:shd w:val="clear" w:color="auto" w:fill="FFFFFF"/>
            <w:lang w:val="en-US"/>
          </w:rPr>
          <w:t xml:space="preserve">                    &lt;</w:t>
        </w:r>
        <w:proofErr w:type="spellStart"/>
        <w:r w:rsidRPr="00CA1CA9">
          <w:rPr>
            <w:rFonts w:ascii="Times New Roman" w:eastAsia="Calibri" w:hAnsi="Times New Roman" w:cs="Times New Roman"/>
            <w:sz w:val="20"/>
            <w:szCs w:val="20"/>
            <w:shd w:val="clear" w:color="auto" w:fill="FFFFFF"/>
            <w:lang w:val="en-US"/>
          </w:rPr>
          <w:t>DataTemplate</w:t>
        </w:r>
        <w:proofErr w:type="spellEnd"/>
        <w:r w:rsidRPr="00CA1CA9">
          <w:rPr>
            <w:rFonts w:ascii="Times New Roman" w:eastAsia="Calibri" w:hAnsi="Times New Roman" w:cs="Times New Roman"/>
            <w:sz w:val="20"/>
            <w:szCs w:val="20"/>
            <w:shd w:val="clear" w:color="auto" w:fill="FFFFFF"/>
            <w:lang w:val="en-US"/>
          </w:rPr>
          <w:t>&gt;</w:t>
        </w:r>
      </w:ins>
    </w:p>
    <w:p w14:paraId="4B5227C9" w14:textId="77777777" w:rsidR="00CC67A4" w:rsidRPr="00CA1CA9" w:rsidRDefault="00CC67A4" w:rsidP="00CC67A4">
      <w:pPr>
        <w:rPr>
          <w:ins w:id="13719" w:author="Airat Shigapov" w:date="2021-10-29T16:39:00Z"/>
          <w:rFonts w:ascii="Times New Roman" w:eastAsia="Calibri" w:hAnsi="Times New Roman" w:cs="Times New Roman"/>
          <w:sz w:val="20"/>
          <w:szCs w:val="20"/>
          <w:shd w:val="clear" w:color="auto" w:fill="FFFFFF"/>
          <w:lang w:val="en-US"/>
        </w:rPr>
      </w:pPr>
      <w:ins w:id="13720" w:author="Airat Shigapov" w:date="2021-10-29T16:39:00Z">
        <w:r w:rsidRPr="00CA1CA9">
          <w:rPr>
            <w:rFonts w:ascii="Times New Roman" w:eastAsia="Calibri" w:hAnsi="Times New Roman" w:cs="Times New Roman"/>
            <w:sz w:val="20"/>
            <w:szCs w:val="20"/>
            <w:shd w:val="clear" w:color="auto" w:fill="FFFFFF"/>
            <w:lang w:val="en-US"/>
          </w:rPr>
          <w:t xml:space="preserve">                        &lt;Grid </w:t>
        </w:r>
        <w:proofErr w:type="spellStart"/>
        <w:r w:rsidRPr="00CA1CA9">
          <w:rPr>
            <w:rFonts w:ascii="Times New Roman" w:eastAsia="Calibri" w:hAnsi="Times New Roman" w:cs="Times New Roman"/>
            <w:sz w:val="20"/>
            <w:szCs w:val="20"/>
            <w:shd w:val="clear" w:color="auto" w:fill="FFFFFF"/>
            <w:lang w:val="en-US"/>
          </w:rPr>
          <w:t>MinHeight</w:t>
        </w:r>
        <w:proofErr w:type="spellEnd"/>
        <w:r w:rsidRPr="00CA1CA9">
          <w:rPr>
            <w:rFonts w:ascii="Times New Roman" w:eastAsia="Calibri" w:hAnsi="Times New Roman" w:cs="Times New Roman"/>
            <w:sz w:val="20"/>
            <w:szCs w:val="20"/>
            <w:shd w:val="clear" w:color="auto" w:fill="FFFFFF"/>
            <w:lang w:val="en-US"/>
          </w:rPr>
          <w:t>="115"&gt;</w:t>
        </w:r>
      </w:ins>
    </w:p>
    <w:p w14:paraId="29CD3937" w14:textId="77777777" w:rsidR="00CC67A4" w:rsidRPr="00CA1CA9" w:rsidRDefault="00CC67A4" w:rsidP="00CC67A4">
      <w:pPr>
        <w:rPr>
          <w:ins w:id="13721" w:author="Airat Shigapov" w:date="2021-10-29T16:39:00Z"/>
          <w:rFonts w:ascii="Times New Roman" w:eastAsia="Calibri" w:hAnsi="Times New Roman" w:cs="Times New Roman"/>
          <w:sz w:val="20"/>
          <w:szCs w:val="20"/>
          <w:shd w:val="clear" w:color="auto" w:fill="FFFFFF"/>
          <w:lang w:val="en-US"/>
        </w:rPr>
      </w:pPr>
      <w:ins w:id="13722" w:author="Airat Shigapov" w:date="2021-10-29T16:39:00Z">
        <w:r w:rsidRPr="00CA1CA9">
          <w:rPr>
            <w:rFonts w:ascii="Times New Roman" w:eastAsia="Calibri" w:hAnsi="Times New Roman" w:cs="Times New Roman"/>
            <w:sz w:val="20"/>
            <w:szCs w:val="20"/>
            <w:shd w:val="clear" w:color="auto" w:fill="FFFFFF"/>
            <w:lang w:val="en-US"/>
          </w:rPr>
          <w:t xml:space="preserve">                            &lt;Border&gt;</w:t>
        </w:r>
      </w:ins>
    </w:p>
    <w:p w14:paraId="4118BBBC" w14:textId="77777777" w:rsidR="00CC67A4" w:rsidRPr="00CA1CA9" w:rsidRDefault="00CC67A4" w:rsidP="00CC67A4">
      <w:pPr>
        <w:rPr>
          <w:ins w:id="13723" w:author="Airat Shigapov" w:date="2021-10-29T16:39:00Z"/>
          <w:rFonts w:ascii="Times New Roman" w:eastAsia="Calibri" w:hAnsi="Times New Roman" w:cs="Times New Roman"/>
          <w:sz w:val="20"/>
          <w:szCs w:val="20"/>
          <w:shd w:val="clear" w:color="auto" w:fill="FFFFFF"/>
          <w:lang w:val="en-US"/>
        </w:rPr>
      </w:pPr>
      <w:ins w:id="13724" w:author="Airat Shigapov" w:date="2021-10-29T16:39:00Z">
        <w:r w:rsidRPr="00CA1CA9">
          <w:rPr>
            <w:rFonts w:ascii="Times New Roman" w:eastAsia="Calibri" w:hAnsi="Times New Roman" w:cs="Times New Roman"/>
            <w:sz w:val="20"/>
            <w:szCs w:val="20"/>
            <w:shd w:val="clear" w:color="auto" w:fill="FFFFFF"/>
            <w:lang w:val="en-US"/>
          </w:rPr>
          <w:t xml:space="preserve">                                &lt;Grid </w:t>
        </w:r>
        <w:proofErr w:type="spellStart"/>
        <w:r w:rsidRPr="00CA1CA9">
          <w:rPr>
            <w:rFonts w:ascii="Times New Roman" w:eastAsia="Calibri" w:hAnsi="Times New Roman" w:cs="Times New Roman"/>
            <w:sz w:val="20"/>
            <w:szCs w:val="20"/>
            <w:shd w:val="clear" w:color="auto" w:fill="FFFFFF"/>
            <w:lang w:val="en-US"/>
          </w:rPr>
          <w:t>HorizontalAlignment</w:t>
        </w:r>
        <w:proofErr w:type="spellEnd"/>
        <w:r w:rsidRPr="00CA1CA9">
          <w:rPr>
            <w:rFonts w:ascii="Times New Roman" w:eastAsia="Calibri" w:hAnsi="Times New Roman" w:cs="Times New Roman"/>
            <w:sz w:val="20"/>
            <w:szCs w:val="20"/>
            <w:shd w:val="clear" w:color="auto" w:fill="FFFFFF"/>
            <w:lang w:val="en-US"/>
          </w:rPr>
          <w:t xml:space="preserve">="Right" </w:t>
        </w:r>
      </w:ins>
    </w:p>
    <w:p w14:paraId="6CE70372" w14:textId="77777777" w:rsidR="00CC67A4" w:rsidRPr="00CA1CA9" w:rsidRDefault="00CC67A4" w:rsidP="00CC67A4">
      <w:pPr>
        <w:rPr>
          <w:ins w:id="13725" w:author="Airat Shigapov" w:date="2021-10-29T16:39:00Z"/>
          <w:rFonts w:ascii="Times New Roman" w:eastAsia="Calibri" w:hAnsi="Times New Roman" w:cs="Times New Roman"/>
          <w:sz w:val="20"/>
          <w:szCs w:val="20"/>
          <w:shd w:val="clear" w:color="auto" w:fill="FFFFFF"/>
          <w:lang w:val="en-US"/>
        </w:rPr>
      </w:pPr>
      <w:ins w:id="13726" w:author="Airat Shigapov" w:date="2021-10-29T16:39:00Z">
        <w:r w:rsidRPr="00CA1CA9">
          <w:rPr>
            <w:rFonts w:ascii="Times New Roman" w:eastAsia="Calibri" w:hAnsi="Times New Roman" w:cs="Times New Roman"/>
            <w:sz w:val="20"/>
            <w:szCs w:val="20"/>
            <w:shd w:val="clear" w:color="auto" w:fill="FFFFFF"/>
            <w:lang w:val="en-US"/>
          </w:rPr>
          <w:t xml:space="preserve">                                  Background="#F5F5F5"</w:t>
        </w:r>
      </w:ins>
    </w:p>
    <w:p w14:paraId="757C18AF" w14:textId="77777777" w:rsidR="00CC67A4" w:rsidRPr="00CA1CA9" w:rsidRDefault="00CC67A4" w:rsidP="00CC67A4">
      <w:pPr>
        <w:rPr>
          <w:ins w:id="13727" w:author="Airat Shigapov" w:date="2021-10-29T16:39:00Z"/>
          <w:rFonts w:ascii="Times New Roman" w:eastAsia="Calibri" w:hAnsi="Times New Roman" w:cs="Times New Roman"/>
          <w:sz w:val="20"/>
          <w:szCs w:val="20"/>
          <w:shd w:val="clear" w:color="auto" w:fill="FFFFFF"/>
          <w:lang w:val="en-US"/>
        </w:rPr>
      </w:pPr>
      <w:ins w:id="13728" w:author="Airat Shigapov" w:date="2021-10-29T16:39:00Z">
        <w:r w:rsidRPr="00CA1CA9">
          <w:rPr>
            <w:rFonts w:ascii="Times New Roman" w:eastAsia="Calibri" w:hAnsi="Times New Roman" w:cs="Times New Roman"/>
            <w:sz w:val="20"/>
            <w:szCs w:val="20"/>
            <w:shd w:val="clear" w:color="auto" w:fill="FFFFFF"/>
            <w:lang w:val="en-US"/>
          </w:rPr>
          <w:t xml:space="preserve">                                  Width="680" &gt;</w:t>
        </w:r>
      </w:ins>
    </w:p>
    <w:p w14:paraId="34CBDD8C" w14:textId="77777777" w:rsidR="00CC67A4" w:rsidRPr="00CA1CA9" w:rsidRDefault="00CC67A4" w:rsidP="00CC67A4">
      <w:pPr>
        <w:rPr>
          <w:ins w:id="13729" w:author="Airat Shigapov" w:date="2021-10-29T16:39:00Z"/>
          <w:rFonts w:ascii="Times New Roman" w:eastAsia="Calibri" w:hAnsi="Times New Roman" w:cs="Times New Roman"/>
          <w:sz w:val="20"/>
          <w:szCs w:val="20"/>
          <w:shd w:val="clear" w:color="auto" w:fill="FFFFFF"/>
          <w:lang w:val="en-US"/>
        </w:rPr>
      </w:pPr>
      <w:ins w:id="13730" w:author="Airat Shigapov" w:date="2021-10-29T16:39:00Z">
        <w:r w:rsidRPr="00CA1CA9">
          <w:rPr>
            <w:rFonts w:ascii="Times New Roman" w:eastAsia="Calibri" w:hAnsi="Times New Roman" w:cs="Times New Roman"/>
            <w:sz w:val="20"/>
            <w:szCs w:val="20"/>
            <w:shd w:val="clear" w:color="auto" w:fill="FFFFFF"/>
            <w:lang w:val="en-US"/>
          </w:rPr>
          <w:t xml:space="preserve">                                    &lt;</w:t>
        </w:r>
        <w:proofErr w:type="spellStart"/>
        <w:r w:rsidRPr="00CA1CA9">
          <w:rPr>
            <w:rFonts w:ascii="Times New Roman" w:eastAsia="Calibri" w:hAnsi="Times New Roman" w:cs="Times New Roman"/>
            <w:sz w:val="20"/>
            <w:szCs w:val="20"/>
            <w:shd w:val="clear" w:color="auto" w:fill="FFFFFF"/>
            <w:lang w:val="en-US"/>
          </w:rPr>
          <w:t>Grid.RowDefinitions</w:t>
        </w:r>
        <w:proofErr w:type="spellEnd"/>
        <w:r w:rsidRPr="00CA1CA9">
          <w:rPr>
            <w:rFonts w:ascii="Times New Roman" w:eastAsia="Calibri" w:hAnsi="Times New Roman" w:cs="Times New Roman"/>
            <w:sz w:val="20"/>
            <w:szCs w:val="20"/>
            <w:shd w:val="clear" w:color="auto" w:fill="FFFFFF"/>
            <w:lang w:val="en-US"/>
          </w:rPr>
          <w:t>&gt;</w:t>
        </w:r>
      </w:ins>
    </w:p>
    <w:p w14:paraId="0BFF13F6" w14:textId="77777777" w:rsidR="00CC67A4" w:rsidRPr="00CA1CA9" w:rsidRDefault="00CC67A4" w:rsidP="00CC67A4">
      <w:pPr>
        <w:rPr>
          <w:ins w:id="13731" w:author="Airat Shigapov" w:date="2021-10-29T16:39:00Z"/>
          <w:rFonts w:ascii="Times New Roman" w:eastAsia="Calibri" w:hAnsi="Times New Roman" w:cs="Times New Roman"/>
          <w:sz w:val="20"/>
          <w:szCs w:val="20"/>
          <w:shd w:val="clear" w:color="auto" w:fill="FFFFFF"/>
          <w:lang w:val="en-US"/>
        </w:rPr>
      </w:pPr>
      <w:ins w:id="13732" w:author="Airat Shigapov" w:date="2021-10-29T16:39:00Z">
        <w:r w:rsidRPr="00CA1CA9">
          <w:rPr>
            <w:rFonts w:ascii="Times New Roman" w:eastAsia="Calibri" w:hAnsi="Times New Roman" w:cs="Times New Roman"/>
            <w:sz w:val="20"/>
            <w:szCs w:val="20"/>
            <w:shd w:val="clear" w:color="auto" w:fill="FFFFFF"/>
            <w:lang w:val="en-US"/>
          </w:rPr>
          <w:t xml:space="preserve">                                        &lt;</w:t>
        </w:r>
        <w:proofErr w:type="spellStart"/>
        <w:r w:rsidRPr="00CA1CA9">
          <w:rPr>
            <w:rFonts w:ascii="Times New Roman" w:eastAsia="Calibri" w:hAnsi="Times New Roman" w:cs="Times New Roman"/>
            <w:sz w:val="20"/>
            <w:szCs w:val="20"/>
            <w:shd w:val="clear" w:color="auto" w:fill="FFFFFF"/>
            <w:lang w:val="en-US"/>
          </w:rPr>
          <w:t>RowDefinition</w:t>
        </w:r>
        <w:proofErr w:type="spellEnd"/>
        <w:r w:rsidRPr="00CA1CA9">
          <w:rPr>
            <w:rFonts w:ascii="Times New Roman" w:eastAsia="Calibri" w:hAnsi="Times New Roman" w:cs="Times New Roman"/>
            <w:sz w:val="20"/>
            <w:szCs w:val="20"/>
            <w:shd w:val="clear" w:color="auto" w:fill="FFFFFF"/>
            <w:lang w:val="en-US"/>
          </w:rPr>
          <w:t xml:space="preserve"> Height="35"/&gt;</w:t>
        </w:r>
      </w:ins>
    </w:p>
    <w:p w14:paraId="53AD7E83" w14:textId="77777777" w:rsidR="00CC67A4" w:rsidRPr="00CA1CA9" w:rsidRDefault="00CC67A4" w:rsidP="00CC67A4">
      <w:pPr>
        <w:rPr>
          <w:ins w:id="13733" w:author="Airat Shigapov" w:date="2021-10-29T16:39:00Z"/>
          <w:rFonts w:ascii="Times New Roman" w:eastAsia="Calibri" w:hAnsi="Times New Roman" w:cs="Times New Roman"/>
          <w:sz w:val="20"/>
          <w:szCs w:val="20"/>
          <w:shd w:val="clear" w:color="auto" w:fill="FFFFFF"/>
          <w:lang w:val="en-US"/>
        </w:rPr>
      </w:pPr>
      <w:ins w:id="13734" w:author="Airat Shigapov" w:date="2021-10-29T16:39:00Z">
        <w:r w:rsidRPr="00CA1CA9">
          <w:rPr>
            <w:rFonts w:ascii="Times New Roman" w:eastAsia="Calibri" w:hAnsi="Times New Roman" w:cs="Times New Roman"/>
            <w:sz w:val="20"/>
            <w:szCs w:val="20"/>
            <w:shd w:val="clear" w:color="auto" w:fill="FFFFFF"/>
            <w:lang w:val="en-US"/>
          </w:rPr>
          <w:t xml:space="preserve">                                        &lt;</w:t>
        </w:r>
        <w:proofErr w:type="spellStart"/>
        <w:r w:rsidRPr="00CA1CA9">
          <w:rPr>
            <w:rFonts w:ascii="Times New Roman" w:eastAsia="Calibri" w:hAnsi="Times New Roman" w:cs="Times New Roman"/>
            <w:sz w:val="20"/>
            <w:szCs w:val="20"/>
            <w:shd w:val="clear" w:color="auto" w:fill="FFFFFF"/>
            <w:lang w:val="en-US"/>
          </w:rPr>
          <w:t>RowDefinition</w:t>
        </w:r>
        <w:proofErr w:type="spellEnd"/>
        <w:r w:rsidRPr="00CA1CA9">
          <w:rPr>
            <w:rFonts w:ascii="Times New Roman" w:eastAsia="Calibri" w:hAnsi="Times New Roman" w:cs="Times New Roman"/>
            <w:sz w:val="20"/>
            <w:szCs w:val="20"/>
            <w:shd w:val="clear" w:color="auto" w:fill="FFFFFF"/>
            <w:lang w:val="en-US"/>
          </w:rPr>
          <w:t xml:space="preserve"> Height="1*"/&gt;</w:t>
        </w:r>
      </w:ins>
    </w:p>
    <w:p w14:paraId="41DB3FA1" w14:textId="77777777" w:rsidR="00CC67A4" w:rsidRPr="00CA1CA9" w:rsidRDefault="00CC67A4" w:rsidP="00CC67A4">
      <w:pPr>
        <w:rPr>
          <w:ins w:id="13735" w:author="Airat Shigapov" w:date="2021-10-29T16:39:00Z"/>
          <w:rFonts w:ascii="Times New Roman" w:eastAsia="Calibri" w:hAnsi="Times New Roman" w:cs="Times New Roman"/>
          <w:sz w:val="20"/>
          <w:szCs w:val="20"/>
          <w:shd w:val="clear" w:color="auto" w:fill="FFFFFF"/>
          <w:lang w:val="en-US"/>
        </w:rPr>
      </w:pPr>
      <w:ins w:id="13736" w:author="Airat Shigapov" w:date="2021-10-29T16:39:00Z">
        <w:r w:rsidRPr="00CA1CA9">
          <w:rPr>
            <w:rFonts w:ascii="Times New Roman" w:eastAsia="Calibri" w:hAnsi="Times New Roman" w:cs="Times New Roman"/>
            <w:sz w:val="20"/>
            <w:szCs w:val="20"/>
            <w:shd w:val="clear" w:color="auto" w:fill="FFFFFF"/>
            <w:lang w:val="en-US"/>
          </w:rPr>
          <w:t xml:space="preserve">                                    &lt;/</w:t>
        </w:r>
        <w:proofErr w:type="spellStart"/>
        <w:r w:rsidRPr="00CA1CA9">
          <w:rPr>
            <w:rFonts w:ascii="Times New Roman" w:eastAsia="Calibri" w:hAnsi="Times New Roman" w:cs="Times New Roman"/>
            <w:sz w:val="20"/>
            <w:szCs w:val="20"/>
            <w:shd w:val="clear" w:color="auto" w:fill="FFFFFF"/>
            <w:lang w:val="en-US"/>
          </w:rPr>
          <w:t>Grid.RowDefinitions</w:t>
        </w:r>
        <w:proofErr w:type="spellEnd"/>
        <w:r w:rsidRPr="00CA1CA9">
          <w:rPr>
            <w:rFonts w:ascii="Times New Roman" w:eastAsia="Calibri" w:hAnsi="Times New Roman" w:cs="Times New Roman"/>
            <w:sz w:val="20"/>
            <w:szCs w:val="20"/>
            <w:shd w:val="clear" w:color="auto" w:fill="FFFFFF"/>
            <w:lang w:val="en-US"/>
          </w:rPr>
          <w:t>&gt;</w:t>
        </w:r>
      </w:ins>
    </w:p>
    <w:p w14:paraId="1324EDBD" w14:textId="77777777" w:rsidR="00CC67A4" w:rsidRPr="00CA1CA9" w:rsidRDefault="00CC67A4" w:rsidP="00CC67A4">
      <w:pPr>
        <w:rPr>
          <w:ins w:id="13737" w:author="Airat Shigapov" w:date="2021-10-29T16:39:00Z"/>
          <w:rFonts w:ascii="Times New Roman" w:eastAsia="Calibri" w:hAnsi="Times New Roman" w:cs="Times New Roman"/>
          <w:sz w:val="20"/>
          <w:szCs w:val="20"/>
          <w:shd w:val="clear" w:color="auto" w:fill="FFFFFF"/>
          <w:lang w:val="en-US"/>
        </w:rPr>
      </w:pPr>
      <w:ins w:id="13738" w:author="Airat Shigapov" w:date="2021-10-29T16:39:00Z">
        <w:r w:rsidRPr="00CA1CA9">
          <w:rPr>
            <w:rFonts w:ascii="Times New Roman" w:eastAsia="Calibri" w:hAnsi="Times New Roman" w:cs="Times New Roman"/>
            <w:sz w:val="20"/>
            <w:szCs w:val="20"/>
            <w:shd w:val="clear" w:color="auto" w:fill="FFFFFF"/>
            <w:lang w:val="en-US"/>
          </w:rPr>
          <w:t xml:space="preserve">                                    &lt;</w:t>
        </w:r>
        <w:proofErr w:type="spellStart"/>
        <w:r w:rsidRPr="00CA1CA9">
          <w:rPr>
            <w:rFonts w:ascii="Times New Roman" w:eastAsia="Calibri" w:hAnsi="Times New Roman" w:cs="Times New Roman"/>
            <w:sz w:val="20"/>
            <w:szCs w:val="20"/>
            <w:shd w:val="clear" w:color="auto" w:fill="FFFFFF"/>
            <w:lang w:val="en-US"/>
          </w:rPr>
          <w:t>StackPanel</w:t>
        </w:r>
        <w:proofErr w:type="spellEnd"/>
        <w:r w:rsidRPr="00CA1CA9">
          <w:rPr>
            <w:rFonts w:ascii="Times New Roman" w:eastAsia="Calibri" w:hAnsi="Times New Roman" w:cs="Times New Roman"/>
            <w:sz w:val="20"/>
            <w:szCs w:val="20"/>
            <w:shd w:val="clear" w:color="auto" w:fill="FFFFFF"/>
            <w:lang w:val="en-US"/>
          </w:rPr>
          <w:t xml:space="preserve"> Orientation="Horizontal"</w:t>
        </w:r>
      </w:ins>
    </w:p>
    <w:p w14:paraId="0AC134DE" w14:textId="77777777" w:rsidR="00CC67A4" w:rsidRPr="00CA1CA9" w:rsidRDefault="00CC67A4" w:rsidP="00CC67A4">
      <w:pPr>
        <w:rPr>
          <w:ins w:id="13739" w:author="Airat Shigapov" w:date="2021-10-29T16:39:00Z"/>
          <w:rFonts w:ascii="Times New Roman" w:eastAsia="Calibri" w:hAnsi="Times New Roman" w:cs="Times New Roman"/>
          <w:sz w:val="20"/>
          <w:szCs w:val="20"/>
          <w:shd w:val="clear" w:color="auto" w:fill="FFFFFF"/>
          <w:lang w:val="en-US"/>
        </w:rPr>
      </w:pPr>
      <w:ins w:id="13740" w:author="Airat Shigapov" w:date="2021-10-29T16:39:00Z">
        <w:r w:rsidRPr="00CA1CA9">
          <w:rPr>
            <w:rFonts w:ascii="Times New Roman" w:eastAsia="Calibri" w:hAnsi="Times New Roman" w:cs="Times New Roman"/>
            <w:sz w:val="20"/>
            <w:szCs w:val="20"/>
            <w:shd w:val="clear" w:color="auto" w:fill="FFFFFF"/>
            <w:lang w:val="en-US"/>
          </w:rPr>
          <w:t xml:space="preserve">                                Margin="20,10,0,5"</w:t>
        </w:r>
      </w:ins>
    </w:p>
    <w:p w14:paraId="3115EDE2" w14:textId="77777777" w:rsidR="00CC67A4" w:rsidRPr="00CA1CA9" w:rsidRDefault="00CC67A4" w:rsidP="00CC67A4">
      <w:pPr>
        <w:rPr>
          <w:ins w:id="13741" w:author="Airat Shigapov" w:date="2021-10-29T16:39:00Z"/>
          <w:rFonts w:ascii="Times New Roman" w:eastAsia="Calibri" w:hAnsi="Times New Roman" w:cs="Times New Roman"/>
          <w:sz w:val="20"/>
          <w:szCs w:val="20"/>
          <w:shd w:val="clear" w:color="auto" w:fill="FFFFFF"/>
          <w:lang w:val="en-US"/>
        </w:rPr>
      </w:pPr>
      <w:ins w:id="13742" w:author="Airat Shigapov" w:date="2021-10-29T16:39:00Z">
        <w:r w:rsidRPr="00CA1CA9">
          <w:rPr>
            <w:rFonts w:ascii="Times New Roman" w:eastAsia="Calibri" w:hAnsi="Times New Roman" w:cs="Times New Roman"/>
            <w:sz w:val="20"/>
            <w:szCs w:val="20"/>
            <w:shd w:val="clear" w:color="auto" w:fill="FFFFFF"/>
            <w:lang w:val="en-US"/>
          </w:rPr>
          <w:t xml:space="preserve">                                </w:t>
        </w:r>
        <w:proofErr w:type="spellStart"/>
        <w:r w:rsidRPr="00CA1CA9">
          <w:rPr>
            <w:rFonts w:ascii="Times New Roman" w:eastAsia="Calibri" w:hAnsi="Times New Roman" w:cs="Times New Roman"/>
            <w:sz w:val="20"/>
            <w:szCs w:val="20"/>
            <w:shd w:val="clear" w:color="auto" w:fill="FFFFFF"/>
            <w:lang w:val="en-US"/>
          </w:rPr>
          <w:t>Grid.Row</w:t>
        </w:r>
        <w:proofErr w:type="spellEnd"/>
        <w:r w:rsidRPr="00CA1CA9">
          <w:rPr>
            <w:rFonts w:ascii="Times New Roman" w:eastAsia="Calibri" w:hAnsi="Times New Roman" w:cs="Times New Roman"/>
            <w:sz w:val="20"/>
            <w:szCs w:val="20"/>
            <w:shd w:val="clear" w:color="auto" w:fill="FFFFFF"/>
            <w:lang w:val="en-US"/>
          </w:rPr>
          <w:t>="0"</w:t>
        </w:r>
      </w:ins>
    </w:p>
    <w:p w14:paraId="3153CAA6" w14:textId="77777777" w:rsidR="00CC67A4" w:rsidRPr="00CA1CA9" w:rsidRDefault="00CC67A4" w:rsidP="00CC67A4">
      <w:pPr>
        <w:rPr>
          <w:ins w:id="13743" w:author="Airat Shigapov" w:date="2021-10-29T16:39:00Z"/>
          <w:rFonts w:ascii="Times New Roman" w:eastAsia="Calibri" w:hAnsi="Times New Roman" w:cs="Times New Roman"/>
          <w:sz w:val="20"/>
          <w:szCs w:val="20"/>
          <w:shd w:val="clear" w:color="auto" w:fill="FFFFFF"/>
          <w:lang w:val="en-US"/>
        </w:rPr>
      </w:pPr>
      <w:ins w:id="13744" w:author="Airat Shigapov" w:date="2021-10-29T16:39:00Z">
        <w:r w:rsidRPr="00CA1CA9">
          <w:rPr>
            <w:rFonts w:ascii="Times New Roman" w:eastAsia="Calibri" w:hAnsi="Times New Roman" w:cs="Times New Roman"/>
            <w:sz w:val="20"/>
            <w:szCs w:val="20"/>
            <w:shd w:val="clear" w:color="auto" w:fill="FFFFFF"/>
            <w:lang w:val="en-US"/>
          </w:rPr>
          <w:t xml:space="preserve">                                </w:t>
        </w:r>
        <w:proofErr w:type="spellStart"/>
        <w:r w:rsidRPr="00CA1CA9">
          <w:rPr>
            <w:rFonts w:ascii="Times New Roman" w:eastAsia="Calibri" w:hAnsi="Times New Roman" w:cs="Times New Roman"/>
            <w:sz w:val="20"/>
            <w:szCs w:val="20"/>
            <w:shd w:val="clear" w:color="auto" w:fill="FFFFFF"/>
            <w:lang w:val="en-US"/>
          </w:rPr>
          <w:t>VerticalAlignment</w:t>
        </w:r>
        <w:proofErr w:type="spellEnd"/>
        <w:r w:rsidRPr="00CA1CA9">
          <w:rPr>
            <w:rFonts w:ascii="Times New Roman" w:eastAsia="Calibri" w:hAnsi="Times New Roman" w:cs="Times New Roman"/>
            <w:sz w:val="20"/>
            <w:szCs w:val="20"/>
            <w:shd w:val="clear" w:color="auto" w:fill="FFFFFF"/>
            <w:lang w:val="en-US"/>
          </w:rPr>
          <w:t>="Top"&gt;</w:t>
        </w:r>
      </w:ins>
    </w:p>
    <w:p w14:paraId="76920A15" w14:textId="77777777" w:rsidR="00CC67A4" w:rsidRPr="00CA1CA9" w:rsidRDefault="00CC67A4" w:rsidP="00CC67A4">
      <w:pPr>
        <w:rPr>
          <w:ins w:id="13745" w:author="Airat Shigapov" w:date="2021-10-29T16:39:00Z"/>
          <w:rFonts w:ascii="Times New Roman" w:eastAsia="Calibri" w:hAnsi="Times New Roman" w:cs="Times New Roman"/>
          <w:sz w:val="20"/>
          <w:szCs w:val="20"/>
          <w:shd w:val="clear" w:color="auto" w:fill="FFFFFF"/>
          <w:lang w:val="en-US"/>
        </w:rPr>
      </w:pPr>
      <w:ins w:id="13746" w:author="Airat Shigapov" w:date="2021-10-29T16:39:00Z">
        <w:r w:rsidRPr="00CA1CA9">
          <w:rPr>
            <w:rFonts w:ascii="Times New Roman" w:eastAsia="Calibri" w:hAnsi="Times New Roman" w:cs="Times New Roman"/>
            <w:sz w:val="20"/>
            <w:szCs w:val="20"/>
            <w:shd w:val="clear" w:color="auto" w:fill="FFFFFF"/>
            <w:lang w:val="en-US"/>
          </w:rPr>
          <w:t xml:space="preserve">                                        &lt;</w:t>
        </w:r>
        <w:proofErr w:type="spellStart"/>
        <w:r w:rsidRPr="00CA1CA9">
          <w:rPr>
            <w:rFonts w:ascii="Times New Roman" w:eastAsia="Calibri" w:hAnsi="Times New Roman" w:cs="Times New Roman"/>
            <w:sz w:val="20"/>
            <w:szCs w:val="20"/>
            <w:shd w:val="clear" w:color="auto" w:fill="FFFFFF"/>
            <w:lang w:val="en-US"/>
          </w:rPr>
          <w:t>TextBlock</w:t>
        </w:r>
        <w:proofErr w:type="spellEnd"/>
        <w:r w:rsidRPr="00CA1CA9">
          <w:rPr>
            <w:rFonts w:ascii="Times New Roman" w:eastAsia="Calibri" w:hAnsi="Times New Roman" w:cs="Times New Roman"/>
            <w:sz w:val="20"/>
            <w:szCs w:val="20"/>
            <w:shd w:val="clear" w:color="auto" w:fill="FFFFFF"/>
            <w:lang w:val="en-US"/>
          </w:rPr>
          <w:t xml:space="preserve"> Text="</w:t>
        </w:r>
        <w:proofErr w:type="spellStart"/>
        <w:r w:rsidRPr="00CA1CA9">
          <w:rPr>
            <w:rFonts w:ascii="Times New Roman" w:eastAsia="Calibri" w:hAnsi="Times New Roman" w:cs="Times New Roman"/>
            <w:sz w:val="20"/>
            <w:szCs w:val="20"/>
            <w:shd w:val="clear" w:color="auto" w:fill="FFFFFF"/>
            <w:lang w:val="en-US"/>
          </w:rPr>
          <w:t>Заказ</w:t>
        </w:r>
        <w:proofErr w:type="spellEnd"/>
        <w:r w:rsidRPr="00CA1CA9">
          <w:rPr>
            <w:rFonts w:ascii="Times New Roman" w:eastAsia="Calibri" w:hAnsi="Times New Roman" w:cs="Times New Roman"/>
            <w:sz w:val="20"/>
            <w:szCs w:val="20"/>
            <w:shd w:val="clear" w:color="auto" w:fill="FFFFFF"/>
            <w:lang w:val="en-US"/>
          </w:rPr>
          <w:t xml:space="preserve"> №"</w:t>
        </w:r>
      </w:ins>
    </w:p>
    <w:p w14:paraId="5B99C848" w14:textId="77777777" w:rsidR="00CC67A4" w:rsidRPr="00CA1CA9" w:rsidRDefault="00CC67A4" w:rsidP="00CC67A4">
      <w:pPr>
        <w:rPr>
          <w:ins w:id="13747" w:author="Airat Shigapov" w:date="2021-10-29T16:39:00Z"/>
          <w:rFonts w:ascii="Times New Roman" w:eastAsia="Calibri" w:hAnsi="Times New Roman" w:cs="Times New Roman"/>
          <w:sz w:val="20"/>
          <w:szCs w:val="20"/>
          <w:shd w:val="clear" w:color="auto" w:fill="FFFFFF"/>
          <w:lang w:val="en-US"/>
        </w:rPr>
      </w:pPr>
      <w:ins w:id="13748" w:author="Airat Shigapov" w:date="2021-10-29T16:39:00Z">
        <w:r w:rsidRPr="00CA1CA9">
          <w:rPr>
            <w:rFonts w:ascii="Times New Roman" w:eastAsia="Calibri" w:hAnsi="Times New Roman" w:cs="Times New Roman"/>
            <w:sz w:val="20"/>
            <w:szCs w:val="20"/>
            <w:shd w:val="clear" w:color="auto" w:fill="FFFFFF"/>
            <w:lang w:val="en-US"/>
          </w:rPr>
          <w:t xml:space="preserve">                                           Padding="0"</w:t>
        </w:r>
      </w:ins>
    </w:p>
    <w:p w14:paraId="35A5475A" w14:textId="77777777" w:rsidR="00CC67A4" w:rsidRPr="00CA1CA9" w:rsidRDefault="00CC67A4" w:rsidP="00CC67A4">
      <w:pPr>
        <w:rPr>
          <w:ins w:id="13749" w:author="Airat Shigapov" w:date="2021-10-29T16:39:00Z"/>
          <w:rFonts w:ascii="Times New Roman" w:eastAsia="Calibri" w:hAnsi="Times New Roman" w:cs="Times New Roman"/>
          <w:sz w:val="20"/>
          <w:szCs w:val="20"/>
          <w:shd w:val="clear" w:color="auto" w:fill="FFFFFF"/>
          <w:lang w:val="en-US"/>
        </w:rPr>
      </w:pPr>
      <w:ins w:id="13750" w:author="Airat Shigapov" w:date="2021-10-29T16:39:00Z">
        <w:r w:rsidRPr="00CA1CA9">
          <w:rPr>
            <w:rFonts w:ascii="Times New Roman" w:eastAsia="Calibri" w:hAnsi="Times New Roman" w:cs="Times New Roman"/>
            <w:sz w:val="20"/>
            <w:szCs w:val="20"/>
            <w:shd w:val="clear" w:color="auto" w:fill="FFFFFF"/>
            <w:lang w:val="en-US"/>
          </w:rPr>
          <w:t xml:space="preserve">                                           Margin="0,0,0,0"</w:t>
        </w:r>
      </w:ins>
    </w:p>
    <w:p w14:paraId="20AF0F54" w14:textId="77777777" w:rsidR="00CC67A4" w:rsidRPr="00CA1CA9" w:rsidRDefault="00CC67A4" w:rsidP="00CC67A4">
      <w:pPr>
        <w:rPr>
          <w:ins w:id="13751" w:author="Airat Shigapov" w:date="2021-10-29T16:39:00Z"/>
          <w:rFonts w:ascii="Times New Roman" w:eastAsia="Calibri" w:hAnsi="Times New Roman" w:cs="Times New Roman"/>
          <w:sz w:val="20"/>
          <w:szCs w:val="20"/>
          <w:shd w:val="clear" w:color="auto" w:fill="FFFFFF"/>
          <w:lang w:val="en-US"/>
        </w:rPr>
      </w:pPr>
      <w:ins w:id="13752" w:author="Airat Shigapov" w:date="2021-10-29T16:39:00Z">
        <w:r w:rsidRPr="00CA1CA9">
          <w:rPr>
            <w:rFonts w:ascii="Times New Roman" w:eastAsia="Calibri" w:hAnsi="Times New Roman" w:cs="Times New Roman"/>
            <w:sz w:val="20"/>
            <w:szCs w:val="20"/>
            <w:shd w:val="clear" w:color="auto" w:fill="FFFFFF"/>
            <w:lang w:val="en-US"/>
          </w:rPr>
          <w:t xml:space="preserve">                                   Foreground="#000080" </w:t>
        </w:r>
      </w:ins>
    </w:p>
    <w:p w14:paraId="76EBD5DD" w14:textId="77777777" w:rsidR="00CC67A4" w:rsidRPr="00CA1CA9" w:rsidRDefault="00CC67A4" w:rsidP="00CC67A4">
      <w:pPr>
        <w:rPr>
          <w:ins w:id="13753" w:author="Airat Shigapov" w:date="2021-10-29T16:39:00Z"/>
          <w:rFonts w:ascii="Times New Roman" w:eastAsia="Calibri" w:hAnsi="Times New Roman" w:cs="Times New Roman"/>
          <w:sz w:val="20"/>
          <w:szCs w:val="20"/>
          <w:shd w:val="clear" w:color="auto" w:fill="FFFFFF"/>
          <w:lang w:val="en-US"/>
        </w:rPr>
      </w:pPr>
      <w:ins w:id="13754" w:author="Airat Shigapov" w:date="2021-10-29T16:39:00Z">
        <w:r w:rsidRPr="00CA1CA9">
          <w:rPr>
            <w:rFonts w:ascii="Times New Roman" w:eastAsia="Calibri" w:hAnsi="Times New Roman" w:cs="Times New Roman"/>
            <w:sz w:val="20"/>
            <w:szCs w:val="20"/>
            <w:shd w:val="clear" w:color="auto" w:fill="FFFFFF"/>
            <w:lang w:val="en-US"/>
          </w:rPr>
          <w:t xml:space="preserve">                                   </w:t>
        </w:r>
        <w:proofErr w:type="spellStart"/>
        <w:r w:rsidRPr="00CA1CA9">
          <w:rPr>
            <w:rFonts w:ascii="Times New Roman" w:eastAsia="Calibri" w:hAnsi="Times New Roman" w:cs="Times New Roman"/>
            <w:sz w:val="20"/>
            <w:szCs w:val="20"/>
            <w:shd w:val="clear" w:color="auto" w:fill="FFFFFF"/>
            <w:lang w:val="en-US"/>
          </w:rPr>
          <w:t>FontSize</w:t>
        </w:r>
        <w:proofErr w:type="spellEnd"/>
        <w:r w:rsidRPr="00CA1CA9">
          <w:rPr>
            <w:rFonts w:ascii="Times New Roman" w:eastAsia="Calibri" w:hAnsi="Times New Roman" w:cs="Times New Roman"/>
            <w:sz w:val="20"/>
            <w:szCs w:val="20"/>
            <w:shd w:val="clear" w:color="auto" w:fill="FFFFFF"/>
            <w:lang w:val="en-US"/>
          </w:rPr>
          <w:t>="18"/&gt;</w:t>
        </w:r>
      </w:ins>
    </w:p>
    <w:p w14:paraId="50788302" w14:textId="77777777" w:rsidR="00CC67A4" w:rsidRPr="00CA1CA9" w:rsidRDefault="00CC67A4" w:rsidP="00CC67A4">
      <w:pPr>
        <w:rPr>
          <w:ins w:id="13755" w:author="Airat Shigapov" w:date="2021-10-29T16:39:00Z"/>
          <w:rFonts w:ascii="Times New Roman" w:eastAsia="Calibri" w:hAnsi="Times New Roman" w:cs="Times New Roman"/>
          <w:sz w:val="20"/>
          <w:szCs w:val="20"/>
          <w:shd w:val="clear" w:color="auto" w:fill="FFFFFF"/>
          <w:lang w:val="en-US"/>
        </w:rPr>
      </w:pPr>
      <w:ins w:id="13756" w:author="Airat Shigapov" w:date="2021-10-29T16:39:00Z">
        <w:r w:rsidRPr="00CA1CA9">
          <w:rPr>
            <w:rFonts w:ascii="Times New Roman" w:eastAsia="Calibri" w:hAnsi="Times New Roman" w:cs="Times New Roman"/>
            <w:sz w:val="20"/>
            <w:szCs w:val="20"/>
            <w:shd w:val="clear" w:color="auto" w:fill="FFFFFF"/>
            <w:lang w:val="en-US"/>
          </w:rPr>
          <w:t xml:space="preserve">                                        &lt;</w:t>
        </w:r>
        <w:proofErr w:type="spellStart"/>
        <w:r w:rsidRPr="00CA1CA9">
          <w:rPr>
            <w:rFonts w:ascii="Times New Roman" w:eastAsia="Calibri" w:hAnsi="Times New Roman" w:cs="Times New Roman"/>
            <w:sz w:val="20"/>
            <w:szCs w:val="20"/>
            <w:shd w:val="clear" w:color="auto" w:fill="FFFFFF"/>
            <w:lang w:val="en-US"/>
          </w:rPr>
          <w:t>TextBlock</w:t>
        </w:r>
        <w:proofErr w:type="spellEnd"/>
        <w:r w:rsidRPr="00CA1CA9">
          <w:rPr>
            <w:rFonts w:ascii="Times New Roman" w:eastAsia="Calibri" w:hAnsi="Times New Roman" w:cs="Times New Roman"/>
            <w:sz w:val="20"/>
            <w:szCs w:val="20"/>
            <w:shd w:val="clear" w:color="auto" w:fill="FFFFFF"/>
            <w:lang w:val="en-US"/>
          </w:rPr>
          <w:t xml:space="preserve"> Text="{Binding Id}" </w:t>
        </w:r>
      </w:ins>
    </w:p>
    <w:p w14:paraId="3A46CA27" w14:textId="77777777" w:rsidR="00CC67A4" w:rsidRPr="00CA1CA9" w:rsidRDefault="00CC67A4" w:rsidP="00CC67A4">
      <w:pPr>
        <w:rPr>
          <w:ins w:id="13757" w:author="Airat Shigapov" w:date="2021-10-29T16:39:00Z"/>
          <w:rFonts w:ascii="Times New Roman" w:eastAsia="Calibri" w:hAnsi="Times New Roman" w:cs="Times New Roman"/>
          <w:sz w:val="20"/>
          <w:szCs w:val="20"/>
          <w:shd w:val="clear" w:color="auto" w:fill="FFFFFF"/>
          <w:lang w:val="en-US"/>
        </w:rPr>
      </w:pPr>
      <w:ins w:id="13758" w:author="Airat Shigapov" w:date="2021-10-29T16:39:00Z">
        <w:r w:rsidRPr="00CA1CA9">
          <w:rPr>
            <w:rFonts w:ascii="Times New Roman" w:eastAsia="Calibri" w:hAnsi="Times New Roman" w:cs="Times New Roman"/>
            <w:sz w:val="20"/>
            <w:szCs w:val="20"/>
            <w:shd w:val="clear" w:color="auto" w:fill="FFFFFF"/>
            <w:lang w:val="en-US"/>
          </w:rPr>
          <w:t xml:space="preserve">                                   Foreground="#000080" </w:t>
        </w:r>
      </w:ins>
    </w:p>
    <w:p w14:paraId="48C61F9F" w14:textId="77777777" w:rsidR="00CC67A4" w:rsidRPr="00CA1CA9" w:rsidRDefault="00CC67A4" w:rsidP="00CC67A4">
      <w:pPr>
        <w:rPr>
          <w:ins w:id="13759" w:author="Airat Shigapov" w:date="2021-10-29T16:39:00Z"/>
          <w:rFonts w:ascii="Times New Roman" w:eastAsia="Calibri" w:hAnsi="Times New Roman" w:cs="Times New Roman"/>
          <w:sz w:val="20"/>
          <w:szCs w:val="20"/>
          <w:shd w:val="clear" w:color="auto" w:fill="FFFFFF"/>
          <w:lang w:val="en-US"/>
        </w:rPr>
      </w:pPr>
      <w:ins w:id="13760" w:author="Airat Shigapov" w:date="2021-10-29T16:39:00Z">
        <w:r w:rsidRPr="00CA1CA9">
          <w:rPr>
            <w:rFonts w:ascii="Times New Roman" w:eastAsia="Calibri" w:hAnsi="Times New Roman" w:cs="Times New Roman"/>
            <w:sz w:val="20"/>
            <w:szCs w:val="20"/>
            <w:shd w:val="clear" w:color="auto" w:fill="FFFFFF"/>
            <w:lang w:val="en-US"/>
          </w:rPr>
          <w:t xml:space="preserve">                                           </w:t>
        </w:r>
        <w:proofErr w:type="spellStart"/>
        <w:r w:rsidRPr="00CA1CA9">
          <w:rPr>
            <w:rFonts w:ascii="Times New Roman" w:eastAsia="Calibri" w:hAnsi="Times New Roman" w:cs="Times New Roman"/>
            <w:sz w:val="20"/>
            <w:szCs w:val="20"/>
            <w:shd w:val="clear" w:color="auto" w:fill="FFFFFF"/>
            <w:lang w:val="en-US"/>
          </w:rPr>
          <w:t>VerticalAlignment</w:t>
        </w:r>
        <w:proofErr w:type="spellEnd"/>
        <w:r w:rsidRPr="00CA1CA9">
          <w:rPr>
            <w:rFonts w:ascii="Times New Roman" w:eastAsia="Calibri" w:hAnsi="Times New Roman" w:cs="Times New Roman"/>
            <w:sz w:val="20"/>
            <w:szCs w:val="20"/>
            <w:shd w:val="clear" w:color="auto" w:fill="FFFFFF"/>
            <w:lang w:val="en-US"/>
          </w:rPr>
          <w:t>="Bottom"</w:t>
        </w:r>
      </w:ins>
    </w:p>
    <w:p w14:paraId="73B7EE5A" w14:textId="77777777" w:rsidR="00CC67A4" w:rsidRPr="00CA1CA9" w:rsidRDefault="00CC67A4" w:rsidP="00CC67A4">
      <w:pPr>
        <w:rPr>
          <w:ins w:id="13761" w:author="Airat Shigapov" w:date="2021-10-29T16:39:00Z"/>
          <w:rFonts w:ascii="Times New Roman" w:eastAsia="Calibri" w:hAnsi="Times New Roman" w:cs="Times New Roman"/>
          <w:sz w:val="20"/>
          <w:szCs w:val="20"/>
          <w:shd w:val="clear" w:color="auto" w:fill="FFFFFF"/>
          <w:lang w:val="en-US"/>
        </w:rPr>
      </w:pPr>
      <w:ins w:id="13762" w:author="Airat Shigapov" w:date="2021-10-29T16:39:00Z">
        <w:r w:rsidRPr="00CA1CA9">
          <w:rPr>
            <w:rFonts w:ascii="Times New Roman" w:eastAsia="Calibri" w:hAnsi="Times New Roman" w:cs="Times New Roman"/>
            <w:sz w:val="20"/>
            <w:szCs w:val="20"/>
            <w:shd w:val="clear" w:color="auto" w:fill="FFFFFF"/>
            <w:lang w:val="en-US"/>
          </w:rPr>
          <w:t xml:space="preserve">                                            Margin="4,0,</w:t>
        </w:r>
        <w:proofErr w:type="gramStart"/>
        <w:r w:rsidRPr="00CA1CA9">
          <w:rPr>
            <w:rFonts w:ascii="Times New Roman" w:eastAsia="Calibri" w:hAnsi="Times New Roman" w:cs="Times New Roman"/>
            <w:sz w:val="20"/>
            <w:szCs w:val="20"/>
            <w:shd w:val="clear" w:color="auto" w:fill="FFFFFF"/>
            <w:lang w:val="en-US"/>
          </w:rPr>
          <w:t>0,-</w:t>
        </w:r>
        <w:proofErr w:type="gramEnd"/>
        <w:r w:rsidRPr="00CA1CA9">
          <w:rPr>
            <w:rFonts w:ascii="Times New Roman" w:eastAsia="Calibri" w:hAnsi="Times New Roman" w:cs="Times New Roman"/>
            <w:sz w:val="20"/>
            <w:szCs w:val="20"/>
            <w:shd w:val="clear" w:color="auto" w:fill="FFFFFF"/>
            <w:lang w:val="en-US"/>
          </w:rPr>
          <w:t>3"</w:t>
        </w:r>
      </w:ins>
    </w:p>
    <w:p w14:paraId="723FD97F" w14:textId="77777777" w:rsidR="00CC67A4" w:rsidRPr="00CA1CA9" w:rsidRDefault="00CC67A4" w:rsidP="00CC67A4">
      <w:pPr>
        <w:rPr>
          <w:ins w:id="13763" w:author="Airat Shigapov" w:date="2021-10-29T16:39:00Z"/>
          <w:rFonts w:ascii="Times New Roman" w:eastAsia="Calibri" w:hAnsi="Times New Roman" w:cs="Times New Roman"/>
          <w:sz w:val="20"/>
          <w:szCs w:val="20"/>
          <w:shd w:val="clear" w:color="auto" w:fill="FFFFFF"/>
          <w:lang w:val="en-US"/>
        </w:rPr>
      </w:pPr>
      <w:ins w:id="13764" w:author="Airat Shigapov" w:date="2021-10-29T16:39:00Z">
        <w:r w:rsidRPr="00CA1CA9">
          <w:rPr>
            <w:rFonts w:ascii="Times New Roman" w:eastAsia="Calibri" w:hAnsi="Times New Roman" w:cs="Times New Roman"/>
            <w:sz w:val="20"/>
            <w:szCs w:val="20"/>
            <w:shd w:val="clear" w:color="auto" w:fill="FFFFFF"/>
            <w:lang w:val="en-US"/>
          </w:rPr>
          <w:t xml:space="preserve">                                   </w:t>
        </w:r>
        <w:proofErr w:type="spellStart"/>
        <w:r w:rsidRPr="00CA1CA9">
          <w:rPr>
            <w:rFonts w:ascii="Times New Roman" w:eastAsia="Calibri" w:hAnsi="Times New Roman" w:cs="Times New Roman"/>
            <w:sz w:val="20"/>
            <w:szCs w:val="20"/>
            <w:shd w:val="clear" w:color="auto" w:fill="FFFFFF"/>
            <w:lang w:val="en-US"/>
          </w:rPr>
          <w:t>FontSize</w:t>
        </w:r>
        <w:proofErr w:type="spellEnd"/>
        <w:r w:rsidRPr="00CA1CA9">
          <w:rPr>
            <w:rFonts w:ascii="Times New Roman" w:eastAsia="Calibri" w:hAnsi="Times New Roman" w:cs="Times New Roman"/>
            <w:sz w:val="20"/>
            <w:szCs w:val="20"/>
            <w:shd w:val="clear" w:color="auto" w:fill="FFFFFF"/>
            <w:lang w:val="en-US"/>
          </w:rPr>
          <w:t>="18"/&gt;</w:t>
        </w:r>
      </w:ins>
    </w:p>
    <w:p w14:paraId="1687BF12" w14:textId="77777777" w:rsidR="00CC67A4" w:rsidRPr="00CA1CA9" w:rsidRDefault="00CC67A4" w:rsidP="00CC67A4">
      <w:pPr>
        <w:rPr>
          <w:ins w:id="13765" w:author="Airat Shigapov" w:date="2021-10-29T16:39:00Z"/>
          <w:rFonts w:ascii="Times New Roman" w:eastAsia="Calibri" w:hAnsi="Times New Roman" w:cs="Times New Roman"/>
          <w:sz w:val="20"/>
          <w:szCs w:val="20"/>
          <w:shd w:val="clear" w:color="auto" w:fill="FFFFFF"/>
          <w:lang w:val="en-US"/>
        </w:rPr>
      </w:pPr>
      <w:ins w:id="13766" w:author="Airat Shigapov" w:date="2021-10-29T16:39:00Z">
        <w:r w:rsidRPr="00CA1CA9">
          <w:rPr>
            <w:rFonts w:ascii="Times New Roman" w:eastAsia="Calibri" w:hAnsi="Times New Roman" w:cs="Times New Roman"/>
            <w:sz w:val="20"/>
            <w:szCs w:val="20"/>
            <w:shd w:val="clear" w:color="auto" w:fill="FFFFFF"/>
            <w:lang w:val="en-US"/>
          </w:rPr>
          <w:t xml:space="preserve">                                        &lt;</w:t>
        </w:r>
        <w:proofErr w:type="spellStart"/>
        <w:r w:rsidRPr="00CA1CA9">
          <w:rPr>
            <w:rFonts w:ascii="Times New Roman" w:eastAsia="Calibri" w:hAnsi="Times New Roman" w:cs="Times New Roman"/>
            <w:sz w:val="20"/>
            <w:szCs w:val="20"/>
            <w:shd w:val="clear" w:color="auto" w:fill="FFFFFF"/>
            <w:lang w:val="en-US"/>
          </w:rPr>
          <w:t>TextBlock</w:t>
        </w:r>
        <w:proofErr w:type="spellEnd"/>
        <w:r w:rsidRPr="00CA1CA9">
          <w:rPr>
            <w:rFonts w:ascii="Times New Roman" w:eastAsia="Calibri" w:hAnsi="Times New Roman" w:cs="Times New Roman"/>
            <w:sz w:val="20"/>
            <w:szCs w:val="20"/>
            <w:shd w:val="clear" w:color="auto" w:fill="FFFFFF"/>
            <w:lang w:val="en-US"/>
          </w:rPr>
          <w:t xml:space="preserve"> Text="от "</w:t>
        </w:r>
      </w:ins>
    </w:p>
    <w:p w14:paraId="70B9D899" w14:textId="77777777" w:rsidR="00CC67A4" w:rsidRPr="00CA1CA9" w:rsidRDefault="00CC67A4" w:rsidP="00CC67A4">
      <w:pPr>
        <w:rPr>
          <w:ins w:id="13767" w:author="Airat Shigapov" w:date="2021-10-29T16:39:00Z"/>
          <w:rFonts w:ascii="Times New Roman" w:eastAsia="Calibri" w:hAnsi="Times New Roman" w:cs="Times New Roman"/>
          <w:sz w:val="20"/>
          <w:szCs w:val="20"/>
          <w:shd w:val="clear" w:color="auto" w:fill="FFFFFF"/>
          <w:lang w:val="en-US"/>
        </w:rPr>
      </w:pPr>
      <w:ins w:id="13768" w:author="Airat Shigapov" w:date="2021-10-29T16:39:00Z">
        <w:r w:rsidRPr="00CA1CA9">
          <w:rPr>
            <w:rFonts w:ascii="Times New Roman" w:eastAsia="Calibri" w:hAnsi="Times New Roman" w:cs="Times New Roman"/>
            <w:sz w:val="20"/>
            <w:szCs w:val="20"/>
            <w:shd w:val="clear" w:color="auto" w:fill="FFFFFF"/>
            <w:lang w:val="en-US"/>
          </w:rPr>
          <w:t xml:space="preserve">                                   Foreground="Gray" </w:t>
        </w:r>
      </w:ins>
    </w:p>
    <w:p w14:paraId="24B7553A" w14:textId="77777777" w:rsidR="00CC67A4" w:rsidRPr="00CA1CA9" w:rsidRDefault="00CC67A4" w:rsidP="00CC67A4">
      <w:pPr>
        <w:rPr>
          <w:ins w:id="13769" w:author="Airat Shigapov" w:date="2021-10-29T16:39:00Z"/>
          <w:rFonts w:ascii="Times New Roman" w:eastAsia="Calibri" w:hAnsi="Times New Roman" w:cs="Times New Roman"/>
          <w:sz w:val="20"/>
          <w:szCs w:val="20"/>
          <w:shd w:val="clear" w:color="auto" w:fill="FFFFFF"/>
          <w:lang w:val="en-US"/>
        </w:rPr>
      </w:pPr>
      <w:ins w:id="13770" w:author="Airat Shigapov" w:date="2021-10-29T16:39:00Z">
        <w:r w:rsidRPr="00CA1CA9">
          <w:rPr>
            <w:rFonts w:ascii="Times New Roman" w:eastAsia="Calibri" w:hAnsi="Times New Roman" w:cs="Times New Roman"/>
            <w:sz w:val="20"/>
            <w:szCs w:val="20"/>
            <w:shd w:val="clear" w:color="auto" w:fill="FFFFFF"/>
            <w:lang w:val="en-US"/>
          </w:rPr>
          <w:t xml:space="preserve">                                   Margin="10,6,0,0" /&gt;</w:t>
        </w:r>
      </w:ins>
    </w:p>
    <w:p w14:paraId="284D5E6D" w14:textId="77777777" w:rsidR="00CC67A4" w:rsidRPr="00CA1CA9" w:rsidRDefault="00CC67A4" w:rsidP="00CC67A4">
      <w:pPr>
        <w:rPr>
          <w:ins w:id="13771" w:author="Airat Shigapov" w:date="2021-10-29T16:39:00Z"/>
          <w:rFonts w:ascii="Times New Roman" w:eastAsia="Calibri" w:hAnsi="Times New Roman" w:cs="Times New Roman"/>
          <w:sz w:val="20"/>
          <w:szCs w:val="20"/>
          <w:shd w:val="clear" w:color="auto" w:fill="FFFFFF"/>
          <w:lang w:val="en-US"/>
        </w:rPr>
      </w:pPr>
      <w:ins w:id="13772" w:author="Airat Shigapov" w:date="2021-10-29T16:39:00Z">
        <w:r w:rsidRPr="00CA1CA9">
          <w:rPr>
            <w:rFonts w:ascii="Times New Roman" w:eastAsia="Calibri" w:hAnsi="Times New Roman" w:cs="Times New Roman"/>
            <w:sz w:val="20"/>
            <w:szCs w:val="20"/>
            <w:shd w:val="clear" w:color="auto" w:fill="FFFFFF"/>
            <w:lang w:val="en-US"/>
          </w:rPr>
          <w:t xml:space="preserve">                                        &lt;</w:t>
        </w:r>
        <w:proofErr w:type="spellStart"/>
        <w:r w:rsidRPr="00CA1CA9">
          <w:rPr>
            <w:rFonts w:ascii="Times New Roman" w:eastAsia="Calibri" w:hAnsi="Times New Roman" w:cs="Times New Roman"/>
            <w:sz w:val="20"/>
            <w:szCs w:val="20"/>
            <w:shd w:val="clear" w:color="auto" w:fill="FFFFFF"/>
            <w:lang w:val="en-US"/>
          </w:rPr>
          <w:t>TextBlock</w:t>
        </w:r>
        <w:proofErr w:type="spellEnd"/>
        <w:r w:rsidRPr="00CA1CA9">
          <w:rPr>
            <w:rFonts w:ascii="Times New Roman" w:eastAsia="Calibri" w:hAnsi="Times New Roman" w:cs="Times New Roman"/>
            <w:sz w:val="20"/>
            <w:szCs w:val="20"/>
            <w:shd w:val="clear" w:color="auto" w:fill="FFFFFF"/>
            <w:lang w:val="en-US"/>
          </w:rPr>
          <w:t xml:space="preserve"> Text="{Binding </w:t>
        </w:r>
        <w:proofErr w:type="gramStart"/>
        <w:r w:rsidRPr="00CA1CA9">
          <w:rPr>
            <w:rFonts w:ascii="Times New Roman" w:eastAsia="Calibri" w:hAnsi="Times New Roman" w:cs="Times New Roman"/>
            <w:sz w:val="20"/>
            <w:szCs w:val="20"/>
            <w:shd w:val="clear" w:color="auto" w:fill="FFFFFF"/>
            <w:lang w:val="en-US"/>
          </w:rPr>
          <w:t>Date ,</w:t>
        </w:r>
        <w:proofErr w:type="gramEnd"/>
        <w:r w:rsidRPr="00CA1CA9">
          <w:rPr>
            <w:rFonts w:ascii="Times New Roman" w:eastAsia="Calibri" w:hAnsi="Times New Roman" w:cs="Times New Roman"/>
            <w:sz w:val="20"/>
            <w:szCs w:val="20"/>
            <w:shd w:val="clear" w:color="auto" w:fill="FFFFFF"/>
            <w:lang w:val="en-US"/>
          </w:rPr>
          <w:t xml:space="preserve"> </w:t>
        </w:r>
        <w:proofErr w:type="spellStart"/>
        <w:r w:rsidRPr="00CA1CA9">
          <w:rPr>
            <w:rFonts w:ascii="Times New Roman" w:eastAsia="Calibri" w:hAnsi="Times New Roman" w:cs="Times New Roman"/>
            <w:sz w:val="20"/>
            <w:szCs w:val="20"/>
            <w:shd w:val="clear" w:color="auto" w:fill="FFFFFF"/>
            <w:lang w:val="en-US"/>
          </w:rPr>
          <w:t>StringFormat</w:t>
        </w:r>
        <w:proofErr w:type="spellEnd"/>
        <w:r w:rsidRPr="00CA1CA9">
          <w:rPr>
            <w:rFonts w:ascii="Times New Roman" w:eastAsia="Calibri" w:hAnsi="Times New Roman" w:cs="Times New Roman"/>
            <w:sz w:val="20"/>
            <w:szCs w:val="20"/>
            <w:shd w:val="clear" w:color="auto" w:fill="FFFFFF"/>
            <w:lang w:val="en-US"/>
          </w:rPr>
          <w:t>={}{0:dd.MM.yy}}"</w:t>
        </w:r>
      </w:ins>
    </w:p>
    <w:p w14:paraId="3B2C3298" w14:textId="77777777" w:rsidR="00CC67A4" w:rsidRPr="00CA1CA9" w:rsidRDefault="00CC67A4" w:rsidP="00CC67A4">
      <w:pPr>
        <w:rPr>
          <w:ins w:id="13773" w:author="Airat Shigapov" w:date="2021-10-29T16:39:00Z"/>
          <w:rFonts w:ascii="Times New Roman" w:eastAsia="Calibri" w:hAnsi="Times New Roman" w:cs="Times New Roman"/>
          <w:sz w:val="20"/>
          <w:szCs w:val="20"/>
          <w:shd w:val="clear" w:color="auto" w:fill="FFFFFF"/>
          <w:lang w:val="en-US"/>
        </w:rPr>
      </w:pPr>
      <w:ins w:id="13774" w:author="Airat Shigapov" w:date="2021-10-29T16:39:00Z">
        <w:r w:rsidRPr="00CA1CA9">
          <w:rPr>
            <w:rFonts w:ascii="Times New Roman" w:eastAsia="Calibri" w:hAnsi="Times New Roman" w:cs="Times New Roman"/>
            <w:sz w:val="20"/>
            <w:szCs w:val="20"/>
            <w:shd w:val="clear" w:color="auto" w:fill="FFFFFF"/>
            <w:lang w:val="en-US"/>
          </w:rPr>
          <w:t xml:space="preserve">                                   Foreground="Gray" </w:t>
        </w:r>
      </w:ins>
    </w:p>
    <w:p w14:paraId="299DD77F" w14:textId="77777777" w:rsidR="00CC67A4" w:rsidRPr="00CA1CA9" w:rsidRDefault="00CC67A4" w:rsidP="00CC67A4">
      <w:pPr>
        <w:rPr>
          <w:ins w:id="13775" w:author="Airat Shigapov" w:date="2021-10-29T16:39:00Z"/>
          <w:rFonts w:ascii="Times New Roman" w:eastAsia="Calibri" w:hAnsi="Times New Roman" w:cs="Times New Roman"/>
          <w:sz w:val="20"/>
          <w:szCs w:val="20"/>
          <w:shd w:val="clear" w:color="auto" w:fill="FFFFFF"/>
          <w:lang w:val="en-US"/>
        </w:rPr>
      </w:pPr>
      <w:ins w:id="13776" w:author="Airat Shigapov" w:date="2021-10-29T16:39:00Z">
        <w:r w:rsidRPr="00CA1CA9">
          <w:rPr>
            <w:rFonts w:ascii="Times New Roman" w:eastAsia="Calibri" w:hAnsi="Times New Roman" w:cs="Times New Roman"/>
            <w:sz w:val="20"/>
            <w:szCs w:val="20"/>
            <w:shd w:val="clear" w:color="auto" w:fill="FFFFFF"/>
            <w:lang w:val="en-US"/>
          </w:rPr>
          <w:t xml:space="preserve">                                   Margin="0,6,0,0"/&gt;</w:t>
        </w:r>
      </w:ins>
    </w:p>
    <w:p w14:paraId="2760FAA8" w14:textId="77777777" w:rsidR="00CC67A4" w:rsidRPr="00CA1CA9" w:rsidRDefault="00CC67A4" w:rsidP="00CC67A4">
      <w:pPr>
        <w:rPr>
          <w:ins w:id="13777" w:author="Airat Shigapov" w:date="2021-10-29T16:39:00Z"/>
          <w:rFonts w:ascii="Times New Roman" w:eastAsia="Calibri" w:hAnsi="Times New Roman" w:cs="Times New Roman"/>
          <w:sz w:val="20"/>
          <w:szCs w:val="20"/>
          <w:shd w:val="clear" w:color="auto" w:fill="FFFFFF"/>
          <w:lang w:val="en-US"/>
        </w:rPr>
      </w:pPr>
      <w:ins w:id="13778" w:author="Airat Shigapov" w:date="2021-10-29T16:39:00Z">
        <w:r w:rsidRPr="00CA1CA9">
          <w:rPr>
            <w:rFonts w:ascii="Times New Roman" w:eastAsia="Calibri" w:hAnsi="Times New Roman" w:cs="Times New Roman"/>
            <w:sz w:val="20"/>
            <w:szCs w:val="20"/>
            <w:shd w:val="clear" w:color="auto" w:fill="FFFFFF"/>
            <w:lang w:val="en-US"/>
          </w:rPr>
          <w:t xml:space="preserve">                                    &lt;/</w:t>
        </w:r>
        <w:proofErr w:type="spellStart"/>
        <w:r w:rsidRPr="00CA1CA9">
          <w:rPr>
            <w:rFonts w:ascii="Times New Roman" w:eastAsia="Calibri" w:hAnsi="Times New Roman" w:cs="Times New Roman"/>
            <w:sz w:val="20"/>
            <w:szCs w:val="20"/>
            <w:shd w:val="clear" w:color="auto" w:fill="FFFFFF"/>
            <w:lang w:val="en-US"/>
          </w:rPr>
          <w:t>StackPanel</w:t>
        </w:r>
        <w:proofErr w:type="spellEnd"/>
        <w:r w:rsidRPr="00CA1CA9">
          <w:rPr>
            <w:rFonts w:ascii="Times New Roman" w:eastAsia="Calibri" w:hAnsi="Times New Roman" w:cs="Times New Roman"/>
            <w:sz w:val="20"/>
            <w:szCs w:val="20"/>
            <w:shd w:val="clear" w:color="auto" w:fill="FFFFFF"/>
            <w:lang w:val="en-US"/>
          </w:rPr>
          <w:t>&gt;</w:t>
        </w:r>
      </w:ins>
    </w:p>
    <w:p w14:paraId="4E7CB880" w14:textId="77777777" w:rsidR="00CC67A4" w:rsidRPr="00CA1CA9" w:rsidRDefault="00CC67A4" w:rsidP="00CC67A4">
      <w:pPr>
        <w:rPr>
          <w:ins w:id="13779" w:author="Airat Shigapov" w:date="2021-10-29T16:39:00Z"/>
          <w:rFonts w:ascii="Times New Roman" w:eastAsia="Calibri" w:hAnsi="Times New Roman" w:cs="Times New Roman"/>
          <w:sz w:val="20"/>
          <w:szCs w:val="20"/>
          <w:shd w:val="clear" w:color="auto" w:fill="FFFFFF"/>
          <w:lang w:val="en-US"/>
        </w:rPr>
      </w:pPr>
      <w:ins w:id="13780" w:author="Airat Shigapov" w:date="2021-10-29T16:39:00Z">
        <w:r w:rsidRPr="00CA1CA9">
          <w:rPr>
            <w:rFonts w:ascii="Times New Roman" w:eastAsia="Calibri" w:hAnsi="Times New Roman" w:cs="Times New Roman"/>
            <w:sz w:val="20"/>
            <w:szCs w:val="20"/>
            <w:shd w:val="clear" w:color="auto" w:fill="FFFFFF"/>
            <w:lang w:val="en-US"/>
          </w:rPr>
          <w:t xml:space="preserve">                                    &lt;</w:t>
        </w:r>
        <w:proofErr w:type="spellStart"/>
        <w:r w:rsidRPr="00CA1CA9">
          <w:rPr>
            <w:rFonts w:ascii="Times New Roman" w:eastAsia="Calibri" w:hAnsi="Times New Roman" w:cs="Times New Roman"/>
            <w:sz w:val="20"/>
            <w:szCs w:val="20"/>
            <w:shd w:val="clear" w:color="auto" w:fill="FFFFFF"/>
            <w:lang w:val="en-US"/>
          </w:rPr>
          <w:t>StackPanel</w:t>
        </w:r>
        <w:proofErr w:type="spellEnd"/>
        <w:r w:rsidRPr="00CA1CA9">
          <w:rPr>
            <w:rFonts w:ascii="Times New Roman" w:eastAsia="Calibri" w:hAnsi="Times New Roman" w:cs="Times New Roman"/>
            <w:sz w:val="20"/>
            <w:szCs w:val="20"/>
            <w:shd w:val="clear" w:color="auto" w:fill="FFFFFF"/>
            <w:lang w:val="en-US"/>
          </w:rPr>
          <w:t xml:space="preserve"> Orientation="Horizontal"</w:t>
        </w:r>
      </w:ins>
    </w:p>
    <w:p w14:paraId="21BEEC8E" w14:textId="77777777" w:rsidR="00CC67A4" w:rsidRPr="00CA1CA9" w:rsidRDefault="00CC67A4" w:rsidP="00CC67A4">
      <w:pPr>
        <w:rPr>
          <w:ins w:id="13781" w:author="Airat Shigapov" w:date="2021-10-29T16:39:00Z"/>
          <w:rFonts w:ascii="Times New Roman" w:eastAsia="Calibri" w:hAnsi="Times New Roman" w:cs="Times New Roman"/>
          <w:sz w:val="20"/>
          <w:szCs w:val="20"/>
          <w:shd w:val="clear" w:color="auto" w:fill="FFFFFF"/>
          <w:lang w:val="en-US"/>
        </w:rPr>
      </w:pPr>
      <w:ins w:id="13782" w:author="Airat Shigapov" w:date="2021-10-29T16:39:00Z">
        <w:r w:rsidRPr="00CA1CA9">
          <w:rPr>
            <w:rFonts w:ascii="Times New Roman" w:eastAsia="Calibri" w:hAnsi="Times New Roman" w:cs="Times New Roman"/>
            <w:sz w:val="20"/>
            <w:szCs w:val="20"/>
            <w:shd w:val="clear" w:color="auto" w:fill="FFFFFF"/>
            <w:lang w:val="en-US"/>
          </w:rPr>
          <w:t xml:space="preserve">                                            </w:t>
        </w:r>
        <w:proofErr w:type="spellStart"/>
        <w:r w:rsidRPr="00CA1CA9">
          <w:rPr>
            <w:rFonts w:ascii="Times New Roman" w:eastAsia="Calibri" w:hAnsi="Times New Roman" w:cs="Times New Roman"/>
            <w:sz w:val="20"/>
            <w:szCs w:val="20"/>
            <w:shd w:val="clear" w:color="auto" w:fill="FFFFFF"/>
            <w:lang w:val="en-US"/>
          </w:rPr>
          <w:t>VerticalAlignment</w:t>
        </w:r>
        <w:proofErr w:type="spellEnd"/>
        <w:r w:rsidRPr="00CA1CA9">
          <w:rPr>
            <w:rFonts w:ascii="Times New Roman" w:eastAsia="Calibri" w:hAnsi="Times New Roman" w:cs="Times New Roman"/>
            <w:sz w:val="20"/>
            <w:szCs w:val="20"/>
            <w:shd w:val="clear" w:color="auto" w:fill="FFFFFF"/>
            <w:lang w:val="en-US"/>
          </w:rPr>
          <w:t>="Top"</w:t>
        </w:r>
      </w:ins>
    </w:p>
    <w:p w14:paraId="3485C633" w14:textId="77777777" w:rsidR="00CC67A4" w:rsidRPr="00CA1CA9" w:rsidRDefault="00CC67A4" w:rsidP="00CC67A4">
      <w:pPr>
        <w:rPr>
          <w:ins w:id="13783" w:author="Airat Shigapov" w:date="2021-10-29T16:39:00Z"/>
          <w:rFonts w:ascii="Times New Roman" w:eastAsia="Calibri" w:hAnsi="Times New Roman" w:cs="Times New Roman"/>
          <w:sz w:val="20"/>
          <w:szCs w:val="20"/>
          <w:shd w:val="clear" w:color="auto" w:fill="FFFFFF"/>
          <w:lang w:val="en-US"/>
        </w:rPr>
      </w:pPr>
      <w:ins w:id="13784" w:author="Airat Shigapov" w:date="2021-10-29T16:39:00Z">
        <w:r w:rsidRPr="00CA1CA9">
          <w:rPr>
            <w:rFonts w:ascii="Times New Roman" w:eastAsia="Calibri" w:hAnsi="Times New Roman" w:cs="Times New Roman"/>
            <w:sz w:val="20"/>
            <w:szCs w:val="20"/>
            <w:shd w:val="clear" w:color="auto" w:fill="FFFFFF"/>
            <w:lang w:val="en-US"/>
          </w:rPr>
          <w:t xml:space="preserve">                                            Margin="0,13,20,0"</w:t>
        </w:r>
      </w:ins>
    </w:p>
    <w:p w14:paraId="0B11585D" w14:textId="77777777" w:rsidR="00CC67A4" w:rsidRPr="00CA1CA9" w:rsidRDefault="00CC67A4" w:rsidP="00CC67A4">
      <w:pPr>
        <w:rPr>
          <w:ins w:id="13785" w:author="Airat Shigapov" w:date="2021-10-29T16:39:00Z"/>
          <w:rFonts w:ascii="Times New Roman" w:eastAsia="Calibri" w:hAnsi="Times New Roman" w:cs="Times New Roman"/>
          <w:sz w:val="20"/>
          <w:szCs w:val="20"/>
          <w:shd w:val="clear" w:color="auto" w:fill="FFFFFF"/>
          <w:lang w:val="en-US"/>
        </w:rPr>
      </w:pPr>
      <w:ins w:id="13786" w:author="Airat Shigapov" w:date="2021-10-29T16:39:00Z">
        <w:r w:rsidRPr="00CA1CA9">
          <w:rPr>
            <w:rFonts w:ascii="Times New Roman" w:eastAsia="Calibri" w:hAnsi="Times New Roman" w:cs="Times New Roman"/>
            <w:sz w:val="20"/>
            <w:szCs w:val="20"/>
            <w:shd w:val="clear" w:color="auto" w:fill="FFFFFF"/>
            <w:lang w:val="en-US"/>
          </w:rPr>
          <w:t xml:space="preserve">                                            </w:t>
        </w:r>
        <w:proofErr w:type="spellStart"/>
        <w:r w:rsidRPr="00CA1CA9">
          <w:rPr>
            <w:rFonts w:ascii="Times New Roman" w:eastAsia="Calibri" w:hAnsi="Times New Roman" w:cs="Times New Roman"/>
            <w:sz w:val="20"/>
            <w:szCs w:val="20"/>
            <w:shd w:val="clear" w:color="auto" w:fill="FFFFFF"/>
            <w:lang w:val="en-US"/>
          </w:rPr>
          <w:t>Grid.Row</w:t>
        </w:r>
        <w:proofErr w:type="spellEnd"/>
        <w:r w:rsidRPr="00CA1CA9">
          <w:rPr>
            <w:rFonts w:ascii="Times New Roman" w:eastAsia="Calibri" w:hAnsi="Times New Roman" w:cs="Times New Roman"/>
            <w:sz w:val="20"/>
            <w:szCs w:val="20"/>
            <w:shd w:val="clear" w:color="auto" w:fill="FFFFFF"/>
            <w:lang w:val="en-US"/>
          </w:rPr>
          <w:t>="0"</w:t>
        </w:r>
      </w:ins>
    </w:p>
    <w:p w14:paraId="3377A65A" w14:textId="77777777" w:rsidR="00CC67A4" w:rsidRPr="00CA1CA9" w:rsidRDefault="00CC67A4" w:rsidP="00CC67A4">
      <w:pPr>
        <w:rPr>
          <w:ins w:id="13787" w:author="Airat Shigapov" w:date="2021-10-29T16:39:00Z"/>
          <w:rFonts w:ascii="Times New Roman" w:eastAsia="Calibri" w:hAnsi="Times New Roman" w:cs="Times New Roman"/>
          <w:sz w:val="20"/>
          <w:szCs w:val="20"/>
          <w:shd w:val="clear" w:color="auto" w:fill="FFFFFF"/>
          <w:lang w:val="en-US"/>
        </w:rPr>
      </w:pPr>
      <w:ins w:id="13788" w:author="Airat Shigapov" w:date="2021-10-29T16:39:00Z">
        <w:r w:rsidRPr="00CA1CA9">
          <w:rPr>
            <w:rFonts w:ascii="Times New Roman" w:eastAsia="Calibri" w:hAnsi="Times New Roman" w:cs="Times New Roman"/>
            <w:sz w:val="20"/>
            <w:szCs w:val="20"/>
            <w:shd w:val="clear" w:color="auto" w:fill="FFFFFF"/>
            <w:lang w:val="en-US"/>
          </w:rPr>
          <w:t xml:space="preserve">                                            </w:t>
        </w:r>
        <w:proofErr w:type="spellStart"/>
        <w:r w:rsidRPr="00CA1CA9">
          <w:rPr>
            <w:rFonts w:ascii="Times New Roman" w:eastAsia="Calibri" w:hAnsi="Times New Roman" w:cs="Times New Roman"/>
            <w:sz w:val="20"/>
            <w:szCs w:val="20"/>
            <w:shd w:val="clear" w:color="auto" w:fill="FFFFFF"/>
            <w:lang w:val="en-US"/>
          </w:rPr>
          <w:t>HorizontalAlignment</w:t>
        </w:r>
        <w:proofErr w:type="spellEnd"/>
        <w:r w:rsidRPr="00CA1CA9">
          <w:rPr>
            <w:rFonts w:ascii="Times New Roman" w:eastAsia="Calibri" w:hAnsi="Times New Roman" w:cs="Times New Roman"/>
            <w:sz w:val="20"/>
            <w:szCs w:val="20"/>
            <w:shd w:val="clear" w:color="auto" w:fill="FFFFFF"/>
            <w:lang w:val="en-US"/>
          </w:rPr>
          <w:t>="Right"&gt;</w:t>
        </w:r>
      </w:ins>
    </w:p>
    <w:p w14:paraId="103597E0" w14:textId="77777777" w:rsidR="00CC67A4" w:rsidRPr="00CA1CA9" w:rsidRDefault="00CC67A4" w:rsidP="00CC67A4">
      <w:pPr>
        <w:rPr>
          <w:ins w:id="13789" w:author="Airat Shigapov" w:date="2021-10-29T16:39:00Z"/>
          <w:rFonts w:ascii="Times New Roman" w:eastAsia="Calibri" w:hAnsi="Times New Roman" w:cs="Times New Roman"/>
          <w:sz w:val="20"/>
          <w:szCs w:val="20"/>
          <w:shd w:val="clear" w:color="auto" w:fill="FFFFFF"/>
          <w:lang w:val="en-US"/>
        </w:rPr>
      </w:pPr>
      <w:ins w:id="13790" w:author="Airat Shigapov" w:date="2021-10-29T16:39:00Z">
        <w:r w:rsidRPr="00CA1CA9">
          <w:rPr>
            <w:rFonts w:ascii="Times New Roman" w:eastAsia="Calibri" w:hAnsi="Times New Roman" w:cs="Times New Roman"/>
            <w:sz w:val="20"/>
            <w:szCs w:val="20"/>
            <w:shd w:val="clear" w:color="auto" w:fill="FFFFFF"/>
            <w:lang w:val="en-US"/>
          </w:rPr>
          <w:lastRenderedPageBreak/>
          <w:t xml:space="preserve">                                        &lt;</w:t>
        </w:r>
        <w:proofErr w:type="spellStart"/>
        <w:r w:rsidRPr="00CA1CA9">
          <w:rPr>
            <w:rFonts w:ascii="Times New Roman" w:eastAsia="Calibri" w:hAnsi="Times New Roman" w:cs="Times New Roman"/>
            <w:sz w:val="20"/>
            <w:szCs w:val="20"/>
            <w:shd w:val="clear" w:color="auto" w:fill="FFFFFF"/>
            <w:lang w:val="en-US"/>
          </w:rPr>
          <w:t>TextBlock</w:t>
        </w:r>
        <w:proofErr w:type="spellEnd"/>
        <w:r w:rsidRPr="00CA1CA9">
          <w:rPr>
            <w:rFonts w:ascii="Times New Roman" w:eastAsia="Calibri" w:hAnsi="Times New Roman" w:cs="Times New Roman"/>
            <w:sz w:val="20"/>
            <w:szCs w:val="20"/>
            <w:shd w:val="clear" w:color="auto" w:fill="FFFFFF"/>
            <w:lang w:val="en-US"/>
          </w:rPr>
          <w:t xml:space="preserve"> Text="{Binding </w:t>
        </w:r>
        <w:proofErr w:type="spellStart"/>
        <w:r w:rsidRPr="00CA1CA9">
          <w:rPr>
            <w:rFonts w:ascii="Times New Roman" w:eastAsia="Calibri" w:hAnsi="Times New Roman" w:cs="Times New Roman"/>
            <w:sz w:val="20"/>
            <w:szCs w:val="20"/>
            <w:shd w:val="clear" w:color="auto" w:fill="FFFFFF"/>
            <w:lang w:val="en-US"/>
          </w:rPr>
          <w:t>IsDelivered</w:t>
        </w:r>
        <w:proofErr w:type="spellEnd"/>
        <w:r w:rsidRPr="00CA1CA9">
          <w:rPr>
            <w:rFonts w:ascii="Times New Roman" w:eastAsia="Calibri" w:hAnsi="Times New Roman" w:cs="Times New Roman"/>
            <w:sz w:val="20"/>
            <w:szCs w:val="20"/>
            <w:shd w:val="clear" w:color="auto" w:fill="FFFFFF"/>
            <w:lang w:val="en-US"/>
          </w:rPr>
          <w:t>, Converter</w:t>
        </w:r>
        <w:proofErr w:type="gramStart"/>
        <w:r w:rsidRPr="00CA1CA9">
          <w:rPr>
            <w:rFonts w:ascii="Times New Roman" w:eastAsia="Calibri" w:hAnsi="Times New Roman" w:cs="Times New Roman"/>
            <w:sz w:val="20"/>
            <w:szCs w:val="20"/>
            <w:shd w:val="clear" w:color="auto" w:fill="FFFFFF"/>
            <w:lang w:val="en-US"/>
          </w:rPr>
          <w:t>={</w:t>
        </w:r>
        <w:proofErr w:type="spellStart"/>
        <w:proofErr w:type="gramEnd"/>
        <w:r w:rsidRPr="00CA1CA9">
          <w:rPr>
            <w:rFonts w:ascii="Times New Roman" w:eastAsia="Calibri" w:hAnsi="Times New Roman" w:cs="Times New Roman"/>
            <w:sz w:val="20"/>
            <w:szCs w:val="20"/>
            <w:shd w:val="clear" w:color="auto" w:fill="FFFFFF"/>
            <w:lang w:val="en-US"/>
          </w:rPr>
          <w:t>StaticResource</w:t>
        </w:r>
        <w:proofErr w:type="spellEnd"/>
        <w:r w:rsidRPr="00CA1CA9">
          <w:rPr>
            <w:rFonts w:ascii="Times New Roman" w:eastAsia="Calibri" w:hAnsi="Times New Roman" w:cs="Times New Roman"/>
            <w:sz w:val="20"/>
            <w:szCs w:val="20"/>
            <w:shd w:val="clear" w:color="auto" w:fill="FFFFFF"/>
            <w:lang w:val="en-US"/>
          </w:rPr>
          <w:t xml:space="preserve"> </w:t>
        </w:r>
        <w:proofErr w:type="spellStart"/>
        <w:r w:rsidRPr="00CA1CA9">
          <w:rPr>
            <w:rFonts w:ascii="Times New Roman" w:eastAsia="Calibri" w:hAnsi="Times New Roman" w:cs="Times New Roman"/>
            <w:sz w:val="20"/>
            <w:szCs w:val="20"/>
            <w:shd w:val="clear" w:color="auto" w:fill="FFFFFF"/>
            <w:lang w:val="en-US"/>
          </w:rPr>
          <w:t>myDeliveryConverter</w:t>
        </w:r>
        <w:proofErr w:type="spellEnd"/>
        <w:r w:rsidRPr="00CA1CA9">
          <w:rPr>
            <w:rFonts w:ascii="Times New Roman" w:eastAsia="Calibri" w:hAnsi="Times New Roman" w:cs="Times New Roman"/>
            <w:sz w:val="20"/>
            <w:szCs w:val="20"/>
            <w:shd w:val="clear" w:color="auto" w:fill="FFFFFF"/>
            <w:lang w:val="en-US"/>
          </w:rPr>
          <w:t>}}"</w:t>
        </w:r>
      </w:ins>
    </w:p>
    <w:p w14:paraId="7310234B" w14:textId="77777777" w:rsidR="00CC67A4" w:rsidRPr="00CA1CA9" w:rsidRDefault="00CC67A4" w:rsidP="00CC67A4">
      <w:pPr>
        <w:rPr>
          <w:ins w:id="13791" w:author="Airat Shigapov" w:date="2021-10-29T16:39:00Z"/>
          <w:rFonts w:ascii="Times New Roman" w:eastAsia="Calibri" w:hAnsi="Times New Roman" w:cs="Times New Roman"/>
          <w:sz w:val="20"/>
          <w:szCs w:val="20"/>
          <w:shd w:val="clear" w:color="auto" w:fill="FFFFFF"/>
          <w:lang w:val="en-US"/>
        </w:rPr>
      </w:pPr>
      <w:ins w:id="13792" w:author="Airat Shigapov" w:date="2021-10-29T16:39:00Z">
        <w:r w:rsidRPr="00CA1CA9">
          <w:rPr>
            <w:rFonts w:ascii="Times New Roman" w:eastAsia="Calibri" w:hAnsi="Times New Roman" w:cs="Times New Roman"/>
            <w:sz w:val="20"/>
            <w:szCs w:val="20"/>
            <w:shd w:val="clear" w:color="auto" w:fill="FFFFFF"/>
            <w:lang w:val="en-US"/>
          </w:rPr>
          <w:t xml:space="preserve">                                         Foreground="Gray" /&gt;</w:t>
        </w:r>
      </w:ins>
    </w:p>
    <w:p w14:paraId="4D26F9EB" w14:textId="77777777" w:rsidR="00CC67A4" w:rsidRPr="00CA1CA9" w:rsidRDefault="00CC67A4" w:rsidP="00CC67A4">
      <w:pPr>
        <w:rPr>
          <w:ins w:id="13793" w:author="Airat Shigapov" w:date="2021-10-29T16:39:00Z"/>
          <w:rFonts w:ascii="Times New Roman" w:eastAsia="Calibri" w:hAnsi="Times New Roman" w:cs="Times New Roman"/>
          <w:sz w:val="20"/>
          <w:szCs w:val="20"/>
          <w:shd w:val="clear" w:color="auto" w:fill="FFFFFF"/>
          <w:lang w:val="en-US"/>
        </w:rPr>
      </w:pPr>
      <w:ins w:id="13794" w:author="Airat Shigapov" w:date="2021-10-29T16:39:00Z">
        <w:r w:rsidRPr="00CA1CA9">
          <w:rPr>
            <w:rFonts w:ascii="Times New Roman" w:eastAsia="Calibri" w:hAnsi="Times New Roman" w:cs="Times New Roman"/>
            <w:sz w:val="20"/>
            <w:szCs w:val="20"/>
            <w:shd w:val="clear" w:color="auto" w:fill="FFFFFF"/>
            <w:lang w:val="en-US"/>
          </w:rPr>
          <w:t xml:space="preserve">                                        &lt;</w:t>
        </w:r>
        <w:proofErr w:type="spellStart"/>
        <w:r w:rsidRPr="00CA1CA9">
          <w:rPr>
            <w:rFonts w:ascii="Times New Roman" w:eastAsia="Calibri" w:hAnsi="Times New Roman" w:cs="Times New Roman"/>
            <w:sz w:val="20"/>
            <w:szCs w:val="20"/>
            <w:shd w:val="clear" w:color="auto" w:fill="FFFFFF"/>
            <w:lang w:val="en-US"/>
          </w:rPr>
          <w:t>TextBlock</w:t>
        </w:r>
        <w:proofErr w:type="spellEnd"/>
        <w:r w:rsidRPr="00CA1CA9">
          <w:rPr>
            <w:rFonts w:ascii="Times New Roman" w:eastAsia="Calibri" w:hAnsi="Times New Roman" w:cs="Times New Roman"/>
            <w:sz w:val="20"/>
            <w:szCs w:val="20"/>
            <w:shd w:val="clear" w:color="auto" w:fill="FFFFFF"/>
            <w:lang w:val="en-US"/>
          </w:rPr>
          <w:t xml:space="preserve"> Text="{Binding Converter</w:t>
        </w:r>
        <w:proofErr w:type="gramStart"/>
        <w:r w:rsidRPr="00CA1CA9">
          <w:rPr>
            <w:rFonts w:ascii="Times New Roman" w:eastAsia="Calibri" w:hAnsi="Times New Roman" w:cs="Times New Roman"/>
            <w:sz w:val="20"/>
            <w:szCs w:val="20"/>
            <w:shd w:val="clear" w:color="auto" w:fill="FFFFFF"/>
            <w:lang w:val="en-US"/>
          </w:rPr>
          <w:t>={</w:t>
        </w:r>
        <w:proofErr w:type="spellStart"/>
        <w:proofErr w:type="gramEnd"/>
        <w:r w:rsidRPr="00CA1CA9">
          <w:rPr>
            <w:rFonts w:ascii="Times New Roman" w:eastAsia="Calibri" w:hAnsi="Times New Roman" w:cs="Times New Roman"/>
            <w:sz w:val="20"/>
            <w:szCs w:val="20"/>
            <w:shd w:val="clear" w:color="auto" w:fill="FFFFFF"/>
            <w:lang w:val="en-US"/>
          </w:rPr>
          <w:t>StaticResource</w:t>
        </w:r>
        <w:proofErr w:type="spellEnd"/>
        <w:r w:rsidRPr="00CA1CA9">
          <w:rPr>
            <w:rFonts w:ascii="Times New Roman" w:eastAsia="Calibri" w:hAnsi="Times New Roman" w:cs="Times New Roman"/>
            <w:sz w:val="20"/>
            <w:szCs w:val="20"/>
            <w:shd w:val="clear" w:color="auto" w:fill="FFFFFF"/>
            <w:lang w:val="en-US"/>
          </w:rPr>
          <w:t xml:space="preserve"> </w:t>
        </w:r>
        <w:proofErr w:type="spellStart"/>
        <w:r w:rsidRPr="00CA1CA9">
          <w:rPr>
            <w:rFonts w:ascii="Times New Roman" w:eastAsia="Calibri" w:hAnsi="Times New Roman" w:cs="Times New Roman"/>
            <w:sz w:val="20"/>
            <w:szCs w:val="20"/>
            <w:shd w:val="clear" w:color="auto" w:fill="FFFFFF"/>
            <w:lang w:val="en-US"/>
          </w:rPr>
          <w:t>myTotalPriceConverter</w:t>
        </w:r>
        <w:proofErr w:type="spellEnd"/>
        <w:r w:rsidRPr="00CA1CA9">
          <w:rPr>
            <w:rFonts w:ascii="Times New Roman" w:eastAsia="Calibri" w:hAnsi="Times New Roman" w:cs="Times New Roman"/>
            <w:sz w:val="20"/>
            <w:szCs w:val="20"/>
            <w:shd w:val="clear" w:color="auto" w:fill="FFFFFF"/>
            <w:lang w:val="en-US"/>
          </w:rPr>
          <w:t>}}"</w:t>
        </w:r>
      </w:ins>
    </w:p>
    <w:p w14:paraId="6B4E8802" w14:textId="77777777" w:rsidR="00CC67A4" w:rsidRPr="00CA1CA9" w:rsidRDefault="00CC67A4" w:rsidP="00CC67A4">
      <w:pPr>
        <w:rPr>
          <w:ins w:id="13795" w:author="Airat Shigapov" w:date="2021-10-29T16:39:00Z"/>
          <w:rFonts w:ascii="Times New Roman" w:eastAsia="Calibri" w:hAnsi="Times New Roman" w:cs="Times New Roman"/>
          <w:sz w:val="20"/>
          <w:szCs w:val="20"/>
          <w:shd w:val="clear" w:color="auto" w:fill="FFFFFF"/>
          <w:lang w:val="en-US"/>
        </w:rPr>
      </w:pPr>
      <w:ins w:id="13796" w:author="Airat Shigapov" w:date="2021-10-29T16:39:00Z">
        <w:r w:rsidRPr="00CA1CA9">
          <w:rPr>
            <w:rFonts w:ascii="Times New Roman" w:eastAsia="Calibri" w:hAnsi="Times New Roman" w:cs="Times New Roman"/>
            <w:sz w:val="20"/>
            <w:szCs w:val="20"/>
            <w:shd w:val="clear" w:color="auto" w:fill="FFFFFF"/>
            <w:lang w:val="en-US"/>
          </w:rPr>
          <w:t xml:space="preserve">                                             Margin="10,0,00,0"</w:t>
        </w:r>
      </w:ins>
    </w:p>
    <w:p w14:paraId="3EC49430" w14:textId="77777777" w:rsidR="00CC67A4" w:rsidRPr="00CA1CA9" w:rsidRDefault="00CC67A4" w:rsidP="00CC67A4">
      <w:pPr>
        <w:rPr>
          <w:ins w:id="13797" w:author="Airat Shigapov" w:date="2021-10-29T16:39:00Z"/>
          <w:rFonts w:ascii="Times New Roman" w:eastAsia="Calibri" w:hAnsi="Times New Roman" w:cs="Times New Roman"/>
          <w:sz w:val="20"/>
          <w:szCs w:val="20"/>
          <w:shd w:val="clear" w:color="auto" w:fill="FFFFFF"/>
          <w:lang w:val="en-US"/>
        </w:rPr>
      </w:pPr>
      <w:ins w:id="13798" w:author="Airat Shigapov" w:date="2021-10-29T16:39:00Z">
        <w:r w:rsidRPr="00CA1CA9">
          <w:rPr>
            <w:rFonts w:ascii="Times New Roman" w:eastAsia="Calibri" w:hAnsi="Times New Roman" w:cs="Times New Roman"/>
            <w:sz w:val="20"/>
            <w:szCs w:val="20"/>
            <w:shd w:val="clear" w:color="auto" w:fill="FFFFFF"/>
            <w:lang w:val="en-US"/>
          </w:rPr>
          <w:t xml:space="preserve">                                             Foreground="Gray"/&gt;</w:t>
        </w:r>
      </w:ins>
    </w:p>
    <w:p w14:paraId="1675B8CD" w14:textId="77777777" w:rsidR="00CC67A4" w:rsidRPr="00CA1CA9" w:rsidRDefault="00CC67A4" w:rsidP="00CC67A4">
      <w:pPr>
        <w:rPr>
          <w:ins w:id="13799" w:author="Airat Shigapov" w:date="2021-10-29T16:39:00Z"/>
          <w:rFonts w:ascii="Times New Roman" w:eastAsia="Calibri" w:hAnsi="Times New Roman" w:cs="Times New Roman"/>
          <w:sz w:val="20"/>
          <w:szCs w:val="20"/>
          <w:shd w:val="clear" w:color="auto" w:fill="FFFFFF"/>
          <w:lang w:val="en-US"/>
        </w:rPr>
      </w:pPr>
      <w:ins w:id="13800" w:author="Airat Shigapov" w:date="2021-10-29T16:39:00Z">
        <w:r w:rsidRPr="00CA1CA9">
          <w:rPr>
            <w:rFonts w:ascii="Times New Roman" w:eastAsia="Calibri" w:hAnsi="Times New Roman" w:cs="Times New Roman"/>
            <w:sz w:val="20"/>
            <w:szCs w:val="20"/>
            <w:shd w:val="clear" w:color="auto" w:fill="FFFFFF"/>
            <w:lang w:val="en-US"/>
          </w:rPr>
          <w:t xml:space="preserve">                                        &lt;</w:t>
        </w:r>
        <w:proofErr w:type="spellStart"/>
        <w:r w:rsidRPr="00CA1CA9">
          <w:rPr>
            <w:rFonts w:ascii="Times New Roman" w:eastAsia="Calibri" w:hAnsi="Times New Roman" w:cs="Times New Roman"/>
            <w:sz w:val="20"/>
            <w:szCs w:val="20"/>
            <w:shd w:val="clear" w:color="auto" w:fill="FFFFFF"/>
            <w:lang w:val="en-US"/>
          </w:rPr>
          <w:t>TextBlock</w:t>
        </w:r>
        <w:proofErr w:type="spellEnd"/>
        <w:r w:rsidRPr="00CA1CA9">
          <w:rPr>
            <w:rFonts w:ascii="Times New Roman" w:eastAsia="Calibri" w:hAnsi="Times New Roman" w:cs="Times New Roman"/>
            <w:sz w:val="20"/>
            <w:szCs w:val="20"/>
            <w:shd w:val="clear" w:color="auto" w:fill="FFFFFF"/>
            <w:lang w:val="en-US"/>
          </w:rPr>
          <w:t xml:space="preserve"> Text="</w:t>
        </w:r>
        <w:proofErr w:type="spellStart"/>
        <w:r w:rsidRPr="00CA1CA9">
          <w:rPr>
            <w:rFonts w:ascii="Times New Roman" w:eastAsia="Calibri" w:hAnsi="Times New Roman" w:cs="Times New Roman"/>
            <w:sz w:val="20"/>
            <w:szCs w:val="20"/>
            <w:shd w:val="clear" w:color="auto" w:fill="FFFFFF"/>
            <w:lang w:val="en-US"/>
          </w:rPr>
          <w:t>руб</w:t>
        </w:r>
        <w:proofErr w:type="spellEnd"/>
        <w:r w:rsidRPr="00CA1CA9">
          <w:rPr>
            <w:rFonts w:ascii="Times New Roman" w:eastAsia="Calibri" w:hAnsi="Times New Roman" w:cs="Times New Roman"/>
            <w:sz w:val="20"/>
            <w:szCs w:val="20"/>
            <w:shd w:val="clear" w:color="auto" w:fill="FFFFFF"/>
            <w:lang w:val="en-US"/>
          </w:rPr>
          <w:t>."</w:t>
        </w:r>
      </w:ins>
    </w:p>
    <w:p w14:paraId="3D3F4F43" w14:textId="77777777" w:rsidR="00CC67A4" w:rsidRPr="00CA1CA9" w:rsidRDefault="00CC67A4" w:rsidP="00CC67A4">
      <w:pPr>
        <w:rPr>
          <w:ins w:id="13801" w:author="Airat Shigapov" w:date="2021-10-29T16:39:00Z"/>
          <w:rFonts w:ascii="Times New Roman" w:eastAsia="Calibri" w:hAnsi="Times New Roman" w:cs="Times New Roman"/>
          <w:sz w:val="20"/>
          <w:szCs w:val="20"/>
          <w:shd w:val="clear" w:color="auto" w:fill="FFFFFF"/>
          <w:lang w:val="en-US"/>
        </w:rPr>
      </w:pPr>
      <w:ins w:id="13802" w:author="Airat Shigapov" w:date="2021-10-29T16:39:00Z">
        <w:r w:rsidRPr="00CA1CA9">
          <w:rPr>
            <w:rFonts w:ascii="Times New Roman" w:eastAsia="Calibri" w:hAnsi="Times New Roman" w:cs="Times New Roman"/>
            <w:sz w:val="20"/>
            <w:szCs w:val="20"/>
            <w:shd w:val="clear" w:color="auto" w:fill="FFFFFF"/>
            <w:lang w:val="en-US"/>
          </w:rPr>
          <w:t xml:space="preserve">                                             Margin="4,0,00,0"</w:t>
        </w:r>
      </w:ins>
    </w:p>
    <w:p w14:paraId="40D09F6C" w14:textId="77777777" w:rsidR="00CC67A4" w:rsidRPr="00CA1CA9" w:rsidRDefault="00CC67A4" w:rsidP="00CC67A4">
      <w:pPr>
        <w:rPr>
          <w:ins w:id="13803" w:author="Airat Shigapov" w:date="2021-10-29T16:39:00Z"/>
          <w:rFonts w:ascii="Times New Roman" w:eastAsia="Calibri" w:hAnsi="Times New Roman" w:cs="Times New Roman"/>
          <w:sz w:val="20"/>
          <w:szCs w:val="20"/>
          <w:shd w:val="clear" w:color="auto" w:fill="FFFFFF"/>
          <w:lang w:val="en-US"/>
        </w:rPr>
      </w:pPr>
      <w:ins w:id="13804" w:author="Airat Shigapov" w:date="2021-10-29T16:39:00Z">
        <w:r w:rsidRPr="00CA1CA9">
          <w:rPr>
            <w:rFonts w:ascii="Times New Roman" w:eastAsia="Calibri" w:hAnsi="Times New Roman" w:cs="Times New Roman"/>
            <w:sz w:val="20"/>
            <w:szCs w:val="20"/>
            <w:shd w:val="clear" w:color="auto" w:fill="FFFFFF"/>
            <w:lang w:val="en-US"/>
          </w:rPr>
          <w:t xml:space="preserve">                                             Foreground="Gray"/&gt;</w:t>
        </w:r>
      </w:ins>
    </w:p>
    <w:p w14:paraId="1E80C329" w14:textId="77777777" w:rsidR="00CC67A4" w:rsidRPr="00CA1CA9" w:rsidRDefault="00CC67A4" w:rsidP="00CC67A4">
      <w:pPr>
        <w:rPr>
          <w:ins w:id="13805" w:author="Airat Shigapov" w:date="2021-10-29T16:39:00Z"/>
          <w:rFonts w:ascii="Times New Roman" w:eastAsia="Calibri" w:hAnsi="Times New Roman" w:cs="Times New Roman"/>
          <w:sz w:val="20"/>
          <w:szCs w:val="20"/>
          <w:shd w:val="clear" w:color="auto" w:fill="FFFFFF"/>
          <w:lang w:val="en-US"/>
        </w:rPr>
      </w:pPr>
      <w:ins w:id="13806" w:author="Airat Shigapov" w:date="2021-10-29T16:39:00Z">
        <w:r w:rsidRPr="00CA1CA9">
          <w:rPr>
            <w:rFonts w:ascii="Times New Roman" w:eastAsia="Calibri" w:hAnsi="Times New Roman" w:cs="Times New Roman"/>
            <w:sz w:val="20"/>
            <w:szCs w:val="20"/>
            <w:shd w:val="clear" w:color="auto" w:fill="FFFFFF"/>
            <w:lang w:val="en-US"/>
          </w:rPr>
          <w:t xml:space="preserve">                                    &lt;/</w:t>
        </w:r>
        <w:proofErr w:type="spellStart"/>
        <w:r w:rsidRPr="00CA1CA9">
          <w:rPr>
            <w:rFonts w:ascii="Times New Roman" w:eastAsia="Calibri" w:hAnsi="Times New Roman" w:cs="Times New Roman"/>
            <w:sz w:val="20"/>
            <w:szCs w:val="20"/>
            <w:shd w:val="clear" w:color="auto" w:fill="FFFFFF"/>
            <w:lang w:val="en-US"/>
          </w:rPr>
          <w:t>StackPanel</w:t>
        </w:r>
        <w:proofErr w:type="spellEnd"/>
        <w:r w:rsidRPr="00CA1CA9">
          <w:rPr>
            <w:rFonts w:ascii="Times New Roman" w:eastAsia="Calibri" w:hAnsi="Times New Roman" w:cs="Times New Roman"/>
            <w:sz w:val="20"/>
            <w:szCs w:val="20"/>
            <w:shd w:val="clear" w:color="auto" w:fill="FFFFFF"/>
            <w:lang w:val="en-US"/>
          </w:rPr>
          <w:t>&gt;</w:t>
        </w:r>
      </w:ins>
    </w:p>
    <w:p w14:paraId="4CCBB5F7" w14:textId="77777777" w:rsidR="00CC67A4" w:rsidRPr="00CA1CA9" w:rsidRDefault="00CC67A4" w:rsidP="00CC67A4">
      <w:pPr>
        <w:rPr>
          <w:ins w:id="13807" w:author="Airat Shigapov" w:date="2021-10-29T16:39:00Z"/>
          <w:rFonts w:ascii="Times New Roman" w:eastAsia="Calibri" w:hAnsi="Times New Roman" w:cs="Times New Roman"/>
          <w:sz w:val="20"/>
          <w:szCs w:val="20"/>
          <w:shd w:val="clear" w:color="auto" w:fill="FFFFFF"/>
          <w:lang w:val="en-US"/>
        </w:rPr>
      </w:pPr>
      <w:ins w:id="13808" w:author="Airat Shigapov" w:date="2021-10-29T16:39:00Z">
        <w:r w:rsidRPr="00CA1CA9">
          <w:rPr>
            <w:rFonts w:ascii="Times New Roman" w:eastAsia="Calibri" w:hAnsi="Times New Roman" w:cs="Times New Roman"/>
            <w:sz w:val="20"/>
            <w:szCs w:val="20"/>
            <w:shd w:val="clear" w:color="auto" w:fill="FFFFFF"/>
            <w:lang w:val="en-US"/>
          </w:rPr>
          <w:t xml:space="preserve">                                    &lt;Expander </w:t>
        </w:r>
        <w:proofErr w:type="spellStart"/>
        <w:r w:rsidRPr="00CA1CA9">
          <w:rPr>
            <w:rFonts w:ascii="Times New Roman" w:eastAsia="Calibri" w:hAnsi="Times New Roman" w:cs="Times New Roman"/>
            <w:sz w:val="20"/>
            <w:szCs w:val="20"/>
            <w:shd w:val="clear" w:color="auto" w:fill="FFFFFF"/>
            <w:lang w:val="en-US"/>
          </w:rPr>
          <w:t>Grid.Row</w:t>
        </w:r>
        <w:proofErr w:type="spellEnd"/>
        <w:r w:rsidRPr="00CA1CA9">
          <w:rPr>
            <w:rFonts w:ascii="Times New Roman" w:eastAsia="Calibri" w:hAnsi="Times New Roman" w:cs="Times New Roman"/>
            <w:sz w:val="20"/>
            <w:szCs w:val="20"/>
            <w:shd w:val="clear" w:color="auto" w:fill="FFFFFF"/>
            <w:lang w:val="en-US"/>
          </w:rPr>
          <w:t>="1" Background="#F5F5F5"&gt;</w:t>
        </w:r>
      </w:ins>
    </w:p>
    <w:p w14:paraId="3E1095CE" w14:textId="77777777" w:rsidR="00CC67A4" w:rsidRPr="00CA1CA9" w:rsidRDefault="00CC67A4" w:rsidP="00CC67A4">
      <w:pPr>
        <w:rPr>
          <w:ins w:id="13809" w:author="Airat Shigapov" w:date="2021-10-29T16:39:00Z"/>
          <w:rFonts w:ascii="Times New Roman" w:eastAsia="Calibri" w:hAnsi="Times New Roman" w:cs="Times New Roman"/>
          <w:sz w:val="20"/>
          <w:szCs w:val="20"/>
          <w:shd w:val="clear" w:color="auto" w:fill="FFFFFF"/>
          <w:lang w:val="en-US"/>
        </w:rPr>
      </w:pPr>
      <w:ins w:id="13810" w:author="Airat Shigapov" w:date="2021-10-29T16:39:00Z">
        <w:r w:rsidRPr="00CA1CA9">
          <w:rPr>
            <w:rFonts w:ascii="Times New Roman" w:eastAsia="Calibri" w:hAnsi="Times New Roman" w:cs="Times New Roman"/>
            <w:sz w:val="20"/>
            <w:szCs w:val="20"/>
            <w:shd w:val="clear" w:color="auto" w:fill="FFFFFF"/>
            <w:lang w:val="en-US"/>
          </w:rPr>
          <w:t xml:space="preserve">                                        &lt;</w:t>
        </w:r>
        <w:proofErr w:type="spellStart"/>
        <w:r w:rsidRPr="00CA1CA9">
          <w:rPr>
            <w:rFonts w:ascii="Times New Roman" w:eastAsia="Calibri" w:hAnsi="Times New Roman" w:cs="Times New Roman"/>
            <w:sz w:val="20"/>
            <w:szCs w:val="20"/>
            <w:shd w:val="clear" w:color="auto" w:fill="FFFFFF"/>
            <w:lang w:val="en-US"/>
          </w:rPr>
          <w:t>ListView</w:t>
        </w:r>
        <w:proofErr w:type="spellEnd"/>
        <w:r w:rsidRPr="00CA1CA9">
          <w:rPr>
            <w:rFonts w:ascii="Times New Roman" w:eastAsia="Calibri" w:hAnsi="Times New Roman" w:cs="Times New Roman"/>
            <w:sz w:val="20"/>
            <w:szCs w:val="20"/>
            <w:shd w:val="clear" w:color="auto" w:fill="FFFFFF"/>
            <w:lang w:val="en-US"/>
          </w:rPr>
          <w:t xml:space="preserve"> </w:t>
        </w:r>
        <w:proofErr w:type="gramStart"/>
        <w:r w:rsidRPr="00CA1CA9">
          <w:rPr>
            <w:rFonts w:ascii="Times New Roman" w:eastAsia="Calibri" w:hAnsi="Times New Roman" w:cs="Times New Roman"/>
            <w:sz w:val="20"/>
            <w:szCs w:val="20"/>
            <w:shd w:val="clear" w:color="auto" w:fill="FFFFFF"/>
            <w:lang w:val="en-US"/>
          </w:rPr>
          <w:t>x:Name</w:t>
        </w:r>
        <w:proofErr w:type="gramEnd"/>
        <w:r w:rsidRPr="00CA1CA9">
          <w:rPr>
            <w:rFonts w:ascii="Times New Roman" w:eastAsia="Calibri" w:hAnsi="Times New Roman" w:cs="Times New Roman"/>
            <w:sz w:val="20"/>
            <w:szCs w:val="20"/>
            <w:shd w:val="clear" w:color="auto" w:fill="FFFFFF"/>
            <w:lang w:val="en-US"/>
          </w:rPr>
          <w:t xml:space="preserve">="ListPastOrders" </w:t>
        </w:r>
      </w:ins>
    </w:p>
    <w:p w14:paraId="1D4FC7D8" w14:textId="77777777" w:rsidR="00CC67A4" w:rsidRPr="00CA1CA9" w:rsidRDefault="00CC67A4" w:rsidP="00CC67A4">
      <w:pPr>
        <w:rPr>
          <w:ins w:id="13811" w:author="Airat Shigapov" w:date="2021-10-29T16:39:00Z"/>
          <w:rFonts w:ascii="Times New Roman" w:eastAsia="Calibri" w:hAnsi="Times New Roman" w:cs="Times New Roman"/>
          <w:sz w:val="20"/>
          <w:szCs w:val="20"/>
          <w:shd w:val="clear" w:color="auto" w:fill="FFFFFF"/>
          <w:lang w:val="en-US"/>
        </w:rPr>
      </w:pPr>
      <w:ins w:id="13812" w:author="Airat Shigapov" w:date="2021-10-29T16:39:00Z">
        <w:r w:rsidRPr="00CA1CA9">
          <w:rPr>
            <w:rFonts w:ascii="Times New Roman" w:eastAsia="Calibri" w:hAnsi="Times New Roman" w:cs="Times New Roman"/>
            <w:sz w:val="20"/>
            <w:szCs w:val="20"/>
            <w:shd w:val="clear" w:color="auto" w:fill="FFFFFF"/>
            <w:lang w:val="en-US"/>
          </w:rPr>
          <w:t xml:space="preserve">                                          </w:t>
        </w:r>
        <w:proofErr w:type="spellStart"/>
        <w:r w:rsidRPr="00CA1CA9">
          <w:rPr>
            <w:rFonts w:ascii="Times New Roman" w:eastAsia="Calibri" w:hAnsi="Times New Roman" w:cs="Times New Roman"/>
            <w:sz w:val="20"/>
            <w:szCs w:val="20"/>
            <w:shd w:val="clear" w:color="auto" w:fill="FFFFFF"/>
            <w:lang w:val="en-US"/>
          </w:rPr>
          <w:t>ItemsSource</w:t>
        </w:r>
        <w:proofErr w:type="spellEnd"/>
        <w:r w:rsidRPr="00CA1CA9">
          <w:rPr>
            <w:rFonts w:ascii="Times New Roman" w:eastAsia="Calibri" w:hAnsi="Times New Roman" w:cs="Times New Roman"/>
            <w:sz w:val="20"/>
            <w:szCs w:val="20"/>
            <w:shd w:val="clear" w:color="auto" w:fill="FFFFFF"/>
            <w:lang w:val="en-US"/>
          </w:rPr>
          <w:t xml:space="preserve"> ="{Binding </w:t>
        </w:r>
        <w:proofErr w:type="spellStart"/>
        <w:r w:rsidRPr="00CA1CA9">
          <w:rPr>
            <w:rFonts w:ascii="Times New Roman" w:eastAsia="Calibri" w:hAnsi="Times New Roman" w:cs="Times New Roman"/>
            <w:sz w:val="20"/>
            <w:szCs w:val="20"/>
            <w:shd w:val="clear" w:color="auto" w:fill="FFFFFF"/>
            <w:lang w:val="en-US"/>
          </w:rPr>
          <w:t>GoodSales</w:t>
        </w:r>
        <w:proofErr w:type="spellEnd"/>
        <w:r w:rsidRPr="00CA1CA9">
          <w:rPr>
            <w:rFonts w:ascii="Times New Roman" w:eastAsia="Calibri" w:hAnsi="Times New Roman" w:cs="Times New Roman"/>
            <w:sz w:val="20"/>
            <w:szCs w:val="20"/>
            <w:shd w:val="clear" w:color="auto" w:fill="FFFFFF"/>
            <w:lang w:val="en-US"/>
          </w:rPr>
          <w:t>}"</w:t>
        </w:r>
      </w:ins>
    </w:p>
    <w:p w14:paraId="18B2724D" w14:textId="77777777" w:rsidR="00CC67A4" w:rsidRPr="00CA1CA9" w:rsidRDefault="00CC67A4" w:rsidP="00CC67A4">
      <w:pPr>
        <w:rPr>
          <w:ins w:id="13813" w:author="Airat Shigapov" w:date="2021-10-29T16:39:00Z"/>
          <w:rFonts w:ascii="Times New Roman" w:eastAsia="Calibri" w:hAnsi="Times New Roman" w:cs="Times New Roman"/>
          <w:sz w:val="20"/>
          <w:szCs w:val="20"/>
          <w:shd w:val="clear" w:color="auto" w:fill="FFFFFF"/>
          <w:lang w:val="en-US"/>
        </w:rPr>
      </w:pPr>
      <w:ins w:id="13814" w:author="Airat Shigapov" w:date="2021-10-29T16:39:00Z">
        <w:r w:rsidRPr="00CA1CA9">
          <w:rPr>
            <w:rFonts w:ascii="Times New Roman" w:eastAsia="Calibri" w:hAnsi="Times New Roman" w:cs="Times New Roman"/>
            <w:sz w:val="20"/>
            <w:szCs w:val="20"/>
            <w:shd w:val="clear" w:color="auto" w:fill="FFFFFF"/>
            <w:lang w:val="en-US"/>
          </w:rPr>
          <w:t xml:space="preserve">                                          Width="680" </w:t>
        </w:r>
      </w:ins>
    </w:p>
    <w:p w14:paraId="10D7BCBB" w14:textId="77777777" w:rsidR="00CC67A4" w:rsidRPr="00CA1CA9" w:rsidRDefault="00CC67A4" w:rsidP="00CC67A4">
      <w:pPr>
        <w:rPr>
          <w:ins w:id="13815" w:author="Airat Shigapov" w:date="2021-10-29T16:39:00Z"/>
          <w:rFonts w:ascii="Times New Roman" w:eastAsia="Calibri" w:hAnsi="Times New Roman" w:cs="Times New Roman"/>
          <w:sz w:val="20"/>
          <w:szCs w:val="20"/>
          <w:shd w:val="clear" w:color="auto" w:fill="FFFFFF"/>
          <w:lang w:val="en-US"/>
        </w:rPr>
      </w:pPr>
      <w:ins w:id="13816" w:author="Airat Shigapov" w:date="2021-10-29T16:39:00Z">
        <w:r w:rsidRPr="00CA1CA9">
          <w:rPr>
            <w:rFonts w:ascii="Times New Roman" w:eastAsia="Calibri" w:hAnsi="Times New Roman" w:cs="Times New Roman"/>
            <w:sz w:val="20"/>
            <w:szCs w:val="20"/>
            <w:shd w:val="clear" w:color="auto" w:fill="FFFFFF"/>
            <w:lang w:val="en-US"/>
          </w:rPr>
          <w:t xml:space="preserve">                                                  </w:t>
        </w:r>
        <w:proofErr w:type="spellStart"/>
        <w:r w:rsidRPr="00CA1CA9">
          <w:rPr>
            <w:rFonts w:ascii="Times New Roman" w:eastAsia="Calibri" w:hAnsi="Times New Roman" w:cs="Times New Roman"/>
            <w:sz w:val="20"/>
            <w:szCs w:val="20"/>
            <w:shd w:val="clear" w:color="auto" w:fill="FFFFFF"/>
            <w:lang w:val="en-US"/>
          </w:rPr>
          <w:t>VerticalContentAlignment</w:t>
        </w:r>
        <w:proofErr w:type="spellEnd"/>
        <w:r w:rsidRPr="00CA1CA9">
          <w:rPr>
            <w:rFonts w:ascii="Times New Roman" w:eastAsia="Calibri" w:hAnsi="Times New Roman" w:cs="Times New Roman"/>
            <w:sz w:val="20"/>
            <w:szCs w:val="20"/>
            <w:shd w:val="clear" w:color="auto" w:fill="FFFFFF"/>
            <w:lang w:val="en-US"/>
          </w:rPr>
          <w:t>="Center"</w:t>
        </w:r>
      </w:ins>
    </w:p>
    <w:p w14:paraId="3F7013B9" w14:textId="77777777" w:rsidR="00CC67A4" w:rsidRPr="00CA1CA9" w:rsidRDefault="00CC67A4" w:rsidP="00CC67A4">
      <w:pPr>
        <w:rPr>
          <w:ins w:id="13817" w:author="Airat Shigapov" w:date="2021-10-29T16:39:00Z"/>
          <w:rFonts w:ascii="Times New Roman" w:eastAsia="Calibri" w:hAnsi="Times New Roman" w:cs="Times New Roman"/>
          <w:sz w:val="20"/>
          <w:szCs w:val="20"/>
          <w:shd w:val="clear" w:color="auto" w:fill="FFFFFF"/>
          <w:lang w:val="en-US"/>
        </w:rPr>
      </w:pPr>
      <w:ins w:id="13818" w:author="Airat Shigapov" w:date="2021-10-29T16:39:00Z">
        <w:r w:rsidRPr="00CA1CA9">
          <w:rPr>
            <w:rFonts w:ascii="Times New Roman" w:eastAsia="Calibri" w:hAnsi="Times New Roman" w:cs="Times New Roman"/>
            <w:sz w:val="20"/>
            <w:szCs w:val="20"/>
            <w:shd w:val="clear" w:color="auto" w:fill="FFFFFF"/>
            <w:lang w:val="en-US"/>
          </w:rPr>
          <w:t xml:space="preserve">                                              </w:t>
        </w:r>
        <w:proofErr w:type="spellStart"/>
        <w:r w:rsidRPr="00CA1CA9">
          <w:rPr>
            <w:rFonts w:ascii="Times New Roman" w:eastAsia="Calibri" w:hAnsi="Times New Roman" w:cs="Times New Roman"/>
            <w:sz w:val="20"/>
            <w:szCs w:val="20"/>
            <w:shd w:val="clear" w:color="auto" w:fill="FFFFFF"/>
            <w:lang w:val="en-US"/>
          </w:rPr>
          <w:t>Grid.Row</w:t>
        </w:r>
        <w:proofErr w:type="spellEnd"/>
        <w:r w:rsidRPr="00CA1CA9">
          <w:rPr>
            <w:rFonts w:ascii="Times New Roman" w:eastAsia="Calibri" w:hAnsi="Times New Roman" w:cs="Times New Roman"/>
            <w:sz w:val="20"/>
            <w:szCs w:val="20"/>
            <w:shd w:val="clear" w:color="auto" w:fill="FFFFFF"/>
            <w:lang w:val="en-US"/>
          </w:rPr>
          <w:t>="1"</w:t>
        </w:r>
      </w:ins>
    </w:p>
    <w:p w14:paraId="49B1661D" w14:textId="77777777" w:rsidR="00CC67A4" w:rsidRPr="00CA1CA9" w:rsidRDefault="00CC67A4" w:rsidP="00CC67A4">
      <w:pPr>
        <w:rPr>
          <w:ins w:id="13819" w:author="Airat Shigapov" w:date="2021-10-29T16:39:00Z"/>
          <w:rFonts w:ascii="Times New Roman" w:eastAsia="Calibri" w:hAnsi="Times New Roman" w:cs="Times New Roman"/>
          <w:sz w:val="20"/>
          <w:szCs w:val="20"/>
          <w:shd w:val="clear" w:color="auto" w:fill="FFFFFF"/>
          <w:lang w:val="en-US"/>
        </w:rPr>
      </w:pPr>
      <w:ins w:id="13820" w:author="Airat Shigapov" w:date="2021-10-29T16:39:00Z">
        <w:r w:rsidRPr="00CA1CA9">
          <w:rPr>
            <w:rFonts w:ascii="Times New Roman" w:eastAsia="Calibri" w:hAnsi="Times New Roman" w:cs="Times New Roman"/>
            <w:sz w:val="20"/>
            <w:szCs w:val="20"/>
            <w:shd w:val="clear" w:color="auto" w:fill="FFFFFF"/>
            <w:lang w:val="en-US"/>
          </w:rPr>
          <w:t xml:space="preserve">                                          </w:t>
        </w:r>
        <w:proofErr w:type="spellStart"/>
        <w:r w:rsidRPr="00CA1CA9">
          <w:rPr>
            <w:rFonts w:ascii="Times New Roman" w:eastAsia="Calibri" w:hAnsi="Times New Roman" w:cs="Times New Roman"/>
            <w:sz w:val="20"/>
            <w:szCs w:val="20"/>
            <w:shd w:val="clear" w:color="auto" w:fill="FFFFFF"/>
            <w:lang w:val="en-US"/>
          </w:rPr>
          <w:t>HorizontalAlignment</w:t>
        </w:r>
        <w:proofErr w:type="spellEnd"/>
        <w:r w:rsidRPr="00CA1CA9">
          <w:rPr>
            <w:rFonts w:ascii="Times New Roman" w:eastAsia="Calibri" w:hAnsi="Times New Roman" w:cs="Times New Roman"/>
            <w:sz w:val="20"/>
            <w:szCs w:val="20"/>
            <w:shd w:val="clear" w:color="auto" w:fill="FFFFFF"/>
            <w:lang w:val="en-US"/>
          </w:rPr>
          <w:t>="Left"&gt;</w:t>
        </w:r>
      </w:ins>
    </w:p>
    <w:p w14:paraId="35A7526F" w14:textId="77777777" w:rsidR="00CC67A4" w:rsidRPr="00CA1CA9" w:rsidRDefault="00CC67A4" w:rsidP="00CC67A4">
      <w:pPr>
        <w:rPr>
          <w:ins w:id="13821" w:author="Airat Shigapov" w:date="2021-10-29T16:39:00Z"/>
          <w:rFonts w:ascii="Times New Roman" w:eastAsia="Calibri" w:hAnsi="Times New Roman" w:cs="Times New Roman"/>
          <w:sz w:val="20"/>
          <w:szCs w:val="20"/>
          <w:shd w:val="clear" w:color="auto" w:fill="FFFFFF"/>
          <w:lang w:val="en-US"/>
        </w:rPr>
      </w:pPr>
      <w:ins w:id="13822" w:author="Airat Shigapov" w:date="2021-10-29T16:39:00Z">
        <w:r w:rsidRPr="00CA1CA9">
          <w:rPr>
            <w:rFonts w:ascii="Times New Roman" w:eastAsia="Calibri" w:hAnsi="Times New Roman" w:cs="Times New Roman"/>
            <w:sz w:val="20"/>
            <w:szCs w:val="20"/>
            <w:shd w:val="clear" w:color="auto" w:fill="FFFFFF"/>
            <w:lang w:val="en-US"/>
          </w:rPr>
          <w:t xml:space="preserve">                                            &lt;</w:t>
        </w:r>
        <w:proofErr w:type="spellStart"/>
        <w:r w:rsidRPr="00CA1CA9">
          <w:rPr>
            <w:rFonts w:ascii="Times New Roman" w:eastAsia="Calibri" w:hAnsi="Times New Roman" w:cs="Times New Roman"/>
            <w:sz w:val="20"/>
            <w:szCs w:val="20"/>
            <w:shd w:val="clear" w:color="auto" w:fill="FFFFFF"/>
            <w:lang w:val="en-US"/>
          </w:rPr>
          <w:t>ListView.View</w:t>
        </w:r>
        <w:proofErr w:type="spellEnd"/>
        <w:r w:rsidRPr="00CA1CA9">
          <w:rPr>
            <w:rFonts w:ascii="Times New Roman" w:eastAsia="Calibri" w:hAnsi="Times New Roman" w:cs="Times New Roman"/>
            <w:sz w:val="20"/>
            <w:szCs w:val="20"/>
            <w:shd w:val="clear" w:color="auto" w:fill="FFFFFF"/>
            <w:lang w:val="en-US"/>
          </w:rPr>
          <w:t>&gt;</w:t>
        </w:r>
      </w:ins>
    </w:p>
    <w:p w14:paraId="6F123560" w14:textId="77777777" w:rsidR="00CC67A4" w:rsidRPr="00CA1CA9" w:rsidRDefault="00CC67A4" w:rsidP="00CC67A4">
      <w:pPr>
        <w:rPr>
          <w:ins w:id="13823" w:author="Airat Shigapov" w:date="2021-10-29T16:39:00Z"/>
          <w:rFonts w:ascii="Times New Roman" w:eastAsia="Calibri" w:hAnsi="Times New Roman" w:cs="Times New Roman"/>
          <w:sz w:val="20"/>
          <w:szCs w:val="20"/>
          <w:shd w:val="clear" w:color="auto" w:fill="FFFFFF"/>
          <w:lang w:val="en-US"/>
        </w:rPr>
      </w:pPr>
      <w:ins w:id="13824" w:author="Airat Shigapov" w:date="2021-10-29T16:39:00Z">
        <w:r w:rsidRPr="00CA1CA9">
          <w:rPr>
            <w:rFonts w:ascii="Times New Roman" w:eastAsia="Calibri" w:hAnsi="Times New Roman" w:cs="Times New Roman"/>
            <w:sz w:val="20"/>
            <w:szCs w:val="20"/>
            <w:shd w:val="clear" w:color="auto" w:fill="FFFFFF"/>
            <w:lang w:val="en-US"/>
          </w:rPr>
          <w:t xml:space="preserve">                                                &lt;</w:t>
        </w:r>
        <w:proofErr w:type="spellStart"/>
        <w:r w:rsidRPr="00CA1CA9">
          <w:rPr>
            <w:rFonts w:ascii="Times New Roman" w:eastAsia="Calibri" w:hAnsi="Times New Roman" w:cs="Times New Roman"/>
            <w:sz w:val="20"/>
            <w:szCs w:val="20"/>
            <w:shd w:val="clear" w:color="auto" w:fill="FFFFFF"/>
            <w:lang w:val="en-US"/>
          </w:rPr>
          <w:t>GridView</w:t>
        </w:r>
        <w:proofErr w:type="spellEnd"/>
        <w:r w:rsidRPr="00CA1CA9">
          <w:rPr>
            <w:rFonts w:ascii="Times New Roman" w:eastAsia="Calibri" w:hAnsi="Times New Roman" w:cs="Times New Roman"/>
            <w:sz w:val="20"/>
            <w:szCs w:val="20"/>
            <w:shd w:val="clear" w:color="auto" w:fill="FFFFFF"/>
            <w:lang w:val="en-US"/>
          </w:rPr>
          <w:t>&gt;</w:t>
        </w:r>
      </w:ins>
    </w:p>
    <w:p w14:paraId="2896A7E7" w14:textId="77777777" w:rsidR="00CC67A4" w:rsidRPr="00CA1CA9" w:rsidRDefault="00CC67A4" w:rsidP="00CC67A4">
      <w:pPr>
        <w:rPr>
          <w:ins w:id="13825" w:author="Airat Shigapov" w:date="2021-10-29T16:39:00Z"/>
          <w:rFonts w:ascii="Times New Roman" w:eastAsia="Calibri" w:hAnsi="Times New Roman" w:cs="Times New Roman"/>
          <w:sz w:val="20"/>
          <w:szCs w:val="20"/>
          <w:shd w:val="clear" w:color="auto" w:fill="FFFFFF"/>
          <w:lang w:val="en-US"/>
        </w:rPr>
      </w:pPr>
      <w:ins w:id="13826" w:author="Airat Shigapov" w:date="2021-10-29T16:39:00Z">
        <w:r w:rsidRPr="00CA1CA9">
          <w:rPr>
            <w:rFonts w:ascii="Times New Roman" w:eastAsia="Calibri" w:hAnsi="Times New Roman" w:cs="Times New Roman"/>
            <w:sz w:val="20"/>
            <w:szCs w:val="20"/>
            <w:shd w:val="clear" w:color="auto" w:fill="FFFFFF"/>
            <w:lang w:val="en-US"/>
          </w:rPr>
          <w:t xml:space="preserve">                                                    &lt;</w:t>
        </w:r>
        <w:proofErr w:type="spellStart"/>
        <w:r w:rsidRPr="00CA1CA9">
          <w:rPr>
            <w:rFonts w:ascii="Times New Roman" w:eastAsia="Calibri" w:hAnsi="Times New Roman" w:cs="Times New Roman"/>
            <w:sz w:val="20"/>
            <w:szCs w:val="20"/>
            <w:shd w:val="clear" w:color="auto" w:fill="FFFFFF"/>
            <w:lang w:val="en-US"/>
          </w:rPr>
          <w:t>GridViewColumn</w:t>
        </w:r>
        <w:proofErr w:type="spellEnd"/>
        <w:r w:rsidRPr="00CA1CA9">
          <w:rPr>
            <w:rFonts w:ascii="Times New Roman" w:eastAsia="Calibri" w:hAnsi="Times New Roman" w:cs="Times New Roman"/>
            <w:sz w:val="20"/>
            <w:szCs w:val="20"/>
            <w:shd w:val="clear" w:color="auto" w:fill="FFFFFF"/>
            <w:lang w:val="en-US"/>
          </w:rPr>
          <w:t xml:space="preserve"> Header="</w:t>
        </w:r>
        <w:proofErr w:type="spellStart"/>
        <w:r w:rsidRPr="00CA1CA9">
          <w:rPr>
            <w:rFonts w:ascii="Times New Roman" w:eastAsia="Calibri" w:hAnsi="Times New Roman" w:cs="Times New Roman"/>
            <w:sz w:val="20"/>
            <w:szCs w:val="20"/>
            <w:shd w:val="clear" w:color="auto" w:fill="FFFFFF"/>
            <w:lang w:val="en-US"/>
          </w:rPr>
          <w:t>Название</w:t>
        </w:r>
        <w:proofErr w:type="spellEnd"/>
        <w:r w:rsidRPr="00CA1CA9">
          <w:rPr>
            <w:rFonts w:ascii="Times New Roman" w:eastAsia="Calibri" w:hAnsi="Times New Roman" w:cs="Times New Roman"/>
            <w:sz w:val="20"/>
            <w:szCs w:val="20"/>
            <w:shd w:val="clear" w:color="auto" w:fill="FFFFFF"/>
            <w:lang w:val="en-US"/>
          </w:rPr>
          <w:t>"</w:t>
        </w:r>
      </w:ins>
    </w:p>
    <w:p w14:paraId="36B3FE7E" w14:textId="77777777" w:rsidR="00CC67A4" w:rsidRPr="00CA1CA9" w:rsidRDefault="00CC67A4" w:rsidP="00CC67A4">
      <w:pPr>
        <w:rPr>
          <w:ins w:id="13827" w:author="Airat Shigapov" w:date="2021-10-29T16:39:00Z"/>
          <w:rFonts w:ascii="Times New Roman" w:eastAsia="Calibri" w:hAnsi="Times New Roman" w:cs="Times New Roman"/>
          <w:sz w:val="20"/>
          <w:szCs w:val="20"/>
          <w:shd w:val="clear" w:color="auto" w:fill="FFFFFF"/>
          <w:lang w:val="en-US"/>
        </w:rPr>
      </w:pPr>
      <w:ins w:id="13828" w:author="Airat Shigapov" w:date="2021-10-29T16:39:00Z">
        <w:r w:rsidRPr="00CA1CA9">
          <w:rPr>
            <w:rFonts w:ascii="Times New Roman" w:eastAsia="Calibri" w:hAnsi="Times New Roman" w:cs="Times New Roman"/>
            <w:sz w:val="20"/>
            <w:szCs w:val="20"/>
            <w:shd w:val="clear" w:color="auto" w:fill="FFFFFF"/>
            <w:lang w:val="en-US"/>
          </w:rPr>
          <w:t xml:space="preserve">                                                                    </w:t>
        </w:r>
      </w:ins>
    </w:p>
    <w:p w14:paraId="3236FCBE" w14:textId="77777777" w:rsidR="00CC67A4" w:rsidRPr="00CA1CA9" w:rsidRDefault="00CC67A4" w:rsidP="00CC67A4">
      <w:pPr>
        <w:rPr>
          <w:ins w:id="13829" w:author="Airat Shigapov" w:date="2021-10-29T16:39:00Z"/>
          <w:rFonts w:ascii="Times New Roman" w:eastAsia="Calibri" w:hAnsi="Times New Roman" w:cs="Times New Roman"/>
          <w:sz w:val="20"/>
          <w:szCs w:val="20"/>
          <w:shd w:val="clear" w:color="auto" w:fill="FFFFFF"/>
          <w:lang w:val="en-US"/>
        </w:rPr>
      </w:pPr>
      <w:ins w:id="13830" w:author="Airat Shigapov" w:date="2021-10-29T16:39:00Z">
        <w:r w:rsidRPr="00CA1CA9">
          <w:rPr>
            <w:rFonts w:ascii="Times New Roman" w:eastAsia="Calibri" w:hAnsi="Times New Roman" w:cs="Times New Roman"/>
            <w:sz w:val="20"/>
            <w:szCs w:val="20"/>
            <w:shd w:val="clear" w:color="auto" w:fill="FFFFFF"/>
            <w:lang w:val="en-US"/>
          </w:rPr>
          <w:t xml:space="preserve">                                                            Width="200"&gt;</w:t>
        </w:r>
      </w:ins>
    </w:p>
    <w:p w14:paraId="028ADE1E" w14:textId="77777777" w:rsidR="00CC67A4" w:rsidRPr="00CA1CA9" w:rsidRDefault="00CC67A4" w:rsidP="00CC67A4">
      <w:pPr>
        <w:rPr>
          <w:ins w:id="13831" w:author="Airat Shigapov" w:date="2021-10-29T16:39:00Z"/>
          <w:rFonts w:ascii="Times New Roman" w:eastAsia="Calibri" w:hAnsi="Times New Roman" w:cs="Times New Roman"/>
          <w:sz w:val="20"/>
          <w:szCs w:val="20"/>
          <w:shd w:val="clear" w:color="auto" w:fill="FFFFFF"/>
          <w:lang w:val="en-US"/>
        </w:rPr>
      </w:pPr>
      <w:ins w:id="13832" w:author="Airat Shigapov" w:date="2021-10-29T16:39:00Z">
        <w:r w:rsidRPr="00CA1CA9">
          <w:rPr>
            <w:rFonts w:ascii="Times New Roman" w:eastAsia="Calibri" w:hAnsi="Times New Roman" w:cs="Times New Roman"/>
            <w:sz w:val="20"/>
            <w:szCs w:val="20"/>
            <w:shd w:val="clear" w:color="auto" w:fill="FFFFFF"/>
            <w:lang w:val="en-US"/>
          </w:rPr>
          <w:t xml:space="preserve">                                                        &lt;</w:t>
        </w:r>
        <w:proofErr w:type="spellStart"/>
        <w:r w:rsidRPr="00CA1CA9">
          <w:rPr>
            <w:rFonts w:ascii="Times New Roman" w:eastAsia="Calibri" w:hAnsi="Times New Roman" w:cs="Times New Roman"/>
            <w:sz w:val="20"/>
            <w:szCs w:val="20"/>
            <w:shd w:val="clear" w:color="auto" w:fill="FFFFFF"/>
            <w:lang w:val="en-US"/>
          </w:rPr>
          <w:t>GridViewColumn.CellTemplate</w:t>
        </w:r>
        <w:proofErr w:type="spellEnd"/>
        <w:r w:rsidRPr="00CA1CA9">
          <w:rPr>
            <w:rFonts w:ascii="Times New Roman" w:eastAsia="Calibri" w:hAnsi="Times New Roman" w:cs="Times New Roman"/>
            <w:sz w:val="20"/>
            <w:szCs w:val="20"/>
            <w:shd w:val="clear" w:color="auto" w:fill="FFFFFF"/>
            <w:lang w:val="en-US"/>
          </w:rPr>
          <w:t>&gt;</w:t>
        </w:r>
      </w:ins>
    </w:p>
    <w:p w14:paraId="2477D741" w14:textId="77777777" w:rsidR="00CC67A4" w:rsidRPr="00CA1CA9" w:rsidRDefault="00CC67A4" w:rsidP="00CC67A4">
      <w:pPr>
        <w:rPr>
          <w:ins w:id="13833" w:author="Airat Shigapov" w:date="2021-10-29T16:39:00Z"/>
          <w:rFonts w:ascii="Times New Roman" w:eastAsia="Calibri" w:hAnsi="Times New Roman" w:cs="Times New Roman"/>
          <w:sz w:val="20"/>
          <w:szCs w:val="20"/>
          <w:shd w:val="clear" w:color="auto" w:fill="FFFFFF"/>
          <w:lang w:val="en-US"/>
        </w:rPr>
      </w:pPr>
      <w:ins w:id="13834" w:author="Airat Shigapov" w:date="2021-10-29T16:39:00Z">
        <w:r w:rsidRPr="00CA1CA9">
          <w:rPr>
            <w:rFonts w:ascii="Times New Roman" w:eastAsia="Calibri" w:hAnsi="Times New Roman" w:cs="Times New Roman"/>
            <w:sz w:val="20"/>
            <w:szCs w:val="20"/>
            <w:shd w:val="clear" w:color="auto" w:fill="FFFFFF"/>
            <w:lang w:val="en-US"/>
          </w:rPr>
          <w:t xml:space="preserve">                                                            &lt;</w:t>
        </w:r>
        <w:proofErr w:type="spellStart"/>
        <w:r w:rsidRPr="00CA1CA9">
          <w:rPr>
            <w:rFonts w:ascii="Times New Roman" w:eastAsia="Calibri" w:hAnsi="Times New Roman" w:cs="Times New Roman"/>
            <w:sz w:val="20"/>
            <w:szCs w:val="20"/>
            <w:shd w:val="clear" w:color="auto" w:fill="FFFFFF"/>
            <w:lang w:val="en-US"/>
          </w:rPr>
          <w:t>DataTemplate</w:t>
        </w:r>
        <w:proofErr w:type="spellEnd"/>
        <w:r w:rsidRPr="00CA1CA9">
          <w:rPr>
            <w:rFonts w:ascii="Times New Roman" w:eastAsia="Calibri" w:hAnsi="Times New Roman" w:cs="Times New Roman"/>
            <w:sz w:val="20"/>
            <w:szCs w:val="20"/>
            <w:shd w:val="clear" w:color="auto" w:fill="FFFFFF"/>
            <w:lang w:val="en-US"/>
          </w:rPr>
          <w:t>&gt;</w:t>
        </w:r>
      </w:ins>
    </w:p>
    <w:p w14:paraId="24898E7E" w14:textId="77777777" w:rsidR="00CC67A4" w:rsidRPr="00CA1CA9" w:rsidRDefault="00CC67A4" w:rsidP="00CC67A4">
      <w:pPr>
        <w:rPr>
          <w:ins w:id="13835" w:author="Airat Shigapov" w:date="2021-10-29T16:39:00Z"/>
          <w:rFonts w:ascii="Times New Roman" w:eastAsia="Calibri" w:hAnsi="Times New Roman" w:cs="Times New Roman"/>
          <w:sz w:val="20"/>
          <w:szCs w:val="20"/>
          <w:shd w:val="clear" w:color="auto" w:fill="FFFFFF"/>
          <w:lang w:val="en-US"/>
        </w:rPr>
      </w:pPr>
      <w:ins w:id="13836" w:author="Airat Shigapov" w:date="2021-10-29T16:39:00Z">
        <w:r w:rsidRPr="00CA1CA9">
          <w:rPr>
            <w:rFonts w:ascii="Times New Roman" w:eastAsia="Calibri" w:hAnsi="Times New Roman" w:cs="Times New Roman"/>
            <w:sz w:val="20"/>
            <w:szCs w:val="20"/>
            <w:shd w:val="clear" w:color="auto" w:fill="FFFFFF"/>
            <w:lang w:val="en-US"/>
          </w:rPr>
          <w:t xml:space="preserve">                                                                &lt;</w:t>
        </w:r>
        <w:proofErr w:type="spellStart"/>
        <w:r w:rsidRPr="00CA1CA9">
          <w:rPr>
            <w:rFonts w:ascii="Times New Roman" w:eastAsia="Calibri" w:hAnsi="Times New Roman" w:cs="Times New Roman"/>
            <w:sz w:val="20"/>
            <w:szCs w:val="20"/>
            <w:shd w:val="clear" w:color="auto" w:fill="FFFFFF"/>
            <w:lang w:val="en-US"/>
          </w:rPr>
          <w:t>TextBlock</w:t>
        </w:r>
        <w:proofErr w:type="spellEnd"/>
        <w:r w:rsidRPr="00CA1CA9">
          <w:rPr>
            <w:rFonts w:ascii="Times New Roman" w:eastAsia="Calibri" w:hAnsi="Times New Roman" w:cs="Times New Roman"/>
            <w:sz w:val="20"/>
            <w:szCs w:val="20"/>
            <w:shd w:val="clear" w:color="auto" w:fill="FFFFFF"/>
            <w:lang w:val="en-US"/>
          </w:rPr>
          <w:t xml:space="preserve"> Text ="{Binding </w:t>
        </w:r>
        <w:proofErr w:type="spellStart"/>
        <w:r w:rsidRPr="00CA1CA9">
          <w:rPr>
            <w:rFonts w:ascii="Times New Roman" w:eastAsia="Calibri" w:hAnsi="Times New Roman" w:cs="Times New Roman"/>
            <w:sz w:val="20"/>
            <w:szCs w:val="20"/>
            <w:shd w:val="clear" w:color="auto" w:fill="FFFFFF"/>
            <w:lang w:val="en-US"/>
          </w:rPr>
          <w:t>Good.Name</w:t>
        </w:r>
        <w:proofErr w:type="spellEnd"/>
        <w:r w:rsidRPr="00CA1CA9">
          <w:rPr>
            <w:rFonts w:ascii="Times New Roman" w:eastAsia="Calibri" w:hAnsi="Times New Roman" w:cs="Times New Roman"/>
            <w:sz w:val="20"/>
            <w:szCs w:val="20"/>
            <w:shd w:val="clear" w:color="auto" w:fill="FFFFFF"/>
            <w:lang w:val="en-US"/>
          </w:rPr>
          <w:t>}" /&gt;</w:t>
        </w:r>
      </w:ins>
    </w:p>
    <w:p w14:paraId="4C2C32E4" w14:textId="77777777" w:rsidR="00CC67A4" w:rsidRPr="00CA1CA9" w:rsidRDefault="00CC67A4" w:rsidP="00CC67A4">
      <w:pPr>
        <w:rPr>
          <w:ins w:id="13837" w:author="Airat Shigapov" w:date="2021-10-29T16:39:00Z"/>
          <w:rFonts w:ascii="Times New Roman" w:eastAsia="Calibri" w:hAnsi="Times New Roman" w:cs="Times New Roman"/>
          <w:sz w:val="20"/>
          <w:szCs w:val="20"/>
          <w:shd w:val="clear" w:color="auto" w:fill="FFFFFF"/>
          <w:lang w:val="en-US"/>
        </w:rPr>
      </w:pPr>
      <w:ins w:id="13838" w:author="Airat Shigapov" w:date="2021-10-29T16:39:00Z">
        <w:r w:rsidRPr="00CA1CA9">
          <w:rPr>
            <w:rFonts w:ascii="Times New Roman" w:eastAsia="Calibri" w:hAnsi="Times New Roman" w:cs="Times New Roman"/>
            <w:sz w:val="20"/>
            <w:szCs w:val="20"/>
            <w:shd w:val="clear" w:color="auto" w:fill="FFFFFF"/>
            <w:lang w:val="en-US"/>
          </w:rPr>
          <w:t xml:space="preserve">                                                            &lt;/</w:t>
        </w:r>
        <w:proofErr w:type="spellStart"/>
        <w:r w:rsidRPr="00CA1CA9">
          <w:rPr>
            <w:rFonts w:ascii="Times New Roman" w:eastAsia="Calibri" w:hAnsi="Times New Roman" w:cs="Times New Roman"/>
            <w:sz w:val="20"/>
            <w:szCs w:val="20"/>
            <w:shd w:val="clear" w:color="auto" w:fill="FFFFFF"/>
            <w:lang w:val="en-US"/>
          </w:rPr>
          <w:t>DataTemplate</w:t>
        </w:r>
        <w:proofErr w:type="spellEnd"/>
        <w:r w:rsidRPr="00CA1CA9">
          <w:rPr>
            <w:rFonts w:ascii="Times New Roman" w:eastAsia="Calibri" w:hAnsi="Times New Roman" w:cs="Times New Roman"/>
            <w:sz w:val="20"/>
            <w:szCs w:val="20"/>
            <w:shd w:val="clear" w:color="auto" w:fill="FFFFFF"/>
            <w:lang w:val="en-US"/>
          </w:rPr>
          <w:t>&gt;</w:t>
        </w:r>
      </w:ins>
    </w:p>
    <w:p w14:paraId="56A93ABB" w14:textId="77777777" w:rsidR="00CC67A4" w:rsidRPr="00CA1CA9" w:rsidRDefault="00CC67A4" w:rsidP="00CC67A4">
      <w:pPr>
        <w:rPr>
          <w:ins w:id="13839" w:author="Airat Shigapov" w:date="2021-10-29T16:39:00Z"/>
          <w:rFonts w:ascii="Times New Roman" w:eastAsia="Calibri" w:hAnsi="Times New Roman" w:cs="Times New Roman"/>
          <w:sz w:val="20"/>
          <w:szCs w:val="20"/>
          <w:shd w:val="clear" w:color="auto" w:fill="FFFFFF"/>
          <w:lang w:val="en-US"/>
        </w:rPr>
      </w:pPr>
      <w:ins w:id="13840" w:author="Airat Shigapov" w:date="2021-10-29T16:39:00Z">
        <w:r w:rsidRPr="00CA1CA9">
          <w:rPr>
            <w:rFonts w:ascii="Times New Roman" w:eastAsia="Calibri" w:hAnsi="Times New Roman" w:cs="Times New Roman"/>
            <w:sz w:val="20"/>
            <w:szCs w:val="20"/>
            <w:shd w:val="clear" w:color="auto" w:fill="FFFFFF"/>
            <w:lang w:val="en-US"/>
          </w:rPr>
          <w:t xml:space="preserve">                                                        &lt;/</w:t>
        </w:r>
        <w:proofErr w:type="spellStart"/>
        <w:r w:rsidRPr="00CA1CA9">
          <w:rPr>
            <w:rFonts w:ascii="Times New Roman" w:eastAsia="Calibri" w:hAnsi="Times New Roman" w:cs="Times New Roman"/>
            <w:sz w:val="20"/>
            <w:szCs w:val="20"/>
            <w:shd w:val="clear" w:color="auto" w:fill="FFFFFF"/>
            <w:lang w:val="en-US"/>
          </w:rPr>
          <w:t>GridViewColumn.CellTemplate</w:t>
        </w:r>
        <w:proofErr w:type="spellEnd"/>
        <w:r w:rsidRPr="00CA1CA9">
          <w:rPr>
            <w:rFonts w:ascii="Times New Roman" w:eastAsia="Calibri" w:hAnsi="Times New Roman" w:cs="Times New Roman"/>
            <w:sz w:val="20"/>
            <w:szCs w:val="20"/>
            <w:shd w:val="clear" w:color="auto" w:fill="FFFFFF"/>
            <w:lang w:val="en-US"/>
          </w:rPr>
          <w:t>&gt;</w:t>
        </w:r>
      </w:ins>
    </w:p>
    <w:p w14:paraId="353EF2F9" w14:textId="77777777" w:rsidR="00CC67A4" w:rsidRPr="00CA1CA9" w:rsidRDefault="00CC67A4" w:rsidP="00CC67A4">
      <w:pPr>
        <w:rPr>
          <w:ins w:id="13841" w:author="Airat Shigapov" w:date="2021-10-29T16:39:00Z"/>
          <w:rFonts w:ascii="Times New Roman" w:eastAsia="Calibri" w:hAnsi="Times New Roman" w:cs="Times New Roman"/>
          <w:sz w:val="20"/>
          <w:szCs w:val="20"/>
          <w:shd w:val="clear" w:color="auto" w:fill="FFFFFF"/>
          <w:lang w:val="en-US"/>
        </w:rPr>
      </w:pPr>
      <w:ins w:id="13842" w:author="Airat Shigapov" w:date="2021-10-29T16:39:00Z">
        <w:r w:rsidRPr="00CA1CA9">
          <w:rPr>
            <w:rFonts w:ascii="Times New Roman" w:eastAsia="Calibri" w:hAnsi="Times New Roman" w:cs="Times New Roman"/>
            <w:sz w:val="20"/>
            <w:szCs w:val="20"/>
            <w:shd w:val="clear" w:color="auto" w:fill="FFFFFF"/>
            <w:lang w:val="en-US"/>
          </w:rPr>
          <w:t xml:space="preserve">                                                    &lt;/</w:t>
        </w:r>
        <w:proofErr w:type="spellStart"/>
        <w:r w:rsidRPr="00CA1CA9">
          <w:rPr>
            <w:rFonts w:ascii="Times New Roman" w:eastAsia="Calibri" w:hAnsi="Times New Roman" w:cs="Times New Roman"/>
            <w:sz w:val="20"/>
            <w:szCs w:val="20"/>
            <w:shd w:val="clear" w:color="auto" w:fill="FFFFFF"/>
            <w:lang w:val="en-US"/>
          </w:rPr>
          <w:t>GridViewColumn</w:t>
        </w:r>
        <w:proofErr w:type="spellEnd"/>
        <w:r w:rsidRPr="00CA1CA9">
          <w:rPr>
            <w:rFonts w:ascii="Times New Roman" w:eastAsia="Calibri" w:hAnsi="Times New Roman" w:cs="Times New Roman"/>
            <w:sz w:val="20"/>
            <w:szCs w:val="20"/>
            <w:shd w:val="clear" w:color="auto" w:fill="FFFFFF"/>
            <w:lang w:val="en-US"/>
          </w:rPr>
          <w:t>&gt;</w:t>
        </w:r>
      </w:ins>
    </w:p>
    <w:p w14:paraId="4AFC0888" w14:textId="77777777" w:rsidR="00CC67A4" w:rsidRPr="00CA1CA9" w:rsidRDefault="00CC67A4" w:rsidP="00CC67A4">
      <w:pPr>
        <w:rPr>
          <w:ins w:id="13843" w:author="Airat Shigapov" w:date="2021-10-29T16:39:00Z"/>
          <w:rFonts w:ascii="Times New Roman" w:eastAsia="Calibri" w:hAnsi="Times New Roman" w:cs="Times New Roman"/>
          <w:sz w:val="20"/>
          <w:szCs w:val="20"/>
          <w:shd w:val="clear" w:color="auto" w:fill="FFFFFF"/>
          <w:lang w:val="en-US"/>
        </w:rPr>
      </w:pPr>
      <w:ins w:id="13844" w:author="Airat Shigapov" w:date="2021-10-29T16:39:00Z">
        <w:r w:rsidRPr="00CA1CA9">
          <w:rPr>
            <w:rFonts w:ascii="Times New Roman" w:eastAsia="Calibri" w:hAnsi="Times New Roman" w:cs="Times New Roman"/>
            <w:sz w:val="20"/>
            <w:szCs w:val="20"/>
            <w:shd w:val="clear" w:color="auto" w:fill="FFFFFF"/>
            <w:lang w:val="en-US"/>
          </w:rPr>
          <w:t xml:space="preserve">                                                    &lt;</w:t>
        </w:r>
        <w:proofErr w:type="spellStart"/>
        <w:r w:rsidRPr="00CA1CA9">
          <w:rPr>
            <w:rFonts w:ascii="Times New Roman" w:eastAsia="Calibri" w:hAnsi="Times New Roman" w:cs="Times New Roman"/>
            <w:sz w:val="20"/>
            <w:szCs w:val="20"/>
            <w:shd w:val="clear" w:color="auto" w:fill="FFFFFF"/>
            <w:lang w:val="en-US"/>
          </w:rPr>
          <w:t>GridViewColumn</w:t>
        </w:r>
        <w:proofErr w:type="spellEnd"/>
        <w:r w:rsidRPr="00CA1CA9">
          <w:rPr>
            <w:rFonts w:ascii="Times New Roman" w:eastAsia="Calibri" w:hAnsi="Times New Roman" w:cs="Times New Roman"/>
            <w:sz w:val="20"/>
            <w:szCs w:val="20"/>
            <w:shd w:val="clear" w:color="auto" w:fill="FFFFFF"/>
            <w:lang w:val="en-US"/>
          </w:rPr>
          <w:t xml:space="preserve"> Header="</w:t>
        </w:r>
        <w:proofErr w:type="spellStart"/>
        <w:r w:rsidRPr="00CA1CA9">
          <w:rPr>
            <w:rFonts w:ascii="Times New Roman" w:eastAsia="Calibri" w:hAnsi="Times New Roman" w:cs="Times New Roman"/>
            <w:sz w:val="20"/>
            <w:szCs w:val="20"/>
            <w:shd w:val="clear" w:color="auto" w:fill="FFFFFF"/>
            <w:lang w:val="en-US"/>
          </w:rPr>
          <w:t>Цена</w:t>
        </w:r>
        <w:proofErr w:type="spellEnd"/>
        <w:proofErr w:type="gramStart"/>
        <w:r w:rsidRPr="00CA1CA9">
          <w:rPr>
            <w:rFonts w:ascii="Times New Roman" w:eastAsia="Calibri" w:hAnsi="Times New Roman" w:cs="Times New Roman"/>
            <w:sz w:val="20"/>
            <w:szCs w:val="20"/>
            <w:shd w:val="clear" w:color="auto" w:fill="FFFFFF"/>
            <w:lang w:val="en-US"/>
          </w:rPr>
          <w:t>"  Width</w:t>
        </w:r>
        <w:proofErr w:type="gramEnd"/>
        <w:r w:rsidRPr="00CA1CA9">
          <w:rPr>
            <w:rFonts w:ascii="Times New Roman" w:eastAsia="Calibri" w:hAnsi="Times New Roman" w:cs="Times New Roman"/>
            <w:sz w:val="20"/>
            <w:szCs w:val="20"/>
            <w:shd w:val="clear" w:color="auto" w:fill="FFFFFF"/>
            <w:lang w:val="en-US"/>
          </w:rPr>
          <w:t>="100"&gt;</w:t>
        </w:r>
      </w:ins>
    </w:p>
    <w:p w14:paraId="41E02D96" w14:textId="77777777" w:rsidR="00CC67A4" w:rsidRPr="00CA1CA9" w:rsidRDefault="00CC67A4" w:rsidP="00CC67A4">
      <w:pPr>
        <w:rPr>
          <w:ins w:id="13845" w:author="Airat Shigapov" w:date="2021-10-29T16:39:00Z"/>
          <w:rFonts w:ascii="Times New Roman" w:eastAsia="Calibri" w:hAnsi="Times New Roman" w:cs="Times New Roman"/>
          <w:sz w:val="20"/>
          <w:szCs w:val="20"/>
          <w:shd w:val="clear" w:color="auto" w:fill="FFFFFF"/>
          <w:lang w:val="en-US"/>
        </w:rPr>
      </w:pPr>
      <w:ins w:id="13846" w:author="Airat Shigapov" w:date="2021-10-29T16:39:00Z">
        <w:r w:rsidRPr="00CA1CA9">
          <w:rPr>
            <w:rFonts w:ascii="Times New Roman" w:eastAsia="Calibri" w:hAnsi="Times New Roman" w:cs="Times New Roman"/>
            <w:sz w:val="20"/>
            <w:szCs w:val="20"/>
            <w:shd w:val="clear" w:color="auto" w:fill="FFFFFF"/>
            <w:lang w:val="en-US"/>
          </w:rPr>
          <w:t xml:space="preserve">                                                        &lt;</w:t>
        </w:r>
        <w:proofErr w:type="spellStart"/>
        <w:r w:rsidRPr="00CA1CA9">
          <w:rPr>
            <w:rFonts w:ascii="Times New Roman" w:eastAsia="Calibri" w:hAnsi="Times New Roman" w:cs="Times New Roman"/>
            <w:sz w:val="20"/>
            <w:szCs w:val="20"/>
            <w:shd w:val="clear" w:color="auto" w:fill="FFFFFF"/>
            <w:lang w:val="en-US"/>
          </w:rPr>
          <w:t>GridViewColumn.CellTemplate</w:t>
        </w:r>
        <w:proofErr w:type="spellEnd"/>
        <w:r w:rsidRPr="00CA1CA9">
          <w:rPr>
            <w:rFonts w:ascii="Times New Roman" w:eastAsia="Calibri" w:hAnsi="Times New Roman" w:cs="Times New Roman"/>
            <w:sz w:val="20"/>
            <w:szCs w:val="20"/>
            <w:shd w:val="clear" w:color="auto" w:fill="FFFFFF"/>
            <w:lang w:val="en-US"/>
          </w:rPr>
          <w:t>&gt;</w:t>
        </w:r>
      </w:ins>
    </w:p>
    <w:p w14:paraId="5041A7B6" w14:textId="77777777" w:rsidR="00CC67A4" w:rsidRPr="00CA1CA9" w:rsidRDefault="00CC67A4" w:rsidP="00CC67A4">
      <w:pPr>
        <w:rPr>
          <w:ins w:id="13847" w:author="Airat Shigapov" w:date="2021-10-29T16:39:00Z"/>
          <w:rFonts w:ascii="Times New Roman" w:eastAsia="Calibri" w:hAnsi="Times New Roman" w:cs="Times New Roman"/>
          <w:sz w:val="20"/>
          <w:szCs w:val="20"/>
          <w:shd w:val="clear" w:color="auto" w:fill="FFFFFF"/>
          <w:lang w:val="en-US"/>
        </w:rPr>
      </w:pPr>
      <w:ins w:id="13848" w:author="Airat Shigapov" w:date="2021-10-29T16:39:00Z">
        <w:r w:rsidRPr="00CA1CA9">
          <w:rPr>
            <w:rFonts w:ascii="Times New Roman" w:eastAsia="Calibri" w:hAnsi="Times New Roman" w:cs="Times New Roman"/>
            <w:sz w:val="20"/>
            <w:szCs w:val="20"/>
            <w:shd w:val="clear" w:color="auto" w:fill="FFFFFF"/>
            <w:lang w:val="en-US"/>
          </w:rPr>
          <w:t xml:space="preserve">                                                            &lt;</w:t>
        </w:r>
        <w:proofErr w:type="spellStart"/>
        <w:r w:rsidRPr="00CA1CA9">
          <w:rPr>
            <w:rFonts w:ascii="Times New Roman" w:eastAsia="Calibri" w:hAnsi="Times New Roman" w:cs="Times New Roman"/>
            <w:sz w:val="20"/>
            <w:szCs w:val="20"/>
            <w:shd w:val="clear" w:color="auto" w:fill="FFFFFF"/>
            <w:lang w:val="en-US"/>
          </w:rPr>
          <w:t>DataTemplate</w:t>
        </w:r>
        <w:proofErr w:type="spellEnd"/>
        <w:r w:rsidRPr="00CA1CA9">
          <w:rPr>
            <w:rFonts w:ascii="Times New Roman" w:eastAsia="Calibri" w:hAnsi="Times New Roman" w:cs="Times New Roman"/>
            <w:sz w:val="20"/>
            <w:szCs w:val="20"/>
            <w:shd w:val="clear" w:color="auto" w:fill="FFFFFF"/>
            <w:lang w:val="en-US"/>
          </w:rPr>
          <w:t>&gt;</w:t>
        </w:r>
      </w:ins>
    </w:p>
    <w:p w14:paraId="01CBD141" w14:textId="77777777" w:rsidR="00CC67A4" w:rsidRPr="00CA1CA9" w:rsidRDefault="00CC67A4" w:rsidP="00CC67A4">
      <w:pPr>
        <w:rPr>
          <w:ins w:id="13849" w:author="Airat Shigapov" w:date="2021-10-29T16:39:00Z"/>
          <w:rFonts w:ascii="Times New Roman" w:eastAsia="Calibri" w:hAnsi="Times New Roman" w:cs="Times New Roman"/>
          <w:sz w:val="20"/>
          <w:szCs w:val="20"/>
          <w:shd w:val="clear" w:color="auto" w:fill="FFFFFF"/>
          <w:lang w:val="en-US"/>
        </w:rPr>
      </w:pPr>
      <w:ins w:id="13850" w:author="Airat Shigapov" w:date="2021-10-29T16:39:00Z">
        <w:r w:rsidRPr="00CA1CA9">
          <w:rPr>
            <w:rFonts w:ascii="Times New Roman" w:eastAsia="Calibri" w:hAnsi="Times New Roman" w:cs="Times New Roman"/>
            <w:sz w:val="20"/>
            <w:szCs w:val="20"/>
            <w:shd w:val="clear" w:color="auto" w:fill="FFFFFF"/>
            <w:lang w:val="en-US"/>
          </w:rPr>
          <w:t xml:space="preserve">                                                                &lt;Grid Width="90"&gt;</w:t>
        </w:r>
      </w:ins>
    </w:p>
    <w:p w14:paraId="03275FD1" w14:textId="77777777" w:rsidR="00CC67A4" w:rsidRPr="00CA1CA9" w:rsidRDefault="00CC67A4" w:rsidP="00CC67A4">
      <w:pPr>
        <w:rPr>
          <w:ins w:id="13851" w:author="Airat Shigapov" w:date="2021-10-29T16:39:00Z"/>
          <w:rFonts w:ascii="Times New Roman" w:eastAsia="Calibri" w:hAnsi="Times New Roman" w:cs="Times New Roman"/>
          <w:sz w:val="20"/>
          <w:szCs w:val="20"/>
          <w:shd w:val="clear" w:color="auto" w:fill="FFFFFF"/>
          <w:lang w:val="en-US"/>
        </w:rPr>
      </w:pPr>
      <w:ins w:id="13852" w:author="Airat Shigapov" w:date="2021-10-29T16:39:00Z">
        <w:r w:rsidRPr="00CA1CA9">
          <w:rPr>
            <w:rFonts w:ascii="Times New Roman" w:eastAsia="Calibri" w:hAnsi="Times New Roman" w:cs="Times New Roman"/>
            <w:sz w:val="20"/>
            <w:szCs w:val="20"/>
            <w:shd w:val="clear" w:color="auto" w:fill="FFFFFF"/>
            <w:lang w:val="en-US"/>
          </w:rPr>
          <w:t xml:space="preserve">                                                                    &lt;</w:t>
        </w:r>
        <w:proofErr w:type="spellStart"/>
        <w:r w:rsidRPr="00CA1CA9">
          <w:rPr>
            <w:rFonts w:ascii="Times New Roman" w:eastAsia="Calibri" w:hAnsi="Times New Roman" w:cs="Times New Roman"/>
            <w:sz w:val="20"/>
            <w:szCs w:val="20"/>
            <w:shd w:val="clear" w:color="auto" w:fill="FFFFFF"/>
            <w:lang w:val="en-US"/>
          </w:rPr>
          <w:t>StackPanel</w:t>
        </w:r>
        <w:proofErr w:type="spellEnd"/>
        <w:r w:rsidRPr="00CA1CA9">
          <w:rPr>
            <w:rFonts w:ascii="Times New Roman" w:eastAsia="Calibri" w:hAnsi="Times New Roman" w:cs="Times New Roman"/>
            <w:sz w:val="20"/>
            <w:szCs w:val="20"/>
            <w:shd w:val="clear" w:color="auto" w:fill="FFFFFF"/>
            <w:lang w:val="en-US"/>
          </w:rPr>
          <w:t xml:space="preserve"> Orientation="Horizontal" </w:t>
        </w:r>
        <w:proofErr w:type="spellStart"/>
        <w:r w:rsidRPr="00CA1CA9">
          <w:rPr>
            <w:rFonts w:ascii="Times New Roman" w:eastAsia="Calibri" w:hAnsi="Times New Roman" w:cs="Times New Roman"/>
            <w:sz w:val="20"/>
            <w:szCs w:val="20"/>
            <w:shd w:val="clear" w:color="auto" w:fill="FFFFFF"/>
            <w:lang w:val="en-US"/>
          </w:rPr>
          <w:t>HorizontalAlignment</w:t>
        </w:r>
        <w:proofErr w:type="spellEnd"/>
        <w:r w:rsidRPr="00CA1CA9">
          <w:rPr>
            <w:rFonts w:ascii="Times New Roman" w:eastAsia="Calibri" w:hAnsi="Times New Roman" w:cs="Times New Roman"/>
            <w:sz w:val="20"/>
            <w:szCs w:val="20"/>
            <w:shd w:val="clear" w:color="auto" w:fill="FFFFFF"/>
            <w:lang w:val="en-US"/>
          </w:rPr>
          <w:t>="Center" &gt;</w:t>
        </w:r>
      </w:ins>
    </w:p>
    <w:p w14:paraId="1893870F" w14:textId="77777777" w:rsidR="00CC67A4" w:rsidRPr="00CA1CA9" w:rsidRDefault="00CC67A4" w:rsidP="00CC67A4">
      <w:pPr>
        <w:rPr>
          <w:ins w:id="13853" w:author="Airat Shigapov" w:date="2021-10-29T16:39:00Z"/>
          <w:rFonts w:ascii="Times New Roman" w:eastAsia="Calibri" w:hAnsi="Times New Roman" w:cs="Times New Roman"/>
          <w:sz w:val="20"/>
          <w:szCs w:val="20"/>
          <w:shd w:val="clear" w:color="auto" w:fill="FFFFFF"/>
          <w:lang w:val="en-US"/>
        </w:rPr>
      </w:pPr>
      <w:ins w:id="13854" w:author="Airat Shigapov" w:date="2021-10-29T16:39:00Z">
        <w:r w:rsidRPr="00CA1CA9">
          <w:rPr>
            <w:rFonts w:ascii="Times New Roman" w:eastAsia="Calibri" w:hAnsi="Times New Roman" w:cs="Times New Roman"/>
            <w:sz w:val="20"/>
            <w:szCs w:val="20"/>
            <w:shd w:val="clear" w:color="auto" w:fill="FFFFFF"/>
            <w:lang w:val="en-US"/>
          </w:rPr>
          <w:t xml:space="preserve">                                                                        &lt;</w:t>
        </w:r>
        <w:proofErr w:type="spellStart"/>
        <w:r w:rsidRPr="00CA1CA9">
          <w:rPr>
            <w:rFonts w:ascii="Times New Roman" w:eastAsia="Calibri" w:hAnsi="Times New Roman" w:cs="Times New Roman"/>
            <w:sz w:val="20"/>
            <w:szCs w:val="20"/>
            <w:shd w:val="clear" w:color="auto" w:fill="FFFFFF"/>
            <w:lang w:val="en-US"/>
          </w:rPr>
          <w:t>TextBlock</w:t>
        </w:r>
        <w:proofErr w:type="spellEnd"/>
        <w:r w:rsidRPr="00CA1CA9">
          <w:rPr>
            <w:rFonts w:ascii="Times New Roman" w:eastAsia="Calibri" w:hAnsi="Times New Roman" w:cs="Times New Roman"/>
            <w:sz w:val="20"/>
            <w:szCs w:val="20"/>
            <w:shd w:val="clear" w:color="auto" w:fill="FFFFFF"/>
            <w:lang w:val="en-US"/>
          </w:rPr>
          <w:t xml:space="preserve"> Text ="{Binding </w:t>
        </w:r>
        <w:proofErr w:type="spellStart"/>
        <w:r w:rsidRPr="00CA1CA9">
          <w:rPr>
            <w:rFonts w:ascii="Times New Roman" w:eastAsia="Calibri" w:hAnsi="Times New Roman" w:cs="Times New Roman"/>
            <w:sz w:val="20"/>
            <w:szCs w:val="20"/>
            <w:shd w:val="clear" w:color="auto" w:fill="FFFFFF"/>
            <w:lang w:val="en-US"/>
          </w:rPr>
          <w:t>Good.Price</w:t>
        </w:r>
        <w:proofErr w:type="spellEnd"/>
        <w:r w:rsidRPr="00CA1CA9">
          <w:rPr>
            <w:rFonts w:ascii="Times New Roman" w:eastAsia="Calibri" w:hAnsi="Times New Roman" w:cs="Times New Roman"/>
            <w:sz w:val="20"/>
            <w:szCs w:val="20"/>
            <w:shd w:val="clear" w:color="auto" w:fill="FFFFFF"/>
            <w:lang w:val="en-US"/>
          </w:rPr>
          <w:t xml:space="preserve">, </w:t>
        </w:r>
        <w:proofErr w:type="spellStart"/>
        <w:r w:rsidRPr="00CA1CA9">
          <w:rPr>
            <w:rFonts w:ascii="Times New Roman" w:eastAsia="Calibri" w:hAnsi="Times New Roman" w:cs="Times New Roman"/>
            <w:sz w:val="20"/>
            <w:szCs w:val="20"/>
            <w:shd w:val="clear" w:color="auto" w:fill="FFFFFF"/>
            <w:lang w:val="en-US"/>
          </w:rPr>
          <w:t>StringFormat</w:t>
        </w:r>
        <w:proofErr w:type="spellEnd"/>
        <w:proofErr w:type="gramStart"/>
        <w:r w:rsidRPr="00CA1CA9">
          <w:rPr>
            <w:rFonts w:ascii="Times New Roman" w:eastAsia="Calibri" w:hAnsi="Times New Roman" w:cs="Times New Roman"/>
            <w:sz w:val="20"/>
            <w:szCs w:val="20"/>
            <w:shd w:val="clear" w:color="auto" w:fill="FFFFFF"/>
            <w:lang w:val="en-US"/>
          </w:rPr>
          <w:t>={</w:t>
        </w:r>
        <w:proofErr w:type="gramEnd"/>
        <w:r w:rsidRPr="00CA1CA9">
          <w:rPr>
            <w:rFonts w:ascii="Times New Roman" w:eastAsia="Calibri" w:hAnsi="Times New Roman" w:cs="Times New Roman"/>
            <w:sz w:val="20"/>
            <w:szCs w:val="20"/>
            <w:shd w:val="clear" w:color="auto" w:fill="FFFFFF"/>
            <w:lang w:val="en-US"/>
          </w:rPr>
          <w:t>}{0:#.}}" /&gt;</w:t>
        </w:r>
      </w:ins>
    </w:p>
    <w:p w14:paraId="6EB1026A" w14:textId="77777777" w:rsidR="00CC67A4" w:rsidRPr="00CA1CA9" w:rsidRDefault="00CC67A4" w:rsidP="00CC67A4">
      <w:pPr>
        <w:rPr>
          <w:ins w:id="13855" w:author="Airat Shigapov" w:date="2021-10-29T16:39:00Z"/>
          <w:rFonts w:ascii="Times New Roman" w:eastAsia="Calibri" w:hAnsi="Times New Roman" w:cs="Times New Roman"/>
          <w:sz w:val="20"/>
          <w:szCs w:val="20"/>
          <w:shd w:val="clear" w:color="auto" w:fill="FFFFFF"/>
          <w:lang w:val="en-US"/>
        </w:rPr>
      </w:pPr>
      <w:ins w:id="13856" w:author="Airat Shigapov" w:date="2021-10-29T16:39:00Z">
        <w:r w:rsidRPr="00CA1CA9">
          <w:rPr>
            <w:rFonts w:ascii="Times New Roman" w:eastAsia="Calibri" w:hAnsi="Times New Roman" w:cs="Times New Roman"/>
            <w:sz w:val="20"/>
            <w:szCs w:val="20"/>
            <w:shd w:val="clear" w:color="auto" w:fill="FFFFFF"/>
            <w:lang w:val="en-US"/>
          </w:rPr>
          <w:t xml:space="preserve">                                                                        &lt;</w:t>
        </w:r>
        <w:proofErr w:type="spellStart"/>
        <w:r w:rsidRPr="00CA1CA9">
          <w:rPr>
            <w:rFonts w:ascii="Times New Roman" w:eastAsia="Calibri" w:hAnsi="Times New Roman" w:cs="Times New Roman"/>
            <w:sz w:val="20"/>
            <w:szCs w:val="20"/>
            <w:shd w:val="clear" w:color="auto" w:fill="FFFFFF"/>
            <w:lang w:val="en-US"/>
          </w:rPr>
          <w:t>TextBlock</w:t>
        </w:r>
        <w:proofErr w:type="spellEnd"/>
        <w:r w:rsidRPr="00CA1CA9">
          <w:rPr>
            <w:rFonts w:ascii="Times New Roman" w:eastAsia="Calibri" w:hAnsi="Times New Roman" w:cs="Times New Roman"/>
            <w:sz w:val="20"/>
            <w:szCs w:val="20"/>
            <w:shd w:val="clear" w:color="auto" w:fill="FFFFFF"/>
            <w:lang w:val="en-US"/>
          </w:rPr>
          <w:t xml:space="preserve"> Text =" </w:t>
        </w:r>
        <w:proofErr w:type="spellStart"/>
        <w:r w:rsidRPr="00CA1CA9">
          <w:rPr>
            <w:rFonts w:ascii="Times New Roman" w:eastAsia="Calibri" w:hAnsi="Times New Roman" w:cs="Times New Roman"/>
            <w:sz w:val="20"/>
            <w:szCs w:val="20"/>
            <w:shd w:val="clear" w:color="auto" w:fill="FFFFFF"/>
            <w:lang w:val="en-US"/>
          </w:rPr>
          <w:t>руб</w:t>
        </w:r>
        <w:proofErr w:type="spellEnd"/>
        <w:r w:rsidRPr="00CA1CA9">
          <w:rPr>
            <w:rFonts w:ascii="Times New Roman" w:eastAsia="Calibri" w:hAnsi="Times New Roman" w:cs="Times New Roman"/>
            <w:sz w:val="20"/>
            <w:szCs w:val="20"/>
            <w:shd w:val="clear" w:color="auto" w:fill="FFFFFF"/>
            <w:lang w:val="en-US"/>
          </w:rPr>
          <w:t>." /&gt;</w:t>
        </w:r>
      </w:ins>
    </w:p>
    <w:p w14:paraId="17B68907" w14:textId="77777777" w:rsidR="00CC67A4" w:rsidRPr="00CA1CA9" w:rsidRDefault="00CC67A4" w:rsidP="00CC67A4">
      <w:pPr>
        <w:rPr>
          <w:ins w:id="13857" w:author="Airat Shigapov" w:date="2021-10-29T16:39:00Z"/>
          <w:rFonts w:ascii="Times New Roman" w:eastAsia="Calibri" w:hAnsi="Times New Roman" w:cs="Times New Roman"/>
          <w:sz w:val="20"/>
          <w:szCs w:val="20"/>
          <w:shd w:val="clear" w:color="auto" w:fill="FFFFFF"/>
          <w:lang w:val="en-US"/>
        </w:rPr>
      </w:pPr>
      <w:ins w:id="13858" w:author="Airat Shigapov" w:date="2021-10-29T16:39:00Z">
        <w:r w:rsidRPr="00CA1CA9">
          <w:rPr>
            <w:rFonts w:ascii="Times New Roman" w:eastAsia="Calibri" w:hAnsi="Times New Roman" w:cs="Times New Roman"/>
            <w:sz w:val="20"/>
            <w:szCs w:val="20"/>
            <w:shd w:val="clear" w:color="auto" w:fill="FFFFFF"/>
            <w:lang w:val="en-US"/>
          </w:rPr>
          <w:t xml:space="preserve">                                                                    &lt;/</w:t>
        </w:r>
        <w:proofErr w:type="spellStart"/>
        <w:r w:rsidRPr="00CA1CA9">
          <w:rPr>
            <w:rFonts w:ascii="Times New Roman" w:eastAsia="Calibri" w:hAnsi="Times New Roman" w:cs="Times New Roman"/>
            <w:sz w:val="20"/>
            <w:szCs w:val="20"/>
            <w:shd w:val="clear" w:color="auto" w:fill="FFFFFF"/>
            <w:lang w:val="en-US"/>
          </w:rPr>
          <w:t>StackPanel</w:t>
        </w:r>
        <w:proofErr w:type="spellEnd"/>
        <w:r w:rsidRPr="00CA1CA9">
          <w:rPr>
            <w:rFonts w:ascii="Times New Roman" w:eastAsia="Calibri" w:hAnsi="Times New Roman" w:cs="Times New Roman"/>
            <w:sz w:val="20"/>
            <w:szCs w:val="20"/>
            <w:shd w:val="clear" w:color="auto" w:fill="FFFFFF"/>
            <w:lang w:val="en-US"/>
          </w:rPr>
          <w:t>&gt;</w:t>
        </w:r>
      </w:ins>
    </w:p>
    <w:p w14:paraId="50B37DD3" w14:textId="77777777" w:rsidR="00CC67A4" w:rsidRPr="00CA1CA9" w:rsidRDefault="00CC67A4" w:rsidP="00CC67A4">
      <w:pPr>
        <w:rPr>
          <w:ins w:id="13859" w:author="Airat Shigapov" w:date="2021-10-29T16:39:00Z"/>
          <w:rFonts w:ascii="Times New Roman" w:eastAsia="Calibri" w:hAnsi="Times New Roman" w:cs="Times New Roman"/>
          <w:sz w:val="20"/>
          <w:szCs w:val="20"/>
          <w:shd w:val="clear" w:color="auto" w:fill="FFFFFF"/>
          <w:lang w:val="en-US"/>
        </w:rPr>
      </w:pPr>
      <w:ins w:id="13860" w:author="Airat Shigapov" w:date="2021-10-29T16:39:00Z">
        <w:r w:rsidRPr="00CA1CA9">
          <w:rPr>
            <w:rFonts w:ascii="Times New Roman" w:eastAsia="Calibri" w:hAnsi="Times New Roman" w:cs="Times New Roman"/>
            <w:sz w:val="20"/>
            <w:szCs w:val="20"/>
            <w:shd w:val="clear" w:color="auto" w:fill="FFFFFF"/>
            <w:lang w:val="en-US"/>
          </w:rPr>
          <w:t xml:space="preserve">                                                                &lt;/Grid&gt;</w:t>
        </w:r>
      </w:ins>
    </w:p>
    <w:p w14:paraId="10EEEEE8" w14:textId="77777777" w:rsidR="00CC67A4" w:rsidRPr="00CA1CA9" w:rsidRDefault="00CC67A4" w:rsidP="00CC67A4">
      <w:pPr>
        <w:rPr>
          <w:ins w:id="13861" w:author="Airat Shigapov" w:date="2021-10-29T16:39:00Z"/>
          <w:rFonts w:ascii="Times New Roman" w:eastAsia="Calibri" w:hAnsi="Times New Roman" w:cs="Times New Roman"/>
          <w:sz w:val="20"/>
          <w:szCs w:val="20"/>
          <w:shd w:val="clear" w:color="auto" w:fill="FFFFFF"/>
          <w:lang w:val="en-US"/>
        </w:rPr>
      </w:pPr>
      <w:ins w:id="13862" w:author="Airat Shigapov" w:date="2021-10-29T16:39:00Z">
        <w:r w:rsidRPr="00CA1CA9">
          <w:rPr>
            <w:rFonts w:ascii="Times New Roman" w:eastAsia="Calibri" w:hAnsi="Times New Roman" w:cs="Times New Roman"/>
            <w:sz w:val="20"/>
            <w:szCs w:val="20"/>
            <w:shd w:val="clear" w:color="auto" w:fill="FFFFFF"/>
            <w:lang w:val="en-US"/>
          </w:rPr>
          <w:t xml:space="preserve">                                                            &lt;/</w:t>
        </w:r>
        <w:proofErr w:type="spellStart"/>
        <w:r w:rsidRPr="00CA1CA9">
          <w:rPr>
            <w:rFonts w:ascii="Times New Roman" w:eastAsia="Calibri" w:hAnsi="Times New Roman" w:cs="Times New Roman"/>
            <w:sz w:val="20"/>
            <w:szCs w:val="20"/>
            <w:shd w:val="clear" w:color="auto" w:fill="FFFFFF"/>
            <w:lang w:val="en-US"/>
          </w:rPr>
          <w:t>DataTemplate</w:t>
        </w:r>
        <w:proofErr w:type="spellEnd"/>
        <w:r w:rsidRPr="00CA1CA9">
          <w:rPr>
            <w:rFonts w:ascii="Times New Roman" w:eastAsia="Calibri" w:hAnsi="Times New Roman" w:cs="Times New Roman"/>
            <w:sz w:val="20"/>
            <w:szCs w:val="20"/>
            <w:shd w:val="clear" w:color="auto" w:fill="FFFFFF"/>
            <w:lang w:val="en-US"/>
          </w:rPr>
          <w:t>&gt;</w:t>
        </w:r>
      </w:ins>
    </w:p>
    <w:p w14:paraId="394FF94C" w14:textId="77777777" w:rsidR="00CC67A4" w:rsidRPr="00CA1CA9" w:rsidRDefault="00CC67A4" w:rsidP="00CC67A4">
      <w:pPr>
        <w:rPr>
          <w:ins w:id="13863" w:author="Airat Shigapov" w:date="2021-10-29T16:39:00Z"/>
          <w:rFonts w:ascii="Times New Roman" w:eastAsia="Calibri" w:hAnsi="Times New Roman" w:cs="Times New Roman"/>
          <w:sz w:val="20"/>
          <w:szCs w:val="20"/>
          <w:shd w:val="clear" w:color="auto" w:fill="FFFFFF"/>
          <w:lang w:val="en-US"/>
        </w:rPr>
      </w:pPr>
      <w:ins w:id="13864" w:author="Airat Shigapov" w:date="2021-10-29T16:39:00Z">
        <w:r w:rsidRPr="00CA1CA9">
          <w:rPr>
            <w:rFonts w:ascii="Times New Roman" w:eastAsia="Calibri" w:hAnsi="Times New Roman" w:cs="Times New Roman"/>
            <w:sz w:val="20"/>
            <w:szCs w:val="20"/>
            <w:shd w:val="clear" w:color="auto" w:fill="FFFFFF"/>
            <w:lang w:val="en-US"/>
          </w:rPr>
          <w:t xml:space="preserve">                                                        &lt;/</w:t>
        </w:r>
        <w:proofErr w:type="spellStart"/>
        <w:r w:rsidRPr="00CA1CA9">
          <w:rPr>
            <w:rFonts w:ascii="Times New Roman" w:eastAsia="Calibri" w:hAnsi="Times New Roman" w:cs="Times New Roman"/>
            <w:sz w:val="20"/>
            <w:szCs w:val="20"/>
            <w:shd w:val="clear" w:color="auto" w:fill="FFFFFF"/>
            <w:lang w:val="en-US"/>
          </w:rPr>
          <w:t>GridViewColumn.CellTemplate</w:t>
        </w:r>
        <w:proofErr w:type="spellEnd"/>
        <w:r w:rsidRPr="00CA1CA9">
          <w:rPr>
            <w:rFonts w:ascii="Times New Roman" w:eastAsia="Calibri" w:hAnsi="Times New Roman" w:cs="Times New Roman"/>
            <w:sz w:val="20"/>
            <w:szCs w:val="20"/>
            <w:shd w:val="clear" w:color="auto" w:fill="FFFFFF"/>
            <w:lang w:val="en-US"/>
          </w:rPr>
          <w:t>&gt;</w:t>
        </w:r>
      </w:ins>
    </w:p>
    <w:p w14:paraId="4C1BA93B" w14:textId="77777777" w:rsidR="00CC67A4" w:rsidRPr="00CA1CA9" w:rsidRDefault="00CC67A4" w:rsidP="00CC67A4">
      <w:pPr>
        <w:rPr>
          <w:ins w:id="13865" w:author="Airat Shigapov" w:date="2021-10-29T16:39:00Z"/>
          <w:rFonts w:ascii="Times New Roman" w:eastAsia="Calibri" w:hAnsi="Times New Roman" w:cs="Times New Roman"/>
          <w:sz w:val="20"/>
          <w:szCs w:val="20"/>
          <w:shd w:val="clear" w:color="auto" w:fill="FFFFFF"/>
          <w:lang w:val="en-US"/>
        </w:rPr>
      </w:pPr>
      <w:ins w:id="13866" w:author="Airat Shigapov" w:date="2021-10-29T16:39:00Z">
        <w:r w:rsidRPr="00CA1CA9">
          <w:rPr>
            <w:rFonts w:ascii="Times New Roman" w:eastAsia="Calibri" w:hAnsi="Times New Roman" w:cs="Times New Roman"/>
            <w:sz w:val="20"/>
            <w:szCs w:val="20"/>
            <w:shd w:val="clear" w:color="auto" w:fill="FFFFFF"/>
            <w:lang w:val="en-US"/>
          </w:rPr>
          <w:t xml:space="preserve">                                                    &lt;/</w:t>
        </w:r>
        <w:proofErr w:type="spellStart"/>
        <w:r w:rsidRPr="00CA1CA9">
          <w:rPr>
            <w:rFonts w:ascii="Times New Roman" w:eastAsia="Calibri" w:hAnsi="Times New Roman" w:cs="Times New Roman"/>
            <w:sz w:val="20"/>
            <w:szCs w:val="20"/>
            <w:shd w:val="clear" w:color="auto" w:fill="FFFFFF"/>
            <w:lang w:val="en-US"/>
          </w:rPr>
          <w:t>GridViewColumn</w:t>
        </w:r>
        <w:proofErr w:type="spellEnd"/>
        <w:r w:rsidRPr="00CA1CA9">
          <w:rPr>
            <w:rFonts w:ascii="Times New Roman" w:eastAsia="Calibri" w:hAnsi="Times New Roman" w:cs="Times New Roman"/>
            <w:sz w:val="20"/>
            <w:szCs w:val="20"/>
            <w:shd w:val="clear" w:color="auto" w:fill="FFFFFF"/>
            <w:lang w:val="en-US"/>
          </w:rPr>
          <w:t>&gt;</w:t>
        </w:r>
      </w:ins>
    </w:p>
    <w:p w14:paraId="5C38275B" w14:textId="77777777" w:rsidR="00CC67A4" w:rsidRPr="00CA1CA9" w:rsidRDefault="00CC67A4" w:rsidP="00CC67A4">
      <w:pPr>
        <w:rPr>
          <w:ins w:id="13867" w:author="Airat Shigapov" w:date="2021-10-29T16:39:00Z"/>
          <w:rFonts w:ascii="Times New Roman" w:eastAsia="Calibri" w:hAnsi="Times New Roman" w:cs="Times New Roman"/>
          <w:sz w:val="20"/>
          <w:szCs w:val="20"/>
          <w:shd w:val="clear" w:color="auto" w:fill="FFFFFF"/>
          <w:lang w:val="en-US"/>
        </w:rPr>
      </w:pPr>
      <w:ins w:id="13868" w:author="Airat Shigapov" w:date="2021-10-29T16:39:00Z">
        <w:r w:rsidRPr="00CA1CA9">
          <w:rPr>
            <w:rFonts w:ascii="Times New Roman" w:eastAsia="Calibri" w:hAnsi="Times New Roman" w:cs="Times New Roman"/>
            <w:sz w:val="20"/>
            <w:szCs w:val="20"/>
            <w:shd w:val="clear" w:color="auto" w:fill="FFFFFF"/>
            <w:lang w:val="en-US"/>
          </w:rPr>
          <w:t xml:space="preserve">                                                    &lt;</w:t>
        </w:r>
        <w:proofErr w:type="spellStart"/>
        <w:r w:rsidRPr="00CA1CA9">
          <w:rPr>
            <w:rFonts w:ascii="Times New Roman" w:eastAsia="Calibri" w:hAnsi="Times New Roman" w:cs="Times New Roman"/>
            <w:sz w:val="20"/>
            <w:szCs w:val="20"/>
            <w:shd w:val="clear" w:color="auto" w:fill="FFFFFF"/>
            <w:lang w:val="en-US"/>
          </w:rPr>
          <w:t>GridViewColumn</w:t>
        </w:r>
        <w:proofErr w:type="spellEnd"/>
        <w:r w:rsidRPr="00CA1CA9">
          <w:rPr>
            <w:rFonts w:ascii="Times New Roman" w:eastAsia="Calibri" w:hAnsi="Times New Roman" w:cs="Times New Roman"/>
            <w:sz w:val="20"/>
            <w:szCs w:val="20"/>
            <w:shd w:val="clear" w:color="auto" w:fill="FFFFFF"/>
            <w:lang w:val="en-US"/>
          </w:rPr>
          <w:t xml:space="preserve"> Header="</w:t>
        </w:r>
        <w:proofErr w:type="spellStart"/>
        <w:r w:rsidRPr="00CA1CA9">
          <w:rPr>
            <w:rFonts w:ascii="Times New Roman" w:eastAsia="Calibri" w:hAnsi="Times New Roman" w:cs="Times New Roman"/>
            <w:sz w:val="20"/>
            <w:szCs w:val="20"/>
            <w:shd w:val="clear" w:color="auto" w:fill="FFFFFF"/>
            <w:lang w:val="en-US"/>
          </w:rPr>
          <w:t>Количество</w:t>
        </w:r>
        <w:proofErr w:type="spellEnd"/>
        <w:r w:rsidRPr="00CA1CA9">
          <w:rPr>
            <w:rFonts w:ascii="Times New Roman" w:eastAsia="Calibri" w:hAnsi="Times New Roman" w:cs="Times New Roman"/>
            <w:sz w:val="20"/>
            <w:szCs w:val="20"/>
            <w:shd w:val="clear" w:color="auto" w:fill="FFFFFF"/>
            <w:lang w:val="en-US"/>
          </w:rPr>
          <w:t xml:space="preserve">" </w:t>
        </w:r>
      </w:ins>
    </w:p>
    <w:p w14:paraId="714AAF9D" w14:textId="77777777" w:rsidR="00CC67A4" w:rsidRPr="00CA1CA9" w:rsidRDefault="00CC67A4" w:rsidP="00CC67A4">
      <w:pPr>
        <w:rPr>
          <w:ins w:id="13869" w:author="Airat Shigapov" w:date="2021-10-29T16:39:00Z"/>
          <w:rFonts w:ascii="Times New Roman" w:eastAsia="Calibri" w:hAnsi="Times New Roman" w:cs="Times New Roman"/>
          <w:sz w:val="20"/>
          <w:szCs w:val="20"/>
          <w:shd w:val="clear" w:color="auto" w:fill="FFFFFF"/>
          <w:lang w:val="en-US"/>
        </w:rPr>
      </w:pPr>
      <w:ins w:id="13870" w:author="Airat Shigapov" w:date="2021-10-29T16:39:00Z">
        <w:r w:rsidRPr="00CA1CA9">
          <w:rPr>
            <w:rFonts w:ascii="Times New Roman" w:eastAsia="Calibri" w:hAnsi="Times New Roman" w:cs="Times New Roman"/>
            <w:sz w:val="20"/>
            <w:szCs w:val="20"/>
            <w:shd w:val="clear" w:color="auto" w:fill="FFFFFF"/>
            <w:lang w:val="en-US"/>
          </w:rPr>
          <w:t xml:space="preserve">                                                                Width="140"&gt;</w:t>
        </w:r>
      </w:ins>
    </w:p>
    <w:p w14:paraId="594006E8" w14:textId="77777777" w:rsidR="00CC67A4" w:rsidRPr="00CA1CA9" w:rsidRDefault="00CC67A4" w:rsidP="00CC67A4">
      <w:pPr>
        <w:rPr>
          <w:ins w:id="13871" w:author="Airat Shigapov" w:date="2021-10-29T16:39:00Z"/>
          <w:rFonts w:ascii="Times New Roman" w:eastAsia="Calibri" w:hAnsi="Times New Roman" w:cs="Times New Roman"/>
          <w:sz w:val="20"/>
          <w:szCs w:val="20"/>
          <w:shd w:val="clear" w:color="auto" w:fill="FFFFFF"/>
          <w:lang w:val="en-US"/>
        </w:rPr>
      </w:pPr>
      <w:ins w:id="13872" w:author="Airat Shigapov" w:date="2021-10-29T16:39:00Z">
        <w:r w:rsidRPr="00CA1CA9">
          <w:rPr>
            <w:rFonts w:ascii="Times New Roman" w:eastAsia="Calibri" w:hAnsi="Times New Roman" w:cs="Times New Roman"/>
            <w:sz w:val="20"/>
            <w:szCs w:val="20"/>
            <w:shd w:val="clear" w:color="auto" w:fill="FFFFFF"/>
            <w:lang w:val="en-US"/>
          </w:rPr>
          <w:t xml:space="preserve">                                                        &lt;</w:t>
        </w:r>
        <w:proofErr w:type="spellStart"/>
        <w:r w:rsidRPr="00CA1CA9">
          <w:rPr>
            <w:rFonts w:ascii="Times New Roman" w:eastAsia="Calibri" w:hAnsi="Times New Roman" w:cs="Times New Roman"/>
            <w:sz w:val="20"/>
            <w:szCs w:val="20"/>
            <w:shd w:val="clear" w:color="auto" w:fill="FFFFFF"/>
            <w:lang w:val="en-US"/>
          </w:rPr>
          <w:t>GridViewColumn.CellTemplate</w:t>
        </w:r>
        <w:proofErr w:type="spellEnd"/>
        <w:r w:rsidRPr="00CA1CA9">
          <w:rPr>
            <w:rFonts w:ascii="Times New Roman" w:eastAsia="Calibri" w:hAnsi="Times New Roman" w:cs="Times New Roman"/>
            <w:sz w:val="20"/>
            <w:szCs w:val="20"/>
            <w:shd w:val="clear" w:color="auto" w:fill="FFFFFF"/>
            <w:lang w:val="en-US"/>
          </w:rPr>
          <w:t>&gt;</w:t>
        </w:r>
      </w:ins>
    </w:p>
    <w:p w14:paraId="0855C947" w14:textId="77777777" w:rsidR="00CC67A4" w:rsidRPr="00CA1CA9" w:rsidRDefault="00CC67A4" w:rsidP="00CC67A4">
      <w:pPr>
        <w:rPr>
          <w:ins w:id="13873" w:author="Airat Shigapov" w:date="2021-10-29T16:39:00Z"/>
          <w:rFonts w:ascii="Times New Roman" w:eastAsia="Calibri" w:hAnsi="Times New Roman" w:cs="Times New Roman"/>
          <w:sz w:val="20"/>
          <w:szCs w:val="20"/>
          <w:shd w:val="clear" w:color="auto" w:fill="FFFFFF"/>
          <w:lang w:val="en-US"/>
        </w:rPr>
      </w:pPr>
      <w:ins w:id="13874" w:author="Airat Shigapov" w:date="2021-10-29T16:39:00Z">
        <w:r w:rsidRPr="00CA1CA9">
          <w:rPr>
            <w:rFonts w:ascii="Times New Roman" w:eastAsia="Calibri" w:hAnsi="Times New Roman" w:cs="Times New Roman"/>
            <w:sz w:val="20"/>
            <w:szCs w:val="20"/>
            <w:shd w:val="clear" w:color="auto" w:fill="FFFFFF"/>
            <w:lang w:val="en-US"/>
          </w:rPr>
          <w:t xml:space="preserve">                                                            &lt;</w:t>
        </w:r>
        <w:proofErr w:type="spellStart"/>
        <w:r w:rsidRPr="00CA1CA9">
          <w:rPr>
            <w:rFonts w:ascii="Times New Roman" w:eastAsia="Calibri" w:hAnsi="Times New Roman" w:cs="Times New Roman"/>
            <w:sz w:val="20"/>
            <w:szCs w:val="20"/>
            <w:shd w:val="clear" w:color="auto" w:fill="FFFFFF"/>
            <w:lang w:val="en-US"/>
          </w:rPr>
          <w:t>DataTemplate</w:t>
        </w:r>
        <w:proofErr w:type="spellEnd"/>
        <w:r w:rsidRPr="00CA1CA9">
          <w:rPr>
            <w:rFonts w:ascii="Times New Roman" w:eastAsia="Calibri" w:hAnsi="Times New Roman" w:cs="Times New Roman"/>
            <w:sz w:val="20"/>
            <w:szCs w:val="20"/>
            <w:shd w:val="clear" w:color="auto" w:fill="FFFFFF"/>
            <w:lang w:val="en-US"/>
          </w:rPr>
          <w:t>&gt;</w:t>
        </w:r>
      </w:ins>
    </w:p>
    <w:p w14:paraId="5E1757D9" w14:textId="77777777" w:rsidR="00CC67A4" w:rsidRPr="00CA1CA9" w:rsidRDefault="00CC67A4" w:rsidP="00CC67A4">
      <w:pPr>
        <w:rPr>
          <w:ins w:id="13875" w:author="Airat Shigapov" w:date="2021-10-29T16:39:00Z"/>
          <w:rFonts w:ascii="Times New Roman" w:eastAsia="Calibri" w:hAnsi="Times New Roman" w:cs="Times New Roman"/>
          <w:sz w:val="20"/>
          <w:szCs w:val="20"/>
          <w:shd w:val="clear" w:color="auto" w:fill="FFFFFF"/>
          <w:lang w:val="en-US"/>
        </w:rPr>
      </w:pPr>
      <w:ins w:id="13876" w:author="Airat Shigapov" w:date="2021-10-29T16:39:00Z">
        <w:r w:rsidRPr="00CA1CA9">
          <w:rPr>
            <w:rFonts w:ascii="Times New Roman" w:eastAsia="Calibri" w:hAnsi="Times New Roman" w:cs="Times New Roman"/>
            <w:sz w:val="20"/>
            <w:szCs w:val="20"/>
            <w:shd w:val="clear" w:color="auto" w:fill="FFFFFF"/>
            <w:lang w:val="en-US"/>
          </w:rPr>
          <w:t xml:space="preserve">                                                                &lt;Grid Width="120"&gt;</w:t>
        </w:r>
      </w:ins>
    </w:p>
    <w:p w14:paraId="4091FC5E" w14:textId="77777777" w:rsidR="00CC67A4" w:rsidRPr="00CA1CA9" w:rsidRDefault="00CC67A4" w:rsidP="00CC67A4">
      <w:pPr>
        <w:rPr>
          <w:ins w:id="13877" w:author="Airat Shigapov" w:date="2021-10-29T16:39:00Z"/>
          <w:rFonts w:ascii="Times New Roman" w:eastAsia="Calibri" w:hAnsi="Times New Roman" w:cs="Times New Roman"/>
          <w:sz w:val="20"/>
          <w:szCs w:val="20"/>
          <w:shd w:val="clear" w:color="auto" w:fill="FFFFFF"/>
          <w:lang w:val="en-US"/>
        </w:rPr>
      </w:pPr>
      <w:ins w:id="13878" w:author="Airat Shigapov" w:date="2021-10-29T16:39:00Z">
        <w:r w:rsidRPr="00CA1CA9">
          <w:rPr>
            <w:rFonts w:ascii="Times New Roman" w:eastAsia="Calibri" w:hAnsi="Times New Roman" w:cs="Times New Roman"/>
            <w:sz w:val="20"/>
            <w:szCs w:val="20"/>
            <w:shd w:val="clear" w:color="auto" w:fill="FFFFFF"/>
            <w:lang w:val="en-US"/>
          </w:rPr>
          <w:t xml:space="preserve">                                                                    &lt;</w:t>
        </w:r>
        <w:proofErr w:type="spellStart"/>
        <w:r w:rsidRPr="00CA1CA9">
          <w:rPr>
            <w:rFonts w:ascii="Times New Roman" w:eastAsia="Calibri" w:hAnsi="Times New Roman" w:cs="Times New Roman"/>
            <w:sz w:val="20"/>
            <w:szCs w:val="20"/>
            <w:shd w:val="clear" w:color="auto" w:fill="FFFFFF"/>
            <w:lang w:val="en-US"/>
          </w:rPr>
          <w:t>TextBlock</w:t>
        </w:r>
        <w:proofErr w:type="spellEnd"/>
        <w:r w:rsidRPr="00CA1CA9">
          <w:rPr>
            <w:rFonts w:ascii="Times New Roman" w:eastAsia="Calibri" w:hAnsi="Times New Roman" w:cs="Times New Roman"/>
            <w:sz w:val="20"/>
            <w:szCs w:val="20"/>
            <w:shd w:val="clear" w:color="auto" w:fill="FFFFFF"/>
            <w:lang w:val="en-US"/>
          </w:rPr>
          <w:t xml:space="preserve"> Text ="{Binding Count}" </w:t>
        </w:r>
      </w:ins>
    </w:p>
    <w:p w14:paraId="3B8B8880" w14:textId="77777777" w:rsidR="00CC67A4" w:rsidRPr="00CA1CA9" w:rsidRDefault="00CC67A4" w:rsidP="00CC67A4">
      <w:pPr>
        <w:rPr>
          <w:ins w:id="13879" w:author="Airat Shigapov" w:date="2021-10-29T16:39:00Z"/>
          <w:rFonts w:ascii="Times New Roman" w:eastAsia="Calibri" w:hAnsi="Times New Roman" w:cs="Times New Roman"/>
          <w:sz w:val="20"/>
          <w:szCs w:val="20"/>
          <w:shd w:val="clear" w:color="auto" w:fill="FFFFFF"/>
          <w:lang w:val="en-US"/>
        </w:rPr>
      </w:pPr>
      <w:ins w:id="13880" w:author="Airat Shigapov" w:date="2021-10-29T16:39:00Z">
        <w:r w:rsidRPr="00CA1CA9">
          <w:rPr>
            <w:rFonts w:ascii="Times New Roman" w:eastAsia="Calibri" w:hAnsi="Times New Roman" w:cs="Times New Roman"/>
            <w:sz w:val="20"/>
            <w:szCs w:val="20"/>
            <w:shd w:val="clear" w:color="auto" w:fill="FFFFFF"/>
            <w:lang w:val="en-US"/>
          </w:rPr>
          <w:t xml:space="preserve">                                                                               </w:t>
        </w:r>
        <w:proofErr w:type="spellStart"/>
        <w:r w:rsidRPr="00CA1CA9">
          <w:rPr>
            <w:rFonts w:ascii="Times New Roman" w:eastAsia="Calibri" w:hAnsi="Times New Roman" w:cs="Times New Roman"/>
            <w:sz w:val="20"/>
            <w:szCs w:val="20"/>
            <w:shd w:val="clear" w:color="auto" w:fill="FFFFFF"/>
            <w:lang w:val="en-US"/>
          </w:rPr>
          <w:t>HorizontalAlignment</w:t>
        </w:r>
        <w:proofErr w:type="spellEnd"/>
        <w:r w:rsidRPr="00CA1CA9">
          <w:rPr>
            <w:rFonts w:ascii="Times New Roman" w:eastAsia="Calibri" w:hAnsi="Times New Roman" w:cs="Times New Roman"/>
            <w:sz w:val="20"/>
            <w:szCs w:val="20"/>
            <w:shd w:val="clear" w:color="auto" w:fill="FFFFFF"/>
            <w:lang w:val="en-US"/>
          </w:rPr>
          <w:t>="Center" /&gt;</w:t>
        </w:r>
      </w:ins>
    </w:p>
    <w:p w14:paraId="730074FB" w14:textId="77777777" w:rsidR="00CC67A4" w:rsidRPr="00CA1CA9" w:rsidRDefault="00CC67A4" w:rsidP="00CC67A4">
      <w:pPr>
        <w:rPr>
          <w:ins w:id="13881" w:author="Airat Shigapov" w:date="2021-10-29T16:39:00Z"/>
          <w:rFonts w:ascii="Times New Roman" w:eastAsia="Calibri" w:hAnsi="Times New Roman" w:cs="Times New Roman"/>
          <w:sz w:val="20"/>
          <w:szCs w:val="20"/>
          <w:shd w:val="clear" w:color="auto" w:fill="FFFFFF"/>
          <w:lang w:val="en-US"/>
        </w:rPr>
      </w:pPr>
      <w:ins w:id="13882" w:author="Airat Shigapov" w:date="2021-10-29T16:39:00Z">
        <w:r w:rsidRPr="00CA1CA9">
          <w:rPr>
            <w:rFonts w:ascii="Times New Roman" w:eastAsia="Calibri" w:hAnsi="Times New Roman" w:cs="Times New Roman"/>
            <w:sz w:val="20"/>
            <w:szCs w:val="20"/>
            <w:shd w:val="clear" w:color="auto" w:fill="FFFFFF"/>
            <w:lang w:val="en-US"/>
          </w:rPr>
          <w:t xml:space="preserve">                                                                &lt;/Grid&gt;</w:t>
        </w:r>
      </w:ins>
    </w:p>
    <w:p w14:paraId="7394C342" w14:textId="77777777" w:rsidR="00CC67A4" w:rsidRPr="00CA1CA9" w:rsidRDefault="00CC67A4" w:rsidP="00CC67A4">
      <w:pPr>
        <w:rPr>
          <w:ins w:id="13883" w:author="Airat Shigapov" w:date="2021-10-29T16:39:00Z"/>
          <w:rFonts w:ascii="Times New Roman" w:eastAsia="Calibri" w:hAnsi="Times New Roman" w:cs="Times New Roman"/>
          <w:sz w:val="20"/>
          <w:szCs w:val="20"/>
          <w:shd w:val="clear" w:color="auto" w:fill="FFFFFF"/>
          <w:lang w:val="en-US"/>
        </w:rPr>
      </w:pPr>
      <w:ins w:id="13884" w:author="Airat Shigapov" w:date="2021-10-29T16:39:00Z">
        <w:r w:rsidRPr="00CA1CA9">
          <w:rPr>
            <w:rFonts w:ascii="Times New Roman" w:eastAsia="Calibri" w:hAnsi="Times New Roman" w:cs="Times New Roman"/>
            <w:sz w:val="20"/>
            <w:szCs w:val="20"/>
            <w:shd w:val="clear" w:color="auto" w:fill="FFFFFF"/>
            <w:lang w:val="en-US"/>
          </w:rPr>
          <w:t xml:space="preserve">                                                            &lt;/</w:t>
        </w:r>
        <w:proofErr w:type="spellStart"/>
        <w:r w:rsidRPr="00CA1CA9">
          <w:rPr>
            <w:rFonts w:ascii="Times New Roman" w:eastAsia="Calibri" w:hAnsi="Times New Roman" w:cs="Times New Roman"/>
            <w:sz w:val="20"/>
            <w:szCs w:val="20"/>
            <w:shd w:val="clear" w:color="auto" w:fill="FFFFFF"/>
            <w:lang w:val="en-US"/>
          </w:rPr>
          <w:t>DataTemplate</w:t>
        </w:r>
        <w:proofErr w:type="spellEnd"/>
        <w:r w:rsidRPr="00CA1CA9">
          <w:rPr>
            <w:rFonts w:ascii="Times New Roman" w:eastAsia="Calibri" w:hAnsi="Times New Roman" w:cs="Times New Roman"/>
            <w:sz w:val="20"/>
            <w:szCs w:val="20"/>
            <w:shd w:val="clear" w:color="auto" w:fill="FFFFFF"/>
            <w:lang w:val="en-US"/>
          </w:rPr>
          <w:t>&gt;</w:t>
        </w:r>
      </w:ins>
    </w:p>
    <w:p w14:paraId="2D13A168" w14:textId="77777777" w:rsidR="00CC67A4" w:rsidRPr="00CA1CA9" w:rsidRDefault="00CC67A4" w:rsidP="00CC67A4">
      <w:pPr>
        <w:rPr>
          <w:ins w:id="13885" w:author="Airat Shigapov" w:date="2021-10-29T16:39:00Z"/>
          <w:rFonts w:ascii="Times New Roman" w:eastAsia="Calibri" w:hAnsi="Times New Roman" w:cs="Times New Roman"/>
          <w:sz w:val="20"/>
          <w:szCs w:val="20"/>
          <w:shd w:val="clear" w:color="auto" w:fill="FFFFFF"/>
          <w:lang w:val="en-US"/>
        </w:rPr>
      </w:pPr>
      <w:ins w:id="13886" w:author="Airat Shigapov" w:date="2021-10-29T16:39:00Z">
        <w:r w:rsidRPr="00CA1CA9">
          <w:rPr>
            <w:rFonts w:ascii="Times New Roman" w:eastAsia="Calibri" w:hAnsi="Times New Roman" w:cs="Times New Roman"/>
            <w:sz w:val="20"/>
            <w:szCs w:val="20"/>
            <w:shd w:val="clear" w:color="auto" w:fill="FFFFFF"/>
            <w:lang w:val="en-US"/>
          </w:rPr>
          <w:t xml:space="preserve">                                                        &lt;/</w:t>
        </w:r>
        <w:proofErr w:type="spellStart"/>
        <w:r w:rsidRPr="00CA1CA9">
          <w:rPr>
            <w:rFonts w:ascii="Times New Roman" w:eastAsia="Calibri" w:hAnsi="Times New Roman" w:cs="Times New Roman"/>
            <w:sz w:val="20"/>
            <w:szCs w:val="20"/>
            <w:shd w:val="clear" w:color="auto" w:fill="FFFFFF"/>
            <w:lang w:val="en-US"/>
          </w:rPr>
          <w:t>GridViewColumn.CellTemplate</w:t>
        </w:r>
        <w:proofErr w:type="spellEnd"/>
        <w:r w:rsidRPr="00CA1CA9">
          <w:rPr>
            <w:rFonts w:ascii="Times New Roman" w:eastAsia="Calibri" w:hAnsi="Times New Roman" w:cs="Times New Roman"/>
            <w:sz w:val="20"/>
            <w:szCs w:val="20"/>
            <w:shd w:val="clear" w:color="auto" w:fill="FFFFFF"/>
            <w:lang w:val="en-US"/>
          </w:rPr>
          <w:t>&gt;</w:t>
        </w:r>
      </w:ins>
    </w:p>
    <w:p w14:paraId="6523D1F2" w14:textId="77777777" w:rsidR="00CC67A4" w:rsidRPr="00CA1CA9" w:rsidRDefault="00CC67A4" w:rsidP="00CC67A4">
      <w:pPr>
        <w:rPr>
          <w:ins w:id="13887" w:author="Airat Shigapov" w:date="2021-10-29T16:39:00Z"/>
          <w:rFonts w:ascii="Times New Roman" w:eastAsia="Calibri" w:hAnsi="Times New Roman" w:cs="Times New Roman"/>
          <w:sz w:val="20"/>
          <w:szCs w:val="20"/>
          <w:shd w:val="clear" w:color="auto" w:fill="FFFFFF"/>
          <w:lang w:val="en-US"/>
        </w:rPr>
      </w:pPr>
      <w:ins w:id="13888" w:author="Airat Shigapov" w:date="2021-10-29T16:39:00Z">
        <w:r w:rsidRPr="00CA1CA9">
          <w:rPr>
            <w:rFonts w:ascii="Times New Roman" w:eastAsia="Calibri" w:hAnsi="Times New Roman" w:cs="Times New Roman"/>
            <w:sz w:val="20"/>
            <w:szCs w:val="20"/>
            <w:shd w:val="clear" w:color="auto" w:fill="FFFFFF"/>
            <w:lang w:val="en-US"/>
          </w:rPr>
          <w:t xml:space="preserve">                                                    &lt;/</w:t>
        </w:r>
        <w:proofErr w:type="spellStart"/>
        <w:r w:rsidRPr="00CA1CA9">
          <w:rPr>
            <w:rFonts w:ascii="Times New Roman" w:eastAsia="Calibri" w:hAnsi="Times New Roman" w:cs="Times New Roman"/>
            <w:sz w:val="20"/>
            <w:szCs w:val="20"/>
            <w:shd w:val="clear" w:color="auto" w:fill="FFFFFF"/>
            <w:lang w:val="en-US"/>
          </w:rPr>
          <w:t>GridViewColumn</w:t>
        </w:r>
        <w:proofErr w:type="spellEnd"/>
        <w:r w:rsidRPr="00CA1CA9">
          <w:rPr>
            <w:rFonts w:ascii="Times New Roman" w:eastAsia="Calibri" w:hAnsi="Times New Roman" w:cs="Times New Roman"/>
            <w:sz w:val="20"/>
            <w:szCs w:val="20"/>
            <w:shd w:val="clear" w:color="auto" w:fill="FFFFFF"/>
            <w:lang w:val="en-US"/>
          </w:rPr>
          <w:t>&gt;</w:t>
        </w:r>
      </w:ins>
    </w:p>
    <w:p w14:paraId="2A3A0F7A" w14:textId="77777777" w:rsidR="00CC67A4" w:rsidRPr="00CA1CA9" w:rsidRDefault="00CC67A4" w:rsidP="00CC67A4">
      <w:pPr>
        <w:rPr>
          <w:ins w:id="13889" w:author="Airat Shigapov" w:date="2021-10-29T16:39:00Z"/>
          <w:rFonts w:ascii="Times New Roman" w:eastAsia="Calibri" w:hAnsi="Times New Roman" w:cs="Times New Roman"/>
          <w:sz w:val="20"/>
          <w:szCs w:val="20"/>
          <w:shd w:val="clear" w:color="auto" w:fill="FFFFFF"/>
          <w:lang w:val="en-US"/>
        </w:rPr>
      </w:pPr>
      <w:ins w:id="13890" w:author="Airat Shigapov" w:date="2021-10-29T16:39:00Z">
        <w:r w:rsidRPr="00CA1CA9">
          <w:rPr>
            <w:rFonts w:ascii="Times New Roman" w:eastAsia="Calibri" w:hAnsi="Times New Roman" w:cs="Times New Roman"/>
            <w:sz w:val="20"/>
            <w:szCs w:val="20"/>
            <w:shd w:val="clear" w:color="auto" w:fill="FFFFFF"/>
            <w:lang w:val="en-US"/>
          </w:rPr>
          <w:t xml:space="preserve">                                                    &lt;</w:t>
        </w:r>
        <w:proofErr w:type="spellStart"/>
        <w:r w:rsidRPr="00CA1CA9">
          <w:rPr>
            <w:rFonts w:ascii="Times New Roman" w:eastAsia="Calibri" w:hAnsi="Times New Roman" w:cs="Times New Roman"/>
            <w:sz w:val="20"/>
            <w:szCs w:val="20"/>
            <w:shd w:val="clear" w:color="auto" w:fill="FFFFFF"/>
            <w:lang w:val="en-US"/>
          </w:rPr>
          <w:t>GridViewColumn</w:t>
        </w:r>
        <w:proofErr w:type="spellEnd"/>
        <w:r w:rsidRPr="00CA1CA9">
          <w:rPr>
            <w:rFonts w:ascii="Times New Roman" w:eastAsia="Calibri" w:hAnsi="Times New Roman" w:cs="Times New Roman"/>
            <w:sz w:val="20"/>
            <w:szCs w:val="20"/>
            <w:shd w:val="clear" w:color="auto" w:fill="FFFFFF"/>
            <w:lang w:val="en-US"/>
          </w:rPr>
          <w:t xml:space="preserve"> Header="</w:t>
        </w:r>
        <w:proofErr w:type="spellStart"/>
        <w:r w:rsidRPr="00CA1CA9">
          <w:rPr>
            <w:rFonts w:ascii="Times New Roman" w:eastAsia="Calibri" w:hAnsi="Times New Roman" w:cs="Times New Roman"/>
            <w:sz w:val="20"/>
            <w:szCs w:val="20"/>
            <w:shd w:val="clear" w:color="auto" w:fill="FFFFFF"/>
            <w:lang w:val="en-US"/>
          </w:rPr>
          <w:t>Общая</w:t>
        </w:r>
        <w:proofErr w:type="spellEnd"/>
        <w:r w:rsidRPr="00CA1CA9">
          <w:rPr>
            <w:rFonts w:ascii="Times New Roman" w:eastAsia="Calibri" w:hAnsi="Times New Roman" w:cs="Times New Roman"/>
            <w:sz w:val="20"/>
            <w:szCs w:val="20"/>
            <w:shd w:val="clear" w:color="auto" w:fill="FFFFFF"/>
            <w:lang w:val="en-US"/>
          </w:rPr>
          <w:t xml:space="preserve"> </w:t>
        </w:r>
        <w:proofErr w:type="spellStart"/>
        <w:r w:rsidRPr="00CA1CA9">
          <w:rPr>
            <w:rFonts w:ascii="Times New Roman" w:eastAsia="Calibri" w:hAnsi="Times New Roman" w:cs="Times New Roman"/>
            <w:sz w:val="20"/>
            <w:szCs w:val="20"/>
            <w:shd w:val="clear" w:color="auto" w:fill="FFFFFF"/>
            <w:lang w:val="en-US"/>
          </w:rPr>
          <w:t>цена</w:t>
        </w:r>
        <w:proofErr w:type="spellEnd"/>
        <w:r w:rsidRPr="00CA1CA9">
          <w:rPr>
            <w:rFonts w:ascii="Times New Roman" w:eastAsia="Calibri" w:hAnsi="Times New Roman" w:cs="Times New Roman"/>
            <w:sz w:val="20"/>
            <w:szCs w:val="20"/>
            <w:shd w:val="clear" w:color="auto" w:fill="FFFFFF"/>
            <w:lang w:val="en-US"/>
          </w:rPr>
          <w:t>"</w:t>
        </w:r>
      </w:ins>
    </w:p>
    <w:p w14:paraId="107077A4" w14:textId="77777777" w:rsidR="00CC67A4" w:rsidRPr="00CA1CA9" w:rsidRDefault="00CC67A4" w:rsidP="00CC67A4">
      <w:pPr>
        <w:rPr>
          <w:ins w:id="13891" w:author="Airat Shigapov" w:date="2021-10-29T16:39:00Z"/>
          <w:rFonts w:ascii="Times New Roman" w:eastAsia="Calibri" w:hAnsi="Times New Roman" w:cs="Times New Roman"/>
          <w:sz w:val="20"/>
          <w:szCs w:val="20"/>
          <w:shd w:val="clear" w:color="auto" w:fill="FFFFFF"/>
          <w:lang w:val="en-US"/>
        </w:rPr>
      </w:pPr>
      <w:ins w:id="13892" w:author="Airat Shigapov" w:date="2021-10-29T16:39:00Z">
        <w:r w:rsidRPr="00CA1CA9">
          <w:rPr>
            <w:rFonts w:ascii="Times New Roman" w:eastAsia="Calibri" w:hAnsi="Times New Roman" w:cs="Times New Roman"/>
            <w:sz w:val="20"/>
            <w:szCs w:val="20"/>
            <w:shd w:val="clear" w:color="auto" w:fill="FFFFFF"/>
            <w:lang w:val="en-US"/>
          </w:rPr>
          <w:t xml:space="preserve">                                                                Width="160" &gt;</w:t>
        </w:r>
      </w:ins>
    </w:p>
    <w:p w14:paraId="45AA8A85" w14:textId="77777777" w:rsidR="00CC67A4" w:rsidRPr="00CA1CA9" w:rsidRDefault="00CC67A4" w:rsidP="00CC67A4">
      <w:pPr>
        <w:rPr>
          <w:ins w:id="13893" w:author="Airat Shigapov" w:date="2021-10-29T16:39:00Z"/>
          <w:rFonts w:ascii="Times New Roman" w:eastAsia="Calibri" w:hAnsi="Times New Roman" w:cs="Times New Roman"/>
          <w:sz w:val="20"/>
          <w:szCs w:val="20"/>
          <w:shd w:val="clear" w:color="auto" w:fill="FFFFFF"/>
          <w:lang w:val="en-US"/>
        </w:rPr>
      </w:pPr>
      <w:ins w:id="13894" w:author="Airat Shigapov" w:date="2021-10-29T16:39:00Z">
        <w:r w:rsidRPr="00CA1CA9">
          <w:rPr>
            <w:rFonts w:ascii="Times New Roman" w:eastAsia="Calibri" w:hAnsi="Times New Roman" w:cs="Times New Roman"/>
            <w:sz w:val="20"/>
            <w:szCs w:val="20"/>
            <w:shd w:val="clear" w:color="auto" w:fill="FFFFFF"/>
            <w:lang w:val="en-US"/>
          </w:rPr>
          <w:lastRenderedPageBreak/>
          <w:t xml:space="preserve">                                                        &lt;</w:t>
        </w:r>
        <w:proofErr w:type="spellStart"/>
        <w:r w:rsidRPr="00CA1CA9">
          <w:rPr>
            <w:rFonts w:ascii="Times New Roman" w:eastAsia="Calibri" w:hAnsi="Times New Roman" w:cs="Times New Roman"/>
            <w:sz w:val="20"/>
            <w:szCs w:val="20"/>
            <w:shd w:val="clear" w:color="auto" w:fill="FFFFFF"/>
            <w:lang w:val="en-US"/>
          </w:rPr>
          <w:t>GridViewColumn.CellTemplate</w:t>
        </w:r>
        <w:proofErr w:type="spellEnd"/>
        <w:r w:rsidRPr="00CA1CA9">
          <w:rPr>
            <w:rFonts w:ascii="Times New Roman" w:eastAsia="Calibri" w:hAnsi="Times New Roman" w:cs="Times New Roman"/>
            <w:sz w:val="20"/>
            <w:szCs w:val="20"/>
            <w:shd w:val="clear" w:color="auto" w:fill="FFFFFF"/>
            <w:lang w:val="en-US"/>
          </w:rPr>
          <w:t>&gt;</w:t>
        </w:r>
      </w:ins>
    </w:p>
    <w:p w14:paraId="3A90F625" w14:textId="77777777" w:rsidR="00CC67A4" w:rsidRPr="00CA1CA9" w:rsidRDefault="00CC67A4" w:rsidP="00CC67A4">
      <w:pPr>
        <w:rPr>
          <w:ins w:id="13895" w:author="Airat Shigapov" w:date="2021-10-29T16:39:00Z"/>
          <w:rFonts w:ascii="Times New Roman" w:eastAsia="Calibri" w:hAnsi="Times New Roman" w:cs="Times New Roman"/>
          <w:sz w:val="20"/>
          <w:szCs w:val="20"/>
          <w:shd w:val="clear" w:color="auto" w:fill="FFFFFF"/>
          <w:lang w:val="en-US"/>
        </w:rPr>
      </w:pPr>
      <w:ins w:id="13896" w:author="Airat Shigapov" w:date="2021-10-29T16:39:00Z">
        <w:r w:rsidRPr="00CA1CA9">
          <w:rPr>
            <w:rFonts w:ascii="Times New Roman" w:eastAsia="Calibri" w:hAnsi="Times New Roman" w:cs="Times New Roman"/>
            <w:sz w:val="20"/>
            <w:szCs w:val="20"/>
            <w:shd w:val="clear" w:color="auto" w:fill="FFFFFF"/>
            <w:lang w:val="en-US"/>
          </w:rPr>
          <w:t xml:space="preserve">                                                            &lt;</w:t>
        </w:r>
        <w:proofErr w:type="spellStart"/>
        <w:r w:rsidRPr="00CA1CA9">
          <w:rPr>
            <w:rFonts w:ascii="Times New Roman" w:eastAsia="Calibri" w:hAnsi="Times New Roman" w:cs="Times New Roman"/>
            <w:sz w:val="20"/>
            <w:szCs w:val="20"/>
            <w:shd w:val="clear" w:color="auto" w:fill="FFFFFF"/>
            <w:lang w:val="en-US"/>
          </w:rPr>
          <w:t>DataTemplate</w:t>
        </w:r>
        <w:proofErr w:type="spellEnd"/>
        <w:r w:rsidRPr="00CA1CA9">
          <w:rPr>
            <w:rFonts w:ascii="Times New Roman" w:eastAsia="Calibri" w:hAnsi="Times New Roman" w:cs="Times New Roman"/>
            <w:sz w:val="20"/>
            <w:szCs w:val="20"/>
            <w:shd w:val="clear" w:color="auto" w:fill="FFFFFF"/>
            <w:lang w:val="en-US"/>
          </w:rPr>
          <w:t>&gt;</w:t>
        </w:r>
      </w:ins>
    </w:p>
    <w:p w14:paraId="663FBD82" w14:textId="77777777" w:rsidR="00CC67A4" w:rsidRPr="00CA1CA9" w:rsidRDefault="00CC67A4" w:rsidP="00CC67A4">
      <w:pPr>
        <w:rPr>
          <w:ins w:id="13897" w:author="Airat Shigapov" w:date="2021-10-29T16:39:00Z"/>
          <w:rFonts w:ascii="Times New Roman" w:eastAsia="Calibri" w:hAnsi="Times New Roman" w:cs="Times New Roman"/>
          <w:sz w:val="20"/>
          <w:szCs w:val="20"/>
          <w:shd w:val="clear" w:color="auto" w:fill="FFFFFF"/>
          <w:lang w:val="en-US"/>
        </w:rPr>
      </w:pPr>
      <w:ins w:id="13898" w:author="Airat Shigapov" w:date="2021-10-29T16:39:00Z">
        <w:r w:rsidRPr="00CA1CA9">
          <w:rPr>
            <w:rFonts w:ascii="Times New Roman" w:eastAsia="Calibri" w:hAnsi="Times New Roman" w:cs="Times New Roman"/>
            <w:sz w:val="20"/>
            <w:szCs w:val="20"/>
            <w:shd w:val="clear" w:color="auto" w:fill="FFFFFF"/>
            <w:lang w:val="en-US"/>
          </w:rPr>
          <w:t xml:space="preserve">                                                                &lt;Grid Width="150"&gt;</w:t>
        </w:r>
      </w:ins>
    </w:p>
    <w:p w14:paraId="36561CC9" w14:textId="77777777" w:rsidR="00CC67A4" w:rsidRPr="00CA1CA9" w:rsidRDefault="00CC67A4" w:rsidP="00CC67A4">
      <w:pPr>
        <w:rPr>
          <w:ins w:id="13899" w:author="Airat Shigapov" w:date="2021-10-29T16:39:00Z"/>
          <w:rFonts w:ascii="Times New Roman" w:eastAsia="Calibri" w:hAnsi="Times New Roman" w:cs="Times New Roman"/>
          <w:sz w:val="20"/>
          <w:szCs w:val="20"/>
          <w:shd w:val="clear" w:color="auto" w:fill="FFFFFF"/>
          <w:lang w:val="en-US"/>
        </w:rPr>
      </w:pPr>
      <w:ins w:id="13900" w:author="Airat Shigapov" w:date="2021-10-29T16:39:00Z">
        <w:r w:rsidRPr="00CA1CA9">
          <w:rPr>
            <w:rFonts w:ascii="Times New Roman" w:eastAsia="Calibri" w:hAnsi="Times New Roman" w:cs="Times New Roman"/>
            <w:sz w:val="20"/>
            <w:szCs w:val="20"/>
            <w:shd w:val="clear" w:color="auto" w:fill="FFFFFF"/>
            <w:lang w:val="en-US"/>
          </w:rPr>
          <w:t xml:space="preserve">                                                                    &lt;</w:t>
        </w:r>
        <w:proofErr w:type="spellStart"/>
        <w:r w:rsidRPr="00CA1CA9">
          <w:rPr>
            <w:rFonts w:ascii="Times New Roman" w:eastAsia="Calibri" w:hAnsi="Times New Roman" w:cs="Times New Roman"/>
            <w:sz w:val="20"/>
            <w:szCs w:val="20"/>
            <w:shd w:val="clear" w:color="auto" w:fill="FFFFFF"/>
            <w:lang w:val="en-US"/>
          </w:rPr>
          <w:t>StackPanel</w:t>
        </w:r>
        <w:proofErr w:type="spellEnd"/>
        <w:r w:rsidRPr="00CA1CA9">
          <w:rPr>
            <w:rFonts w:ascii="Times New Roman" w:eastAsia="Calibri" w:hAnsi="Times New Roman" w:cs="Times New Roman"/>
            <w:sz w:val="20"/>
            <w:szCs w:val="20"/>
            <w:shd w:val="clear" w:color="auto" w:fill="FFFFFF"/>
            <w:lang w:val="en-US"/>
          </w:rPr>
          <w:t xml:space="preserve"> Orientation="Horizontal" </w:t>
        </w:r>
      </w:ins>
    </w:p>
    <w:p w14:paraId="209B2ED4" w14:textId="77777777" w:rsidR="00CC67A4" w:rsidRPr="00CA1CA9" w:rsidRDefault="00CC67A4" w:rsidP="00CC67A4">
      <w:pPr>
        <w:rPr>
          <w:ins w:id="13901" w:author="Airat Shigapov" w:date="2021-10-29T16:39:00Z"/>
          <w:rFonts w:ascii="Times New Roman" w:eastAsia="Calibri" w:hAnsi="Times New Roman" w:cs="Times New Roman"/>
          <w:sz w:val="20"/>
          <w:szCs w:val="20"/>
          <w:shd w:val="clear" w:color="auto" w:fill="FFFFFF"/>
          <w:lang w:val="en-US"/>
        </w:rPr>
      </w:pPr>
      <w:ins w:id="13902" w:author="Airat Shigapov" w:date="2021-10-29T16:39:00Z">
        <w:r w:rsidRPr="00CA1CA9">
          <w:rPr>
            <w:rFonts w:ascii="Times New Roman" w:eastAsia="Calibri" w:hAnsi="Times New Roman" w:cs="Times New Roman"/>
            <w:sz w:val="20"/>
            <w:szCs w:val="20"/>
            <w:shd w:val="clear" w:color="auto" w:fill="FFFFFF"/>
            <w:lang w:val="en-US"/>
          </w:rPr>
          <w:t xml:space="preserve">                                                                                </w:t>
        </w:r>
        <w:proofErr w:type="spellStart"/>
        <w:r w:rsidRPr="00CA1CA9">
          <w:rPr>
            <w:rFonts w:ascii="Times New Roman" w:eastAsia="Calibri" w:hAnsi="Times New Roman" w:cs="Times New Roman"/>
            <w:sz w:val="20"/>
            <w:szCs w:val="20"/>
            <w:shd w:val="clear" w:color="auto" w:fill="FFFFFF"/>
            <w:lang w:val="en-US"/>
          </w:rPr>
          <w:t>HorizontalAlignment</w:t>
        </w:r>
        <w:proofErr w:type="spellEnd"/>
        <w:r w:rsidRPr="00CA1CA9">
          <w:rPr>
            <w:rFonts w:ascii="Times New Roman" w:eastAsia="Calibri" w:hAnsi="Times New Roman" w:cs="Times New Roman"/>
            <w:sz w:val="20"/>
            <w:szCs w:val="20"/>
            <w:shd w:val="clear" w:color="auto" w:fill="FFFFFF"/>
            <w:lang w:val="en-US"/>
          </w:rPr>
          <w:t>="Center"&gt;</w:t>
        </w:r>
      </w:ins>
    </w:p>
    <w:p w14:paraId="7C602C64" w14:textId="77777777" w:rsidR="00CC67A4" w:rsidRPr="00CA1CA9" w:rsidRDefault="00CC67A4" w:rsidP="00CC67A4">
      <w:pPr>
        <w:rPr>
          <w:ins w:id="13903" w:author="Airat Shigapov" w:date="2021-10-29T16:39:00Z"/>
          <w:rFonts w:ascii="Times New Roman" w:eastAsia="Calibri" w:hAnsi="Times New Roman" w:cs="Times New Roman"/>
          <w:sz w:val="20"/>
          <w:szCs w:val="20"/>
          <w:shd w:val="clear" w:color="auto" w:fill="FFFFFF"/>
          <w:lang w:val="en-US"/>
        </w:rPr>
      </w:pPr>
      <w:ins w:id="13904" w:author="Airat Shigapov" w:date="2021-10-29T16:39:00Z">
        <w:r w:rsidRPr="00CA1CA9">
          <w:rPr>
            <w:rFonts w:ascii="Times New Roman" w:eastAsia="Calibri" w:hAnsi="Times New Roman" w:cs="Times New Roman"/>
            <w:sz w:val="20"/>
            <w:szCs w:val="20"/>
            <w:shd w:val="clear" w:color="auto" w:fill="FFFFFF"/>
            <w:lang w:val="en-US"/>
          </w:rPr>
          <w:t xml:space="preserve">                                                                        &lt;</w:t>
        </w:r>
        <w:proofErr w:type="spellStart"/>
        <w:r w:rsidRPr="00CA1CA9">
          <w:rPr>
            <w:rFonts w:ascii="Times New Roman" w:eastAsia="Calibri" w:hAnsi="Times New Roman" w:cs="Times New Roman"/>
            <w:sz w:val="20"/>
            <w:szCs w:val="20"/>
            <w:shd w:val="clear" w:color="auto" w:fill="FFFFFF"/>
            <w:lang w:val="en-US"/>
          </w:rPr>
          <w:t>TextBlock</w:t>
        </w:r>
        <w:proofErr w:type="spellEnd"/>
        <w:r w:rsidRPr="00CA1CA9">
          <w:rPr>
            <w:rFonts w:ascii="Times New Roman" w:eastAsia="Calibri" w:hAnsi="Times New Roman" w:cs="Times New Roman"/>
            <w:sz w:val="20"/>
            <w:szCs w:val="20"/>
            <w:shd w:val="clear" w:color="auto" w:fill="FFFFFF"/>
            <w:lang w:val="en-US"/>
          </w:rPr>
          <w:t xml:space="preserve"> Text ="{Binding </w:t>
        </w:r>
        <w:proofErr w:type="spellStart"/>
        <w:r w:rsidRPr="00CA1CA9">
          <w:rPr>
            <w:rFonts w:ascii="Times New Roman" w:eastAsia="Calibri" w:hAnsi="Times New Roman" w:cs="Times New Roman"/>
            <w:sz w:val="20"/>
            <w:szCs w:val="20"/>
            <w:shd w:val="clear" w:color="auto" w:fill="FFFFFF"/>
            <w:lang w:val="en-US"/>
          </w:rPr>
          <w:t>StringFormat</w:t>
        </w:r>
        <w:proofErr w:type="spellEnd"/>
        <w:proofErr w:type="gramStart"/>
        <w:r w:rsidRPr="00CA1CA9">
          <w:rPr>
            <w:rFonts w:ascii="Times New Roman" w:eastAsia="Calibri" w:hAnsi="Times New Roman" w:cs="Times New Roman"/>
            <w:sz w:val="20"/>
            <w:szCs w:val="20"/>
            <w:shd w:val="clear" w:color="auto" w:fill="FFFFFF"/>
            <w:lang w:val="en-US"/>
          </w:rPr>
          <w:t>={</w:t>
        </w:r>
        <w:proofErr w:type="gramEnd"/>
        <w:r w:rsidRPr="00CA1CA9">
          <w:rPr>
            <w:rFonts w:ascii="Times New Roman" w:eastAsia="Calibri" w:hAnsi="Times New Roman" w:cs="Times New Roman"/>
            <w:sz w:val="20"/>
            <w:szCs w:val="20"/>
            <w:shd w:val="clear" w:color="auto" w:fill="FFFFFF"/>
            <w:lang w:val="en-US"/>
          </w:rPr>
          <w:t xml:space="preserve">}{0:#.}, </w:t>
        </w:r>
      </w:ins>
    </w:p>
    <w:p w14:paraId="1093ED12" w14:textId="77777777" w:rsidR="00CC67A4" w:rsidRPr="00CA1CA9" w:rsidRDefault="00CC67A4" w:rsidP="00CC67A4">
      <w:pPr>
        <w:rPr>
          <w:ins w:id="13905" w:author="Airat Shigapov" w:date="2021-10-29T16:39:00Z"/>
          <w:rFonts w:ascii="Times New Roman" w:eastAsia="Calibri" w:hAnsi="Times New Roman" w:cs="Times New Roman"/>
          <w:sz w:val="20"/>
          <w:szCs w:val="20"/>
          <w:shd w:val="clear" w:color="auto" w:fill="FFFFFF"/>
          <w:lang w:val="en-US"/>
        </w:rPr>
      </w:pPr>
      <w:ins w:id="13906" w:author="Airat Shigapov" w:date="2021-10-29T16:39:00Z">
        <w:r w:rsidRPr="00CA1CA9">
          <w:rPr>
            <w:rFonts w:ascii="Times New Roman" w:eastAsia="Calibri" w:hAnsi="Times New Roman" w:cs="Times New Roman"/>
            <w:sz w:val="20"/>
            <w:szCs w:val="20"/>
            <w:shd w:val="clear" w:color="auto" w:fill="FFFFFF"/>
            <w:lang w:val="en-US"/>
          </w:rPr>
          <w:t xml:space="preserve">                                                                        Converter</w:t>
        </w:r>
        <w:proofErr w:type="gramStart"/>
        <w:r w:rsidRPr="00CA1CA9">
          <w:rPr>
            <w:rFonts w:ascii="Times New Roman" w:eastAsia="Calibri" w:hAnsi="Times New Roman" w:cs="Times New Roman"/>
            <w:sz w:val="20"/>
            <w:szCs w:val="20"/>
            <w:shd w:val="clear" w:color="auto" w:fill="FFFFFF"/>
            <w:lang w:val="en-US"/>
          </w:rPr>
          <w:t>={</w:t>
        </w:r>
        <w:proofErr w:type="spellStart"/>
        <w:proofErr w:type="gramEnd"/>
        <w:r w:rsidRPr="00CA1CA9">
          <w:rPr>
            <w:rFonts w:ascii="Times New Roman" w:eastAsia="Calibri" w:hAnsi="Times New Roman" w:cs="Times New Roman"/>
            <w:sz w:val="20"/>
            <w:szCs w:val="20"/>
            <w:shd w:val="clear" w:color="auto" w:fill="FFFFFF"/>
            <w:lang w:val="en-US"/>
          </w:rPr>
          <w:t>StaticResource</w:t>
        </w:r>
        <w:proofErr w:type="spellEnd"/>
        <w:r w:rsidRPr="00CA1CA9">
          <w:rPr>
            <w:rFonts w:ascii="Times New Roman" w:eastAsia="Calibri" w:hAnsi="Times New Roman" w:cs="Times New Roman"/>
            <w:sz w:val="20"/>
            <w:szCs w:val="20"/>
            <w:shd w:val="clear" w:color="auto" w:fill="FFFFFF"/>
            <w:lang w:val="en-US"/>
          </w:rPr>
          <w:t xml:space="preserve"> </w:t>
        </w:r>
        <w:proofErr w:type="spellStart"/>
        <w:r w:rsidRPr="00CA1CA9">
          <w:rPr>
            <w:rFonts w:ascii="Times New Roman" w:eastAsia="Calibri" w:hAnsi="Times New Roman" w:cs="Times New Roman"/>
            <w:sz w:val="20"/>
            <w:szCs w:val="20"/>
            <w:shd w:val="clear" w:color="auto" w:fill="FFFFFF"/>
            <w:lang w:val="en-US"/>
          </w:rPr>
          <w:t>myPriceGoodConverter</w:t>
        </w:r>
        <w:proofErr w:type="spellEnd"/>
        <w:r w:rsidRPr="00CA1CA9">
          <w:rPr>
            <w:rFonts w:ascii="Times New Roman" w:eastAsia="Calibri" w:hAnsi="Times New Roman" w:cs="Times New Roman"/>
            <w:sz w:val="20"/>
            <w:szCs w:val="20"/>
            <w:shd w:val="clear" w:color="auto" w:fill="FFFFFF"/>
            <w:lang w:val="en-US"/>
          </w:rPr>
          <w:t>}}" /&gt;</w:t>
        </w:r>
      </w:ins>
    </w:p>
    <w:p w14:paraId="15FA7F05" w14:textId="77777777" w:rsidR="00CC67A4" w:rsidRPr="00CA1CA9" w:rsidRDefault="00CC67A4" w:rsidP="00CC67A4">
      <w:pPr>
        <w:rPr>
          <w:ins w:id="13907" w:author="Airat Shigapov" w:date="2021-10-29T16:39:00Z"/>
          <w:rFonts w:ascii="Times New Roman" w:eastAsia="Calibri" w:hAnsi="Times New Roman" w:cs="Times New Roman"/>
          <w:sz w:val="20"/>
          <w:szCs w:val="20"/>
          <w:shd w:val="clear" w:color="auto" w:fill="FFFFFF"/>
          <w:lang w:val="en-US"/>
        </w:rPr>
      </w:pPr>
      <w:ins w:id="13908" w:author="Airat Shigapov" w:date="2021-10-29T16:39:00Z">
        <w:r w:rsidRPr="00CA1CA9">
          <w:rPr>
            <w:rFonts w:ascii="Times New Roman" w:eastAsia="Calibri" w:hAnsi="Times New Roman" w:cs="Times New Roman"/>
            <w:sz w:val="20"/>
            <w:szCs w:val="20"/>
            <w:shd w:val="clear" w:color="auto" w:fill="FFFFFF"/>
            <w:lang w:val="en-US"/>
          </w:rPr>
          <w:t xml:space="preserve">                                                                        &lt;</w:t>
        </w:r>
        <w:proofErr w:type="spellStart"/>
        <w:r w:rsidRPr="00CA1CA9">
          <w:rPr>
            <w:rFonts w:ascii="Times New Roman" w:eastAsia="Calibri" w:hAnsi="Times New Roman" w:cs="Times New Roman"/>
            <w:sz w:val="20"/>
            <w:szCs w:val="20"/>
            <w:shd w:val="clear" w:color="auto" w:fill="FFFFFF"/>
            <w:lang w:val="en-US"/>
          </w:rPr>
          <w:t>TextBlock</w:t>
        </w:r>
        <w:proofErr w:type="spellEnd"/>
        <w:r w:rsidRPr="00CA1CA9">
          <w:rPr>
            <w:rFonts w:ascii="Times New Roman" w:eastAsia="Calibri" w:hAnsi="Times New Roman" w:cs="Times New Roman"/>
            <w:sz w:val="20"/>
            <w:szCs w:val="20"/>
            <w:shd w:val="clear" w:color="auto" w:fill="FFFFFF"/>
            <w:lang w:val="en-US"/>
          </w:rPr>
          <w:t xml:space="preserve"> Text =" </w:t>
        </w:r>
        <w:proofErr w:type="spellStart"/>
        <w:r w:rsidRPr="00CA1CA9">
          <w:rPr>
            <w:rFonts w:ascii="Times New Roman" w:eastAsia="Calibri" w:hAnsi="Times New Roman" w:cs="Times New Roman"/>
            <w:sz w:val="20"/>
            <w:szCs w:val="20"/>
            <w:shd w:val="clear" w:color="auto" w:fill="FFFFFF"/>
            <w:lang w:val="en-US"/>
          </w:rPr>
          <w:t>руб</w:t>
        </w:r>
        <w:proofErr w:type="spellEnd"/>
        <w:r w:rsidRPr="00CA1CA9">
          <w:rPr>
            <w:rFonts w:ascii="Times New Roman" w:eastAsia="Calibri" w:hAnsi="Times New Roman" w:cs="Times New Roman"/>
            <w:sz w:val="20"/>
            <w:szCs w:val="20"/>
            <w:shd w:val="clear" w:color="auto" w:fill="FFFFFF"/>
            <w:lang w:val="en-US"/>
          </w:rPr>
          <w:t>." /&gt;</w:t>
        </w:r>
      </w:ins>
    </w:p>
    <w:p w14:paraId="45E78E20" w14:textId="77777777" w:rsidR="00CC67A4" w:rsidRPr="00CA1CA9" w:rsidRDefault="00CC67A4" w:rsidP="00CC67A4">
      <w:pPr>
        <w:rPr>
          <w:ins w:id="13909" w:author="Airat Shigapov" w:date="2021-10-29T16:39:00Z"/>
          <w:rFonts w:ascii="Times New Roman" w:eastAsia="Calibri" w:hAnsi="Times New Roman" w:cs="Times New Roman"/>
          <w:sz w:val="20"/>
          <w:szCs w:val="20"/>
          <w:shd w:val="clear" w:color="auto" w:fill="FFFFFF"/>
          <w:lang w:val="en-US"/>
        </w:rPr>
      </w:pPr>
      <w:ins w:id="13910" w:author="Airat Shigapov" w:date="2021-10-29T16:39:00Z">
        <w:r w:rsidRPr="00CA1CA9">
          <w:rPr>
            <w:rFonts w:ascii="Times New Roman" w:eastAsia="Calibri" w:hAnsi="Times New Roman" w:cs="Times New Roman"/>
            <w:sz w:val="20"/>
            <w:szCs w:val="20"/>
            <w:shd w:val="clear" w:color="auto" w:fill="FFFFFF"/>
            <w:lang w:val="en-US"/>
          </w:rPr>
          <w:t xml:space="preserve">                                                                    &lt;/</w:t>
        </w:r>
        <w:proofErr w:type="spellStart"/>
        <w:r w:rsidRPr="00CA1CA9">
          <w:rPr>
            <w:rFonts w:ascii="Times New Roman" w:eastAsia="Calibri" w:hAnsi="Times New Roman" w:cs="Times New Roman"/>
            <w:sz w:val="20"/>
            <w:szCs w:val="20"/>
            <w:shd w:val="clear" w:color="auto" w:fill="FFFFFF"/>
            <w:lang w:val="en-US"/>
          </w:rPr>
          <w:t>StackPanel</w:t>
        </w:r>
        <w:proofErr w:type="spellEnd"/>
        <w:r w:rsidRPr="00CA1CA9">
          <w:rPr>
            <w:rFonts w:ascii="Times New Roman" w:eastAsia="Calibri" w:hAnsi="Times New Roman" w:cs="Times New Roman"/>
            <w:sz w:val="20"/>
            <w:szCs w:val="20"/>
            <w:shd w:val="clear" w:color="auto" w:fill="FFFFFF"/>
            <w:lang w:val="en-US"/>
          </w:rPr>
          <w:t>&gt;</w:t>
        </w:r>
      </w:ins>
    </w:p>
    <w:p w14:paraId="5F443B03" w14:textId="77777777" w:rsidR="00CC67A4" w:rsidRPr="00CA1CA9" w:rsidRDefault="00CC67A4" w:rsidP="00CC67A4">
      <w:pPr>
        <w:rPr>
          <w:ins w:id="13911" w:author="Airat Shigapov" w:date="2021-10-29T16:39:00Z"/>
          <w:rFonts w:ascii="Times New Roman" w:eastAsia="Calibri" w:hAnsi="Times New Roman" w:cs="Times New Roman"/>
          <w:sz w:val="20"/>
          <w:szCs w:val="20"/>
          <w:shd w:val="clear" w:color="auto" w:fill="FFFFFF"/>
          <w:lang w:val="en-US"/>
        </w:rPr>
      </w:pPr>
      <w:ins w:id="13912" w:author="Airat Shigapov" w:date="2021-10-29T16:39:00Z">
        <w:r w:rsidRPr="00CA1CA9">
          <w:rPr>
            <w:rFonts w:ascii="Times New Roman" w:eastAsia="Calibri" w:hAnsi="Times New Roman" w:cs="Times New Roman"/>
            <w:sz w:val="20"/>
            <w:szCs w:val="20"/>
            <w:shd w:val="clear" w:color="auto" w:fill="FFFFFF"/>
            <w:lang w:val="en-US"/>
          </w:rPr>
          <w:t xml:space="preserve">                                                                &lt;/Grid&gt;</w:t>
        </w:r>
      </w:ins>
    </w:p>
    <w:p w14:paraId="5798D6AD" w14:textId="77777777" w:rsidR="00CC67A4" w:rsidRPr="00CA1CA9" w:rsidRDefault="00CC67A4" w:rsidP="00CC67A4">
      <w:pPr>
        <w:rPr>
          <w:ins w:id="13913" w:author="Airat Shigapov" w:date="2021-10-29T16:39:00Z"/>
          <w:rFonts w:ascii="Times New Roman" w:eastAsia="Calibri" w:hAnsi="Times New Roman" w:cs="Times New Roman"/>
          <w:sz w:val="20"/>
          <w:szCs w:val="20"/>
          <w:shd w:val="clear" w:color="auto" w:fill="FFFFFF"/>
          <w:lang w:val="en-US"/>
        </w:rPr>
      </w:pPr>
      <w:ins w:id="13914" w:author="Airat Shigapov" w:date="2021-10-29T16:39:00Z">
        <w:r w:rsidRPr="00CA1CA9">
          <w:rPr>
            <w:rFonts w:ascii="Times New Roman" w:eastAsia="Calibri" w:hAnsi="Times New Roman" w:cs="Times New Roman"/>
            <w:sz w:val="20"/>
            <w:szCs w:val="20"/>
            <w:shd w:val="clear" w:color="auto" w:fill="FFFFFF"/>
            <w:lang w:val="en-US"/>
          </w:rPr>
          <w:t xml:space="preserve">                                                            &lt;/</w:t>
        </w:r>
        <w:proofErr w:type="spellStart"/>
        <w:r w:rsidRPr="00CA1CA9">
          <w:rPr>
            <w:rFonts w:ascii="Times New Roman" w:eastAsia="Calibri" w:hAnsi="Times New Roman" w:cs="Times New Roman"/>
            <w:sz w:val="20"/>
            <w:szCs w:val="20"/>
            <w:shd w:val="clear" w:color="auto" w:fill="FFFFFF"/>
            <w:lang w:val="en-US"/>
          </w:rPr>
          <w:t>DataTemplate</w:t>
        </w:r>
        <w:proofErr w:type="spellEnd"/>
        <w:r w:rsidRPr="00CA1CA9">
          <w:rPr>
            <w:rFonts w:ascii="Times New Roman" w:eastAsia="Calibri" w:hAnsi="Times New Roman" w:cs="Times New Roman"/>
            <w:sz w:val="20"/>
            <w:szCs w:val="20"/>
            <w:shd w:val="clear" w:color="auto" w:fill="FFFFFF"/>
            <w:lang w:val="en-US"/>
          </w:rPr>
          <w:t>&gt;</w:t>
        </w:r>
      </w:ins>
    </w:p>
    <w:p w14:paraId="1D709CF7" w14:textId="77777777" w:rsidR="00CC67A4" w:rsidRPr="00CA1CA9" w:rsidRDefault="00CC67A4" w:rsidP="00CC67A4">
      <w:pPr>
        <w:rPr>
          <w:ins w:id="13915" w:author="Airat Shigapov" w:date="2021-10-29T16:39:00Z"/>
          <w:rFonts w:ascii="Times New Roman" w:eastAsia="Calibri" w:hAnsi="Times New Roman" w:cs="Times New Roman"/>
          <w:sz w:val="20"/>
          <w:szCs w:val="20"/>
          <w:shd w:val="clear" w:color="auto" w:fill="FFFFFF"/>
          <w:lang w:val="en-US"/>
        </w:rPr>
      </w:pPr>
      <w:ins w:id="13916" w:author="Airat Shigapov" w:date="2021-10-29T16:39:00Z">
        <w:r w:rsidRPr="00CA1CA9">
          <w:rPr>
            <w:rFonts w:ascii="Times New Roman" w:eastAsia="Calibri" w:hAnsi="Times New Roman" w:cs="Times New Roman"/>
            <w:sz w:val="20"/>
            <w:szCs w:val="20"/>
            <w:shd w:val="clear" w:color="auto" w:fill="FFFFFF"/>
            <w:lang w:val="en-US"/>
          </w:rPr>
          <w:t xml:space="preserve">                                                        &lt;/</w:t>
        </w:r>
        <w:proofErr w:type="spellStart"/>
        <w:r w:rsidRPr="00CA1CA9">
          <w:rPr>
            <w:rFonts w:ascii="Times New Roman" w:eastAsia="Calibri" w:hAnsi="Times New Roman" w:cs="Times New Roman"/>
            <w:sz w:val="20"/>
            <w:szCs w:val="20"/>
            <w:shd w:val="clear" w:color="auto" w:fill="FFFFFF"/>
            <w:lang w:val="en-US"/>
          </w:rPr>
          <w:t>GridViewColumn.CellTemplate</w:t>
        </w:r>
        <w:proofErr w:type="spellEnd"/>
        <w:r w:rsidRPr="00CA1CA9">
          <w:rPr>
            <w:rFonts w:ascii="Times New Roman" w:eastAsia="Calibri" w:hAnsi="Times New Roman" w:cs="Times New Roman"/>
            <w:sz w:val="20"/>
            <w:szCs w:val="20"/>
            <w:shd w:val="clear" w:color="auto" w:fill="FFFFFF"/>
            <w:lang w:val="en-US"/>
          </w:rPr>
          <w:t>&gt;</w:t>
        </w:r>
      </w:ins>
    </w:p>
    <w:p w14:paraId="04427BB6" w14:textId="77777777" w:rsidR="00CC67A4" w:rsidRPr="00CA1CA9" w:rsidRDefault="00CC67A4" w:rsidP="00CC67A4">
      <w:pPr>
        <w:rPr>
          <w:ins w:id="13917" w:author="Airat Shigapov" w:date="2021-10-29T16:39:00Z"/>
          <w:rFonts w:ascii="Times New Roman" w:eastAsia="Calibri" w:hAnsi="Times New Roman" w:cs="Times New Roman"/>
          <w:sz w:val="20"/>
          <w:szCs w:val="20"/>
          <w:shd w:val="clear" w:color="auto" w:fill="FFFFFF"/>
          <w:lang w:val="en-US"/>
        </w:rPr>
      </w:pPr>
      <w:ins w:id="13918" w:author="Airat Shigapov" w:date="2021-10-29T16:39:00Z">
        <w:r w:rsidRPr="00CA1CA9">
          <w:rPr>
            <w:rFonts w:ascii="Times New Roman" w:eastAsia="Calibri" w:hAnsi="Times New Roman" w:cs="Times New Roman"/>
            <w:sz w:val="20"/>
            <w:szCs w:val="20"/>
            <w:shd w:val="clear" w:color="auto" w:fill="FFFFFF"/>
            <w:lang w:val="en-US"/>
          </w:rPr>
          <w:t xml:space="preserve">                                                    &lt;/</w:t>
        </w:r>
        <w:proofErr w:type="spellStart"/>
        <w:r w:rsidRPr="00CA1CA9">
          <w:rPr>
            <w:rFonts w:ascii="Times New Roman" w:eastAsia="Calibri" w:hAnsi="Times New Roman" w:cs="Times New Roman"/>
            <w:sz w:val="20"/>
            <w:szCs w:val="20"/>
            <w:shd w:val="clear" w:color="auto" w:fill="FFFFFF"/>
            <w:lang w:val="en-US"/>
          </w:rPr>
          <w:t>GridViewColumn</w:t>
        </w:r>
        <w:proofErr w:type="spellEnd"/>
        <w:r w:rsidRPr="00CA1CA9">
          <w:rPr>
            <w:rFonts w:ascii="Times New Roman" w:eastAsia="Calibri" w:hAnsi="Times New Roman" w:cs="Times New Roman"/>
            <w:sz w:val="20"/>
            <w:szCs w:val="20"/>
            <w:shd w:val="clear" w:color="auto" w:fill="FFFFFF"/>
            <w:lang w:val="en-US"/>
          </w:rPr>
          <w:t>&gt;</w:t>
        </w:r>
      </w:ins>
    </w:p>
    <w:p w14:paraId="0590AFA4" w14:textId="77777777" w:rsidR="00CC67A4" w:rsidRPr="00CA1CA9" w:rsidRDefault="00CC67A4" w:rsidP="00CC67A4">
      <w:pPr>
        <w:rPr>
          <w:ins w:id="13919" w:author="Airat Shigapov" w:date="2021-10-29T16:39:00Z"/>
          <w:rFonts w:ascii="Times New Roman" w:eastAsia="Calibri" w:hAnsi="Times New Roman" w:cs="Times New Roman"/>
          <w:sz w:val="20"/>
          <w:szCs w:val="20"/>
          <w:shd w:val="clear" w:color="auto" w:fill="FFFFFF"/>
          <w:lang w:val="en-US"/>
        </w:rPr>
      </w:pPr>
      <w:ins w:id="13920" w:author="Airat Shigapov" w:date="2021-10-29T16:39:00Z">
        <w:r w:rsidRPr="00CA1CA9">
          <w:rPr>
            <w:rFonts w:ascii="Times New Roman" w:eastAsia="Calibri" w:hAnsi="Times New Roman" w:cs="Times New Roman"/>
            <w:sz w:val="20"/>
            <w:szCs w:val="20"/>
            <w:shd w:val="clear" w:color="auto" w:fill="FFFFFF"/>
            <w:lang w:val="en-US"/>
          </w:rPr>
          <w:t xml:space="preserve">                                                &lt;/</w:t>
        </w:r>
        <w:proofErr w:type="spellStart"/>
        <w:r w:rsidRPr="00CA1CA9">
          <w:rPr>
            <w:rFonts w:ascii="Times New Roman" w:eastAsia="Calibri" w:hAnsi="Times New Roman" w:cs="Times New Roman"/>
            <w:sz w:val="20"/>
            <w:szCs w:val="20"/>
            <w:shd w:val="clear" w:color="auto" w:fill="FFFFFF"/>
            <w:lang w:val="en-US"/>
          </w:rPr>
          <w:t>GridView</w:t>
        </w:r>
        <w:proofErr w:type="spellEnd"/>
        <w:r w:rsidRPr="00CA1CA9">
          <w:rPr>
            <w:rFonts w:ascii="Times New Roman" w:eastAsia="Calibri" w:hAnsi="Times New Roman" w:cs="Times New Roman"/>
            <w:sz w:val="20"/>
            <w:szCs w:val="20"/>
            <w:shd w:val="clear" w:color="auto" w:fill="FFFFFF"/>
            <w:lang w:val="en-US"/>
          </w:rPr>
          <w:t>&gt;</w:t>
        </w:r>
      </w:ins>
    </w:p>
    <w:p w14:paraId="1AAED4BD" w14:textId="77777777" w:rsidR="00CC67A4" w:rsidRPr="00CA1CA9" w:rsidRDefault="00CC67A4" w:rsidP="00CC67A4">
      <w:pPr>
        <w:rPr>
          <w:ins w:id="13921" w:author="Airat Shigapov" w:date="2021-10-29T16:39:00Z"/>
          <w:rFonts w:ascii="Times New Roman" w:eastAsia="Calibri" w:hAnsi="Times New Roman" w:cs="Times New Roman"/>
          <w:sz w:val="20"/>
          <w:szCs w:val="20"/>
          <w:shd w:val="clear" w:color="auto" w:fill="FFFFFF"/>
          <w:lang w:val="en-US"/>
        </w:rPr>
      </w:pPr>
      <w:ins w:id="13922" w:author="Airat Shigapov" w:date="2021-10-29T16:39:00Z">
        <w:r w:rsidRPr="00CA1CA9">
          <w:rPr>
            <w:rFonts w:ascii="Times New Roman" w:eastAsia="Calibri" w:hAnsi="Times New Roman" w:cs="Times New Roman"/>
            <w:sz w:val="20"/>
            <w:szCs w:val="20"/>
            <w:shd w:val="clear" w:color="auto" w:fill="FFFFFF"/>
            <w:lang w:val="en-US"/>
          </w:rPr>
          <w:t xml:space="preserve">                                            &lt;/</w:t>
        </w:r>
        <w:proofErr w:type="spellStart"/>
        <w:r w:rsidRPr="00CA1CA9">
          <w:rPr>
            <w:rFonts w:ascii="Times New Roman" w:eastAsia="Calibri" w:hAnsi="Times New Roman" w:cs="Times New Roman"/>
            <w:sz w:val="20"/>
            <w:szCs w:val="20"/>
            <w:shd w:val="clear" w:color="auto" w:fill="FFFFFF"/>
            <w:lang w:val="en-US"/>
          </w:rPr>
          <w:t>ListView.View</w:t>
        </w:r>
        <w:proofErr w:type="spellEnd"/>
        <w:r w:rsidRPr="00CA1CA9">
          <w:rPr>
            <w:rFonts w:ascii="Times New Roman" w:eastAsia="Calibri" w:hAnsi="Times New Roman" w:cs="Times New Roman"/>
            <w:sz w:val="20"/>
            <w:szCs w:val="20"/>
            <w:shd w:val="clear" w:color="auto" w:fill="FFFFFF"/>
            <w:lang w:val="en-US"/>
          </w:rPr>
          <w:t>&gt;</w:t>
        </w:r>
      </w:ins>
    </w:p>
    <w:p w14:paraId="402405F1" w14:textId="77777777" w:rsidR="00CC67A4" w:rsidRPr="00CA1CA9" w:rsidRDefault="00CC67A4" w:rsidP="00CC67A4">
      <w:pPr>
        <w:rPr>
          <w:ins w:id="13923" w:author="Airat Shigapov" w:date="2021-10-29T16:39:00Z"/>
          <w:rFonts w:ascii="Times New Roman" w:eastAsia="Calibri" w:hAnsi="Times New Roman" w:cs="Times New Roman"/>
          <w:sz w:val="20"/>
          <w:szCs w:val="20"/>
          <w:shd w:val="clear" w:color="auto" w:fill="FFFFFF"/>
          <w:lang w:val="en-US"/>
        </w:rPr>
      </w:pPr>
      <w:ins w:id="13924" w:author="Airat Shigapov" w:date="2021-10-29T16:39:00Z">
        <w:r w:rsidRPr="00CA1CA9">
          <w:rPr>
            <w:rFonts w:ascii="Times New Roman" w:eastAsia="Calibri" w:hAnsi="Times New Roman" w:cs="Times New Roman"/>
            <w:sz w:val="20"/>
            <w:szCs w:val="20"/>
            <w:shd w:val="clear" w:color="auto" w:fill="FFFFFF"/>
            <w:lang w:val="en-US"/>
          </w:rPr>
          <w:t xml:space="preserve">                                        &lt;/</w:t>
        </w:r>
        <w:proofErr w:type="spellStart"/>
        <w:r w:rsidRPr="00CA1CA9">
          <w:rPr>
            <w:rFonts w:ascii="Times New Roman" w:eastAsia="Calibri" w:hAnsi="Times New Roman" w:cs="Times New Roman"/>
            <w:sz w:val="20"/>
            <w:szCs w:val="20"/>
            <w:shd w:val="clear" w:color="auto" w:fill="FFFFFF"/>
            <w:lang w:val="en-US"/>
          </w:rPr>
          <w:t>ListView</w:t>
        </w:r>
        <w:proofErr w:type="spellEnd"/>
        <w:r w:rsidRPr="00CA1CA9">
          <w:rPr>
            <w:rFonts w:ascii="Times New Roman" w:eastAsia="Calibri" w:hAnsi="Times New Roman" w:cs="Times New Roman"/>
            <w:sz w:val="20"/>
            <w:szCs w:val="20"/>
            <w:shd w:val="clear" w:color="auto" w:fill="FFFFFF"/>
            <w:lang w:val="en-US"/>
          </w:rPr>
          <w:t>&gt;</w:t>
        </w:r>
      </w:ins>
    </w:p>
    <w:p w14:paraId="4104B9A1" w14:textId="77777777" w:rsidR="00CC67A4" w:rsidRPr="00CA1CA9" w:rsidRDefault="00CC67A4" w:rsidP="00CC67A4">
      <w:pPr>
        <w:rPr>
          <w:ins w:id="13925" w:author="Airat Shigapov" w:date="2021-10-29T16:39:00Z"/>
          <w:rFonts w:ascii="Times New Roman" w:eastAsia="Calibri" w:hAnsi="Times New Roman" w:cs="Times New Roman"/>
          <w:sz w:val="20"/>
          <w:szCs w:val="20"/>
          <w:shd w:val="clear" w:color="auto" w:fill="FFFFFF"/>
          <w:lang w:val="en-US"/>
        </w:rPr>
      </w:pPr>
      <w:ins w:id="13926" w:author="Airat Shigapov" w:date="2021-10-29T16:39:00Z">
        <w:r w:rsidRPr="00CA1CA9">
          <w:rPr>
            <w:rFonts w:ascii="Times New Roman" w:eastAsia="Calibri" w:hAnsi="Times New Roman" w:cs="Times New Roman"/>
            <w:sz w:val="20"/>
            <w:szCs w:val="20"/>
            <w:shd w:val="clear" w:color="auto" w:fill="FFFFFF"/>
            <w:lang w:val="en-US"/>
          </w:rPr>
          <w:t xml:space="preserve">                                    &lt;/Expander&gt;</w:t>
        </w:r>
      </w:ins>
    </w:p>
    <w:p w14:paraId="6D522F7A" w14:textId="77777777" w:rsidR="00CC67A4" w:rsidRPr="00CA1CA9" w:rsidRDefault="00CC67A4" w:rsidP="00CC67A4">
      <w:pPr>
        <w:rPr>
          <w:ins w:id="13927" w:author="Airat Shigapov" w:date="2021-10-29T16:39:00Z"/>
          <w:rFonts w:ascii="Times New Roman" w:eastAsia="Calibri" w:hAnsi="Times New Roman" w:cs="Times New Roman"/>
          <w:sz w:val="20"/>
          <w:szCs w:val="20"/>
          <w:shd w:val="clear" w:color="auto" w:fill="FFFFFF"/>
          <w:lang w:val="en-US"/>
        </w:rPr>
      </w:pPr>
      <w:ins w:id="13928" w:author="Airat Shigapov" w:date="2021-10-29T16:39:00Z">
        <w:r w:rsidRPr="00CA1CA9">
          <w:rPr>
            <w:rFonts w:ascii="Times New Roman" w:eastAsia="Calibri" w:hAnsi="Times New Roman" w:cs="Times New Roman"/>
            <w:sz w:val="20"/>
            <w:szCs w:val="20"/>
            <w:shd w:val="clear" w:color="auto" w:fill="FFFFFF"/>
            <w:lang w:val="en-US"/>
          </w:rPr>
          <w:t xml:space="preserve">                                &lt;/Grid&gt;</w:t>
        </w:r>
      </w:ins>
    </w:p>
    <w:p w14:paraId="04F43AEF" w14:textId="77777777" w:rsidR="00CC67A4" w:rsidRPr="00CA1CA9" w:rsidRDefault="00CC67A4" w:rsidP="00CC67A4">
      <w:pPr>
        <w:rPr>
          <w:ins w:id="13929" w:author="Airat Shigapov" w:date="2021-10-29T16:39:00Z"/>
          <w:rFonts w:ascii="Times New Roman" w:eastAsia="Calibri" w:hAnsi="Times New Roman" w:cs="Times New Roman"/>
          <w:sz w:val="20"/>
          <w:szCs w:val="20"/>
          <w:shd w:val="clear" w:color="auto" w:fill="FFFFFF"/>
          <w:lang w:val="en-US"/>
        </w:rPr>
      </w:pPr>
      <w:ins w:id="13930" w:author="Airat Shigapov" w:date="2021-10-29T16:39:00Z">
        <w:r w:rsidRPr="00CA1CA9">
          <w:rPr>
            <w:rFonts w:ascii="Times New Roman" w:eastAsia="Calibri" w:hAnsi="Times New Roman" w:cs="Times New Roman"/>
            <w:sz w:val="20"/>
            <w:szCs w:val="20"/>
            <w:shd w:val="clear" w:color="auto" w:fill="FFFFFF"/>
            <w:lang w:val="en-US"/>
          </w:rPr>
          <w:t xml:space="preserve">                            &lt;/Border&gt;</w:t>
        </w:r>
      </w:ins>
    </w:p>
    <w:p w14:paraId="28858D9C" w14:textId="77777777" w:rsidR="00CC67A4" w:rsidRPr="00CA1CA9" w:rsidRDefault="00CC67A4" w:rsidP="00CC67A4">
      <w:pPr>
        <w:rPr>
          <w:ins w:id="13931" w:author="Airat Shigapov" w:date="2021-10-29T16:39:00Z"/>
          <w:rFonts w:ascii="Times New Roman" w:eastAsia="Calibri" w:hAnsi="Times New Roman" w:cs="Times New Roman"/>
          <w:sz w:val="20"/>
          <w:szCs w:val="20"/>
          <w:shd w:val="clear" w:color="auto" w:fill="FFFFFF"/>
          <w:lang w:val="en-US"/>
        </w:rPr>
      </w:pPr>
      <w:ins w:id="13932" w:author="Airat Shigapov" w:date="2021-10-29T16:39:00Z">
        <w:r w:rsidRPr="00CA1CA9">
          <w:rPr>
            <w:rFonts w:ascii="Times New Roman" w:eastAsia="Calibri" w:hAnsi="Times New Roman" w:cs="Times New Roman"/>
            <w:sz w:val="20"/>
            <w:szCs w:val="20"/>
            <w:shd w:val="clear" w:color="auto" w:fill="FFFFFF"/>
            <w:lang w:val="en-US"/>
          </w:rPr>
          <w:t xml:space="preserve">                        &lt;/Grid&gt;</w:t>
        </w:r>
      </w:ins>
    </w:p>
    <w:p w14:paraId="269668A6" w14:textId="77777777" w:rsidR="00CC67A4" w:rsidRPr="00CA1CA9" w:rsidRDefault="00CC67A4" w:rsidP="00CC67A4">
      <w:pPr>
        <w:rPr>
          <w:ins w:id="13933" w:author="Airat Shigapov" w:date="2021-10-29T16:39:00Z"/>
          <w:rFonts w:ascii="Times New Roman" w:eastAsia="Calibri" w:hAnsi="Times New Roman" w:cs="Times New Roman"/>
          <w:sz w:val="20"/>
          <w:szCs w:val="20"/>
          <w:shd w:val="clear" w:color="auto" w:fill="FFFFFF"/>
          <w:lang w:val="en-US"/>
        </w:rPr>
      </w:pPr>
      <w:ins w:id="13934" w:author="Airat Shigapov" w:date="2021-10-29T16:39:00Z">
        <w:r w:rsidRPr="00CA1CA9">
          <w:rPr>
            <w:rFonts w:ascii="Times New Roman" w:eastAsia="Calibri" w:hAnsi="Times New Roman" w:cs="Times New Roman"/>
            <w:sz w:val="20"/>
            <w:szCs w:val="20"/>
            <w:shd w:val="clear" w:color="auto" w:fill="FFFFFF"/>
            <w:lang w:val="en-US"/>
          </w:rPr>
          <w:t xml:space="preserve">                    &lt;/</w:t>
        </w:r>
        <w:proofErr w:type="spellStart"/>
        <w:r w:rsidRPr="00CA1CA9">
          <w:rPr>
            <w:rFonts w:ascii="Times New Roman" w:eastAsia="Calibri" w:hAnsi="Times New Roman" w:cs="Times New Roman"/>
            <w:sz w:val="20"/>
            <w:szCs w:val="20"/>
            <w:shd w:val="clear" w:color="auto" w:fill="FFFFFF"/>
            <w:lang w:val="en-US"/>
          </w:rPr>
          <w:t>DataTemplate</w:t>
        </w:r>
        <w:proofErr w:type="spellEnd"/>
        <w:r w:rsidRPr="00CA1CA9">
          <w:rPr>
            <w:rFonts w:ascii="Times New Roman" w:eastAsia="Calibri" w:hAnsi="Times New Roman" w:cs="Times New Roman"/>
            <w:sz w:val="20"/>
            <w:szCs w:val="20"/>
            <w:shd w:val="clear" w:color="auto" w:fill="FFFFFF"/>
            <w:lang w:val="en-US"/>
          </w:rPr>
          <w:t>&gt;</w:t>
        </w:r>
      </w:ins>
    </w:p>
    <w:p w14:paraId="73396D03" w14:textId="77777777" w:rsidR="00CC67A4" w:rsidRPr="00CA1CA9" w:rsidRDefault="00CC67A4" w:rsidP="00CC67A4">
      <w:pPr>
        <w:rPr>
          <w:ins w:id="13935" w:author="Airat Shigapov" w:date="2021-10-29T16:39:00Z"/>
          <w:rFonts w:ascii="Times New Roman" w:eastAsia="Calibri" w:hAnsi="Times New Roman" w:cs="Times New Roman"/>
          <w:sz w:val="20"/>
          <w:szCs w:val="20"/>
          <w:shd w:val="clear" w:color="auto" w:fill="FFFFFF"/>
          <w:lang w:val="en-US"/>
        </w:rPr>
      </w:pPr>
      <w:ins w:id="13936" w:author="Airat Shigapov" w:date="2021-10-29T16:39:00Z">
        <w:r w:rsidRPr="00CA1CA9">
          <w:rPr>
            <w:rFonts w:ascii="Times New Roman" w:eastAsia="Calibri" w:hAnsi="Times New Roman" w:cs="Times New Roman"/>
            <w:sz w:val="20"/>
            <w:szCs w:val="20"/>
            <w:shd w:val="clear" w:color="auto" w:fill="FFFFFF"/>
            <w:lang w:val="en-US"/>
          </w:rPr>
          <w:t xml:space="preserve">                &lt;/</w:t>
        </w:r>
        <w:proofErr w:type="spellStart"/>
        <w:r w:rsidRPr="00CA1CA9">
          <w:rPr>
            <w:rFonts w:ascii="Times New Roman" w:eastAsia="Calibri" w:hAnsi="Times New Roman" w:cs="Times New Roman"/>
            <w:sz w:val="20"/>
            <w:szCs w:val="20"/>
            <w:shd w:val="clear" w:color="auto" w:fill="FFFFFF"/>
            <w:lang w:val="en-US"/>
          </w:rPr>
          <w:t>ListBox.ItemTemplate</w:t>
        </w:r>
        <w:proofErr w:type="spellEnd"/>
        <w:r w:rsidRPr="00CA1CA9">
          <w:rPr>
            <w:rFonts w:ascii="Times New Roman" w:eastAsia="Calibri" w:hAnsi="Times New Roman" w:cs="Times New Roman"/>
            <w:sz w:val="20"/>
            <w:szCs w:val="20"/>
            <w:shd w:val="clear" w:color="auto" w:fill="FFFFFF"/>
            <w:lang w:val="en-US"/>
          </w:rPr>
          <w:t>&gt;</w:t>
        </w:r>
      </w:ins>
    </w:p>
    <w:p w14:paraId="7D17FB94" w14:textId="77777777" w:rsidR="00CC67A4" w:rsidRPr="00CA1CA9" w:rsidRDefault="00CC67A4" w:rsidP="00CC67A4">
      <w:pPr>
        <w:rPr>
          <w:ins w:id="13937" w:author="Airat Shigapov" w:date="2021-10-29T16:39:00Z"/>
          <w:rFonts w:ascii="Times New Roman" w:eastAsia="Calibri" w:hAnsi="Times New Roman" w:cs="Times New Roman"/>
          <w:sz w:val="20"/>
          <w:szCs w:val="20"/>
          <w:shd w:val="clear" w:color="auto" w:fill="FFFFFF"/>
          <w:lang w:val="en-US"/>
        </w:rPr>
      </w:pPr>
      <w:ins w:id="13938" w:author="Airat Shigapov" w:date="2021-10-29T16:39:00Z">
        <w:r w:rsidRPr="00CA1CA9">
          <w:rPr>
            <w:rFonts w:ascii="Times New Roman" w:eastAsia="Calibri" w:hAnsi="Times New Roman" w:cs="Times New Roman"/>
            <w:sz w:val="20"/>
            <w:szCs w:val="20"/>
            <w:shd w:val="clear" w:color="auto" w:fill="FFFFFF"/>
            <w:lang w:val="en-US"/>
          </w:rPr>
          <w:t xml:space="preserve">            &lt;/</w:t>
        </w:r>
        <w:proofErr w:type="spellStart"/>
        <w:r w:rsidRPr="00CA1CA9">
          <w:rPr>
            <w:rFonts w:ascii="Times New Roman" w:eastAsia="Calibri" w:hAnsi="Times New Roman" w:cs="Times New Roman"/>
            <w:sz w:val="20"/>
            <w:szCs w:val="20"/>
            <w:shd w:val="clear" w:color="auto" w:fill="FFFFFF"/>
            <w:lang w:val="en-US"/>
          </w:rPr>
          <w:t>ListBox</w:t>
        </w:r>
        <w:proofErr w:type="spellEnd"/>
        <w:r w:rsidRPr="00CA1CA9">
          <w:rPr>
            <w:rFonts w:ascii="Times New Roman" w:eastAsia="Calibri" w:hAnsi="Times New Roman" w:cs="Times New Roman"/>
            <w:sz w:val="20"/>
            <w:szCs w:val="20"/>
            <w:shd w:val="clear" w:color="auto" w:fill="FFFFFF"/>
            <w:lang w:val="en-US"/>
          </w:rPr>
          <w:t>&gt;</w:t>
        </w:r>
      </w:ins>
    </w:p>
    <w:p w14:paraId="1C1B67C3" w14:textId="77777777" w:rsidR="00CC67A4" w:rsidRPr="00CA1CA9" w:rsidRDefault="00CC67A4" w:rsidP="00CC67A4">
      <w:pPr>
        <w:rPr>
          <w:ins w:id="13939" w:author="Airat Shigapov" w:date="2021-10-29T16:39:00Z"/>
          <w:rFonts w:ascii="Times New Roman" w:eastAsia="Calibri" w:hAnsi="Times New Roman" w:cs="Times New Roman"/>
          <w:sz w:val="20"/>
          <w:szCs w:val="20"/>
          <w:shd w:val="clear" w:color="auto" w:fill="FFFFFF"/>
          <w:lang w:val="en-US"/>
        </w:rPr>
      </w:pPr>
      <w:ins w:id="13940" w:author="Airat Shigapov" w:date="2021-10-29T16:39:00Z">
        <w:r w:rsidRPr="00CA1CA9">
          <w:rPr>
            <w:rFonts w:ascii="Times New Roman" w:eastAsia="Calibri" w:hAnsi="Times New Roman" w:cs="Times New Roman"/>
            <w:sz w:val="20"/>
            <w:szCs w:val="20"/>
            <w:shd w:val="clear" w:color="auto" w:fill="FFFFFF"/>
            <w:lang w:val="en-US"/>
          </w:rPr>
          <w:t xml:space="preserve">        &lt;/Grid&gt;</w:t>
        </w:r>
      </w:ins>
    </w:p>
    <w:p w14:paraId="62685537" w14:textId="77777777" w:rsidR="00CC67A4" w:rsidRPr="00CA1CA9" w:rsidRDefault="00CC67A4" w:rsidP="00CC67A4">
      <w:pPr>
        <w:rPr>
          <w:ins w:id="13941" w:author="Airat Shigapov" w:date="2021-10-29T16:39:00Z"/>
          <w:rFonts w:ascii="Times New Roman" w:eastAsia="Calibri" w:hAnsi="Times New Roman" w:cs="Times New Roman"/>
          <w:sz w:val="20"/>
          <w:szCs w:val="20"/>
          <w:shd w:val="clear" w:color="auto" w:fill="FFFFFF"/>
          <w:lang w:val="en-US"/>
        </w:rPr>
      </w:pPr>
      <w:ins w:id="13942" w:author="Airat Shigapov" w:date="2021-10-29T16:39:00Z">
        <w:r w:rsidRPr="00CA1CA9">
          <w:rPr>
            <w:rFonts w:ascii="Times New Roman" w:eastAsia="Calibri" w:hAnsi="Times New Roman" w:cs="Times New Roman"/>
            <w:sz w:val="20"/>
            <w:szCs w:val="20"/>
            <w:shd w:val="clear" w:color="auto" w:fill="FFFFFF"/>
            <w:lang w:val="en-US"/>
          </w:rPr>
          <w:t xml:space="preserve">        &lt;</w:t>
        </w:r>
        <w:proofErr w:type="gramStart"/>
        <w:r w:rsidRPr="00CA1CA9">
          <w:rPr>
            <w:rFonts w:ascii="Times New Roman" w:eastAsia="Calibri" w:hAnsi="Times New Roman" w:cs="Times New Roman"/>
            <w:sz w:val="20"/>
            <w:szCs w:val="20"/>
            <w:shd w:val="clear" w:color="auto" w:fill="FFFFFF"/>
            <w:lang w:val="en-US"/>
          </w:rPr>
          <w:t>Grid  x</w:t>
        </w:r>
        <w:proofErr w:type="gramEnd"/>
        <w:r w:rsidRPr="00CA1CA9">
          <w:rPr>
            <w:rFonts w:ascii="Times New Roman" w:eastAsia="Calibri" w:hAnsi="Times New Roman" w:cs="Times New Roman"/>
            <w:sz w:val="20"/>
            <w:szCs w:val="20"/>
            <w:shd w:val="clear" w:color="auto" w:fill="FFFFFF"/>
            <w:lang w:val="en-US"/>
          </w:rPr>
          <w:t>:Name="OrderNull"</w:t>
        </w:r>
      </w:ins>
    </w:p>
    <w:p w14:paraId="579A13B8" w14:textId="77777777" w:rsidR="00CC67A4" w:rsidRPr="00CA1CA9" w:rsidRDefault="00CC67A4" w:rsidP="00CC67A4">
      <w:pPr>
        <w:rPr>
          <w:ins w:id="13943" w:author="Airat Shigapov" w:date="2021-10-29T16:39:00Z"/>
          <w:rFonts w:ascii="Times New Roman" w:eastAsia="Calibri" w:hAnsi="Times New Roman" w:cs="Times New Roman"/>
          <w:sz w:val="20"/>
          <w:szCs w:val="20"/>
          <w:shd w:val="clear" w:color="auto" w:fill="FFFFFF"/>
          <w:lang w:val="en-US"/>
        </w:rPr>
      </w:pPr>
      <w:ins w:id="13944" w:author="Airat Shigapov" w:date="2021-10-29T16:39:00Z">
        <w:r w:rsidRPr="00CA1CA9">
          <w:rPr>
            <w:rFonts w:ascii="Times New Roman" w:eastAsia="Calibri" w:hAnsi="Times New Roman" w:cs="Times New Roman"/>
            <w:sz w:val="20"/>
            <w:szCs w:val="20"/>
            <w:shd w:val="clear" w:color="auto" w:fill="FFFFFF"/>
            <w:lang w:val="en-US"/>
          </w:rPr>
          <w:t xml:space="preserve">            </w:t>
        </w:r>
        <w:proofErr w:type="spellStart"/>
        <w:r w:rsidRPr="00CA1CA9">
          <w:rPr>
            <w:rFonts w:ascii="Times New Roman" w:eastAsia="Calibri" w:hAnsi="Times New Roman" w:cs="Times New Roman"/>
            <w:sz w:val="20"/>
            <w:szCs w:val="20"/>
            <w:shd w:val="clear" w:color="auto" w:fill="FFFFFF"/>
            <w:lang w:val="en-US"/>
          </w:rPr>
          <w:t>Grid.Row</w:t>
        </w:r>
        <w:proofErr w:type="spellEnd"/>
        <w:r w:rsidRPr="00CA1CA9">
          <w:rPr>
            <w:rFonts w:ascii="Times New Roman" w:eastAsia="Calibri" w:hAnsi="Times New Roman" w:cs="Times New Roman"/>
            <w:sz w:val="20"/>
            <w:szCs w:val="20"/>
            <w:shd w:val="clear" w:color="auto" w:fill="FFFFFF"/>
            <w:lang w:val="en-US"/>
          </w:rPr>
          <w:t>="1"</w:t>
        </w:r>
      </w:ins>
    </w:p>
    <w:p w14:paraId="4CF35388" w14:textId="77777777" w:rsidR="00CC67A4" w:rsidRPr="00CA1CA9" w:rsidRDefault="00CC67A4" w:rsidP="00CC67A4">
      <w:pPr>
        <w:rPr>
          <w:ins w:id="13945" w:author="Airat Shigapov" w:date="2021-10-29T16:39:00Z"/>
          <w:rFonts w:ascii="Times New Roman" w:eastAsia="Calibri" w:hAnsi="Times New Roman" w:cs="Times New Roman"/>
          <w:sz w:val="20"/>
          <w:szCs w:val="20"/>
          <w:shd w:val="clear" w:color="auto" w:fill="FFFFFF"/>
          <w:lang w:val="en-US"/>
        </w:rPr>
      </w:pPr>
      <w:ins w:id="13946" w:author="Airat Shigapov" w:date="2021-10-29T16:39:00Z">
        <w:r w:rsidRPr="00CA1CA9">
          <w:rPr>
            <w:rFonts w:ascii="Times New Roman" w:eastAsia="Calibri" w:hAnsi="Times New Roman" w:cs="Times New Roman"/>
            <w:sz w:val="20"/>
            <w:szCs w:val="20"/>
            <w:shd w:val="clear" w:color="auto" w:fill="FFFFFF"/>
            <w:lang w:val="en-US"/>
          </w:rPr>
          <w:t xml:space="preserve">               Visibility="Hidden"</w:t>
        </w:r>
      </w:ins>
    </w:p>
    <w:p w14:paraId="2DD87282" w14:textId="77777777" w:rsidR="00CC67A4" w:rsidRPr="00CA1CA9" w:rsidRDefault="00CC67A4" w:rsidP="00CC67A4">
      <w:pPr>
        <w:rPr>
          <w:ins w:id="13947" w:author="Airat Shigapov" w:date="2021-10-29T16:39:00Z"/>
          <w:rFonts w:ascii="Times New Roman" w:eastAsia="Calibri" w:hAnsi="Times New Roman" w:cs="Times New Roman"/>
          <w:sz w:val="20"/>
          <w:szCs w:val="20"/>
          <w:shd w:val="clear" w:color="auto" w:fill="FFFFFF"/>
          <w:lang w:val="en-US"/>
        </w:rPr>
      </w:pPr>
      <w:ins w:id="13948" w:author="Airat Shigapov" w:date="2021-10-29T16:39:00Z">
        <w:r w:rsidRPr="00CA1CA9">
          <w:rPr>
            <w:rFonts w:ascii="Times New Roman" w:eastAsia="Calibri" w:hAnsi="Times New Roman" w:cs="Times New Roman"/>
            <w:sz w:val="20"/>
            <w:szCs w:val="20"/>
            <w:shd w:val="clear" w:color="auto" w:fill="FFFFFF"/>
            <w:lang w:val="en-US"/>
          </w:rPr>
          <w:t xml:space="preserve">              </w:t>
        </w:r>
        <w:proofErr w:type="spellStart"/>
        <w:r w:rsidRPr="00CA1CA9">
          <w:rPr>
            <w:rFonts w:ascii="Times New Roman" w:eastAsia="Calibri" w:hAnsi="Times New Roman" w:cs="Times New Roman"/>
            <w:sz w:val="20"/>
            <w:szCs w:val="20"/>
            <w:shd w:val="clear" w:color="auto" w:fill="FFFFFF"/>
            <w:lang w:val="en-US"/>
          </w:rPr>
          <w:t>Grid.Column</w:t>
        </w:r>
        <w:proofErr w:type="spellEnd"/>
        <w:r w:rsidRPr="00CA1CA9">
          <w:rPr>
            <w:rFonts w:ascii="Times New Roman" w:eastAsia="Calibri" w:hAnsi="Times New Roman" w:cs="Times New Roman"/>
            <w:sz w:val="20"/>
            <w:szCs w:val="20"/>
            <w:shd w:val="clear" w:color="auto" w:fill="FFFFFF"/>
            <w:lang w:val="en-US"/>
          </w:rPr>
          <w:t>="1"&gt;</w:t>
        </w:r>
      </w:ins>
    </w:p>
    <w:p w14:paraId="63ADA07E" w14:textId="77777777" w:rsidR="00CC67A4" w:rsidRPr="00250F53" w:rsidRDefault="00CC67A4" w:rsidP="00CC67A4">
      <w:pPr>
        <w:rPr>
          <w:ins w:id="13949" w:author="Airat Shigapov" w:date="2021-10-29T16:39:00Z"/>
          <w:rFonts w:ascii="Times New Roman" w:eastAsia="Calibri" w:hAnsi="Times New Roman" w:cs="Times New Roman"/>
          <w:sz w:val="20"/>
          <w:szCs w:val="20"/>
          <w:shd w:val="clear" w:color="auto" w:fill="FFFFFF"/>
          <w:lang w:val="en-US"/>
          <w:rPrChange w:id="13950" w:author="Airat Shigapov" w:date="2021-11-16T08:40:00Z">
            <w:rPr>
              <w:ins w:id="13951" w:author="Airat Shigapov" w:date="2021-10-29T16:39:00Z"/>
              <w:rFonts w:ascii="Times New Roman" w:eastAsia="Calibri" w:hAnsi="Times New Roman" w:cs="Times New Roman"/>
              <w:sz w:val="20"/>
              <w:szCs w:val="20"/>
              <w:shd w:val="clear" w:color="auto" w:fill="FFFFFF"/>
              <w:lang w:val="en-US"/>
            </w:rPr>
          </w:rPrChange>
        </w:rPr>
      </w:pPr>
      <w:ins w:id="13952" w:author="Airat Shigapov" w:date="2021-10-29T16:39:00Z">
        <w:r w:rsidRPr="00CA1CA9">
          <w:rPr>
            <w:rFonts w:ascii="Times New Roman" w:eastAsia="Calibri" w:hAnsi="Times New Roman" w:cs="Times New Roman"/>
            <w:sz w:val="20"/>
            <w:szCs w:val="20"/>
            <w:shd w:val="clear" w:color="auto" w:fill="FFFFFF"/>
            <w:lang w:val="en-US"/>
          </w:rPr>
          <w:t xml:space="preserve">            </w:t>
        </w:r>
        <w:r w:rsidRPr="00250F53">
          <w:rPr>
            <w:rFonts w:ascii="Times New Roman" w:eastAsia="Calibri" w:hAnsi="Times New Roman" w:cs="Times New Roman"/>
            <w:sz w:val="20"/>
            <w:szCs w:val="20"/>
            <w:shd w:val="clear" w:color="auto" w:fill="FFFFFF"/>
            <w:lang w:val="en-US"/>
            <w:rPrChange w:id="13953" w:author="Airat Shigapov" w:date="2021-11-16T08:40:00Z">
              <w:rPr>
                <w:rFonts w:ascii="Times New Roman" w:eastAsia="Calibri" w:hAnsi="Times New Roman" w:cs="Times New Roman"/>
                <w:sz w:val="20"/>
                <w:szCs w:val="20"/>
                <w:shd w:val="clear" w:color="auto" w:fill="FFFFFF"/>
                <w:lang w:val="en-US"/>
              </w:rPr>
            </w:rPrChange>
          </w:rPr>
          <w:t>&lt;</w:t>
        </w:r>
        <w:proofErr w:type="spellStart"/>
        <w:r w:rsidRPr="00CA1CA9">
          <w:rPr>
            <w:rFonts w:ascii="Times New Roman" w:eastAsia="Calibri" w:hAnsi="Times New Roman" w:cs="Times New Roman"/>
            <w:sz w:val="20"/>
            <w:szCs w:val="20"/>
            <w:shd w:val="clear" w:color="auto" w:fill="FFFFFF"/>
            <w:lang w:val="en-US"/>
          </w:rPr>
          <w:t>TextBlock</w:t>
        </w:r>
        <w:proofErr w:type="spellEnd"/>
        <w:r w:rsidRPr="00250F53">
          <w:rPr>
            <w:rFonts w:ascii="Times New Roman" w:eastAsia="Calibri" w:hAnsi="Times New Roman" w:cs="Times New Roman"/>
            <w:sz w:val="20"/>
            <w:szCs w:val="20"/>
            <w:shd w:val="clear" w:color="auto" w:fill="FFFFFF"/>
            <w:lang w:val="en-US"/>
            <w:rPrChange w:id="13954" w:author="Airat Shigapov" w:date="2021-11-16T08:40:00Z">
              <w:rPr>
                <w:rFonts w:ascii="Times New Roman" w:eastAsia="Calibri" w:hAnsi="Times New Roman" w:cs="Times New Roman"/>
                <w:sz w:val="20"/>
                <w:szCs w:val="20"/>
                <w:shd w:val="clear" w:color="auto" w:fill="FFFFFF"/>
                <w:lang w:val="en-US"/>
              </w:rPr>
            </w:rPrChange>
          </w:rPr>
          <w:t xml:space="preserve"> </w:t>
        </w:r>
        <w:r w:rsidRPr="00CA1CA9">
          <w:rPr>
            <w:rFonts w:ascii="Times New Roman" w:eastAsia="Calibri" w:hAnsi="Times New Roman" w:cs="Times New Roman"/>
            <w:sz w:val="20"/>
            <w:szCs w:val="20"/>
            <w:shd w:val="clear" w:color="auto" w:fill="FFFFFF"/>
            <w:lang w:val="en-US"/>
          </w:rPr>
          <w:t>Text</w:t>
        </w:r>
        <w:r w:rsidRPr="00250F53">
          <w:rPr>
            <w:rFonts w:ascii="Times New Roman" w:eastAsia="Calibri" w:hAnsi="Times New Roman" w:cs="Times New Roman"/>
            <w:sz w:val="20"/>
            <w:szCs w:val="20"/>
            <w:shd w:val="clear" w:color="auto" w:fill="FFFFFF"/>
            <w:lang w:val="en-US"/>
            <w:rPrChange w:id="13955" w:author="Airat Shigapov" w:date="2021-11-16T08:40:00Z">
              <w:rPr>
                <w:rFonts w:ascii="Times New Roman" w:eastAsia="Calibri" w:hAnsi="Times New Roman" w:cs="Times New Roman"/>
                <w:sz w:val="20"/>
                <w:szCs w:val="20"/>
                <w:shd w:val="clear" w:color="auto" w:fill="FFFFFF"/>
                <w:lang w:val="en-US"/>
              </w:rPr>
            </w:rPrChange>
          </w:rPr>
          <w:t>="</w:t>
        </w:r>
        <w:r w:rsidRPr="00CA1CA9">
          <w:rPr>
            <w:rFonts w:ascii="Times New Roman" w:eastAsia="Calibri" w:hAnsi="Times New Roman" w:cs="Times New Roman"/>
            <w:sz w:val="20"/>
            <w:szCs w:val="20"/>
            <w:shd w:val="clear" w:color="auto" w:fill="FFFFFF"/>
            <w:rPrChange w:id="13956" w:author="Airat Shigapov" w:date="2021-10-29T16:44:00Z">
              <w:rPr>
                <w:rFonts w:ascii="Times New Roman" w:eastAsia="Calibri" w:hAnsi="Times New Roman" w:cs="Times New Roman"/>
                <w:sz w:val="20"/>
                <w:szCs w:val="20"/>
                <w:shd w:val="clear" w:color="auto" w:fill="FFFFFF"/>
                <w:lang w:val="en-US"/>
              </w:rPr>
            </w:rPrChange>
          </w:rPr>
          <w:t>Истории</w:t>
        </w:r>
        <w:r w:rsidRPr="00250F53">
          <w:rPr>
            <w:rFonts w:ascii="Times New Roman" w:eastAsia="Calibri" w:hAnsi="Times New Roman" w:cs="Times New Roman"/>
            <w:sz w:val="20"/>
            <w:szCs w:val="20"/>
            <w:shd w:val="clear" w:color="auto" w:fill="FFFFFF"/>
            <w:lang w:val="en-US"/>
            <w:rPrChange w:id="13957" w:author="Airat Shigapov" w:date="2021-11-16T08:40:00Z">
              <w:rPr>
                <w:rFonts w:ascii="Times New Roman" w:eastAsia="Calibri" w:hAnsi="Times New Roman" w:cs="Times New Roman"/>
                <w:sz w:val="20"/>
                <w:szCs w:val="20"/>
                <w:shd w:val="clear" w:color="auto" w:fill="FFFFFF"/>
                <w:lang w:val="en-US"/>
              </w:rPr>
            </w:rPrChange>
          </w:rPr>
          <w:t xml:space="preserve"> </w:t>
        </w:r>
        <w:r w:rsidRPr="00CA1CA9">
          <w:rPr>
            <w:rFonts w:ascii="Times New Roman" w:eastAsia="Calibri" w:hAnsi="Times New Roman" w:cs="Times New Roman"/>
            <w:sz w:val="20"/>
            <w:szCs w:val="20"/>
            <w:shd w:val="clear" w:color="auto" w:fill="FFFFFF"/>
            <w:rPrChange w:id="13958" w:author="Airat Shigapov" w:date="2021-10-29T16:44:00Z">
              <w:rPr>
                <w:rFonts w:ascii="Times New Roman" w:eastAsia="Calibri" w:hAnsi="Times New Roman" w:cs="Times New Roman"/>
                <w:sz w:val="20"/>
                <w:szCs w:val="20"/>
                <w:shd w:val="clear" w:color="auto" w:fill="FFFFFF"/>
                <w:lang w:val="en-US"/>
              </w:rPr>
            </w:rPrChange>
          </w:rPr>
          <w:t>заказов</w:t>
        </w:r>
        <w:r w:rsidRPr="00250F53">
          <w:rPr>
            <w:rFonts w:ascii="Times New Roman" w:eastAsia="Calibri" w:hAnsi="Times New Roman" w:cs="Times New Roman"/>
            <w:sz w:val="20"/>
            <w:szCs w:val="20"/>
            <w:shd w:val="clear" w:color="auto" w:fill="FFFFFF"/>
            <w:lang w:val="en-US"/>
            <w:rPrChange w:id="13959" w:author="Airat Shigapov" w:date="2021-11-16T08:40:00Z">
              <w:rPr>
                <w:rFonts w:ascii="Times New Roman" w:eastAsia="Calibri" w:hAnsi="Times New Roman" w:cs="Times New Roman"/>
                <w:sz w:val="20"/>
                <w:szCs w:val="20"/>
                <w:shd w:val="clear" w:color="auto" w:fill="FFFFFF"/>
                <w:lang w:val="en-US"/>
              </w:rPr>
            </w:rPrChange>
          </w:rPr>
          <w:t xml:space="preserve"> </w:t>
        </w:r>
        <w:r w:rsidRPr="00CA1CA9">
          <w:rPr>
            <w:rFonts w:ascii="Times New Roman" w:eastAsia="Calibri" w:hAnsi="Times New Roman" w:cs="Times New Roman"/>
            <w:sz w:val="20"/>
            <w:szCs w:val="20"/>
            <w:shd w:val="clear" w:color="auto" w:fill="FFFFFF"/>
            <w:rPrChange w:id="13960" w:author="Airat Shigapov" w:date="2021-10-29T16:44:00Z">
              <w:rPr>
                <w:rFonts w:ascii="Times New Roman" w:eastAsia="Calibri" w:hAnsi="Times New Roman" w:cs="Times New Roman"/>
                <w:sz w:val="20"/>
                <w:szCs w:val="20"/>
                <w:shd w:val="clear" w:color="auto" w:fill="FFFFFF"/>
                <w:lang w:val="en-US"/>
              </w:rPr>
            </w:rPrChange>
          </w:rPr>
          <w:t>пуста</w:t>
        </w:r>
        <w:r w:rsidRPr="00250F53">
          <w:rPr>
            <w:rFonts w:ascii="Times New Roman" w:eastAsia="Calibri" w:hAnsi="Times New Roman" w:cs="Times New Roman"/>
            <w:sz w:val="20"/>
            <w:szCs w:val="20"/>
            <w:shd w:val="clear" w:color="auto" w:fill="FFFFFF"/>
            <w:lang w:val="en-US"/>
            <w:rPrChange w:id="13961" w:author="Airat Shigapov" w:date="2021-11-16T08:40:00Z">
              <w:rPr>
                <w:rFonts w:ascii="Times New Roman" w:eastAsia="Calibri" w:hAnsi="Times New Roman" w:cs="Times New Roman"/>
                <w:sz w:val="20"/>
                <w:szCs w:val="20"/>
                <w:shd w:val="clear" w:color="auto" w:fill="FFFFFF"/>
                <w:lang w:val="en-US"/>
              </w:rPr>
            </w:rPrChange>
          </w:rPr>
          <w:t>"</w:t>
        </w:r>
      </w:ins>
    </w:p>
    <w:p w14:paraId="16F2F59E" w14:textId="77777777" w:rsidR="00CC67A4" w:rsidRPr="00CA1CA9" w:rsidRDefault="00CC67A4" w:rsidP="00CC67A4">
      <w:pPr>
        <w:rPr>
          <w:ins w:id="13962" w:author="Airat Shigapov" w:date="2021-10-29T16:39:00Z"/>
          <w:rFonts w:ascii="Times New Roman" w:eastAsia="Calibri" w:hAnsi="Times New Roman" w:cs="Times New Roman"/>
          <w:sz w:val="20"/>
          <w:szCs w:val="20"/>
          <w:shd w:val="clear" w:color="auto" w:fill="FFFFFF"/>
          <w:lang w:val="en-US"/>
        </w:rPr>
      </w:pPr>
      <w:ins w:id="13963" w:author="Airat Shigapov" w:date="2021-10-29T16:39:00Z">
        <w:r w:rsidRPr="00250F53">
          <w:rPr>
            <w:rFonts w:ascii="Times New Roman" w:eastAsia="Calibri" w:hAnsi="Times New Roman" w:cs="Times New Roman"/>
            <w:sz w:val="20"/>
            <w:szCs w:val="20"/>
            <w:shd w:val="clear" w:color="auto" w:fill="FFFFFF"/>
            <w:lang w:val="en-US"/>
            <w:rPrChange w:id="13964" w:author="Airat Shigapov" w:date="2021-11-16T08:40:00Z">
              <w:rPr>
                <w:rFonts w:ascii="Times New Roman" w:eastAsia="Calibri" w:hAnsi="Times New Roman" w:cs="Times New Roman"/>
                <w:sz w:val="20"/>
                <w:szCs w:val="20"/>
                <w:shd w:val="clear" w:color="auto" w:fill="FFFFFF"/>
                <w:lang w:val="en-US"/>
              </w:rPr>
            </w:rPrChange>
          </w:rPr>
          <w:t xml:space="preserve">                       </w:t>
        </w:r>
        <w:proofErr w:type="spellStart"/>
        <w:r w:rsidRPr="00CA1CA9">
          <w:rPr>
            <w:rFonts w:ascii="Times New Roman" w:eastAsia="Calibri" w:hAnsi="Times New Roman" w:cs="Times New Roman"/>
            <w:sz w:val="20"/>
            <w:szCs w:val="20"/>
            <w:shd w:val="clear" w:color="auto" w:fill="FFFFFF"/>
            <w:lang w:val="en-US"/>
          </w:rPr>
          <w:t>FontSize</w:t>
        </w:r>
        <w:proofErr w:type="spellEnd"/>
        <w:r w:rsidRPr="00CA1CA9">
          <w:rPr>
            <w:rFonts w:ascii="Times New Roman" w:eastAsia="Calibri" w:hAnsi="Times New Roman" w:cs="Times New Roman"/>
            <w:sz w:val="20"/>
            <w:szCs w:val="20"/>
            <w:shd w:val="clear" w:color="auto" w:fill="FFFFFF"/>
            <w:lang w:val="en-US"/>
          </w:rPr>
          <w:t>="23"</w:t>
        </w:r>
      </w:ins>
    </w:p>
    <w:p w14:paraId="01C55AD6" w14:textId="77777777" w:rsidR="00CC67A4" w:rsidRPr="00CA1CA9" w:rsidRDefault="00CC67A4" w:rsidP="00CC67A4">
      <w:pPr>
        <w:rPr>
          <w:ins w:id="13965" w:author="Airat Shigapov" w:date="2021-10-29T16:39:00Z"/>
          <w:rFonts w:ascii="Times New Roman" w:eastAsia="Calibri" w:hAnsi="Times New Roman" w:cs="Times New Roman"/>
          <w:sz w:val="20"/>
          <w:szCs w:val="20"/>
          <w:shd w:val="clear" w:color="auto" w:fill="FFFFFF"/>
          <w:lang w:val="en-US"/>
        </w:rPr>
      </w:pPr>
      <w:ins w:id="13966" w:author="Airat Shigapov" w:date="2021-10-29T16:39:00Z">
        <w:r w:rsidRPr="00CA1CA9">
          <w:rPr>
            <w:rFonts w:ascii="Times New Roman" w:eastAsia="Calibri" w:hAnsi="Times New Roman" w:cs="Times New Roman"/>
            <w:sz w:val="20"/>
            <w:szCs w:val="20"/>
            <w:shd w:val="clear" w:color="auto" w:fill="FFFFFF"/>
            <w:lang w:val="en-US"/>
          </w:rPr>
          <w:t xml:space="preserve">                       </w:t>
        </w:r>
        <w:proofErr w:type="gramStart"/>
        <w:r w:rsidRPr="00CA1CA9">
          <w:rPr>
            <w:rFonts w:ascii="Times New Roman" w:eastAsia="Calibri" w:hAnsi="Times New Roman" w:cs="Times New Roman"/>
            <w:sz w:val="20"/>
            <w:szCs w:val="20"/>
            <w:shd w:val="clear" w:color="auto" w:fill="FFFFFF"/>
            <w:lang w:val="en-US"/>
          </w:rPr>
          <w:t>x:Name</w:t>
        </w:r>
        <w:proofErr w:type="gramEnd"/>
        <w:r w:rsidRPr="00CA1CA9">
          <w:rPr>
            <w:rFonts w:ascii="Times New Roman" w:eastAsia="Calibri" w:hAnsi="Times New Roman" w:cs="Times New Roman"/>
            <w:sz w:val="20"/>
            <w:szCs w:val="20"/>
            <w:shd w:val="clear" w:color="auto" w:fill="FFFFFF"/>
            <w:lang w:val="en-US"/>
          </w:rPr>
          <w:t>="OrderText"</w:t>
        </w:r>
      </w:ins>
    </w:p>
    <w:p w14:paraId="0B3A6C35" w14:textId="77777777" w:rsidR="00CC67A4" w:rsidRPr="00CA1CA9" w:rsidRDefault="00CC67A4" w:rsidP="00CC67A4">
      <w:pPr>
        <w:rPr>
          <w:ins w:id="13967" w:author="Airat Shigapov" w:date="2021-10-29T16:39:00Z"/>
          <w:rFonts w:ascii="Times New Roman" w:eastAsia="Calibri" w:hAnsi="Times New Roman" w:cs="Times New Roman"/>
          <w:sz w:val="20"/>
          <w:szCs w:val="20"/>
          <w:shd w:val="clear" w:color="auto" w:fill="FFFFFF"/>
          <w:lang w:val="en-US"/>
        </w:rPr>
      </w:pPr>
      <w:ins w:id="13968" w:author="Airat Shigapov" w:date="2021-10-29T16:39:00Z">
        <w:r w:rsidRPr="00CA1CA9">
          <w:rPr>
            <w:rFonts w:ascii="Times New Roman" w:eastAsia="Calibri" w:hAnsi="Times New Roman" w:cs="Times New Roman"/>
            <w:sz w:val="20"/>
            <w:szCs w:val="20"/>
            <w:shd w:val="clear" w:color="auto" w:fill="FFFFFF"/>
            <w:lang w:val="en-US"/>
          </w:rPr>
          <w:t xml:space="preserve">                       Margin="0,100,0,60"</w:t>
        </w:r>
      </w:ins>
    </w:p>
    <w:p w14:paraId="5B55E407" w14:textId="77777777" w:rsidR="00CC67A4" w:rsidRPr="00CA1CA9" w:rsidRDefault="00CC67A4" w:rsidP="00CC67A4">
      <w:pPr>
        <w:rPr>
          <w:ins w:id="13969" w:author="Airat Shigapov" w:date="2021-10-29T16:39:00Z"/>
          <w:rFonts w:ascii="Times New Roman" w:eastAsia="Calibri" w:hAnsi="Times New Roman" w:cs="Times New Roman"/>
          <w:sz w:val="20"/>
          <w:szCs w:val="20"/>
          <w:shd w:val="clear" w:color="auto" w:fill="FFFFFF"/>
          <w:lang w:val="en-US"/>
        </w:rPr>
      </w:pPr>
      <w:ins w:id="13970" w:author="Airat Shigapov" w:date="2021-10-29T16:39:00Z">
        <w:r w:rsidRPr="00CA1CA9">
          <w:rPr>
            <w:rFonts w:ascii="Times New Roman" w:eastAsia="Calibri" w:hAnsi="Times New Roman" w:cs="Times New Roman"/>
            <w:sz w:val="20"/>
            <w:szCs w:val="20"/>
            <w:shd w:val="clear" w:color="auto" w:fill="FFFFFF"/>
            <w:lang w:val="en-US"/>
          </w:rPr>
          <w:t xml:space="preserve">                       Height="30"</w:t>
        </w:r>
      </w:ins>
    </w:p>
    <w:p w14:paraId="0919C8EA" w14:textId="77777777" w:rsidR="00CC67A4" w:rsidRPr="00CA1CA9" w:rsidRDefault="00CC67A4" w:rsidP="00CC67A4">
      <w:pPr>
        <w:rPr>
          <w:ins w:id="13971" w:author="Airat Shigapov" w:date="2021-10-29T16:39:00Z"/>
          <w:rFonts w:ascii="Times New Roman" w:eastAsia="Calibri" w:hAnsi="Times New Roman" w:cs="Times New Roman"/>
          <w:sz w:val="20"/>
          <w:szCs w:val="20"/>
          <w:shd w:val="clear" w:color="auto" w:fill="FFFFFF"/>
          <w:lang w:val="en-US"/>
        </w:rPr>
      </w:pPr>
      <w:ins w:id="13972" w:author="Airat Shigapov" w:date="2021-10-29T16:39:00Z">
        <w:r w:rsidRPr="00CA1CA9">
          <w:rPr>
            <w:rFonts w:ascii="Times New Roman" w:eastAsia="Calibri" w:hAnsi="Times New Roman" w:cs="Times New Roman"/>
            <w:sz w:val="20"/>
            <w:szCs w:val="20"/>
            <w:shd w:val="clear" w:color="auto" w:fill="FFFFFF"/>
            <w:lang w:val="en-US"/>
          </w:rPr>
          <w:t xml:space="preserve">                       </w:t>
        </w:r>
        <w:proofErr w:type="spellStart"/>
        <w:r w:rsidRPr="00CA1CA9">
          <w:rPr>
            <w:rFonts w:ascii="Times New Roman" w:eastAsia="Calibri" w:hAnsi="Times New Roman" w:cs="Times New Roman"/>
            <w:sz w:val="20"/>
            <w:szCs w:val="20"/>
            <w:shd w:val="clear" w:color="auto" w:fill="FFFFFF"/>
            <w:lang w:val="en-US"/>
          </w:rPr>
          <w:t>VerticalAlignment</w:t>
        </w:r>
        <w:proofErr w:type="spellEnd"/>
        <w:r w:rsidRPr="00CA1CA9">
          <w:rPr>
            <w:rFonts w:ascii="Times New Roman" w:eastAsia="Calibri" w:hAnsi="Times New Roman" w:cs="Times New Roman"/>
            <w:sz w:val="20"/>
            <w:szCs w:val="20"/>
            <w:shd w:val="clear" w:color="auto" w:fill="FFFFFF"/>
            <w:lang w:val="en-US"/>
          </w:rPr>
          <w:t>="Top"</w:t>
        </w:r>
      </w:ins>
    </w:p>
    <w:p w14:paraId="3D3D5E2C" w14:textId="77777777" w:rsidR="00CC67A4" w:rsidRPr="00CA1CA9" w:rsidRDefault="00CC67A4" w:rsidP="00CC67A4">
      <w:pPr>
        <w:rPr>
          <w:ins w:id="13973" w:author="Airat Shigapov" w:date="2021-10-29T16:39:00Z"/>
          <w:rFonts w:ascii="Times New Roman" w:eastAsia="Calibri" w:hAnsi="Times New Roman" w:cs="Times New Roman"/>
          <w:sz w:val="20"/>
          <w:szCs w:val="20"/>
          <w:shd w:val="clear" w:color="auto" w:fill="FFFFFF"/>
          <w:lang w:val="en-US"/>
        </w:rPr>
      </w:pPr>
      <w:ins w:id="13974" w:author="Airat Shigapov" w:date="2021-10-29T16:39:00Z">
        <w:r w:rsidRPr="00CA1CA9">
          <w:rPr>
            <w:rFonts w:ascii="Times New Roman" w:eastAsia="Calibri" w:hAnsi="Times New Roman" w:cs="Times New Roman"/>
            <w:sz w:val="20"/>
            <w:szCs w:val="20"/>
            <w:shd w:val="clear" w:color="auto" w:fill="FFFFFF"/>
            <w:lang w:val="en-US"/>
          </w:rPr>
          <w:t xml:space="preserve">                       </w:t>
        </w:r>
        <w:proofErr w:type="spellStart"/>
        <w:r w:rsidRPr="00CA1CA9">
          <w:rPr>
            <w:rFonts w:ascii="Times New Roman" w:eastAsia="Calibri" w:hAnsi="Times New Roman" w:cs="Times New Roman"/>
            <w:sz w:val="20"/>
            <w:szCs w:val="20"/>
            <w:shd w:val="clear" w:color="auto" w:fill="FFFFFF"/>
            <w:lang w:val="en-US"/>
          </w:rPr>
          <w:t>HorizontalAlignment</w:t>
        </w:r>
        <w:proofErr w:type="spellEnd"/>
        <w:r w:rsidRPr="00CA1CA9">
          <w:rPr>
            <w:rFonts w:ascii="Times New Roman" w:eastAsia="Calibri" w:hAnsi="Times New Roman" w:cs="Times New Roman"/>
            <w:sz w:val="20"/>
            <w:szCs w:val="20"/>
            <w:shd w:val="clear" w:color="auto" w:fill="FFFFFF"/>
            <w:lang w:val="en-US"/>
          </w:rPr>
          <w:t>="Center"</w:t>
        </w:r>
      </w:ins>
    </w:p>
    <w:p w14:paraId="76529B6B" w14:textId="77777777" w:rsidR="00CC67A4" w:rsidRPr="00CA1CA9" w:rsidRDefault="00CC67A4" w:rsidP="00CC67A4">
      <w:pPr>
        <w:rPr>
          <w:ins w:id="13975" w:author="Airat Shigapov" w:date="2021-10-29T16:39:00Z"/>
          <w:rFonts w:ascii="Times New Roman" w:eastAsia="Calibri" w:hAnsi="Times New Roman" w:cs="Times New Roman"/>
          <w:sz w:val="20"/>
          <w:szCs w:val="20"/>
          <w:shd w:val="clear" w:color="auto" w:fill="FFFFFF"/>
          <w:lang w:val="en-US"/>
        </w:rPr>
      </w:pPr>
      <w:ins w:id="13976" w:author="Airat Shigapov" w:date="2021-10-29T16:39:00Z">
        <w:r w:rsidRPr="00CA1CA9">
          <w:rPr>
            <w:rFonts w:ascii="Times New Roman" w:eastAsia="Calibri" w:hAnsi="Times New Roman" w:cs="Times New Roman"/>
            <w:sz w:val="20"/>
            <w:szCs w:val="20"/>
            <w:shd w:val="clear" w:color="auto" w:fill="FFFFFF"/>
            <w:lang w:val="en-US"/>
          </w:rPr>
          <w:t xml:space="preserve">                       Foreground="Black"/&gt;</w:t>
        </w:r>
      </w:ins>
    </w:p>
    <w:p w14:paraId="5A21451E" w14:textId="77777777" w:rsidR="00CC67A4" w:rsidRPr="00CA1CA9" w:rsidRDefault="00CC67A4" w:rsidP="00CC67A4">
      <w:pPr>
        <w:rPr>
          <w:ins w:id="13977" w:author="Airat Shigapov" w:date="2021-10-29T16:39:00Z"/>
          <w:rFonts w:ascii="Times New Roman" w:eastAsia="Calibri" w:hAnsi="Times New Roman" w:cs="Times New Roman"/>
          <w:sz w:val="20"/>
          <w:szCs w:val="20"/>
          <w:shd w:val="clear" w:color="auto" w:fill="FFFFFF"/>
          <w:lang w:val="en-US"/>
        </w:rPr>
      </w:pPr>
      <w:ins w:id="13978" w:author="Airat Shigapov" w:date="2021-10-29T16:39:00Z">
        <w:r w:rsidRPr="00CA1CA9">
          <w:rPr>
            <w:rFonts w:ascii="Times New Roman" w:eastAsia="Calibri" w:hAnsi="Times New Roman" w:cs="Times New Roman"/>
            <w:sz w:val="20"/>
            <w:szCs w:val="20"/>
            <w:shd w:val="clear" w:color="auto" w:fill="FFFFFF"/>
            <w:lang w:val="en-US"/>
          </w:rPr>
          <w:t xml:space="preserve">        &lt;/Grid&gt;</w:t>
        </w:r>
      </w:ins>
    </w:p>
    <w:p w14:paraId="49656371" w14:textId="77777777" w:rsidR="00CC67A4" w:rsidRPr="00CA1CA9" w:rsidRDefault="00CC67A4" w:rsidP="00CC67A4">
      <w:pPr>
        <w:rPr>
          <w:ins w:id="13979" w:author="Airat Shigapov" w:date="2021-10-29T16:39:00Z"/>
          <w:rFonts w:ascii="Times New Roman" w:eastAsia="Calibri" w:hAnsi="Times New Roman" w:cs="Times New Roman"/>
          <w:sz w:val="20"/>
          <w:szCs w:val="20"/>
          <w:shd w:val="clear" w:color="auto" w:fill="FFFFFF"/>
          <w:lang w:val="en-US"/>
        </w:rPr>
      </w:pPr>
      <w:ins w:id="13980" w:author="Airat Shigapov" w:date="2021-10-29T16:39:00Z">
        <w:r w:rsidRPr="00CA1CA9">
          <w:rPr>
            <w:rFonts w:ascii="Times New Roman" w:eastAsia="Calibri" w:hAnsi="Times New Roman" w:cs="Times New Roman"/>
            <w:sz w:val="20"/>
            <w:szCs w:val="20"/>
            <w:shd w:val="clear" w:color="auto" w:fill="FFFFFF"/>
            <w:lang w:val="en-US"/>
          </w:rPr>
          <w:t xml:space="preserve">        &lt;</w:t>
        </w:r>
        <w:proofErr w:type="gramStart"/>
        <w:r w:rsidRPr="00CA1CA9">
          <w:rPr>
            <w:rFonts w:ascii="Times New Roman" w:eastAsia="Calibri" w:hAnsi="Times New Roman" w:cs="Times New Roman"/>
            <w:sz w:val="20"/>
            <w:szCs w:val="20"/>
            <w:shd w:val="clear" w:color="auto" w:fill="FFFFFF"/>
            <w:lang w:val="en-US"/>
          </w:rPr>
          <w:t>Grid  x</w:t>
        </w:r>
        <w:proofErr w:type="gramEnd"/>
        <w:r w:rsidRPr="00CA1CA9">
          <w:rPr>
            <w:rFonts w:ascii="Times New Roman" w:eastAsia="Calibri" w:hAnsi="Times New Roman" w:cs="Times New Roman"/>
            <w:sz w:val="20"/>
            <w:szCs w:val="20"/>
            <w:shd w:val="clear" w:color="auto" w:fill="FFFFFF"/>
            <w:lang w:val="en-US"/>
          </w:rPr>
          <w:t>:Name="UpdatePassword"</w:t>
        </w:r>
      </w:ins>
    </w:p>
    <w:p w14:paraId="51A4D432" w14:textId="77777777" w:rsidR="00CC67A4" w:rsidRPr="00CA1CA9" w:rsidRDefault="00CC67A4" w:rsidP="00CC67A4">
      <w:pPr>
        <w:rPr>
          <w:ins w:id="13981" w:author="Airat Shigapov" w:date="2021-10-29T16:39:00Z"/>
          <w:rFonts w:ascii="Times New Roman" w:eastAsia="Calibri" w:hAnsi="Times New Roman" w:cs="Times New Roman"/>
          <w:sz w:val="20"/>
          <w:szCs w:val="20"/>
          <w:shd w:val="clear" w:color="auto" w:fill="FFFFFF"/>
          <w:lang w:val="en-US"/>
        </w:rPr>
      </w:pPr>
      <w:ins w:id="13982" w:author="Airat Shigapov" w:date="2021-10-29T16:39:00Z">
        <w:r w:rsidRPr="00CA1CA9">
          <w:rPr>
            <w:rFonts w:ascii="Times New Roman" w:eastAsia="Calibri" w:hAnsi="Times New Roman" w:cs="Times New Roman"/>
            <w:sz w:val="20"/>
            <w:szCs w:val="20"/>
            <w:shd w:val="clear" w:color="auto" w:fill="FFFFFF"/>
            <w:lang w:val="en-US"/>
          </w:rPr>
          <w:t xml:space="preserve">            </w:t>
        </w:r>
        <w:proofErr w:type="spellStart"/>
        <w:r w:rsidRPr="00CA1CA9">
          <w:rPr>
            <w:rFonts w:ascii="Times New Roman" w:eastAsia="Calibri" w:hAnsi="Times New Roman" w:cs="Times New Roman"/>
            <w:sz w:val="20"/>
            <w:szCs w:val="20"/>
            <w:shd w:val="clear" w:color="auto" w:fill="FFFFFF"/>
            <w:lang w:val="en-US"/>
          </w:rPr>
          <w:t>Grid.Row</w:t>
        </w:r>
        <w:proofErr w:type="spellEnd"/>
        <w:r w:rsidRPr="00CA1CA9">
          <w:rPr>
            <w:rFonts w:ascii="Times New Roman" w:eastAsia="Calibri" w:hAnsi="Times New Roman" w:cs="Times New Roman"/>
            <w:sz w:val="20"/>
            <w:szCs w:val="20"/>
            <w:shd w:val="clear" w:color="auto" w:fill="FFFFFF"/>
            <w:lang w:val="en-US"/>
          </w:rPr>
          <w:t>="1"</w:t>
        </w:r>
      </w:ins>
    </w:p>
    <w:p w14:paraId="3B6D5C74" w14:textId="77777777" w:rsidR="00CC67A4" w:rsidRPr="00CA1CA9" w:rsidRDefault="00CC67A4" w:rsidP="00CC67A4">
      <w:pPr>
        <w:rPr>
          <w:ins w:id="13983" w:author="Airat Shigapov" w:date="2021-10-29T16:39:00Z"/>
          <w:rFonts w:ascii="Times New Roman" w:eastAsia="Calibri" w:hAnsi="Times New Roman" w:cs="Times New Roman"/>
          <w:sz w:val="20"/>
          <w:szCs w:val="20"/>
          <w:shd w:val="clear" w:color="auto" w:fill="FFFFFF"/>
          <w:lang w:val="en-US"/>
        </w:rPr>
      </w:pPr>
      <w:ins w:id="13984" w:author="Airat Shigapov" w:date="2021-10-29T16:39:00Z">
        <w:r w:rsidRPr="00CA1CA9">
          <w:rPr>
            <w:rFonts w:ascii="Times New Roman" w:eastAsia="Calibri" w:hAnsi="Times New Roman" w:cs="Times New Roman"/>
            <w:sz w:val="20"/>
            <w:szCs w:val="20"/>
            <w:shd w:val="clear" w:color="auto" w:fill="FFFFFF"/>
            <w:lang w:val="en-US"/>
          </w:rPr>
          <w:t xml:space="preserve">               Visibility="Hidden"</w:t>
        </w:r>
      </w:ins>
    </w:p>
    <w:p w14:paraId="6D80A342" w14:textId="77777777" w:rsidR="00CC67A4" w:rsidRPr="00CA1CA9" w:rsidRDefault="00CC67A4" w:rsidP="00CC67A4">
      <w:pPr>
        <w:rPr>
          <w:ins w:id="13985" w:author="Airat Shigapov" w:date="2021-10-29T16:39:00Z"/>
          <w:rFonts w:ascii="Times New Roman" w:eastAsia="Calibri" w:hAnsi="Times New Roman" w:cs="Times New Roman"/>
          <w:sz w:val="20"/>
          <w:szCs w:val="20"/>
          <w:shd w:val="clear" w:color="auto" w:fill="FFFFFF"/>
          <w:lang w:val="en-US"/>
        </w:rPr>
      </w:pPr>
      <w:ins w:id="13986" w:author="Airat Shigapov" w:date="2021-10-29T16:39:00Z">
        <w:r w:rsidRPr="00CA1CA9">
          <w:rPr>
            <w:rFonts w:ascii="Times New Roman" w:eastAsia="Calibri" w:hAnsi="Times New Roman" w:cs="Times New Roman"/>
            <w:sz w:val="20"/>
            <w:szCs w:val="20"/>
            <w:shd w:val="clear" w:color="auto" w:fill="FFFFFF"/>
            <w:lang w:val="en-US"/>
          </w:rPr>
          <w:t xml:space="preserve">              </w:t>
        </w:r>
        <w:proofErr w:type="spellStart"/>
        <w:r w:rsidRPr="00CA1CA9">
          <w:rPr>
            <w:rFonts w:ascii="Times New Roman" w:eastAsia="Calibri" w:hAnsi="Times New Roman" w:cs="Times New Roman"/>
            <w:sz w:val="20"/>
            <w:szCs w:val="20"/>
            <w:shd w:val="clear" w:color="auto" w:fill="FFFFFF"/>
            <w:lang w:val="en-US"/>
          </w:rPr>
          <w:t>Grid.Column</w:t>
        </w:r>
        <w:proofErr w:type="spellEnd"/>
        <w:r w:rsidRPr="00CA1CA9">
          <w:rPr>
            <w:rFonts w:ascii="Times New Roman" w:eastAsia="Calibri" w:hAnsi="Times New Roman" w:cs="Times New Roman"/>
            <w:sz w:val="20"/>
            <w:szCs w:val="20"/>
            <w:shd w:val="clear" w:color="auto" w:fill="FFFFFF"/>
            <w:lang w:val="en-US"/>
          </w:rPr>
          <w:t>="1"&gt;</w:t>
        </w:r>
      </w:ins>
    </w:p>
    <w:p w14:paraId="7B040200" w14:textId="77777777" w:rsidR="00CC67A4" w:rsidRPr="00CA1CA9" w:rsidRDefault="00CC67A4" w:rsidP="00CC67A4">
      <w:pPr>
        <w:rPr>
          <w:ins w:id="13987" w:author="Airat Shigapov" w:date="2021-10-29T16:39:00Z"/>
          <w:rFonts w:ascii="Times New Roman" w:eastAsia="Calibri" w:hAnsi="Times New Roman" w:cs="Times New Roman"/>
          <w:sz w:val="20"/>
          <w:szCs w:val="20"/>
          <w:shd w:val="clear" w:color="auto" w:fill="FFFFFF"/>
          <w:lang w:val="en-US"/>
        </w:rPr>
      </w:pPr>
      <w:ins w:id="13988" w:author="Airat Shigapov" w:date="2021-10-29T16:39:00Z">
        <w:r w:rsidRPr="00CA1CA9">
          <w:rPr>
            <w:rFonts w:ascii="Times New Roman" w:eastAsia="Calibri" w:hAnsi="Times New Roman" w:cs="Times New Roman"/>
            <w:sz w:val="20"/>
            <w:szCs w:val="20"/>
            <w:shd w:val="clear" w:color="auto" w:fill="FFFFFF"/>
            <w:lang w:val="en-US"/>
          </w:rPr>
          <w:t xml:space="preserve">            &lt;</w:t>
        </w:r>
        <w:proofErr w:type="spellStart"/>
        <w:r w:rsidRPr="00CA1CA9">
          <w:rPr>
            <w:rFonts w:ascii="Times New Roman" w:eastAsia="Calibri" w:hAnsi="Times New Roman" w:cs="Times New Roman"/>
            <w:sz w:val="20"/>
            <w:szCs w:val="20"/>
            <w:shd w:val="clear" w:color="auto" w:fill="FFFFFF"/>
            <w:lang w:val="en-US"/>
          </w:rPr>
          <w:t>StackPanel</w:t>
        </w:r>
        <w:proofErr w:type="spellEnd"/>
        <w:r w:rsidRPr="00CA1CA9">
          <w:rPr>
            <w:rFonts w:ascii="Times New Roman" w:eastAsia="Calibri" w:hAnsi="Times New Roman" w:cs="Times New Roman"/>
            <w:sz w:val="20"/>
            <w:szCs w:val="20"/>
            <w:shd w:val="clear" w:color="auto" w:fill="FFFFFF"/>
            <w:lang w:val="en-US"/>
          </w:rPr>
          <w:t xml:space="preserve"> Orientation="Vertical"</w:t>
        </w:r>
      </w:ins>
    </w:p>
    <w:p w14:paraId="63CDB0E9" w14:textId="77777777" w:rsidR="00CC67A4" w:rsidRPr="00CA1CA9" w:rsidRDefault="00CC67A4" w:rsidP="00CC67A4">
      <w:pPr>
        <w:rPr>
          <w:ins w:id="13989" w:author="Airat Shigapov" w:date="2021-10-29T16:39:00Z"/>
          <w:rFonts w:ascii="Times New Roman" w:eastAsia="Calibri" w:hAnsi="Times New Roman" w:cs="Times New Roman"/>
          <w:sz w:val="20"/>
          <w:szCs w:val="20"/>
          <w:shd w:val="clear" w:color="auto" w:fill="FFFFFF"/>
          <w:lang w:val="en-US"/>
        </w:rPr>
      </w:pPr>
      <w:ins w:id="13990" w:author="Airat Shigapov" w:date="2021-10-29T16:39:00Z">
        <w:r w:rsidRPr="00CA1CA9">
          <w:rPr>
            <w:rFonts w:ascii="Times New Roman" w:eastAsia="Calibri" w:hAnsi="Times New Roman" w:cs="Times New Roman"/>
            <w:sz w:val="20"/>
            <w:szCs w:val="20"/>
            <w:shd w:val="clear" w:color="auto" w:fill="FFFFFF"/>
            <w:lang w:val="en-US"/>
          </w:rPr>
          <w:t xml:space="preserve">                        Margin="40,20,0,0"</w:t>
        </w:r>
      </w:ins>
    </w:p>
    <w:p w14:paraId="6508BEAC" w14:textId="77777777" w:rsidR="00CC67A4" w:rsidRPr="00CA1CA9" w:rsidRDefault="00CC67A4" w:rsidP="00CC67A4">
      <w:pPr>
        <w:rPr>
          <w:ins w:id="13991" w:author="Airat Shigapov" w:date="2021-10-29T16:39:00Z"/>
          <w:rFonts w:ascii="Times New Roman" w:eastAsia="Calibri" w:hAnsi="Times New Roman" w:cs="Times New Roman"/>
          <w:sz w:val="20"/>
          <w:szCs w:val="20"/>
          <w:shd w:val="clear" w:color="auto" w:fill="FFFFFF"/>
          <w:lang w:val="en-US"/>
        </w:rPr>
      </w:pPr>
      <w:ins w:id="13992" w:author="Airat Shigapov" w:date="2021-10-29T16:39:00Z">
        <w:r w:rsidRPr="00CA1CA9">
          <w:rPr>
            <w:rFonts w:ascii="Times New Roman" w:eastAsia="Calibri" w:hAnsi="Times New Roman" w:cs="Times New Roman"/>
            <w:sz w:val="20"/>
            <w:szCs w:val="20"/>
            <w:shd w:val="clear" w:color="auto" w:fill="FFFFFF"/>
            <w:lang w:val="en-US"/>
          </w:rPr>
          <w:t xml:space="preserve">                        </w:t>
        </w:r>
        <w:proofErr w:type="spellStart"/>
        <w:r w:rsidRPr="00CA1CA9">
          <w:rPr>
            <w:rFonts w:ascii="Times New Roman" w:eastAsia="Calibri" w:hAnsi="Times New Roman" w:cs="Times New Roman"/>
            <w:sz w:val="20"/>
            <w:szCs w:val="20"/>
            <w:shd w:val="clear" w:color="auto" w:fill="FFFFFF"/>
            <w:lang w:val="en-US"/>
          </w:rPr>
          <w:t>HorizontalAlignment</w:t>
        </w:r>
        <w:proofErr w:type="spellEnd"/>
        <w:r w:rsidRPr="00CA1CA9">
          <w:rPr>
            <w:rFonts w:ascii="Times New Roman" w:eastAsia="Calibri" w:hAnsi="Times New Roman" w:cs="Times New Roman"/>
            <w:sz w:val="20"/>
            <w:szCs w:val="20"/>
            <w:shd w:val="clear" w:color="auto" w:fill="FFFFFF"/>
            <w:lang w:val="en-US"/>
          </w:rPr>
          <w:t>="Left"</w:t>
        </w:r>
      </w:ins>
    </w:p>
    <w:p w14:paraId="1B87B922" w14:textId="77777777" w:rsidR="00CC67A4" w:rsidRPr="00CA1CA9" w:rsidRDefault="00CC67A4" w:rsidP="00CC67A4">
      <w:pPr>
        <w:rPr>
          <w:ins w:id="13993" w:author="Airat Shigapov" w:date="2021-10-29T16:39:00Z"/>
          <w:rFonts w:ascii="Times New Roman" w:eastAsia="Calibri" w:hAnsi="Times New Roman" w:cs="Times New Roman"/>
          <w:sz w:val="20"/>
          <w:szCs w:val="20"/>
          <w:shd w:val="clear" w:color="auto" w:fill="FFFFFF"/>
          <w:lang w:val="en-US"/>
        </w:rPr>
      </w:pPr>
      <w:ins w:id="13994" w:author="Airat Shigapov" w:date="2021-10-29T16:39:00Z">
        <w:r w:rsidRPr="00CA1CA9">
          <w:rPr>
            <w:rFonts w:ascii="Times New Roman" w:eastAsia="Calibri" w:hAnsi="Times New Roman" w:cs="Times New Roman"/>
            <w:sz w:val="20"/>
            <w:szCs w:val="20"/>
            <w:shd w:val="clear" w:color="auto" w:fill="FFFFFF"/>
            <w:lang w:val="en-US"/>
          </w:rPr>
          <w:t xml:space="preserve">                        </w:t>
        </w:r>
        <w:proofErr w:type="spellStart"/>
        <w:r w:rsidRPr="00CA1CA9">
          <w:rPr>
            <w:rFonts w:ascii="Times New Roman" w:eastAsia="Calibri" w:hAnsi="Times New Roman" w:cs="Times New Roman"/>
            <w:sz w:val="20"/>
            <w:szCs w:val="20"/>
            <w:shd w:val="clear" w:color="auto" w:fill="FFFFFF"/>
            <w:lang w:val="en-US"/>
          </w:rPr>
          <w:t>VerticalAlignment</w:t>
        </w:r>
        <w:proofErr w:type="spellEnd"/>
        <w:r w:rsidRPr="00CA1CA9">
          <w:rPr>
            <w:rFonts w:ascii="Times New Roman" w:eastAsia="Calibri" w:hAnsi="Times New Roman" w:cs="Times New Roman"/>
            <w:sz w:val="20"/>
            <w:szCs w:val="20"/>
            <w:shd w:val="clear" w:color="auto" w:fill="FFFFFF"/>
            <w:lang w:val="en-US"/>
          </w:rPr>
          <w:t>="Top"&gt;</w:t>
        </w:r>
      </w:ins>
    </w:p>
    <w:p w14:paraId="40D60F5D" w14:textId="77777777" w:rsidR="00CC67A4" w:rsidRPr="00CA1CA9" w:rsidRDefault="00CC67A4" w:rsidP="00CC67A4">
      <w:pPr>
        <w:rPr>
          <w:ins w:id="13995" w:author="Airat Shigapov" w:date="2021-10-29T16:39:00Z"/>
          <w:rFonts w:ascii="Times New Roman" w:eastAsia="Calibri" w:hAnsi="Times New Roman" w:cs="Times New Roman"/>
          <w:sz w:val="20"/>
          <w:szCs w:val="20"/>
          <w:shd w:val="clear" w:color="auto" w:fill="FFFFFF"/>
          <w:lang w:val="en-US"/>
        </w:rPr>
      </w:pPr>
      <w:ins w:id="13996" w:author="Airat Shigapov" w:date="2021-10-29T16:39:00Z">
        <w:r w:rsidRPr="00CA1CA9">
          <w:rPr>
            <w:rFonts w:ascii="Times New Roman" w:eastAsia="Calibri" w:hAnsi="Times New Roman" w:cs="Times New Roman"/>
            <w:sz w:val="20"/>
            <w:szCs w:val="20"/>
            <w:shd w:val="clear" w:color="auto" w:fill="FFFFFF"/>
            <w:lang w:val="en-US"/>
          </w:rPr>
          <w:t xml:space="preserve">                &lt;</w:t>
        </w:r>
        <w:proofErr w:type="spellStart"/>
        <w:r w:rsidRPr="00CA1CA9">
          <w:rPr>
            <w:rFonts w:ascii="Times New Roman" w:eastAsia="Calibri" w:hAnsi="Times New Roman" w:cs="Times New Roman"/>
            <w:sz w:val="20"/>
            <w:szCs w:val="20"/>
            <w:shd w:val="clear" w:color="auto" w:fill="FFFFFF"/>
            <w:lang w:val="en-US"/>
          </w:rPr>
          <w:t>StackPanel.Resources</w:t>
        </w:r>
        <w:proofErr w:type="spellEnd"/>
        <w:r w:rsidRPr="00CA1CA9">
          <w:rPr>
            <w:rFonts w:ascii="Times New Roman" w:eastAsia="Calibri" w:hAnsi="Times New Roman" w:cs="Times New Roman"/>
            <w:sz w:val="20"/>
            <w:szCs w:val="20"/>
            <w:shd w:val="clear" w:color="auto" w:fill="FFFFFF"/>
            <w:lang w:val="en-US"/>
          </w:rPr>
          <w:t>&gt;</w:t>
        </w:r>
      </w:ins>
    </w:p>
    <w:p w14:paraId="6F183D98" w14:textId="77777777" w:rsidR="00CC67A4" w:rsidRPr="00CA1CA9" w:rsidRDefault="00CC67A4" w:rsidP="00CC67A4">
      <w:pPr>
        <w:rPr>
          <w:ins w:id="13997" w:author="Airat Shigapov" w:date="2021-10-29T16:39:00Z"/>
          <w:rFonts w:ascii="Times New Roman" w:eastAsia="Calibri" w:hAnsi="Times New Roman" w:cs="Times New Roman"/>
          <w:sz w:val="20"/>
          <w:szCs w:val="20"/>
          <w:shd w:val="clear" w:color="auto" w:fill="FFFFFF"/>
          <w:lang w:val="en-US"/>
        </w:rPr>
      </w:pPr>
      <w:ins w:id="13998" w:author="Airat Shigapov" w:date="2021-10-29T16:39:00Z">
        <w:r w:rsidRPr="00CA1CA9">
          <w:rPr>
            <w:rFonts w:ascii="Times New Roman" w:eastAsia="Calibri" w:hAnsi="Times New Roman" w:cs="Times New Roman"/>
            <w:sz w:val="20"/>
            <w:szCs w:val="20"/>
            <w:shd w:val="clear" w:color="auto" w:fill="FFFFFF"/>
            <w:lang w:val="en-US"/>
          </w:rPr>
          <w:t xml:space="preserve">                    &lt;Style </w:t>
        </w:r>
        <w:proofErr w:type="spellStart"/>
        <w:r w:rsidRPr="00CA1CA9">
          <w:rPr>
            <w:rFonts w:ascii="Times New Roman" w:eastAsia="Calibri" w:hAnsi="Times New Roman" w:cs="Times New Roman"/>
            <w:sz w:val="20"/>
            <w:szCs w:val="20"/>
            <w:shd w:val="clear" w:color="auto" w:fill="FFFFFF"/>
            <w:lang w:val="en-US"/>
          </w:rPr>
          <w:t>TargetType</w:t>
        </w:r>
        <w:proofErr w:type="spellEnd"/>
        <w:r w:rsidRPr="00CA1CA9">
          <w:rPr>
            <w:rFonts w:ascii="Times New Roman" w:eastAsia="Calibri" w:hAnsi="Times New Roman" w:cs="Times New Roman"/>
            <w:sz w:val="20"/>
            <w:szCs w:val="20"/>
            <w:shd w:val="clear" w:color="auto" w:fill="FFFFFF"/>
            <w:lang w:val="en-US"/>
          </w:rPr>
          <w:t>="</w:t>
        </w:r>
        <w:proofErr w:type="spellStart"/>
        <w:r w:rsidRPr="00CA1CA9">
          <w:rPr>
            <w:rFonts w:ascii="Times New Roman" w:eastAsia="Calibri" w:hAnsi="Times New Roman" w:cs="Times New Roman"/>
            <w:sz w:val="20"/>
            <w:szCs w:val="20"/>
            <w:shd w:val="clear" w:color="auto" w:fill="FFFFFF"/>
            <w:lang w:val="en-US"/>
          </w:rPr>
          <w:t>TextBox</w:t>
        </w:r>
        <w:proofErr w:type="spellEnd"/>
        <w:r w:rsidRPr="00CA1CA9">
          <w:rPr>
            <w:rFonts w:ascii="Times New Roman" w:eastAsia="Calibri" w:hAnsi="Times New Roman" w:cs="Times New Roman"/>
            <w:sz w:val="20"/>
            <w:szCs w:val="20"/>
            <w:shd w:val="clear" w:color="auto" w:fill="FFFFFF"/>
            <w:lang w:val="en-US"/>
          </w:rPr>
          <w:t>"&gt;</w:t>
        </w:r>
      </w:ins>
    </w:p>
    <w:p w14:paraId="0FFFF61E" w14:textId="77777777" w:rsidR="00CC67A4" w:rsidRPr="00CA1CA9" w:rsidRDefault="00CC67A4" w:rsidP="00CC67A4">
      <w:pPr>
        <w:rPr>
          <w:ins w:id="13999" w:author="Airat Shigapov" w:date="2021-10-29T16:39:00Z"/>
          <w:rFonts w:ascii="Times New Roman" w:eastAsia="Calibri" w:hAnsi="Times New Roman" w:cs="Times New Roman"/>
          <w:sz w:val="20"/>
          <w:szCs w:val="20"/>
          <w:shd w:val="clear" w:color="auto" w:fill="FFFFFF"/>
          <w:lang w:val="en-US"/>
        </w:rPr>
      </w:pPr>
      <w:ins w:id="14000" w:author="Airat Shigapov" w:date="2021-10-29T16:39:00Z">
        <w:r w:rsidRPr="00CA1CA9">
          <w:rPr>
            <w:rFonts w:ascii="Times New Roman" w:eastAsia="Calibri" w:hAnsi="Times New Roman" w:cs="Times New Roman"/>
            <w:sz w:val="20"/>
            <w:szCs w:val="20"/>
            <w:shd w:val="clear" w:color="auto" w:fill="FFFFFF"/>
            <w:lang w:val="en-US"/>
          </w:rPr>
          <w:t xml:space="preserve">                        &lt;Setter Property="Width" Value="300"/&gt;</w:t>
        </w:r>
      </w:ins>
    </w:p>
    <w:p w14:paraId="6991A726" w14:textId="77777777" w:rsidR="00CC67A4" w:rsidRPr="00CA1CA9" w:rsidRDefault="00CC67A4" w:rsidP="00CC67A4">
      <w:pPr>
        <w:rPr>
          <w:ins w:id="14001" w:author="Airat Shigapov" w:date="2021-10-29T16:39:00Z"/>
          <w:rFonts w:ascii="Times New Roman" w:eastAsia="Calibri" w:hAnsi="Times New Roman" w:cs="Times New Roman"/>
          <w:sz w:val="20"/>
          <w:szCs w:val="20"/>
          <w:shd w:val="clear" w:color="auto" w:fill="FFFFFF"/>
          <w:lang w:val="en-US"/>
        </w:rPr>
      </w:pPr>
      <w:ins w:id="14002" w:author="Airat Shigapov" w:date="2021-10-29T16:39:00Z">
        <w:r w:rsidRPr="00CA1CA9">
          <w:rPr>
            <w:rFonts w:ascii="Times New Roman" w:eastAsia="Calibri" w:hAnsi="Times New Roman" w:cs="Times New Roman"/>
            <w:sz w:val="20"/>
            <w:szCs w:val="20"/>
            <w:shd w:val="clear" w:color="auto" w:fill="FFFFFF"/>
            <w:lang w:val="en-US"/>
          </w:rPr>
          <w:t xml:space="preserve">                        &lt;Setter Property="Height" Value="30"/&gt;</w:t>
        </w:r>
      </w:ins>
    </w:p>
    <w:p w14:paraId="13C65D3C" w14:textId="77777777" w:rsidR="00CC67A4" w:rsidRPr="00CA1CA9" w:rsidRDefault="00CC67A4" w:rsidP="00CC67A4">
      <w:pPr>
        <w:rPr>
          <w:ins w:id="14003" w:author="Airat Shigapov" w:date="2021-10-29T16:39:00Z"/>
          <w:rFonts w:ascii="Times New Roman" w:eastAsia="Calibri" w:hAnsi="Times New Roman" w:cs="Times New Roman"/>
          <w:sz w:val="20"/>
          <w:szCs w:val="20"/>
          <w:shd w:val="clear" w:color="auto" w:fill="FFFFFF"/>
          <w:lang w:val="en-US"/>
        </w:rPr>
      </w:pPr>
      <w:ins w:id="14004" w:author="Airat Shigapov" w:date="2021-10-29T16:39:00Z">
        <w:r w:rsidRPr="00CA1CA9">
          <w:rPr>
            <w:rFonts w:ascii="Times New Roman" w:eastAsia="Calibri" w:hAnsi="Times New Roman" w:cs="Times New Roman"/>
            <w:sz w:val="20"/>
            <w:szCs w:val="20"/>
            <w:shd w:val="clear" w:color="auto" w:fill="FFFFFF"/>
            <w:lang w:val="en-US"/>
          </w:rPr>
          <w:t xml:space="preserve">                        &lt;Setter Property="</w:t>
        </w:r>
        <w:proofErr w:type="spellStart"/>
        <w:r w:rsidRPr="00CA1CA9">
          <w:rPr>
            <w:rFonts w:ascii="Times New Roman" w:eastAsia="Calibri" w:hAnsi="Times New Roman" w:cs="Times New Roman"/>
            <w:sz w:val="20"/>
            <w:szCs w:val="20"/>
            <w:shd w:val="clear" w:color="auto" w:fill="FFFFFF"/>
            <w:lang w:val="en-US"/>
          </w:rPr>
          <w:t>BorderBrush</w:t>
        </w:r>
        <w:proofErr w:type="spellEnd"/>
        <w:r w:rsidRPr="00CA1CA9">
          <w:rPr>
            <w:rFonts w:ascii="Times New Roman" w:eastAsia="Calibri" w:hAnsi="Times New Roman" w:cs="Times New Roman"/>
            <w:sz w:val="20"/>
            <w:szCs w:val="20"/>
            <w:shd w:val="clear" w:color="auto" w:fill="FFFFFF"/>
            <w:lang w:val="en-US"/>
          </w:rPr>
          <w:t>" Value="Gray"/&gt;</w:t>
        </w:r>
      </w:ins>
    </w:p>
    <w:p w14:paraId="3BF38703" w14:textId="77777777" w:rsidR="00CC67A4" w:rsidRPr="00CA1CA9" w:rsidRDefault="00CC67A4" w:rsidP="00CC67A4">
      <w:pPr>
        <w:rPr>
          <w:ins w:id="14005" w:author="Airat Shigapov" w:date="2021-10-29T16:39:00Z"/>
          <w:rFonts w:ascii="Times New Roman" w:eastAsia="Calibri" w:hAnsi="Times New Roman" w:cs="Times New Roman"/>
          <w:sz w:val="20"/>
          <w:szCs w:val="20"/>
          <w:shd w:val="clear" w:color="auto" w:fill="FFFFFF"/>
          <w:lang w:val="en-US"/>
        </w:rPr>
      </w:pPr>
      <w:ins w:id="14006" w:author="Airat Shigapov" w:date="2021-10-29T16:39:00Z">
        <w:r w:rsidRPr="00CA1CA9">
          <w:rPr>
            <w:rFonts w:ascii="Times New Roman" w:eastAsia="Calibri" w:hAnsi="Times New Roman" w:cs="Times New Roman"/>
            <w:sz w:val="20"/>
            <w:szCs w:val="20"/>
            <w:shd w:val="clear" w:color="auto" w:fill="FFFFFF"/>
            <w:lang w:val="en-US"/>
          </w:rPr>
          <w:t xml:space="preserve">                        &lt;Setter Property="Foreground" Value="Gray"/&gt;</w:t>
        </w:r>
      </w:ins>
    </w:p>
    <w:p w14:paraId="088F4B1F" w14:textId="77777777" w:rsidR="00CC67A4" w:rsidRPr="00CA1CA9" w:rsidRDefault="00CC67A4" w:rsidP="00CC67A4">
      <w:pPr>
        <w:rPr>
          <w:ins w:id="14007" w:author="Airat Shigapov" w:date="2021-10-29T16:39:00Z"/>
          <w:rFonts w:ascii="Times New Roman" w:eastAsia="Calibri" w:hAnsi="Times New Roman" w:cs="Times New Roman"/>
          <w:sz w:val="20"/>
          <w:szCs w:val="20"/>
          <w:shd w:val="clear" w:color="auto" w:fill="FFFFFF"/>
          <w:lang w:val="en-US"/>
        </w:rPr>
      </w:pPr>
      <w:ins w:id="14008" w:author="Airat Shigapov" w:date="2021-10-29T16:39:00Z">
        <w:r w:rsidRPr="00CA1CA9">
          <w:rPr>
            <w:rFonts w:ascii="Times New Roman" w:eastAsia="Calibri" w:hAnsi="Times New Roman" w:cs="Times New Roman"/>
            <w:sz w:val="20"/>
            <w:szCs w:val="20"/>
            <w:shd w:val="clear" w:color="auto" w:fill="FFFFFF"/>
            <w:lang w:val="en-US"/>
          </w:rPr>
          <w:t xml:space="preserve">                        &lt;Setter Property="</w:t>
        </w:r>
        <w:proofErr w:type="spellStart"/>
        <w:r w:rsidRPr="00CA1CA9">
          <w:rPr>
            <w:rFonts w:ascii="Times New Roman" w:eastAsia="Calibri" w:hAnsi="Times New Roman" w:cs="Times New Roman"/>
            <w:sz w:val="20"/>
            <w:szCs w:val="20"/>
            <w:shd w:val="clear" w:color="auto" w:fill="FFFFFF"/>
            <w:lang w:val="en-US"/>
          </w:rPr>
          <w:t>FontSize</w:t>
        </w:r>
        <w:proofErr w:type="spellEnd"/>
        <w:r w:rsidRPr="00CA1CA9">
          <w:rPr>
            <w:rFonts w:ascii="Times New Roman" w:eastAsia="Calibri" w:hAnsi="Times New Roman" w:cs="Times New Roman"/>
            <w:sz w:val="20"/>
            <w:szCs w:val="20"/>
            <w:shd w:val="clear" w:color="auto" w:fill="FFFFFF"/>
            <w:lang w:val="en-US"/>
          </w:rPr>
          <w:t>" Value="16"/&gt;</w:t>
        </w:r>
      </w:ins>
    </w:p>
    <w:p w14:paraId="7C418D3F" w14:textId="77777777" w:rsidR="00CC67A4" w:rsidRPr="00CA1CA9" w:rsidRDefault="00CC67A4" w:rsidP="00CC67A4">
      <w:pPr>
        <w:rPr>
          <w:ins w:id="14009" w:author="Airat Shigapov" w:date="2021-10-29T16:39:00Z"/>
          <w:rFonts w:ascii="Times New Roman" w:eastAsia="Calibri" w:hAnsi="Times New Roman" w:cs="Times New Roman"/>
          <w:sz w:val="20"/>
          <w:szCs w:val="20"/>
          <w:shd w:val="clear" w:color="auto" w:fill="FFFFFF"/>
          <w:lang w:val="en-US"/>
        </w:rPr>
      </w:pPr>
      <w:ins w:id="14010" w:author="Airat Shigapov" w:date="2021-10-29T16:39:00Z">
        <w:r w:rsidRPr="00CA1CA9">
          <w:rPr>
            <w:rFonts w:ascii="Times New Roman" w:eastAsia="Calibri" w:hAnsi="Times New Roman" w:cs="Times New Roman"/>
            <w:sz w:val="20"/>
            <w:szCs w:val="20"/>
            <w:shd w:val="clear" w:color="auto" w:fill="FFFFFF"/>
            <w:lang w:val="en-US"/>
          </w:rPr>
          <w:t xml:space="preserve">                        &lt;Setter Property="</w:t>
        </w:r>
        <w:proofErr w:type="spellStart"/>
        <w:r w:rsidRPr="00CA1CA9">
          <w:rPr>
            <w:rFonts w:ascii="Times New Roman" w:eastAsia="Calibri" w:hAnsi="Times New Roman" w:cs="Times New Roman"/>
            <w:sz w:val="20"/>
            <w:szCs w:val="20"/>
            <w:shd w:val="clear" w:color="auto" w:fill="FFFFFF"/>
            <w:lang w:val="en-US"/>
          </w:rPr>
          <w:t>VerticalContentAlignment</w:t>
        </w:r>
        <w:proofErr w:type="spellEnd"/>
        <w:r w:rsidRPr="00CA1CA9">
          <w:rPr>
            <w:rFonts w:ascii="Times New Roman" w:eastAsia="Calibri" w:hAnsi="Times New Roman" w:cs="Times New Roman"/>
            <w:sz w:val="20"/>
            <w:szCs w:val="20"/>
            <w:shd w:val="clear" w:color="auto" w:fill="FFFFFF"/>
            <w:lang w:val="en-US"/>
          </w:rPr>
          <w:t>" Value="Center"/&gt;</w:t>
        </w:r>
      </w:ins>
    </w:p>
    <w:p w14:paraId="79D4916F" w14:textId="77777777" w:rsidR="00CC67A4" w:rsidRPr="00CA1CA9" w:rsidRDefault="00CC67A4" w:rsidP="00CC67A4">
      <w:pPr>
        <w:rPr>
          <w:ins w:id="14011" w:author="Airat Shigapov" w:date="2021-10-29T16:39:00Z"/>
          <w:rFonts w:ascii="Times New Roman" w:eastAsia="Calibri" w:hAnsi="Times New Roman" w:cs="Times New Roman"/>
          <w:sz w:val="20"/>
          <w:szCs w:val="20"/>
          <w:shd w:val="clear" w:color="auto" w:fill="FFFFFF"/>
          <w:lang w:val="en-US"/>
        </w:rPr>
      </w:pPr>
      <w:ins w:id="14012" w:author="Airat Shigapov" w:date="2021-10-29T16:39:00Z">
        <w:r w:rsidRPr="00CA1CA9">
          <w:rPr>
            <w:rFonts w:ascii="Times New Roman" w:eastAsia="Calibri" w:hAnsi="Times New Roman" w:cs="Times New Roman"/>
            <w:sz w:val="20"/>
            <w:szCs w:val="20"/>
            <w:shd w:val="clear" w:color="auto" w:fill="FFFFFF"/>
            <w:lang w:val="en-US"/>
          </w:rPr>
          <w:t xml:space="preserve">                    &lt;/Style&gt;</w:t>
        </w:r>
      </w:ins>
    </w:p>
    <w:p w14:paraId="6ADC50B9" w14:textId="77777777" w:rsidR="00CC67A4" w:rsidRPr="00CA1CA9" w:rsidRDefault="00CC67A4" w:rsidP="00CC67A4">
      <w:pPr>
        <w:rPr>
          <w:ins w:id="14013" w:author="Airat Shigapov" w:date="2021-10-29T16:39:00Z"/>
          <w:rFonts w:ascii="Times New Roman" w:eastAsia="Calibri" w:hAnsi="Times New Roman" w:cs="Times New Roman"/>
          <w:sz w:val="20"/>
          <w:szCs w:val="20"/>
          <w:shd w:val="clear" w:color="auto" w:fill="FFFFFF"/>
          <w:lang w:val="en-US"/>
        </w:rPr>
      </w:pPr>
      <w:ins w:id="14014" w:author="Airat Shigapov" w:date="2021-10-29T16:39:00Z">
        <w:r w:rsidRPr="00CA1CA9">
          <w:rPr>
            <w:rFonts w:ascii="Times New Roman" w:eastAsia="Calibri" w:hAnsi="Times New Roman" w:cs="Times New Roman"/>
            <w:sz w:val="20"/>
            <w:szCs w:val="20"/>
            <w:shd w:val="clear" w:color="auto" w:fill="FFFFFF"/>
            <w:lang w:val="en-US"/>
          </w:rPr>
          <w:t xml:space="preserve">                    &lt;Style </w:t>
        </w:r>
        <w:proofErr w:type="spellStart"/>
        <w:r w:rsidRPr="00CA1CA9">
          <w:rPr>
            <w:rFonts w:ascii="Times New Roman" w:eastAsia="Calibri" w:hAnsi="Times New Roman" w:cs="Times New Roman"/>
            <w:sz w:val="20"/>
            <w:szCs w:val="20"/>
            <w:shd w:val="clear" w:color="auto" w:fill="FFFFFF"/>
            <w:lang w:val="en-US"/>
          </w:rPr>
          <w:t>TargetType</w:t>
        </w:r>
        <w:proofErr w:type="spellEnd"/>
        <w:r w:rsidRPr="00CA1CA9">
          <w:rPr>
            <w:rFonts w:ascii="Times New Roman" w:eastAsia="Calibri" w:hAnsi="Times New Roman" w:cs="Times New Roman"/>
            <w:sz w:val="20"/>
            <w:szCs w:val="20"/>
            <w:shd w:val="clear" w:color="auto" w:fill="FFFFFF"/>
            <w:lang w:val="en-US"/>
          </w:rPr>
          <w:t>="</w:t>
        </w:r>
        <w:proofErr w:type="spellStart"/>
        <w:r w:rsidRPr="00CA1CA9">
          <w:rPr>
            <w:rFonts w:ascii="Times New Roman" w:eastAsia="Calibri" w:hAnsi="Times New Roman" w:cs="Times New Roman"/>
            <w:sz w:val="20"/>
            <w:szCs w:val="20"/>
            <w:shd w:val="clear" w:color="auto" w:fill="FFFFFF"/>
            <w:lang w:val="en-US"/>
          </w:rPr>
          <w:t>PasswordBox</w:t>
        </w:r>
        <w:proofErr w:type="spellEnd"/>
        <w:r w:rsidRPr="00CA1CA9">
          <w:rPr>
            <w:rFonts w:ascii="Times New Roman" w:eastAsia="Calibri" w:hAnsi="Times New Roman" w:cs="Times New Roman"/>
            <w:sz w:val="20"/>
            <w:szCs w:val="20"/>
            <w:shd w:val="clear" w:color="auto" w:fill="FFFFFF"/>
            <w:lang w:val="en-US"/>
          </w:rPr>
          <w:t>"&gt;</w:t>
        </w:r>
      </w:ins>
    </w:p>
    <w:p w14:paraId="2111BDB9" w14:textId="77777777" w:rsidR="00CC67A4" w:rsidRPr="00CA1CA9" w:rsidRDefault="00CC67A4" w:rsidP="00CC67A4">
      <w:pPr>
        <w:rPr>
          <w:ins w:id="14015" w:author="Airat Shigapov" w:date="2021-10-29T16:39:00Z"/>
          <w:rFonts w:ascii="Times New Roman" w:eastAsia="Calibri" w:hAnsi="Times New Roman" w:cs="Times New Roman"/>
          <w:sz w:val="20"/>
          <w:szCs w:val="20"/>
          <w:shd w:val="clear" w:color="auto" w:fill="FFFFFF"/>
          <w:lang w:val="en-US"/>
        </w:rPr>
      </w:pPr>
      <w:ins w:id="14016" w:author="Airat Shigapov" w:date="2021-10-29T16:39:00Z">
        <w:r w:rsidRPr="00CA1CA9">
          <w:rPr>
            <w:rFonts w:ascii="Times New Roman" w:eastAsia="Calibri" w:hAnsi="Times New Roman" w:cs="Times New Roman"/>
            <w:sz w:val="20"/>
            <w:szCs w:val="20"/>
            <w:shd w:val="clear" w:color="auto" w:fill="FFFFFF"/>
            <w:lang w:val="en-US"/>
          </w:rPr>
          <w:t xml:space="preserve">                        &lt;Setter Property="Width" Value="300"/&gt;</w:t>
        </w:r>
      </w:ins>
    </w:p>
    <w:p w14:paraId="40A82711" w14:textId="77777777" w:rsidR="00CC67A4" w:rsidRPr="00CA1CA9" w:rsidRDefault="00CC67A4" w:rsidP="00CC67A4">
      <w:pPr>
        <w:rPr>
          <w:ins w:id="14017" w:author="Airat Shigapov" w:date="2021-10-29T16:39:00Z"/>
          <w:rFonts w:ascii="Times New Roman" w:eastAsia="Calibri" w:hAnsi="Times New Roman" w:cs="Times New Roman"/>
          <w:sz w:val="20"/>
          <w:szCs w:val="20"/>
          <w:shd w:val="clear" w:color="auto" w:fill="FFFFFF"/>
          <w:lang w:val="en-US"/>
        </w:rPr>
      </w:pPr>
      <w:ins w:id="14018" w:author="Airat Shigapov" w:date="2021-10-29T16:39:00Z">
        <w:r w:rsidRPr="00CA1CA9">
          <w:rPr>
            <w:rFonts w:ascii="Times New Roman" w:eastAsia="Calibri" w:hAnsi="Times New Roman" w:cs="Times New Roman"/>
            <w:sz w:val="20"/>
            <w:szCs w:val="20"/>
            <w:shd w:val="clear" w:color="auto" w:fill="FFFFFF"/>
            <w:lang w:val="en-US"/>
          </w:rPr>
          <w:t xml:space="preserve">                        &lt;Setter Property="Height" Value="30"/&gt;</w:t>
        </w:r>
      </w:ins>
    </w:p>
    <w:p w14:paraId="0DEF8E3F" w14:textId="77777777" w:rsidR="00CC67A4" w:rsidRPr="00CA1CA9" w:rsidRDefault="00CC67A4" w:rsidP="00CC67A4">
      <w:pPr>
        <w:rPr>
          <w:ins w:id="14019" w:author="Airat Shigapov" w:date="2021-10-29T16:39:00Z"/>
          <w:rFonts w:ascii="Times New Roman" w:eastAsia="Calibri" w:hAnsi="Times New Roman" w:cs="Times New Roman"/>
          <w:sz w:val="20"/>
          <w:szCs w:val="20"/>
          <w:shd w:val="clear" w:color="auto" w:fill="FFFFFF"/>
          <w:lang w:val="en-US"/>
        </w:rPr>
      </w:pPr>
      <w:ins w:id="14020" w:author="Airat Shigapov" w:date="2021-10-29T16:39:00Z">
        <w:r w:rsidRPr="00CA1CA9">
          <w:rPr>
            <w:rFonts w:ascii="Times New Roman" w:eastAsia="Calibri" w:hAnsi="Times New Roman" w:cs="Times New Roman"/>
            <w:sz w:val="20"/>
            <w:szCs w:val="20"/>
            <w:shd w:val="clear" w:color="auto" w:fill="FFFFFF"/>
            <w:lang w:val="en-US"/>
          </w:rPr>
          <w:t xml:space="preserve">                        &lt;Setter Property="</w:t>
        </w:r>
        <w:proofErr w:type="spellStart"/>
        <w:r w:rsidRPr="00CA1CA9">
          <w:rPr>
            <w:rFonts w:ascii="Times New Roman" w:eastAsia="Calibri" w:hAnsi="Times New Roman" w:cs="Times New Roman"/>
            <w:sz w:val="20"/>
            <w:szCs w:val="20"/>
            <w:shd w:val="clear" w:color="auto" w:fill="FFFFFF"/>
            <w:lang w:val="en-US"/>
          </w:rPr>
          <w:t>BorderBrush</w:t>
        </w:r>
        <w:proofErr w:type="spellEnd"/>
        <w:r w:rsidRPr="00CA1CA9">
          <w:rPr>
            <w:rFonts w:ascii="Times New Roman" w:eastAsia="Calibri" w:hAnsi="Times New Roman" w:cs="Times New Roman"/>
            <w:sz w:val="20"/>
            <w:szCs w:val="20"/>
            <w:shd w:val="clear" w:color="auto" w:fill="FFFFFF"/>
            <w:lang w:val="en-US"/>
          </w:rPr>
          <w:t>" Value="Black"/&gt;</w:t>
        </w:r>
      </w:ins>
    </w:p>
    <w:p w14:paraId="3A30BCE9" w14:textId="77777777" w:rsidR="00CC67A4" w:rsidRPr="00CA1CA9" w:rsidRDefault="00CC67A4" w:rsidP="00CC67A4">
      <w:pPr>
        <w:rPr>
          <w:ins w:id="14021" w:author="Airat Shigapov" w:date="2021-10-29T16:39:00Z"/>
          <w:rFonts w:ascii="Times New Roman" w:eastAsia="Calibri" w:hAnsi="Times New Roman" w:cs="Times New Roman"/>
          <w:sz w:val="20"/>
          <w:szCs w:val="20"/>
          <w:shd w:val="clear" w:color="auto" w:fill="FFFFFF"/>
          <w:lang w:val="en-US"/>
        </w:rPr>
      </w:pPr>
      <w:ins w:id="14022" w:author="Airat Shigapov" w:date="2021-10-29T16:39:00Z">
        <w:r w:rsidRPr="00CA1CA9">
          <w:rPr>
            <w:rFonts w:ascii="Times New Roman" w:eastAsia="Calibri" w:hAnsi="Times New Roman" w:cs="Times New Roman"/>
            <w:sz w:val="20"/>
            <w:szCs w:val="20"/>
            <w:shd w:val="clear" w:color="auto" w:fill="FFFFFF"/>
            <w:lang w:val="en-US"/>
          </w:rPr>
          <w:lastRenderedPageBreak/>
          <w:t xml:space="preserve">                        &lt;Setter Property="Foreground" Value="Black"/&gt;</w:t>
        </w:r>
      </w:ins>
    </w:p>
    <w:p w14:paraId="7ACC0F0F" w14:textId="77777777" w:rsidR="00CC67A4" w:rsidRPr="00CA1CA9" w:rsidRDefault="00CC67A4" w:rsidP="00CC67A4">
      <w:pPr>
        <w:rPr>
          <w:ins w:id="14023" w:author="Airat Shigapov" w:date="2021-10-29T16:39:00Z"/>
          <w:rFonts w:ascii="Times New Roman" w:eastAsia="Calibri" w:hAnsi="Times New Roman" w:cs="Times New Roman"/>
          <w:sz w:val="20"/>
          <w:szCs w:val="20"/>
          <w:shd w:val="clear" w:color="auto" w:fill="FFFFFF"/>
          <w:lang w:val="en-US"/>
        </w:rPr>
      </w:pPr>
      <w:ins w:id="14024" w:author="Airat Shigapov" w:date="2021-10-29T16:39:00Z">
        <w:r w:rsidRPr="00CA1CA9">
          <w:rPr>
            <w:rFonts w:ascii="Times New Roman" w:eastAsia="Calibri" w:hAnsi="Times New Roman" w:cs="Times New Roman"/>
            <w:sz w:val="20"/>
            <w:szCs w:val="20"/>
            <w:shd w:val="clear" w:color="auto" w:fill="FFFFFF"/>
            <w:lang w:val="en-US"/>
          </w:rPr>
          <w:t xml:space="preserve">                        &lt;Setter Property="</w:t>
        </w:r>
        <w:proofErr w:type="spellStart"/>
        <w:r w:rsidRPr="00CA1CA9">
          <w:rPr>
            <w:rFonts w:ascii="Times New Roman" w:eastAsia="Calibri" w:hAnsi="Times New Roman" w:cs="Times New Roman"/>
            <w:sz w:val="20"/>
            <w:szCs w:val="20"/>
            <w:shd w:val="clear" w:color="auto" w:fill="FFFFFF"/>
            <w:lang w:val="en-US"/>
          </w:rPr>
          <w:t>FontSize</w:t>
        </w:r>
        <w:proofErr w:type="spellEnd"/>
        <w:r w:rsidRPr="00CA1CA9">
          <w:rPr>
            <w:rFonts w:ascii="Times New Roman" w:eastAsia="Calibri" w:hAnsi="Times New Roman" w:cs="Times New Roman"/>
            <w:sz w:val="20"/>
            <w:szCs w:val="20"/>
            <w:shd w:val="clear" w:color="auto" w:fill="FFFFFF"/>
            <w:lang w:val="en-US"/>
          </w:rPr>
          <w:t>" Value="16"/&gt;</w:t>
        </w:r>
      </w:ins>
    </w:p>
    <w:p w14:paraId="016A992E" w14:textId="77777777" w:rsidR="00CC67A4" w:rsidRPr="00CA1CA9" w:rsidRDefault="00CC67A4" w:rsidP="00CC67A4">
      <w:pPr>
        <w:rPr>
          <w:ins w:id="14025" w:author="Airat Shigapov" w:date="2021-10-29T16:39:00Z"/>
          <w:rFonts w:ascii="Times New Roman" w:eastAsia="Calibri" w:hAnsi="Times New Roman" w:cs="Times New Roman"/>
          <w:sz w:val="20"/>
          <w:szCs w:val="20"/>
          <w:shd w:val="clear" w:color="auto" w:fill="FFFFFF"/>
          <w:lang w:val="en-US"/>
        </w:rPr>
      </w:pPr>
      <w:ins w:id="14026" w:author="Airat Shigapov" w:date="2021-10-29T16:39:00Z">
        <w:r w:rsidRPr="00CA1CA9">
          <w:rPr>
            <w:rFonts w:ascii="Times New Roman" w:eastAsia="Calibri" w:hAnsi="Times New Roman" w:cs="Times New Roman"/>
            <w:sz w:val="20"/>
            <w:szCs w:val="20"/>
            <w:shd w:val="clear" w:color="auto" w:fill="FFFFFF"/>
            <w:lang w:val="en-US"/>
          </w:rPr>
          <w:t xml:space="preserve">                        &lt;Setter Property="</w:t>
        </w:r>
        <w:proofErr w:type="spellStart"/>
        <w:r w:rsidRPr="00CA1CA9">
          <w:rPr>
            <w:rFonts w:ascii="Times New Roman" w:eastAsia="Calibri" w:hAnsi="Times New Roman" w:cs="Times New Roman"/>
            <w:sz w:val="20"/>
            <w:szCs w:val="20"/>
            <w:shd w:val="clear" w:color="auto" w:fill="FFFFFF"/>
            <w:lang w:val="en-US"/>
          </w:rPr>
          <w:t>VerticalContentAlignment</w:t>
        </w:r>
        <w:proofErr w:type="spellEnd"/>
        <w:r w:rsidRPr="00CA1CA9">
          <w:rPr>
            <w:rFonts w:ascii="Times New Roman" w:eastAsia="Calibri" w:hAnsi="Times New Roman" w:cs="Times New Roman"/>
            <w:sz w:val="20"/>
            <w:szCs w:val="20"/>
            <w:shd w:val="clear" w:color="auto" w:fill="FFFFFF"/>
            <w:lang w:val="en-US"/>
          </w:rPr>
          <w:t>" Value="Center"/&gt;</w:t>
        </w:r>
      </w:ins>
    </w:p>
    <w:p w14:paraId="71832E62" w14:textId="77777777" w:rsidR="00CC67A4" w:rsidRPr="00CA1CA9" w:rsidRDefault="00CC67A4" w:rsidP="00CC67A4">
      <w:pPr>
        <w:rPr>
          <w:ins w:id="14027" w:author="Airat Shigapov" w:date="2021-10-29T16:39:00Z"/>
          <w:rFonts w:ascii="Times New Roman" w:eastAsia="Calibri" w:hAnsi="Times New Roman" w:cs="Times New Roman"/>
          <w:sz w:val="20"/>
          <w:szCs w:val="20"/>
          <w:shd w:val="clear" w:color="auto" w:fill="FFFFFF"/>
          <w:lang w:val="en-US"/>
        </w:rPr>
      </w:pPr>
      <w:ins w:id="14028" w:author="Airat Shigapov" w:date="2021-10-29T16:39:00Z">
        <w:r w:rsidRPr="00CA1CA9">
          <w:rPr>
            <w:rFonts w:ascii="Times New Roman" w:eastAsia="Calibri" w:hAnsi="Times New Roman" w:cs="Times New Roman"/>
            <w:sz w:val="20"/>
            <w:szCs w:val="20"/>
            <w:shd w:val="clear" w:color="auto" w:fill="FFFFFF"/>
            <w:lang w:val="en-US"/>
          </w:rPr>
          <w:t xml:space="preserve">                    &lt;/Style&gt;</w:t>
        </w:r>
      </w:ins>
    </w:p>
    <w:p w14:paraId="50975A0A" w14:textId="77777777" w:rsidR="00CC67A4" w:rsidRPr="00CA1CA9" w:rsidRDefault="00CC67A4" w:rsidP="00CC67A4">
      <w:pPr>
        <w:rPr>
          <w:ins w:id="14029" w:author="Airat Shigapov" w:date="2021-10-29T16:39:00Z"/>
          <w:rFonts w:ascii="Times New Roman" w:eastAsia="Calibri" w:hAnsi="Times New Roman" w:cs="Times New Roman"/>
          <w:sz w:val="20"/>
          <w:szCs w:val="20"/>
          <w:shd w:val="clear" w:color="auto" w:fill="FFFFFF"/>
          <w:lang w:val="en-US"/>
        </w:rPr>
      </w:pPr>
      <w:ins w:id="14030" w:author="Airat Shigapov" w:date="2021-10-29T16:39:00Z">
        <w:r w:rsidRPr="00CA1CA9">
          <w:rPr>
            <w:rFonts w:ascii="Times New Roman" w:eastAsia="Calibri" w:hAnsi="Times New Roman" w:cs="Times New Roman"/>
            <w:sz w:val="20"/>
            <w:szCs w:val="20"/>
            <w:shd w:val="clear" w:color="auto" w:fill="FFFFFF"/>
            <w:lang w:val="en-US"/>
          </w:rPr>
          <w:t xml:space="preserve">                &lt;/</w:t>
        </w:r>
        <w:proofErr w:type="spellStart"/>
        <w:r w:rsidRPr="00CA1CA9">
          <w:rPr>
            <w:rFonts w:ascii="Times New Roman" w:eastAsia="Calibri" w:hAnsi="Times New Roman" w:cs="Times New Roman"/>
            <w:sz w:val="20"/>
            <w:szCs w:val="20"/>
            <w:shd w:val="clear" w:color="auto" w:fill="FFFFFF"/>
            <w:lang w:val="en-US"/>
          </w:rPr>
          <w:t>StackPanel.Resources</w:t>
        </w:r>
        <w:proofErr w:type="spellEnd"/>
        <w:r w:rsidRPr="00CA1CA9">
          <w:rPr>
            <w:rFonts w:ascii="Times New Roman" w:eastAsia="Calibri" w:hAnsi="Times New Roman" w:cs="Times New Roman"/>
            <w:sz w:val="20"/>
            <w:szCs w:val="20"/>
            <w:shd w:val="clear" w:color="auto" w:fill="FFFFFF"/>
            <w:lang w:val="en-US"/>
          </w:rPr>
          <w:t>&gt;</w:t>
        </w:r>
      </w:ins>
    </w:p>
    <w:p w14:paraId="5966215A" w14:textId="77777777" w:rsidR="00CC67A4" w:rsidRPr="00CA1CA9" w:rsidRDefault="00CC67A4" w:rsidP="00CC67A4">
      <w:pPr>
        <w:rPr>
          <w:ins w:id="14031" w:author="Airat Shigapov" w:date="2021-10-29T16:39:00Z"/>
          <w:rFonts w:ascii="Times New Roman" w:eastAsia="Calibri" w:hAnsi="Times New Roman" w:cs="Times New Roman"/>
          <w:sz w:val="20"/>
          <w:szCs w:val="20"/>
          <w:shd w:val="clear" w:color="auto" w:fill="FFFFFF"/>
          <w:lang w:val="en-US"/>
        </w:rPr>
      </w:pPr>
      <w:ins w:id="14032" w:author="Airat Shigapov" w:date="2021-10-29T16:39:00Z">
        <w:r w:rsidRPr="00CA1CA9">
          <w:rPr>
            <w:rFonts w:ascii="Times New Roman" w:eastAsia="Calibri" w:hAnsi="Times New Roman" w:cs="Times New Roman"/>
            <w:sz w:val="20"/>
            <w:szCs w:val="20"/>
            <w:shd w:val="clear" w:color="auto" w:fill="FFFFFF"/>
            <w:lang w:val="en-US"/>
          </w:rPr>
          <w:t xml:space="preserve">                &lt;Grid Margin="0,17,0,0"&gt;</w:t>
        </w:r>
      </w:ins>
    </w:p>
    <w:p w14:paraId="3E1A4CDE" w14:textId="77777777" w:rsidR="00CC67A4" w:rsidRPr="00CA1CA9" w:rsidRDefault="00CC67A4" w:rsidP="00CC67A4">
      <w:pPr>
        <w:rPr>
          <w:ins w:id="14033" w:author="Airat Shigapov" w:date="2021-10-29T16:39:00Z"/>
          <w:rFonts w:ascii="Times New Roman" w:eastAsia="Calibri" w:hAnsi="Times New Roman" w:cs="Times New Roman"/>
          <w:sz w:val="20"/>
          <w:szCs w:val="20"/>
          <w:shd w:val="clear" w:color="auto" w:fill="FFFFFF"/>
          <w:lang w:val="en-US"/>
        </w:rPr>
      </w:pPr>
      <w:ins w:id="14034" w:author="Airat Shigapov" w:date="2021-10-29T16:39:00Z">
        <w:r w:rsidRPr="00CA1CA9">
          <w:rPr>
            <w:rFonts w:ascii="Times New Roman" w:eastAsia="Calibri" w:hAnsi="Times New Roman" w:cs="Times New Roman"/>
            <w:sz w:val="20"/>
            <w:szCs w:val="20"/>
            <w:shd w:val="clear" w:color="auto" w:fill="FFFFFF"/>
            <w:lang w:val="en-US"/>
          </w:rPr>
          <w:t xml:space="preserve">                    &lt;</w:t>
        </w:r>
        <w:proofErr w:type="spellStart"/>
        <w:r w:rsidRPr="00CA1CA9">
          <w:rPr>
            <w:rFonts w:ascii="Times New Roman" w:eastAsia="Calibri" w:hAnsi="Times New Roman" w:cs="Times New Roman"/>
            <w:sz w:val="20"/>
            <w:szCs w:val="20"/>
            <w:shd w:val="clear" w:color="auto" w:fill="FFFFFF"/>
            <w:lang w:val="en-US"/>
          </w:rPr>
          <w:t>TextBox</w:t>
        </w:r>
        <w:proofErr w:type="spellEnd"/>
        <w:r w:rsidRPr="00CA1CA9">
          <w:rPr>
            <w:rFonts w:ascii="Times New Roman" w:eastAsia="Calibri" w:hAnsi="Times New Roman" w:cs="Times New Roman"/>
            <w:sz w:val="20"/>
            <w:szCs w:val="20"/>
            <w:shd w:val="clear" w:color="auto" w:fill="FFFFFF"/>
            <w:lang w:val="en-US"/>
          </w:rPr>
          <w:t xml:space="preserve"> </w:t>
        </w:r>
        <w:proofErr w:type="gramStart"/>
        <w:r w:rsidRPr="00CA1CA9">
          <w:rPr>
            <w:rFonts w:ascii="Times New Roman" w:eastAsia="Calibri" w:hAnsi="Times New Roman" w:cs="Times New Roman"/>
            <w:sz w:val="20"/>
            <w:szCs w:val="20"/>
            <w:shd w:val="clear" w:color="auto" w:fill="FFFFFF"/>
            <w:lang w:val="en-US"/>
          </w:rPr>
          <w:t>x:Name</w:t>
        </w:r>
        <w:proofErr w:type="gramEnd"/>
        <w:r w:rsidRPr="00CA1CA9">
          <w:rPr>
            <w:rFonts w:ascii="Times New Roman" w:eastAsia="Calibri" w:hAnsi="Times New Roman" w:cs="Times New Roman"/>
            <w:sz w:val="20"/>
            <w:szCs w:val="20"/>
            <w:shd w:val="clear" w:color="auto" w:fill="FFFFFF"/>
            <w:lang w:val="en-US"/>
          </w:rPr>
          <w:t>="passwordfield1"</w:t>
        </w:r>
      </w:ins>
    </w:p>
    <w:p w14:paraId="1203ABF4" w14:textId="77777777" w:rsidR="00CC67A4" w:rsidRPr="00CA1CA9" w:rsidRDefault="00CC67A4" w:rsidP="00CC67A4">
      <w:pPr>
        <w:rPr>
          <w:ins w:id="14035" w:author="Airat Shigapov" w:date="2021-10-29T16:39:00Z"/>
          <w:rFonts w:ascii="Times New Roman" w:eastAsia="Calibri" w:hAnsi="Times New Roman" w:cs="Times New Roman"/>
          <w:sz w:val="20"/>
          <w:szCs w:val="20"/>
          <w:shd w:val="clear" w:color="auto" w:fill="FFFFFF"/>
          <w:lang w:val="en-US"/>
        </w:rPr>
      </w:pPr>
      <w:ins w:id="14036" w:author="Airat Shigapov" w:date="2021-10-29T16:39:00Z">
        <w:r w:rsidRPr="00CA1CA9">
          <w:rPr>
            <w:rFonts w:ascii="Times New Roman" w:eastAsia="Calibri" w:hAnsi="Times New Roman" w:cs="Times New Roman"/>
            <w:sz w:val="20"/>
            <w:szCs w:val="20"/>
            <w:shd w:val="clear" w:color="auto" w:fill="FFFFFF"/>
            <w:lang w:val="en-US"/>
          </w:rPr>
          <w:t xml:space="preserve">                             Text="</w:t>
        </w:r>
        <w:proofErr w:type="spellStart"/>
        <w:r w:rsidRPr="00CA1CA9">
          <w:rPr>
            <w:rFonts w:ascii="Times New Roman" w:eastAsia="Calibri" w:hAnsi="Times New Roman" w:cs="Times New Roman"/>
            <w:sz w:val="20"/>
            <w:szCs w:val="20"/>
            <w:shd w:val="clear" w:color="auto" w:fill="FFFFFF"/>
            <w:lang w:val="en-US"/>
          </w:rPr>
          <w:t>Старый</w:t>
        </w:r>
        <w:proofErr w:type="spellEnd"/>
        <w:r w:rsidRPr="00CA1CA9">
          <w:rPr>
            <w:rFonts w:ascii="Times New Roman" w:eastAsia="Calibri" w:hAnsi="Times New Roman" w:cs="Times New Roman"/>
            <w:sz w:val="20"/>
            <w:szCs w:val="20"/>
            <w:shd w:val="clear" w:color="auto" w:fill="FFFFFF"/>
            <w:lang w:val="en-US"/>
          </w:rPr>
          <w:t xml:space="preserve"> пароль"</w:t>
        </w:r>
      </w:ins>
    </w:p>
    <w:p w14:paraId="31E8782C" w14:textId="77777777" w:rsidR="00CC67A4" w:rsidRPr="00CA1CA9" w:rsidRDefault="00CC67A4" w:rsidP="00CC67A4">
      <w:pPr>
        <w:rPr>
          <w:ins w:id="14037" w:author="Airat Shigapov" w:date="2021-10-29T16:39:00Z"/>
          <w:rFonts w:ascii="Times New Roman" w:eastAsia="Calibri" w:hAnsi="Times New Roman" w:cs="Times New Roman"/>
          <w:sz w:val="20"/>
          <w:szCs w:val="20"/>
          <w:shd w:val="clear" w:color="auto" w:fill="FFFFFF"/>
          <w:lang w:val="en-US"/>
        </w:rPr>
      </w:pPr>
      <w:ins w:id="14038" w:author="Airat Shigapov" w:date="2021-10-29T16:39:00Z">
        <w:r w:rsidRPr="00CA1CA9">
          <w:rPr>
            <w:rFonts w:ascii="Times New Roman" w:eastAsia="Calibri" w:hAnsi="Times New Roman" w:cs="Times New Roman"/>
            <w:sz w:val="20"/>
            <w:szCs w:val="20"/>
            <w:shd w:val="clear" w:color="auto" w:fill="FFFFFF"/>
            <w:lang w:val="en-US"/>
          </w:rPr>
          <w:t xml:space="preserve">                             </w:t>
        </w:r>
        <w:proofErr w:type="spellStart"/>
        <w:r w:rsidRPr="00CA1CA9">
          <w:rPr>
            <w:rFonts w:ascii="Times New Roman" w:eastAsia="Calibri" w:hAnsi="Times New Roman" w:cs="Times New Roman"/>
            <w:sz w:val="20"/>
            <w:szCs w:val="20"/>
            <w:shd w:val="clear" w:color="auto" w:fill="FFFFFF"/>
            <w:lang w:val="en-US"/>
          </w:rPr>
          <w:t>GotFocus</w:t>
        </w:r>
        <w:proofErr w:type="spellEnd"/>
        <w:r w:rsidRPr="00CA1CA9">
          <w:rPr>
            <w:rFonts w:ascii="Times New Roman" w:eastAsia="Calibri" w:hAnsi="Times New Roman" w:cs="Times New Roman"/>
            <w:sz w:val="20"/>
            <w:szCs w:val="20"/>
            <w:shd w:val="clear" w:color="auto" w:fill="FFFFFF"/>
            <w:lang w:val="en-US"/>
          </w:rPr>
          <w:t>="</w:t>
        </w:r>
        <w:proofErr w:type="spellStart"/>
        <w:r w:rsidRPr="00CA1CA9">
          <w:rPr>
            <w:rFonts w:ascii="Times New Roman" w:eastAsia="Calibri" w:hAnsi="Times New Roman" w:cs="Times New Roman"/>
            <w:sz w:val="20"/>
            <w:szCs w:val="20"/>
            <w:shd w:val="clear" w:color="auto" w:fill="FFFFFF"/>
            <w:lang w:val="en-US"/>
          </w:rPr>
          <w:t>passwordfield_GotFocus</w:t>
        </w:r>
        <w:proofErr w:type="spellEnd"/>
        <w:r w:rsidRPr="00CA1CA9">
          <w:rPr>
            <w:rFonts w:ascii="Times New Roman" w:eastAsia="Calibri" w:hAnsi="Times New Roman" w:cs="Times New Roman"/>
            <w:sz w:val="20"/>
            <w:szCs w:val="20"/>
            <w:shd w:val="clear" w:color="auto" w:fill="FFFFFF"/>
            <w:lang w:val="en-US"/>
          </w:rPr>
          <w:t>"&gt;</w:t>
        </w:r>
      </w:ins>
    </w:p>
    <w:p w14:paraId="3E57033B" w14:textId="77777777" w:rsidR="00CC67A4" w:rsidRPr="00CA1CA9" w:rsidRDefault="00CC67A4" w:rsidP="00CC67A4">
      <w:pPr>
        <w:rPr>
          <w:ins w:id="14039" w:author="Airat Shigapov" w:date="2021-10-29T16:39:00Z"/>
          <w:rFonts w:ascii="Times New Roman" w:eastAsia="Calibri" w:hAnsi="Times New Roman" w:cs="Times New Roman"/>
          <w:sz w:val="20"/>
          <w:szCs w:val="20"/>
          <w:shd w:val="clear" w:color="auto" w:fill="FFFFFF"/>
          <w:lang w:val="en-US"/>
        </w:rPr>
      </w:pPr>
      <w:ins w:id="14040" w:author="Airat Shigapov" w:date="2021-10-29T16:39:00Z">
        <w:r w:rsidRPr="00CA1CA9">
          <w:rPr>
            <w:rFonts w:ascii="Times New Roman" w:eastAsia="Calibri" w:hAnsi="Times New Roman" w:cs="Times New Roman"/>
            <w:sz w:val="20"/>
            <w:szCs w:val="20"/>
            <w:shd w:val="clear" w:color="auto" w:fill="FFFFFF"/>
            <w:lang w:val="en-US"/>
          </w:rPr>
          <w:t xml:space="preserve">                    &lt;/</w:t>
        </w:r>
        <w:proofErr w:type="spellStart"/>
        <w:r w:rsidRPr="00CA1CA9">
          <w:rPr>
            <w:rFonts w:ascii="Times New Roman" w:eastAsia="Calibri" w:hAnsi="Times New Roman" w:cs="Times New Roman"/>
            <w:sz w:val="20"/>
            <w:szCs w:val="20"/>
            <w:shd w:val="clear" w:color="auto" w:fill="FFFFFF"/>
            <w:lang w:val="en-US"/>
          </w:rPr>
          <w:t>TextBox</w:t>
        </w:r>
        <w:proofErr w:type="spellEnd"/>
        <w:r w:rsidRPr="00CA1CA9">
          <w:rPr>
            <w:rFonts w:ascii="Times New Roman" w:eastAsia="Calibri" w:hAnsi="Times New Roman" w:cs="Times New Roman"/>
            <w:sz w:val="20"/>
            <w:szCs w:val="20"/>
            <w:shd w:val="clear" w:color="auto" w:fill="FFFFFF"/>
            <w:lang w:val="en-US"/>
          </w:rPr>
          <w:t>&gt;</w:t>
        </w:r>
      </w:ins>
    </w:p>
    <w:p w14:paraId="2B23C0B5" w14:textId="77777777" w:rsidR="00CC67A4" w:rsidRPr="00CA1CA9" w:rsidRDefault="00CC67A4" w:rsidP="00CC67A4">
      <w:pPr>
        <w:rPr>
          <w:ins w:id="14041" w:author="Airat Shigapov" w:date="2021-10-29T16:39:00Z"/>
          <w:rFonts w:ascii="Times New Roman" w:eastAsia="Calibri" w:hAnsi="Times New Roman" w:cs="Times New Roman"/>
          <w:sz w:val="20"/>
          <w:szCs w:val="20"/>
          <w:shd w:val="clear" w:color="auto" w:fill="FFFFFF"/>
          <w:lang w:val="en-US"/>
        </w:rPr>
      </w:pPr>
      <w:ins w:id="14042" w:author="Airat Shigapov" w:date="2021-10-29T16:39:00Z">
        <w:r w:rsidRPr="00CA1CA9">
          <w:rPr>
            <w:rFonts w:ascii="Times New Roman" w:eastAsia="Calibri" w:hAnsi="Times New Roman" w:cs="Times New Roman"/>
            <w:sz w:val="20"/>
            <w:szCs w:val="20"/>
            <w:shd w:val="clear" w:color="auto" w:fill="FFFFFF"/>
            <w:lang w:val="en-US"/>
          </w:rPr>
          <w:t xml:space="preserve">                    &lt;</w:t>
        </w:r>
        <w:proofErr w:type="spellStart"/>
        <w:r w:rsidRPr="00CA1CA9">
          <w:rPr>
            <w:rFonts w:ascii="Times New Roman" w:eastAsia="Calibri" w:hAnsi="Times New Roman" w:cs="Times New Roman"/>
            <w:sz w:val="20"/>
            <w:szCs w:val="20"/>
            <w:shd w:val="clear" w:color="auto" w:fill="FFFFFF"/>
            <w:lang w:val="en-US"/>
          </w:rPr>
          <w:t>PasswordBox</w:t>
        </w:r>
        <w:proofErr w:type="spellEnd"/>
        <w:r w:rsidRPr="00CA1CA9">
          <w:rPr>
            <w:rFonts w:ascii="Times New Roman" w:eastAsia="Calibri" w:hAnsi="Times New Roman" w:cs="Times New Roman"/>
            <w:sz w:val="20"/>
            <w:szCs w:val="20"/>
            <w:shd w:val="clear" w:color="auto" w:fill="FFFFFF"/>
            <w:lang w:val="en-US"/>
          </w:rPr>
          <w:t xml:space="preserve"> </w:t>
        </w:r>
        <w:proofErr w:type="gramStart"/>
        <w:r w:rsidRPr="00CA1CA9">
          <w:rPr>
            <w:rFonts w:ascii="Times New Roman" w:eastAsia="Calibri" w:hAnsi="Times New Roman" w:cs="Times New Roman"/>
            <w:sz w:val="20"/>
            <w:szCs w:val="20"/>
            <w:shd w:val="clear" w:color="auto" w:fill="FFFFFF"/>
            <w:lang w:val="en-US"/>
          </w:rPr>
          <w:t>x:Name</w:t>
        </w:r>
        <w:proofErr w:type="gramEnd"/>
        <w:r w:rsidRPr="00CA1CA9">
          <w:rPr>
            <w:rFonts w:ascii="Times New Roman" w:eastAsia="Calibri" w:hAnsi="Times New Roman" w:cs="Times New Roman"/>
            <w:sz w:val="20"/>
            <w:szCs w:val="20"/>
            <w:shd w:val="clear" w:color="auto" w:fill="FFFFFF"/>
            <w:lang w:val="en-US"/>
          </w:rPr>
          <w:t xml:space="preserve">="passwordPast" </w:t>
        </w:r>
      </w:ins>
    </w:p>
    <w:p w14:paraId="15A4A42B" w14:textId="77777777" w:rsidR="00CC67A4" w:rsidRPr="00CA1CA9" w:rsidRDefault="00CC67A4" w:rsidP="00CC67A4">
      <w:pPr>
        <w:rPr>
          <w:ins w:id="14043" w:author="Airat Shigapov" w:date="2021-10-29T16:39:00Z"/>
          <w:rFonts w:ascii="Times New Roman" w:eastAsia="Calibri" w:hAnsi="Times New Roman" w:cs="Times New Roman"/>
          <w:sz w:val="20"/>
          <w:szCs w:val="20"/>
          <w:shd w:val="clear" w:color="auto" w:fill="FFFFFF"/>
          <w:lang w:val="en-US"/>
        </w:rPr>
      </w:pPr>
      <w:ins w:id="14044" w:author="Airat Shigapov" w:date="2021-10-29T16:39:00Z">
        <w:r w:rsidRPr="00CA1CA9">
          <w:rPr>
            <w:rFonts w:ascii="Times New Roman" w:eastAsia="Calibri" w:hAnsi="Times New Roman" w:cs="Times New Roman"/>
            <w:sz w:val="20"/>
            <w:szCs w:val="20"/>
            <w:shd w:val="clear" w:color="auto" w:fill="FFFFFF"/>
            <w:lang w:val="en-US"/>
          </w:rPr>
          <w:t xml:space="preserve">                                 </w:t>
        </w:r>
        <w:proofErr w:type="spellStart"/>
        <w:r w:rsidRPr="00CA1CA9">
          <w:rPr>
            <w:rFonts w:ascii="Times New Roman" w:eastAsia="Calibri" w:hAnsi="Times New Roman" w:cs="Times New Roman"/>
            <w:sz w:val="20"/>
            <w:szCs w:val="20"/>
            <w:shd w:val="clear" w:color="auto" w:fill="FFFFFF"/>
            <w:lang w:val="en-US"/>
          </w:rPr>
          <w:t>BorderThickness</w:t>
        </w:r>
        <w:proofErr w:type="spellEnd"/>
        <w:r w:rsidRPr="00CA1CA9">
          <w:rPr>
            <w:rFonts w:ascii="Times New Roman" w:eastAsia="Calibri" w:hAnsi="Times New Roman" w:cs="Times New Roman"/>
            <w:sz w:val="20"/>
            <w:szCs w:val="20"/>
            <w:shd w:val="clear" w:color="auto" w:fill="FFFFFF"/>
            <w:lang w:val="en-US"/>
          </w:rPr>
          <w:t>="1"</w:t>
        </w:r>
      </w:ins>
    </w:p>
    <w:p w14:paraId="683AB2E0" w14:textId="77777777" w:rsidR="00CC67A4" w:rsidRPr="00CA1CA9" w:rsidRDefault="00CC67A4" w:rsidP="00CC67A4">
      <w:pPr>
        <w:rPr>
          <w:ins w:id="14045" w:author="Airat Shigapov" w:date="2021-10-29T16:39:00Z"/>
          <w:rFonts w:ascii="Times New Roman" w:eastAsia="Calibri" w:hAnsi="Times New Roman" w:cs="Times New Roman"/>
          <w:sz w:val="20"/>
          <w:szCs w:val="20"/>
          <w:shd w:val="clear" w:color="auto" w:fill="FFFFFF"/>
          <w:lang w:val="en-US"/>
        </w:rPr>
      </w:pPr>
      <w:ins w:id="14046" w:author="Airat Shigapov" w:date="2021-10-29T16:39:00Z">
        <w:r w:rsidRPr="00CA1CA9">
          <w:rPr>
            <w:rFonts w:ascii="Times New Roman" w:eastAsia="Calibri" w:hAnsi="Times New Roman" w:cs="Times New Roman"/>
            <w:sz w:val="20"/>
            <w:szCs w:val="20"/>
            <w:shd w:val="clear" w:color="auto" w:fill="FFFFFF"/>
            <w:lang w:val="en-US"/>
          </w:rPr>
          <w:t xml:space="preserve">                                 Visibility="Hidden"</w:t>
        </w:r>
      </w:ins>
    </w:p>
    <w:p w14:paraId="2EED307D" w14:textId="77777777" w:rsidR="00CC67A4" w:rsidRPr="00CA1CA9" w:rsidRDefault="00CC67A4" w:rsidP="00CC67A4">
      <w:pPr>
        <w:rPr>
          <w:ins w:id="14047" w:author="Airat Shigapov" w:date="2021-10-29T16:39:00Z"/>
          <w:rFonts w:ascii="Times New Roman" w:eastAsia="Calibri" w:hAnsi="Times New Roman" w:cs="Times New Roman"/>
          <w:sz w:val="20"/>
          <w:szCs w:val="20"/>
          <w:shd w:val="clear" w:color="auto" w:fill="FFFFFF"/>
          <w:lang w:val="en-US"/>
        </w:rPr>
      </w:pPr>
      <w:ins w:id="14048" w:author="Airat Shigapov" w:date="2021-10-29T16:39:00Z">
        <w:r w:rsidRPr="00CA1CA9">
          <w:rPr>
            <w:rFonts w:ascii="Times New Roman" w:eastAsia="Calibri" w:hAnsi="Times New Roman" w:cs="Times New Roman"/>
            <w:sz w:val="20"/>
            <w:szCs w:val="20"/>
            <w:shd w:val="clear" w:color="auto" w:fill="FFFFFF"/>
            <w:lang w:val="en-US"/>
          </w:rPr>
          <w:t xml:space="preserve">                                 </w:t>
        </w:r>
        <w:proofErr w:type="spellStart"/>
        <w:r w:rsidRPr="00CA1CA9">
          <w:rPr>
            <w:rFonts w:ascii="Times New Roman" w:eastAsia="Calibri" w:hAnsi="Times New Roman" w:cs="Times New Roman"/>
            <w:sz w:val="20"/>
            <w:szCs w:val="20"/>
            <w:shd w:val="clear" w:color="auto" w:fill="FFFFFF"/>
            <w:lang w:val="en-US"/>
          </w:rPr>
          <w:t>LostFocus</w:t>
        </w:r>
        <w:proofErr w:type="spellEnd"/>
        <w:r w:rsidRPr="00CA1CA9">
          <w:rPr>
            <w:rFonts w:ascii="Times New Roman" w:eastAsia="Calibri" w:hAnsi="Times New Roman" w:cs="Times New Roman"/>
            <w:sz w:val="20"/>
            <w:szCs w:val="20"/>
            <w:shd w:val="clear" w:color="auto" w:fill="FFFFFF"/>
            <w:lang w:val="en-US"/>
          </w:rPr>
          <w:t>="</w:t>
        </w:r>
        <w:proofErr w:type="spellStart"/>
        <w:r w:rsidRPr="00CA1CA9">
          <w:rPr>
            <w:rFonts w:ascii="Times New Roman" w:eastAsia="Calibri" w:hAnsi="Times New Roman" w:cs="Times New Roman"/>
            <w:sz w:val="20"/>
            <w:szCs w:val="20"/>
            <w:shd w:val="clear" w:color="auto" w:fill="FFFFFF"/>
            <w:lang w:val="en-US"/>
          </w:rPr>
          <w:t>passwordPasr_LostFocus</w:t>
        </w:r>
        <w:proofErr w:type="spellEnd"/>
        <w:r w:rsidRPr="00CA1CA9">
          <w:rPr>
            <w:rFonts w:ascii="Times New Roman" w:eastAsia="Calibri" w:hAnsi="Times New Roman" w:cs="Times New Roman"/>
            <w:sz w:val="20"/>
            <w:szCs w:val="20"/>
            <w:shd w:val="clear" w:color="auto" w:fill="FFFFFF"/>
            <w:lang w:val="en-US"/>
          </w:rPr>
          <w:t>"/&gt;</w:t>
        </w:r>
      </w:ins>
    </w:p>
    <w:p w14:paraId="5C6A0194" w14:textId="77777777" w:rsidR="00CC67A4" w:rsidRPr="00CA1CA9" w:rsidRDefault="00CC67A4" w:rsidP="00CC67A4">
      <w:pPr>
        <w:rPr>
          <w:ins w:id="14049" w:author="Airat Shigapov" w:date="2021-10-29T16:39:00Z"/>
          <w:rFonts w:ascii="Times New Roman" w:eastAsia="Calibri" w:hAnsi="Times New Roman" w:cs="Times New Roman"/>
          <w:sz w:val="20"/>
          <w:szCs w:val="20"/>
          <w:shd w:val="clear" w:color="auto" w:fill="FFFFFF"/>
          <w:lang w:val="en-US"/>
        </w:rPr>
      </w:pPr>
      <w:ins w:id="14050" w:author="Airat Shigapov" w:date="2021-10-29T16:39:00Z">
        <w:r w:rsidRPr="00CA1CA9">
          <w:rPr>
            <w:rFonts w:ascii="Times New Roman" w:eastAsia="Calibri" w:hAnsi="Times New Roman" w:cs="Times New Roman"/>
            <w:sz w:val="20"/>
            <w:szCs w:val="20"/>
            <w:shd w:val="clear" w:color="auto" w:fill="FFFFFF"/>
            <w:lang w:val="en-US"/>
          </w:rPr>
          <w:t xml:space="preserve">                &lt;/Grid&gt;</w:t>
        </w:r>
      </w:ins>
    </w:p>
    <w:p w14:paraId="69CB6042" w14:textId="77777777" w:rsidR="00CC67A4" w:rsidRPr="00CA1CA9" w:rsidRDefault="00CC67A4" w:rsidP="00CC67A4">
      <w:pPr>
        <w:rPr>
          <w:ins w:id="14051" w:author="Airat Shigapov" w:date="2021-10-29T16:39:00Z"/>
          <w:rFonts w:ascii="Times New Roman" w:eastAsia="Calibri" w:hAnsi="Times New Roman" w:cs="Times New Roman"/>
          <w:sz w:val="20"/>
          <w:szCs w:val="20"/>
          <w:shd w:val="clear" w:color="auto" w:fill="FFFFFF"/>
          <w:lang w:val="en-US"/>
        </w:rPr>
      </w:pPr>
      <w:ins w:id="14052" w:author="Airat Shigapov" w:date="2021-10-29T16:39:00Z">
        <w:r w:rsidRPr="00CA1CA9">
          <w:rPr>
            <w:rFonts w:ascii="Times New Roman" w:eastAsia="Calibri" w:hAnsi="Times New Roman" w:cs="Times New Roman"/>
            <w:sz w:val="20"/>
            <w:szCs w:val="20"/>
            <w:shd w:val="clear" w:color="auto" w:fill="FFFFFF"/>
            <w:lang w:val="en-US"/>
          </w:rPr>
          <w:t xml:space="preserve">                &lt;</w:t>
        </w:r>
        <w:proofErr w:type="spellStart"/>
        <w:r w:rsidRPr="00CA1CA9">
          <w:rPr>
            <w:rFonts w:ascii="Times New Roman" w:eastAsia="Calibri" w:hAnsi="Times New Roman" w:cs="Times New Roman"/>
            <w:sz w:val="20"/>
            <w:szCs w:val="20"/>
            <w:shd w:val="clear" w:color="auto" w:fill="FFFFFF"/>
            <w:lang w:val="en-US"/>
          </w:rPr>
          <w:t>TextBlock</w:t>
        </w:r>
        <w:proofErr w:type="spellEnd"/>
        <w:r w:rsidRPr="00CA1CA9">
          <w:rPr>
            <w:rFonts w:ascii="Times New Roman" w:eastAsia="Calibri" w:hAnsi="Times New Roman" w:cs="Times New Roman"/>
            <w:sz w:val="20"/>
            <w:szCs w:val="20"/>
            <w:shd w:val="clear" w:color="auto" w:fill="FFFFFF"/>
            <w:lang w:val="en-US"/>
          </w:rPr>
          <w:t xml:space="preserve"> </w:t>
        </w:r>
        <w:proofErr w:type="gramStart"/>
        <w:r w:rsidRPr="00CA1CA9">
          <w:rPr>
            <w:rFonts w:ascii="Times New Roman" w:eastAsia="Calibri" w:hAnsi="Times New Roman" w:cs="Times New Roman"/>
            <w:sz w:val="20"/>
            <w:szCs w:val="20"/>
            <w:shd w:val="clear" w:color="auto" w:fill="FFFFFF"/>
            <w:lang w:val="en-US"/>
          </w:rPr>
          <w:t>x:Name</w:t>
        </w:r>
        <w:proofErr w:type="gramEnd"/>
        <w:r w:rsidRPr="00CA1CA9">
          <w:rPr>
            <w:rFonts w:ascii="Times New Roman" w:eastAsia="Calibri" w:hAnsi="Times New Roman" w:cs="Times New Roman"/>
            <w:sz w:val="20"/>
            <w:szCs w:val="20"/>
            <w:shd w:val="clear" w:color="auto" w:fill="FFFFFF"/>
            <w:lang w:val="en-US"/>
          </w:rPr>
          <w:t>="passPastWar"</w:t>
        </w:r>
      </w:ins>
    </w:p>
    <w:p w14:paraId="3A38A77B" w14:textId="77777777" w:rsidR="00CC67A4" w:rsidRPr="00CA1CA9" w:rsidRDefault="00CC67A4" w:rsidP="00CC67A4">
      <w:pPr>
        <w:rPr>
          <w:ins w:id="14053" w:author="Airat Shigapov" w:date="2021-10-29T16:39:00Z"/>
          <w:rFonts w:ascii="Times New Roman" w:eastAsia="Calibri" w:hAnsi="Times New Roman" w:cs="Times New Roman"/>
          <w:sz w:val="20"/>
          <w:szCs w:val="20"/>
          <w:shd w:val="clear" w:color="auto" w:fill="FFFFFF"/>
          <w:lang w:val="en-US"/>
        </w:rPr>
      </w:pPr>
      <w:ins w:id="14054" w:author="Airat Shigapov" w:date="2021-10-29T16:39:00Z">
        <w:r w:rsidRPr="00CA1CA9">
          <w:rPr>
            <w:rFonts w:ascii="Times New Roman" w:eastAsia="Calibri" w:hAnsi="Times New Roman" w:cs="Times New Roman"/>
            <w:sz w:val="20"/>
            <w:szCs w:val="20"/>
            <w:shd w:val="clear" w:color="auto" w:fill="FFFFFF"/>
            <w:lang w:val="en-US"/>
          </w:rPr>
          <w:t xml:space="preserve">                Text="</w:t>
        </w:r>
        <w:proofErr w:type="spellStart"/>
        <w:r w:rsidRPr="00CA1CA9">
          <w:rPr>
            <w:rFonts w:ascii="Times New Roman" w:eastAsia="Calibri" w:hAnsi="Times New Roman" w:cs="Times New Roman"/>
            <w:sz w:val="20"/>
            <w:szCs w:val="20"/>
            <w:shd w:val="clear" w:color="auto" w:fill="FFFFFF"/>
            <w:lang w:val="en-US"/>
          </w:rPr>
          <w:t>Неверный</w:t>
        </w:r>
        <w:proofErr w:type="spellEnd"/>
        <w:r w:rsidRPr="00CA1CA9">
          <w:rPr>
            <w:rFonts w:ascii="Times New Roman" w:eastAsia="Calibri" w:hAnsi="Times New Roman" w:cs="Times New Roman"/>
            <w:sz w:val="20"/>
            <w:szCs w:val="20"/>
            <w:shd w:val="clear" w:color="auto" w:fill="FFFFFF"/>
            <w:lang w:val="en-US"/>
          </w:rPr>
          <w:t xml:space="preserve"> </w:t>
        </w:r>
        <w:proofErr w:type="spellStart"/>
        <w:r w:rsidRPr="00CA1CA9">
          <w:rPr>
            <w:rFonts w:ascii="Times New Roman" w:eastAsia="Calibri" w:hAnsi="Times New Roman" w:cs="Times New Roman"/>
            <w:sz w:val="20"/>
            <w:szCs w:val="20"/>
            <w:shd w:val="clear" w:color="auto" w:fill="FFFFFF"/>
            <w:lang w:val="en-US"/>
          </w:rPr>
          <w:t>старый</w:t>
        </w:r>
        <w:proofErr w:type="spellEnd"/>
        <w:r w:rsidRPr="00CA1CA9">
          <w:rPr>
            <w:rFonts w:ascii="Times New Roman" w:eastAsia="Calibri" w:hAnsi="Times New Roman" w:cs="Times New Roman"/>
            <w:sz w:val="20"/>
            <w:szCs w:val="20"/>
            <w:shd w:val="clear" w:color="auto" w:fill="FFFFFF"/>
            <w:lang w:val="en-US"/>
          </w:rPr>
          <w:t xml:space="preserve"> </w:t>
        </w:r>
        <w:proofErr w:type="spellStart"/>
        <w:r w:rsidRPr="00CA1CA9">
          <w:rPr>
            <w:rFonts w:ascii="Times New Roman" w:eastAsia="Calibri" w:hAnsi="Times New Roman" w:cs="Times New Roman"/>
            <w:sz w:val="20"/>
            <w:szCs w:val="20"/>
            <w:shd w:val="clear" w:color="auto" w:fill="FFFFFF"/>
            <w:lang w:val="en-US"/>
          </w:rPr>
          <w:t>пароль</w:t>
        </w:r>
        <w:proofErr w:type="spellEnd"/>
        <w:r w:rsidRPr="00CA1CA9">
          <w:rPr>
            <w:rFonts w:ascii="Times New Roman" w:eastAsia="Calibri" w:hAnsi="Times New Roman" w:cs="Times New Roman"/>
            <w:sz w:val="20"/>
            <w:szCs w:val="20"/>
            <w:shd w:val="clear" w:color="auto" w:fill="FFFFFF"/>
            <w:lang w:val="en-US"/>
          </w:rPr>
          <w:t xml:space="preserve">" </w:t>
        </w:r>
      </w:ins>
    </w:p>
    <w:p w14:paraId="2A7DFBEB" w14:textId="77777777" w:rsidR="00CC67A4" w:rsidRPr="00CA1CA9" w:rsidRDefault="00CC67A4" w:rsidP="00CC67A4">
      <w:pPr>
        <w:rPr>
          <w:ins w:id="14055" w:author="Airat Shigapov" w:date="2021-10-29T16:39:00Z"/>
          <w:rFonts w:ascii="Times New Roman" w:eastAsia="Calibri" w:hAnsi="Times New Roman" w:cs="Times New Roman"/>
          <w:sz w:val="20"/>
          <w:szCs w:val="20"/>
          <w:shd w:val="clear" w:color="auto" w:fill="FFFFFF"/>
          <w:lang w:val="en-US"/>
        </w:rPr>
      </w:pPr>
      <w:ins w:id="14056" w:author="Airat Shigapov" w:date="2021-10-29T16:39:00Z">
        <w:r w:rsidRPr="00CA1CA9">
          <w:rPr>
            <w:rFonts w:ascii="Times New Roman" w:eastAsia="Calibri" w:hAnsi="Times New Roman" w:cs="Times New Roman"/>
            <w:sz w:val="20"/>
            <w:szCs w:val="20"/>
            <w:shd w:val="clear" w:color="auto" w:fill="FFFFFF"/>
            <w:lang w:val="en-US"/>
          </w:rPr>
          <w:t xml:space="preserve">                       Visibility="Hidden"</w:t>
        </w:r>
      </w:ins>
    </w:p>
    <w:p w14:paraId="3E361EDE" w14:textId="77777777" w:rsidR="00CC67A4" w:rsidRPr="00CA1CA9" w:rsidRDefault="00CC67A4" w:rsidP="00CC67A4">
      <w:pPr>
        <w:rPr>
          <w:ins w:id="14057" w:author="Airat Shigapov" w:date="2021-10-29T16:39:00Z"/>
          <w:rFonts w:ascii="Times New Roman" w:eastAsia="Calibri" w:hAnsi="Times New Roman" w:cs="Times New Roman"/>
          <w:sz w:val="20"/>
          <w:szCs w:val="20"/>
          <w:shd w:val="clear" w:color="auto" w:fill="FFFFFF"/>
          <w:lang w:val="en-US"/>
        </w:rPr>
      </w:pPr>
      <w:ins w:id="14058" w:author="Airat Shigapov" w:date="2021-10-29T16:39:00Z">
        <w:r w:rsidRPr="00CA1CA9">
          <w:rPr>
            <w:rFonts w:ascii="Times New Roman" w:eastAsia="Calibri" w:hAnsi="Times New Roman" w:cs="Times New Roman"/>
            <w:sz w:val="20"/>
            <w:szCs w:val="20"/>
            <w:shd w:val="clear" w:color="auto" w:fill="FFFFFF"/>
            <w:lang w:val="en-US"/>
          </w:rPr>
          <w:t xml:space="preserve">                       Foreground="Red"</w:t>
        </w:r>
      </w:ins>
    </w:p>
    <w:p w14:paraId="3D4B02D7" w14:textId="77777777" w:rsidR="00CC67A4" w:rsidRPr="00CA1CA9" w:rsidRDefault="00CC67A4" w:rsidP="00CC67A4">
      <w:pPr>
        <w:rPr>
          <w:ins w:id="14059" w:author="Airat Shigapov" w:date="2021-10-29T16:39:00Z"/>
          <w:rFonts w:ascii="Times New Roman" w:eastAsia="Calibri" w:hAnsi="Times New Roman" w:cs="Times New Roman"/>
          <w:sz w:val="20"/>
          <w:szCs w:val="20"/>
          <w:shd w:val="clear" w:color="auto" w:fill="FFFFFF"/>
          <w:lang w:val="en-US"/>
        </w:rPr>
      </w:pPr>
      <w:ins w:id="14060" w:author="Airat Shigapov" w:date="2021-10-29T16:39:00Z">
        <w:r w:rsidRPr="00CA1CA9">
          <w:rPr>
            <w:rFonts w:ascii="Times New Roman" w:eastAsia="Calibri" w:hAnsi="Times New Roman" w:cs="Times New Roman"/>
            <w:sz w:val="20"/>
            <w:szCs w:val="20"/>
            <w:shd w:val="clear" w:color="auto" w:fill="FFFFFF"/>
            <w:lang w:val="en-US"/>
          </w:rPr>
          <w:t xml:space="preserve">                       </w:t>
        </w:r>
        <w:proofErr w:type="spellStart"/>
        <w:r w:rsidRPr="00CA1CA9">
          <w:rPr>
            <w:rFonts w:ascii="Times New Roman" w:eastAsia="Calibri" w:hAnsi="Times New Roman" w:cs="Times New Roman"/>
            <w:sz w:val="20"/>
            <w:szCs w:val="20"/>
            <w:shd w:val="clear" w:color="auto" w:fill="FFFFFF"/>
            <w:lang w:val="en-US"/>
          </w:rPr>
          <w:t>FontSize</w:t>
        </w:r>
        <w:proofErr w:type="spellEnd"/>
        <w:r w:rsidRPr="00CA1CA9">
          <w:rPr>
            <w:rFonts w:ascii="Times New Roman" w:eastAsia="Calibri" w:hAnsi="Times New Roman" w:cs="Times New Roman"/>
            <w:sz w:val="20"/>
            <w:szCs w:val="20"/>
            <w:shd w:val="clear" w:color="auto" w:fill="FFFFFF"/>
            <w:lang w:val="en-US"/>
          </w:rPr>
          <w:t>="11"/&gt;</w:t>
        </w:r>
      </w:ins>
    </w:p>
    <w:p w14:paraId="01B8C3EE" w14:textId="77777777" w:rsidR="00CC67A4" w:rsidRPr="00CA1CA9" w:rsidRDefault="00CC67A4" w:rsidP="00CC67A4">
      <w:pPr>
        <w:rPr>
          <w:ins w:id="14061" w:author="Airat Shigapov" w:date="2021-10-29T16:39:00Z"/>
          <w:rFonts w:ascii="Times New Roman" w:eastAsia="Calibri" w:hAnsi="Times New Roman" w:cs="Times New Roman"/>
          <w:sz w:val="20"/>
          <w:szCs w:val="20"/>
          <w:shd w:val="clear" w:color="auto" w:fill="FFFFFF"/>
          <w:lang w:val="en-US"/>
        </w:rPr>
      </w:pPr>
      <w:ins w:id="14062" w:author="Airat Shigapov" w:date="2021-10-29T16:39:00Z">
        <w:r w:rsidRPr="00CA1CA9">
          <w:rPr>
            <w:rFonts w:ascii="Times New Roman" w:eastAsia="Calibri" w:hAnsi="Times New Roman" w:cs="Times New Roman"/>
            <w:sz w:val="20"/>
            <w:szCs w:val="20"/>
            <w:shd w:val="clear" w:color="auto" w:fill="FFFFFF"/>
            <w:lang w:val="en-US"/>
          </w:rPr>
          <w:t xml:space="preserve">                &lt;Grid Margin="0,13,0,0"&gt;</w:t>
        </w:r>
      </w:ins>
    </w:p>
    <w:p w14:paraId="2841426D" w14:textId="77777777" w:rsidR="00CC67A4" w:rsidRPr="00CA1CA9" w:rsidRDefault="00CC67A4" w:rsidP="00CC67A4">
      <w:pPr>
        <w:rPr>
          <w:ins w:id="14063" w:author="Airat Shigapov" w:date="2021-10-29T16:39:00Z"/>
          <w:rFonts w:ascii="Times New Roman" w:eastAsia="Calibri" w:hAnsi="Times New Roman" w:cs="Times New Roman"/>
          <w:sz w:val="20"/>
          <w:szCs w:val="20"/>
          <w:shd w:val="clear" w:color="auto" w:fill="FFFFFF"/>
          <w:lang w:val="en-US"/>
        </w:rPr>
      </w:pPr>
      <w:ins w:id="14064" w:author="Airat Shigapov" w:date="2021-10-29T16:39:00Z">
        <w:r w:rsidRPr="00CA1CA9">
          <w:rPr>
            <w:rFonts w:ascii="Times New Roman" w:eastAsia="Calibri" w:hAnsi="Times New Roman" w:cs="Times New Roman"/>
            <w:sz w:val="20"/>
            <w:szCs w:val="20"/>
            <w:shd w:val="clear" w:color="auto" w:fill="FFFFFF"/>
            <w:lang w:val="en-US"/>
          </w:rPr>
          <w:t xml:space="preserve">                    &lt;</w:t>
        </w:r>
        <w:proofErr w:type="spellStart"/>
        <w:r w:rsidRPr="00CA1CA9">
          <w:rPr>
            <w:rFonts w:ascii="Times New Roman" w:eastAsia="Calibri" w:hAnsi="Times New Roman" w:cs="Times New Roman"/>
            <w:sz w:val="20"/>
            <w:szCs w:val="20"/>
            <w:shd w:val="clear" w:color="auto" w:fill="FFFFFF"/>
            <w:lang w:val="en-US"/>
          </w:rPr>
          <w:t>TextBox</w:t>
        </w:r>
        <w:proofErr w:type="spellEnd"/>
        <w:r w:rsidRPr="00CA1CA9">
          <w:rPr>
            <w:rFonts w:ascii="Times New Roman" w:eastAsia="Calibri" w:hAnsi="Times New Roman" w:cs="Times New Roman"/>
            <w:sz w:val="20"/>
            <w:szCs w:val="20"/>
            <w:shd w:val="clear" w:color="auto" w:fill="FFFFFF"/>
            <w:lang w:val="en-US"/>
          </w:rPr>
          <w:t xml:space="preserve"> </w:t>
        </w:r>
        <w:proofErr w:type="gramStart"/>
        <w:r w:rsidRPr="00CA1CA9">
          <w:rPr>
            <w:rFonts w:ascii="Times New Roman" w:eastAsia="Calibri" w:hAnsi="Times New Roman" w:cs="Times New Roman"/>
            <w:sz w:val="20"/>
            <w:szCs w:val="20"/>
            <w:shd w:val="clear" w:color="auto" w:fill="FFFFFF"/>
            <w:lang w:val="en-US"/>
          </w:rPr>
          <w:t>x:Name</w:t>
        </w:r>
        <w:proofErr w:type="gramEnd"/>
        <w:r w:rsidRPr="00CA1CA9">
          <w:rPr>
            <w:rFonts w:ascii="Times New Roman" w:eastAsia="Calibri" w:hAnsi="Times New Roman" w:cs="Times New Roman"/>
            <w:sz w:val="20"/>
            <w:szCs w:val="20"/>
            <w:shd w:val="clear" w:color="auto" w:fill="FFFFFF"/>
            <w:lang w:val="en-US"/>
          </w:rPr>
          <w:t>="passwordfield2"</w:t>
        </w:r>
      </w:ins>
    </w:p>
    <w:p w14:paraId="6A9E1595" w14:textId="77777777" w:rsidR="00CC67A4" w:rsidRPr="00CA1CA9" w:rsidRDefault="00CC67A4" w:rsidP="00CC67A4">
      <w:pPr>
        <w:rPr>
          <w:ins w:id="14065" w:author="Airat Shigapov" w:date="2021-10-29T16:39:00Z"/>
          <w:rFonts w:ascii="Times New Roman" w:eastAsia="Calibri" w:hAnsi="Times New Roman" w:cs="Times New Roman"/>
          <w:sz w:val="20"/>
          <w:szCs w:val="20"/>
          <w:shd w:val="clear" w:color="auto" w:fill="FFFFFF"/>
          <w:lang w:val="en-US"/>
        </w:rPr>
      </w:pPr>
      <w:ins w:id="14066" w:author="Airat Shigapov" w:date="2021-10-29T16:39:00Z">
        <w:r w:rsidRPr="00CA1CA9">
          <w:rPr>
            <w:rFonts w:ascii="Times New Roman" w:eastAsia="Calibri" w:hAnsi="Times New Roman" w:cs="Times New Roman"/>
            <w:sz w:val="20"/>
            <w:szCs w:val="20"/>
            <w:shd w:val="clear" w:color="auto" w:fill="FFFFFF"/>
            <w:lang w:val="en-US"/>
          </w:rPr>
          <w:t xml:space="preserve">                             Text="</w:t>
        </w:r>
        <w:proofErr w:type="spellStart"/>
        <w:r w:rsidRPr="00CA1CA9">
          <w:rPr>
            <w:rFonts w:ascii="Times New Roman" w:eastAsia="Calibri" w:hAnsi="Times New Roman" w:cs="Times New Roman"/>
            <w:sz w:val="20"/>
            <w:szCs w:val="20"/>
            <w:shd w:val="clear" w:color="auto" w:fill="FFFFFF"/>
            <w:lang w:val="en-US"/>
          </w:rPr>
          <w:t>Новый</w:t>
        </w:r>
        <w:proofErr w:type="spellEnd"/>
        <w:r w:rsidRPr="00CA1CA9">
          <w:rPr>
            <w:rFonts w:ascii="Times New Roman" w:eastAsia="Calibri" w:hAnsi="Times New Roman" w:cs="Times New Roman"/>
            <w:sz w:val="20"/>
            <w:szCs w:val="20"/>
            <w:shd w:val="clear" w:color="auto" w:fill="FFFFFF"/>
            <w:lang w:val="en-US"/>
          </w:rPr>
          <w:t xml:space="preserve"> пароль"</w:t>
        </w:r>
      </w:ins>
    </w:p>
    <w:p w14:paraId="4DAED8A2" w14:textId="77777777" w:rsidR="00CC67A4" w:rsidRPr="00CA1CA9" w:rsidRDefault="00CC67A4" w:rsidP="00CC67A4">
      <w:pPr>
        <w:rPr>
          <w:ins w:id="14067" w:author="Airat Shigapov" w:date="2021-10-29T16:39:00Z"/>
          <w:rFonts w:ascii="Times New Roman" w:eastAsia="Calibri" w:hAnsi="Times New Roman" w:cs="Times New Roman"/>
          <w:sz w:val="20"/>
          <w:szCs w:val="20"/>
          <w:shd w:val="clear" w:color="auto" w:fill="FFFFFF"/>
          <w:lang w:val="en-US"/>
        </w:rPr>
      </w:pPr>
      <w:ins w:id="14068" w:author="Airat Shigapov" w:date="2021-10-29T16:39:00Z">
        <w:r w:rsidRPr="00CA1CA9">
          <w:rPr>
            <w:rFonts w:ascii="Times New Roman" w:eastAsia="Calibri" w:hAnsi="Times New Roman" w:cs="Times New Roman"/>
            <w:sz w:val="20"/>
            <w:szCs w:val="20"/>
            <w:shd w:val="clear" w:color="auto" w:fill="FFFFFF"/>
            <w:lang w:val="en-US"/>
          </w:rPr>
          <w:t xml:space="preserve">                             </w:t>
        </w:r>
        <w:proofErr w:type="spellStart"/>
        <w:r w:rsidRPr="00CA1CA9">
          <w:rPr>
            <w:rFonts w:ascii="Times New Roman" w:eastAsia="Calibri" w:hAnsi="Times New Roman" w:cs="Times New Roman"/>
            <w:sz w:val="20"/>
            <w:szCs w:val="20"/>
            <w:shd w:val="clear" w:color="auto" w:fill="FFFFFF"/>
            <w:lang w:val="en-US"/>
          </w:rPr>
          <w:t>GotFocus</w:t>
        </w:r>
        <w:proofErr w:type="spellEnd"/>
        <w:r w:rsidRPr="00CA1CA9">
          <w:rPr>
            <w:rFonts w:ascii="Times New Roman" w:eastAsia="Calibri" w:hAnsi="Times New Roman" w:cs="Times New Roman"/>
            <w:sz w:val="20"/>
            <w:szCs w:val="20"/>
            <w:shd w:val="clear" w:color="auto" w:fill="FFFFFF"/>
            <w:lang w:val="en-US"/>
          </w:rPr>
          <w:t>="passwordfield2_GotFocus"&gt;</w:t>
        </w:r>
      </w:ins>
    </w:p>
    <w:p w14:paraId="47B9A115" w14:textId="77777777" w:rsidR="00CC67A4" w:rsidRPr="00CA1CA9" w:rsidRDefault="00CC67A4" w:rsidP="00CC67A4">
      <w:pPr>
        <w:rPr>
          <w:ins w:id="14069" w:author="Airat Shigapov" w:date="2021-10-29T16:39:00Z"/>
          <w:rFonts w:ascii="Times New Roman" w:eastAsia="Calibri" w:hAnsi="Times New Roman" w:cs="Times New Roman"/>
          <w:sz w:val="20"/>
          <w:szCs w:val="20"/>
          <w:shd w:val="clear" w:color="auto" w:fill="FFFFFF"/>
          <w:lang w:val="en-US"/>
        </w:rPr>
      </w:pPr>
      <w:ins w:id="14070" w:author="Airat Shigapov" w:date="2021-10-29T16:39:00Z">
        <w:r w:rsidRPr="00CA1CA9">
          <w:rPr>
            <w:rFonts w:ascii="Times New Roman" w:eastAsia="Calibri" w:hAnsi="Times New Roman" w:cs="Times New Roman"/>
            <w:sz w:val="20"/>
            <w:szCs w:val="20"/>
            <w:shd w:val="clear" w:color="auto" w:fill="FFFFFF"/>
            <w:lang w:val="en-US"/>
          </w:rPr>
          <w:t xml:space="preserve">                    &lt;/</w:t>
        </w:r>
        <w:proofErr w:type="spellStart"/>
        <w:r w:rsidRPr="00CA1CA9">
          <w:rPr>
            <w:rFonts w:ascii="Times New Roman" w:eastAsia="Calibri" w:hAnsi="Times New Roman" w:cs="Times New Roman"/>
            <w:sz w:val="20"/>
            <w:szCs w:val="20"/>
            <w:shd w:val="clear" w:color="auto" w:fill="FFFFFF"/>
            <w:lang w:val="en-US"/>
          </w:rPr>
          <w:t>TextBox</w:t>
        </w:r>
        <w:proofErr w:type="spellEnd"/>
        <w:r w:rsidRPr="00CA1CA9">
          <w:rPr>
            <w:rFonts w:ascii="Times New Roman" w:eastAsia="Calibri" w:hAnsi="Times New Roman" w:cs="Times New Roman"/>
            <w:sz w:val="20"/>
            <w:szCs w:val="20"/>
            <w:shd w:val="clear" w:color="auto" w:fill="FFFFFF"/>
            <w:lang w:val="en-US"/>
          </w:rPr>
          <w:t>&gt;</w:t>
        </w:r>
      </w:ins>
    </w:p>
    <w:p w14:paraId="3765817D" w14:textId="77777777" w:rsidR="00CC67A4" w:rsidRPr="00CA1CA9" w:rsidRDefault="00CC67A4" w:rsidP="00CC67A4">
      <w:pPr>
        <w:rPr>
          <w:ins w:id="14071" w:author="Airat Shigapov" w:date="2021-10-29T16:39:00Z"/>
          <w:rFonts w:ascii="Times New Roman" w:eastAsia="Calibri" w:hAnsi="Times New Roman" w:cs="Times New Roman"/>
          <w:sz w:val="20"/>
          <w:szCs w:val="20"/>
          <w:shd w:val="clear" w:color="auto" w:fill="FFFFFF"/>
          <w:lang w:val="en-US"/>
        </w:rPr>
      </w:pPr>
      <w:ins w:id="14072" w:author="Airat Shigapov" w:date="2021-10-29T16:39:00Z">
        <w:r w:rsidRPr="00CA1CA9">
          <w:rPr>
            <w:rFonts w:ascii="Times New Roman" w:eastAsia="Calibri" w:hAnsi="Times New Roman" w:cs="Times New Roman"/>
            <w:sz w:val="20"/>
            <w:szCs w:val="20"/>
            <w:shd w:val="clear" w:color="auto" w:fill="FFFFFF"/>
            <w:lang w:val="en-US"/>
          </w:rPr>
          <w:t xml:space="preserve">                    &lt;</w:t>
        </w:r>
        <w:proofErr w:type="spellStart"/>
        <w:r w:rsidRPr="00CA1CA9">
          <w:rPr>
            <w:rFonts w:ascii="Times New Roman" w:eastAsia="Calibri" w:hAnsi="Times New Roman" w:cs="Times New Roman"/>
            <w:sz w:val="20"/>
            <w:szCs w:val="20"/>
            <w:shd w:val="clear" w:color="auto" w:fill="FFFFFF"/>
            <w:lang w:val="en-US"/>
          </w:rPr>
          <w:t>PasswordBox</w:t>
        </w:r>
        <w:proofErr w:type="spellEnd"/>
        <w:r w:rsidRPr="00CA1CA9">
          <w:rPr>
            <w:rFonts w:ascii="Times New Roman" w:eastAsia="Calibri" w:hAnsi="Times New Roman" w:cs="Times New Roman"/>
            <w:sz w:val="20"/>
            <w:szCs w:val="20"/>
            <w:shd w:val="clear" w:color="auto" w:fill="FFFFFF"/>
            <w:lang w:val="en-US"/>
          </w:rPr>
          <w:t xml:space="preserve"> </w:t>
        </w:r>
        <w:proofErr w:type="gramStart"/>
        <w:r w:rsidRPr="00CA1CA9">
          <w:rPr>
            <w:rFonts w:ascii="Times New Roman" w:eastAsia="Calibri" w:hAnsi="Times New Roman" w:cs="Times New Roman"/>
            <w:sz w:val="20"/>
            <w:szCs w:val="20"/>
            <w:shd w:val="clear" w:color="auto" w:fill="FFFFFF"/>
            <w:lang w:val="en-US"/>
          </w:rPr>
          <w:t>x:Name</w:t>
        </w:r>
        <w:proofErr w:type="gramEnd"/>
        <w:r w:rsidRPr="00CA1CA9">
          <w:rPr>
            <w:rFonts w:ascii="Times New Roman" w:eastAsia="Calibri" w:hAnsi="Times New Roman" w:cs="Times New Roman"/>
            <w:sz w:val="20"/>
            <w:szCs w:val="20"/>
            <w:shd w:val="clear" w:color="auto" w:fill="FFFFFF"/>
            <w:lang w:val="en-US"/>
          </w:rPr>
          <w:t xml:space="preserve">="passwordNew" </w:t>
        </w:r>
      </w:ins>
    </w:p>
    <w:p w14:paraId="4C25709A" w14:textId="77777777" w:rsidR="00CC67A4" w:rsidRPr="00CA1CA9" w:rsidRDefault="00CC67A4" w:rsidP="00CC67A4">
      <w:pPr>
        <w:rPr>
          <w:ins w:id="14073" w:author="Airat Shigapov" w:date="2021-10-29T16:39:00Z"/>
          <w:rFonts w:ascii="Times New Roman" w:eastAsia="Calibri" w:hAnsi="Times New Roman" w:cs="Times New Roman"/>
          <w:sz w:val="20"/>
          <w:szCs w:val="20"/>
          <w:shd w:val="clear" w:color="auto" w:fill="FFFFFF"/>
          <w:lang w:val="en-US"/>
        </w:rPr>
      </w:pPr>
      <w:ins w:id="14074" w:author="Airat Shigapov" w:date="2021-10-29T16:39:00Z">
        <w:r w:rsidRPr="00CA1CA9">
          <w:rPr>
            <w:rFonts w:ascii="Times New Roman" w:eastAsia="Calibri" w:hAnsi="Times New Roman" w:cs="Times New Roman"/>
            <w:sz w:val="20"/>
            <w:szCs w:val="20"/>
            <w:shd w:val="clear" w:color="auto" w:fill="FFFFFF"/>
            <w:lang w:val="en-US"/>
          </w:rPr>
          <w:t xml:space="preserve">                                 </w:t>
        </w:r>
        <w:proofErr w:type="spellStart"/>
        <w:r w:rsidRPr="00CA1CA9">
          <w:rPr>
            <w:rFonts w:ascii="Times New Roman" w:eastAsia="Calibri" w:hAnsi="Times New Roman" w:cs="Times New Roman"/>
            <w:sz w:val="20"/>
            <w:szCs w:val="20"/>
            <w:shd w:val="clear" w:color="auto" w:fill="FFFFFF"/>
            <w:lang w:val="en-US"/>
          </w:rPr>
          <w:t>BorderThickness</w:t>
        </w:r>
        <w:proofErr w:type="spellEnd"/>
        <w:r w:rsidRPr="00CA1CA9">
          <w:rPr>
            <w:rFonts w:ascii="Times New Roman" w:eastAsia="Calibri" w:hAnsi="Times New Roman" w:cs="Times New Roman"/>
            <w:sz w:val="20"/>
            <w:szCs w:val="20"/>
            <w:shd w:val="clear" w:color="auto" w:fill="FFFFFF"/>
            <w:lang w:val="en-US"/>
          </w:rPr>
          <w:t>="1"</w:t>
        </w:r>
      </w:ins>
    </w:p>
    <w:p w14:paraId="535D95C4" w14:textId="77777777" w:rsidR="00CC67A4" w:rsidRPr="00CA1CA9" w:rsidRDefault="00CC67A4" w:rsidP="00CC67A4">
      <w:pPr>
        <w:rPr>
          <w:ins w:id="14075" w:author="Airat Shigapov" w:date="2021-10-29T16:39:00Z"/>
          <w:rFonts w:ascii="Times New Roman" w:eastAsia="Calibri" w:hAnsi="Times New Roman" w:cs="Times New Roman"/>
          <w:sz w:val="20"/>
          <w:szCs w:val="20"/>
          <w:shd w:val="clear" w:color="auto" w:fill="FFFFFF"/>
          <w:lang w:val="en-US"/>
        </w:rPr>
      </w:pPr>
      <w:ins w:id="14076" w:author="Airat Shigapov" w:date="2021-10-29T16:39:00Z">
        <w:r w:rsidRPr="00CA1CA9">
          <w:rPr>
            <w:rFonts w:ascii="Times New Roman" w:eastAsia="Calibri" w:hAnsi="Times New Roman" w:cs="Times New Roman"/>
            <w:sz w:val="20"/>
            <w:szCs w:val="20"/>
            <w:shd w:val="clear" w:color="auto" w:fill="FFFFFF"/>
            <w:lang w:val="en-US"/>
          </w:rPr>
          <w:t xml:space="preserve">                                 Visibility="Hidden"</w:t>
        </w:r>
      </w:ins>
    </w:p>
    <w:p w14:paraId="48476787" w14:textId="77777777" w:rsidR="00CC67A4" w:rsidRPr="00CA1CA9" w:rsidRDefault="00CC67A4" w:rsidP="00CC67A4">
      <w:pPr>
        <w:rPr>
          <w:ins w:id="14077" w:author="Airat Shigapov" w:date="2021-10-29T16:39:00Z"/>
          <w:rFonts w:ascii="Times New Roman" w:eastAsia="Calibri" w:hAnsi="Times New Roman" w:cs="Times New Roman"/>
          <w:sz w:val="20"/>
          <w:szCs w:val="20"/>
          <w:shd w:val="clear" w:color="auto" w:fill="FFFFFF"/>
          <w:lang w:val="en-US"/>
        </w:rPr>
      </w:pPr>
      <w:ins w:id="14078" w:author="Airat Shigapov" w:date="2021-10-29T16:39:00Z">
        <w:r w:rsidRPr="00CA1CA9">
          <w:rPr>
            <w:rFonts w:ascii="Times New Roman" w:eastAsia="Calibri" w:hAnsi="Times New Roman" w:cs="Times New Roman"/>
            <w:sz w:val="20"/>
            <w:szCs w:val="20"/>
            <w:shd w:val="clear" w:color="auto" w:fill="FFFFFF"/>
            <w:lang w:val="en-US"/>
          </w:rPr>
          <w:t xml:space="preserve">                                </w:t>
        </w:r>
        <w:proofErr w:type="spellStart"/>
        <w:r w:rsidRPr="00CA1CA9">
          <w:rPr>
            <w:rFonts w:ascii="Times New Roman" w:eastAsia="Calibri" w:hAnsi="Times New Roman" w:cs="Times New Roman"/>
            <w:sz w:val="20"/>
            <w:szCs w:val="20"/>
            <w:shd w:val="clear" w:color="auto" w:fill="FFFFFF"/>
            <w:lang w:val="en-US"/>
          </w:rPr>
          <w:t>LostFocus</w:t>
        </w:r>
        <w:proofErr w:type="spellEnd"/>
        <w:r w:rsidRPr="00CA1CA9">
          <w:rPr>
            <w:rFonts w:ascii="Times New Roman" w:eastAsia="Calibri" w:hAnsi="Times New Roman" w:cs="Times New Roman"/>
            <w:sz w:val="20"/>
            <w:szCs w:val="20"/>
            <w:shd w:val="clear" w:color="auto" w:fill="FFFFFF"/>
            <w:lang w:val="en-US"/>
          </w:rPr>
          <w:t>="</w:t>
        </w:r>
        <w:proofErr w:type="spellStart"/>
        <w:r w:rsidRPr="00CA1CA9">
          <w:rPr>
            <w:rFonts w:ascii="Times New Roman" w:eastAsia="Calibri" w:hAnsi="Times New Roman" w:cs="Times New Roman"/>
            <w:sz w:val="20"/>
            <w:szCs w:val="20"/>
            <w:shd w:val="clear" w:color="auto" w:fill="FFFFFF"/>
            <w:lang w:val="en-US"/>
          </w:rPr>
          <w:t>passwordNew_LostFocus</w:t>
        </w:r>
        <w:proofErr w:type="spellEnd"/>
        <w:r w:rsidRPr="00CA1CA9">
          <w:rPr>
            <w:rFonts w:ascii="Times New Roman" w:eastAsia="Calibri" w:hAnsi="Times New Roman" w:cs="Times New Roman"/>
            <w:sz w:val="20"/>
            <w:szCs w:val="20"/>
            <w:shd w:val="clear" w:color="auto" w:fill="FFFFFF"/>
            <w:lang w:val="en-US"/>
          </w:rPr>
          <w:t>"/&gt;</w:t>
        </w:r>
      </w:ins>
    </w:p>
    <w:p w14:paraId="765B9263" w14:textId="77777777" w:rsidR="00CC67A4" w:rsidRPr="00CA1CA9" w:rsidRDefault="00CC67A4" w:rsidP="00CC67A4">
      <w:pPr>
        <w:rPr>
          <w:ins w:id="14079" w:author="Airat Shigapov" w:date="2021-10-29T16:39:00Z"/>
          <w:rFonts w:ascii="Times New Roman" w:eastAsia="Calibri" w:hAnsi="Times New Roman" w:cs="Times New Roman"/>
          <w:sz w:val="20"/>
          <w:szCs w:val="20"/>
          <w:shd w:val="clear" w:color="auto" w:fill="FFFFFF"/>
          <w:lang w:val="en-US"/>
        </w:rPr>
      </w:pPr>
      <w:ins w:id="14080" w:author="Airat Shigapov" w:date="2021-10-29T16:39:00Z">
        <w:r w:rsidRPr="00CA1CA9">
          <w:rPr>
            <w:rFonts w:ascii="Times New Roman" w:eastAsia="Calibri" w:hAnsi="Times New Roman" w:cs="Times New Roman"/>
            <w:sz w:val="20"/>
            <w:szCs w:val="20"/>
            <w:shd w:val="clear" w:color="auto" w:fill="FFFFFF"/>
            <w:lang w:val="en-US"/>
          </w:rPr>
          <w:t xml:space="preserve">                &lt;/Grid&gt;</w:t>
        </w:r>
      </w:ins>
    </w:p>
    <w:p w14:paraId="320BD2D5" w14:textId="77777777" w:rsidR="00CC67A4" w:rsidRPr="00CA1CA9" w:rsidRDefault="00CC67A4" w:rsidP="00CC67A4">
      <w:pPr>
        <w:rPr>
          <w:ins w:id="14081" w:author="Airat Shigapov" w:date="2021-10-29T16:39:00Z"/>
          <w:rFonts w:ascii="Times New Roman" w:eastAsia="Calibri" w:hAnsi="Times New Roman" w:cs="Times New Roman"/>
          <w:sz w:val="20"/>
          <w:szCs w:val="20"/>
          <w:shd w:val="clear" w:color="auto" w:fill="FFFFFF"/>
          <w:lang w:val="en-US"/>
        </w:rPr>
      </w:pPr>
      <w:ins w:id="14082" w:author="Airat Shigapov" w:date="2021-10-29T16:39:00Z">
        <w:r w:rsidRPr="00CA1CA9">
          <w:rPr>
            <w:rFonts w:ascii="Times New Roman" w:eastAsia="Calibri" w:hAnsi="Times New Roman" w:cs="Times New Roman"/>
            <w:sz w:val="20"/>
            <w:szCs w:val="20"/>
            <w:shd w:val="clear" w:color="auto" w:fill="FFFFFF"/>
            <w:lang w:val="en-US"/>
          </w:rPr>
          <w:t xml:space="preserve">                &lt;</w:t>
        </w:r>
        <w:proofErr w:type="spellStart"/>
        <w:r w:rsidRPr="00CA1CA9">
          <w:rPr>
            <w:rFonts w:ascii="Times New Roman" w:eastAsia="Calibri" w:hAnsi="Times New Roman" w:cs="Times New Roman"/>
            <w:sz w:val="20"/>
            <w:szCs w:val="20"/>
            <w:shd w:val="clear" w:color="auto" w:fill="FFFFFF"/>
            <w:lang w:val="en-US"/>
          </w:rPr>
          <w:t>TextBlock</w:t>
        </w:r>
        <w:proofErr w:type="spellEnd"/>
        <w:r w:rsidRPr="00CA1CA9">
          <w:rPr>
            <w:rFonts w:ascii="Times New Roman" w:eastAsia="Calibri" w:hAnsi="Times New Roman" w:cs="Times New Roman"/>
            <w:sz w:val="20"/>
            <w:szCs w:val="20"/>
            <w:shd w:val="clear" w:color="auto" w:fill="FFFFFF"/>
            <w:lang w:val="en-US"/>
          </w:rPr>
          <w:t xml:space="preserve"> </w:t>
        </w:r>
        <w:proofErr w:type="gramStart"/>
        <w:r w:rsidRPr="00CA1CA9">
          <w:rPr>
            <w:rFonts w:ascii="Times New Roman" w:eastAsia="Calibri" w:hAnsi="Times New Roman" w:cs="Times New Roman"/>
            <w:sz w:val="20"/>
            <w:szCs w:val="20"/>
            <w:shd w:val="clear" w:color="auto" w:fill="FFFFFF"/>
            <w:lang w:val="en-US"/>
          </w:rPr>
          <w:t>x:Name</w:t>
        </w:r>
        <w:proofErr w:type="gramEnd"/>
        <w:r w:rsidRPr="00CA1CA9">
          <w:rPr>
            <w:rFonts w:ascii="Times New Roman" w:eastAsia="Calibri" w:hAnsi="Times New Roman" w:cs="Times New Roman"/>
            <w:sz w:val="20"/>
            <w:szCs w:val="20"/>
            <w:shd w:val="clear" w:color="auto" w:fill="FFFFFF"/>
            <w:lang w:val="en-US"/>
          </w:rPr>
          <w:t>="passNewWar"</w:t>
        </w:r>
      </w:ins>
    </w:p>
    <w:p w14:paraId="0AA3FA64" w14:textId="77777777" w:rsidR="00CC67A4" w:rsidRPr="00250F53" w:rsidRDefault="00CC67A4" w:rsidP="00CC67A4">
      <w:pPr>
        <w:rPr>
          <w:ins w:id="14083" w:author="Airat Shigapov" w:date="2021-10-29T16:39:00Z"/>
          <w:rFonts w:ascii="Times New Roman" w:eastAsia="Calibri" w:hAnsi="Times New Roman" w:cs="Times New Roman"/>
          <w:sz w:val="20"/>
          <w:szCs w:val="20"/>
          <w:shd w:val="clear" w:color="auto" w:fill="FFFFFF"/>
          <w:lang w:val="en-US"/>
          <w:rPrChange w:id="14084" w:author="Airat Shigapov" w:date="2021-11-16T08:40:00Z">
            <w:rPr>
              <w:ins w:id="14085" w:author="Airat Shigapov" w:date="2021-10-29T16:39:00Z"/>
              <w:rFonts w:ascii="Times New Roman" w:eastAsia="Calibri" w:hAnsi="Times New Roman" w:cs="Times New Roman"/>
              <w:sz w:val="20"/>
              <w:szCs w:val="20"/>
              <w:shd w:val="clear" w:color="auto" w:fill="FFFFFF"/>
              <w:lang w:val="en-US"/>
            </w:rPr>
          </w:rPrChange>
        </w:rPr>
      </w:pPr>
      <w:ins w:id="14086" w:author="Airat Shigapov" w:date="2021-10-29T16:39:00Z">
        <w:r w:rsidRPr="00CA1CA9">
          <w:rPr>
            <w:rFonts w:ascii="Times New Roman" w:eastAsia="Calibri" w:hAnsi="Times New Roman" w:cs="Times New Roman"/>
            <w:sz w:val="20"/>
            <w:szCs w:val="20"/>
            <w:shd w:val="clear" w:color="auto" w:fill="FFFFFF"/>
            <w:lang w:val="en-US"/>
          </w:rPr>
          <w:t xml:space="preserve">                Text</w:t>
        </w:r>
        <w:r w:rsidRPr="00250F53">
          <w:rPr>
            <w:rFonts w:ascii="Times New Roman" w:eastAsia="Calibri" w:hAnsi="Times New Roman" w:cs="Times New Roman"/>
            <w:sz w:val="20"/>
            <w:szCs w:val="20"/>
            <w:shd w:val="clear" w:color="auto" w:fill="FFFFFF"/>
            <w:lang w:val="en-US"/>
            <w:rPrChange w:id="14087" w:author="Airat Shigapov" w:date="2021-11-16T08:40:00Z">
              <w:rPr>
                <w:rFonts w:ascii="Times New Roman" w:eastAsia="Calibri" w:hAnsi="Times New Roman" w:cs="Times New Roman"/>
                <w:sz w:val="20"/>
                <w:szCs w:val="20"/>
                <w:shd w:val="clear" w:color="auto" w:fill="FFFFFF"/>
                <w:lang w:val="en-US"/>
              </w:rPr>
            </w:rPrChange>
          </w:rPr>
          <w:t>="</w:t>
        </w:r>
        <w:r w:rsidRPr="00CA1CA9">
          <w:rPr>
            <w:rFonts w:ascii="Times New Roman" w:eastAsia="Calibri" w:hAnsi="Times New Roman" w:cs="Times New Roman"/>
            <w:sz w:val="20"/>
            <w:szCs w:val="20"/>
            <w:shd w:val="clear" w:color="auto" w:fill="FFFFFF"/>
            <w:rPrChange w:id="14088" w:author="Airat Shigapov" w:date="2021-10-29T16:44:00Z">
              <w:rPr>
                <w:rFonts w:ascii="Times New Roman" w:eastAsia="Calibri" w:hAnsi="Times New Roman" w:cs="Times New Roman"/>
                <w:sz w:val="20"/>
                <w:szCs w:val="20"/>
                <w:shd w:val="clear" w:color="auto" w:fill="FFFFFF"/>
                <w:lang w:val="en-US"/>
              </w:rPr>
            </w:rPrChange>
          </w:rPr>
          <w:t>Минимальная</w:t>
        </w:r>
        <w:r w:rsidRPr="00250F53">
          <w:rPr>
            <w:rFonts w:ascii="Times New Roman" w:eastAsia="Calibri" w:hAnsi="Times New Roman" w:cs="Times New Roman"/>
            <w:sz w:val="20"/>
            <w:szCs w:val="20"/>
            <w:shd w:val="clear" w:color="auto" w:fill="FFFFFF"/>
            <w:lang w:val="en-US"/>
            <w:rPrChange w:id="14089" w:author="Airat Shigapov" w:date="2021-11-16T08:40:00Z">
              <w:rPr>
                <w:rFonts w:ascii="Times New Roman" w:eastAsia="Calibri" w:hAnsi="Times New Roman" w:cs="Times New Roman"/>
                <w:sz w:val="20"/>
                <w:szCs w:val="20"/>
                <w:shd w:val="clear" w:color="auto" w:fill="FFFFFF"/>
                <w:lang w:val="en-US"/>
              </w:rPr>
            </w:rPrChange>
          </w:rPr>
          <w:t xml:space="preserve"> </w:t>
        </w:r>
        <w:r w:rsidRPr="00CA1CA9">
          <w:rPr>
            <w:rFonts w:ascii="Times New Roman" w:eastAsia="Calibri" w:hAnsi="Times New Roman" w:cs="Times New Roman"/>
            <w:sz w:val="20"/>
            <w:szCs w:val="20"/>
            <w:shd w:val="clear" w:color="auto" w:fill="FFFFFF"/>
            <w:rPrChange w:id="14090" w:author="Airat Shigapov" w:date="2021-10-29T16:44:00Z">
              <w:rPr>
                <w:rFonts w:ascii="Times New Roman" w:eastAsia="Calibri" w:hAnsi="Times New Roman" w:cs="Times New Roman"/>
                <w:sz w:val="20"/>
                <w:szCs w:val="20"/>
                <w:shd w:val="clear" w:color="auto" w:fill="FFFFFF"/>
                <w:lang w:val="en-US"/>
              </w:rPr>
            </w:rPrChange>
          </w:rPr>
          <w:t>длинна</w:t>
        </w:r>
        <w:r w:rsidRPr="00250F53">
          <w:rPr>
            <w:rFonts w:ascii="Times New Roman" w:eastAsia="Calibri" w:hAnsi="Times New Roman" w:cs="Times New Roman"/>
            <w:sz w:val="20"/>
            <w:szCs w:val="20"/>
            <w:shd w:val="clear" w:color="auto" w:fill="FFFFFF"/>
            <w:lang w:val="en-US"/>
            <w:rPrChange w:id="14091" w:author="Airat Shigapov" w:date="2021-11-16T08:40:00Z">
              <w:rPr>
                <w:rFonts w:ascii="Times New Roman" w:eastAsia="Calibri" w:hAnsi="Times New Roman" w:cs="Times New Roman"/>
                <w:sz w:val="20"/>
                <w:szCs w:val="20"/>
                <w:shd w:val="clear" w:color="auto" w:fill="FFFFFF"/>
                <w:lang w:val="en-US"/>
              </w:rPr>
            </w:rPrChange>
          </w:rPr>
          <w:t xml:space="preserve"> 6 </w:t>
        </w:r>
        <w:r w:rsidRPr="00CA1CA9">
          <w:rPr>
            <w:rFonts w:ascii="Times New Roman" w:eastAsia="Calibri" w:hAnsi="Times New Roman" w:cs="Times New Roman"/>
            <w:sz w:val="20"/>
            <w:szCs w:val="20"/>
            <w:shd w:val="clear" w:color="auto" w:fill="FFFFFF"/>
            <w:rPrChange w:id="14092" w:author="Airat Shigapov" w:date="2021-10-29T16:44:00Z">
              <w:rPr>
                <w:rFonts w:ascii="Times New Roman" w:eastAsia="Calibri" w:hAnsi="Times New Roman" w:cs="Times New Roman"/>
                <w:sz w:val="20"/>
                <w:szCs w:val="20"/>
                <w:shd w:val="clear" w:color="auto" w:fill="FFFFFF"/>
                <w:lang w:val="en-US"/>
              </w:rPr>
            </w:rPrChange>
          </w:rPr>
          <w:t>символов</w:t>
        </w:r>
        <w:r w:rsidRPr="00250F53">
          <w:rPr>
            <w:rFonts w:ascii="Times New Roman" w:eastAsia="Calibri" w:hAnsi="Times New Roman" w:cs="Times New Roman"/>
            <w:sz w:val="20"/>
            <w:szCs w:val="20"/>
            <w:shd w:val="clear" w:color="auto" w:fill="FFFFFF"/>
            <w:lang w:val="en-US"/>
            <w:rPrChange w:id="14093" w:author="Airat Shigapov" w:date="2021-11-16T08:40:00Z">
              <w:rPr>
                <w:rFonts w:ascii="Times New Roman" w:eastAsia="Calibri" w:hAnsi="Times New Roman" w:cs="Times New Roman"/>
                <w:sz w:val="20"/>
                <w:szCs w:val="20"/>
                <w:shd w:val="clear" w:color="auto" w:fill="FFFFFF"/>
                <w:lang w:val="en-US"/>
              </w:rPr>
            </w:rPrChange>
          </w:rPr>
          <w:t xml:space="preserve">" </w:t>
        </w:r>
      </w:ins>
    </w:p>
    <w:p w14:paraId="4FC98CF8" w14:textId="77777777" w:rsidR="00CC67A4" w:rsidRPr="00250F53" w:rsidRDefault="00CC67A4" w:rsidP="00CC67A4">
      <w:pPr>
        <w:rPr>
          <w:ins w:id="14094" w:author="Airat Shigapov" w:date="2021-10-29T16:39:00Z"/>
          <w:rFonts w:ascii="Times New Roman" w:eastAsia="Calibri" w:hAnsi="Times New Roman" w:cs="Times New Roman"/>
          <w:sz w:val="20"/>
          <w:szCs w:val="20"/>
          <w:shd w:val="clear" w:color="auto" w:fill="FFFFFF"/>
          <w:lang w:val="en-US"/>
          <w:rPrChange w:id="14095" w:author="Airat Shigapov" w:date="2021-11-16T08:40:00Z">
            <w:rPr>
              <w:ins w:id="14096" w:author="Airat Shigapov" w:date="2021-10-29T16:39:00Z"/>
              <w:rFonts w:ascii="Times New Roman" w:eastAsia="Calibri" w:hAnsi="Times New Roman" w:cs="Times New Roman"/>
              <w:sz w:val="20"/>
              <w:szCs w:val="20"/>
              <w:shd w:val="clear" w:color="auto" w:fill="FFFFFF"/>
              <w:lang w:val="en-US"/>
            </w:rPr>
          </w:rPrChange>
        </w:rPr>
      </w:pPr>
      <w:ins w:id="14097" w:author="Airat Shigapov" w:date="2021-10-29T16:39:00Z">
        <w:r w:rsidRPr="00250F53">
          <w:rPr>
            <w:rFonts w:ascii="Times New Roman" w:eastAsia="Calibri" w:hAnsi="Times New Roman" w:cs="Times New Roman"/>
            <w:sz w:val="20"/>
            <w:szCs w:val="20"/>
            <w:shd w:val="clear" w:color="auto" w:fill="FFFFFF"/>
            <w:lang w:val="en-US"/>
            <w:rPrChange w:id="14098" w:author="Airat Shigapov" w:date="2021-11-16T08:40:00Z">
              <w:rPr>
                <w:rFonts w:ascii="Times New Roman" w:eastAsia="Calibri" w:hAnsi="Times New Roman" w:cs="Times New Roman"/>
                <w:sz w:val="20"/>
                <w:szCs w:val="20"/>
                <w:shd w:val="clear" w:color="auto" w:fill="FFFFFF"/>
                <w:lang w:val="en-US"/>
              </w:rPr>
            </w:rPrChange>
          </w:rPr>
          <w:t xml:space="preserve">                       </w:t>
        </w:r>
        <w:r w:rsidRPr="00CA1CA9">
          <w:rPr>
            <w:rFonts w:ascii="Times New Roman" w:eastAsia="Calibri" w:hAnsi="Times New Roman" w:cs="Times New Roman"/>
            <w:sz w:val="20"/>
            <w:szCs w:val="20"/>
            <w:shd w:val="clear" w:color="auto" w:fill="FFFFFF"/>
            <w:lang w:val="en-US"/>
          </w:rPr>
          <w:t>Visibility</w:t>
        </w:r>
        <w:r w:rsidRPr="00250F53">
          <w:rPr>
            <w:rFonts w:ascii="Times New Roman" w:eastAsia="Calibri" w:hAnsi="Times New Roman" w:cs="Times New Roman"/>
            <w:sz w:val="20"/>
            <w:szCs w:val="20"/>
            <w:shd w:val="clear" w:color="auto" w:fill="FFFFFF"/>
            <w:lang w:val="en-US"/>
            <w:rPrChange w:id="14099" w:author="Airat Shigapov" w:date="2021-11-16T08:40:00Z">
              <w:rPr>
                <w:rFonts w:ascii="Times New Roman" w:eastAsia="Calibri" w:hAnsi="Times New Roman" w:cs="Times New Roman"/>
                <w:sz w:val="20"/>
                <w:szCs w:val="20"/>
                <w:shd w:val="clear" w:color="auto" w:fill="FFFFFF"/>
                <w:lang w:val="en-US"/>
              </w:rPr>
            </w:rPrChange>
          </w:rPr>
          <w:t>="</w:t>
        </w:r>
        <w:r w:rsidRPr="00CA1CA9">
          <w:rPr>
            <w:rFonts w:ascii="Times New Roman" w:eastAsia="Calibri" w:hAnsi="Times New Roman" w:cs="Times New Roman"/>
            <w:sz w:val="20"/>
            <w:szCs w:val="20"/>
            <w:shd w:val="clear" w:color="auto" w:fill="FFFFFF"/>
            <w:lang w:val="en-US"/>
          </w:rPr>
          <w:t>Hidden</w:t>
        </w:r>
        <w:r w:rsidRPr="00250F53">
          <w:rPr>
            <w:rFonts w:ascii="Times New Roman" w:eastAsia="Calibri" w:hAnsi="Times New Roman" w:cs="Times New Roman"/>
            <w:sz w:val="20"/>
            <w:szCs w:val="20"/>
            <w:shd w:val="clear" w:color="auto" w:fill="FFFFFF"/>
            <w:lang w:val="en-US"/>
            <w:rPrChange w:id="14100" w:author="Airat Shigapov" w:date="2021-11-16T08:40:00Z">
              <w:rPr>
                <w:rFonts w:ascii="Times New Roman" w:eastAsia="Calibri" w:hAnsi="Times New Roman" w:cs="Times New Roman"/>
                <w:sz w:val="20"/>
                <w:szCs w:val="20"/>
                <w:shd w:val="clear" w:color="auto" w:fill="FFFFFF"/>
                <w:lang w:val="en-US"/>
              </w:rPr>
            </w:rPrChange>
          </w:rPr>
          <w:t>"</w:t>
        </w:r>
      </w:ins>
    </w:p>
    <w:p w14:paraId="0231DA3E" w14:textId="77777777" w:rsidR="00CC67A4" w:rsidRPr="00CA1CA9" w:rsidRDefault="00CC67A4" w:rsidP="00CC67A4">
      <w:pPr>
        <w:rPr>
          <w:ins w:id="14101" w:author="Airat Shigapov" w:date="2021-10-29T16:39:00Z"/>
          <w:rFonts w:ascii="Times New Roman" w:eastAsia="Calibri" w:hAnsi="Times New Roman" w:cs="Times New Roman"/>
          <w:sz w:val="20"/>
          <w:szCs w:val="20"/>
          <w:shd w:val="clear" w:color="auto" w:fill="FFFFFF"/>
          <w:lang w:val="en-US"/>
        </w:rPr>
      </w:pPr>
      <w:ins w:id="14102" w:author="Airat Shigapov" w:date="2021-10-29T16:39:00Z">
        <w:r w:rsidRPr="00250F53">
          <w:rPr>
            <w:rFonts w:ascii="Times New Roman" w:eastAsia="Calibri" w:hAnsi="Times New Roman" w:cs="Times New Roman"/>
            <w:sz w:val="20"/>
            <w:szCs w:val="20"/>
            <w:shd w:val="clear" w:color="auto" w:fill="FFFFFF"/>
            <w:lang w:val="en-US"/>
            <w:rPrChange w:id="14103" w:author="Airat Shigapov" w:date="2021-11-16T08:40:00Z">
              <w:rPr>
                <w:rFonts w:ascii="Times New Roman" w:eastAsia="Calibri" w:hAnsi="Times New Roman" w:cs="Times New Roman"/>
                <w:sz w:val="20"/>
                <w:szCs w:val="20"/>
                <w:shd w:val="clear" w:color="auto" w:fill="FFFFFF"/>
                <w:lang w:val="en-US"/>
              </w:rPr>
            </w:rPrChange>
          </w:rPr>
          <w:t xml:space="preserve">                       </w:t>
        </w:r>
        <w:r w:rsidRPr="00CA1CA9">
          <w:rPr>
            <w:rFonts w:ascii="Times New Roman" w:eastAsia="Calibri" w:hAnsi="Times New Roman" w:cs="Times New Roman"/>
            <w:sz w:val="20"/>
            <w:szCs w:val="20"/>
            <w:shd w:val="clear" w:color="auto" w:fill="FFFFFF"/>
            <w:lang w:val="en-US"/>
          </w:rPr>
          <w:t>Foreground="Red"</w:t>
        </w:r>
      </w:ins>
    </w:p>
    <w:p w14:paraId="4D8E2F53" w14:textId="77777777" w:rsidR="00CC67A4" w:rsidRPr="00CA1CA9" w:rsidRDefault="00CC67A4" w:rsidP="00CC67A4">
      <w:pPr>
        <w:rPr>
          <w:ins w:id="14104" w:author="Airat Shigapov" w:date="2021-10-29T16:39:00Z"/>
          <w:rFonts w:ascii="Times New Roman" w:eastAsia="Calibri" w:hAnsi="Times New Roman" w:cs="Times New Roman"/>
          <w:sz w:val="20"/>
          <w:szCs w:val="20"/>
          <w:shd w:val="clear" w:color="auto" w:fill="FFFFFF"/>
          <w:lang w:val="en-US"/>
        </w:rPr>
      </w:pPr>
      <w:ins w:id="14105" w:author="Airat Shigapov" w:date="2021-10-29T16:39:00Z">
        <w:r w:rsidRPr="00CA1CA9">
          <w:rPr>
            <w:rFonts w:ascii="Times New Roman" w:eastAsia="Calibri" w:hAnsi="Times New Roman" w:cs="Times New Roman"/>
            <w:sz w:val="20"/>
            <w:szCs w:val="20"/>
            <w:shd w:val="clear" w:color="auto" w:fill="FFFFFF"/>
            <w:lang w:val="en-US"/>
          </w:rPr>
          <w:t xml:space="preserve">                       </w:t>
        </w:r>
        <w:proofErr w:type="spellStart"/>
        <w:r w:rsidRPr="00CA1CA9">
          <w:rPr>
            <w:rFonts w:ascii="Times New Roman" w:eastAsia="Calibri" w:hAnsi="Times New Roman" w:cs="Times New Roman"/>
            <w:sz w:val="20"/>
            <w:szCs w:val="20"/>
            <w:shd w:val="clear" w:color="auto" w:fill="FFFFFF"/>
            <w:lang w:val="en-US"/>
          </w:rPr>
          <w:t>FontSize</w:t>
        </w:r>
        <w:proofErr w:type="spellEnd"/>
        <w:r w:rsidRPr="00CA1CA9">
          <w:rPr>
            <w:rFonts w:ascii="Times New Roman" w:eastAsia="Calibri" w:hAnsi="Times New Roman" w:cs="Times New Roman"/>
            <w:sz w:val="20"/>
            <w:szCs w:val="20"/>
            <w:shd w:val="clear" w:color="auto" w:fill="FFFFFF"/>
            <w:lang w:val="en-US"/>
          </w:rPr>
          <w:t>="11"/&gt;</w:t>
        </w:r>
      </w:ins>
    </w:p>
    <w:p w14:paraId="62BA62D6" w14:textId="77777777" w:rsidR="00CC67A4" w:rsidRPr="00CA1CA9" w:rsidRDefault="00CC67A4" w:rsidP="00CC67A4">
      <w:pPr>
        <w:rPr>
          <w:ins w:id="14106" w:author="Airat Shigapov" w:date="2021-10-29T16:39:00Z"/>
          <w:rFonts w:ascii="Times New Roman" w:eastAsia="Calibri" w:hAnsi="Times New Roman" w:cs="Times New Roman"/>
          <w:sz w:val="20"/>
          <w:szCs w:val="20"/>
          <w:shd w:val="clear" w:color="auto" w:fill="FFFFFF"/>
          <w:lang w:val="en-US"/>
        </w:rPr>
      </w:pPr>
      <w:ins w:id="14107" w:author="Airat Shigapov" w:date="2021-10-29T16:39:00Z">
        <w:r w:rsidRPr="00CA1CA9">
          <w:rPr>
            <w:rFonts w:ascii="Times New Roman" w:eastAsia="Calibri" w:hAnsi="Times New Roman" w:cs="Times New Roman"/>
            <w:sz w:val="20"/>
            <w:szCs w:val="20"/>
            <w:shd w:val="clear" w:color="auto" w:fill="FFFFFF"/>
            <w:lang w:val="en-US"/>
          </w:rPr>
          <w:t xml:space="preserve">                &lt;Button Content="</w:t>
        </w:r>
        <w:proofErr w:type="spellStart"/>
        <w:r w:rsidRPr="00CA1CA9">
          <w:rPr>
            <w:rFonts w:ascii="Times New Roman" w:eastAsia="Calibri" w:hAnsi="Times New Roman" w:cs="Times New Roman"/>
            <w:sz w:val="20"/>
            <w:szCs w:val="20"/>
            <w:shd w:val="clear" w:color="auto" w:fill="FFFFFF"/>
            <w:lang w:val="en-US"/>
          </w:rPr>
          <w:t>Изменить</w:t>
        </w:r>
        <w:proofErr w:type="spellEnd"/>
        <w:r w:rsidRPr="00CA1CA9">
          <w:rPr>
            <w:rFonts w:ascii="Times New Roman" w:eastAsia="Calibri" w:hAnsi="Times New Roman" w:cs="Times New Roman"/>
            <w:sz w:val="20"/>
            <w:szCs w:val="20"/>
            <w:shd w:val="clear" w:color="auto" w:fill="FFFFFF"/>
            <w:lang w:val="en-US"/>
          </w:rPr>
          <w:t xml:space="preserve">" </w:t>
        </w:r>
      </w:ins>
    </w:p>
    <w:p w14:paraId="236E9ADD" w14:textId="77777777" w:rsidR="00CC67A4" w:rsidRPr="00CA1CA9" w:rsidRDefault="00CC67A4" w:rsidP="00CC67A4">
      <w:pPr>
        <w:rPr>
          <w:ins w:id="14108" w:author="Airat Shigapov" w:date="2021-10-29T16:39:00Z"/>
          <w:rFonts w:ascii="Times New Roman" w:eastAsia="Calibri" w:hAnsi="Times New Roman" w:cs="Times New Roman"/>
          <w:sz w:val="20"/>
          <w:szCs w:val="20"/>
          <w:shd w:val="clear" w:color="auto" w:fill="FFFFFF"/>
          <w:lang w:val="en-US"/>
        </w:rPr>
      </w:pPr>
      <w:ins w:id="14109" w:author="Airat Shigapov" w:date="2021-10-29T16:39:00Z">
        <w:r w:rsidRPr="00CA1CA9">
          <w:rPr>
            <w:rFonts w:ascii="Times New Roman" w:eastAsia="Calibri" w:hAnsi="Times New Roman" w:cs="Times New Roman"/>
            <w:sz w:val="20"/>
            <w:szCs w:val="20"/>
            <w:shd w:val="clear" w:color="auto" w:fill="FFFFFF"/>
            <w:lang w:val="en-US"/>
          </w:rPr>
          <w:t xml:space="preserve">                        Margin="0,13,0,0"</w:t>
        </w:r>
      </w:ins>
    </w:p>
    <w:p w14:paraId="6537D212" w14:textId="77777777" w:rsidR="00CC67A4" w:rsidRPr="00CA1CA9" w:rsidRDefault="00CC67A4" w:rsidP="00CC67A4">
      <w:pPr>
        <w:rPr>
          <w:ins w:id="14110" w:author="Airat Shigapov" w:date="2021-10-29T16:39:00Z"/>
          <w:rFonts w:ascii="Times New Roman" w:eastAsia="Calibri" w:hAnsi="Times New Roman" w:cs="Times New Roman"/>
          <w:sz w:val="20"/>
          <w:szCs w:val="20"/>
          <w:shd w:val="clear" w:color="auto" w:fill="FFFFFF"/>
          <w:lang w:val="en-US"/>
        </w:rPr>
      </w:pPr>
      <w:ins w:id="14111" w:author="Airat Shigapov" w:date="2021-10-29T16:39:00Z">
        <w:r w:rsidRPr="00CA1CA9">
          <w:rPr>
            <w:rFonts w:ascii="Times New Roman" w:eastAsia="Calibri" w:hAnsi="Times New Roman" w:cs="Times New Roman"/>
            <w:sz w:val="20"/>
            <w:szCs w:val="20"/>
            <w:shd w:val="clear" w:color="auto" w:fill="FFFFFF"/>
            <w:lang w:val="en-US"/>
          </w:rPr>
          <w:t xml:space="preserve">                        Width="100"</w:t>
        </w:r>
      </w:ins>
    </w:p>
    <w:p w14:paraId="2982E8D0" w14:textId="77777777" w:rsidR="00CC67A4" w:rsidRPr="00CA1CA9" w:rsidRDefault="00CC67A4" w:rsidP="00CC67A4">
      <w:pPr>
        <w:rPr>
          <w:ins w:id="14112" w:author="Airat Shigapov" w:date="2021-10-29T16:39:00Z"/>
          <w:rFonts w:ascii="Times New Roman" w:eastAsia="Calibri" w:hAnsi="Times New Roman" w:cs="Times New Roman"/>
          <w:sz w:val="20"/>
          <w:szCs w:val="20"/>
          <w:shd w:val="clear" w:color="auto" w:fill="FFFFFF"/>
          <w:lang w:val="en-US"/>
        </w:rPr>
      </w:pPr>
      <w:ins w:id="14113" w:author="Airat Shigapov" w:date="2021-10-29T16:39:00Z">
        <w:r w:rsidRPr="00CA1CA9">
          <w:rPr>
            <w:rFonts w:ascii="Times New Roman" w:eastAsia="Calibri" w:hAnsi="Times New Roman" w:cs="Times New Roman"/>
            <w:sz w:val="20"/>
            <w:szCs w:val="20"/>
            <w:shd w:val="clear" w:color="auto" w:fill="FFFFFF"/>
            <w:lang w:val="en-US"/>
          </w:rPr>
          <w:t xml:space="preserve">                        Click="</w:t>
        </w:r>
        <w:proofErr w:type="spellStart"/>
        <w:r w:rsidRPr="00CA1CA9">
          <w:rPr>
            <w:rFonts w:ascii="Times New Roman" w:eastAsia="Calibri" w:hAnsi="Times New Roman" w:cs="Times New Roman"/>
            <w:sz w:val="20"/>
            <w:szCs w:val="20"/>
            <w:shd w:val="clear" w:color="auto" w:fill="FFFFFF"/>
            <w:lang w:val="en-US"/>
          </w:rPr>
          <w:t>Button_Update</w:t>
        </w:r>
        <w:proofErr w:type="spellEnd"/>
        <w:r w:rsidRPr="00CA1CA9">
          <w:rPr>
            <w:rFonts w:ascii="Times New Roman" w:eastAsia="Calibri" w:hAnsi="Times New Roman" w:cs="Times New Roman"/>
            <w:sz w:val="20"/>
            <w:szCs w:val="20"/>
            <w:shd w:val="clear" w:color="auto" w:fill="FFFFFF"/>
            <w:lang w:val="en-US"/>
          </w:rPr>
          <w:t>"</w:t>
        </w:r>
      </w:ins>
    </w:p>
    <w:p w14:paraId="1E2A3919" w14:textId="77777777" w:rsidR="00CC67A4" w:rsidRPr="00CA1CA9" w:rsidRDefault="00CC67A4" w:rsidP="00CC67A4">
      <w:pPr>
        <w:rPr>
          <w:ins w:id="14114" w:author="Airat Shigapov" w:date="2021-10-29T16:39:00Z"/>
          <w:rFonts w:ascii="Times New Roman" w:eastAsia="Calibri" w:hAnsi="Times New Roman" w:cs="Times New Roman"/>
          <w:sz w:val="20"/>
          <w:szCs w:val="20"/>
          <w:shd w:val="clear" w:color="auto" w:fill="FFFFFF"/>
          <w:lang w:val="en-US"/>
        </w:rPr>
      </w:pPr>
      <w:ins w:id="14115" w:author="Airat Shigapov" w:date="2021-10-29T16:39:00Z">
        <w:r w:rsidRPr="00CA1CA9">
          <w:rPr>
            <w:rFonts w:ascii="Times New Roman" w:eastAsia="Calibri" w:hAnsi="Times New Roman" w:cs="Times New Roman"/>
            <w:sz w:val="20"/>
            <w:szCs w:val="20"/>
            <w:shd w:val="clear" w:color="auto" w:fill="FFFFFF"/>
            <w:lang w:val="en-US"/>
          </w:rPr>
          <w:t xml:space="preserve">                        </w:t>
        </w:r>
        <w:proofErr w:type="spellStart"/>
        <w:r w:rsidRPr="00CA1CA9">
          <w:rPr>
            <w:rFonts w:ascii="Times New Roman" w:eastAsia="Calibri" w:hAnsi="Times New Roman" w:cs="Times New Roman"/>
            <w:sz w:val="20"/>
            <w:szCs w:val="20"/>
            <w:shd w:val="clear" w:color="auto" w:fill="FFFFFF"/>
            <w:lang w:val="en-US"/>
          </w:rPr>
          <w:t>HorizontalAlignment</w:t>
        </w:r>
        <w:proofErr w:type="spellEnd"/>
        <w:r w:rsidRPr="00CA1CA9">
          <w:rPr>
            <w:rFonts w:ascii="Times New Roman" w:eastAsia="Calibri" w:hAnsi="Times New Roman" w:cs="Times New Roman"/>
            <w:sz w:val="20"/>
            <w:szCs w:val="20"/>
            <w:shd w:val="clear" w:color="auto" w:fill="FFFFFF"/>
            <w:lang w:val="en-US"/>
          </w:rPr>
          <w:t>="Right"/&gt;</w:t>
        </w:r>
      </w:ins>
    </w:p>
    <w:p w14:paraId="54DD3D23" w14:textId="77777777" w:rsidR="00CC67A4" w:rsidRPr="00CA1CA9" w:rsidRDefault="00CC67A4" w:rsidP="00CC67A4">
      <w:pPr>
        <w:rPr>
          <w:ins w:id="14116" w:author="Airat Shigapov" w:date="2021-10-29T16:39:00Z"/>
          <w:rFonts w:ascii="Times New Roman" w:eastAsia="Calibri" w:hAnsi="Times New Roman" w:cs="Times New Roman"/>
          <w:sz w:val="20"/>
          <w:szCs w:val="20"/>
          <w:shd w:val="clear" w:color="auto" w:fill="FFFFFF"/>
          <w:lang w:val="en-US"/>
        </w:rPr>
      </w:pPr>
      <w:ins w:id="14117" w:author="Airat Shigapov" w:date="2021-10-29T16:39:00Z">
        <w:r w:rsidRPr="00CA1CA9">
          <w:rPr>
            <w:rFonts w:ascii="Times New Roman" w:eastAsia="Calibri" w:hAnsi="Times New Roman" w:cs="Times New Roman"/>
            <w:sz w:val="20"/>
            <w:szCs w:val="20"/>
            <w:shd w:val="clear" w:color="auto" w:fill="FFFFFF"/>
            <w:lang w:val="en-US"/>
          </w:rPr>
          <w:t xml:space="preserve">            &lt;/</w:t>
        </w:r>
        <w:proofErr w:type="spellStart"/>
        <w:r w:rsidRPr="00CA1CA9">
          <w:rPr>
            <w:rFonts w:ascii="Times New Roman" w:eastAsia="Calibri" w:hAnsi="Times New Roman" w:cs="Times New Roman"/>
            <w:sz w:val="20"/>
            <w:szCs w:val="20"/>
            <w:shd w:val="clear" w:color="auto" w:fill="FFFFFF"/>
            <w:lang w:val="en-US"/>
          </w:rPr>
          <w:t>StackPanel</w:t>
        </w:r>
        <w:proofErr w:type="spellEnd"/>
        <w:r w:rsidRPr="00CA1CA9">
          <w:rPr>
            <w:rFonts w:ascii="Times New Roman" w:eastAsia="Calibri" w:hAnsi="Times New Roman" w:cs="Times New Roman"/>
            <w:sz w:val="20"/>
            <w:szCs w:val="20"/>
            <w:shd w:val="clear" w:color="auto" w:fill="FFFFFF"/>
            <w:lang w:val="en-US"/>
          </w:rPr>
          <w:t>&gt;</w:t>
        </w:r>
      </w:ins>
    </w:p>
    <w:p w14:paraId="467F4560" w14:textId="77777777" w:rsidR="00CC67A4" w:rsidRPr="00CA1CA9" w:rsidRDefault="00CC67A4" w:rsidP="00CC67A4">
      <w:pPr>
        <w:rPr>
          <w:ins w:id="14118" w:author="Airat Shigapov" w:date="2021-10-29T16:39:00Z"/>
          <w:rFonts w:ascii="Times New Roman" w:eastAsia="Calibri" w:hAnsi="Times New Roman" w:cs="Times New Roman"/>
          <w:sz w:val="20"/>
          <w:szCs w:val="20"/>
          <w:shd w:val="clear" w:color="auto" w:fill="FFFFFF"/>
          <w:lang w:val="en-US"/>
        </w:rPr>
      </w:pPr>
      <w:ins w:id="14119" w:author="Airat Shigapov" w:date="2021-10-29T16:39:00Z">
        <w:r w:rsidRPr="00CA1CA9">
          <w:rPr>
            <w:rFonts w:ascii="Times New Roman" w:eastAsia="Calibri" w:hAnsi="Times New Roman" w:cs="Times New Roman"/>
            <w:sz w:val="20"/>
            <w:szCs w:val="20"/>
            <w:shd w:val="clear" w:color="auto" w:fill="FFFFFF"/>
            <w:lang w:val="en-US"/>
          </w:rPr>
          <w:t xml:space="preserve">        &lt;/Grid&gt;</w:t>
        </w:r>
      </w:ins>
    </w:p>
    <w:p w14:paraId="1B954FAA" w14:textId="77777777" w:rsidR="00CC67A4" w:rsidRPr="00CA1CA9" w:rsidRDefault="00CC67A4" w:rsidP="00CC67A4">
      <w:pPr>
        <w:rPr>
          <w:ins w:id="14120" w:author="Airat Shigapov" w:date="2021-10-29T16:39:00Z"/>
          <w:rFonts w:ascii="Times New Roman" w:eastAsia="Calibri" w:hAnsi="Times New Roman" w:cs="Times New Roman"/>
          <w:sz w:val="20"/>
          <w:szCs w:val="20"/>
          <w:shd w:val="clear" w:color="auto" w:fill="FFFFFF"/>
          <w:lang w:val="en-US"/>
        </w:rPr>
      </w:pPr>
      <w:ins w:id="14121" w:author="Airat Shigapov" w:date="2021-10-29T16:39:00Z">
        <w:r w:rsidRPr="00CA1CA9">
          <w:rPr>
            <w:rFonts w:ascii="Times New Roman" w:eastAsia="Calibri" w:hAnsi="Times New Roman" w:cs="Times New Roman"/>
            <w:sz w:val="20"/>
            <w:szCs w:val="20"/>
            <w:shd w:val="clear" w:color="auto" w:fill="FFFFFF"/>
            <w:lang w:val="en-US"/>
          </w:rPr>
          <w:t xml:space="preserve">    &lt;/Grid&gt;</w:t>
        </w:r>
      </w:ins>
    </w:p>
    <w:p w14:paraId="356FF114" w14:textId="4A1DF3CA" w:rsidR="00CC67A4" w:rsidRPr="00CA1CA9" w:rsidRDefault="00CC67A4" w:rsidP="00CC67A4">
      <w:pPr>
        <w:rPr>
          <w:ins w:id="14122" w:author="Airat Shigapov" w:date="2021-10-27T23:01:00Z"/>
          <w:rFonts w:ascii="Times New Roman" w:eastAsia="Calibri" w:hAnsi="Times New Roman" w:cs="Times New Roman"/>
          <w:sz w:val="20"/>
          <w:szCs w:val="20"/>
          <w:shd w:val="clear" w:color="auto" w:fill="FFFFFF"/>
          <w:lang w:val="en-US"/>
          <w:rPrChange w:id="14123" w:author="Airat Shigapov" w:date="2021-10-29T16:44:00Z">
            <w:rPr>
              <w:ins w:id="14124" w:author="Airat Shigapov" w:date="2021-10-27T23:01:00Z"/>
              <w:rFonts w:ascii="Times New Roman" w:eastAsia="Calibri" w:hAnsi="Times New Roman" w:cs="Times New Roman"/>
              <w:sz w:val="28"/>
              <w:szCs w:val="28"/>
              <w:shd w:val="clear" w:color="auto" w:fill="FFFFFF"/>
              <w:lang w:val="en-US"/>
            </w:rPr>
          </w:rPrChange>
        </w:rPr>
      </w:pPr>
      <w:ins w:id="14125" w:author="Airat Shigapov" w:date="2021-10-29T16:39:00Z">
        <w:r w:rsidRPr="00CA1CA9">
          <w:rPr>
            <w:rFonts w:ascii="Times New Roman" w:eastAsia="Calibri" w:hAnsi="Times New Roman" w:cs="Times New Roman"/>
            <w:sz w:val="20"/>
            <w:szCs w:val="20"/>
            <w:shd w:val="clear" w:color="auto" w:fill="FFFFFF"/>
            <w:lang w:val="en-US"/>
          </w:rPr>
          <w:t>&lt;/Page&gt;</w:t>
        </w:r>
      </w:ins>
    </w:p>
    <w:p w14:paraId="71E1F044" w14:textId="1394D74A" w:rsidR="0077702B" w:rsidRDefault="00CC67A4">
      <w:pPr>
        <w:rPr>
          <w:ins w:id="14126" w:author="Airat Shigapov" w:date="2021-10-29T16:40:00Z"/>
          <w:rFonts w:ascii="Times New Roman" w:eastAsia="Calibri" w:hAnsi="Times New Roman" w:cs="Times New Roman"/>
          <w:sz w:val="28"/>
          <w:szCs w:val="28"/>
          <w:shd w:val="clear" w:color="auto" w:fill="FFFFFF"/>
          <w:lang w:val="en-US"/>
        </w:rPr>
      </w:pPr>
      <w:proofErr w:type="spellStart"/>
      <w:ins w:id="14127" w:author="Airat Shigapov" w:date="2021-10-29T16:40:00Z">
        <w:r>
          <w:rPr>
            <w:rFonts w:ascii="Times New Roman" w:eastAsia="Calibri" w:hAnsi="Times New Roman" w:cs="Times New Roman"/>
            <w:sz w:val="28"/>
            <w:szCs w:val="28"/>
            <w:shd w:val="clear" w:color="auto" w:fill="FFFFFF"/>
            <w:lang w:val="en-US"/>
          </w:rPr>
          <w:t>MyShoppingCart.xaml.cs</w:t>
        </w:r>
        <w:proofErr w:type="spellEnd"/>
        <w:r>
          <w:rPr>
            <w:rFonts w:ascii="Times New Roman" w:eastAsia="Calibri" w:hAnsi="Times New Roman" w:cs="Times New Roman"/>
            <w:sz w:val="28"/>
            <w:szCs w:val="28"/>
            <w:shd w:val="clear" w:color="auto" w:fill="FFFFFF"/>
            <w:lang w:val="en-US"/>
          </w:rPr>
          <w:t>:</w:t>
        </w:r>
      </w:ins>
    </w:p>
    <w:p w14:paraId="09CB2DF6" w14:textId="77777777" w:rsidR="00CC67A4" w:rsidRPr="00CA1CA9" w:rsidRDefault="00CC67A4" w:rsidP="00CC67A4">
      <w:pPr>
        <w:rPr>
          <w:ins w:id="14128" w:author="Airat Shigapov" w:date="2021-10-29T16:41:00Z"/>
          <w:rFonts w:ascii="Times New Roman" w:eastAsia="Calibri" w:hAnsi="Times New Roman" w:cs="Times New Roman"/>
          <w:sz w:val="20"/>
          <w:szCs w:val="20"/>
          <w:shd w:val="clear" w:color="auto" w:fill="FFFFFF"/>
          <w:lang w:val="en-US"/>
          <w:rPrChange w:id="14129" w:author="Airat Shigapov" w:date="2021-10-29T16:44:00Z">
            <w:rPr>
              <w:ins w:id="14130" w:author="Airat Shigapov" w:date="2021-10-29T16:41:00Z"/>
              <w:rFonts w:ascii="Times New Roman" w:eastAsia="Calibri" w:hAnsi="Times New Roman" w:cs="Times New Roman"/>
              <w:sz w:val="28"/>
              <w:szCs w:val="28"/>
              <w:shd w:val="clear" w:color="auto" w:fill="FFFFFF"/>
              <w:lang w:val="en-US"/>
            </w:rPr>
          </w:rPrChange>
        </w:rPr>
      </w:pPr>
      <w:ins w:id="14131" w:author="Airat Shigapov" w:date="2021-10-29T16:41:00Z">
        <w:r w:rsidRPr="00CA1CA9">
          <w:rPr>
            <w:rFonts w:ascii="Times New Roman" w:eastAsia="Calibri" w:hAnsi="Times New Roman" w:cs="Times New Roman"/>
            <w:sz w:val="20"/>
            <w:szCs w:val="20"/>
            <w:shd w:val="clear" w:color="auto" w:fill="FFFFFF"/>
            <w:lang w:val="en-US"/>
            <w:rPrChange w:id="14132" w:author="Airat Shigapov" w:date="2021-10-29T16:44:00Z">
              <w:rPr>
                <w:rFonts w:ascii="Times New Roman" w:eastAsia="Calibri" w:hAnsi="Times New Roman" w:cs="Times New Roman"/>
                <w:sz w:val="28"/>
                <w:szCs w:val="28"/>
                <w:shd w:val="clear" w:color="auto" w:fill="FFFFFF"/>
                <w:lang w:val="en-US"/>
              </w:rPr>
            </w:rPrChange>
          </w:rPr>
          <w:t xml:space="preserve">  public partial class </w:t>
        </w:r>
        <w:proofErr w:type="spellStart"/>
        <w:r w:rsidRPr="00CA1CA9">
          <w:rPr>
            <w:rFonts w:ascii="Times New Roman" w:eastAsia="Calibri" w:hAnsi="Times New Roman" w:cs="Times New Roman"/>
            <w:sz w:val="20"/>
            <w:szCs w:val="20"/>
            <w:shd w:val="clear" w:color="auto" w:fill="FFFFFF"/>
            <w:lang w:val="en-US"/>
            <w:rPrChange w:id="14133" w:author="Airat Shigapov" w:date="2021-10-29T16:44:00Z">
              <w:rPr>
                <w:rFonts w:ascii="Times New Roman" w:eastAsia="Calibri" w:hAnsi="Times New Roman" w:cs="Times New Roman"/>
                <w:sz w:val="28"/>
                <w:szCs w:val="28"/>
                <w:shd w:val="clear" w:color="auto" w:fill="FFFFFF"/>
                <w:lang w:val="en-US"/>
              </w:rPr>
            </w:rPrChange>
          </w:rPr>
          <w:t>MyShoppingС</w:t>
        </w:r>
        <w:proofErr w:type="gramStart"/>
        <w:r w:rsidRPr="00CA1CA9">
          <w:rPr>
            <w:rFonts w:ascii="Times New Roman" w:eastAsia="Calibri" w:hAnsi="Times New Roman" w:cs="Times New Roman"/>
            <w:sz w:val="20"/>
            <w:szCs w:val="20"/>
            <w:shd w:val="clear" w:color="auto" w:fill="FFFFFF"/>
            <w:lang w:val="en-US"/>
            <w:rPrChange w:id="14134" w:author="Airat Shigapov" w:date="2021-10-29T16:44:00Z">
              <w:rPr>
                <w:rFonts w:ascii="Times New Roman" w:eastAsia="Calibri" w:hAnsi="Times New Roman" w:cs="Times New Roman"/>
                <w:sz w:val="28"/>
                <w:szCs w:val="28"/>
                <w:shd w:val="clear" w:color="auto" w:fill="FFFFFF"/>
                <w:lang w:val="en-US"/>
              </w:rPr>
            </w:rPrChange>
          </w:rPr>
          <w:t>art</w:t>
        </w:r>
        <w:proofErr w:type="spellEnd"/>
        <w:r w:rsidRPr="00CA1CA9">
          <w:rPr>
            <w:rFonts w:ascii="Times New Roman" w:eastAsia="Calibri" w:hAnsi="Times New Roman" w:cs="Times New Roman"/>
            <w:sz w:val="20"/>
            <w:szCs w:val="20"/>
            <w:shd w:val="clear" w:color="auto" w:fill="FFFFFF"/>
            <w:lang w:val="en-US"/>
            <w:rPrChange w:id="14135" w:author="Airat Shigapov" w:date="2021-10-29T16:44:00Z">
              <w:rPr>
                <w:rFonts w:ascii="Times New Roman" w:eastAsia="Calibri" w:hAnsi="Times New Roman" w:cs="Times New Roman"/>
                <w:sz w:val="28"/>
                <w:szCs w:val="28"/>
                <w:shd w:val="clear" w:color="auto" w:fill="FFFFFF"/>
                <w:lang w:val="en-US"/>
              </w:rPr>
            </w:rPrChange>
          </w:rPr>
          <w:t xml:space="preserve"> :</w:t>
        </w:r>
        <w:proofErr w:type="gramEnd"/>
        <w:r w:rsidRPr="00CA1CA9">
          <w:rPr>
            <w:rFonts w:ascii="Times New Roman" w:eastAsia="Calibri" w:hAnsi="Times New Roman" w:cs="Times New Roman"/>
            <w:sz w:val="20"/>
            <w:szCs w:val="20"/>
            <w:shd w:val="clear" w:color="auto" w:fill="FFFFFF"/>
            <w:lang w:val="en-US"/>
            <w:rPrChange w:id="14136" w:author="Airat Shigapov" w:date="2021-10-29T16:44:00Z">
              <w:rPr>
                <w:rFonts w:ascii="Times New Roman" w:eastAsia="Calibri" w:hAnsi="Times New Roman" w:cs="Times New Roman"/>
                <w:sz w:val="28"/>
                <w:szCs w:val="28"/>
                <w:shd w:val="clear" w:color="auto" w:fill="FFFFFF"/>
                <w:lang w:val="en-US"/>
              </w:rPr>
            </w:rPrChange>
          </w:rPr>
          <w:t xml:space="preserve"> Page</w:t>
        </w:r>
      </w:ins>
    </w:p>
    <w:p w14:paraId="52AEF216" w14:textId="77777777" w:rsidR="00CC67A4" w:rsidRPr="00CA1CA9" w:rsidRDefault="00CC67A4" w:rsidP="00CC67A4">
      <w:pPr>
        <w:rPr>
          <w:ins w:id="14137" w:author="Airat Shigapov" w:date="2021-10-29T16:41:00Z"/>
          <w:rFonts w:ascii="Times New Roman" w:eastAsia="Calibri" w:hAnsi="Times New Roman" w:cs="Times New Roman"/>
          <w:sz w:val="20"/>
          <w:szCs w:val="20"/>
          <w:shd w:val="clear" w:color="auto" w:fill="FFFFFF"/>
          <w:lang w:val="en-US"/>
          <w:rPrChange w:id="14138" w:author="Airat Shigapov" w:date="2021-10-29T16:44:00Z">
            <w:rPr>
              <w:ins w:id="14139" w:author="Airat Shigapov" w:date="2021-10-29T16:41:00Z"/>
              <w:rFonts w:ascii="Times New Roman" w:eastAsia="Calibri" w:hAnsi="Times New Roman" w:cs="Times New Roman"/>
              <w:sz w:val="28"/>
              <w:szCs w:val="28"/>
              <w:shd w:val="clear" w:color="auto" w:fill="FFFFFF"/>
              <w:lang w:val="en-US"/>
            </w:rPr>
          </w:rPrChange>
        </w:rPr>
      </w:pPr>
      <w:ins w:id="14140" w:author="Airat Shigapov" w:date="2021-10-29T16:41:00Z">
        <w:r w:rsidRPr="00CA1CA9">
          <w:rPr>
            <w:rFonts w:ascii="Times New Roman" w:eastAsia="Calibri" w:hAnsi="Times New Roman" w:cs="Times New Roman"/>
            <w:sz w:val="20"/>
            <w:szCs w:val="20"/>
            <w:shd w:val="clear" w:color="auto" w:fill="FFFFFF"/>
            <w:lang w:val="en-US"/>
            <w:rPrChange w:id="14141" w:author="Airat Shigapov" w:date="2021-10-29T16:44:00Z">
              <w:rPr>
                <w:rFonts w:ascii="Times New Roman" w:eastAsia="Calibri" w:hAnsi="Times New Roman" w:cs="Times New Roman"/>
                <w:sz w:val="28"/>
                <w:szCs w:val="28"/>
                <w:shd w:val="clear" w:color="auto" w:fill="FFFFFF"/>
                <w:lang w:val="en-US"/>
              </w:rPr>
            </w:rPrChange>
          </w:rPr>
          <w:t xml:space="preserve">    {</w:t>
        </w:r>
      </w:ins>
    </w:p>
    <w:p w14:paraId="1C8A06EB" w14:textId="77777777" w:rsidR="00CC67A4" w:rsidRPr="00CA1CA9" w:rsidRDefault="00CC67A4" w:rsidP="00CC67A4">
      <w:pPr>
        <w:rPr>
          <w:ins w:id="14142" w:author="Airat Shigapov" w:date="2021-10-29T16:41:00Z"/>
          <w:rFonts w:ascii="Times New Roman" w:eastAsia="Calibri" w:hAnsi="Times New Roman" w:cs="Times New Roman"/>
          <w:sz w:val="20"/>
          <w:szCs w:val="20"/>
          <w:shd w:val="clear" w:color="auto" w:fill="FFFFFF"/>
          <w:lang w:val="en-US"/>
          <w:rPrChange w:id="14143" w:author="Airat Shigapov" w:date="2021-10-29T16:44:00Z">
            <w:rPr>
              <w:ins w:id="14144" w:author="Airat Shigapov" w:date="2021-10-29T16:41:00Z"/>
              <w:rFonts w:ascii="Times New Roman" w:eastAsia="Calibri" w:hAnsi="Times New Roman" w:cs="Times New Roman"/>
              <w:sz w:val="28"/>
              <w:szCs w:val="28"/>
              <w:shd w:val="clear" w:color="auto" w:fill="FFFFFF"/>
              <w:lang w:val="en-US"/>
            </w:rPr>
          </w:rPrChange>
        </w:rPr>
      </w:pPr>
      <w:ins w:id="14145" w:author="Airat Shigapov" w:date="2021-10-29T16:41:00Z">
        <w:r w:rsidRPr="00CA1CA9">
          <w:rPr>
            <w:rFonts w:ascii="Times New Roman" w:eastAsia="Calibri" w:hAnsi="Times New Roman" w:cs="Times New Roman"/>
            <w:sz w:val="20"/>
            <w:szCs w:val="20"/>
            <w:shd w:val="clear" w:color="auto" w:fill="FFFFFF"/>
            <w:lang w:val="en-US"/>
            <w:rPrChange w:id="14146" w:author="Airat Shigapov" w:date="2021-10-29T16:44:00Z">
              <w:rPr>
                <w:rFonts w:ascii="Times New Roman" w:eastAsia="Calibri" w:hAnsi="Times New Roman" w:cs="Times New Roman"/>
                <w:sz w:val="28"/>
                <w:szCs w:val="28"/>
                <w:shd w:val="clear" w:color="auto" w:fill="FFFFFF"/>
                <w:lang w:val="en-US"/>
              </w:rPr>
            </w:rPrChange>
          </w:rPr>
          <w:t xml:space="preserve">        private </w:t>
        </w:r>
        <w:proofErr w:type="spellStart"/>
        <w:r w:rsidRPr="00CA1CA9">
          <w:rPr>
            <w:rFonts w:ascii="Times New Roman" w:eastAsia="Calibri" w:hAnsi="Times New Roman" w:cs="Times New Roman"/>
            <w:sz w:val="20"/>
            <w:szCs w:val="20"/>
            <w:shd w:val="clear" w:color="auto" w:fill="FFFFFF"/>
            <w:lang w:val="en-US"/>
            <w:rPrChange w:id="14147" w:author="Airat Shigapov" w:date="2021-10-29T16:44:00Z">
              <w:rPr>
                <w:rFonts w:ascii="Times New Roman" w:eastAsia="Calibri" w:hAnsi="Times New Roman" w:cs="Times New Roman"/>
                <w:sz w:val="28"/>
                <w:szCs w:val="28"/>
                <w:shd w:val="clear" w:color="auto" w:fill="FFFFFF"/>
                <w:lang w:val="en-US"/>
              </w:rPr>
            </w:rPrChange>
          </w:rPr>
          <w:t>DateAuthorization</w:t>
        </w:r>
        <w:proofErr w:type="spellEnd"/>
        <w:r w:rsidRPr="00CA1CA9">
          <w:rPr>
            <w:rFonts w:ascii="Times New Roman" w:eastAsia="Calibri" w:hAnsi="Times New Roman" w:cs="Times New Roman"/>
            <w:sz w:val="20"/>
            <w:szCs w:val="20"/>
            <w:shd w:val="clear" w:color="auto" w:fill="FFFFFF"/>
            <w:lang w:val="en-US"/>
            <w:rPrChange w:id="14148" w:author="Airat Shigapov" w:date="2021-10-29T16:44:00Z">
              <w:rPr>
                <w:rFonts w:ascii="Times New Roman" w:eastAsia="Calibri" w:hAnsi="Times New Roman" w:cs="Times New Roman"/>
                <w:sz w:val="28"/>
                <w:szCs w:val="28"/>
                <w:shd w:val="clear" w:color="auto" w:fill="FFFFFF"/>
                <w:lang w:val="en-US"/>
              </w:rPr>
            </w:rPrChange>
          </w:rPr>
          <w:t xml:space="preserve"> client;</w:t>
        </w:r>
      </w:ins>
    </w:p>
    <w:p w14:paraId="76381F70" w14:textId="77777777" w:rsidR="00CC67A4" w:rsidRPr="00CA1CA9" w:rsidRDefault="00CC67A4" w:rsidP="00CC67A4">
      <w:pPr>
        <w:rPr>
          <w:ins w:id="14149" w:author="Airat Shigapov" w:date="2021-10-29T16:41:00Z"/>
          <w:rFonts w:ascii="Times New Roman" w:eastAsia="Calibri" w:hAnsi="Times New Roman" w:cs="Times New Roman"/>
          <w:sz w:val="20"/>
          <w:szCs w:val="20"/>
          <w:shd w:val="clear" w:color="auto" w:fill="FFFFFF"/>
          <w:lang w:val="en-US"/>
          <w:rPrChange w:id="14150" w:author="Airat Shigapov" w:date="2021-10-29T16:44:00Z">
            <w:rPr>
              <w:ins w:id="14151" w:author="Airat Shigapov" w:date="2021-10-29T16:41:00Z"/>
              <w:rFonts w:ascii="Times New Roman" w:eastAsia="Calibri" w:hAnsi="Times New Roman" w:cs="Times New Roman"/>
              <w:sz w:val="28"/>
              <w:szCs w:val="28"/>
              <w:shd w:val="clear" w:color="auto" w:fill="FFFFFF"/>
              <w:lang w:val="en-US"/>
            </w:rPr>
          </w:rPrChange>
        </w:rPr>
      </w:pPr>
      <w:ins w:id="14152" w:author="Airat Shigapov" w:date="2021-10-29T16:41:00Z">
        <w:r w:rsidRPr="00CA1CA9">
          <w:rPr>
            <w:rFonts w:ascii="Times New Roman" w:eastAsia="Calibri" w:hAnsi="Times New Roman" w:cs="Times New Roman"/>
            <w:sz w:val="20"/>
            <w:szCs w:val="20"/>
            <w:shd w:val="clear" w:color="auto" w:fill="FFFFFF"/>
            <w:lang w:val="en-US"/>
            <w:rPrChange w:id="14153" w:author="Airat Shigapov" w:date="2021-10-29T16:44:00Z">
              <w:rPr>
                <w:rFonts w:ascii="Times New Roman" w:eastAsia="Calibri" w:hAnsi="Times New Roman" w:cs="Times New Roman"/>
                <w:sz w:val="28"/>
                <w:szCs w:val="28"/>
                <w:shd w:val="clear" w:color="auto" w:fill="FFFFFF"/>
                <w:lang w:val="en-US"/>
              </w:rPr>
            </w:rPrChange>
          </w:rPr>
          <w:t xml:space="preserve">        public </w:t>
        </w:r>
        <w:proofErr w:type="spellStart"/>
        <w:r w:rsidRPr="00CA1CA9">
          <w:rPr>
            <w:rFonts w:ascii="Times New Roman" w:eastAsia="Calibri" w:hAnsi="Times New Roman" w:cs="Times New Roman"/>
            <w:sz w:val="20"/>
            <w:szCs w:val="20"/>
            <w:shd w:val="clear" w:color="auto" w:fill="FFFFFF"/>
            <w:lang w:val="en-US"/>
            <w:rPrChange w:id="14154" w:author="Airat Shigapov" w:date="2021-10-29T16:44:00Z">
              <w:rPr>
                <w:rFonts w:ascii="Times New Roman" w:eastAsia="Calibri" w:hAnsi="Times New Roman" w:cs="Times New Roman"/>
                <w:sz w:val="28"/>
                <w:szCs w:val="28"/>
                <w:shd w:val="clear" w:color="auto" w:fill="FFFFFF"/>
                <w:lang w:val="en-US"/>
              </w:rPr>
            </w:rPrChange>
          </w:rPr>
          <w:t>MyShoppingС</w:t>
        </w:r>
        <w:proofErr w:type="gramStart"/>
        <w:r w:rsidRPr="00CA1CA9">
          <w:rPr>
            <w:rFonts w:ascii="Times New Roman" w:eastAsia="Calibri" w:hAnsi="Times New Roman" w:cs="Times New Roman"/>
            <w:sz w:val="20"/>
            <w:szCs w:val="20"/>
            <w:shd w:val="clear" w:color="auto" w:fill="FFFFFF"/>
            <w:lang w:val="en-US"/>
            <w:rPrChange w:id="14155" w:author="Airat Shigapov" w:date="2021-10-29T16:44:00Z">
              <w:rPr>
                <w:rFonts w:ascii="Times New Roman" w:eastAsia="Calibri" w:hAnsi="Times New Roman" w:cs="Times New Roman"/>
                <w:sz w:val="28"/>
                <w:szCs w:val="28"/>
                <w:shd w:val="clear" w:color="auto" w:fill="FFFFFF"/>
                <w:lang w:val="en-US"/>
              </w:rPr>
            </w:rPrChange>
          </w:rPr>
          <w:t>art</w:t>
        </w:r>
        <w:proofErr w:type="spellEnd"/>
        <w:r w:rsidRPr="00CA1CA9">
          <w:rPr>
            <w:rFonts w:ascii="Times New Roman" w:eastAsia="Calibri" w:hAnsi="Times New Roman" w:cs="Times New Roman"/>
            <w:sz w:val="20"/>
            <w:szCs w:val="20"/>
            <w:shd w:val="clear" w:color="auto" w:fill="FFFFFF"/>
            <w:lang w:val="en-US"/>
            <w:rPrChange w:id="14156" w:author="Airat Shigapov" w:date="2021-10-29T16:44:00Z">
              <w:rPr>
                <w:rFonts w:ascii="Times New Roman" w:eastAsia="Calibri" w:hAnsi="Times New Roman" w:cs="Times New Roman"/>
                <w:sz w:val="28"/>
                <w:szCs w:val="28"/>
                <w:shd w:val="clear" w:color="auto" w:fill="FFFFFF"/>
                <w:lang w:val="en-US"/>
              </w:rPr>
            </w:rPrChange>
          </w:rPr>
          <w:t>(</w:t>
        </w:r>
        <w:proofErr w:type="gramEnd"/>
        <w:r w:rsidRPr="00CA1CA9">
          <w:rPr>
            <w:rFonts w:ascii="Times New Roman" w:eastAsia="Calibri" w:hAnsi="Times New Roman" w:cs="Times New Roman"/>
            <w:sz w:val="20"/>
            <w:szCs w:val="20"/>
            <w:shd w:val="clear" w:color="auto" w:fill="FFFFFF"/>
            <w:lang w:val="en-US"/>
            <w:rPrChange w:id="14157" w:author="Airat Shigapov" w:date="2021-10-29T16:44:00Z">
              <w:rPr>
                <w:rFonts w:ascii="Times New Roman" w:eastAsia="Calibri" w:hAnsi="Times New Roman" w:cs="Times New Roman"/>
                <w:sz w:val="28"/>
                <w:szCs w:val="28"/>
                <w:shd w:val="clear" w:color="auto" w:fill="FFFFFF"/>
                <w:lang w:val="en-US"/>
              </w:rPr>
            </w:rPrChange>
          </w:rPr>
          <w:t>)</w:t>
        </w:r>
      </w:ins>
    </w:p>
    <w:p w14:paraId="621B031F" w14:textId="77777777" w:rsidR="00CC67A4" w:rsidRPr="00CA1CA9" w:rsidRDefault="00CC67A4" w:rsidP="00CC67A4">
      <w:pPr>
        <w:rPr>
          <w:ins w:id="14158" w:author="Airat Shigapov" w:date="2021-10-29T16:41:00Z"/>
          <w:rFonts w:ascii="Times New Roman" w:eastAsia="Calibri" w:hAnsi="Times New Roman" w:cs="Times New Roman"/>
          <w:sz w:val="20"/>
          <w:szCs w:val="20"/>
          <w:shd w:val="clear" w:color="auto" w:fill="FFFFFF"/>
          <w:lang w:val="en-US"/>
          <w:rPrChange w:id="14159" w:author="Airat Shigapov" w:date="2021-10-29T16:44:00Z">
            <w:rPr>
              <w:ins w:id="14160" w:author="Airat Shigapov" w:date="2021-10-29T16:41:00Z"/>
              <w:rFonts w:ascii="Times New Roman" w:eastAsia="Calibri" w:hAnsi="Times New Roman" w:cs="Times New Roman"/>
              <w:sz w:val="28"/>
              <w:szCs w:val="28"/>
              <w:shd w:val="clear" w:color="auto" w:fill="FFFFFF"/>
              <w:lang w:val="en-US"/>
            </w:rPr>
          </w:rPrChange>
        </w:rPr>
      </w:pPr>
      <w:ins w:id="14161" w:author="Airat Shigapov" w:date="2021-10-29T16:41:00Z">
        <w:r w:rsidRPr="00CA1CA9">
          <w:rPr>
            <w:rFonts w:ascii="Times New Roman" w:eastAsia="Calibri" w:hAnsi="Times New Roman" w:cs="Times New Roman"/>
            <w:sz w:val="20"/>
            <w:szCs w:val="20"/>
            <w:shd w:val="clear" w:color="auto" w:fill="FFFFFF"/>
            <w:lang w:val="en-US"/>
            <w:rPrChange w:id="14162" w:author="Airat Shigapov" w:date="2021-10-29T16:44:00Z">
              <w:rPr>
                <w:rFonts w:ascii="Times New Roman" w:eastAsia="Calibri" w:hAnsi="Times New Roman" w:cs="Times New Roman"/>
                <w:sz w:val="28"/>
                <w:szCs w:val="28"/>
                <w:shd w:val="clear" w:color="auto" w:fill="FFFFFF"/>
                <w:lang w:val="en-US"/>
              </w:rPr>
            </w:rPrChange>
          </w:rPr>
          <w:t xml:space="preserve">        {</w:t>
        </w:r>
      </w:ins>
    </w:p>
    <w:p w14:paraId="4153AAC8" w14:textId="77777777" w:rsidR="00CC67A4" w:rsidRPr="00CA1CA9" w:rsidRDefault="00CC67A4" w:rsidP="00CC67A4">
      <w:pPr>
        <w:rPr>
          <w:ins w:id="14163" w:author="Airat Shigapov" w:date="2021-10-29T16:41:00Z"/>
          <w:rFonts w:ascii="Times New Roman" w:eastAsia="Calibri" w:hAnsi="Times New Roman" w:cs="Times New Roman"/>
          <w:sz w:val="20"/>
          <w:szCs w:val="20"/>
          <w:shd w:val="clear" w:color="auto" w:fill="FFFFFF"/>
          <w:lang w:val="en-US"/>
          <w:rPrChange w:id="14164" w:author="Airat Shigapov" w:date="2021-10-29T16:44:00Z">
            <w:rPr>
              <w:ins w:id="14165" w:author="Airat Shigapov" w:date="2021-10-29T16:41:00Z"/>
              <w:rFonts w:ascii="Times New Roman" w:eastAsia="Calibri" w:hAnsi="Times New Roman" w:cs="Times New Roman"/>
              <w:sz w:val="28"/>
              <w:szCs w:val="28"/>
              <w:shd w:val="clear" w:color="auto" w:fill="FFFFFF"/>
              <w:lang w:val="en-US"/>
            </w:rPr>
          </w:rPrChange>
        </w:rPr>
      </w:pPr>
      <w:ins w:id="14166" w:author="Airat Shigapov" w:date="2021-10-29T16:41:00Z">
        <w:r w:rsidRPr="00CA1CA9">
          <w:rPr>
            <w:rFonts w:ascii="Times New Roman" w:eastAsia="Calibri" w:hAnsi="Times New Roman" w:cs="Times New Roman"/>
            <w:sz w:val="20"/>
            <w:szCs w:val="20"/>
            <w:shd w:val="clear" w:color="auto" w:fill="FFFFFF"/>
            <w:lang w:val="en-US"/>
            <w:rPrChange w:id="14167" w:author="Airat Shigapov" w:date="2021-10-29T16:44:00Z">
              <w:rPr>
                <w:rFonts w:ascii="Times New Roman" w:eastAsia="Calibri" w:hAnsi="Times New Roman" w:cs="Times New Roman"/>
                <w:sz w:val="28"/>
                <w:szCs w:val="28"/>
                <w:shd w:val="clear" w:color="auto" w:fill="FFFFFF"/>
                <w:lang w:val="en-US"/>
              </w:rPr>
            </w:rPrChange>
          </w:rPr>
          <w:t xml:space="preserve">            </w:t>
        </w:r>
        <w:proofErr w:type="spellStart"/>
        <w:proofErr w:type="gramStart"/>
        <w:r w:rsidRPr="00CA1CA9">
          <w:rPr>
            <w:rFonts w:ascii="Times New Roman" w:eastAsia="Calibri" w:hAnsi="Times New Roman" w:cs="Times New Roman"/>
            <w:sz w:val="20"/>
            <w:szCs w:val="20"/>
            <w:shd w:val="clear" w:color="auto" w:fill="FFFFFF"/>
            <w:lang w:val="en-US"/>
            <w:rPrChange w:id="14168" w:author="Airat Shigapov" w:date="2021-10-29T16:44:00Z">
              <w:rPr>
                <w:rFonts w:ascii="Times New Roman" w:eastAsia="Calibri" w:hAnsi="Times New Roman" w:cs="Times New Roman"/>
                <w:sz w:val="28"/>
                <w:szCs w:val="28"/>
                <w:shd w:val="clear" w:color="auto" w:fill="FFFFFF"/>
                <w:lang w:val="en-US"/>
              </w:rPr>
            </w:rPrChange>
          </w:rPr>
          <w:t>InitializeComponent</w:t>
        </w:r>
        <w:proofErr w:type="spellEnd"/>
        <w:r w:rsidRPr="00CA1CA9">
          <w:rPr>
            <w:rFonts w:ascii="Times New Roman" w:eastAsia="Calibri" w:hAnsi="Times New Roman" w:cs="Times New Roman"/>
            <w:sz w:val="20"/>
            <w:szCs w:val="20"/>
            <w:shd w:val="clear" w:color="auto" w:fill="FFFFFF"/>
            <w:lang w:val="en-US"/>
            <w:rPrChange w:id="14169" w:author="Airat Shigapov" w:date="2021-10-29T16:44:00Z">
              <w:rPr>
                <w:rFonts w:ascii="Times New Roman" w:eastAsia="Calibri" w:hAnsi="Times New Roman" w:cs="Times New Roman"/>
                <w:sz w:val="28"/>
                <w:szCs w:val="28"/>
                <w:shd w:val="clear" w:color="auto" w:fill="FFFFFF"/>
                <w:lang w:val="en-US"/>
              </w:rPr>
            </w:rPrChange>
          </w:rPr>
          <w:t>(</w:t>
        </w:r>
        <w:proofErr w:type="gramEnd"/>
        <w:r w:rsidRPr="00CA1CA9">
          <w:rPr>
            <w:rFonts w:ascii="Times New Roman" w:eastAsia="Calibri" w:hAnsi="Times New Roman" w:cs="Times New Roman"/>
            <w:sz w:val="20"/>
            <w:szCs w:val="20"/>
            <w:shd w:val="clear" w:color="auto" w:fill="FFFFFF"/>
            <w:lang w:val="en-US"/>
            <w:rPrChange w:id="14170" w:author="Airat Shigapov" w:date="2021-10-29T16:44:00Z">
              <w:rPr>
                <w:rFonts w:ascii="Times New Roman" w:eastAsia="Calibri" w:hAnsi="Times New Roman" w:cs="Times New Roman"/>
                <w:sz w:val="28"/>
                <w:szCs w:val="28"/>
                <w:shd w:val="clear" w:color="auto" w:fill="FFFFFF"/>
                <w:lang w:val="en-US"/>
              </w:rPr>
            </w:rPrChange>
          </w:rPr>
          <w:t xml:space="preserve">);      </w:t>
        </w:r>
      </w:ins>
    </w:p>
    <w:p w14:paraId="41CB916C" w14:textId="77777777" w:rsidR="00CC67A4" w:rsidRPr="00CA1CA9" w:rsidRDefault="00CC67A4" w:rsidP="00CC67A4">
      <w:pPr>
        <w:rPr>
          <w:ins w:id="14171" w:author="Airat Shigapov" w:date="2021-10-29T16:41:00Z"/>
          <w:rFonts w:ascii="Times New Roman" w:eastAsia="Calibri" w:hAnsi="Times New Roman" w:cs="Times New Roman"/>
          <w:sz w:val="20"/>
          <w:szCs w:val="20"/>
          <w:shd w:val="clear" w:color="auto" w:fill="FFFFFF"/>
          <w:lang w:val="en-US"/>
          <w:rPrChange w:id="14172" w:author="Airat Shigapov" w:date="2021-10-29T16:44:00Z">
            <w:rPr>
              <w:ins w:id="14173" w:author="Airat Shigapov" w:date="2021-10-29T16:41:00Z"/>
              <w:rFonts w:ascii="Times New Roman" w:eastAsia="Calibri" w:hAnsi="Times New Roman" w:cs="Times New Roman"/>
              <w:sz w:val="28"/>
              <w:szCs w:val="28"/>
              <w:shd w:val="clear" w:color="auto" w:fill="FFFFFF"/>
              <w:lang w:val="en-US"/>
            </w:rPr>
          </w:rPrChange>
        </w:rPr>
      </w:pPr>
      <w:ins w:id="14174" w:author="Airat Shigapov" w:date="2021-10-29T16:41:00Z">
        <w:r w:rsidRPr="00CA1CA9">
          <w:rPr>
            <w:rFonts w:ascii="Times New Roman" w:eastAsia="Calibri" w:hAnsi="Times New Roman" w:cs="Times New Roman"/>
            <w:sz w:val="20"/>
            <w:szCs w:val="20"/>
            <w:shd w:val="clear" w:color="auto" w:fill="FFFFFF"/>
            <w:lang w:val="en-US"/>
            <w:rPrChange w:id="14175" w:author="Airat Shigapov" w:date="2021-10-29T16:44:00Z">
              <w:rPr>
                <w:rFonts w:ascii="Times New Roman" w:eastAsia="Calibri" w:hAnsi="Times New Roman" w:cs="Times New Roman"/>
                <w:sz w:val="28"/>
                <w:szCs w:val="28"/>
                <w:shd w:val="clear" w:color="auto" w:fill="FFFFFF"/>
                <w:lang w:val="en-US"/>
              </w:rPr>
            </w:rPrChange>
          </w:rPr>
          <w:t xml:space="preserve">        }</w:t>
        </w:r>
      </w:ins>
    </w:p>
    <w:p w14:paraId="3996C31D" w14:textId="77777777" w:rsidR="00CC67A4" w:rsidRPr="00CA1CA9" w:rsidRDefault="00CC67A4" w:rsidP="00CC67A4">
      <w:pPr>
        <w:rPr>
          <w:ins w:id="14176" w:author="Airat Shigapov" w:date="2021-10-29T16:41:00Z"/>
          <w:rFonts w:ascii="Times New Roman" w:eastAsia="Calibri" w:hAnsi="Times New Roman" w:cs="Times New Roman"/>
          <w:sz w:val="20"/>
          <w:szCs w:val="20"/>
          <w:shd w:val="clear" w:color="auto" w:fill="FFFFFF"/>
          <w:lang w:val="en-US"/>
          <w:rPrChange w:id="14177" w:author="Airat Shigapov" w:date="2021-10-29T16:44:00Z">
            <w:rPr>
              <w:ins w:id="14178" w:author="Airat Shigapov" w:date="2021-10-29T16:41:00Z"/>
              <w:rFonts w:ascii="Times New Roman" w:eastAsia="Calibri" w:hAnsi="Times New Roman" w:cs="Times New Roman"/>
              <w:sz w:val="28"/>
              <w:szCs w:val="28"/>
              <w:shd w:val="clear" w:color="auto" w:fill="FFFFFF"/>
              <w:lang w:val="en-US"/>
            </w:rPr>
          </w:rPrChange>
        </w:rPr>
      </w:pPr>
    </w:p>
    <w:p w14:paraId="67C7F212" w14:textId="77777777" w:rsidR="00CC67A4" w:rsidRPr="00CA1CA9" w:rsidRDefault="00CC67A4" w:rsidP="00CC67A4">
      <w:pPr>
        <w:rPr>
          <w:ins w:id="14179" w:author="Airat Shigapov" w:date="2021-10-29T16:41:00Z"/>
          <w:rFonts w:ascii="Times New Roman" w:eastAsia="Calibri" w:hAnsi="Times New Roman" w:cs="Times New Roman"/>
          <w:sz w:val="20"/>
          <w:szCs w:val="20"/>
          <w:shd w:val="clear" w:color="auto" w:fill="FFFFFF"/>
          <w:lang w:val="en-US"/>
          <w:rPrChange w:id="14180" w:author="Airat Shigapov" w:date="2021-10-29T16:44:00Z">
            <w:rPr>
              <w:ins w:id="14181" w:author="Airat Shigapov" w:date="2021-10-29T16:41:00Z"/>
              <w:rFonts w:ascii="Times New Roman" w:eastAsia="Calibri" w:hAnsi="Times New Roman" w:cs="Times New Roman"/>
              <w:sz w:val="28"/>
              <w:szCs w:val="28"/>
              <w:shd w:val="clear" w:color="auto" w:fill="FFFFFF"/>
              <w:lang w:val="en-US"/>
            </w:rPr>
          </w:rPrChange>
        </w:rPr>
      </w:pPr>
      <w:ins w:id="14182" w:author="Airat Shigapov" w:date="2021-10-29T16:41:00Z">
        <w:r w:rsidRPr="00CA1CA9">
          <w:rPr>
            <w:rFonts w:ascii="Times New Roman" w:eastAsia="Calibri" w:hAnsi="Times New Roman" w:cs="Times New Roman"/>
            <w:sz w:val="20"/>
            <w:szCs w:val="20"/>
            <w:shd w:val="clear" w:color="auto" w:fill="FFFFFF"/>
            <w:lang w:val="en-US"/>
            <w:rPrChange w:id="14183" w:author="Airat Shigapov" w:date="2021-10-29T16:44:00Z">
              <w:rPr>
                <w:rFonts w:ascii="Times New Roman" w:eastAsia="Calibri" w:hAnsi="Times New Roman" w:cs="Times New Roman"/>
                <w:sz w:val="28"/>
                <w:szCs w:val="28"/>
                <w:shd w:val="clear" w:color="auto" w:fill="FFFFFF"/>
                <w:lang w:val="en-US"/>
              </w:rPr>
            </w:rPrChange>
          </w:rPr>
          <w:t xml:space="preserve">        private void </w:t>
        </w:r>
        <w:proofErr w:type="spellStart"/>
        <w:r w:rsidRPr="00CA1CA9">
          <w:rPr>
            <w:rFonts w:ascii="Times New Roman" w:eastAsia="Calibri" w:hAnsi="Times New Roman" w:cs="Times New Roman"/>
            <w:sz w:val="20"/>
            <w:szCs w:val="20"/>
            <w:shd w:val="clear" w:color="auto" w:fill="FFFFFF"/>
            <w:lang w:val="en-US"/>
            <w:rPrChange w:id="14184" w:author="Airat Shigapov" w:date="2021-10-29T16:44:00Z">
              <w:rPr>
                <w:rFonts w:ascii="Times New Roman" w:eastAsia="Calibri" w:hAnsi="Times New Roman" w:cs="Times New Roman"/>
                <w:sz w:val="28"/>
                <w:szCs w:val="28"/>
                <w:shd w:val="clear" w:color="auto" w:fill="FFFFFF"/>
                <w:lang w:val="en-US"/>
              </w:rPr>
            </w:rPrChange>
          </w:rPr>
          <w:t>Page_</w:t>
        </w:r>
        <w:proofErr w:type="gramStart"/>
        <w:r w:rsidRPr="00CA1CA9">
          <w:rPr>
            <w:rFonts w:ascii="Times New Roman" w:eastAsia="Calibri" w:hAnsi="Times New Roman" w:cs="Times New Roman"/>
            <w:sz w:val="20"/>
            <w:szCs w:val="20"/>
            <w:shd w:val="clear" w:color="auto" w:fill="FFFFFF"/>
            <w:lang w:val="en-US"/>
            <w:rPrChange w:id="14185" w:author="Airat Shigapov" w:date="2021-10-29T16:44:00Z">
              <w:rPr>
                <w:rFonts w:ascii="Times New Roman" w:eastAsia="Calibri" w:hAnsi="Times New Roman" w:cs="Times New Roman"/>
                <w:sz w:val="28"/>
                <w:szCs w:val="28"/>
                <w:shd w:val="clear" w:color="auto" w:fill="FFFFFF"/>
                <w:lang w:val="en-US"/>
              </w:rPr>
            </w:rPrChange>
          </w:rPr>
          <w:t>Loaded</w:t>
        </w:r>
        <w:proofErr w:type="spellEnd"/>
        <w:r w:rsidRPr="00CA1CA9">
          <w:rPr>
            <w:rFonts w:ascii="Times New Roman" w:eastAsia="Calibri" w:hAnsi="Times New Roman" w:cs="Times New Roman"/>
            <w:sz w:val="20"/>
            <w:szCs w:val="20"/>
            <w:shd w:val="clear" w:color="auto" w:fill="FFFFFF"/>
            <w:lang w:val="en-US"/>
            <w:rPrChange w:id="14186" w:author="Airat Shigapov" w:date="2021-10-29T16:44:00Z">
              <w:rPr>
                <w:rFonts w:ascii="Times New Roman" w:eastAsia="Calibri" w:hAnsi="Times New Roman" w:cs="Times New Roman"/>
                <w:sz w:val="28"/>
                <w:szCs w:val="28"/>
                <w:shd w:val="clear" w:color="auto" w:fill="FFFFFF"/>
                <w:lang w:val="en-US"/>
              </w:rPr>
            </w:rPrChange>
          </w:rPr>
          <w:t>(</w:t>
        </w:r>
        <w:proofErr w:type="gramEnd"/>
        <w:r w:rsidRPr="00CA1CA9">
          <w:rPr>
            <w:rFonts w:ascii="Times New Roman" w:eastAsia="Calibri" w:hAnsi="Times New Roman" w:cs="Times New Roman"/>
            <w:sz w:val="20"/>
            <w:szCs w:val="20"/>
            <w:shd w:val="clear" w:color="auto" w:fill="FFFFFF"/>
            <w:lang w:val="en-US"/>
            <w:rPrChange w:id="14187" w:author="Airat Shigapov" w:date="2021-10-29T16:44:00Z">
              <w:rPr>
                <w:rFonts w:ascii="Times New Roman" w:eastAsia="Calibri" w:hAnsi="Times New Roman" w:cs="Times New Roman"/>
                <w:sz w:val="28"/>
                <w:szCs w:val="28"/>
                <w:shd w:val="clear" w:color="auto" w:fill="FFFFFF"/>
                <w:lang w:val="en-US"/>
              </w:rPr>
            </w:rPrChange>
          </w:rPr>
          <w:t xml:space="preserve">object sender, </w:t>
        </w:r>
        <w:proofErr w:type="spellStart"/>
        <w:r w:rsidRPr="00CA1CA9">
          <w:rPr>
            <w:rFonts w:ascii="Times New Roman" w:eastAsia="Calibri" w:hAnsi="Times New Roman" w:cs="Times New Roman"/>
            <w:sz w:val="20"/>
            <w:szCs w:val="20"/>
            <w:shd w:val="clear" w:color="auto" w:fill="FFFFFF"/>
            <w:lang w:val="en-US"/>
            <w:rPrChange w:id="14188" w:author="Airat Shigapov" w:date="2021-10-29T16:44:00Z">
              <w:rPr>
                <w:rFonts w:ascii="Times New Roman" w:eastAsia="Calibri" w:hAnsi="Times New Roman" w:cs="Times New Roman"/>
                <w:sz w:val="28"/>
                <w:szCs w:val="28"/>
                <w:shd w:val="clear" w:color="auto" w:fill="FFFFFF"/>
                <w:lang w:val="en-US"/>
              </w:rPr>
            </w:rPrChange>
          </w:rPr>
          <w:t>RoutedEventArgs</w:t>
        </w:r>
        <w:proofErr w:type="spellEnd"/>
        <w:r w:rsidRPr="00CA1CA9">
          <w:rPr>
            <w:rFonts w:ascii="Times New Roman" w:eastAsia="Calibri" w:hAnsi="Times New Roman" w:cs="Times New Roman"/>
            <w:sz w:val="20"/>
            <w:szCs w:val="20"/>
            <w:shd w:val="clear" w:color="auto" w:fill="FFFFFF"/>
            <w:lang w:val="en-US"/>
            <w:rPrChange w:id="14189" w:author="Airat Shigapov" w:date="2021-10-29T16:44:00Z">
              <w:rPr>
                <w:rFonts w:ascii="Times New Roman" w:eastAsia="Calibri" w:hAnsi="Times New Roman" w:cs="Times New Roman"/>
                <w:sz w:val="28"/>
                <w:szCs w:val="28"/>
                <w:shd w:val="clear" w:color="auto" w:fill="FFFFFF"/>
                <w:lang w:val="en-US"/>
              </w:rPr>
            </w:rPrChange>
          </w:rPr>
          <w:t xml:space="preserve"> e)</w:t>
        </w:r>
      </w:ins>
    </w:p>
    <w:p w14:paraId="7C9E81C4" w14:textId="77777777" w:rsidR="00CC67A4" w:rsidRPr="00CA1CA9" w:rsidRDefault="00CC67A4" w:rsidP="00CC67A4">
      <w:pPr>
        <w:rPr>
          <w:ins w:id="14190" w:author="Airat Shigapov" w:date="2021-10-29T16:41:00Z"/>
          <w:rFonts w:ascii="Times New Roman" w:eastAsia="Calibri" w:hAnsi="Times New Roman" w:cs="Times New Roman"/>
          <w:sz w:val="20"/>
          <w:szCs w:val="20"/>
          <w:shd w:val="clear" w:color="auto" w:fill="FFFFFF"/>
          <w:lang w:val="en-US"/>
          <w:rPrChange w:id="14191" w:author="Airat Shigapov" w:date="2021-10-29T16:44:00Z">
            <w:rPr>
              <w:ins w:id="14192" w:author="Airat Shigapov" w:date="2021-10-29T16:41:00Z"/>
              <w:rFonts w:ascii="Times New Roman" w:eastAsia="Calibri" w:hAnsi="Times New Roman" w:cs="Times New Roman"/>
              <w:sz w:val="28"/>
              <w:szCs w:val="28"/>
              <w:shd w:val="clear" w:color="auto" w:fill="FFFFFF"/>
              <w:lang w:val="en-US"/>
            </w:rPr>
          </w:rPrChange>
        </w:rPr>
      </w:pPr>
      <w:ins w:id="14193" w:author="Airat Shigapov" w:date="2021-10-29T16:41:00Z">
        <w:r w:rsidRPr="00CA1CA9">
          <w:rPr>
            <w:rFonts w:ascii="Times New Roman" w:eastAsia="Calibri" w:hAnsi="Times New Roman" w:cs="Times New Roman"/>
            <w:sz w:val="20"/>
            <w:szCs w:val="20"/>
            <w:shd w:val="clear" w:color="auto" w:fill="FFFFFF"/>
            <w:lang w:val="en-US"/>
            <w:rPrChange w:id="14194" w:author="Airat Shigapov" w:date="2021-10-29T16:44:00Z">
              <w:rPr>
                <w:rFonts w:ascii="Times New Roman" w:eastAsia="Calibri" w:hAnsi="Times New Roman" w:cs="Times New Roman"/>
                <w:sz w:val="28"/>
                <w:szCs w:val="28"/>
                <w:shd w:val="clear" w:color="auto" w:fill="FFFFFF"/>
                <w:lang w:val="en-US"/>
              </w:rPr>
            </w:rPrChange>
          </w:rPr>
          <w:t xml:space="preserve">        {</w:t>
        </w:r>
      </w:ins>
    </w:p>
    <w:p w14:paraId="67E52540" w14:textId="77777777" w:rsidR="00CC67A4" w:rsidRPr="00CA1CA9" w:rsidRDefault="00CC67A4" w:rsidP="00CC67A4">
      <w:pPr>
        <w:rPr>
          <w:ins w:id="14195" w:author="Airat Shigapov" w:date="2021-10-29T16:41:00Z"/>
          <w:rFonts w:ascii="Times New Roman" w:eastAsia="Calibri" w:hAnsi="Times New Roman" w:cs="Times New Roman"/>
          <w:sz w:val="20"/>
          <w:szCs w:val="20"/>
          <w:shd w:val="clear" w:color="auto" w:fill="FFFFFF"/>
          <w:lang w:val="en-US"/>
          <w:rPrChange w:id="14196" w:author="Airat Shigapov" w:date="2021-10-29T16:44:00Z">
            <w:rPr>
              <w:ins w:id="14197" w:author="Airat Shigapov" w:date="2021-10-29T16:41:00Z"/>
              <w:rFonts w:ascii="Times New Roman" w:eastAsia="Calibri" w:hAnsi="Times New Roman" w:cs="Times New Roman"/>
              <w:sz w:val="28"/>
              <w:szCs w:val="28"/>
              <w:shd w:val="clear" w:color="auto" w:fill="FFFFFF"/>
              <w:lang w:val="en-US"/>
            </w:rPr>
          </w:rPrChange>
        </w:rPr>
      </w:pPr>
      <w:ins w:id="14198" w:author="Airat Shigapov" w:date="2021-10-29T16:41:00Z">
        <w:r w:rsidRPr="00CA1CA9">
          <w:rPr>
            <w:rFonts w:ascii="Times New Roman" w:eastAsia="Calibri" w:hAnsi="Times New Roman" w:cs="Times New Roman"/>
            <w:sz w:val="20"/>
            <w:szCs w:val="20"/>
            <w:shd w:val="clear" w:color="auto" w:fill="FFFFFF"/>
            <w:lang w:val="en-US"/>
            <w:rPrChange w:id="14199" w:author="Airat Shigapov" w:date="2021-10-29T16:44:00Z">
              <w:rPr>
                <w:rFonts w:ascii="Times New Roman" w:eastAsia="Calibri" w:hAnsi="Times New Roman" w:cs="Times New Roman"/>
                <w:sz w:val="28"/>
                <w:szCs w:val="28"/>
                <w:shd w:val="clear" w:color="auto" w:fill="FFFFFF"/>
                <w:lang w:val="en-US"/>
              </w:rPr>
            </w:rPrChange>
          </w:rPr>
          <w:t xml:space="preserve">            if (</w:t>
        </w:r>
        <w:proofErr w:type="spellStart"/>
        <w:proofErr w:type="gramStart"/>
        <w:r w:rsidRPr="00CA1CA9">
          <w:rPr>
            <w:rFonts w:ascii="Times New Roman" w:eastAsia="Calibri" w:hAnsi="Times New Roman" w:cs="Times New Roman"/>
            <w:sz w:val="20"/>
            <w:szCs w:val="20"/>
            <w:shd w:val="clear" w:color="auto" w:fill="FFFFFF"/>
            <w:lang w:val="en-US"/>
            <w:rPrChange w:id="14200" w:author="Airat Shigapov" w:date="2021-10-29T16:44:00Z">
              <w:rPr>
                <w:rFonts w:ascii="Times New Roman" w:eastAsia="Calibri" w:hAnsi="Times New Roman" w:cs="Times New Roman"/>
                <w:sz w:val="28"/>
                <w:szCs w:val="28"/>
                <w:shd w:val="clear" w:color="auto" w:fill="FFFFFF"/>
                <w:lang w:val="en-US"/>
              </w:rPr>
            </w:rPrChange>
          </w:rPr>
          <w:t>MainWindow.client</w:t>
        </w:r>
        <w:proofErr w:type="spellEnd"/>
        <w:r w:rsidRPr="00CA1CA9">
          <w:rPr>
            <w:rFonts w:ascii="Times New Roman" w:eastAsia="Calibri" w:hAnsi="Times New Roman" w:cs="Times New Roman"/>
            <w:sz w:val="20"/>
            <w:szCs w:val="20"/>
            <w:shd w:val="clear" w:color="auto" w:fill="FFFFFF"/>
            <w:lang w:val="en-US"/>
            <w:rPrChange w:id="14201" w:author="Airat Shigapov" w:date="2021-10-29T16:44:00Z">
              <w:rPr>
                <w:rFonts w:ascii="Times New Roman" w:eastAsia="Calibri" w:hAnsi="Times New Roman" w:cs="Times New Roman"/>
                <w:sz w:val="28"/>
                <w:szCs w:val="28"/>
                <w:shd w:val="clear" w:color="auto" w:fill="FFFFFF"/>
                <w:lang w:val="en-US"/>
              </w:rPr>
            </w:rPrChange>
          </w:rPr>
          <w:t xml:space="preserve"> !</w:t>
        </w:r>
        <w:proofErr w:type="gramEnd"/>
        <w:r w:rsidRPr="00CA1CA9">
          <w:rPr>
            <w:rFonts w:ascii="Times New Roman" w:eastAsia="Calibri" w:hAnsi="Times New Roman" w:cs="Times New Roman"/>
            <w:sz w:val="20"/>
            <w:szCs w:val="20"/>
            <w:shd w:val="clear" w:color="auto" w:fill="FFFFFF"/>
            <w:lang w:val="en-US"/>
            <w:rPrChange w:id="14202" w:author="Airat Shigapov" w:date="2021-10-29T16:44:00Z">
              <w:rPr>
                <w:rFonts w:ascii="Times New Roman" w:eastAsia="Calibri" w:hAnsi="Times New Roman" w:cs="Times New Roman"/>
                <w:sz w:val="28"/>
                <w:szCs w:val="28"/>
                <w:shd w:val="clear" w:color="auto" w:fill="FFFFFF"/>
                <w:lang w:val="en-US"/>
              </w:rPr>
            </w:rPrChange>
          </w:rPr>
          <w:t>= null)</w:t>
        </w:r>
      </w:ins>
    </w:p>
    <w:p w14:paraId="5CD2FB90" w14:textId="77777777" w:rsidR="00CC67A4" w:rsidRPr="00CA1CA9" w:rsidRDefault="00CC67A4" w:rsidP="00CC67A4">
      <w:pPr>
        <w:rPr>
          <w:ins w:id="14203" w:author="Airat Shigapov" w:date="2021-10-29T16:41:00Z"/>
          <w:rFonts w:ascii="Times New Roman" w:eastAsia="Calibri" w:hAnsi="Times New Roman" w:cs="Times New Roman"/>
          <w:sz w:val="20"/>
          <w:szCs w:val="20"/>
          <w:shd w:val="clear" w:color="auto" w:fill="FFFFFF"/>
          <w:lang w:val="en-US"/>
          <w:rPrChange w:id="14204" w:author="Airat Shigapov" w:date="2021-10-29T16:44:00Z">
            <w:rPr>
              <w:ins w:id="14205" w:author="Airat Shigapov" w:date="2021-10-29T16:41:00Z"/>
              <w:rFonts w:ascii="Times New Roman" w:eastAsia="Calibri" w:hAnsi="Times New Roman" w:cs="Times New Roman"/>
              <w:sz w:val="28"/>
              <w:szCs w:val="28"/>
              <w:shd w:val="clear" w:color="auto" w:fill="FFFFFF"/>
              <w:lang w:val="en-US"/>
            </w:rPr>
          </w:rPrChange>
        </w:rPr>
      </w:pPr>
      <w:ins w:id="14206" w:author="Airat Shigapov" w:date="2021-10-29T16:41:00Z">
        <w:r w:rsidRPr="00CA1CA9">
          <w:rPr>
            <w:rFonts w:ascii="Times New Roman" w:eastAsia="Calibri" w:hAnsi="Times New Roman" w:cs="Times New Roman"/>
            <w:sz w:val="20"/>
            <w:szCs w:val="20"/>
            <w:shd w:val="clear" w:color="auto" w:fill="FFFFFF"/>
            <w:lang w:val="en-US"/>
            <w:rPrChange w:id="14207" w:author="Airat Shigapov" w:date="2021-10-29T16:44:00Z">
              <w:rPr>
                <w:rFonts w:ascii="Times New Roman" w:eastAsia="Calibri" w:hAnsi="Times New Roman" w:cs="Times New Roman"/>
                <w:sz w:val="28"/>
                <w:szCs w:val="28"/>
                <w:shd w:val="clear" w:color="auto" w:fill="FFFFFF"/>
                <w:lang w:val="en-US"/>
              </w:rPr>
            </w:rPrChange>
          </w:rPr>
          <w:t xml:space="preserve">            {</w:t>
        </w:r>
      </w:ins>
    </w:p>
    <w:p w14:paraId="2509B20F" w14:textId="77777777" w:rsidR="00CC67A4" w:rsidRPr="00CA1CA9" w:rsidRDefault="00CC67A4" w:rsidP="00CC67A4">
      <w:pPr>
        <w:rPr>
          <w:ins w:id="14208" w:author="Airat Shigapov" w:date="2021-10-29T16:41:00Z"/>
          <w:rFonts w:ascii="Times New Roman" w:eastAsia="Calibri" w:hAnsi="Times New Roman" w:cs="Times New Roman"/>
          <w:sz w:val="20"/>
          <w:szCs w:val="20"/>
          <w:shd w:val="clear" w:color="auto" w:fill="FFFFFF"/>
          <w:lang w:val="en-US"/>
          <w:rPrChange w:id="14209" w:author="Airat Shigapov" w:date="2021-10-29T16:44:00Z">
            <w:rPr>
              <w:ins w:id="14210" w:author="Airat Shigapov" w:date="2021-10-29T16:41:00Z"/>
              <w:rFonts w:ascii="Times New Roman" w:eastAsia="Calibri" w:hAnsi="Times New Roman" w:cs="Times New Roman"/>
              <w:sz w:val="28"/>
              <w:szCs w:val="28"/>
              <w:shd w:val="clear" w:color="auto" w:fill="FFFFFF"/>
              <w:lang w:val="en-US"/>
            </w:rPr>
          </w:rPrChange>
        </w:rPr>
      </w:pPr>
      <w:ins w:id="14211" w:author="Airat Shigapov" w:date="2021-10-29T16:41:00Z">
        <w:r w:rsidRPr="00CA1CA9">
          <w:rPr>
            <w:rFonts w:ascii="Times New Roman" w:eastAsia="Calibri" w:hAnsi="Times New Roman" w:cs="Times New Roman"/>
            <w:sz w:val="20"/>
            <w:szCs w:val="20"/>
            <w:shd w:val="clear" w:color="auto" w:fill="FFFFFF"/>
            <w:lang w:val="en-US"/>
            <w:rPrChange w:id="14212" w:author="Airat Shigapov" w:date="2021-10-29T16:44:00Z">
              <w:rPr>
                <w:rFonts w:ascii="Times New Roman" w:eastAsia="Calibri" w:hAnsi="Times New Roman" w:cs="Times New Roman"/>
                <w:sz w:val="28"/>
                <w:szCs w:val="28"/>
                <w:shd w:val="clear" w:color="auto" w:fill="FFFFFF"/>
                <w:lang w:val="en-US"/>
              </w:rPr>
            </w:rPrChange>
          </w:rPr>
          <w:t xml:space="preserve">                client = (DateAuthorization)</w:t>
        </w:r>
        <w:proofErr w:type="gramStart"/>
        <w:r w:rsidRPr="00CA1CA9">
          <w:rPr>
            <w:rFonts w:ascii="Times New Roman" w:eastAsia="Calibri" w:hAnsi="Times New Roman" w:cs="Times New Roman"/>
            <w:sz w:val="20"/>
            <w:szCs w:val="20"/>
            <w:shd w:val="clear" w:color="auto" w:fill="FFFFFF"/>
            <w:lang w:val="en-US"/>
            <w:rPrChange w:id="14213" w:author="Airat Shigapov" w:date="2021-10-29T16:44:00Z">
              <w:rPr>
                <w:rFonts w:ascii="Times New Roman" w:eastAsia="Calibri" w:hAnsi="Times New Roman" w:cs="Times New Roman"/>
                <w:sz w:val="28"/>
                <w:szCs w:val="28"/>
                <w:shd w:val="clear" w:color="auto" w:fill="FFFFFF"/>
                <w:lang w:val="en-US"/>
              </w:rPr>
            </w:rPrChange>
          </w:rPr>
          <w:t>MainWindow.client.DateAuthorizations.FirstOrDefault</w:t>
        </w:r>
        <w:proofErr w:type="gramEnd"/>
        <w:r w:rsidRPr="00CA1CA9">
          <w:rPr>
            <w:rFonts w:ascii="Times New Roman" w:eastAsia="Calibri" w:hAnsi="Times New Roman" w:cs="Times New Roman"/>
            <w:sz w:val="20"/>
            <w:szCs w:val="20"/>
            <w:shd w:val="clear" w:color="auto" w:fill="FFFFFF"/>
            <w:lang w:val="en-US"/>
            <w:rPrChange w:id="14214" w:author="Airat Shigapov" w:date="2021-10-29T16:44:00Z">
              <w:rPr>
                <w:rFonts w:ascii="Times New Roman" w:eastAsia="Calibri" w:hAnsi="Times New Roman" w:cs="Times New Roman"/>
                <w:sz w:val="28"/>
                <w:szCs w:val="28"/>
                <w:shd w:val="clear" w:color="auto" w:fill="FFFFFF"/>
                <w:lang w:val="en-US"/>
              </w:rPr>
            </w:rPrChange>
          </w:rPr>
          <w:t>().Clone();</w:t>
        </w:r>
      </w:ins>
    </w:p>
    <w:p w14:paraId="0000AEC3" w14:textId="77777777" w:rsidR="00CC67A4" w:rsidRPr="00CA1CA9" w:rsidRDefault="00CC67A4" w:rsidP="00CC67A4">
      <w:pPr>
        <w:rPr>
          <w:ins w:id="14215" w:author="Airat Shigapov" w:date="2021-10-29T16:41:00Z"/>
          <w:rFonts w:ascii="Times New Roman" w:eastAsia="Calibri" w:hAnsi="Times New Roman" w:cs="Times New Roman"/>
          <w:sz w:val="20"/>
          <w:szCs w:val="20"/>
          <w:shd w:val="clear" w:color="auto" w:fill="FFFFFF"/>
          <w:lang w:val="en-US"/>
          <w:rPrChange w:id="14216" w:author="Airat Shigapov" w:date="2021-10-29T16:44:00Z">
            <w:rPr>
              <w:ins w:id="14217" w:author="Airat Shigapov" w:date="2021-10-29T16:41:00Z"/>
              <w:rFonts w:ascii="Times New Roman" w:eastAsia="Calibri" w:hAnsi="Times New Roman" w:cs="Times New Roman"/>
              <w:sz w:val="28"/>
              <w:szCs w:val="28"/>
              <w:shd w:val="clear" w:color="auto" w:fill="FFFFFF"/>
              <w:lang w:val="en-US"/>
            </w:rPr>
          </w:rPrChange>
        </w:rPr>
      </w:pPr>
      <w:ins w:id="14218" w:author="Airat Shigapov" w:date="2021-10-29T16:41:00Z">
        <w:r w:rsidRPr="00CA1CA9">
          <w:rPr>
            <w:rFonts w:ascii="Times New Roman" w:eastAsia="Calibri" w:hAnsi="Times New Roman" w:cs="Times New Roman"/>
            <w:sz w:val="20"/>
            <w:szCs w:val="20"/>
            <w:shd w:val="clear" w:color="auto" w:fill="FFFFFF"/>
            <w:lang w:val="en-US"/>
            <w:rPrChange w:id="14219" w:author="Airat Shigapov" w:date="2021-10-29T16:44:00Z">
              <w:rPr>
                <w:rFonts w:ascii="Times New Roman" w:eastAsia="Calibri" w:hAnsi="Times New Roman" w:cs="Times New Roman"/>
                <w:sz w:val="28"/>
                <w:szCs w:val="28"/>
                <w:shd w:val="clear" w:color="auto" w:fill="FFFFFF"/>
                <w:lang w:val="en-US"/>
              </w:rPr>
            </w:rPrChange>
          </w:rPr>
          <w:t xml:space="preserve">                </w:t>
        </w:r>
        <w:proofErr w:type="spellStart"/>
        <w:r w:rsidRPr="00CA1CA9">
          <w:rPr>
            <w:rFonts w:ascii="Times New Roman" w:eastAsia="Calibri" w:hAnsi="Times New Roman" w:cs="Times New Roman"/>
            <w:sz w:val="20"/>
            <w:szCs w:val="20"/>
            <w:shd w:val="clear" w:color="auto" w:fill="FFFFFF"/>
            <w:lang w:val="en-US"/>
            <w:rPrChange w:id="14220" w:author="Airat Shigapov" w:date="2021-10-29T16:44:00Z">
              <w:rPr>
                <w:rFonts w:ascii="Times New Roman" w:eastAsia="Calibri" w:hAnsi="Times New Roman" w:cs="Times New Roman"/>
                <w:sz w:val="28"/>
                <w:szCs w:val="28"/>
                <w:shd w:val="clear" w:color="auto" w:fill="FFFFFF"/>
                <w:lang w:val="en-US"/>
              </w:rPr>
            </w:rPrChange>
          </w:rPr>
          <w:t>DataContext</w:t>
        </w:r>
        <w:proofErr w:type="spellEnd"/>
        <w:r w:rsidRPr="00CA1CA9">
          <w:rPr>
            <w:rFonts w:ascii="Times New Roman" w:eastAsia="Calibri" w:hAnsi="Times New Roman" w:cs="Times New Roman"/>
            <w:sz w:val="20"/>
            <w:szCs w:val="20"/>
            <w:shd w:val="clear" w:color="auto" w:fill="FFFFFF"/>
            <w:lang w:val="en-US"/>
            <w:rPrChange w:id="14221" w:author="Airat Shigapov" w:date="2021-10-29T16:44:00Z">
              <w:rPr>
                <w:rFonts w:ascii="Times New Roman" w:eastAsia="Calibri" w:hAnsi="Times New Roman" w:cs="Times New Roman"/>
                <w:sz w:val="28"/>
                <w:szCs w:val="28"/>
                <w:shd w:val="clear" w:color="auto" w:fill="FFFFFF"/>
                <w:lang w:val="en-US"/>
              </w:rPr>
            </w:rPrChange>
          </w:rPr>
          <w:t xml:space="preserve"> = client;</w:t>
        </w:r>
      </w:ins>
    </w:p>
    <w:p w14:paraId="353D22FE" w14:textId="77777777" w:rsidR="00CC67A4" w:rsidRPr="00CA1CA9" w:rsidRDefault="00CC67A4" w:rsidP="00CC67A4">
      <w:pPr>
        <w:rPr>
          <w:ins w:id="14222" w:author="Airat Shigapov" w:date="2021-10-29T16:41:00Z"/>
          <w:rFonts w:ascii="Times New Roman" w:eastAsia="Calibri" w:hAnsi="Times New Roman" w:cs="Times New Roman"/>
          <w:sz w:val="20"/>
          <w:szCs w:val="20"/>
          <w:shd w:val="clear" w:color="auto" w:fill="FFFFFF"/>
          <w:lang w:val="en-US"/>
          <w:rPrChange w:id="14223" w:author="Airat Shigapov" w:date="2021-10-29T16:44:00Z">
            <w:rPr>
              <w:ins w:id="14224" w:author="Airat Shigapov" w:date="2021-10-29T16:41:00Z"/>
              <w:rFonts w:ascii="Times New Roman" w:eastAsia="Calibri" w:hAnsi="Times New Roman" w:cs="Times New Roman"/>
              <w:sz w:val="28"/>
              <w:szCs w:val="28"/>
              <w:shd w:val="clear" w:color="auto" w:fill="FFFFFF"/>
              <w:lang w:val="en-US"/>
            </w:rPr>
          </w:rPrChange>
        </w:rPr>
      </w:pPr>
      <w:ins w:id="14225" w:author="Airat Shigapov" w:date="2021-10-29T16:41:00Z">
        <w:r w:rsidRPr="00CA1CA9">
          <w:rPr>
            <w:rFonts w:ascii="Times New Roman" w:eastAsia="Calibri" w:hAnsi="Times New Roman" w:cs="Times New Roman"/>
            <w:sz w:val="20"/>
            <w:szCs w:val="20"/>
            <w:shd w:val="clear" w:color="auto" w:fill="FFFFFF"/>
            <w:lang w:val="en-US"/>
            <w:rPrChange w:id="14226" w:author="Airat Shigapov" w:date="2021-10-29T16:44:00Z">
              <w:rPr>
                <w:rFonts w:ascii="Times New Roman" w:eastAsia="Calibri" w:hAnsi="Times New Roman" w:cs="Times New Roman"/>
                <w:sz w:val="28"/>
                <w:szCs w:val="28"/>
                <w:shd w:val="clear" w:color="auto" w:fill="FFFFFF"/>
                <w:lang w:val="en-US"/>
              </w:rPr>
            </w:rPrChange>
          </w:rPr>
          <w:t xml:space="preserve">                </w:t>
        </w:r>
        <w:proofErr w:type="spellStart"/>
        <w:r w:rsidRPr="00CA1CA9">
          <w:rPr>
            <w:rFonts w:ascii="Times New Roman" w:eastAsia="Calibri" w:hAnsi="Times New Roman" w:cs="Times New Roman"/>
            <w:sz w:val="20"/>
            <w:szCs w:val="20"/>
            <w:shd w:val="clear" w:color="auto" w:fill="FFFFFF"/>
            <w:lang w:val="en-US"/>
            <w:rPrChange w:id="14227" w:author="Airat Shigapov" w:date="2021-10-29T16:44:00Z">
              <w:rPr>
                <w:rFonts w:ascii="Times New Roman" w:eastAsia="Calibri" w:hAnsi="Times New Roman" w:cs="Times New Roman"/>
                <w:sz w:val="28"/>
                <w:szCs w:val="28"/>
                <w:shd w:val="clear" w:color="auto" w:fill="FFFFFF"/>
                <w:lang w:val="en-US"/>
              </w:rPr>
            </w:rPrChange>
          </w:rPr>
          <w:t>ListOrders.ItemsSource</w:t>
        </w:r>
        <w:proofErr w:type="spellEnd"/>
        <w:r w:rsidRPr="00CA1CA9">
          <w:rPr>
            <w:rFonts w:ascii="Times New Roman" w:eastAsia="Calibri" w:hAnsi="Times New Roman" w:cs="Times New Roman"/>
            <w:sz w:val="20"/>
            <w:szCs w:val="20"/>
            <w:shd w:val="clear" w:color="auto" w:fill="FFFFFF"/>
            <w:lang w:val="en-US"/>
            <w:rPrChange w:id="14228" w:author="Airat Shigapov" w:date="2021-10-29T16:44:00Z">
              <w:rPr>
                <w:rFonts w:ascii="Times New Roman" w:eastAsia="Calibri" w:hAnsi="Times New Roman" w:cs="Times New Roman"/>
                <w:sz w:val="28"/>
                <w:szCs w:val="28"/>
                <w:shd w:val="clear" w:color="auto" w:fill="FFFFFF"/>
                <w:lang w:val="en-US"/>
              </w:rPr>
            </w:rPrChange>
          </w:rPr>
          <w:t xml:space="preserve"> = </w:t>
        </w:r>
        <w:proofErr w:type="spellStart"/>
        <w:proofErr w:type="gramStart"/>
        <w:r w:rsidRPr="00CA1CA9">
          <w:rPr>
            <w:rFonts w:ascii="Times New Roman" w:eastAsia="Calibri" w:hAnsi="Times New Roman" w:cs="Times New Roman"/>
            <w:sz w:val="20"/>
            <w:szCs w:val="20"/>
            <w:shd w:val="clear" w:color="auto" w:fill="FFFFFF"/>
            <w:lang w:val="en-US"/>
            <w:rPrChange w:id="14229" w:author="Airat Shigapov" w:date="2021-10-29T16:44:00Z">
              <w:rPr>
                <w:rFonts w:ascii="Times New Roman" w:eastAsia="Calibri" w:hAnsi="Times New Roman" w:cs="Times New Roman"/>
                <w:sz w:val="28"/>
                <w:szCs w:val="28"/>
                <w:shd w:val="clear" w:color="auto" w:fill="FFFFFF"/>
                <w:lang w:val="en-US"/>
              </w:rPr>
            </w:rPrChange>
          </w:rPr>
          <w:t>MainWindow.client.Sales.OrderByDescending</w:t>
        </w:r>
        <w:proofErr w:type="spellEnd"/>
        <w:proofErr w:type="gramEnd"/>
        <w:r w:rsidRPr="00CA1CA9">
          <w:rPr>
            <w:rFonts w:ascii="Times New Roman" w:eastAsia="Calibri" w:hAnsi="Times New Roman" w:cs="Times New Roman"/>
            <w:sz w:val="20"/>
            <w:szCs w:val="20"/>
            <w:shd w:val="clear" w:color="auto" w:fill="FFFFFF"/>
            <w:lang w:val="en-US"/>
            <w:rPrChange w:id="14230" w:author="Airat Shigapov" w:date="2021-10-29T16:44:00Z">
              <w:rPr>
                <w:rFonts w:ascii="Times New Roman" w:eastAsia="Calibri" w:hAnsi="Times New Roman" w:cs="Times New Roman"/>
                <w:sz w:val="28"/>
                <w:szCs w:val="28"/>
                <w:shd w:val="clear" w:color="auto" w:fill="FFFFFF"/>
                <w:lang w:val="en-US"/>
              </w:rPr>
            </w:rPrChange>
          </w:rPr>
          <w:t>(x=&gt;</w:t>
        </w:r>
        <w:proofErr w:type="spellStart"/>
        <w:r w:rsidRPr="00CA1CA9">
          <w:rPr>
            <w:rFonts w:ascii="Times New Roman" w:eastAsia="Calibri" w:hAnsi="Times New Roman" w:cs="Times New Roman"/>
            <w:sz w:val="20"/>
            <w:szCs w:val="20"/>
            <w:shd w:val="clear" w:color="auto" w:fill="FFFFFF"/>
            <w:lang w:val="en-US"/>
            <w:rPrChange w:id="14231" w:author="Airat Shigapov" w:date="2021-10-29T16:44:00Z">
              <w:rPr>
                <w:rFonts w:ascii="Times New Roman" w:eastAsia="Calibri" w:hAnsi="Times New Roman" w:cs="Times New Roman"/>
                <w:sz w:val="28"/>
                <w:szCs w:val="28"/>
                <w:shd w:val="clear" w:color="auto" w:fill="FFFFFF"/>
                <w:lang w:val="en-US"/>
              </w:rPr>
            </w:rPrChange>
          </w:rPr>
          <w:t>x.Date</w:t>
        </w:r>
        <w:proofErr w:type="spellEnd"/>
        <w:r w:rsidRPr="00CA1CA9">
          <w:rPr>
            <w:rFonts w:ascii="Times New Roman" w:eastAsia="Calibri" w:hAnsi="Times New Roman" w:cs="Times New Roman"/>
            <w:sz w:val="20"/>
            <w:szCs w:val="20"/>
            <w:shd w:val="clear" w:color="auto" w:fill="FFFFFF"/>
            <w:lang w:val="en-US"/>
            <w:rPrChange w:id="14232" w:author="Airat Shigapov" w:date="2021-10-29T16:44:00Z">
              <w:rPr>
                <w:rFonts w:ascii="Times New Roman" w:eastAsia="Calibri" w:hAnsi="Times New Roman" w:cs="Times New Roman"/>
                <w:sz w:val="28"/>
                <w:szCs w:val="28"/>
                <w:shd w:val="clear" w:color="auto" w:fill="FFFFFF"/>
                <w:lang w:val="en-US"/>
              </w:rPr>
            </w:rPrChange>
          </w:rPr>
          <w:t>).</w:t>
        </w:r>
        <w:proofErr w:type="spellStart"/>
        <w:r w:rsidRPr="00CA1CA9">
          <w:rPr>
            <w:rFonts w:ascii="Times New Roman" w:eastAsia="Calibri" w:hAnsi="Times New Roman" w:cs="Times New Roman"/>
            <w:sz w:val="20"/>
            <w:szCs w:val="20"/>
            <w:shd w:val="clear" w:color="auto" w:fill="FFFFFF"/>
            <w:lang w:val="en-US"/>
            <w:rPrChange w:id="14233" w:author="Airat Shigapov" w:date="2021-10-29T16:44:00Z">
              <w:rPr>
                <w:rFonts w:ascii="Times New Roman" w:eastAsia="Calibri" w:hAnsi="Times New Roman" w:cs="Times New Roman"/>
                <w:sz w:val="28"/>
                <w:szCs w:val="28"/>
                <w:shd w:val="clear" w:color="auto" w:fill="FFFFFF"/>
                <w:lang w:val="en-US"/>
              </w:rPr>
            </w:rPrChange>
          </w:rPr>
          <w:t>ToList</w:t>
        </w:r>
        <w:proofErr w:type="spellEnd"/>
        <w:r w:rsidRPr="00CA1CA9">
          <w:rPr>
            <w:rFonts w:ascii="Times New Roman" w:eastAsia="Calibri" w:hAnsi="Times New Roman" w:cs="Times New Roman"/>
            <w:sz w:val="20"/>
            <w:szCs w:val="20"/>
            <w:shd w:val="clear" w:color="auto" w:fill="FFFFFF"/>
            <w:lang w:val="en-US"/>
            <w:rPrChange w:id="14234" w:author="Airat Shigapov" w:date="2021-10-29T16:44:00Z">
              <w:rPr>
                <w:rFonts w:ascii="Times New Roman" w:eastAsia="Calibri" w:hAnsi="Times New Roman" w:cs="Times New Roman"/>
                <w:sz w:val="28"/>
                <w:szCs w:val="28"/>
                <w:shd w:val="clear" w:color="auto" w:fill="FFFFFF"/>
                <w:lang w:val="en-US"/>
              </w:rPr>
            </w:rPrChange>
          </w:rPr>
          <w:t>();</w:t>
        </w:r>
      </w:ins>
    </w:p>
    <w:p w14:paraId="05742DF0" w14:textId="77777777" w:rsidR="00CC67A4" w:rsidRPr="00CA1CA9" w:rsidRDefault="00CC67A4" w:rsidP="00CC67A4">
      <w:pPr>
        <w:rPr>
          <w:ins w:id="14235" w:author="Airat Shigapov" w:date="2021-10-29T16:41:00Z"/>
          <w:rFonts w:ascii="Times New Roman" w:eastAsia="Calibri" w:hAnsi="Times New Roman" w:cs="Times New Roman"/>
          <w:sz w:val="20"/>
          <w:szCs w:val="20"/>
          <w:shd w:val="clear" w:color="auto" w:fill="FFFFFF"/>
          <w:lang w:val="en-US"/>
          <w:rPrChange w:id="14236" w:author="Airat Shigapov" w:date="2021-10-29T16:44:00Z">
            <w:rPr>
              <w:ins w:id="14237" w:author="Airat Shigapov" w:date="2021-10-29T16:41:00Z"/>
              <w:rFonts w:ascii="Times New Roman" w:eastAsia="Calibri" w:hAnsi="Times New Roman" w:cs="Times New Roman"/>
              <w:sz w:val="28"/>
              <w:szCs w:val="28"/>
              <w:shd w:val="clear" w:color="auto" w:fill="FFFFFF"/>
              <w:lang w:val="en-US"/>
            </w:rPr>
          </w:rPrChange>
        </w:rPr>
      </w:pPr>
      <w:ins w:id="14238" w:author="Airat Shigapov" w:date="2021-10-29T16:41:00Z">
        <w:r w:rsidRPr="00CA1CA9">
          <w:rPr>
            <w:rFonts w:ascii="Times New Roman" w:eastAsia="Calibri" w:hAnsi="Times New Roman" w:cs="Times New Roman"/>
            <w:sz w:val="20"/>
            <w:szCs w:val="20"/>
            <w:shd w:val="clear" w:color="auto" w:fill="FFFFFF"/>
            <w:lang w:val="en-US"/>
            <w:rPrChange w:id="14239" w:author="Airat Shigapov" w:date="2021-10-29T16:44:00Z">
              <w:rPr>
                <w:rFonts w:ascii="Times New Roman" w:eastAsia="Calibri" w:hAnsi="Times New Roman" w:cs="Times New Roman"/>
                <w:sz w:val="28"/>
                <w:szCs w:val="28"/>
                <w:shd w:val="clear" w:color="auto" w:fill="FFFFFF"/>
                <w:lang w:val="en-US"/>
              </w:rPr>
            </w:rPrChange>
          </w:rPr>
          <w:t xml:space="preserve">                </w:t>
        </w:r>
        <w:proofErr w:type="spellStart"/>
        <w:r w:rsidRPr="00CA1CA9">
          <w:rPr>
            <w:rFonts w:ascii="Times New Roman" w:eastAsia="Calibri" w:hAnsi="Times New Roman" w:cs="Times New Roman"/>
            <w:sz w:val="20"/>
            <w:szCs w:val="20"/>
            <w:shd w:val="clear" w:color="auto" w:fill="FFFFFF"/>
            <w:lang w:val="en-US"/>
            <w:rPrChange w:id="14240" w:author="Airat Shigapov" w:date="2021-10-29T16:44:00Z">
              <w:rPr>
                <w:rFonts w:ascii="Times New Roman" w:eastAsia="Calibri" w:hAnsi="Times New Roman" w:cs="Times New Roman"/>
                <w:sz w:val="28"/>
                <w:szCs w:val="28"/>
                <w:shd w:val="clear" w:color="auto" w:fill="FFFFFF"/>
                <w:lang w:val="en-US"/>
              </w:rPr>
            </w:rPrChange>
          </w:rPr>
          <w:t>InfoClientButton.IsEnabled</w:t>
        </w:r>
        <w:proofErr w:type="spellEnd"/>
        <w:r w:rsidRPr="00CA1CA9">
          <w:rPr>
            <w:rFonts w:ascii="Times New Roman" w:eastAsia="Calibri" w:hAnsi="Times New Roman" w:cs="Times New Roman"/>
            <w:sz w:val="20"/>
            <w:szCs w:val="20"/>
            <w:shd w:val="clear" w:color="auto" w:fill="FFFFFF"/>
            <w:lang w:val="en-US"/>
            <w:rPrChange w:id="14241" w:author="Airat Shigapov" w:date="2021-10-29T16:44:00Z">
              <w:rPr>
                <w:rFonts w:ascii="Times New Roman" w:eastAsia="Calibri" w:hAnsi="Times New Roman" w:cs="Times New Roman"/>
                <w:sz w:val="28"/>
                <w:szCs w:val="28"/>
                <w:shd w:val="clear" w:color="auto" w:fill="FFFFFF"/>
                <w:lang w:val="en-US"/>
              </w:rPr>
            </w:rPrChange>
          </w:rPr>
          <w:t xml:space="preserve"> = true;</w:t>
        </w:r>
      </w:ins>
    </w:p>
    <w:p w14:paraId="55131246" w14:textId="77777777" w:rsidR="00CC67A4" w:rsidRPr="00CA1CA9" w:rsidRDefault="00CC67A4" w:rsidP="00CC67A4">
      <w:pPr>
        <w:rPr>
          <w:ins w:id="14242" w:author="Airat Shigapov" w:date="2021-10-29T16:41:00Z"/>
          <w:rFonts w:ascii="Times New Roman" w:eastAsia="Calibri" w:hAnsi="Times New Roman" w:cs="Times New Roman"/>
          <w:sz w:val="20"/>
          <w:szCs w:val="20"/>
          <w:shd w:val="clear" w:color="auto" w:fill="FFFFFF"/>
          <w:lang w:val="en-US"/>
          <w:rPrChange w:id="14243" w:author="Airat Shigapov" w:date="2021-10-29T16:44:00Z">
            <w:rPr>
              <w:ins w:id="14244" w:author="Airat Shigapov" w:date="2021-10-29T16:41:00Z"/>
              <w:rFonts w:ascii="Times New Roman" w:eastAsia="Calibri" w:hAnsi="Times New Roman" w:cs="Times New Roman"/>
              <w:sz w:val="28"/>
              <w:szCs w:val="28"/>
              <w:shd w:val="clear" w:color="auto" w:fill="FFFFFF"/>
              <w:lang w:val="en-US"/>
            </w:rPr>
          </w:rPrChange>
        </w:rPr>
      </w:pPr>
      <w:ins w:id="14245" w:author="Airat Shigapov" w:date="2021-10-29T16:41:00Z">
        <w:r w:rsidRPr="00CA1CA9">
          <w:rPr>
            <w:rFonts w:ascii="Times New Roman" w:eastAsia="Calibri" w:hAnsi="Times New Roman" w:cs="Times New Roman"/>
            <w:sz w:val="20"/>
            <w:szCs w:val="20"/>
            <w:shd w:val="clear" w:color="auto" w:fill="FFFFFF"/>
            <w:lang w:val="en-US"/>
            <w:rPrChange w:id="14246" w:author="Airat Shigapov" w:date="2021-10-29T16:44:00Z">
              <w:rPr>
                <w:rFonts w:ascii="Times New Roman" w:eastAsia="Calibri" w:hAnsi="Times New Roman" w:cs="Times New Roman"/>
                <w:sz w:val="28"/>
                <w:szCs w:val="28"/>
                <w:shd w:val="clear" w:color="auto" w:fill="FFFFFF"/>
                <w:lang w:val="en-US"/>
              </w:rPr>
            </w:rPrChange>
          </w:rPr>
          <w:t xml:space="preserve">                </w:t>
        </w:r>
        <w:proofErr w:type="spellStart"/>
        <w:r w:rsidRPr="00CA1CA9">
          <w:rPr>
            <w:rFonts w:ascii="Times New Roman" w:eastAsia="Calibri" w:hAnsi="Times New Roman" w:cs="Times New Roman"/>
            <w:sz w:val="20"/>
            <w:szCs w:val="20"/>
            <w:shd w:val="clear" w:color="auto" w:fill="FFFFFF"/>
            <w:lang w:val="en-US"/>
            <w:rPrChange w:id="14247" w:author="Airat Shigapov" w:date="2021-10-29T16:44:00Z">
              <w:rPr>
                <w:rFonts w:ascii="Times New Roman" w:eastAsia="Calibri" w:hAnsi="Times New Roman" w:cs="Times New Roman"/>
                <w:sz w:val="28"/>
                <w:szCs w:val="28"/>
                <w:shd w:val="clear" w:color="auto" w:fill="FFFFFF"/>
                <w:lang w:val="en-US"/>
              </w:rPr>
            </w:rPrChange>
          </w:rPr>
          <w:t>OrderButton.IsEnabled</w:t>
        </w:r>
        <w:proofErr w:type="spellEnd"/>
        <w:r w:rsidRPr="00CA1CA9">
          <w:rPr>
            <w:rFonts w:ascii="Times New Roman" w:eastAsia="Calibri" w:hAnsi="Times New Roman" w:cs="Times New Roman"/>
            <w:sz w:val="20"/>
            <w:szCs w:val="20"/>
            <w:shd w:val="clear" w:color="auto" w:fill="FFFFFF"/>
            <w:lang w:val="en-US"/>
            <w:rPrChange w:id="14248" w:author="Airat Shigapov" w:date="2021-10-29T16:44:00Z">
              <w:rPr>
                <w:rFonts w:ascii="Times New Roman" w:eastAsia="Calibri" w:hAnsi="Times New Roman" w:cs="Times New Roman"/>
                <w:sz w:val="28"/>
                <w:szCs w:val="28"/>
                <w:shd w:val="clear" w:color="auto" w:fill="FFFFFF"/>
                <w:lang w:val="en-US"/>
              </w:rPr>
            </w:rPrChange>
          </w:rPr>
          <w:t xml:space="preserve"> = true;</w:t>
        </w:r>
      </w:ins>
    </w:p>
    <w:p w14:paraId="57B0E936" w14:textId="77777777" w:rsidR="00CC67A4" w:rsidRPr="00CA1CA9" w:rsidRDefault="00CC67A4" w:rsidP="00CC67A4">
      <w:pPr>
        <w:rPr>
          <w:ins w:id="14249" w:author="Airat Shigapov" w:date="2021-10-29T16:41:00Z"/>
          <w:rFonts w:ascii="Times New Roman" w:eastAsia="Calibri" w:hAnsi="Times New Roman" w:cs="Times New Roman"/>
          <w:sz w:val="20"/>
          <w:szCs w:val="20"/>
          <w:shd w:val="clear" w:color="auto" w:fill="FFFFFF"/>
          <w:lang w:val="en-US"/>
          <w:rPrChange w:id="14250" w:author="Airat Shigapov" w:date="2021-10-29T16:44:00Z">
            <w:rPr>
              <w:ins w:id="14251" w:author="Airat Shigapov" w:date="2021-10-29T16:41:00Z"/>
              <w:rFonts w:ascii="Times New Roman" w:eastAsia="Calibri" w:hAnsi="Times New Roman" w:cs="Times New Roman"/>
              <w:sz w:val="28"/>
              <w:szCs w:val="28"/>
              <w:shd w:val="clear" w:color="auto" w:fill="FFFFFF"/>
              <w:lang w:val="en-US"/>
            </w:rPr>
          </w:rPrChange>
        </w:rPr>
      </w:pPr>
      <w:ins w:id="14252" w:author="Airat Shigapov" w:date="2021-10-29T16:41:00Z">
        <w:r w:rsidRPr="00CA1CA9">
          <w:rPr>
            <w:rFonts w:ascii="Times New Roman" w:eastAsia="Calibri" w:hAnsi="Times New Roman" w:cs="Times New Roman"/>
            <w:sz w:val="20"/>
            <w:szCs w:val="20"/>
            <w:shd w:val="clear" w:color="auto" w:fill="FFFFFF"/>
            <w:lang w:val="en-US"/>
            <w:rPrChange w:id="14253" w:author="Airat Shigapov" w:date="2021-10-29T16:44:00Z">
              <w:rPr>
                <w:rFonts w:ascii="Times New Roman" w:eastAsia="Calibri" w:hAnsi="Times New Roman" w:cs="Times New Roman"/>
                <w:sz w:val="28"/>
                <w:szCs w:val="28"/>
                <w:shd w:val="clear" w:color="auto" w:fill="FFFFFF"/>
                <w:lang w:val="en-US"/>
              </w:rPr>
            </w:rPrChange>
          </w:rPr>
          <w:lastRenderedPageBreak/>
          <w:t xml:space="preserve">                </w:t>
        </w:r>
        <w:proofErr w:type="spellStart"/>
        <w:r w:rsidRPr="00CA1CA9">
          <w:rPr>
            <w:rFonts w:ascii="Times New Roman" w:eastAsia="Calibri" w:hAnsi="Times New Roman" w:cs="Times New Roman"/>
            <w:sz w:val="20"/>
            <w:szCs w:val="20"/>
            <w:shd w:val="clear" w:color="auto" w:fill="FFFFFF"/>
            <w:lang w:val="en-US"/>
            <w:rPrChange w:id="14254" w:author="Airat Shigapov" w:date="2021-10-29T16:44:00Z">
              <w:rPr>
                <w:rFonts w:ascii="Times New Roman" w:eastAsia="Calibri" w:hAnsi="Times New Roman" w:cs="Times New Roman"/>
                <w:sz w:val="28"/>
                <w:szCs w:val="28"/>
                <w:shd w:val="clear" w:color="auto" w:fill="FFFFFF"/>
                <w:lang w:val="en-US"/>
              </w:rPr>
            </w:rPrChange>
          </w:rPr>
          <w:t>passUpdateButton.IsEnabled</w:t>
        </w:r>
        <w:proofErr w:type="spellEnd"/>
        <w:r w:rsidRPr="00CA1CA9">
          <w:rPr>
            <w:rFonts w:ascii="Times New Roman" w:eastAsia="Calibri" w:hAnsi="Times New Roman" w:cs="Times New Roman"/>
            <w:sz w:val="20"/>
            <w:szCs w:val="20"/>
            <w:shd w:val="clear" w:color="auto" w:fill="FFFFFF"/>
            <w:lang w:val="en-US"/>
            <w:rPrChange w:id="14255" w:author="Airat Shigapov" w:date="2021-10-29T16:44:00Z">
              <w:rPr>
                <w:rFonts w:ascii="Times New Roman" w:eastAsia="Calibri" w:hAnsi="Times New Roman" w:cs="Times New Roman"/>
                <w:sz w:val="28"/>
                <w:szCs w:val="28"/>
                <w:shd w:val="clear" w:color="auto" w:fill="FFFFFF"/>
                <w:lang w:val="en-US"/>
              </w:rPr>
            </w:rPrChange>
          </w:rPr>
          <w:t xml:space="preserve"> = true;</w:t>
        </w:r>
      </w:ins>
    </w:p>
    <w:p w14:paraId="38EF9808" w14:textId="77777777" w:rsidR="00CC67A4" w:rsidRPr="00CA1CA9" w:rsidRDefault="00CC67A4" w:rsidP="00CC67A4">
      <w:pPr>
        <w:rPr>
          <w:ins w:id="14256" w:author="Airat Shigapov" w:date="2021-10-29T16:41:00Z"/>
          <w:rFonts w:ascii="Times New Roman" w:eastAsia="Calibri" w:hAnsi="Times New Roman" w:cs="Times New Roman"/>
          <w:sz w:val="20"/>
          <w:szCs w:val="20"/>
          <w:shd w:val="clear" w:color="auto" w:fill="FFFFFF"/>
          <w:lang w:val="en-US"/>
          <w:rPrChange w:id="14257" w:author="Airat Shigapov" w:date="2021-10-29T16:44:00Z">
            <w:rPr>
              <w:ins w:id="14258" w:author="Airat Shigapov" w:date="2021-10-29T16:41:00Z"/>
              <w:rFonts w:ascii="Times New Roman" w:eastAsia="Calibri" w:hAnsi="Times New Roman" w:cs="Times New Roman"/>
              <w:sz w:val="28"/>
              <w:szCs w:val="28"/>
              <w:shd w:val="clear" w:color="auto" w:fill="FFFFFF"/>
              <w:lang w:val="en-US"/>
            </w:rPr>
          </w:rPrChange>
        </w:rPr>
      </w:pPr>
      <w:ins w:id="14259" w:author="Airat Shigapov" w:date="2021-10-29T16:41:00Z">
        <w:r w:rsidRPr="00CA1CA9">
          <w:rPr>
            <w:rFonts w:ascii="Times New Roman" w:eastAsia="Calibri" w:hAnsi="Times New Roman" w:cs="Times New Roman"/>
            <w:sz w:val="20"/>
            <w:szCs w:val="20"/>
            <w:shd w:val="clear" w:color="auto" w:fill="FFFFFF"/>
            <w:lang w:val="en-US"/>
            <w:rPrChange w:id="14260" w:author="Airat Shigapov" w:date="2021-10-29T16:44:00Z">
              <w:rPr>
                <w:rFonts w:ascii="Times New Roman" w:eastAsia="Calibri" w:hAnsi="Times New Roman" w:cs="Times New Roman"/>
                <w:sz w:val="28"/>
                <w:szCs w:val="28"/>
                <w:shd w:val="clear" w:color="auto" w:fill="FFFFFF"/>
                <w:lang w:val="en-US"/>
              </w:rPr>
            </w:rPrChange>
          </w:rPr>
          <w:t xml:space="preserve">            }</w:t>
        </w:r>
      </w:ins>
    </w:p>
    <w:p w14:paraId="5AA83575" w14:textId="77777777" w:rsidR="00CC67A4" w:rsidRPr="00CA1CA9" w:rsidRDefault="00CC67A4" w:rsidP="00CC67A4">
      <w:pPr>
        <w:rPr>
          <w:ins w:id="14261" w:author="Airat Shigapov" w:date="2021-10-29T16:41:00Z"/>
          <w:rFonts w:ascii="Times New Roman" w:eastAsia="Calibri" w:hAnsi="Times New Roman" w:cs="Times New Roman"/>
          <w:sz w:val="20"/>
          <w:szCs w:val="20"/>
          <w:shd w:val="clear" w:color="auto" w:fill="FFFFFF"/>
          <w:lang w:val="en-US"/>
          <w:rPrChange w:id="14262" w:author="Airat Shigapov" w:date="2021-10-29T16:44:00Z">
            <w:rPr>
              <w:ins w:id="14263" w:author="Airat Shigapov" w:date="2021-10-29T16:41:00Z"/>
              <w:rFonts w:ascii="Times New Roman" w:eastAsia="Calibri" w:hAnsi="Times New Roman" w:cs="Times New Roman"/>
              <w:sz w:val="28"/>
              <w:szCs w:val="28"/>
              <w:shd w:val="clear" w:color="auto" w:fill="FFFFFF"/>
              <w:lang w:val="en-US"/>
            </w:rPr>
          </w:rPrChange>
        </w:rPr>
      </w:pPr>
      <w:ins w:id="14264" w:author="Airat Shigapov" w:date="2021-10-29T16:41:00Z">
        <w:r w:rsidRPr="00CA1CA9">
          <w:rPr>
            <w:rFonts w:ascii="Times New Roman" w:eastAsia="Calibri" w:hAnsi="Times New Roman" w:cs="Times New Roman"/>
            <w:sz w:val="20"/>
            <w:szCs w:val="20"/>
            <w:shd w:val="clear" w:color="auto" w:fill="FFFFFF"/>
            <w:lang w:val="en-US"/>
            <w:rPrChange w:id="14265" w:author="Airat Shigapov" w:date="2021-10-29T16:44:00Z">
              <w:rPr>
                <w:rFonts w:ascii="Times New Roman" w:eastAsia="Calibri" w:hAnsi="Times New Roman" w:cs="Times New Roman"/>
                <w:sz w:val="28"/>
                <w:szCs w:val="28"/>
                <w:shd w:val="clear" w:color="auto" w:fill="FFFFFF"/>
                <w:lang w:val="en-US"/>
              </w:rPr>
            </w:rPrChange>
          </w:rPr>
          <w:t xml:space="preserve">            else</w:t>
        </w:r>
      </w:ins>
    </w:p>
    <w:p w14:paraId="0217BF72" w14:textId="77777777" w:rsidR="00CC67A4" w:rsidRPr="00CA1CA9" w:rsidRDefault="00CC67A4" w:rsidP="00CC67A4">
      <w:pPr>
        <w:rPr>
          <w:ins w:id="14266" w:author="Airat Shigapov" w:date="2021-10-29T16:41:00Z"/>
          <w:rFonts w:ascii="Times New Roman" w:eastAsia="Calibri" w:hAnsi="Times New Roman" w:cs="Times New Roman"/>
          <w:sz w:val="20"/>
          <w:szCs w:val="20"/>
          <w:shd w:val="clear" w:color="auto" w:fill="FFFFFF"/>
          <w:lang w:val="en-US"/>
          <w:rPrChange w:id="14267" w:author="Airat Shigapov" w:date="2021-10-29T16:44:00Z">
            <w:rPr>
              <w:ins w:id="14268" w:author="Airat Shigapov" w:date="2021-10-29T16:41:00Z"/>
              <w:rFonts w:ascii="Times New Roman" w:eastAsia="Calibri" w:hAnsi="Times New Roman" w:cs="Times New Roman"/>
              <w:sz w:val="28"/>
              <w:szCs w:val="28"/>
              <w:shd w:val="clear" w:color="auto" w:fill="FFFFFF"/>
              <w:lang w:val="en-US"/>
            </w:rPr>
          </w:rPrChange>
        </w:rPr>
      </w:pPr>
      <w:ins w:id="14269" w:author="Airat Shigapov" w:date="2021-10-29T16:41:00Z">
        <w:r w:rsidRPr="00CA1CA9">
          <w:rPr>
            <w:rFonts w:ascii="Times New Roman" w:eastAsia="Calibri" w:hAnsi="Times New Roman" w:cs="Times New Roman"/>
            <w:sz w:val="20"/>
            <w:szCs w:val="20"/>
            <w:shd w:val="clear" w:color="auto" w:fill="FFFFFF"/>
            <w:lang w:val="en-US"/>
            <w:rPrChange w:id="14270" w:author="Airat Shigapov" w:date="2021-10-29T16:44:00Z">
              <w:rPr>
                <w:rFonts w:ascii="Times New Roman" w:eastAsia="Calibri" w:hAnsi="Times New Roman" w:cs="Times New Roman"/>
                <w:sz w:val="28"/>
                <w:szCs w:val="28"/>
                <w:shd w:val="clear" w:color="auto" w:fill="FFFFFF"/>
                <w:lang w:val="en-US"/>
              </w:rPr>
            </w:rPrChange>
          </w:rPr>
          <w:t xml:space="preserve">            {</w:t>
        </w:r>
      </w:ins>
    </w:p>
    <w:p w14:paraId="64182824" w14:textId="77777777" w:rsidR="00CC67A4" w:rsidRPr="00CA1CA9" w:rsidRDefault="00CC67A4" w:rsidP="00CC67A4">
      <w:pPr>
        <w:rPr>
          <w:ins w:id="14271" w:author="Airat Shigapov" w:date="2021-10-29T16:41:00Z"/>
          <w:rFonts w:ascii="Times New Roman" w:eastAsia="Calibri" w:hAnsi="Times New Roman" w:cs="Times New Roman"/>
          <w:sz w:val="20"/>
          <w:szCs w:val="20"/>
          <w:shd w:val="clear" w:color="auto" w:fill="FFFFFF"/>
          <w:lang w:val="en-US"/>
          <w:rPrChange w:id="14272" w:author="Airat Shigapov" w:date="2021-10-29T16:44:00Z">
            <w:rPr>
              <w:ins w:id="14273" w:author="Airat Shigapov" w:date="2021-10-29T16:41:00Z"/>
              <w:rFonts w:ascii="Times New Roman" w:eastAsia="Calibri" w:hAnsi="Times New Roman" w:cs="Times New Roman"/>
              <w:sz w:val="28"/>
              <w:szCs w:val="28"/>
              <w:shd w:val="clear" w:color="auto" w:fill="FFFFFF"/>
              <w:lang w:val="en-US"/>
            </w:rPr>
          </w:rPrChange>
        </w:rPr>
      </w:pPr>
      <w:ins w:id="14274" w:author="Airat Shigapov" w:date="2021-10-29T16:41:00Z">
        <w:r w:rsidRPr="00CA1CA9">
          <w:rPr>
            <w:rFonts w:ascii="Times New Roman" w:eastAsia="Calibri" w:hAnsi="Times New Roman" w:cs="Times New Roman"/>
            <w:sz w:val="20"/>
            <w:szCs w:val="20"/>
            <w:shd w:val="clear" w:color="auto" w:fill="FFFFFF"/>
            <w:lang w:val="en-US"/>
            <w:rPrChange w:id="14275" w:author="Airat Shigapov" w:date="2021-10-29T16:44:00Z">
              <w:rPr>
                <w:rFonts w:ascii="Times New Roman" w:eastAsia="Calibri" w:hAnsi="Times New Roman" w:cs="Times New Roman"/>
                <w:sz w:val="28"/>
                <w:szCs w:val="28"/>
                <w:shd w:val="clear" w:color="auto" w:fill="FFFFFF"/>
                <w:lang w:val="en-US"/>
              </w:rPr>
            </w:rPrChange>
          </w:rPr>
          <w:t xml:space="preserve">                </w:t>
        </w:r>
        <w:proofErr w:type="spellStart"/>
        <w:r w:rsidRPr="00CA1CA9">
          <w:rPr>
            <w:rFonts w:ascii="Times New Roman" w:eastAsia="Calibri" w:hAnsi="Times New Roman" w:cs="Times New Roman"/>
            <w:sz w:val="20"/>
            <w:szCs w:val="20"/>
            <w:shd w:val="clear" w:color="auto" w:fill="FFFFFF"/>
            <w:lang w:val="en-US"/>
            <w:rPrChange w:id="14276" w:author="Airat Shigapov" w:date="2021-10-29T16:44:00Z">
              <w:rPr>
                <w:rFonts w:ascii="Times New Roman" w:eastAsia="Calibri" w:hAnsi="Times New Roman" w:cs="Times New Roman"/>
                <w:sz w:val="28"/>
                <w:szCs w:val="28"/>
                <w:shd w:val="clear" w:color="auto" w:fill="FFFFFF"/>
                <w:lang w:val="en-US"/>
              </w:rPr>
            </w:rPrChange>
          </w:rPr>
          <w:t>InfoClientButton.IsEnabled</w:t>
        </w:r>
        <w:proofErr w:type="spellEnd"/>
        <w:r w:rsidRPr="00CA1CA9">
          <w:rPr>
            <w:rFonts w:ascii="Times New Roman" w:eastAsia="Calibri" w:hAnsi="Times New Roman" w:cs="Times New Roman"/>
            <w:sz w:val="20"/>
            <w:szCs w:val="20"/>
            <w:shd w:val="clear" w:color="auto" w:fill="FFFFFF"/>
            <w:lang w:val="en-US"/>
            <w:rPrChange w:id="14277" w:author="Airat Shigapov" w:date="2021-10-29T16:44:00Z">
              <w:rPr>
                <w:rFonts w:ascii="Times New Roman" w:eastAsia="Calibri" w:hAnsi="Times New Roman" w:cs="Times New Roman"/>
                <w:sz w:val="28"/>
                <w:szCs w:val="28"/>
                <w:shd w:val="clear" w:color="auto" w:fill="FFFFFF"/>
                <w:lang w:val="en-US"/>
              </w:rPr>
            </w:rPrChange>
          </w:rPr>
          <w:t xml:space="preserve"> = false;</w:t>
        </w:r>
      </w:ins>
    </w:p>
    <w:p w14:paraId="0DC8E1F9" w14:textId="77777777" w:rsidR="00CC67A4" w:rsidRPr="00CA1CA9" w:rsidRDefault="00CC67A4" w:rsidP="00CC67A4">
      <w:pPr>
        <w:rPr>
          <w:ins w:id="14278" w:author="Airat Shigapov" w:date="2021-10-29T16:41:00Z"/>
          <w:rFonts w:ascii="Times New Roman" w:eastAsia="Calibri" w:hAnsi="Times New Roman" w:cs="Times New Roman"/>
          <w:sz w:val="20"/>
          <w:szCs w:val="20"/>
          <w:shd w:val="clear" w:color="auto" w:fill="FFFFFF"/>
          <w:lang w:val="en-US"/>
          <w:rPrChange w:id="14279" w:author="Airat Shigapov" w:date="2021-10-29T16:44:00Z">
            <w:rPr>
              <w:ins w:id="14280" w:author="Airat Shigapov" w:date="2021-10-29T16:41:00Z"/>
              <w:rFonts w:ascii="Times New Roman" w:eastAsia="Calibri" w:hAnsi="Times New Roman" w:cs="Times New Roman"/>
              <w:sz w:val="28"/>
              <w:szCs w:val="28"/>
              <w:shd w:val="clear" w:color="auto" w:fill="FFFFFF"/>
              <w:lang w:val="en-US"/>
            </w:rPr>
          </w:rPrChange>
        </w:rPr>
      </w:pPr>
      <w:ins w:id="14281" w:author="Airat Shigapov" w:date="2021-10-29T16:41:00Z">
        <w:r w:rsidRPr="00CA1CA9">
          <w:rPr>
            <w:rFonts w:ascii="Times New Roman" w:eastAsia="Calibri" w:hAnsi="Times New Roman" w:cs="Times New Roman"/>
            <w:sz w:val="20"/>
            <w:szCs w:val="20"/>
            <w:shd w:val="clear" w:color="auto" w:fill="FFFFFF"/>
            <w:lang w:val="en-US"/>
            <w:rPrChange w:id="14282" w:author="Airat Shigapov" w:date="2021-10-29T16:44:00Z">
              <w:rPr>
                <w:rFonts w:ascii="Times New Roman" w:eastAsia="Calibri" w:hAnsi="Times New Roman" w:cs="Times New Roman"/>
                <w:sz w:val="28"/>
                <w:szCs w:val="28"/>
                <w:shd w:val="clear" w:color="auto" w:fill="FFFFFF"/>
                <w:lang w:val="en-US"/>
              </w:rPr>
            </w:rPrChange>
          </w:rPr>
          <w:t xml:space="preserve">                </w:t>
        </w:r>
        <w:proofErr w:type="spellStart"/>
        <w:r w:rsidRPr="00CA1CA9">
          <w:rPr>
            <w:rFonts w:ascii="Times New Roman" w:eastAsia="Calibri" w:hAnsi="Times New Roman" w:cs="Times New Roman"/>
            <w:sz w:val="20"/>
            <w:szCs w:val="20"/>
            <w:shd w:val="clear" w:color="auto" w:fill="FFFFFF"/>
            <w:lang w:val="en-US"/>
            <w:rPrChange w:id="14283" w:author="Airat Shigapov" w:date="2021-10-29T16:44:00Z">
              <w:rPr>
                <w:rFonts w:ascii="Times New Roman" w:eastAsia="Calibri" w:hAnsi="Times New Roman" w:cs="Times New Roman"/>
                <w:sz w:val="28"/>
                <w:szCs w:val="28"/>
                <w:shd w:val="clear" w:color="auto" w:fill="FFFFFF"/>
                <w:lang w:val="en-US"/>
              </w:rPr>
            </w:rPrChange>
          </w:rPr>
          <w:t>OrderButton.IsEnabled</w:t>
        </w:r>
        <w:proofErr w:type="spellEnd"/>
        <w:r w:rsidRPr="00CA1CA9">
          <w:rPr>
            <w:rFonts w:ascii="Times New Roman" w:eastAsia="Calibri" w:hAnsi="Times New Roman" w:cs="Times New Roman"/>
            <w:sz w:val="20"/>
            <w:szCs w:val="20"/>
            <w:shd w:val="clear" w:color="auto" w:fill="FFFFFF"/>
            <w:lang w:val="en-US"/>
            <w:rPrChange w:id="14284" w:author="Airat Shigapov" w:date="2021-10-29T16:44:00Z">
              <w:rPr>
                <w:rFonts w:ascii="Times New Roman" w:eastAsia="Calibri" w:hAnsi="Times New Roman" w:cs="Times New Roman"/>
                <w:sz w:val="28"/>
                <w:szCs w:val="28"/>
                <w:shd w:val="clear" w:color="auto" w:fill="FFFFFF"/>
                <w:lang w:val="en-US"/>
              </w:rPr>
            </w:rPrChange>
          </w:rPr>
          <w:t xml:space="preserve"> = false;</w:t>
        </w:r>
      </w:ins>
    </w:p>
    <w:p w14:paraId="6E91BF5B" w14:textId="77777777" w:rsidR="00CC67A4" w:rsidRPr="00CA1CA9" w:rsidRDefault="00CC67A4" w:rsidP="00CC67A4">
      <w:pPr>
        <w:rPr>
          <w:ins w:id="14285" w:author="Airat Shigapov" w:date="2021-10-29T16:41:00Z"/>
          <w:rFonts w:ascii="Times New Roman" w:eastAsia="Calibri" w:hAnsi="Times New Roman" w:cs="Times New Roman"/>
          <w:sz w:val="20"/>
          <w:szCs w:val="20"/>
          <w:shd w:val="clear" w:color="auto" w:fill="FFFFFF"/>
          <w:lang w:val="en-US"/>
          <w:rPrChange w:id="14286" w:author="Airat Shigapov" w:date="2021-10-29T16:44:00Z">
            <w:rPr>
              <w:ins w:id="14287" w:author="Airat Shigapov" w:date="2021-10-29T16:41:00Z"/>
              <w:rFonts w:ascii="Times New Roman" w:eastAsia="Calibri" w:hAnsi="Times New Roman" w:cs="Times New Roman"/>
              <w:sz w:val="28"/>
              <w:szCs w:val="28"/>
              <w:shd w:val="clear" w:color="auto" w:fill="FFFFFF"/>
              <w:lang w:val="en-US"/>
            </w:rPr>
          </w:rPrChange>
        </w:rPr>
      </w:pPr>
      <w:ins w:id="14288" w:author="Airat Shigapov" w:date="2021-10-29T16:41:00Z">
        <w:r w:rsidRPr="00CA1CA9">
          <w:rPr>
            <w:rFonts w:ascii="Times New Roman" w:eastAsia="Calibri" w:hAnsi="Times New Roman" w:cs="Times New Roman"/>
            <w:sz w:val="20"/>
            <w:szCs w:val="20"/>
            <w:shd w:val="clear" w:color="auto" w:fill="FFFFFF"/>
            <w:lang w:val="en-US"/>
            <w:rPrChange w:id="14289" w:author="Airat Shigapov" w:date="2021-10-29T16:44:00Z">
              <w:rPr>
                <w:rFonts w:ascii="Times New Roman" w:eastAsia="Calibri" w:hAnsi="Times New Roman" w:cs="Times New Roman"/>
                <w:sz w:val="28"/>
                <w:szCs w:val="28"/>
                <w:shd w:val="clear" w:color="auto" w:fill="FFFFFF"/>
                <w:lang w:val="en-US"/>
              </w:rPr>
            </w:rPrChange>
          </w:rPr>
          <w:t xml:space="preserve">                </w:t>
        </w:r>
        <w:proofErr w:type="spellStart"/>
        <w:r w:rsidRPr="00CA1CA9">
          <w:rPr>
            <w:rFonts w:ascii="Times New Roman" w:eastAsia="Calibri" w:hAnsi="Times New Roman" w:cs="Times New Roman"/>
            <w:sz w:val="20"/>
            <w:szCs w:val="20"/>
            <w:shd w:val="clear" w:color="auto" w:fill="FFFFFF"/>
            <w:lang w:val="en-US"/>
            <w:rPrChange w:id="14290" w:author="Airat Shigapov" w:date="2021-10-29T16:44:00Z">
              <w:rPr>
                <w:rFonts w:ascii="Times New Roman" w:eastAsia="Calibri" w:hAnsi="Times New Roman" w:cs="Times New Roman"/>
                <w:sz w:val="28"/>
                <w:szCs w:val="28"/>
                <w:shd w:val="clear" w:color="auto" w:fill="FFFFFF"/>
                <w:lang w:val="en-US"/>
              </w:rPr>
            </w:rPrChange>
          </w:rPr>
          <w:t>passUpdateButton.IsEnabled</w:t>
        </w:r>
        <w:proofErr w:type="spellEnd"/>
        <w:r w:rsidRPr="00CA1CA9">
          <w:rPr>
            <w:rFonts w:ascii="Times New Roman" w:eastAsia="Calibri" w:hAnsi="Times New Roman" w:cs="Times New Roman"/>
            <w:sz w:val="20"/>
            <w:szCs w:val="20"/>
            <w:shd w:val="clear" w:color="auto" w:fill="FFFFFF"/>
            <w:lang w:val="en-US"/>
            <w:rPrChange w:id="14291" w:author="Airat Shigapov" w:date="2021-10-29T16:44:00Z">
              <w:rPr>
                <w:rFonts w:ascii="Times New Roman" w:eastAsia="Calibri" w:hAnsi="Times New Roman" w:cs="Times New Roman"/>
                <w:sz w:val="28"/>
                <w:szCs w:val="28"/>
                <w:shd w:val="clear" w:color="auto" w:fill="FFFFFF"/>
                <w:lang w:val="en-US"/>
              </w:rPr>
            </w:rPrChange>
          </w:rPr>
          <w:t xml:space="preserve"> = false;</w:t>
        </w:r>
      </w:ins>
    </w:p>
    <w:p w14:paraId="68670536" w14:textId="77777777" w:rsidR="00CC67A4" w:rsidRPr="00CA1CA9" w:rsidRDefault="00CC67A4" w:rsidP="00CC67A4">
      <w:pPr>
        <w:rPr>
          <w:ins w:id="14292" w:author="Airat Shigapov" w:date="2021-10-29T16:41:00Z"/>
          <w:rFonts w:ascii="Times New Roman" w:eastAsia="Calibri" w:hAnsi="Times New Roman" w:cs="Times New Roman"/>
          <w:sz w:val="20"/>
          <w:szCs w:val="20"/>
          <w:shd w:val="clear" w:color="auto" w:fill="FFFFFF"/>
          <w:lang w:val="en-US"/>
          <w:rPrChange w:id="14293" w:author="Airat Shigapov" w:date="2021-10-29T16:44:00Z">
            <w:rPr>
              <w:ins w:id="14294" w:author="Airat Shigapov" w:date="2021-10-29T16:41:00Z"/>
              <w:rFonts w:ascii="Times New Roman" w:eastAsia="Calibri" w:hAnsi="Times New Roman" w:cs="Times New Roman"/>
              <w:sz w:val="28"/>
              <w:szCs w:val="28"/>
              <w:shd w:val="clear" w:color="auto" w:fill="FFFFFF"/>
              <w:lang w:val="en-US"/>
            </w:rPr>
          </w:rPrChange>
        </w:rPr>
      </w:pPr>
      <w:ins w:id="14295" w:author="Airat Shigapov" w:date="2021-10-29T16:41:00Z">
        <w:r w:rsidRPr="00CA1CA9">
          <w:rPr>
            <w:rFonts w:ascii="Times New Roman" w:eastAsia="Calibri" w:hAnsi="Times New Roman" w:cs="Times New Roman"/>
            <w:sz w:val="20"/>
            <w:szCs w:val="20"/>
            <w:shd w:val="clear" w:color="auto" w:fill="FFFFFF"/>
            <w:lang w:val="en-US"/>
            <w:rPrChange w:id="14296" w:author="Airat Shigapov" w:date="2021-10-29T16:44:00Z">
              <w:rPr>
                <w:rFonts w:ascii="Times New Roman" w:eastAsia="Calibri" w:hAnsi="Times New Roman" w:cs="Times New Roman"/>
                <w:sz w:val="28"/>
                <w:szCs w:val="28"/>
                <w:shd w:val="clear" w:color="auto" w:fill="FFFFFF"/>
                <w:lang w:val="en-US"/>
              </w:rPr>
            </w:rPrChange>
          </w:rPr>
          <w:t xml:space="preserve">            }</w:t>
        </w:r>
      </w:ins>
    </w:p>
    <w:p w14:paraId="533FCBE5" w14:textId="77777777" w:rsidR="00CC67A4" w:rsidRPr="00CA1CA9" w:rsidRDefault="00CC67A4" w:rsidP="00CC67A4">
      <w:pPr>
        <w:rPr>
          <w:ins w:id="14297" w:author="Airat Shigapov" w:date="2021-10-29T16:41:00Z"/>
          <w:rFonts w:ascii="Times New Roman" w:eastAsia="Calibri" w:hAnsi="Times New Roman" w:cs="Times New Roman"/>
          <w:sz w:val="20"/>
          <w:szCs w:val="20"/>
          <w:shd w:val="clear" w:color="auto" w:fill="FFFFFF"/>
          <w:lang w:val="en-US"/>
          <w:rPrChange w:id="14298" w:author="Airat Shigapov" w:date="2021-10-29T16:44:00Z">
            <w:rPr>
              <w:ins w:id="14299" w:author="Airat Shigapov" w:date="2021-10-29T16:41:00Z"/>
              <w:rFonts w:ascii="Times New Roman" w:eastAsia="Calibri" w:hAnsi="Times New Roman" w:cs="Times New Roman"/>
              <w:sz w:val="28"/>
              <w:szCs w:val="28"/>
              <w:shd w:val="clear" w:color="auto" w:fill="FFFFFF"/>
              <w:lang w:val="en-US"/>
            </w:rPr>
          </w:rPrChange>
        </w:rPr>
      </w:pPr>
      <w:ins w:id="14300" w:author="Airat Shigapov" w:date="2021-10-29T16:41:00Z">
        <w:r w:rsidRPr="00CA1CA9">
          <w:rPr>
            <w:rFonts w:ascii="Times New Roman" w:eastAsia="Calibri" w:hAnsi="Times New Roman" w:cs="Times New Roman"/>
            <w:sz w:val="20"/>
            <w:szCs w:val="20"/>
            <w:shd w:val="clear" w:color="auto" w:fill="FFFFFF"/>
            <w:lang w:val="en-US"/>
            <w:rPrChange w:id="14301" w:author="Airat Shigapov" w:date="2021-10-29T16:44:00Z">
              <w:rPr>
                <w:rFonts w:ascii="Times New Roman" w:eastAsia="Calibri" w:hAnsi="Times New Roman" w:cs="Times New Roman"/>
                <w:sz w:val="28"/>
                <w:szCs w:val="28"/>
                <w:shd w:val="clear" w:color="auto" w:fill="FFFFFF"/>
                <w:lang w:val="en-US"/>
              </w:rPr>
            </w:rPrChange>
          </w:rPr>
          <w:t xml:space="preserve">            </w:t>
        </w:r>
        <w:proofErr w:type="spellStart"/>
        <w:r w:rsidRPr="00CA1CA9">
          <w:rPr>
            <w:rFonts w:ascii="Times New Roman" w:eastAsia="Calibri" w:hAnsi="Times New Roman" w:cs="Times New Roman"/>
            <w:sz w:val="20"/>
            <w:szCs w:val="20"/>
            <w:shd w:val="clear" w:color="auto" w:fill="FFFFFF"/>
            <w:lang w:val="en-US"/>
            <w:rPrChange w:id="14302" w:author="Airat Shigapov" w:date="2021-10-29T16:44:00Z">
              <w:rPr>
                <w:rFonts w:ascii="Times New Roman" w:eastAsia="Calibri" w:hAnsi="Times New Roman" w:cs="Times New Roman"/>
                <w:sz w:val="28"/>
                <w:szCs w:val="28"/>
                <w:shd w:val="clear" w:color="auto" w:fill="FFFFFF"/>
                <w:lang w:val="en-US"/>
              </w:rPr>
            </w:rPrChange>
          </w:rPr>
          <w:t>Cart.DataContext</w:t>
        </w:r>
        <w:proofErr w:type="spellEnd"/>
        <w:r w:rsidRPr="00CA1CA9">
          <w:rPr>
            <w:rFonts w:ascii="Times New Roman" w:eastAsia="Calibri" w:hAnsi="Times New Roman" w:cs="Times New Roman"/>
            <w:sz w:val="20"/>
            <w:szCs w:val="20"/>
            <w:shd w:val="clear" w:color="auto" w:fill="FFFFFF"/>
            <w:lang w:val="en-US"/>
            <w:rPrChange w:id="14303" w:author="Airat Shigapov" w:date="2021-10-29T16:44:00Z">
              <w:rPr>
                <w:rFonts w:ascii="Times New Roman" w:eastAsia="Calibri" w:hAnsi="Times New Roman" w:cs="Times New Roman"/>
                <w:sz w:val="28"/>
                <w:szCs w:val="28"/>
                <w:shd w:val="clear" w:color="auto" w:fill="FFFFFF"/>
                <w:lang w:val="en-US"/>
              </w:rPr>
            </w:rPrChange>
          </w:rPr>
          <w:t xml:space="preserve"> = new Sale </w:t>
        </w:r>
        <w:proofErr w:type="gramStart"/>
        <w:r w:rsidRPr="00CA1CA9">
          <w:rPr>
            <w:rFonts w:ascii="Times New Roman" w:eastAsia="Calibri" w:hAnsi="Times New Roman" w:cs="Times New Roman"/>
            <w:sz w:val="20"/>
            <w:szCs w:val="20"/>
            <w:shd w:val="clear" w:color="auto" w:fill="FFFFFF"/>
            <w:lang w:val="en-US"/>
            <w:rPrChange w:id="14304" w:author="Airat Shigapov" w:date="2021-10-29T16:44:00Z">
              <w:rPr>
                <w:rFonts w:ascii="Times New Roman" w:eastAsia="Calibri" w:hAnsi="Times New Roman" w:cs="Times New Roman"/>
                <w:sz w:val="28"/>
                <w:szCs w:val="28"/>
                <w:shd w:val="clear" w:color="auto" w:fill="FFFFFF"/>
                <w:lang w:val="en-US"/>
              </w:rPr>
            </w:rPrChange>
          </w:rPr>
          <w:t xml:space="preserve">{ </w:t>
        </w:r>
        <w:proofErr w:type="spellStart"/>
        <w:r w:rsidRPr="00CA1CA9">
          <w:rPr>
            <w:rFonts w:ascii="Times New Roman" w:eastAsia="Calibri" w:hAnsi="Times New Roman" w:cs="Times New Roman"/>
            <w:sz w:val="20"/>
            <w:szCs w:val="20"/>
            <w:shd w:val="clear" w:color="auto" w:fill="FFFFFF"/>
            <w:lang w:val="en-US"/>
            <w:rPrChange w:id="14305" w:author="Airat Shigapov" w:date="2021-10-29T16:44:00Z">
              <w:rPr>
                <w:rFonts w:ascii="Times New Roman" w:eastAsia="Calibri" w:hAnsi="Times New Roman" w:cs="Times New Roman"/>
                <w:sz w:val="28"/>
                <w:szCs w:val="28"/>
                <w:shd w:val="clear" w:color="auto" w:fill="FFFFFF"/>
                <w:lang w:val="en-US"/>
              </w:rPr>
            </w:rPrChange>
          </w:rPr>
          <w:t>GoodSales</w:t>
        </w:r>
        <w:proofErr w:type="spellEnd"/>
        <w:proofErr w:type="gramEnd"/>
        <w:r w:rsidRPr="00CA1CA9">
          <w:rPr>
            <w:rFonts w:ascii="Times New Roman" w:eastAsia="Calibri" w:hAnsi="Times New Roman" w:cs="Times New Roman"/>
            <w:sz w:val="20"/>
            <w:szCs w:val="20"/>
            <w:shd w:val="clear" w:color="auto" w:fill="FFFFFF"/>
            <w:lang w:val="en-US"/>
            <w:rPrChange w:id="14306" w:author="Airat Shigapov" w:date="2021-10-29T16:44:00Z">
              <w:rPr>
                <w:rFonts w:ascii="Times New Roman" w:eastAsia="Calibri" w:hAnsi="Times New Roman" w:cs="Times New Roman"/>
                <w:sz w:val="28"/>
                <w:szCs w:val="28"/>
                <w:shd w:val="clear" w:color="auto" w:fill="FFFFFF"/>
                <w:lang w:val="en-US"/>
              </w:rPr>
            </w:rPrChange>
          </w:rPr>
          <w:t xml:space="preserve"> = </w:t>
        </w:r>
        <w:proofErr w:type="spellStart"/>
        <w:r w:rsidRPr="00CA1CA9">
          <w:rPr>
            <w:rFonts w:ascii="Times New Roman" w:eastAsia="Calibri" w:hAnsi="Times New Roman" w:cs="Times New Roman"/>
            <w:sz w:val="20"/>
            <w:szCs w:val="20"/>
            <w:shd w:val="clear" w:color="auto" w:fill="FFFFFF"/>
            <w:lang w:val="en-US"/>
            <w:rPrChange w:id="14307" w:author="Airat Shigapov" w:date="2021-10-29T16:44:00Z">
              <w:rPr>
                <w:rFonts w:ascii="Times New Roman" w:eastAsia="Calibri" w:hAnsi="Times New Roman" w:cs="Times New Roman"/>
                <w:sz w:val="28"/>
                <w:szCs w:val="28"/>
                <w:shd w:val="clear" w:color="auto" w:fill="FFFFFF"/>
                <w:lang w:val="en-US"/>
              </w:rPr>
            </w:rPrChange>
          </w:rPr>
          <w:t>MainWindow.Instance.GoodCart.ToList</w:t>
        </w:r>
        <w:proofErr w:type="spellEnd"/>
        <w:r w:rsidRPr="00CA1CA9">
          <w:rPr>
            <w:rFonts w:ascii="Times New Roman" w:eastAsia="Calibri" w:hAnsi="Times New Roman" w:cs="Times New Roman"/>
            <w:sz w:val="20"/>
            <w:szCs w:val="20"/>
            <w:shd w:val="clear" w:color="auto" w:fill="FFFFFF"/>
            <w:lang w:val="en-US"/>
            <w:rPrChange w:id="14308" w:author="Airat Shigapov" w:date="2021-10-29T16:44:00Z">
              <w:rPr>
                <w:rFonts w:ascii="Times New Roman" w:eastAsia="Calibri" w:hAnsi="Times New Roman" w:cs="Times New Roman"/>
                <w:sz w:val="28"/>
                <w:szCs w:val="28"/>
                <w:shd w:val="clear" w:color="auto" w:fill="FFFFFF"/>
                <w:lang w:val="en-US"/>
              </w:rPr>
            </w:rPrChange>
          </w:rPr>
          <w:t>() };</w:t>
        </w:r>
      </w:ins>
    </w:p>
    <w:p w14:paraId="517E03E1" w14:textId="77777777" w:rsidR="00CC67A4" w:rsidRPr="00CA1CA9" w:rsidRDefault="00CC67A4" w:rsidP="00CC67A4">
      <w:pPr>
        <w:rPr>
          <w:ins w:id="14309" w:author="Airat Shigapov" w:date="2021-10-29T16:41:00Z"/>
          <w:rFonts w:ascii="Times New Roman" w:eastAsia="Calibri" w:hAnsi="Times New Roman" w:cs="Times New Roman"/>
          <w:sz w:val="20"/>
          <w:szCs w:val="20"/>
          <w:shd w:val="clear" w:color="auto" w:fill="FFFFFF"/>
          <w:lang w:val="en-US"/>
          <w:rPrChange w:id="14310" w:author="Airat Shigapov" w:date="2021-10-29T16:44:00Z">
            <w:rPr>
              <w:ins w:id="14311" w:author="Airat Shigapov" w:date="2021-10-29T16:41:00Z"/>
              <w:rFonts w:ascii="Times New Roman" w:eastAsia="Calibri" w:hAnsi="Times New Roman" w:cs="Times New Roman"/>
              <w:sz w:val="28"/>
              <w:szCs w:val="28"/>
              <w:shd w:val="clear" w:color="auto" w:fill="FFFFFF"/>
              <w:lang w:val="en-US"/>
            </w:rPr>
          </w:rPrChange>
        </w:rPr>
      </w:pPr>
      <w:ins w:id="14312" w:author="Airat Shigapov" w:date="2021-10-29T16:41:00Z">
        <w:r w:rsidRPr="00CA1CA9">
          <w:rPr>
            <w:rFonts w:ascii="Times New Roman" w:eastAsia="Calibri" w:hAnsi="Times New Roman" w:cs="Times New Roman"/>
            <w:sz w:val="20"/>
            <w:szCs w:val="20"/>
            <w:shd w:val="clear" w:color="auto" w:fill="FFFFFF"/>
            <w:lang w:val="en-US"/>
            <w:rPrChange w:id="14313" w:author="Airat Shigapov" w:date="2021-10-29T16:44:00Z">
              <w:rPr>
                <w:rFonts w:ascii="Times New Roman" w:eastAsia="Calibri" w:hAnsi="Times New Roman" w:cs="Times New Roman"/>
                <w:sz w:val="28"/>
                <w:szCs w:val="28"/>
                <w:shd w:val="clear" w:color="auto" w:fill="FFFFFF"/>
                <w:lang w:val="en-US"/>
              </w:rPr>
            </w:rPrChange>
          </w:rPr>
          <w:t xml:space="preserve">        }</w:t>
        </w:r>
      </w:ins>
    </w:p>
    <w:p w14:paraId="6A67B9F5" w14:textId="77777777" w:rsidR="00CC67A4" w:rsidRPr="00CA1CA9" w:rsidRDefault="00CC67A4" w:rsidP="00CC67A4">
      <w:pPr>
        <w:rPr>
          <w:ins w:id="14314" w:author="Airat Shigapov" w:date="2021-10-29T16:41:00Z"/>
          <w:rFonts w:ascii="Times New Roman" w:eastAsia="Calibri" w:hAnsi="Times New Roman" w:cs="Times New Roman"/>
          <w:sz w:val="20"/>
          <w:szCs w:val="20"/>
          <w:shd w:val="clear" w:color="auto" w:fill="FFFFFF"/>
          <w:lang w:val="en-US"/>
          <w:rPrChange w:id="14315" w:author="Airat Shigapov" w:date="2021-10-29T16:44:00Z">
            <w:rPr>
              <w:ins w:id="14316" w:author="Airat Shigapov" w:date="2021-10-29T16:41:00Z"/>
              <w:rFonts w:ascii="Times New Roman" w:eastAsia="Calibri" w:hAnsi="Times New Roman" w:cs="Times New Roman"/>
              <w:sz w:val="28"/>
              <w:szCs w:val="28"/>
              <w:shd w:val="clear" w:color="auto" w:fill="FFFFFF"/>
              <w:lang w:val="en-US"/>
            </w:rPr>
          </w:rPrChange>
        </w:rPr>
      </w:pPr>
    </w:p>
    <w:p w14:paraId="2855E970" w14:textId="77777777" w:rsidR="00CC67A4" w:rsidRPr="00CA1CA9" w:rsidRDefault="00CC67A4" w:rsidP="00CC67A4">
      <w:pPr>
        <w:rPr>
          <w:ins w:id="14317" w:author="Airat Shigapov" w:date="2021-10-29T16:41:00Z"/>
          <w:rFonts w:ascii="Times New Roman" w:eastAsia="Calibri" w:hAnsi="Times New Roman" w:cs="Times New Roman"/>
          <w:sz w:val="20"/>
          <w:szCs w:val="20"/>
          <w:shd w:val="clear" w:color="auto" w:fill="FFFFFF"/>
          <w:lang w:val="en-US"/>
          <w:rPrChange w:id="14318" w:author="Airat Shigapov" w:date="2021-10-29T16:44:00Z">
            <w:rPr>
              <w:ins w:id="14319" w:author="Airat Shigapov" w:date="2021-10-29T16:41:00Z"/>
              <w:rFonts w:ascii="Times New Roman" w:eastAsia="Calibri" w:hAnsi="Times New Roman" w:cs="Times New Roman"/>
              <w:sz w:val="28"/>
              <w:szCs w:val="28"/>
              <w:shd w:val="clear" w:color="auto" w:fill="FFFFFF"/>
              <w:lang w:val="en-US"/>
            </w:rPr>
          </w:rPrChange>
        </w:rPr>
      </w:pPr>
      <w:ins w:id="14320" w:author="Airat Shigapov" w:date="2021-10-29T16:41:00Z">
        <w:r w:rsidRPr="00CA1CA9">
          <w:rPr>
            <w:rFonts w:ascii="Times New Roman" w:eastAsia="Calibri" w:hAnsi="Times New Roman" w:cs="Times New Roman"/>
            <w:sz w:val="20"/>
            <w:szCs w:val="20"/>
            <w:shd w:val="clear" w:color="auto" w:fill="FFFFFF"/>
            <w:lang w:val="en-US"/>
            <w:rPrChange w:id="14321" w:author="Airat Shigapov" w:date="2021-10-29T16:44:00Z">
              <w:rPr>
                <w:rFonts w:ascii="Times New Roman" w:eastAsia="Calibri" w:hAnsi="Times New Roman" w:cs="Times New Roman"/>
                <w:sz w:val="28"/>
                <w:szCs w:val="28"/>
                <w:shd w:val="clear" w:color="auto" w:fill="FFFFFF"/>
                <w:lang w:val="en-US"/>
              </w:rPr>
            </w:rPrChange>
          </w:rPr>
          <w:t xml:space="preserve">        public </w:t>
        </w:r>
        <w:proofErr w:type="spellStart"/>
        <w:r w:rsidRPr="00CA1CA9">
          <w:rPr>
            <w:rFonts w:ascii="Times New Roman" w:eastAsia="Calibri" w:hAnsi="Times New Roman" w:cs="Times New Roman"/>
            <w:sz w:val="20"/>
            <w:szCs w:val="20"/>
            <w:shd w:val="clear" w:color="auto" w:fill="FFFFFF"/>
            <w:lang w:val="en-US"/>
            <w:rPrChange w:id="14322" w:author="Airat Shigapov" w:date="2021-10-29T16:44:00Z">
              <w:rPr>
                <w:rFonts w:ascii="Times New Roman" w:eastAsia="Calibri" w:hAnsi="Times New Roman" w:cs="Times New Roman"/>
                <w:sz w:val="28"/>
                <w:szCs w:val="28"/>
                <w:shd w:val="clear" w:color="auto" w:fill="FFFFFF"/>
                <w:lang w:val="en-US"/>
              </w:rPr>
            </w:rPrChange>
          </w:rPr>
          <w:t>MyShoppingС</w:t>
        </w:r>
        <w:proofErr w:type="gramStart"/>
        <w:r w:rsidRPr="00CA1CA9">
          <w:rPr>
            <w:rFonts w:ascii="Times New Roman" w:eastAsia="Calibri" w:hAnsi="Times New Roman" w:cs="Times New Roman"/>
            <w:sz w:val="20"/>
            <w:szCs w:val="20"/>
            <w:shd w:val="clear" w:color="auto" w:fill="FFFFFF"/>
            <w:lang w:val="en-US"/>
            <w:rPrChange w:id="14323" w:author="Airat Shigapov" w:date="2021-10-29T16:44:00Z">
              <w:rPr>
                <w:rFonts w:ascii="Times New Roman" w:eastAsia="Calibri" w:hAnsi="Times New Roman" w:cs="Times New Roman"/>
                <w:sz w:val="28"/>
                <w:szCs w:val="28"/>
                <w:shd w:val="clear" w:color="auto" w:fill="FFFFFF"/>
                <w:lang w:val="en-US"/>
              </w:rPr>
            </w:rPrChange>
          </w:rPr>
          <w:t>art</w:t>
        </w:r>
        <w:proofErr w:type="spellEnd"/>
        <w:r w:rsidRPr="00CA1CA9">
          <w:rPr>
            <w:rFonts w:ascii="Times New Roman" w:eastAsia="Calibri" w:hAnsi="Times New Roman" w:cs="Times New Roman"/>
            <w:sz w:val="20"/>
            <w:szCs w:val="20"/>
            <w:shd w:val="clear" w:color="auto" w:fill="FFFFFF"/>
            <w:lang w:val="en-US"/>
            <w:rPrChange w:id="14324" w:author="Airat Shigapov" w:date="2021-10-29T16:44:00Z">
              <w:rPr>
                <w:rFonts w:ascii="Times New Roman" w:eastAsia="Calibri" w:hAnsi="Times New Roman" w:cs="Times New Roman"/>
                <w:sz w:val="28"/>
                <w:szCs w:val="28"/>
                <w:shd w:val="clear" w:color="auto" w:fill="FFFFFF"/>
                <w:lang w:val="en-US"/>
              </w:rPr>
            </w:rPrChange>
          </w:rPr>
          <w:t>(</w:t>
        </w:r>
        <w:proofErr w:type="gramEnd"/>
        <w:r w:rsidRPr="00CA1CA9">
          <w:rPr>
            <w:rFonts w:ascii="Times New Roman" w:eastAsia="Calibri" w:hAnsi="Times New Roman" w:cs="Times New Roman"/>
            <w:sz w:val="20"/>
            <w:szCs w:val="20"/>
            <w:shd w:val="clear" w:color="auto" w:fill="FFFFFF"/>
            <w:lang w:val="en-US"/>
            <w:rPrChange w:id="14325" w:author="Airat Shigapov" w:date="2021-10-29T16:44:00Z">
              <w:rPr>
                <w:rFonts w:ascii="Times New Roman" w:eastAsia="Calibri" w:hAnsi="Times New Roman" w:cs="Times New Roman"/>
                <w:sz w:val="28"/>
                <w:szCs w:val="28"/>
                <w:shd w:val="clear" w:color="auto" w:fill="FFFFFF"/>
                <w:lang w:val="en-US"/>
              </w:rPr>
            </w:rPrChange>
          </w:rPr>
          <w:t xml:space="preserve">bool </w:t>
        </w:r>
        <w:proofErr w:type="spellStart"/>
        <w:r w:rsidRPr="00CA1CA9">
          <w:rPr>
            <w:rFonts w:ascii="Times New Roman" w:eastAsia="Calibri" w:hAnsi="Times New Roman" w:cs="Times New Roman"/>
            <w:sz w:val="20"/>
            <w:szCs w:val="20"/>
            <w:shd w:val="clear" w:color="auto" w:fill="FFFFFF"/>
            <w:lang w:val="en-US"/>
            <w:rPrChange w:id="14326" w:author="Airat Shigapov" w:date="2021-10-29T16:44:00Z">
              <w:rPr>
                <w:rFonts w:ascii="Times New Roman" w:eastAsia="Calibri" w:hAnsi="Times New Roman" w:cs="Times New Roman"/>
                <w:sz w:val="28"/>
                <w:szCs w:val="28"/>
                <w:shd w:val="clear" w:color="auto" w:fill="FFFFFF"/>
                <w:lang w:val="en-US"/>
              </w:rPr>
            </w:rPrChange>
          </w:rPr>
          <w:t>CartVisible</w:t>
        </w:r>
        <w:proofErr w:type="spellEnd"/>
        <w:r w:rsidRPr="00CA1CA9">
          <w:rPr>
            <w:rFonts w:ascii="Times New Roman" w:eastAsia="Calibri" w:hAnsi="Times New Roman" w:cs="Times New Roman"/>
            <w:sz w:val="20"/>
            <w:szCs w:val="20"/>
            <w:shd w:val="clear" w:color="auto" w:fill="FFFFFF"/>
            <w:lang w:val="en-US"/>
            <w:rPrChange w:id="14327" w:author="Airat Shigapov" w:date="2021-10-29T16:44:00Z">
              <w:rPr>
                <w:rFonts w:ascii="Times New Roman" w:eastAsia="Calibri" w:hAnsi="Times New Roman" w:cs="Times New Roman"/>
                <w:sz w:val="28"/>
                <w:szCs w:val="28"/>
                <w:shd w:val="clear" w:color="auto" w:fill="FFFFFF"/>
                <w:lang w:val="en-US"/>
              </w:rPr>
            </w:rPrChange>
          </w:rPr>
          <w:t>):this()</w:t>
        </w:r>
      </w:ins>
    </w:p>
    <w:p w14:paraId="02E923B7" w14:textId="77777777" w:rsidR="00CC67A4" w:rsidRPr="00CA1CA9" w:rsidRDefault="00CC67A4" w:rsidP="00CC67A4">
      <w:pPr>
        <w:rPr>
          <w:ins w:id="14328" w:author="Airat Shigapov" w:date="2021-10-29T16:41:00Z"/>
          <w:rFonts w:ascii="Times New Roman" w:eastAsia="Calibri" w:hAnsi="Times New Roman" w:cs="Times New Roman"/>
          <w:sz w:val="20"/>
          <w:szCs w:val="20"/>
          <w:shd w:val="clear" w:color="auto" w:fill="FFFFFF"/>
          <w:lang w:val="en-US"/>
          <w:rPrChange w:id="14329" w:author="Airat Shigapov" w:date="2021-10-29T16:44:00Z">
            <w:rPr>
              <w:ins w:id="14330" w:author="Airat Shigapov" w:date="2021-10-29T16:41:00Z"/>
              <w:rFonts w:ascii="Times New Roman" w:eastAsia="Calibri" w:hAnsi="Times New Roman" w:cs="Times New Roman"/>
              <w:sz w:val="28"/>
              <w:szCs w:val="28"/>
              <w:shd w:val="clear" w:color="auto" w:fill="FFFFFF"/>
              <w:lang w:val="en-US"/>
            </w:rPr>
          </w:rPrChange>
        </w:rPr>
      </w:pPr>
      <w:ins w:id="14331" w:author="Airat Shigapov" w:date="2021-10-29T16:41:00Z">
        <w:r w:rsidRPr="00CA1CA9">
          <w:rPr>
            <w:rFonts w:ascii="Times New Roman" w:eastAsia="Calibri" w:hAnsi="Times New Roman" w:cs="Times New Roman"/>
            <w:sz w:val="20"/>
            <w:szCs w:val="20"/>
            <w:shd w:val="clear" w:color="auto" w:fill="FFFFFF"/>
            <w:lang w:val="en-US"/>
            <w:rPrChange w:id="14332" w:author="Airat Shigapov" w:date="2021-10-29T16:44:00Z">
              <w:rPr>
                <w:rFonts w:ascii="Times New Roman" w:eastAsia="Calibri" w:hAnsi="Times New Roman" w:cs="Times New Roman"/>
                <w:sz w:val="28"/>
                <w:szCs w:val="28"/>
                <w:shd w:val="clear" w:color="auto" w:fill="FFFFFF"/>
                <w:lang w:val="en-US"/>
              </w:rPr>
            </w:rPrChange>
          </w:rPr>
          <w:t xml:space="preserve">        {</w:t>
        </w:r>
      </w:ins>
    </w:p>
    <w:p w14:paraId="450BD588" w14:textId="77777777" w:rsidR="00CC67A4" w:rsidRPr="00CA1CA9" w:rsidRDefault="00CC67A4" w:rsidP="00CC67A4">
      <w:pPr>
        <w:rPr>
          <w:ins w:id="14333" w:author="Airat Shigapov" w:date="2021-10-29T16:41:00Z"/>
          <w:rFonts w:ascii="Times New Roman" w:eastAsia="Calibri" w:hAnsi="Times New Roman" w:cs="Times New Roman"/>
          <w:sz w:val="20"/>
          <w:szCs w:val="20"/>
          <w:shd w:val="clear" w:color="auto" w:fill="FFFFFF"/>
          <w:lang w:val="en-US"/>
          <w:rPrChange w:id="14334" w:author="Airat Shigapov" w:date="2021-10-29T16:44:00Z">
            <w:rPr>
              <w:ins w:id="14335" w:author="Airat Shigapov" w:date="2021-10-29T16:41:00Z"/>
              <w:rFonts w:ascii="Times New Roman" w:eastAsia="Calibri" w:hAnsi="Times New Roman" w:cs="Times New Roman"/>
              <w:sz w:val="28"/>
              <w:szCs w:val="28"/>
              <w:shd w:val="clear" w:color="auto" w:fill="FFFFFF"/>
              <w:lang w:val="en-US"/>
            </w:rPr>
          </w:rPrChange>
        </w:rPr>
      </w:pPr>
      <w:ins w:id="14336" w:author="Airat Shigapov" w:date="2021-10-29T16:41:00Z">
        <w:r w:rsidRPr="00CA1CA9">
          <w:rPr>
            <w:rFonts w:ascii="Times New Roman" w:eastAsia="Calibri" w:hAnsi="Times New Roman" w:cs="Times New Roman"/>
            <w:sz w:val="20"/>
            <w:szCs w:val="20"/>
            <w:shd w:val="clear" w:color="auto" w:fill="FFFFFF"/>
            <w:lang w:val="en-US"/>
            <w:rPrChange w:id="14337" w:author="Airat Shigapov" w:date="2021-10-29T16:44:00Z">
              <w:rPr>
                <w:rFonts w:ascii="Times New Roman" w:eastAsia="Calibri" w:hAnsi="Times New Roman" w:cs="Times New Roman"/>
                <w:sz w:val="28"/>
                <w:szCs w:val="28"/>
                <w:shd w:val="clear" w:color="auto" w:fill="FFFFFF"/>
                <w:lang w:val="en-US"/>
              </w:rPr>
            </w:rPrChange>
          </w:rPr>
          <w:t xml:space="preserve">            </w:t>
        </w:r>
        <w:proofErr w:type="spellStart"/>
        <w:proofErr w:type="gramStart"/>
        <w:r w:rsidRPr="00CA1CA9">
          <w:rPr>
            <w:rFonts w:ascii="Times New Roman" w:eastAsia="Calibri" w:hAnsi="Times New Roman" w:cs="Times New Roman"/>
            <w:sz w:val="20"/>
            <w:szCs w:val="20"/>
            <w:shd w:val="clear" w:color="auto" w:fill="FFFFFF"/>
            <w:lang w:val="en-US"/>
            <w:rPrChange w:id="14338" w:author="Airat Shigapov" w:date="2021-10-29T16:44:00Z">
              <w:rPr>
                <w:rFonts w:ascii="Times New Roman" w:eastAsia="Calibri" w:hAnsi="Times New Roman" w:cs="Times New Roman"/>
                <w:sz w:val="28"/>
                <w:szCs w:val="28"/>
                <w:shd w:val="clear" w:color="auto" w:fill="FFFFFF"/>
                <w:lang w:val="en-US"/>
              </w:rPr>
            </w:rPrChange>
          </w:rPr>
          <w:t>InitializeComponent</w:t>
        </w:r>
        <w:proofErr w:type="spellEnd"/>
        <w:r w:rsidRPr="00CA1CA9">
          <w:rPr>
            <w:rFonts w:ascii="Times New Roman" w:eastAsia="Calibri" w:hAnsi="Times New Roman" w:cs="Times New Roman"/>
            <w:sz w:val="20"/>
            <w:szCs w:val="20"/>
            <w:shd w:val="clear" w:color="auto" w:fill="FFFFFF"/>
            <w:lang w:val="en-US"/>
            <w:rPrChange w:id="14339" w:author="Airat Shigapov" w:date="2021-10-29T16:44:00Z">
              <w:rPr>
                <w:rFonts w:ascii="Times New Roman" w:eastAsia="Calibri" w:hAnsi="Times New Roman" w:cs="Times New Roman"/>
                <w:sz w:val="28"/>
                <w:szCs w:val="28"/>
                <w:shd w:val="clear" w:color="auto" w:fill="FFFFFF"/>
                <w:lang w:val="en-US"/>
              </w:rPr>
            </w:rPrChange>
          </w:rPr>
          <w:t>(</w:t>
        </w:r>
        <w:proofErr w:type="gramEnd"/>
        <w:r w:rsidRPr="00CA1CA9">
          <w:rPr>
            <w:rFonts w:ascii="Times New Roman" w:eastAsia="Calibri" w:hAnsi="Times New Roman" w:cs="Times New Roman"/>
            <w:sz w:val="20"/>
            <w:szCs w:val="20"/>
            <w:shd w:val="clear" w:color="auto" w:fill="FFFFFF"/>
            <w:lang w:val="en-US"/>
            <w:rPrChange w:id="14340" w:author="Airat Shigapov" w:date="2021-10-29T16:44:00Z">
              <w:rPr>
                <w:rFonts w:ascii="Times New Roman" w:eastAsia="Calibri" w:hAnsi="Times New Roman" w:cs="Times New Roman"/>
                <w:sz w:val="28"/>
                <w:szCs w:val="28"/>
                <w:shd w:val="clear" w:color="auto" w:fill="FFFFFF"/>
                <w:lang w:val="en-US"/>
              </w:rPr>
            </w:rPrChange>
          </w:rPr>
          <w:t>);</w:t>
        </w:r>
      </w:ins>
    </w:p>
    <w:p w14:paraId="720BA922" w14:textId="77777777" w:rsidR="00CC67A4" w:rsidRPr="00CA1CA9" w:rsidRDefault="00CC67A4" w:rsidP="00CC67A4">
      <w:pPr>
        <w:rPr>
          <w:ins w:id="14341" w:author="Airat Shigapov" w:date="2021-10-29T16:41:00Z"/>
          <w:rFonts w:ascii="Times New Roman" w:eastAsia="Calibri" w:hAnsi="Times New Roman" w:cs="Times New Roman"/>
          <w:sz w:val="20"/>
          <w:szCs w:val="20"/>
          <w:shd w:val="clear" w:color="auto" w:fill="FFFFFF"/>
          <w:lang w:val="en-US"/>
          <w:rPrChange w:id="14342" w:author="Airat Shigapov" w:date="2021-10-29T16:44:00Z">
            <w:rPr>
              <w:ins w:id="14343" w:author="Airat Shigapov" w:date="2021-10-29T16:41:00Z"/>
              <w:rFonts w:ascii="Times New Roman" w:eastAsia="Calibri" w:hAnsi="Times New Roman" w:cs="Times New Roman"/>
              <w:sz w:val="28"/>
              <w:szCs w:val="28"/>
              <w:shd w:val="clear" w:color="auto" w:fill="FFFFFF"/>
              <w:lang w:val="en-US"/>
            </w:rPr>
          </w:rPrChange>
        </w:rPr>
      </w:pPr>
      <w:ins w:id="14344" w:author="Airat Shigapov" w:date="2021-10-29T16:41:00Z">
        <w:r w:rsidRPr="00CA1CA9">
          <w:rPr>
            <w:rFonts w:ascii="Times New Roman" w:eastAsia="Calibri" w:hAnsi="Times New Roman" w:cs="Times New Roman"/>
            <w:sz w:val="20"/>
            <w:szCs w:val="20"/>
            <w:shd w:val="clear" w:color="auto" w:fill="FFFFFF"/>
            <w:lang w:val="en-US"/>
            <w:rPrChange w:id="14345" w:author="Airat Shigapov" w:date="2021-10-29T16:44:00Z">
              <w:rPr>
                <w:rFonts w:ascii="Times New Roman" w:eastAsia="Calibri" w:hAnsi="Times New Roman" w:cs="Times New Roman"/>
                <w:sz w:val="28"/>
                <w:szCs w:val="28"/>
                <w:shd w:val="clear" w:color="auto" w:fill="FFFFFF"/>
                <w:lang w:val="en-US"/>
              </w:rPr>
            </w:rPrChange>
          </w:rPr>
          <w:t xml:space="preserve">            </w:t>
        </w:r>
      </w:ins>
    </w:p>
    <w:p w14:paraId="44646F51" w14:textId="77777777" w:rsidR="00CC67A4" w:rsidRPr="00CA1CA9" w:rsidRDefault="00CC67A4" w:rsidP="00CC67A4">
      <w:pPr>
        <w:rPr>
          <w:ins w:id="14346" w:author="Airat Shigapov" w:date="2021-10-29T16:41:00Z"/>
          <w:rFonts w:ascii="Times New Roman" w:eastAsia="Calibri" w:hAnsi="Times New Roman" w:cs="Times New Roman"/>
          <w:sz w:val="20"/>
          <w:szCs w:val="20"/>
          <w:shd w:val="clear" w:color="auto" w:fill="FFFFFF"/>
          <w:lang w:val="en-US"/>
          <w:rPrChange w:id="14347" w:author="Airat Shigapov" w:date="2021-10-29T16:44:00Z">
            <w:rPr>
              <w:ins w:id="14348" w:author="Airat Shigapov" w:date="2021-10-29T16:41:00Z"/>
              <w:rFonts w:ascii="Times New Roman" w:eastAsia="Calibri" w:hAnsi="Times New Roman" w:cs="Times New Roman"/>
              <w:sz w:val="28"/>
              <w:szCs w:val="28"/>
              <w:shd w:val="clear" w:color="auto" w:fill="FFFFFF"/>
              <w:lang w:val="en-US"/>
            </w:rPr>
          </w:rPrChange>
        </w:rPr>
      </w:pPr>
      <w:ins w:id="14349" w:author="Airat Shigapov" w:date="2021-10-29T16:41:00Z">
        <w:r w:rsidRPr="00CA1CA9">
          <w:rPr>
            <w:rFonts w:ascii="Times New Roman" w:eastAsia="Calibri" w:hAnsi="Times New Roman" w:cs="Times New Roman"/>
            <w:sz w:val="20"/>
            <w:szCs w:val="20"/>
            <w:shd w:val="clear" w:color="auto" w:fill="FFFFFF"/>
            <w:lang w:val="en-US"/>
            <w:rPrChange w:id="14350" w:author="Airat Shigapov" w:date="2021-10-29T16:44:00Z">
              <w:rPr>
                <w:rFonts w:ascii="Times New Roman" w:eastAsia="Calibri" w:hAnsi="Times New Roman" w:cs="Times New Roman"/>
                <w:sz w:val="28"/>
                <w:szCs w:val="28"/>
                <w:shd w:val="clear" w:color="auto" w:fill="FFFFFF"/>
                <w:lang w:val="en-US"/>
              </w:rPr>
            </w:rPrChange>
          </w:rPr>
          <w:t xml:space="preserve">            if (</w:t>
        </w:r>
        <w:proofErr w:type="spellStart"/>
        <w:proofErr w:type="gramStart"/>
        <w:r w:rsidRPr="00CA1CA9">
          <w:rPr>
            <w:rFonts w:ascii="Times New Roman" w:eastAsia="Calibri" w:hAnsi="Times New Roman" w:cs="Times New Roman"/>
            <w:sz w:val="20"/>
            <w:szCs w:val="20"/>
            <w:shd w:val="clear" w:color="auto" w:fill="FFFFFF"/>
            <w:lang w:val="en-US"/>
            <w:rPrChange w:id="14351" w:author="Airat Shigapov" w:date="2021-10-29T16:44:00Z">
              <w:rPr>
                <w:rFonts w:ascii="Times New Roman" w:eastAsia="Calibri" w:hAnsi="Times New Roman" w:cs="Times New Roman"/>
                <w:sz w:val="28"/>
                <w:szCs w:val="28"/>
                <w:shd w:val="clear" w:color="auto" w:fill="FFFFFF"/>
                <w:lang w:val="en-US"/>
              </w:rPr>
            </w:rPrChange>
          </w:rPr>
          <w:t>MainWindow.Instance.GoodCart.Count</w:t>
        </w:r>
        <w:proofErr w:type="spellEnd"/>
        <w:proofErr w:type="gramEnd"/>
        <w:r w:rsidRPr="00CA1CA9">
          <w:rPr>
            <w:rFonts w:ascii="Times New Roman" w:eastAsia="Calibri" w:hAnsi="Times New Roman" w:cs="Times New Roman"/>
            <w:sz w:val="20"/>
            <w:szCs w:val="20"/>
            <w:shd w:val="clear" w:color="auto" w:fill="FFFFFF"/>
            <w:lang w:val="en-US"/>
            <w:rPrChange w:id="14352" w:author="Airat Shigapov" w:date="2021-10-29T16:44:00Z">
              <w:rPr>
                <w:rFonts w:ascii="Times New Roman" w:eastAsia="Calibri" w:hAnsi="Times New Roman" w:cs="Times New Roman"/>
                <w:sz w:val="28"/>
                <w:szCs w:val="28"/>
                <w:shd w:val="clear" w:color="auto" w:fill="FFFFFF"/>
                <w:lang w:val="en-US"/>
              </w:rPr>
            </w:rPrChange>
          </w:rPr>
          <w:t xml:space="preserve"> != 0)</w:t>
        </w:r>
      </w:ins>
    </w:p>
    <w:p w14:paraId="5C0F5AE7" w14:textId="77777777" w:rsidR="00CC67A4" w:rsidRPr="00CA1CA9" w:rsidRDefault="00CC67A4" w:rsidP="00CC67A4">
      <w:pPr>
        <w:rPr>
          <w:ins w:id="14353" w:author="Airat Shigapov" w:date="2021-10-29T16:41:00Z"/>
          <w:rFonts w:ascii="Times New Roman" w:eastAsia="Calibri" w:hAnsi="Times New Roman" w:cs="Times New Roman"/>
          <w:sz w:val="20"/>
          <w:szCs w:val="20"/>
          <w:shd w:val="clear" w:color="auto" w:fill="FFFFFF"/>
          <w:lang w:val="en-US"/>
          <w:rPrChange w:id="14354" w:author="Airat Shigapov" w:date="2021-10-29T16:44:00Z">
            <w:rPr>
              <w:ins w:id="14355" w:author="Airat Shigapov" w:date="2021-10-29T16:41:00Z"/>
              <w:rFonts w:ascii="Times New Roman" w:eastAsia="Calibri" w:hAnsi="Times New Roman" w:cs="Times New Roman"/>
              <w:sz w:val="28"/>
              <w:szCs w:val="28"/>
              <w:shd w:val="clear" w:color="auto" w:fill="FFFFFF"/>
              <w:lang w:val="en-US"/>
            </w:rPr>
          </w:rPrChange>
        </w:rPr>
      </w:pPr>
      <w:ins w:id="14356" w:author="Airat Shigapov" w:date="2021-10-29T16:41:00Z">
        <w:r w:rsidRPr="00CA1CA9">
          <w:rPr>
            <w:rFonts w:ascii="Times New Roman" w:eastAsia="Calibri" w:hAnsi="Times New Roman" w:cs="Times New Roman"/>
            <w:sz w:val="20"/>
            <w:szCs w:val="20"/>
            <w:shd w:val="clear" w:color="auto" w:fill="FFFFFF"/>
            <w:lang w:val="en-US"/>
            <w:rPrChange w:id="14357" w:author="Airat Shigapov" w:date="2021-10-29T16:44:00Z">
              <w:rPr>
                <w:rFonts w:ascii="Times New Roman" w:eastAsia="Calibri" w:hAnsi="Times New Roman" w:cs="Times New Roman"/>
                <w:sz w:val="28"/>
                <w:szCs w:val="28"/>
                <w:shd w:val="clear" w:color="auto" w:fill="FFFFFF"/>
                <w:lang w:val="en-US"/>
              </w:rPr>
            </w:rPrChange>
          </w:rPr>
          <w:t xml:space="preserve">            {</w:t>
        </w:r>
      </w:ins>
    </w:p>
    <w:p w14:paraId="541F4003" w14:textId="77777777" w:rsidR="00CC67A4" w:rsidRPr="00CA1CA9" w:rsidRDefault="00CC67A4" w:rsidP="00CC67A4">
      <w:pPr>
        <w:rPr>
          <w:ins w:id="14358" w:author="Airat Shigapov" w:date="2021-10-29T16:41:00Z"/>
          <w:rFonts w:ascii="Times New Roman" w:eastAsia="Calibri" w:hAnsi="Times New Roman" w:cs="Times New Roman"/>
          <w:sz w:val="20"/>
          <w:szCs w:val="20"/>
          <w:shd w:val="clear" w:color="auto" w:fill="FFFFFF"/>
          <w:lang w:val="en-US"/>
          <w:rPrChange w:id="14359" w:author="Airat Shigapov" w:date="2021-10-29T16:44:00Z">
            <w:rPr>
              <w:ins w:id="14360" w:author="Airat Shigapov" w:date="2021-10-29T16:41:00Z"/>
              <w:rFonts w:ascii="Times New Roman" w:eastAsia="Calibri" w:hAnsi="Times New Roman" w:cs="Times New Roman"/>
              <w:sz w:val="28"/>
              <w:szCs w:val="28"/>
              <w:shd w:val="clear" w:color="auto" w:fill="FFFFFF"/>
              <w:lang w:val="en-US"/>
            </w:rPr>
          </w:rPrChange>
        </w:rPr>
      </w:pPr>
      <w:ins w:id="14361" w:author="Airat Shigapov" w:date="2021-10-29T16:41:00Z">
        <w:r w:rsidRPr="00CA1CA9">
          <w:rPr>
            <w:rFonts w:ascii="Times New Roman" w:eastAsia="Calibri" w:hAnsi="Times New Roman" w:cs="Times New Roman"/>
            <w:sz w:val="20"/>
            <w:szCs w:val="20"/>
            <w:shd w:val="clear" w:color="auto" w:fill="FFFFFF"/>
            <w:lang w:val="en-US"/>
            <w:rPrChange w:id="14362" w:author="Airat Shigapov" w:date="2021-10-29T16:44:00Z">
              <w:rPr>
                <w:rFonts w:ascii="Times New Roman" w:eastAsia="Calibri" w:hAnsi="Times New Roman" w:cs="Times New Roman"/>
                <w:sz w:val="28"/>
                <w:szCs w:val="28"/>
                <w:shd w:val="clear" w:color="auto" w:fill="FFFFFF"/>
                <w:lang w:val="en-US"/>
              </w:rPr>
            </w:rPrChange>
          </w:rPr>
          <w:t xml:space="preserve">                </w:t>
        </w:r>
        <w:proofErr w:type="spellStart"/>
        <w:r w:rsidRPr="00CA1CA9">
          <w:rPr>
            <w:rFonts w:ascii="Times New Roman" w:eastAsia="Calibri" w:hAnsi="Times New Roman" w:cs="Times New Roman"/>
            <w:sz w:val="20"/>
            <w:szCs w:val="20"/>
            <w:shd w:val="clear" w:color="auto" w:fill="FFFFFF"/>
            <w:lang w:val="en-US"/>
            <w:rPrChange w:id="14363" w:author="Airat Shigapov" w:date="2021-10-29T16:44:00Z">
              <w:rPr>
                <w:rFonts w:ascii="Times New Roman" w:eastAsia="Calibri" w:hAnsi="Times New Roman" w:cs="Times New Roman"/>
                <w:sz w:val="28"/>
                <w:szCs w:val="28"/>
                <w:shd w:val="clear" w:color="auto" w:fill="FFFFFF"/>
                <w:lang w:val="en-US"/>
              </w:rPr>
            </w:rPrChange>
          </w:rPr>
          <w:t>Cart.Visibility</w:t>
        </w:r>
        <w:proofErr w:type="spellEnd"/>
        <w:r w:rsidRPr="00CA1CA9">
          <w:rPr>
            <w:rFonts w:ascii="Times New Roman" w:eastAsia="Calibri" w:hAnsi="Times New Roman" w:cs="Times New Roman"/>
            <w:sz w:val="20"/>
            <w:szCs w:val="20"/>
            <w:shd w:val="clear" w:color="auto" w:fill="FFFFFF"/>
            <w:lang w:val="en-US"/>
            <w:rPrChange w:id="14364" w:author="Airat Shigapov" w:date="2021-10-29T16:44:00Z">
              <w:rPr>
                <w:rFonts w:ascii="Times New Roman" w:eastAsia="Calibri" w:hAnsi="Times New Roman" w:cs="Times New Roman"/>
                <w:sz w:val="28"/>
                <w:szCs w:val="28"/>
                <w:shd w:val="clear" w:color="auto" w:fill="FFFFFF"/>
                <w:lang w:val="en-US"/>
              </w:rPr>
            </w:rPrChange>
          </w:rPr>
          <w:t xml:space="preserve"> = </w:t>
        </w:r>
        <w:proofErr w:type="spellStart"/>
        <w:r w:rsidRPr="00CA1CA9">
          <w:rPr>
            <w:rFonts w:ascii="Times New Roman" w:eastAsia="Calibri" w:hAnsi="Times New Roman" w:cs="Times New Roman"/>
            <w:sz w:val="20"/>
            <w:szCs w:val="20"/>
            <w:shd w:val="clear" w:color="auto" w:fill="FFFFFF"/>
            <w:lang w:val="en-US"/>
            <w:rPrChange w:id="14365" w:author="Airat Shigapov" w:date="2021-10-29T16:44:00Z">
              <w:rPr>
                <w:rFonts w:ascii="Times New Roman" w:eastAsia="Calibri" w:hAnsi="Times New Roman" w:cs="Times New Roman"/>
                <w:sz w:val="28"/>
                <w:szCs w:val="28"/>
                <w:shd w:val="clear" w:color="auto" w:fill="FFFFFF"/>
                <w:lang w:val="en-US"/>
              </w:rPr>
            </w:rPrChange>
          </w:rPr>
          <w:t>Visibility.Visible</w:t>
        </w:r>
        <w:proofErr w:type="spellEnd"/>
        <w:r w:rsidRPr="00CA1CA9">
          <w:rPr>
            <w:rFonts w:ascii="Times New Roman" w:eastAsia="Calibri" w:hAnsi="Times New Roman" w:cs="Times New Roman"/>
            <w:sz w:val="20"/>
            <w:szCs w:val="20"/>
            <w:shd w:val="clear" w:color="auto" w:fill="FFFFFF"/>
            <w:lang w:val="en-US"/>
            <w:rPrChange w:id="14366" w:author="Airat Shigapov" w:date="2021-10-29T16:44:00Z">
              <w:rPr>
                <w:rFonts w:ascii="Times New Roman" w:eastAsia="Calibri" w:hAnsi="Times New Roman" w:cs="Times New Roman"/>
                <w:sz w:val="28"/>
                <w:szCs w:val="28"/>
                <w:shd w:val="clear" w:color="auto" w:fill="FFFFFF"/>
                <w:lang w:val="en-US"/>
              </w:rPr>
            </w:rPrChange>
          </w:rPr>
          <w:t>;</w:t>
        </w:r>
      </w:ins>
    </w:p>
    <w:p w14:paraId="4DE782BD" w14:textId="77777777" w:rsidR="00CC67A4" w:rsidRPr="00CA1CA9" w:rsidRDefault="00CC67A4" w:rsidP="00CC67A4">
      <w:pPr>
        <w:rPr>
          <w:ins w:id="14367" w:author="Airat Shigapov" w:date="2021-10-29T16:41:00Z"/>
          <w:rFonts w:ascii="Times New Roman" w:eastAsia="Calibri" w:hAnsi="Times New Roman" w:cs="Times New Roman"/>
          <w:sz w:val="20"/>
          <w:szCs w:val="20"/>
          <w:shd w:val="clear" w:color="auto" w:fill="FFFFFF"/>
          <w:lang w:val="en-US"/>
          <w:rPrChange w:id="14368" w:author="Airat Shigapov" w:date="2021-10-29T16:44:00Z">
            <w:rPr>
              <w:ins w:id="14369" w:author="Airat Shigapov" w:date="2021-10-29T16:41:00Z"/>
              <w:rFonts w:ascii="Times New Roman" w:eastAsia="Calibri" w:hAnsi="Times New Roman" w:cs="Times New Roman"/>
              <w:sz w:val="28"/>
              <w:szCs w:val="28"/>
              <w:shd w:val="clear" w:color="auto" w:fill="FFFFFF"/>
              <w:lang w:val="en-US"/>
            </w:rPr>
          </w:rPrChange>
        </w:rPr>
      </w:pPr>
      <w:ins w:id="14370" w:author="Airat Shigapov" w:date="2021-10-29T16:41:00Z">
        <w:r w:rsidRPr="00CA1CA9">
          <w:rPr>
            <w:rFonts w:ascii="Times New Roman" w:eastAsia="Calibri" w:hAnsi="Times New Roman" w:cs="Times New Roman"/>
            <w:sz w:val="20"/>
            <w:szCs w:val="20"/>
            <w:shd w:val="clear" w:color="auto" w:fill="FFFFFF"/>
            <w:lang w:val="en-US"/>
            <w:rPrChange w:id="14371" w:author="Airat Shigapov" w:date="2021-10-29T16:44:00Z">
              <w:rPr>
                <w:rFonts w:ascii="Times New Roman" w:eastAsia="Calibri" w:hAnsi="Times New Roman" w:cs="Times New Roman"/>
                <w:sz w:val="28"/>
                <w:szCs w:val="28"/>
                <w:shd w:val="clear" w:color="auto" w:fill="FFFFFF"/>
                <w:lang w:val="en-US"/>
              </w:rPr>
            </w:rPrChange>
          </w:rPr>
          <w:t xml:space="preserve">            }</w:t>
        </w:r>
      </w:ins>
    </w:p>
    <w:p w14:paraId="458F69B9" w14:textId="77777777" w:rsidR="00CC67A4" w:rsidRPr="00CA1CA9" w:rsidRDefault="00CC67A4" w:rsidP="00CC67A4">
      <w:pPr>
        <w:rPr>
          <w:ins w:id="14372" w:author="Airat Shigapov" w:date="2021-10-29T16:41:00Z"/>
          <w:rFonts w:ascii="Times New Roman" w:eastAsia="Calibri" w:hAnsi="Times New Roman" w:cs="Times New Roman"/>
          <w:sz w:val="20"/>
          <w:szCs w:val="20"/>
          <w:shd w:val="clear" w:color="auto" w:fill="FFFFFF"/>
          <w:lang w:val="en-US"/>
          <w:rPrChange w:id="14373" w:author="Airat Shigapov" w:date="2021-10-29T16:44:00Z">
            <w:rPr>
              <w:ins w:id="14374" w:author="Airat Shigapov" w:date="2021-10-29T16:41:00Z"/>
              <w:rFonts w:ascii="Times New Roman" w:eastAsia="Calibri" w:hAnsi="Times New Roman" w:cs="Times New Roman"/>
              <w:sz w:val="28"/>
              <w:szCs w:val="28"/>
              <w:shd w:val="clear" w:color="auto" w:fill="FFFFFF"/>
              <w:lang w:val="en-US"/>
            </w:rPr>
          </w:rPrChange>
        </w:rPr>
      </w:pPr>
      <w:ins w:id="14375" w:author="Airat Shigapov" w:date="2021-10-29T16:41:00Z">
        <w:r w:rsidRPr="00CA1CA9">
          <w:rPr>
            <w:rFonts w:ascii="Times New Roman" w:eastAsia="Calibri" w:hAnsi="Times New Roman" w:cs="Times New Roman"/>
            <w:sz w:val="20"/>
            <w:szCs w:val="20"/>
            <w:shd w:val="clear" w:color="auto" w:fill="FFFFFF"/>
            <w:lang w:val="en-US"/>
            <w:rPrChange w:id="14376" w:author="Airat Shigapov" w:date="2021-10-29T16:44:00Z">
              <w:rPr>
                <w:rFonts w:ascii="Times New Roman" w:eastAsia="Calibri" w:hAnsi="Times New Roman" w:cs="Times New Roman"/>
                <w:sz w:val="28"/>
                <w:szCs w:val="28"/>
                <w:shd w:val="clear" w:color="auto" w:fill="FFFFFF"/>
                <w:lang w:val="en-US"/>
              </w:rPr>
            </w:rPrChange>
          </w:rPr>
          <w:t xml:space="preserve">            else</w:t>
        </w:r>
      </w:ins>
    </w:p>
    <w:p w14:paraId="29D7A89D" w14:textId="77777777" w:rsidR="00CC67A4" w:rsidRPr="00CA1CA9" w:rsidRDefault="00CC67A4" w:rsidP="00CC67A4">
      <w:pPr>
        <w:rPr>
          <w:ins w:id="14377" w:author="Airat Shigapov" w:date="2021-10-29T16:41:00Z"/>
          <w:rFonts w:ascii="Times New Roman" w:eastAsia="Calibri" w:hAnsi="Times New Roman" w:cs="Times New Roman"/>
          <w:sz w:val="20"/>
          <w:szCs w:val="20"/>
          <w:shd w:val="clear" w:color="auto" w:fill="FFFFFF"/>
          <w:lang w:val="en-US"/>
          <w:rPrChange w:id="14378" w:author="Airat Shigapov" w:date="2021-10-29T16:44:00Z">
            <w:rPr>
              <w:ins w:id="14379" w:author="Airat Shigapov" w:date="2021-10-29T16:41:00Z"/>
              <w:rFonts w:ascii="Times New Roman" w:eastAsia="Calibri" w:hAnsi="Times New Roman" w:cs="Times New Roman"/>
              <w:sz w:val="28"/>
              <w:szCs w:val="28"/>
              <w:shd w:val="clear" w:color="auto" w:fill="FFFFFF"/>
              <w:lang w:val="en-US"/>
            </w:rPr>
          </w:rPrChange>
        </w:rPr>
      </w:pPr>
      <w:ins w:id="14380" w:author="Airat Shigapov" w:date="2021-10-29T16:41:00Z">
        <w:r w:rsidRPr="00CA1CA9">
          <w:rPr>
            <w:rFonts w:ascii="Times New Roman" w:eastAsia="Calibri" w:hAnsi="Times New Roman" w:cs="Times New Roman"/>
            <w:sz w:val="20"/>
            <w:szCs w:val="20"/>
            <w:shd w:val="clear" w:color="auto" w:fill="FFFFFF"/>
            <w:lang w:val="en-US"/>
            <w:rPrChange w:id="14381" w:author="Airat Shigapov" w:date="2021-10-29T16:44:00Z">
              <w:rPr>
                <w:rFonts w:ascii="Times New Roman" w:eastAsia="Calibri" w:hAnsi="Times New Roman" w:cs="Times New Roman"/>
                <w:sz w:val="28"/>
                <w:szCs w:val="28"/>
                <w:shd w:val="clear" w:color="auto" w:fill="FFFFFF"/>
                <w:lang w:val="en-US"/>
              </w:rPr>
            </w:rPrChange>
          </w:rPr>
          <w:t xml:space="preserve">            {</w:t>
        </w:r>
      </w:ins>
    </w:p>
    <w:p w14:paraId="516C50AC" w14:textId="77777777" w:rsidR="00CC67A4" w:rsidRPr="00CA1CA9" w:rsidRDefault="00CC67A4" w:rsidP="00CC67A4">
      <w:pPr>
        <w:rPr>
          <w:ins w:id="14382" w:author="Airat Shigapov" w:date="2021-10-29T16:41:00Z"/>
          <w:rFonts w:ascii="Times New Roman" w:eastAsia="Calibri" w:hAnsi="Times New Roman" w:cs="Times New Roman"/>
          <w:sz w:val="20"/>
          <w:szCs w:val="20"/>
          <w:shd w:val="clear" w:color="auto" w:fill="FFFFFF"/>
          <w:lang w:val="en-US"/>
          <w:rPrChange w:id="14383" w:author="Airat Shigapov" w:date="2021-10-29T16:44:00Z">
            <w:rPr>
              <w:ins w:id="14384" w:author="Airat Shigapov" w:date="2021-10-29T16:41:00Z"/>
              <w:rFonts w:ascii="Times New Roman" w:eastAsia="Calibri" w:hAnsi="Times New Roman" w:cs="Times New Roman"/>
              <w:sz w:val="28"/>
              <w:szCs w:val="28"/>
              <w:shd w:val="clear" w:color="auto" w:fill="FFFFFF"/>
              <w:lang w:val="en-US"/>
            </w:rPr>
          </w:rPrChange>
        </w:rPr>
      </w:pPr>
      <w:ins w:id="14385" w:author="Airat Shigapov" w:date="2021-10-29T16:41:00Z">
        <w:r w:rsidRPr="00CA1CA9">
          <w:rPr>
            <w:rFonts w:ascii="Times New Roman" w:eastAsia="Calibri" w:hAnsi="Times New Roman" w:cs="Times New Roman"/>
            <w:sz w:val="20"/>
            <w:szCs w:val="20"/>
            <w:shd w:val="clear" w:color="auto" w:fill="FFFFFF"/>
            <w:lang w:val="en-US"/>
            <w:rPrChange w:id="14386" w:author="Airat Shigapov" w:date="2021-10-29T16:44:00Z">
              <w:rPr>
                <w:rFonts w:ascii="Times New Roman" w:eastAsia="Calibri" w:hAnsi="Times New Roman" w:cs="Times New Roman"/>
                <w:sz w:val="28"/>
                <w:szCs w:val="28"/>
                <w:shd w:val="clear" w:color="auto" w:fill="FFFFFF"/>
                <w:lang w:val="en-US"/>
              </w:rPr>
            </w:rPrChange>
          </w:rPr>
          <w:t xml:space="preserve">                </w:t>
        </w:r>
        <w:proofErr w:type="spellStart"/>
        <w:r w:rsidRPr="00CA1CA9">
          <w:rPr>
            <w:rFonts w:ascii="Times New Roman" w:eastAsia="Calibri" w:hAnsi="Times New Roman" w:cs="Times New Roman"/>
            <w:sz w:val="20"/>
            <w:szCs w:val="20"/>
            <w:shd w:val="clear" w:color="auto" w:fill="FFFFFF"/>
            <w:lang w:val="en-US"/>
            <w:rPrChange w:id="14387" w:author="Airat Shigapov" w:date="2021-10-29T16:44:00Z">
              <w:rPr>
                <w:rFonts w:ascii="Times New Roman" w:eastAsia="Calibri" w:hAnsi="Times New Roman" w:cs="Times New Roman"/>
                <w:sz w:val="28"/>
                <w:szCs w:val="28"/>
                <w:shd w:val="clear" w:color="auto" w:fill="FFFFFF"/>
                <w:lang w:val="en-US"/>
              </w:rPr>
            </w:rPrChange>
          </w:rPr>
          <w:t>OrderText.Text</w:t>
        </w:r>
        <w:proofErr w:type="spellEnd"/>
        <w:r w:rsidRPr="00CA1CA9">
          <w:rPr>
            <w:rFonts w:ascii="Times New Roman" w:eastAsia="Calibri" w:hAnsi="Times New Roman" w:cs="Times New Roman"/>
            <w:sz w:val="20"/>
            <w:szCs w:val="20"/>
            <w:shd w:val="clear" w:color="auto" w:fill="FFFFFF"/>
            <w:lang w:val="en-US"/>
            <w:rPrChange w:id="14388" w:author="Airat Shigapov" w:date="2021-10-29T16:44:00Z">
              <w:rPr>
                <w:rFonts w:ascii="Times New Roman" w:eastAsia="Calibri" w:hAnsi="Times New Roman" w:cs="Times New Roman"/>
                <w:sz w:val="28"/>
                <w:szCs w:val="28"/>
                <w:shd w:val="clear" w:color="auto" w:fill="FFFFFF"/>
                <w:lang w:val="en-US"/>
              </w:rPr>
            </w:rPrChange>
          </w:rPr>
          <w:t xml:space="preserve"> = "</w:t>
        </w:r>
        <w:proofErr w:type="spellStart"/>
        <w:r w:rsidRPr="00CA1CA9">
          <w:rPr>
            <w:rFonts w:ascii="Times New Roman" w:eastAsia="Calibri" w:hAnsi="Times New Roman" w:cs="Times New Roman"/>
            <w:sz w:val="20"/>
            <w:szCs w:val="20"/>
            <w:shd w:val="clear" w:color="auto" w:fill="FFFFFF"/>
            <w:lang w:val="en-US"/>
            <w:rPrChange w:id="14389" w:author="Airat Shigapov" w:date="2021-10-29T16:44:00Z">
              <w:rPr>
                <w:rFonts w:ascii="Times New Roman" w:eastAsia="Calibri" w:hAnsi="Times New Roman" w:cs="Times New Roman"/>
                <w:sz w:val="28"/>
                <w:szCs w:val="28"/>
                <w:shd w:val="clear" w:color="auto" w:fill="FFFFFF"/>
                <w:lang w:val="en-US"/>
              </w:rPr>
            </w:rPrChange>
          </w:rPr>
          <w:t>Корзина</w:t>
        </w:r>
        <w:proofErr w:type="spellEnd"/>
        <w:r w:rsidRPr="00CA1CA9">
          <w:rPr>
            <w:rFonts w:ascii="Times New Roman" w:eastAsia="Calibri" w:hAnsi="Times New Roman" w:cs="Times New Roman"/>
            <w:sz w:val="20"/>
            <w:szCs w:val="20"/>
            <w:shd w:val="clear" w:color="auto" w:fill="FFFFFF"/>
            <w:lang w:val="en-US"/>
            <w:rPrChange w:id="14390" w:author="Airat Shigapov" w:date="2021-10-29T16:44:00Z">
              <w:rPr>
                <w:rFonts w:ascii="Times New Roman" w:eastAsia="Calibri" w:hAnsi="Times New Roman" w:cs="Times New Roman"/>
                <w:sz w:val="28"/>
                <w:szCs w:val="28"/>
                <w:shd w:val="clear" w:color="auto" w:fill="FFFFFF"/>
                <w:lang w:val="en-US"/>
              </w:rPr>
            </w:rPrChange>
          </w:rPr>
          <w:t xml:space="preserve"> </w:t>
        </w:r>
        <w:proofErr w:type="spellStart"/>
        <w:r w:rsidRPr="00CA1CA9">
          <w:rPr>
            <w:rFonts w:ascii="Times New Roman" w:eastAsia="Calibri" w:hAnsi="Times New Roman" w:cs="Times New Roman"/>
            <w:sz w:val="20"/>
            <w:szCs w:val="20"/>
            <w:shd w:val="clear" w:color="auto" w:fill="FFFFFF"/>
            <w:lang w:val="en-US"/>
            <w:rPrChange w:id="14391" w:author="Airat Shigapov" w:date="2021-10-29T16:44:00Z">
              <w:rPr>
                <w:rFonts w:ascii="Times New Roman" w:eastAsia="Calibri" w:hAnsi="Times New Roman" w:cs="Times New Roman"/>
                <w:sz w:val="28"/>
                <w:szCs w:val="28"/>
                <w:shd w:val="clear" w:color="auto" w:fill="FFFFFF"/>
                <w:lang w:val="en-US"/>
              </w:rPr>
            </w:rPrChange>
          </w:rPr>
          <w:t>пуста</w:t>
        </w:r>
        <w:proofErr w:type="spellEnd"/>
        <w:r w:rsidRPr="00CA1CA9">
          <w:rPr>
            <w:rFonts w:ascii="Times New Roman" w:eastAsia="Calibri" w:hAnsi="Times New Roman" w:cs="Times New Roman"/>
            <w:sz w:val="20"/>
            <w:szCs w:val="20"/>
            <w:shd w:val="clear" w:color="auto" w:fill="FFFFFF"/>
            <w:lang w:val="en-US"/>
            <w:rPrChange w:id="14392" w:author="Airat Shigapov" w:date="2021-10-29T16:44:00Z">
              <w:rPr>
                <w:rFonts w:ascii="Times New Roman" w:eastAsia="Calibri" w:hAnsi="Times New Roman" w:cs="Times New Roman"/>
                <w:sz w:val="28"/>
                <w:szCs w:val="28"/>
                <w:shd w:val="clear" w:color="auto" w:fill="FFFFFF"/>
                <w:lang w:val="en-US"/>
              </w:rPr>
            </w:rPrChange>
          </w:rPr>
          <w:t>";</w:t>
        </w:r>
      </w:ins>
    </w:p>
    <w:p w14:paraId="435FB4D2" w14:textId="77777777" w:rsidR="00CC67A4" w:rsidRPr="00CA1CA9" w:rsidRDefault="00CC67A4" w:rsidP="00CC67A4">
      <w:pPr>
        <w:rPr>
          <w:ins w:id="14393" w:author="Airat Shigapov" w:date="2021-10-29T16:41:00Z"/>
          <w:rFonts w:ascii="Times New Roman" w:eastAsia="Calibri" w:hAnsi="Times New Roman" w:cs="Times New Roman"/>
          <w:sz w:val="20"/>
          <w:szCs w:val="20"/>
          <w:shd w:val="clear" w:color="auto" w:fill="FFFFFF"/>
          <w:lang w:val="en-US"/>
          <w:rPrChange w:id="14394" w:author="Airat Shigapov" w:date="2021-10-29T16:44:00Z">
            <w:rPr>
              <w:ins w:id="14395" w:author="Airat Shigapov" w:date="2021-10-29T16:41:00Z"/>
              <w:rFonts w:ascii="Times New Roman" w:eastAsia="Calibri" w:hAnsi="Times New Roman" w:cs="Times New Roman"/>
              <w:sz w:val="28"/>
              <w:szCs w:val="28"/>
              <w:shd w:val="clear" w:color="auto" w:fill="FFFFFF"/>
              <w:lang w:val="en-US"/>
            </w:rPr>
          </w:rPrChange>
        </w:rPr>
      </w:pPr>
      <w:ins w:id="14396" w:author="Airat Shigapov" w:date="2021-10-29T16:41:00Z">
        <w:r w:rsidRPr="00CA1CA9">
          <w:rPr>
            <w:rFonts w:ascii="Times New Roman" w:eastAsia="Calibri" w:hAnsi="Times New Roman" w:cs="Times New Roman"/>
            <w:sz w:val="20"/>
            <w:szCs w:val="20"/>
            <w:shd w:val="clear" w:color="auto" w:fill="FFFFFF"/>
            <w:lang w:val="en-US"/>
            <w:rPrChange w:id="14397" w:author="Airat Shigapov" w:date="2021-10-29T16:44:00Z">
              <w:rPr>
                <w:rFonts w:ascii="Times New Roman" w:eastAsia="Calibri" w:hAnsi="Times New Roman" w:cs="Times New Roman"/>
                <w:sz w:val="28"/>
                <w:szCs w:val="28"/>
                <w:shd w:val="clear" w:color="auto" w:fill="FFFFFF"/>
                <w:lang w:val="en-US"/>
              </w:rPr>
            </w:rPrChange>
          </w:rPr>
          <w:t xml:space="preserve">                </w:t>
        </w:r>
        <w:proofErr w:type="spellStart"/>
        <w:r w:rsidRPr="00CA1CA9">
          <w:rPr>
            <w:rFonts w:ascii="Times New Roman" w:eastAsia="Calibri" w:hAnsi="Times New Roman" w:cs="Times New Roman"/>
            <w:sz w:val="20"/>
            <w:szCs w:val="20"/>
            <w:shd w:val="clear" w:color="auto" w:fill="FFFFFF"/>
            <w:lang w:val="en-US"/>
            <w:rPrChange w:id="14398" w:author="Airat Shigapov" w:date="2021-10-29T16:44:00Z">
              <w:rPr>
                <w:rFonts w:ascii="Times New Roman" w:eastAsia="Calibri" w:hAnsi="Times New Roman" w:cs="Times New Roman"/>
                <w:sz w:val="28"/>
                <w:szCs w:val="28"/>
                <w:shd w:val="clear" w:color="auto" w:fill="FFFFFF"/>
                <w:lang w:val="en-US"/>
              </w:rPr>
            </w:rPrChange>
          </w:rPr>
          <w:t>OrderNull.Visibility</w:t>
        </w:r>
        <w:proofErr w:type="spellEnd"/>
        <w:r w:rsidRPr="00CA1CA9">
          <w:rPr>
            <w:rFonts w:ascii="Times New Roman" w:eastAsia="Calibri" w:hAnsi="Times New Roman" w:cs="Times New Roman"/>
            <w:sz w:val="20"/>
            <w:szCs w:val="20"/>
            <w:shd w:val="clear" w:color="auto" w:fill="FFFFFF"/>
            <w:lang w:val="en-US"/>
            <w:rPrChange w:id="14399" w:author="Airat Shigapov" w:date="2021-10-29T16:44:00Z">
              <w:rPr>
                <w:rFonts w:ascii="Times New Roman" w:eastAsia="Calibri" w:hAnsi="Times New Roman" w:cs="Times New Roman"/>
                <w:sz w:val="28"/>
                <w:szCs w:val="28"/>
                <w:shd w:val="clear" w:color="auto" w:fill="FFFFFF"/>
                <w:lang w:val="en-US"/>
              </w:rPr>
            </w:rPrChange>
          </w:rPr>
          <w:t xml:space="preserve"> = </w:t>
        </w:r>
        <w:proofErr w:type="spellStart"/>
        <w:r w:rsidRPr="00CA1CA9">
          <w:rPr>
            <w:rFonts w:ascii="Times New Roman" w:eastAsia="Calibri" w:hAnsi="Times New Roman" w:cs="Times New Roman"/>
            <w:sz w:val="20"/>
            <w:szCs w:val="20"/>
            <w:shd w:val="clear" w:color="auto" w:fill="FFFFFF"/>
            <w:lang w:val="en-US"/>
            <w:rPrChange w:id="14400" w:author="Airat Shigapov" w:date="2021-10-29T16:44:00Z">
              <w:rPr>
                <w:rFonts w:ascii="Times New Roman" w:eastAsia="Calibri" w:hAnsi="Times New Roman" w:cs="Times New Roman"/>
                <w:sz w:val="28"/>
                <w:szCs w:val="28"/>
                <w:shd w:val="clear" w:color="auto" w:fill="FFFFFF"/>
                <w:lang w:val="en-US"/>
              </w:rPr>
            </w:rPrChange>
          </w:rPr>
          <w:t>Visibility.Visible</w:t>
        </w:r>
        <w:proofErr w:type="spellEnd"/>
        <w:r w:rsidRPr="00CA1CA9">
          <w:rPr>
            <w:rFonts w:ascii="Times New Roman" w:eastAsia="Calibri" w:hAnsi="Times New Roman" w:cs="Times New Roman"/>
            <w:sz w:val="20"/>
            <w:szCs w:val="20"/>
            <w:shd w:val="clear" w:color="auto" w:fill="FFFFFF"/>
            <w:lang w:val="en-US"/>
            <w:rPrChange w:id="14401" w:author="Airat Shigapov" w:date="2021-10-29T16:44:00Z">
              <w:rPr>
                <w:rFonts w:ascii="Times New Roman" w:eastAsia="Calibri" w:hAnsi="Times New Roman" w:cs="Times New Roman"/>
                <w:sz w:val="28"/>
                <w:szCs w:val="28"/>
                <w:shd w:val="clear" w:color="auto" w:fill="FFFFFF"/>
                <w:lang w:val="en-US"/>
              </w:rPr>
            </w:rPrChange>
          </w:rPr>
          <w:t>;</w:t>
        </w:r>
      </w:ins>
    </w:p>
    <w:p w14:paraId="49A8AA10" w14:textId="77777777" w:rsidR="00CC67A4" w:rsidRPr="00CA1CA9" w:rsidRDefault="00CC67A4" w:rsidP="00CC67A4">
      <w:pPr>
        <w:rPr>
          <w:ins w:id="14402" w:author="Airat Shigapov" w:date="2021-10-29T16:41:00Z"/>
          <w:rFonts w:ascii="Times New Roman" w:eastAsia="Calibri" w:hAnsi="Times New Roman" w:cs="Times New Roman"/>
          <w:sz w:val="20"/>
          <w:szCs w:val="20"/>
          <w:shd w:val="clear" w:color="auto" w:fill="FFFFFF"/>
          <w:lang w:val="en-US"/>
          <w:rPrChange w:id="14403" w:author="Airat Shigapov" w:date="2021-10-29T16:44:00Z">
            <w:rPr>
              <w:ins w:id="14404" w:author="Airat Shigapov" w:date="2021-10-29T16:41:00Z"/>
              <w:rFonts w:ascii="Times New Roman" w:eastAsia="Calibri" w:hAnsi="Times New Roman" w:cs="Times New Roman"/>
              <w:sz w:val="28"/>
              <w:szCs w:val="28"/>
              <w:shd w:val="clear" w:color="auto" w:fill="FFFFFF"/>
              <w:lang w:val="en-US"/>
            </w:rPr>
          </w:rPrChange>
        </w:rPr>
      </w:pPr>
      <w:ins w:id="14405" w:author="Airat Shigapov" w:date="2021-10-29T16:41:00Z">
        <w:r w:rsidRPr="00CA1CA9">
          <w:rPr>
            <w:rFonts w:ascii="Times New Roman" w:eastAsia="Calibri" w:hAnsi="Times New Roman" w:cs="Times New Roman"/>
            <w:sz w:val="20"/>
            <w:szCs w:val="20"/>
            <w:shd w:val="clear" w:color="auto" w:fill="FFFFFF"/>
            <w:lang w:val="en-US"/>
            <w:rPrChange w:id="14406" w:author="Airat Shigapov" w:date="2021-10-29T16:44:00Z">
              <w:rPr>
                <w:rFonts w:ascii="Times New Roman" w:eastAsia="Calibri" w:hAnsi="Times New Roman" w:cs="Times New Roman"/>
                <w:sz w:val="28"/>
                <w:szCs w:val="28"/>
                <w:shd w:val="clear" w:color="auto" w:fill="FFFFFF"/>
                <w:lang w:val="en-US"/>
              </w:rPr>
            </w:rPrChange>
          </w:rPr>
          <w:t xml:space="preserve">            }</w:t>
        </w:r>
      </w:ins>
    </w:p>
    <w:p w14:paraId="6691167B" w14:textId="77777777" w:rsidR="00CC67A4" w:rsidRPr="00CA1CA9" w:rsidRDefault="00CC67A4" w:rsidP="00CC67A4">
      <w:pPr>
        <w:rPr>
          <w:ins w:id="14407" w:author="Airat Shigapov" w:date="2021-10-29T16:41:00Z"/>
          <w:rFonts w:ascii="Times New Roman" w:eastAsia="Calibri" w:hAnsi="Times New Roman" w:cs="Times New Roman"/>
          <w:sz w:val="20"/>
          <w:szCs w:val="20"/>
          <w:shd w:val="clear" w:color="auto" w:fill="FFFFFF"/>
          <w:lang w:val="en-US"/>
          <w:rPrChange w:id="14408" w:author="Airat Shigapov" w:date="2021-10-29T16:44:00Z">
            <w:rPr>
              <w:ins w:id="14409" w:author="Airat Shigapov" w:date="2021-10-29T16:41:00Z"/>
              <w:rFonts w:ascii="Times New Roman" w:eastAsia="Calibri" w:hAnsi="Times New Roman" w:cs="Times New Roman"/>
              <w:sz w:val="28"/>
              <w:szCs w:val="28"/>
              <w:shd w:val="clear" w:color="auto" w:fill="FFFFFF"/>
              <w:lang w:val="en-US"/>
            </w:rPr>
          </w:rPrChange>
        </w:rPr>
      </w:pPr>
      <w:ins w:id="14410" w:author="Airat Shigapov" w:date="2021-10-29T16:41:00Z">
        <w:r w:rsidRPr="00CA1CA9">
          <w:rPr>
            <w:rFonts w:ascii="Times New Roman" w:eastAsia="Calibri" w:hAnsi="Times New Roman" w:cs="Times New Roman"/>
            <w:sz w:val="20"/>
            <w:szCs w:val="20"/>
            <w:shd w:val="clear" w:color="auto" w:fill="FFFFFF"/>
            <w:lang w:val="en-US"/>
            <w:rPrChange w:id="14411" w:author="Airat Shigapov" w:date="2021-10-29T16:44:00Z">
              <w:rPr>
                <w:rFonts w:ascii="Times New Roman" w:eastAsia="Calibri" w:hAnsi="Times New Roman" w:cs="Times New Roman"/>
                <w:sz w:val="28"/>
                <w:szCs w:val="28"/>
                <w:shd w:val="clear" w:color="auto" w:fill="FFFFFF"/>
                <w:lang w:val="en-US"/>
              </w:rPr>
            </w:rPrChange>
          </w:rPr>
          <w:t xml:space="preserve">        }</w:t>
        </w:r>
      </w:ins>
    </w:p>
    <w:p w14:paraId="67185163" w14:textId="77777777" w:rsidR="00CC67A4" w:rsidRPr="00CA1CA9" w:rsidRDefault="00CC67A4" w:rsidP="00CC67A4">
      <w:pPr>
        <w:rPr>
          <w:ins w:id="14412" w:author="Airat Shigapov" w:date="2021-10-29T16:41:00Z"/>
          <w:rFonts w:ascii="Times New Roman" w:eastAsia="Calibri" w:hAnsi="Times New Roman" w:cs="Times New Roman"/>
          <w:sz w:val="20"/>
          <w:szCs w:val="20"/>
          <w:shd w:val="clear" w:color="auto" w:fill="FFFFFF"/>
          <w:lang w:val="en-US"/>
          <w:rPrChange w:id="14413" w:author="Airat Shigapov" w:date="2021-10-29T16:44:00Z">
            <w:rPr>
              <w:ins w:id="14414" w:author="Airat Shigapov" w:date="2021-10-29T16:41:00Z"/>
              <w:rFonts w:ascii="Times New Roman" w:eastAsia="Calibri" w:hAnsi="Times New Roman" w:cs="Times New Roman"/>
              <w:sz w:val="28"/>
              <w:szCs w:val="28"/>
              <w:shd w:val="clear" w:color="auto" w:fill="FFFFFF"/>
              <w:lang w:val="en-US"/>
            </w:rPr>
          </w:rPrChange>
        </w:rPr>
      </w:pPr>
    </w:p>
    <w:p w14:paraId="2AF7219A" w14:textId="77777777" w:rsidR="00CC67A4" w:rsidRPr="00CA1CA9" w:rsidRDefault="00CC67A4" w:rsidP="00CC67A4">
      <w:pPr>
        <w:rPr>
          <w:ins w:id="14415" w:author="Airat Shigapov" w:date="2021-10-29T16:41:00Z"/>
          <w:rFonts w:ascii="Times New Roman" w:eastAsia="Calibri" w:hAnsi="Times New Roman" w:cs="Times New Roman"/>
          <w:sz w:val="20"/>
          <w:szCs w:val="20"/>
          <w:shd w:val="clear" w:color="auto" w:fill="FFFFFF"/>
          <w:lang w:val="en-US"/>
          <w:rPrChange w:id="14416" w:author="Airat Shigapov" w:date="2021-10-29T16:44:00Z">
            <w:rPr>
              <w:ins w:id="14417" w:author="Airat Shigapov" w:date="2021-10-29T16:41:00Z"/>
              <w:rFonts w:ascii="Times New Roman" w:eastAsia="Calibri" w:hAnsi="Times New Roman" w:cs="Times New Roman"/>
              <w:sz w:val="28"/>
              <w:szCs w:val="28"/>
              <w:shd w:val="clear" w:color="auto" w:fill="FFFFFF"/>
              <w:lang w:val="en-US"/>
            </w:rPr>
          </w:rPrChange>
        </w:rPr>
      </w:pPr>
      <w:ins w:id="14418" w:author="Airat Shigapov" w:date="2021-10-29T16:41:00Z">
        <w:r w:rsidRPr="00CA1CA9">
          <w:rPr>
            <w:rFonts w:ascii="Times New Roman" w:eastAsia="Calibri" w:hAnsi="Times New Roman" w:cs="Times New Roman"/>
            <w:sz w:val="20"/>
            <w:szCs w:val="20"/>
            <w:shd w:val="clear" w:color="auto" w:fill="FFFFFF"/>
            <w:lang w:val="en-US"/>
            <w:rPrChange w:id="14419" w:author="Airat Shigapov" w:date="2021-10-29T16:44:00Z">
              <w:rPr>
                <w:rFonts w:ascii="Times New Roman" w:eastAsia="Calibri" w:hAnsi="Times New Roman" w:cs="Times New Roman"/>
                <w:sz w:val="28"/>
                <w:szCs w:val="28"/>
                <w:shd w:val="clear" w:color="auto" w:fill="FFFFFF"/>
                <w:lang w:val="en-US"/>
              </w:rPr>
            </w:rPrChange>
          </w:rPr>
          <w:t xml:space="preserve">        private void </w:t>
        </w:r>
        <w:proofErr w:type="spellStart"/>
        <w:r w:rsidRPr="00CA1CA9">
          <w:rPr>
            <w:rFonts w:ascii="Times New Roman" w:eastAsia="Calibri" w:hAnsi="Times New Roman" w:cs="Times New Roman"/>
            <w:sz w:val="20"/>
            <w:szCs w:val="20"/>
            <w:shd w:val="clear" w:color="auto" w:fill="FFFFFF"/>
            <w:lang w:val="en-US"/>
            <w:rPrChange w:id="14420" w:author="Airat Shigapov" w:date="2021-10-29T16:44:00Z">
              <w:rPr>
                <w:rFonts w:ascii="Times New Roman" w:eastAsia="Calibri" w:hAnsi="Times New Roman" w:cs="Times New Roman"/>
                <w:sz w:val="28"/>
                <w:szCs w:val="28"/>
                <w:shd w:val="clear" w:color="auto" w:fill="FFFFFF"/>
                <w:lang w:val="en-US"/>
              </w:rPr>
            </w:rPrChange>
          </w:rPr>
          <w:t>Cart_</w:t>
        </w:r>
        <w:proofErr w:type="gramStart"/>
        <w:r w:rsidRPr="00CA1CA9">
          <w:rPr>
            <w:rFonts w:ascii="Times New Roman" w:eastAsia="Calibri" w:hAnsi="Times New Roman" w:cs="Times New Roman"/>
            <w:sz w:val="20"/>
            <w:szCs w:val="20"/>
            <w:shd w:val="clear" w:color="auto" w:fill="FFFFFF"/>
            <w:lang w:val="en-US"/>
            <w:rPrChange w:id="14421" w:author="Airat Shigapov" w:date="2021-10-29T16:44:00Z">
              <w:rPr>
                <w:rFonts w:ascii="Times New Roman" w:eastAsia="Calibri" w:hAnsi="Times New Roman" w:cs="Times New Roman"/>
                <w:sz w:val="28"/>
                <w:szCs w:val="28"/>
                <w:shd w:val="clear" w:color="auto" w:fill="FFFFFF"/>
                <w:lang w:val="en-US"/>
              </w:rPr>
            </w:rPrChange>
          </w:rPr>
          <w:t>Visible</w:t>
        </w:r>
        <w:proofErr w:type="spellEnd"/>
        <w:r w:rsidRPr="00CA1CA9">
          <w:rPr>
            <w:rFonts w:ascii="Times New Roman" w:eastAsia="Calibri" w:hAnsi="Times New Roman" w:cs="Times New Roman"/>
            <w:sz w:val="20"/>
            <w:szCs w:val="20"/>
            <w:shd w:val="clear" w:color="auto" w:fill="FFFFFF"/>
            <w:lang w:val="en-US"/>
            <w:rPrChange w:id="14422" w:author="Airat Shigapov" w:date="2021-10-29T16:44:00Z">
              <w:rPr>
                <w:rFonts w:ascii="Times New Roman" w:eastAsia="Calibri" w:hAnsi="Times New Roman" w:cs="Times New Roman"/>
                <w:sz w:val="28"/>
                <w:szCs w:val="28"/>
                <w:shd w:val="clear" w:color="auto" w:fill="FFFFFF"/>
                <w:lang w:val="en-US"/>
              </w:rPr>
            </w:rPrChange>
          </w:rPr>
          <w:t>(</w:t>
        </w:r>
        <w:proofErr w:type="gramEnd"/>
        <w:r w:rsidRPr="00CA1CA9">
          <w:rPr>
            <w:rFonts w:ascii="Times New Roman" w:eastAsia="Calibri" w:hAnsi="Times New Roman" w:cs="Times New Roman"/>
            <w:sz w:val="20"/>
            <w:szCs w:val="20"/>
            <w:shd w:val="clear" w:color="auto" w:fill="FFFFFF"/>
            <w:lang w:val="en-US"/>
            <w:rPrChange w:id="14423" w:author="Airat Shigapov" w:date="2021-10-29T16:44:00Z">
              <w:rPr>
                <w:rFonts w:ascii="Times New Roman" w:eastAsia="Calibri" w:hAnsi="Times New Roman" w:cs="Times New Roman"/>
                <w:sz w:val="28"/>
                <w:szCs w:val="28"/>
                <w:shd w:val="clear" w:color="auto" w:fill="FFFFFF"/>
                <w:lang w:val="en-US"/>
              </w:rPr>
            </w:rPrChange>
          </w:rPr>
          <w:t xml:space="preserve">object sender, </w:t>
        </w:r>
        <w:proofErr w:type="spellStart"/>
        <w:r w:rsidRPr="00CA1CA9">
          <w:rPr>
            <w:rFonts w:ascii="Times New Roman" w:eastAsia="Calibri" w:hAnsi="Times New Roman" w:cs="Times New Roman"/>
            <w:sz w:val="20"/>
            <w:szCs w:val="20"/>
            <w:shd w:val="clear" w:color="auto" w:fill="FFFFFF"/>
            <w:lang w:val="en-US"/>
            <w:rPrChange w:id="14424" w:author="Airat Shigapov" w:date="2021-10-29T16:44:00Z">
              <w:rPr>
                <w:rFonts w:ascii="Times New Roman" w:eastAsia="Calibri" w:hAnsi="Times New Roman" w:cs="Times New Roman"/>
                <w:sz w:val="28"/>
                <w:szCs w:val="28"/>
                <w:shd w:val="clear" w:color="auto" w:fill="FFFFFF"/>
                <w:lang w:val="en-US"/>
              </w:rPr>
            </w:rPrChange>
          </w:rPr>
          <w:t>MouseButtonEventArgs</w:t>
        </w:r>
        <w:proofErr w:type="spellEnd"/>
        <w:r w:rsidRPr="00CA1CA9">
          <w:rPr>
            <w:rFonts w:ascii="Times New Roman" w:eastAsia="Calibri" w:hAnsi="Times New Roman" w:cs="Times New Roman"/>
            <w:sz w:val="20"/>
            <w:szCs w:val="20"/>
            <w:shd w:val="clear" w:color="auto" w:fill="FFFFFF"/>
            <w:lang w:val="en-US"/>
            <w:rPrChange w:id="14425" w:author="Airat Shigapov" w:date="2021-10-29T16:44:00Z">
              <w:rPr>
                <w:rFonts w:ascii="Times New Roman" w:eastAsia="Calibri" w:hAnsi="Times New Roman" w:cs="Times New Roman"/>
                <w:sz w:val="28"/>
                <w:szCs w:val="28"/>
                <w:shd w:val="clear" w:color="auto" w:fill="FFFFFF"/>
                <w:lang w:val="en-US"/>
              </w:rPr>
            </w:rPrChange>
          </w:rPr>
          <w:t xml:space="preserve"> e)</w:t>
        </w:r>
      </w:ins>
    </w:p>
    <w:p w14:paraId="65D0D43B" w14:textId="77777777" w:rsidR="00CC67A4" w:rsidRPr="00CA1CA9" w:rsidRDefault="00CC67A4" w:rsidP="00CC67A4">
      <w:pPr>
        <w:rPr>
          <w:ins w:id="14426" w:author="Airat Shigapov" w:date="2021-10-29T16:41:00Z"/>
          <w:rFonts w:ascii="Times New Roman" w:eastAsia="Calibri" w:hAnsi="Times New Roman" w:cs="Times New Roman"/>
          <w:sz w:val="20"/>
          <w:szCs w:val="20"/>
          <w:shd w:val="clear" w:color="auto" w:fill="FFFFFF"/>
          <w:lang w:val="en-US"/>
          <w:rPrChange w:id="14427" w:author="Airat Shigapov" w:date="2021-10-29T16:44:00Z">
            <w:rPr>
              <w:ins w:id="14428" w:author="Airat Shigapov" w:date="2021-10-29T16:41:00Z"/>
              <w:rFonts w:ascii="Times New Roman" w:eastAsia="Calibri" w:hAnsi="Times New Roman" w:cs="Times New Roman"/>
              <w:sz w:val="28"/>
              <w:szCs w:val="28"/>
              <w:shd w:val="clear" w:color="auto" w:fill="FFFFFF"/>
              <w:lang w:val="en-US"/>
            </w:rPr>
          </w:rPrChange>
        </w:rPr>
      </w:pPr>
      <w:ins w:id="14429" w:author="Airat Shigapov" w:date="2021-10-29T16:41:00Z">
        <w:r w:rsidRPr="00CA1CA9">
          <w:rPr>
            <w:rFonts w:ascii="Times New Roman" w:eastAsia="Calibri" w:hAnsi="Times New Roman" w:cs="Times New Roman"/>
            <w:sz w:val="20"/>
            <w:szCs w:val="20"/>
            <w:shd w:val="clear" w:color="auto" w:fill="FFFFFF"/>
            <w:lang w:val="en-US"/>
            <w:rPrChange w:id="14430" w:author="Airat Shigapov" w:date="2021-10-29T16:44:00Z">
              <w:rPr>
                <w:rFonts w:ascii="Times New Roman" w:eastAsia="Calibri" w:hAnsi="Times New Roman" w:cs="Times New Roman"/>
                <w:sz w:val="28"/>
                <w:szCs w:val="28"/>
                <w:shd w:val="clear" w:color="auto" w:fill="FFFFFF"/>
                <w:lang w:val="en-US"/>
              </w:rPr>
            </w:rPrChange>
          </w:rPr>
          <w:t xml:space="preserve">        {</w:t>
        </w:r>
      </w:ins>
    </w:p>
    <w:p w14:paraId="176AB99F" w14:textId="77777777" w:rsidR="00CC67A4" w:rsidRPr="00CA1CA9" w:rsidRDefault="00CC67A4" w:rsidP="00CC67A4">
      <w:pPr>
        <w:rPr>
          <w:ins w:id="14431" w:author="Airat Shigapov" w:date="2021-10-29T16:41:00Z"/>
          <w:rFonts w:ascii="Times New Roman" w:eastAsia="Calibri" w:hAnsi="Times New Roman" w:cs="Times New Roman"/>
          <w:sz w:val="20"/>
          <w:szCs w:val="20"/>
          <w:shd w:val="clear" w:color="auto" w:fill="FFFFFF"/>
          <w:lang w:val="en-US"/>
          <w:rPrChange w:id="14432" w:author="Airat Shigapov" w:date="2021-10-29T16:44:00Z">
            <w:rPr>
              <w:ins w:id="14433" w:author="Airat Shigapov" w:date="2021-10-29T16:41:00Z"/>
              <w:rFonts w:ascii="Times New Roman" w:eastAsia="Calibri" w:hAnsi="Times New Roman" w:cs="Times New Roman"/>
              <w:sz w:val="28"/>
              <w:szCs w:val="28"/>
              <w:shd w:val="clear" w:color="auto" w:fill="FFFFFF"/>
              <w:lang w:val="en-US"/>
            </w:rPr>
          </w:rPrChange>
        </w:rPr>
      </w:pPr>
      <w:ins w:id="14434" w:author="Airat Shigapov" w:date="2021-10-29T16:41:00Z">
        <w:r w:rsidRPr="00CA1CA9">
          <w:rPr>
            <w:rFonts w:ascii="Times New Roman" w:eastAsia="Calibri" w:hAnsi="Times New Roman" w:cs="Times New Roman"/>
            <w:sz w:val="20"/>
            <w:szCs w:val="20"/>
            <w:shd w:val="clear" w:color="auto" w:fill="FFFFFF"/>
            <w:lang w:val="en-US"/>
            <w:rPrChange w:id="14435" w:author="Airat Shigapov" w:date="2021-10-29T16:44:00Z">
              <w:rPr>
                <w:rFonts w:ascii="Times New Roman" w:eastAsia="Calibri" w:hAnsi="Times New Roman" w:cs="Times New Roman"/>
                <w:sz w:val="28"/>
                <w:szCs w:val="28"/>
                <w:shd w:val="clear" w:color="auto" w:fill="FFFFFF"/>
                <w:lang w:val="en-US"/>
              </w:rPr>
            </w:rPrChange>
          </w:rPr>
          <w:t xml:space="preserve">           </w:t>
        </w:r>
      </w:ins>
    </w:p>
    <w:p w14:paraId="745FC899" w14:textId="77777777" w:rsidR="00CC67A4" w:rsidRPr="00CA1CA9" w:rsidRDefault="00CC67A4" w:rsidP="00CC67A4">
      <w:pPr>
        <w:rPr>
          <w:ins w:id="14436" w:author="Airat Shigapov" w:date="2021-10-29T16:41:00Z"/>
          <w:rFonts w:ascii="Times New Roman" w:eastAsia="Calibri" w:hAnsi="Times New Roman" w:cs="Times New Roman"/>
          <w:sz w:val="20"/>
          <w:szCs w:val="20"/>
          <w:shd w:val="clear" w:color="auto" w:fill="FFFFFF"/>
          <w:lang w:val="en-US"/>
          <w:rPrChange w:id="14437" w:author="Airat Shigapov" w:date="2021-10-29T16:44:00Z">
            <w:rPr>
              <w:ins w:id="14438" w:author="Airat Shigapov" w:date="2021-10-29T16:41:00Z"/>
              <w:rFonts w:ascii="Times New Roman" w:eastAsia="Calibri" w:hAnsi="Times New Roman" w:cs="Times New Roman"/>
              <w:sz w:val="28"/>
              <w:szCs w:val="28"/>
              <w:shd w:val="clear" w:color="auto" w:fill="FFFFFF"/>
              <w:lang w:val="en-US"/>
            </w:rPr>
          </w:rPrChange>
        </w:rPr>
      </w:pPr>
      <w:ins w:id="14439" w:author="Airat Shigapov" w:date="2021-10-29T16:41:00Z">
        <w:r w:rsidRPr="00CA1CA9">
          <w:rPr>
            <w:rFonts w:ascii="Times New Roman" w:eastAsia="Calibri" w:hAnsi="Times New Roman" w:cs="Times New Roman"/>
            <w:sz w:val="20"/>
            <w:szCs w:val="20"/>
            <w:shd w:val="clear" w:color="auto" w:fill="FFFFFF"/>
            <w:lang w:val="en-US"/>
            <w:rPrChange w:id="14440" w:author="Airat Shigapov" w:date="2021-10-29T16:44:00Z">
              <w:rPr>
                <w:rFonts w:ascii="Times New Roman" w:eastAsia="Calibri" w:hAnsi="Times New Roman" w:cs="Times New Roman"/>
                <w:sz w:val="28"/>
                <w:szCs w:val="28"/>
                <w:shd w:val="clear" w:color="auto" w:fill="FFFFFF"/>
                <w:lang w:val="en-US"/>
              </w:rPr>
            </w:rPrChange>
          </w:rPr>
          <w:t xml:space="preserve">            </w:t>
        </w:r>
        <w:proofErr w:type="spellStart"/>
        <w:r w:rsidRPr="00CA1CA9">
          <w:rPr>
            <w:rFonts w:ascii="Times New Roman" w:eastAsia="Calibri" w:hAnsi="Times New Roman" w:cs="Times New Roman"/>
            <w:sz w:val="20"/>
            <w:szCs w:val="20"/>
            <w:shd w:val="clear" w:color="auto" w:fill="FFFFFF"/>
            <w:lang w:val="en-US"/>
            <w:rPrChange w:id="14441" w:author="Airat Shigapov" w:date="2021-10-29T16:44:00Z">
              <w:rPr>
                <w:rFonts w:ascii="Times New Roman" w:eastAsia="Calibri" w:hAnsi="Times New Roman" w:cs="Times New Roman"/>
                <w:sz w:val="28"/>
                <w:szCs w:val="28"/>
                <w:shd w:val="clear" w:color="auto" w:fill="FFFFFF"/>
                <w:lang w:val="en-US"/>
              </w:rPr>
            </w:rPrChange>
          </w:rPr>
          <w:t>InfoClient.Visibility</w:t>
        </w:r>
        <w:proofErr w:type="spellEnd"/>
        <w:r w:rsidRPr="00CA1CA9">
          <w:rPr>
            <w:rFonts w:ascii="Times New Roman" w:eastAsia="Calibri" w:hAnsi="Times New Roman" w:cs="Times New Roman"/>
            <w:sz w:val="20"/>
            <w:szCs w:val="20"/>
            <w:shd w:val="clear" w:color="auto" w:fill="FFFFFF"/>
            <w:lang w:val="en-US"/>
            <w:rPrChange w:id="14442" w:author="Airat Shigapov" w:date="2021-10-29T16:44:00Z">
              <w:rPr>
                <w:rFonts w:ascii="Times New Roman" w:eastAsia="Calibri" w:hAnsi="Times New Roman" w:cs="Times New Roman"/>
                <w:sz w:val="28"/>
                <w:szCs w:val="28"/>
                <w:shd w:val="clear" w:color="auto" w:fill="FFFFFF"/>
                <w:lang w:val="en-US"/>
              </w:rPr>
            </w:rPrChange>
          </w:rPr>
          <w:t xml:space="preserve"> = </w:t>
        </w:r>
        <w:proofErr w:type="spellStart"/>
        <w:r w:rsidRPr="00CA1CA9">
          <w:rPr>
            <w:rFonts w:ascii="Times New Roman" w:eastAsia="Calibri" w:hAnsi="Times New Roman" w:cs="Times New Roman"/>
            <w:sz w:val="20"/>
            <w:szCs w:val="20"/>
            <w:shd w:val="clear" w:color="auto" w:fill="FFFFFF"/>
            <w:lang w:val="en-US"/>
            <w:rPrChange w:id="14443" w:author="Airat Shigapov" w:date="2021-10-29T16:44:00Z">
              <w:rPr>
                <w:rFonts w:ascii="Times New Roman" w:eastAsia="Calibri" w:hAnsi="Times New Roman" w:cs="Times New Roman"/>
                <w:sz w:val="28"/>
                <w:szCs w:val="28"/>
                <w:shd w:val="clear" w:color="auto" w:fill="FFFFFF"/>
                <w:lang w:val="en-US"/>
              </w:rPr>
            </w:rPrChange>
          </w:rPr>
          <w:t>Visibility.Hidden</w:t>
        </w:r>
        <w:proofErr w:type="spellEnd"/>
        <w:r w:rsidRPr="00CA1CA9">
          <w:rPr>
            <w:rFonts w:ascii="Times New Roman" w:eastAsia="Calibri" w:hAnsi="Times New Roman" w:cs="Times New Roman"/>
            <w:sz w:val="20"/>
            <w:szCs w:val="20"/>
            <w:shd w:val="clear" w:color="auto" w:fill="FFFFFF"/>
            <w:lang w:val="en-US"/>
            <w:rPrChange w:id="14444" w:author="Airat Shigapov" w:date="2021-10-29T16:44:00Z">
              <w:rPr>
                <w:rFonts w:ascii="Times New Roman" w:eastAsia="Calibri" w:hAnsi="Times New Roman" w:cs="Times New Roman"/>
                <w:sz w:val="28"/>
                <w:szCs w:val="28"/>
                <w:shd w:val="clear" w:color="auto" w:fill="FFFFFF"/>
                <w:lang w:val="en-US"/>
              </w:rPr>
            </w:rPrChange>
          </w:rPr>
          <w:t>;</w:t>
        </w:r>
      </w:ins>
    </w:p>
    <w:p w14:paraId="199F8C7F" w14:textId="77777777" w:rsidR="00CC67A4" w:rsidRPr="00CA1CA9" w:rsidRDefault="00CC67A4" w:rsidP="00CC67A4">
      <w:pPr>
        <w:rPr>
          <w:ins w:id="14445" w:author="Airat Shigapov" w:date="2021-10-29T16:41:00Z"/>
          <w:rFonts w:ascii="Times New Roman" w:eastAsia="Calibri" w:hAnsi="Times New Roman" w:cs="Times New Roman"/>
          <w:sz w:val="20"/>
          <w:szCs w:val="20"/>
          <w:shd w:val="clear" w:color="auto" w:fill="FFFFFF"/>
          <w:lang w:val="en-US"/>
          <w:rPrChange w:id="14446" w:author="Airat Shigapov" w:date="2021-10-29T16:44:00Z">
            <w:rPr>
              <w:ins w:id="14447" w:author="Airat Shigapov" w:date="2021-10-29T16:41:00Z"/>
              <w:rFonts w:ascii="Times New Roman" w:eastAsia="Calibri" w:hAnsi="Times New Roman" w:cs="Times New Roman"/>
              <w:sz w:val="28"/>
              <w:szCs w:val="28"/>
              <w:shd w:val="clear" w:color="auto" w:fill="FFFFFF"/>
              <w:lang w:val="en-US"/>
            </w:rPr>
          </w:rPrChange>
        </w:rPr>
      </w:pPr>
      <w:ins w:id="14448" w:author="Airat Shigapov" w:date="2021-10-29T16:41:00Z">
        <w:r w:rsidRPr="00CA1CA9">
          <w:rPr>
            <w:rFonts w:ascii="Times New Roman" w:eastAsia="Calibri" w:hAnsi="Times New Roman" w:cs="Times New Roman"/>
            <w:sz w:val="20"/>
            <w:szCs w:val="20"/>
            <w:shd w:val="clear" w:color="auto" w:fill="FFFFFF"/>
            <w:lang w:val="en-US"/>
            <w:rPrChange w:id="14449" w:author="Airat Shigapov" w:date="2021-10-29T16:44:00Z">
              <w:rPr>
                <w:rFonts w:ascii="Times New Roman" w:eastAsia="Calibri" w:hAnsi="Times New Roman" w:cs="Times New Roman"/>
                <w:sz w:val="28"/>
                <w:szCs w:val="28"/>
                <w:shd w:val="clear" w:color="auto" w:fill="FFFFFF"/>
                <w:lang w:val="en-US"/>
              </w:rPr>
            </w:rPrChange>
          </w:rPr>
          <w:t xml:space="preserve">            </w:t>
        </w:r>
        <w:proofErr w:type="spellStart"/>
        <w:r w:rsidRPr="00CA1CA9">
          <w:rPr>
            <w:rFonts w:ascii="Times New Roman" w:eastAsia="Calibri" w:hAnsi="Times New Roman" w:cs="Times New Roman"/>
            <w:sz w:val="20"/>
            <w:szCs w:val="20"/>
            <w:shd w:val="clear" w:color="auto" w:fill="FFFFFF"/>
            <w:lang w:val="en-US"/>
            <w:rPrChange w:id="14450" w:author="Airat Shigapov" w:date="2021-10-29T16:44:00Z">
              <w:rPr>
                <w:rFonts w:ascii="Times New Roman" w:eastAsia="Calibri" w:hAnsi="Times New Roman" w:cs="Times New Roman"/>
                <w:sz w:val="28"/>
                <w:szCs w:val="28"/>
                <w:shd w:val="clear" w:color="auto" w:fill="FFFFFF"/>
                <w:lang w:val="en-US"/>
              </w:rPr>
            </w:rPrChange>
          </w:rPr>
          <w:t>Order.Visibility</w:t>
        </w:r>
        <w:proofErr w:type="spellEnd"/>
        <w:r w:rsidRPr="00CA1CA9">
          <w:rPr>
            <w:rFonts w:ascii="Times New Roman" w:eastAsia="Calibri" w:hAnsi="Times New Roman" w:cs="Times New Roman"/>
            <w:sz w:val="20"/>
            <w:szCs w:val="20"/>
            <w:shd w:val="clear" w:color="auto" w:fill="FFFFFF"/>
            <w:lang w:val="en-US"/>
            <w:rPrChange w:id="14451" w:author="Airat Shigapov" w:date="2021-10-29T16:44:00Z">
              <w:rPr>
                <w:rFonts w:ascii="Times New Roman" w:eastAsia="Calibri" w:hAnsi="Times New Roman" w:cs="Times New Roman"/>
                <w:sz w:val="28"/>
                <w:szCs w:val="28"/>
                <w:shd w:val="clear" w:color="auto" w:fill="FFFFFF"/>
                <w:lang w:val="en-US"/>
              </w:rPr>
            </w:rPrChange>
          </w:rPr>
          <w:t xml:space="preserve"> = </w:t>
        </w:r>
        <w:proofErr w:type="spellStart"/>
        <w:r w:rsidRPr="00CA1CA9">
          <w:rPr>
            <w:rFonts w:ascii="Times New Roman" w:eastAsia="Calibri" w:hAnsi="Times New Roman" w:cs="Times New Roman"/>
            <w:sz w:val="20"/>
            <w:szCs w:val="20"/>
            <w:shd w:val="clear" w:color="auto" w:fill="FFFFFF"/>
            <w:lang w:val="en-US"/>
            <w:rPrChange w:id="14452" w:author="Airat Shigapov" w:date="2021-10-29T16:44:00Z">
              <w:rPr>
                <w:rFonts w:ascii="Times New Roman" w:eastAsia="Calibri" w:hAnsi="Times New Roman" w:cs="Times New Roman"/>
                <w:sz w:val="28"/>
                <w:szCs w:val="28"/>
                <w:shd w:val="clear" w:color="auto" w:fill="FFFFFF"/>
                <w:lang w:val="en-US"/>
              </w:rPr>
            </w:rPrChange>
          </w:rPr>
          <w:t>Visibility.Hidden</w:t>
        </w:r>
        <w:proofErr w:type="spellEnd"/>
        <w:r w:rsidRPr="00CA1CA9">
          <w:rPr>
            <w:rFonts w:ascii="Times New Roman" w:eastAsia="Calibri" w:hAnsi="Times New Roman" w:cs="Times New Roman"/>
            <w:sz w:val="20"/>
            <w:szCs w:val="20"/>
            <w:shd w:val="clear" w:color="auto" w:fill="FFFFFF"/>
            <w:lang w:val="en-US"/>
            <w:rPrChange w:id="14453" w:author="Airat Shigapov" w:date="2021-10-29T16:44:00Z">
              <w:rPr>
                <w:rFonts w:ascii="Times New Roman" w:eastAsia="Calibri" w:hAnsi="Times New Roman" w:cs="Times New Roman"/>
                <w:sz w:val="28"/>
                <w:szCs w:val="28"/>
                <w:shd w:val="clear" w:color="auto" w:fill="FFFFFF"/>
                <w:lang w:val="en-US"/>
              </w:rPr>
            </w:rPrChange>
          </w:rPr>
          <w:t>;</w:t>
        </w:r>
      </w:ins>
    </w:p>
    <w:p w14:paraId="18DDA1CE" w14:textId="77777777" w:rsidR="00CC67A4" w:rsidRPr="00CA1CA9" w:rsidRDefault="00CC67A4" w:rsidP="00CC67A4">
      <w:pPr>
        <w:rPr>
          <w:ins w:id="14454" w:author="Airat Shigapov" w:date="2021-10-29T16:41:00Z"/>
          <w:rFonts w:ascii="Times New Roman" w:eastAsia="Calibri" w:hAnsi="Times New Roman" w:cs="Times New Roman"/>
          <w:sz w:val="20"/>
          <w:szCs w:val="20"/>
          <w:shd w:val="clear" w:color="auto" w:fill="FFFFFF"/>
          <w:lang w:val="en-US"/>
          <w:rPrChange w:id="14455" w:author="Airat Shigapov" w:date="2021-10-29T16:44:00Z">
            <w:rPr>
              <w:ins w:id="14456" w:author="Airat Shigapov" w:date="2021-10-29T16:41:00Z"/>
              <w:rFonts w:ascii="Times New Roman" w:eastAsia="Calibri" w:hAnsi="Times New Roman" w:cs="Times New Roman"/>
              <w:sz w:val="28"/>
              <w:szCs w:val="28"/>
              <w:shd w:val="clear" w:color="auto" w:fill="FFFFFF"/>
              <w:lang w:val="en-US"/>
            </w:rPr>
          </w:rPrChange>
        </w:rPr>
      </w:pPr>
      <w:ins w:id="14457" w:author="Airat Shigapov" w:date="2021-10-29T16:41:00Z">
        <w:r w:rsidRPr="00CA1CA9">
          <w:rPr>
            <w:rFonts w:ascii="Times New Roman" w:eastAsia="Calibri" w:hAnsi="Times New Roman" w:cs="Times New Roman"/>
            <w:sz w:val="20"/>
            <w:szCs w:val="20"/>
            <w:shd w:val="clear" w:color="auto" w:fill="FFFFFF"/>
            <w:lang w:val="en-US"/>
            <w:rPrChange w:id="14458" w:author="Airat Shigapov" w:date="2021-10-29T16:44:00Z">
              <w:rPr>
                <w:rFonts w:ascii="Times New Roman" w:eastAsia="Calibri" w:hAnsi="Times New Roman" w:cs="Times New Roman"/>
                <w:sz w:val="28"/>
                <w:szCs w:val="28"/>
                <w:shd w:val="clear" w:color="auto" w:fill="FFFFFF"/>
                <w:lang w:val="en-US"/>
              </w:rPr>
            </w:rPrChange>
          </w:rPr>
          <w:t xml:space="preserve">            </w:t>
        </w:r>
        <w:proofErr w:type="spellStart"/>
        <w:r w:rsidRPr="00CA1CA9">
          <w:rPr>
            <w:rFonts w:ascii="Times New Roman" w:eastAsia="Calibri" w:hAnsi="Times New Roman" w:cs="Times New Roman"/>
            <w:sz w:val="20"/>
            <w:szCs w:val="20"/>
            <w:shd w:val="clear" w:color="auto" w:fill="FFFFFF"/>
            <w:lang w:val="en-US"/>
            <w:rPrChange w:id="14459" w:author="Airat Shigapov" w:date="2021-10-29T16:44:00Z">
              <w:rPr>
                <w:rFonts w:ascii="Times New Roman" w:eastAsia="Calibri" w:hAnsi="Times New Roman" w:cs="Times New Roman"/>
                <w:sz w:val="28"/>
                <w:szCs w:val="28"/>
                <w:shd w:val="clear" w:color="auto" w:fill="FFFFFF"/>
                <w:lang w:val="en-US"/>
              </w:rPr>
            </w:rPrChange>
          </w:rPr>
          <w:t>UpdatePassword.Visibility</w:t>
        </w:r>
        <w:proofErr w:type="spellEnd"/>
        <w:r w:rsidRPr="00CA1CA9">
          <w:rPr>
            <w:rFonts w:ascii="Times New Roman" w:eastAsia="Calibri" w:hAnsi="Times New Roman" w:cs="Times New Roman"/>
            <w:sz w:val="20"/>
            <w:szCs w:val="20"/>
            <w:shd w:val="clear" w:color="auto" w:fill="FFFFFF"/>
            <w:lang w:val="en-US"/>
            <w:rPrChange w:id="14460" w:author="Airat Shigapov" w:date="2021-10-29T16:44:00Z">
              <w:rPr>
                <w:rFonts w:ascii="Times New Roman" w:eastAsia="Calibri" w:hAnsi="Times New Roman" w:cs="Times New Roman"/>
                <w:sz w:val="28"/>
                <w:szCs w:val="28"/>
                <w:shd w:val="clear" w:color="auto" w:fill="FFFFFF"/>
                <w:lang w:val="en-US"/>
              </w:rPr>
            </w:rPrChange>
          </w:rPr>
          <w:t xml:space="preserve"> = </w:t>
        </w:r>
        <w:proofErr w:type="spellStart"/>
        <w:r w:rsidRPr="00CA1CA9">
          <w:rPr>
            <w:rFonts w:ascii="Times New Roman" w:eastAsia="Calibri" w:hAnsi="Times New Roman" w:cs="Times New Roman"/>
            <w:sz w:val="20"/>
            <w:szCs w:val="20"/>
            <w:shd w:val="clear" w:color="auto" w:fill="FFFFFF"/>
            <w:lang w:val="en-US"/>
            <w:rPrChange w:id="14461" w:author="Airat Shigapov" w:date="2021-10-29T16:44:00Z">
              <w:rPr>
                <w:rFonts w:ascii="Times New Roman" w:eastAsia="Calibri" w:hAnsi="Times New Roman" w:cs="Times New Roman"/>
                <w:sz w:val="28"/>
                <w:szCs w:val="28"/>
                <w:shd w:val="clear" w:color="auto" w:fill="FFFFFF"/>
                <w:lang w:val="en-US"/>
              </w:rPr>
            </w:rPrChange>
          </w:rPr>
          <w:t>Visibility.Hidden</w:t>
        </w:r>
        <w:proofErr w:type="spellEnd"/>
        <w:r w:rsidRPr="00CA1CA9">
          <w:rPr>
            <w:rFonts w:ascii="Times New Roman" w:eastAsia="Calibri" w:hAnsi="Times New Roman" w:cs="Times New Roman"/>
            <w:sz w:val="20"/>
            <w:szCs w:val="20"/>
            <w:shd w:val="clear" w:color="auto" w:fill="FFFFFF"/>
            <w:lang w:val="en-US"/>
            <w:rPrChange w:id="14462" w:author="Airat Shigapov" w:date="2021-10-29T16:44:00Z">
              <w:rPr>
                <w:rFonts w:ascii="Times New Roman" w:eastAsia="Calibri" w:hAnsi="Times New Roman" w:cs="Times New Roman"/>
                <w:sz w:val="28"/>
                <w:szCs w:val="28"/>
                <w:shd w:val="clear" w:color="auto" w:fill="FFFFFF"/>
                <w:lang w:val="en-US"/>
              </w:rPr>
            </w:rPrChange>
          </w:rPr>
          <w:t>;</w:t>
        </w:r>
      </w:ins>
    </w:p>
    <w:p w14:paraId="0995221F" w14:textId="77777777" w:rsidR="00CC67A4" w:rsidRPr="00CA1CA9" w:rsidRDefault="00CC67A4" w:rsidP="00CC67A4">
      <w:pPr>
        <w:rPr>
          <w:ins w:id="14463" w:author="Airat Shigapov" w:date="2021-10-29T16:41:00Z"/>
          <w:rFonts w:ascii="Times New Roman" w:eastAsia="Calibri" w:hAnsi="Times New Roman" w:cs="Times New Roman"/>
          <w:sz w:val="20"/>
          <w:szCs w:val="20"/>
          <w:shd w:val="clear" w:color="auto" w:fill="FFFFFF"/>
          <w:lang w:val="en-US"/>
          <w:rPrChange w:id="14464" w:author="Airat Shigapov" w:date="2021-10-29T16:44:00Z">
            <w:rPr>
              <w:ins w:id="14465" w:author="Airat Shigapov" w:date="2021-10-29T16:41:00Z"/>
              <w:rFonts w:ascii="Times New Roman" w:eastAsia="Calibri" w:hAnsi="Times New Roman" w:cs="Times New Roman"/>
              <w:sz w:val="28"/>
              <w:szCs w:val="28"/>
              <w:shd w:val="clear" w:color="auto" w:fill="FFFFFF"/>
              <w:lang w:val="en-US"/>
            </w:rPr>
          </w:rPrChange>
        </w:rPr>
      </w:pPr>
      <w:ins w:id="14466" w:author="Airat Shigapov" w:date="2021-10-29T16:41:00Z">
        <w:r w:rsidRPr="00CA1CA9">
          <w:rPr>
            <w:rFonts w:ascii="Times New Roman" w:eastAsia="Calibri" w:hAnsi="Times New Roman" w:cs="Times New Roman"/>
            <w:sz w:val="20"/>
            <w:szCs w:val="20"/>
            <w:shd w:val="clear" w:color="auto" w:fill="FFFFFF"/>
            <w:lang w:val="en-US"/>
            <w:rPrChange w:id="14467" w:author="Airat Shigapov" w:date="2021-10-29T16:44:00Z">
              <w:rPr>
                <w:rFonts w:ascii="Times New Roman" w:eastAsia="Calibri" w:hAnsi="Times New Roman" w:cs="Times New Roman"/>
                <w:sz w:val="28"/>
                <w:szCs w:val="28"/>
                <w:shd w:val="clear" w:color="auto" w:fill="FFFFFF"/>
                <w:lang w:val="en-US"/>
              </w:rPr>
            </w:rPrChange>
          </w:rPr>
          <w:t xml:space="preserve">            </w:t>
        </w:r>
        <w:proofErr w:type="spellStart"/>
        <w:r w:rsidRPr="00CA1CA9">
          <w:rPr>
            <w:rFonts w:ascii="Times New Roman" w:eastAsia="Calibri" w:hAnsi="Times New Roman" w:cs="Times New Roman"/>
            <w:sz w:val="20"/>
            <w:szCs w:val="20"/>
            <w:shd w:val="clear" w:color="auto" w:fill="FFFFFF"/>
            <w:lang w:val="en-US"/>
            <w:rPrChange w:id="14468" w:author="Airat Shigapov" w:date="2021-10-29T16:44:00Z">
              <w:rPr>
                <w:rFonts w:ascii="Times New Roman" w:eastAsia="Calibri" w:hAnsi="Times New Roman" w:cs="Times New Roman"/>
                <w:sz w:val="28"/>
                <w:szCs w:val="28"/>
                <w:shd w:val="clear" w:color="auto" w:fill="FFFFFF"/>
                <w:lang w:val="en-US"/>
              </w:rPr>
            </w:rPrChange>
          </w:rPr>
          <w:t>OrderNull.Visibility</w:t>
        </w:r>
        <w:proofErr w:type="spellEnd"/>
        <w:r w:rsidRPr="00CA1CA9">
          <w:rPr>
            <w:rFonts w:ascii="Times New Roman" w:eastAsia="Calibri" w:hAnsi="Times New Roman" w:cs="Times New Roman"/>
            <w:sz w:val="20"/>
            <w:szCs w:val="20"/>
            <w:shd w:val="clear" w:color="auto" w:fill="FFFFFF"/>
            <w:lang w:val="en-US"/>
            <w:rPrChange w:id="14469" w:author="Airat Shigapov" w:date="2021-10-29T16:44:00Z">
              <w:rPr>
                <w:rFonts w:ascii="Times New Roman" w:eastAsia="Calibri" w:hAnsi="Times New Roman" w:cs="Times New Roman"/>
                <w:sz w:val="28"/>
                <w:szCs w:val="28"/>
                <w:shd w:val="clear" w:color="auto" w:fill="FFFFFF"/>
                <w:lang w:val="en-US"/>
              </w:rPr>
            </w:rPrChange>
          </w:rPr>
          <w:t xml:space="preserve"> = </w:t>
        </w:r>
        <w:proofErr w:type="spellStart"/>
        <w:r w:rsidRPr="00CA1CA9">
          <w:rPr>
            <w:rFonts w:ascii="Times New Roman" w:eastAsia="Calibri" w:hAnsi="Times New Roman" w:cs="Times New Roman"/>
            <w:sz w:val="20"/>
            <w:szCs w:val="20"/>
            <w:shd w:val="clear" w:color="auto" w:fill="FFFFFF"/>
            <w:lang w:val="en-US"/>
            <w:rPrChange w:id="14470" w:author="Airat Shigapov" w:date="2021-10-29T16:44:00Z">
              <w:rPr>
                <w:rFonts w:ascii="Times New Roman" w:eastAsia="Calibri" w:hAnsi="Times New Roman" w:cs="Times New Roman"/>
                <w:sz w:val="28"/>
                <w:szCs w:val="28"/>
                <w:shd w:val="clear" w:color="auto" w:fill="FFFFFF"/>
                <w:lang w:val="en-US"/>
              </w:rPr>
            </w:rPrChange>
          </w:rPr>
          <w:t>Visibility.Hidden</w:t>
        </w:r>
        <w:proofErr w:type="spellEnd"/>
        <w:r w:rsidRPr="00CA1CA9">
          <w:rPr>
            <w:rFonts w:ascii="Times New Roman" w:eastAsia="Calibri" w:hAnsi="Times New Roman" w:cs="Times New Roman"/>
            <w:sz w:val="20"/>
            <w:szCs w:val="20"/>
            <w:shd w:val="clear" w:color="auto" w:fill="FFFFFF"/>
            <w:lang w:val="en-US"/>
            <w:rPrChange w:id="14471" w:author="Airat Shigapov" w:date="2021-10-29T16:44:00Z">
              <w:rPr>
                <w:rFonts w:ascii="Times New Roman" w:eastAsia="Calibri" w:hAnsi="Times New Roman" w:cs="Times New Roman"/>
                <w:sz w:val="28"/>
                <w:szCs w:val="28"/>
                <w:shd w:val="clear" w:color="auto" w:fill="FFFFFF"/>
                <w:lang w:val="en-US"/>
              </w:rPr>
            </w:rPrChange>
          </w:rPr>
          <w:t>;</w:t>
        </w:r>
      </w:ins>
    </w:p>
    <w:p w14:paraId="394AC146" w14:textId="77777777" w:rsidR="00CC67A4" w:rsidRPr="00CA1CA9" w:rsidRDefault="00CC67A4" w:rsidP="00CC67A4">
      <w:pPr>
        <w:rPr>
          <w:ins w:id="14472" w:author="Airat Shigapov" w:date="2021-10-29T16:41:00Z"/>
          <w:rFonts w:ascii="Times New Roman" w:eastAsia="Calibri" w:hAnsi="Times New Roman" w:cs="Times New Roman"/>
          <w:sz w:val="20"/>
          <w:szCs w:val="20"/>
          <w:shd w:val="clear" w:color="auto" w:fill="FFFFFF"/>
          <w:lang w:val="en-US"/>
          <w:rPrChange w:id="14473" w:author="Airat Shigapov" w:date="2021-10-29T16:44:00Z">
            <w:rPr>
              <w:ins w:id="14474" w:author="Airat Shigapov" w:date="2021-10-29T16:41:00Z"/>
              <w:rFonts w:ascii="Times New Roman" w:eastAsia="Calibri" w:hAnsi="Times New Roman" w:cs="Times New Roman"/>
              <w:sz w:val="28"/>
              <w:szCs w:val="28"/>
              <w:shd w:val="clear" w:color="auto" w:fill="FFFFFF"/>
              <w:lang w:val="en-US"/>
            </w:rPr>
          </w:rPrChange>
        </w:rPr>
      </w:pPr>
      <w:ins w:id="14475" w:author="Airat Shigapov" w:date="2021-10-29T16:41:00Z">
        <w:r w:rsidRPr="00CA1CA9">
          <w:rPr>
            <w:rFonts w:ascii="Times New Roman" w:eastAsia="Calibri" w:hAnsi="Times New Roman" w:cs="Times New Roman"/>
            <w:sz w:val="20"/>
            <w:szCs w:val="20"/>
            <w:shd w:val="clear" w:color="auto" w:fill="FFFFFF"/>
            <w:lang w:val="en-US"/>
            <w:rPrChange w:id="14476" w:author="Airat Shigapov" w:date="2021-10-29T16:44:00Z">
              <w:rPr>
                <w:rFonts w:ascii="Times New Roman" w:eastAsia="Calibri" w:hAnsi="Times New Roman" w:cs="Times New Roman"/>
                <w:sz w:val="28"/>
                <w:szCs w:val="28"/>
                <w:shd w:val="clear" w:color="auto" w:fill="FFFFFF"/>
                <w:lang w:val="en-US"/>
              </w:rPr>
            </w:rPrChange>
          </w:rPr>
          <w:t xml:space="preserve">            </w:t>
        </w:r>
        <w:proofErr w:type="spellStart"/>
        <w:r w:rsidRPr="00CA1CA9">
          <w:rPr>
            <w:rFonts w:ascii="Times New Roman" w:eastAsia="Calibri" w:hAnsi="Times New Roman" w:cs="Times New Roman"/>
            <w:sz w:val="20"/>
            <w:szCs w:val="20"/>
            <w:shd w:val="clear" w:color="auto" w:fill="FFFFFF"/>
            <w:lang w:val="en-US"/>
            <w:rPrChange w:id="14477" w:author="Airat Shigapov" w:date="2021-10-29T16:44:00Z">
              <w:rPr>
                <w:rFonts w:ascii="Times New Roman" w:eastAsia="Calibri" w:hAnsi="Times New Roman" w:cs="Times New Roman"/>
                <w:sz w:val="28"/>
                <w:szCs w:val="28"/>
                <w:shd w:val="clear" w:color="auto" w:fill="FFFFFF"/>
                <w:lang w:val="en-US"/>
              </w:rPr>
            </w:rPrChange>
          </w:rPr>
          <w:t>Cart.Visibility</w:t>
        </w:r>
        <w:proofErr w:type="spellEnd"/>
        <w:r w:rsidRPr="00CA1CA9">
          <w:rPr>
            <w:rFonts w:ascii="Times New Roman" w:eastAsia="Calibri" w:hAnsi="Times New Roman" w:cs="Times New Roman"/>
            <w:sz w:val="20"/>
            <w:szCs w:val="20"/>
            <w:shd w:val="clear" w:color="auto" w:fill="FFFFFF"/>
            <w:lang w:val="en-US"/>
            <w:rPrChange w:id="14478" w:author="Airat Shigapov" w:date="2021-10-29T16:44:00Z">
              <w:rPr>
                <w:rFonts w:ascii="Times New Roman" w:eastAsia="Calibri" w:hAnsi="Times New Roman" w:cs="Times New Roman"/>
                <w:sz w:val="28"/>
                <w:szCs w:val="28"/>
                <w:shd w:val="clear" w:color="auto" w:fill="FFFFFF"/>
                <w:lang w:val="en-US"/>
              </w:rPr>
            </w:rPrChange>
          </w:rPr>
          <w:t xml:space="preserve"> = </w:t>
        </w:r>
        <w:proofErr w:type="spellStart"/>
        <w:r w:rsidRPr="00CA1CA9">
          <w:rPr>
            <w:rFonts w:ascii="Times New Roman" w:eastAsia="Calibri" w:hAnsi="Times New Roman" w:cs="Times New Roman"/>
            <w:sz w:val="20"/>
            <w:szCs w:val="20"/>
            <w:shd w:val="clear" w:color="auto" w:fill="FFFFFF"/>
            <w:lang w:val="en-US"/>
            <w:rPrChange w:id="14479" w:author="Airat Shigapov" w:date="2021-10-29T16:44:00Z">
              <w:rPr>
                <w:rFonts w:ascii="Times New Roman" w:eastAsia="Calibri" w:hAnsi="Times New Roman" w:cs="Times New Roman"/>
                <w:sz w:val="28"/>
                <w:szCs w:val="28"/>
                <w:shd w:val="clear" w:color="auto" w:fill="FFFFFF"/>
                <w:lang w:val="en-US"/>
              </w:rPr>
            </w:rPrChange>
          </w:rPr>
          <w:t>Visibility.Hidden</w:t>
        </w:r>
        <w:proofErr w:type="spellEnd"/>
        <w:r w:rsidRPr="00CA1CA9">
          <w:rPr>
            <w:rFonts w:ascii="Times New Roman" w:eastAsia="Calibri" w:hAnsi="Times New Roman" w:cs="Times New Roman"/>
            <w:sz w:val="20"/>
            <w:szCs w:val="20"/>
            <w:shd w:val="clear" w:color="auto" w:fill="FFFFFF"/>
            <w:lang w:val="en-US"/>
            <w:rPrChange w:id="14480" w:author="Airat Shigapov" w:date="2021-10-29T16:44:00Z">
              <w:rPr>
                <w:rFonts w:ascii="Times New Roman" w:eastAsia="Calibri" w:hAnsi="Times New Roman" w:cs="Times New Roman"/>
                <w:sz w:val="28"/>
                <w:szCs w:val="28"/>
                <w:shd w:val="clear" w:color="auto" w:fill="FFFFFF"/>
                <w:lang w:val="en-US"/>
              </w:rPr>
            </w:rPrChange>
          </w:rPr>
          <w:t>;</w:t>
        </w:r>
      </w:ins>
    </w:p>
    <w:p w14:paraId="03E5753F" w14:textId="77777777" w:rsidR="00CC67A4" w:rsidRPr="00CA1CA9" w:rsidRDefault="00CC67A4" w:rsidP="00CC67A4">
      <w:pPr>
        <w:rPr>
          <w:ins w:id="14481" w:author="Airat Shigapov" w:date="2021-10-29T16:41:00Z"/>
          <w:rFonts w:ascii="Times New Roman" w:eastAsia="Calibri" w:hAnsi="Times New Roman" w:cs="Times New Roman"/>
          <w:sz w:val="20"/>
          <w:szCs w:val="20"/>
          <w:shd w:val="clear" w:color="auto" w:fill="FFFFFF"/>
          <w:lang w:val="en-US"/>
          <w:rPrChange w:id="14482" w:author="Airat Shigapov" w:date="2021-10-29T16:44:00Z">
            <w:rPr>
              <w:ins w:id="14483" w:author="Airat Shigapov" w:date="2021-10-29T16:41:00Z"/>
              <w:rFonts w:ascii="Times New Roman" w:eastAsia="Calibri" w:hAnsi="Times New Roman" w:cs="Times New Roman"/>
              <w:sz w:val="28"/>
              <w:szCs w:val="28"/>
              <w:shd w:val="clear" w:color="auto" w:fill="FFFFFF"/>
              <w:lang w:val="en-US"/>
            </w:rPr>
          </w:rPrChange>
        </w:rPr>
      </w:pPr>
      <w:ins w:id="14484" w:author="Airat Shigapov" w:date="2021-10-29T16:41:00Z">
        <w:r w:rsidRPr="00CA1CA9">
          <w:rPr>
            <w:rFonts w:ascii="Times New Roman" w:eastAsia="Calibri" w:hAnsi="Times New Roman" w:cs="Times New Roman"/>
            <w:sz w:val="20"/>
            <w:szCs w:val="20"/>
            <w:shd w:val="clear" w:color="auto" w:fill="FFFFFF"/>
            <w:lang w:val="en-US"/>
            <w:rPrChange w:id="14485" w:author="Airat Shigapov" w:date="2021-10-29T16:44:00Z">
              <w:rPr>
                <w:rFonts w:ascii="Times New Roman" w:eastAsia="Calibri" w:hAnsi="Times New Roman" w:cs="Times New Roman"/>
                <w:sz w:val="28"/>
                <w:szCs w:val="28"/>
                <w:shd w:val="clear" w:color="auto" w:fill="FFFFFF"/>
                <w:lang w:val="en-US"/>
              </w:rPr>
            </w:rPrChange>
          </w:rPr>
          <w:t xml:space="preserve">            if (</w:t>
        </w:r>
        <w:proofErr w:type="spellStart"/>
        <w:proofErr w:type="gramStart"/>
        <w:r w:rsidRPr="00CA1CA9">
          <w:rPr>
            <w:rFonts w:ascii="Times New Roman" w:eastAsia="Calibri" w:hAnsi="Times New Roman" w:cs="Times New Roman"/>
            <w:sz w:val="20"/>
            <w:szCs w:val="20"/>
            <w:shd w:val="clear" w:color="auto" w:fill="FFFFFF"/>
            <w:lang w:val="en-US"/>
            <w:rPrChange w:id="14486" w:author="Airat Shigapov" w:date="2021-10-29T16:44:00Z">
              <w:rPr>
                <w:rFonts w:ascii="Times New Roman" w:eastAsia="Calibri" w:hAnsi="Times New Roman" w:cs="Times New Roman"/>
                <w:sz w:val="28"/>
                <w:szCs w:val="28"/>
                <w:shd w:val="clear" w:color="auto" w:fill="FFFFFF"/>
                <w:lang w:val="en-US"/>
              </w:rPr>
            </w:rPrChange>
          </w:rPr>
          <w:t>MainWindow.Instance.GoodCart.Count</w:t>
        </w:r>
        <w:proofErr w:type="spellEnd"/>
        <w:proofErr w:type="gramEnd"/>
        <w:r w:rsidRPr="00CA1CA9">
          <w:rPr>
            <w:rFonts w:ascii="Times New Roman" w:eastAsia="Calibri" w:hAnsi="Times New Roman" w:cs="Times New Roman"/>
            <w:sz w:val="20"/>
            <w:szCs w:val="20"/>
            <w:shd w:val="clear" w:color="auto" w:fill="FFFFFF"/>
            <w:lang w:val="en-US"/>
            <w:rPrChange w:id="14487" w:author="Airat Shigapov" w:date="2021-10-29T16:44:00Z">
              <w:rPr>
                <w:rFonts w:ascii="Times New Roman" w:eastAsia="Calibri" w:hAnsi="Times New Roman" w:cs="Times New Roman"/>
                <w:sz w:val="28"/>
                <w:szCs w:val="28"/>
                <w:shd w:val="clear" w:color="auto" w:fill="FFFFFF"/>
                <w:lang w:val="en-US"/>
              </w:rPr>
            </w:rPrChange>
          </w:rPr>
          <w:t xml:space="preserve"> != 0)</w:t>
        </w:r>
      </w:ins>
    </w:p>
    <w:p w14:paraId="14CFAB0F" w14:textId="77777777" w:rsidR="00CC67A4" w:rsidRPr="00CA1CA9" w:rsidRDefault="00CC67A4" w:rsidP="00CC67A4">
      <w:pPr>
        <w:rPr>
          <w:ins w:id="14488" w:author="Airat Shigapov" w:date="2021-10-29T16:41:00Z"/>
          <w:rFonts w:ascii="Times New Roman" w:eastAsia="Calibri" w:hAnsi="Times New Roman" w:cs="Times New Roman"/>
          <w:sz w:val="20"/>
          <w:szCs w:val="20"/>
          <w:shd w:val="clear" w:color="auto" w:fill="FFFFFF"/>
          <w:lang w:val="en-US"/>
          <w:rPrChange w:id="14489" w:author="Airat Shigapov" w:date="2021-10-29T16:44:00Z">
            <w:rPr>
              <w:ins w:id="14490" w:author="Airat Shigapov" w:date="2021-10-29T16:41:00Z"/>
              <w:rFonts w:ascii="Times New Roman" w:eastAsia="Calibri" w:hAnsi="Times New Roman" w:cs="Times New Roman"/>
              <w:sz w:val="28"/>
              <w:szCs w:val="28"/>
              <w:shd w:val="clear" w:color="auto" w:fill="FFFFFF"/>
              <w:lang w:val="en-US"/>
            </w:rPr>
          </w:rPrChange>
        </w:rPr>
      </w:pPr>
      <w:ins w:id="14491" w:author="Airat Shigapov" w:date="2021-10-29T16:41:00Z">
        <w:r w:rsidRPr="00CA1CA9">
          <w:rPr>
            <w:rFonts w:ascii="Times New Roman" w:eastAsia="Calibri" w:hAnsi="Times New Roman" w:cs="Times New Roman"/>
            <w:sz w:val="20"/>
            <w:szCs w:val="20"/>
            <w:shd w:val="clear" w:color="auto" w:fill="FFFFFF"/>
            <w:lang w:val="en-US"/>
            <w:rPrChange w:id="14492" w:author="Airat Shigapov" w:date="2021-10-29T16:44:00Z">
              <w:rPr>
                <w:rFonts w:ascii="Times New Roman" w:eastAsia="Calibri" w:hAnsi="Times New Roman" w:cs="Times New Roman"/>
                <w:sz w:val="28"/>
                <w:szCs w:val="28"/>
                <w:shd w:val="clear" w:color="auto" w:fill="FFFFFF"/>
                <w:lang w:val="en-US"/>
              </w:rPr>
            </w:rPrChange>
          </w:rPr>
          <w:t xml:space="preserve">            {</w:t>
        </w:r>
      </w:ins>
    </w:p>
    <w:p w14:paraId="7DE228A0" w14:textId="77777777" w:rsidR="00CC67A4" w:rsidRPr="00CA1CA9" w:rsidRDefault="00CC67A4" w:rsidP="00CC67A4">
      <w:pPr>
        <w:rPr>
          <w:ins w:id="14493" w:author="Airat Shigapov" w:date="2021-10-29T16:41:00Z"/>
          <w:rFonts w:ascii="Times New Roman" w:eastAsia="Calibri" w:hAnsi="Times New Roman" w:cs="Times New Roman"/>
          <w:sz w:val="20"/>
          <w:szCs w:val="20"/>
          <w:shd w:val="clear" w:color="auto" w:fill="FFFFFF"/>
          <w:lang w:val="en-US"/>
          <w:rPrChange w:id="14494" w:author="Airat Shigapov" w:date="2021-10-29T16:44:00Z">
            <w:rPr>
              <w:ins w:id="14495" w:author="Airat Shigapov" w:date="2021-10-29T16:41:00Z"/>
              <w:rFonts w:ascii="Times New Roman" w:eastAsia="Calibri" w:hAnsi="Times New Roman" w:cs="Times New Roman"/>
              <w:sz w:val="28"/>
              <w:szCs w:val="28"/>
              <w:shd w:val="clear" w:color="auto" w:fill="FFFFFF"/>
              <w:lang w:val="en-US"/>
            </w:rPr>
          </w:rPrChange>
        </w:rPr>
      </w:pPr>
      <w:ins w:id="14496" w:author="Airat Shigapov" w:date="2021-10-29T16:41:00Z">
        <w:r w:rsidRPr="00CA1CA9">
          <w:rPr>
            <w:rFonts w:ascii="Times New Roman" w:eastAsia="Calibri" w:hAnsi="Times New Roman" w:cs="Times New Roman"/>
            <w:sz w:val="20"/>
            <w:szCs w:val="20"/>
            <w:shd w:val="clear" w:color="auto" w:fill="FFFFFF"/>
            <w:lang w:val="en-US"/>
            <w:rPrChange w:id="14497" w:author="Airat Shigapov" w:date="2021-10-29T16:44:00Z">
              <w:rPr>
                <w:rFonts w:ascii="Times New Roman" w:eastAsia="Calibri" w:hAnsi="Times New Roman" w:cs="Times New Roman"/>
                <w:sz w:val="28"/>
                <w:szCs w:val="28"/>
                <w:shd w:val="clear" w:color="auto" w:fill="FFFFFF"/>
                <w:lang w:val="en-US"/>
              </w:rPr>
            </w:rPrChange>
          </w:rPr>
          <w:t xml:space="preserve">                </w:t>
        </w:r>
        <w:proofErr w:type="spellStart"/>
        <w:r w:rsidRPr="00CA1CA9">
          <w:rPr>
            <w:rFonts w:ascii="Times New Roman" w:eastAsia="Calibri" w:hAnsi="Times New Roman" w:cs="Times New Roman"/>
            <w:sz w:val="20"/>
            <w:szCs w:val="20"/>
            <w:shd w:val="clear" w:color="auto" w:fill="FFFFFF"/>
            <w:lang w:val="en-US"/>
            <w:rPrChange w:id="14498" w:author="Airat Shigapov" w:date="2021-10-29T16:44:00Z">
              <w:rPr>
                <w:rFonts w:ascii="Times New Roman" w:eastAsia="Calibri" w:hAnsi="Times New Roman" w:cs="Times New Roman"/>
                <w:sz w:val="28"/>
                <w:szCs w:val="28"/>
                <w:shd w:val="clear" w:color="auto" w:fill="FFFFFF"/>
                <w:lang w:val="en-US"/>
              </w:rPr>
            </w:rPrChange>
          </w:rPr>
          <w:t>Cart.Visibility</w:t>
        </w:r>
        <w:proofErr w:type="spellEnd"/>
        <w:r w:rsidRPr="00CA1CA9">
          <w:rPr>
            <w:rFonts w:ascii="Times New Roman" w:eastAsia="Calibri" w:hAnsi="Times New Roman" w:cs="Times New Roman"/>
            <w:sz w:val="20"/>
            <w:szCs w:val="20"/>
            <w:shd w:val="clear" w:color="auto" w:fill="FFFFFF"/>
            <w:lang w:val="en-US"/>
            <w:rPrChange w:id="14499" w:author="Airat Shigapov" w:date="2021-10-29T16:44:00Z">
              <w:rPr>
                <w:rFonts w:ascii="Times New Roman" w:eastAsia="Calibri" w:hAnsi="Times New Roman" w:cs="Times New Roman"/>
                <w:sz w:val="28"/>
                <w:szCs w:val="28"/>
                <w:shd w:val="clear" w:color="auto" w:fill="FFFFFF"/>
                <w:lang w:val="en-US"/>
              </w:rPr>
            </w:rPrChange>
          </w:rPr>
          <w:t xml:space="preserve"> = </w:t>
        </w:r>
        <w:proofErr w:type="spellStart"/>
        <w:r w:rsidRPr="00CA1CA9">
          <w:rPr>
            <w:rFonts w:ascii="Times New Roman" w:eastAsia="Calibri" w:hAnsi="Times New Roman" w:cs="Times New Roman"/>
            <w:sz w:val="20"/>
            <w:szCs w:val="20"/>
            <w:shd w:val="clear" w:color="auto" w:fill="FFFFFF"/>
            <w:lang w:val="en-US"/>
            <w:rPrChange w:id="14500" w:author="Airat Shigapov" w:date="2021-10-29T16:44:00Z">
              <w:rPr>
                <w:rFonts w:ascii="Times New Roman" w:eastAsia="Calibri" w:hAnsi="Times New Roman" w:cs="Times New Roman"/>
                <w:sz w:val="28"/>
                <w:szCs w:val="28"/>
                <w:shd w:val="clear" w:color="auto" w:fill="FFFFFF"/>
                <w:lang w:val="en-US"/>
              </w:rPr>
            </w:rPrChange>
          </w:rPr>
          <w:t>Visibility.Visible</w:t>
        </w:r>
        <w:proofErr w:type="spellEnd"/>
        <w:r w:rsidRPr="00CA1CA9">
          <w:rPr>
            <w:rFonts w:ascii="Times New Roman" w:eastAsia="Calibri" w:hAnsi="Times New Roman" w:cs="Times New Roman"/>
            <w:sz w:val="20"/>
            <w:szCs w:val="20"/>
            <w:shd w:val="clear" w:color="auto" w:fill="FFFFFF"/>
            <w:lang w:val="en-US"/>
            <w:rPrChange w:id="14501" w:author="Airat Shigapov" w:date="2021-10-29T16:44:00Z">
              <w:rPr>
                <w:rFonts w:ascii="Times New Roman" w:eastAsia="Calibri" w:hAnsi="Times New Roman" w:cs="Times New Roman"/>
                <w:sz w:val="28"/>
                <w:szCs w:val="28"/>
                <w:shd w:val="clear" w:color="auto" w:fill="FFFFFF"/>
                <w:lang w:val="en-US"/>
              </w:rPr>
            </w:rPrChange>
          </w:rPr>
          <w:t>;</w:t>
        </w:r>
      </w:ins>
    </w:p>
    <w:p w14:paraId="683D7B95" w14:textId="77777777" w:rsidR="00CC67A4" w:rsidRPr="00CA1CA9" w:rsidRDefault="00CC67A4" w:rsidP="00CC67A4">
      <w:pPr>
        <w:rPr>
          <w:ins w:id="14502" w:author="Airat Shigapov" w:date="2021-10-29T16:41:00Z"/>
          <w:rFonts w:ascii="Times New Roman" w:eastAsia="Calibri" w:hAnsi="Times New Roman" w:cs="Times New Roman"/>
          <w:sz w:val="20"/>
          <w:szCs w:val="20"/>
          <w:shd w:val="clear" w:color="auto" w:fill="FFFFFF"/>
          <w:lang w:val="en-US"/>
          <w:rPrChange w:id="14503" w:author="Airat Shigapov" w:date="2021-10-29T16:44:00Z">
            <w:rPr>
              <w:ins w:id="14504" w:author="Airat Shigapov" w:date="2021-10-29T16:41:00Z"/>
              <w:rFonts w:ascii="Times New Roman" w:eastAsia="Calibri" w:hAnsi="Times New Roman" w:cs="Times New Roman"/>
              <w:sz w:val="28"/>
              <w:szCs w:val="28"/>
              <w:shd w:val="clear" w:color="auto" w:fill="FFFFFF"/>
              <w:lang w:val="en-US"/>
            </w:rPr>
          </w:rPrChange>
        </w:rPr>
      </w:pPr>
      <w:ins w:id="14505" w:author="Airat Shigapov" w:date="2021-10-29T16:41:00Z">
        <w:r w:rsidRPr="00CA1CA9">
          <w:rPr>
            <w:rFonts w:ascii="Times New Roman" w:eastAsia="Calibri" w:hAnsi="Times New Roman" w:cs="Times New Roman"/>
            <w:sz w:val="20"/>
            <w:szCs w:val="20"/>
            <w:shd w:val="clear" w:color="auto" w:fill="FFFFFF"/>
            <w:lang w:val="en-US"/>
            <w:rPrChange w:id="14506" w:author="Airat Shigapov" w:date="2021-10-29T16:44:00Z">
              <w:rPr>
                <w:rFonts w:ascii="Times New Roman" w:eastAsia="Calibri" w:hAnsi="Times New Roman" w:cs="Times New Roman"/>
                <w:sz w:val="28"/>
                <w:szCs w:val="28"/>
                <w:shd w:val="clear" w:color="auto" w:fill="FFFFFF"/>
                <w:lang w:val="en-US"/>
              </w:rPr>
            </w:rPrChange>
          </w:rPr>
          <w:t xml:space="preserve">            }</w:t>
        </w:r>
      </w:ins>
    </w:p>
    <w:p w14:paraId="19BAEDE8" w14:textId="77777777" w:rsidR="00CC67A4" w:rsidRPr="00CA1CA9" w:rsidRDefault="00CC67A4" w:rsidP="00CC67A4">
      <w:pPr>
        <w:rPr>
          <w:ins w:id="14507" w:author="Airat Shigapov" w:date="2021-10-29T16:41:00Z"/>
          <w:rFonts w:ascii="Times New Roman" w:eastAsia="Calibri" w:hAnsi="Times New Roman" w:cs="Times New Roman"/>
          <w:sz w:val="20"/>
          <w:szCs w:val="20"/>
          <w:shd w:val="clear" w:color="auto" w:fill="FFFFFF"/>
          <w:lang w:val="en-US"/>
          <w:rPrChange w:id="14508" w:author="Airat Shigapov" w:date="2021-10-29T16:44:00Z">
            <w:rPr>
              <w:ins w:id="14509" w:author="Airat Shigapov" w:date="2021-10-29T16:41:00Z"/>
              <w:rFonts w:ascii="Times New Roman" w:eastAsia="Calibri" w:hAnsi="Times New Roman" w:cs="Times New Roman"/>
              <w:sz w:val="28"/>
              <w:szCs w:val="28"/>
              <w:shd w:val="clear" w:color="auto" w:fill="FFFFFF"/>
              <w:lang w:val="en-US"/>
            </w:rPr>
          </w:rPrChange>
        </w:rPr>
      </w:pPr>
      <w:ins w:id="14510" w:author="Airat Shigapov" w:date="2021-10-29T16:41:00Z">
        <w:r w:rsidRPr="00CA1CA9">
          <w:rPr>
            <w:rFonts w:ascii="Times New Roman" w:eastAsia="Calibri" w:hAnsi="Times New Roman" w:cs="Times New Roman"/>
            <w:sz w:val="20"/>
            <w:szCs w:val="20"/>
            <w:shd w:val="clear" w:color="auto" w:fill="FFFFFF"/>
            <w:lang w:val="en-US"/>
            <w:rPrChange w:id="14511" w:author="Airat Shigapov" w:date="2021-10-29T16:44:00Z">
              <w:rPr>
                <w:rFonts w:ascii="Times New Roman" w:eastAsia="Calibri" w:hAnsi="Times New Roman" w:cs="Times New Roman"/>
                <w:sz w:val="28"/>
                <w:szCs w:val="28"/>
                <w:shd w:val="clear" w:color="auto" w:fill="FFFFFF"/>
                <w:lang w:val="en-US"/>
              </w:rPr>
            </w:rPrChange>
          </w:rPr>
          <w:t xml:space="preserve">            else</w:t>
        </w:r>
      </w:ins>
    </w:p>
    <w:p w14:paraId="33458A8A" w14:textId="77777777" w:rsidR="00CC67A4" w:rsidRPr="00CA1CA9" w:rsidRDefault="00CC67A4" w:rsidP="00CC67A4">
      <w:pPr>
        <w:rPr>
          <w:ins w:id="14512" w:author="Airat Shigapov" w:date="2021-10-29T16:41:00Z"/>
          <w:rFonts w:ascii="Times New Roman" w:eastAsia="Calibri" w:hAnsi="Times New Roman" w:cs="Times New Roman"/>
          <w:sz w:val="20"/>
          <w:szCs w:val="20"/>
          <w:shd w:val="clear" w:color="auto" w:fill="FFFFFF"/>
          <w:lang w:val="en-US"/>
          <w:rPrChange w:id="14513" w:author="Airat Shigapov" w:date="2021-10-29T16:44:00Z">
            <w:rPr>
              <w:ins w:id="14514" w:author="Airat Shigapov" w:date="2021-10-29T16:41:00Z"/>
              <w:rFonts w:ascii="Times New Roman" w:eastAsia="Calibri" w:hAnsi="Times New Roman" w:cs="Times New Roman"/>
              <w:sz w:val="28"/>
              <w:szCs w:val="28"/>
              <w:shd w:val="clear" w:color="auto" w:fill="FFFFFF"/>
              <w:lang w:val="en-US"/>
            </w:rPr>
          </w:rPrChange>
        </w:rPr>
      </w:pPr>
      <w:ins w:id="14515" w:author="Airat Shigapov" w:date="2021-10-29T16:41:00Z">
        <w:r w:rsidRPr="00CA1CA9">
          <w:rPr>
            <w:rFonts w:ascii="Times New Roman" w:eastAsia="Calibri" w:hAnsi="Times New Roman" w:cs="Times New Roman"/>
            <w:sz w:val="20"/>
            <w:szCs w:val="20"/>
            <w:shd w:val="clear" w:color="auto" w:fill="FFFFFF"/>
            <w:lang w:val="en-US"/>
            <w:rPrChange w:id="14516" w:author="Airat Shigapov" w:date="2021-10-29T16:44:00Z">
              <w:rPr>
                <w:rFonts w:ascii="Times New Roman" w:eastAsia="Calibri" w:hAnsi="Times New Roman" w:cs="Times New Roman"/>
                <w:sz w:val="28"/>
                <w:szCs w:val="28"/>
                <w:shd w:val="clear" w:color="auto" w:fill="FFFFFF"/>
                <w:lang w:val="en-US"/>
              </w:rPr>
            </w:rPrChange>
          </w:rPr>
          <w:t xml:space="preserve">            {</w:t>
        </w:r>
      </w:ins>
    </w:p>
    <w:p w14:paraId="0DE09EE3" w14:textId="77777777" w:rsidR="00CC67A4" w:rsidRPr="00CA1CA9" w:rsidRDefault="00CC67A4" w:rsidP="00CC67A4">
      <w:pPr>
        <w:rPr>
          <w:ins w:id="14517" w:author="Airat Shigapov" w:date="2021-10-29T16:41:00Z"/>
          <w:rFonts w:ascii="Times New Roman" w:eastAsia="Calibri" w:hAnsi="Times New Roman" w:cs="Times New Roman"/>
          <w:sz w:val="20"/>
          <w:szCs w:val="20"/>
          <w:shd w:val="clear" w:color="auto" w:fill="FFFFFF"/>
          <w:lang w:val="en-US"/>
          <w:rPrChange w:id="14518" w:author="Airat Shigapov" w:date="2021-10-29T16:44:00Z">
            <w:rPr>
              <w:ins w:id="14519" w:author="Airat Shigapov" w:date="2021-10-29T16:41:00Z"/>
              <w:rFonts w:ascii="Times New Roman" w:eastAsia="Calibri" w:hAnsi="Times New Roman" w:cs="Times New Roman"/>
              <w:sz w:val="28"/>
              <w:szCs w:val="28"/>
              <w:shd w:val="clear" w:color="auto" w:fill="FFFFFF"/>
              <w:lang w:val="en-US"/>
            </w:rPr>
          </w:rPrChange>
        </w:rPr>
      </w:pPr>
      <w:ins w:id="14520" w:author="Airat Shigapov" w:date="2021-10-29T16:41:00Z">
        <w:r w:rsidRPr="00CA1CA9">
          <w:rPr>
            <w:rFonts w:ascii="Times New Roman" w:eastAsia="Calibri" w:hAnsi="Times New Roman" w:cs="Times New Roman"/>
            <w:sz w:val="20"/>
            <w:szCs w:val="20"/>
            <w:shd w:val="clear" w:color="auto" w:fill="FFFFFF"/>
            <w:lang w:val="en-US"/>
            <w:rPrChange w:id="14521" w:author="Airat Shigapov" w:date="2021-10-29T16:44:00Z">
              <w:rPr>
                <w:rFonts w:ascii="Times New Roman" w:eastAsia="Calibri" w:hAnsi="Times New Roman" w:cs="Times New Roman"/>
                <w:sz w:val="28"/>
                <w:szCs w:val="28"/>
                <w:shd w:val="clear" w:color="auto" w:fill="FFFFFF"/>
                <w:lang w:val="en-US"/>
              </w:rPr>
            </w:rPrChange>
          </w:rPr>
          <w:t xml:space="preserve">                </w:t>
        </w:r>
        <w:proofErr w:type="spellStart"/>
        <w:r w:rsidRPr="00CA1CA9">
          <w:rPr>
            <w:rFonts w:ascii="Times New Roman" w:eastAsia="Calibri" w:hAnsi="Times New Roman" w:cs="Times New Roman"/>
            <w:sz w:val="20"/>
            <w:szCs w:val="20"/>
            <w:shd w:val="clear" w:color="auto" w:fill="FFFFFF"/>
            <w:lang w:val="en-US"/>
            <w:rPrChange w:id="14522" w:author="Airat Shigapov" w:date="2021-10-29T16:44:00Z">
              <w:rPr>
                <w:rFonts w:ascii="Times New Roman" w:eastAsia="Calibri" w:hAnsi="Times New Roman" w:cs="Times New Roman"/>
                <w:sz w:val="28"/>
                <w:szCs w:val="28"/>
                <w:shd w:val="clear" w:color="auto" w:fill="FFFFFF"/>
                <w:lang w:val="en-US"/>
              </w:rPr>
            </w:rPrChange>
          </w:rPr>
          <w:t>OrderText.Text</w:t>
        </w:r>
        <w:proofErr w:type="spellEnd"/>
        <w:r w:rsidRPr="00CA1CA9">
          <w:rPr>
            <w:rFonts w:ascii="Times New Roman" w:eastAsia="Calibri" w:hAnsi="Times New Roman" w:cs="Times New Roman"/>
            <w:sz w:val="20"/>
            <w:szCs w:val="20"/>
            <w:shd w:val="clear" w:color="auto" w:fill="FFFFFF"/>
            <w:lang w:val="en-US"/>
            <w:rPrChange w:id="14523" w:author="Airat Shigapov" w:date="2021-10-29T16:44:00Z">
              <w:rPr>
                <w:rFonts w:ascii="Times New Roman" w:eastAsia="Calibri" w:hAnsi="Times New Roman" w:cs="Times New Roman"/>
                <w:sz w:val="28"/>
                <w:szCs w:val="28"/>
                <w:shd w:val="clear" w:color="auto" w:fill="FFFFFF"/>
                <w:lang w:val="en-US"/>
              </w:rPr>
            </w:rPrChange>
          </w:rPr>
          <w:t xml:space="preserve"> = "</w:t>
        </w:r>
        <w:proofErr w:type="spellStart"/>
        <w:r w:rsidRPr="00CA1CA9">
          <w:rPr>
            <w:rFonts w:ascii="Times New Roman" w:eastAsia="Calibri" w:hAnsi="Times New Roman" w:cs="Times New Roman"/>
            <w:sz w:val="20"/>
            <w:szCs w:val="20"/>
            <w:shd w:val="clear" w:color="auto" w:fill="FFFFFF"/>
            <w:lang w:val="en-US"/>
            <w:rPrChange w:id="14524" w:author="Airat Shigapov" w:date="2021-10-29T16:44:00Z">
              <w:rPr>
                <w:rFonts w:ascii="Times New Roman" w:eastAsia="Calibri" w:hAnsi="Times New Roman" w:cs="Times New Roman"/>
                <w:sz w:val="28"/>
                <w:szCs w:val="28"/>
                <w:shd w:val="clear" w:color="auto" w:fill="FFFFFF"/>
                <w:lang w:val="en-US"/>
              </w:rPr>
            </w:rPrChange>
          </w:rPr>
          <w:t>Корзина</w:t>
        </w:r>
        <w:proofErr w:type="spellEnd"/>
        <w:r w:rsidRPr="00CA1CA9">
          <w:rPr>
            <w:rFonts w:ascii="Times New Roman" w:eastAsia="Calibri" w:hAnsi="Times New Roman" w:cs="Times New Roman"/>
            <w:sz w:val="20"/>
            <w:szCs w:val="20"/>
            <w:shd w:val="clear" w:color="auto" w:fill="FFFFFF"/>
            <w:lang w:val="en-US"/>
            <w:rPrChange w:id="14525" w:author="Airat Shigapov" w:date="2021-10-29T16:44:00Z">
              <w:rPr>
                <w:rFonts w:ascii="Times New Roman" w:eastAsia="Calibri" w:hAnsi="Times New Roman" w:cs="Times New Roman"/>
                <w:sz w:val="28"/>
                <w:szCs w:val="28"/>
                <w:shd w:val="clear" w:color="auto" w:fill="FFFFFF"/>
                <w:lang w:val="en-US"/>
              </w:rPr>
            </w:rPrChange>
          </w:rPr>
          <w:t xml:space="preserve"> </w:t>
        </w:r>
        <w:proofErr w:type="spellStart"/>
        <w:r w:rsidRPr="00CA1CA9">
          <w:rPr>
            <w:rFonts w:ascii="Times New Roman" w:eastAsia="Calibri" w:hAnsi="Times New Roman" w:cs="Times New Roman"/>
            <w:sz w:val="20"/>
            <w:szCs w:val="20"/>
            <w:shd w:val="clear" w:color="auto" w:fill="FFFFFF"/>
            <w:lang w:val="en-US"/>
            <w:rPrChange w:id="14526" w:author="Airat Shigapov" w:date="2021-10-29T16:44:00Z">
              <w:rPr>
                <w:rFonts w:ascii="Times New Roman" w:eastAsia="Calibri" w:hAnsi="Times New Roman" w:cs="Times New Roman"/>
                <w:sz w:val="28"/>
                <w:szCs w:val="28"/>
                <w:shd w:val="clear" w:color="auto" w:fill="FFFFFF"/>
                <w:lang w:val="en-US"/>
              </w:rPr>
            </w:rPrChange>
          </w:rPr>
          <w:t>пуста</w:t>
        </w:r>
        <w:proofErr w:type="spellEnd"/>
        <w:r w:rsidRPr="00CA1CA9">
          <w:rPr>
            <w:rFonts w:ascii="Times New Roman" w:eastAsia="Calibri" w:hAnsi="Times New Roman" w:cs="Times New Roman"/>
            <w:sz w:val="20"/>
            <w:szCs w:val="20"/>
            <w:shd w:val="clear" w:color="auto" w:fill="FFFFFF"/>
            <w:lang w:val="en-US"/>
            <w:rPrChange w:id="14527" w:author="Airat Shigapov" w:date="2021-10-29T16:44:00Z">
              <w:rPr>
                <w:rFonts w:ascii="Times New Roman" w:eastAsia="Calibri" w:hAnsi="Times New Roman" w:cs="Times New Roman"/>
                <w:sz w:val="28"/>
                <w:szCs w:val="28"/>
                <w:shd w:val="clear" w:color="auto" w:fill="FFFFFF"/>
                <w:lang w:val="en-US"/>
              </w:rPr>
            </w:rPrChange>
          </w:rPr>
          <w:t>";</w:t>
        </w:r>
      </w:ins>
    </w:p>
    <w:p w14:paraId="7D3C1A44" w14:textId="77777777" w:rsidR="00CC67A4" w:rsidRPr="00CA1CA9" w:rsidRDefault="00CC67A4" w:rsidP="00CC67A4">
      <w:pPr>
        <w:rPr>
          <w:ins w:id="14528" w:author="Airat Shigapov" w:date="2021-10-29T16:41:00Z"/>
          <w:rFonts w:ascii="Times New Roman" w:eastAsia="Calibri" w:hAnsi="Times New Roman" w:cs="Times New Roman"/>
          <w:sz w:val="20"/>
          <w:szCs w:val="20"/>
          <w:shd w:val="clear" w:color="auto" w:fill="FFFFFF"/>
          <w:lang w:val="en-US"/>
          <w:rPrChange w:id="14529" w:author="Airat Shigapov" w:date="2021-10-29T16:44:00Z">
            <w:rPr>
              <w:ins w:id="14530" w:author="Airat Shigapov" w:date="2021-10-29T16:41:00Z"/>
              <w:rFonts w:ascii="Times New Roman" w:eastAsia="Calibri" w:hAnsi="Times New Roman" w:cs="Times New Roman"/>
              <w:sz w:val="28"/>
              <w:szCs w:val="28"/>
              <w:shd w:val="clear" w:color="auto" w:fill="FFFFFF"/>
              <w:lang w:val="en-US"/>
            </w:rPr>
          </w:rPrChange>
        </w:rPr>
      </w:pPr>
      <w:ins w:id="14531" w:author="Airat Shigapov" w:date="2021-10-29T16:41:00Z">
        <w:r w:rsidRPr="00CA1CA9">
          <w:rPr>
            <w:rFonts w:ascii="Times New Roman" w:eastAsia="Calibri" w:hAnsi="Times New Roman" w:cs="Times New Roman"/>
            <w:sz w:val="20"/>
            <w:szCs w:val="20"/>
            <w:shd w:val="clear" w:color="auto" w:fill="FFFFFF"/>
            <w:lang w:val="en-US"/>
            <w:rPrChange w:id="14532" w:author="Airat Shigapov" w:date="2021-10-29T16:44:00Z">
              <w:rPr>
                <w:rFonts w:ascii="Times New Roman" w:eastAsia="Calibri" w:hAnsi="Times New Roman" w:cs="Times New Roman"/>
                <w:sz w:val="28"/>
                <w:szCs w:val="28"/>
                <w:shd w:val="clear" w:color="auto" w:fill="FFFFFF"/>
                <w:lang w:val="en-US"/>
              </w:rPr>
            </w:rPrChange>
          </w:rPr>
          <w:t xml:space="preserve">                </w:t>
        </w:r>
        <w:proofErr w:type="spellStart"/>
        <w:r w:rsidRPr="00CA1CA9">
          <w:rPr>
            <w:rFonts w:ascii="Times New Roman" w:eastAsia="Calibri" w:hAnsi="Times New Roman" w:cs="Times New Roman"/>
            <w:sz w:val="20"/>
            <w:szCs w:val="20"/>
            <w:shd w:val="clear" w:color="auto" w:fill="FFFFFF"/>
            <w:lang w:val="en-US"/>
            <w:rPrChange w:id="14533" w:author="Airat Shigapov" w:date="2021-10-29T16:44:00Z">
              <w:rPr>
                <w:rFonts w:ascii="Times New Roman" w:eastAsia="Calibri" w:hAnsi="Times New Roman" w:cs="Times New Roman"/>
                <w:sz w:val="28"/>
                <w:szCs w:val="28"/>
                <w:shd w:val="clear" w:color="auto" w:fill="FFFFFF"/>
                <w:lang w:val="en-US"/>
              </w:rPr>
            </w:rPrChange>
          </w:rPr>
          <w:t>OrderNull.Visibility</w:t>
        </w:r>
        <w:proofErr w:type="spellEnd"/>
        <w:r w:rsidRPr="00CA1CA9">
          <w:rPr>
            <w:rFonts w:ascii="Times New Roman" w:eastAsia="Calibri" w:hAnsi="Times New Roman" w:cs="Times New Roman"/>
            <w:sz w:val="20"/>
            <w:szCs w:val="20"/>
            <w:shd w:val="clear" w:color="auto" w:fill="FFFFFF"/>
            <w:lang w:val="en-US"/>
            <w:rPrChange w:id="14534" w:author="Airat Shigapov" w:date="2021-10-29T16:44:00Z">
              <w:rPr>
                <w:rFonts w:ascii="Times New Roman" w:eastAsia="Calibri" w:hAnsi="Times New Roman" w:cs="Times New Roman"/>
                <w:sz w:val="28"/>
                <w:szCs w:val="28"/>
                <w:shd w:val="clear" w:color="auto" w:fill="FFFFFF"/>
                <w:lang w:val="en-US"/>
              </w:rPr>
            </w:rPrChange>
          </w:rPr>
          <w:t xml:space="preserve"> = </w:t>
        </w:r>
        <w:proofErr w:type="spellStart"/>
        <w:r w:rsidRPr="00CA1CA9">
          <w:rPr>
            <w:rFonts w:ascii="Times New Roman" w:eastAsia="Calibri" w:hAnsi="Times New Roman" w:cs="Times New Roman"/>
            <w:sz w:val="20"/>
            <w:szCs w:val="20"/>
            <w:shd w:val="clear" w:color="auto" w:fill="FFFFFF"/>
            <w:lang w:val="en-US"/>
            <w:rPrChange w:id="14535" w:author="Airat Shigapov" w:date="2021-10-29T16:44:00Z">
              <w:rPr>
                <w:rFonts w:ascii="Times New Roman" w:eastAsia="Calibri" w:hAnsi="Times New Roman" w:cs="Times New Roman"/>
                <w:sz w:val="28"/>
                <w:szCs w:val="28"/>
                <w:shd w:val="clear" w:color="auto" w:fill="FFFFFF"/>
                <w:lang w:val="en-US"/>
              </w:rPr>
            </w:rPrChange>
          </w:rPr>
          <w:t>Visibility.Visible</w:t>
        </w:r>
        <w:proofErr w:type="spellEnd"/>
        <w:r w:rsidRPr="00CA1CA9">
          <w:rPr>
            <w:rFonts w:ascii="Times New Roman" w:eastAsia="Calibri" w:hAnsi="Times New Roman" w:cs="Times New Roman"/>
            <w:sz w:val="20"/>
            <w:szCs w:val="20"/>
            <w:shd w:val="clear" w:color="auto" w:fill="FFFFFF"/>
            <w:lang w:val="en-US"/>
            <w:rPrChange w:id="14536" w:author="Airat Shigapov" w:date="2021-10-29T16:44:00Z">
              <w:rPr>
                <w:rFonts w:ascii="Times New Roman" w:eastAsia="Calibri" w:hAnsi="Times New Roman" w:cs="Times New Roman"/>
                <w:sz w:val="28"/>
                <w:szCs w:val="28"/>
                <w:shd w:val="clear" w:color="auto" w:fill="FFFFFF"/>
                <w:lang w:val="en-US"/>
              </w:rPr>
            </w:rPrChange>
          </w:rPr>
          <w:t>;</w:t>
        </w:r>
      </w:ins>
    </w:p>
    <w:p w14:paraId="05C89E90" w14:textId="77777777" w:rsidR="00CC67A4" w:rsidRPr="00CA1CA9" w:rsidRDefault="00CC67A4" w:rsidP="00CC67A4">
      <w:pPr>
        <w:rPr>
          <w:ins w:id="14537" w:author="Airat Shigapov" w:date="2021-10-29T16:41:00Z"/>
          <w:rFonts w:ascii="Times New Roman" w:eastAsia="Calibri" w:hAnsi="Times New Roman" w:cs="Times New Roman"/>
          <w:sz w:val="20"/>
          <w:szCs w:val="20"/>
          <w:shd w:val="clear" w:color="auto" w:fill="FFFFFF"/>
          <w:lang w:val="en-US"/>
          <w:rPrChange w:id="14538" w:author="Airat Shigapov" w:date="2021-10-29T16:44:00Z">
            <w:rPr>
              <w:ins w:id="14539" w:author="Airat Shigapov" w:date="2021-10-29T16:41:00Z"/>
              <w:rFonts w:ascii="Times New Roman" w:eastAsia="Calibri" w:hAnsi="Times New Roman" w:cs="Times New Roman"/>
              <w:sz w:val="28"/>
              <w:szCs w:val="28"/>
              <w:shd w:val="clear" w:color="auto" w:fill="FFFFFF"/>
              <w:lang w:val="en-US"/>
            </w:rPr>
          </w:rPrChange>
        </w:rPr>
      </w:pPr>
      <w:ins w:id="14540" w:author="Airat Shigapov" w:date="2021-10-29T16:41:00Z">
        <w:r w:rsidRPr="00CA1CA9">
          <w:rPr>
            <w:rFonts w:ascii="Times New Roman" w:eastAsia="Calibri" w:hAnsi="Times New Roman" w:cs="Times New Roman"/>
            <w:sz w:val="20"/>
            <w:szCs w:val="20"/>
            <w:shd w:val="clear" w:color="auto" w:fill="FFFFFF"/>
            <w:lang w:val="en-US"/>
            <w:rPrChange w:id="14541" w:author="Airat Shigapov" w:date="2021-10-29T16:44:00Z">
              <w:rPr>
                <w:rFonts w:ascii="Times New Roman" w:eastAsia="Calibri" w:hAnsi="Times New Roman" w:cs="Times New Roman"/>
                <w:sz w:val="28"/>
                <w:szCs w:val="28"/>
                <w:shd w:val="clear" w:color="auto" w:fill="FFFFFF"/>
                <w:lang w:val="en-US"/>
              </w:rPr>
            </w:rPrChange>
          </w:rPr>
          <w:t xml:space="preserve">            }</w:t>
        </w:r>
      </w:ins>
    </w:p>
    <w:p w14:paraId="7C77B787" w14:textId="77777777" w:rsidR="00CC67A4" w:rsidRPr="00CA1CA9" w:rsidRDefault="00CC67A4" w:rsidP="00CC67A4">
      <w:pPr>
        <w:rPr>
          <w:ins w:id="14542" w:author="Airat Shigapov" w:date="2021-10-29T16:41:00Z"/>
          <w:rFonts w:ascii="Times New Roman" w:eastAsia="Calibri" w:hAnsi="Times New Roman" w:cs="Times New Roman"/>
          <w:sz w:val="20"/>
          <w:szCs w:val="20"/>
          <w:shd w:val="clear" w:color="auto" w:fill="FFFFFF"/>
          <w:lang w:val="en-US"/>
          <w:rPrChange w:id="14543" w:author="Airat Shigapov" w:date="2021-10-29T16:44:00Z">
            <w:rPr>
              <w:ins w:id="14544" w:author="Airat Shigapov" w:date="2021-10-29T16:41:00Z"/>
              <w:rFonts w:ascii="Times New Roman" w:eastAsia="Calibri" w:hAnsi="Times New Roman" w:cs="Times New Roman"/>
              <w:sz w:val="28"/>
              <w:szCs w:val="28"/>
              <w:shd w:val="clear" w:color="auto" w:fill="FFFFFF"/>
              <w:lang w:val="en-US"/>
            </w:rPr>
          </w:rPrChange>
        </w:rPr>
      </w:pPr>
      <w:ins w:id="14545" w:author="Airat Shigapov" w:date="2021-10-29T16:41:00Z">
        <w:r w:rsidRPr="00CA1CA9">
          <w:rPr>
            <w:rFonts w:ascii="Times New Roman" w:eastAsia="Calibri" w:hAnsi="Times New Roman" w:cs="Times New Roman"/>
            <w:sz w:val="20"/>
            <w:szCs w:val="20"/>
            <w:shd w:val="clear" w:color="auto" w:fill="FFFFFF"/>
            <w:lang w:val="en-US"/>
            <w:rPrChange w:id="14546" w:author="Airat Shigapov" w:date="2021-10-29T16:44:00Z">
              <w:rPr>
                <w:rFonts w:ascii="Times New Roman" w:eastAsia="Calibri" w:hAnsi="Times New Roman" w:cs="Times New Roman"/>
                <w:sz w:val="28"/>
                <w:szCs w:val="28"/>
                <w:shd w:val="clear" w:color="auto" w:fill="FFFFFF"/>
                <w:lang w:val="en-US"/>
              </w:rPr>
            </w:rPrChange>
          </w:rPr>
          <w:t xml:space="preserve">        }</w:t>
        </w:r>
      </w:ins>
    </w:p>
    <w:p w14:paraId="17C89F3F" w14:textId="77777777" w:rsidR="00CC67A4" w:rsidRPr="00CA1CA9" w:rsidRDefault="00CC67A4" w:rsidP="00CC67A4">
      <w:pPr>
        <w:rPr>
          <w:ins w:id="14547" w:author="Airat Shigapov" w:date="2021-10-29T16:41:00Z"/>
          <w:rFonts w:ascii="Times New Roman" w:eastAsia="Calibri" w:hAnsi="Times New Roman" w:cs="Times New Roman"/>
          <w:sz w:val="20"/>
          <w:szCs w:val="20"/>
          <w:shd w:val="clear" w:color="auto" w:fill="FFFFFF"/>
          <w:lang w:val="en-US"/>
          <w:rPrChange w:id="14548" w:author="Airat Shigapov" w:date="2021-10-29T16:44:00Z">
            <w:rPr>
              <w:ins w:id="14549" w:author="Airat Shigapov" w:date="2021-10-29T16:41:00Z"/>
              <w:rFonts w:ascii="Times New Roman" w:eastAsia="Calibri" w:hAnsi="Times New Roman" w:cs="Times New Roman"/>
              <w:sz w:val="28"/>
              <w:szCs w:val="28"/>
              <w:shd w:val="clear" w:color="auto" w:fill="FFFFFF"/>
              <w:lang w:val="en-US"/>
            </w:rPr>
          </w:rPrChange>
        </w:rPr>
      </w:pPr>
    </w:p>
    <w:p w14:paraId="0691E844" w14:textId="77777777" w:rsidR="00CC67A4" w:rsidRPr="00CA1CA9" w:rsidRDefault="00CC67A4" w:rsidP="00CC67A4">
      <w:pPr>
        <w:rPr>
          <w:ins w:id="14550" w:author="Airat Shigapov" w:date="2021-10-29T16:41:00Z"/>
          <w:rFonts w:ascii="Times New Roman" w:eastAsia="Calibri" w:hAnsi="Times New Roman" w:cs="Times New Roman"/>
          <w:sz w:val="20"/>
          <w:szCs w:val="20"/>
          <w:shd w:val="clear" w:color="auto" w:fill="FFFFFF"/>
          <w:lang w:val="en-US"/>
          <w:rPrChange w:id="14551" w:author="Airat Shigapov" w:date="2021-10-29T16:44:00Z">
            <w:rPr>
              <w:ins w:id="14552" w:author="Airat Shigapov" w:date="2021-10-29T16:41:00Z"/>
              <w:rFonts w:ascii="Times New Roman" w:eastAsia="Calibri" w:hAnsi="Times New Roman" w:cs="Times New Roman"/>
              <w:sz w:val="28"/>
              <w:szCs w:val="28"/>
              <w:shd w:val="clear" w:color="auto" w:fill="FFFFFF"/>
              <w:lang w:val="en-US"/>
            </w:rPr>
          </w:rPrChange>
        </w:rPr>
      </w:pPr>
      <w:ins w:id="14553" w:author="Airat Shigapov" w:date="2021-10-29T16:41:00Z">
        <w:r w:rsidRPr="00CA1CA9">
          <w:rPr>
            <w:rFonts w:ascii="Times New Roman" w:eastAsia="Calibri" w:hAnsi="Times New Roman" w:cs="Times New Roman"/>
            <w:sz w:val="20"/>
            <w:szCs w:val="20"/>
            <w:shd w:val="clear" w:color="auto" w:fill="FFFFFF"/>
            <w:lang w:val="en-US"/>
            <w:rPrChange w:id="14554" w:author="Airat Shigapov" w:date="2021-10-29T16:44:00Z">
              <w:rPr>
                <w:rFonts w:ascii="Times New Roman" w:eastAsia="Calibri" w:hAnsi="Times New Roman" w:cs="Times New Roman"/>
                <w:sz w:val="28"/>
                <w:szCs w:val="28"/>
                <w:shd w:val="clear" w:color="auto" w:fill="FFFFFF"/>
                <w:lang w:val="en-US"/>
              </w:rPr>
            </w:rPrChange>
          </w:rPr>
          <w:t xml:space="preserve">        private void </w:t>
        </w:r>
        <w:proofErr w:type="spellStart"/>
        <w:r w:rsidRPr="00CA1CA9">
          <w:rPr>
            <w:rFonts w:ascii="Times New Roman" w:eastAsia="Calibri" w:hAnsi="Times New Roman" w:cs="Times New Roman"/>
            <w:sz w:val="20"/>
            <w:szCs w:val="20"/>
            <w:shd w:val="clear" w:color="auto" w:fill="FFFFFF"/>
            <w:lang w:val="en-US"/>
            <w:rPrChange w:id="14555" w:author="Airat Shigapov" w:date="2021-10-29T16:44:00Z">
              <w:rPr>
                <w:rFonts w:ascii="Times New Roman" w:eastAsia="Calibri" w:hAnsi="Times New Roman" w:cs="Times New Roman"/>
                <w:sz w:val="28"/>
                <w:szCs w:val="28"/>
                <w:shd w:val="clear" w:color="auto" w:fill="FFFFFF"/>
                <w:lang w:val="en-US"/>
              </w:rPr>
            </w:rPrChange>
          </w:rPr>
          <w:t>InfoClient_</w:t>
        </w:r>
        <w:proofErr w:type="gramStart"/>
        <w:r w:rsidRPr="00CA1CA9">
          <w:rPr>
            <w:rFonts w:ascii="Times New Roman" w:eastAsia="Calibri" w:hAnsi="Times New Roman" w:cs="Times New Roman"/>
            <w:sz w:val="20"/>
            <w:szCs w:val="20"/>
            <w:shd w:val="clear" w:color="auto" w:fill="FFFFFF"/>
            <w:lang w:val="en-US"/>
            <w:rPrChange w:id="14556" w:author="Airat Shigapov" w:date="2021-10-29T16:44:00Z">
              <w:rPr>
                <w:rFonts w:ascii="Times New Roman" w:eastAsia="Calibri" w:hAnsi="Times New Roman" w:cs="Times New Roman"/>
                <w:sz w:val="28"/>
                <w:szCs w:val="28"/>
                <w:shd w:val="clear" w:color="auto" w:fill="FFFFFF"/>
                <w:lang w:val="en-US"/>
              </w:rPr>
            </w:rPrChange>
          </w:rPr>
          <w:t>Visible</w:t>
        </w:r>
        <w:proofErr w:type="spellEnd"/>
        <w:r w:rsidRPr="00CA1CA9">
          <w:rPr>
            <w:rFonts w:ascii="Times New Roman" w:eastAsia="Calibri" w:hAnsi="Times New Roman" w:cs="Times New Roman"/>
            <w:sz w:val="20"/>
            <w:szCs w:val="20"/>
            <w:shd w:val="clear" w:color="auto" w:fill="FFFFFF"/>
            <w:lang w:val="en-US"/>
            <w:rPrChange w:id="14557" w:author="Airat Shigapov" w:date="2021-10-29T16:44:00Z">
              <w:rPr>
                <w:rFonts w:ascii="Times New Roman" w:eastAsia="Calibri" w:hAnsi="Times New Roman" w:cs="Times New Roman"/>
                <w:sz w:val="28"/>
                <w:szCs w:val="28"/>
                <w:shd w:val="clear" w:color="auto" w:fill="FFFFFF"/>
                <w:lang w:val="en-US"/>
              </w:rPr>
            </w:rPrChange>
          </w:rPr>
          <w:t>(</w:t>
        </w:r>
        <w:proofErr w:type="gramEnd"/>
        <w:r w:rsidRPr="00CA1CA9">
          <w:rPr>
            <w:rFonts w:ascii="Times New Roman" w:eastAsia="Calibri" w:hAnsi="Times New Roman" w:cs="Times New Roman"/>
            <w:sz w:val="20"/>
            <w:szCs w:val="20"/>
            <w:shd w:val="clear" w:color="auto" w:fill="FFFFFF"/>
            <w:lang w:val="en-US"/>
            <w:rPrChange w:id="14558" w:author="Airat Shigapov" w:date="2021-10-29T16:44:00Z">
              <w:rPr>
                <w:rFonts w:ascii="Times New Roman" w:eastAsia="Calibri" w:hAnsi="Times New Roman" w:cs="Times New Roman"/>
                <w:sz w:val="28"/>
                <w:szCs w:val="28"/>
                <w:shd w:val="clear" w:color="auto" w:fill="FFFFFF"/>
                <w:lang w:val="en-US"/>
              </w:rPr>
            </w:rPrChange>
          </w:rPr>
          <w:t xml:space="preserve">object sender, </w:t>
        </w:r>
        <w:proofErr w:type="spellStart"/>
        <w:r w:rsidRPr="00CA1CA9">
          <w:rPr>
            <w:rFonts w:ascii="Times New Roman" w:eastAsia="Calibri" w:hAnsi="Times New Roman" w:cs="Times New Roman"/>
            <w:sz w:val="20"/>
            <w:szCs w:val="20"/>
            <w:shd w:val="clear" w:color="auto" w:fill="FFFFFF"/>
            <w:lang w:val="en-US"/>
            <w:rPrChange w:id="14559" w:author="Airat Shigapov" w:date="2021-10-29T16:44:00Z">
              <w:rPr>
                <w:rFonts w:ascii="Times New Roman" w:eastAsia="Calibri" w:hAnsi="Times New Roman" w:cs="Times New Roman"/>
                <w:sz w:val="28"/>
                <w:szCs w:val="28"/>
                <w:shd w:val="clear" w:color="auto" w:fill="FFFFFF"/>
                <w:lang w:val="en-US"/>
              </w:rPr>
            </w:rPrChange>
          </w:rPr>
          <w:t>MouseButtonEventArgs</w:t>
        </w:r>
        <w:proofErr w:type="spellEnd"/>
        <w:r w:rsidRPr="00CA1CA9">
          <w:rPr>
            <w:rFonts w:ascii="Times New Roman" w:eastAsia="Calibri" w:hAnsi="Times New Roman" w:cs="Times New Roman"/>
            <w:sz w:val="20"/>
            <w:szCs w:val="20"/>
            <w:shd w:val="clear" w:color="auto" w:fill="FFFFFF"/>
            <w:lang w:val="en-US"/>
            <w:rPrChange w:id="14560" w:author="Airat Shigapov" w:date="2021-10-29T16:44:00Z">
              <w:rPr>
                <w:rFonts w:ascii="Times New Roman" w:eastAsia="Calibri" w:hAnsi="Times New Roman" w:cs="Times New Roman"/>
                <w:sz w:val="28"/>
                <w:szCs w:val="28"/>
                <w:shd w:val="clear" w:color="auto" w:fill="FFFFFF"/>
                <w:lang w:val="en-US"/>
              </w:rPr>
            </w:rPrChange>
          </w:rPr>
          <w:t xml:space="preserve"> e)</w:t>
        </w:r>
      </w:ins>
    </w:p>
    <w:p w14:paraId="26882AE8" w14:textId="77777777" w:rsidR="00CC67A4" w:rsidRPr="00CA1CA9" w:rsidRDefault="00CC67A4" w:rsidP="00CC67A4">
      <w:pPr>
        <w:rPr>
          <w:ins w:id="14561" w:author="Airat Shigapov" w:date="2021-10-29T16:41:00Z"/>
          <w:rFonts w:ascii="Times New Roman" w:eastAsia="Calibri" w:hAnsi="Times New Roman" w:cs="Times New Roman"/>
          <w:sz w:val="20"/>
          <w:szCs w:val="20"/>
          <w:shd w:val="clear" w:color="auto" w:fill="FFFFFF"/>
          <w:lang w:val="en-US"/>
          <w:rPrChange w:id="14562" w:author="Airat Shigapov" w:date="2021-10-29T16:44:00Z">
            <w:rPr>
              <w:ins w:id="14563" w:author="Airat Shigapov" w:date="2021-10-29T16:41:00Z"/>
              <w:rFonts w:ascii="Times New Roman" w:eastAsia="Calibri" w:hAnsi="Times New Roman" w:cs="Times New Roman"/>
              <w:sz w:val="28"/>
              <w:szCs w:val="28"/>
              <w:shd w:val="clear" w:color="auto" w:fill="FFFFFF"/>
              <w:lang w:val="en-US"/>
            </w:rPr>
          </w:rPrChange>
        </w:rPr>
      </w:pPr>
      <w:ins w:id="14564" w:author="Airat Shigapov" w:date="2021-10-29T16:41:00Z">
        <w:r w:rsidRPr="00CA1CA9">
          <w:rPr>
            <w:rFonts w:ascii="Times New Roman" w:eastAsia="Calibri" w:hAnsi="Times New Roman" w:cs="Times New Roman"/>
            <w:sz w:val="20"/>
            <w:szCs w:val="20"/>
            <w:shd w:val="clear" w:color="auto" w:fill="FFFFFF"/>
            <w:lang w:val="en-US"/>
            <w:rPrChange w:id="14565" w:author="Airat Shigapov" w:date="2021-10-29T16:44:00Z">
              <w:rPr>
                <w:rFonts w:ascii="Times New Roman" w:eastAsia="Calibri" w:hAnsi="Times New Roman" w:cs="Times New Roman"/>
                <w:sz w:val="28"/>
                <w:szCs w:val="28"/>
                <w:shd w:val="clear" w:color="auto" w:fill="FFFFFF"/>
                <w:lang w:val="en-US"/>
              </w:rPr>
            </w:rPrChange>
          </w:rPr>
          <w:t xml:space="preserve">        {</w:t>
        </w:r>
      </w:ins>
    </w:p>
    <w:p w14:paraId="50E2D495" w14:textId="77777777" w:rsidR="00CC67A4" w:rsidRPr="00CA1CA9" w:rsidRDefault="00CC67A4" w:rsidP="00CC67A4">
      <w:pPr>
        <w:rPr>
          <w:ins w:id="14566" w:author="Airat Shigapov" w:date="2021-10-29T16:41:00Z"/>
          <w:rFonts w:ascii="Times New Roman" w:eastAsia="Calibri" w:hAnsi="Times New Roman" w:cs="Times New Roman"/>
          <w:sz w:val="20"/>
          <w:szCs w:val="20"/>
          <w:shd w:val="clear" w:color="auto" w:fill="FFFFFF"/>
          <w:lang w:val="en-US"/>
          <w:rPrChange w:id="14567" w:author="Airat Shigapov" w:date="2021-10-29T16:44:00Z">
            <w:rPr>
              <w:ins w:id="14568" w:author="Airat Shigapov" w:date="2021-10-29T16:41:00Z"/>
              <w:rFonts w:ascii="Times New Roman" w:eastAsia="Calibri" w:hAnsi="Times New Roman" w:cs="Times New Roman"/>
              <w:sz w:val="28"/>
              <w:szCs w:val="28"/>
              <w:shd w:val="clear" w:color="auto" w:fill="FFFFFF"/>
              <w:lang w:val="en-US"/>
            </w:rPr>
          </w:rPrChange>
        </w:rPr>
      </w:pPr>
      <w:ins w:id="14569" w:author="Airat Shigapov" w:date="2021-10-29T16:41:00Z">
        <w:r w:rsidRPr="00CA1CA9">
          <w:rPr>
            <w:rFonts w:ascii="Times New Roman" w:eastAsia="Calibri" w:hAnsi="Times New Roman" w:cs="Times New Roman"/>
            <w:sz w:val="20"/>
            <w:szCs w:val="20"/>
            <w:shd w:val="clear" w:color="auto" w:fill="FFFFFF"/>
            <w:lang w:val="en-US"/>
            <w:rPrChange w:id="14570" w:author="Airat Shigapov" w:date="2021-10-29T16:44:00Z">
              <w:rPr>
                <w:rFonts w:ascii="Times New Roman" w:eastAsia="Calibri" w:hAnsi="Times New Roman" w:cs="Times New Roman"/>
                <w:sz w:val="28"/>
                <w:szCs w:val="28"/>
                <w:shd w:val="clear" w:color="auto" w:fill="FFFFFF"/>
                <w:lang w:val="en-US"/>
              </w:rPr>
            </w:rPrChange>
          </w:rPr>
          <w:t xml:space="preserve">            </w:t>
        </w:r>
        <w:proofErr w:type="spellStart"/>
        <w:r w:rsidRPr="00CA1CA9">
          <w:rPr>
            <w:rFonts w:ascii="Times New Roman" w:eastAsia="Calibri" w:hAnsi="Times New Roman" w:cs="Times New Roman"/>
            <w:sz w:val="20"/>
            <w:szCs w:val="20"/>
            <w:shd w:val="clear" w:color="auto" w:fill="FFFFFF"/>
            <w:lang w:val="en-US"/>
            <w:rPrChange w:id="14571" w:author="Airat Shigapov" w:date="2021-10-29T16:44:00Z">
              <w:rPr>
                <w:rFonts w:ascii="Times New Roman" w:eastAsia="Calibri" w:hAnsi="Times New Roman" w:cs="Times New Roman"/>
                <w:sz w:val="28"/>
                <w:szCs w:val="28"/>
                <w:shd w:val="clear" w:color="auto" w:fill="FFFFFF"/>
                <w:lang w:val="en-US"/>
              </w:rPr>
            </w:rPrChange>
          </w:rPr>
          <w:t>Cart.Visibility</w:t>
        </w:r>
        <w:proofErr w:type="spellEnd"/>
        <w:r w:rsidRPr="00CA1CA9">
          <w:rPr>
            <w:rFonts w:ascii="Times New Roman" w:eastAsia="Calibri" w:hAnsi="Times New Roman" w:cs="Times New Roman"/>
            <w:sz w:val="20"/>
            <w:szCs w:val="20"/>
            <w:shd w:val="clear" w:color="auto" w:fill="FFFFFF"/>
            <w:lang w:val="en-US"/>
            <w:rPrChange w:id="14572" w:author="Airat Shigapov" w:date="2021-10-29T16:44:00Z">
              <w:rPr>
                <w:rFonts w:ascii="Times New Roman" w:eastAsia="Calibri" w:hAnsi="Times New Roman" w:cs="Times New Roman"/>
                <w:sz w:val="28"/>
                <w:szCs w:val="28"/>
                <w:shd w:val="clear" w:color="auto" w:fill="FFFFFF"/>
                <w:lang w:val="en-US"/>
              </w:rPr>
            </w:rPrChange>
          </w:rPr>
          <w:t xml:space="preserve"> = </w:t>
        </w:r>
        <w:proofErr w:type="spellStart"/>
        <w:r w:rsidRPr="00CA1CA9">
          <w:rPr>
            <w:rFonts w:ascii="Times New Roman" w:eastAsia="Calibri" w:hAnsi="Times New Roman" w:cs="Times New Roman"/>
            <w:sz w:val="20"/>
            <w:szCs w:val="20"/>
            <w:shd w:val="clear" w:color="auto" w:fill="FFFFFF"/>
            <w:lang w:val="en-US"/>
            <w:rPrChange w:id="14573" w:author="Airat Shigapov" w:date="2021-10-29T16:44:00Z">
              <w:rPr>
                <w:rFonts w:ascii="Times New Roman" w:eastAsia="Calibri" w:hAnsi="Times New Roman" w:cs="Times New Roman"/>
                <w:sz w:val="28"/>
                <w:szCs w:val="28"/>
                <w:shd w:val="clear" w:color="auto" w:fill="FFFFFF"/>
                <w:lang w:val="en-US"/>
              </w:rPr>
            </w:rPrChange>
          </w:rPr>
          <w:t>Visibility.Hidden</w:t>
        </w:r>
        <w:proofErr w:type="spellEnd"/>
        <w:r w:rsidRPr="00CA1CA9">
          <w:rPr>
            <w:rFonts w:ascii="Times New Roman" w:eastAsia="Calibri" w:hAnsi="Times New Roman" w:cs="Times New Roman"/>
            <w:sz w:val="20"/>
            <w:szCs w:val="20"/>
            <w:shd w:val="clear" w:color="auto" w:fill="FFFFFF"/>
            <w:lang w:val="en-US"/>
            <w:rPrChange w:id="14574" w:author="Airat Shigapov" w:date="2021-10-29T16:44:00Z">
              <w:rPr>
                <w:rFonts w:ascii="Times New Roman" w:eastAsia="Calibri" w:hAnsi="Times New Roman" w:cs="Times New Roman"/>
                <w:sz w:val="28"/>
                <w:szCs w:val="28"/>
                <w:shd w:val="clear" w:color="auto" w:fill="FFFFFF"/>
                <w:lang w:val="en-US"/>
              </w:rPr>
            </w:rPrChange>
          </w:rPr>
          <w:t>;</w:t>
        </w:r>
      </w:ins>
    </w:p>
    <w:p w14:paraId="29022ADA" w14:textId="77777777" w:rsidR="00CC67A4" w:rsidRPr="00CA1CA9" w:rsidRDefault="00CC67A4" w:rsidP="00CC67A4">
      <w:pPr>
        <w:rPr>
          <w:ins w:id="14575" w:author="Airat Shigapov" w:date="2021-10-29T16:41:00Z"/>
          <w:rFonts w:ascii="Times New Roman" w:eastAsia="Calibri" w:hAnsi="Times New Roman" w:cs="Times New Roman"/>
          <w:sz w:val="20"/>
          <w:szCs w:val="20"/>
          <w:shd w:val="clear" w:color="auto" w:fill="FFFFFF"/>
          <w:lang w:val="en-US"/>
          <w:rPrChange w:id="14576" w:author="Airat Shigapov" w:date="2021-10-29T16:44:00Z">
            <w:rPr>
              <w:ins w:id="14577" w:author="Airat Shigapov" w:date="2021-10-29T16:41:00Z"/>
              <w:rFonts w:ascii="Times New Roman" w:eastAsia="Calibri" w:hAnsi="Times New Roman" w:cs="Times New Roman"/>
              <w:sz w:val="28"/>
              <w:szCs w:val="28"/>
              <w:shd w:val="clear" w:color="auto" w:fill="FFFFFF"/>
              <w:lang w:val="en-US"/>
            </w:rPr>
          </w:rPrChange>
        </w:rPr>
      </w:pPr>
      <w:ins w:id="14578" w:author="Airat Shigapov" w:date="2021-10-29T16:41:00Z">
        <w:r w:rsidRPr="00CA1CA9">
          <w:rPr>
            <w:rFonts w:ascii="Times New Roman" w:eastAsia="Calibri" w:hAnsi="Times New Roman" w:cs="Times New Roman"/>
            <w:sz w:val="20"/>
            <w:szCs w:val="20"/>
            <w:shd w:val="clear" w:color="auto" w:fill="FFFFFF"/>
            <w:lang w:val="en-US"/>
            <w:rPrChange w:id="14579" w:author="Airat Shigapov" w:date="2021-10-29T16:44:00Z">
              <w:rPr>
                <w:rFonts w:ascii="Times New Roman" w:eastAsia="Calibri" w:hAnsi="Times New Roman" w:cs="Times New Roman"/>
                <w:sz w:val="28"/>
                <w:szCs w:val="28"/>
                <w:shd w:val="clear" w:color="auto" w:fill="FFFFFF"/>
                <w:lang w:val="en-US"/>
              </w:rPr>
            </w:rPrChange>
          </w:rPr>
          <w:t xml:space="preserve">            </w:t>
        </w:r>
        <w:proofErr w:type="spellStart"/>
        <w:r w:rsidRPr="00CA1CA9">
          <w:rPr>
            <w:rFonts w:ascii="Times New Roman" w:eastAsia="Calibri" w:hAnsi="Times New Roman" w:cs="Times New Roman"/>
            <w:sz w:val="20"/>
            <w:szCs w:val="20"/>
            <w:shd w:val="clear" w:color="auto" w:fill="FFFFFF"/>
            <w:lang w:val="en-US"/>
            <w:rPrChange w:id="14580" w:author="Airat Shigapov" w:date="2021-10-29T16:44:00Z">
              <w:rPr>
                <w:rFonts w:ascii="Times New Roman" w:eastAsia="Calibri" w:hAnsi="Times New Roman" w:cs="Times New Roman"/>
                <w:sz w:val="28"/>
                <w:szCs w:val="28"/>
                <w:shd w:val="clear" w:color="auto" w:fill="FFFFFF"/>
                <w:lang w:val="en-US"/>
              </w:rPr>
            </w:rPrChange>
          </w:rPr>
          <w:t>Order.Visibility</w:t>
        </w:r>
        <w:proofErr w:type="spellEnd"/>
        <w:r w:rsidRPr="00CA1CA9">
          <w:rPr>
            <w:rFonts w:ascii="Times New Roman" w:eastAsia="Calibri" w:hAnsi="Times New Roman" w:cs="Times New Roman"/>
            <w:sz w:val="20"/>
            <w:szCs w:val="20"/>
            <w:shd w:val="clear" w:color="auto" w:fill="FFFFFF"/>
            <w:lang w:val="en-US"/>
            <w:rPrChange w:id="14581" w:author="Airat Shigapov" w:date="2021-10-29T16:44:00Z">
              <w:rPr>
                <w:rFonts w:ascii="Times New Roman" w:eastAsia="Calibri" w:hAnsi="Times New Roman" w:cs="Times New Roman"/>
                <w:sz w:val="28"/>
                <w:szCs w:val="28"/>
                <w:shd w:val="clear" w:color="auto" w:fill="FFFFFF"/>
                <w:lang w:val="en-US"/>
              </w:rPr>
            </w:rPrChange>
          </w:rPr>
          <w:t xml:space="preserve"> = </w:t>
        </w:r>
        <w:proofErr w:type="spellStart"/>
        <w:r w:rsidRPr="00CA1CA9">
          <w:rPr>
            <w:rFonts w:ascii="Times New Roman" w:eastAsia="Calibri" w:hAnsi="Times New Roman" w:cs="Times New Roman"/>
            <w:sz w:val="20"/>
            <w:szCs w:val="20"/>
            <w:shd w:val="clear" w:color="auto" w:fill="FFFFFF"/>
            <w:lang w:val="en-US"/>
            <w:rPrChange w:id="14582" w:author="Airat Shigapov" w:date="2021-10-29T16:44:00Z">
              <w:rPr>
                <w:rFonts w:ascii="Times New Roman" w:eastAsia="Calibri" w:hAnsi="Times New Roman" w:cs="Times New Roman"/>
                <w:sz w:val="28"/>
                <w:szCs w:val="28"/>
                <w:shd w:val="clear" w:color="auto" w:fill="FFFFFF"/>
                <w:lang w:val="en-US"/>
              </w:rPr>
            </w:rPrChange>
          </w:rPr>
          <w:t>Visibility.Hidden</w:t>
        </w:r>
        <w:proofErr w:type="spellEnd"/>
        <w:r w:rsidRPr="00CA1CA9">
          <w:rPr>
            <w:rFonts w:ascii="Times New Roman" w:eastAsia="Calibri" w:hAnsi="Times New Roman" w:cs="Times New Roman"/>
            <w:sz w:val="20"/>
            <w:szCs w:val="20"/>
            <w:shd w:val="clear" w:color="auto" w:fill="FFFFFF"/>
            <w:lang w:val="en-US"/>
            <w:rPrChange w:id="14583" w:author="Airat Shigapov" w:date="2021-10-29T16:44:00Z">
              <w:rPr>
                <w:rFonts w:ascii="Times New Roman" w:eastAsia="Calibri" w:hAnsi="Times New Roman" w:cs="Times New Roman"/>
                <w:sz w:val="28"/>
                <w:szCs w:val="28"/>
                <w:shd w:val="clear" w:color="auto" w:fill="FFFFFF"/>
                <w:lang w:val="en-US"/>
              </w:rPr>
            </w:rPrChange>
          </w:rPr>
          <w:t>;</w:t>
        </w:r>
      </w:ins>
    </w:p>
    <w:p w14:paraId="5332B50D" w14:textId="77777777" w:rsidR="00CC67A4" w:rsidRPr="00CA1CA9" w:rsidRDefault="00CC67A4" w:rsidP="00CC67A4">
      <w:pPr>
        <w:rPr>
          <w:ins w:id="14584" w:author="Airat Shigapov" w:date="2021-10-29T16:41:00Z"/>
          <w:rFonts w:ascii="Times New Roman" w:eastAsia="Calibri" w:hAnsi="Times New Roman" w:cs="Times New Roman"/>
          <w:sz w:val="20"/>
          <w:szCs w:val="20"/>
          <w:shd w:val="clear" w:color="auto" w:fill="FFFFFF"/>
          <w:lang w:val="en-US"/>
          <w:rPrChange w:id="14585" w:author="Airat Shigapov" w:date="2021-10-29T16:44:00Z">
            <w:rPr>
              <w:ins w:id="14586" w:author="Airat Shigapov" w:date="2021-10-29T16:41:00Z"/>
              <w:rFonts w:ascii="Times New Roman" w:eastAsia="Calibri" w:hAnsi="Times New Roman" w:cs="Times New Roman"/>
              <w:sz w:val="28"/>
              <w:szCs w:val="28"/>
              <w:shd w:val="clear" w:color="auto" w:fill="FFFFFF"/>
              <w:lang w:val="en-US"/>
            </w:rPr>
          </w:rPrChange>
        </w:rPr>
      </w:pPr>
      <w:ins w:id="14587" w:author="Airat Shigapov" w:date="2021-10-29T16:41:00Z">
        <w:r w:rsidRPr="00CA1CA9">
          <w:rPr>
            <w:rFonts w:ascii="Times New Roman" w:eastAsia="Calibri" w:hAnsi="Times New Roman" w:cs="Times New Roman"/>
            <w:sz w:val="20"/>
            <w:szCs w:val="20"/>
            <w:shd w:val="clear" w:color="auto" w:fill="FFFFFF"/>
            <w:lang w:val="en-US"/>
            <w:rPrChange w:id="14588" w:author="Airat Shigapov" w:date="2021-10-29T16:44:00Z">
              <w:rPr>
                <w:rFonts w:ascii="Times New Roman" w:eastAsia="Calibri" w:hAnsi="Times New Roman" w:cs="Times New Roman"/>
                <w:sz w:val="28"/>
                <w:szCs w:val="28"/>
                <w:shd w:val="clear" w:color="auto" w:fill="FFFFFF"/>
                <w:lang w:val="en-US"/>
              </w:rPr>
            </w:rPrChange>
          </w:rPr>
          <w:t xml:space="preserve">            </w:t>
        </w:r>
        <w:proofErr w:type="spellStart"/>
        <w:r w:rsidRPr="00CA1CA9">
          <w:rPr>
            <w:rFonts w:ascii="Times New Roman" w:eastAsia="Calibri" w:hAnsi="Times New Roman" w:cs="Times New Roman"/>
            <w:sz w:val="20"/>
            <w:szCs w:val="20"/>
            <w:shd w:val="clear" w:color="auto" w:fill="FFFFFF"/>
            <w:lang w:val="en-US"/>
            <w:rPrChange w:id="14589" w:author="Airat Shigapov" w:date="2021-10-29T16:44:00Z">
              <w:rPr>
                <w:rFonts w:ascii="Times New Roman" w:eastAsia="Calibri" w:hAnsi="Times New Roman" w:cs="Times New Roman"/>
                <w:sz w:val="28"/>
                <w:szCs w:val="28"/>
                <w:shd w:val="clear" w:color="auto" w:fill="FFFFFF"/>
                <w:lang w:val="en-US"/>
              </w:rPr>
            </w:rPrChange>
          </w:rPr>
          <w:t>InfoClient.Visibility</w:t>
        </w:r>
        <w:proofErr w:type="spellEnd"/>
        <w:r w:rsidRPr="00CA1CA9">
          <w:rPr>
            <w:rFonts w:ascii="Times New Roman" w:eastAsia="Calibri" w:hAnsi="Times New Roman" w:cs="Times New Roman"/>
            <w:sz w:val="20"/>
            <w:szCs w:val="20"/>
            <w:shd w:val="clear" w:color="auto" w:fill="FFFFFF"/>
            <w:lang w:val="en-US"/>
            <w:rPrChange w:id="14590" w:author="Airat Shigapov" w:date="2021-10-29T16:44:00Z">
              <w:rPr>
                <w:rFonts w:ascii="Times New Roman" w:eastAsia="Calibri" w:hAnsi="Times New Roman" w:cs="Times New Roman"/>
                <w:sz w:val="28"/>
                <w:szCs w:val="28"/>
                <w:shd w:val="clear" w:color="auto" w:fill="FFFFFF"/>
                <w:lang w:val="en-US"/>
              </w:rPr>
            </w:rPrChange>
          </w:rPr>
          <w:t xml:space="preserve"> = </w:t>
        </w:r>
        <w:proofErr w:type="spellStart"/>
        <w:r w:rsidRPr="00CA1CA9">
          <w:rPr>
            <w:rFonts w:ascii="Times New Roman" w:eastAsia="Calibri" w:hAnsi="Times New Roman" w:cs="Times New Roman"/>
            <w:sz w:val="20"/>
            <w:szCs w:val="20"/>
            <w:shd w:val="clear" w:color="auto" w:fill="FFFFFF"/>
            <w:lang w:val="en-US"/>
            <w:rPrChange w:id="14591" w:author="Airat Shigapov" w:date="2021-10-29T16:44:00Z">
              <w:rPr>
                <w:rFonts w:ascii="Times New Roman" w:eastAsia="Calibri" w:hAnsi="Times New Roman" w:cs="Times New Roman"/>
                <w:sz w:val="28"/>
                <w:szCs w:val="28"/>
                <w:shd w:val="clear" w:color="auto" w:fill="FFFFFF"/>
                <w:lang w:val="en-US"/>
              </w:rPr>
            </w:rPrChange>
          </w:rPr>
          <w:t>Visibility.Visible</w:t>
        </w:r>
        <w:proofErr w:type="spellEnd"/>
        <w:r w:rsidRPr="00CA1CA9">
          <w:rPr>
            <w:rFonts w:ascii="Times New Roman" w:eastAsia="Calibri" w:hAnsi="Times New Roman" w:cs="Times New Roman"/>
            <w:sz w:val="20"/>
            <w:szCs w:val="20"/>
            <w:shd w:val="clear" w:color="auto" w:fill="FFFFFF"/>
            <w:lang w:val="en-US"/>
            <w:rPrChange w:id="14592" w:author="Airat Shigapov" w:date="2021-10-29T16:44:00Z">
              <w:rPr>
                <w:rFonts w:ascii="Times New Roman" w:eastAsia="Calibri" w:hAnsi="Times New Roman" w:cs="Times New Roman"/>
                <w:sz w:val="28"/>
                <w:szCs w:val="28"/>
                <w:shd w:val="clear" w:color="auto" w:fill="FFFFFF"/>
                <w:lang w:val="en-US"/>
              </w:rPr>
            </w:rPrChange>
          </w:rPr>
          <w:t>;</w:t>
        </w:r>
      </w:ins>
    </w:p>
    <w:p w14:paraId="5B5894FA" w14:textId="77777777" w:rsidR="00CC67A4" w:rsidRPr="00CA1CA9" w:rsidRDefault="00CC67A4" w:rsidP="00CC67A4">
      <w:pPr>
        <w:rPr>
          <w:ins w:id="14593" w:author="Airat Shigapov" w:date="2021-10-29T16:41:00Z"/>
          <w:rFonts w:ascii="Times New Roman" w:eastAsia="Calibri" w:hAnsi="Times New Roman" w:cs="Times New Roman"/>
          <w:sz w:val="20"/>
          <w:szCs w:val="20"/>
          <w:shd w:val="clear" w:color="auto" w:fill="FFFFFF"/>
          <w:lang w:val="en-US"/>
          <w:rPrChange w:id="14594" w:author="Airat Shigapov" w:date="2021-10-29T16:44:00Z">
            <w:rPr>
              <w:ins w:id="14595" w:author="Airat Shigapov" w:date="2021-10-29T16:41:00Z"/>
              <w:rFonts w:ascii="Times New Roman" w:eastAsia="Calibri" w:hAnsi="Times New Roman" w:cs="Times New Roman"/>
              <w:sz w:val="28"/>
              <w:szCs w:val="28"/>
              <w:shd w:val="clear" w:color="auto" w:fill="FFFFFF"/>
              <w:lang w:val="en-US"/>
            </w:rPr>
          </w:rPrChange>
        </w:rPr>
      </w:pPr>
      <w:ins w:id="14596" w:author="Airat Shigapov" w:date="2021-10-29T16:41:00Z">
        <w:r w:rsidRPr="00CA1CA9">
          <w:rPr>
            <w:rFonts w:ascii="Times New Roman" w:eastAsia="Calibri" w:hAnsi="Times New Roman" w:cs="Times New Roman"/>
            <w:sz w:val="20"/>
            <w:szCs w:val="20"/>
            <w:shd w:val="clear" w:color="auto" w:fill="FFFFFF"/>
            <w:lang w:val="en-US"/>
            <w:rPrChange w:id="14597" w:author="Airat Shigapov" w:date="2021-10-29T16:44:00Z">
              <w:rPr>
                <w:rFonts w:ascii="Times New Roman" w:eastAsia="Calibri" w:hAnsi="Times New Roman" w:cs="Times New Roman"/>
                <w:sz w:val="28"/>
                <w:szCs w:val="28"/>
                <w:shd w:val="clear" w:color="auto" w:fill="FFFFFF"/>
                <w:lang w:val="en-US"/>
              </w:rPr>
            </w:rPrChange>
          </w:rPr>
          <w:t xml:space="preserve">            </w:t>
        </w:r>
        <w:proofErr w:type="spellStart"/>
        <w:r w:rsidRPr="00CA1CA9">
          <w:rPr>
            <w:rFonts w:ascii="Times New Roman" w:eastAsia="Calibri" w:hAnsi="Times New Roman" w:cs="Times New Roman"/>
            <w:sz w:val="20"/>
            <w:szCs w:val="20"/>
            <w:shd w:val="clear" w:color="auto" w:fill="FFFFFF"/>
            <w:lang w:val="en-US"/>
            <w:rPrChange w:id="14598" w:author="Airat Shigapov" w:date="2021-10-29T16:44:00Z">
              <w:rPr>
                <w:rFonts w:ascii="Times New Roman" w:eastAsia="Calibri" w:hAnsi="Times New Roman" w:cs="Times New Roman"/>
                <w:sz w:val="28"/>
                <w:szCs w:val="28"/>
                <w:shd w:val="clear" w:color="auto" w:fill="FFFFFF"/>
                <w:lang w:val="en-US"/>
              </w:rPr>
            </w:rPrChange>
          </w:rPr>
          <w:t>UpdatePassword.Visibility</w:t>
        </w:r>
        <w:proofErr w:type="spellEnd"/>
        <w:r w:rsidRPr="00CA1CA9">
          <w:rPr>
            <w:rFonts w:ascii="Times New Roman" w:eastAsia="Calibri" w:hAnsi="Times New Roman" w:cs="Times New Roman"/>
            <w:sz w:val="20"/>
            <w:szCs w:val="20"/>
            <w:shd w:val="clear" w:color="auto" w:fill="FFFFFF"/>
            <w:lang w:val="en-US"/>
            <w:rPrChange w:id="14599" w:author="Airat Shigapov" w:date="2021-10-29T16:44:00Z">
              <w:rPr>
                <w:rFonts w:ascii="Times New Roman" w:eastAsia="Calibri" w:hAnsi="Times New Roman" w:cs="Times New Roman"/>
                <w:sz w:val="28"/>
                <w:szCs w:val="28"/>
                <w:shd w:val="clear" w:color="auto" w:fill="FFFFFF"/>
                <w:lang w:val="en-US"/>
              </w:rPr>
            </w:rPrChange>
          </w:rPr>
          <w:t xml:space="preserve"> = </w:t>
        </w:r>
        <w:proofErr w:type="spellStart"/>
        <w:r w:rsidRPr="00CA1CA9">
          <w:rPr>
            <w:rFonts w:ascii="Times New Roman" w:eastAsia="Calibri" w:hAnsi="Times New Roman" w:cs="Times New Roman"/>
            <w:sz w:val="20"/>
            <w:szCs w:val="20"/>
            <w:shd w:val="clear" w:color="auto" w:fill="FFFFFF"/>
            <w:lang w:val="en-US"/>
            <w:rPrChange w:id="14600" w:author="Airat Shigapov" w:date="2021-10-29T16:44:00Z">
              <w:rPr>
                <w:rFonts w:ascii="Times New Roman" w:eastAsia="Calibri" w:hAnsi="Times New Roman" w:cs="Times New Roman"/>
                <w:sz w:val="28"/>
                <w:szCs w:val="28"/>
                <w:shd w:val="clear" w:color="auto" w:fill="FFFFFF"/>
                <w:lang w:val="en-US"/>
              </w:rPr>
            </w:rPrChange>
          </w:rPr>
          <w:t>Visibility.Hidden</w:t>
        </w:r>
        <w:proofErr w:type="spellEnd"/>
        <w:r w:rsidRPr="00CA1CA9">
          <w:rPr>
            <w:rFonts w:ascii="Times New Roman" w:eastAsia="Calibri" w:hAnsi="Times New Roman" w:cs="Times New Roman"/>
            <w:sz w:val="20"/>
            <w:szCs w:val="20"/>
            <w:shd w:val="clear" w:color="auto" w:fill="FFFFFF"/>
            <w:lang w:val="en-US"/>
            <w:rPrChange w:id="14601" w:author="Airat Shigapov" w:date="2021-10-29T16:44:00Z">
              <w:rPr>
                <w:rFonts w:ascii="Times New Roman" w:eastAsia="Calibri" w:hAnsi="Times New Roman" w:cs="Times New Roman"/>
                <w:sz w:val="28"/>
                <w:szCs w:val="28"/>
                <w:shd w:val="clear" w:color="auto" w:fill="FFFFFF"/>
                <w:lang w:val="en-US"/>
              </w:rPr>
            </w:rPrChange>
          </w:rPr>
          <w:t>;</w:t>
        </w:r>
      </w:ins>
    </w:p>
    <w:p w14:paraId="7058322E" w14:textId="77777777" w:rsidR="00CC67A4" w:rsidRPr="00CA1CA9" w:rsidRDefault="00CC67A4" w:rsidP="00CC67A4">
      <w:pPr>
        <w:rPr>
          <w:ins w:id="14602" w:author="Airat Shigapov" w:date="2021-10-29T16:41:00Z"/>
          <w:rFonts w:ascii="Times New Roman" w:eastAsia="Calibri" w:hAnsi="Times New Roman" w:cs="Times New Roman"/>
          <w:sz w:val="20"/>
          <w:szCs w:val="20"/>
          <w:shd w:val="clear" w:color="auto" w:fill="FFFFFF"/>
          <w:lang w:val="en-US"/>
          <w:rPrChange w:id="14603" w:author="Airat Shigapov" w:date="2021-10-29T16:44:00Z">
            <w:rPr>
              <w:ins w:id="14604" w:author="Airat Shigapov" w:date="2021-10-29T16:41:00Z"/>
              <w:rFonts w:ascii="Times New Roman" w:eastAsia="Calibri" w:hAnsi="Times New Roman" w:cs="Times New Roman"/>
              <w:sz w:val="28"/>
              <w:szCs w:val="28"/>
              <w:shd w:val="clear" w:color="auto" w:fill="FFFFFF"/>
              <w:lang w:val="en-US"/>
            </w:rPr>
          </w:rPrChange>
        </w:rPr>
      </w:pPr>
      <w:ins w:id="14605" w:author="Airat Shigapov" w:date="2021-10-29T16:41:00Z">
        <w:r w:rsidRPr="00CA1CA9">
          <w:rPr>
            <w:rFonts w:ascii="Times New Roman" w:eastAsia="Calibri" w:hAnsi="Times New Roman" w:cs="Times New Roman"/>
            <w:sz w:val="20"/>
            <w:szCs w:val="20"/>
            <w:shd w:val="clear" w:color="auto" w:fill="FFFFFF"/>
            <w:lang w:val="en-US"/>
            <w:rPrChange w:id="14606" w:author="Airat Shigapov" w:date="2021-10-29T16:44:00Z">
              <w:rPr>
                <w:rFonts w:ascii="Times New Roman" w:eastAsia="Calibri" w:hAnsi="Times New Roman" w:cs="Times New Roman"/>
                <w:sz w:val="28"/>
                <w:szCs w:val="28"/>
                <w:shd w:val="clear" w:color="auto" w:fill="FFFFFF"/>
                <w:lang w:val="en-US"/>
              </w:rPr>
            </w:rPrChange>
          </w:rPr>
          <w:t xml:space="preserve">            </w:t>
        </w:r>
        <w:proofErr w:type="spellStart"/>
        <w:r w:rsidRPr="00CA1CA9">
          <w:rPr>
            <w:rFonts w:ascii="Times New Roman" w:eastAsia="Calibri" w:hAnsi="Times New Roman" w:cs="Times New Roman"/>
            <w:sz w:val="20"/>
            <w:szCs w:val="20"/>
            <w:shd w:val="clear" w:color="auto" w:fill="FFFFFF"/>
            <w:lang w:val="en-US"/>
            <w:rPrChange w:id="14607" w:author="Airat Shigapov" w:date="2021-10-29T16:44:00Z">
              <w:rPr>
                <w:rFonts w:ascii="Times New Roman" w:eastAsia="Calibri" w:hAnsi="Times New Roman" w:cs="Times New Roman"/>
                <w:sz w:val="28"/>
                <w:szCs w:val="28"/>
                <w:shd w:val="clear" w:color="auto" w:fill="FFFFFF"/>
                <w:lang w:val="en-US"/>
              </w:rPr>
            </w:rPrChange>
          </w:rPr>
          <w:t>OrderNull.Visibility</w:t>
        </w:r>
        <w:proofErr w:type="spellEnd"/>
        <w:r w:rsidRPr="00CA1CA9">
          <w:rPr>
            <w:rFonts w:ascii="Times New Roman" w:eastAsia="Calibri" w:hAnsi="Times New Roman" w:cs="Times New Roman"/>
            <w:sz w:val="20"/>
            <w:szCs w:val="20"/>
            <w:shd w:val="clear" w:color="auto" w:fill="FFFFFF"/>
            <w:lang w:val="en-US"/>
            <w:rPrChange w:id="14608" w:author="Airat Shigapov" w:date="2021-10-29T16:44:00Z">
              <w:rPr>
                <w:rFonts w:ascii="Times New Roman" w:eastAsia="Calibri" w:hAnsi="Times New Roman" w:cs="Times New Roman"/>
                <w:sz w:val="28"/>
                <w:szCs w:val="28"/>
                <w:shd w:val="clear" w:color="auto" w:fill="FFFFFF"/>
                <w:lang w:val="en-US"/>
              </w:rPr>
            </w:rPrChange>
          </w:rPr>
          <w:t xml:space="preserve"> = </w:t>
        </w:r>
        <w:proofErr w:type="spellStart"/>
        <w:r w:rsidRPr="00CA1CA9">
          <w:rPr>
            <w:rFonts w:ascii="Times New Roman" w:eastAsia="Calibri" w:hAnsi="Times New Roman" w:cs="Times New Roman"/>
            <w:sz w:val="20"/>
            <w:szCs w:val="20"/>
            <w:shd w:val="clear" w:color="auto" w:fill="FFFFFF"/>
            <w:lang w:val="en-US"/>
            <w:rPrChange w:id="14609" w:author="Airat Shigapov" w:date="2021-10-29T16:44:00Z">
              <w:rPr>
                <w:rFonts w:ascii="Times New Roman" w:eastAsia="Calibri" w:hAnsi="Times New Roman" w:cs="Times New Roman"/>
                <w:sz w:val="28"/>
                <w:szCs w:val="28"/>
                <w:shd w:val="clear" w:color="auto" w:fill="FFFFFF"/>
                <w:lang w:val="en-US"/>
              </w:rPr>
            </w:rPrChange>
          </w:rPr>
          <w:t>Visibility.Hidden</w:t>
        </w:r>
        <w:proofErr w:type="spellEnd"/>
        <w:r w:rsidRPr="00CA1CA9">
          <w:rPr>
            <w:rFonts w:ascii="Times New Roman" w:eastAsia="Calibri" w:hAnsi="Times New Roman" w:cs="Times New Roman"/>
            <w:sz w:val="20"/>
            <w:szCs w:val="20"/>
            <w:shd w:val="clear" w:color="auto" w:fill="FFFFFF"/>
            <w:lang w:val="en-US"/>
            <w:rPrChange w:id="14610" w:author="Airat Shigapov" w:date="2021-10-29T16:44:00Z">
              <w:rPr>
                <w:rFonts w:ascii="Times New Roman" w:eastAsia="Calibri" w:hAnsi="Times New Roman" w:cs="Times New Roman"/>
                <w:sz w:val="28"/>
                <w:szCs w:val="28"/>
                <w:shd w:val="clear" w:color="auto" w:fill="FFFFFF"/>
                <w:lang w:val="en-US"/>
              </w:rPr>
            </w:rPrChange>
          </w:rPr>
          <w:t>;</w:t>
        </w:r>
      </w:ins>
    </w:p>
    <w:p w14:paraId="0289F61E" w14:textId="77777777" w:rsidR="00CC67A4" w:rsidRPr="00CA1CA9" w:rsidRDefault="00CC67A4" w:rsidP="00CC67A4">
      <w:pPr>
        <w:rPr>
          <w:ins w:id="14611" w:author="Airat Shigapov" w:date="2021-10-29T16:41:00Z"/>
          <w:rFonts w:ascii="Times New Roman" w:eastAsia="Calibri" w:hAnsi="Times New Roman" w:cs="Times New Roman"/>
          <w:sz w:val="20"/>
          <w:szCs w:val="20"/>
          <w:shd w:val="clear" w:color="auto" w:fill="FFFFFF"/>
          <w:lang w:val="en-US"/>
          <w:rPrChange w:id="14612" w:author="Airat Shigapov" w:date="2021-10-29T16:44:00Z">
            <w:rPr>
              <w:ins w:id="14613" w:author="Airat Shigapov" w:date="2021-10-29T16:41:00Z"/>
              <w:rFonts w:ascii="Times New Roman" w:eastAsia="Calibri" w:hAnsi="Times New Roman" w:cs="Times New Roman"/>
              <w:sz w:val="28"/>
              <w:szCs w:val="28"/>
              <w:shd w:val="clear" w:color="auto" w:fill="FFFFFF"/>
              <w:lang w:val="en-US"/>
            </w:rPr>
          </w:rPrChange>
        </w:rPr>
      </w:pPr>
      <w:ins w:id="14614" w:author="Airat Shigapov" w:date="2021-10-29T16:41:00Z">
        <w:r w:rsidRPr="00CA1CA9">
          <w:rPr>
            <w:rFonts w:ascii="Times New Roman" w:eastAsia="Calibri" w:hAnsi="Times New Roman" w:cs="Times New Roman"/>
            <w:sz w:val="20"/>
            <w:szCs w:val="20"/>
            <w:shd w:val="clear" w:color="auto" w:fill="FFFFFF"/>
            <w:lang w:val="en-US"/>
            <w:rPrChange w:id="14615" w:author="Airat Shigapov" w:date="2021-10-29T16:44:00Z">
              <w:rPr>
                <w:rFonts w:ascii="Times New Roman" w:eastAsia="Calibri" w:hAnsi="Times New Roman" w:cs="Times New Roman"/>
                <w:sz w:val="28"/>
                <w:szCs w:val="28"/>
                <w:shd w:val="clear" w:color="auto" w:fill="FFFFFF"/>
                <w:lang w:val="en-US"/>
              </w:rPr>
            </w:rPrChange>
          </w:rPr>
          <w:t xml:space="preserve">        }</w:t>
        </w:r>
      </w:ins>
    </w:p>
    <w:p w14:paraId="01B3837E" w14:textId="77777777" w:rsidR="00CC67A4" w:rsidRPr="00CA1CA9" w:rsidRDefault="00CC67A4" w:rsidP="00CC67A4">
      <w:pPr>
        <w:rPr>
          <w:ins w:id="14616" w:author="Airat Shigapov" w:date="2021-10-29T16:41:00Z"/>
          <w:rFonts w:ascii="Times New Roman" w:eastAsia="Calibri" w:hAnsi="Times New Roman" w:cs="Times New Roman"/>
          <w:sz w:val="20"/>
          <w:szCs w:val="20"/>
          <w:shd w:val="clear" w:color="auto" w:fill="FFFFFF"/>
          <w:lang w:val="en-US"/>
          <w:rPrChange w:id="14617" w:author="Airat Shigapov" w:date="2021-10-29T16:44:00Z">
            <w:rPr>
              <w:ins w:id="14618" w:author="Airat Shigapov" w:date="2021-10-29T16:41:00Z"/>
              <w:rFonts w:ascii="Times New Roman" w:eastAsia="Calibri" w:hAnsi="Times New Roman" w:cs="Times New Roman"/>
              <w:sz w:val="28"/>
              <w:szCs w:val="28"/>
              <w:shd w:val="clear" w:color="auto" w:fill="FFFFFF"/>
              <w:lang w:val="en-US"/>
            </w:rPr>
          </w:rPrChange>
        </w:rPr>
      </w:pPr>
    </w:p>
    <w:p w14:paraId="5EC81ACB" w14:textId="77777777" w:rsidR="00CC67A4" w:rsidRPr="00CA1CA9" w:rsidRDefault="00CC67A4" w:rsidP="00CC67A4">
      <w:pPr>
        <w:rPr>
          <w:ins w:id="14619" w:author="Airat Shigapov" w:date="2021-10-29T16:41:00Z"/>
          <w:rFonts w:ascii="Times New Roman" w:eastAsia="Calibri" w:hAnsi="Times New Roman" w:cs="Times New Roman"/>
          <w:sz w:val="20"/>
          <w:szCs w:val="20"/>
          <w:shd w:val="clear" w:color="auto" w:fill="FFFFFF"/>
          <w:lang w:val="en-US"/>
          <w:rPrChange w:id="14620" w:author="Airat Shigapov" w:date="2021-10-29T16:44:00Z">
            <w:rPr>
              <w:ins w:id="14621" w:author="Airat Shigapov" w:date="2021-10-29T16:41:00Z"/>
              <w:rFonts w:ascii="Times New Roman" w:eastAsia="Calibri" w:hAnsi="Times New Roman" w:cs="Times New Roman"/>
              <w:sz w:val="28"/>
              <w:szCs w:val="28"/>
              <w:shd w:val="clear" w:color="auto" w:fill="FFFFFF"/>
              <w:lang w:val="en-US"/>
            </w:rPr>
          </w:rPrChange>
        </w:rPr>
      </w:pPr>
      <w:ins w:id="14622" w:author="Airat Shigapov" w:date="2021-10-29T16:41:00Z">
        <w:r w:rsidRPr="00CA1CA9">
          <w:rPr>
            <w:rFonts w:ascii="Times New Roman" w:eastAsia="Calibri" w:hAnsi="Times New Roman" w:cs="Times New Roman"/>
            <w:sz w:val="20"/>
            <w:szCs w:val="20"/>
            <w:shd w:val="clear" w:color="auto" w:fill="FFFFFF"/>
            <w:lang w:val="en-US"/>
            <w:rPrChange w:id="14623" w:author="Airat Shigapov" w:date="2021-10-29T16:44:00Z">
              <w:rPr>
                <w:rFonts w:ascii="Times New Roman" w:eastAsia="Calibri" w:hAnsi="Times New Roman" w:cs="Times New Roman"/>
                <w:sz w:val="28"/>
                <w:szCs w:val="28"/>
                <w:shd w:val="clear" w:color="auto" w:fill="FFFFFF"/>
                <w:lang w:val="en-US"/>
              </w:rPr>
            </w:rPrChange>
          </w:rPr>
          <w:t xml:space="preserve">        private void </w:t>
        </w:r>
        <w:proofErr w:type="spellStart"/>
        <w:r w:rsidRPr="00CA1CA9">
          <w:rPr>
            <w:rFonts w:ascii="Times New Roman" w:eastAsia="Calibri" w:hAnsi="Times New Roman" w:cs="Times New Roman"/>
            <w:sz w:val="20"/>
            <w:szCs w:val="20"/>
            <w:shd w:val="clear" w:color="auto" w:fill="FFFFFF"/>
            <w:lang w:val="en-US"/>
            <w:rPrChange w:id="14624" w:author="Airat Shigapov" w:date="2021-10-29T16:44:00Z">
              <w:rPr>
                <w:rFonts w:ascii="Times New Roman" w:eastAsia="Calibri" w:hAnsi="Times New Roman" w:cs="Times New Roman"/>
                <w:sz w:val="28"/>
                <w:szCs w:val="28"/>
                <w:shd w:val="clear" w:color="auto" w:fill="FFFFFF"/>
                <w:lang w:val="en-US"/>
              </w:rPr>
            </w:rPrChange>
          </w:rPr>
          <w:t>Order_</w:t>
        </w:r>
        <w:proofErr w:type="gramStart"/>
        <w:r w:rsidRPr="00CA1CA9">
          <w:rPr>
            <w:rFonts w:ascii="Times New Roman" w:eastAsia="Calibri" w:hAnsi="Times New Roman" w:cs="Times New Roman"/>
            <w:sz w:val="20"/>
            <w:szCs w:val="20"/>
            <w:shd w:val="clear" w:color="auto" w:fill="FFFFFF"/>
            <w:lang w:val="en-US"/>
            <w:rPrChange w:id="14625" w:author="Airat Shigapov" w:date="2021-10-29T16:44:00Z">
              <w:rPr>
                <w:rFonts w:ascii="Times New Roman" w:eastAsia="Calibri" w:hAnsi="Times New Roman" w:cs="Times New Roman"/>
                <w:sz w:val="28"/>
                <w:szCs w:val="28"/>
                <w:shd w:val="clear" w:color="auto" w:fill="FFFFFF"/>
                <w:lang w:val="en-US"/>
              </w:rPr>
            </w:rPrChange>
          </w:rPr>
          <w:t>Visible</w:t>
        </w:r>
        <w:proofErr w:type="spellEnd"/>
        <w:r w:rsidRPr="00CA1CA9">
          <w:rPr>
            <w:rFonts w:ascii="Times New Roman" w:eastAsia="Calibri" w:hAnsi="Times New Roman" w:cs="Times New Roman"/>
            <w:sz w:val="20"/>
            <w:szCs w:val="20"/>
            <w:shd w:val="clear" w:color="auto" w:fill="FFFFFF"/>
            <w:lang w:val="en-US"/>
            <w:rPrChange w:id="14626" w:author="Airat Shigapov" w:date="2021-10-29T16:44:00Z">
              <w:rPr>
                <w:rFonts w:ascii="Times New Roman" w:eastAsia="Calibri" w:hAnsi="Times New Roman" w:cs="Times New Roman"/>
                <w:sz w:val="28"/>
                <w:szCs w:val="28"/>
                <w:shd w:val="clear" w:color="auto" w:fill="FFFFFF"/>
                <w:lang w:val="en-US"/>
              </w:rPr>
            </w:rPrChange>
          </w:rPr>
          <w:t>(</w:t>
        </w:r>
        <w:proofErr w:type="gramEnd"/>
        <w:r w:rsidRPr="00CA1CA9">
          <w:rPr>
            <w:rFonts w:ascii="Times New Roman" w:eastAsia="Calibri" w:hAnsi="Times New Roman" w:cs="Times New Roman"/>
            <w:sz w:val="20"/>
            <w:szCs w:val="20"/>
            <w:shd w:val="clear" w:color="auto" w:fill="FFFFFF"/>
            <w:lang w:val="en-US"/>
            <w:rPrChange w:id="14627" w:author="Airat Shigapov" w:date="2021-10-29T16:44:00Z">
              <w:rPr>
                <w:rFonts w:ascii="Times New Roman" w:eastAsia="Calibri" w:hAnsi="Times New Roman" w:cs="Times New Roman"/>
                <w:sz w:val="28"/>
                <w:szCs w:val="28"/>
                <w:shd w:val="clear" w:color="auto" w:fill="FFFFFF"/>
                <w:lang w:val="en-US"/>
              </w:rPr>
            </w:rPrChange>
          </w:rPr>
          <w:t xml:space="preserve">object sender, </w:t>
        </w:r>
        <w:proofErr w:type="spellStart"/>
        <w:r w:rsidRPr="00CA1CA9">
          <w:rPr>
            <w:rFonts w:ascii="Times New Roman" w:eastAsia="Calibri" w:hAnsi="Times New Roman" w:cs="Times New Roman"/>
            <w:sz w:val="20"/>
            <w:szCs w:val="20"/>
            <w:shd w:val="clear" w:color="auto" w:fill="FFFFFF"/>
            <w:lang w:val="en-US"/>
            <w:rPrChange w:id="14628" w:author="Airat Shigapov" w:date="2021-10-29T16:44:00Z">
              <w:rPr>
                <w:rFonts w:ascii="Times New Roman" w:eastAsia="Calibri" w:hAnsi="Times New Roman" w:cs="Times New Roman"/>
                <w:sz w:val="28"/>
                <w:szCs w:val="28"/>
                <w:shd w:val="clear" w:color="auto" w:fill="FFFFFF"/>
                <w:lang w:val="en-US"/>
              </w:rPr>
            </w:rPrChange>
          </w:rPr>
          <w:t>MouseButtonEventArgs</w:t>
        </w:r>
        <w:proofErr w:type="spellEnd"/>
        <w:r w:rsidRPr="00CA1CA9">
          <w:rPr>
            <w:rFonts w:ascii="Times New Roman" w:eastAsia="Calibri" w:hAnsi="Times New Roman" w:cs="Times New Roman"/>
            <w:sz w:val="20"/>
            <w:szCs w:val="20"/>
            <w:shd w:val="clear" w:color="auto" w:fill="FFFFFF"/>
            <w:lang w:val="en-US"/>
            <w:rPrChange w:id="14629" w:author="Airat Shigapov" w:date="2021-10-29T16:44:00Z">
              <w:rPr>
                <w:rFonts w:ascii="Times New Roman" w:eastAsia="Calibri" w:hAnsi="Times New Roman" w:cs="Times New Roman"/>
                <w:sz w:val="28"/>
                <w:szCs w:val="28"/>
                <w:shd w:val="clear" w:color="auto" w:fill="FFFFFF"/>
                <w:lang w:val="en-US"/>
              </w:rPr>
            </w:rPrChange>
          </w:rPr>
          <w:t xml:space="preserve"> e)</w:t>
        </w:r>
      </w:ins>
    </w:p>
    <w:p w14:paraId="3DB8BA0E" w14:textId="77777777" w:rsidR="00CC67A4" w:rsidRPr="00CA1CA9" w:rsidRDefault="00CC67A4" w:rsidP="00CC67A4">
      <w:pPr>
        <w:rPr>
          <w:ins w:id="14630" w:author="Airat Shigapov" w:date="2021-10-29T16:41:00Z"/>
          <w:rFonts w:ascii="Times New Roman" w:eastAsia="Calibri" w:hAnsi="Times New Roman" w:cs="Times New Roman"/>
          <w:sz w:val="20"/>
          <w:szCs w:val="20"/>
          <w:shd w:val="clear" w:color="auto" w:fill="FFFFFF"/>
          <w:lang w:val="en-US"/>
          <w:rPrChange w:id="14631" w:author="Airat Shigapov" w:date="2021-10-29T16:44:00Z">
            <w:rPr>
              <w:ins w:id="14632" w:author="Airat Shigapov" w:date="2021-10-29T16:41:00Z"/>
              <w:rFonts w:ascii="Times New Roman" w:eastAsia="Calibri" w:hAnsi="Times New Roman" w:cs="Times New Roman"/>
              <w:sz w:val="28"/>
              <w:szCs w:val="28"/>
              <w:shd w:val="clear" w:color="auto" w:fill="FFFFFF"/>
              <w:lang w:val="en-US"/>
            </w:rPr>
          </w:rPrChange>
        </w:rPr>
      </w:pPr>
      <w:ins w:id="14633" w:author="Airat Shigapov" w:date="2021-10-29T16:41:00Z">
        <w:r w:rsidRPr="00CA1CA9">
          <w:rPr>
            <w:rFonts w:ascii="Times New Roman" w:eastAsia="Calibri" w:hAnsi="Times New Roman" w:cs="Times New Roman"/>
            <w:sz w:val="20"/>
            <w:szCs w:val="20"/>
            <w:shd w:val="clear" w:color="auto" w:fill="FFFFFF"/>
            <w:lang w:val="en-US"/>
            <w:rPrChange w:id="14634" w:author="Airat Shigapov" w:date="2021-10-29T16:44:00Z">
              <w:rPr>
                <w:rFonts w:ascii="Times New Roman" w:eastAsia="Calibri" w:hAnsi="Times New Roman" w:cs="Times New Roman"/>
                <w:sz w:val="28"/>
                <w:szCs w:val="28"/>
                <w:shd w:val="clear" w:color="auto" w:fill="FFFFFF"/>
                <w:lang w:val="en-US"/>
              </w:rPr>
            </w:rPrChange>
          </w:rPr>
          <w:t xml:space="preserve">        {</w:t>
        </w:r>
      </w:ins>
    </w:p>
    <w:p w14:paraId="72C674E3" w14:textId="77777777" w:rsidR="00CC67A4" w:rsidRPr="00CA1CA9" w:rsidRDefault="00CC67A4" w:rsidP="00CC67A4">
      <w:pPr>
        <w:rPr>
          <w:ins w:id="14635" w:author="Airat Shigapov" w:date="2021-10-29T16:41:00Z"/>
          <w:rFonts w:ascii="Times New Roman" w:eastAsia="Calibri" w:hAnsi="Times New Roman" w:cs="Times New Roman"/>
          <w:sz w:val="20"/>
          <w:szCs w:val="20"/>
          <w:shd w:val="clear" w:color="auto" w:fill="FFFFFF"/>
          <w:lang w:val="en-US"/>
          <w:rPrChange w:id="14636" w:author="Airat Shigapov" w:date="2021-10-29T16:44:00Z">
            <w:rPr>
              <w:ins w:id="14637" w:author="Airat Shigapov" w:date="2021-10-29T16:41:00Z"/>
              <w:rFonts w:ascii="Times New Roman" w:eastAsia="Calibri" w:hAnsi="Times New Roman" w:cs="Times New Roman"/>
              <w:sz w:val="28"/>
              <w:szCs w:val="28"/>
              <w:shd w:val="clear" w:color="auto" w:fill="FFFFFF"/>
              <w:lang w:val="en-US"/>
            </w:rPr>
          </w:rPrChange>
        </w:rPr>
      </w:pPr>
      <w:ins w:id="14638" w:author="Airat Shigapov" w:date="2021-10-29T16:41:00Z">
        <w:r w:rsidRPr="00CA1CA9">
          <w:rPr>
            <w:rFonts w:ascii="Times New Roman" w:eastAsia="Calibri" w:hAnsi="Times New Roman" w:cs="Times New Roman"/>
            <w:sz w:val="20"/>
            <w:szCs w:val="20"/>
            <w:shd w:val="clear" w:color="auto" w:fill="FFFFFF"/>
            <w:lang w:val="en-US"/>
            <w:rPrChange w:id="14639" w:author="Airat Shigapov" w:date="2021-10-29T16:44:00Z">
              <w:rPr>
                <w:rFonts w:ascii="Times New Roman" w:eastAsia="Calibri" w:hAnsi="Times New Roman" w:cs="Times New Roman"/>
                <w:sz w:val="28"/>
                <w:szCs w:val="28"/>
                <w:shd w:val="clear" w:color="auto" w:fill="FFFFFF"/>
                <w:lang w:val="en-US"/>
              </w:rPr>
            </w:rPrChange>
          </w:rPr>
          <w:t xml:space="preserve">            </w:t>
        </w:r>
        <w:proofErr w:type="spellStart"/>
        <w:r w:rsidRPr="00CA1CA9">
          <w:rPr>
            <w:rFonts w:ascii="Times New Roman" w:eastAsia="Calibri" w:hAnsi="Times New Roman" w:cs="Times New Roman"/>
            <w:sz w:val="20"/>
            <w:szCs w:val="20"/>
            <w:shd w:val="clear" w:color="auto" w:fill="FFFFFF"/>
            <w:lang w:val="en-US"/>
            <w:rPrChange w:id="14640" w:author="Airat Shigapov" w:date="2021-10-29T16:44:00Z">
              <w:rPr>
                <w:rFonts w:ascii="Times New Roman" w:eastAsia="Calibri" w:hAnsi="Times New Roman" w:cs="Times New Roman"/>
                <w:sz w:val="28"/>
                <w:szCs w:val="28"/>
                <w:shd w:val="clear" w:color="auto" w:fill="FFFFFF"/>
                <w:lang w:val="en-US"/>
              </w:rPr>
            </w:rPrChange>
          </w:rPr>
          <w:t>Cart.Visibility</w:t>
        </w:r>
        <w:proofErr w:type="spellEnd"/>
        <w:r w:rsidRPr="00CA1CA9">
          <w:rPr>
            <w:rFonts w:ascii="Times New Roman" w:eastAsia="Calibri" w:hAnsi="Times New Roman" w:cs="Times New Roman"/>
            <w:sz w:val="20"/>
            <w:szCs w:val="20"/>
            <w:shd w:val="clear" w:color="auto" w:fill="FFFFFF"/>
            <w:lang w:val="en-US"/>
            <w:rPrChange w:id="14641" w:author="Airat Shigapov" w:date="2021-10-29T16:44:00Z">
              <w:rPr>
                <w:rFonts w:ascii="Times New Roman" w:eastAsia="Calibri" w:hAnsi="Times New Roman" w:cs="Times New Roman"/>
                <w:sz w:val="28"/>
                <w:szCs w:val="28"/>
                <w:shd w:val="clear" w:color="auto" w:fill="FFFFFF"/>
                <w:lang w:val="en-US"/>
              </w:rPr>
            </w:rPrChange>
          </w:rPr>
          <w:t xml:space="preserve"> = </w:t>
        </w:r>
        <w:proofErr w:type="spellStart"/>
        <w:r w:rsidRPr="00CA1CA9">
          <w:rPr>
            <w:rFonts w:ascii="Times New Roman" w:eastAsia="Calibri" w:hAnsi="Times New Roman" w:cs="Times New Roman"/>
            <w:sz w:val="20"/>
            <w:szCs w:val="20"/>
            <w:shd w:val="clear" w:color="auto" w:fill="FFFFFF"/>
            <w:lang w:val="en-US"/>
            <w:rPrChange w:id="14642" w:author="Airat Shigapov" w:date="2021-10-29T16:44:00Z">
              <w:rPr>
                <w:rFonts w:ascii="Times New Roman" w:eastAsia="Calibri" w:hAnsi="Times New Roman" w:cs="Times New Roman"/>
                <w:sz w:val="28"/>
                <w:szCs w:val="28"/>
                <w:shd w:val="clear" w:color="auto" w:fill="FFFFFF"/>
                <w:lang w:val="en-US"/>
              </w:rPr>
            </w:rPrChange>
          </w:rPr>
          <w:t>Visibility.Hidden</w:t>
        </w:r>
        <w:proofErr w:type="spellEnd"/>
        <w:r w:rsidRPr="00CA1CA9">
          <w:rPr>
            <w:rFonts w:ascii="Times New Roman" w:eastAsia="Calibri" w:hAnsi="Times New Roman" w:cs="Times New Roman"/>
            <w:sz w:val="20"/>
            <w:szCs w:val="20"/>
            <w:shd w:val="clear" w:color="auto" w:fill="FFFFFF"/>
            <w:lang w:val="en-US"/>
            <w:rPrChange w:id="14643" w:author="Airat Shigapov" w:date="2021-10-29T16:44:00Z">
              <w:rPr>
                <w:rFonts w:ascii="Times New Roman" w:eastAsia="Calibri" w:hAnsi="Times New Roman" w:cs="Times New Roman"/>
                <w:sz w:val="28"/>
                <w:szCs w:val="28"/>
                <w:shd w:val="clear" w:color="auto" w:fill="FFFFFF"/>
                <w:lang w:val="en-US"/>
              </w:rPr>
            </w:rPrChange>
          </w:rPr>
          <w:t xml:space="preserve">;       </w:t>
        </w:r>
      </w:ins>
    </w:p>
    <w:p w14:paraId="427F2572" w14:textId="77777777" w:rsidR="00CC67A4" w:rsidRPr="00CA1CA9" w:rsidRDefault="00CC67A4" w:rsidP="00CC67A4">
      <w:pPr>
        <w:rPr>
          <w:ins w:id="14644" w:author="Airat Shigapov" w:date="2021-10-29T16:41:00Z"/>
          <w:rFonts w:ascii="Times New Roman" w:eastAsia="Calibri" w:hAnsi="Times New Roman" w:cs="Times New Roman"/>
          <w:sz w:val="20"/>
          <w:szCs w:val="20"/>
          <w:shd w:val="clear" w:color="auto" w:fill="FFFFFF"/>
          <w:lang w:val="en-US"/>
          <w:rPrChange w:id="14645" w:author="Airat Shigapov" w:date="2021-10-29T16:44:00Z">
            <w:rPr>
              <w:ins w:id="14646" w:author="Airat Shigapov" w:date="2021-10-29T16:41:00Z"/>
              <w:rFonts w:ascii="Times New Roman" w:eastAsia="Calibri" w:hAnsi="Times New Roman" w:cs="Times New Roman"/>
              <w:sz w:val="28"/>
              <w:szCs w:val="28"/>
              <w:shd w:val="clear" w:color="auto" w:fill="FFFFFF"/>
              <w:lang w:val="en-US"/>
            </w:rPr>
          </w:rPrChange>
        </w:rPr>
      </w:pPr>
      <w:ins w:id="14647" w:author="Airat Shigapov" w:date="2021-10-29T16:41:00Z">
        <w:r w:rsidRPr="00CA1CA9">
          <w:rPr>
            <w:rFonts w:ascii="Times New Roman" w:eastAsia="Calibri" w:hAnsi="Times New Roman" w:cs="Times New Roman"/>
            <w:sz w:val="20"/>
            <w:szCs w:val="20"/>
            <w:shd w:val="clear" w:color="auto" w:fill="FFFFFF"/>
            <w:lang w:val="en-US"/>
            <w:rPrChange w:id="14648" w:author="Airat Shigapov" w:date="2021-10-29T16:44:00Z">
              <w:rPr>
                <w:rFonts w:ascii="Times New Roman" w:eastAsia="Calibri" w:hAnsi="Times New Roman" w:cs="Times New Roman"/>
                <w:sz w:val="28"/>
                <w:szCs w:val="28"/>
                <w:shd w:val="clear" w:color="auto" w:fill="FFFFFF"/>
                <w:lang w:val="en-US"/>
              </w:rPr>
            </w:rPrChange>
          </w:rPr>
          <w:t xml:space="preserve">            </w:t>
        </w:r>
        <w:proofErr w:type="spellStart"/>
        <w:r w:rsidRPr="00CA1CA9">
          <w:rPr>
            <w:rFonts w:ascii="Times New Roman" w:eastAsia="Calibri" w:hAnsi="Times New Roman" w:cs="Times New Roman"/>
            <w:sz w:val="20"/>
            <w:szCs w:val="20"/>
            <w:shd w:val="clear" w:color="auto" w:fill="FFFFFF"/>
            <w:lang w:val="en-US"/>
            <w:rPrChange w:id="14649" w:author="Airat Shigapov" w:date="2021-10-29T16:44:00Z">
              <w:rPr>
                <w:rFonts w:ascii="Times New Roman" w:eastAsia="Calibri" w:hAnsi="Times New Roman" w:cs="Times New Roman"/>
                <w:sz w:val="28"/>
                <w:szCs w:val="28"/>
                <w:shd w:val="clear" w:color="auto" w:fill="FFFFFF"/>
                <w:lang w:val="en-US"/>
              </w:rPr>
            </w:rPrChange>
          </w:rPr>
          <w:t>InfoClient.Visibility</w:t>
        </w:r>
        <w:proofErr w:type="spellEnd"/>
        <w:r w:rsidRPr="00CA1CA9">
          <w:rPr>
            <w:rFonts w:ascii="Times New Roman" w:eastAsia="Calibri" w:hAnsi="Times New Roman" w:cs="Times New Roman"/>
            <w:sz w:val="20"/>
            <w:szCs w:val="20"/>
            <w:shd w:val="clear" w:color="auto" w:fill="FFFFFF"/>
            <w:lang w:val="en-US"/>
            <w:rPrChange w:id="14650" w:author="Airat Shigapov" w:date="2021-10-29T16:44:00Z">
              <w:rPr>
                <w:rFonts w:ascii="Times New Roman" w:eastAsia="Calibri" w:hAnsi="Times New Roman" w:cs="Times New Roman"/>
                <w:sz w:val="28"/>
                <w:szCs w:val="28"/>
                <w:shd w:val="clear" w:color="auto" w:fill="FFFFFF"/>
                <w:lang w:val="en-US"/>
              </w:rPr>
            </w:rPrChange>
          </w:rPr>
          <w:t xml:space="preserve"> = </w:t>
        </w:r>
        <w:proofErr w:type="spellStart"/>
        <w:r w:rsidRPr="00CA1CA9">
          <w:rPr>
            <w:rFonts w:ascii="Times New Roman" w:eastAsia="Calibri" w:hAnsi="Times New Roman" w:cs="Times New Roman"/>
            <w:sz w:val="20"/>
            <w:szCs w:val="20"/>
            <w:shd w:val="clear" w:color="auto" w:fill="FFFFFF"/>
            <w:lang w:val="en-US"/>
            <w:rPrChange w:id="14651" w:author="Airat Shigapov" w:date="2021-10-29T16:44:00Z">
              <w:rPr>
                <w:rFonts w:ascii="Times New Roman" w:eastAsia="Calibri" w:hAnsi="Times New Roman" w:cs="Times New Roman"/>
                <w:sz w:val="28"/>
                <w:szCs w:val="28"/>
                <w:shd w:val="clear" w:color="auto" w:fill="FFFFFF"/>
                <w:lang w:val="en-US"/>
              </w:rPr>
            </w:rPrChange>
          </w:rPr>
          <w:t>Visibility.Hidden</w:t>
        </w:r>
        <w:proofErr w:type="spellEnd"/>
        <w:r w:rsidRPr="00CA1CA9">
          <w:rPr>
            <w:rFonts w:ascii="Times New Roman" w:eastAsia="Calibri" w:hAnsi="Times New Roman" w:cs="Times New Roman"/>
            <w:sz w:val="20"/>
            <w:szCs w:val="20"/>
            <w:shd w:val="clear" w:color="auto" w:fill="FFFFFF"/>
            <w:lang w:val="en-US"/>
            <w:rPrChange w:id="14652" w:author="Airat Shigapov" w:date="2021-10-29T16:44:00Z">
              <w:rPr>
                <w:rFonts w:ascii="Times New Roman" w:eastAsia="Calibri" w:hAnsi="Times New Roman" w:cs="Times New Roman"/>
                <w:sz w:val="28"/>
                <w:szCs w:val="28"/>
                <w:shd w:val="clear" w:color="auto" w:fill="FFFFFF"/>
                <w:lang w:val="en-US"/>
              </w:rPr>
            </w:rPrChange>
          </w:rPr>
          <w:t>;</w:t>
        </w:r>
      </w:ins>
    </w:p>
    <w:p w14:paraId="22CC5F5B" w14:textId="77777777" w:rsidR="00CC67A4" w:rsidRPr="00CA1CA9" w:rsidRDefault="00CC67A4" w:rsidP="00CC67A4">
      <w:pPr>
        <w:rPr>
          <w:ins w:id="14653" w:author="Airat Shigapov" w:date="2021-10-29T16:41:00Z"/>
          <w:rFonts w:ascii="Times New Roman" w:eastAsia="Calibri" w:hAnsi="Times New Roman" w:cs="Times New Roman"/>
          <w:sz w:val="20"/>
          <w:szCs w:val="20"/>
          <w:shd w:val="clear" w:color="auto" w:fill="FFFFFF"/>
          <w:lang w:val="en-US"/>
          <w:rPrChange w:id="14654" w:author="Airat Shigapov" w:date="2021-10-29T16:44:00Z">
            <w:rPr>
              <w:ins w:id="14655" w:author="Airat Shigapov" w:date="2021-10-29T16:41:00Z"/>
              <w:rFonts w:ascii="Times New Roman" w:eastAsia="Calibri" w:hAnsi="Times New Roman" w:cs="Times New Roman"/>
              <w:sz w:val="28"/>
              <w:szCs w:val="28"/>
              <w:shd w:val="clear" w:color="auto" w:fill="FFFFFF"/>
              <w:lang w:val="en-US"/>
            </w:rPr>
          </w:rPrChange>
        </w:rPr>
      </w:pPr>
      <w:ins w:id="14656" w:author="Airat Shigapov" w:date="2021-10-29T16:41:00Z">
        <w:r w:rsidRPr="00CA1CA9">
          <w:rPr>
            <w:rFonts w:ascii="Times New Roman" w:eastAsia="Calibri" w:hAnsi="Times New Roman" w:cs="Times New Roman"/>
            <w:sz w:val="20"/>
            <w:szCs w:val="20"/>
            <w:shd w:val="clear" w:color="auto" w:fill="FFFFFF"/>
            <w:lang w:val="en-US"/>
            <w:rPrChange w:id="14657" w:author="Airat Shigapov" w:date="2021-10-29T16:44:00Z">
              <w:rPr>
                <w:rFonts w:ascii="Times New Roman" w:eastAsia="Calibri" w:hAnsi="Times New Roman" w:cs="Times New Roman"/>
                <w:sz w:val="28"/>
                <w:szCs w:val="28"/>
                <w:shd w:val="clear" w:color="auto" w:fill="FFFFFF"/>
                <w:lang w:val="en-US"/>
              </w:rPr>
            </w:rPrChange>
          </w:rPr>
          <w:t xml:space="preserve">            </w:t>
        </w:r>
        <w:proofErr w:type="spellStart"/>
        <w:r w:rsidRPr="00CA1CA9">
          <w:rPr>
            <w:rFonts w:ascii="Times New Roman" w:eastAsia="Calibri" w:hAnsi="Times New Roman" w:cs="Times New Roman"/>
            <w:sz w:val="20"/>
            <w:szCs w:val="20"/>
            <w:shd w:val="clear" w:color="auto" w:fill="FFFFFF"/>
            <w:lang w:val="en-US"/>
            <w:rPrChange w:id="14658" w:author="Airat Shigapov" w:date="2021-10-29T16:44:00Z">
              <w:rPr>
                <w:rFonts w:ascii="Times New Roman" w:eastAsia="Calibri" w:hAnsi="Times New Roman" w:cs="Times New Roman"/>
                <w:sz w:val="28"/>
                <w:szCs w:val="28"/>
                <w:shd w:val="clear" w:color="auto" w:fill="FFFFFF"/>
                <w:lang w:val="en-US"/>
              </w:rPr>
            </w:rPrChange>
          </w:rPr>
          <w:t>UpdatePassword.Visibility</w:t>
        </w:r>
        <w:proofErr w:type="spellEnd"/>
        <w:r w:rsidRPr="00CA1CA9">
          <w:rPr>
            <w:rFonts w:ascii="Times New Roman" w:eastAsia="Calibri" w:hAnsi="Times New Roman" w:cs="Times New Roman"/>
            <w:sz w:val="20"/>
            <w:szCs w:val="20"/>
            <w:shd w:val="clear" w:color="auto" w:fill="FFFFFF"/>
            <w:lang w:val="en-US"/>
            <w:rPrChange w:id="14659" w:author="Airat Shigapov" w:date="2021-10-29T16:44:00Z">
              <w:rPr>
                <w:rFonts w:ascii="Times New Roman" w:eastAsia="Calibri" w:hAnsi="Times New Roman" w:cs="Times New Roman"/>
                <w:sz w:val="28"/>
                <w:szCs w:val="28"/>
                <w:shd w:val="clear" w:color="auto" w:fill="FFFFFF"/>
                <w:lang w:val="en-US"/>
              </w:rPr>
            </w:rPrChange>
          </w:rPr>
          <w:t xml:space="preserve"> = </w:t>
        </w:r>
        <w:proofErr w:type="spellStart"/>
        <w:r w:rsidRPr="00CA1CA9">
          <w:rPr>
            <w:rFonts w:ascii="Times New Roman" w:eastAsia="Calibri" w:hAnsi="Times New Roman" w:cs="Times New Roman"/>
            <w:sz w:val="20"/>
            <w:szCs w:val="20"/>
            <w:shd w:val="clear" w:color="auto" w:fill="FFFFFF"/>
            <w:lang w:val="en-US"/>
            <w:rPrChange w:id="14660" w:author="Airat Shigapov" w:date="2021-10-29T16:44:00Z">
              <w:rPr>
                <w:rFonts w:ascii="Times New Roman" w:eastAsia="Calibri" w:hAnsi="Times New Roman" w:cs="Times New Roman"/>
                <w:sz w:val="28"/>
                <w:szCs w:val="28"/>
                <w:shd w:val="clear" w:color="auto" w:fill="FFFFFF"/>
                <w:lang w:val="en-US"/>
              </w:rPr>
            </w:rPrChange>
          </w:rPr>
          <w:t>Visibility.Hidden</w:t>
        </w:r>
        <w:proofErr w:type="spellEnd"/>
        <w:r w:rsidRPr="00CA1CA9">
          <w:rPr>
            <w:rFonts w:ascii="Times New Roman" w:eastAsia="Calibri" w:hAnsi="Times New Roman" w:cs="Times New Roman"/>
            <w:sz w:val="20"/>
            <w:szCs w:val="20"/>
            <w:shd w:val="clear" w:color="auto" w:fill="FFFFFF"/>
            <w:lang w:val="en-US"/>
            <w:rPrChange w:id="14661" w:author="Airat Shigapov" w:date="2021-10-29T16:44:00Z">
              <w:rPr>
                <w:rFonts w:ascii="Times New Roman" w:eastAsia="Calibri" w:hAnsi="Times New Roman" w:cs="Times New Roman"/>
                <w:sz w:val="28"/>
                <w:szCs w:val="28"/>
                <w:shd w:val="clear" w:color="auto" w:fill="FFFFFF"/>
                <w:lang w:val="en-US"/>
              </w:rPr>
            </w:rPrChange>
          </w:rPr>
          <w:t>;</w:t>
        </w:r>
      </w:ins>
    </w:p>
    <w:p w14:paraId="1572F0D7" w14:textId="77777777" w:rsidR="00CC67A4" w:rsidRPr="00CA1CA9" w:rsidRDefault="00CC67A4" w:rsidP="00CC67A4">
      <w:pPr>
        <w:rPr>
          <w:ins w:id="14662" w:author="Airat Shigapov" w:date="2021-10-29T16:41:00Z"/>
          <w:rFonts w:ascii="Times New Roman" w:eastAsia="Calibri" w:hAnsi="Times New Roman" w:cs="Times New Roman"/>
          <w:sz w:val="20"/>
          <w:szCs w:val="20"/>
          <w:shd w:val="clear" w:color="auto" w:fill="FFFFFF"/>
          <w:lang w:val="en-US"/>
          <w:rPrChange w:id="14663" w:author="Airat Shigapov" w:date="2021-10-29T16:44:00Z">
            <w:rPr>
              <w:ins w:id="14664" w:author="Airat Shigapov" w:date="2021-10-29T16:41:00Z"/>
              <w:rFonts w:ascii="Times New Roman" w:eastAsia="Calibri" w:hAnsi="Times New Roman" w:cs="Times New Roman"/>
              <w:sz w:val="28"/>
              <w:szCs w:val="28"/>
              <w:shd w:val="clear" w:color="auto" w:fill="FFFFFF"/>
              <w:lang w:val="en-US"/>
            </w:rPr>
          </w:rPrChange>
        </w:rPr>
      </w:pPr>
      <w:ins w:id="14665" w:author="Airat Shigapov" w:date="2021-10-29T16:41:00Z">
        <w:r w:rsidRPr="00CA1CA9">
          <w:rPr>
            <w:rFonts w:ascii="Times New Roman" w:eastAsia="Calibri" w:hAnsi="Times New Roman" w:cs="Times New Roman"/>
            <w:sz w:val="20"/>
            <w:szCs w:val="20"/>
            <w:shd w:val="clear" w:color="auto" w:fill="FFFFFF"/>
            <w:lang w:val="en-US"/>
            <w:rPrChange w:id="14666" w:author="Airat Shigapov" w:date="2021-10-29T16:44:00Z">
              <w:rPr>
                <w:rFonts w:ascii="Times New Roman" w:eastAsia="Calibri" w:hAnsi="Times New Roman" w:cs="Times New Roman"/>
                <w:sz w:val="28"/>
                <w:szCs w:val="28"/>
                <w:shd w:val="clear" w:color="auto" w:fill="FFFFFF"/>
                <w:lang w:val="en-US"/>
              </w:rPr>
            </w:rPrChange>
          </w:rPr>
          <w:t xml:space="preserve">            </w:t>
        </w:r>
        <w:proofErr w:type="spellStart"/>
        <w:r w:rsidRPr="00CA1CA9">
          <w:rPr>
            <w:rFonts w:ascii="Times New Roman" w:eastAsia="Calibri" w:hAnsi="Times New Roman" w:cs="Times New Roman"/>
            <w:sz w:val="20"/>
            <w:szCs w:val="20"/>
            <w:shd w:val="clear" w:color="auto" w:fill="FFFFFF"/>
            <w:lang w:val="en-US"/>
            <w:rPrChange w:id="14667" w:author="Airat Shigapov" w:date="2021-10-29T16:44:00Z">
              <w:rPr>
                <w:rFonts w:ascii="Times New Roman" w:eastAsia="Calibri" w:hAnsi="Times New Roman" w:cs="Times New Roman"/>
                <w:sz w:val="28"/>
                <w:szCs w:val="28"/>
                <w:shd w:val="clear" w:color="auto" w:fill="FFFFFF"/>
                <w:lang w:val="en-US"/>
              </w:rPr>
            </w:rPrChange>
          </w:rPr>
          <w:t>OrderNull.Visibility</w:t>
        </w:r>
        <w:proofErr w:type="spellEnd"/>
        <w:r w:rsidRPr="00CA1CA9">
          <w:rPr>
            <w:rFonts w:ascii="Times New Roman" w:eastAsia="Calibri" w:hAnsi="Times New Roman" w:cs="Times New Roman"/>
            <w:sz w:val="20"/>
            <w:szCs w:val="20"/>
            <w:shd w:val="clear" w:color="auto" w:fill="FFFFFF"/>
            <w:lang w:val="en-US"/>
            <w:rPrChange w:id="14668" w:author="Airat Shigapov" w:date="2021-10-29T16:44:00Z">
              <w:rPr>
                <w:rFonts w:ascii="Times New Roman" w:eastAsia="Calibri" w:hAnsi="Times New Roman" w:cs="Times New Roman"/>
                <w:sz w:val="28"/>
                <w:szCs w:val="28"/>
                <w:shd w:val="clear" w:color="auto" w:fill="FFFFFF"/>
                <w:lang w:val="en-US"/>
              </w:rPr>
            </w:rPrChange>
          </w:rPr>
          <w:t xml:space="preserve"> = </w:t>
        </w:r>
        <w:proofErr w:type="spellStart"/>
        <w:r w:rsidRPr="00CA1CA9">
          <w:rPr>
            <w:rFonts w:ascii="Times New Roman" w:eastAsia="Calibri" w:hAnsi="Times New Roman" w:cs="Times New Roman"/>
            <w:sz w:val="20"/>
            <w:szCs w:val="20"/>
            <w:shd w:val="clear" w:color="auto" w:fill="FFFFFF"/>
            <w:lang w:val="en-US"/>
            <w:rPrChange w:id="14669" w:author="Airat Shigapov" w:date="2021-10-29T16:44:00Z">
              <w:rPr>
                <w:rFonts w:ascii="Times New Roman" w:eastAsia="Calibri" w:hAnsi="Times New Roman" w:cs="Times New Roman"/>
                <w:sz w:val="28"/>
                <w:szCs w:val="28"/>
                <w:shd w:val="clear" w:color="auto" w:fill="FFFFFF"/>
                <w:lang w:val="en-US"/>
              </w:rPr>
            </w:rPrChange>
          </w:rPr>
          <w:t>Visibility.Hidden</w:t>
        </w:r>
        <w:proofErr w:type="spellEnd"/>
        <w:r w:rsidRPr="00CA1CA9">
          <w:rPr>
            <w:rFonts w:ascii="Times New Roman" w:eastAsia="Calibri" w:hAnsi="Times New Roman" w:cs="Times New Roman"/>
            <w:sz w:val="20"/>
            <w:szCs w:val="20"/>
            <w:shd w:val="clear" w:color="auto" w:fill="FFFFFF"/>
            <w:lang w:val="en-US"/>
            <w:rPrChange w:id="14670" w:author="Airat Shigapov" w:date="2021-10-29T16:44:00Z">
              <w:rPr>
                <w:rFonts w:ascii="Times New Roman" w:eastAsia="Calibri" w:hAnsi="Times New Roman" w:cs="Times New Roman"/>
                <w:sz w:val="28"/>
                <w:szCs w:val="28"/>
                <w:shd w:val="clear" w:color="auto" w:fill="FFFFFF"/>
                <w:lang w:val="en-US"/>
              </w:rPr>
            </w:rPrChange>
          </w:rPr>
          <w:t>;</w:t>
        </w:r>
      </w:ins>
    </w:p>
    <w:p w14:paraId="758E2638" w14:textId="77777777" w:rsidR="00CC67A4" w:rsidRPr="00CA1CA9" w:rsidRDefault="00CC67A4" w:rsidP="00CC67A4">
      <w:pPr>
        <w:rPr>
          <w:ins w:id="14671" w:author="Airat Shigapov" w:date="2021-10-29T16:41:00Z"/>
          <w:rFonts w:ascii="Times New Roman" w:eastAsia="Calibri" w:hAnsi="Times New Roman" w:cs="Times New Roman"/>
          <w:sz w:val="20"/>
          <w:szCs w:val="20"/>
          <w:shd w:val="clear" w:color="auto" w:fill="FFFFFF"/>
          <w:lang w:val="en-US"/>
          <w:rPrChange w:id="14672" w:author="Airat Shigapov" w:date="2021-10-29T16:44:00Z">
            <w:rPr>
              <w:ins w:id="14673" w:author="Airat Shigapov" w:date="2021-10-29T16:41:00Z"/>
              <w:rFonts w:ascii="Times New Roman" w:eastAsia="Calibri" w:hAnsi="Times New Roman" w:cs="Times New Roman"/>
              <w:sz w:val="28"/>
              <w:szCs w:val="28"/>
              <w:shd w:val="clear" w:color="auto" w:fill="FFFFFF"/>
              <w:lang w:val="en-US"/>
            </w:rPr>
          </w:rPrChange>
        </w:rPr>
      </w:pPr>
      <w:ins w:id="14674" w:author="Airat Shigapov" w:date="2021-10-29T16:41:00Z">
        <w:r w:rsidRPr="00CA1CA9">
          <w:rPr>
            <w:rFonts w:ascii="Times New Roman" w:eastAsia="Calibri" w:hAnsi="Times New Roman" w:cs="Times New Roman"/>
            <w:sz w:val="20"/>
            <w:szCs w:val="20"/>
            <w:shd w:val="clear" w:color="auto" w:fill="FFFFFF"/>
            <w:lang w:val="en-US"/>
            <w:rPrChange w:id="14675" w:author="Airat Shigapov" w:date="2021-10-29T16:44:00Z">
              <w:rPr>
                <w:rFonts w:ascii="Times New Roman" w:eastAsia="Calibri" w:hAnsi="Times New Roman" w:cs="Times New Roman"/>
                <w:sz w:val="28"/>
                <w:szCs w:val="28"/>
                <w:shd w:val="clear" w:color="auto" w:fill="FFFFFF"/>
                <w:lang w:val="en-US"/>
              </w:rPr>
            </w:rPrChange>
          </w:rPr>
          <w:t xml:space="preserve">            </w:t>
        </w:r>
        <w:proofErr w:type="spellStart"/>
        <w:r w:rsidRPr="00CA1CA9">
          <w:rPr>
            <w:rFonts w:ascii="Times New Roman" w:eastAsia="Calibri" w:hAnsi="Times New Roman" w:cs="Times New Roman"/>
            <w:sz w:val="20"/>
            <w:szCs w:val="20"/>
            <w:shd w:val="clear" w:color="auto" w:fill="FFFFFF"/>
            <w:lang w:val="en-US"/>
            <w:rPrChange w:id="14676" w:author="Airat Shigapov" w:date="2021-10-29T16:44:00Z">
              <w:rPr>
                <w:rFonts w:ascii="Times New Roman" w:eastAsia="Calibri" w:hAnsi="Times New Roman" w:cs="Times New Roman"/>
                <w:sz w:val="28"/>
                <w:szCs w:val="28"/>
                <w:shd w:val="clear" w:color="auto" w:fill="FFFFFF"/>
                <w:lang w:val="en-US"/>
              </w:rPr>
            </w:rPrChange>
          </w:rPr>
          <w:t>Order.Visibility</w:t>
        </w:r>
        <w:proofErr w:type="spellEnd"/>
        <w:r w:rsidRPr="00CA1CA9">
          <w:rPr>
            <w:rFonts w:ascii="Times New Roman" w:eastAsia="Calibri" w:hAnsi="Times New Roman" w:cs="Times New Roman"/>
            <w:sz w:val="20"/>
            <w:szCs w:val="20"/>
            <w:shd w:val="clear" w:color="auto" w:fill="FFFFFF"/>
            <w:lang w:val="en-US"/>
            <w:rPrChange w:id="14677" w:author="Airat Shigapov" w:date="2021-10-29T16:44:00Z">
              <w:rPr>
                <w:rFonts w:ascii="Times New Roman" w:eastAsia="Calibri" w:hAnsi="Times New Roman" w:cs="Times New Roman"/>
                <w:sz w:val="28"/>
                <w:szCs w:val="28"/>
                <w:shd w:val="clear" w:color="auto" w:fill="FFFFFF"/>
                <w:lang w:val="en-US"/>
              </w:rPr>
            </w:rPrChange>
          </w:rPr>
          <w:t xml:space="preserve"> = </w:t>
        </w:r>
        <w:proofErr w:type="spellStart"/>
        <w:r w:rsidRPr="00CA1CA9">
          <w:rPr>
            <w:rFonts w:ascii="Times New Roman" w:eastAsia="Calibri" w:hAnsi="Times New Roman" w:cs="Times New Roman"/>
            <w:sz w:val="20"/>
            <w:szCs w:val="20"/>
            <w:shd w:val="clear" w:color="auto" w:fill="FFFFFF"/>
            <w:lang w:val="en-US"/>
            <w:rPrChange w:id="14678" w:author="Airat Shigapov" w:date="2021-10-29T16:44:00Z">
              <w:rPr>
                <w:rFonts w:ascii="Times New Roman" w:eastAsia="Calibri" w:hAnsi="Times New Roman" w:cs="Times New Roman"/>
                <w:sz w:val="28"/>
                <w:szCs w:val="28"/>
                <w:shd w:val="clear" w:color="auto" w:fill="FFFFFF"/>
                <w:lang w:val="en-US"/>
              </w:rPr>
            </w:rPrChange>
          </w:rPr>
          <w:t>Visibility.Hidden</w:t>
        </w:r>
        <w:proofErr w:type="spellEnd"/>
        <w:r w:rsidRPr="00CA1CA9">
          <w:rPr>
            <w:rFonts w:ascii="Times New Roman" w:eastAsia="Calibri" w:hAnsi="Times New Roman" w:cs="Times New Roman"/>
            <w:sz w:val="20"/>
            <w:szCs w:val="20"/>
            <w:shd w:val="clear" w:color="auto" w:fill="FFFFFF"/>
            <w:lang w:val="en-US"/>
            <w:rPrChange w:id="14679" w:author="Airat Shigapov" w:date="2021-10-29T16:44:00Z">
              <w:rPr>
                <w:rFonts w:ascii="Times New Roman" w:eastAsia="Calibri" w:hAnsi="Times New Roman" w:cs="Times New Roman"/>
                <w:sz w:val="28"/>
                <w:szCs w:val="28"/>
                <w:shd w:val="clear" w:color="auto" w:fill="FFFFFF"/>
                <w:lang w:val="en-US"/>
              </w:rPr>
            </w:rPrChange>
          </w:rPr>
          <w:t>;</w:t>
        </w:r>
      </w:ins>
    </w:p>
    <w:p w14:paraId="695D226F" w14:textId="77777777" w:rsidR="00CC67A4" w:rsidRPr="00CA1CA9" w:rsidRDefault="00CC67A4" w:rsidP="00CC67A4">
      <w:pPr>
        <w:rPr>
          <w:ins w:id="14680" w:author="Airat Shigapov" w:date="2021-10-29T16:41:00Z"/>
          <w:rFonts w:ascii="Times New Roman" w:eastAsia="Calibri" w:hAnsi="Times New Roman" w:cs="Times New Roman"/>
          <w:sz w:val="20"/>
          <w:szCs w:val="20"/>
          <w:shd w:val="clear" w:color="auto" w:fill="FFFFFF"/>
          <w:lang w:val="en-US"/>
          <w:rPrChange w:id="14681" w:author="Airat Shigapov" w:date="2021-10-29T16:44:00Z">
            <w:rPr>
              <w:ins w:id="14682" w:author="Airat Shigapov" w:date="2021-10-29T16:41:00Z"/>
              <w:rFonts w:ascii="Times New Roman" w:eastAsia="Calibri" w:hAnsi="Times New Roman" w:cs="Times New Roman"/>
              <w:sz w:val="28"/>
              <w:szCs w:val="28"/>
              <w:shd w:val="clear" w:color="auto" w:fill="FFFFFF"/>
              <w:lang w:val="en-US"/>
            </w:rPr>
          </w:rPrChange>
        </w:rPr>
      </w:pPr>
      <w:ins w:id="14683" w:author="Airat Shigapov" w:date="2021-10-29T16:41:00Z">
        <w:r w:rsidRPr="00CA1CA9">
          <w:rPr>
            <w:rFonts w:ascii="Times New Roman" w:eastAsia="Calibri" w:hAnsi="Times New Roman" w:cs="Times New Roman"/>
            <w:sz w:val="20"/>
            <w:szCs w:val="20"/>
            <w:shd w:val="clear" w:color="auto" w:fill="FFFFFF"/>
            <w:lang w:val="en-US"/>
            <w:rPrChange w:id="14684" w:author="Airat Shigapov" w:date="2021-10-29T16:44:00Z">
              <w:rPr>
                <w:rFonts w:ascii="Times New Roman" w:eastAsia="Calibri" w:hAnsi="Times New Roman" w:cs="Times New Roman"/>
                <w:sz w:val="28"/>
                <w:szCs w:val="28"/>
                <w:shd w:val="clear" w:color="auto" w:fill="FFFFFF"/>
                <w:lang w:val="en-US"/>
              </w:rPr>
            </w:rPrChange>
          </w:rPr>
          <w:t xml:space="preserve">            if (</w:t>
        </w:r>
        <w:proofErr w:type="spellStart"/>
        <w:proofErr w:type="gramStart"/>
        <w:r w:rsidRPr="00CA1CA9">
          <w:rPr>
            <w:rFonts w:ascii="Times New Roman" w:eastAsia="Calibri" w:hAnsi="Times New Roman" w:cs="Times New Roman"/>
            <w:sz w:val="20"/>
            <w:szCs w:val="20"/>
            <w:shd w:val="clear" w:color="auto" w:fill="FFFFFF"/>
            <w:lang w:val="en-US"/>
            <w:rPrChange w:id="14685" w:author="Airat Shigapov" w:date="2021-10-29T16:44:00Z">
              <w:rPr>
                <w:rFonts w:ascii="Times New Roman" w:eastAsia="Calibri" w:hAnsi="Times New Roman" w:cs="Times New Roman"/>
                <w:sz w:val="28"/>
                <w:szCs w:val="28"/>
                <w:shd w:val="clear" w:color="auto" w:fill="FFFFFF"/>
                <w:lang w:val="en-US"/>
              </w:rPr>
            </w:rPrChange>
          </w:rPr>
          <w:t>MainWindow.client.Sales.Count</w:t>
        </w:r>
        <w:proofErr w:type="spellEnd"/>
        <w:proofErr w:type="gramEnd"/>
        <w:r w:rsidRPr="00CA1CA9">
          <w:rPr>
            <w:rFonts w:ascii="Times New Roman" w:eastAsia="Calibri" w:hAnsi="Times New Roman" w:cs="Times New Roman"/>
            <w:sz w:val="20"/>
            <w:szCs w:val="20"/>
            <w:shd w:val="clear" w:color="auto" w:fill="FFFFFF"/>
            <w:lang w:val="en-US"/>
            <w:rPrChange w:id="14686" w:author="Airat Shigapov" w:date="2021-10-29T16:44:00Z">
              <w:rPr>
                <w:rFonts w:ascii="Times New Roman" w:eastAsia="Calibri" w:hAnsi="Times New Roman" w:cs="Times New Roman"/>
                <w:sz w:val="28"/>
                <w:szCs w:val="28"/>
                <w:shd w:val="clear" w:color="auto" w:fill="FFFFFF"/>
                <w:lang w:val="en-US"/>
              </w:rPr>
            </w:rPrChange>
          </w:rPr>
          <w:t xml:space="preserve"> != 0)</w:t>
        </w:r>
      </w:ins>
    </w:p>
    <w:p w14:paraId="34FEF256" w14:textId="77777777" w:rsidR="00CC67A4" w:rsidRPr="00CA1CA9" w:rsidRDefault="00CC67A4" w:rsidP="00CC67A4">
      <w:pPr>
        <w:rPr>
          <w:ins w:id="14687" w:author="Airat Shigapov" w:date="2021-10-29T16:41:00Z"/>
          <w:rFonts w:ascii="Times New Roman" w:eastAsia="Calibri" w:hAnsi="Times New Roman" w:cs="Times New Roman"/>
          <w:sz w:val="20"/>
          <w:szCs w:val="20"/>
          <w:shd w:val="clear" w:color="auto" w:fill="FFFFFF"/>
          <w:lang w:val="en-US"/>
          <w:rPrChange w:id="14688" w:author="Airat Shigapov" w:date="2021-10-29T16:44:00Z">
            <w:rPr>
              <w:ins w:id="14689" w:author="Airat Shigapov" w:date="2021-10-29T16:41:00Z"/>
              <w:rFonts w:ascii="Times New Roman" w:eastAsia="Calibri" w:hAnsi="Times New Roman" w:cs="Times New Roman"/>
              <w:sz w:val="28"/>
              <w:szCs w:val="28"/>
              <w:shd w:val="clear" w:color="auto" w:fill="FFFFFF"/>
              <w:lang w:val="en-US"/>
            </w:rPr>
          </w:rPrChange>
        </w:rPr>
      </w:pPr>
      <w:ins w:id="14690" w:author="Airat Shigapov" w:date="2021-10-29T16:41:00Z">
        <w:r w:rsidRPr="00CA1CA9">
          <w:rPr>
            <w:rFonts w:ascii="Times New Roman" w:eastAsia="Calibri" w:hAnsi="Times New Roman" w:cs="Times New Roman"/>
            <w:sz w:val="20"/>
            <w:szCs w:val="20"/>
            <w:shd w:val="clear" w:color="auto" w:fill="FFFFFF"/>
            <w:lang w:val="en-US"/>
            <w:rPrChange w:id="14691" w:author="Airat Shigapov" w:date="2021-10-29T16:44:00Z">
              <w:rPr>
                <w:rFonts w:ascii="Times New Roman" w:eastAsia="Calibri" w:hAnsi="Times New Roman" w:cs="Times New Roman"/>
                <w:sz w:val="28"/>
                <w:szCs w:val="28"/>
                <w:shd w:val="clear" w:color="auto" w:fill="FFFFFF"/>
                <w:lang w:val="en-US"/>
              </w:rPr>
            </w:rPrChange>
          </w:rPr>
          <w:t xml:space="preserve">            {</w:t>
        </w:r>
      </w:ins>
    </w:p>
    <w:p w14:paraId="33A3AA4E" w14:textId="77777777" w:rsidR="00CC67A4" w:rsidRPr="00CA1CA9" w:rsidRDefault="00CC67A4" w:rsidP="00CC67A4">
      <w:pPr>
        <w:rPr>
          <w:ins w:id="14692" w:author="Airat Shigapov" w:date="2021-10-29T16:41:00Z"/>
          <w:rFonts w:ascii="Times New Roman" w:eastAsia="Calibri" w:hAnsi="Times New Roman" w:cs="Times New Roman"/>
          <w:sz w:val="20"/>
          <w:szCs w:val="20"/>
          <w:shd w:val="clear" w:color="auto" w:fill="FFFFFF"/>
          <w:lang w:val="en-US"/>
          <w:rPrChange w:id="14693" w:author="Airat Shigapov" w:date="2021-10-29T16:44:00Z">
            <w:rPr>
              <w:ins w:id="14694" w:author="Airat Shigapov" w:date="2021-10-29T16:41:00Z"/>
              <w:rFonts w:ascii="Times New Roman" w:eastAsia="Calibri" w:hAnsi="Times New Roman" w:cs="Times New Roman"/>
              <w:sz w:val="28"/>
              <w:szCs w:val="28"/>
              <w:shd w:val="clear" w:color="auto" w:fill="FFFFFF"/>
              <w:lang w:val="en-US"/>
            </w:rPr>
          </w:rPrChange>
        </w:rPr>
      </w:pPr>
      <w:ins w:id="14695" w:author="Airat Shigapov" w:date="2021-10-29T16:41:00Z">
        <w:r w:rsidRPr="00CA1CA9">
          <w:rPr>
            <w:rFonts w:ascii="Times New Roman" w:eastAsia="Calibri" w:hAnsi="Times New Roman" w:cs="Times New Roman"/>
            <w:sz w:val="20"/>
            <w:szCs w:val="20"/>
            <w:shd w:val="clear" w:color="auto" w:fill="FFFFFF"/>
            <w:lang w:val="en-US"/>
            <w:rPrChange w:id="14696" w:author="Airat Shigapov" w:date="2021-10-29T16:44:00Z">
              <w:rPr>
                <w:rFonts w:ascii="Times New Roman" w:eastAsia="Calibri" w:hAnsi="Times New Roman" w:cs="Times New Roman"/>
                <w:sz w:val="28"/>
                <w:szCs w:val="28"/>
                <w:shd w:val="clear" w:color="auto" w:fill="FFFFFF"/>
                <w:lang w:val="en-US"/>
              </w:rPr>
            </w:rPrChange>
          </w:rPr>
          <w:t xml:space="preserve">                </w:t>
        </w:r>
        <w:proofErr w:type="spellStart"/>
        <w:r w:rsidRPr="00CA1CA9">
          <w:rPr>
            <w:rFonts w:ascii="Times New Roman" w:eastAsia="Calibri" w:hAnsi="Times New Roman" w:cs="Times New Roman"/>
            <w:sz w:val="20"/>
            <w:szCs w:val="20"/>
            <w:shd w:val="clear" w:color="auto" w:fill="FFFFFF"/>
            <w:lang w:val="en-US"/>
            <w:rPrChange w:id="14697" w:author="Airat Shigapov" w:date="2021-10-29T16:44:00Z">
              <w:rPr>
                <w:rFonts w:ascii="Times New Roman" w:eastAsia="Calibri" w:hAnsi="Times New Roman" w:cs="Times New Roman"/>
                <w:sz w:val="28"/>
                <w:szCs w:val="28"/>
                <w:shd w:val="clear" w:color="auto" w:fill="FFFFFF"/>
                <w:lang w:val="en-US"/>
              </w:rPr>
            </w:rPrChange>
          </w:rPr>
          <w:t>Order.Visibility</w:t>
        </w:r>
        <w:proofErr w:type="spellEnd"/>
        <w:r w:rsidRPr="00CA1CA9">
          <w:rPr>
            <w:rFonts w:ascii="Times New Roman" w:eastAsia="Calibri" w:hAnsi="Times New Roman" w:cs="Times New Roman"/>
            <w:sz w:val="20"/>
            <w:szCs w:val="20"/>
            <w:shd w:val="clear" w:color="auto" w:fill="FFFFFF"/>
            <w:lang w:val="en-US"/>
            <w:rPrChange w:id="14698" w:author="Airat Shigapov" w:date="2021-10-29T16:44:00Z">
              <w:rPr>
                <w:rFonts w:ascii="Times New Roman" w:eastAsia="Calibri" w:hAnsi="Times New Roman" w:cs="Times New Roman"/>
                <w:sz w:val="28"/>
                <w:szCs w:val="28"/>
                <w:shd w:val="clear" w:color="auto" w:fill="FFFFFF"/>
                <w:lang w:val="en-US"/>
              </w:rPr>
            </w:rPrChange>
          </w:rPr>
          <w:t xml:space="preserve"> = </w:t>
        </w:r>
        <w:proofErr w:type="spellStart"/>
        <w:r w:rsidRPr="00CA1CA9">
          <w:rPr>
            <w:rFonts w:ascii="Times New Roman" w:eastAsia="Calibri" w:hAnsi="Times New Roman" w:cs="Times New Roman"/>
            <w:sz w:val="20"/>
            <w:szCs w:val="20"/>
            <w:shd w:val="clear" w:color="auto" w:fill="FFFFFF"/>
            <w:lang w:val="en-US"/>
            <w:rPrChange w:id="14699" w:author="Airat Shigapov" w:date="2021-10-29T16:44:00Z">
              <w:rPr>
                <w:rFonts w:ascii="Times New Roman" w:eastAsia="Calibri" w:hAnsi="Times New Roman" w:cs="Times New Roman"/>
                <w:sz w:val="28"/>
                <w:szCs w:val="28"/>
                <w:shd w:val="clear" w:color="auto" w:fill="FFFFFF"/>
                <w:lang w:val="en-US"/>
              </w:rPr>
            </w:rPrChange>
          </w:rPr>
          <w:t>Visibility.Visible</w:t>
        </w:r>
        <w:proofErr w:type="spellEnd"/>
        <w:r w:rsidRPr="00CA1CA9">
          <w:rPr>
            <w:rFonts w:ascii="Times New Roman" w:eastAsia="Calibri" w:hAnsi="Times New Roman" w:cs="Times New Roman"/>
            <w:sz w:val="20"/>
            <w:szCs w:val="20"/>
            <w:shd w:val="clear" w:color="auto" w:fill="FFFFFF"/>
            <w:lang w:val="en-US"/>
            <w:rPrChange w:id="14700" w:author="Airat Shigapov" w:date="2021-10-29T16:44:00Z">
              <w:rPr>
                <w:rFonts w:ascii="Times New Roman" w:eastAsia="Calibri" w:hAnsi="Times New Roman" w:cs="Times New Roman"/>
                <w:sz w:val="28"/>
                <w:szCs w:val="28"/>
                <w:shd w:val="clear" w:color="auto" w:fill="FFFFFF"/>
                <w:lang w:val="en-US"/>
              </w:rPr>
            </w:rPrChange>
          </w:rPr>
          <w:t>;</w:t>
        </w:r>
      </w:ins>
    </w:p>
    <w:p w14:paraId="28C93CBE" w14:textId="77777777" w:rsidR="00CC67A4" w:rsidRPr="00CA1CA9" w:rsidRDefault="00CC67A4" w:rsidP="00CC67A4">
      <w:pPr>
        <w:rPr>
          <w:ins w:id="14701" w:author="Airat Shigapov" w:date="2021-10-29T16:41:00Z"/>
          <w:rFonts w:ascii="Times New Roman" w:eastAsia="Calibri" w:hAnsi="Times New Roman" w:cs="Times New Roman"/>
          <w:sz w:val="20"/>
          <w:szCs w:val="20"/>
          <w:shd w:val="clear" w:color="auto" w:fill="FFFFFF"/>
          <w:lang w:val="en-US"/>
          <w:rPrChange w:id="14702" w:author="Airat Shigapov" w:date="2021-10-29T16:44:00Z">
            <w:rPr>
              <w:ins w:id="14703" w:author="Airat Shigapov" w:date="2021-10-29T16:41:00Z"/>
              <w:rFonts w:ascii="Times New Roman" w:eastAsia="Calibri" w:hAnsi="Times New Roman" w:cs="Times New Roman"/>
              <w:sz w:val="28"/>
              <w:szCs w:val="28"/>
              <w:shd w:val="clear" w:color="auto" w:fill="FFFFFF"/>
              <w:lang w:val="en-US"/>
            </w:rPr>
          </w:rPrChange>
        </w:rPr>
      </w:pPr>
      <w:ins w:id="14704" w:author="Airat Shigapov" w:date="2021-10-29T16:41:00Z">
        <w:r w:rsidRPr="00CA1CA9">
          <w:rPr>
            <w:rFonts w:ascii="Times New Roman" w:eastAsia="Calibri" w:hAnsi="Times New Roman" w:cs="Times New Roman"/>
            <w:sz w:val="20"/>
            <w:szCs w:val="20"/>
            <w:shd w:val="clear" w:color="auto" w:fill="FFFFFF"/>
            <w:lang w:val="en-US"/>
            <w:rPrChange w:id="14705" w:author="Airat Shigapov" w:date="2021-10-29T16:44:00Z">
              <w:rPr>
                <w:rFonts w:ascii="Times New Roman" w:eastAsia="Calibri" w:hAnsi="Times New Roman" w:cs="Times New Roman"/>
                <w:sz w:val="28"/>
                <w:szCs w:val="28"/>
                <w:shd w:val="clear" w:color="auto" w:fill="FFFFFF"/>
                <w:lang w:val="en-US"/>
              </w:rPr>
            </w:rPrChange>
          </w:rPr>
          <w:t xml:space="preserve">            }</w:t>
        </w:r>
      </w:ins>
    </w:p>
    <w:p w14:paraId="4B2C06A9" w14:textId="77777777" w:rsidR="00CC67A4" w:rsidRPr="00CA1CA9" w:rsidRDefault="00CC67A4" w:rsidP="00CC67A4">
      <w:pPr>
        <w:rPr>
          <w:ins w:id="14706" w:author="Airat Shigapov" w:date="2021-10-29T16:41:00Z"/>
          <w:rFonts w:ascii="Times New Roman" w:eastAsia="Calibri" w:hAnsi="Times New Roman" w:cs="Times New Roman"/>
          <w:sz w:val="20"/>
          <w:szCs w:val="20"/>
          <w:shd w:val="clear" w:color="auto" w:fill="FFFFFF"/>
          <w:lang w:val="en-US"/>
          <w:rPrChange w:id="14707" w:author="Airat Shigapov" w:date="2021-10-29T16:44:00Z">
            <w:rPr>
              <w:ins w:id="14708" w:author="Airat Shigapov" w:date="2021-10-29T16:41:00Z"/>
              <w:rFonts w:ascii="Times New Roman" w:eastAsia="Calibri" w:hAnsi="Times New Roman" w:cs="Times New Roman"/>
              <w:sz w:val="28"/>
              <w:szCs w:val="28"/>
              <w:shd w:val="clear" w:color="auto" w:fill="FFFFFF"/>
              <w:lang w:val="en-US"/>
            </w:rPr>
          </w:rPrChange>
        </w:rPr>
      </w:pPr>
      <w:ins w:id="14709" w:author="Airat Shigapov" w:date="2021-10-29T16:41:00Z">
        <w:r w:rsidRPr="00CA1CA9">
          <w:rPr>
            <w:rFonts w:ascii="Times New Roman" w:eastAsia="Calibri" w:hAnsi="Times New Roman" w:cs="Times New Roman"/>
            <w:sz w:val="20"/>
            <w:szCs w:val="20"/>
            <w:shd w:val="clear" w:color="auto" w:fill="FFFFFF"/>
            <w:lang w:val="en-US"/>
            <w:rPrChange w:id="14710" w:author="Airat Shigapov" w:date="2021-10-29T16:44:00Z">
              <w:rPr>
                <w:rFonts w:ascii="Times New Roman" w:eastAsia="Calibri" w:hAnsi="Times New Roman" w:cs="Times New Roman"/>
                <w:sz w:val="28"/>
                <w:szCs w:val="28"/>
                <w:shd w:val="clear" w:color="auto" w:fill="FFFFFF"/>
                <w:lang w:val="en-US"/>
              </w:rPr>
            </w:rPrChange>
          </w:rPr>
          <w:t xml:space="preserve">            else</w:t>
        </w:r>
      </w:ins>
    </w:p>
    <w:p w14:paraId="73085FBA" w14:textId="77777777" w:rsidR="00CC67A4" w:rsidRPr="00CA1CA9" w:rsidRDefault="00CC67A4" w:rsidP="00CC67A4">
      <w:pPr>
        <w:rPr>
          <w:ins w:id="14711" w:author="Airat Shigapov" w:date="2021-10-29T16:41:00Z"/>
          <w:rFonts w:ascii="Times New Roman" w:eastAsia="Calibri" w:hAnsi="Times New Roman" w:cs="Times New Roman"/>
          <w:sz w:val="20"/>
          <w:szCs w:val="20"/>
          <w:shd w:val="clear" w:color="auto" w:fill="FFFFFF"/>
          <w:lang w:val="en-US"/>
          <w:rPrChange w:id="14712" w:author="Airat Shigapov" w:date="2021-10-29T16:44:00Z">
            <w:rPr>
              <w:ins w:id="14713" w:author="Airat Shigapov" w:date="2021-10-29T16:41:00Z"/>
              <w:rFonts w:ascii="Times New Roman" w:eastAsia="Calibri" w:hAnsi="Times New Roman" w:cs="Times New Roman"/>
              <w:sz w:val="28"/>
              <w:szCs w:val="28"/>
              <w:shd w:val="clear" w:color="auto" w:fill="FFFFFF"/>
              <w:lang w:val="en-US"/>
            </w:rPr>
          </w:rPrChange>
        </w:rPr>
      </w:pPr>
      <w:ins w:id="14714" w:author="Airat Shigapov" w:date="2021-10-29T16:41:00Z">
        <w:r w:rsidRPr="00CA1CA9">
          <w:rPr>
            <w:rFonts w:ascii="Times New Roman" w:eastAsia="Calibri" w:hAnsi="Times New Roman" w:cs="Times New Roman"/>
            <w:sz w:val="20"/>
            <w:szCs w:val="20"/>
            <w:shd w:val="clear" w:color="auto" w:fill="FFFFFF"/>
            <w:lang w:val="en-US"/>
            <w:rPrChange w:id="14715" w:author="Airat Shigapov" w:date="2021-10-29T16:44:00Z">
              <w:rPr>
                <w:rFonts w:ascii="Times New Roman" w:eastAsia="Calibri" w:hAnsi="Times New Roman" w:cs="Times New Roman"/>
                <w:sz w:val="28"/>
                <w:szCs w:val="28"/>
                <w:shd w:val="clear" w:color="auto" w:fill="FFFFFF"/>
                <w:lang w:val="en-US"/>
              </w:rPr>
            </w:rPrChange>
          </w:rPr>
          <w:lastRenderedPageBreak/>
          <w:t xml:space="preserve">            {</w:t>
        </w:r>
      </w:ins>
    </w:p>
    <w:p w14:paraId="234D56B6" w14:textId="77777777" w:rsidR="00CC67A4" w:rsidRPr="00CA1CA9" w:rsidRDefault="00CC67A4" w:rsidP="00CC67A4">
      <w:pPr>
        <w:rPr>
          <w:ins w:id="14716" w:author="Airat Shigapov" w:date="2021-10-29T16:41:00Z"/>
          <w:rFonts w:ascii="Times New Roman" w:eastAsia="Calibri" w:hAnsi="Times New Roman" w:cs="Times New Roman"/>
          <w:sz w:val="20"/>
          <w:szCs w:val="20"/>
          <w:shd w:val="clear" w:color="auto" w:fill="FFFFFF"/>
          <w:lang w:val="en-US"/>
          <w:rPrChange w:id="14717" w:author="Airat Shigapov" w:date="2021-10-29T16:44:00Z">
            <w:rPr>
              <w:ins w:id="14718" w:author="Airat Shigapov" w:date="2021-10-29T16:41:00Z"/>
              <w:rFonts w:ascii="Times New Roman" w:eastAsia="Calibri" w:hAnsi="Times New Roman" w:cs="Times New Roman"/>
              <w:sz w:val="28"/>
              <w:szCs w:val="28"/>
              <w:shd w:val="clear" w:color="auto" w:fill="FFFFFF"/>
              <w:lang w:val="en-US"/>
            </w:rPr>
          </w:rPrChange>
        </w:rPr>
      </w:pPr>
      <w:ins w:id="14719" w:author="Airat Shigapov" w:date="2021-10-29T16:41:00Z">
        <w:r w:rsidRPr="00CA1CA9">
          <w:rPr>
            <w:rFonts w:ascii="Times New Roman" w:eastAsia="Calibri" w:hAnsi="Times New Roman" w:cs="Times New Roman"/>
            <w:sz w:val="20"/>
            <w:szCs w:val="20"/>
            <w:shd w:val="clear" w:color="auto" w:fill="FFFFFF"/>
            <w:lang w:val="en-US"/>
            <w:rPrChange w:id="14720" w:author="Airat Shigapov" w:date="2021-10-29T16:44:00Z">
              <w:rPr>
                <w:rFonts w:ascii="Times New Roman" w:eastAsia="Calibri" w:hAnsi="Times New Roman" w:cs="Times New Roman"/>
                <w:sz w:val="28"/>
                <w:szCs w:val="28"/>
                <w:shd w:val="clear" w:color="auto" w:fill="FFFFFF"/>
                <w:lang w:val="en-US"/>
              </w:rPr>
            </w:rPrChange>
          </w:rPr>
          <w:t xml:space="preserve">                </w:t>
        </w:r>
        <w:proofErr w:type="spellStart"/>
        <w:r w:rsidRPr="00CA1CA9">
          <w:rPr>
            <w:rFonts w:ascii="Times New Roman" w:eastAsia="Calibri" w:hAnsi="Times New Roman" w:cs="Times New Roman"/>
            <w:sz w:val="20"/>
            <w:szCs w:val="20"/>
            <w:shd w:val="clear" w:color="auto" w:fill="FFFFFF"/>
            <w:lang w:val="en-US"/>
            <w:rPrChange w:id="14721" w:author="Airat Shigapov" w:date="2021-10-29T16:44:00Z">
              <w:rPr>
                <w:rFonts w:ascii="Times New Roman" w:eastAsia="Calibri" w:hAnsi="Times New Roman" w:cs="Times New Roman"/>
                <w:sz w:val="28"/>
                <w:szCs w:val="28"/>
                <w:shd w:val="clear" w:color="auto" w:fill="FFFFFF"/>
                <w:lang w:val="en-US"/>
              </w:rPr>
            </w:rPrChange>
          </w:rPr>
          <w:t>OrderNull.Visibility</w:t>
        </w:r>
        <w:proofErr w:type="spellEnd"/>
        <w:r w:rsidRPr="00CA1CA9">
          <w:rPr>
            <w:rFonts w:ascii="Times New Roman" w:eastAsia="Calibri" w:hAnsi="Times New Roman" w:cs="Times New Roman"/>
            <w:sz w:val="20"/>
            <w:szCs w:val="20"/>
            <w:shd w:val="clear" w:color="auto" w:fill="FFFFFF"/>
            <w:lang w:val="en-US"/>
            <w:rPrChange w:id="14722" w:author="Airat Shigapov" w:date="2021-10-29T16:44:00Z">
              <w:rPr>
                <w:rFonts w:ascii="Times New Roman" w:eastAsia="Calibri" w:hAnsi="Times New Roman" w:cs="Times New Roman"/>
                <w:sz w:val="28"/>
                <w:szCs w:val="28"/>
                <w:shd w:val="clear" w:color="auto" w:fill="FFFFFF"/>
                <w:lang w:val="en-US"/>
              </w:rPr>
            </w:rPrChange>
          </w:rPr>
          <w:t xml:space="preserve"> = </w:t>
        </w:r>
        <w:proofErr w:type="spellStart"/>
        <w:r w:rsidRPr="00CA1CA9">
          <w:rPr>
            <w:rFonts w:ascii="Times New Roman" w:eastAsia="Calibri" w:hAnsi="Times New Roman" w:cs="Times New Roman"/>
            <w:sz w:val="20"/>
            <w:szCs w:val="20"/>
            <w:shd w:val="clear" w:color="auto" w:fill="FFFFFF"/>
            <w:lang w:val="en-US"/>
            <w:rPrChange w:id="14723" w:author="Airat Shigapov" w:date="2021-10-29T16:44:00Z">
              <w:rPr>
                <w:rFonts w:ascii="Times New Roman" w:eastAsia="Calibri" w:hAnsi="Times New Roman" w:cs="Times New Roman"/>
                <w:sz w:val="28"/>
                <w:szCs w:val="28"/>
                <w:shd w:val="clear" w:color="auto" w:fill="FFFFFF"/>
                <w:lang w:val="en-US"/>
              </w:rPr>
            </w:rPrChange>
          </w:rPr>
          <w:t>Visibility.Visible</w:t>
        </w:r>
        <w:proofErr w:type="spellEnd"/>
        <w:r w:rsidRPr="00CA1CA9">
          <w:rPr>
            <w:rFonts w:ascii="Times New Roman" w:eastAsia="Calibri" w:hAnsi="Times New Roman" w:cs="Times New Roman"/>
            <w:sz w:val="20"/>
            <w:szCs w:val="20"/>
            <w:shd w:val="clear" w:color="auto" w:fill="FFFFFF"/>
            <w:lang w:val="en-US"/>
            <w:rPrChange w:id="14724" w:author="Airat Shigapov" w:date="2021-10-29T16:44:00Z">
              <w:rPr>
                <w:rFonts w:ascii="Times New Roman" w:eastAsia="Calibri" w:hAnsi="Times New Roman" w:cs="Times New Roman"/>
                <w:sz w:val="28"/>
                <w:szCs w:val="28"/>
                <w:shd w:val="clear" w:color="auto" w:fill="FFFFFF"/>
                <w:lang w:val="en-US"/>
              </w:rPr>
            </w:rPrChange>
          </w:rPr>
          <w:t>;</w:t>
        </w:r>
      </w:ins>
    </w:p>
    <w:p w14:paraId="69044C92" w14:textId="77777777" w:rsidR="00CC67A4" w:rsidRPr="00CA1CA9" w:rsidRDefault="00CC67A4" w:rsidP="00CC67A4">
      <w:pPr>
        <w:rPr>
          <w:ins w:id="14725" w:author="Airat Shigapov" w:date="2021-10-29T16:41:00Z"/>
          <w:rFonts w:ascii="Times New Roman" w:eastAsia="Calibri" w:hAnsi="Times New Roman" w:cs="Times New Roman"/>
          <w:sz w:val="20"/>
          <w:szCs w:val="20"/>
          <w:shd w:val="clear" w:color="auto" w:fill="FFFFFF"/>
          <w:lang w:val="en-US"/>
          <w:rPrChange w:id="14726" w:author="Airat Shigapov" w:date="2021-10-29T16:44:00Z">
            <w:rPr>
              <w:ins w:id="14727" w:author="Airat Shigapov" w:date="2021-10-29T16:41:00Z"/>
              <w:rFonts w:ascii="Times New Roman" w:eastAsia="Calibri" w:hAnsi="Times New Roman" w:cs="Times New Roman"/>
              <w:sz w:val="28"/>
              <w:szCs w:val="28"/>
              <w:shd w:val="clear" w:color="auto" w:fill="FFFFFF"/>
              <w:lang w:val="en-US"/>
            </w:rPr>
          </w:rPrChange>
        </w:rPr>
      </w:pPr>
      <w:ins w:id="14728" w:author="Airat Shigapov" w:date="2021-10-29T16:41:00Z">
        <w:r w:rsidRPr="00CA1CA9">
          <w:rPr>
            <w:rFonts w:ascii="Times New Roman" w:eastAsia="Calibri" w:hAnsi="Times New Roman" w:cs="Times New Roman"/>
            <w:sz w:val="20"/>
            <w:szCs w:val="20"/>
            <w:shd w:val="clear" w:color="auto" w:fill="FFFFFF"/>
            <w:lang w:val="en-US"/>
            <w:rPrChange w:id="14729" w:author="Airat Shigapov" w:date="2021-10-29T16:44:00Z">
              <w:rPr>
                <w:rFonts w:ascii="Times New Roman" w:eastAsia="Calibri" w:hAnsi="Times New Roman" w:cs="Times New Roman"/>
                <w:sz w:val="28"/>
                <w:szCs w:val="28"/>
                <w:shd w:val="clear" w:color="auto" w:fill="FFFFFF"/>
                <w:lang w:val="en-US"/>
              </w:rPr>
            </w:rPrChange>
          </w:rPr>
          <w:t xml:space="preserve">                </w:t>
        </w:r>
        <w:proofErr w:type="spellStart"/>
        <w:r w:rsidRPr="00CA1CA9">
          <w:rPr>
            <w:rFonts w:ascii="Times New Roman" w:eastAsia="Calibri" w:hAnsi="Times New Roman" w:cs="Times New Roman"/>
            <w:sz w:val="20"/>
            <w:szCs w:val="20"/>
            <w:shd w:val="clear" w:color="auto" w:fill="FFFFFF"/>
            <w:lang w:val="en-US"/>
            <w:rPrChange w:id="14730" w:author="Airat Shigapov" w:date="2021-10-29T16:44:00Z">
              <w:rPr>
                <w:rFonts w:ascii="Times New Roman" w:eastAsia="Calibri" w:hAnsi="Times New Roman" w:cs="Times New Roman"/>
                <w:sz w:val="28"/>
                <w:szCs w:val="28"/>
                <w:shd w:val="clear" w:color="auto" w:fill="FFFFFF"/>
                <w:lang w:val="en-US"/>
              </w:rPr>
            </w:rPrChange>
          </w:rPr>
          <w:t>OrderText.Text</w:t>
        </w:r>
        <w:proofErr w:type="spellEnd"/>
        <w:r w:rsidRPr="00CA1CA9">
          <w:rPr>
            <w:rFonts w:ascii="Times New Roman" w:eastAsia="Calibri" w:hAnsi="Times New Roman" w:cs="Times New Roman"/>
            <w:sz w:val="20"/>
            <w:szCs w:val="20"/>
            <w:shd w:val="clear" w:color="auto" w:fill="FFFFFF"/>
            <w:lang w:val="en-US"/>
            <w:rPrChange w:id="14731" w:author="Airat Shigapov" w:date="2021-10-29T16:44:00Z">
              <w:rPr>
                <w:rFonts w:ascii="Times New Roman" w:eastAsia="Calibri" w:hAnsi="Times New Roman" w:cs="Times New Roman"/>
                <w:sz w:val="28"/>
                <w:szCs w:val="28"/>
                <w:shd w:val="clear" w:color="auto" w:fill="FFFFFF"/>
                <w:lang w:val="en-US"/>
              </w:rPr>
            </w:rPrChange>
          </w:rPr>
          <w:t xml:space="preserve"> = "</w:t>
        </w:r>
        <w:proofErr w:type="spellStart"/>
        <w:r w:rsidRPr="00CA1CA9">
          <w:rPr>
            <w:rFonts w:ascii="Times New Roman" w:eastAsia="Calibri" w:hAnsi="Times New Roman" w:cs="Times New Roman"/>
            <w:sz w:val="20"/>
            <w:szCs w:val="20"/>
            <w:shd w:val="clear" w:color="auto" w:fill="FFFFFF"/>
            <w:lang w:val="en-US"/>
            <w:rPrChange w:id="14732" w:author="Airat Shigapov" w:date="2021-10-29T16:44:00Z">
              <w:rPr>
                <w:rFonts w:ascii="Times New Roman" w:eastAsia="Calibri" w:hAnsi="Times New Roman" w:cs="Times New Roman"/>
                <w:sz w:val="28"/>
                <w:szCs w:val="28"/>
                <w:shd w:val="clear" w:color="auto" w:fill="FFFFFF"/>
                <w:lang w:val="en-US"/>
              </w:rPr>
            </w:rPrChange>
          </w:rPr>
          <w:t>Истории</w:t>
        </w:r>
        <w:proofErr w:type="spellEnd"/>
        <w:r w:rsidRPr="00CA1CA9">
          <w:rPr>
            <w:rFonts w:ascii="Times New Roman" w:eastAsia="Calibri" w:hAnsi="Times New Roman" w:cs="Times New Roman"/>
            <w:sz w:val="20"/>
            <w:szCs w:val="20"/>
            <w:shd w:val="clear" w:color="auto" w:fill="FFFFFF"/>
            <w:lang w:val="en-US"/>
            <w:rPrChange w:id="14733" w:author="Airat Shigapov" w:date="2021-10-29T16:44:00Z">
              <w:rPr>
                <w:rFonts w:ascii="Times New Roman" w:eastAsia="Calibri" w:hAnsi="Times New Roman" w:cs="Times New Roman"/>
                <w:sz w:val="28"/>
                <w:szCs w:val="28"/>
                <w:shd w:val="clear" w:color="auto" w:fill="FFFFFF"/>
                <w:lang w:val="en-US"/>
              </w:rPr>
            </w:rPrChange>
          </w:rPr>
          <w:t xml:space="preserve"> </w:t>
        </w:r>
        <w:proofErr w:type="spellStart"/>
        <w:r w:rsidRPr="00CA1CA9">
          <w:rPr>
            <w:rFonts w:ascii="Times New Roman" w:eastAsia="Calibri" w:hAnsi="Times New Roman" w:cs="Times New Roman"/>
            <w:sz w:val="20"/>
            <w:szCs w:val="20"/>
            <w:shd w:val="clear" w:color="auto" w:fill="FFFFFF"/>
            <w:lang w:val="en-US"/>
            <w:rPrChange w:id="14734" w:author="Airat Shigapov" w:date="2021-10-29T16:44:00Z">
              <w:rPr>
                <w:rFonts w:ascii="Times New Roman" w:eastAsia="Calibri" w:hAnsi="Times New Roman" w:cs="Times New Roman"/>
                <w:sz w:val="28"/>
                <w:szCs w:val="28"/>
                <w:shd w:val="clear" w:color="auto" w:fill="FFFFFF"/>
                <w:lang w:val="en-US"/>
              </w:rPr>
            </w:rPrChange>
          </w:rPr>
          <w:t>заказов</w:t>
        </w:r>
        <w:proofErr w:type="spellEnd"/>
        <w:r w:rsidRPr="00CA1CA9">
          <w:rPr>
            <w:rFonts w:ascii="Times New Roman" w:eastAsia="Calibri" w:hAnsi="Times New Roman" w:cs="Times New Roman"/>
            <w:sz w:val="20"/>
            <w:szCs w:val="20"/>
            <w:shd w:val="clear" w:color="auto" w:fill="FFFFFF"/>
            <w:lang w:val="en-US"/>
            <w:rPrChange w:id="14735" w:author="Airat Shigapov" w:date="2021-10-29T16:44:00Z">
              <w:rPr>
                <w:rFonts w:ascii="Times New Roman" w:eastAsia="Calibri" w:hAnsi="Times New Roman" w:cs="Times New Roman"/>
                <w:sz w:val="28"/>
                <w:szCs w:val="28"/>
                <w:shd w:val="clear" w:color="auto" w:fill="FFFFFF"/>
                <w:lang w:val="en-US"/>
              </w:rPr>
            </w:rPrChange>
          </w:rPr>
          <w:t xml:space="preserve"> </w:t>
        </w:r>
        <w:proofErr w:type="spellStart"/>
        <w:r w:rsidRPr="00CA1CA9">
          <w:rPr>
            <w:rFonts w:ascii="Times New Roman" w:eastAsia="Calibri" w:hAnsi="Times New Roman" w:cs="Times New Roman"/>
            <w:sz w:val="20"/>
            <w:szCs w:val="20"/>
            <w:shd w:val="clear" w:color="auto" w:fill="FFFFFF"/>
            <w:lang w:val="en-US"/>
            <w:rPrChange w:id="14736" w:author="Airat Shigapov" w:date="2021-10-29T16:44:00Z">
              <w:rPr>
                <w:rFonts w:ascii="Times New Roman" w:eastAsia="Calibri" w:hAnsi="Times New Roman" w:cs="Times New Roman"/>
                <w:sz w:val="28"/>
                <w:szCs w:val="28"/>
                <w:shd w:val="clear" w:color="auto" w:fill="FFFFFF"/>
                <w:lang w:val="en-US"/>
              </w:rPr>
            </w:rPrChange>
          </w:rPr>
          <w:t>пуста</w:t>
        </w:r>
        <w:proofErr w:type="spellEnd"/>
        <w:r w:rsidRPr="00CA1CA9">
          <w:rPr>
            <w:rFonts w:ascii="Times New Roman" w:eastAsia="Calibri" w:hAnsi="Times New Roman" w:cs="Times New Roman"/>
            <w:sz w:val="20"/>
            <w:szCs w:val="20"/>
            <w:shd w:val="clear" w:color="auto" w:fill="FFFFFF"/>
            <w:lang w:val="en-US"/>
            <w:rPrChange w:id="14737" w:author="Airat Shigapov" w:date="2021-10-29T16:44:00Z">
              <w:rPr>
                <w:rFonts w:ascii="Times New Roman" w:eastAsia="Calibri" w:hAnsi="Times New Roman" w:cs="Times New Roman"/>
                <w:sz w:val="28"/>
                <w:szCs w:val="28"/>
                <w:shd w:val="clear" w:color="auto" w:fill="FFFFFF"/>
                <w:lang w:val="en-US"/>
              </w:rPr>
            </w:rPrChange>
          </w:rPr>
          <w:t>";</w:t>
        </w:r>
      </w:ins>
    </w:p>
    <w:p w14:paraId="64FA6FAD" w14:textId="77777777" w:rsidR="00CC67A4" w:rsidRPr="00CA1CA9" w:rsidRDefault="00CC67A4" w:rsidP="00CC67A4">
      <w:pPr>
        <w:rPr>
          <w:ins w:id="14738" w:author="Airat Shigapov" w:date="2021-10-29T16:41:00Z"/>
          <w:rFonts w:ascii="Times New Roman" w:eastAsia="Calibri" w:hAnsi="Times New Roman" w:cs="Times New Roman"/>
          <w:sz w:val="20"/>
          <w:szCs w:val="20"/>
          <w:shd w:val="clear" w:color="auto" w:fill="FFFFFF"/>
          <w:lang w:val="en-US"/>
          <w:rPrChange w:id="14739" w:author="Airat Shigapov" w:date="2021-10-29T16:44:00Z">
            <w:rPr>
              <w:ins w:id="14740" w:author="Airat Shigapov" w:date="2021-10-29T16:41:00Z"/>
              <w:rFonts w:ascii="Times New Roman" w:eastAsia="Calibri" w:hAnsi="Times New Roman" w:cs="Times New Roman"/>
              <w:sz w:val="28"/>
              <w:szCs w:val="28"/>
              <w:shd w:val="clear" w:color="auto" w:fill="FFFFFF"/>
              <w:lang w:val="en-US"/>
            </w:rPr>
          </w:rPrChange>
        </w:rPr>
      </w:pPr>
      <w:ins w:id="14741" w:author="Airat Shigapov" w:date="2021-10-29T16:41:00Z">
        <w:r w:rsidRPr="00CA1CA9">
          <w:rPr>
            <w:rFonts w:ascii="Times New Roman" w:eastAsia="Calibri" w:hAnsi="Times New Roman" w:cs="Times New Roman"/>
            <w:sz w:val="20"/>
            <w:szCs w:val="20"/>
            <w:shd w:val="clear" w:color="auto" w:fill="FFFFFF"/>
            <w:lang w:val="en-US"/>
            <w:rPrChange w:id="14742" w:author="Airat Shigapov" w:date="2021-10-29T16:44:00Z">
              <w:rPr>
                <w:rFonts w:ascii="Times New Roman" w:eastAsia="Calibri" w:hAnsi="Times New Roman" w:cs="Times New Roman"/>
                <w:sz w:val="28"/>
                <w:szCs w:val="28"/>
                <w:shd w:val="clear" w:color="auto" w:fill="FFFFFF"/>
                <w:lang w:val="en-US"/>
              </w:rPr>
            </w:rPrChange>
          </w:rPr>
          <w:t xml:space="preserve">            }</w:t>
        </w:r>
      </w:ins>
    </w:p>
    <w:p w14:paraId="769B3C9A" w14:textId="77777777" w:rsidR="00CC67A4" w:rsidRPr="00CA1CA9" w:rsidRDefault="00CC67A4" w:rsidP="00CC67A4">
      <w:pPr>
        <w:rPr>
          <w:ins w:id="14743" w:author="Airat Shigapov" w:date="2021-10-29T16:41:00Z"/>
          <w:rFonts w:ascii="Times New Roman" w:eastAsia="Calibri" w:hAnsi="Times New Roman" w:cs="Times New Roman"/>
          <w:sz w:val="20"/>
          <w:szCs w:val="20"/>
          <w:shd w:val="clear" w:color="auto" w:fill="FFFFFF"/>
          <w:lang w:val="en-US"/>
          <w:rPrChange w:id="14744" w:author="Airat Shigapov" w:date="2021-10-29T16:44:00Z">
            <w:rPr>
              <w:ins w:id="14745" w:author="Airat Shigapov" w:date="2021-10-29T16:41:00Z"/>
              <w:rFonts w:ascii="Times New Roman" w:eastAsia="Calibri" w:hAnsi="Times New Roman" w:cs="Times New Roman"/>
              <w:sz w:val="28"/>
              <w:szCs w:val="28"/>
              <w:shd w:val="clear" w:color="auto" w:fill="FFFFFF"/>
              <w:lang w:val="en-US"/>
            </w:rPr>
          </w:rPrChange>
        </w:rPr>
      </w:pPr>
      <w:ins w:id="14746" w:author="Airat Shigapov" w:date="2021-10-29T16:41:00Z">
        <w:r w:rsidRPr="00CA1CA9">
          <w:rPr>
            <w:rFonts w:ascii="Times New Roman" w:eastAsia="Calibri" w:hAnsi="Times New Roman" w:cs="Times New Roman"/>
            <w:sz w:val="20"/>
            <w:szCs w:val="20"/>
            <w:shd w:val="clear" w:color="auto" w:fill="FFFFFF"/>
            <w:lang w:val="en-US"/>
            <w:rPrChange w:id="14747" w:author="Airat Shigapov" w:date="2021-10-29T16:44:00Z">
              <w:rPr>
                <w:rFonts w:ascii="Times New Roman" w:eastAsia="Calibri" w:hAnsi="Times New Roman" w:cs="Times New Roman"/>
                <w:sz w:val="28"/>
                <w:szCs w:val="28"/>
                <w:shd w:val="clear" w:color="auto" w:fill="FFFFFF"/>
                <w:lang w:val="en-US"/>
              </w:rPr>
            </w:rPrChange>
          </w:rPr>
          <w:t xml:space="preserve">        }</w:t>
        </w:r>
      </w:ins>
    </w:p>
    <w:p w14:paraId="3C70CA58" w14:textId="77777777" w:rsidR="00CC67A4" w:rsidRPr="00CA1CA9" w:rsidRDefault="00CC67A4" w:rsidP="00CC67A4">
      <w:pPr>
        <w:rPr>
          <w:ins w:id="14748" w:author="Airat Shigapov" w:date="2021-10-29T16:41:00Z"/>
          <w:rFonts w:ascii="Times New Roman" w:eastAsia="Calibri" w:hAnsi="Times New Roman" w:cs="Times New Roman"/>
          <w:sz w:val="20"/>
          <w:szCs w:val="20"/>
          <w:shd w:val="clear" w:color="auto" w:fill="FFFFFF"/>
          <w:lang w:val="en-US"/>
          <w:rPrChange w:id="14749" w:author="Airat Shigapov" w:date="2021-10-29T16:44:00Z">
            <w:rPr>
              <w:ins w:id="14750" w:author="Airat Shigapov" w:date="2021-10-29T16:41:00Z"/>
              <w:rFonts w:ascii="Times New Roman" w:eastAsia="Calibri" w:hAnsi="Times New Roman" w:cs="Times New Roman"/>
              <w:sz w:val="28"/>
              <w:szCs w:val="28"/>
              <w:shd w:val="clear" w:color="auto" w:fill="FFFFFF"/>
              <w:lang w:val="en-US"/>
            </w:rPr>
          </w:rPrChange>
        </w:rPr>
      </w:pPr>
    </w:p>
    <w:p w14:paraId="4E0F691C" w14:textId="77777777" w:rsidR="00CC67A4" w:rsidRPr="00CA1CA9" w:rsidRDefault="00CC67A4" w:rsidP="00CC67A4">
      <w:pPr>
        <w:rPr>
          <w:ins w:id="14751" w:author="Airat Shigapov" w:date="2021-10-29T16:41:00Z"/>
          <w:rFonts w:ascii="Times New Roman" w:eastAsia="Calibri" w:hAnsi="Times New Roman" w:cs="Times New Roman"/>
          <w:sz w:val="20"/>
          <w:szCs w:val="20"/>
          <w:shd w:val="clear" w:color="auto" w:fill="FFFFFF"/>
          <w:lang w:val="en-US"/>
          <w:rPrChange w:id="14752" w:author="Airat Shigapov" w:date="2021-10-29T16:44:00Z">
            <w:rPr>
              <w:ins w:id="14753" w:author="Airat Shigapov" w:date="2021-10-29T16:41:00Z"/>
              <w:rFonts w:ascii="Times New Roman" w:eastAsia="Calibri" w:hAnsi="Times New Roman" w:cs="Times New Roman"/>
              <w:sz w:val="28"/>
              <w:szCs w:val="28"/>
              <w:shd w:val="clear" w:color="auto" w:fill="FFFFFF"/>
              <w:lang w:val="en-US"/>
            </w:rPr>
          </w:rPrChange>
        </w:rPr>
      </w:pPr>
      <w:ins w:id="14754" w:author="Airat Shigapov" w:date="2021-10-29T16:41:00Z">
        <w:r w:rsidRPr="00CA1CA9">
          <w:rPr>
            <w:rFonts w:ascii="Times New Roman" w:eastAsia="Calibri" w:hAnsi="Times New Roman" w:cs="Times New Roman"/>
            <w:sz w:val="20"/>
            <w:szCs w:val="20"/>
            <w:shd w:val="clear" w:color="auto" w:fill="FFFFFF"/>
            <w:lang w:val="en-US"/>
            <w:rPrChange w:id="14755" w:author="Airat Shigapov" w:date="2021-10-29T16:44:00Z">
              <w:rPr>
                <w:rFonts w:ascii="Times New Roman" w:eastAsia="Calibri" w:hAnsi="Times New Roman" w:cs="Times New Roman"/>
                <w:sz w:val="28"/>
                <w:szCs w:val="28"/>
                <w:shd w:val="clear" w:color="auto" w:fill="FFFFFF"/>
                <w:lang w:val="en-US"/>
              </w:rPr>
            </w:rPrChange>
          </w:rPr>
          <w:t xml:space="preserve">        private void </w:t>
        </w:r>
        <w:proofErr w:type="spellStart"/>
        <w:r w:rsidRPr="00CA1CA9">
          <w:rPr>
            <w:rFonts w:ascii="Times New Roman" w:eastAsia="Calibri" w:hAnsi="Times New Roman" w:cs="Times New Roman"/>
            <w:sz w:val="20"/>
            <w:szCs w:val="20"/>
            <w:shd w:val="clear" w:color="auto" w:fill="FFFFFF"/>
            <w:lang w:val="en-US"/>
            <w:rPrChange w:id="14756" w:author="Airat Shigapov" w:date="2021-10-29T16:44:00Z">
              <w:rPr>
                <w:rFonts w:ascii="Times New Roman" w:eastAsia="Calibri" w:hAnsi="Times New Roman" w:cs="Times New Roman"/>
                <w:sz w:val="28"/>
                <w:szCs w:val="28"/>
                <w:shd w:val="clear" w:color="auto" w:fill="FFFFFF"/>
                <w:lang w:val="en-US"/>
              </w:rPr>
            </w:rPrChange>
          </w:rPr>
          <w:t>Border_</w:t>
        </w:r>
        <w:proofErr w:type="gramStart"/>
        <w:r w:rsidRPr="00CA1CA9">
          <w:rPr>
            <w:rFonts w:ascii="Times New Roman" w:eastAsia="Calibri" w:hAnsi="Times New Roman" w:cs="Times New Roman"/>
            <w:sz w:val="20"/>
            <w:szCs w:val="20"/>
            <w:shd w:val="clear" w:color="auto" w:fill="FFFFFF"/>
            <w:lang w:val="en-US"/>
            <w:rPrChange w:id="14757" w:author="Airat Shigapov" w:date="2021-10-29T16:44:00Z">
              <w:rPr>
                <w:rFonts w:ascii="Times New Roman" w:eastAsia="Calibri" w:hAnsi="Times New Roman" w:cs="Times New Roman"/>
                <w:sz w:val="28"/>
                <w:szCs w:val="28"/>
                <w:shd w:val="clear" w:color="auto" w:fill="FFFFFF"/>
                <w:lang w:val="en-US"/>
              </w:rPr>
            </w:rPrChange>
          </w:rPr>
          <w:t>MouseLeftButtonDown</w:t>
        </w:r>
        <w:proofErr w:type="spellEnd"/>
        <w:r w:rsidRPr="00CA1CA9">
          <w:rPr>
            <w:rFonts w:ascii="Times New Roman" w:eastAsia="Calibri" w:hAnsi="Times New Roman" w:cs="Times New Roman"/>
            <w:sz w:val="20"/>
            <w:szCs w:val="20"/>
            <w:shd w:val="clear" w:color="auto" w:fill="FFFFFF"/>
            <w:lang w:val="en-US"/>
            <w:rPrChange w:id="14758" w:author="Airat Shigapov" w:date="2021-10-29T16:44:00Z">
              <w:rPr>
                <w:rFonts w:ascii="Times New Roman" w:eastAsia="Calibri" w:hAnsi="Times New Roman" w:cs="Times New Roman"/>
                <w:sz w:val="28"/>
                <w:szCs w:val="28"/>
                <w:shd w:val="clear" w:color="auto" w:fill="FFFFFF"/>
                <w:lang w:val="en-US"/>
              </w:rPr>
            </w:rPrChange>
          </w:rPr>
          <w:t>(</w:t>
        </w:r>
        <w:proofErr w:type="gramEnd"/>
        <w:r w:rsidRPr="00CA1CA9">
          <w:rPr>
            <w:rFonts w:ascii="Times New Roman" w:eastAsia="Calibri" w:hAnsi="Times New Roman" w:cs="Times New Roman"/>
            <w:sz w:val="20"/>
            <w:szCs w:val="20"/>
            <w:shd w:val="clear" w:color="auto" w:fill="FFFFFF"/>
            <w:lang w:val="en-US"/>
            <w:rPrChange w:id="14759" w:author="Airat Shigapov" w:date="2021-10-29T16:44:00Z">
              <w:rPr>
                <w:rFonts w:ascii="Times New Roman" w:eastAsia="Calibri" w:hAnsi="Times New Roman" w:cs="Times New Roman"/>
                <w:sz w:val="28"/>
                <w:szCs w:val="28"/>
                <w:shd w:val="clear" w:color="auto" w:fill="FFFFFF"/>
                <w:lang w:val="en-US"/>
              </w:rPr>
            </w:rPrChange>
          </w:rPr>
          <w:t xml:space="preserve">object sender, </w:t>
        </w:r>
        <w:proofErr w:type="spellStart"/>
        <w:r w:rsidRPr="00CA1CA9">
          <w:rPr>
            <w:rFonts w:ascii="Times New Roman" w:eastAsia="Calibri" w:hAnsi="Times New Roman" w:cs="Times New Roman"/>
            <w:sz w:val="20"/>
            <w:szCs w:val="20"/>
            <w:shd w:val="clear" w:color="auto" w:fill="FFFFFF"/>
            <w:lang w:val="en-US"/>
            <w:rPrChange w:id="14760" w:author="Airat Shigapov" w:date="2021-10-29T16:44:00Z">
              <w:rPr>
                <w:rFonts w:ascii="Times New Roman" w:eastAsia="Calibri" w:hAnsi="Times New Roman" w:cs="Times New Roman"/>
                <w:sz w:val="28"/>
                <w:szCs w:val="28"/>
                <w:shd w:val="clear" w:color="auto" w:fill="FFFFFF"/>
                <w:lang w:val="en-US"/>
              </w:rPr>
            </w:rPrChange>
          </w:rPr>
          <w:t>MouseButtonEventArgs</w:t>
        </w:r>
        <w:proofErr w:type="spellEnd"/>
        <w:r w:rsidRPr="00CA1CA9">
          <w:rPr>
            <w:rFonts w:ascii="Times New Roman" w:eastAsia="Calibri" w:hAnsi="Times New Roman" w:cs="Times New Roman"/>
            <w:sz w:val="20"/>
            <w:szCs w:val="20"/>
            <w:shd w:val="clear" w:color="auto" w:fill="FFFFFF"/>
            <w:lang w:val="en-US"/>
            <w:rPrChange w:id="14761" w:author="Airat Shigapov" w:date="2021-10-29T16:44:00Z">
              <w:rPr>
                <w:rFonts w:ascii="Times New Roman" w:eastAsia="Calibri" w:hAnsi="Times New Roman" w:cs="Times New Roman"/>
                <w:sz w:val="28"/>
                <w:szCs w:val="28"/>
                <w:shd w:val="clear" w:color="auto" w:fill="FFFFFF"/>
                <w:lang w:val="en-US"/>
              </w:rPr>
            </w:rPrChange>
          </w:rPr>
          <w:t xml:space="preserve"> e)</w:t>
        </w:r>
      </w:ins>
    </w:p>
    <w:p w14:paraId="40403A87" w14:textId="77777777" w:rsidR="00CC67A4" w:rsidRPr="00CA1CA9" w:rsidRDefault="00CC67A4" w:rsidP="00CC67A4">
      <w:pPr>
        <w:rPr>
          <w:ins w:id="14762" w:author="Airat Shigapov" w:date="2021-10-29T16:41:00Z"/>
          <w:rFonts w:ascii="Times New Roman" w:eastAsia="Calibri" w:hAnsi="Times New Roman" w:cs="Times New Roman"/>
          <w:sz w:val="20"/>
          <w:szCs w:val="20"/>
          <w:shd w:val="clear" w:color="auto" w:fill="FFFFFF"/>
          <w:lang w:val="en-US"/>
          <w:rPrChange w:id="14763" w:author="Airat Shigapov" w:date="2021-10-29T16:44:00Z">
            <w:rPr>
              <w:ins w:id="14764" w:author="Airat Shigapov" w:date="2021-10-29T16:41:00Z"/>
              <w:rFonts w:ascii="Times New Roman" w:eastAsia="Calibri" w:hAnsi="Times New Roman" w:cs="Times New Roman"/>
              <w:sz w:val="28"/>
              <w:szCs w:val="28"/>
              <w:shd w:val="clear" w:color="auto" w:fill="FFFFFF"/>
              <w:lang w:val="en-US"/>
            </w:rPr>
          </w:rPrChange>
        </w:rPr>
      </w:pPr>
      <w:ins w:id="14765" w:author="Airat Shigapov" w:date="2021-10-29T16:41:00Z">
        <w:r w:rsidRPr="00CA1CA9">
          <w:rPr>
            <w:rFonts w:ascii="Times New Roman" w:eastAsia="Calibri" w:hAnsi="Times New Roman" w:cs="Times New Roman"/>
            <w:sz w:val="20"/>
            <w:szCs w:val="20"/>
            <w:shd w:val="clear" w:color="auto" w:fill="FFFFFF"/>
            <w:lang w:val="en-US"/>
            <w:rPrChange w:id="14766" w:author="Airat Shigapov" w:date="2021-10-29T16:44:00Z">
              <w:rPr>
                <w:rFonts w:ascii="Times New Roman" w:eastAsia="Calibri" w:hAnsi="Times New Roman" w:cs="Times New Roman"/>
                <w:sz w:val="28"/>
                <w:szCs w:val="28"/>
                <w:shd w:val="clear" w:color="auto" w:fill="FFFFFF"/>
                <w:lang w:val="en-US"/>
              </w:rPr>
            </w:rPrChange>
          </w:rPr>
          <w:t xml:space="preserve">        {</w:t>
        </w:r>
      </w:ins>
    </w:p>
    <w:p w14:paraId="7B122156" w14:textId="77777777" w:rsidR="00CC67A4" w:rsidRPr="00CA1CA9" w:rsidRDefault="00CC67A4" w:rsidP="00CC67A4">
      <w:pPr>
        <w:rPr>
          <w:ins w:id="14767" w:author="Airat Shigapov" w:date="2021-10-29T16:41:00Z"/>
          <w:rFonts w:ascii="Times New Roman" w:eastAsia="Calibri" w:hAnsi="Times New Roman" w:cs="Times New Roman"/>
          <w:sz w:val="20"/>
          <w:szCs w:val="20"/>
          <w:shd w:val="clear" w:color="auto" w:fill="FFFFFF"/>
          <w:lang w:val="en-US"/>
          <w:rPrChange w:id="14768" w:author="Airat Shigapov" w:date="2021-10-29T16:44:00Z">
            <w:rPr>
              <w:ins w:id="14769" w:author="Airat Shigapov" w:date="2021-10-29T16:41:00Z"/>
              <w:rFonts w:ascii="Times New Roman" w:eastAsia="Calibri" w:hAnsi="Times New Roman" w:cs="Times New Roman"/>
              <w:sz w:val="28"/>
              <w:szCs w:val="28"/>
              <w:shd w:val="clear" w:color="auto" w:fill="FFFFFF"/>
              <w:lang w:val="en-US"/>
            </w:rPr>
          </w:rPrChange>
        </w:rPr>
      </w:pPr>
      <w:ins w:id="14770" w:author="Airat Shigapov" w:date="2021-10-29T16:41:00Z">
        <w:r w:rsidRPr="00CA1CA9">
          <w:rPr>
            <w:rFonts w:ascii="Times New Roman" w:eastAsia="Calibri" w:hAnsi="Times New Roman" w:cs="Times New Roman"/>
            <w:sz w:val="20"/>
            <w:szCs w:val="20"/>
            <w:shd w:val="clear" w:color="auto" w:fill="FFFFFF"/>
            <w:lang w:val="en-US"/>
            <w:rPrChange w:id="14771" w:author="Airat Shigapov" w:date="2021-10-29T16:44:00Z">
              <w:rPr>
                <w:rFonts w:ascii="Times New Roman" w:eastAsia="Calibri" w:hAnsi="Times New Roman" w:cs="Times New Roman"/>
                <w:sz w:val="28"/>
                <w:szCs w:val="28"/>
                <w:shd w:val="clear" w:color="auto" w:fill="FFFFFF"/>
                <w:lang w:val="en-US"/>
              </w:rPr>
            </w:rPrChange>
          </w:rPr>
          <w:t xml:space="preserve">            </w:t>
        </w:r>
        <w:proofErr w:type="spellStart"/>
        <w:r w:rsidRPr="00CA1CA9">
          <w:rPr>
            <w:rFonts w:ascii="Times New Roman" w:eastAsia="Calibri" w:hAnsi="Times New Roman" w:cs="Times New Roman"/>
            <w:sz w:val="20"/>
            <w:szCs w:val="20"/>
            <w:shd w:val="clear" w:color="auto" w:fill="FFFFFF"/>
            <w:lang w:val="en-US"/>
            <w:rPrChange w:id="14772" w:author="Airat Shigapov" w:date="2021-10-29T16:44:00Z">
              <w:rPr>
                <w:rFonts w:ascii="Times New Roman" w:eastAsia="Calibri" w:hAnsi="Times New Roman" w:cs="Times New Roman"/>
                <w:sz w:val="28"/>
                <w:szCs w:val="28"/>
                <w:shd w:val="clear" w:color="auto" w:fill="FFFFFF"/>
                <w:lang w:val="en-US"/>
              </w:rPr>
            </w:rPrChange>
          </w:rPr>
          <w:t>Cart.Visibility</w:t>
        </w:r>
        <w:proofErr w:type="spellEnd"/>
        <w:r w:rsidRPr="00CA1CA9">
          <w:rPr>
            <w:rFonts w:ascii="Times New Roman" w:eastAsia="Calibri" w:hAnsi="Times New Roman" w:cs="Times New Roman"/>
            <w:sz w:val="20"/>
            <w:szCs w:val="20"/>
            <w:shd w:val="clear" w:color="auto" w:fill="FFFFFF"/>
            <w:lang w:val="en-US"/>
            <w:rPrChange w:id="14773" w:author="Airat Shigapov" w:date="2021-10-29T16:44:00Z">
              <w:rPr>
                <w:rFonts w:ascii="Times New Roman" w:eastAsia="Calibri" w:hAnsi="Times New Roman" w:cs="Times New Roman"/>
                <w:sz w:val="28"/>
                <w:szCs w:val="28"/>
                <w:shd w:val="clear" w:color="auto" w:fill="FFFFFF"/>
                <w:lang w:val="en-US"/>
              </w:rPr>
            </w:rPrChange>
          </w:rPr>
          <w:t xml:space="preserve"> = </w:t>
        </w:r>
        <w:proofErr w:type="spellStart"/>
        <w:r w:rsidRPr="00CA1CA9">
          <w:rPr>
            <w:rFonts w:ascii="Times New Roman" w:eastAsia="Calibri" w:hAnsi="Times New Roman" w:cs="Times New Roman"/>
            <w:sz w:val="20"/>
            <w:szCs w:val="20"/>
            <w:shd w:val="clear" w:color="auto" w:fill="FFFFFF"/>
            <w:lang w:val="en-US"/>
            <w:rPrChange w:id="14774" w:author="Airat Shigapov" w:date="2021-10-29T16:44:00Z">
              <w:rPr>
                <w:rFonts w:ascii="Times New Roman" w:eastAsia="Calibri" w:hAnsi="Times New Roman" w:cs="Times New Roman"/>
                <w:sz w:val="28"/>
                <w:szCs w:val="28"/>
                <w:shd w:val="clear" w:color="auto" w:fill="FFFFFF"/>
                <w:lang w:val="en-US"/>
              </w:rPr>
            </w:rPrChange>
          </w:rPr>
          <w:t>Visibility.Hidden</w:t>
        </w:r>
        <w:proofErr w:type="spellEnd"/>
        <w:r w:rsidRPr="00CA1CA9">
          <w:rPr>
            <w:rFonts w:ascii="Times New Roman" w:eastAsia="Calibri" w:hAnsi="Times New Roman" w:cs="Times New Roman"/>
            <w:sz w:val="20"/>
            <w:szCs w:val="20"/>
            <w:shd w:val="clear" w:color="auto" w:fill="FFFFFF"/>
            <w:lang w:val="en-US"/>
            <w:rPrChange w:id="14775" w:author="Airat Shigapov" w:date="2021-10-29T16:44:00Z">
              <w:rPr>
                <w:rFonts w:ascii="Times New Roman" w:eastAsia="Calibri" w:hAnsi="Times New Roman" w:cs="Times New Roman"/>
                <w:sz w:val="28"/>
                <w:szCs w:val="28"/>
                <w:shd w:val="clear" w:color="auto" w:fill="FFFFFF"/>
                <w:lang w:val="en-US"/>
              </w:rPr>
            </w:rPrChange>
          </w:rPr>
          <w:t>;</w:t>
        </w:r>
      </w:ins>
    </w:p>
    <w:p w14:paraId="0195C759" w14:textId="77777777" w:rsidR="00CC67A4" w:rsidRPr="00CA1CA9" w:rsidRDefault="00CC67A4" w:rsidP="00CC67A4">
      <w:pPr>
        <w:rPr>
          <w:ins w:id="14776" w:author="Airat Shigapov" w:date="2021-10-29T16:41:00Z"/>
          <w:rFonts w:ascii="Times New Roman" w:eastAsia="Calibri" w:hAnsi="Times New Roman" w:cs="Times New Roman"/>
          <w:sz w:val="20"/>
          <w:szCs w:val="20"/>
          <w:shd w:val="clear" w:color="auto" w:fill="FFFFFF"/>
          <w:lang w:val="en-US"/>
          <w:rPrChange w:id="14777" w:author="Airat Shigapov" w:date="2021-10-29T16:44:00Z">
            <w:rPr>
              <w:ins w:id="14778" w:author="Airat Shigapov" w:date="2021-10-29T16:41:00Z"/>
              <w:rFonts w:ascii="Times New Roman" w:eastAsia="Calibri" w:hAnsi="Times New Roman" w:cs="Times New Roman"/>
              <w:sz w:val="28"/>
              <w:szCs w:val="28"/>
              <w:shd w:val="clear" w:color="auto" w:fill="FFFFFF"/>
              <w:lang w:val="en-US"/>
            </w:rPr>
          </w:rPrChange>
        </w:rPr>
      </w:pPr>
      <w:ins w:id="14779" w:author="Airat Shigapov" w:date="2021-10-29T16:41:00Z">
        <w:r w:rsidRPr="00CA1CA9">
          <w:rPr>
            <w:rFonts w:ascii="Times New Roman" w:eastAsia="Calibri" w:hAnsi="Times New Roman" w:cs="Times New Roman"/>
            <w:sz w:val="20"/>
            <w:szCs w:val="20"/>
            <w:shd w:val="clear" w:color="auto" w:fill="FFFFFF"/>
            <w:lang w:val="en-US"/>
            <w:rPrChange w:id="14780" w:author="Airat Shigapov" w:date="2021-10-29T16:44:00Z">
              <w:rPr>
                <w:rFonts w:ascii="Times New Roman" w:eastAsia="Calibri" w:hAnsi="Times New Roman" w:cs="Times New Roman"/>
                <w:sz w:val="28"/>
                <w:szCs w:val="28"/>
                <w:shd w:val="clear" w:color="auto" w:fill="FFFFFF"/>
                <w:lang w:val="en-US"/>
              </w:rPr>
            </w:rPrChange>
          </w:rPr>
          <w:t xml:space="preserve">            </w:t>
        </w:r>
        <w:proofErr w:type="spellStart"/>
        <w:r w:rsidRPr="00CA1CA9">
          <w:rPr>
            <w:rFonts w:ascii="Times New Roman" w:eastAsia="Calibri" w:hAnsi="Times New Roman" w:cs="Times New Roman"/>
            <w:sz w:val="20"/>
            <w:szCs w:val="20"/>
            <w:shd w:val="clear" w:color="auto" w:fill="FFFFFF"/>
            <w:lang w:val="en-US"/>
            <w:rPrChange w:id="14781" w:author="Airat Shigapov" w:date="2021-10-29T16:44:00Z">
              <w:rPr>
                <w:rFonts w:ascii="Times New Roman" w:eastAsia="Calibri" w:hAnsi="Times New Roman" w:cs="Times New Roman"/>
                <w:sz w:val="28"/>
                <w:szCs w:val="28"/>
                <w:shd w:val="clear" w:color="auto" w:fill="FFFFFF"/>
                <w:lang w:val="en-US"/>
              </w:rPr>
            </w:rPrChange>
          </w:rPr>
          <w:t>Order.Visibility</w:t>
        </w:r>
        <w:proofErr w:type="spellEnd"/>
        <w:r w:rsidRPr="00CA1CA9">
          <w:rPr>
            <w:rFonts w:ascii="Times New Roman" w:eastAsia="Calibri" w:hAnsi="Times New Roman" w:cs="Times New Roman"/>
            <w:sz w:val="20"/>
            <w:szCs w:val="20"/>
            <w:shd w:val="clear" w:color="auto" w:fill="FFFFFF"/>
            <w:lang w:val="en-US"/>
            <w:rPrChange w:id="14782" w:author="Airat Shigapov" w:date="2021-10-29T16:44:00Z">
              <w:rPr>
                <w:rFonts w:ascii="Times New Roman" w:eastAsia="Calibri" w:hAnsi="Times New Roman" w:cs="Times New Roman"/>
                <w:sz w:val="28"/>
                <w:szCs w:val="28"/>
                <w:shd w:val="clear" w:color="auto" w:fill="FFFFFF"/>
                <w:lang w:val="en-US"/>
              </w:rPr>
            </w:rPrChange>
          </w:rPr>
          <w:t xml:space="preserve"> = </w:t>
        </w:r>
        <w:proofErr w:type="spellStart"/>
        <w:r w:rsidRPr="00CA1CA9">
          <w:rPr>
            <w:rFonts w:ascii="Times New Roman" w:eastAsia="Calibri" w:hAnsi="Times New Roman" w:cs="Times New Roman"/>
            <w:sz w:val="20"/>
            <w:szCs w:val="20"/>
            <w:shd w:val="clear" w:color="auto" w:fill="FFFFFF"/>
            <w:lang w:val="en-US"/>
            <w:rPrChange w:id="14783" w:author="Airat Shigapov" w:date="2021-10-29T16:44:00Z">
              <w:rPr>
                <w:rFonts w:ascii="Times New Roman" w:eastAsia="Calibri" w:hAnsi="Times New Roman" w:cs="Times New Roman"/>
                <w:sz w:val="28"/>
                <w:szCs w:val="28"/>
                <w:shd w:val="clear" w:color="auto" w:fill="FFFFFF"/>
                <w:lang w:val="en-US"/>
              </w:rPr>
            </w:rPrChange>
          </w:rPr>
          <w:t>Visibility.Hidden</w:t>
        </w:r>
        <w:proofErr w:type="spellEnd"/>
        <w:r w:rsidRPr="00CA1CA9">
          <w:rPr>
            <w:rFonts w:ascii="Times New Roman" w:eastAsia="Calibri" w:hAnsi="Times New Roman" w:cs="Times New Roman"/>
            <w:sz w:val="20"/>
            <w:szCs w:val="20"/>
            <w:shd w:val="clear" w:color="auto" w:fill="FFFFFF"/>
            <w:lang w:val="en-US"/>
            <w:rPrChange w:id="14784" w:author="Airat Shigapov" w:date="2021-10-29T16:44:00Z">
              <w:rPr>
                <w:rFonts w:ascii="Times New Roman" w:eastAsia="Calibri" w:hAnsi="Times New Roman" w:cs="Times New Roman"/>
                <w:sz w:val="28"/>
                <w:szCs w:val="28"/>
                <w:shd w:val="clear" w:color="auto" w:fill="FFFFFF"/>
                <w:lang w:val="en-US"/>
              </w:rPr>
            </w:rPrChange>
          </w:rPr>
          <w:t>;</w:t>
        </w:r>
      </w:ins>
    </w:p>
    <w:p w14:paraId="6A0D5268" w14:textId="77777777" w:rsidR="00CC67A4" w:rsidRPr="00CA1CA9" w:rsidRDefault="00CC67A4" w:rsidP="00CC67A4">
      <w:pPr>
        <w:rPr>
          <w:ins w:id="14785" w:author="Airat Shigapov" w:date="2021-10-29T16:41:00Z"/>
          <w:rFonts w:ascii="Times New Roman" w:eastAsia="Calibri" w:hAnsi="Times New Roman" w:cs="Times New Roman"/>
          <w:sz w:val="20"/>
          <w:szCs w:val="20"/>
          <w:shd w:val="clear" w:color="auto" w:fill="FFFFFF"/>
          <w:lang w:val="en-US"/>
          <w:rPrChange w:id="14786" w:author="Airat Shigapov" w:date="2021-10-29T16:44:00Z">
            <w:rPr>
              <w:ins w:id="14787" w:author="Airat Shigapov" w:date="2021-10-29T16:41:00Z"/>
              <w:rFonts w:ascii="Times New Roman" w:eastAsia="Calibri" w:hAnsi="Times New Roman" w:cs="Times New Roman"/>
              <w:sz w:val="28"/>
              <w:szCs w:val="28"/>
              <w:shd w:val="clear" w:color="auto" w:fill="FFFFFF"/>
              <w:lang w:val="en-US"/>
            </w:rPr>
          </w:rPrChange>
        </w:rPr>
      </w:pPr>
      <w:ins w:id="14788" w:author="Airat Shigapov" w:date="2021-10-29T16:41:00Z">
        <w:r w:rsidRPr="00CA1CA9">
          <w:rPr>
            <w:rFonts w:ascii="Times New Roman" w:eastAsia="Calibri" w:hAnsi="Times New Roman" w:cs="Times New Roman"/>
            <w:sz w:val="20"/>
            <w:szCs w:val="20"/>
            <w:shd w:val="clear" w:color="auto" w:fill="FFFFFF"/>
            <w:lang w:val="en-US"/>
            <w:rPrChange w:id="14789" w:author="Airat Shigapov" w:date="2021-10-29T16:44:00Z">
              <w:rPr>
                <w:rFonts w:ascii="Times New Roman" w:eastAsia="Calibri" w:hAnsi="Times New Roman" w:cs="Times New Roman"/>
                <w:sz w:val="28"/>
                <w:szCs w:val="28"/>
                <w:shd w:val="clear" w:color="auto" w:fill="FFFFFF"/>
                <w:lang w:val="en-US"/>
              </w:rPr>
            </w:rPrChange>
          </w:rPr>
          <w:t xml:space="preserve">            </w:t>
        </w:r>
        <w:proofErr w:type="spellStart"/>
        <w:r w:rsidRPr="00CA1CA9">
          <w:rPr>
            <w:rFonts w:ascii="Times New Roman" w:eastAsia="Calibri" w:hAnsi="Times New Roman" w:cs="Times New Roman"/>
            <w:sz w:val="20"/>
            <w:szCs w:val="20"/>
            <w:shd w:val="clear" w:color="auto" w:fill="FFFFFF"/>
            <w:lang w:val="en-US"/>
            <w:rPrChange w:id="14790" w:author="Airat Shigapov" w:date="2021-10-29T16:44:00Z">
              <w:rPr>
                <w:rFonts w:ascii="Times New Roman" w:eastAsia="Calibri" w:hAnsi="Times New Roman" w:cs="Times New Roman"/>
                <w:sz w:val="28"/>
                <w:szCs w:val="28"/>
                <w:shd w:val="clear" w:color="auto" w:fill="FFFFFF"/>
                <w:lang w:val="en-US"/>
              </w:rPr>
            </w:rPrChange>
          </w:rPr>
          <w:t>InfoClient.Visibility</w:t>
        </w:r>
        <w:proofErr w:type="spellEnd"/>
        <w:r w:rsidRPr="00CA1CA9">
          <w:rPr>
            <w:rFonts w:ascii="Times New Roman" w:eastAsia="Calibri" w:hAnsi="Times New Roman" w:cs="Times New Roman"/>
            <w:sz w:val="20"/>
            <w:szCs w:val="20"/>
            <w:shd w:val="clear" w:color="auto" w:fill="FFFFFF"/>
            <w:lang w:val="en-US"/>
            <w:rPrChange w:id="14791" w:author="Airat Shigapov" w:date="2021-10-29T16:44:00Z">
              <w:rPr>
                <w:rFonts w:ascii="Times New Roman" w:eastAsia="Calibri" w:hAnsi="Times New Roman" w:cs="Times New Roman"/>
                <w:sz w:val="28"/>
                <w:szCs w:val="28"/>
                <w:shd w:val="clear" w:color="auto" w:fill="FFFFFF"/>
                <w:lang w:val="en-US"/>
              </w:rPr>
            </w:rPrChange>
          </w:rPr>
          <w:t xml:space="preserve"> = </w:t>
        </w:r>
        <w:proofErr w:type="spellStart"/>
        <w:r w:rsidRPr="00CA1CA9">
          <w:rPr>
            <w:rFonts w:ascii="Times New Roman" w:eastAsia="Calibri" w:hAnsi="Times New Roman" w:cs="Times New Roman"/>
            <w:sz w:val="20"/>
            <w:szCs w:val="20"/>
            <w:shd w:val="clear" w:color="auto" w:fill="FFFFFF"/>
            <w:lang w:val="en-US"/>
            <w:rPrChange w:id="14792" w:author="Airat Shigapov" w:date="2021-10-29T16:44:00Z">
              <w:rPr>
                <w:rFonts w:ascii="Times New Roman" w:eastAsia="Calibri" w:hAnsi="Times New Roman" w:cs="Times New Roman"/>
                <w:sz w:val="28"/>
                <w:szCs w:val="28"/>
                <w:shd w:val="clear" w:color="auto" w:fill="FFFFFF"/>
                <w:lang w:val="en-US"/>
              </w:rPr>
            </w:rPrChange>
          </w:rPr>
          <w:t>Visibility.Hidden</w:t>
        </w:r>
        <w:proofErr w:type="spellEnd"/>
        <w:r w:rsidRPr="00CA1CA9">
          <w:rPr>
            <w:rFonts w:ascii="Times New Roman" w:eastAsia="Calibri" w:hAnsi="Times New Roman" w:cs="Times New Roman"/>
            <w:sz w:val="20"/>
            <w:szCs w:val="20"/>
            <w:shd w:val="clear" w:color="auto" w:fill="FFFFFF"/>
            <w:lang w:val="en-US"/>
            <w:rPrChange w:id="14793" w:author="Airat Shigapov" w:date="2021-10-29T16:44:00Z">
              <w:rPr>
                <w:rFonts w:ascii="Times New Roman" w:eastAsia="Calibri" w:hAnsi="Times New Roman" w:cs="Times New Roman"/>
                <w:sz w:val="28"/>
                <w:szCs w:val="28"/>
                <w:shd w:val="clear" w:color="auto" w:fill="FFFFFF"/>
                <w:lang w:val="en-US"/>
              </w:rPr>
            </w:rPrChange>
          </w:rPr>
          <w:t>;</w:t>
        </w:r>
      </w:ins>
    </w:p>
    <w:p w14:paraId="1C1F5F03" w14:textId="77777777" w:rsidR="00CC67A4" w:rsidRPr="00CA1CA9" w:rsidRDefault="00CC67A4" w:rsidP="00CC67A4">
      <w:pPr>
        <w:rPr>
          <w:ins w:id="14794" w:author="Airat Shigapov" w:date="2021-10-29T16:41:00Z"/>
          <w:rFonts w:ascii="Times New Roman" w:eastAsia="Calibri" w:hAnsi="Times New Roman" w:cs="Times New Roman"/>
          <w:sz w:val="20"/>
          <w:szCs w:val="20"/>
          <w:shd w:val="clear" w:color="auto" w:fill="FFFFFF"/>
          <w:lang w:val="en-US"/>
          <w:rPrChange w:id="14795" w:author="Airat Shigapov" w:date="2021-10-29T16:44:00Z">
            <w:rPr>
              <w:ins w:id="14796" w:author="Airat Shigapov" w:date="2021-10-29T16:41:00Z"/>
              <w:rFonts w:ascii="Times New Roman" w:eastAsia="Calibri" w:hAnsi="Times New Roman" w:cs="Times New Roman"/>
              <w:sz w:val="28"/>
              <w:szCs w:val="28"/>
              <w:shd w:val="clear" w:color="auto" w:fill="FFFFFF"/>
              <w:lang w:val="en-US"/>
            </w:rPr>
          </w:rPrChange>
        </w:rPr>
      </w:pPr>
      <w:ins w:id="14797" w:author="Airat Shigapov" w:date="2021-10-29T16:41:00Z">
        <w:r w:rsidRPr="00CA1CA9">
          <w:rPr>
            <w:rFonts w:ascii="Times New Roman" w:eastAsia="Calibri" w:hAnsi="Times New Roman" w:cs="Times New Roman"/>
            <w:sz w:val="20"/>
            <w:szCs w:val="20"/>
            <w:shd w:val="clear" w:color="auto" w:fill="FFFFFF"/>
            <w:lang w:val="en-US"/>
            <w:rPrChange w:id="14798" w:author="Airat Shigapov" w:date="2021-10-29T16:44:00Z">
              <w:rPr>
                <w:rFonts w:ascii="Times New Roman" w:eastAsia="Calibri" w:hAnsi="Times New Roman" w:cs="Times New Roman"/>
                <w:sz w:val="28"/>
                <w:szCs w:val="28"/>
                <w:shd w:val="clear" w:color="auto" w:fill="FFFFFF"/>
                <w:lang w:val="en-US"/>
              </w:rPr>
            </w:rPrChange>
          </w:rPr>
          <w:t xml:space="preserve">            </w:t>
        </w:r>
        <w:proofErr w:type="spellStart"/>
        <w:r w:rsidRPr="00CA1CA9">
          <w:rPr>
            <w:rFonts w:ascii="Times New Roman" w:eastAsia="Calibri" w:hAnsi="Times New Roman" w:cs="Times New Roman"/>
            <w:sz w:val="20"/>
            <w:szCs w:val="20"/>
            <w:shd w:val="clear" w:color="auto" w:fill="FFFFFF"/>
            <w:lang w:val="en-US"/>
            <w:rPrChange w:id="14799" w:author="Airat Shigapov" w:date="2021-10-29T16:44:00Z">
              <w:rPr>
                <w:rFonts w:ascii="Times New Roman" w:eastAsia="Calibri" w:hAnsi="Times New Roman" w:cs="Times New Roman"/>
                <w:sz w:val="28"/>
                <w:szCs w:val="28"/>
                <w:shd w:val="clear" w:color="auto" w:fill="FFFFFF"/>
                <w:lang w:val="en-US"/>
              </w:rPr>
            </w:rPrChange>
          </w:rPr>
          <w:t>UpdatePassword.Visibility</w:t>
        </w:r>
        <w:proofErr w:type="spellEnd"/>
        <w:r w:rsidRPr="00CA1CA9">
          <w:rPr>
            <w:rFonts w:ascii="Times New Roman" w:eastAsia="Calibri" w:hAnsi="Times New Roman" w:cs="Times New Roman"/>
            <w:sz w:val="20"/>
            <w:szCs w:val="20"/>
            <w:shd w:val="clear" w:color="auto" w:fill="FFFFFF"/>
            <w:lang w:val="en-US"/>
            <w:rPrChange w:id="14800" w:author="Airat Shigapov" w:date="2021-10-29T16:44:00Z">
              <w:rPr>
                <w:rFonts w:ascii="Times New Roman" w:eastAsia="Calibri" w:hAnsi="Times New Roman" w:cs="Times New Roman"/>
                <w:sz w:val="28"/>
                <w:szCs w:val="28"/>
                <w:shd w:val="clear" w:color="auto" w:fill="FFFFFF"/>
                <w:lang w:val="en-US"/>
              </w:rPr>
            </w:rPrChange>
          </w:rPr>
          <w:t xml:space="preserve"> = </w:t>
        </w:r>
        <w:proofErr w:type="spellStart"/>
        <w:r w:rsidRPr="00CA1CA9">
          <w:rPr>
            <w:rFonts w:ascii="Times New Roman" w:eastAsia="Calibri" w:hAnsi="Times New Roman" w:cs="Times New Roman"/>
            <w:sz w:val="20"/>
            <w:szCs w:val="20"/>
            <w:shd w:val="clear" w:color="auto" w:fill="FFFFFF"/>
            <w:lang w:val="en-US"/>
            <w:rPrChange w:id="14801" w:author="Airat Shigapov" w:date="2021-10-29T16:44:00Z">
              <w:rPr>
                <w:rFonts w:ascii="Times New Roman" w:eastAsia="Calibri" w:hAnsi="Times New Roman" w:cs="Times New Roman"/>
                <w:sz w:val="28"/>
                <w:szCs w:val="28"/>
                <w:shd w:val="clear" w:color="auto" w:fill="FFFFFF"/>
                <w:lang w:val="en-US"/>
              </w:rPr>
            </w:rPrChange>
          </w:rPr>
          <w:t>Visibility.Visible</w:t>
        </w:r>
        <w:proofErr w:type="spellEnd"/>
        <w:r w:rsidRPr="00CA1CA9">
          <w:rPr>
            <w:rFonts w:ascii="Times New Roman" w:eastAsia="Calibri" w:hAnsi="Times New Roman" w:cs="Times New Roman"/>
            <w:sz w:val="20"/>
            <w:szCs w:val="20"/>
            <w:shd w:val="clear" w:color="auto" w:fill="FFFFFF"/>
            <w:lang w:val="en-US"/>
            <w:rPrChange w:id="14802" w:author="Airat Shigapov" w:date="2021-10-29T16:44:00Z">
              <w:rPr>
                <w:rFonts w:ascii="Times New Roman" w:eastAsia="Calibri" w:hAnsi="Times New Roman" w:cs="Times New Roman"/>
                <w:sz w:val="28"/>
                <w:szCs w:val="28"/>
                <w:shd w:val="clear" w:color="auto" w:fill="FFFFFF"/>
                <w:lang w:val="en-US"/>
              </w:rPr>
            </w:rPrChange>
          </w:rPr>
          <w:t>;</w:t>
        </w:r>
      </w:ins>
    </w:p>
    <w:p w14:paraId="7A8CC55C" w14:textId="77777777" w:rsidR="00CC67A4" w:rsidRPr="00CA1CA9" w:rsidRDefault="00CC67A4" w:rsidP="00CC67A4">
      <w:pPr>
        <w:rPr>
          <w:ins w:id="14803" w:author="Airat Shigapov" w:date="2021-10-29T16:41:00Z"/>
          <w:rFonts w:ascii="Times New Roman" w:eastAsia="Calibri" w:hAnsi="Times New Roman" w:cs="Times New Roman"/>
          <w:sz w:val="20"/>
          <w:szCs w:val="20"/>
          <w:shd w:val="clear" w:color="auto" w:fill="FFFFFF"/>
          <w:lang w:val="en-US"/>
          <w:rPrChange w:id="14804" w:author="Airat Shigapov" w:date="2021-10-29T16:44:00Z">
            <w:rPr>
              <w:ins w:id="14805" w:author="Airat Shigapov" w:date="2021-10-29T16:41:00Z"/>
              <w:rFonts w:ascii="Times New Roman" w:eastAsia="Calibri" w:hAnsi="Times New Roman" w:cs="Times New Roman"/>
              <w:sz w:val="28"/>
              <w:szCs w:val="28"/>
              <w:shd w:val="clear" w:color="auto" w:fill="FFFFFF"/>
              <w:lang w:val="en-US"/>
            </w:rPr>
          </w:rPrChange>
        </w:rPr>
      </w:pPr>
      <w:ins w:id="14806" w:author="Airat Shigapov" w:date="2021-10-29T16:41:00Z">
        <w:r w:rsidRPr="00CA1CA9">
          <w:rPr>
            <w:rFonts w:ascii="Times New Roman" w:eastAsia="Calibri" w:hAnsi="Times New Roman" w:cs="Times New Roman"/>
            <w:sz w:val="20"/>
            <w:szCs w:val="20"/>
            <w:shd w:val="clear" w:color="auto" w:fill="FFFFFF"/>
            <w:lang w:val="en-US"/>
            <w:rPrChange w:id="14807" w:author="Airat Shigapov" w:date="2021-10-29T16:44:00Z">
              <w:rPr>
                <w:rFonts w:ascii="Times New Roman" w:eastAsia="Calibri" w:hAnsi="Times New Roman" w:cs="Times New Roman"/>
                <w:sz w:val="28"/>
                <w:szCs w:val="28"/>
                <w:shd w:val="clear" w:color="auto" w:fill="FFFFFF"/>
                <w:lang w:val="en-US"/>
              </w:rPr>
            </w:rPrChange>
          </w:rPr>
          <w:t xml:space="preserve">            </w:t>
        </w:r>
        <w:proofErr w:type="spellStart"/>
        <w:r w:rsidRPr="00CA1CA9">
          <w:rPr>
            <w:rFonts w:ascii="Times New Roman" w:eastAsia="Calibri" w:hAnsi="Times New Roman" w:cs="Times New Roman"/>
            <w:sz w:val="20"/>
            <w:szCs w:val="20"/>
            <w:shd w:val="clear" w:color="auto" w:fill="FFFFFF"/>
            <w:lang w:val="en-US"/>
            <w:rPrChange w:id="14808" w:author="Airat Shigapov" w:date="2021-10-29T16:44:00Z">
              <w:rPr>
                <w:rFonts w:ascii="Times New Roman" w:eastAsia="Calibri" w:hAnsi="Times New Roman" w:cs="Times New Roman"/>
                <w:sz w:val="28"/>
                <w:szCs w:val="28"/>
                <w:shd w:val="clear" w:color="auto" w:fill="FFFFFF"/>
                <w:lang w:val="en-US"/>
              </w:rPr>
            </w:rPrChange>
          </w:rPr>
          <w:t>OrderNull.Visibility</w:t>
        </w:r>
        <w:proofErr w:type="spellEnd"/>
        <w:r w:rsidRPr="00CA1CA9">
          <w:rPr>
            <w:rFonts w:ascii="Times New Roman" w:eastAsia="Calibri" w:hAnsi="Times New Roman" w:cs="Times New Roman"/>
            <w:sz w:val="20"/>
            <w:szCs w:val="20"/>
            <w:shd w:val="clear" w:color="auto" w:fill="FFFFFF"/>
            <w:lang w:val="en-US"/>
            <w:rPrChange w:id="14809" w:author="Airat Shigapov" w:date="2021-10-29T16:44:00Z">
              <w:rPr>
                <w:rFonts w:ascii="Times New Roman" w:eastAsia="Calibri" w:hAnsi="Times New Roman" w:cs="Times New Roman"/>
                <w:sz w:val="28"/>
                <w:szCs w:val="28"/>
                <w:shd w:val="clear" w:color="auto" w:fill="FFFFFF"/>
                <w:lang w:val="en-US"/>
              </w:rPr>
            </w:rPrChange>
          </w:rPr>
          <w:t xml:space="preserve"> = </w:t>
        </w:r>
        <w:proofErr w:type="spellStart"/>
        <w:r w:rsidRPr="00CA1CA9">
          <w:rPr>
            <w:rFonts w:ascii="Times New Roman" w:eastAsia="Calibri" w:hAnsi="Times New Roman" w:cs="Times New Roman"/>
            <w:sz w:val="20"/>
            <w:szCs w:val="20"/>
            <w:shd w:val="clear" w:color="auto" w:fill="FFFFFF"/>
            <w:lang w:val="en-US"/>
            <w:rPrChange w:id="14810" w:author="Airat Shigapov" w:date="2021-10-29T16:44:00Z">
              <w:rPr>
                <w:rFonts w:ascii="Times New Roman" w:eastAsia="Calibri" w:hAnsi="Times New Roman" w:cs="Times New Roman"/>
                <w:sz w:val="28"/>
                <w:szCs w:val="28"/>
                <w:shd w:val="clear" w:color="auto" w:fill="FFFFFF"/>
                <w:lang w:val="en-US"/>
              </w:rPr>
            </w:rPrChange>
          </w:rPr>
          <w:t>Visibility.Hidden</w:t>
        </w:r>
        <w:proofErr w:type="spellEnd"/>
        <w:r w:rsidRPr="00CA1CA9">
          <w:rPr>
            <w:rFonts w:ascii="Times New Roman" w:eastAsia="Calibri" w:hAnsi="Times New Roman" w:cs="Times New Roman"/>
            <w:sz w:val="20"/>
            <w:szCs w:val="20"/>
            <w:shd w:val="clear" w:color="auto" w:fill="FFFFFF"/>
            <w:lang w:val="en-US"/>
            <w:rPrChange w:id="14811" w:author="Airat Shigapov" w:date="2021-10-29T16:44:00Z">
              <w:rPr>
                <w:rFonts w:ascii="Times New Roman" w:eastAsia="Calibri" w:hAnsi="Times New Roman" w:cs="Times New Roman"/>
                <w:sz w:val="28"/>
                <w:szCs w:val="28"/>
                <w:shd w:val="clear" w:color="auto" w:fill="FFFFFF"/>
                <w:lang w:val="en-US"/>
              </w:rPr>
            </w:rPrChange>
          </w:rPr>
          <w:t>;</w:t>
        </w:r>
      </w:ins>
    </w:p>
    <w:p w14:paraId="057C615F" w14:textId="77777777" w:rsidR="00CC67A4" w:rsidRPr="00CA1CA9" w:rsidRDefault="00CC67A4" w:rsidP="00CC67A4">
      <w:pPr>
        <w:rPr>
          <w:ins w:id="14812" w:author="Airat Shigapov" w:date="2021-10-29T16:41:00Z"/>
          <w:rFonts w:ascii="Times New Roman" w:eastAsia="Calibri" w:hAnsi="Times New Roman" w:cs="Times New Roman"/>
          <w:sz w:val="20"/>
          <w:szCs w:val="20"/>
          <w:shd w:val="clear" w:color="auto" w:fill="FFFFFF"/>
          <w:lang w:val="en-US"/>
          <w:rPrChange w:id="14813" w:author="Airat Shigapov" w:date="2021-10-29T16:44:00Z">
            <w:rPr>
              <w:ins w:id="14814" w:author="Airat Shigapov" w:date="2021-10-29T16:41:00Z"/>
              <w:rFonts w:ascii="Times New Roman" w:eastAsia="Calibri" w:hAnsi="Times New Roman" w:cs="Times New Roman"/>
              <w:sz w:val="28"/>
              <w:szCs w:val="28"/>
              <w:shd w:val="clear" w:color="auto" w:fill="FFFFFF"/>
              <w:lang w:val="en-US"/>
            </w:rPr>
          </w:rPrChange>
        </w:rPr>
      </w:pPr>
      <w:ins w:id="14815" w:author="Airat Shigapov" w:date="2021-10-29T16:41:00Z">
        <w:r w:rsidRPr="00CA1CA9">
          <w:rPr>
            <w:rFonts w:ascii="Times New Roman" w:eastAsia="Calibri" w:hAnsi="Times New Roman" w:cs="Times New Roman"/>
            <w:sz w:val="20"/>
            <w:szCs w:val="20"/>
            <w:shd w:val="clear" w:color="auto" w:fill="FFFFFF"/>
            <w:lang w:val="en-US"/>
            <w:rPrChange w:id="14816" w:author="Airat Shigapov" w:date="2021-10-29T16:44:00Z">
              <w:rPr>
                <w:rFonts w:ascii="Times New Roman" w:eastAsia="Calibri" w:hAnsi="Times New Roman" w:cs="Times New Roman"/>
                <w:sz w:val="28"/>
                <w:szCs w:val="28"/>
                <w:shd w:val="clear" w:color="auto" w:fill="FFFFFF"/>
                <w:lang w:val="en-US"/>
              </w:rPr>
            </w:rPrChange>
          </w:rPr>
          <w:t xml:space="preserve">        }</w:t>
        </w:r>
      </w:ins>
    </w:p>
    <w:p w14:paraId="0FB0323C" w14:textId="77777777" w:rsidR="00CC67A4" w:rsidRPr="00CA1CA9" w:rsidRDefault="00CC67A4" w:rsidP="00CC67A4">
      <w:pPr>
        <w:rPr>
          <w:ins w:id="14817" w:author="Airat Shigapov" w:date="2021-10-29T16:41:00Z"/>
          <w:rFonts w:ascii="Times New Roman" w:eastAsia="Calibri" w:hAnsi="Times New Roman" w:cs="Times New Roman"/>
          <w:sz w:val="20"/>
          <w:szCs w:val="20"/>
          <w:shd w:val="clear" w:color="auto" w:fill="FFFFFF"/>
          <w:lang w:val="en-US"/>
          <w:rPrChange w:id="14818" w:author="Airat Shigapov" w:date="2021-10-29T16:44:00Z">
            <w:rPr>
              <w:ins w:id="14819" w:author="Airat Shigapov" w:date="2021-10-29T16:41:00Z"/>
              <w:rFonts w:ascii="Times New Roman" w:eastAsia="Calibri" w:hAnsi="Times New Roman" w:cs="Times New Roman"/>
              <w:sz w:val="28"/>
              <w:szCs w:val="28"/>
              <w:shd w:val="clear" w:color="auto" w:fill="FFFFFF"/>
              <w:lang w:val="en-US"/>
            </w:rPr>
          </w:rPrChange>
        </w:rPr>
      </w:pPr>
    </w:p>
    <w:p w14:paraId="7583EE87" w14:textId="77777777" w:rsidR="00CC67A4" w:rsidRPr="00CA1CA9" w:rsidRDefault="00CC67A4" w:rsidP="00CC67A4">
      <w:pPr>
        <w:rPr>
          <w:ins w:id="14820" w:author="Airat Shigapov" w:date="2021-10-29T16:41:00Z"/>
          <w:rFonts w:ascii="Times New Roman" w:eastAsia="Calibri" w:hAnsi="Times New Roman" w:cs="Times New Roman"/>
          <w:sz w:val="20"/>
          <w:szCs w:val="20"/>
          <w:shd w:val="clear" w:color="auto" w:fill="FFFFFF"/>
          <w:lang w:val="en-US"/>
          <w:rPrChange w:id="14821" w:author="Airat Shigapov" w:date="2021-10-29T16:44:00Z">
            <w:rPr>
              <w:ins w:id="14822" w:author="Airat Shigapov" w:date="2021-10-29T16:41:00Z"/>
              <w:rFonts w:ascii="Times New Roman" w:eastAsia="Calibri" w:hAnsi="Times New Roman" w:cs="Times New Roman"/>
              <w:sz w:val="28"/>
              <w:szCs w:val="28"/>
              <w:shd w:val="clear" w:color="auto" w:fill="FFFFFF"/>
              <w:lang w:val="en-US"/>
            </w:rPr>
          </w:rPrChange>
        </w:rPr>
      </w:pPr>
      <w:ins w:id="14823" w:author="Airat Shigapov" w:date="2021-10-29T16:41:00Z">
        <w:r w:rsidRPr="00CA1CA9">
          <w:rPr>
            <w:rFonts w:ascii="Times New Roman" w:eastAsia="Calibri" w:hAnsi="Times New Roman" w:cs="Times New Roman"/>
            <w:sz w:val="20"/>
            <w:szCs w:val="20"/>
            <w:shd w:val="clear" w:color="auto" w:fill="FFFFFF"/>
            <w:lang w:val="en-US"/>
            <w:rPrChange w:id="14824" w:author="Airat Shigapov" w:date="2021-10-29T16:44:00Z">
              <w:rPr>
                <w:rFonts w:ascii="Times New Roman" w:eastAsia="Calibri" w:hAnsi="Times New Roman" w:cs="Times New Roman"/>
                <w:sz w:val="28"/>
                <w:szCs w:val="28"/>
                <w:shd w:val="clear" w:color="auto" w:fill="FFFFFF"/>
                <w:lang w:val="en-US"/>
              </w:rPr>
            </w:rPrChange>
          </w:rPr>
          <w:t xml:space="preserve">        private void </w:t>
        </w:r>
        <w:proofErr w:type="spellStart"/>
        <w:r w:rsidRPr="00CA1CA9">
          <w:rPr>
            <w:rFonts w:ascii="Times New Roman" w:eastAsia="Calibri" w:hAnsi="Times New Roman" w:cs="Times New Roman"/>
            <w:sz w:val="20"/>
            <w:szCs w:val="20"/>
            <w:shd w:val="clear" w:color="auto" w:fill="FFFFFF"/>
            <w:lang w:val="en-US"/>
            <w:rPrChange w:id="14825" w:author="Airat Shigapov" w:date="2021-10-29T16:44:00Z">
              <w:rPr>
                <w:rFonts w:ascii="Times New Roman" w:eastAsia="Calibri" w:hAnsi="Times New Roman" w:cs="Times New Roman"/>
                <w:sz w:val="28"/>
                <w:szCs w:val="28"/>
                <w:shd w:val="clear" w:color="auto" w:fill="FFFFFF"/>
                <w:lang w:val="en-US"/>
              </w:rPr>
            </w:rPrChange>
          </w:rPr>
          <w:t>passwordfield_</w:t>
        </w:r>
        <w:proofErr w:type="gramStart"/>
        <w:r w:rsidRPr="00CA1CA9">
          <w:rPr>
            <w:rFonts w:ascii="Times New Roman" w:eastAsia="Calibri" w:hAnsi="Times New Roman" w:cs="Times New Roman"/>
            <w:sz w:val="20"/>
            <w:szCs w:val="20"/>
            <w:shd w:val="clear" w:color="auto" w:fill="FFFFFF"/>
            <w:lang w:val="en-US"/>
            <w:rPrChange w:id="14826" w:author="Airat Shigapov" w:date="2021-10-29T16:44:00Z">
              <w:rPr>
                <w:rFonts w:ascii="Times New Roman" w:eastAsia="Calibri" w:hAnsi="Times New Roman" w:cs="Times New Roman"/>
                <w:sz w:val="28"/>
                <w:szCs w:val="28"/>
                <w:shd w:val="clear" w:color="auto" w:fill="FFFFFF"/>
                <w:lang w:val="en-US"/>
              </w:rPr>
            </w:rPrChange>
          </w:rPr>
          <w:t>GotFocus</w:t>
        </w:r>
        <w:proofErr w:type="spellEnd"/>
        <w:r w:rsidRPr="00CA1CA9">
          <w:rPr>
            <w:rFonts w:ascii="Times New Roman" w:eastAsia="Calibri" w:hAnsi="Times New Roman" w:cs="Times New Roman"/>
            <w:sz w:val="20"/>
            <w:szCs w:val="20"/>
            <w:shd w:val="clear" w:color="auto" w:fill="FFFFFF"/>
            <w:lang w:val="en-US"/>
            <w:rPrChange w:id="14827" w:author="Airat Shigapov" w:date="2021-10-29T16:44:00Z">
              <w:rPr>
                <w:rFonts w:ascii="Times New Roman" w:eastAsia="Calibri" w:hAnsi="Times New Roman" w:cs="Times New Roman"/>
                <w:sz w:val="28"/>
                <w:szCs w:val="28"/>
                <w:shd w:val="clear" w:color="auto" w:fill="FFFFFF"/>
                <w:lang w:val="en-US"/>
              </w:rPr>
            </w:rPrChange>
          </w:rPr>
          <w:t>(</w:t>
        </w:r>
        <w:proofErr w:type="gramEnd"/>
        <w:r w:rsidRPr="00CA1CA9">
          <w:rPr>
            <w:rFonts w:ascii="Times New Roman" w:eastAsia="Calibri" w:hAnsi="Times New Roman" w:cs="Times New Roman"/>
            <w:sz w:val="20"/>
            <w:szCs w:val="20"/>
            <w:shd w:val="clear" w:color="auto" w:fill="FFFFFF"/>
            <w:lang w:val="en-US"/>
            <w:rPrChange w:id="14828" w:author="Airat Shigapov" w:date="2021-10-29T16:44:00Z">
              <w:rPr>
                <w:rFonts w:ascii="Times New Roman" w:eastAsia="Calibri" w:hAnsi="Times New Roman" w:cs="Times New Roman"/>
                <w:sz w:val="28"/>
                <w:szCs w:val="28"/>
                <w:shd w:val="clear" w:color="auto" w:fill="FFFFFF"/>
                <w:lang w:val="en-US"/>
              </w:rPr>
            </w:rPrChange>
          </w:rPr>
          <w:t xml:space="preserve">object sender, </w:t>
        </w:r>
        <w:proofErr w:type="spellStart"/>
        <w:r w:rsidRPr="00CA1CA9">
          <w:rPr>
            <w:rFonts w:ascii="Times New Roman" w:eastAsia="Calibri" w:hAnsi="Times New Roman" w:cs="Times New Roman"/>
            <w:sz w:val="20"/>
            <w:szCs w:val="20"/>
            <w:shd w:val="clear" w:color="auto" w:fill="FFFFFF"/>
            <w:lang w:val="en-US"/>
            <w:rPrChange w:id="14829" w:author="Airat Shigapov" w:date="2021-10-29T16:44:00Z">
              <w:rPr>
                <w:rFonts w:ascii="Times New Roman" w:eastAsia="Calibri" w:hAnsi="Times New Roman" w:cs="Times New Roman"/>
                <w:sz w:val="28"/>
                <w:szCs w:val="28"/>
                <w:shd w:val="clear" w:color="auto" w:fill="FFFFFF"/>
                <w:lang w:val="en-US"/>
              </w:rPr>
            </w:rPrChange>
          </w:rPr>
          <w:t>RoutedEventArgs</w:t>
        </w:r>
        <w:proofErr w:type="spellEnd"/>
        <w:r w:rsidRPr="00CA1CA9">
          <w:rPr>
            <w:rFonts w:ascii="Times New Roman" w:eastAsia="Calibri" w:hAnsi="Times New Roman" w:cs="Times New Roman"/>
            <w:sz w:val="20"/>
            <w:szCs w:val="20"/>
            <w:shd w:val="clear" w:color="auto" w:fill="FFFFFF"/>
            <w:lang w:val="en-US"/>
            <w:rPrChange w:id="14830" w:author="Airat Shigapov" w:date="2021-10-29T16:44:00Z">
              <w:rPr>
                <w:rFonts w:ascii="Times New Roman" w:eastAsia="Calibri" w:hAnsi="Times New Roman" w:cs="Times New Roman"/>
                <w:sz w:val="28"/>
                <w:szCs w:val="28"/>
                <w:shd w:val="clear" w:color="auto" w:fill="FFFFFF"/>
                <w:lang w:val="en-US"/>
              </w:rPr>
            </w:rPrChange>
          </w:rPr>
          <w:t xml:space="preserve"> e)</w:t>
        </w:r>
      </w:ins>
    </w:p>
    <w:p w14:paraId="61629CDD" w14:textId="77777777" w:rsidR="00CC67A4" w:rsidRPr="00CA1CA9" w:rsidRDefault="00CC67A4" w:rsidP="00CC67A4">
      <w:pPr>
        <w:rPr>
          <w:ins w:id="14831" w:author="Airat Shigapov" w:date="2021-10-29T16:41:00Z"/>
          <w:rFonts w:ascii="Times New Roman" w:eastAsia="Calibri" w:hAnsi="Times New Roman" w:cs="Times New Roman"/>
          <w:sz w:val="20"/>
          <w:szCs w:val="20"/>
          <w:shd w:val="clear" w:color="auto" w:fill="FFFFFF"/>
          <w:lang w:val="en-US"/>
          <w:rPrChange w:id="14832" w:author="Airat Shigapov" w:date="2021-10-29T16:44:00Z">
            <w:rPr>
              <w:ins w:id="14833" w:author="Airat Shigapov" w:date="2021-10-29T16:41:00Z"/>
              <w:rFonts w:ascii="Times New Roman" w:eastAsia="Calibri" w:hAnsi="Times New Roman" w:cs="Times New Roman"/>
              <w:sz w:val="28"/>
              <w:szCs w:val="28"/>
              <w:shd w:val="clear" w:color="auto" w:fill="FFFFFF"/>
              <w:lang w:val="en-US"/>
            </w:rPr>
          </w:rPrChange>
        </w:rPr>
      </w:pPr>
      <w:ins w:id="14834" w:author="Airat Shigapov" w:date="2021-10-29T16:41:00Z">
        <w:r w:rsidRPr="00CA1CA9">
          <w:rPr>
            <w:rFonts w:ascii="Times New Roman" w:eastAsia="Calibri" w:hAnsi="Times New Roman" w:cs="Times New Roman"/>
            <w:sz w:val="20"/>
            <w:szCs w:val="20"/>
            <w:shd w:val="clear" w:color="auto" w:fill="FFFFFF"/>
            <w:lang w:val="en-US"/>
            <w:rPrChange w:id="14835" w:author="Airat Shigapov" w:date="2021-10-29T16:44:00Z">
              <w:rPr>
                <w:rFonts w:ascii="Times New Roman" w:eastAsia="Calibri" w:hAnsi="Times New Roman" w:cs="Times New Roman"/>
                <w:sz w:val="28"/>
                <w:szCs w:val="28"/>
                <w:shd w:val="clear" w:color="auto" w:fill="FFFFFF"/>
                <w:lang w:val="en-US"/>
              </w:rPr>
            </w:rPrChange>
          </w:rPr>
          <w:t xml:space="preserve">        {</w:t>
        </w:r>
      </w:ins>
    </w:p>
    <w:p w14:paraId="1F28B2D0" w14:textId="77777777" w:rsidR="00CC67A4" w:rsidRPr="00CA1CA9" w:rsidRDefault="00CC67A4" w:rsidP="00CC67A4">
      <w:pPr>
        <w:rPr>
          <w:ins w:id="14836" w:author="Airat Shigapov" w:date="2021-10-29T16:41:00Z"/>
          <w:rFonts w:ascii="Times New Roman" w:eastAsia="Calibri" w:hAnsi="Times New Roman" w:cs="Times New Roman"/>
          <w:sz w:val="20"/>
          <w:szCs w:val="20"/>
          <w:shd w:val="clear" w:color="auto" w:fill="FFFFFF"/>
          <w:lang w:val="en-US"/>
          <w:rPrChange w:id="14837" w:author="Airat Shigapov" w:date="2021-10-29T16:44:00Z">
            <w:rPr>
              <w:ins w:id="14838" w:author="Airat Shigapov" w:date="2021-10-29T16:41:00Z"/>
              <w:rFonts w:ascii="Times New Roman" w:eastAsia="Calibri" w:hAnsi="Times New Roman" w:cs="Times New Roman"/>
              <w:sz w:val="28"/>
              <w:szCs w:val="28"/>
              <w:shd w:val="clear" w:color="auto" w:fill="FFFFFF"/>
              <w:lang w:val="en-US"/>
            </w:rPr>
          </w:rPrChange>
        </w:rPr>
      </w:pPr>
      <w:ins w:id="14839" w:author="Airat Shigapov" w:date="2021-10-29T16:41:00Z">
        <w:r w:rsidRPr="00CA1CA9">
          <w:rPr>
            <w:rFonts w:ascii="Times New Roman" w:eastAsia="Calibri" w:hAnsi="Times New Roman" w:cs="Times New Roman"/>
            <w:sz w:val="20"/>
            <w:szCs w:val="20"/>
            <w:shd w:val="clear" w:color="auto" w:fill="FFFFFF"/>
            <w:lang w:val="en-US"/>
            <w:rPrChange w:id="14840" w:author="Airat Shigapov" w:date="2021-10-29T16:44:00Z">
              <w:rPr>
                <w:rFonts w:ascii="Times New Roman" w:eastAsia="Calibri" w:hAnsi="Times New Roman" w:cs="Times New Roman"/>
                <w:sz w:val="28"/>
                <w:szCs w:val="28"/>
                <w:shd w:val="clear" w:color="auto" w:fill="FFFFFF"/>
                <w:lang w:val="en-US"/>
              </w:rPr>
            </w:rPrChange>
          </w:rPr>
          <w:t xml:space="preserve">            if (passwordfield1.Text == "</w:t>
        </w:r>
        <w:proofErr w:type="spellStart"/>
        <w:r w:rsidRPr="00CA1CA9">
          <w:rPr>
            <w:rFonts w:ascii="Times New Roman" w:eastAsia="Calibri" w:hAnsi="Times New Roman" w:cs="Times New Roman"/>
            <w:sz w:val="20"/>
            <w:szCs w:val="20"/>
            <w:shd w:val="clear" w:color="auto" w:fill="FFFFFF"/>
            <w:lang w:val="en-US"/>
            <w:rPrChange w:id="14841" w:author="Airat Shigapov" w:date="2021-10-29T16:44:00Z">
              <w:rPr>
                <w:rFonts w:ascii="Times New Roman" w:eastAsia="Calibri" w:hAnsi="Times New Roman" w:cs="Times New Roman"/>
                <w:sz w:val="28"/>
                <w:szCs w:val="28"/>
                <w:shd w:val="clear" w:color="auto" w:fill="FFFFFF"/>
                <w:lang w:val="en-US"/>
              </w:rPr>
            </w:rPrChange>
          </w:rPr>
          <w:t>Старый</w:t>
        </w:r>
        <w:proofErr w:type="spellEnd"/>
        <w:r w:rsidRPr="00CA1CA9">
          <w:rPr>
            <w:rFonts w:ascii="Times New Roman" w:eastAsia="Calibri" w:hAnsi="Times New Roman" w:cs="Times New Roman"/>
            <w:sz w:val="20"/>
            <w:szCs w:val="20"/>
            <w:shd w:val="clear" w:color="auto" w:fill="FFFFFF"/>
            <w:lang w:val="en-US"/>
            <w:rPrChange w:id="14842" w:author="Airat Shigapov" w:date="2021-10-29T16:44:00Z">
              <w:rPr>
                <w:rFonts w:ascii="Times New Roman" w:eastAsia="Calibri" w:hAnsi="Times New Roman" w:cs="Times New Roman"/>
                <w:sz w:val="28"/>
                <w:szCs w:val="28"/>
                <w:shd w:val="clear" w:color="auto" w:fill="FFFFFF"/>
                <w:lang w:val="en-US"/>
              </w:rPr>
            </w:rPrChange>
          </w:rPr>
          <w:t xml:space="preserve"> </w:t>
        </w:r>
        <w:proofErr w:type="spellStart"/>
        <w:r w:rsidRPr="00CA1CA9">
          <w:rPr>
            <w:rFonts w:ascii="Times New Roman" w:eastAsia="Calibri" w:hAnsi="Times New Roman" w:cs="Times New Roman"/>
            <w:sz w:val="20"/>
            <w:szCs w:val="20"/>
            <w:shd w:val="clear" w:color="auto" w:fill="FFFFFF"/>
            <w:lang w:val="en-US"/>
            <w:rPrChange w:id="14843" w:author="Airat Shigapov" w:date="2021-10-29T16:44:00Z">
              <w:rPr>
                <w:rFonts w:ascii="Times New Roman" w:eastAsia="Calibri" w:hAnsi="Times New Roman" w:cs="Times New Roman"/>
                <w:sz w:val="28"/>
                <w:szCs w:val="28"/>
                <w:shd w:val="clear" w:color="auto" w:fill="FFFFFF"/>
                <w:lang w:val="en-US"/>
              </w:rPr>
            </w:rPrChange>
          </w:rPr>
          <w:t>пароль</w:t>
        </w:r>
        <w:proofErr w:type="spellEnd"/>
        <w:r w:rsidRPr="00CA1CA9">
          <w:rPr>
            <w:rFonts w:ascii="Times New Roman" w:eastAsia="Calibri" w:hAnsi="Times New Roman" w:cs="Times New Roman"/>
            <w:sz w:val="20"/>
            <w:szCs w:val="20"/>
            <w:shd w:val="clear" w:color="auto" w:fill="FFFFFF"/>
            <w:lang w:val="en-US"/>
            <w:rPrChange w:id="14844" w:author="Airat Shigapov" w:date="2021-10-29T16:44:00Z">
              <w:rPr>
                <w:rFonts w:ascii="Times New Roman" w:eastAsia="Calibri" w:hAnsi="Times New Roman" w:cs="Times New Roman"/>
                <w:sz w:val="28"/>
                <w:szCs w:val="28"/>
                <w:shd w:val="clear" w:color="auto" w:fill="FFFFFF"/>
                <w:lang w:val="en-US"/>
              </w:rPr>
            </w:rPrChange>
          </w:rPr>
          <w:t>")</w:t>
        </w:r>
      </w:ins>
    </w:p>
    <w:p w14:paraId="776097F2" w14:textId="77777777" w:rsidR="00CC67A4" w:rsidRPr="00CA1CA9" w:rsidRDefault="00CC67A4" w:rsidP="00CC67A4">
      <w:pPr>
        <w:rPr>
          <w:ins w:id="14845" w:author="Airat Shigapov" w:date="2021-10-29T16:41:00Z"/>
          <w:rFonts w:ascii="Times New Roman" w:eastAsia="Calibri" w:hAnsi="Times New Roman" w:cs="Times New Roman"/>
          <w:sz w:val="20"/>
          <w:szCs w:val="20"/>
          <w:shd w:val="clear" w:color="auto" w:fill="FFFFFF"/>
          <w:lang w:val="en-US"/>
          <w:rPrChange w:id="14846" w:author="Airat Shigapov" w:date="2021-10-29T16:44:00Z">
            <w:rPr>
              <w:ins w:id="14847" w:author="Airat Shigapov" w:date="2021-10-29T16:41:00Z"/>
              <w:rFonts w:ascii="Times New Roman" w:eastAsia="Calibri" w:hAnsi="Times New Roman" w:cs="Times New Roman"/>
              <w:sz w:val="28"/>
              <w:szCs w:val="28"/>
              <w:shd w:val="clear" w:color="auto" w:fill="FFFFFF"/>
              <w:lang w:val="en-US"/>
            </w:rPr>
          </w:rPrChange>
        </w:rPr>
      </w:pPr>
      <w:ins w:id="14848" w:author="Airat Shigapov" w:date="2021-10-29T16:41:00Z">
        <w:r w:rsidRPr="00CA1CA9">
          <w:rPr>
            <w:rFonts w:ascii="Times New Roman" w:eastAsia="Calibri" w:hAnsi="Times New Roman" w:cs="Times New Roman"/>
            <w:sz w:val="20"/>
            <w:szCs w:val="20"/>
            <w:shd w:val="clear" w:color="auto" w:fill="FFFFFF"/>
            <w:lang w:val="en-US"/>
            <w:rPrChange w:id="14849" w:author="Airat Shigapov" w:date="2021-10-29T16:44:00Z">
              <w:rPr>
                <w:rFonts w:ascii="Times New Roman" w:eastAsia="Calibri" w:hAnsi="Times New Roman" w:cs="Times New Roman"/>
                <w:sz w:val="28"/>
                <w:szCs w:val="28"/>
                <w:shd w:val="clear" w:color="auto" w:fill="FFFFFF"/>
                <w:lang w:val="en-US"/>
              </w:rPr>
            </w:rPrChange>
          </w:rPr>
          <w:t xml:space="preserve">            {</w:t>
        </w:r>
      </w:ins>
    </w:p>
    <w:p w14:paraId="4FB21C91" w14:textId="77777777" w:rsidR="00CC67A4" w:rsidRPr="00CA1CA9" w:rsidRDefault="00CC67A4" w:rsidP="00CC67A4">
      <w:pPr>
        <w:rPr>
          <w:ins w:id="14850" w:author="Airat Shigapov" w:date="2021-10-29T16:41:00Z"/>
          <w:rFonts w:ascii="Times New Roman" w:eastAsia="Calibri" w:hAnsi="Times New Roman" w:cs="Times New Roman"/>
          <w:sz w:val="20"/>
          <w:szCs w:val="20"/>
          <w:shd w:val="clear" w:color="auto" w:fill="FFFFFF"/>
          <w:lang w:val="en-US"/>
          <w:rPrChange w:id="14851" w:author="Airat Shigapov" w:date="2021-10-29T16:44:00Z">
            <w:rPr>
              <w:ins w:id="14852" w:author="Airat Shigapov" w:date="2021-10-29T16:41:00Z"/>
              <w:rFonts w:ascii="Times New Roman" w:eastAsia="Calibri" w:hAnsi="Times New Roman" w:cs="Times New Roman"/>
              <w:sz w:val="28"/>
              <w:szCs w:val="28"/>
              <w:shd w:val="clear" w:color="auto" w:fill="FFFFFF"/>
              <w:lang w:val="en-US"/>
            </w:rPr>
          </w:rPrChange>
        </w:rPr>
      </w:pPr>
      <w:ins w:id="14853" w:author="Airat Shigapov" w:date="2021-10-29T16:41:00Z">
        <w:r w:rsidRPr="00CA1CA9">
          <w:rPr>
            <w:rFonts w:ascii="Times New Roman" w:eastAsia="Calibri" w:hAnsi="Times New Roman" w:cs="Times New Roman"/>
            <w:sz w:val="20"/>
            <w:szCs w:val="20"/>
            <w:shd w:val="clear" w:color="auto" w:fill="FFFFFF"/>
            <w:lang w:val="en-US"/>
            <w:rPrChange w:id="14854" w:author="Airat Shigapov" w:date="2021-10-29T16:44:00Z">
              <w:rPr>
                <w:rFonts w:ascii="Times New Roman" w:eastAsia="Calibri" w:hAnsi="Times New Roman" w:cs="Times New Roman"/>
                <w:sz w:val="28"/>
                <w:szCs w:val="28"/>
                <w:shd w:val="clear" w:color="auto" w:fill="FFFFFF"/>
                <w:lang w:val="en-US"/>
              </w:rPr>
            </w:rPrChange>
          </w:rPr>
          <w:t xml:space="preserve">                </w:t>
        </w:r>
        <w:proofErr w:type="spellStart"/>
        <w:r w:rsidRPr="00CA1CA9">
          <w:rPr>
            <w:rFonts w:ascii="Times New Roman" w:eastAsia="Calibri" w:hAnsi="Times New Roman" w:cs="Times New Roman"/>
            <w:sz w:val="20"/>
            <w:szCs w:val="20"/>
            <w:shd w:val="clear" w:color="auto" w:fill="FFFFFF"/>
            <w:lang w:val="en-US"/>
            <w:rPrChange w:id="14855" w:author="Airat Shigapov" w:date="2021-10-29T16:44:00Z">
              <w:rPr>
                <w:rFonts w:ascii="Times New Roman" w:eastAsia="Calibri" w:hAnsi="Times New Roman" w:cs="Times New Roman"/>
                <w:sz w:val="28"/>
                <w:szCs w:val="28"/>
                <w:shd w:val="clear" w:color="auto" w:fill="FFFFFF"/>
                <w:lang w:val="en-US"/>
              </w:rPr>
            </w:rPrChange>
          </w:rPr>
          <w:t>passwordPast.Visibility</w:t>
        </w:r>
        <w:proofErr w:type="spellEnd"/>
        <w:r w:rsidRPr="00CA1CA9">
          <w:rPr>
            <w:rFonts w:ascii="Times New Roman" w:eastAsia="Calibri" w:hAnsi="Times New Roman" w:cs="Times New Roman"/>
            <w:sz w:val="20"/>
            <w:szCs w:val="20"/>
            <w:shd w:val="clear" w:color="auto" w:fill="FFFFFF"/>
            <w:lang w:val="en-US"/>
            <w:rPrChange w:id="14856" w:author="Airat Shigapov" w:date="2021-10-29T16:44:00Z">
              <w:rPr>
                <w:rFonts w:ascii="Times New Roman" w:eastAsia="Calibri" w:hAnsi="Times New Roman" w:cs="Times New Roman"/>
                <w:sz w:val="28"/>
                <w:szCs w:val="28"/>
                <w:shd w:val="clear" w:color="auto" w:fill="FFFFFF"/>
                <w:lang w:val="en-US"/>
              </w:rPr>
            </w:rPrChange>
          </w:rPr>
          <w:t xml:space="preserve"> = </w:t>
        </w:r>
        <w:proofErr w:type="spellStart"/>
        <w:r w:rsidRPr="00CA1CA9">
          <w:rPr>
            <w:rFonts w:ascii="Times New Roman" w:eastAsia="Calibri" w:hAnsi="Times New Roman" w:cs="Times New Roman"/>
            <w:sz w:val="20"/>
            <w:szCs w:val="20"/>
            <w:shd w:val="clear" w:color="auto" w:fill="FFFFFF"/>
            <w:lang w:val="en-US"/>
            <w:rPrChange w:id="14857" w:author="Airat Shigapov" w:date="2021-10-29T16:44:00Z">
              <w:rPr>
                <w:rFonts w:ascii="Times New Roman" w:eastAsia="Calibri" w:hAnsi="Times New Roman" w:cs="Times New Roman"/>
                <w:sz w:val="28"/>
                <w:szCs w:val="28"/>
                <w:shd w:val="clear" w:color="auto" w:fill="FFFFFF"/>
                <w:lang w:val="en-US"/>
              </w:rPr>
            </w:rPrChange>
          </w:rPr>
          <w:t>Visibility.Visible</w:t>
        </w:r>
        <w:proofErr w:type="spellEnd"/>
        <w:r w:rsidRPr="00CA1CA9">
          <w:rPr>
            <w:rFonts w:ascii="Times New Roman" w:eastAsia="Calibri" w:hAnsi="Times New Roman" w:cs="Times New Roman"/>
            <w:sz w:val="20"/>
            <w:szCs w:val="20"/>
            <w:shd w:val="clear" w:color="auto" w:fill="FFFFFF"/>
            <w:lang w:val="en-US"/>
            <w:rPrChange w:id="14858" w:author="Airat Shigapov" w:date="2021-10-29T16:44:00Z">
              <w:rPr>
                <w:rFonts w:ascii="Times New Roman" w:eastAsia="Calibri" w:hAnsi="Times New Roman" w:cs="Times New Roman"/>
                <w:sz w:val="28"/>
                <w:szCs w:val="28"/>
                <w:shd w:val="clear" w:color="auto" w:fill="FFFFFF"/>
                <w:lang w:val="en-US"/>
              </w:rPr>
            </w:rPrChange>
          </w:rPr>
          <w:t>;</w:t>
        </w:r>
      </w:ins>
    </w:p>
    <w:p w14:paraId="7EFED80A" w14:textId="77777777" w:rsidR="00CC67A4" w:rsidRPr="00CA1CA9" w:rsidRDefault="00CC67A4" w:rsidP="00CC67A4">
      <w:pPr>
        <w:rPr>
          <w:ins w:id="14859" w:author="Airat Shigapov" w:date="2021-10-29T16:41:00Z"/>
          <w:rFonts w:ascii="Times New Roman" w:eastAsia="Calibri" w:hAnsi="Times New Roman" w:cs="Times New Roman"/>
          <w:sz w:val="20"/>
          <w:szCs w:val="20"/>
          <w:shd w:val="clear" w:color="auto" w:fill="FFFFFF"/>
          <w:lang w:val="en-US"/>
          <w:rPrChange w:id="14860" w:author="Airat Shigapov" w:date="2021-10-29T16:44:00Z">
            <w:rPr>
              <w:ins w:id="14861" w:author="Airat Shigapov" w:date="2021-10-29T16:41:00Z"/>
              <w:rFonts w:ascii="Times New Roman" w:eastAsia="Calibri" w:hAnsi="Times New Roman" w:cs="Times New Roman"/>
              <w:sz w:val="28"/>
              <w:szCs w:val="28"/>
              <w:shd w:val="clear" w:color="auto" w:fill="FFFFFF"/>
              <w:lang w:val="en-US"/>
            </w:rPr>
          </w:rPrChange>
        </w:rPr>
      </w:pPr>
      <w:ins w:id="14862" w:author="Airat Shigapov" w:date="2021-10-29T16:41:00Z">
        <w:r w:rsidRPr="00CA1CA9">
          <w:rPr>
            <w:rFonts w:ascii="Times New Roman" w:eastAsia="Calibri" w:hAnsi="Times New Roman" w:cs="Times New Roman"/>
            <w:sz w:val="20"/>
            <w:szCs w:val="20"/>
            <w:shd w:val="clear" w:color="auto" w:fill="FFFFFF"/>
            <w:lang w:val="en-US"/>
            <w:rPrChange w:id="14863" w:author="Airat Shigapov" w:date="2021-10-29T16:44:00Z">
              <w:rPr>
                <w:rFonts w:ascii="Times New Roman" w:eastAsia="Calibri" w:hAnsi="Times New Roman" w:cs="Times New Roman"/>
                <w:sz w:val="28"/>
                <w:szCs w:val="28"/>
                <w:shd w:val="clear" w:color="auto" w:fill="FFFFFF"/>
                <w:lang w:val="en-US"/>
              </w:rPr>
            </w:rPrChange>
          </w:rPr>
          <w:t xml:space="preserve">                passwordfield1.Visibility = </w:t>
        </w:r>
        <w:proofErr w:type="spellStart"/>
        <w:r w:rsidRPr="00CA1CA9">
          <w:rPr>
            <w:rFonts w:ascii="Times New Roman" w:eastAsia="Calibri" w:hAnsi="Times New Roman" w:cs="Times New Roman"/>
            <w:sz w:val="20"/>
            <w:szCs w:val="20"/>
            <w:shd w:val="clear" w:color="auto" w:fill="FFFFFF"/>
            <w:lang w:val="en-US"/>
            <w:rPrChange w:id="14864" w:author="Airat Shigapov" w:date="2021-10-29T16:44:00Z">
              <w:rPr>
                <w:rFonts w:ascii="Times New Roman" w:eastAsia="Calibri" w:hAnsi="Times New Roman" w:cs="Times New Roman"/>
                <w:sz w:val="28"/>
                <w:szCs w:val="28"/>
                <w:shd w:val="clear" w:color="auto" w:fill="FFFFFF"/>
                <w:lang w:val="en-US"/>
              </w:rPr>
            </w:rPrChange>
          </w:rPr>
          <w:t>Visibility.Hidden</w:t>
        </w:r>
        <w:proofErr w:type="spellEnd"/>
        <w:r w:rsidRPr="00CA1CA9">
          <w:rPr>
            <w:rFonts w:ascii="Times New Roman" w:eastAsia="Calibri" w:hAnsi="Times New Roman" w:cs="Times New Roman"/>
            <w:sz w:val="20"/>
            <w:szCs w:val="20"/>
            <w:shd w:val="clear" w:color="auto" w:fill="FFFFFF"/>
            <w:lang w:val="en-US"/>
            <w:rPrChange w:id="14865" w:author="Airat Shigapov" w:date="2021-10-29T16:44:00Z">
              <w:rPr>
                <w:rFonts w:ascii="Times New Roman" w:eastAsia="Calibri" w:hAnsi="Times New Roman" w:cs="Times New Roman"/>
                <w:sz w:val="28"/>
                <w:szCs w:val="28"/>
                <w:shd w:val="clear" w:color="auto" w:fill="FFFFFF"/>
                <w:lang w:val="en-US"/>
              </w:rPr>
            </w:rPrChange>
          </w:rPr>
          <w:t>;</w:t>
        </w:r>
      </w:ins>
    </w:p>
    <w:p w14:paraId="11B2F105" w14:textId="77777777" w:rsidR="00CC67A4" w:rsidRPr="00CA1CA9" w:rsidRDefault="00CC67A4" w:rsidP="00CC67A4">
      <w:pPr>
        <w:rPr>
          <w:ins w:id="14866" w:author="Airat Shigapov" w:date="2021-10-29T16:41:00Z"/>
          <w:rFonts w:ascii="Times New Roman" w:eastAsia="Calibri" w:hAnsi="Times New Roman" w:cs="Times New Roman"/>
          <w:sz w:val="20"/>
          <w:szCs w:val="20"/>
          <w:shd w:val="clear" w:color="auto" w:fill="FFFFFF"/>
          <w:lang w:val="en-US"/>
          <w:rPrChange w:id="14867" w:author="Airat Shigapov" w:date="2021-10-29T16:44:00Z">
            <w:rPr>
              <w:ins w:id="14868" w:author="Airat Shigapov" w:date="2021-10-29T16:41:00Z"/>
              <w:rFonts w:ascii="Times New Roman" w:eastAsia="Calibri" w:hAnsi="Times New Roman" w:cs="Times New Roman"/>
              <w:sz w:val="28"/>
              <w:szCs w:val="28"/>
              <w:shd w:val="clear" w:color="auto" w:fill="FFFFFF"/>
              <w:lang w:val="en-US"/>
            </w:rPr>
          </w:rPrChange>
        </w:rPr>
      </w:pPr>
      <w:ins w:id="14869" w:author="Airat Shigapov" w:date="2021-10-29T16:41:00Z">
        <w:r w:rsidRPr="00CA1CA9">
          <w:rPr>
            <w:rFonts w:ascii="Times New Roman" w:eastAsia="Calibri" w:hAnsi="Times New Roman" w:cs="Times New Roman"/>
            <w:sz w:val="20"/>
            <w:szCs w:val="20"/>
            <w:shd w:val="clear" w:color="auto" w:fill="FFFFFF"/>
            <w:lang w:val="en-US"/>
            <w:rPrChange w:id="14870" w:author="Airat Shigapov" w:date="2021-10-29T16:44:00Z">
              <w:rPr>
                <w:rFonts w:ascii="Times New Roman" w:eastAsia="Calibri" w:hAnsi="Times New Roman" w:cs="Times New Roman"/>
                <w:sz w:val="28"/>
                <w:szCs w:val="28"/>
                <w:shd w:val="clear" w:color="auto" w:fill="FFFFFF"/>
                <w:lang w:val="en-US"/>
              </w:rPr>
            </w:rPrChange>
          </w:rPr>
          <w:t xml:space="preserve">                </w:t>
        </w:r>
        <w:proofErr w:type="spellStart"/>
        <w:r w:rsidRPr="00CA1CA9">
          <w:rPr>
            <w:rFonts w:ascii="Times New Roman" w:eastAsia="Calibri" w:hAnsi="Times New Roman" w:cs="Times New Roman"/>
            <w:sz w:val="20"/>
            <w:szCs w:val="20"/>
            <w:shd w:val="clear" w:color="auto" w:fill="FFFFFF"/>
            <w:lang w:val="en-US"/>
            <w:rPrChange w:id="14871" w:author="Airat Shigapov" w:date="2021-10-29T16:44:00Z">
              <w:rPr>
                <w:rFonts w:ascii="Times New Roman" w:eastAsia="Calibri" w:hAnsi="Times New Roman" w:cs="Times New Roman"/>
                <w:sz w:val="28"/>
                <w:szCs w:val="28"/>
                <w:shd w:val="clear" w:color="auto" w:fill="FFFFFF"/>
                <w:lang w:val="en-US"/>
              </w:rPr>
            </w:rPrChange>
          </w:rPr>
          <w:t>passwordPast.Focus</w:t>
        </w:r>
        <w:proofErr w:type="spellEnd"/>
        <w:r w:rsidRPr="00CA1CA9">
          <w:rPr>
            <w:rFonts w:ascii="Times New Roman" w:eastAsia="Calibri" w:hAnsi="Times New Roman" w:cs="Times New Roman"/>
            <w:sz w:val="20"/>
            <w:szCs w:val="20"/>
            <w:shd w:val="clear" w:color="auto" w:fill="FFFFFF"/>
            <w:lang w:val="en-US"/>
            <w:rPrChange w:id="14872" w:author="Airat Shigapov" w:date="2021-10-29T16:44:00Z">
              <w:rPr>
                <w:rFonts w:ascii="Times New Roman" w:eastAsia="Calibri" w:hAnsi="Times New Roman" w:cs="Times New Roman"/>
                <w:sz w:val="28"/>
                <w:szCs w:val="28"/>
                <w:shd w:val="clear" w:color="auto" w:fill="FFFFFF"/>
                <w:lang w:val="en-US"/>
              </w:rPr>
            </w:rPrChange>
          </w:rPr>
          <w:t>();</w:t>
        </w:r>
      </w:ins>
    </w:p>
    <w:p w14:paraId="18D50A2F" w14:textId="77777777" w:rsidR="00CC67A4" w:rsidRPr="00CA1CA9" w:rsidRDefault="00CC67A4" w:rsidP="00CC67A4">
      <w:pPr>
        <w:rPr>
          <w:ins w:id="14873" w:author="Airat Shigapov" w:date="2021-10-29T16:41:00Z"/>
          <w:rFonts w:ascii="Times New Roman" w:eastAsia="Calibri" w:hAnsi="Times New Roman" w:cs="Times New Roman"/>
          <w:sz w:val="20"/>
          <w:szCs w:val="20"/>
          <w:shd w:val="clear" w:color="auto" w:fill="FFFFFF"/>
          <w:lang w:val="en-US"/>
          <w:rPrChange w:id="14874" w:author="Airat Shigapov" w:date="2021-10-29T16:44:00Z">
            <w:rPr>
              <w:ins w:id="14875" w:author="Airat Shigapov" w:date="2021-10-29T16:41:00Z"/>
              <w:rFonts w:ascii="Times New Roman" w:eastAsia="Calibri" w:hAnsi="Times New Roman" w:cs="Times New Roman"/>
              <w:sz w:val="28"/>
              <w:szCs w:val="28"/>
              <w:shd w:val="clear" w:color="auto" w:fill="FFFFFF"/>
              <w:lang w:val="en-US"/>
            </w:rPr>
          </w:rPrChange>
        </w:rPr>
      </w:pPr>
      <w:ins w:id="14876" w:author="Airat Shigapov" w:date="2021-10-29T16:41:00Z">
        <w:r w:rsidRPr="00CA1CA9">
          <w:rPr>
            <w:rFonts w:ascii="Times New Roman" w:eastAsia="Calibri" w:hAnsi="Times New Roman" w:cs="Times New Roman"/>
            <w:sz w:val="20"/>
            <w:szCs w:val="20"/>
            <w:shd w:val="clear" w:color="auto" w:fill="FFFFFF"/>
            <w:lang w:val="en-US"/>
            <w:rPrChange w:id="14877" w:author="Airat Shigapov" w:date="2021-10-29T16:44:00Z">
              <w:rPr>
                <w:rFonts w:ascii="Times New Roman" w:eastAsia="Calibri" w:hAnsi="Times New Roman" w:cs="Times New Roman"/>
                <w:sz w:val="28"/>
                <w:szCs w:val="28"/>
                <w:shd w:val="clear" w:color="auto" w:fill="FFFFFF"/>
                <w:lang w:val="en-US"/>
              </w:rPr>
            </w:rPrChange>
          </w:rPr>
          <w:t xml:space="preserve">            }</w:t>
        </w:r>
      </w:ins>
    </w:p>
    <w:p w14:paraId="3FF47DD9" w14:textId="77777777" w:rsidR="00CC67A4" w:rsidRPr="00CA1CA9" w:rsidRDefault="00CC67A4" w:rsidP="00CC67A4">
      <w:pPr>
        <w:rPr>
          <w:ins w:id="14878" w:author="Airat Shigapov" w:date="2021-10-29T16:41:00Z"/>
          <w:rFonts w:ascii="Times New Roman" w:eastAsia="Calibri" w:hAnsi="Times New Roman" w:cs="Times New Roman"/>
          <w:sz w:val="20"/>
          <w:szCs w:val="20"/>
          <w:shd w:val="clear" w:color="auto" w:fill="FFFFFF"/>
          <w:lang w:val="en-US"/>
          <w:rPrChange w:id="14879" w:author="Airat Shigapov" w:date="2021-10-29T16:44:00Z">
            <w:rPr>
              <w:ins w:id="14880" w:author="Airat Shigapov" w:date="2021-10-29T16:41:00Z"/>
              <w:rFonts w:ascii="Times New Roman" w:eastAsia="Calibri" w:hAnsi="Times New Roman" w:cs="Times New Roman"/>
              <w:sz w:val="28"/>
              <w:szCs w:val="28"/>
              <w:shd w:val="clear" w:color="auto" w:fill="FFFFFF"/>
              <w:lang w:val="en-US"/>
            </w:rPr>
          </w:rPrChange>
        </w:rPr>
      </w:pPr>
      <w:ins w:id="14881" w:author="Airat Shigapov" w:date="2021-10-29T16:41:00Z">
        <w:r w:rsidRPr="00CA1CA9">
          <w:rPr>
            <w:rFonts w:ascii="Times New Roman" w:eastAsia="Calibri" w:hAnsi="Times New Roman" w:cs="Times New Roman"/>
            <w:sz w:val="20"/>
            <w:szCs w:val="20"/>
            <w:shd w:val="clear" w:color="auto" w:fill="FFFFFF"/>
            <w:lang w:val="en-US"/>
            <w:rPrChange w:id="14882" w:author="Airat Shigapov" w:date="2021-10-29T16:44:00Z">
              <w:rPr>
                <w:rFonts w:ascii="Times New Roman" w:eastAsia="Calibri" w:hAnsi="Times New Roman" w:cs="Times New Roman"/>
                <w:sz w:val="28"/>
                <w:szCs w:val="28"/>
                <w:shd w:val="clear" w:color="auto" w:fill="FFFFFF"/>
                <w:lang w:val="en-US"/>
              </w:rPr>
            </w:rPrChange>
          </w:rPr>
          <w:t xml:space="preserve">        }</w:t>
        </w:r>
      </w:ins>
    </w:p>
    <w:p w14:paraId="218CC055" w14:textId="77777777" w:rsidR="00CC67A4" w:rsidRPr="00CA1CA9" w:rsidRDefault="00CC67A4" w:rsidP="00CC67A4">
      <w:pPr>
        <w:rPr>
          <w:ins w:id="14883" w:author="Airat Shigapov" w:date="2021-10-29T16:41:00Z"/>
          <w:rFonts w:ascii="Times New Roman" w:eastAsia="Calibri" w:hAnsi="Times New Roman" w:cs="Times New Roman"/>
          <w:sz w:val="20"/>
          <w:szCs w:val="20"/>
          <w:shd w:val="clear" w:color="auto" w:fill="FFFFFF"/>
          <w:lang w:val="en-US"/>
          <w:rPrChange w:id="14884" w:author="Airat Shigapov" w:date="2021-10-29T16:44:00Z">
            <w:rPr>
              <w:ins w:id="14885" w:author="Airat Shigapov" w:date="2021-10-29T16:41:00Z"/>
              <w:rFonts w:ascii="Times New Roman" w:eastAsia="Calibri" w:hAnsi="Times New Roman" w:cs="Times New Roman"/>
              <w:sz w:val="28"/>
              <w:szCs w:val="28"/>
              <w:shd w:val="clear" w:color="auto" w:fill="FFFFFF"/>
              <w:lang w:val="en-US"/>
            </w:rPr>
          </w:rPrChange>
        </w:rPr>
      </w:pPr>
    </w:p>
    <w:p w14:paraId="2FBB2FD5" w14:textId="77777777" w:rsidR="00CC67A4" w:rsidRPr="00CA1CA9" w:rsidRDefault="00CC67A4" w:rsidP="00CC67A4">
      <w:pPr>
        <w:rPr>
          <w:ins w:id="14886" w:author="Airat Shigapov" w:date="2021-10-29T16:41:00Z"/>
          <w:rFonts w:ascii="Times New Roman" w:eastAsia="Calibri" w:hAnsi="Times New Roman" w:cs="Times New Roman"/>
          <w:sz w:val="20"/>
          <w:szCs w:val="20"/>
          <w:shd w:val="clear" w:color="auto" w:fill="FFFFFF"/>
          <w:lang w:val="en-US"/>
          <w:rPrChange w:id="14887" w:author="Airat Shigapov" w:date="2021-10-29T16:44:00Z">
            <w:rPr>
              <w:ins w:id="14888" w:author="Airat Shigapov" w:date="2021-10-29T16:41:00Z"/>
              <w:rFonts w:ascii="Times New Roman" w:eastAsia="Calibri" w:hAnsi="Times New Roman" w:cs="Times New Roman"/>
              <w:sz w:val="28"/>
              <w:szCs w:val="28"/>
              <w:shd w:val="clear" w:color="auto" w:fill="FFFFFF"/>
              <w:lang w:val="en-US"/>
            </w:rPr>
          </w:rPrChange>
        </w:rPr>
      </w:pPr>
      <w:ins w:id="14889" w:author="Airat Shigapov" w:date="2021-10-29T16:41:00Z">
        <w:r w:rsidRPr="00CA1CA9">
          <w:rPr>
            <w:rFonts w:ascii="Times New Roman" w:eastAsia="Calibri" w:hAnsi="Times New Roman" w:cs="Times New Roman"/>
            <w:sz w:val="20"/>
            <w:szCs w:val="20"/>
            <w:shd w:val="clear" w:color="auto" w:fill="FFFFFF"/>
            <w:lang w:val="en-US"/>
            <w:rPrChange w:id="14890" w:author="Airat Shigapov" w:date="2021-10-29T16:44:00Z">
              <w:rPr>
                <w:rFonts w:ascii="Times New Roman" w:eastAsia="Calibri" w:hAnsi="Times New Roman" w:cs="Times New Roman"/>
                <w:sz w:val="28"/>
                <w:szCs w:val="28"/>
                <w:shd w:val="clear" w:color="auto" w:fill="FFFFFF"/>
                <w:lang w:val="en-US"/>
              </w:rPr>
            </w:rPrChange>
          </w:rPr>
          <w:t xml:space="preserve">        private void </w:t>
        </w:r>
        <w:proofErr w:type="spellStart"/>
        <w:r w:rsidRPr="00CA1CA9">
          <w:rPr>
            <w:rFonts w:ascii="Times New Roman" w:eastAsia="Calibri" w:hAnsi="Times New Roman" w:cs="Times New Roman"/>
            <w:sz w:val="20"/>
            <w:szCs w:val="20"/>
            <w:shd w:val="clear" w:color="auto" w:fill="FFFFFF"/>
            <w:lang w:val="en-US"/>
            <w:rPrChange w:id="14891" w:author="Airat Shigapov" w:date="2021-10-29T16:44:00Z">
              <w:rPr>
                <w:rFonts w:ascii="Times New Roman" w:eastAsia="Calibri" w:hAnsi="Times New Roman" w:cs="Times New Roman"/>
                <w:sz w:val="28"/>
                <w:szCs w:val="28"/>
                <w:shd w:val="clear" w:color="auto" w:fill="FFFFFF"/>
                <w:lang w:val="en-US"/>
              </w:rPr>
            </w:rPrChange>
          </w:rPr>
          <w:t>passwordPasr_</w:t>
        </w:r>
        <w:proofErr w:type="gramStart"/>
        <w:r w:rsidRPr="00CA1CA9">
          <w:rPr>
            <w:rFonts w:ascii="Times New Roman" w:eastAsia="Calibri" w:hAnsi="Times New Roman" w:cs="Times New Roman"/>
            <w:sz w:val="20"/>
            <w:szCs w:val="20"/>
            <w:shd w:val="clear" w:color="auto" w:fill="FFFFFF"/>
            <w:lang w:val="en-US"/>
            <w:rPrChange w:id="14892" w:author="Airat Shigapov" w:date="2021-10-29T16:44:00Z">
              <w:rPr>
                <w:rFonts w:ascii="Times New Roman" w:eastAsia="Calibri" w:hAnsi="Times New Roman" w:cs="Times New Roman"/>
                <w:sz w:val="28"/>
                <w:szCs w:val="28"/>
                <w:shd w:val="clear" w:color="auto" w:fill="FFFFFF"/>
                <w:lang w:val="en-US"/>
              </w:rPr>
            </w:rPrChange>
          </w:rPr>
          <w:t>LostFocus</w:t>
        </w:r>
        <w:proofErr w:type="spellEnd"/>
        <w:r w:rsidRPr="00CA1CA9">
          <w:rPr>
            <w:rFonts w:ascii="Times New Roman" w:eastAsia="Calibri" w:hAnsi="Times New Roman" w:cs="Times New Roman"/>
            <w:sz w:val="20"/>
            <w:szCs w:val="20"/>
            <w:shd w:val="clear" w:color="auto" w:fill="FFFFFF"/>
            <w:lang w:val="en-US"/>
            <w:rPrChange w:id="14893" w:author="Airat Shigapov" w:date="2021-10-29T16:44:00Z">
              <w:rPr>
                <w:rFonts w:ascii="Times New Roman" w:eastAsia="Calibri" w:hAnsi="Times New Roman" w:cs="Times New Roman"/>
                <w:sz w:val="28"/>
                <w:szCs w:val="28"/>
                <w:shd w:val="clear" w:color="auto" w:fill="FFFFFF"/>
                <w:lang w:val="en-US"/>
              </w:rPr>
            </w:rPrChange>
          </w:rPr>
          <w:t>(</w:t>
        </w:r>
        <w:proofErr w:type="gramEnd"/>
        <w:r w:rsidRPr="00CA1CA9">
          <w:rPr>
            <w:rFonts w:ascii="Times New Roman" w:eastAsia="Calibri" w:hAnsi="Times New Roman" w:cs="Times New Roman"/>
            <w:sz w:val="20"/>
            <w:szCs w:val="20"/>
            <w:shd w:val="clear" w:color="auto" w:fill="FFFFFF"/>
            <w:lang w:val="en-US"/>
            <w:rPrChange w:id="14894" w:author="Airat Shigapov" w:date="2021-10-29T16:44:00Z">
              <w:rPr>
                <w:rFonts w:ascii="Times New Roman" w:eastAsia="Calibri" w:hAnsi="Times New Roman" w:cs="Times New Roman"/>
                <w:sz w:val="28"/>
                <w:szCs w:val="28"/>
                <w:shd w:val="clear" w:color="auto" w:fill="FFFFFF"/>
                <w:lang w:val="en-US"/>
              </w:rPr>
            </w:rPrChange>
          </w:rPr>
          <w:t xml:space="preserve">object sender, </w:t>
        </w:r>
        <w:proofErr w:type="spellStart"/>
        <w:r w:rsidRPr="00CA1CA9">
          <w:rPr>
            <w:rFonts w:ascii="Times New Roman" w:eastAsia="Calibri" w:hAnsi="Times New Roman" w:cs="Times New Roman"/>
            <w:sz w:val="20"/>
            <w:szCs w:val="20"/>
            <w:shd w:val="clear" w:color="auto" w:fill="FFFFFF"/>
            <w:lang w:val="en-US"/>
            <w:rPrChange w:id="14895" w:author="Airat Shigapov" w:date="2021-10-29T16:44:00Z">
              <w:rPr>
                <w:rFonts w:ascii="Times New Roman" w:eastAsia="Calibri" w:hAnsi="Times New Roman" w:cs="Times New Roman"/>
                <w:sz w:val="28"/>
                <w:szCs w:val="28"/>
                <w:shd w:val="clear" w:color="auto" w:fill="FFFFFF"/>
                <w:lang w:val="en-US"/>
              </w:rPr>
            </w:rPrChange>
          </w:rPr>
          <w:t>RoutedEventArgs</w:t>
        </w:r>
        <w:proofErr w:type="spellEnd"/>
        <w:r w:rsidRPr="00CA1CA9">
          <w:rPr>
            <w:rFonts w:ascii="Times New Roman" w:eastAsia="Calibri" w:hAnsi="Times New Roman" w:cs="Times New Roman"/>
            <w:sz w:val="20"/>
            <w:szCs w:val="20"/>
            <w:shd w:val="clear" w:color="auto" w:fill="FFFFFF"/>
            <w:lang w:val="en-US"/>
            <w:rPrChange w:id="14896" w:author="Airat Shigapov" w:date="2021-10-29T16:44:00Z">
              <w:rPr>
                <w:rFonts w:ascii="Times New Roman" w:eastAsia="Calibri" w:hAnsi="Times New Roman" w:cs="Times New Roman"/>
                <w:sz w:val="28"/>
                <w:szCs w:val="28"/>
                <w:shd w:val="clear" w:color="auto" w:fill="FFFFFF"/>
                <w:lang w:val="en-US"/>
              </w:rPr>
            </w:rPrChange>
          </w:rPr>
          <w:t xml:space="preserve"> e)</w:t>
        </w:r>
      </w:ins>
    </w:p>
    <w:p w14:paraId="3B26C5A3" w14:textId="77777777" w:rsidR="00CC67A4" w:rsidRPr="00CA1CA9" w:rsidRDefault="00CC67A4" w:rsidP="00CC67A4">
      <w:pPr>
        <w:rPr>
          <w:ins w:id="14897" w:author="Airat Shigapov" w:date="2021-10-29T16:41:00Z"/>
          <w:rFonts w:ascii="Times New Roman" w:eastAsia="Calibri" w:hAnsi="Times New Roman" w:cs="Times New Roman"/>
          <w:sz w:val="20"/>
          <w:szCs w:val="20"/>
          <w:shd w:val="clear" w:color="auto" w:fill="FFFFFF"/>
          <w:lang w:val="en-US"/>
          <w:rPrChange w:id="14898" w:author="Airat Shigapov" w:date="2021-10-29T16:44:00Z">
            <w:rPr>
              <w:ins w:id="14899" w:author="Airat Shigapov" w:date="2021-10-29T16:41:00Z"/>
              <w:rFonts w:ascii="Times New Roman" w:eastAsia="Calibri" w:hAnsi="Times New Roman" w:cs="Times New Roman"/>
              <w:sz w:val="28"/>
              <w:szCs w:val="28"/>
              <w:shd w:val="clear" w:color="auto" w:fill="FFFFFF"/>
              <w:lang w:val="en-US"/>
            </w:rPr>
          </w:rPrChange>
        </w:rPr>
      </w:pPr>
      <w:ins w:id="14900" w:author="Airat Shigapov" w:date="2021-10-29T16:41:00Z">
        <w:r w:rsidRPr="00CA1CA9">
          <w:rPr>
            <w:rFonts w:ascii="Times New Roman" w:eastAsia="Calibri" w:hAnsi="Times New Roman" w:cs="Times New Roman"/>
            <w:sz w:val="20"/>
            <w:szCs w:val="20"/>
            <w:shd w:val="clear" w:color="auto" w:fill="FFFFFF"/>
            <w:lang w:val="en-US"/>
            <w:rPrChange w:id="14901" w:author="Airat Shigapov" w:date="2021-10-29T16:44:00Z">
              <w:rPr>
                <w:rFonts w:ascii="Times New Roman" w:eastAsia="Calibri" w:hAnsi="Times New Roman" w:cs="Times New Roman"/>
                <w:sz w:val="28"/>
                <w:szCs w:val="28"/>
                <w:shd w:val="clear" w:color="auto" w:fill="FFFFFF"/>
                <w:lang w:val="en-US"/>
              </w:rPr>
            </w:rPrChange>
          </w:rPr>
          <w:t xml:space="preserve">        {</w:t>
        </w:r>
      </w:ins>
    </w:p>
    <w:p w14:paraId="5978CE16" w14:textId="77777777" w:rsidR="00CC67A4" w:rsidRPr="00CA1CA9" w:rsidRDefault="00CC67A4" w:rsidP="00CC67A4">
      <w:pPr>
        <w:rPr>
          <w:ins w:id="14902" w:author="Airat Shigapov" w:date="2021-10-29T16:41:00Z"/>
          <w:rFonts w:ascii="Times New Roman" w:eastAsia="Calibri" w:hAnsi="Times New Roman" w:cs="Times New Roman"/>
          <w:sz w:val="20"/>
          <w:szCs w:val="20"/>
          <w:shd w:val="clear" w:color="auto" w:fill="FFFFFF"/>
          <w:lang w:val="en-US"/>
          <w:rPrChange w:id="14903" w:author="Airat Shigapov" w:date="2021-10-29T16:44:00Z">
            <w:rPr>
              <w:ins w:id="14904" w:author="Airat Shigapov" w:date="2021-10-29T16:41:00Z"/>
              <w:rFonts w:ascii="Times New Roman" w:eastAsia="Calibri" w:hAnsi="Times New Roman" w:cs="Times New Roman"/>
              <w:sz w:val="28"/>
              <w:szCs w:val="28"/>
              <w:shd w:val="clear" w:color="auto" w:fill="FFFFFF"/>
              <w:lang w:val="en-US"/>
            </w:rPr>
          </w:rPrChange>
        </w:rPr>
      </w:pPr>
      <w:ins w:id="14905" w:author="Airat Shigapov" w:date="2021-10-29T16:41:00Z">
        <w:r w:rsidRPr="00CA1CA9">
          <w:rPr>
            <w:rFonts w:ascii="Times New Roman" w:eastAsia="Calibri" w:hAnsi="Times New Roman" w:cs="Times New Roman"/>
            <w:sz w:val="20"/>
            <w:szCs w:val="20"/>
            <w:shd w:val="clear" w:color="auto" w:fill="FFFFFF"/>
            <w:lang w:val="en-US"/>
            <w:rPrChange w:id="14906" w:author="Airat Shigapov" w:date="2021-10-29T16:44:00Z">
              <w:rPr>
                <w:rFonts w:ascii="Times New Roman" w:eastAsia="Calibri" w:hAnsi="Times New Roman" w:cs="Times New Roman"/>
                <w:sz w:val="28"/>
                <w:szCs w:val="28"/>
                <w:shd w:val="clear" w:color="auto" w:fill="FFFFFF"/>
                <w:lang w:val="en-US"/>
              </w:rPr>
            </w:rPrChange>
          </w:rPr>
          <w:t xml:space="preserve">            if (</w:t>
        </w:r>
        <w:proofErr w:type="spellStart"/>
        <w:r w:rsidRPr="00CA1CA9">
          <w:rPr>
            <w:rFonts w:ascii="Times New Roman" w:eastAsia="Calibri" w:hAnsi="Times New Roman" w:cs="Times New Roman"/>
            <w:sz w:val="20"/>
            <w:szCs w:val="20"/>
            <w:shd w:val="clear" w:color="auto" w:fill="FFFFFF"/>
            <w:lang w:val="en-US"/>
            <w:rPrChange w:id="14907" w:author="Airat Shigapov" w:date="2021-10-29T16:44:00Z">
              <w:rPr>
                <w:rFonts w:ascii="Times New Roman" w:eastAsia="Calibri" w:hAnsi="Times New Roman" w:cs="Times New Roman"/>
                <w:sz w:val="28"/>
                <w:szCs w:val="28"/>
                <w:shd w:val="clear" w:color="auto" w:fill="FFFFFF"/>
                <w:lang w:val="en-US"/>
              </w:rPr>
            </w:rPrChange>
          </w:rPr>
          <w:t>passwordPast.Password</w:t>
        </w:r>
        <w:proofErr w:type="spellEnd"/>
        <w:r w:rsidRPr="00CA1CA9">
          <w:rPr>
            <w:rFonts w:ascii="Times New Roman" w:eastAsia="Calibri" w:hAnsi="Times New Roman" w:cs="Times New Roman"/>
            <w:sz w:val="20"/>
            <w:szCs w:val="20"/>
            <w:shd w:val="clear" w:color="auto" w:fill="FFFFFF"/>
            <w:lang w:val="en-US"/>
            <w:rPrChange w:id="14908" w:author="Airat Shigapov" w:date="2021-10-29T16:44:00Z">
              <w:rPr>
                <w:rFonts w:ascii="Times New Roman" w:eastAsia="Calibri" w:hAnsi="Times New Roman" w:cs="Times New Roman"/>
                <w:sz w:val="28"/>
                <w:szCs w:val="28"/>
                <w:shd w:val="clear" w:color="auto" w:fill="FFFFFF"/>
                <w:lang w:val="en-US"/>
              </w:rPr>
            </w:rPrChange>
          </w:rPr>
          <w:t xml:space="preserve"> == "")</w:t>
        </w:r>
      </w:ins>
    </w:p>
    <w:p w14:paraId="0A8713F6" w14:textId="77777777" w:rsidR="00CC67A4" w:rsidRPr="00CA1CA9" w:rsidRDefault="00CC67A4" w:rsidP="00CC67A4">
      <w:pPr>
        <w:rPr>
          <w:ins w:id="14909" w:author="Airat Shigapov" w:date="2021-10-29T16:41:00Z"/>
          <w:rFonts w:ascii="Times New Roman" w:eastAsia="Calibri" w:hAnsi="Times New Roman" w:cs="Times New Roman"/>
          <w:sz w:val="20"/>
          <w:szCs w:val="20"/>
          <w:shd w:val="clear" w:color="auto" w:fill="FFFFFF"/>
          <w:lang w:val="en-US"/>
          <w:rPrChange w:id="14910" w:author="Airat Shigapov" w:date="2021-10-29T16:44:00Z">
            <w:rPr>
              <w:ins w:id="14911" w:author="Airat Shigapov" w:date="2021-10-29T16:41:00Z"/>
              <w:rFonts w:ascii="Times New Roman" w:eastAsia="Calibri" w:hAnsi="Times New Roman" w:cs="Times New Roman"/>
              <w:sz w:val="28"/>
              <w:szCs w:val="28"/>
              <w:shd w:val="clear" w:color="auto" w:fill="FFFFFF"/>
              <w:lang w:val="en-US"/>
            </w:rPr>
          </w:rPrChange>
        </w:rPr>
      </w:pPr>
      <w:ins w:id="14912" w:author="Airat Shigapov" w:date="2021-10-29T16:41:00Z">
        <w:r w:rsidRPr="00CA1CA9">
          <w:rPr>
            <w:rFonts w:ascii="Times New Roman" w:eastAsia="Calibri" w:hAnsi="Times New Roman" w:cs="Times New Roman"/>
            <w:sz w:val="20"/>
            <w:szCs w:val="20"/>
            <w:shd w:val="clear" w:color="auto" w:fill="FFFFFF"/>
            <w:lang w:val="en-US"/>
            <w:rPrChange w:id="14913" w:author="Airat Shigapov" w:date="2021-10-29T16:44:00Z">
              <w:rPr>
                <w:rFonts w:ascii="Times New Roman" w:eastAsia="Calibri" w:hAnsi="Times New Roman" w:cs="Times New Roman"/>
                <w:sz w:val="28"/>
                <w:szCs w:val="28"/>
                <w:shd w:val="clear" w:color="auto" w:fill="FFFFFF"/>
                <w:lang w:val="en-US"/>
              </w:rPr>
            </w:rPrChange>
          </w:rPr>
          <w:t xml:space="preserve">            {</w:t>
        </w:r>
      </w:ins>
    </w:p>
    <w:p w14:paraId="7B158268" w14:textId="77777777" w:rsidR="00CC67A4" w:rsidRPr="00CA1CA9" w:rsidRDefault="00CC67A4" w:rsidP="00CC67A4">
      <w:pPr>
        <w:rPr>
          <w:ins w:id="14914" w:author="Airat Shigapov" w:date="2021-10-29T16:41:00Z"/>
          <w:rFonts w:ascii="Times New Roman" w:eastAsia="Calibri" w:hAnsi="Times New Roman" w:cs="Times New Roman"/>
          <w:sz w:val="20"/>
          <w:szCs w:val="20"/>
          <w:shd w:val="clear" w:color="auto" w:fill="FFFFFF"/>
          <w:lang w:val="en-US"/>
          <w:rPrChange w:id="14915" w:author="Airat Shigapov" w:date="2021-10-29T16:44:00Z">
            <w:rPr>
              <w:ins w:id="14916" w:author="Airat Shigapov" w:date="2021-10-29T16:41:00Z"/>
              <w:rFonts w:ascii="Times New Roman" w:eastAsia="Calibri" w:hAnsi="Times New Roman" w:cs="Times New Roman"/>
              <w:sz w:val="28"/>
              <w:szCs w:val="28"/>
              <w:shd w:val="clear" w:color="auto" w:fill="FFFFFF"/>
              <w:lang w:val="en-US"/>
            </w:rPr>
          </w:rPrChange>
        </w:rPr>
      </w:pPr>
      <w:ins w:id="14917" w:author="Airat Shigapov" w:date="2021-10-29T16:41:00Z">
        <w:r w:rsidRPr="00CA1CA9">
          <w:rPr>
            <w:rFonts w:ascii="Times New Roman" w:eastAsia="Calibri" w:hAnsi="Times New Roman" w:cs="Times New Roman"/>
            <w:sz w:val="20"/>
            <w:szCs w:val="20"/>
            <w:shd w:val="clear" w:color="auto" w:fill="FFFFFF"/>
            <w:lang w:val="en-US"/>
            <w:rPrChange w:id="14918" w:author="Airat Shigapov" w:date="2021-10-29T16:44:00Z">
              <w:rPr>
                <w:rFonts w:ascii="Times New Roman" w:eastAsia="Calibri" w:hAnsi="Times New Roman" w:cs="Times New Roman"/>
                <w:sz w:val="28"/>
                <w:szCs w:val="28"/>
                <w:shd w:val="clear" w:color="auto" w:fill="FFFFFF"/>
                <w:lang w:val="en-US"/>
              </w:rPr>
            </w:rPrChange>
          </w:rPr>
          <w:t xml:space="preserve">                </w:t>
        </w:r>
        <w:proofErr w:type="spellStart"/>
        <w:r w:rsidRPr="00CA1CA9">
          <w:rPr>
            <w:rFonts w:ascii="Times New Roman" w:eastAsia="Calibri" w:hAnsi="Times New Roman" w:cs="Times New Roman"/>
            <w:sz w:val="20"/>
            <w:szCs w:val="20"/>
            <w:shd w:val="clear" w:color="auto" w:fill="FFFFFF"/>
            <w:lang w:val="en-US"/>
            <w:rPrChange w:id="14919" w:author="Airat Shigapov" w:date="2021-10-29T16:44:00Z">
              <w:rPr>
                <w:rFonts w:ascii="Times New Roman" w:eastAsia="Calibri" w:hAnsi="Times New Roman" w:cs="Times New Roman"/>
                <w:sz w:val="28"/>
                <w:szCs w:val="28"/>
                <w:shd w:val="clear" w:color="auto" w:fill="FFFFFF"/>
                <w:lang w:val="en-US"/>
              </w:rPr>
            </w:rPrChange>
          </w:rPr>
          <w:t>passwordPast.Visibility</w:t>
        </w:r>
        <w:proofErr w:type="spellEnd"/>
        <w:r w:rsidRPr="00CA1CA9">
          <w:rPr>
            <w:rFonts w:ascii="Times New Roman" w:eastAsia="Calibri" w:hAnsi="Times New Roman" w:cs="Times New Roman"/>
            <w:sz w:val="20"/>
            <w:szCs w:val="20"/>
            <w:shd w:val="clear" w:color="auto" w:fill="FFFFFF"/>
            <w:lang w:val="en-US"/>
            <w:rPrChange w:id="14920" w:author="Airat Shigapov" w:date="2021-10-29T16:44:00Z">
              <w:rPr>
                <w:rFonts w:ascii="Times New Roman" w:eastAsia="Calibri" w:hAnsi="Times New Roman" w:cs="Times New Roman"/>
                <w:sz w:val="28"/>
                <w:szCs w:val="28"/>
                <w:shd w:val="clear" w:color="auto" w:fill="FFFFFF"/>
                <w:lang w:val="en-US"/>
              </w:rPr>
            </w:rPrChange>
          </w:rPr>
          <w:t xml:space="preserve"> = </w:t>
        </w:r>
        <w:proofErr w:type="spellStart"/>
        <w:r w:rsidRPr="00CA1CA9">
          <w:rPr>
            <w:rFonts w:ascii="Times New Roman" w:eastAsia="Calibri" w:hAnsi="Times New Roman" w:cs="Times New Roman"/>
            <w:sz w:val="20"/>
            <w:szCs w:val="20"/>
            <w:shd w:val="clear" w:color="auto" w:fill="FFFFFF"/>
            <w:lang w:val="en-US"/>
            <w:rPrChange w:id="14921" w:author="Airat Shigapov" w:date="2021-10-29T16:44:00Z">
              <w:rPr>
                <w:rFonts w:ascii="Times New Roman" w:eastAsia="Calibri" w:hAnsi="Times New Roman" w:cs="Times New Roman"/>
                <w:sz w:val="28"/>
                <w:szCs w:val="28"/>
                <w:shd w:val="clear" w:color="auto" w:fill="FFFFFF"/>
                <w:lang w:val="en-US"/>
              </w:rPr>
            </w:rPrChange>
          </w:rPr>
          <w:t>Visibility.Hidden</w:t>
        </w:r>
        <w:proofErr w:type="spellEnd"/>
        <w:r w:rsidRPr="00CA1CA9">
          <w:rPr>
            <w:rFonts w:ascii="Times New Roman" w:eastAsia="Calibri" w:hAnsi="Times New Roman" w:cs="Times New Roman"/>
            <w:sz w:val="20"/>
            <w:szCs w:val="20"/>
            <w:shd w:val="clear" w:color="auto" w:fill="FFFFFF"/>
            <w:lang w:val="en-US"/>
            <w:rPrChange w:id="14922" w:author="Airat Shigapov" w:date="2021-10-29T16:44:00Z">
              <w:rPr>
                <w:rFonts w:ascii="Times New Roman" w:eastAsia="Calibri" w:hAnsi="Times New Roman" w:cs="Times New Roman"/>
                <w:sz w:val="28"/>
                <w:szCs w:val="28"/>
                <w:shd w:val="clear" w:color="auto" w:fill="FFFFFF"/>
                <w:lang w:val="en-US"/>
              </w:rPr>
            </w:rPrChange>
          </w:rPr>
          <w:t>;</w:t>
        </w:r>
      </w:ins>
    </w:p>
    <w:p w14:paraId="0338B8E9" w14:textId="77777777" w:rsidR="00CC67A4" w:rsidRPr="00CA1CA9" w:rsidRDefault="00CC67A4" w:rsidP="00CC67A4">
      <w:pPr>
        <w:rPr>
          <w:ins w:id="14923" w:author="Airat Shigapov" w:date="2021-10-29T16:41:00Z"/>
          <w:rFonts w:ascii="Times New Roman" w:eastAsia="Calibri" w:hAnsi="Times New Roman" w:cs="Times New Roman"/>
          <w:sz w:val="20"/>
          <w:szCs w:val="20"/>
          <w:shd w:val="clear" w:color="auto" w:fill="FFFFFF"/>
          <w:lang w:val="en-US"/>
          <w:rPrChange w:id="14924" w:author="Airat Shigapov" w:date="2021-10-29T16:44:00Z">
            <w:rPr>
              <w:ins w:id="14925" w:author="Airat Shigapov" w:date="2021-10-29T16:41:00Z"/>
              <w:rFonts w:ascii="Times New Roman" w:eastAsia="Calibri" w:hAnsi="Times New Roman" w:cs="Times New Roman"/>
              <w:sz w:val="28"/>
              <w:szCs w:val="28"/>
              <w:shd w:val="clear" w:color="auto" w:fill="FFFFFF"/>
              <w:lang w:val="en-US"/>
            </w:rPr>
          </w:rPrChange>
        </w:rPr>
      </w:pPr>
      <w:ins w:id="14926" w:author="Airat Shigapov" w:date="2021-10-29T16:41:00Z">
        <w:r w:rsidRPr="00CA1CA9">
          <w:rPr>
            <w:rFonts w:ascii="Times New Roman" w:eastAsia="Calibri" w:hAnsi="Times New Roman" w:cs="Times New Roman"/>
            <w:sz w:val="20"/>
            <w:szCs w:val="20"/>
            <w:shd w:val="clear" w:color="auto" w:fill="FFFFFF"/>
            <w:lang w:val="en-US"/>
            <w:rPrChange w:id="14927" w:author="Airat Shigapov" w:date="2021-10-29T16:44:00Z">
              <w:rPr>
                <w:rFonts w:ascii="Times New Roman" w:eastAsia="Calibri" w:hAnsi="Times New Roman" w:cs="Times New Roman"/>
                <w:sz w:val="28"/>
                <w:szCs w:val="28"/>
                <w:shd w:val="clear" w:color="auto" w:fill="FFFFFF"/>
                <w:lang w:val="en-US"/>
              </w:rPr>
            </w:rPrChange>
          </w:rPr>
          <w:t xml:space="preserve">                passwordfield1.Visibility = </w:t>
        </w:r>
        <w:proofErr w:type="spellStart"/>
        <w:r w:rsidRPr="00CA1CA9">
          <w:rPr>
            <w:rFonts w:ascii="Times New Roman" w:eastAsia="Calibri" w:hAnsi="Times New Roman" w:cs="Times New Roman"/>
            <w:sz w:val="20"/>
            <w:szCs w:val="20"/>
            <w:shd w:val="clear" w:color="auto" w:fill="FFFFFF"/>
            <w:lang w:val="en-US"/>
            <w:rPrChange w:id="14928" w:author="Airat Shigapov" w:date="2021-10-29T16:44:00Z">
              <w:rPr>
                <w:rFonts w:ascii="Times New Roman" w:eastAsia="Calibri" w:hAnsi="Times New Roman" w:cs="Times New Roman"/>
                <w:sz w:val="28"/>
                <w:szCs w:val="28"/>
                <w:shd w:val="clear" w:color="auto" w:fill="FFFFFF"/>
                <w:lang w:val="en-US"/>
              </w:rPr>
            </w:rPrChange>
          </w:rPr>
          <w:t>Visibility.Visible</w:t>
        </w:r>
        <w:proofErr w:type="spellEnd"/>
        <w:r w:rsidRPr="00CA1CA9">
          <w:rPr>
            <w:rFonts w:ascii="Times New Roman" w:eastAsia="Calibri" w:hAnsi="Times New Roman" w:cs="Times New Roman"/>
            <w:sz w:val="20"/>
            <w:szCs w:val="20"/>
            <w:shd w:val="clear" w:color="auto" w:fill="FFFFFF"/>
            <w:lang w:val="en-US"/>
            <w:rPrChange w:id="14929" w:author="Airat Shigapov" w:date="2021-10-29T16:44:00Z">
              <w:rPr>
                <w:rFonts w:ascii="Times New Roman" w:eastAsia="Calibri" w:hAnsi="Times New Roman" w:cs="Times New Roman"/>
                <w:sz w:val="28"/>
                <w:szCs w:val="28"/>
                <w:shd w:val="clear" w:color="auto" w:fill="FFFFFF"/>
                <w:lang w:val="en-US"/>
              </w:rPr>
            </w:rPrChange>
          </w:rPr>
          <w:t>;</w:t>
        </w:r>
      </w:ins>
    </w:p>
    <w:p w14:paraId="321A7021" w14:textId="77777777" w:rsidR="00CC67A4" w:rsidRPr="00CA1CA9" w:rsidRDefault="00CC67A4" w:rsidP="00CC67A4">
      <w:pPr>
        <w:rPr>
          <w:ins w:id="14930" w:author="Airat Shigapov" w:date="2021-10-29T16:41:00Z"/>
          <w:rFonts w:ascii="Times New Roman" w:eastAsia="Calibri" w:hAnsi="Times New Roman" w:cs="Times New Roman"/>
          <w:sz w:val="20"/>
          <w:szCs w:val="20"/>
          <w:shd w:val="clear" w:color="auto" w:fill="FFFFFF"/>
          <w:lang w:val="en-US"/>
          <w:rPrChange w:id="14931" w:author="Airat Shigapov" w:date="2021-10-29T16:44:00Z">
            <w:rPr>
              <w:ins w:id="14932" w:author="Airat Shigapov" w:date="2021-10-29T16:41:00Z"/>
              <w:rFonts w:ascii="Times New Roman" w:eastAsia="Calibri" w:hAnsi="Times New Roman" w:cs="Times New Roman"/>
              <w:sz w:val="28"/>
              <w:szCs w:val="28"/>
              <w:shd w:val="clear" w:color="auto" w:fill="FFFFFF"/>
              <w:lang w:val="en-US"/>
            </w:rPr>
          </w:rPrChange>
        </w:rPr>
      </w:pPr>
      <w:ins w:id="14933" w:author="Airat Shigapov" w:date="2021-10-29T16:41:00Z">
        <w:r w:rsidRPr="00CA1CA9">
          <w:rPr>
            <w:rFonts w:ascii="Times New Roman" w:eastAsia="Calibri" w:hAnsi="Times New Roman" w:cs="Times New Roman"/>
            <w:sz w:val="20"/>
            <w:szCs w:val="20"/>
            <w:shd w:val="clear" w:color="auto" w:fill="FFFFFF"/>
            <w:lang w:val="en-US"/>
            <w:rPrChange w:id="14934" w:author="Airat Shigapov" w:date="2021-10-29T16:44:00Z">
              <w:rPr>
                <w:rFonts w:ascii="Times New Roman" w:eastAsia="Calibri" w:hAnsi="Times New Roman" w:cs="Times New Roman"/>
                <w:sz w:val="28"/>
                <w:szCs w:val="28"/>
                <w:shd w:val="clear" w:color="auto" w:fill="FFFFFF"/>
                <w:lang w:val="en-US"/>
              </w:rPr>
            </w:rPrChange>
          </w:rPr>
          <w:t xml:space="preserve">            }</w:t>
        </w:r>
      </w:ins>
    </w:p>
    <w:p w14:paraId="3B4C5F48" w14:textId="77777777" w:rsidR="00CC67A4" w:rsidRPr="00CA1CA9" w:rsidRDefault="00CC67A4" w:rsidP="00CC67A4">
      <w:pPr>
        <w:rPr>
          <w:ins w:id="14935" w:author="Airat Shigapov" w:date="2021-10-29T16:41:00Z"/>
          <w:rFonts w:ascii="Times New Roman" w:eastAsia="Calibri" w:hAnsi="Times New Roman" w:cs="Times New Roman"/>
          <w:sz w:val="20"/>
          <w:szCs w:val="20"/>
          <w:shd w:val="clear" w:color="auto" w:fill="FFFFFF"/>
          <w:lang w:val="en-US"/>
          <w:rPrChange w:id="14936" w:author="Airat Shigapov" w:date="2021-10-29T16:44:00Z">
            <w:rPr>
              <w:ins w:id="14937" w:author="Airat Shigapov" w:date="2021-10-29T16:41:00Z"/>
              <w:rFonts w:ascii="Times New Roman" w:eastAsia="Calibri" w:hAnsi="Times New Roman" w:cs="Times New Roman"/>
              <w:sz w:val="28"/>
              <w:szCs w:val="28"/>
              <w:shd w:val="clear" w:color="auto" w:fill="FFFFFF"/>
              <w:lang w:val="en-US"/>
            </w:rPr>
          </w:rPrChange>
        </w:rPr>
      </w:pPr>
      <w:ins w:id="14938" w:author="Airat Shigapov" w:date="2021-10-29T16:41:00Z">
        <w:r w:rsidRPr="00CA1CA9">
          <w:rPr>
            <w:rFonts w:ascii="Times New Roman" w:eastAsia="Calibri" w:hAnsi="Times New Roman" w:cs="Times New Roman"/>
            <w:sz w:val="20"/>
            <w:szCs w:val="20"/>
            <w:shd w:val="clear" w:color="auto" w:fill="FFFFFF"/>
            <w:lang w:val="en-US"/>
            <w:rPrChange w:id="14939" w:author="Airat Shigapov" w:date="2021-10-29T16:44:00Z">
              <w:rPr>
                <w:rFonts w:ascii="Times New Roman" w:eastAsia="Calibri" w:hAnsi="Times New Roman" w:cs="Times New Roman"/>
                <w:sz w:val="28"/>
                <w:szCs w:val="28"/>
                <w:shd w:val="clear" w:color="auto" w:fill="FFFFFF"/>
                <w:lang w:val="en-US"/>
              </w:rPr>
            </w:rPrChange>
          </w:rPr>
          <w:t xml:space="preserve">        }</w:t>
        </w:r>
      </w:ins>
    </w:p>
    <w:p w14:paraId="7BF02DF6" w14:textId="77777777" w:rsidR="00CC67A4" w:rsidRPr="00CA1CA9" w:rsidRDefault="00CC67A4" w:rsidP="00CC67A4">
      <w:pPr>
        <w:rPr>
          <w:ins w:id="14940" w:author="Airat Shigapov" w:date="2021-10-29T16:41:00Z"/>
          <w:rFonts w:ascii="Times New Roman" w:eastAsia="Calibri" w:hAnsi="Times New Roman" w:cs="Times New Roman"/>
          <w:sz w:val="20"/>
          <w:szCs w:val="20"/>
          <w:shd w:val="clear" w:color="auto" w:fill="FFFFFF"/>
          <w:lang w:val="en-US"/>
          <w:rPrChange w:id="14941" w:author="Airat Shigapov" w:date="2021-10-29T16:44:00Z">
            <w:rPr>
              <w:ins w:id="14942" w:author="Airat Shigapov" w:date="2021-10-29T16:41:00Z"/>
              <w:rFonts w:ascii="Times New Roman" w:eastAsia="Calibri" w:hAnsi="Times New Roman" w:cs="Times New Roman"/>
              <w:sz w:val="28"/>
              <w:szCs w:val="28"/>
              <w:shd w:val="clear" w:color="auto" w:fill="FFFFFF"/>
              <w:lang w:val="en-US"/>
            </w:rPr>
          </w:rPrChange>
        </w:rPr>
      </w:pPr>
    </w:p>
    <w:p w14:paraId="48202A48" w14:textId="77777777" w:rsidR="00CC67A4" w:rsidRPr="00CA1CA9" w:rsidRDefault="00CC67A4" w:rsidP="00CC67A4">
      <w:pPr>
        <w:rPr>
          <w:ins w:id="14943" w:author="Airat Shigapov" w:date="2021-10-29T16:41:00Z"/>
          <w:rFonts w:ascii="Times New Roman" w:eastAsia="Calibri" w:hAnsi="Times New Roman" w:cs="Times New Roman"/>
          <w:sz w:val="20"/>
          <w:szCs w:val="20"/>
          <w:shd w:val="clear" w:color="auto" w:fill="FFFFFF"/>
          <w:lang w:val="en-US"/>
          <w:rPrChange w:id="14944" w:author="Airat Shigapov" w:date="2021-10-29T16:44:00Z">
            <w:rPr>
              <w:ins w:id="14945" w:author="Airat Shigapov" w:date="2021-10-29T16:41:00Z"/>
              <w:rFonts w:ascii="Times New Roman" w:eastAsia="Calibri" w:hAnsi="Times New Roman" w:cs="Times New Roman"/>
              <w:sz w:val="28"/>
              <w:szCs w:val="28"/>
              <w:shd w:val="clear" w:color="auto" w:fill="FFFFFF"/>
              <w:lang w:val="en-US"/>
            </w:rPr>
          </w:rPrChange>
        </w:rPr>
      </w:pPr>
      <w:ins w:id="14946" w:author="Airat Shigapov" w:date="2021-10-29T16:41:00Z">
        <w:r w:rsidRPr="00CA1CA9">
          <w:rPr>
            <w:rFonts w:ascii="Times New Roman" w:eastAsia="Calibri" w:hAnsi="Times New Roman" w:cs="Times New Roman"/>
            <w:sz w:val="20"/>
            <w:szCs w:val="20"/>
            <w:shd w:val="clear" w:color="auto" w:fill="FFFFFF"/>
            <w:lang w:val="en-US"/>
            <w:rPrChange w:id="14947" w:author="Airat Shigapov" w:date="2021-10-29T16:44:00Z">
              <w:rPr>
                <w:rFonts w:ascii="Times New Roman" w:eastAsia="Calibri" w:hAnsi="Times New Roman" w:cs="Times New Roman"/>
                <w:sz w:val="28"/>
                <w:szCs w:val="28"/>
                <w:shd w:val="clear" w:color="auto" w:fill="FFFFFF"/>
                <w:lang w:val="en-US"/>
              </w:rPr>
            </w:rPrChange>
          </w:rPr>
          <w:t xml:space="preserve">        private void passwordfield2_</w:t>
        </w:r>
        <w:proofErr w:type="gramStart"/>
        <w:r w:rsidRPr="00CA1CA9">
          <w:rPr>
            <w:rFonts w:ascii="Times New Roman" w:eastAsia="Calibri" w:hAnsi="Times New Roman" w:cs="Times New Roman"/>
            <w:sz w:val="20"/>
            <w:szCs w:val="20"/>
            <w:shd w:val="clear" w:color="auto" w:fill="FFFFFF"/>
            <w:lang w:val="en-US"/>
            <w:rPrChange w:id="14948" w:author="Airat Shigapov" w:date="2021-10-29T16:44:00Z">
              <w:rPr>
                <w:rFonts w:ascii="Times New Roman" w:eastAsia="Calibri" w:hAnsi="Times New Roman" w:cs="Times New Roman"/>
                <w:sz w:val="28"/>
                <w:szCs w:val="28"/>
                <w:shd w:val="clear" w:color="auto" w:fill="FFFFFF"/>
                <w:lang w:val="en-US"/>
              </w:rPr>
            </w:rPrChange>
          </w:rPr>
          <w:t>GotFocus(</w:t>
        </w:r>
        <w:proofErr w:type="gramEnd"/>
        <w:r w:rsidRPr="00CA1CA9">
          <w:rPr>
            <w:rFonts w:ascii="Times New Roman" w:eastAsia="Calibri" w:hAnsi="Times New Roman" w:cs="Times New Roman"/>
            <w:sz w:val="20"/>
            <w:szCs w:val="20"/>
            <w:shd w:val="clear" w:color="auto" w:fill="FFFFFF"/>
            <w:lang w:val="en-US"/>
            <w:rPrChange w:id="14949" w:author="Airat Shigapov" w:date="2021-10-29T16:44:00Z">
              <w:rPr>
                <w:rFonts w:ascii="Times New Roman" w:eastAsia="Calibri" w:hAnsi="Times New Roman" w:cs="Times New Roman"/>
                <w:sz w:val="28"/>
                <w:szCs w:val="28"/>
                <w:shd w:val="clear" w:color="auto" w:fill="FFFFFF"/>
                <w:lang w:val="en-US"/>
              </w:rPr>
            </w:rPrChange>
          </w:rPr>
          <w:t xml:space="preserve">object sender, </w:t>
        </w:r>
        <w:proofErr w:type="spellStart"/>
        <w:r w:rsidRPr="00CA1CA9">
          <w:rPr>
            <w:rFonts w:ascii="Times New Roman" w:eastAsia="Calibri" w:hAnsi="Times New Roman" w:cs="Times New Roman"/>
            <w:sz w:val="20"/>
            <w:szCs w:val="20"/>
            <w:shd w:val="clear" w:color="auto" w:fill="FFFFFF"/>
            <w:lang w:val="en-US"/>
            <w:rPrChange w:id="14950" w:author="Airat Shigapov" w:date="2021-10-29T16:44:00Z">
              <w:rPr>
                <w:rFonts w:ascii="Times New Roman" w:eastAsia="Calibri" w:hAnsi="Times New Roman" w:cs="Times New Roman"/>
                <w:sz w:val="28"/>
                <w:szCs w:val="28"/>
                <w:shd w:val="clear" w:color="auto" w:fill="FFFFFF"/>
                <w:lang w:val="en-US"/>
              </w:rPr>
            </w:rPrChange>
          </w:rPr>
          <w:t>RoutedEventArgs</w:t>
        </w:r>
        <w:proofErr w:type="spellEnd"/>
        <w:r w:rsidRPr="00CA1CA9">
          <w:rPr>
            <w:rFonts w:ascii="Times New Roman" w:eastAsia="Calibri" w:hAnsi="Times New Roman" w:cs="Times New Roman"/>
            <w:sz w:val="20"/>
            <w:szCs w:val="20"/>
            <w:shd w:val="clear" w:color="auto" w:fill="FFFFFF"/>
            <w:lang w:val="en-US"/>
            <w:rPrChange w:id="14951" w:author="Airat Shigapov" w:date="2021-10-29T16:44:00Z">
              <w:rPr>
                <w:rFonts w:ascii="Times New Roman" w:eastAsia="Calibri" w:hAnsi="Times New Roman" w:cs="Times New Roman"/>
                <w:sz w:val="28"/>
                <w:szCs w:val="28"/>
                <w:shd w:val="clear" w:color="auto" w:fill="FFFFFF"/>
                <w:lang w:val="en-US"/>
              </w:rPr>
            </w:rPrChange>
          </w:rPr>
          <w:t xml:space="preserve"> e)</w:t>
        </w:r>
      </w:ins>
    </w:p>
    <w:p w14:paraId="1502E600" w14:textId="77777777" w:rsidR="00CC67A4" w:rsidRPr="00CA1CA9" w:rsidRDefault="00CC67A4" w:rsidP="00CC67A4">
      <w:pPr>
        <w:rPr>
          <w:ins w:id="14952" w:author="Airat Shigapov" w:date="2021-10-29T16:41:00Z"/>
          <w:rFonts w:ascii="Times New Roman" w:eastAsia="Calibri" w:hAnsi="Times New Roman" w:cs="Times New Roman"/>
          <w:sz w:val="20"/>
          <w:szCs w:val="20"/>
          <w:shd w:val="clear" w:color="auto" w:fill="FFFFFF"/>
          <w:lang w:val="en-US"/>
          <w:rPrChange w:id="14953" w:author="Airat Shigapov" w:date="2021-10-29T16:44:00Z">
            <w:rPr>
              <w:ins w:id="14954" w:author="Airat Shigapov" w:date="2021-10-29T16:41:00Z"/>
              <w:rFonts w:ascii="Times New Roman" w:eastAsia="Calibri" w:hAnsi="Times New Roman" w:cs="Times New Roman"/>
              <w:sz w:val="28"/>
              <w:szCs w:val="28"/>
              <w:shd w:val="clear" w:color="auto" w:fill="FFFFFF"/>
              <w:lang w:val="en-US"/>
            </w:rPr>
          </w:rPrChange>
        </w:rPr>
      </w:pPr>
      <w:ins w:id="14955" w:author="Airat Shigapov" w:date="2021-10-29T16:41:00Z">
        <w:r w:rsidRPr="00CA1CA9">
          <w:rPr>
            <w:rFonts w:ascii="Times New Roman" w:eastAsia="Calibri" w:hAnsi="Times New Roman" w:cs="Times New Roman"/>
            <w:sz w:val="20"/>
            <w:szCs w:val="20"/>
            <w:shd w:val="clear" w:color="auto" w:fill="FFFFFF"/>
            <w:lang w:val="en-US"/>
            <w:rPrChange w:id="14956" w:author="Airat Shigapov" w:date="2021-10-29T16:44:00Z">
              <w:rPr>
                <w:rFonts w:ascii="Times New Roman" w:eastAsia="Calibri" w:hAnsi="Times New Roman" w:cs="Times New Roman"/>
                <w:sz w:val="28"/>
                <w:szCs w:val="28"/>
                <w:shd w:val="clear" w:color="auto" w:fill="FFFFFF"/>
                <w:lang w:val="en-US"/>
              </w:rPr>
            </w:rPrChange>
          </w:rPr>
          <w:t xml:space="preserve">        {</w:t>
        </w:r>
      </w:ins>
    </w:p>
    <w:p w14:paraId="2B3E394F" w14:textId="77777777" w:rsidR="00CC67A4" w:rsidRPr="00CA1CA9" w:rsidRDefault="00CC67A4" w:rsidP="00CC67A4">
      <w:pPr>
        <w:rPr>
          <w:ins w:id="14957" w:author="Airat Shigapov" w:date="2021-10-29T16:41:00Z"/>
          <w:rFonts w:ascii="Times New Roman" w:eastAsia="Calibri" w:hAnsi="Times New Roman" w:cs="Times New Roman"/>
          <w:sz w:val="20"/>
          <w:szCs w:val="20"/>
          <w:shd w:val="clear" w:color="auto" w:fill="FFFFFF"/>
          <w:lang w:val="en-US"/>
          <w:rPrChange w:id="14958" w:author="Airat Shigapov" w:date="2021-10-29T16:44:00Z">
            <w:rPr>
              <w:ins w:id="14959" w:author="Airat Shigapov" w:date="2021-10-29T16:41:00Z"/>
              <w:rFonts w:ascii="Times New Roman" w:eastAsia="Calibri" w:hAnsi="Times New Roman" w:cs="Times New Roman"/>
              <w:sz w:val="28"/>
              <w:szCs w:val="28"/>
              <w:shd w:val="clear" w:color="auto" w:fill="FFFFFF"/>
              <w:lang w:val="en-US"/>
            </w:rPr>
          </w:rPrChange>
        </w:rPr>
      </w:pPr>
      <w:ins w:id="14960" w:author="Airat Shigapov" w:date="2021-10-29T16:41:00Z">
        <w:r w:rsidRPr="00CA1CA9">
          <w:rPr>
            <w:rFonts w:ascii="Times New Roman" w:eastAsia="Calibri" w:hAnsi="Times New Roman" w:cs="Times New Roman"/>
            <w:sz w:val="20"/>
            <w:szCs w:val="20"/>
            <w:shd w:val="clear" w:color="auto" w:fill="FFFFFF"/>
            <w:lang w:val="en-US"/>
            <w:rPrChange w:id="14961" w:author="Airat Shigapov" w:date="2021-10-29T16:44:00Z">
              <w:rPr>
                <w:rFonts w:ascii="Times New Roman" w:eastAsia="Calibri" w:hAnsi="Times New Roman" w:cs="Times New Roman"/>
                <w:sz w:val="28"/>
                <w:szCs w:val="28"/>
                <w:shd w:val="clear" w:color="auto" w:fill="FFFFFF"/>
                <w:lang w:val="en-US"/>
              </w:rPr>
            </w:rPrChange>
          </w:rPr>
          <w:t xml:space="preserve">            if (passwordfield2.Text == "</w:t>
        </w:r>
        <w:proofErr w:type="spellStart"/>
        <w:r w:rsidRPr="00CA1CA9">
          <w:rPr>
            <w:rFonts w:ascii="Times New Roman" w:eastAsia="Calibri" w:hAnsi="Times New Roman" w:cs="Times New Roman"/>
            <w:sz w:val="20"/>
            <w:szCs w:val="20"/>
            <w:shd w:val="clear" w:color="auto" w:fill="FFFFFF"/>
            <w:lang w:val="en-US"/>
            <w:rPrChange w:id="14962" w:author="Airat Shigapov" w:date="2021-10-29T16:44:00Z">
              <w:rPr>
                <w:rFonts w:ascii="Times New Roman" w:eastAsia="Calibri" w:hAnsi="Times New Roman" w:cs="Times New Roman"/>
                <w:sz w:val="28"/>
                <w:szCs w:val="28"/>
                <w:shd w:val="clear" w:color="auto" w:fill="FFFFFF"/>
                <w:lang w:val="en-US"/>
              </w:rPr>
            </w:rPrChange>
          </w:rPr>
          <w:t>Новый</w:t>
        </w:r>
        <w:proofErr w:type="spellEnd"/>
        <w:r w:rsidRPr="00CA1CA9">
          <w:rPr>
            <w:rFonts w:ascii="Times New Roman" w:eastAsia="Calibri" w:hAnsi="Times New Roman" w:cs="Times New Roman"/>
            <w:sz w:val="20"/>
            <w:szCs w:val="20"/>
            <w:shd w:val="clear" w:color="auto" w:fill="FFFFFF"/>
            <w:lang w:val="en-US"/>
            <w:rPrChange w:id="14963" w:author="Airat Shigapov" w:date="2021-10-29T16:44:00Z">
              <w:rPr>
                <w:rFonts w:ascii="Times New Roman" w:eastAsia="Calibri" w:hAnsi="Times New Roman" w:cs="Times New Roman"/>
                <w:sz w:val="28"/>
                <w:szCs w:val="28"/>
                <w:shd w:val="clear" w:color="auto" w:fill="FFFFFF"/>
                <w:lang w:val="en-US"/>
              </w:rPr>
            </w:rPrChange>
          </w:rPr>
          <w:t xml:space="preserve"> </w:t>
        </w:r>
        <w:proofErr w:type="spellStart"/>
        <w:r w:rsidRPr="00CA1CA9">
          <w:rPr>
            <w:rFonts w:ascii="Times New Roman" w:eastAsia="Calibri" w:hAnsi="Times New Roman" w:cs="Times New Roman"/>
            <w:sz w:val="20"/>
            <w:szCs w:val="20"/>
            <w:shd w:val="clear" w:color="auto" w:fill="FFFFFF"/>
            <w:lang w:val="en-US"/>
            <w:rPrChange w:id="14964" w:author="Airat Shigapov" w:date="2021-10-29T16:44:00Z">
              <w:rPr>
                <w:rFonts w:ascii="Times New Roman" w:eastAsia="Calibri" w:hAnsi="Times New Roman" w:cs="Times New Roman"/>
                <w:sz w:val="28"/>
                <w:szCs w:val="28"/>
                <w:shd w:val="clear" w:color="auto" w:fill="FFFFFF"/>
                <w:lang w:val="en-US"/>
              </w:rPr>
            </w:rPrChange>
          </w:rPr>
          <w:t>пароль</w:t>
        </w:r>
        <w:proofErr w:type="spellEnd"/>
        <w:r w:rsidRPr="00CA1CA9">
          <w:rPr>
            <w:rFonts w:ascii="Times New Roman" w:eastAsia="Calibri" w:hAnsi="Times New Roman" w:cs="Times New Roman"/>
            <w:sz w:val="20"/>
            <w:szCs w:val="20"/>
            <w:shd w:val="clear" w:color="auto" w:fill="FFFFFF"/>
            <w:lang w:val="en-US"/>
            <w:rPrChange w:id="14965" w:author="Airat Shigapov" w:date="2021-10-29T16:44:00Z">
              <w:rPr>
                <w:rFonts w:ascii="Times New Roman" w:eastAsia="Calibri" w:hAnsi="Times New Roman" w:cs="Times New Roman"/>
                <w:sz w:val="28"/>
                <w:szCs w:val="28"/>
                <w:shd w:val="clear" w:color="auto" w:fill="FFFFFF"/>
                <w:lang w:val="en-US"/>
              </w:rPr>
            </w:rPrChange>
          </w:rPr>
          <w:t>")</w:t>
        </w:r>
      </w:ins>
    </w:p>
    <w:p w14:paraId="0D296518" w14:textId="77777777" w:rsidR="00CC67A4" w:rsidRPr="00CA1CA9" w:rsidRDefault="00CC67A4" w:rsidP="00CC67A4">
      <w:pPr>
        <w:rPr>
          <w:ins w:id="14966" w:author="Airat Shigapov" w:date="2021-10-29T16:41:00Z"/>
          <w:rFonts w:ascii="Times New Roman" w:eastAsia="Calibri" w:hAnsi="Times New Roman" w:cs="Times New Roman"/>
          <w:sz w:val="20"/>
          <w:szCs w:val="20"/>
          <w:shd w:val="clear" w:color="auto" w:fill="FFFFFF"/>
          <w:lang w:val="en-US"/>
          <w:rPrChange w:id="14967" w:author="Airat Shigapov" w:date="2021-10-29T16:44:00Z">
            <w:rPr>
              <w:ins w:id="14968" w:author="Airat Shigapov" w:date="2021-10-29T16:41:00Z"/>
              <w:rFonts w:ascii="Times New Roman" w:eastAsia="Calibri" w:hAnsi="Times New Roman" w:cs="Times New Roman"/>
              <w:sz w:val="28"/>
              <w:szCs w:val="28"/>
              <w:shd w:val="clear" w:color="auto" w:fill="FFFFFF"/>
              <w:lang w:val="en-US"/>
            </w:rPr>
          </w:rPrChange>
        </w:rPr>
      </w:pPr>
      <w:ins w:id="14969" w:author="Airat Shigapov" w:date="2021-10-29T16:41:00Z">
        <w:r w:rsidRPr="00CA1CA9">
          <w:rPr>
            <w:rFonts w:ascii="Times New Roman" w:eastAsia="Calibri" w:hAnsi="Times New Roman" w:cs="Times New Roman"/>
            <w:sz w:val="20"/>
            <w:szCs w:val="20"/>
            <w:shd w:val="clear" w:color="auto" w:fill="FFFFFF"/>
            <w:lang w:val="en-US"/>
            <w:rPrChange w:id="14970" w:author="Airat Shigapov" w:date="2021-10-29T16:44:00Z">
              <w:rPr>
                <w:rFonts w:ascii="Times New Roman" w:eastAsia="Calibri" w:hAnsi="Times New Roman" w:cs="Times New Roman"/>
                <w:sz w:val="28"/>
                <w:szCs w:val="28"/>
                <w:shd w:val="clear" w:color="auto" w:fill="FFFFFF"/>
                <w:lang w:val="en-US"/>
              </w:rPr>
            </w:rPrChange>
          </w:rPr>
          <w:t xml:space="preserve">            { </w:t>
        </w:r>
      </w:ins>
    </w:p>
    <w:p w14:paraId="0817F196" w14:textId="77777777" w:rsidR="00CC67A4" w:rsidRPr="00CA1CA9" w:rsidRDefault="00CC67A4" w:rsidP="00CC67A4">
      <w:pPr>
        <w:rPr>
          <w:ins w:id="14971" w:author="Airat Shigapov" w:date="2021-10-29T16:41:00Z"/>
          <w:rFonts w:ascii="Times New Roman" w:eastAsia="Calibri" w:hAnsi="Times New Roman" w:cs="Times New Roman"/>
          <w:sz w:val="20"/>
          <w:szCs w:val="20"/>
          <w:shd w:val="clear" w:color="auto" w:fill="FFFFFF"/>
          <w:lang w:val="en-US"/>
          <w:rPrChange w:id="14972" w:author="Airat Shigapov" w:date="2021-10-29T16:44:00Z">
            <w:rPr>
              <w:ins w:id="14973" w:author="Airat Shigapov" w:date="2021-10-29T16:41:00Z"/>
              <w:rFonts w:ascii="Times New Roman" w:eastAsia="Calibri" w:hAnsi="Times New Roman" w:cs="Times New Roman"/>
              <w:sz w:val="28"/>
              <w:szCs w:val="28"/>
              <w:shd w:val="clear" w:color="auto" w:fill="FFFFFF"/>
              <w:lang w:val="en-US"/>
            </w:rPr>
          </w:rPrChange>
        </w:rPr>
      </w:pPr>
      <w:ins w:id="14974" w:author="Airat Shigapov" w:date="2021-10-29T16:41:00Z">
        <w:r w:rsidRPr="00CA1CA9">
          <w:rPr>
            <w:rFonts w:ascii="Times New Roman" w:eastAsia="Calibri" w:hAnsi="Times New Roman" w:cs="Times New Roman"/>
            <w:sz w:val="20"/>
            <w:szCs w:val="20"/>
            <w:shd w:val="clear" w:color="auto" w:fill="FFFFFF"/>
            <w:lang w:val="en-US"/>
            <w:rPrChange w:id="14975" w:author="Airat Shigapov" w:date="2021-10-29T16:44:00Z">
              <w:rPr>
                <w:rFonts w:ascii="Times New Roman" w:eastAsia="Calibri" w:hAnsi="Times New Roman" w:cs="Times New Roman"/>
                <w:sz w:val="28"/>
                <w:szCs w:val="28"/>
                <w:shd w:val="clear" w:color="auto" w:fill="FFFFFF"/>
                <w:lang w:val="en-US"/>
              </w:rPr>
            </w:rPrChange>
          </w:rPr>
          <w:t xml:space="preserve">                </w:t>
        </w:r>
        <w:proofErr w:type="spellStart"/>
        <w:r w:rsidRPr="00CA1CA9">
          <w:rPr>
            <w:rFonts w:ascii="Times New Roman" w:eastAsia="Calibri" w:hAnsi="Times New Roman" w:cs="Times New Roman"/>
            <w:sz w:val="20"/>
            <w:szCs w:val="20"/>
            <w:shd w:val="clear" w:color="auto" w:fill="FFFFFF"/>
            <w:lang w:val="en-US"/>
            <w:rPrChange w:id="14976" w:author="Airat Shigapov" w:date="2021-10-29T16:44:00Z">
              <w:rPr>
                <w:rFonts w:ascii="Times New Roman" w:eastAsia="Calibri" w:hAnsi="Times New Roman" w:cs="Times New Roman"/>
                <w:sz w:val="28"/>
                <w:szCs w:val="28"/>
                <w:shd w:val="clear" w:color="auto" w:fill="FFFFFF"/>
                <w:lang w:val="en-US"/>
              </w:rPr>
            </w:rPrChange>
          </w:rPr>
          <w:t>passwordNew.Visibility</w:t>
        </w:r>
        <w:proofErr w:type="spellEnd"/>
        <w:r w:rsidRPr="00CA1CA9">
          <w:rPr>
            <w:rFonts w:ascii="Times New Roman" w:eastAsia="Calibri" w:hAnsi="Times New Roman" w:cs="Times New Roman"/>
            <w:sz w:val="20"/>
            <w:szCs w:val="20"/>
            <w:shd w:val="clear" w:color="auto" w:fill="FFFFFF"/>
            <w:lang w:val="en-US"/>
            <w:rPrChange w:id="14977" w:author="Airat Shigapov" w:date="2021-10-29T16:44:00Z">
              <w:rPr>
                <w:rFonts w:ascii="Times New Roman" w:eastAsia="Calibri" w:hAnsi="Times New Roman" w:cs="Times New Roman"/>
                <w:sz w:val="28"/>
                <w:szCs w:val="28"/>
                <w:shd w:val="clear" w:color="auto" w:fill="FFFFFF"/>
                <w:lang w:val="en-US"/>
              </w:rPr>
            </w:rPrChange>
          </w:rPr>
          <w:t xml:space="preserve"> = </w:t>
        </w:r>
        <w:proofErr w:type="spellStart"/>
        <w:r w:rsidRPr="00CA1CA9">
          <w:rPr>
            <w:rFonts w:ascii="Times New Roman" w:eastAsia="Calibri" w:hAnsi="Times New Roman" w:cs="Times New Roman"/>
            <w:sz w:val="20"/>
            <w:szCs w:val="20"/>
            <w:shd w:val="clear" w:color="auto" w:fill="FFFFFF"/>
            <w:lang w:val="en-US"/>
            <w:rPrChange w:id="14978" w:author="Airat Shigapov" w:date="2021-10-29T16:44:00Z">
              <w:rPr>
                <w:rFonts w:ascii="Times New Roman" w:eastAsia="Calibri" w:hAnsi="Times New Roman" w:cs="Times New Roman"/>
                <w:sz w:val="28"/>
                <w:szCs w:val="28"/>
                <w:shd w:val="clear" w:color="auto" w:fill="FFFFFF"/>
                <w:lang w:val="en-US"/>
              </w:rPr>
            </w:rPrChange>
          </w:rPr>
          <w:t>Visibility.Visible</w:t>
        </w:r>
        <w:proofErr w:type="spellEnd"/>
        <w:r w:rsidRPr="00CA1CA9">
          <w:rPr>
            <w:rFonts w:ascii="Times New Roman" w:eastAsia="Calibri" w:hAnsi="Times New Roman" w:cs="Times New Roman"/>
            <w:sz w:val="20"/>
            <w:szCs w:val="20"/>
            <w:shd w:val="clear" w:color="auto" w:fill="FFFFFF"/>
            <w:lang w:val="en-US"/>
            <w:rPrChange w:id="14979" w:author="Airat Shigapov" w:date="2021-10-29T16:44:00Z">
              <w:rPr>
                <w:rFonts w:ascii="Times New Roman" w:eastAsia="Calibri" w:hAnsi="Times New Roman" w:cs="Times New Roman"/>
                <w:sz w:val="28"/>
                <w:szCs w:val="28"/>
                <w:shd w:val="clear" w:color="auto" w:fill="FFFFFF"/>
                <w:lang w:val="en-US"/>
              </w:rPr>
            </w:rPrChange>
          </w:rPr>
          <w:t>;</w:t>
        </w:r>
      </w:ins>
    </w:p>
    <w:p w14:paraId="199BACE2" w14:textId="77777777" w:rsidR="00CC67A4" w:rsidRPr="00CA1CA9" w:rsidRDefault="00CC67A4" w:rsidP="00CC67A4">
      <w:pPr>
        <w:rPr>
          <w:ins w:id="14980" w:author="Airat Shigapov" w:date="2021-10-29T16:41:00Z"/>
          <w:rFonts w:ascii="Times New Roman" w:eastAsia="Calibri" w:hAnsi="Times New Roman" w:cs="Times New Roman"/>
          <w:sz w:val="20"/>
          <w:szCs w:val="20"/>
          <w:shd w:val="clear" w:color="auto" w:fill="FFFFFF"/>
          <w:lang w:val="en-US"/>
          <w:rPrChange w:id="14981" w:author="Airat Shigapov" w:date="2021-10-29T16:44:00Z">
            <w:rPr>
              <w:ins w:id="14982" w:author="Airat Shigapov" w:date="2021-10-29T16:41:00Z"/>
              <w:rFonts w:ascii="Times New Roman" w:eastAsia="Calibri" w:hAnsi="Times New Roman" w:cs="Times New Roman"/>
              <w:sz w:val="28"/>
              <w:szCs w:val="28"/>
              <w:shd w:val="clear" w:color="auto" w:fill="FFFFFF"/>
              <w:lang w:val="en-US"/>
            </w:rPr>
          </w:rPrChange>
        </w:rPr>
      </w:pPr>
      <w:ins w:id="14983" w:author="Airat Shigapov" w:date="2021-10-29T16:41:00Z">
        <w:r w:rsidRPr="00CA1CA9">
          <w:rPr>
            <w:rFonts w:ascii="Times New Roman" w:eastAsia="Calibri" w:hAnsi="Times New Roman" w:cs="Times New Roman"/>
            <w:sz w:val="20"/>
            <w:szCs w:val="20"/>
            <w:shd w:val="clear" w:color="auto" w:fill="FFFFFF"/>
            <w:lang w:val="en-US"/>
            <w:rPrChange w:id="14984" w:author="Airat Shigapov" w:date="2021-10-29T16:44:00Z">
              <w:rPr>
                <w:rFonts w:ascii="Times New Roman" w:eastAsia="Calibri" w:hAnsi="Times New Roman" w:cs="Times New Roman"/>
                <w:sz w:val="28"/>
                <w:szCs w:val="28"/>
                <w:shd w:val="clear" w:color="auto" w:fill="FFFFFF"/>
                <w:lang w:val="en-US"/>
              </w:rPr>
            </w:rPrChange>
          </w:rPr>
          <w:t xml:space="preserve">                passwordfield2.Visibility = </w:t>
        </w:r>
        <w:proofErr w:type="spellStart"/>
        <w:r w:rsidRPr="00CA1CA9">
          <w:rPr>
            <w:rFonts w:ascii="Times New Roman" w:eastAsia="Calibri" w:hAnsi="Times New Roman" w:cs="Times New Roman"/>
            <w:sz w:val="20"/>
            <w:szCs w:val="20"/>
            <w:shd w:val="clear" w:color="auto" w:fill="FFFFFF"/>
            <w:lang w:val="en-US"/>
            <w:rPrChange w:id="14985" w:author="Airat Shigapov" w:date="2021-10-29T16:44:00Z">
              <w:rPr>
                <w:rFonts w:ascii="Times New Roman" w:eastAsia="Calibri" w:hAnsi="Times New Roman" w:cs="Times New Roman"/>
                <w:sz w:val="28"/>
                <w:szCs w:val="28"/>
                <w:shd w:val="clear" w:color="auto" w:fill="FFFFFF"/>
                <w:lang w:val="en-US"/>
              </w:rPr>
            </w:rPrChange>
          </w:rPr>
          <w:t>Visibility.Hidden</w:t>
        </w:r>
        <w:proofErr w:type="spellEnd"/>
        <w:r w:rsidRPr="00CA1CA9">
          <w:rPr>
            <w:rFonts w:ascii="Times New Roman" w:eastAsia="Calibri" w:hAnsi="Times New Roman" w:cs="Times New Roman"/>
            <w:sz w:val="20"/>
            <w:szCs w:val="20"/>
            <w:shd w:val="clear" w:color="auto" w:fill="FFFFFF"/>
            <w:lang w:val="en-US"/>
            <w:rPrChange w:id="14986" w:author="Airat Shigapov" w:date="2021-10-29T16:44:00Z">
              <w:rPr>
                <w:rFonts w:ascii="Times New Roman" w:eastAsia="Calibri" w:hAnsi="Times New Roman" w:cs="Times New Roman"/>
                <w:sz w:val="28"/>
                <w:szCs w:val="28"/>
                <w:shd w:val="clear" w:color="auto" w:fill="FFFFFF"/>
                <w:lang w:val="en-US"/>
              </w:rPr>
            </w:rPrChange>
          </w:rPr>
          <w:t>;</w:t>
        </w:r>
      </w:ins>
    </w:p>
    <w:p w14:paraId="04442615" w14:textId="77777777" w:rsidR="00CC67A4" w:rsidRPr="00CA1CA9" w:rsidRDefault="00CC67A4" w:rsidP="00CC67A4">
      <w:pPr>
        <w:rPr>
          <w:ins w:id="14987" w:author="Airat Shigapov" w:date="2021-10-29T16:41:00Z"/>
          <w:rFonts w:ascii="Times New Roman" w:eastAsia="Calibri" w:hAnsi="Times New Roman" w:cs="Times New Roman"/>
          <w:sz w:val="20"/>
          <w:szCs w:val="20"/>
          <w:shd w:val="clear" w:color="auto" w:fill="FFFFFF"/>
          <w:lang w:val="en-US"/>
          <w:rPrChange w:id="14988" w:author="Airat Shigapov" w:date="2021-10-29T16:44:00Z">
            <w:rPr>
              <w:ins w:id="14989" w:author="Airat Shigapov" w:date="2021-10-29T16:41:00Z"/>
              <w:rFonts w:ascii="Times New Roman" w:eastAsia="Calibri" w:hAnsi="Times New Roman" w:cs="Times New Roman"/>
              <w:sz w:val="28"/>
              <w:szCs w:val="28"/>
              <w:shd w:val="clear" w:color="auto" w:fill="FFFFFF"/>
              <w:lang w:val="en-US"/>
            </w:rPr>
          </w:rPrChange>
        </w:rPr>
      </w:pPr>
      <w:ins w:id="14990" w:author="Airat Shigapov" w:date="2021-10-29T16:41:00Z">
        <w:r w:rsidRPr="00CA1CA9">
          <w:rPr>
            <w:rFonts w:ascii="Times New Roman" w:eastAsia="Calibri" w:hAnsi="Times New Roman" w:cs="Times New Roman"/>
            <w:sz w:val="20"/>
            <w:szCs w:val="20"/>
            <w:shd w:val="clear" w:color="auto" w:fill="FFFFFF"/>
            <w:lang w:val="en-US"/>
            <w:rPrChange w:id="14991" w:author="Airat Shigapov" w:date="2021-10-29T16:44:00Z">
              <w:rPr>
                <w:rFonts w:ascii="Times New Roman" w:eastAsia="Calibri" w:hAnsi="Times New Roman" w:cs="Times New Roman"/>
                <w:sz w:val="28"/>
                <w:szCs w:val="28"/>
                <w:shd w:val="clear" w:color="auto" w:fill="FFFFFF"/>
                <w:lang w:val="en-US"/>
              </w:rPr>
            </w:rPrChange>
          </w:rPr>
          <w:t xml:space="preserve">                </w:t>
        </w:r>
        <w:proofErr w:type="spellStart"/>
        <w:r w:rsidRPr="00CA1CA9">
          <w:rPr>
            <w:rFonts w:ascii="Times New Roman" w:eastAsia="Calibri" w:hAnsi="Times New Roman" w:cs="Times New Roman"/>
            <w:sz w:val="20"/>
            <w:szCs w:val="20"/>
            <w:shd w:val="clear" w:color="auto" w:fill="FFFFFF"/>
            <w:lang w:val="en-US"/>
            <w:rPrChange w:id="14992" w:author="Airat Shigapov" w:date="2021-10-29T16:44:00Z">
              <w:rPr>
                <w:rFonts w:ascii="Times New Roman" w:eastAsia="Calibri" w:hAnsi="Times New Roman" w:cs="Times New Roman"/>
                <w:sz w:val="28"/>
                <w:szCs w:val="28"/>
                <w:shd w:val="clear" w:color="auto" w:fill="FFFFFF"/>
                <w:lang w:val="en-US"/>
              </w:rPr>
            </w:rPrChange>
          </w:rPr>
          <w:t>passwordNew.Focus</w:t>
        </w:r>
        <w:proofErr w:type="spellEnd"/>
        <w:r w:rsidRPr="00CA1CA9">
          <w:rPr>
            <w:rFonts w:ascii="Times New Roman" w:eastAsia="Calibri" w:hAnsi="Times New Roman" w:cs="Times New Roman"/>
            <w:sz w:val="20"/>
            <w:szCs w:val="20"/>
            <w:shd w:val="clear" w:color="auto" w:fill="FFFFFF"/>
            <w:lang w:val="en-US"/>
            <w:rPrChange w:id="14993" w:author="Airat Shigapov" w:date="2021-10-29T16:44:00Z">
              <w:rPr>
                <w:rFonts w:ascii="Times New Roman" w:eastAsia="Calibri" w:hAnsi="Times New Roman" w:cs="Times New Roman"/>
                <w:sz w:val="28"/>
                <w:szCs w:val="28"/>
                <w:shd w:val="clear" w:color="auto" w:fill="FFFFFF"/>
                <w:lang w:val="en-US"/>
              </w:rPr>
            </w:rPrChange>
          </w:rPr>
          <w:t>();</w:t>
        </w:r>
      </w:ins>
    </w:p>
    <w:p w14:paraId="4575AE26" w14:textId="77777777" w:rsidR="00CC67A4" w:rsidRPr="00CA1CA9" w:rsidRDefault="00CC67A4" w:rsidP="00CC67A4">
      <w:pPr>
        <w:rPr>
          <w:ins w:id="14994" w:author="Airat Shigapov" w:date="2021-10-29T16:41:00Z"/>
          <w:rFonts w:ascii="Times New Roman" w:eastAsia="Calibri" w:hAnsi="Times New Roman" w:cs="Times New Roman"/>
          <w:sz w:val="20"/>
          <w:szCs w:val="20"/>
          <w:shd w:val="clear" w:color="auto" w:fill="FFFFFF"/>
          <w:lang w:val="en-US"/>
          <w:rPrChange w:id="14995" w:author="Airat Shigapov" w:date="2021-10-29T16:44:00Z">
            <w:rPr>
              <w:ins w:id="14996" w:author="Airat Shigapov" w:date="2021-10-29T16:41:00Z"/>
              <w:rFonts w:ascii="Times New Roman" w:eastAsia="Calibri" w:hAnsi="Times New Roman" w:cs="Times New Roman"/>
              <w:sz w:val="28"/>
              <w:szCs w:val="28"/>
              <w:shd w:val="clear" w:color="auto" w:fill="FFFFFF"/>
              <w:lang w:val="en-US"/>
            </w:rPr>
          </w:rPrChange>
        </w:rPr>
      </w:pPr>
      <w:ins w:id="14997" w:author="Airat Shigapov" w:date="2021-10-29T16:41:00Z">
        <w:r w:rsidRPr="00CA1CA9">
          <w:rPr>
            <w:rFonts w:ascii="Times New Roman" w:eastAsia="Calibri" w:hAnsi="Times New Roman" w:cs="Times New Roman"/>
            <w:sz w:val="20"/>
            <w:szCs w:val="20"/>
            <w:shd w:val="clear" w:color="auto" w:fill="FFFFFF"/>
            <w:lang w:val="en-US"/>
            <w:rPrChange w:id="14998" w:author="Airat Shigapov" w:date="2021-10-29T16:44:00Z">
              <w:rPr>
                <w:rFonts w:ascii="Times New Roman" w:eastAsia="Calibri" w:hAnsi="Times New Roman" w:cs="Times New Roman"/>
                <w:sz w:val="28"/>
                <w:szCs w:val="28"/>
                <w:shd w:val="clear" w:color="auto" w:fill="FFFFFF"/>
                <w:lang w:val="en-US"/>
              </w:rPr>
            </w:rPrChange>
          </w:rPr>
          <w:t xml:space="preserve">            }</w:t>
        </w:r>
      </w:ins>
    </w:p>
    <w:p w14:paraId="4EA6BC53" w14:textId="77777777" w:rsidR="00CC67A4" w:rsidRPr="00CA1CA9" w:rsidRDefault="00CC67A4" w:rsidP="00CC67A4">
      <w:pPr>
        <w:rPr>
          <w:ins w:id="14999" w:author="Airat Shigapov" w:date="2021-10-29T16:41:00Z"/>
          <w:rFonts w:ascii="Times New Roman" w:eastAsia="Calibri" w:hAnsi="Times New Roman" w:cs="Times New Roman"/>
          <w:sz w:val="20"/>
          <w:szCs w:val="20"/>
          <w:shd w:val="clear" w:color="auto" w:fill="FFFFFF"/>
          <w:lang w:val="en-US"/>
          <w:rPrChange w:id="15000" w:author="Airat Shigapov" w:date="2021-10-29T16:44:00Z">
            <w:rPr>
              <w:ins w:id="15001" w:author="Airat Shigapov" w:date="2021-10-29T16:41:00Z"/>
              <w:rFonts w:ascii="Times New Roman" w:eastAsia="Calibri" w:hAnsi="Times New Roman" w:cs="Times New Roman"/>
              <w:sz w:val="28"/>
              <w:szCs w:val="28"/>
              <w:shd w:val="clear" w:color="auto" w:fill="FFFFFF"/>
              <w:lang w:val="en-US"/>
            </w:rPr>
          </w:rPrChange>
        </w:rPr>
      </w:pPr>
      <w:ins w:id="15002" w:author="Airat Shigapov" w:date="2021-10-29T16:41:00Z">
        <w:r w:rsidRPr="00CA1CA9">
          <w:rPr>
            <w:rFonts w:ascii="Times New Roman" w:eastAsia="Calibri" w:hAnsi="Times New Roman" w:cs="Times New Roman"/>
            <w:sz w:val="20"/>
            <w:szCs w:val="20"/>
            <w:shd w:val="clear" w:color="auto" w:fill="FFFFFF"/>
            <w:lang w:val="en-US"/>
            <w:rPrChange w:id="15003" w:author="Airat Shigapov" w:date="2021-10-29T16:44:00Z">
              <w:rPr>
                <w:rFonts w:ascii="Times New Roman" w:eastAsia="Calibri" w:hAnsi="Times New Roman" w:cs="Times New Roman"/>
                <w:sz w:val="28"/>
                <w:szCs w:val="28"/>
                <w:shd w:val="clear" w:color="auto" w:fill="FFFFFF"/>
                <w:lang w:val="en-US"/>
              </w:rPr>
            </w:rPrChange>
          </w:rPr>
          <w:t xml:space="preserve">        }</w:t>
        </w:r>
      </w:ins>
    </w:p>
    <w:p w14:paraId="6D9391CB" w14:textId="77777777" w:rsidR="00CC67A4" w:rsidRPr="00CA1CA9" w:rsidRDefault="00CC67A4" w:rsidP="00CC67A4">
      <w:pPr>
        <w:rPr>
          <w:ins w:id="15004" w:author="Airat Shigapov" w:date="2021-10-29T16:41:00Z"/>
          <w:rFonts w:ascii="Times New Roman" w:eastAsia="Calibri" w:hAnsi="Times New Roman" w:cs="Times New Roman"/>
          <w:sz w:val="20"/>
          <w:szCs w:val="20"/>
          <w:shd w:val="clear" w:color="auto" w:fill="FFFFFF"/>
          <w:lang w:val="en-US"/>
          <w:rPrChange w:id="15005" w:author="Airat Shigapov" w:date="2021-10-29T16:44:00Z">
            <w:rPr>
              <w:ins w:id="15006" w:author="Airat Shigapov" w:date="2021-10-29T16:41:00Z"/>
              <w:rFonts w:ascii="Times New Roman" w:eastAsia="Calibri" w:hAnsi="Times New Roman" w:cs="Times New Roman"/>
              <w:sz w:val="28"/>
              <w:szCs w:val="28"/>
              <w:shd w:val="clear" w:color="auto" w:fill="FFFFFF"/>
              <w:lang w:val="en-US"/>
            </w:rPr>
          </w:rPrChange>
        </w:rPr>
      </w:pPr>
    </w:p>
    <w:p w14:paraId="514D0A30" w14:textId="77777777" w:rsidR="00CC67A4" w:rsidRPr="00CA1CA9" w:rsidRDefault="00CC67A4" w:rsidP="00CC67A4">
      <w:pPr>
        <w:rPr>
          <w:ins w:id="15007" w:author="Airat Shigapov" w:date="2021-10-29T16:41:00Z"/>
          <w:rFonts w:ascii="Times New Roman" w:eastAsia="Calibri" w:hAnsi="Times New Roman" w:cs="Times New Roman"/>
          <w:sz w:val="20"/>
          <w:szCs w:val="20"/>
          <w:shd w:val="clear" w:color="auto" w:fill="FFFFFF"/>
          <w:lang w:val="en-US"/>
          <w:rPrChange w:id="15008" w:author="Airat Shigapov" w:date="2021-10-29T16:44:00Z">
            <w:rPr>
              <w:ins w:id="15009" w:author="Airat Shigapov" w:date="2021-10-29T16:41:00Z"/>
              <w:rFonts w:ascii="Times New Roman" w:eastAsia="Calibri" w:hAnsi="Times New Roman" w:cs="Times New Roman"/>
              <w:sz w:val="28"/>
              <w:szCs w:val="28"/>
              <w:shd w:val="clear" w:color="auto" w:fill="FFFFFF"/>
              <w:lang w:val="en-US"/>
            </w:rPr>
          </w:rPrChange>
        </w:rPr>
      </w:pPr>
      <w:ins w:id="15010" w:author="Airat Shigapov" w:date="2021-10-29T16:41:00Z">
        <w:r w:rsidRPr="00CA1CA9">
          <w:rPr>
            <w:rFonts w:ascii="Times New Roman" w:eastAsia="Calibri" w:hAnsi="Times New Roman" w:cs="Times New Roman"/>
            <w:sz w:val="20"/>
            <w:szCs w:val="20"/>
            <w:shd w:val="clear" w:color="auto" w:fill="FFFFFF"/>
            <w:lang w:val="en-US"/>
            <w:rPrChange w:id="15011" w:author="Airat Shigapov" w:date="2021-10-29T16:44:00Z">
              <w:rPr>
                <w:rFonts w:ascii="Times New Roman" w:eastAsia="Calibri" w:hAnsi="Times New Roman" w:cs="Times New Roman"/>
                <w:sz w:val="28"/>
                <w:szCs w:val="28"/>
                <w:shd w:val="clear" w:color="auto" w:fill="FFFFFF"/>
                <w:lang w:val="en-US"/>
              </w:rPr>
            </w:rPrChange>
          </w:rPr>
          <w:t xml:space="preserve">        private void </w:t>
        </w:r>
        <w:proofErr w:type="spellStart"/>
        <w:r w:rsidRPr="00CA1CA9">
          <w:rPr>
            <w:rFonts w:ascii="Times New Roman" w:eastAsia="Calibri" w:hAnsi="Times New Roman" w:cs="Times New Roman"/>
            <w:sz w:val="20"/>
            <w:szCs w:val="20"/>
            <w:shd w:val="clear" w:color="auto" w:fill="FFFFFF"/>
            <w:lang w:val="en-US"/>
            <w:rPrChange w:id="15012" w:author="Airat Shigapov" w:date="2021-10-29T16:44:00Z">
              <w:rPr>
                <w:rFonts w:ascii="Times New Roman" w:eastAsia="Calibri" w:hAnsi="Times New Roman" w:cs="Times New Roman"/>
                <w:sz w:val="28"/>
                <w:szCs w:val="28"/>
                <w:shd w:val="clear" w:color="auto" w:fill="FFFFFF"/>
                <w:lang w:val="en-US"/>
              </w:rPr>
            </w:rPrChange>
          </w:rPr>
          <w:t>passwordNew_</w:t>
        </w:r>
        <w:proofErr w:type="gramStart"/>
        <w:r w:rsidRPr="00CA1CA9">
          <w:rPr>
            <w:rFonts w:ascii="Times New Roman" w:eastAsia="Calibri" w:hAnsi="Times New Roman" w:cs="Times New Roman"/>
            <w:sz w:val="20"/>
            <w:szCs w:val="20"/>
            <w:shd w:val="clear" w:color="auto" w:fill="FFFFFF"/>
            <w:lang w:val="en-US"/>
            <w:rPrChange w:id="15013" w:author="Airat Shigapov" w:date="2021-10-29T16:44:00Z">
              <w:rPr>
                <w:rFonts w:ascii="Times New Roman" w:eastAsia="Calibri" w:hAnsi="Times New Roman" w:cs="Times New Roman"/>
                <w:sz w:val="28"/>
                <w:szCs w:val="28"/>
                <w:shd w:val="clear" w:color="auto" w:fill="FFFFFF"/>
                <w:lang w:val="en-US"/>
              </w:rPr>
            </w:rPrChange>
          </w:rPr>
          <w:t>LostFocus</w:t>
        </w:r>
        <w:proofErr w:type="spellEnd"/>
        <w:r w:rsidRPr="00CA1CA9">
          <w:rPr>
            <w:rFonts w:ascii="Times New Roman" w:eastAsia="Calibri" w:hAnsi="Times New Roman" w:cs="Times New Roman"/>
            <w:sz w:val="20"/>
            <w:szCs w:val="20"/>
            <w:shd w:val="clear" w:color="auto" w:fill="FFFFFF"/>
            <w:lang w:val="en-US"/>
            <w:rPrChange w:id="15014" w:author="Airat Shigapov" w:date="2021-10-29T16:44:00Z">
              <w:rPr>
                <w:rFonts w:ascii="Times New Roman" w:eastAsia="Calibri" w:hAnsi="Times New Roman" w:cs="Times New Roman"/>
                <w:sz w:val="28"/>
                <w:szCs w:val="28"/>
                <w:shd w:val="clear" w:color="auto" w:fill="FFFFFF"/>
                <w:lang w:val="en-US"/>
              </w:rPr>
            </w:rPrChange>
          </w:rPr>
          <w:t>(</w:t>
        </w:r>
        <w:proofErr w:type="gramEnd"/>
        <w:r w:rsidRPr="00CA1CA9">
          <w:rPr>
            <w:rFonts w:ascii="Times New Roman" w:eastAsia="Calibri" w:hAnsi="Times New Roman" w:cs="Times New Roman"/>
            <w:sz w:val="20"/>
            <w:szCs w:val="20"/>
            <w:shd w:val="clear" w:color="auto" w:fill="FFFFFF"/>
            <w:lang w:val="en-US"/>
            <w:rPrChange w:id="15015" w:author="Airat Shigapov" w:date="2021-10-29T16:44:00Z">
              <w:rPr>
                <w:rFonts w:ascii="Times New Roman" w:eastAsia="Calibri" w:hAnsi="Times New Roman" w:cs="Times New Roman"/>
                <w:sz w:val="28"/>
                <w:szCs w:val="28"/>
                <w:shd w:val="clear" w:color="auto" w:fill="FFFFFF"/>
                <w:lang w:val="en-US"/>
              </w:rPr>
            </w:rPrChange>
          </w:rPr>
          <w:t xml:space="preserve">object sender, </w:t>
        </w:r>
        <w:proofErr w:type="spellStart"/>
        <w:r w:rsidRPr="00CA1CA9">
          <w:rPr>
            <w:rFonts w:ascii="Times New Roman" w:eastAsia="Calibri" w:hAnsi="Times New Roman" w:cs="Times New Roman"/>
            <w:sz w:val="20"/>
            <w:szCs w:val="20"/>
            <w:shd w:val="clear" w:color="auto" w:fill="FFFFFF"/>
            <w:lang w:val="en-US"/>
            <w:rPrChange w:id="15016" w:author="Airat Shigapov" w:date="2021-10-29T16:44:00Z">
              <w:rPr>
                <w:rFonts w:ascii="Times New Roman" w:eastAsia="Calibri" w:hAnsi="Times New Roman" w:cs="Times New Roman"/>
                <w:sz w:val="28"/>
                <w:szCs w:val="28"/>
                <w:shd w:val="clear" w:color="auto" w:fill="FFFFFF"/>
                <w:lang w:val="en-US"/>
              </w:rPr>
            </w:rPrChange>
          </w:rPr>
          <w:t>RoutedEventArgs</w:t>
        </w:r>
        <w:proofErr w:type="spellEnd"/>
        <w:r w:rsidRPr="00CA1CA9">
          <w:rPr>
            <w:rFonts w:ascii="Times New Roman" w:eastAsia="Calibri" w:hAnsi="Times New Roman" w:cs="Times New Roman"/>
            <w:sz w:val="20"/>
            <w:szCs w:val="20"/>
            <w:shd w:val="clear" w:color="auto" w:fill="FFFFFF"/>
            <w:lang w:val="en-US"/>
            <w:rPrChange w:id="15017" w:author="Airat Shigapov" w:date="2021-10-29T16:44:00Z">
              <w:rPr>
                <w:rFonts w:ascii="Times New Roman" w:eastAsia="Calibri" w:hAnsi="Times New Roman" w:cs="Times New Roman"/>
                <w:sz w:val="28"/>
                <w:szCs w:val="28"/>
                <w:shd w:val="clear" w:color="auto" w:fill="FFFFFF"/>
                <w:lang w:val="en-US"/>
              </w:rPr>
            </w:rPrChange>
          </w:rPr>
          <w:t xml:space="preserve"> e)</w:t>
        </w:r>
      </w:ins>
    </w:p>
    <w:p w14:paraId="138CAD94" w14:textId="77777777" w:rsidR="00CC67A4" w:rsidRPr="00CA1CA9" w:rsidRDefault="00CC67A4" w:rsidP="00CC67A4">
      <w:pPr>
        <w:rPr>
          <w:ins w:id="15018" w:author="Airat Shigapov" w:date="2021-10-29T16:41:00Z"/>
          <w:rFonts w:ascii="Times New Roman" w:eastAsia="Calibri" w:hAnsi="Times New Roman" w:cs="Times New Roman"/>
          <w:sz w:val="20"/>
          <w:szCs w:val="20"/>
          <w:shd w:val="clear" w:color="auto" w:fill="FFFFFF"/>
          <w:lang w:val="en-US"/>
          <w:rPrChange w:id="15019" w:author="Airat Shigapov" w:date="2021-10-29T16:44:00Z">
            <w:rPr>
              <w:ins w:id="15020" w:author="Airat Shigapov" w:date="2021-10-29T16:41:00Z"/>
              <w:rFonts w:ascii="Times New Roman" w:eastAsia="Calibri" w:hAnsi="Times New Roman" w:cs="Times New Roman"/>
              <w:sz w:val="28"/>
              <w:szCs w:val="28"/>
              <w:shd w:val="clear" w:color="auto" w:fill="FFFFFF"/>
              <w:lang w:val="en-US"/>
            </w:rPr>
          </w:rPrChange>
        </w:rPr>
      </w:pPr>
      <w:ins w:id="15021" w:author="Airat Shigapov" w:date="2021-10-29T16:41:00Z">
        <w:r w:rsidRPr="00CA1CA9">
          <w:rPr>
            <w:rFonts w:ascii="Times New Roman" w:eastAsia="Calibri" w:hAnsi="Times New Roman" w:cs="Times New Roman"/>
            <w:sz w:val="20"/>
            <w:szCs w:val="20"/>
            <w:shd w:val="clear" w:color="auto" w:fill="FFFFFF"/>
            <w:lang w:val="en-US"/>
            <w:rPrChange w:id="15022" w:author="Airat Shigapov" w:date="2021-10-29T16:44:00Z">
              <w:rPr>
                <w:rFonts w:ascii="Times New Roman" w:eastAsia="Calibri" w:hAnsi="Times New Roman" w:cs="Times New Roman"/>
                <w:sz w:val="28"/>
                <w:szCs w:val="28"/>
                <w:shd w:val="clear" w:color="auto" w:fill="FFFFFF"/>
                <w:lang w:val="en-US"/>
              </w:rPr>
            </w:rPrChange>
          </w:rPr>
          <w:t xml:space="preserve">        {</w:t>
        </w:r>
      </w:ins>
    </w:p>
    <w:p w14:paraId="16EBCDF3" w14:textId="77777777" w:rsidR="00CC67A4" w:rsidRPr="00CA1CA9" w:rsidRDefault="00CC67A4" w:rsidP="00CC67A4">
      <w:pPr>
        <w:rPr>
          <w:ins w:id="15023" w:author="Airat Shigapov" w:date="2021-10-29T16:41:00Z"/>
          <w:rFonts w:ascii="Times New Roman" w:eastAsia="Calibri" w:hAnsi="Times New Roman" w:cs="Times New Roman"/>
          <w:sz w:val="20"/>
          <w:szCs w:val="20"/>
          <w:shd w:val="clear" w:color="auto" w:fill="FFFFFF"/>
          <w:lang w:val="en-US"/>
          <w:rPrChange w:id="15024" w:author="Airat Shigapov" w:date="2021-10-29T16:44:00Z">
            <w:rPr>
              <w:ins w:id="15025" w:author="Airat Shigapov" w:date="2021-10-29T16:41:00Z"/>
              <w:rFonts w:ascii="Times New Roman" w:eastAsia="Calibri" w:hAnsi="Times New Roman" w:cs="Times New Roman"/>
              <w:sz w:val="28"/>
              <w:szCs w:val="28"/>
              <w:shd w:val="clear" w:color="auto" w:fill="FFFFFF"/>
              <w:lang w:val="en-US"/>
            </w:rPr>
          </w:rPrChange>
        </w:rPr>
      </w:pPr>
      <w:ins w:id="15026" w:author="Airat Shigapov" w:date="2021-10-29T16:41:00Z">
        <w:r w:rsidRPr="00CA1CA9">
          <w:rPr>
            <w:rFonts w:ascii="Times New Roman" w:eastAsia="Calibri" w:hAnsi="Times New Roman" w:cs="Times New Roman"/>
            <w:sz w:val="20"/>
            <w:szCs w:val="20"/>
            <w:shd w:val="clear" w:color="auto" w:fill="FFFFFF"/>
            <w:lang w:val="en-US"/>
            <w:rPrChange w:id="15027" w:author="Airat Shigapov" w:date="2021-10-29T16:44:00Z">
              <w:rPr>
                <w:rFonts w:ascii="Times New Roman" w:eastAsia="Calibri" w:hAnsi="Times New Roman" w:cs="Times New Roman"/>
                <w:sz w:val="28"/>
                <w:szCs w:val="28"/>
                <w:shd w:val="clear" w:color="auto" w:fill="FFFFFF"/>
                <w:lang w:val="en-US"/>
              </w:rPr>
            </w:rPrChange>
          </w:rPr>
          <w:t xml:space="preserve">            if (</w:t>
        </w:r>
        <w:proofErr w:type="spellStart"/>
        <w:r w:rsidRPr="00CA1CA9">
          <w:rPr>
            <w:rFonts w:ascii="Times New Roman" w:eastAsia="Calibri" w:hAnsi="Times New Roman" w:cs="Times New Roman"/>
            <w:sz w:val="20"/>
            <w:szCs w:val="20"/>
            <w:shd w:val="clear" w:color="auto" w:fill="FFFFFF"/>
            <w:lang w:val="en-US"/>
            <w:rPrChange w:id="15028" w:author="Airat Shigapov" w:date="2021-10-29T16:44:00Z">
              <w:rPr>
                <w:rFonts w:ascii="Times New Roman" w:eastAsia="Calibri" w:hAnsi="Times New Roman" w:cs="Times New Roman"/>
                <w:sz w:val="28"/>
                <w:szCs w:val="28"/>
                <w:shd w:val="clear" w:color="auto" w:fill="FFFFFF"/>
                <w:lang w:val="en-US"/>
              </w:rPr>
            </w:rPrChange>
          </w:rPr>
          <w:t>passwordNew.Password</w:t>
        </w:r>
        <w:proofErr w:type="spellEnd"/>
        <w:r w:rsidRPr="00CA1CA9">
          <w:rPr>
            <w:rFonts w:ascii="Times New Roman" w:eastAsia="Calibri" w:hAnsi="Times New Roman" w:cs="Times New Roman"/>
            <w:sz w:val="20"/>
            <w:szCs w:val="20"/>
            <w:shd w:val="clear" w:color="auto" w:fill="FFFFFF"/>
            <w:lang w:val="en-US"/>
            <w:rPrChange w:id="15029" w:author="Airat Shigapov" w:date="2021-10-29T16:44:00Z">
              <w:rPr>
                <w:rFonts w:ascii="Times New Roman" w:eastAsia="Calibri" w:hAnsi="Times New Roman" w:cs="Times New Roman"/>
                <w:sz w:val="28"/>
                <w:szCs w:val="28"/>
                <w:shd w:val="clear" w:color="auto" w:fill="FFFFFF"/>
                <w:lang w:val="en-US"/>
              </w:rPr>
            </w:rPrChange>
          </w:rPr>
          <w:t xml:space="preserve"> == "")</w:t>
        </w:r>
      </w:ins>
    </w:p>
    <w:p w14:paraId="6F48AC2E" w14:textId="77777777" w:rsidR="00CC67A4" w:rsidRPr="00CA1CA9" w:rsidRDefault="00CC67A4" w:rsidP="00CC67A4">
      <w:pPr>
        <w:rPr>
          <w:ins w:id="15030" w:author="Airat Shigapov" w:date="2021-10-29T16:41:00Z"/>
          <w:rFonts w:ascii="Times New Roman" w:eastAsia="Calibri" w:hAnsi="Times New Roman" w:cs="Times New Roman"/>
          <w:sz w:val="20"/>
          <w:szCs w:val="20"/>
          <w:shd w:val="clear" w:color="auto" w:fill="FFFFFF"/>
          <w:lang w:val="en-US"/>
          <w:rPrChange w:id="15031" w:author="Airat Shigapov" w:date="2021-10-29T16:44:00Z">
            <w:rPr>
              <w:ins w:id="15032" w:author="Airat Shigapov" w:date="2021-10-29T16:41:00Z"/>
              <w:rFonts w:ascii="Times New Roman" w:eastAsia="Calibri" w:hAnsi="Times New Roman" w:cs="Times New Roman"/>
              <w:sz w:val="28"/>
              <w:szCs w:val="28"/>
              <w:shd w:val="clear" w:color="auto" w:fill="FFFFFF"/>
              <w:lang w:val="en-US"/>
            </w:rPr>
          </w:rPrChange>
        </w:rPr>
      </w:pPr>
      <w:ins w:id="15033" w:author="Airat Shigapov" w:date="2021-10-29T16:41:00Z">
        <w:r w:rsidRPr="00CA1CA9">
          <w:rPr>
            <w:rFonts w:ascii="Times New Roman" w:eastAsia="Calibri" w:hAnsi="Times New Roman" w:cs="Times New Roman"/>
            <w:sz w:val="20"/>
            <w:szCs w:val="20"/>
            <w:shd w:val="clear" w:color="auto" w:fill="FFFFFF"/>
            <w:lang w:val="en-US"/>
            <w:rPrChange w:id="15034" w:author="Airat Shigapov" w:date="2021-10-29T16:44:00Z">
              <w:rPr>
                <w:rFonts w:ascii="Times New Roman" w:eastAsia="Calibri" w:hAnsi="Times New Roman" w:cs="Times New Roman"/>
                <w:sz w:val="28"/>
                <w:szCs w:val="28"/>
                <w:shd w:val="clear" w:color="auto" w:fill="FFFFFF"/>
                <w:lang w:val="en-US"/>
              </w:rPr>
            </w:rPrChange>
          </w:rPr>
          <w:t xml:space="preserve">            {</w:t>
        </w:r>
      </w:ins>
    </w:p>
    <w:p w14:paraId="520256CC" w14:textId="77777777" w:rsidR="00CC67A4" w:rsidRPr="00CA1CA9" w:rsidRDefault="00CC67A4" w:rsidP="00CC67A4">
      <w:pPr>
        <w:rPr>
          <w:ins w:id="15035" w:author="Airat Shigapov" w:date="2021-10-29T16:41:00Z"/>
          <w:rFonts w:ascii="Times New Roman" w:eastAsia="Calibri" w:hAnsi="Times New Roman" w:cs="Times New Roman"/>
          <w:sz w:val="20"/>
          <w:szCs w:val="20"/>
          <w:shd w:val="clear" w:color="auto" w:fill="FFFFFF"/>
          <w:lang w:val="en-US"/>
          <w:rPrChange w:id="15036" w:author="Airat Shigapov" w:date="2021-10-29T16:44:00Z">
            <w:rPr>
              <w:ins w:id="15037" w:author="Airat Shigapov" w:date="2021-10-29T16:41:00Z"/>
              <w:rFonts w:ascii="Times New Roman" w:eastAsia="Calibri" w:hAnsi="Times New Roman" w:cs="Times New Roman"/>
              <w:sz w:val="28"/>
              <w:szCs w:val="28"/>
              <w:shd w:val="clear" w:color="auto" w:fill="FFFFFF"/>
              <w:lang w:val="en-US"/>
            </w:rPr>
          </w:rPrChange>
        </w:rPr>
      </w:pPr>
      <w:ins w:id="15038" w:author="Airat Shigapov" w:date="2021-10-29T16:41:00Z">
        <w:r w:rsidRPr="00CA1CA9">
          <w:rPr>
            <w:rFonts w:ascii="Times New Roman" w:eastAsia="Calibri" w:hAnsi="Times New Roman" w:cs="Times New Roman"/>
            <w:sz w:val="20"/>
            <w:szCs w:val="20"/>
            <w:shd w:val="clear" w:color="auto" w:fill="FFFFFF"/>
            <w:lang w:val="en-US"/>
            <w:rPrChange w:id="15039" w:author="Airat Shigapov" w:date="2021-10-29T16:44:00Z">
              <w:rPr>
                <w:rFonts w:ascii="Times New Roman" w:eastAsia="Calibri" w:hAnsi="Times New Roman" w:cs="Times New Roman"/>
                <w:sz w:val="28"/>
                <w:szCs w:val="28"/>
                <w:shd w:val="clear" w:color="auto" w:fill="FFFFFF"/>
                <w:lang w:val="en-US"/>
              </w:rPr>
            </w:rPrChange>
          </w:rPr>
          <w:t xml:space="preserve">                </w:t>
        </w:r>
        <w:proofErr w:type="spellStart"/>
        <w:r w:rsidRPr="00CA1CA9">
          <w:rPr>
            <w:rFonts w:ascii="Times New Roman" w:eastAsia="Calibri" w:hAnsi="Times New Roman" w:cs="Times New Roman"/>
            <w:sz w:val="20"/>
            <w:szCs w:val="20"/>
            <w:shd w:val="clear" w:color="auto" w:fill="FFFFFF"/>
            <w:lang w:val="en-US"/>
            <w:rPrChange w:id="15040" w:author="Airat Shigapov" w:date="2021-10-29T16:44:00Z">
              <w:rPr>
                <w:rFonts w:ascii="Times New Roman" w:eastAsia="Calibri" w:hAnsi="Times New Roman" w:cs="Times New Roman"/>
                <w:sz w:val="28"/>
                <w:szCs w:val="28"/>
                <w:shd w:val="clear" w:color="auto" w:fill="FFFFFF"/>
                <w:lang w:val="en-US"/>
              </w:rPr>
            </w:rPrChange>
          </w:rPr>
          <w:t>passwordNew.Visibility</w:t>
        </w:r>
        <w:proofErr w:type="spellEnd"/>
        <w:r w:rsidRPr="00CA1CA9">
          <w:rPr>
            <w:rFonts w:ascii="Times New Roman" w:eastAsia="Calibri" w:hAnsi="Times New Roman" w:cs="Times New Roman"/>
            <w:sz w:val="20"/>
            <w:szCs w:val="20"/>
            <w:shd w:val="clear" w:color="auto" w:fill="FFFFFF"/>
            <w:lang w:val="en-US"/>
            <w:rPrChange w:id="15041" w:author="Airat Shigapov" w:date="2021-10-29T16:44:00Z">
              <w:rPr>
                <w:rFonts w:ascii="Times New Roman" w:eastAsia="Calibri" w:hAnsi="Times New Roman" w:cs="Times New Roman"/>
                <w:sz w:val="28"/>
                <w:szCs w:val="28"/>
                <w:shd w:val="clear" w:color="auto" w:fill="FFFFFF"/>
                <w:lang w:val="en-US"/>
              </w:rPr>
            </w:rPrChange>
          </w:rPr>
          <w:t xml:space="preserve"> = </w:t>
        </w:r>
        <w:proofErr w:type="spellStart"/>
        <w:r w:rsidRPr="00CA1CA9">
          <w:rPr>
            <w:rFonts w:ascii="Times New Roman" w:eastAsia="Calibri" w:hAnsi="Times New Roman" w:cs="Times New Roman"/>
            <w:sz w:val="20"/>
            <w:szCs w:val="20"/>
            <w:shd w:val="clear" w:color="auto" w:fill="FFFFFF"/>
            <w:lang w:val="en-US"/>
            <w:rPrChange w:id="15042" w:author="Airat Shigapov" w:date="2021-10-29T16:44:00Z">
              <w:rPr>
                <w:rFonts w:ascii="Times New Roman" w:eastAsia="Calibri" w:hAnsi="Times New Roman" w:cs="Times New Roman"/>
                <w:sz w:val="28"/>
                <w:szCs w:val="28"/>
                <w:shd w:val="clear" w:color="auto" w:fill="FFFFFF"/>
                <w:lang w:val="en-US"/>
              </w:rPr>
            </w:rPrChange>
          </w:rPr>
          <w:t>Visibility.Hidden</w:t>
        </w:r>
        <w:proofErr w:type="spellEnd"/>
        <w:r w:rsidRPr="00CA1CA9">
          <w:rPr>
            <w:rFonts w:ascii="Times New Roman" w:eastAsia="Calibri" w:hAnsi="Times New Roman" w:cs="Times New Roman"/>
            <w:sz w:val="20"/>
            <w:szCs w:val="20"/>
            <w:shd w:val="clear" w:color="auto" w:fill="FFFFFF"/>
            <w:lang w:val="en-US"/>
            <w:rPrChange w:id="15043" w:author="Airat Shigapov" w:date="2021-10-29T16:44:00Z">
              <w:rPr>
                <w:rFonts w:ascii="Times New Roman" w:eastAsia="Calibri" w:hAnsi="Times New Roman" w:cs="Times New Roman"/>
                <w:sz w:val="28"/>
                <w:szCs w:val="28"/>
                <w:shd w:val="clear" w:color="auto" w:fill="FFFFFF"/>
                <w:lang w:val="en-US"/>
              </w:rPr>
            </w:rPrChange>
          </w:rPr>
          <w:t>;</w:t>
        </w:r>
      </w:ins>
    </w:p>
    <w:p w14:paraId="3EC8B424" w14:textId="77777777" w:rsidR="00CC67A4" w:rsidRPr="00CA1CA9" w:rsidRDefault="00CC67A4" w:rsidP="00CC67A4">
      <w:pPr>
        <w:rPr>
          <w:ins w:id="15044" w:author="Airat Shigapov" w:date="2021-10-29T16:41:00Z"/>
          <w:rFonts w:ascii="Times New Roman" w:eastAsia="Calibri" w:hAnsi="Times New Roman" w:cs="Times New Roman"/>
          <w:sz w:val="20"/>
          <w:szCs w:val="20"/>
          <w:shd w:val="clear" w:color="auto" w:fill="FFFFFF"/>
          <w:lang w:val="en-US"/>
          <w:rPrChange w:id="15045" w:author="Airat Shigapov" w:date="2021-10-29T16:44:00Z">
            <w:rPr>
              <w:ins w:id="15046" w:author="Airat Shigapov" w:date="2021-10-29T16:41:00Z"/>
              <w:rFonts w:ascii="Times New Roman" w:eastAsia="Calibri" w:hAnsi="Times New Roman" w:cs="Times New Roman"/>
              <w:sz w:val="28"/>
              <w:szCs w:val="28"/>
              <w:shd w:val="clear" w:color="auto" w:fill="FFFFFF"/>
              <w:lang w:val="en-US"/>
            </w:rPr>
          </w:rPrChange>
        </w:rPr>
      </w:pPr>
      <w:ins w:id="15047" w:author="Airat Shigapov" w:date="2021-10-29T16:41:00Z">
        <w:r w:rsidRPr="00CA1CA9">
          <w:rPr>
            <w:rFonts w:ascii="Times New Roman" w:eastAsia="Calibri" w:hAnsi="Times New Roman" w:cs="Times New Roman"/>
            <w:sz w:val="20"/>
            <w:szCs w:val="20"/>
            <w:shd w:val="clear" w:color="auto" w:fill="FFFFFF"/>
            <w:lang w:val="en-US"/>
            <w:rPrChange w:id="15048" w:author="Airat Shigapov" w:date="2021-10-29T16:44:00Z">
              <w:rPr>
                <w:rFonts w:ascii="Times New Roman" w:eastAsia="Calibri" w:hAnsi="Times New Roman" w:cs="Times New Roman"/>
                <w:sz w:val="28"/>
                <w:szCs w:val="28"/>
                <w:shd w:val="clear" w:color="auto" w:fill="FFFFFF"/>
                <w:lang w:val="en-US"/>
              </w:rPr>
            </w:rPrChange>
          </w:rPr>
          <w:t xml:space="preserve">                passwordfield2.Visibility = </w:t>
        </w:r>
        <w:proofErr w:type="spellStart"/>
        <w:r w:rsidRPr="00CA1CA9">
          <w:rPr>
            <w:rFonts w:ascii="Times New Roman" w:eastAsia="Calibri" w:hAnsi="Times New Roman" w:cs="Times New Roman"/>
            <w:sz w:val="20"/>
            <w:szCs w:val="20"/>
            <w:shd w:val="clear" w:color="auto" w:fill="FFFFFF"/>
            <w:lang w:val="en-US"/>
            <w:rPrChange w:id="15049" w:author="Airat Shigapov" w:date="2021-10-29T16:44:00Z">
              <w:rPr>
                <w:rFonts w:ascii="Times New Roman" w:eastAsia="Calibri" w:hAnsi="Times New Roman" w:cs="Times New Roman"/>
                <w:sz w:val="28"/>
                <w:szCs w:val="28"/>
                <w:shd w:val="clear" w:color="auto" w:fill="FFFFFF"/>
                <w:lang w:val="en-US"/>
              </w:rPr>
            </w:rPrChange>
          </w:rPr>
          <w:t>Visibility.Visible</w:t>
        </w:r>
        <w:proofErr w:type="spellEnd"/>
        <w:r w:rsidRPr="00CA1CA9">
          <w:rPr>
            <w:rFonts w:ascii="Times New Roman" w:eastAsia="Calibri" w:hAnsi="Times New Roman" w:cs="Times New Roman"/>
            <w:sz w:val="20"/>
            <w:szCs w:val="20"/>
            <w:shd w:val="clear" w:color="auto" w:fill="FFFFFF"/>
            <w:lang w:val="en-US"/>
            <w:rPrChange w:id="15050" w:author="Airat Shigapov" w:date="2021-10-29T16:44:00Z">
              <w:rPr>
                <w:rFonts w:ascii="Times New Roman" w:eastAsia="Calibri" w:hAnsi="Times New Roman" w:cs="Times New Roman"/>
                <w:sz w:val="28"/>
                <w:szCs w:val="28"/>
                <w:shd w:val="clear" w:color="auto" w:fill="FFFFFF"/>
                <w:lang w:val="en-US"/>
              </w:rPr>
            </w:rPrChange>
          </w:rPr>
          <w:t>;</w:t>
        </w:r>
      </w:ins>
    </w:p>
    <w:p w14:paraId="34B38F5D" w14:textId="77777777" w:rsidR="00CC67A4" w:rsidRPr="00CA1CA9" w:rsidRDefault="00CC67A4" w:rsidP="00CC67A4">
      <w:pPr>
        <w:rPr>
          <w:ins w:id="15051" w:author="Airat Shigapov" w:date="2021-10-29T16:41:00Z"/>
          <w:rFonts w:ascii="Times New Roman" w:eastAsia="Calibri" w:hAnsi="Times New Roman" w:cs="Times New Roman"/>
          <w:sz w:val="20"/>
          <w:szCs w:val="20"/>
          <w:shd w:val="clear" w:color="auto" w:fill="FFFFFF"/>
          <w:lang w:val="en-US"/>
          <w:rPrChange w:id="15052" w:author="Airat Shigapov" w:date="2021-10-29T16:44:00Z">
            <w:rPr>
              <w:ins w:id="15053" w:author="Airat Shigapov" w:date="2021-10-29T16:41:00Z"/>
              <w:rFonts w:ascii="Times New Roman" w:eastAsia="Calibri" w:hAnsi="Times New Roman" w:cs="Times New Roman"/>
              <w:sz w:val="28"/>
              <w:szCs w:val="28"/>
              <w:shd w:val="clear" w:color="auto" w:fill="FFFFFF"/>
              <w:lang w:val="en-US"/>
            </w:rPr>
          </w:rPrChange>
        </w:rPr>
      </w:pPr>
      <w:ins w:id="15054" w:author="Airat Shigapov" w:date="2021-10-29T16:41:00Z">
        <w:r w:rsidRPr="00CA1CA9">
          <w:rPr>
            <w:rFonts w:ascii="Times New Roman" w:eastAsia="Calibri" w:hAnsi="Times New Roman" w:cs="Times New Roman"/>
            <w:sz w:val="20"/>
            <w:szCs w:val="20"/>
            <w:shd w:val="clear" w:color="auto" w:fill="FFFFFF"/>
            <w:lang w:val="en-US"/>
            <w:rPrChange w:id="15055" w:author="Airat Shigapov" w:date="2021-10-29T16:44:00Z">
              <w:rPr>
                <w:rFonts w:ascii="Times New Roman" w:eastAsia="Calibri" w:hAnsi="Times New Roman" w:cs="Times New Roman"/>
                <w:sz w:val="28"/>
                <w:szCs w:val="28"/>
                <w:shd w:val="clear" w:color="auto" w:fill="FFFFFF"/>
                <w:lang w:val="en-US"/>
              </w:rPr>
            </w:rPrChange>
          </w:rPr>
          <w:t xml:space="preserve">            }</w:t>
        </w:r>
      </w:ins>
    </w:p>
    <w:p w14:paraId="678FA4CB" w14:textId="77777777" w:rsidR="00CC67A4" w:rsidRPr="00CA1CA9" w:rsidRDefault="00CC67A4" w:rsidP="00CC67A4">
      <w:pPr>
        <w:rPr>
          <w:ins w:id="15056" w:author="Airat Shigapov" w:date="2021-10-29T16:41:00Z"/>
          <w:rFonts w:ascii="Times New Roman" w:eastAsia="Calibri" w:hAnsi="Times New Roman" w:cs="Times New Roman"/>
          <w:sz w:val="20"/>
          <w:szCs w:val="20"/>
          <w:shd w:val="clear" w:color="auto" w:fill="FFFFFF"/>
          <w:lang w:val="en-US"/>
          <w:rPrChange w:id="15057" w:author="Airat Shigapov" w:date="2021-10-29T16:44:00Z">
            <w:rPr>
              <w:ins w:id="15058" w:author="Airat Shigapov" w:date="2021-10-29T16:41:00Z"/>
              <w:rFonts w:ascii="Times New Roman" w:eastAsia="Calibri" w:hAnsi="Times New Roman" w:cs="Times New Roman"/>
              <w:sz w:val="28"/>
              <w:szCs w:val="28"/>
              <w:shd w:val="clear" w:color="auto" w:fill="FFFFFF"/>
              <w:lang w:val="en-US"/>
            </w:rPr>
          </w:rPrChange>
        </w:rPr>
      </w:pPr>
      <w:ins w:id="15059" w:author="Airat Shigapov" w:date="2021-10-29T16:41:00Z">
        <w:r w:rsidRPr="00CA1CA9">
          <w:rPr>
            <w:rFonts w:ascii="Times New Roman" w:eastAsia="Calibri" w:hAnsi="Times New Roman" w:cs="Times New Roman"/>
            <w:sz w:val="20"/>
            <w:szCs w:val="20"/>
            <w:shd w:val="clear" w:color="auto" w:fill="FFFFFF"/>
            <w:lang w:val="en-US"/>
            <w:rPrChange w:id="15060" w:author="Airat Shigapov" w:date="2021-10-29T16:44:00Z">
              <w:rPr>
                <w:rFonts w:ascii="Times New Roman" w:eastAsia="Calibri" w:hAnsi="Times New Roman" w:cs="Times New Roman"/>
                <w:sz w:val="28"/>
                <w:szCs w:val="28"/>
                <w:shd w:val="clear" w:color="auto" w:fill="FFFFFF"/>
                <w:lang w:val="en-US"/>
              </w:rPr>
            </w:rPrChange>
          </w:rPr>
          <w:t xml:space="preserve">        }</w:t>
        </w:r>
      </w:ins>
    </w:p>
    <w:p w14:paraId="0CB200ED" w14:textId="77777777" w:rsidR="00CC67A4" w:rsidRPr="00CA1CA9" w:rsidRDefault="00CC67A4" w:rsidP="00CC67A4">
      <w:pPr>
        <w:rPr>
          <w:ins w:id="15061" w:author="Airat Shigapov" w:date="2021-10-29T16:41:00Z"/>
          <w:rFonts w:ascii="Times New Roman" w:eastAsia="Calibri" w:hAnsi="Times New Roman" w:cs="Times New Roman"/>
          <w:sz w:val="20"/>
          <w:szCs w:val="20"/>
          <w:shd w:val="clear" w:color="auto" w:fill="FFFFFF"/>
          <w:lang w:val="en-US"/>
          <w:rPrChange w:id="15062" w:author="Airat Shigapov" w:date="2021-10-29T16:44:00Z">
            <w:rPr>
              <w:ins w:id="15063" w:author="Airat Shigapov" w:date="2021-10-29T16:41:00Z"/>
              <w:rFonts w:ascii="Times New Roman" w:eastAsia="Calibri" w:hAnsi="Times New Roman" w:cs="Times New Roman"/>
              <w:sz w:val="28"/>
              <w:szCs w:val="28"/>
              <w:shd w:val="clear" w:color="auto" w:fill="FFFFFF"/>
              <w:lang w:val="en-US"/>
            </w:rPr>
          </w:rPrChange>
        </w:rPr>
      </w:pPr>
    </w:p>
    <w:p w14:paraId="23DA3D45" w14:textId="77777777" w:rsidR="00CC67A4" w:rsidRPr="00CA1CA9" w:rsidRDefault="00CC67A4" w:rsidP="00CC67A4">
      <w:pPr>
        <w:rPr>
          <w:ins w:id="15064" w:author="Airat Shigapov" w:date="2021-10-29T16:41:00Z"/>
          <w:rFonts w:ascii="Times New Roman" w:eastAsia="Calibri" w:hAnsi="Times New Roman" w:cs="Times New Roman"/>
          <w:sz w:val="20"/>
          <w:szCs w:val="20"/>
          <w:shd w:val="clear" w:color="auto" w:fill="FFFFFF"/>
          <w:lang w:val="en-US"/>
          <w:rPrChange w:id="15065" w:author="Airat Shigapov" w:date="2021-10-29T16:44:00Z">
            <w:rPr>
              <w:ins w:id="15066" w:author="Airat Shigapov" w:date="2021-10-29T16:41:00Z"/>
              <w:rFonts w:ascii="Times New Roman" w:eastAsia="Calibri" w:hAnsi="Times New Roman" w:cs="Times New Roman"/>
              <w:sz w:val="28"/>
              <w:szCs w:val="28"/>
              <w:shd w:val="clear" w:color="auto" w:fill="FFFFFF"/>
              <w:lang w:val="en-US"/>
            </w:rPr>
          </w:rPrChange>
        </w:rPr>
      </w:pPr>
      <w:ins w:id="15067" w:author="Airat Shigapov" w:date="2021-10-29T16:41:00Z">
        <w:r w:rsidRPr="00CA1CA9">
          <w:rPr>
            <w:rFonts w:ascii="Times New Roman" w:eastAsia="Calibri" w:hAnsi="Times New Roman" w:cs="Times New Roman"/>
            <w:sz w:val="20"/>
            <w:szCs w:val="20"/>
            <w:shd w:val="clear" w:color="auto" w:fill="FFFFFF"/>
            <w:lang w:val="en-US"/>
            <w:rPrChange w:id="15068" w:author="Airat Shigapov" w:date="2021-10-29T16:44:00Z">
              <w:rPr>
                <w:rFonts w:ascii="Times New Roman" w:eastAsia="Calibri" w:hAnsi="Times New Roman" w:cs="Times New Roman"/>
                <w:sz w:val="28"/>
                <w:szCs w:val="28"/>
                <w:shd w:val="clear" w:color="auto" w:fill="FFFFFF"/>
                <w:lang w:val="en-US"/>
              </w:rPr>
            </w:rPrChange>
          </w:rPr>
          <w:t xml:space="preserve">        private void </w:t>
        </w:r>
        <w:proofErr w:type="spellStart"/>
        <w:r w:rsidRPr="00CA1CA9">
          <w:rPr>
            <w:rFonts w:ascii="Times New Roman" w:eastAsia="Calibri" w:hAnsi="Times New Roman" w:cs="Times New Roman"/>
            <w:sz w:val="20"/>
            <w:szCs w:val="20"/>
            <w:shd w:val="clear" w:color="auto" w:fill="FFFFFF"/>
            <w:lang w:val="en-US"/>
            <w:rPrChange w:id="15069" w:author="Airat Shigapov" w:date="2021-10-29T16:44:00Z">
              <w:rPr>
                <w:rFonts w:ascii="Times New Roman" w:eastAsia="Calibri" w:hAnsi="Times New Roman" w:cs="Times New Roman"/>
                <w:sz w:val="28"/>
                <w:szCs w:val="28"/>
                <w:shd w:val="clear" w:color="auto" w:fill="FFFFFF"/>
                <w:lang w:val="en-US"/>
              </w:rPr>
            </w:rPrChange>
          </w:rPr>
          <w:t>Button_</w:t>
        </w:r>
        <w:proofErr w:type="gramStart"/>
        <w:r w:rsidRPr="00CA1CA9">
          <w:rPr>
            <w:rFonts w:ascii="Times New Roman" w:eastAsia="Calibri" w:hAnsi="Times New Roman" w:cs="Times New Roman"/>
            <w:sz w:val="20"/>
            <w:szCs w:val="20"/>
            <w:shd w:val="clear" w:color="auto" w:fill="FFFFFF"/>
            <w:lang w:val="en-US"/>
            <w:rPrChange w:id="15070" w:author="Airat Shigapov" w:date="2021-10-29T16:44:00Z">
              <w:rPr>
                <w:rFonts w:ascii="Times New Roman" w:eastAsia="Calibri" w:hAnsi="Times New Roman" w:cs="Times New Roman"/>
                <w:sz w:val="28"/>
                <w:szCs w:val="28"/>
                <w:shd w:val="clear" w:color="auto" w:fill="FFFFFF"/>
                <w:lang w:val="en-US"/>
              </w:rPr>
            </w:rPrChange>
          </w:rPr>
          <w:t>Update</w:t>
        </w:r>
        <w:proofErr w:type="spellEnd"/>
        <w:r w:rsidRPr="00CA1CA9">
          <w:rPr>
            <w:rFonts w:ascii="Times New Roman" w:eastAsia="Calibri" w:hAnsi="Times New Roman" w:cs="Times New Roman"/>
            <w:sz w:val="20"/>
            <w:szCs w:val="20"/>
            <w:shd w:val="clear" w:color="auto" w:fill="FFFFFF"/>
            <w:lang w:val="en-US"/>
            <w:rPrChange w:id="15071" w:author="Airat Shigapov" w:date="2021-10-29T16:44:00Z">
              <w:rPr>
                <w:rFonts w:ascii="Times New Roman" w:eastAsia="Calibri" w:hAnsi="Times New Roman" w:cs="Times New Roman"/>
                <w:sz w:val="28"/>
                <w:szCs w:val="28"/>
                <w:shd w:val="clear" w:color="auto" w:fill="FFFFFF"/>
                <w:lang w:val="en-US"/>
              </w:rPr>
            </w:rPrChange>
          </w:rPr>
          <w:t>(</w:t>
        </w:r>
        <w:proofErr w:type="gramEnd"/>
        <w:r w:rsidRPr="00CA1CA9">
          <w:rPr>
            <w:rFonts w:ascii="Times New Roman" w:eastAsia="Calibri" w:hAnsi="Times New Roman" w:cs="Times New Roman"/>
            <w:sz w:val="20"/>
            <w:szCs w:val="20"/>
            <w:shd w:val="clear" w:color="auto" w:fill="FFFFFF"/>
            <w:lang w:val="en-US"/>
            <w:rPrChange w:id="15072" w:author="Airat Shigapov" w:date="2021-10-29T16:44:00Z">
              <w:rPr>
                <w:rFonts w:ascii="Times New Roman" w:eastAsia="Calibri" w:hAnsi="Times New Roman" w:cs="Times New Roman"/>
                <w:sz w:val="28"/>
                <w:szCs w:val="28"/>
                <w:shd w:val="clear" w:color="auto" w:fill="FFFFFF"/>
                <w:lang w:val="en-US"/>
              </w:rPr>
            </w:rPrChange>
          </w:rPr>
          <w:t xml:space="preserve">object sender, </w:t>
        </w:r>
        <w:proofErr w:type="spellStart"/>
        <w:r w:rsidRPr="00CA1CA9">
          <w:rPr>
            <w:rFonts w:ascii="Times New Roman" w:eastAsia="Calibri" w:hAnsi="Times New Roman" w:cs="Times New Roman"/>
            <w:sz w:val="20"/>
            <w:szCs w:val="20"/>
            <w:shd w:val="clear" w:color="auto" w:fill="FFFFFF"/>
            <w:lang w:val="en-US"/>
            <w:rPrChange w:id="15073" w:author="Airat Shigapov" w:date="2021-10-29T16:44:00Z">
              <w:rPr>
                <w:rFonts w:ascii="Times New Roman" w:eastAsia="Calibri" w:hAnsi="Times New Roman" w:cs="Times New Roman"/>
                <w:sz w:val="28"/>
                <w:szCs w:val="28"/>
                <w:shd w:val="clear" w:color="auto" w:fill="FFFFFF"/>
                <w:lang w:val="en-US"/>
              </w:rPr>
            </w:rPrChange>
          </w:rPr>
          <w:t>RoutedEventArgs</w:t>
        </w:r>
        <w:proofErr w:type="spellEnd"/>
        <w:r w:rsidRPr="00CA1CA9">
          <w:rPr>
            <w:rFonts w:ascii="Times New Roman" w:eastAsia="Calibri" w:hAnsi="Times New Roman" w:cs="Times New Roman"/>
            <w:sz w:val="20"/>
            <w:szCs w:val="20"/>
            <w:shd w:val="clear" w:color="auto" w:fill="FFFFFF"/>
            <w:lang w:val="en-US"/>
            <w:rPrChange w:id="15074" w:author="Airat Shigapov" w:date="2021-10-29T16:44:00Z">
              <w:rPr>
                <w:rFonts w:ascii="Times New Roman" w:eastAsia="Calibri" w:hAnsi="Times New Roman" w:cs="Times New Roman"/>
                <w:sz w:val="28"/>
                <w:szCs w:val="28"/>
                <w:shd w:val="clear" w:color="auto" w:fill="FFFFFF"/>
                <w:lang w:val="en-US"/>
              </w:rPr>
            </w:rPrChange>
          </w:rPr>
          <w:t xml:space="preserve"> e)</w:t>
        </w:r>
      </w:ins>
    </w:p>
    <w:p w14:paraId="066D4A40" w14:textId="77777777" w:rsidR="00CC67A4" w:rsidRPr="00CA1CA9" w:rsidRDefault="00CC67A4" w:rsidP="00CC67A4">
      <w:pPr>
        <w:rPr>
          <w:ins w:id="15075" w:author="Airat Shigapov" w:date="2021-10-29T16:41:00Z"/>
          <w:rFonts w:ascii="Times New Roman" w:eastAsia="Calibri" w:hAnsi="Times New Roman" w:cs="Times New Roman"/>
          <w:sz w:val="20"/>
          <w:szCs w:val="20"/>
          <w:shd w:val="clear" w:color="auto" w:fill="FFFFFF"/>
          <w:lang w:val="en-US"/>
          <w:rPrChange w:id="15076" w:author="Airat Shigapov" w:date="2021-10-29T16:44:00Z">
            <w:rPr>
              <w:ins w:id="15077" w:author="Airat Shigapov" w:date="2021-10-29T16:41:00Z"/>
              <w:rFonts w:ascii="Times New Roman" w:eastAsia="Calibri" w:hAnsi="Times New Roman" w:cs="Times New Roman"/>
              <w:sz w:val="28"/>
              <w:szCs w:val="28"/>
              <w:shd w:val="clear" w:color="auto" w:fill="FFFFFF"/>
              <w:lang w:val="en-US"/>
            </w:rPr>
          </w:rPrChange>
        </w:rPr>
      </w:pPr>
      <w:ins w:id="15078" w:author="Airat Shigapov" w:date="2021-10-29T16:41:00Z">
        <w:r w:rsidRPr="00CA1CA9">
          <w:rPr>
            <w:rFonts w:ascii="Times New Roman" w:eastAsia="Calibri" w:hAnsi="Times New Roman" w:cs="Times New Roman"/>
            <w:sz w:val="20"/>
            <w:szCs w:val="20"/>
            <w:shd w:val="clear" w:color="auto" w:fill="FFFFFF"/>
            <w:lang w:val="en-US"/>
            <w:rPrChange w:id="15079" w:author="Airat Shigapov" w:date="2021-10-29T16:44:00Z">
              <w:rPr>
                <w:rFonts w:ascii="Times New Roman" w:eastAsia="Calibri" w:hAnsi="Times New Roman" w:cs="Times New Roman"/>
                <w:sz w:val="28"/>
                <w:szCs w:val="28"/>
                <w:shd w:val="clear" w:color="auto" w:fill="FFFFFF"/>
                <w:lang w:val="en-US"/>
              </w:rPr>
            </w:rPrChange>
          </w:rPr>
          <w:t xml:space="preserve">        {</w:t>
        </w:r>
      </w:ins>
    </w:p>
    <w:p w14:paraId="29C625FC" w14:textId="77777777" w:rsidR="00CC67A4" w:rsidRPr="00CA1CA9" w:rsidRDefault="00CC67A4" w:rsidP="00CC67A4">
      <w:pPr>
        <w:rPr>
          <w:ins w:id="15080" w:author="Airat Shigapov" w:date="2021-10-29T16:41:00Z"/>
          <w:rFonts w:ascii="Times New Roman" w:eastAsia="Calibri" w:hAnsi="Times New Roman" w:cs="Times New Roman"/>
          <w:sz w:val="20"/>
          <w:szCs w:val="20"/>
          <w:shd w:val="clear" w:color="auto" w:fill="FFFFFF"/>
          <w:lang w:val="en-US"/>
          <w:rPrChange w:id="15081" w:author="Airat Shigapov" w:date="2021-10-29T16:44:00Z">
            <w:rPr>
              <w:ins w:id="15082" w:author="Airat Shigapov" w:date="2021-10-29T16:41:00Z"/>
              <w:rFonts w:ascii="Times New Roman" w:eastAsia="Calibri" w:hAnsi="Times New Roman" w:cs="Times New Roman"/>
              <w:sz w:val="28"/>
              <w:szCs w:val="28"/>
              <w:shd w:val="clear" w:color="auto" w:fill="FFFFFF"/>
              <w:lang w:val="en-US"/>
            </w:rPr>
          </w:rPrChange>
        </w:rPr>
      </w:pPr>
      <w:ins w:id="15083" w:author="Airat Shigapov" w:date="2021-10-29T16:41:00Z">
        <w:r w:rsidRPr="00CA1CA9">
          <w:rPr>
            <w:rFonts w:ascii="Times New Roman" w:eastAsia="Calibri" w:hAnsi="Times New Roman" w:cs="Times New Roman"/>
            <w:sz w:val="20"/>
            <w:szCs w:val="20"/>
            <w:shd w:val="clear" w:color="auto" w:fill="FFFFFF"/>
            <w:lang w:val="en-US"/>
            <w:rPrChange w:id="15084" w:author="Airat Shigapov" w:date="2021-10-29T16:44:00Z">
              <w:rPr>
                <w:rFonts w:ascii="Times New Roman" w:eastAsia="Calibri" w:hAnsi="Times New Roman" w:cs="Times New Roman"/>
                <w:sz w:val="28"/>
                <w:szCs w:val="28"/>
                <w:shd w:val="clear" w:color="auto" w:fill="FFFFFF"/>
                <w:lang w:val="en-US"/>
              </w:rPr>
            </w:rPrChange>
          </w:rPr>
          <w:t xml:space="preserve">            </w:t>
        </w:r>
        <w:proofErr w:type="spellStart"/>
        <w:r w:rsidRPr="00CA1CA9">
          <w:rPr>
            <w:rFonts w:ascii="Times New Roman" w:eastAsia="Calibri" w:hAnsi="Times New Roman" w:cs="Times New Roman"/>
            <w:sz w:val="20"/>
            <w:szCs w:val="20"/>
            <w:shd w:val="clear" w:color="auto" w:fill="FFFFFF"/>
            <w:lang w:val="en-US"/>
            <w:rPrChange w:id="15085" w:author="Airat Shigapov" w:date="2021-10-29T16:44:00Z">
              <w:rPr>
                <w:rFonts w:ascii="Times New Roman" w:eastAsia="Calibri" w:hAnsi="Times New Roman" w:cs="Times New Roman"/>
                <w:sz w:val="28"/>
                <w:szCs w:val="28"/>
                <w:shd w:val="clear" w:color="auto" w:fill="FFFFFF"/>
                <w:lang w:val="en-US"/>
              </w:rPr>
            </w:rPrChange>
          </w:rPr>
          <w:t>passPastWar.Visibility</w:t>
        </w:r>
        <w:proofErr w:type="spellEnd"/>
        <w:r w:rsidRPr="00CA1CA9">
          <w:rPr>
            <w:rFonts w:ascii="Times New Roman" w:eastAsia="Calibri" w:hAnsi="Times New Roman" w:cs="Times New Roman"/>
            <w:sz w:val="20"/>
            <w:szCs w:val="20"/>
            <w:shd w:val="clear" w:color="auto" w:fill="FFFFFF"/>
            <w:lang w:val="en-US"/>
            <w:rPrChange w:id="15086" w:author="Airat Shigapov" w:date="2021-10-29T16:44:00Z">
              <w:rPr>
                <w:rFonts w:ascii="Times New Roman" w:eastAsia="Calibri" w:hAnsi="Times New Roman" w:cs="Times New Roman"/>
                <w:sz w:val="28"/>
                <w:szCs w:val="28"/>
                <w:shd w:val="clear" w:color="auto" w:fill="FFFFFF"/>
                <w:lang w:val="en-US"/>
              </w:rPr>
            </w:rPrChange>
          </w:rPr>
          <w:t xml:space="preserve"> = </w:t>
        </w:r>
        <w:proofErr w:type="spellStart"/>
        <w:r w:rsidRPr="00CA1CA9">
          <w:rPr>
            <w:rFonts w:ascii="Times New Roman" w:eastAsia="Calibri" w:hAnsi="Times New Roman" w:cs="Times New Roman"/>
            <w:sz w:val="20"/>
            <w:szCs w:val="20"/>
            <w:shd w:val="clear" w:color="auto" w:fill="FFFFFF"/>
            <w:lang w:val="en-US"/>
            <w:rPrChange w:id="15087" w:author="Airat Shigapov" w:date="2021-10-29T16:44:00Z">
              <w:rPr>
                <w:rFonts w:ascii="Times New Roman" w:eastAsia="Calibri" w:hAnsi="Times New Roman" w:cs="Times New Roman"/>
                <w:sz w:val="28"/>
                <w:szCs w:val="28"/>
                <w:shd w:val="clear" w:color="auto" w:fill="FFFFFF"/>
                <w:lang w:val="en-US"/>
              </w:rPr>
            </w:rPrChange>
          </w:rPr>
          <w:t>Visibility.Hidden</w:t>
        </w:r>
        <w:proofErr w:type="spellEnd"/>
        <w:r w:rsidRPr="00CA1CA9">
          <w:rPr>
            <w:rFonts w:ascii="Times New Roman" w:eastAsia="Calibri" w:hAnsi="Times New Roman" w:cs="Times New Roman"/>
            <w:sz w:val="20"/>
            <w:szCs w:val="20"/>
            <w:shd w:val="clear" w:color="auto" w:fill="FFFFFF"/>
            <w:lang w:val="en-US"/>
            <w:rPrChange w:id="15088" w:author="Airat Shigapov" w:date="2021-10-29T16:44:00Z">
              <w:rPr>
                <w:rFonts w:ascii="Times New Roman" w:eastAsia="Calibri" w:hAnsi="Times New Roman" w:cs="Times New Roman"/>
                <w:sz w:val="28"/>
                <w:szCs w:val="28"/>
                <w:shd w:val="clear" w:color="auto" w:fill="FFFFFF"/>
                <w:lang w:val="en-US"/>
              </w:rPr>
            </w:rPrChange>
          </w:rPr>
          <w:t>;</w:t>
        </w:r>
      </w:ins>
    </w:p>
    <w:p w14:paraId="31ABF8E2" w14:textId="77777777" w:rsidR="00CC67A4" w:rsidRPr="00CA1CA9" w:rsidRDefault="00CC67A4" w:rsidP="00CC67A4">
      <w:pPr>
        <w:rPr>
          <w:ins w:id="15089" w:author="Airat Shigapov" w:date="2021-10-29T16:41:00Z"/>
          <w:rFonts w:ascii="Times New Roman" w:eastAsia="Calibri" w:hAnsi="Times New Roman" w:cs="Times New Roman"/>
          <w:sz w:val="20"/>
          <w:szCs w:val="20"/>
          <w:shd w:val="clear" w:color="auto" w:fill="FFFFFF"/>
          <w:lang w:val="en-US"/>
          <w:rPrChange w:id="15090" w:author="Airat Shigapov" w:date="2021-10-29T16:44:00Z">
            <w:rPr>
              <w:ins w:id="15091" w:author="Airat Shigapov" w:date="2021-10-29T16:41:00Z"/>
              <w:rFonts w:ascii="Times New Roman" w:eastAsia="Calibri" w:hAnsi="Times New Roman" w:cs="Times New Roman"/>
              <w:sz w:val="28"/>
              <w:szCs w:val="28"/>
              <w:shd w:val="clear" w:color="auto" w:fill="FFFFFF"/>
              <w:lang w:val="en-US"/>
            </w:rPr>
          </w:rPrChange>
        </w:rPr>
      </w:pPr>
      <w:ins w:id="15092" w:author="Airat Shigapov" w:date="2021-10-29T16:41:00Z">
        <w:r w:rsidRPr="00CA1CA9">
          <w:rPr>
            <w:rFonts w:ascii="Times New Roman" w:eastAsia="Calibri" w:hAnsi="Times New Roman" w:cs="Times New Roman"/>
            <w:sz w:val="20"/>
            <w:szCs w:val="20"/>
            <w:shd w:val="clear" w:color="auto" w:fill="FFFFFF"/>
            <w:lang w:val="en-US"/>
            <w:rPrChange w:id="15093" w:author="Airat Shigapov" w:date="2021-10-29T16:44:00Z">
              <w:rPr>
                <w:rFonts w:ascii="Times New Roman" w:eastAsia="Calibri" w:hAnsi="Times New Roman" w:cs="Times New Roman"/>
                <w:sz w:val="28"/>
                <w:szCs w:val="28"/>
                <w:shd w:val="clear" w:color="auto" w:fill="FFFFFF"/>
                <w:lang w:val="en-US"/>
              </w:rPr>
            </w:rPrChange>
          </w:rPr>
          <w:t xml:space="preserve">            </w:t>
        </w:r>
        <w:proofErr w:type="spellStart"/>
        <w:r w:rsidRPr="00CA1CA9">
          <w:rPr>
            <w:rFonts w:ascii="Times New Roman" w:eastAsia="Calibri" w:hAnsi="Times New Roman" w:cs="Times New Roman"/>
            <w:sz w:val="20"/>
            <w:szCs w:val="20"/>
            <w:shd w:val="clear" w:color="auto" w:fill="FFFFFF"/>
            <w:lang w:val="en-US"/>
            <w:rPrChange w:id="15094" w:author="Airat Shigapov" w:date="2021-10-29T16:44:00Z">
              <w:rPr>
                <w:rFonts w:ascii="Times New Roman" w:eastAsia="Calibri" w:hAnsi="Times New Roman" w:cs="Times New Roman"/>
                <w:sz w:val="28"/>
                <w:szCs w:val="28"/>
                <w:shd w:val="clear" w:color="auto" w:fill="FFFFFF"/>
                <w:lang w:val="en-US"/>
              </w:rPr>
            </w:rPrChange>
          </w:rPr>
          <w:t>passNewWar.Visibility</w:t>
        </w:r>
        <w:proofErr w:type="spellEnd"/>
        <w:r w:rsidRPr="00CA1CA9">
          <w:rPr>
            <w:rFonts w:ascii="Times New Roman" w:eastAsia="Calibri" w:hAnsi="Times New Roman" w:cs="Times New Roman"/>
            <w:sz w:val="20"/>
            <w:szCs w:val="20"/>
            <w:shd w:val="clear" w:color="auto" w:fill="FFFFFF"/>
            <w:lang w:val="en-US"/>
            <w:rPrChange w:id="15095" w:author="Airat Shigapov" w:date="2021-10-29T16:44:00Z">
              <w:rPr>
                <w:rFonts w:ascii="Times New Roman" w:eastAsia="Calibri" w:hAnsi="Times New Roman" w:cs="Times New Roman"/>
                <w:sz w:val="28"/>
                <w:szCs w:val="28"/>
                <w:shd w:val="clear" w:color="auto" w:fill="FFFFFF"/>
                <w:lang w:val="en-US"/>
              </w:rPr>
            </w:rPrChange>
          </w:rPr>
          <w:t xml:space="preserve"> = </w:t>
        </w:r>
        <w:proofErr w:type="spellStart"/>
        <w:r w:rsidRPr="00CA1CA9">
          <w:rPr>
            <w:rFonts w:ascii="Times New Roman" w:eastAsia="Calibri" w:hAnsi="Times New Roman" w:cs="Times New Roman"/>
            <w:sz w:val="20"/>
            <w:szCs w:val="20"/>
            <w:shd w:val="clear" w:color="auto" w:fill="FFFFFF"/>
            <w:lang w:val="en-US"/>
            <w:rPrChange w:id="15096" w:author="Airat Shigapov" w:date="2021-10-29T16:44:00Z">
              <w:rPr>
                <w:rFonts w:ascii="Times New Roman" w:eastAsia="Calibri" w:hAnsi="Times New Roman" w:cs="Times New Roman"/>
                <w:sz w:val="28"/>
                <w:szCs w:val="28"/>
                <w:shd w:val="clear" w:color="auto" w:fill="FFFFFF"/>
                <w:lang w:val="en-US"/>
              </w:rPr>
            </w:rPrChange>
          </w:rPr>
          <w:t>Visibility.Hidden</w:t>
        </w:r>
        <w:proofErr w:type="spellEnd"/>
        <w:r w:rsidRPr="00CA1CA9">
          <w:rPr>
            <w:rFonts w:ascii="Times New Roman" w:eastAsia="Calibri" w:hAnsi="Times New Roman" w:cs="Times New Roman"/>
            <w:sz w:val="20"/>
            <w:szCs w:val="20"/>
            <w:shd w:val="clear" w:color="auto" w:fill="FFFFFF"/>
            <w:lang w:val="en-US"/>
            <w:rPrChange w:id="15097" w:author="Airat Shigapov" w:date="2021-10-29T16:44:00Z">
              <w:rPr>
                <w:rFonts w:ascii="Times New Roman" w:eastAsia="Calibri" w:hAnsi="Times New Roman" w:cs="Times New Roman"/>
                <w:sz w:val="28"/>
                <w:szCs w:val="28"/>
                <w:shd w:val="clear" w:color="auto" w:fill="FFFFFF"/>
                <w:lang w:val="en-US"/>
              </w:rPr>
            </w:rPrChange>
          </w:rPr>
          <w:t>;</w:t>
        </w:r>
      </w:ins>
    </w:p>
    <w:p w14:paraId="2D77C2C1" w14:textId="77777777" w:rsidR="00CC67A4" w:rsidRPr="00CA1CA9" w:rsidRDefault="00CC67A4" w:rsidP="00CC67A4">
      <w:pPr>
        <w:rPr>
          <w:ins w:id="15098" w:author="Airat Shigapov" w:date="2021-10-29T16:41:00Z"/>
          <w:rFonts w:ascii="Times New Roman" w:eastAsia="Calibri" w:hAnsi="Times New Roman" w:cs="Times New Roman"/>
          <w:sz w:val="20"/>
          <w:szCs w:val="20"/>
          <w:shd w:val="clear" w:color="auto" w:fill="FFFFFF"/>
          <w:lang w:val="en-US"/>
          <w:rPrChange w:id="15099" w:author="Airat Shigapov" w:date="2021-10-29T16:44:00Z">
            <w:rPr>
              <w:ins w:id="15100" w:author="Airat Shigapov" w:date="2021-10-29T16:41:00Z"/>
              <w:rFonts w:ascii="Times New Roman" w:eastAsia="Calibri" w:hAnsi="Times New Roman" w:cs="Times New Roman"/>
              <w:sz w:val="28"/>
              <w:szCs w:val="28"/>
              <w:shd w:val="clear" w:color="auto" w:fill="FFFFFF"/>
              <w:lang w:val="en-US"/>
            </w:rPr>
          </w:rPrChange>
        </w:rPr>
      </w:pPr>
    </w:p>
    <w:p w14:paraId="667738FB" w14:textId="77777777" w:rsidR="00CC67A4" w:rsidRPr="00CA1CA9" w:rsidRDefault="00CC67A4" w:rsidP="00CC67A4">
      <w:pPr>
        <w:rPr>
          <w:ins w:id="15101" w:author="Airat Shigapov" w:date="2021-10-29T16:41:00Z"/>
          <w:rFonts w:ascii="Times New Roman" w:eastAsia="Calibri" w:hAnsi="Times New Roman" w:cs="Times New Roman"/>
          <w:sz w:val="20"/>
          <w:szCs w:val="20"/>
          <w:shd w:val="clear" w:color="auto" w:fill="FFFFFF"/>
          <w:lang w:val="en-US"/>
          <w:rPrChange w:id="15102" w:author="Airat Shigapov" w:date="2021-10-29T16:44:00Z">
            <w:rPr>
              <w:ins w:id="15103" w:author="Airat Shigapov" w:date="2021-10-29T16:41:00Z"/>
              <w:rFonts w:ascii="Times New Roman" w:eastAsia="Calibri" w:hAnsi="Times New Roman" w:cs="Times New Roman"/>
              <w:sz w:val="28"/>
              <w:szCs w:val="28"/>
              <w:shd w:val="clear" w:color="auto" w:fill="FFFFFF"/>
              <w:lang w:val="en-US"/>
            </w:rPr>
          </w:rPrChange>
        </w:rPr>
      </w:pPr>
      <w:ins w:id="15104" w:author="Airat Shigapov" w:date="2021-10-29T16:41:00Z">
        <w:r w:rsidRPr="00CA1CA9">
          <w:rPr>
            <w:rFonts w:ascii="Times New Roman" w:eastAsia="Calibri" w:hAnsi="Times New Roman" w:cs="Times New Roman"/>
            <w:sz w:val="20"/>
            <w:szCs w:val="20"/>
            <w:shd w:val="clear" w:color="auto" w:fill="FFFFFF"/>
            <w:lang w:val="en-US"/>
            <w:rPrChange w:id="15105" w:author="Airat Shigapov" w:date="2021-10-29T16:44:00Z">
              <w:rPr>
                <w:rFonts w:ascii="Times New Roman" w:eastAsia="Calibri" w:hAnsi="Times New Roman" w:cs="Times New Roman"/>
                <w:sz w:val="28"/>
                <w:szCs w:val="28"/>
                <w:shd w:val="clear" w:color="auto" w:fill="FFFFFF"/>
                <w:lang w:val="en-US"/>
              </w:rPr>
            </w:rPrChange>
          </w:rPr>
          <w:t xml:space="preserve">            if (</w:t>
        </w:r>
        <w:proofErr w:type="spellStart"/>
        <w:r w:rsidRPr="00CA1CA9">
          <w:rPr>
            <w:rFonts w:ascii="Times New Roman" w:eastAsia="Calibri" w:hAnsi="Times New Roman" w:cs="Times New Roman"/>
            <w:sz w:val="20"/>
            <w:szCs w:val="20"/>
            <w:shd w:val="clear" w:color="auto" w:fill="FFFFFF"/>
            <w:lang w:val="en-US"/>
            <w:rPrChange w:id="15106" w:author="Airat Shigapov" w:date="2021-10-29T16:44:00Z">
              <w:rPr>
                <w:rFonts w:ascii="Times New Roman" w:eastAsia="Calibri" w:hAnsi="Times New Roman" w:cs="Times New Roman"/>
                <w:sz w:val="28"/>
                <w:szCs w:val="28"/>
                <w:shd w:val="clear" w:color="auto" w:fill="FFFFFF"/>
                <w:lang w:val="en-US"/>
              </w:rPr>
            </w:rPrChange>
          </w:rPr>
          <w:t>passwordPast.Password</w:t>
        </w:r>
        <w:proofErr w:type="spellEnd"/>
        <w:r w:rsidRPr="00CA1CA9">
          <w:rPr>
            <w:rFonts w:ascii="Times New Roman" w:eastAsia="Calibri" w:hAnsi="Times New Roman" w:cs="Times New Roman"/>
            <w:sz w:val="20"/>
            <w:szCs w:val="20"/>
            <w:shd w:val="clear" w:color="auto" w:fill="FFFFFF"/>
            <w:lang w:val="en-US"/>
            <w:rPrChange w:id="15107" w:author="Airat Shigapov" w:date="2021-10-29T16:44:00Z">
              <w:rPr>
                <w:rFonts w:ascii="Times New Roman" w:eastAsia="Calibri" w:hAnsi="Times New Roman" w:cs="Times New Roman"/>
                <w:sz w:val="28"/>
                <w:szCs w:val="28"/>
                <w:shd w:val="clear" w:color="auto" w:fill="FFFFFF"/>
                <w:lang w:val="en-US"/>
              </w:rPr>
            </w:rPrChange>
          </w:rPr>
          <w:t xml:space="preserve"> == </w:t>
        </w:r>
        <w:proofErr w:type="spellStart"/>
        <w:proofErr w:type="gramStart"/>
        <w:r w:rsidRPr="00CA1CA9">
          <w:rPr>
            <w:rFonts w:ascii="Times New Roman" w:eastAsia="Calibri" w:hAnsi="Times New Roman" w:cs="Times New Roman"/>
            <w:sz w:val="20"/>
            <w:szCs w:val="20"/>
            <w:shd w:val="clear" w:color="auto" w:fill="FFFFFF"/>
            <w:lang w:val="en-US"/>
            <w:rPrChange w:id="15108" w:author="Airat Shigapov" w:date="2021-10-29T16:44:00Z">
              <w:rPr>
                <w:rFonts w:ascii="Times New Roman" w:eastAsia="Calibri" w:hAnsi="Times New Roman" w:cs="Times New Roman"/>
                <w:sz w:val="28"/>
                <w:szCs w:val="28"/>
                <w:shd w:val="clear" w:color="auto" w:fill="FFFFFF"/>
                <w:lang w:val="en-US"/>
              </w:rPr>
            </w:rPrChange>
          </w:rPr>
          <w:t>MainWindow.client.DateAuthorizations.First</w:t>
        </w:r>
        <w:proofErr w:type="spellEnd"/>
        <w:proofErr w:type="gramEnd"/>
        <w:r w:rsidRPr="00CA1CA9">
          <w:rPr>
            <w:rFonts w:ascii="Times New Roman" w:eastAsia="Calibri" w:hAnsi="Times New Roman" w:cs="Times New Roman"/>
            <w:sz w:val="20"/>
            <w:szCs w:val="20"/>
            <w:shd w:val="clear" w:color="auto" w:fill="FFFFFF"/>
            <w:lang w:val="en-US"/>
            <w:rPrChange w:id="15109" w:author="Airat Shigapov" w:date="2021-10-29T16:44:00Z">
              <w:rPr>
                <w:rFonts w:ascii="Times New Roman" w:eastAsia="Calibri" w:hAnsi="Times New Roman" w:cs="Times New Roman"/>
                <w:sz w:val="28"/>
                <w:szCs w:val="28"/>
                <w:shd w:val="clear" w:color="auto" w:fill="FFFFFF"/>
                <w:lang w:val="en-US"/>
              </w:rPr>
            </w:rPrChange>
          </w:rPr>
          <w:t>().Password)</w:t>
        </w:r>
      </w:ins>
    </w:p>
    <w:p w14:paraId="06D1F158" w14:textId="77777777" w:rsidR="00CC67A4" w:rsidRPr="00CA1CA9" w:rsidRDefault="00CC67A4" w:rsidP="00CC67A4">
      <w:pPr>
        <w:rPr>
          <w:ins w:id="15110" w:author="Airat Shigapov" w:date="2021-10-29T16:41:00Z"/>
          <w:rFonts w:ascii="Times New Roman" w:eastAsia="Calibri" w:hAnsi="Times New Roman" w:cs="Times New Roman"/>
          <w:sz w:val="20"/>
          <w:szCs w:val="20"/>
          <w:shd w:val="clear" w:color="auto" w:fill="FFFFFF"/>
          <w:lang w:val="en-US"/>
          <w:rPrChange w:id="15111" w:author="Airat Shigapov" w:date="2021-10-29T16:44:00Z">
            <w:rPr>
              <w:ins w:id="15112" w:author="Airat Shigapov" w:date="2021-10-29T16:41:00Z"/>
              <w:rFonts w:ascii="Times New Roman" w:eastAsia="Calibri" w:hAnsi="Times New Roman" w:cs="Times New Roman"/>
              <w:sz w:val="28"/>
              <w:szCs w:val="28"/>
              <w:shd w:val="clear" w:color="auto" w:fill="FFFFFF"/>
              <w:lang w:val="en-US"/>
            </w:rPr>
          </w:rPrChange>
        </w:rPr>
      </w:pPr>
      <w:ins w:id="15113" w:author="Airat Shigapov" w:date="2021-10-29T16:41:00Z">
        <w:r w:rsidRPr="00CA1CA9">
          <w:rPr>
            <w:rFonts w:ascii="Times New Roman" w:eastAsia="Calibri" w:hAnsi="Times New Roman" w:cs="Times New Roman"/>
            <w:sz w:val="20"/>
            <w:szCs w:val="20"/>
            <w:shd w:val="clear" w:color="auto" w:fill="FFFFFF"/>
            <w:lang w:val="en-US"/>
            <w:rPrChange w:id="15114" w:author="Airat Shigapov" w:date="2021-10-29T16:44:00Z">
              <w:rPr>
                <w:rFonts w:ascii="Times New Roman" w:eastAsia="Calibri" w:hAnsi="Times New Roman" w:cs="Times New Roman"/>
                <w:sz w:val="28"/>
                <w:szCs w:val="28"/>
                <w:shd w:val="clear" w:color="auto" w:fill="FFFFFF"/>
                <w:lang w:val="en-US"/>
              </w:rPr>
            </w:rPrChange>
          </w:rPr>
          <w:t xml:space="preserve">            {</w:t>
        </w:r>
      </w:ins>
    </w:p>
    <w:p w14:paraId="3F246F9F" w14:textId="77777777" w:rsidR="00CC67A4" w:rsidRPr="00CA1CA9" w:rsidRDefault="00CC67A4" w:rsidP="00CC67A4">
      <w:pPr>
        <w:rPr>
          <w:ins w:id="15115" w:author="Airat Shigapov" w:date="2021-10-29T16:41:00Z"/>
          <w:rFonts w:ascii="Times New Roman" w:eastAsia="Calibri" w:hAnsi="Times New Roman" w:cs="Times New Roman"/>
          <w:sz w:val="20"/>
          <w:szCs w:val="20"/>
          <w:shd w:val="clear" w:color="auto" w:fill="FFFFFF"/>
          <w:lang w:val="en-US"/>
          <w:rPrChange w:id="15116" w:author="Airat Shigapov" w:date="2021-10-29T16:44:00Z">
            <w:rPr>
              <w:ins w:id="15117" w:author="Airat Shigapov" w:date="2021-10-29T16:41:00Z"/>
              <w:rFonts w:ascii="Times New Roman" w:eastAsia="Calibri" w:hAnsi="Times New Roman" w:cs="Times New Roman"/>
              <w:sz w:val="28"/>
              <w:szCs w:val="28"/>
              <w:shd w:val="clear" w:color="auto" w:fill="FFFFFF"/>
              <w:lang w:val="en-US"/>
            </w:rPr>
          </w:rPrChange>
        </w:rPr>
      </w:pPr>
      <w:ins w:id="15118" w:author="Airat Shigapov" w:date="2021-10-29T16:41:00Z">
        <w:r w:rsidRPr="00CA1CA9">
          <w:rPr>
            <w:rFonts w:ascii="Times New Roman" w:eastAsia="Calibri" w:hAnsi="Times New Roman" w:cs="Times New Roman"/>
            <w:sz w:val="20"/>
            <w:szCs w:val="20"/>
            <w:shd w:val="clear" w:color="auto" w:fill="FFFFFF"/>
            <w:lang w:val="en-US"/>
            <w:rPrChange w:id="15119" w:author="Airat Shigapov" w:date="2021-10-29T16:44:00Z">
              <w:rPr>
                <w:rFonts w:ascii="Times New Roman" w:eastAsia="Calibri" w:hAnsi="Times New Roman" w:cs="Times New Roman"/>
                <w:sz w:val="28"/>
                <w:szCs w:val="28"/>
                <w:shd w:val="clear" w:color="auto" w:fill="FFFFFF"/>
                <w:lang w:val="en-US"/>
              </w:rPr>
            </w:rPrChange>
          </w:rPr>
          <w:t xml:space="preserve">               </w:t>
        </w:r>
        <w:proofErr w:type="gramStart"/>
        <w:r w:rsidRPr="00CA1CA9">
          <w:rPr>
            <w:rFonts w:ascii="Times New Roman" w:eastAsia="Calibri" w:hAnsi="Times New Roman" w:cs="Times New Roman"/>
            <w:sz w:val="20"/>
            <w:szCs w:val="20"/>
            <w:shd w:val="clear" w:color="auto" w:fill="FFFFFF"/>
            <w:lang w:val="en-US"/>
            <w:rPrChange w:id="15120" w:author="Airat Shigapov" w:date="2021-10-29T16:44:00Z">
              <w:rPr>
                <w:rFonts w:ascii="Times New Roman" w:eastAsia="Calibri" w:hAnsi="Times New Roman" w:cs="Times New Roman"/>
                <w:sz w:val="28"/>
                <w:szCs w:val="28"/>
                <w:shd w:val="clear" w:color="auto" w:fill="FFFFFF"/>
                <w:lang w:val="en-US"/>
              </w:rPr>
            </w:rPrChange>
          </w:rPr>
          <w:t>if(</w:t>
        </w:r>
        <w:proofErr w:type="spellStart"/>
        <w:proofErr w:type="gramEnd"/>
        <w:r w:rsidRPr="00CA1CA9">
          <w:rPr>
            <w:rFonts w:ascii="Times New Roman" w:eastAsia="Calibri" w:hAnsi="Times New Roman" w:cs="Times New Roman"/>
            <w:sz w:val="20"/>
            <w:szCs w:val="20"/>
            <w:shd w:val="clear" w:color="auto" w:fill="FFFFFF"/>
            <w:lang w:val="en-US"/>
            <w:rPrChange w:id="15121" w:author="Airat Shigapov" w:date="2021-10-29T16:44:00Z">
              <w:rPr>
                <w:rFonts w:ascii="Times New Roman" w:eastAsia="Calibri" w:hAnsi="Times New Roman" w:cs="Times New Roman"/>
                <w:sz w:val="28"/>
                <w:szCs w:val="28"/>
                <w:shd w:val="clear" w:color="auto" w:fill="FFFFFF"/>
                <w:lang w:val="en-US"/>
              </w:rPr>
            </w:rPrChange>
          </w:rPr>
          <w:t>passwordNew.Password.Length</w:t>
        </w:r>
        <w:proofErr w:type="spellEnd"/>
        <w:r w:rsidRPr="00CA1CA9">
          <w:rPr>
            <w:rFonts w:ascii="Times New Roman" w:eastAsia="Calibri" w:hAnsi="Times New Roman" w:cs="Times New Roman"/>
            <w:sz w:val="20"/>
            <w:szCs w:val="20"/>
            <w:shd w:val="clear" w:color="auto" w:fill="FFFFFF"/>
            <w:lang w:val="en-US"/>
            <w:rPrChange w:id="15122" w:author="Airat Shigapov" w:date="2021-10-29T16:44:00Z">
              <w:rPr>
                <w:rFonts w:ascii="Times New Roman" w:eastAsia="Calibri" w:hAnsi="Times New Roman" w:cs="Times New Roman"/>
                <w:sz w:val="28"/>
                <w:szCs w:val="28"/>
                <w:shd w:val="clear" w:color="auto" w:fill="FFFFFF"/>
                <w:lang w:val="en-US"/>
              </w:rPr>
            </w:rPrChange>
          </w:rPr>
          <w:t xml:space="preserve"> &gt;= 6)</w:t>
        </w:r>
      </w:ins>
    </w:p>
    <w:p w14:paraId="73DAF881" w14:textId="77777777" w:rsidR="00CC67A4" w:rsidRPr="00CA1CA9" w:rsidRDefault="00CC67A4" w:rsidP="00CC67A4">
      <w:pPr>
        <w:rPr>
          <w:ins w:id="15123" w:author="Airat Shigapov" w:date="2021-10-29T16:41:00Z"/>
          <w:rFonts w:ascii="Times New Roman" w:eastAsia="Calibri" w:hAnsi="Times New Roman" w:cs="Times New Roman"/>
          <w:sz w:val="20"/>
          <w:szCs w:val="20"/>
          <w:shd w:val="clear" w:color="auto" w:fill="FFFFFF"/>
          <w:lang w:val="en-US"/>
          <w:rPrChange w:id="15124" w:author="Airat Shigapov" w:date="2021-10-29T16:44:00Z">
            <w:rPr>
              <w:ins w:id="15125" w:author="Airat Shigapov" w:date="2021-10-29T16:41:00Z"/>
              <w:rFonts w:ascii="Times New Roman" w:eastAsia="Calibri" w:hAnsi="Times New Roman" w:cs="Times New Roman"/>
              <w:sz w:val="28"/>
              <w:szCs w:val="28"/>
              <w:shd w:val="clear" w:color="auto" w:fill="FFFFFF"/>
              <w:lang w:val="en-US"/>
            </w:rPr>
          </w:rPrChange>
        </w:rPr>
      </w:pPr>
      <w:ins w:id="15126" w:author="Airat Shigapov" w:date="2021-10-29T16:41:00Z">
        <w:r w:rsidRPr="00CA1CA9">
          <w:rPr>
            <w:rFonts w:ascii="Times New Roman" w:eastAsia="Calibri" w:hAnsi="Times New Roman" w:cs="Times New Roman"/>
            <w:sz w:val="20"/>
            <w:szCs w:val="20"/>
            <w:shd w:val="clear" w:color="auto" w:fill="FFFFFF"/>
            <w:lang w:val="en-US"/>
            <w:rPrChange w:id="15127" w:author="Airat Shigapov" w:date="2021-10-29T16:44:00Z">
              <w:rPr>
                <w:rFonts w:ascii="Times New Roman" w:eastAsia="Calibri" w:hAnsi="Times New Roman" w:cs="Times New Roman"/>
                <w:sz w:val="28"/>
                <w:szCs w:val="28"/>
                <w:shd w:val="clear" w:color="auto" w:fill="FFFFFF"/>
                <w:lang w:val="en-US"/>
              </w:rPr>
            </w:rPrChange>
          </w:rPr>
          <w:t xml:space="preserve">                {</w:t>
        </w:r>
      </w:ins>
    </w:p>
    <w:p w14:paraId="327C7396" w14:textId="77777777" w:rsidR="00CC67A4" w:rsidRPr="00CA1CA9" w:rsidRDefault="00CC67A4" w:rsidP="00CC67A4">
      <w:pPr>
        <w:rPr>
          <w:ins w:id="15128" w:author="Airat Shigapov" w:date="2021-10-29T16:41:00Z"/>
          <w:rFonts w:ascii="Times New Roman" w:eastAsia="Calibri" w:hAnsi="Times New Roman" w:cs="Times New Roman"/>
          <w:sz w:val="20"/>
          <w:szCs w:val="20"/>
          <w:shd w:val="clear" w:color="auto" w:fill="FFFFFF"/>
          <w:lang w:val="en-US"/>
          <w:rPrChange w:id="15129" w:author="Airat Shigapov" w:date="2021-10-29T16:44:00Z">
            <w:rPr>
              <w:ins w:id="15130" w:author="Airat Shigapov" w:date="2021-10-29T16:41:00Z"/>
              <w:rFonts w:ascii="Times New Roman" w:eastAsia="Calibri" w:hAnsi="Times New Roman" w:cs="Times New Roman"/>
              <w:sz w:val="28"/>
              <w:szCs w:val="28"/>
              <w:shd w:val="clear" w:color="auto" w:fill="FFFFFF"/>
              <w:lang w:val="en-US"/>
            </w:rPr>
          </w:rPrChange>
        </w:rPr>
      </w:pPr>
      <w:ins w:id="15131" w:author="Airat Shigapov" w:date="2021-10-29T16:41:00Z">
        <w:r w:rsidRPr="00CA1CA9">
          <w:rPr>
            <w:rFonts w:ascii="Times New Roman" w:eastAsia="Calibri" w:hAnsi="Times New Roman" w:cs="Times New Roman"/>
            <w:sz w:val="20"/>
            <w:szCs w:val="20"/>
            <w:shd w:val="clear" w:color="auto" w:fill="FFFFFF"/>
            <w:lang w:val="en-US"/>
            <w:rPrChange w:id="15132" w:author="Airat Shigapov" w:date="2021-10-29T16:44:00Z">
              <w:rPr>
                <w:rFonts w:ascii="Times New Roman" w:eastAsia="Calibri" w:hAnsi="Times New Roman" w:cs="Times New Roman"/>
                <w:sz w:val="28"/>
                <w:szCs w:val="28"/>
                <w:shd w:val="clear" w:color="auto" w:fill="FFFFFF"/>
                <w:lang w:val="en-US"/>
              </w:rPr>
            </w:rPrChange>
          </w:rPr>
          <w:lastRenderedPageBreak/>
          <w:t xml:space="preserve">                    </w:t>
        </w:r>
        <w:proofErr w:type="spellStart"/>
        <w:proofErr w:type="gramStart"/>
        <w:r w:rsidRPr="00CA1CA9">
          <w:rPr>
            <w:rFonts w:ascii="Times New Roman" w:eastAsia="Calibri" w:hAnsi="Times New Roman" w:cs="Times New Roman"/>
            <w:sz w:val="20"/>
            <w:szCs w:val="20"/>
            <w:shd w:val="clear" w:color="auto" w:fill="FFFFFF"/>
            <w:lang w:val="en-US"/>
            <w:rPrChange w:id="15133" w:author="Airat Shigapov" w:date="2021-10-29T16:44:00Z">
              <w:rPr>
                <w:rFonts w:ascii="Times New Roman" w:eastAsia="Calibri" w:hAnsi="Times New Roman" w:cs="Times New Roman"/>
                <w:sz w:val="28"/>
                <w:szCs w:val="28"/>
                <w:shd w:val="clear" w:color="auto" w:fill="FFFFFF"/>
                <w:lang w:val="en-US"/>
              </w:rPr>
            </w:rPrChange>
          </w:rPr>
          <w:t>MainWindow.client.DateAuthorizations.First</w:t>
        </w:r>
        <w:proofErr w:type="spellEnd"/>
        <w:proofErr w:type="gramEnd"/>
        <w:r w:rsidRPr="00CA1CA9">
          <w:rPr>
            <w:rFonts w:ascii="Times New Roman" w:eastAsia="Calibri" w:hAnsi="Times New Roman" w:cs="Times New Roman"/>
            <w:sz w:val="20"/>
            <w:szCs w:val="20"/>
            <w:shd w:val="clear" w:color="auto" w:fill="FFFFFF"/>
            <w:lang w:val="en-US"/>
            <w:rPrChange w:id="15134" w:author="Airat Shigapov" w:date="2021-10-29T16:44:00Z">
              <w:rPr>
                <w:rFonts w:ascii="Times New Roman" w:eastAsia="Calibri" w:hAnsi="Times New Roman" w:cs="Times New Roman"/>
                <w:sz w:val="28"/>
                <w:szCs w:val="28"/>
                <w:shd w:val="clear" w:color="auto" w:fill="FFFFFF"/>
                <w:lang w:val="en-US"/>
              </w:rPr>
            </w:rPrChange>
          </w:rPr>
          <w:t xml:space="preserve">().Password = </w:t>
        </w:r>
        <w:proofErr w:type="spellStart"/>
        <w:r w:rsidRPr="00CA1CA9">
          <w:rPr>
            <w:rFonts w:ascii="Times New Roman" w:eastAsia="Calibri" w:hAnsi="Times New Roman" w:cs="Times New Roman"/>
            <w:sz w:val="20"/>
            <w:szCs w:val="20"/>
            <w:shd w:val="clear" w:color="auto" w:fill="FFFFFF"/>
            <w:lang w:val="en-US"/>
            <w:rPrChange w:id="15135" w:author="Airat Shigapov" w:date="2021-10-29T16:44:00Z">
              <w:rPr>
                <w:rFonts w:ascii="Times New Roman" w:eastAsia="Calibri" w:hAnsi="Times New Roman" w:cs="Times New Roman"/>
                <w:sz w:val="28"/>
                <w:szCs w:val="28"/>
                <w:shd w:val="clear" w:color="auto" w:fill="FFFFFF"/>
                <w:lang w:val="en-US"/>
              </w:rPr>
            </w:rPrChange>
          </w:rPr>
          <w:t>passwordNew.Password</w:t>
        </w:r>
        <w:proofErr w:type="spellEnd"/>
        <w:r w:rsidRPr="00CA1CA9">
          <w:rPr>
            <w:rFonts w:ascii="Times New Roman" w:eastAsia="Calibri" w:hAnsi="Times New Roman" w:cs="Times New Roman"/>
            <w:sz w:val="20"/>
            <w:szCs w:val="20"/>
            <w:shd w:val="clear" w:color="auto" w:fill="FFFFFF"/>
            <w:lang w:val="en-US"/>
            <w:rPrChange w:id="15136" w:author="Airat Shigapov" w:date="2021-10-29T16:44:00Z">
              <w:rPr>
                <w:rFonts w:ascii="Times New Roman" w:eastAsia="Calibri" w:hAnsi="Times New Roman" w:cs="Times New Roman"/>
                <w:sz w:val="28"/>
                <w:szCs w:val="28"/>
                <w:shd w:val="clear" w:color="auto" w:fill="FFFFFF"/>
                <w:lang w:val="en-US"/>
              </w:rPr>
            </w:rPrChange>
          </w:rPr>
          <w:t>;</w:t>
        </w:r>
      </w:ins>
    </w:p>
    <w:p w14:paraId="6B6B0BBE" w14:textId="77777777" w:rsidR="00CC67A4" w:rsidRPr="00CA1CA9" w:rsidRDefault="00CC67A4" w:rsidP="00CC67A4">
      <w:pPr>
        <w:rPr>
          <w:ins w:id="15137" w:author="Airat Shigapov" w:date="2021-10-29T16:41:00Z"/>
          <w:rFonts w:ascii="Times New Roman" w:eastAsia="Calibri" w:hAnsi="Times New Roman" w:cs="Times New Roman"/>
          <w:sz w:val="20"/>
          <w:szCs w:val="20"/>
          <w:shd w:val="clear" w:color="auto" w:fill="FFFFFF"/>
          <w:lang w:val="en-US"/>
          <w:rPrChange w:id="15138" w:author="Airat Shigapov" w:date="2021-10-29T16:44:00Z">
            <w:rPr>
              <w:ins w:id="15139" w:author="Airat Shigapov" w:date="2021-10-29T16:41:00Z"/>
              <w:rFonts w:ascii="Times New Roman" w:eastAsia="Calibri" w:hAnsi="Times New Roman" w:cs="Times New Roman"/>
              <w:sz w:val="28"/>
              <w:szCs w:val="28"/>
              <w:shd w:val="clear" w:color="auto" w:fill="FFFFFF"/>
              <w:lang w:val="en-US"/>
            </w:rPr>
          </w:rPrChange>
        </w:rPr>
      </w:pPr>
      <w:ins w:id="15140" w:author="Airat Shigapov" w:date="2021-10-29T16:41:00Z">
        <w:r w:rsidRPr="00CA1CA9">
          <w:rPr>
            <w:rFonts w:ascii="Times New Roman" w:eastAsia="Calibri" w:hAnsi="Times New Roman" w:cs="Times New Roman"/>
            <w:sz w:val="20"/>
            <w:szCs w:val="20"/>
            <w:shd w:val="clear" w:color="auto" w:fill="FFFFFF"/>
            <w:lang w:val="en-US"/>
            <w:rPrChange w:id="15141" w:author="Airat Shigapov" w:date="2021-10-29T16:44:00Z">
              <w:rPr>
                <w:rFonts w:ascii="Times New Roman" w:eastAsia="Calibri" w:hAnsi="Times New Roman" w:cs="Times New Roman"/>
                <w:sz w:val="28"/>
                <w:szCs w:val="28"/>
                <w:shd w:val="clear" w:color="auto" w:fill="FFFFFF"/>
                <w:lang w:val="en-US"/>
              </w:rPr>
            </w:rPrChange>
          </w:rPr>
          <w:t xml:space="preserve">                    </w:t>
        </w:r>
        <w:proofErr w:type="spellStart"/>
        <w:proofErr w:type="gramStart"/>
        <w:r w:rsidRPr="00CA1CA9">
          <w:rPr>
            <w:rFonts w:ascii="Times New Roman" w:eastAsia="Calibri" w:hAnsi="Times New Roman" w:cs="Times New Roman"/>
            <w:sz w:val="20"/>
            <w:szCs w:val="20"/>
            <w:shd w:val="clear" w:color="auto" w:fill="FFFFFF"/>
            <w:lang w:val="en-US"/>
            <w:rPrChange w:id="15142" w:author="Airat Shigapov" w:date="2021-10-29T16:44:00Z">
              <w:rPr>
                <w:rFonts w:ascii="Times New Roman" w:eastAsia="Calibri" w:hAnsi="Times New Roman" w:cs="Times New Roman"/>
                <w:sz w:val="28"/>
                <w:szCs w:val="28"/>
                <w:shd w:val="clear" w:color="auto" w:fill="FFFFFF"/>
                <w:lang w:val="en-US"/>
              </w:rPr>
            </w:rPrChange>
          </w:rPr>
          <w:t>MainWindow.carShopEntities.SaveChanges</w:t>
        </w:r>
        <w:proofErr w:type="spellEnd"/>
        <w:proofErr w:type="gramEnd"/>
        <w:r w:rsidRPr="00CA1CA9">
          <w:rPr>
            <w:rFonts w:ascii="Times New Roman" w:eastAsia="Calibri" w:hAnsi="Times New Roman" w:cs="Times New Roman"/>
            <w:sz w:val="20"/>
            <w:szCs w:val="20"/>
            <w:shd w:val="clear" w:color="auto" w:fill="FFFFFF"/>
            <w:lang w:val="en-US"/>
            <w:rPrChange w:id="15143" w:author="Airat Shigapov" w:date="2021-10-29T16:44:00Z">
              <w:rPr>
                <w:rFonts w:ascii="Times New Roman" w:eastAsia="Calibri" w:hAnsi="Times New Roman" w:cs="Times New Roman"/>
                <w:sz w:val="28"/>
                <w:szCs w:val="28"/>
                <w:shd w:val="clear" w:color="auto" w:fill="FFFFFF"/>
                <w:lang w:val="en-US"/>
              </w:rPr>
            </w:rPrChange>
          </w:rPr>
          <w:t>();</w:t>
        </w:r>
      </w:ins>
    </w:p>
    <w:p w14:paraId="04AE7874" w14:textId="77777777" w:rsidR="00CC67A4" w:rsidRPr="00CA1CA9" w:rsidRDefault="00CC67A4" w:rsidP="00CC67A4">
      <w:pPr>
        <w:rPr>
          <w:ins w:id="15144" w:author="Airat Shigapov" w:date="2021-10-29T16:41:00Z"/>
          <w:rFonts w:ascii="Times New Roman" w:eastAsia="Calibri" w:hAnsi="Times New Roman" w:cs="Times New Roman"/>
          <w:sz w:val="20"/>
          <w:szCs w:val="20"/>
          <w:shd w:val="clear" w:color="auto" w:fill="FFFFFF"/>
          <w:lang w:val="en-US"/>
          <w:rPrChange w:id="15145" w:author="Airat Shigapov" w:date="2021-10-29T16:44:00Z">
            <w:rPr>
              <w:ins w:id="15146" w:author="Airat Shigapov" w:date="2021-10-29T16:41:00Z"/>
              <w:rFonts w:ascii="Times New Roman" w:eastAsia="Calibri" w:hAnsi="Times New Roman" w:cs="Times New Roman"/>
              <w:sz w:val="28"/>
              <w:szCs w:val="28"/>
              <w:shd w:val="clear" w:color="auto" w:fill="FFFFFF"/>
              <w:lang w:val="en-US"/>
            </w:rPr>
          </w:rPrChange>
        </w:rPr>
      </w:pPr>
      <w:ins w:id="15147" w:author="Airat Shigapov" w:date="2021-10-29T16:41:00Z">
        <w:r w:rsidRPr="00CA1CA9">
          <w:rPr>
            <w:rFonts w:ascii="Times New Roman" w:eastAsia="Calibri" w:hAnsi="Times New Roman" w:cs="Times New Roman"/>
            <w:sz w:val="20"/>
            <w:szCs w:val="20"/>
            <w:shd w:val="clear" w:color="auto" w:fill="FFFFFF"/>
            <w:lang w:val="en-US"/>
            <w:rPrChange w:id="15148" w:author="Airat Shigapov" w:date="2021-10-29T16:44:00Z">
              <w:rPr>
                <w:rFonts w:ascii="Times New Roman" w:eastAsia="Calibri" w:hAnsi="Times New Roman" w:cs="Times New Roman"/>
                <w:sz w:val="28"/>
                <w:szCs w:val="28"/>
                <w:shd w:val="clear" w:color="auto" w:fill="FFFFFF"/>
                <w:lang w:val="en-US"/>
              </w:rPr>
            </w:rPrChange>
          </w:rPr>
          <w:t xml:space="preserve">                    </w:t>
        </w:r>
        <w:proofErr w:type="spellStart"/>
        <w:r w:rsidRPr="00CA1CA9">
          <w:rPr>
            <w:rFonts w:ascii="Times New Roman" w:eastAsia="Calibri" w:hAnsi="Times New Roman" w:cs="Times New Roman"/>
            <w:sz w:val="20"/>
            <w:szCs w:val="20"/>
            <w:shd w:val="clear" w:color="auto" w:fill="FFFFFF"/>
            <w:lang w:val="en-US"/>
            <w:rPrChange w:id="15149" w:author="Airat Shigapov" w:date="2021-10-29T16:44:00Z">
              <w:rPr>
                <w:rFonts w:ascii="Times New Roman" w:eastAsia="Calibri" w:hAnsi="Times New Roman" w:cs="Times New Roman"/>
                <w:sz w:val="28"/>
                <w:szCs w:val="28"/>
                <w:shd w:val="clear" w:color="auto" w:fill="FFFFFF"/>
                <w:lang w:val="en-US"/>
              </w:rPr>
            </w:rPrChange>
          </w:rPr>
          <w:t>MessageBox.Show</w:t>
        </w:r>
        <w:proofErr w:type="spellEnd"/>
        <w:r w:rsidRPr="00CA1CA9">
          <w:rPr>
            <w:rFonts w:ascii="Times New Roman" w:eastAsia="Calibri" w:hAnsi="Times New Roman" w:cs="Times New Roman"/>
            <w:sz w:val="20"/>
            <w:szCs w:val="20"/>
            <w:shd w:val="clear" w:color="auto" w:fill="FFFFFF"/>
            <w:lang w:val="en-US"/>
            <w:rPrChange w:id="15150" w:author="Airat Shigapov" w:date="2021-10-29T16:44:00Z">
              <w:rPr>
                <w:rFonts w:ascii="Times New Roman" w:eastAsia="Calibri" w:hAnsi="Times New Roman" w:cs="Times New Roman"/>
                <w:sz w:val="28"/>
                <w:szCs w:val="28"/>
                <w:shd w:val="clear" w:color="auto" w:fill="FFFFFF"/>
                <w:lang w:val="en-US"/>
              </w:rPr>
            </w:rPrChange>
          </w:rPr>
          <w:t>("</w:t>
        </w:r>
        <w:proofErr w:type="spellStart"/>
        <w:r w:rsidRPr="00CA1CA9">
          <w:rPr>
            <w:rFonts w:ascii="Times New Roman" w:eastAsia="Calibri" w:hAnsi="Times New Roman" w:cs="Times New Roman"/>
            <w:sz w:val="20"/>
            <w:szCs w:val="20"/>
            <w:shd w:val="clear" w:color="auto" w:fill="FFFFFF"/>
            <w:lang w:val="en-US"/>
            <w:rPrChange w:id="15151" w:author="Airat Shigapov" w:date="2021-10-29T16:44:00Z">
              <w:rPr>
                <w:rFonts w:ascii="Times New Roman" w:eastAsia="Calibri" w:hAnsi="Times New Roman" w:cs="Times New Roman"/>
                <w:sz w:val="28"/>
                <w:szCs w:val="28"/>
                <w:shd w:val="clear" w:color="auto" w:fill="FFFFFF"/>
                <w:lang w:val="en-US"/>
              </w:rPr>
            </w:rPrChange>
          </w:rPr>
          <w:t>Пароль</w:t>
        </w:r>
        <w:proofErr w:type="spellEnd"/>
        <w:r w:rsidRPr="00CA1CA9">
          <w:rPr>
            <w:rFonts w:ascii="Times New Roman" w:eastAsia="Calibri" w:hAnsi="Times New Roman" w:cs="Times New Roman"/>
            <w:sz w:val="20"/>
            <w:szCs w:val="20"/>
            <w:shd w:val="clear" w:color="auto" w:fill="FFFFFF"/>
            <w:lang w:val="en-US"/>
            <w:rPrChange w:id="15152" w:author="Airat Shigapov" w:date="2021-10-29T16:44:00Z">
              <w:rPr>
                <w:rFonts w:ascii="Times New Roman" w:eastAsia="Calibri" w:hAnsi="Times New Roman" w:cs="Times New Roman"/>
                <w:sz w:val="28"/>
                <w:szCs w:val="28"/>
                <w:shd w:val="clear" w:color="auto" w:fill="FFFFFF"/>
                <w:lang w:val="en-US"/>
              </w:rPr>
            </w:rPrChange>
          </w:rPr>
          <w:t xml:space="preserve"> </w:t>
        </w:r>
        <w:proofErr w:type="spellStart"/>
        <w:r w:rsidRPr="00CA1CA9">
          <w:rPr>
            <w:rFonts w:ascii="Times New Roman" w:eastAsia="Calibri" w:hAnsi="Times New Roman" w:cs="Times New Roman"/>
            <w:sz w:val="20"/>
            <w:szCs w:val="20"/>
            <w:shd w:val="clear" w:color="auto" w:fill="FFFFFF"/>
            <w:lang w:val="en-US"/>
            <w:rPrChange w:id="15153" w:author="Airat Shigapov" w:date="2021-10-29T16:44:00Z">
              <w:rPr>
                <w:rFonts w:ascii="Times New Roman" w:eastAsia="Calibri" w:hAnsi="Times New Roman" w:cs="Times New Roman"/>
                <w:sz w:val="28"/>
                <w:szCs w:val="28"/>
                <w:shd w:val="clear" w:color="auto" w:fill="FFFFFF"/>
                <w:lang w:val="en-US"/>
              </w:rPr>
            </w:rPrChange>
          </w:rPr>
          <w:t>успешно</w:t>
        </w:r>
        <w:proofErr w:type="spellEnd"/>
        <w:r w:rsidRPr="00CA1CA9">
          <w:rPr>
            <w:rFonts w:ascii="Times New Roman" w:eastAsia="Calibri" w:hAnsi="Times New Roman" w:cs="Times New Roman"/>
            <w:sz w:val="20"/>
            <w:szCs w:val="20"/>
            <w:shd w:val="clear" w:color="auto" w:fill="FFFFFF"/>
            <w:lang w:val="en-US"/>
            <w:rPrChange w:id="15154" w:author="Airat Shigapov" w:date="2021-10-29T16:44:00Z">
              <w:rPr>
                <w:rFonts w:ascii="Times New Roman" w:eastAsia="Calibri" w:hAnsi="Times New Roman" w:cs="Times New Roman"/>
                <w:sz w:val="28"/>
                <w:szCs w:val="28"/>
                <w:shd w:val="clear" w:color="auto" w:fill="FFFFFF"/>
                <w:lang w:val="en-US"/>
              </w:rPr>
            </w:rPrChange>
          </w:rPr>
          <w:t xml:space="preserve"> </w:t>
        </w:r>
        <w:proofErr w:type="spellStart"/>
        <w:r w:rsidRPr="00CA1CA9">
          <w:rPr>
            <w:rFonts w:ascii="Times New Roman" w:eastAsia="Calibri" w:hAnsi="Times New Roman" w:cs="Times New Roman"/>
            <w:sz w:val="20"/>
            <w:szCs w:val="20"/>
            <w:shd w:val="clear" w:color="auto" w:fill="FFFFFF"/>
            <w:lang w:val="en-US"/>
            <w:rPrChange w:id="15155" w:author="Airat Shigapov" w:date="2021-10-29T16:44:00Z">
              <w:rPr>
                <w:rFonts w:ascii="Times New Roman" w:eastAsia="Calibri" w:hAnsi="Times New Roman" w:cs="Times New Roman"/>
                <w:sz w:val="28"/>
                <w:szCs w:val="28"/>
                <w:shd w:val="clear" w:color="auto" w:fill="FFFFFF"/>
                <w:lang w:val="en-US"/>
              </w:rPr>
            </w:rPrChange>
          </w:rPr>
          <w:t>изменён</w:t>
        </w:r>
        <w:proofErr w:type="spellEnd"/>
        <w:r w:rsidRPr="00CA1CA9">
          <w:rPr>
            <w:rFonts w:ascii="Times New Roman" w:eastAsia="Calibri" w:hAnsi="Times New Roman" w:cs="Times New Roman"/>
            <w:sz w:val="20"/>
            <w:szCs w:val="20"/>
            <w:shd w:val="clear" w:color="auto" w:fill="FFFFFF"/>
            <w:lang w:val="en-US"/>
            <w:rPrChange w:id="15156" w:author="Airat Shigapov" w:date="2021-10-29T16:44:00Z">
              <w:rPr>
                <w:rFonts w:ascii="Times New Roman" w:eastAsia="Calibri" w:hAnsi="Times New Roman" w:cs="Times New Roman"/>
                <w:sz w:val="28"/>
                <w:szCs w:val="28"/>
                <w:shd w:val="clear" w:color="auto" w:fill="FFFFFF"/>
                <w:lang w:val="en-US"/>
              </w:rPr>
            </w:rPrChange>
          </w:rPr>
          <w:t>");</w:t>
        </w:r>
      </w:ins>
    </w:p>
    <w:p w14:paraId="344FBA81" w14:textId="77777777" w:rsidR="00CC67A4" w:rsidRPr="00CA1CA9" w:rsidRDefault="00CC67A4" w:rsidP="00CC67A4">
      <w:pPr>
        <w:rPr>
          <w:ins w:id="15157" w:author="Airat Shigapov" w:date="2021-10-29T16:41:00Z"/>
          <w:rFonts w:ascii="Times New Roman" w:eastAsia="Calibri" w:hAnsi="Times New Roman" w:cs="Times New Roman"/>
          <w:sz w:val="20"/>
          <w:szCs w:val="20"/>
          <w:shd w:val="clear" w:color="auto" w:fill="FFFFFF"/>
          <w:lang w:val="en-US"/>
          <w:rPrChange w:id="15158" w:author="Airat Shigapov" w:date="2021-10-29T16:44:00Z">
            <w:rPr>
              <w:ins w:id="15159" w:author="Airat Shigapov" w:date="2021-10-29T16:41:00Z"/>
              <w:rFonts w:ascii="Times New Roman" w:eastAsia="Calibri" w:hAnsi="Times New Roman" w:cs="Times New Roman"/>
              <w:sz w:val="28"/>
              <w:szCs w:val="28"/>
              <w:shd w:val="clear" w:color="auto" w:fill="FFFFFF"/>
              <w:lang w:val="en-US"/>
            </w:rPr>
          </w:rPrChange>
        </w:rPr>
      </w:pPr>
      <w:ins w:id="15160" w:author="Airat Shigapov" w:date="2021-10-29T16:41:00Z">
        <w:r w:rsidRPr="00CA1CA9">
          <w:rPr>
            <w:rFonts w:ascii="Times New Roman" w:eastAsia="Calibri" w:hAnsi="Times New Roman" w:cs="Times New Roman"/>
            <w:sz w:val="20"/>
            <w:szCs w:val="20"/>
            <w:shd w:val="clear" w:color="auto" w:fill="FFFFFF"/>
            <w:lang w:val="en-US"/>
            <w:rPrChange w:id="15161" w:author="Airat Shigapov" w:date="2021-10-29T16:44:00Z">
              <w:rPr>
                <w:rFonts w:ascii="Times New Roman" w:eastAsia="Calibri" w:hAnsi="Times New Roman" w:cs="Times New Roman"/>
                <w:sz w:val="28"/>
                <w:szCs w:val="28"/>
                <w:shd w:val="clear" w:color="auto" w:fill="FFFFFF"/>
                <w:lang w:val="en-US"/>
              </w:rPr>
            </w:rPrChange>
          </w:rPr>
          <w:t xml:space="preserve">                    </w:t>
        </w:r>
        <w:proofErr w:type="spellStart"/>
        <w:r w:rsidRPr="00CA1CA9">
          <w:rPr>
            <w:rFonts w:ascii="Times New Roman" w:eastAsia="Calibri" w:hAnsi="Times New Roman" w:cs="Times New Roman"/>
            <w:sz w:val="20"/>
            <w:szCs w:val="20"/>
            <w:shd w:val="clear" w:color="auto" w:fill="FFFFFF"/>
            <w:lang w:val="en-US"/>
            <w:rPrChange w:id="15162" w:author="Airat Shigapov" w:date="2021-10-29T16:44:00Z">
              <w:rPr>
                <w:rFonts w:ascii="Times New Roman" w:eastAsia="Calibri" w:hAnsi="Times New Roman" w:cs="Times New Roman"/>
                <w:sz w:val="28"/>
                <w:szCs w:val="28"/>
                <w:shd w:val="clear" w:color="auto" w:fill="FFFFFF"/>
                <w:lang w:val="en-US"/>
              </w:rPr>
            </w:rPrChange>
          </w:rPr>
          <w:t>passwordNew.Password</w:t>
        </w:r>
        <w:proofErr w:type="spellEnd"/>
        <w:r w:rsidRPr="00CA1CA9">
          <w:rPr>
            <w:rFonts w:ascii="Times New Roman" w:eastAsia="Calibri" w:hAnsi="Times New Roman" w:cs="Times New Roman"/>
            <w:sz w:val="20"/>
            <w:szCs w:val="20"/>
            <w:shd w:val="clear" w:color="auto" w:fill="FFFFFF"/>
            <w:lang w:val="en-US"/>
            <w:rPrChange w:id="15163" w:author="Airat Shigapov" w:date="2021-10-29T16:44:00Z">
              <w:rPr>
                <w:rFonts w:ascii="Times New Roman" w:eastAsia="Calibri" w:hAnsi="Times New Roman" w:cs="Times New Roman"/>
                <w:sz w:val="28"/>
                <w:szCs w:val="28"/>
                <w:shd w:val="clear" w:color="auto" w:fill="FFFFFF"/>
                <w:lang w:val="en-US"/>
              </w:rPr>
            </w:rPrChange>
          </w:rPr>
          <w:t xml:space="preserve"> = "";</w:t>
        </w:r>
      </w:ins>
    </w:p>
    <w:p w14:paraId="71B2C1D3" w14:textId="77777777" w:rsidR="00CC67A4" w:rsidRPr="00CA1CA9" w:rsidRDefault="00CC67A4" w:rsidP="00CC67A4">
      <w:pPr>
        <w:rPr>
          <w:ins w:id="15164" w:author="Airat Shigapov" w:date="2021-10-29T16:41:00Z"/>
          <w:rFonts w:ascii="Times New Roman" w:eastAsia="Calibri" w:hAnsi="Times New Roman" w:cs="Times New Roman"/>
          <w:sz w:val="20"/>
          <w:szCs w:val="20"/>
          <w:shd w:val="clear" w:color="auto" w:fill="FFFFFF"/>
          <w:lang w:val="en-US"/>
          <w:rPrChange w:id="15165" w:author="Airat Shigapov" w:date="2021-10-29T16:44:00Z">
            <w:rPr>
              <w:ins w:id="15166" w:author="Airat Shigapov" w:date="2021-10-29T16:41:00Z"/>
              <w:rFonts w:ascii="Times New Roman" w:eastAsia="Calibri" w:hAnsi="Times New Roman" w:cs="Times New Roman"/>
              <w:sz w:val="28"/>
              <w:szCs w:val="28"/>
              <w:shd w:val="clear" w:color="auto" w:fill="FFFFFF"/>
              <w:lang w:val="en-US"/>
            </w:rPr>
          </w:rPrChange>
        </w:rPr>
      </w:pPr>
      <w:ins w:id="15167" w:author="Airat Shigapov" w:date="2021-10-29T16:41:00Z">
        <w:r w:rsidRPr="00CA1CA9">
          <w:rPr>
            <w:rFonts w:ascii="Times New Roman" w:eastAsia="Calibri" w:hAnsi="Times New Roman" w:cs="Times New Roman"/>
            <w:sz w:val="20"/>
            <w:szCs w:val="20"/>
            <w:shd w:val="clear" w:color="auto" w:fill="FFFFFF"/>
            <w:lang w:val="en-US"/>
            <w:rPrChange w:id="15168" w:author="Airat Shigapov" w:date="2021-10-29T16:44:00Z">
              <w:rPr>
                <w:rFonts w:ascii="Times New Roman" w:eastAsia="Calibri" w:hAnsi="Times New Roman" w:cs="Times New Roman"/>
                <w:sz w:val="28"/>
                <w:szCs w:val="28"/>
                <w:shd w:val="clear" w:color="auto" w:fill="FFFFFF"/>
                <w:lang w:val="en-US"/>
              </w:rPr>
            </w:rPrChange>
          </w:rPr>
          <w:t xml:space="preserve">                    </w:t>
        </w:r>
        <w:proofErr w:type="spellStart"/>
        <w:r w:rsidRPr="00CA1CA9">
          <w:rPr>
            <w:rFonts w:ascii="Times New Roman" w:eastAsia="Calibri" w:hAnsi="Times New Roman" w:cs="Times New Roman"/>
            <w:sz w:val="20"/>
            <w:szCs w:val="20"/>
            <w:shd w:val="clear" w:color="auto" w:fill="FFFFFF"/>
            <w:lang w:val="en-US"/>
            <w:rPrChange w:id="15169" w:author="Airat Shigapov" w:date="2021-10-29T16:44:00Z">
              <w:rPr>
                <w:rFonts w:ascii="Times New Roman" w:eastAsia="Calibri" w:hAnsi="Times New Roman" w:cs="Times New Roman"/>
                <w:sz w:val="28"/>
                <w:szCs w:val="28"/>
                <w:shd w:val="clear" w:color="auto" w:fill="FFFFFF"/>
                <w:lang w:val="en-US"/>
              </w:rPr>
            </w:rPrChange>
          </w:rPr>
          <w:t>passwordPast.Password</w:t>
        </w:r>
        <w:proofErr w:type="spellEnd"/>
        <w:r w:rsidRPr="00CA1CA9">
          <w:rPr>
            <w:rFonts w:ascii="Times New Roman" w:eastAsia="Calibri" w:hAnsi="Times New Roman" w:cs="Times New Roman"/>
            <w:sz w:val="20"/>
            <w:szCs w:val="20"/>
            <w:shd w:val="clear" w:color="auto" w:fill="FFFFFF"/>
            <w:lang w:val="en-US"/>
            <w:rPrChange w:id="15170" w:author="Airat Shigapov" w:date="2021-10-29T16:44:00Z">
              <w:rPr>
                <w:rFonts w:ascii="Times New Roman" w:eastAsia="Calibri" w:hAnsi="Times New Roman" w:cs="Times New Roman"/>
                <w:sz w:val="28"/>
                <w:szCs w:val="28"/>
                <w:shd w:val="clear" w:color="auto" w:fill="FFFFFF"/>
                <w:lang w:val="en-US"/>
              </w:rPr>
            </w:rPrChange>
          </w:rPr>
          <w:t xml:space="preserve"> = "";</w:t>
        </w:r>
      </w:ins>
    </w:p>
    <w:p w14:paraId="71C2A91F" w14:textId="77777777" w:rsidR="00CC67A4" w:rsidRPr="00CA1CA9" w:rsidRDefault="00CC67A4" w:rsidP="00CC67A4">
      <w:pPr>
        <w:rPr>
          <w:ins w:id="15171" w:author="Airat Shigapov" w:date="2021-10-29T16:41:00Z"/>
          <w:rFonts w:ascii="Times New Roman" w:eastAsia="Calibri" w:hAnsi="Times New Roman" w:cs="Times New Roman"/>
          <w:sz w:val="20"/>
          <w:szCs w:val="20"/>
          <w:shd w:val="clear" w:color="auto" w:fill="FFFFFF"/>
          <w:lang w:val="en-US"/>
          <w:rPrChange w:id="15172" w:author="Airat Shigapov" w:date="2021-10-29T16:44:00Z">
            <w:rPr>
              <w:ins w:id="15173" w:author="Airat Shigapov" w:date="2021-10-29T16:41:00Z"/>
              <w:rFonts w:ascii="Times New Roman" w:eastAsia="Calibri" w:hAnsi="Times New Roman" w:cs="Times New Roman"/>
              <w:sz w:val="28"/>
              <w:szCs w:val="28"/>
              <w:shd w:val="clear" w:color="auto" w:fill="FFFFFF"/>
              <w:lang w:val="en-US"/>
            </w:rPr>
          </w:rPrChange>
        </w:rPr>
      </w:pPr>
      <w:ins w:id="15174" w:author="Airat Shigapov" w:date="2021-10-29T16:41:00Z">
        <w:r w:rsidRPr="00CA1CA9">
          <w:rPr>
            <w:rFonts w:ascii="Times New Roman" w:eastAsia="Calibri" w:hAnsi="Times New Roman" w:cs="Times New Roman"/>
            <w:sz w:val="20"/>
            <w:szCs w:val="20"/>
            <w:shd w:val="clear" w:color="auto" w:fill="FFFFFF"/>
            <w:lang w:val="en-US"/>
            <w:rPrChange w:id="15175" w:author="Airat Shigapov" w:date="2021-10-29T16:44:00Z">
              <w:rPr>
                <w:rFonts w:ascii="Times New Roman" w:eastAsia="Calibri" w:hAnsi="Times New Roman" w:cs="Times New Roman"/>
                <w:sz w:val="28"/>
                <w:szCs w:val="28"/>
                <w:shd w:val="clear" w:color="auto" w:fill="FFFFFF"/>
                <w:lang w:val="en-US"/>
              </w:rPr>
            </w:rPrChange>
          </w:rPr>
          <w:t xml:space="preserve">                    </w:t>
        </w:r>
        <w:proofErr w:type="spellStart"/>
        <w:r w:rsidRPr="00CA1CA9">
          <w:rPr>
            <w:rFonts w:ascii="Times New Roman" w:eastAsia="Calibri" w:hAnsi="Times New Roman" w:cs="Times New Roman"/>
            <w:sz w:val="20"/>
            <w:szCs w:val="20"/>
            <w:shd w:val="clear" w:color="auto" w:fill="FFFFFF"/>
            <w:lang w:val="en-US"/>
            <w:rPrChange w:id="15176" w:author="Airat Shigapov" w:date="2021-10-29T16:44:00Z">
              <w:rPr>
                <w:rFonts w:ascii="Times New Roman" w:eastAsia="Calibri" w:hAnsi="Times New Roman" w:cs="Times New Roman"/>
                <w:sz w:val="28"/>
                <w:szCs w:val="28"/>
                <w:shd w:val="clear" w:color="auto" w:fill="FFFFFF"/>
                <w:lang w:val="en-US"/>
              </w:rPr>
            </w:rPrChange>
          </w:rPr>
          <w:t>passwordNew.Visibility</w:t>
        </w:r>
        <w:proofErr w:type="spellEnd"/>
        <w:r w:rsidRPr="00CA1CA9">
          <w:rPr>
            <w:rFonts w:ascii="Times New Roman" w:eastAsia="Calibri" w:hAnsi="Times New Roman" w:cs="Times New Roman"/>
            <w:sz w:val="20"/>
            <w:szCs w:val="20"/>
            <w:shd w:val="clear" w:color="auto" w:fill="FFFFFF"/>
            <w:lang w:val="en-US"/>
            <w:rPrChange w:id="15177" w:author="Airat Shigapov" w:date="2021-10-29T16:44:00Z">
              <w:rPr>
                <w:rFonts w:ascii="Times New Roman" w:eastAsia="Calibri" w:hAnsi="Times New Roman" w:cs="Times New Roman"/>
                <w:sz w:val="28"/>
                <w:szCs w:val="28"/>
                <w:shd w:val="clear" w:color="auto" w:fill="FFFFFF"/>
                <w:lang w:val="en-US"/>
              </w:rPr>
            </w:rPrChange>
          </w:rPr>
          <w:t xml:space="preserve"> = </w:t>
        </w:r>
        <w:proofErr w:type="spellStart"/>
        <w:r w:rsidRPr="00CA1CA9">
          <w:rPr>
            <w:rFonts w:ascii="Times New Roman" w:eastAsia="Calibri" w:hAnsi="Times New Roman" w:cs="Times New Roman"/>
            <w:sz w:val="20"/>
            <w:szCs w:val="20"/>
            <w:shd w:val="clear" w:color="auto" w:fill="FFFFFF"/>
            <w:lang w:val="en-US"/>
            <w:rPrChange w:id="15178" w:author="Airat Shigapov" w:date="2021-10-29T16:44:00Z">
              <w:rPr>
                <w:rFonts w:ascii="Times New Roman" w:eastAsia="Calibri" w:hAnsi="Times New Roman" w:cs="Times New Roman"/>
                <w:sz w:val="28"/>
                <w:szCs w:val="28"/>
                <w:shd w:val="clear" w:color="auto" w:fill="FFFFFF"/>
                <w:lang w:val="en-US"/>
              </w:rPr>
            </w:rPrChange>
          </w:rPr>
          <w:t>Visibility.Hidden</w:t>
        </w:r>
        <w:proofErr w:type="spellEnd"/>
        <w:r w:rsidRPr="00CA1CA9">
          <w:rPr>
            <w:rFonts w:ascii="Times New Roman" w:eastAsia="Calibri" w:hAnsi="Times New Roman" w:cs="Times New Roman"/>
            <w:sz w:val="20"/>
            <w:szCs w:val="20"/>
            <w:shd w:val="clear" w:color="auto" w:fill="FFFFFF"/>
            <w:lang w:val="en-US"/>
            <w:rPrChange w:id="15179" w:author="Airat Shigapov" w:date="2021-10-29T16:44:00Z">
              <w:rPr>
                <w:rFonts w:ascii="Times New Roman" w:eastAsia="Calibri" w:hAnsi="Times New Roman" w:cs="Times New Roman"/>
                <w:sz w:val="28"/>
                <w:szCs w:val="28"/>
                <w:shd w:val="clear" w:color="auto" w:fill="FFFFFF"/>
                <w:lang w:val="en-US"/>
              </w:rPr>
            </w:rPrChange>
          </w:rPr>
          <w:t>;</w:t>
        </w:r>
      </w:ins>
    </w:p>
    <w:p w14:paraId="53DEF2A3" w14:textId="77777777" w:rsidR="00CC67A4" w:rsidRPr="00CA1CA9" w:rsidRDefault="00CC67A4" w:rsidP="00CC67A4">
      <w:pPr>
        <w:rPr>
          <w:ins w:id="15180" w:author="Airat Shigapov" w:date="2021-10-29T16:41:00Z"/>
          <w:rFonts w:ascii="Times New Roman" w:eastAsia="Calibri" w:hAnsi="Times New Roman" w:cs="Times New Roman"/>
          <w:sz w:val="20"/>
          <w:szCs w:val="20"/>
          <w:shd w:val="clear" w:color="auto" w:fill="FFFFFF"/>
          <w:lang w:val="en-US"/>
          <w:rPrChange w:id="15181" w:author="Airat Shigapov" w:date="2021-10-29T16:44:00Z">
            <w:rPr>
              <w:ins w:id="15182" w:author="Airat Shigapov" w:date="2021-10-29T16:41:00Z"/>
              <w:rFonts w:ascii="Times New Roman" w:eastAsia="Calibri" w:hAnsi="Times New Roman" w:cs="Times New Roman"/>
              <w:sz w:val="28"/>
              <w:szCs w:val="28"/>
              <w:shd w:val="clear" w:color="auto" w:fill="FFFFFF"/>
              <w:lang w:val="en-US"/>
            </w:rPr>
          </w:rPrChange>
        </w:rPr>
      </w:pPr>
      <w:ins w:id="15183" w:author="Airat Shigapov" w:date="2021-10-29T16:41:00Z">
        <w:r w:rsidRPr="00CA1CA9">
          <w:rPr>
            <w:rFonts w:ascii="Times New Roman" w:eastAsia="Calibri" w:hAnsi="Times New Roman" w:cs="Times New Roman"/>
            <w:sz w:val="20"/>
            <w:szCs w:val="20"/>
            <w:shd w:val="clear" w:color="auto" w:fill="FFFFFF"/>
            <w:lang w:val="en-US"/>
            <w:rPrChange w:id="15184" w:author="Airat Shigapov" w:date="2021-10-29T16:44:00Z">
              <w:rPr>
                <w:rFonts w:ascii="Times New Roman" w:eastAsia="Calibri" w:hAnsi="Times New Roman" w:cs="Times New Roman"/>
                <w:sz w:val="28"/>
                <w:szCs w:val="28"/>
                <w:shd w:val="clear" w:color="auto" w:fill="FFFFFF"/>
                <w:lang w:val="en-US"/>
              </w:rPr>
            </w:rPrChange>
          </w:rPr>
          <w:t xml:space="preserve">                    </w:t>
        </w:r>
        <w:proofErr w:type="spellStart"/>
        <w:r w:rsidRPr="00CA1CA9">
          <w:rPr>
            <w:rFonts w:ascii="Times New Roman" w:eastAsia="Calibri" w:hAnsi="Times New Roman" w:cs="Times New Roman"/>
            <w:sz w:val="20"/>
            <w:szCs w:val="20"/>
            <w:shd w:val="clear" w:color="auto" w:fill="FFFFFF"/>
            <w:lang w:val="en-US"/>
            <w:rPrChange w:id="15185" w:author="Airat Shigapov" w:date="2021-10-29T16:44:00Z">
              <w:rPr>
                <w:rFonts w:ascii="Times New Roman" w:eastAsia="Calibri" w:hAnsi="Times New Roman" w:cs="Times New Roman"/>
                <w:sz w:val="28"/>
                <w:szCs w:val="28"/>
                <w:shd w:val="clear" w:color="auto" w:fill="FFFFFF"/>
                <w:lang w:val="en-US"/>
              </w:rPr>
            </w:rPrChange>
          </w:rPr>
          <w:t>passwordPast.Visibility</w:t>
        </w:r>
        <w:proofErr w:type="spellEnd"/>
        <w:r w:rsidRPr="00CA1CA9">
          <w:rPr>
            <w:rFonts w:ascii="Times New Roman" w:eastAsia="Calibri" w:hAnsi="Times New Roman" w:cs="Times New Roman"/>
            <w:sz w:val="20"/>
            <w:szCs w:val="20"/>
            <w:shd w:val="clear" w:color="auto" w:fill="FFFFFF"/>
            <w:lang w:val="en-US"/>
            <w:rPrChange w:id="15186" w:author="Airat Shigapov" w:date="2021-10-29T16:44:00Z">
              <w:rPr>
                <w:rFonts w:ascii="Times New Roman" w:eastAsia="Calibri" w:hAnsi="Times New Roman" w:cs="Times New Roman"/>
                <w:sz w:val="28"/>
                <w:szCs w:val="28"/>
                <w:shd w:val="clear" w:color="auto" w:fill="FFFFFF"/>
                <w:lang w:val="en-US"/>
              </w:rPr>
            </w:rPrChange>
          </w:rPr>
          <w:t xml:space="preserve"> = </w:t>
        </w:r>
        <w:proofErr w:type="spellStart"/>
        <w:r w:rsidRPr="00CA1CA9">
          <w:rPr>
            <w:rFonts w:ascii="Times New Roman" w:eastAsia="Calibri" w:hAnsi="Times New Roman" w:cs="Times New Roman"/>
            <w:sz w:val="20"/>
            <w:szCs w:val="20"/>
            <w:shd w:val="clear" w:color="auto" w:fill="FFFFFF"/>
            <w:lang w:val="en-US"/>
            <w:rPrChange w:id="15187" w:author="Airat Shigapov" w:date="2021-10-29T16:44:00Z">
              <w:rPr>
                <w:rFonts w:ascii="Times New Roman" w:eastAsia="Calibri" w:hAnsi="Times New Roman" w:cs="Times New Roman"/>
                <w:sz w:val="28"/>
                <w:szCs w:val="28"/>
                <w:shd w:val="clear" w:color="auto" w:fill="FFFFFF"/>
                <w:lang w:val="en-US"/>
              </w:rPr>
            </w:rPrChange>
          </w:rPr>
          <w:t>Visibility.Hidden</w:t>
        </w:r>
        <w:proofErr w:type="spellEnd"/>
        <w:r w:rsidRPr="00CA1CA9">
          <w:rPr>
            <w:rFonts w:ascii="Times New Roman" w:eastAsia="Calibri" w:hAnsi="Times New Roman" w:cs="Times New Roman"/>
            <w:sz w:val="20"/>
            <w:szCs w:val="20"/>
            <w:shd w:val="clear" w:color="auto" w:fill="FFFFFF"/>
            <w:lang w:val="en-US"/>
            <w:rPrChange w:id="15188" w:author="Airat Shigapov" w:date="2021-10-29T16:44:00Z">
              <w:rPr>
                <w:rFonts w:ascii="Times New Roman" w:eastAsia="Calibri" w:hAnsi="Times New Roman" w:cs="Times New Roman"/>
                <w:sz w:val="28"/>
                <w:szCs w:val="28"/>
                <w:shd w:val="clear" w:color="auto" w:fill="FFFFFF"/>
                <w:lang w:val="en-US"/>
              </w:rPr>
            </w:rPrChange>
          </w:rPr>
          <w:t>;</w:t>
        </w:r>
      </w:ins>
    </w:p>
    <w:p w14:paraId="2B0F321B" w14:textId="77777777" w:rsidR="00CC67A4" w:rsidRPr="00CA1CA9" w:rsidRDefault="00CC67A4" w:rsidP="00CC67A4">
      <w:pPr>
        <w:rPr>
          <w:ins w:id="15189" w:author="Airat Shigapov" w:date="2021-10-29T16:41:00Z"/>
          <w:rFonts w:ascii="Times New Roman" w:eastAsia="Calibri" w:hAnsi="Times New Roman" w:cs="Times New Roman"/>
          <w:sz w:val="20"/>
          <w:szCs w:val="20"/>
          <w:shd w:val="clear" w:color="auto" w:fill="FFFFFF"/>
          <w:lang w:val="en-US"/>
          <w:rPrChange w:id="15190" w:author="Airat Shigapov" w:date="2021-10-29T16:44:00Z">
            <w:rPr>
              <w:ins w:id="15191" w:author="Airat Shigapov" w:date="2021-10-29T16:41:00Z"/>
              <w:rFonts w:ascii="Times New Roman" w:eastAsia="Calibri" w:hAnsi="Times New Roman" w:cs="Times New Roman"/>
              <w:sz w:val="28"/>
              <w:szCs w:val="28"/>
              <w:shd w:val="clear" w:color="auto" w:fill="FFFFFF"/>
              <w:lang w:val="en-US"/>
            </w:rPr>
          </w:rPrChange>
        </w:rPr>
      </w:pPr>
      <w:ins w:id="15192" w:author="Airat Shigapov" w:date="2021-10-29T16:41:00Z">
        <w:r w:rsidRPr="00CA1CA9">
          <w:rPr>
            <w:rFonts w:ascii="Times New Roman" w:eastAsia="Calibri" w:hAnsi="Times New Roman" w:cs="Times New Roman"/>
            <w:sz w:val="20"/>
            <w:szCs w:val="20"/>
            <w:shd w:val="clear" w:color="auto" w:fill="FFFFFF"/>
            <w:lang w:val="en-US"/>
            <w:rPrChange w:id="15193" w:author="Airat Shigapov" w:date="2021-10-29T16:44:00Z">
              <w:rPr>
                <w:rFonts w:ascii="Times New Roman" w:eastAsia="Calibri" w:hAnsi="Times New Roman" w:cs="Times New Roman"/>
                <w:sz w:val="28"/>
                <w:szCs w:val="28"/>
                <w:shd w:val="clear" w:color="auto" w:fill="FFFFFF"/>
                <w:lang w:val="en-US"/>
              </w:rPr>
            </w:rPrChange>
          </w:rPr>
          <w:t xml:space="preserve">                    passwordfield1.Visibility = </w:t>
        </w:r>
        <w:proofErr w:type="spellStart"/>
        <w:r w:rsidRPr="00CA1CA9">
          <w:rPr>
            <w:rFonts w:ascii="Times New Roman" w:eastAsia="Calibri" w:hAnsi="Times New Roman" w:cs="Times New Roman"/>
            <w:sz w:val="20"/>
            <w:szCs w:val="20"/>
            <w:shd w:val="clear" w:color="auto" w:fill="FFFFFF"/>
            <w:lang w:val="en-US"/>
            <w:rPrChange w:id="15194" w:author="Airat Shigapov" w:date="2021-10-29T16:44:00Z">
              <w:rPr>
                <w:rFonts w:ascii="Times New Roman" w:eastAsia="Calibri" w:hAnsi="Times New Roman" w:cs="Times New Roman"/>
                <w:sz w:val="28"/>
                <w:szCs w:val="28"/>
                <w:shd w:val="clear" w:color="auto" w:fill="FFFFFF"/>
                <w:lang w:val="en-US"/>
              </w:rPr>
            </w:rPrChange>
          </w:rPr>
          <w:t>Visibility.Visible</w:t>
        </w:r>
        <w:proofErr w:type="spellEnd"/>
        <w:r w:rsidRPr="00CA1CA9">
          <w:rPr>
            <w:rFonts w:ascii="Times New Roman" w:eastAsia="Calibri" w:hAnsi="Times New Roman" w:cs="Times New Roman"/>
            <w:sz w:val="20"/>
            <w:szCs w:val="20"/>
            <w:shd w:val="clear" w:color="auto" w:fill="FFFFFF"/>
            <w:lang w:val="en-US"/>
            <w:rPrChange w:id="15195" w:author="Airat Shigapov" w:date="2021-10-29T16:44:00Z">
              <w:rPr>
                <w:rFonts w:ascii="Times New Roman" w:eastAsia="Calibri" w:hAnsi="Times New Roman" w:cs="Times New Roman"/>
                <w:sz w:val="28"/>
                <w:szCs w:val="28"/>
                <w:shd w:val="clear" w:color="auto" w:fill="FFFFFF"/>
                <w:lang w:val="en-US"/>
              </w:rPr>
            </w:rPrChange>
          </w:rPr>
          <w:t>;</w:t>
        </w:r>
      </w:ins>
    </w:p>
    <w:p w14:paraId="0101F5F4" w14:textId="77777777" w:rsidR="00CC67A4" w:rsidRPr="00CA1CA9" w:rsidRDefault="00CC67A4" w:rsidP="00CC67A4">
      <w:pPr>
        <w:rPr>
          <w:ins w:id="15196" w:author="Airat Shigapov" w:date="2021-10-29T16:41:00Z"/>
          <w:rFonts w:ascii="Times New Roman" w:eastAsia="Calibri" w:hAnsi="Times New Roman" w:cs="Times New Roman"/>
          <w:sz w:val="20"/>
          <w:szCs w:val="20"/>
          <w:shd w:val="clear" w:color="auto" w:fill="FFFFFF"/>
          <w:lang w:val="en-US"/>
          <w:rPrChange w:id="15197" w:author="Airat Shigapov" w:date="2021-10-29T16:44:00Z">
            <w:rPr>
              <w:ins w:id="15198" w:author="Airat Shigapov" w:date="2021-10-29T16:41:00Z"/>
              <w:rFonts w:ascii="Times New Roman" w:eastAsia="Calibri" w:hAnsi="Times New Roman" w:cs="Times New Roman"/>
              <w:sz w:val="28"/>
              <w:szCs w:val="28"/>
              <w:shd w:val="clear" w:color="auto" w:fill="FFFFFF"/>
              <w:lang w:val="en-US"/>
            </w:rPr>
          </w:rPrChange>
        </w:rPr>
      </w:pPr>
      <w:ins w:id="15199" w:author="Airat Shigapov" w:date="2021-10-29T16:41:00Z">
        <w:r w:rsidRPr="00CA1CA9">
          <w:rPr>
            <w:rFonts w:ascii="Times New Roman" w:eastAsia="Calibri" w:hAnsi="Times New Roman" w:cs="Times New Roman"/>
            <w:sz w:val="20"/>
            <w:szCs w:val="20"/>
            <w:shd w:val="clear" w:color="auto" w:fill="FFFFFF"/>
            <w:lang w:val="en-US"/>
            <w:rPrChange w:id="15200" w:author="Airat Shigapov" w:date="2021-10-29T16:44:00Z">
              <w:rPr>
                <w:rFonts w:ascii="Times New Roman" w:eastAsia="Calibri" w:hAnsi="Times New Roman" w:cs="Times New Roman"/>
                <w:sz w:val="28"/>
                <w:szCs w:val="28"/>
                <w:shd w:val="clear" w:color="auto" w:fill="FFFFFF"/>
                <w:lang w:val="en-US"/>
              </w:rPr>
            </w:rPrChange>
          </w:rPr>
          <w:t xml:space="preserve">                    passwordfield2.Visibility = </w:t>
        </w:r>
        <w:proofErr w:type="spellStart"/>
        <w:r w:rsidRPr="00CA1CA9">
          <w:rPr>
            <w:rFonts w:ascii="Times New Roman" w:eastAsia="Calibri" w:hAnsi="Times New Roman" w:cs="Times New Roman"/>
            <w:sz w:val="20"/>
            <w:szCs w:val="20"/>
            <w:shd w:val="clear" w:color="auto" w:fill="FFFFFF"/>
            <w:lang w:val="en-US"/>
            <w:rPrChange w:id="15201" w:author="Airat Shigapov" w:date="2021-10-29T16:44:00Z">
              <w:rPr>
                <w:rFonts w:ascii="Times New Roman" w:eastAsia="Calibri" w:hAnsi="Times New Roman" w:cs="Times New Roman"/>
                <w:sz w:val="28"/>
                <w:szCs w:val="28"/>
                <w:shd w:val="clear" w:color="auto" w:fill="FFFFFF"/>
                <w:lang w:val="en-US"/>
              </w:rPr>
            </w:rPrChange>
          </w:rPr>
          <w:t>Visibility.Visible</w:t>
        </w:r>
        <w:proofErr w:type="spellEnd"/>
        <w:r w:rsidRPr="00CA1CA9">
          <w:rPr>
            <w:rFonts w:ascii="Times New Roman" w:eastAsia="Calibri" w:hAnsi="Times New Roman" w:cs="Times New Roman"/>
            <w:sz w:val="20"/>
            <w:szCs w:val="20"/>
            <w:shd w:val="clear" w:color="auto" w:fill="FFFFFF"/>
            <w:lang w:val="en-US"/>
            <w:rPrChange w:id="15202" w:author="Airat Shigapov" w:date="2021-10-29T16:44:00Z">
              <w:rPr>
                <w:rFonts w:ascii="Times New Roman" w:eastAsia="Calibri" w:hAnsi="Times New Roman" w:cs="Times New Roman"/>
                <w:sz w:val="28"/>
                <w:szCs w:val="28"/>
                <w:shd w:val="clear" w:color="auto" w:fill="FFFFFF"/>
                <w:lang w:val="en-US"/>
              </w:rPr>
            </w:rPrChange>
          </w:rPr>
          <w:t>;</w:t>
        </w:r>
      </w:ins>
    </w:p>
    <w:p w14:paraId="43453156" w14:textId="77777777" w:rsidR="00CC67A4" w:rsidRPr="00CA1CA9" w:rsidRDefault="00CC67A4" w:rsidP="00CC67A4">
      <w:pPr>
        <w:rPr>
          <w:ins w:id="15203" w:author="Airat Shigapov" w:date="2021-10-29T16:41:00Z"/>
          <w:rFonts w:ascii="Times New Roman" w:eastAsia="Calibri" w:hAnsi="Times New Roman" w:cs="Times New Roman"/>
          <w:sz w:val="20"/>
          <w:szCs w:val="20"/>
          <w:shd w:val="clear" w:color="auto" w:fill="FFFFFF"/>
          <w:lang w:val="en-US"/>
          <w:rPrChange w:id="15204" w:author="Airat Shigapov" w:date="2021-10-29T16:44:00Z">
            <w:rPr>
              <w:ins w:id="15205" w:author="Airat Shigapov" w:date="2021-10-29T16:41:00Z"/>
              <w:rFonts w:ascii="Times New Roman" w:eastAsia="Calibri" w:hAnsi="Times New Roman" w:cs="Times New Roman"/>
              <w:sz w:val="28"/>
              <w:szCs w:val="28"/>
              <w:shd w:val="clear" w:color="auto" w:fill="FFFFFF"/>
              <w:lang w:val="en-US"/>
            </w:rPr>
          </w:rPrChange>
        </w:rPr>
      </w:pPr>
      <w:ins w:id="15206" w:author="Airat Shigapov" w:date="2021-10-29T16:41:00Z">
        <w:r w:rsidRPr="00CA1CA9">
          <w:rPr>
            <w:rFonts w:ascii="Times New Roman" w:eastAsia="Calibri" w:hAnsi="Times New Roman" w:cs="Times New Roman"/>
            <w:sz w:val="20"/>
            <w:szCs w:val="20"/>
            <w:shd w:val="clear" w:color="auto" w:fill="FFFFFF"/>
            <w:lang w:val="en-US"/>
            <w:rPrChange w:id="15207" w:author="Airat Shigapov" w:date="2021-10-29T16:44:00Z">
              <w:rPr>
                <w:rFonts w:ascii="Times New Roman" w:eastAsia="Calibri" w:hAnsi="Times New Roman" w:cs="Times New Roman"/>
                <w:sz w:val="28"/>
                <w:szCs w:val="28"/>
                <w:shd w:val="clear" w:color="auto" w:fill="FFFFFF"/>
                <w:lang w:val="en-US"/>
              </w:rPr>
            </w:rPrChange>
          </w:rPr>
          <w:t xml:space="preserve">                }</w:t>
        </w:r>
      </w:ins>
    </w:p>
    <w:p w14:paraId="508283B6" w14:textId="77777777" w:rsidR="00CC67A4" w:rsidRPr="00CA1CA9" w:rsidRDefault="00CC67A4" w:rsidP="00CC67A4">
      <w:pPr>
        <w:rPr>
          <w:ins w:id="15208" w:author="Airat Shigapov" w:date="2021-10-29T16:41:00Z"/>
          <w:rFonts w:ascii="Times New Roman" w:eastAsia="Calibri" w:hAnsi="Times New Roman" w:cs="Times New Roman"/>
          <w:sz w:val="20"/>
          <w:szCs w:val="20"/>
          <w:shd w:val="clear" w:color="auto" w:fill="FFFFFF"/>
          <w:lang w:val="en-US"/>
          <w:rPrChange w:id="15209" w:author="Airat Shigapov" w:date="2021-10-29T16:44:00Z">
            <w:rPr>
              <w:ins w:id="15210" w:author="Airat Shigapov" w:date="2021-10-29T16:41:00Z"/>
              <w:rFonts w:ascii="Times New Roman" w:eastAsia="Calibri" w:hAnsi="Times New Roman" w:cs="Times New Roman"/>
              <w:sz w:val="28"/>
              <w:szCs w:val="28"/>
              <w:shd w:val="clear" w:color="auto" w:fill="FFFFFF"/>
              <w:lang w:val="en-US"/>
            </w:rPr>
          </w:rPrChange>
        </w:rPr>
      </w:pPr>
      <w:ins w:id="15211" w:author="Airat Shigapov" w:date="2021-10-29T16:41:00Z">
        <w:r w:rsidRPr="00CA1CA9">
          <w:rPr>
            <w:rFonts w:ascii="Times New Roman" w:eastAsia="Calibri" w:hAnsi="Times New Roman" w:cs="Times New Roman"/>
            <w:sz w:val="20"/>
            <w:szCs w:val="20"/>
            <w:shd w:val="clear" w:color="auto" w:fill="FFFFFF"/>
            <w:lang w:val="en-US"/>
            <w:rPrChange w:id="15212" w:author="Airat Shigapov" w:date="2021-10-29T16:44:00Z">
              <w:rPr>
                <w:rFonts w:ascii="Times New Roman" w:eastAsia="Calibri" w:hAnsi="Times New Roman" w:cs="Times New Roman"/>
                <w:sz w:val="28"/>
                <w:szCs w:val="28"/>
                <w:shd w:val="clear" w:color="auto" w:fill="FFFFFF"/>
                <w:lang w:val="en-US"/>
              </w:rPr>
            </w:rPrChange>
          </w:rPr>
          <w:t xml:space="preserve">                else</w:t>
        </w:r>
      </w:ins>
    </w:p>
    <w:p w14:paraId="3A03CFC2" w14:textId="77777777" w:rsidR="00CC67A4" w:rsidRPr="00CA1CA9" w:rsidRDefault="00CC67A4" w:rsidP="00CC67A4">
      <w:pPr>
        <w:rPr>
          <w:ins w:id="15213" w:author="Airat Shigapov" w:date="2021-10-29T16:41:00Z"/>
          <w:rFonts w:ascii="Times New Roman" w:eastAsia="Calibri" w:hAnsi="Times New Roman" w:cs="Times New Roman"/>
          <w:sz w:val="20"/>
          <w:szCs w:val="20"/>
          <w:shd w:val="clear" w:color="auto" w:fill="FFFFFF"/>
          <w:lang w:val="en-US"/>
          <w:rPrChange w:id="15214" w:author="Airat Shigapov" w:date="2021-10-29T16:44:00Z">
            <w:rPr>
              <w:ins w:id="15215" w:author="Airat Shigapov" w:date="2021-10-29T16:41:00Z"/>
              <w:rFonts w:ascii="Times New Roman" w:eastAsia="Calibri" w:hAnsi="Times New Roman" w:cs="Times New Roman"/>
              <w:sz w:val="28"/>
              <w:szCs w:val="28"/>
              <w:shd w:val="clear" w:color="auto" w:fill="FFFFFF"/>
              <w:lang w:val="en-US"/>
            </w:rPr>
          </w:rPrChange>
        </w:rPr>
      </w:pPr>
      <w:ins w:id="15216" w:author="Airat Shigapov" w:date="2021-10-29T16:41:00Z">
        <w:r w:rsidRPr="00CA1CA9">
          <w:rPr>
            <w:rFonts w:ascii="Times New Roman" w:eastAsia="Calibri" w:hAnsi="Times New Roman" w:cs="Times New Roman"/>
            <w:sz w:val="20"/>
            <w:szCs w:val="20"/>
            <w:shd w:val="clear" w:color="auto" w:fill="FFFFFF"/>
            <w:lang w:val="en-US"/>
            <w:rPrChange w:id="15217" w:author="Airat Shigapov" w:date="2021-10-29T16:44:00Z">
              <w:rPr>
                <w:rFonts w:ascii="Times New Roman" w:eastAsia="Calibri" w:hAnsi="Times New Roman" w:cs="Times New Roman"/>
                <w:sz w:val="28"/>
                <w:szCs w:val="28"/>
                <w:shd w:val="clear" w:color="auto" w:fill="FFFFFF"/>
                <w:lang w:val="en-US"/>
              </w:rPr>
            </w:rPrChange>
          </w:rPr>
          <w:t xml:space="preserve">                {</w:t>
        </w:r>
      </w:ins>
    </w:p>
    <w:p w14:paraId="3F461BDF" w14:textId="77777777" w:rsidR="00CC67A4" w:rsidRPr="00CA1CA9" w:rsidRDefault="00CC67A4" w:rsidP="00CC67A4">
      <w:pPr>
        <w:rPr>
          <w:ins w:id="15218" w:author="Airat Shigapov" w:date="2021-10-29T16:41:00Z"/>
          <w:rFonts w:ascii="Times New Roman" w:eastAsia="Calibri" w:hAnsi="Times New Roman" w:cs="Times New Roman"/>
          <w:sz w:val="20"/>
          <w:szCs w:val="20"/>
          <w:shd w:val="clear" w:color="auto" w:fill="FFFFFF"/>
          <w:lang w:val="en-US"/>
          <w:rPrChange w:id="15219" w:author="Airat Shigapov" w:date="2021-10-29T16:44:00Z">
            <w:rPr>
              <w:ins w:id="15220" w:author="Airat Shigapov" w:date="2021-10-29T16:41:00Z"/>
              <w:rFonts w:ascii="Times New Roman" w:eastAsia="Calibri" w:hAnsi="Times New Roman" w:cs="Times New Roman"/>
              <w:sz w:val="28"/>
              <w:szCs w:val="28"/>
              <w:shd w:val="clear" w:color="auto" w:fill="FFFFFF"/>
              <w:lang w:val="en-US"/>
            </w:rPr>
          </w:rPrChange>
        </w:rPr>
      </w:pPr>
      <w:ins w:id="15221" w:author="Airat Shigapov" w:date="2021-10-29T16:41:00Z">
        <w:r w:rsidRPr="00CA1CA9">
          <w:rPr>
            <w:rFonts w:ascii="Times New Roman" w:eastAsia="Calibri" w:hAnsi="Times New Roman" w:cs="Times New Roman"/>
            <w:sz w:val="20"/>
            <w:szCs w:val="20"/>
            <w:shd w:val="clear" w:color="auto" w:fill="FFFFFF"/>
            <w:lang w:val="en-US"/>
            <w:rPrChange w:id="15222" w:author="Airat Shigapov" w:date="2021-10-29T16:44:00Z">
              <w:rPr>
                <w:rFonts w:ascii="Times New Roman" w:eastAsia="Calibri" w:hAnsi="Times New Roman" w:cs="Times New Roman"/>
                <w:sz w:val="28"/>
                <w:szCs w:val="28"/>
                <w:shd w:val="clear" w:color="auto" w:fill="FFFFFF"/>
                <w:lang w:val="en-US"/>
              </w:rPr>
            </w:rPrChange>
          </w:rPr>
          <w:t xml:space="preserve">                    </w:t>
        </w:r>
        <w:proofErr w:type="spellStart"/>
        <w:r w:rsidRPr="00CA1CA9">
          <w:rPr>
            <w:rFonts w:ascii="Times New Roman" w:eastAsia="Calibri" w:hAnsi="Times New Roman" w:cs="Times New Roman"/>
            <w:sz w:val="20"/>
            <w:szCs w:val="20"/>
            <w:shd w:val="clear" w:color="auto" w:fill="FFFFFF"/>
            <w:lang w:val="en-US"/>
            <w:rPrChange w:id="15223" w:author="Airat Shigapov" w:date="2021-10-29T16:44:00Z">
              <w:rPr>
                <w:rFonts w:ascii="Times New Roman" w:eastAsia="Calibri" w:hAnsi="Times New Roman" w:cs="Times New Roman"/>
                <w:sz w:val="28"/>
                <w:szCs w:val="28"/>
                <w:shd w:val="clear" w:color="auto" w:fill="FFFFFF"/>
                <w:lang w:val="en-US"/>
              </w:rPr>
            </w:rPrChange>
          </w:rPr>
          <w:t>passNewWar.Visibility</w:t>
        </w:r>
        <w:proofErr w:type="spellEnd"/>
        <w:r w:rsidRPr="00CA1CA9">
          <w:rPr>
            <w:rFonts w:ascii="Times New Roman" w:eastAsia="Calibri" w:hAnsi="Times New Roman" w:cs="Times New Roman"/>
            <w:sz w:val="20"/>
            <w:szCs w:val="20"/>
            <w:shd w:val="clear" w:color="auto" w:fill="FFFFFF"/>
            <w:lang w:val="en-US"/>
            <w:rPrChange w:id="15224" w:author="Airat Shigapov" w:date="2021-10-29T16:44:00Z">
              <w:rPr>
                <w:rFonts w:ascii="Times New Roman" w:eastAsia="Calibri" w:hAnsi="Times New Roman" w:cs="Times New Roman"/>
                <w:sz w:val="28"/>
                <w:szCs w:val="28"/>
                <w:shd w:val="clear" w:color="auto" w:fill="FFFFFF"/>
                <w:lang w:val="en-US"/>
              </w:rPr>
            </w:rPrChange>
          </w:rPr>
          <w:t xml:space="preserve"> = </w:t>
        </w:r>
        <w:proofErr w:type="spellStart"/>
        <w:r w:rsidRPr="00CA1CA9">
          <w:rPr>
            <w:rFonts w:ascii="Times New Roman" w:eastAsia="Calibri" w:hAnsi="Times New Roman" w:cs="Times New Roman"/>
            <w:sz w:val="20"/>
            <w:szCs w:val="20"/>
            <w:shd w:val="clear" w:color="auto" w:fill="FFFFFF"/>
            <w:lang w:val="en-US"/>
            <w:rPrChange w:id="15225" w:author="Airat Shigapov" w:date="2021-10-29T16:44:00Z">
              <w:rPr>
                <w:rFonts w:ascii="Times New Roman" w:eastAsia="Calibri" w:hAnsi="Times New Roman" w:cs="Times New Roman"/>
                <w:sz w:val="28"/>
                <w:szCs w:val="28"/>
                <w:shd w:val="clear" w:color="auto" w:fill="FFFFFF"/>
                <w:lang w:val="en-US"/>
              </w:rPr>
            </w:rPrChange>
          </w:rPr>
          <w:t>Visibility.Visible</w:t>
        </w:r>
        <w:proofErr w:type="spellEnd"/>
        <w:r w:rsidRPr="00CA1CA9">
          <w:rPr>
            <w:rFonts w:ascii="Times New Roman" w:eastAsia="Calibri" w:hAnsi="Times New Roman" w:cs="Times New Roman"/>
            <w:sz w:val="20"/>
            <w:szCs w:val="20"/>
            <w:shd w:val="clear" w:color="auto" w:fill="FFFFFF"/>
            <w:lang w:val="en-US"/>
            <w:rPrChange w:id="15226" w:author="Airat Shigapov" w:date="2021-10-29T16:44:00Z">
              <w:rPr>
                <w:rFonts w:ascii="Times New Roman" w:eastAsia="Calibri" w:hAnsi="Times New Roman" w:cs="Times New Roman"/>
                <w:sz w:val="28"/>
                <w:szCs w:val="28"/>
                <w:shd w:val="clear" w:color="auto" w:fill="FFFFFF"/>
                <w:lang w:val="en-US"/>
              </w:rPr>
            </w:rPrChange>
          </w:rPr>
          <w:t>;</w:t>
        </w:r>
      </w:ins>
    </w:p>
    <w:p w14:paraId="7FA7FE0B" w14:textId="77777777" w:rsidR="00CC67A4" w:rsidRPr="00CA1CA9" w:rsidRDefault="00CC67A4" w:rsidP="00CC67A4">
      <w:pPr>
        <w:rPr>
          <w:ins w:id="15227" w:author="Airat Shigapov" w:date="2021-10-29T16:41:00Z"/>
          <w:rFonts w:ascii="Times New Roman" w:eastAsia="Calibri" w:hAnsi="Times New Roman" w:cs="Times New Roman"/>
          <w:sz w:val="20"/>
          <w:szCs w:val="20"/>
          <w:shd w:val="clear" w:color="auto" w:fill="FFFFFF"/>
          <w:lang w:val="en-US"/>
          <w:rPrChange w:id="15228" w:author="Airat Shigapov" w:date="2021-10-29T16:44:00Z">
            <w:rPr>
              <w:ins w:id="15229" w:author="Airat Shigapov" w:date="2021-10-29T16:41:00Z"/>
              <w:rFonts w:ascii="Times New Roman" w:eastAsia="Calibri" w:hAnsi="Times New Roman" w:cs="Times New Roman"/>
              <w:sz w:val="28"/>
              <w:szCs w:val="28"/>
              <w:shd w:val="clear" w:color="auto" w:fill="FFFFFF"/>
              <w:lang w:val="en-US"/>
            </w:rPr>
          </w:rPrChange>
        </w:rPr>
      </w:pPr>
      <w:ins w:id="15230" w:author="Airat Shigapov" w:date="2021-10-29T16:41:00Z">
        <w:r w:rsidRPr="00CA1CA9">
          <w:rPr>
            <w:rFonts w:ascii="Times New Roman" w:eastAsia="Calibri" w:hAnsi="Times New Roman" w:cs="Times New Roman"/>
            <w:sz w:val="20"/>
            <w:szCs w:val="20"/>
            <w:shd w:val="clear" w:color="auto" w:fill="FFFFFF"/>
            <w:lang w:val="en-US"/>
            <w:rPrChange w:id="15231" w:author="Airat Shigapov" w:date="2021-10-29T16:44:00Z">
              <w:rPr>
                <w:rFonts w:ascii="Times New Roman" w:eastAsia="Calibri" w:hAnsi="Times New Roman" w:cs="Times New Roman"/>
                <w:sz w:val="28"/>
                <w:szCs w:val="28"/>
                <w:shd w:val="clear" w:color="auto" w:fill="FFFFFF"/>
                <w:lang w:val="en-US"/>
              </w:rPr>
            </w:rPrChange>
          </w:rPr>
          <w:t xml:space="preserve">                }            </w:t>
        </w:r>
      </w:ins>
    </w:p>
    <w:p w14:paraId="6AC9E980" w14:textId="77777777" w:rsidR="00CC67A4" w:rsidRPr="00CA1CA9" w:rsidRDefault="00CC67A4" w:rsidP="00CC67A4">
      <w:pPr>
        <w:rPr>
          <w:ins w:id="15232" w:author="Airat Shigapov" w:date="2021-10-29T16:41:00Z"/>
          <w:rFonts w:ascii="Times New Roman" w:eastAsia="Calibri" w:hAnsi="Times New Roman" w:cs="Times New Roman"/>
          <w:sz w:val="20"/>
          <w:szCs w:val="20"/>
          <w:shd w:val="clear" w:color="auto" w:fill="FFFFFF"/>
          <w:lang w:val="en-US"/>
          <w:rPrChange w:id="15233" w:author="Airat Shigapov" w:date="2021-10-29T16:44:00Z">
            <w:rPr>
              <w:ins w:id="15234" w:author="Airat Shigapov" w:date="2021-10-29T16:41:00Z"/>
              <w:rFonts w:ascii="Times New Roman" w:eastAsia="Calibri" w:hAnsi="Times New Roman" w:cs="Times New Roman"/>
              <w:sz w:val="28"/>
              <w:szCs w:val="28"/>
              <w:shd w:val="clear" w:color="auto" w:fill="FFFFFF"/>
              <w:lang w:val="en-US"/>
            </w:rPr>
          </w:rPrChange>
        </w:rPr>
      </w:pPr>
      <w:ins w:id="15235" w:author="Airat Shigapov" w:date="2021-10-29T16:41:00Z">
        <w:r w:rsidRPr="00CA1CA9">
          <w:rPr>
            <w:rFonts w:ascii="Times New Roman" w:eastAsia="Calibri" w:hAnsi="Times New Roman" w:cs="Times New Roman"/>
            <w:sz w:val="20"/>
            <w:szCs w:val="20"/>
            <w:shd w:val="clear" w:color="auto" w:fill="FFFFFF"/>
            <w:lang w:val="en-US"/>
            <w:rPrChange w:id="15236" w:author="Airat Shigapov" w:date="2021-10-29T16:44:00Z">
              <w:rPr>
                <w:rFonts w:ascii="Times New Roman" w:eastAsia="Calibri" w:hAnsi="Times New Roman" w:cs="Times New Roman"/>
                <w:sz w:val="28"/>
                <w:szCs w:val="28"/>
                <w:shd w:val="clear" w:color="auto" w:fill="FFFFFF"/>
                <w:lang w:val="en-US"/>
              </w:rPr>
            </w:rPrChange>
          </w:rPr>
          <w:t xml:space="preserve">            }</w:t>
        </w:r>
      </w:ins>
    </w:p>
    <w:p w14:paraId="5F0FB6EE" w14:textId="77777777" w:rsidR="00CC67A4" w:rsidRPr="00CA1CA9" w:rsidRDefault="00CC67A4" w:rsidP="00CC67A4">
      <w:pPr>
        <w:rPr>
          <w:ins w:id="15237" w:author="Airat Shigapov" w:date="2021-10-29T16:41:00Z"/>
          <w:rFonts w:ascii="Times New Roman" w:eastAsia="Calibri" w:hAnsi="Times New Roman" w:cs="Times New Roman"/>
          <w:sz w:val="20"/>
          <w:szCs w:val="20"/>
          <w:shd w:val="clear" w:color="auto" w:fill="FFFFFF"/>
          <w:lang w:val="en-US"/>
          <w:rPrChange w:id="15238" w:author="Airat Shigapov" w:date="2021-10-29T16:44:00Z">
            <w:rPr>
              <w:ins w:id="15239" w:author="Airat Shigapov" w:date="2021-10-29T16:41:00Z"/>
              <w:rFonts w:ascii="Times New Roman" w:eastAsia="Calibri" w:hAnsi="Times New Roman" w:cs="Times New Roman"/>
              <w:sz w:val="28"/>
              <w:szCs w:val="28"/>
              <w:shd w:val="clear" w:color="auto" w:fill="FFFFFF"/>
              <w:lang w:val="en-US"/>
            </w:rPr>
          </w:rPrChange>
        </w:rPr>
      </w:pPr>
      <w:ins w:id="15240" w:author="Airat Shigapov" w:date="2021-10-29T16:41:00Z">
        <w:r w:rsidRPr="00CA1CA9">
          <w:rPr>
            <w:rFonts w:ascii="Times New Roman" w:eastAsia="Calibri" w:hAnsi="Times New Roman" w:cs="Times New Roman"/>
            <w:sz w:val="20"/>
            <w:szCs w:val="20"/>
            <w:shd w:val="clear" w:color="auto" w:fill="FFFFFF"/>
            <w:lang w:val="en-US"/>
            <w:rPrChange w:id="15241" w:author="Airat Shigapov" w:date="2021-10-29T16:44:00Z">
              <w:rPr>
                <w:rFonts w:ascii="Times New Roman" w:eastAsia="Calibri" w:hAnsi="Times New Roman" w:cs="Times New Roman"/>
                <w:sz w:val="28"/>
                <w:szCs w:val="28"/>
                <w:shd w:val="clear" w:color="auto" w:fill="FFFFFF"/>
                <w:lang w:val="en-US"/>
              </w:rPr>
            </w:rPrChange>
          </w:rPr>
          <w:t xml:space="preserve">            else</w:t>
        </w:r>
      </w:ins>
    </w:p>
    <w:p w14:paraId="78E9A3CC" w14:textId="77777777" w:rsidR="00CC67A4" w:rsidRPr="00CA1CA9" w:rsidRDefault="00CC67A4" w:rsidP="00CC67A4">
      <w:pPr>
        <w:rPr>
          <w:ins w:id="15242" w:author="Airat Shigapov" w:date="2021-10-29T16:41:00Z"/>
          <w:rFonts w:ascii="Times New Roman" w:eastAsia="Calibri" w:hAnsi="Times New Roman" w:cs="Times New Roman"/>
          <w:sz w:val="20"/>
          <w:szCs w:val="20"/>
          <w:shd w:val="clear" w:color="auto" w:fill="FFFFFF"/>
          <w:lang w:val="en-US"/>
          <w:rPrChange w:id="15243" w:author="Airat Shigapov" w:date="2021-10-29T16:44:00Z">
            <w:rPr>
              <w:ins w:id="15244" w:author="Airat Shigapov" w:date="2021-10-29T16:41:00Z"/>
              <w:rFonts w:ascii="Times New Roman" w:eastAsia="Calibri" w:hAnsi="Times New Roman" w:cs="Times New Roman"/>
              <w:sz w:val="28"/>
              <w:szCs w:val="28"/>
              <w:shd w:val="clear" w:color="auto" w:fill="FFFFFF"/>
              <w:lang w:val="en-US"/>
            </w:rPr>
          </w:rPrChange>
        </w:rPr>
      </w:pPr>
      <w:ins w:id="15245" w:author="Airat Shigapov" w:date="2021-10-29T16:41:00Z">
        <w:r w:rsidRPr="00CA1CA9">
          <w:rPr>
            <w:rFonts w:ascii="Times New Roman" w:eastAsia="Calibri" w:hAnsi="Times New Roman" w:cs="Times New Roman"/>
            <w:sz w:val="20"/>
            <w:szCs w:val="20"/>
            <w:shd w:val="clear" w:color="auto" w:fill="FFFFFF"/>
            <w:lang w:val="en-US"/>
            <w:rPrChange w:id="15246" w:author="Airat Shigapov" w:date="2021-10-29T16:44:00Z">
              <w:rPr>
                <w:rFonts w:ascii="Times New Roman" w:eastAsia="Calibri" w:hAnsi="Times New Roman" w:cs="Times New Roman"/>
                <w:sz w:val="28"/>
                <w:szCs w:val="28"/>
                <w:shd w:val="clear" w:color="auto" w:fill="FFFFFF"/>
                <w:lang w:val="en-US"/>
              </w:rPr>
            </w:rPrChange>
          </w:rPr>
          <w:t xml:space="preserve">            {</w:t>
        </w:r>
      </w:ins>
    </w:p>
    <w:p w14:paraId="363DB30F" w14:textId="77777777" w:rsidR="00CC67A4" w:rsidRPr="00CA1CA9" w:rsidRDefault="00CC67A4" w:rsidP="00CC67A4">
      <w:pPr>
        <w:rPr>
          <w:ins w:id="15247" w:author="Airat Shigapov" w:date="2021-10-29T16:41:00Z"/>
          <w:rFonts w:ascii="Times New Roman" w:eastAsia="Calibri" w:hAnsi="Times New Roman" w:cs="Times New Roman"/>
          <w:sz w:val="20"/>
          <w:szCs w:val="20"/>
          <w:shd w:val="clear" w:color="auto" w:fill="FFFFFF"/>
          <w:lang w:val="en-US"/>
          <w:rPrChange w:id="15248" w:author="Airat Shigapov" w:date="2021-10-29T16:44:00Z">
            <w:rPr>
              <w:ins w:id="15249" w:author="Airat Shigapov" w:date="2021-10-29T16:41:00Z"/>
              <w:rFonts w:ascii="Times New Roman" w:eastAsia="Calibri" w:hAnsi="Times New Roman" w:cs="Times New Roman"/>
              <w:sz w:val="28"/>
              <w:szCs w:val="28"/>
              <w:shd w:val="clear" w:color="auto" w:fill="FFFFFF"/>
              <w:lang w:val="en-US"/>
            </w:rPr>
          </w:rPrChange>
        </w:rPr>
      </w:pPr>
      <w:ins w:id="15250" w:author="Airat Shigapov" w:date="2021-10-29T16:41:00Z">
        <w:r w:rsidRPr="00CA1CA9">
          <w:rPr>
            <w:rFonts w:ascii="Times New Roman" w:eastAsia="Calibri" w:hAnsi="Times New Roman" w:cs="Times New Roman"/>
            <w:sz w:val="20"/>
            <w:szCs w:val="20"/>
            <w:shd w:val="clear" w:color="auto" w:fill="FFFFFF"/>
            <w:lang w:val="en-US"/>
            <w:rPrChange w:id="15251" w:author="Airat Shigapov" w:date="2021-10-29T16:44:00Z">
              <w:rPr>
                <w:rFonts w:ascii="Times New Roman" w:eastAsia="Calibri" w:hAnsi="Times New Roman" w:cs="Times New Roman"/>
                <w:sz w:val="28"/>
                <w:szCs w:val="28"/>
                <w:shd w:val="clear" w:color="auto" w:fill="FFFFFF"/>
                <w:lang w:val="en-US"/>
              </w:rPr>
            </w:rPrChange>
          </w:rPr>
          <w:t xml:space="preserve">                </w:t>
        </w:r>
        <w:proofErr w:type="spellStart"/>
        <w:r w:rsidRPr="00CA1CA9">
          <w:rPr>
            <w:rFonts w:ascii="Times New Roman" w:eastAsia="Calibri" w:hAnsi="Times New Roman" w:cs="Times New Roman"/>
            <w:sz w:val="20"/>
            <w:szCs w:val="20"/>
            <w:shd w:val="clear" w:color="auto" w:fill="FFFFFF"/>
            <w:lang w:val="en-US"/>
            <w:rPrChange w:id="15252" w:author="Airat Shigapov" w:date="2021-10-29T16:44:00Z">
              <w:rPr>
                <w:rFonts w:ascii="Times New Roman" w:eastAsia="Calibri" w:hAnsi="Times New Roman" w:cs="Times New Roman"/>
                <w:sz w:val="28"/>
                <w:szCs w:val="28"/>
                <w:shd w:val="clear" w:color="auto" w:fill="FFFFFF"/>
                <w:lang w:val="en-US"/>
              </w:rPr>
            </w:rPrChange>
          </w:rPr>
          <w:t>passPastWar.Visibility</w:t>
        </w:r>
        <w:proofErr w:type="spellEnd"/>
        <w:r w:rsidRPr="00CA1CA9">
          <w:rPr>
            <w:rFonts w:ascii="Times New Roman" w:eastAsia="Calibri" w:hAnsi="Times New Roman" w:cs="Times New Roman"/>
            <w:sz w:val="20"/>
            <w:szCs w:val="20"/>
            <w:shd w:val="clear" w:color="auto" w:fill="FFFFFF"/>
            <w:lang w:val="en-US"/>
            <w:rPrChange w:id="15253" w:author="Airat Shigapov" w:date="2021-10-29T16:44:00Z">
              <w:rPr>
                <w:rFonts w:ascii="Times New Roman" w:eastAsia="Calibri" w:hAnsi="Times New Roman" w:cs="Times New Roman"/>
                <w:sz w:val="28"/>
                <w:szCs w:val="28"/>
                <w:shd w:val="clear" w:color="auto" w:fill="FFFFFF"/>
                <w:lang w:val="en-US"/>
              </w:rPr>
            </w:rPrChange>
          </w:rPr>
          <w:t xml:space="preserve"> = </w:t>
        </w:r>
        <w:proofErr w:type="spellStart"/>
        <w:r w:rsidRPr="00CA1CA9">
          <w:rPr>
            <w:rFonts w:ascii="Times New Roman" w:eastAsia="Calibri" w:hAnsi="Times New Roman" w:cs="Times New Roman"/>
            <w:sz w:val="20"/>
            <w:szCs w:val="20"/>
            <w:shd w:val="clear" w:color="auto" w:fill="FFFFFF"/>
            <w:lang w:val="en-US"/>
            <w:rPrChange w:id="15254" w:author="Airat Shigapov" w:date="2021-10-29T16:44:00Z">
              <w:rPr>
                <w:rFonts w:ascii="Times New Roman" w:eastAsia="Calibri" w:hAnsi="Times New Roman" w:cs="Times New Roman"/>
                <w:sz w:val="28"/>
                <w:szCs w:val="28"/>
                <w:shd w:val="clear" w:color="auto" w:fill="FFFFFF"/>
                <w:lang w:val="en-US"/>
              </w:rPr>
            </w:rPrChange>
          </w:rPr>
          <w:t>Visibility.Visible</w:t>
        </w:r>
        <w:proofErr w:type="spellEnd"/>
        <w:r w:rsidRPr="00CA1CA9">
          <w:rPr>
            <w:rFonts w:ascii="Times New Roman" w:eastAsia="Calibri" w:hAnsi="Times New Roman" w:cs="Times New Roman"/>
            <w:sz w:val="20"/>
            <w:szCs w:val="20"/>
            <w:shd w:val="clear" w:color="auto" w:fill="FFFFFF"/>
            <w:lang w:val="en-US"/>
            <w:rPrChange w:id="15255" w:author="Airat Shigapov" w:date="2021-10-29T16:44:00Z">
              <w:rPr>
                <w:rFonts w:ascii="Times New Roman" w:eastAsia="Calibri" w:hAnsi="Times New Roman" w:cs="Times New Roman"/>
                <w:sz w:val="28"/>
                <w:szCs w:val="28"/>
                <w:shd w:val="clear" w:color="auto" w:fill="FFFFFF"/>
                <w:lang w:val="en-US"/>
              </w:rPr>
            </w:rPrChange>
          </w:rPr>
          <w:t>;</w:t>
        </w:r>
      </w:ins>
    </w:p>
    <w:p w14:paraId="780B1A4A" w14:textId="77777777" w:rsidR="00CC67A4" w:rsidRPr="00CA1CA9" w:rsidRDefault="00CC67A4" w:rsidP="00CC67A4">
      <w:pPr>
        <w:rPr>
          <w:ins w:id="15256" w:author="Airat Shigapov" w:date="2021-10-29T16:41:00Z"/>
          <w:rFonts w:ascii="Times New Roman" w:eastAsia="Calibri" w:hAnsi="Times New Roman" w:cs="Times New Roman"/>
          <w:sz w:val="20"/>
          <w:szCs w:val="20"/>
          <w:shd w:val="clear" w:color="auto" w:fill="FFFFFF"/>
          <w:lang w:val="en-US"/>
          <w:rPrChange w:id="15257" w:author="Airat Shigapov" w:date="2021-10-29T16:44:00Z">
            <w:rPr>
              <w:ins w:id="15258" w:author="Airat Shigapov" w:date="2021-10-29T16:41:00Z"/>
              <w:rFonts w:ascii="Times New Roman" w:eastAsia="Calibri" w:hAnsi="Times New Roman" w:cs="Times New Roman"/>
              <w:sz w:val="28"/>
              <w:szCs w:val="28"/>
              <w:shd w:val="clear" w:color="auto" w:fill="FFFFFF"/>
              <w:lang w:val="en-US"/>
            </w:rPr>
          </w:rPrChange>
        </w:rPr>
      </w:pPr>
      <w:ins w:id="15259" w:author="Airat Shigapov" w:date="2021-10-29T16:41:00Z">
        <w:r w:rsidRPr="00CA1CA9">
          <w:rPr>
            <w:rFonts w:ascii="Times New Roman" w:eastAsia="Calibri" w:hAnsi="Times New Roman" w:cs="Times New Roman"/>
            <w:sz w:val="20"/>
            <w:szCs w:val="20"/>
            <w:shd w:val="clear" w:color="auto" w:fill="FFFFFF"/>
            <w:lang w:val="en-US"/>
            <w:rPrChange w:id="15260" w:author="Airat Shigapov" w:date="2021-10-29T16:44:00Z">
              <w:rPr>
                <w:rFonts w:ascii="Times New Roman" w:eastAsia="Calibri" w:hAnsi="Times New Roman" w:cs="Times New Roman"/>
                <w:sz w:val="28"/>
                <w:szCs w:val="28"/>
                <w:shd w:val="clear" w:color="auto" w:fill="FFFFFF"/>
                <w:lang w:val="en-US"/>
              </w:rPr>
            </w:rPrChange>
          </w:rPr>
          <w:t xml:space="preserve">            }</w:t>
        </w:r>
      </w:ins>
    </w:p>
    <w:p w14:paraId="5CFC92E6" w14:textId="77777777" w:rsidR="00CC67A4" w:rsidRPr="00CA1CA9" w:rsidRDefault="00CC67A4" w:rsidP="00CC67A4">
      <w:pPr>
        <w:rPr>
          <w:ins w:id="15261" w:author="Airat Shigapov" w:date="2021-10-29T16:41:00Z"/>
          <w:rFonts w:ascii="Times New Roman" w:eastAsia="Calibri" w:hAnsi="Times New Roman" w:cs="Times New Roman"/>
          <w:sz w:val="20"/>
          <w:szCs w:val="20"/>
          <w:shd w:val="clear" w:color="auto" w:fill="FFFFFF"/>
          <w:lang w:val="en-US"/>
          <w:rPrChange w:id="15262" w:author="Airat Shigapov" w:date="2021-10-29T16:44:00Z">
            <w:rPr>
              <w:ins w:id="15263" w:author="Airat Shigapov" w:date="2021-10-29T16:41:00Z"/>
              <w:rFonts w:ascii="Times New Roman" w:eastAsia="Calibri" w:hAnsi="Times New Roman" w:cs="Times New Roman"/>
              <w:sz w:val="28"/>
              <w:szCs w:val="28"/>
              <w:shd w:val="clear" w:color="auto" w:fill="FFFFFF"/>
              <w:lang w:val="en-US"/>
            </w:rPr>
          </w:rPrChange>
        </w:rPr>
      </w:pPr>
      <w:ins w:id="15264" w:author="Airat Shigapov" w:date="2021-10-29T16:41:00Z">
        <w:r w:rsidRPr="00CA1CA9">
          <w:rPr>
            <w:rFonts w:ascii="Times New Roman" w:eastAsia="Calibri" w:hAnsi="Times New Roman" w:cs="Times New Roman"/>
            <w:sz w:val="20"/>
            <w:szCs w:val="20"/>
            <w:shd w:val="clear" w:color="auto" w:fill="FFFFFF"/>
            <w:lang w:val="en-US"/>
            <w:rPrChange w:id="15265" w:author="Airat Shigapov" w:date="2021-10-29T16:44:00Z">
              <w:rPr>
                <w:rFonts w:ascii="Times New Roman" w:eastAsia="Calibri" w:hAnsi="Times New Roman" w:cs="Times New Roman"/>
                <w:sz w:val="28"/>
                <w:szCs w:val="28"/>
                <w:shd w:val="clear" w:color="auto" w:fill="FFFFFF"/>
                <w:lang w:val="en-US"/>
              </w:rPr>
            </w:rPrChange>
          </w:rPr>
          <w:t xml:space="preserve">        }</w:t>
        </w:r>
      </w:ins>
    </w:p>
    <w:p w14:paraId="609C71DF" w14:textId="77777777" w:rsidR="00CC67A4" w:rsidRPr="00CA1CA9" w:rsidRDefault="00CC67A4" w:rsidP="00CC67A4">
      <w:pPr>
        <w:rPr>
          <w:ins w:id="15266" w:author="Airat Shigapov" w:date="2021-10-29T16:41:00Z"/>
          <w:rFonts w:ascii="Times New Roman" w:eastAsia="Calibri" w:hAnsi="Times New Roman" w:cs="Times New Roman"/>
          <w:sz w:val="20"/>
          <w:szCs w:val="20"/>
          <w:shd w:val="clear" w:color="auto" w:fill="FFFFFF"/>
          <w:lang w:val="en-US"/>
          <w:rPrChange w:id="15267" w:author="Airat Shigapov" w:date="2021-10-29T16:44:00Z">
            <w:rPr>
              <w:ins w:id="15268" w:author="Airat Shigapov" w:date="2021-10-29T16:41:00Z"/>
              <w:rFonts w:ascii="Times New Roman" w:eastAsia="Calibri" w:hAnsi="Times New Roman" w:cs="Times New Roman"/>
              <w:sz w:val="28"/>
              <w:szCs w:val="28"/>
              <w:shd w:val="clear" w:color="auto" w:fill="FFFFFF"/>
              <w:lang w:val="en-US"/>
            </w:rPr>
          </w:rPrChange>
        </w:rPr>
      </w:pPr>
    </w:p>
    <w:p w14:paraId="6CC95C90" w14:textId="77777777" w:rsidR="00CC67A4" w:rsidRPr="00CA1CA9" w:rsidRDefault="00CC67A4" w:rsidP="00CC67A4">
      <w:pPr>
        <w:rPr>
          <w:ins w:id="15269" w:author="Airat Shigapov" w:date="2021-10-29T16:41:00Z"/>
          <w:rFonts w:ascii="Times New Roman" w:eastAsia="Calibri" w:hAnsi="Times New Roman" w:cs="Times New Roman"/>
          <w:sz w:val="20"/>
          <w:szCs w:val="20"/>
          <w:shd w:val="clear" w:color="auto" w:fill="FFFFFF"/>
          <w:lang w:val="en-US"/>
          <w:rPrChange w:id="15270" w:author="Airat Shigapov" w:date="2021-10-29T16:44:00Z">
            <w:rPr>
              <w:ins w:id="15271" w:author="Airat Shigapov" w:date="2021-10-29T16:41:00Z"/>
              <w:rFonts w:ascii="Times New Roman" w:eastAsia="Calibri" w:hAnsi="Times New Roman" w:cs="Times New Roman"/>
              <w:sz w:val="28"/>
              <w:szCs w:val="28"/>
              <w:shd w:val="clear" w:color="auto" w:fill="FFFFFF"/>
              <w:lang w:val="en-US"/>
            </w:rPr>
          </w:rPrChange>
        </w:rPr>
      </w:pPr>
      <w:ins w:id="15272" w:author="Airat Shigapov" w:date="2021-10-29T16:41:00Z">
        <w:r w:rsidRPr="00CA1CA9">
          <w:rPr>
            <w:rFonts w:ascii="Times New Roman" w:eastAsia="Calibri" w:hAnsi="Times New Roman" w:cs="Times New Roman"/>
            <w:sz w:val="20"/>
            <w:szCs w:val="20"/>
            <w:shd w:val="clear" w:color="auto" w:fill="FFFFFF"/>
            <w:lang w:val="en-US"/>
            <w:rPrChange w:id="15273" w:author="Airat Shigapov" w:date="2021-10-29T16:44:00Z">
              <w:rPr>
                <w:rFonts w:ascii="Times New Roman" w:eastAsia="Calibri" w:hAnsi="Times New Roman" w:cs="Times New Roman"/>
                <w:sz w:val="28"/>
                <w:szCs w:val="28"/>
                <w:shd w:val="clear" w:color="auto" w:fill="FFFFFF"/>
                <w:lang w:val="en-US"/>
              </w:rPr>
            </w:rPrChange>
          </w:rPr>
          <w:t xml:space="preserve">        private void </w:t>
        </w:r>
        <w:proofErr w:type="spellStart"/>
        <w:r w:rsidRPr="00CA1CA9">
          <w:rPr>
            <w:rFonts w:ascii="Times New Roman" w:eastAsia="Calibri" w:hAnsi="Times New Roman" w:cs="Times New Roman"/>
            <w:sz w:val="20"/>
            <w:szCs w:val="20"/>
            <w:shd w:val="clear" w:color="auto" w:fill="FFFFFF"/>
            <w:lang w:val="en-US"/>
            <w:rPrChange w:id="15274" w:author="Airat Shigapov" w:date="2021-10-29T16:44:00Z">
              <w:rPr>
                <w:rFonts w:ascii="Times New Roman" w:eastAsia="Calibri" w:hAnsi="Times New Roman" w:cs="Times New Roman"/>
                <w:sz w:val="28"/>
                <w:szCs w:val="28"/>
                <w:shd w:val="clear" w:color="auto" w:fill="FFFFFF"/>
                <w:lang w:val="en-US"/>
              </w:rPr>
            </w:rPrChange>
          </w:rPr>
          <w:t>updateButton_</w:t>
        </w:r>
        <w:proofErr w:type="gramStart"/>
        <w:r w:rsidRPr="00CA1CA9">
          <w:rPr>
            <w:rFonts w:ascii="Times New Roman" w:eastAsia="Calibri" w:hAnsi="Times New Roman" w:cs="Times New Roman"/>
            <w:sz w:val="20"/>
            <w:szCs w:val="20"/>
            <w:shd w:val="clear" w:color="auto" w:fill="FFFFFF"/>
            <w:lang w:val="en-US"/>
            <w:rPrChange w:id="15275" w:author="Airat Shigapov" w:date="2021-10-29T16:44:00Z">
              <w:rPr>
                <w:rFonts w:ascii="Times New Roman" w:eastAsia="Calibri" w:hAnsi="Times New Roman" w:cs="Times New Roman"/>
                <w:sz w:val="28"/>
                <w:szCs w:val="28"/>
                <w:shd w:val="clear" w:color="auto" w:fill="FFFFFF"/>
                <w:lang w:val="en-US"/>
              </w:rPr>
            </w:rPrChange>
          </w:rPr>
          <w:t>Click</w:t>
        </w:r>
        <w:proofErr w:type="spellEnd"/>
        <w:r w:rsidRPr="00CA1CA9">
          <w:rPr>
            <w:rFonts w:ascii="Times New Roman" w:eastAsia="Calibri" w:hAnsi="Times New Roman" w:cs="Times New Roman"/>
            <w:sz w:val="20"/>
            <w:szCs w:val="20"/>
            <w:shd w:val="clear" w:color="auto" w:fill="FFFFFF"/>
            <w:lang w:val="en-US"/>
            <w:rPrChange w:id="15276" w:author="Airat Shigapov" w:date="2021-10-29T16:44:00Z">
              <w:rPr>
                <w:rFonts w:ascii="Times New Roman" w:eastAsia="Calibri" w:hAnsi="Times New Roman" w:cs="Times New Roman"/>
                <w:sz w:val="28"/>
                <w:szCs w:val="28"/>
                <w:shd w:val="clear" w:color="auto" w:fill="FFFFFF"/>
                <w:lang w:val="en-US"/>
              </w:rPr>
            </w:rPrChange>
          </w:rPr>
          <w:t>(</w:t>
        </w:r>
        <w:proofErr w:type="gramEnd"/>
        <w:r w:rsidRPr="00CA1CA9">
          <w:rPr>
            <w:rFonts w:ascii="Times New Roman" w:eastAsia="Calibri" w:hAnsi="Times New Roman" w:cs="Times New Roman"/>
            <w:sz w:val="20"/>
            <w:szCs w:val="20"/>
            <w:shd w:val="clear" w:color="auto" w:fill="FFFFFF"/>
            <w:lang w:val="en-US"/>
            <w:rPrChange w:id="15277" w:author="Airat Shigapov" w:date="2021-10-29T16:44:00Z">
              <w:rPr>
                <w:rFonts w:ascii="Times New Roman" w:eastAsia="Calibri" w:hAnsi="Times New Roman" w:cs="Times New Roman"/>
                <w:sz w:val="28"/>
                <w:szCs w:val="28"/>
                <w:shd w:val="clear" w:color="auto" w:fill="FFFFFF"/>
                <w:lang w:val="en-US"/>
              </w:rPr>
            </w:rPrChange>
          </w:rPr>
          <w:t xml:space="preserve">object sender, </w:t>
        </w:r>
        <w:proofErr w:type="spellStart"/>
        <w:r w:rsidRPr="00CA1CA9">
          <w:rPr>
            <w:rFonts w:ascii="Times New Roman" w:eastAsia="Calibri" w:hAnsi="Times New Roman" w:cs="Times New Roman"/>
            <w:sz w:val="20"/>
            <w:szCs w:val="20"/>
            <w:shd w:val="clear" w:color="auto" w:fill="FFFFFF"/>
            <w:lang w:val="en-US"/>
            <w:rPrChange w:id="15278" w:author="Airat Shigapov" w:date="2021-10-29T16:44:00Z">
              <w:rPr>
                <w:rFonts w:ascii="Times New Roman" w:eastAsia="Calibri" w:hAnsi="Times New Roman" w:cs="Times New Roman"/>
                <w:sz w:val="28"/>
                <w:szCs w:val="28"/>
                <w:shd w:val="clear" w:color="auto" w:fill="FFFFFF"/>
                <w:lang w:val="en-US"/>
              </w:rPr>
            </w:rPrChange>
          </w:rPr>
          <w:t>RoutedEventArgs</w:t>
        </w:r>
        <w:proofErr w:type="spellEnd"/>
        <w:r w:rsidRPr="00CA1CA9">
          <w:rPr>
            <w:rFonts w:ascii="Times New Roman" w:eastAsia="Calibri" w:hAnsi="Times New Roman" w:cs="Times New Roman"/>
            <w:sz w:val="20"/>
            <w:szCs w:val="20"/>
            <w:shd w:val="clear" w:color="auto" w:fill="FFFFFF"/>
            <w:lang w:val="en-US"/>
            <w:rPrChange w:id="15279" w:author="Airat Shigapov" w:date="2021-10-29T16:44:00Z">
              <w:rPr>
                <w:rFonts w:ascii="Times New Roman" w:eastAsia="Calibri" w:hAnsi="Times New Roman" w:cs="Times New Roman"/>
                <w:sz w:val="28"/>
                <w:szCs w:val="28"/>
                <w:shd w:val="clear" w:color="auto" w:fill="FFFFFF"/>
                <w:lang w:val="en-US"/>
              </w:rPr>
            </w:rPrChange>
          </w:rPr>
          <w:t xml:space="preserve"> e)</w:t>
        </w:r>
      </w:ins>
    </w:p>
    <w:p w14:paraId="03F0F761" w14:textId="77777777" w:rsidR="00CC67A4" w:rsidRPr="00CA1CA9" w:rsidRDefault="00CC67A4" w:rsidP="00CC67A4">
      <w:pPr>
        <w:rPr>
          <w:ins w:id="15280" w:author="Airat Shigapov" w:date="2021-10-29T16:41:00Z"/>
          <w:rFonts w:ascii="Times New Roman" w:eastAsia="Calibri" w:hAnsi="Times New Roman" w:cs="Times New Roman"/>
          <w:sz w:val="20"/>
          <w:szCs w:val="20"/>
          <w:shd w:val="clear" w:color="auto" w:fill="FFFFFF"/>
          <w:lang w:val="en-US"/>
          <w:rPrChange w:id="15281" w:author="Airat Shigapov" w:date="2021-10-29T16:44:00Z">
            <w:rPr>
              <w:ins w:id="15282" w:author="Airat Shigapov" w:date="2021-10-29T16:41:00Z"/>
              <w:rFonts w:ascii="Times New Roman" w:eastAsia="Calibri" w:hAnsi="Times New Roman" w:cs="Times New Roman"/>
              <w:sz w:val="28"/>
              <w:szCs w:val="28"/>
              <w:shd w:val="clear" w:color="auto" w:fill="FFFFFF"/>
              <w:lang w:val="en-US"/>
            </w:rPr>
          </w:rPrChange>
        </w:rPr>
      </w:pPr>
      <w:ins w:id="15283" w:author="Airat Shigapov" w:date="2021-10-29T16:41:00Z">
        <w:r w:rsidRPr="00CA1CA9">
          <w:rPr>
            <w:rFonts w:ascii="Times New Roman" w:eastAsia="Calibri" w:hAnsi="Times New Roman" w:cs="Times New Roman"/>
            <w:sz w:val="20"/>
            <w:szCs w:val="20"/>
            <w:shd w:val="clear" w:color="auto" w:fill="FFFFFF"/>
            <w:lang w:val="en-US"/>
            <w:rPrChange w:id="15284" w:author="Airat Shigapov" w:date="2021-10-29T16:44:00Z">
              <w:rPr>
                <w:rFonts w:ascii="Times New Roman" w:eastAsia="Calibri" w:hAnsi="Times New Roman" w:cs="Times New Roman"/>
                <w:sz w:val="28"/>
                <w:szCs w:val="28"/>
                <w:shd w:val="clear" w:color="auto" w:fill="FFFFFF"/>
                <w:lang w:val="en-US"/>
              </w:rPr>
            </w:rPrChange>
          </w:rPr>
          <w:t xml:space="preserve">        {</w:t>
        </w:r>
      </w:ins>
    </w:p>
    <w:p w14:paraId="4E4EE97A" w14:textId="77777777" w:rsidR="00CC67A4" w:rsidRPr="00CA1CA9" w:rsidRDefault="00CC67A4" w:rsidP="00CC67A4">
      <w:pPr>
        <w:rPr>
          <w:ins w:id="15285" w:author="Airat Shigapov" w:date="2021-10-29T16:41:00Z"/>
          <w:rFonts w:ascii="Times New Roman" w:eastAsia="Calibri" w:hAnsi="Times New Roman" w:cs="Times New Roman"/>
          <w:sz w:val="20"/>
          <w:szCs w:val="20"/>
          <w:shd w:val="clear" w:color="auto" w:fill="FFFFFF"/>
          <w:lang w:val="en-US"/>
          <w:rPrChange w:id="15286" w:author="Airat Shigapov" w:date="2021-10-29T16:44:00Z">
            <w:rPr>
              <w:ins w:id="15287" w:author="Airat Shigapov" w:date="2021-10-29T16:41:00Z"/>
              <w:rFonts w:ascii="Times New Roman" w:eastAsia="Calibri" w:hAnsi="Times New Roman" w:cs="Times New Roman"/>
              <w:sz w:val="28"/>
              <w:szCs w:val="28"/>
              <w:shd w:val="clear" w:color="auto" w:fill="FFFFFF"/>
              <w:lang w:val="en-US"/>
            </w:rPr>
          </w:rPrChange>
        </w:rPr>
      </w:pPr>
      <w:ins w:id="15288" w:author="Airat Shigapov" w:date="2021-10-29T16:41:00Z">
        <w:r w:rsidRPr="00CA1CA9">
          <w:rPr>
            <w:rFonts w:ascii="Times New Roman" w:eastAsia="Calibri" w:hAnsi="Times New Roman" w:cs="Times New Roman"/>
            <w:sz w:val="20"/>
            <w:szCs w:val="20"/>
            <w:shd w:val="clear" w:color="auto" w:fill="FFFFFF"/>
            <w:lang w:val="en-US"/>
            <w:rPrChange w:id="15289" w:author="Airat Shigapov" w:date="2021-10-29T16:44:00Z">
              <w:rPr>
                <w:rFonts w:ascii="Times New Roman" w:eastAsia="Calibri" w:hAnsi="Times New Roman" w:cs="Times New Roman"/>
                <w:sz w:val="28"/>
                <w:szCs w:val="28"/>
                <w:shd w:val="clear" w:color="auto" w:fill="FFFFFF"/>
                <w:lang w:val="en-US"/>
              </w:rPr>
            </w:rPrChange>
          </w:rPr>
          <w:t xml:space="preserve">            </w:t>
        </w:r>
        <w:proofErr w:type="spellStart"/>
        <w:proofErr w:type="gramStart"/>
        <w:r w:rsidRPr="00CA1CA9">
          <w:rPr>
            <w:rFonts w:ascii="Times New Roman" w:eastAsia="Calibri" w:hAnsi="Times New Roman" w:cs="Times New Roman"/>
            <w:sz w:val="20"/>
            <w:szCs w:val="20"/>
            <w:shd w:val="clear" w:color="auto" w:fill="FFFFFF"/>
            <w:lang w:val="en-US"/>
            <w:rPrChange w:id="15290" w:author="Airat Shigapov" w:date="2021-10-29T16:44:00Z">
              <w:rPr>
                <w:rFonts w:ascii="Times New Roman" w:eastAsia="Calibri" w:hAnsi="Times New Roman" w:cs="Times New Roman"/>
                <w:sz w:val="28"/>
                <w:szCs w:val="28"/>
                <w:shd w:val="clear" w:color="auto" w:fill="FFFFFF"/>
                <w:lang w:val="en-US"/>
              </w:rPr>
            </w:rPrChange>
          </w:rPr>
          <w:t>email.IsEnabled</w:t>
        </w:r>
        <w:proofErr w:type="spellEnd"/>
        <w:proofErr w:type="gramEnd"/>
        <w:r w:rsidRPr="00CA1CA9">
          <w:rPr>
            <w:rFonts w:ascii="Times New Roman" w:eastAsia="Calibri" w:hAnsi="Times New Roman" w:cs="Times New Roman"/>
            <w:sz w:val="20"/>
            <w:szCs w:val="20"/>
            <w:shd w:val="clear" w:color="auto" w:fill="FFFFFF"/>
            <w:lang w:val="en-US"/>
            <w:rPrChange w:id="15291" w:author="Airat Shigapov" w:date="2021-10-29T16:44:00Z">
              <w:rPr>
                <w:rFonts w:ascii="Times New Roman" w:eastAsia="Calibri" w:hAnsi="Times New Roman" w:cs="Times New Roman"/>
                <w:sz w:val="28"/>
                <w:szCs w:val="28"/>
                <w:shd w:val="clear" w:color="auto" w:fill="FFFFFF"/>
                <w:lang w:val="en-US"/>
              </w:rPr>
            </w:rPrChange>
          </w:rPr>
          <w:t xml:space="preserve"> = true;</w:t>
        </w:r>
      </w:ins>
    </w:p>
    <w:p w14:paraId="445FD1B9" w14:textId="77777777" w:rsidR="00CC67A4" w:rsidRPr="00CA1CA9" w:rsidRDefault="00CC67A4" w:rsidP="00CC67A4">
      <w:pPr>
        <w:rPr>
          <w:ins w:id="15292" w:author="Airat Shigapov" w:date="2021-10-29T16:41:00Z"/>
          <w:rFonts w:ascii="Times New Roman" w:eastAsia="Calibri" w:hAnsi="Times New Roman" w:cs="Times New Roman"/>
          <w:sz w:val="20"/>
          <w:szCs w:val="20"/>
          <w:shd w:val="clear" w:color="auto" w:fill="FFFFFF"/>
          <w:lang w:val="en-US"/>
          <w:rPrChange w:id="15293" w:author="Airat Shigapov" w:date="2021-10-29T16:44:00Z">
            <w:rPr>
              <w:ins w:id="15294" w:author="Airat Shigapov" w:date="2021-10-29T16:41:00Z"/>
              <w:rFonts w:ascii="Times New Roman" w:eastAsia="Calibri" w:hAnsi="Times New Roman" w:cs="Times New Roman"/>
              <w:sz w:val="28"/>
              <w:szCs w:val="28"/>
              <w:shd w:val="clear" w:color="auto" w:fill="FFFFFF"/>
              <w:lang w:val="en-US"/>
            </w:rPr>
          </w:rPrChange>
        </w:rPr>
      </w:pPr>
      <w:ins w:id="15295" w:author="Airat Shigapov" w:date="2021-10-29T16:41:00Z">
        <w:r w:rsidRPr="00CA1CA9">
          <w:rPr>
            <w:rFonts w:ascii="Times New Roman" w:eastAsia="Calibri" w:hAnsi="Times New Roman" w:cs="Times New Roman"/>
            <w:sz w:val="20"/>
            <w:szCs w:val="20"/>
            <w:shd w:val="clear" w:color="auto" w:fill="FFFFFF"/>
            <w:lang w:val="en-US"/>
            <w:rPrChange w:id="15296" w:author="Airat Shigapov" w:date="2021-10-29T16:44:00Z">
              <w:rPr>
                <w:rFonts w:ascii="Times New Roman" w:eastAsia="Calibri" w:hAnsi="Times New Roman" w:cs="Times New Roman"/>
                <w:sz w:val="28"/>
                <w:szCs w:val="28"/>
                <w:shd w:val="clear" w:color="auto" w:fill="FFFFFF"/>
                <w:lang w:val="en-US"/>
              </w:rPr>
            </w:rPrChange>
          </w:rPr>
          <w:t xml:space="preserve">            </w:t>
        </w:r>
        <w:proofErr w:type="spellStart"/>
        <w:proofErr w:type="gramStart"/>
        <w:r w:rsidRPr="00CA1CA9">
          <w:rPr>
            <w:rFonts w:ascii="Times New Roman" w:eastAsia="Calibri" w:hAnsi="Times New Roman" w:cs="Times New Roman"/>
            <w:sz w:val="20"/>
            <w:szCs w:val="20"/>
            <w:shd w:val="clear" w:color="auto" w:fill="FFFFFF"/>
            <w:lang w:val="en-US"/>
            <w:rPrChange w:id="15297" w:author="Airat Shigapov" w:date="2021-10-29T16:44:00Z">
              <w:rPr>
                <w:rFonts w:ascii="Times New Roman" w:eastAsia="Calibri" w:hAnsi="Times New Roman" w:cs="Times New Roman"/>
                <w:sz w:val="28"/>
                <w:szCs w:val="28"/>
                <w:shd w:val="clear" w:color="auto" w:fill="FFFFFF"/>
                <w:lang w:val="en-US"/>
              </w:rPr>
            </w:rPrChange>
          </w:rPr>
          <w:t>phone.IsEnabled</w:t>
        </w:r>
        <w:proofErr w:type="spellEnd"/>
        <w:proofErr w:type="gramEnd"/>
        <w:r w:rsidRPr="00CA1CA9">
          <w:rPr>
            <w:rFonts w:ascii="Times New Roman" w:eastAsia="Calibri" w:hAnsi="Times New Roman" w:cs="Times New Roman"/>
            <w:sz w:val="20"/>
            <w:szCs w:val="20"/>
            <w:shd w:val="clear" w:color="auto" w:fill="FFFFFF"/>
            <w:lang w:val="en-US"/>
            <w:rPrChange w:id="15298" w:author="Airat Shigapov" w:date="2021-10-29T16:44:00Z">
              <w:rPr>
                <w:rFonts w:ascii="Times New Roman" w:eastAsia="Calibri" w:hAnsi="Times New Roman" w:cs="Times New Roman"/>
                <w:sz w:val="28"/>
                <w:szCs w:val="28"/>
                <w:shd w:val="clear" w:color="auto" w:fill="FFFFFF"/>
                <w:lang w:val="en-US"/>
              </w:rPr>
            </w:rPrChange>
          </w:rPr>
          <w:t xml:space="preserve"> = true;</w:t>
        </w:r>
      </w:ins>
    </w:p>
    <w:p w14:paraId="2AFD8F55" w14:textId="77777777" w:rsidR="00CC67A4" w:rsidRPr="00CA1CA9" w:rsidRDefault="00CC67A4" w:rsidP="00CC67A4">
      <w:pPr>
        <w:rPr>
          <w:ins w:id="15299" w:author="Airat Shigapov" w:date="2021-10-29T16:41:00Z"/>
          <w:rFonts w:ascii="Times New Roman" w:eastAsia="Calibri" w:hAnsi="Times New Roman" w:cs="Times New Roman"/>
          <w:sz w:val="20"/>
          <w:szCs w:val="20"/>
          <w:shd w:val="clear" w:color="auto" w:fill="FFFFFF"/>
          <w:lang w:val="en-US"/>
          <w:rPrChange w:id="15300" w:author="Airat Shigapov" w:date="2021-10-29T16:44:00Z">
            <w:rPr>
              <w:ins w:id="15301" w:author="Airat Shigapov" w:date="2021-10-29T16:41:00Z"/>
              <w:rFonts w:ascii="Times New Roman" w:eastAsia="Calibri" w:hAnsi="Times New Roman" w:cs="Times New Roman"/>
              <w:sz w:val="28"/>
              <w:szCs w:val="28"/>
              <w:shd w:val="clear" w:color="auto" w:fill="FFFFFF"/>
              <w:lang w:val="en-US"/>
            </w:rPr>
          </w:rPrChange>
        </w:rPr>
      </w:pPr>
      <w:ins w:id="15302" w:author="Airat Shigapov" w:date="2021-10-29T16:41:00Z">
        <w:r w:rsidRPr="00CA1CA9">
          <w:rPr>
            <w:rFonts w:ascii="Times New Roman" w:eastAsia="Calibri" w:hAnsi="Times New Roman" w:cs="Times New Roman"/>
            <w:sz w:val="20"/>
            <w:szCs w:val="20"/>
            <w:shd w:val="clear" w:color="auto" w:fill="FFFFFF"/>
            <w:lang w:val="en-US"/>
            <w:rPrChange w:id="15303" w:author="Airat Shigapov" w:date="2021-10-29T16:44:00Z">
              <w:rPr>
                <w:rFonts w:ascii="Times New Roman" w:eastAsia="Calibri" w:hAnsi="Times New Roman" w:cs="Times New Roman"/>
                <w:sz w:val="28"/>
                <w:szCs w:val="28"/>
                <w:shd w:val="clear" w:color="auto" w:fill="FFFFFF"/>
                <w:lang w:val="en-US"/>
              </w:rPr>
            </w:rPrChange>
          </w:rPr>
          <w:t xml:space="preserve">            </w:t>
        </w:r>
        <w:proofErr w:type="spellStart"/>
        <w:proofErr w:type="gramStart"/>
        <w:r w:rsidRPr="00CA1CA9">
          <w:rPr>
            <w:rFonts w:ascii="Times New Roman" w:eastAsia="Calibri" w:hAnsi="Times New Roman" w:cs="Times New Roman"/>
            <w:sz w:val="20"/>
            <w:szCs w:val="20"/>
            <w:shd w:val="clear" w:color="auto" w:fill="FFFFFF"/>
            <w:lang w:val="en-US"/>
            <w:rPrChange w:id="15304" w:author="Airat Shigapov" w:date="2021-10-29T16:44:00Z">
              <w:rPr>
                <w:rFonts w:ascii="Times New Roman" w:eastAsia="Calibri" w:hAnsi="Times New Roman" w:cs="Times New Roman"/>
                <w:sz w:val="28"/>
                <w:szCs w:val="28"/>
                <w:shd w:val="clear" w:color="auto" w:fill="FFFFFF"/>
                <w:lang w:val="en-US"/>
              </w:rPr>
            </w:rPrChange>
          </w:rPr>
          <w:t>surname.IsEnabled</w:t>
        </w:r>
        <w:proofErr w:type="spellEnd"/>
        <w:proofErr w:type="gramEnd"/>
        <w:r w:rsidRPr="00CA1CA9">
          <w:rPr>
            <w:rFonts w:ascii="Times New Roman" w:eastAsia="Calibri" w:hAnsi="Times New Roman" w:cs="Times New Roman"/>
            <w:sz w:val="20"/>
            <w:szCs w:val="20"/>
            <w:shd w:val="clear" w:color="auto" w:fill="FFFFFF"/>
            <w:lang w:val="en-US"/>
            <w:rPrChange w:id="15305" w:author="Airat Shigapov" w:date="2021-10-29T16:44:00Z">
              <w:rPr>
                <w:rFonts w:ascii="Times New Roman" w:eastAsia="Calibri" w:hAnsi="Times New Roman" w:cs="Times New Roman"/>
                <w:sz w:val="28"/>
                <w:szCs w:val="28"/>
                <w:shd w:val="clear" w:color="auto" w:fill="FFFFFF"/>
                <w:lang w:val="en-US"/>
              </w:rPr>
            </w:rPrChange>
          </w:rPr>
          <w:t xml:space="preserve"> = true;</w:t>
        </w:r>
      </w:ins>
    </w:p>
    <w:p w14:paraId="5C7083A6" w14:textId="77777777" w:rsidR="00CC67A4" w:rsidRPr="00CA1CA9" w:rsidRDefault="00CC67A4" w:rsidP="00CC67A4">
      <w:pPr>
        <w:rPr>
          <w:ins w:id="15306" w:author="Airat Shigapov" w:date="2021-10-29T16:41:00Z"/>
          <w:rFonts w:ascii="Times New Roman" w:eastAsia="Calibri" w:hAnsi="Times New Roman" w:cs="Times New Roman"/>
          <w:sz w:val="20"/>
          <w:szCs w:val="20"/>
          <w:shd w:val="clear" w:color="auto" w:fill="FFFFFF"/>
          <w:lang w:val="en-US"/>
          <w:rPrChange w:id="15307" w:author="Airat Shigapov" w:date="2021-10-29T16:44:00Z">
            <w:rPr>
              <w:ins w:id="15308" w:author="Airat Shigapov" w:date="2021-10-29T16:41:00Z"/>
              <w:rFonts w:ascii="Times New Roman" w:eastAsia="Calibri" w:hAnsi="Times New Roman" w:cs="Times New Roman"/>
              <w:sz w:val="28"/>
              <w:szCs w:val="28"/>
              <w:shd w:val="clear" w:color="auto" w:fill="FFFFFF"/>
              <w:lang w:val="en-US"/>
            </w:rPr>
          </w:rPrChange>
        </w:rPr>
      </w:pPr>
      <w:ins w:id="15309" w:author="Airat Shigapov" w:date="2021-10-29T16:41:00Z">
        <w:r w:rsidRPr="00CA1CA9">
          <w:rPr>
            <w:rFonts w:ascii="Times New Roman" w:eastAsia="Calibri" w:hAnsi="Times New Roman" w:cs="Times New Roman"/>
            <w:sz w:val="20"/>
            <w:szCs w:val="20"/>
            <w:shd w:val="clear" w:color="auto" w:fill="FFFFFF"/>
            <w:lang w:val="en-US"/>
            <w:rPrChange w:id="15310" w:author="Airat Shigapov" w:date="2021-10-29T16:44:00Z">
              <w:rPr>
                <w:rFonts w:ascii="Times New Roman" w:eastAsia="Calibri" w:hAnsi="Times New Roman" w:cs="Times New Roman"/>
                <w:sz w:val="28"/>
                <w:szCs w:val="28"/>
                <w:shd w:val="clear" w:color="auto" w:fill="FFFFFF"/>
                <w:lang w:val="en-US"/>
              </w:rPr>
            </w:rPrChange>
          </w:rPr>
          <w:t xml:space="preserve">            </w:t>
        </w:r>
        <w:proofErr w:type="spellStart"/>
        <w:proofErr w:type="gramStart"/>
        <w:r w:rsidRPr="00CA1CA9">
          <w:rPr>
            <w:rFonts w:ascii="Times New Roman" w:eastAsia="Calibri" w:hAnsi="Times New Roman" w:cs="Times New Roman"/>
            <w:sz w:val="20"/>
            <w:szCs w:val="20"/>
            <w:shd w:val="clear" w:color="auto" w:fill="FFFFFF"/>
            <w:lang w:val="en-US"/>
            <w:rPrChange w:id="15311" w:author="Airat Shigapov" w:date="2021-10-29T16:44:00Z">
              <w:rPr>
                <w:rFonts w:ascii="Times New Roman" w:eastAsia="Calibri" w:hAnsi="Times New Roman" w:cs="Times New Roman"/>
                <w:sz w:val="28"/>
                <w:szCs w:val="28"/>
                <w:shd w:val="clear" w:color="auto" w:fill="FFFFFF"/>
                <w:lang w:val="en-US"/>
              </w:rPr>
            </w:rPrChange>
          </w:rPr>
          <w:t>name.IsEnabled</w:t>
        </w:r>
        <w:proofErr w:type="spellEnd"/>
        <w:proofErr w:type="gramEnd"/>
        <w:r w:rsidRPr="00CA1CA9">
          <w:rPr>
            <w:rFonts w:ascii="Times New Roman" w:eastAsia="Calibri" w:hAnsi="Times New Roman" w:cs="Times New Roman"/>
            <w:sz w:val="20"/>
            <w:szCs w:val="20"/>
            <w:shd w:val="clear" w:color="auto" w:fill="FFFFFF"/>
            <w:lang w:val="en-US"/>
            <w:rPrChange w:id="15312" w:author="Airat Shigapov" w:date="2021-10-29T16:44:00Z">
              <w:rPr>
                <w:rFonts w:ascii="Times New Roman" w:eastAsia="Calibri" w:hAnsi="Times New Roman" w:cs="Times New Roman"/>
                <w:sz w:val="28"/>
                <w:szCs w:val="28"/>
                <w:shd w:val="clear" w:color="auto" w:fill="FFFFFF"/>
                <w:lang w:val="en-US"/>
              </w:rPr>
            </w:rPrChange>
          </w:rPr>
          <w:t xml:space="preserve"> = true;</w:t>
        </w:r>
      </w:ins>
    </w:p>
    <w:p w14:paraId="637753FD" w14:textId="77777777" w:rsidR="00CC67A4" w:rsidRPr="00CA1CA9" w:rsidRDefault="00CC67A4" w:rsidP="00CC67A4">
      <w:pPr>
        <w:rPr>
          <w:ins w:id="15313" w:author="Airat Shigapov" w:date="2021-10-29T16:41:00Z"/>
          <w:rFonts w:ascii="Times New Roman" w:eastAsia="Calibri" w:hAnsi="Times New Roman" w:cs="Times New Roman"/>
          <w:sz w:val="20"/>
          <w:szCs w:val="20"/>
          <w:shd w:val="clear" w:color="auto" w:fill="FFFFFF"/>
          <w:lang w:val="en-US"/>
          <w:rPrChange w:id="15314" w:author="Airat Shigapov" w:date="2021-10-29T16:44:00Z">
            <w:rPr>
              <w:ins w:id="15315" w:author="Airat Shigapov" w:date="2021-10-29T16:41:00Z"/>
              <w:rFonts w:ascii="Times New Roman" w:eastAsia="Calibri" w:hAnsi="Times New Roman" w:cs="Times New Roman"/>
              <w:sz w:val="28"/>
              <w:szCs w:val="28"/>
              <w:shd w:val="clear" w:color="auto" w:fill="FFFFFF"/>
              <w:lang w:val="en-US"/>
            </w:rPr>
          </w:rPrChange>
        </w:rPr>
      </w:pPr>
      <w:ins w:id="15316" w:author="Airat Shigapov" w:date="2021-10-29T16:41:00Z">
        <w:r w:rsidRPr="00CA1CA9">
          <w:rPr>
            <w:rFonts w:ascii="Times New Roman" w:eastAsia="Calibri" w:hAnsi="Times New Roman" w:cs="Times New Roman"/>
            <w:sz w:val="20"/>
            <w:szCs w:val="20"/>
            <w:shd w:val="clear" w:color="auto" w:fill="FFFFFF"/>
            <w:lang w:val="en-US"/>
            <w:rPrChange w:id="15317" w:author="Airat Shigapov" w:date="2021-10-29T16:44:00Z">
              <w:rPr>
                <w:rFonts w:ascii="Times New Roman" w:eastAsia="Calibri" w:hAnsi="Times New Roman" w:cs="Times New Roman"/>
                <w:sz w:val="28"/>
                <w:szCs w:val="28"/>
                <w:shd w:val="clear" w:color="auto" w:fill="FFFFFF"/>
                <w:lang w:val="en-US"/>
              </w:rPr>
            </w:rPrChange>
          </w:rPr>
          <w:t xml:space="preserve">            </w:t>
        </w:r>
        <w:proofErr w:type="spellStart"/>
        <w:r w:rsidRPr="00CA1CA9">
          <w:rPr>
            <w:rFonts w:ascii="Times New Roman" w:eastAsia="Calibri" w:hAnsi="Times New Roman" w:cs="Times New Roman"/>
            <w:sz w:val="20"/>
            <w:szCs w:val="20"/>
            <w:shd w:val="clear" w:color="auto" w:fill="FFFFFF"/>
            <w:lang w:val="en-US"/>
            <w:rPrChange w:id="15318" w:author="Airat Shigapov" w:date="2021-10-29T16:44:00Z">
              <w:rPr>
                <w:rFonts w:ascii="Times New Roman" w:eastAsia="Calibri" w:hAnsi="Times New Roman" w:cs="Times New Roman"/>
                <w:sz w:val="28"/>
                <w:szCs w:val="28"/>
                <w:shd w:val="clear" w:color="auto" w:fill="FFFFFF"/>
                <w:lang w:val="en-US"/>
              </w:rPr>
            </w:rPrChange>
          </w:rPr>
          <w:t>middleName.IsEnabled</w:t>
        </w:r>
        <w:proofErr w:type="spellEnd"/>
        <w:r w:rsidRPr="00CA1CA9">
          <w:rPr>
            <w:rFonts w:ascii="Times New Roman" w:eastAsia="Calibri" w:hAnsi="Times New Roman" w:cs="Times New Roman"/>
            <w:sz w:val="20"/>
            <w:szCs w:val="20"/>
            <w:shd w:val="clear" w:color="auto" w:fill="FFFFFF"/>
            <w:lang w:val="en-US"/>
            <w:rPrChange w:id="15319" w:author="Airat Shigapov" w:date="2021-10-29T16:44:00Z">
              <w:rPr>
                <w:rFonts w:ascii="Times New Roman" w:eastAsia="Calibri" w:hAnsi="Times New Roman" w:cs="Times New Roman"/>
                <w:sz w:val="28"/>
                <w:szCs w:val="28"/>
                <w:shd w:val="clear" w:color="auto" w:fill="FFFFFF"/>
                <w:lang w:val="en-US"/>
              </w:rPr>
            </w:rPrChange>
          </w:rPr>
          <w:t xml:space="preserve"> = true;</w:t>
        </w:r>
      </w:ins>
    </w:p>
    <w:p w14:paraId="73DE0532" w14:textId="77777777" w:rsidR="00CC67A4" w:rsidRPr="00CA1CA9" w:rsidRDefault="00CC67A4" w:rsidP="00CC67A4">
      <w:pPr>
        <w:rPr>
          <w:ins w:id="15320" w:author="Airat Shigapov" w:date="2021-10-29T16:41:00Z"/>
          <w:rFonts w:ascii="Times New Roman" w:eastAsia="Calibri" w:hAnsi="Times New Roman" w:cs="Times New Roman"/>
          <w:sz w:val="20"/>
          <w:szCs w:val="20"/>
          <w:shd w:val="clear" w:color="auto" w:fill="FFFFFF"/>
          <w:lang w:val="en-US"/>
          <w:rPrChange w:id="15321" w:author="Airat Shigapov" w:date="2021-10-29T16:44:00Z">
            <w:rPr>
              <w:ins w:id="15322" w:author="Airat Shigapov" w:date="2021-10-29T16:41:00Z"/>
              <w:rFonts w:ascii="Times New Roman" w:eastAsia="Calibri" w:hAnsi="Times New Roman" w:cs="Times New Roman"/>
              <w:sz w:val="28"/>
              <w:szCs w:val="28"/>
              <w:shd w:val="clear" w:color="auto" w:fill="FFFFFF"/>
              <w:lang w:val="en-US"/>
            </w:rPr>
          </w:rPrChange>
        </w:rPr>
      </w:pPr>
      <w:ins w:id="15323" w:author="Airat Shigapov" w:date="2021-10-29T16:41:00Z">
        <w:r w:rsidRPr="00CA1CA9">
          <w:rPr>
            <w:rFonts w:ascii="Times New Roman" w:eastAsia="Calibri" w:hAnsi="Times New Roman" w:cs="Times New Roman"/>
            <w:sz w:val="20"/>
            <w:szCs w:val="20"/>
            <w:shd w:val="clear" w:color="auto" w:fill="FFFFFF"/>
            <w:lang w:val="en-US"/>
            <w:rPrChange w:id="15324" w:author="Airat Shigapov" w:date="2021-10-29T16:44:00Z">
              <w:rPr>
                <w:rFonts w:ascii="Times New Roman" w:eastAsia="Calibri" w:hAnsi="Times New Roman" w:cs="Times New Roman"/>
                <w:sz w:val="28"/>
                <w:szCs w:val="28"/>
                <w:shd w:val="clear" w:color="auto" w:fill="FFFFFF"/>
                <w:lang w:val="en-US"/>
              </w:rPr>
            </w:rPrChange>
          </w:rPr>
          <w:t xml:space="preserve">            </w:t>
        </w:r>
        <w:proofErr w:type="spellStart"/>
        <w:r w:rsidRPr="00CA1CA9">
          <w:rPr>
            <w:rFonts w:ascii="Times New Roman" w:eastAsia="Calibri" w:hAnsi="Times New Roman" w:cs="Times New Roman"/>
            <w:sz w:val="20"/>
            <w:szCs w:val="20"/>
            <w:shd w:val="clear" w:color="auto" w:fill="FFFFFF"/>
            <w:lang w:val="en-US"/>
            <w:rPrChange w:id="15325" w:author="Airat Shigapov" w:date="2021-10-29T16:44:00Z">
              <w:rPr>
                <w:rFonts w:ascii="Times New Roman" w:eastAsia="Calibri" w:hAnsi="Times New Roman" w:cs="Times New Roman"/>
                <w:sz w:val="28"/>
                <w:szCs w:val="28"/>
                <w:shd w:val="clear" w:color="auto" w:fill="FFFFFF"/>
                <w:lang w:val="en-US"/>
              </w:rPr>
            </w:rPrChange>
          </w:rPr>
          <w:t>cancleButton.Visibility</w:t>
        </w:r>
        <w:proofErr w:type="spellEnd"/>
        <w:r w:rsidRPr="00CA1CA9">
          <w:rPr>
            <w:rFonts w:ascii="Times New Roman" w:eastAsia="Calibri" w:hAnsi="Times New Roman" w:cs="Times New Roman"/>
            <w:sz w:val="20"/>
            <w:szCs w:val="20"/>
            <w:shd w:val="clear" w:color="auto" w:fill="FFFFFF"/>
            <w:lang w:val="en-US"/>
            <w:rPrChange w:id="15326" w:author="Airat Shigapov" w:date="2021-10-29T16:44:00Z">
              <w:rPr>
                <w:rFonts w:ascii="Times New Roman" w:eastAsia="Calibri" w:hAnsi="Times New Roman" w:cs="Times New Roman"/>
                <w:sz w:val="28"/>
                <w:szCs w:val="28"/>
                <w:shd w:val="clear" w:color="auto" w:fill="FFFFFF"/>
                <w:lang w:val="en-US"/>
              </w:rPr>
            </w:rPrChange>
          </w:rPr>
          <w:t xml:space="preserve"> = </w:t>
        </w:r>
        <w:proofErr w:type="spellStart"/>
        <w:r w:rsidRPr="00CA1CA9">
          <w:rPr>
            <w:rFonts w:ascii="Times New Roman" w:eastAsia="Calibri" w:hAnsi="Times New Roman" w:cs="Times New Roman"/>
            <w:sz w:val="20"/>
            <w:szCs w:val="20"/>
            <w:shd w:val="clear" w:color="auto" w:fill="FFFFFF"/>
            <w:lang w:val="en-US"/>
            <w:rPrChange w:id="15327" w:author="Airat Shigapov" w:date="2021-10-29T16:44:00Z">
              <w:rPr>
                <w:rFonts w:ascii="Times New Roman" w:eastAsia="Calibri" w:hAnsi="Times New Roman" w:cs="Times New Roman"/>
                <w:sz w:val="28"/>
                <w:szCs w:val="28"/>
                <w:shd w:val="clear" w:color="auto" w:fill="FFFFFF"/>
                <w:lang w:val="en-US"/>
              </w:rPr>
            </w:rPrChange>
          </w:rPr>
          <w:t>Visibility.Visible</w:t>
        </w:r>
        <w:proofErr w:type="spellEnd"/>
        <w:r w:rsidRPr="00CA1CA9">
          <w:rPr>
            <w:rFonts w:ascii="Times New Roman" w:eastAsia="Calibri" w:hAnsi="Times New Roman" w:cs="Times New Roman"/>
            <w:sz w:val="20"/>
            <w:szCs w:val="20"/>
            <w:shd w:val="clear" w:color="auto" w:fill="FFFFFF"/>
            <w:lang w:val="en-US"/>
            <w:rPrChange w:id="15328" w:author="Airat Shigapov" w:date="2021-10-29T16:44:00Z">
              <w:rPr>
                <w:rFonts w:ascii="Times New Roman" w:eastAsia="Calibri" w:hAnsi="Times New Roman" w:cs="Times New Roman"/>
                <w:sz w:val="28"/>
                <w:szCs w:val="28"/>
                <w:shd w:val="clear" w:color="auto" w:fill="FFFFFF"/>
                <w:lang w:val="en-US"/>
              </w:rPr>
            </w:rPrChange>
          </w:rPr>
          <w:t>;</w:t>
        </w:r>
      </w:ins>
    </w:p>
    <w:p w14:paraId="277A4BC6" w14:textId="77777777" w:rsidR="00CC67A4" w:rsidRPr="00CA1CA9" w:rsidRDefault="00CC67A4" w:rsidP="00CC67A4">
      <w:pPr>
        <w:rPr>
          <w:ins w:id="15329" w:author="Airat Shigapov" w:date="2021-10-29T16:41:00Z"/>
          <w:rFonts w:ascii="Times New Roman" w:eastAsia="Calibri" w:hAnsi="Times New Roman" w:cs="Times New Roman"/>
          <w:sz w:val="20"/>
          <w:szCs w:val="20"/>
          <w:shd w:val="clear" w:color="auto" w:fill="FFFFFF"/>
          <w:lang w:val="en-US"/>
          <w:rPrChange w:id="15330" w:author="Airat Shigapov" w:date="2021-10-29T16:44:00Z">
            <w:rPr>
              <w:ins w:id="15331" w:author="Airat Shigapov" w:date="2021-10-29T16:41:00Z"/>
              <w:rFonts w:ascii="Times New Roman" w:eastAsia="Calibri" w:hAnsi="Times New Roman" w:cs="Times New Roman"/>
              <w:sz w:val="28"/>
              <w:szCs w:val="28"/>
              <w:shd w:val="clear" w:color="auto" w:fill="FFFFFF"/>
              <w:lang w:val="en-US"/>
            </w:rPr>
          </w:rPrChange>
        </w:rPr>
      </w:pPr>
      <w:ins w:id="15332" w:author="Airat Shigapov" w:date="2021-10-29T16:41:00Z">
        <w:r w:rsidRPr="00CA1CA9">
          <w:rPr>
            <w:rFonts w:ascii="Times New Roman" w:eastAsia="Calibri" w:hAnsi="Times New Roman" w:cs="Times New Roman"/>
            <w:sz w:val="20"/>
            <w:szCs w:val="20"/>
            <w:shd w:val="clear" w:color="auto" w:fill="FFFFFF"/>
            <w:lang w:val="en-US"/>
            <w:rPrChange w:id="15333" w:author="Airat Shigapov" w:date="2021-10-29T16:44:00Z">
              <w:rPr>
                <w:rFonts w:ascii="Times New Roman" w:eastAsia="Calibri" w:hAnsi="Times New Roman" w:cs="Times New Roman"/>
                <w:sz w:val="28"/>
                <w:szCs w:val="28"/>
                <w:shd w:val="clear" w:color="auto" w:fill="FFFFFF"/>
                <w:lang w:val="en-US"/>
              </w:rPr>
            </w:rPrChange>
          </w:rPr>
          <w:t xml:space="preserve">            </w:t>
        </w:r>
        <w:proofErr w:type="spellStart"/>
        <w:r w:rsidRPr="00CA1CA9">
          <w:rPr>
            <w:rFonts w:ascii="Times New Roman" w:eastAsia="Calibri" w:hAnsi="Times New Roman" w:cs="Times New Roman"/>
            <w:sz w:val="20"/>
            <w:szCs w:val="20"/>
            <w:shd w:val="clear" w:color="auto" w:fill="FFFFFF"/>
            <w:lang w:val="en-US"/>
            <w:rPrChange w:id="15334" w:author="Airat Shigapov" w:date="2021-10-29T16:44:00Z">
              <w:rPr>
                <w:rFonts w:ascii="Times New Roman" w:eastAsia="Calibri" w:hAnsi="Times New Roman" w:cs="Times New Roman"/>
                <w:sz w:val="28"/>
                <w:szCs w:val="28"/>
                <w:shd w:val="clear" w:color="auto" w:fill="FFFFFF"/>
                <w:lang w:val="en-US"/>
              </w:rPr>
            </w:rPrChange>
          </w:rPr>
          <w:t>saveButton.Visibility</w:t>
        </w:r>
        <w:proofErr w:type="spellEnd"/>
        <w:r w:rsidRPr="00CA1CA9">
          <w:rPr>
            <w:rFonts w:ascii="Times New Roman" w:eastAsia="Calibri" w:hAnsi="Times New Roman" w:cs="Times New Roman"/>
            <w:sz w:val="20"/>
            <w:szCs w:val="20"/>
            <w:shd w:val="clear" w:color="auto" w:fill="FFFFFF"/>
            <w:lang w:val="en-US"/>
            <w:rPrChange w:id="15335" w:author="Airat Shigapov" w:date="2021-10-29T16:44:00Z">
              <w:rPr>
                <w:rFonts w:ascii="Times New Roman" w:eastAsia="Calibri" w:hAnsi="Times New Roman" w:cs="Times New Roman"/>
                <w:sz w:val="28"/>
                <w:szCs w:val="28"/>
                <w:shd w:val="clear" w:color="auto" w:fill="FFFFFF"/>
                <w:lang w:val="en-US"/>
              </w:rPr>
            </w:rPrChange>
          </w:rPr>
          <w:t xml:space="preserve"> = </w:t>
        </w:r>
        <w:proofErr w:type="spellStart"/>
        <w:r w:rsidRPr="00CA1CA9">
          <w:rPr>
            <w:rFonts w:ascii="Times New Roman" w:eastAsia="Calibri" w:hAnsi="Times New Roman" w:cs="Times New Roman"/>
            <w:sz w:val="20"/>
            <w:szCs w:val="20"/>
            <w:shd w:val="clear" w:color="auto" w:fill="FFFFFF"/>
            <w:lang w:val="en-US"/>
            <w:rPrChange w:id="15336" w:author="Airat Shigapov" w:date="2021-10-29T16:44:00Z">
              <w:rPr>
                <w:rFonts w:ascii="Times New Roman" w:eastAsia="Calibri" w:hAnsi="Times New Roman" w:cs="Times New Roman"/>
                <w:sz w:val="28"/>
                <w:szCs w:val="28"/>
                <w:shd w:val="clear" w:color="auto" w:fill="FFFFFF"/>
                <w:lang w:val="en-US"/>
              </w:rPr>
            </w:rPrChange>
          </w:rPr>
          <w:t>Visibility.Visible</w:t>
        </w:r>
        <w:proofErr w:type="spellEnd"/>
        <w:r w:rsidRPr="00CA1CA9">
          <w:rPr>
            <w:rFonts w:ascii="Times New Roman" w:eastAsia="Calibri" w:hAnsi="Times New Roman" w:cs="Times New Roman"/>
            <w:sz w:val="20"/>
            <w:szCs w:val="20"/>
            <w:shd w:val="clear" w:color="auto" w:fill="FFFFFF"/>
            <w:lang w:val="en-US"/>
            <w:rPrChange w:id="15337" w:author="Airat Shigapov" w:date="2021-10-29T16:44:00Z">
              <w:rPr>
                <w:rFonts w:ascii="Times New Roman" w:eastAsia="Calibri" w:hAnsi="Times New Roman" w:cs="Times New Roman"/>
                <w:sz w:val="28"/>
                <w:szCs w:val="28"/>
                <w:shd w:val="clear" w:color="auto" w:fill="FFFFFF"/>
                <w:lang w:val="en-US"/>
              </w:rPr>
            </w:rPrChange>
          </w:rPr>
          <w:t>;</w:t>
        </w:r>
      </w:ins>
    </w:p>
    <w:p w14:paraId="19B9A11B" w14:textId="77777777" w:rsidR="00CC67A4" w:rsidRPr="00CA1CA9" w:rsidRDefault="00CC67A4" w:rsidP="00CC67A4">
      <w:pPr>
        <w:rPr>
          <w:ins w:id="15338" w:author="Airat Shigapov" w:date="2021-10-29T16:41:00Z"/>
          <w:rFonts w:ascii="Times New Roman" w:eastAsia="Calibri" w:hAnsi="Times New Roman" w:cs="Times New Roman"/>
          <w:sz w:val="20"/>
          <w:szCs w:val="20"/>
          <w:shd w:val="clear" w:color="auto" w:fill="FFFFFF"/>
          <w:lang w:val="en-US"/>
          <w:rPrChange w:id="15339" w:author="Airat Shigapov" w:date="2021-10-29T16:44:00Z">
            <w:rPr>
              <w:ins w:id="15340" w:author="Airat Shigapov" w:date="2021-10-29T16:41:00Z"/>
              <w:rFonts w:ascii="Times New Roman" w:eastAsia="Calibri" w:hAnsi="Times New Roman" w:cs="Times New Roman"/>
              <w:sz w:val="28"/>
              <w:szCs w:val="28"/>
              <w:shd w:val="clear" w:color="auto" w:fill="FFFFFF"/>
              <w:lang w:val="en-US"/>
            </w:rPr>
          </w:rPrChange>
        </w:rPr>
      </w:pPr>
      <w:ins w:id="15341" w:author="Airat Shigapov" w:date="2021-10-29T16:41:00Z">
        <w:r w:rsidRPr="00CA1CA9">
          <w:rPr>
            <w:rFonts w:ascii="Times New Roman" w:eastAsia="Calibri" w:hAnsi="Times New Roman" w:cs="Times New Roman"/>
            <w:sz w:val="20"/>
            <w:szCs w:val="20"/>
            <w:shd w:val="clear" w:color="auto" w:fill="FFFFFF"/>
            <w:lang w:val="en-US"/>
            <w:rPrChange w:id="15342" w:author="Airat Shigapov" w:date="2021-10-29T16:44:00Z">
              <w:rPr>
                <w:rFonts w:ascii="Times New Roman" w:eastAsia="Calibri" w:hAnsi="Times New Roman" w:cs="Times New Roman"/>
                <w:sz w:val="28"/>
                <w:szCs w:val="28"/>
                <w:shd w:val="clear" w:color="auto" w:fill="FFFFFF"/>
                <w:lang w:val="en-US"/>
              </w:rPr>
            </w:rPrChange>
          </w:rPr>
          <w:t xml:space="preserve">        }</w:t>
        </w:r>
      </w:ins>
    </w:p>
    <w:p w14:paraId="016648CD" w14:textId="77777777" w:rsidR="00CC67A4" w:rsidRPr="00CA1CA9" w:rsidRDefault="00CC67A4" w:rsidP="00CC67A4">
      <w:pPr>
        <w:rPr>
          <w:ins w:id="15343" w:author="Airat Shigapov" w:date="2021-10-29T16:41:00Z"/>
          <w:rFonts w:ascii="Times New Roman" w:eastAsia="Calibri" w:hAnsi="Times New Roman" w:cs="Times New Roman"/>
          <w:sz w:val="20"/>
          <w:szCs w:val="20"/>
          <w:shd w:val="clear" w:color="auto" w:fill="FFFFFF"/>
          <w:lang w:val="en-US"/>
          <w:rPrChange w:id="15344" w:author="Airat Shigapov" w:date="2021-10-29T16:44:00Z">
            <w:rPr>
              <w:ins w:id="15345" w:author="Airat Shigapov" w:date="2021-10-29T16:41:00Z"/>
              <w:rFonts w:ascii="Times New Roman" w:eastAsia="Calibri" w:hAnsi="Times New Roman" w:cs="Times New Roman"/>
              <w:sz w:val="28"/>
              <w:szCs w:val="28"/>
              <w:shd w:val="clear" w:color="auto" w:fill="FFFFFF"/>
              <w:lang w:val="en-US"/>
            </w:rPr>
          </w:rPrChange>
        </w:rPr>
      </w:pPr>
    </w:p>
    <w:p w14:paraId="4C039898" w14:textId="77777777" w:rsidR="00CC67A4" w:rsidRPr="00CA1CA9" w:rsidRDefault="00CC67A4" w:rsidP="00CC67A4">
      <w:pPr>
        <w:rPr>
          <w:ins w:id="15346" w:author="Airat Shigapov" w:date="2021-10-29T16:41:00Z"/>
          <w:rFonts w:ascii="Times New Roman" w:eastAsia="Calibri" w:hAnsi="Times New Roman" w:cs="Times New Roman"/>
          <w:sz w:val="20"/>
          <w:szCs w:val="20"/>
          <w:shd w:val="clear" w:color="auto" w:fill="FFFFFF"/>
          <w:lang w:val="en-US"/>
          <w:rPrChange w:id="15347" w:author="Airat Shigapov" w:date="2021-10-29T16:44:00Z">
            <w:rPr>
              <w:ins w:id="15348" w:author="Airat Shigapov" w:date="2021-10-29T16:41:00Z"/>
              <w:rFonts w:ascii="Times New Roman" w:eastAsia="Calibri" w:hAnsi="Times New Roman" w:cs="Times New Roman"/>
              <w:sz w:val="28"/>
              <w:szCs w:val="28"/>
              <w:shd w:val="clear" w:color="auto" w:fill="FFFFFF"/>
              <w:lang w:val="en-US"/>
            </w:rPr>
          </w:rPrChange>
        </w:rPr>
      </w:pPr>
      <w:ins w:id="15349" w:author="Airat Shigapov" w:date="2021-10-29T16:41:00Z">
        <w:r w:rsidRPr="00CA1CA9">
          <w:rPr>
            <w:rFonts w:ascii="Times New Roman" w:eastAsia="Calibri" w:hAnsi="Times New Roman" w:cs="Times New Roman"/>
            <w:sz w:val="20"/>
            <w:szCs w:val="20"/>
            <w:shd w:val="clear" w:color="auto" w:fill="FFFFFF"/>
            <w:lang w:val="en-US"/>
            <w:rPrChange w:id="15350" w:author="Airat Shigapov" w:date="2021-10-29T16:44:00Z">
              <w:rPr>
                <w:rFonts w:ascii="Times New Roman" w:eastAsia="Calibri" w:hAnsi="Times New Roman" w:cs="Times New Roman"/>
                <w:sz w:val="28"/>
                <w:szCs w:val="28"/>
                <w:shd w:val="clear" w:color="auto" w:fill="FFFFFF"/>
                <w:lang w:val="en-US"/>
              </w:rPr>
            </w:rPrChange>
          </w:rPr>
          <w:t xml:space="preserve">        private void </w:t>
        </w:r>
        <w:proofErr w:type="spellStart"/>
        <w:proofErr w:type="gramStart"/>
        <w:r w:rsidRPr="00CA1CA9">
          <w:rPr>
            <w:rFonts w:ascii="Times New Roman" w:eastAsia="Calibri" w:hAnsi="Times New Roman" w:cs="Times New Roman"/>
            <w:sz w:val="20"/>
            <w:szCs w:val="20"/>
            <w:shd w:val="clear" w:color="auto" w:fill="FFFFFF"/>
            <w:lang w:val="en-US"/>
            <w:rPrChange w:id="15351" w:author="Airat Shigapov" w:date="2021-10-29T16:44:00Z">
              <w:rPr>
                <w:rFonts w:ascii="Times New Roman" w:eastAsia="Calibri" w:hAnsi="Times New Roman" w:cs="Times New Roman"/>
                <w:sz w:val="28"/>
                <w:szCs w:val="28"/>
                <w:shd w:val="clear" w:color="auto" w:fill="FFFFFF"/>
                <w:lang w:val="en-US"/>
              </w:rPr>
            </w:rPrChange>
          </w:rPr>
          <w:t>VisibleFields</w:t>
        </w:r>
        <w:proofErr w:type="spellEnd"/>
        <w:r w:rsidRPr="00CA1CA9">
          <w:rPr>
            <w:rFonts w:ascii="Times New Roman" w:eastAsia="Calibri" w:hAnsi="Times New Roman" w:cs="Times New Roman"/>
            <w:sz w:val="20"/>
            <w:szCs w:val="20"/>
            <w:shd w:val="clear" w:color="auto" w:fill="FFFFFF"/>
            <w:lang w:val="en-US"/>
            <w:rPrChange w:id="15352" w:author="Airat Shigapov" w:date="2021-10-29T16:44:00Z">
              <w:rPr>
                <w:rFonts w:ascii="Times New Roman" w:eastAsia="Calibri" w:hAnsi="Times New Roman" w:cs="Times New Roman"/>
                <w:sz w:val="28"/>
                <w:szCs w:val="28"/>
                <w:shd w:val="clear" w:color="auto" w:fill="FFFFFF"/>
                <w:lang w:val="en-US"/>
              </w:rPr>
            </w:rPrChange>
          </w:rPr>
          <w:t>(</w:t>
        </w:r>
        <w:proofErr w:type="gramEnd"/>
        <w:r w:rsidRPr="00CA1CA9">
          <w:rPr>
            <w:rFonts w:ascii="Times New Roman" w:eastAsia="Calibri" w:hAnsi="Times New Roman" w:cs="Times New Roman"/>
            <w:sz w:val="20"/>
            <w:szCs w:val="20"/>
            <w:shd w:val="clear" w:color="auto" w:fill="FFFFFF"/>
            <w:lang w:val="en-US"/>
            <w:rPrChange w:id="15353" w:author="Airat Shigapov" w:date="2021-10-29T16:44:00Z">
              <w:rPr>
                <w:rFonts w:ascii="Times New Roman" w:eastAsia="Calibri" w:hAnsi="Times New Roman" w:cs="Times New Roman"/>
                <w:sz w:val="28"/>
                <w:szCs w:val="28"/>
                <w:shd w:val="clear" w:color="auto" w:fill="FFFFFF"/>
                <w:lang w:val="en-US"/>
              </w:rPr>
            </w:rPrChange>
          </w:rPr>
          <w:t>)</w:t>
        </w:r>
      </w:ins>
    </w:p>
    <w:p w14:paraId="4101DAEF" w14:textId="77777777" w:rsidR="00CC67A4" w:rsidRPr="00CA1CA9" w:rsidRDefault="00CC67A4" w:rsidP="00CC67A4">
      <w:pPr>
        <w:rPr>
          <w:ins w:id="15354" w:author="Airat Shigapov" w:date="2021-10-29T16:41:00Z"/>
          <w:rFonts w:ascii="Times New Roman" w:eastAsia="Calibri" w:hAnsi="Times New Roman" w:cs="Times New Roman"/>
          <w:sz w:val="20"/>
          <w:szCs w:val="20"/>
          <w:shd w:val="clear" w:color="auto" w:fill="FFFFFF"/>
          <w:lang w:val="en-US"/>
          <w:rPrChange w:id="15355" w:author="Airat Shigapov" w:date="2021-10-29T16:44:00Z">
            <w:rPr>
              <w:ins w:id="15356" w:author="Airat Shigapov" w:date="2021-10-29T16:41:00Z"/>
              <w:rFonts w:ascii="Times New Roman" w:eastAsia="Calibri" w:hAnsi="Times New Roman" w:cs="Times New Roman"/>
              <w:sz w:val="28"/>
              <w:szCs w:val="28"/>
              <w:shd w:val="clear" w:color="auto" w:fill="FFFFFF"/>
              <w:lang w:val="en-US"/>
            </w:rPr>
          </w:rPrChange>
        </w:rPr>
      </w:pPr>
      <w:ins w:id="15357" w:author="Airat Shigapov" w:date="2021-10-29T16:41:00Z">
        <w:r w:rsidRPr="00CA1CA9">
          <w:rPr>
            <w:rFonts w:ascii="Times New Roman" w:eastAsia="Calibri" w:hAnsi="Times New Roman" w:cs="Times New Roman"/>
            <w:sz w:val="20"/>
            <w:szCs w:val="20"/>
            <w:shd w:val="clear" w:color="auto" w:fill="FFFFFF"/>
            <w:lang w:val="en-US"/>
            <w:rPrChange w:id="15358" w:author="Airat Shigapov" w:date="2021-10-29T16:44:00Z">
              <w:rPr>
                <w:rFonts w:ascii="Times New Roman" w:eastAsia="Calibri" w:hAnsi="Times New Roman" w:cs="Times New Roman"/>
                <w:sz w:val="28"/>
                <w:szCs w:val="28"/>
                <w:shd w:val="clear" w:color="auto" w:fill="FFFFFF"/>
                <w:lang w:val="en-US"/>
              </w:rPr>
            </w:rPrChange>
          </w:rPr>
          <w:t xml:space="preserve">        {</w:t>
        </w:r>
      </w:ins>
    </w:p>
    <w:p w14:paraId="7F38CE59" w14:textId="77777777" w:rsidR="00CC67A4" w:rsidRPr="00CA1CA9" w:rsidRDefault="00CC67A4" w:rsidP="00CC67A4">
      <w:pPr>
        <w:rPr>
          <w:ins w:id="15359" w:author="Airat Shigapov" w:date="2021-10-29T16:41:00Z"/>
          <w:rFonts w:ascii="Times New Roman" w:eastAsia="Calibri" w:hAnsi="Times New Roman" w:cs="Times New Roman"/>
          <w:sz w:val="20"/>
          <w:szCs w:val="20"/>
          <w:shd w:val="clear" w:color="auto" w:fill="FFFFFF"/>
          <w:lang w:val="en-US"/>
          <w:rPrChange w:id="15360" w:author="Airat Shigapov" w:date="2021-10-29T16:44:00Z">
            <w:rPr>
              <w:ins w:id="15361" w:author="Airat Shigapov" w:date="2021-10-29T16:41:00Z"/>
              <w:rFonts w:ascii="Times New Roman" w:eastAsia="Calibri" w:hAnsi="Times New Roman" w:cs="Times New Roman"/>
              <w:sz w:val="28"/>
              <w:szCs w:val="28"/>
              <w:shd w:val="clear" w:color="auto" w:fill="FFFFFF"/>
              <w:lang w:val="en-US"/>
            </w:rPr>
          </w:rPrChange>
        </w:rPr>
      </w:pPr>
      <w:ins w:id="15362" w:author="Airat Shigapov" w:date="2021-10-29T16:41:00Z">
        <w:r w:rsidRPr="00CA1CA9">
          <w:rPr>
            <w:rFonts w:ascii="Times New Roman" w:eastAsia="Calibri" w:hAnsi="Times New Roman" w:cs="Times New Roman"/>
            <w:sz w:val="20"/>
            <w:szCs w:val="20"/>
            <w:shd w:val="clear" w:color="auto" w:fill="FFFFFF"/>
            <w:lang w:val="en-US"/>
            <w:rPrChange w:id="15363" w:author="Airat Shigapov" w:date="2021-10-29T16:44:00Z">
              <w:rPr>
                <w:rFonts w:ascii="Times New Roman" w:eastAsia="Calibri" w:hAnsi="Times New Roman" w:cs="Times New Roman"/>
                <w:sz w:val="28"/>
                <w:szCs w:val="28"/>
                <w:shd w:val="clear" w:color="auto" w:fill="FFFFFF"/>
                <w:lang w:val="en-US"/>
              </w:rPr>
            </w:rPrChange>
          </w:rPr>
          <w:t xml:space="preserve">            </w:t>
        </w:r>
        <w:proofErr w:type="spellStart"/>
        <w:proofErr w:type="gramStart"/>
        <w:r w:rsidRPr="00CA1CA9">
          <w:rPr>
            <w:rFonts w:ascii="Times New Roman" w:eastAsia="Calibri" w:hAnsi="Times New Roman" w:cs="Times New Roman"/>
            <w:sz w:val="20"/>
            <w:szCs w:val="20"/>
            <w:shd w:val="clear" w:color="auto" w:fill="FFFFFF"/>
            <w:lang w:val="en-US"/>
            <w:rPrChange w:id="15364" w:author="Airat Shigapov" w:date="2021-10-29T16:44:00Z">
              <w:rPr>
                <w:rFonts w:ascii="Times New Roman" w:eastAsia="Calibri" w:hAnsi="Times New Roman" w:cs="Times New Roman"/>
                <w:sz w:val="28"/>
                <w:szCs w:val="28"/>
                <w:shd w:val="clear" w:color="auto" w:fill="FFFFFF"/>
                <w:lang w:val="en-US"/>
              </w:rPr>
            </w:rPrChange>
          </w:rPr>
          <w:t>email.IsEnabled</w:t>
        </w:r>
        <w:proofErr w:type="spellEnd"/>
        <w:proofErr w:type="gramEnd"/>
        <w:r w:rsidRPr="00CA1CA9">
          <w:rPr>
            <w:rFonts w:ascii="Times New Roman" w:eastAsia="Calibri" w:hAnsi="Times New Roman" w:cs="Times New Roman"/>
            <w:sz w:val="20"/>
            <w:szCs w:val="20"/>
            <w:shd w:val="clear" w:color="auto" w:fill="FFFFFF"/>
            <w:lang w:val="en-US"/>
            <w:rPrChange w:id="15365" w:author="Airat Shigapov" w:date="2021-10-29T16:44:00Z">
              <w:rPr>
                <w:rFonts w:ascii="Times New Roman" w:eastAsia="Calibri" w:hAnsi="Times New Roman" w:cs="Times New Roman"/>
                <w:sz w:val="28"/>
                <w:szCs w:val="28"/>
                <w:shd w:val="clear" w:color="auto" w:fill="FFFFFF"/>
                <w:lang w:val="en-US"/>
              </w:rPr>
            </w:rPrChange>
          </w:rPr>
          <w:t xml:space="preserve"> = false;</w:t>
        </w:r>
      </w:ins>
    </w:p>
    <w:p w14:paraId="41513022" w14:textId="77777777" w:rsidR="00CC67A4" w:rsidRPr="00CA1CA9" w:rsidRDefault="00CC67A4" w:rsidP="00CC67A4">
      <w:pPr>
        <w:rPr>
          <w:ins w:id="15366" w:author="Airat Shigapov" w:date="2021-10-29T16:41:00Z"/>
          <w:rFonts w:ascii="Times New Roman" w:eastAsia="Calibri" w:hAnsi="Times New Roman" w:cs="Times New Roman"/>
          <w:sz w:val="20"/>
          <w:szCs w:val="20"/>
          <w:shd w:val="clear" w:color="auto" w:fill="FFFFFF"/>
          <w:lang w:val="en-US"/>
          <w:rPrChange w:id="15367" w:author="Airat Shigapov" w:date="2021-10-29T16:44:00Z">
            <w:rPr>
              <w:ins w:id="15368" w:author="Airat Shigapov" w:date="2021-10-29T16:41:00Z"/>
              <w:rFonts w:ascii="Times New Roman" w:eastAsia="Calibri" w:hAnsi="Times New Roman" w:cs="Times New Roman"/>
              <w:sz w:val="28"/>
              <w:szCs w:val="28"/>
              <w:shd w:val="clear" w:color="auto" w:fill="FFFFFF"/>
              <w:lang w:val="en-US"/>
            </w:rPr>
          </w:rPrChange>
        </w:rPr>
      </w:pPr>
      <w:ins w:id="15369" w:author="Airat Shigapov" w:date="2021-10-29T16:41:00Z">
        <w:r w:rsidRPr="00CA1CA9">
          <w:rPr>
            <w:rFonts w:ascii="Times New Roman" w:eastAsia="Calibri" w:hAnsi="Times New Roman" w:cs="Times New Roman"/>
            <w:sz w:val="20"/>
            <w:szCs w:val="20"/>
            <w:shd w:val="clear" w:color="auto" w:fill="FFFFFF"/>
            <w:lang w:val="en-US"/>
            <w:rPrChange w:id="15370" w:author="Airat Shigapov" w:date="2021-10-29T16:44:00Z">
              <w:rPr>
                <w:rFonts w:ascii="Times New Roman" w:eastAsia="Calibri" w:hAnsi="Times New Roman" w:cs="Times New Roman"/>
                <w:sz w:val="28"/>
                <w:szCs w:val="28"/>
                <w:shd w:val="clear" w:color="auto" w:fill="FFFFFF"/>
                <w:lang w:val="en-US"/>
              </w:rPr>
            </w:rPrChange>
          </w:rPr>
          <w:t xml:space="preserve">            </w:t>
        </w:r>
        <w:proofErr w:type="spellStart"/>
        <w:proofErr w:type="gramStart"/>
        <w:r w:rsidRPr="00CA1CA9">
          <w:rPr>
            <w:rFonts w:ascii="Times New Roman" w:eastAsia="Calibri" w:hAnsi="Times New Roman" w:cs="Times New Roman"/>
            <w:sz w:val="20"/>
            <w:szCs w:val="20"/>
            <w:shd w:val="clear" w:color="auto" w:fill="FFFFFF"/>
            <w:lang w:val="en-US"/>
            <w:rPrChange w:id="15371" w:author="Airat Shigapov" w:date="2021-10-29T16:44:00Z">
              <w:rPr>
                <w:rFonts w:ascii="Times New Roman" w:eastAsia="Calibri" w:hAnsi="Times New Roman" w:cs="Times New Roman"/>
                <w:sz w:val="28"/>
                <w:szCs w:val="28"/>
                <w:shd w:val="clear" w:color="auto" w:fill="FFFFFF"/>
                <w:lang w:val="en-US"/>
              </w:rPr>
            </w:rPrChange>
          </w:rPr>
          <w:t>phone.IsEnabled</w:t>
        </w:r>
        <w:proofErr w:type="spellEnd"/>
        <w:proofErr w:type="gramEnd"/>
        <w:r w:rsidRPr="00CA1CA9">
          <w:rPr>
            <w:rFonts w:ascii="Times New Roman" w:eastAsia="Calibri" w:hAnsi="Times New Roman" w:cs="Times New Roman"/>
            <w:sz w:val="20"/>
            <w:szCs w:val="20"/>
            <w:shd w:val="clear" w:color="auto" w:fill="FFFFFF"/>
            <w:lang w:val="en-US"/>
            <w:rPrChange w:id="15372" w:author="Airat Shigapov" w:date="2021-10-29T16:44:00Z">
              <w:rPr>
                <w:rFonts w:ascii="Times New Roman" w:eastAsia="Calibri" w:hAnsi="Times New Roman" w:cs="Times New Roman"/>
                <w:sz w:val="28"/>
                <w:szCs w:val="28"/>
                <w:shd w:val="clear" w:color="auto" w:fill="FFFFFF"/>
                <w:lang w:val="en-US"/>
              </w:rPr>
            </w:rPrChange>
          </w:rPr>
          <w:t xml:space="preserve"> = false;</w:t>
        </w:r>
      </w:ins>
    </w:p>
    <w:p w14:paraId="62B04F4F" w14:textId="77777777" w:rsidR="00CC67A4" w:rsidRPr="00CA1CA9" w:rsidRDefault="00CC67A4" w:rsidP="00CC67A4">
      <w:pPr>
        <w:rPr>
          <w:ins w:id="15373" w:author="Airat Shigapov" w:date="2021-10-29T16:41:00Z"/>
          <w:rFonts w:ascii="Times New Roman" w:eastAsia="Calibri" w:hAnsi="Times New Roman" w:cs="Times New Roman"/>
          <w:sz w:val="20"/>
          <w:szCs w:val="20"/>
          <w:shd w:val="clear" w:color="auto" w:fill="FFFFFF"/>
          <w:lang w:val="en-US"/>
          <w:rPrChange w:id="15374" w:author="Airat Shigapov" w:date="2021-10-29T16:44:00Z">
            <w:rPr>
              <w:ins w:id="15375" w:author="Airat Shigapov" w:date="2021-10-29T16:41:00Z"/>
              <w:rFonts w:ascii="Times New Roman" w:eastAsia="Calibri" w:hAnsi="Times New Roman" w:cs="Times New Roman"/>
              <w:sz w:val="28"/>
              <w:szCs w:val="28"/>
              <w:shd w:val="clear" w:color="auto" w:fill="FFFFFF"/>
              <w:lang w:val="en-US"/>
            </w:rPr>
          </w:rPrChange>
        </w:rPr>
      </w:pPr>
      <w:ins w:id="15376" w:author="Airat Shigapov" w:date="2021-10-29T16:41:00Z">
        <w:r w:rsidRPr="00CA1CA9">
          <w:rPr>
            <w:rFonts w:ascii="Times New Roman" w:eastAsia="Calibri" w:hAnsi="Times New Roman" w:cs="Times New Roman"/>
            <w:sz w:val="20"/>
            <w:szCs w:val="20"/>
            <w:shd w:val="clear" w:color="auto" w:fill="FFFFFF"/>
            <w:lang w:val="en-US"/>
            <w:rPrChange w:id="15377" w:author="Airat Shigapov" w:date="2021-10-29T16:44:00Z">
              <w:rPr>
                <w:rFonts w:ascii="Times New Roman" w:eastAsia="Calibri" w:hAnsi="Times New Roman" w:cs="Times New Roman"/>
                <w:sz w:val="28"/>
                <w:szCs w:val="28"/>
                <w:shd w:val="clear" w:color="auto" w:fill="FFFFFF"/>
                <w:lang w:val="en-US"/>
              </w:rPr>
            </w:rPrChange>
          </w:rPr>
          <w:t xml:space="preserve">            </w:t>
        </w:r>
        <w:proofErr w:type="spellStart"/>
        <w:proofErr w:type="gramStart"/>
        <w:r w:rsidRPr="00CA1CA9">
          <w:rPr>
            <w:rFonts w:ascii="Times New Roman" w:eastAsia="Calibri" w:hAnsi="Times New Roman" w:cs="Times New Roman"/>
            <w:sz w:val="20"/>
            <w:szCs w:val="20"/>
            <w:shd w:val="clear" w:color="auto" w:fill="FFFFFF"/>
            <w:lang w:val="en-US"/>
            <w:rPrChange w:id="15378" w:author="Airat Shigapov" w:date="2021-10-29T16:44:00Z">
              <w:rPr>
                <w:rFonts w:ascii="Times New Roman" w:eastAsia="Calibri" w:hAnsi="Times New Roman" w:cs="Times New Roman"/>
                <w:sz w:val="28"/>
                <w:szCs w:val="28"/>
                <w:shd w:val="clear" w:color="auto" w:fill="FFFFFF"/>
                <w:lang w:val="en-US"/>
              </w:rPr>
            </w:rPrChange>
          </w:rPr>
          <w:t>surname.IsEnabled</w:t>
        </w:r>
        <w:proofErr w:type="spellEnd"/>
        <w:proofErr w:type="gramEnd"/>
        <w:r w:rsidRPr="00CA1CA9">
          <w:rPr>
            <w:rFonts w:ascii="Times New Roman" w:eastAsia="Calibri" w:hAnsi="Times New Roman" w:cs="Times New Roman"/>
            <w:sz w:val="20"/>
            <w:szCs w:val="20"/>
            <w:shd w:val="clear" w:color="auto" w:fill="FFFFFF"/>
            <w:lang w:val="en-US"/>
            <w:rPrChange w:id="15379" w:author="Airat Shigapov" w:date="2021-10-29T16:44:00Z">
              <w:rPr>
                <w:rFonts w:ascii="Times New Roman" w:eastAsia="Calibri" w:hAnsi="Times New Roman" w:cs="Times New Roman"/>
                <w:sz w:val="28"/>
                <w:szCs w:val="28"/>
                <w:shd w:val="clear" w:color="auto" w:fill="FFFFFF"/>
                <w:lang w:val="en-US"/>
              </w:rPr>
            </w:rPrChange>
          </w:rPr>
          <w:t xml:space="preserve"> = false;</w:t>
        </w:r>
      </w:ins>
    </w:p>
    <w:p w14:paraId="20DF6411" w14:textId="77777777" w:rsidR="00CC67A4" w:rsidRPr="00CA1CA9" w:rsidRDefault="00CC67A4" w:rsidP="00CC67A4">
      <w:pPr>
        <w:rPr>
          <w:ins w:id="15380" w:author="Airat Shigapov" w:date="2021-10-29T16:41:00Z"/>
          <w:rFonts w:ascii="Times New Roman" w:eastAsia="Calibri" w:hAnsi="Times New Roman" w:cs="Times New Roman"/>
          <w:sz w:val="20"/>
          <w:szCs w:val="20"/>
          <w:shd w:val="clear" w:color="auto" w:fill="FFFFFF"/>
          <w:lang w:val="en-US"/>
          <w:rPrChange w:id="15381" w:author="Airat Shigapov" w:date="2021-10-29T16:44:00Z">
            <w:rPr>
              <w:ins w:id="15382" w:author="Airat Shigapov" w:date="2021-10-29T16:41:00Z"/>
              <w:rFonts w:ascii="Times New Roman" w:eastAsia="Calibri" w:hAnsi="Times New Roman" w:cs="Times New Roman"/>
              <w:sz w:val="28"/>
              <w:szCs w:val="28"/>
              <w:shd w:val="clear" w:color="auto" w:fill="FFFFFF"/>
              <w:lang w:val="en-US"/>
            </w:rPr>
          </w:rPrChange>
        </w:rPr>
      </w:pPr>
      <w:ins w:id="15383" w:author="Airat Shigapov" w:date="2021-10-29T16:41:00Z">
        <w:r w:rsidRPr="00CA1CA9">
          <w:rPr>
            <w:rFonts w:ascii="Times New Roman" w:eastAsia="Calibri" w:hAnsi="Times New Roman" w:cs="Times New Roman"/>
            <w:sz w:val="20"/>
            <w:szCs w:val="20"/>
            <w:shd w:val="clear" w:color="auto" w:fill="FFFFFF"/>
            <w:lang w:val="en-US"/>
            <w:rPrChange w:id="15384" w:author="Airat Shigapov" w:date="2021-10-29T16:44:00Z">
              <w:rPr>
                <w:rFonts w:ascii="Times New Roman" w:eastAsia="Calibri" w:hAnsi="Times New Roman" w:cs="Times New Roman"/>
                <w:sz w:val="28"/>
                <w:szCs w:val="28"/>
                <w:shd w:val="clear" w:color="auto" w:fill="FFFFFF"/>
                <w:lang w:val="en-US"/>
              </w:rPr>
            </w:rPrChange>
          </w:rPr>
          <w:t xml:space="preserve">            </w:t>
        </w:r>
        <w:proofErr w:type="spellStart"/>
        <w:proofErr w:type="gramStart"/>
        <w:r w:rsidRPr="00CA1CA9">
          <w:rPr>
            <w:rFonts w:ascii="Times New Roman" w:eastAsia="Calibri" w:hAnsi="Times New Roman" w:cs="Times New Roman"/>
            <w:sz w:val="20"/>
            <w:szCs w:val="20"/>
            <w:shd w:val="clear" w:color="auto" w:fill="FFFFFF"/>
            <w:lang w:val="en-US"/>
            <w:rPrChange w:id="15385" w:author="Airat Shigapov" w:date="2021-10-29T16:44:00Z">
              <w:rPr>
                <w:rFonts w:ascii="Times New Roman" w:eastAsia="Calibri" w:hAnsi="Times New Roman" w:cs="Times New Roman"/>
                <w:sz w:val="28"/>
                <w:szCs w:val="28"/>
                <w:shd w:val="clear" w:color="auto" w:fill="FFFFFF"/>
                <w:lang w:val="en-US"/>
              </w:rPr>
            </w:rPrChange>
          </w:rPr>
          <w:t>name.IsEnabled</w:t>
        </w:r>
        <w:proofErr w:type="spellEnd"/>
        <w:proofErr w:type="gramEnd"/>
        <w:r w:rsidRPr="00CA1CA9">
          <w:rPr>
            <w:rFonts w:ascii="Times New Roman" w:eastAsia="Calibri" w:hAnsi="Times New Roman" w:cs="Times New Roman"/>
            <w:sz w:val="20"/>
            <w:szCs w:val="20"/>
            <w:shd w:val="clear" w:color="auto" w:fill="FFFFFF"/>
            <w:lang w:val="en-US"/>
            <w:rPrChange w:id="15386" w:author="Airat Shigapov" w:date="2021-10-29T16:44:00Z">
              <w:rPr>
                <w:rFonts w:ascii="Times New Roman" w:eastAsia="Calibri" w:hAnsi="Times New Roman" w:cs="Times New Roman"/>
                <w:sz w:val="28"/>
                <w:szCs w:val="28"/>
                <w:shd w:val="clear" w:color="auto" w:fill="FFFFFF"/>
                <w:lang w:val="en-US"/>
              </w:rPr>
            </w:rPrChange>
          </w:rPr>
          <w:t xml:space="preserve"> = false;</w:t>
        </w:r>
      </w:ins>
    </w:p>
    <w:p w14:paraId="350E95E6" w14:textId="77777777" w:rsidR="00CC67A4" w:rsidRPr="00CA1CA9" w:rsidRDefault="00CC67A4" w:rsidP="00CC67A4">
      <w:pPr>
        <w:rPr>
          <w:ins w:id="15387" w:author="Airat Shigapov" w:date="2021-10-29T16:41:00Z"/>
          <w:rFonts w:ascii="Times New Roman" w:eastAsia="Calibri" w:hAnsi="Times New Roman" w:cs="Times New Roman"/>
          <w:sz w:val="20"/>
          <w:szCs w:val="20"/>
          <w:shd w:val="clear" w:color="auto" w:fill="FFFFFF"/>
          <w:lang w:val="en-US"/>
          <w:rPrChange w:id="15388" w:author="Airat Shigapov" w:date="2021-10-29T16:44:00Z">
            <w:rPr>
              <w:ins w:id="15389" w:author="Airat Shigapov" w:date="2021-10-29T16:41:00Z"/>
              <w:rFonts w:ascii="Times New Roman" w:eastAsia="Calibri" w:hAnsi="Times New Roman" w:cs="Times New Roman"/>
              <w:sz w:val="28"/>
              <w:szCs w:val="28"/>
              <w:shd w:val="clear" w:color="auto" w:fill="FFFFFF"/>
              <w:lang w:val="en-US"/>
            </w:rPr>
          </w:rPrChange>
        </w:rPr>
      </w:pPr>
      <w:ins w:id="15390" w:author="Airat Shigapov" w:date="2021-10-29T16:41:00Z">
        <w:r w:rsidRPr="00CA1CA9">
          <w:rPr>
            <w:rFonts w:ascii="Times New Roman" w:eastAsia="Calibri" w:hAnsi="Times New Roman" w:cs="Times New Roman"/>
            <w:sz w:val="20"/>
            <w:szCs w:val="20"/>
            <w:shd w:val="clear" w:color="auto" w:fill="FFFFFF"/>
            <w:lang w:val="en-US"/>
            <w:rPrChange w:id="15391" w:author="Airat Shigapov" w:date="2021-10-29T16:44:00Z">
              <w:rPr>
                <w:rFonts w:ascii="Times New Roman" w:eastAsia="Calibri" w:hAnsi="Times New Roman" w:cs="Times New Roman"/>
                <w:sz w:val="28"/>
                <w:szCs w:val="28"/>
                <w:shd w:val="clear" w:color="auto" w:fill="FFFFFF"/>
                <w:lang w:val="en-US"/>
              </w:rPr>
            </w:rPrChange>
          </w:rPr>
          <w:t xml:space="preserve">            </w:t>
        </w:r>
        <w:proofErr w:type="spellStart"/>
        <w:r w:rsidRPr="00CA1CA9">
          <w:rPr>
            <w:rFonts w:ascii="Times New Roman" w:eastAsia="Calibri" w:hAnsi="Times New Roman" w:cs="Times New Roman"/>
            <w:sz w:val="20"/>
            <w:szCs w:val="20"/>
            <w:shd w:val="clear" w:color="auto" w:fill="FFFFFF"/>
            <w:lang w:val="en-US"/>
            <w:rPrChange w:id="15392" w:author="Airat Shigapov" w:date="2021-10-29T16:44:00Z">
              <w:rPr>
                <w:rFonts w:ascii="Times New Roman" w:eastAsia="Calibri" w:hAnsi="Times New Roman" w:cs="Times New Roman"/>
                <w:sz w:val="28"/>
                <w:szCs w:val="28"/>
                <w:shd w:val="clear" w:color="auto" w:fill="FFFFFF"/>
                <w:lang w:val="en-US"/>
              </w:rPr>
            </w:rPrChange>
          </w:rPr>
          <w:t>middleName.IsEnabled</w:t>
        </w:r>
        <w:proofErr w:type="spellEnd"/>
        <w:r w:rsidRPr="00CA1CA9">
          <w:rPr>
            <w:rFonts w:ascii="Times New Roman" w:eastAsia="Calibri" w:hAnsi="Times New Roman" w:cs="Times New Roman"/>
            <w:sz w:val="20"/>
            <w:szCs w:val="20"/>
            <w:shd w:val="clear" w:color="auto" w:fill="FFFFFF"/>
            <w:lang w:val="en-US"/>
            <w:rPrChange w:id="15393" w:author="Airat Shigapov" w:date="2021-10-29T16:44:00Z">
              <w:rPr>
                <w:rFonts w:ascii="Times New Roman" w:eastAsia="Calibri" w:hAnsi="Times New Roman" w:cs="Times New Roman"/>
                <w:sz w:val="28"/>
                <w:szCs w:val="28"/>
                <w:shd w:val="clear" w:color="auto" w:fill="FFFFFF"/>
                <w:lang w:val="en-US"/>
              </w:rPr>
            </w:rPrChange>
          </w:rPr>
          <w:t xml:space="preserve"> = false;</w:t>
        </w:r>
      </w:ins>
    </w:p>
    <w:p w14:paraId="0B997B77" w14:textId="77777777" w:rsidR="00CC67A4" w:rsidRPr="00CA1CA9" w:rsidRDefault="00CC67A4" w:rsidP="00CC67A4">
      <w:pPr>
        <w:rPr>
          <w:ins w:id="15394" w:author="Airat Shigapov" w:date="2021-10-29T16:41:00Z"/>
          <w:rFonts w:ascii="Times New Roman" w:eastAsia="Calibri" w:hAnsi="Times New Roman" w:cs="Times New Roman"/>
          <w:sz w:val="20"/>
          <w:szCs w:val="20"/>
          <w:shd w:val="clear" w:color="auto" w:fill="FFFFFF"/>
          <w:lang w:val="en-US"/>
          <w:rPrChange w:id="15395" w:author="Airat Shigapov" w:date="2021-10-29T16:44:00Z">
            <w:rPr>
              <w:ins w:id="15396" w:author="Airat Shigapov" w:date="2021-10-29T16:41:00Z"/>
              <w:rFonts w:ascii="Times New Roman" w:eastAsia="Calibri" w:hAnsi="Times New Roman" w:cs="Times New Roman"/>
              <w:sz w:val="28"/>
              <w:szCs w:val="28"/>
              <w:shd w:val="clear" w:color="auto" w:fill="FFFFFF"/>
              <w:lang w:val="en-US"/>
            </w:rPr>
          </w:rPrChange>
        </w:rPr>
      </w:pPr>
      <w:ins w:id="15397" w:author="Airat Shigapov" w:date="2021-10-29T16:41:00Z">
        <w:r w:rsidRPr="00CA1CA9">
          <w:rPr>
            <w:rFonts w:ascii="Times New Roman" w:eastAsia="Calibri" w:hAnsi="Times New Roman" w:cs="Times New Roman"/>
            <w:sz w:val="20"/>
            <w:szCs w:val="20"/>
            <w:shd w:val="clear" w:color="auto" w:fill="FFFFFF"/>
            <w:lang w:val="en-US"/>
            <w:rPrChange w:id="15398" w:author="Airat Shigapov" w:date="2021-10-29T16:44:00Z">
              <w:rPr>
                <w:rFonts w:ascii="Times New Roman" w:eastAsia="Calibri" w:hAnsi="Times New Roman" w:cs="Times New Roman"/>
                <w:sz w:val="28"/>
                <w:szCs w:val="28"/>
                <w:shd w:val="clear" w:color="auto" w:fill="FFFFFF"/>
                <w:lang w:val="en-US"/>
              </w:rPr>
            </w:rPrChange>
          </w:rPr>
          <w:t xml:space="preserve">            </w:t>
        </w:r>
        <w:proofErr w:type="spellStart"/>
        <w:r w:rsidRPr="00CA1CA9">
          <w:rPr>
            <w:rFonts w:ascii="Times New Roman" w:eastAsia="Calibri" w:hAnsi="Times New Roman" w:cs="Times New Roman"/>
            <w:sz w:val="20"/>
            <w:szCs w:val="20"/>
            <w:shd w:val="clear" w:color="auto" w:fill="FFFFFF"/>
            <w:lang w:val="en-US"/>
            <w:rPrChange w:id="15399" w:author="Airat Shigapov" w:date="2021-10-29T16:44:00Z">
              <w:rPr>
                <w:rFonts w:ascii="Times New Roman" w:eastAsia="Calibri" w:hAnsi="Times New Roman" w:cs="Times New Roman"/>
                <w:sz w:val="28"/>
                <w:szCs w:val="28"/>
                <w:shd w:val="clear" w:color="auto" w:fill="FFFFFF"/>
                <w:lang w:val="en-US"/>
              </w:rPr>
            </w:rPrChange>
          </w:rPr>
          <w:t>cancleButton.Visibility</w:t>
        </w:r>
        <w:proofErr w:type="spellEnd"/>
        <w:r w:rsidRPr="00CA1CA9">
          <w:rPr>
            <w:rFonts w:ascii="Times New Roman" w:eastAsia="Calibri" w:hAnsi="Times New Roman" w:cs="Times New Roman"/>
            <w:sz w:val="20"/>
            <w:szCs w:val="20"/>
            <w:shd w:val="clear" w:color="auto" w:fill="FFFFFF"/>
            <w:lang w:val="en-US"/>
            <w:rPrChange w:id="15400" w:author="Airat Shigapov" w:date="2021-10-29T16:44:00Z">
              <w:rPr>
                <w:rFonts w:ascii="Times New Roman" w:eastAsia="Calibri" w:hAnsi="Times New Roman" w:cs="Times New Roman"/>
                <w:sz w:val="28"/>
                <w:szCs w:val="28"/>
                <w:shd w:val="clear" w:color="auto" w:fill="FFFFFF"/>
                <w:lang w:val="en-US"/>
              </w:rPr>
            </w:rPrChange>
          </w:rPr>
          <w:t xml:space="preserve"> = </w:t>
        </w:r>
        <w:proofErr w:type="spellStart"/>
        <w:r w:rsidRPr="00CA1CA9">
          <w:rPr>
            <w:rFonts w:ascii="Times New Roman" w:eastAsia="Calibri" w:hAnsi="Times New Roman" w:cs="Times New Roman"/>
            <w:sz w:val="20"/>
            <w:szCs w:val="20"/>
            <w:shd w:val="clear" w:color="auto" w:fill="FFFFFF"/>
            <w:lang w:val="en-US"/>
            <w:rPrChange w:id="15401" w:author="Airat Shigapov" w:date="2021-10-29T16:44:00Z">
              <w:rPr>
                <w:rFonts w:ascii="Times New Roman" w:eastAsia="Calibri" w:hAnsi="Times New Roman" w:cs="Times New Roman"/>
                <w:sz w:val="28"/>
                <w:szCs w:val="28"/>
                <w:shd w:val="clear" w:color="auto" w:fill="FFFFFF"/>
                <w:lang w:val="en-US"/>
              </w:rPr>
            </w:rPrChange>
          </w:rPr>
          <w:t>Visibility.Hidden</w:t>
        </w:r>
        <w:proofErr w:type="spellEnd"/>
        <w:r w:rsidRPr="00CA1CA9">
          <w:rPr>
            <w:rFonts w:ascii="Times New Roman" w:eastAsia="Calibri" w:hAnsi="Times New Roman" w:cs="Times New Roman"/>
            <w:sz w:val="20"/>
            <w:szCs w:val="20"/>
            <w:shd w:val="clear" w:color="auto" w:fill="FFFFFF"/>
            <w:lang w:val="en-US"/>
            <w:rPrChange w:id="15402" w:author="Airat Shigapov" w:date="2021-10-29T16:44:00Z">
              <w:rPr>
                <w:rFonts w:ascii="Times New Roman" w:eastAsia="Calibri" w:hAnsi="Times New Roman" w:cs="Times New Roman"/>
                <w:sz w:val="28"/>
                <w:szCs w:val="28"/>
                <w:shd w:val="clear" w:color="auto" w:fill="FFFFFF"/>
                <w:lang w:val="en-US"/>
              </w:rPr>
            </w:rPrChange>
          </w:rPr>
          <w:t>;</w:t>
        </w:r>
      </w:ins>
    </w:p>
    <w:p w14:paraId="1A222EB8" w14:textId="77777777" w:rsidR="00CC67A4" w:rsidRPr="00CA1CA9" w:rsidRDefault="00CC67A4" w:rsidP="00CC67A4">
      <w:pPr>
        <w:rPr>
          <w:ins w:id="15403" w:author="Airat Shigapov" w:date="2021-10-29T16:41:00Z"/>
          <w:rFonts w:ascii="Times New Roman" w:eastAsia="Calibri" w:hAnsi="Times New Roman" w:cs="Times New Roman"/>
          <w:sz w:val="20"/>
          <w:szCs w:val="20"/>
          <w:shd w:val="clear" w:color="auto" w:fill="FFFFFF"/>
          <w:lang w:val="en-US"/>
          <w:rPrChange w:id="15404" w:author="Airat Shigapov" w:date="2021-10-29T16:44:00Z">
            <w:rPr>
              <w:ins w:id="15405" w:author="Airat Shigapov" w:date="2021-10-29T16:41:00Z"/>
              <w:rFonts w:ascii="Times New Roman" w:eastAsia="Calibri" w:hAnsi="Times New Roman" w:cs="Times New Roman"/>
              <w:sz w:val="28"/>
              <w:szCs w:val="28"/>
              <w:shd w:val="clear" w:color="auto" w:fill="FFFFFF"/>
              <w:lang w:val="en-US"/>
            </w:rPr>
          </w:rPrChange>
        </w:rPr>
      </w:pPr>
      <w:ins w:id="15406" w:author="Airat Shigapov" w:date="2021-10-29T16:41:00Z">
        <w:r w:rsidRPr="00CA1CA9">
          <w:rPr>
            <w:rFonts w:ascii="Times New Roman" w:eastAsia="Calibri" w:hAnsi="Times New Roman" w:cs="Times New Roman"/>
            <w:sz w:val="20"/>
            <w:szCs w:val="20"/>
            <w:shd w:val="clear" w:color="auto" w:fill="FFFFFF"/>
            <w:lang w:val="en-US"/>
            <w:rPrChange w:id="15407" w:author="Airat Shigapov" w:date="2021-10-29T16:44:00Z">
              <w:rPr>
                <w:rFonts w:ascii="Times New Roman" w:eastAsia="Calibri" w:hAnsi="Times New Roman" w:cs="Times New Roman"/>
                <w:sz w:val="28"/>
                <w:szCs w:val="28"/>
                <w:shd w:val="clear" w:color="auto" w:fill="FFFFFF"/>
                <w:lang w:val="en-US"/>
              </w:rPr>
            </w:rPrChange>
          </w:rPr>
          <w:t xml:space="preserve">            </w:t>
        </w:r>
        <w:proofErr w:type="spellStart"/>
        <w:r w:rsidRPr="00CA1CA9">
          <w:rPr>
            <w:rFonts w:ascii="Times New Roman" w:eastAsia="Calibri" w:hAnsi="Times New Roman" w:cs="Times New Roman"/>
            <w:sz w:val="20"/>
            <w:szCs w:val="20"/>
            <w:shd w:val="clear" w:color="auto" w:fill="FFFFFF"/>
            <w:lang w:val="en-US"/>
            <w:rPrChange w:id="15408" w:author="Airat Shigapov" w:date="2021-10-29T16:44:00Z">
              <w:rPr>
                <w:rFonts w:ascii="Times New Roman" w:eastAsia="Calibri" w:hAnsi="Times New Roman" w:cs="Times New Roman"/>
                <w:sz w:val="28"/>
                <w:szCs w:val="28"/>
                <w:shd w:val="clear" w:color="auto" w:fill="FFFFFF"/>
                <w:lang w:val="en-US"/>
              </w:rPr>
            </w:rPrChange>
          </w:rPr>
          <w:t>saveButton.Visibility</w:t>
        </w:r>
        <w:proofErr w:type="spellEnd"/>
        <w:r w:rsidRPr="00CA1CA9">
          <w:rPr>
            <w:rFonts w:ascii="Times New Roman" w:eastAsia="Calibri" w:hAnsi="Times New Roman" w:cs="Times New Roman"/>
            <w:sz w:val="20"/>
            <w:szCs w:val="20"/>
            <w:shd w:val="clear" w:color="auto" w:fill="FFFFFF"/>
            <w:lang w:val="en-US"/>
            <w:rPrChange w:id="15409" w:author="Airat Shigapov" w:date="2021-10-29T16:44:00Z">
              <w:rPr>
                <w:rFonts w:ascii="Times New Roman" w:eastAsia="Calibri" w:hAnsi="Times New Roman" w:cs="Times New Roman"/>
                <w:sz w:val="28"/>
                <w:szCs w:val="28"/>
                <w:shd w:val="clear" w:color="auto" w:fill="FFFFFF"/>
                <w:lang w:val="en-US"/>
              </w:rPr>
            </w:rPrChange>
          </w:rPr>
          <w:t xml:space="preserve"> = </w:t>
        </w:r>
        <w:proofErr w:type="spellStart"/>
        <w:r w:rsidRPr="00CA1CA9">
          <w:rPr>
            <w:rFonts w:ascii="Times New Roman" w:eastAsia="Calibri" w:hAnsi="Times New Roman" w:cs="Times New Roman"/>
            <w:sz w:val="20"/>
            <w:szCs w:val="20"/>
            <w:shd w:val="clear" w:color="auto" w:fill="FFFFFF"/>
            <w:lang w:val="en-US"/>
            <w:rPrChange w:id="15410" w:author="Airat Shigapov" w:date="2021-10-29T16:44:00Z">
              <w:rPr>
                <w:rFonts w:ascii="Times New Roman" w:eastAsia="Calibri" w:hAnsi="Times New Roman" w:cs="Times New Roman"/>
                <w:sz w:val="28"/>
                <w:szCs w:val="28"/>
                <w:shd w:val="clear" w:color="auto" w:fill="FFFFFF"/>
                <w:lang w:val="en-US"/>
              </w:rPr>
            </w:rPrChange>
          </w:rPr>
          <w:t>Visibility.Hidden</w:t>
        </w:r>
        <w:proofErr w:type="spellEnd"/>
        <w:r w:rsidRPr="00CA1CA9">
          <w:rPr>
            <w:rFonts w:ascii="Times New Roman" w:eastAsia="Calibri" w:hAnsi="Times New Roman" w:cs="Times New Roman"/>
            <w:sz w:val="20"/>
            <w:szCs w:val="20"/>
            <w:shd w:val="clear" w:color="auto" w:fill="FFFFFF"/>
            <w:lang w:val="en-US"/>
            <w:rPrChange w:id="15411" w:author="Airat Shigapov" w:date="2021-10-29T16:44:00Z">
              <w:rPr>
                <w:rFonts w:ascii="Times New Roman" w:eastAsia="Calibri" w:hAnsi="Times New Roman" w:cs="Times New Roman"/>
                <w:sz w:val="28"/>
                <w:szCs w:val="28"/>
                <w:shd w:val="clear" w:color="auto" w:fill="FFFFFF"/>
                <w:lang w:val="en-US"/>
              </w:rPr>
            </w:rPrChange>
          </w:rPr>
          <w:t>;</w:t>
        </w:r>
      </w:ins>
    </w:p>
    <w:p w14:paraId="2C66FBF2" w14:textId="77777777" w:rsidR="00CC67A4" w:rsidRPr="00CA1CA9" w:rsidRDefault="00CC67A4" w:rsidP="00CC67A4">
      <w:pPr>
        <w:rPr>
          <w:ins w:id="15412" w:author="Airat Shigapov" w:date="2021-10-29T16:41:00Z"/>
          <w:rFonts w:ascii="Times New Roman" w:eastAsia="Calibri" w:hAnsi="Times New Roman" w:cs="Times New Roman"/>
          <w:sz w:val="20"/>
          <w:szCs w:val="20"/>
          <w:shd w:val="clear" w:color="auto" w:fill="FFFFFF"/>
          <w:lang w:val="en-US"/>
          <w:rPrChange w:id="15413" w:author="Airat Shigapov" w:date="2021-10-29T16:44:00Z">
            <w:rPr>
              <w:ins w:id="15414" w:author="Airat Shigapov" w:date="2021-10-29T16:41:00Z"/>
              <w:rFonts w:ascii="Times New Roman" w:eastAsia="Calibri" w:hAnsi="Times New Roman" w:cs="Times New Roman"/>
              <w:sz w:val="28"/>
              <w:szCs w:val="28"/>
              <w:shd w:val="clear" w:color="auto" w:fill="FFFFFF"/>
              <w:lang w:val="en-US"/>
            </w:rPr>
          </w:rPrChange>
        </w:rPr>
      </w:pPr>
      <w:ins w:id="15415" w:author="Airat Shigapov" w:date="2021-10-29T16:41:00Z">
        <w:r w:rsidRPr="00CA1CA9">
          <w:rPr>
            <w:rFonts w:ascii="Times New Roman" w:eastAsia="Calibri" w:hAnsi="Times New Roman" w:cs="Times New Roman"/>
            <w:sz w:val="20"/>
            <w:szCs w:val="20"/>
            <w:shd w:val="clear" w:color="auto" w:fill="FFFFFF"/>
            <w:lang w:val="en-US"/>
            <w:rPrChange w:id="15416" w:author="Airat Shigapov" w:date="2021-10-29T16:44:00Z">
              <w:rPr>
                <w:rFonts w:ascii="Times New Roman" w:eastAsia="Calibri" w:hAnsi="Times New Roman" w:cs="Times New Roman"/>
                <w:sz w:val="28"/>
                <w:szCs w:val="28"/>
                <w:shd w:val="clear" w:color="auto" w:fill="FFFFFF"/>
                <w:lang w:val="en-US"/>
              </w:rPr>
            </w:rPrChange>
          </w:rPr>
          <w:t xml:space="preserve">            </w:t>
        </w:r>
        <w:proofErr w:type="spellStart"/>
        <w:r w:rsidRPr="00CA1CA9">
          <w:rPr>
            <w:rFonts w:ascii="Times New Roman" w:eastAsia="Calibri" w:hAnsi="Times New Roman" w:cs="Times New Roman"/>
            <w:sz w:val="20"/>
            <w:szCs w:val="20"/>
            <w:shd w:val="clear" w:color="auto" w:fill="FFFFFF"/>
            <w:lang w:val="en-US"/>
            <w:rPrChange w:id="15417" w:author="Airat Shigapov" w:date="2021-10-29T16:44:00Z">
              <w:rPr>
                <w:rFonts w:ascii="Times New Roman" w:eastAsia="Calibri" w:hAnsi="Times New Roman" w:cs="Times New Roman"/>
                <w:sz w:val="28"/>
                <w:szCs w:val="28"/>
                <w:shd w:val="clear" w:color="auto" w:fill="FFFFFF"/>
                <w:lang w:val="en-US"/>
              </w:rPr>
            </w:rPrChange>
          </w:rPr>
          <w:t>updateButton.Visibility</w:t>
        </w:r>
        <w:proofErr w:type="spellEnd"/>
        <w:r w:rsidRPr="00CA1CA9">
          <w:rPr>
            <w:rFonts w:ascii="Times New Roman" w:eastAsia="Calibri" w:hAnsi="Times New Roman" w:cs="Times New Roman"/>
            <w:sz w:val="20"/>
            <w:szCs w:val="20"/>
            <w:shd w:val="clear" w:color="auto" w:fill="FFFFFF"/>
            <w:lang w:val="en-US"/>
            <w:rPrChange w:id="15418" w:author="Airat Shigapov" w:date="2021-10-29T16:44:00Z">
              <w:rPr>
                <w:rFonts w:ascii="Times New Roman" w:eastAsia="Calibri" w:hAnsi="Times New Roman" w:cs="Times New Roman"/>
                <w:sz w:val="28"/>
                <w:szCs w:val="28"/>
                <w:shd w:val="clear" w:color="auto" w:fill="FFFFFF"/>
                <w:lang w:val="en-US"/>
              </w:rPr>
            </w:rPrChange>
          </w:rPr>
          <w:t xml:space="preserve"> = </w:t>
        </w:r>
        <w:proofErr w:type="spellStart"/>
        <w:r w:rsidRPr="00CA1CA9">
          <w:rPr>
            <w:rFonts w:ascii="Times New Roman" w:eastAsia="Calibri" w:hAnsi="Times New Roman" w:cs="Times New Roman"/>
            <w:sz w:val="20"/>
            <w:szCs w:val="20"/>
            <w:shd w:val="clear" w:color="auto" w:fill="FFFFFF"/>
            <w:lang w:val="en-US"/>
            <w:rPrChange w:id="15419" w:author="Airat Shigapov" w:date="2021-10-29T16:44:00Z">
              <w:rPr>
                <w:rFonts w:ascii="Times New Roman" w:eastAsia="Calibri" w:hAnsi="Times New Roman" w:cs="Times New Roman"/>
                <w:sz w:val="28"/>
                <w:szCs w:val="28"/>
                <w:shd w:val="clear" w:color="auto" w:fill="FFFFFF"/>
                <w:lang w:val="en-US"/>
              </w:rPr>
            </w:rPrChange>
          </w:rPr>
          <w:t>Visibility.Visible</w:t>
        </w:r>
        <w:proofErr w:type="spellEnd"/>
        <w:r w:rsidRPr="00CA1CA9">
          <w:rPr>
            <w:rFonts w:ascii="Times New Roman" w:eastAsia="Calibri" w:hAnsi="Times New Roman" w:cs="Times New Roman"/>
            <w:sz w:val="20"/>
            <w:szCs w:val="20"/>
            <w:shd w:val="clear" w:color="auto" w:fill="FFFFFF"/>
            <w:lang w:val="en-US"/>
            <w:rPrChange w:id="15420" w:author="Airat Shigapov" w:date="2021-10-29T16:44:00Z">
              <w:rPr>
                <w:rFonts w:ascii="Times New Roman" w:eastAsia="Calibri" w:hAnsi="Times New Roman" w:cs="Times New Roman"/>
                <w:sz w:val="28"/>
                <w:szCs w:val="28"/>
                <w:shd w:val="clear" w:color="auto" w:fill="FFFFFF"/>
                <w:lang w:val="en-US"/>
              </w:rPr>
            </w:rPrChange>
          </w:rPr>
          <w:t>;</w:t>
        </w:r>
      </w:ins>
    </w:p>
    <w:p w14:paraId="05DC481D" w14:textId="77777777" w:rsidR="00CC67A4" w:rsidRPr="00CA1CA9" w:rsidRDefault="00CC67A4" w:rsidP="00CC67A4">
      <w:pPr>
        <w:rPr>
          <w:ins w:id="15421" w:author="Airat Shigapov" w:date="2021-10-29T16:41:00Z"/>
          <w:rFonts w:ascii="Times New Roman" w:eastAsia="Calibri" w:hAnsi="Times New Roman" w:cs="Times New Roman"/>
          <w:sz w:val="20"/>
          <w:szCs w:val="20"/>
          <w:shd w:val="clear" w:color="auto" w:fill="FFFFFF"/>
          <w:lang w:val="en-US"/>
          <w:rPrChange w:id="15422" w:author="Airat Shigapov" w:date="2021-10-29T16:44:00Z">
            <w:rPr>
              <w:ins w:id="15423" w:author="Airat Shigapov" w:date="2021-10-29T16:41:00Z"/>
              <w:rFonts w:ascii="Times New Roman" w:eastAsia="Calibri" w:hAnsi="Times New Roman" w:cs="Times New Roman"/>
              <w:sz w:val="28"/>
              <w:szCs w:val="28"/>
              <w:shd w:val="clear" w:color="auto" w:fill="FFFFFF"/>
              <w:lang w:val="en-US"/>
            </w:rPr>
          </w:rPrChange>
        </w:rPr>
      </w:pPr>
      <w:ins w:id="15424" w:author="Airat Shigapov" w:date="2021-10-29T16:41:00Z">
        <w:r w:rsidRPr="00CA1CA9">
          <w:rPr>
            <w:rFonts w:ascii="Times New Roman" w:eastAsia="Calibri" w:hAnsi="Times New Roman" w:cs="Times New Roman"/>
            <w:sz w:val="20"/>
            <w:szCs w:val="20"/>
            <w:shd w:val="clear" w:color="auto" w:fill="FFFFFF"/>
            <w:lang w:val="en-US"/>
            <w:rPrChange w:id="15425" w:author="Airat Shigapov" w:date="2021-10-29T16:44:00Z">
              <w:rPr>
                <w:rFonts w:ascii="Times New Roman" w:eastAsia="Calibri" w:hAnsi="Times New Roman" w:cs="Times New Roman"/>
                <w:sz w:val="28"/>
                <w:szCs w:val="28"/>
                <w:shd w:val="clear" w:color="auto" w:fill="FFFFFF"/>
                <w:lang w:val="en-US"/>
              </w:rPr>
            </w:rPrChange>
          </w:rPr>
          <w:t xml:space="preserve">        }</w:t>
        </w:r>
      </w:ins>
    </w:p>
    <w:p w14:paraId="6EC721CD" w14:textId="77777777" w:rsidR="00CC67A4" w:rsidRPr="00CA1CA9" w:rsidRDefault="00CC67A4" w:rsidP="00CC67A4">
      <w:pPr>
        <w:rPr>
          <w:ins w:id="15426" w:author="Airat Shigapov" w:date="2021-10-29T16:41:00Z"/>
          <w:rFonts w:ascii="Times New Roman" w:eastAsia="Calibri" w:hAnsi="Times New Roman" w:cs="Times New Roman"/>
          <w:sz w:val="20"/>
          <w:szCs w:val="20"/>
          <w:shd w:val="clear" w:color="auto" w:fill="FFFFFF"/>
          <w:lang w:val="en-US"/>
          <w:rPrChange w:id="15427" w:author="Airat Shigapov" w:date="2021-10-29T16:44:00Z">
            <w:rPr>
              <w:ins w:id="15428" w:author="Airat Shigapov" w:date="2021-10-29T16:41:00Z"/>
              <w:rFonts w:ascii="Times New Roman" w:eastAsia="Calibri" w:hAnsi="Times New Roman" w:cs="Times New Roman"/>
              <w:sz w:val="28"/>
              <w:szCs w:val="28"/>
              <w:shd w:val="clear" w:color="auto" w:fill="FFFFFF"/>
              <w:lang w:val="en-US"/>
            </w:rPr>
          </w:rPrChange>
        </w:rPr>
      </w:pPr>
    </w:p>
    <w:p w14:paraId="6868A830" w14:textId="77777777" w:rsidR="00CC67A4" w:rsidRPr="00CA1CA9" w:rsidRDefault="00CC67A4" w:rsidP="00CC67A4">
      <w:pPr>
        <w:rPr>
          <w:ins w:id="15429" w:author="Airat Shigapov" w:date="2021-10-29T16:41:00Z"/>
          <w:rFonts w:ascii="Times New Roman" w:eastAsia="Calibri" w:hAnsi="Times New Roman" w:cs="Times New Roman"/>
          <w:sz w:val="20"/>
          <w:szCs w:val="20"/>
          <w:shd w:val="clear" w:color="auto" w:fill="FFFFFF"/>
          <w:lang w:val="en-US"/>
          <w:rPrChange w:id="15430" w:author="Airat Shigapov" w:date="2021-10-29T16:44:00Z">
            <w:rPr>
              <w:ins w:id="15431" w:author="Airat Shigapov" w:date="2021-10-29T16:41:00Z"/>
              <w:rFonts w:ascii="Times New Roman" w:eastAsia="Calibri" w:hAnsi="Times New Roman" w:cs="Times New Roman"/>
              <w:sz w:val="28"/>
              <w:szCs w:val="28"/>
              <w:shd w:val="clear" w:color="auto" w:fill="FFFFFF"/>
              <w:lang w:val="en-US"/>
            </w:rPr>
          </w:rPrChange>
        </w:rPr>
      </w:pPr>
      <w:ins w:id="15432" w:author="Airat Shigapov" w:date="2021-10-29T16:41:00Z">
        <w:r w:rsidRPr="00CA1CA9">
          <w:rPr>
            <w:rFonts w:ascii="Times New Roman" w:eastAsia="Calibri" w:hAnsi="Times New Roman" w:cs="Times New Roman"/>
            <w:sz w:val="20"/>
            <w:szCs w:val="20"/>
            <w:shd w:val="clear" w:color="auto" w:fill="FFFFFF"/>
            <w:lang w:val="en-US"/>
            <w:rPrChange w:id="15433" w:author="Airat Shigapov" w:date="2021-10-29T16:44:00Z">
              <w:rPr>
                <w:rFonts w:ascii="Times New Roman" w:eastAsia="Calibri" w:hAnsi="Times New Roman" w:cs="Times New Roman"/>
                <w:sz w:val="28"/>
                <w:szCs w:val="28"/>
                <w:shd w:val="clear" w:color="auto" w:fill="FFFFFF"/>
                <w:lang w:val="en-US"/>
              </w:rPr>
            </w:rPrChange>
          </w:rPr>
          <w:t xml:space="preserve">        private void </w:t>
        </w:r>
        <w:proofErr w:type="spellStart"/>
        <w:r w:rsidRPr="00CA1CA9">
          <w:rPr>
            <w:rFonts w:ascii="Times New Roman" w:eastAsia="Calibri" w:hAnsi="Times New Roman" w:cs="Times New Roman"/>
            <w:sz w:val="20"/>
            <w:szCs w:val="20"/>
            <w:shd w:val="clear" w:color="auto" w:fill="FFFFFF"/>
            <w:lang w:val="en-US"/>
            <w:rPrChange w:id="15434" w:author="Airat Shigapov" w:date="2021-10-29T16:44:00Z">
              <w:rPr>
                <w:rFonts w:ascii="Times New Roman" w:eastAsia="Calibri" w:hAnsi="Times New Roman" w:cs="Times New Roman"/>
                <w:sz w:val="28"/>
                <w:szCs w:val="28"/>
                <w:shd w:val="clear" w:color="auto" w:fill="FFFFFF"/>
                <w:lang w:val="en-US"/>
              </w:rPr>
            </w:rPrChange>
          </w:rPr>
          <w:t>cancleButton_</w:t>
        </w:r>
        <w:proofErr w:type="gramStart"/>
        <w:r w:rsidRPr="00CA1CA9">
          <w:rPr>
            <w:rFonts w:ascii="Times New Roman" w:eastAsia="Calibri" w:hAnsi="Times New Roman" w:cs="Times New Roman"/>
            <w:sz w:val="20"/>
            <w:szCs w:val="20"/>
            <w:shd w:val="clear" w:color="auto" w:fill="FFFFFF"/>
            <w:lang w:val="en-US"/>
            <w:rPrChange w:id="15435" w:author="Airat Shigapov" w:date="2021-10-29T16:44:00Z">
              <w:rPr>
                <w:rFonts w:ascii="Times New Roman" w:eastAsia="Calibri" w:hAnsi="Times New Roman" w:cs="Times New Roman"/>
                <w:sz w:val="28"/>
                <w:szCs w:val="28"/>
                <w:shd w:val="clear" w:color="auto" w:fill="FFFFFF"/>
                <w:lang w:val="en-US"/>
              </w:rPr>
            </w:rPrChange>
          </w:rPr>
          <w:t>Click</w:t>
        </w:r>
        <w:proofErr w:type="spellEnd"/>
        <w:r w:rsidRPr="00CA1CA9">
          <w:rPr>
            <w:rFonts w:ascii="Times New Roman" w:eastAsia="Calibri" w:hAnsi="Times New Roman" w:cs="Times New Roman"/>
            <w:sz w:val="20"/>
            <w:szCs w:val="20"/>
            <w:shd w:val="clear" w:color="auto" w:fill="FFFFFF"/>
            <w:lang w:val="en-US"/>
            <w:rPrChange w:id="15436" w:author="Airat Shigapov" w:date="2021-10-29T16:44:00Z">
              <w:rPr>
                <w:rFonts w:ascii="Times New Roman" w:eastAsia="Calibri" w:hAnsi="Times New Roman" w:cs="Times New Roman"/>
                <w:sz w:val="28"/>
                <w:szCs w:val="28"/>
                <w:shd w:val="clear" w:color="auto" w:fill="FFFFFF"/>
                <w:lang w:val="en-US"/>
              </w:rPr>
            </w:rPrChange>
          </w:rPr>
          <w:t>(</w:t>
        </w:r>
        <w:proofErr w:type="gramEnd"/>
        <w:r w:rsidRPr="00CA1CA9">
          <w:rPr>
            <w:rFonts w:ascii="Times New Roman" w:eastAsia="Calibri" w:hAnsi="Times New Roman" w:cs="Times New Roman"/>
            <w:sz w:val="20"/>
            <w:szCs w:val="20"/>
            <w:shd w:val="clear" w:color="auto" w:fill="FFFFFF"/>
            <w:lang w:val="en-US"/>
            <w:rPrChange w:id="15437" w:author="Airat Shigapov" w:date="2021-10-29T16:44:00Z">
              <w:rPr>
                <w:rFonts w:ascii="Times New Roman" w:eastAsia="Calibri" w:hAnsi="Times New Roman" w:cs="Times New Roman"/>
                <w:sz w:val="28"/>
                <w:szCs w:val="28"/>
                <w:shd w:val="clear" w:color="auto" w:fill="FFFFFF"/>
                <w:lang w:val="en-US"/>
              </w:rPr>
            </w:rPrChange>
          </w:rPr>
          <w:t xml:space="preserve">object sender, </w:t>
        </w:r>
        <w:proofErr w:type="spellStart"/>
        <w:r w:rsidRPr="00CA1CA9">
          <w:rPr>
            <w:rFonts w:ascii="Times New Roman" w:eastAsia="Calibri" w:hAnsi="Times New Roman" w:cs="Times New Roman"/>
            <w:sz w:val="20"/>
            <w:szCs w:val="20"/>
            <w:shd w:val="clear" w:color="auto" w:fill="FFFFFF"/>
            <w:lang w:val="en-US"/>
            <w:rPrChange w:id="15438" w:author="Airat Shigapov" w:date="2021-10-29T16:44:00Z">
              <w:rPr>
                <w:rFonts w:ascii="Times New Roman" w:eastAsia="Calibri" w:hAnsi="Times New Roman" w:cs="Times New Roman"/>
                <w:sz w:val="28"/>
                <w:szCs w:val="28"/>
                <w:shd w:val="clear" w:color="auto" w:fill="FFFFFF"/>
                <w:lang w:val="en-US"/>
              </w:rPr>
            </w:rPrChange>
          </w:rPr>
          <w:t>RoutedEventArgs</w:t>
        </w:r>
        <w:proofErr w:type="spellEnd"/>
        <w:r w:rsidRPr="00CA1CA9">
          <w:rPr>
            <w:rFonts w:ascii="Times New Roman" w:eastAsia="Calibri" w:hAnsi="Times New Roman" w:cs="Times New Roman"/>
            <w:sz w:val="20"/>
            <w:szCs w:val="20"/>
            <w:shd w:val="clear" w:color="auto" w:fill="FFFFFF"/>
            <w:lang w:val="en-US"/>
            <w:rPrChange w:id="15439" w:author="Airat Shigapov" w:date="2021-10-29T16:44:00Z">
              <w:rPr>
                <w:rFonts w:ascii="Times New Roman" w:eastAsia="Calibri" w:hAnsi="Times New Roman" w:cs="Times New Roman"/>
                <w:sz w:val="28"/>
                <w:szCs w:val="28"/>
                <w:shd w:val="clear" w:color="auto" w:fill="FFFFFF"/>
                <w:lang w:val="en-US"/>
              </w:rPr>
            </w:rPrChange>
          </w:rPr>
          <w:t xml:space="preserve"> e)</w:t>
        </w:r>
      </w:ins>
    </w:p>
    <w:p w14:paraId="120916E0" w14:textId="77777777" w:rsidR="00CC67A4" w:rsidRPr="00CA1CA9" w:rsidRDefault="00CC67A4" w:rsidP="00CC67A4">
      <w:pPr>
        <w:rPr>
          <w:ins w:id="15440" w:author="Airat Shigapov" w:date="2021-10-29T16:41:00Z"/>
          <w:rFonts w:ascii="Times New Roman" w:eastAsia="Calibri" w:hAnsi="Times New Roman" w:cs="Times New Roman"/>
          <w:sz w:val="20"/>
          <w:szCs w:val="20"/>
          <w:shd w:val="clear" w:color="auto" w:fill="FFFFFF"/>
          <w:lang w:val="en-US"/>
          <w:rPrChange w:id="15441" w:author="Airat Shigapov" w:date="2021-10-29T16:44:00Z">
            <w:rPr>
              <w:ins w:id="15442" w:author="Airat Shigapov" w:date="2021-10-29T16:41:00Z"/>
              <w:rFonts w:ascii="Times New Roman" w:eastAsia="Calibri" w:hAnsi="Times New Roman" w:cs="Times New Roman"/>
              <w:sz w:val="28"/>
              <w:szCs w:val="28"/>
              <w:shd w:val="clear" w:color="auto" w:fill="FFFFFF"/>
              <w:lang w:val="en-US"/>
            </w:rPr>
          </w:rPrChange>
        </w:rPr>
      </w:pPr>
      <w:ins w:id="15443" w:author="Airat Shigapov" w:date="2021-10-29T16:41:00Z">
        <w:r w:rsidRPr="00CA1CA9">
          <w:rPr>
            <w:rFonts w:ascii="Times New Roman" w:eastAsia="Calibri" w:hAnsi="Times New Roman" w:cs="Times New Roman"/>
            <w:sz w:val="20"/>
            <w:szCs w:val="20"/>
            <w:shd w:val="clear" w:color="auto" w:fill="FFFFFF"/>
            <w:lang w:val="en-US"/>
            <w:rPrChange w:id="15444" w:author="Airat Shigapov" w:date="2021-10-29T16:44:00Z">
              <w:rPr>
                <w:rFonts w:ascii="Times New Roman" w:eastAsia="Calibri" w:hAnsi="Times New Roman" w:cs="Times New Roman"/>
                <w:sz w:val="28"/>
                <w:szCs w:val="28"/>
                <w:shd w:val="clear" w:color="auto" w:fill="FFFFFF"/>
                <w:lang w:val="en-US"/>
              </w:rPr>
            </w:rPrChange>
          </w:rPr>
          <w:t xml:space="preserve">        {</w:t>
        </w:r>
      </w:ins>
    </w:p>
    <w:p w14:paraId="01BF5643" w14:textId="77777777" w:rsidR="00CC67A4" w:rsidRPr="00CA1CA9" w:rsidRDefault="00CC67A4" w:rsidP="00CC67A4">
      <w:pPr>
        <w:rPr>
          <w:ins w:id="15445" w:author="Airat Shigapov" w:date="2021-10-29T16:41:00Z"/>
          <w:rFonts w:ascii="Times New Roman" w:eastAsia="Calibri" w:hAnsi="Times New Roman" w:cs="Times New Roman"/>
          <w:sz w:val="20"/>
          <w:szCs w:val="20"/>
          <w:shd w:val="clear" w:color="auto" w:fill="FFFFFF"/>
          <w:lang w:val="en-US"/>
          <w:rPrChange w:id="15446" w:author="Airat Shigapov" w:date="2021-10-29T16:44:00Z">
            <w:rPr>
              <w:ins w:id="15447" w:author="Airat Shigapov" w:date="2021-10-29T16:41:00Z"/>
              <w:rFonts w:ascii="Times New Roman" w:eastAsia="Calibri" w:hAnsi="Times New Roman" w:cs="Times New Roman"/>
              <w:sz w:val="28"/>
              <w:szCs w:val="28"/>
              <w:shd w:val="clear" w:color="auto" w:fill="FFFFFF"/>
              <w:lang w:val="en-US"/>
            </w:rPr>
          </w:rPrChange>
        </w:rPr>
      </w:pPr>
      <w:ins w:id="15448" w:author="Airat Shigapov" w:date="2021-10-29T16:41:00Z">
        <w:r w:rsidRPr="00CA1CA9">
          <w:rPr>
            <w:rFonts w:ascii="Times New Roman" w:eastAsia="Calibri" w:hAnsi="Times New Roman" w:cs="Times New Roman"/>
            <w:sz w:val="20"/>
            <w:szCs w:val="20"/>
            <w:shd w:val="clear" w:color="auto" w:fill="FFFFFF"/>
            <w:lang w:val="en-US"/>
            <w:rPrChange w:id="15449" w:author="Airat Shigapov" w:date="2021-10-29T16:44:00Z">
              <w:rPr>
                <w:rFonts w:ascii="Times New Roman" w:eastAsia="Calibri" w:hAnsi="Times New Roman" w:cs="Times New Roman"/>
                <w:sz w:val="28"/>
                <w:szCs w:val="28"/>
                <w:shd w:val="clear" w:color="auto" w:fill="FFFFFF"/>
                <w:lang w:val="en-US"/>
              </w:rPr>
            </w:rPrChange>
          </w:rPr>
          <w:t xml:space="preserve">            </w:t>
        </w:r>
      </w:ins>
    </w:p>
    <w:p w14:paraId="245CF560" w14:textId="77777777" w:rsidR="00CC67A4" w:rsidRPr="00CA1CA9" w:rsidRDefault="00CC67A4" w:rsidP="00CC67A4">
      <w:pPr>
        <w:rPr>
          <w:ins w:id="15450" w:author="Airat Shigapov" w:date="2021-10-29T16:41:00Z"/>
          <w:rFonts w:ascii="Times New Roman" w:eastAsia="Calibri" w:hAnsi="Times New Roman" w:cs="Times New Roman"/>
          <w:sz w:val="20"/>
          <w:szCs w:val="20"/>
          <w:shd w:val="clear" w:color="auto" w:fill="FFFFFF"/>
          <w:lang w:val="en-US"/>
          <w:rPrChange w:id="15451" w:author="Airat Shigapov" w:date="2021-10-29T16:44:00Z">
            <w:rPr>
              <w:ins w:id="15452" w:author="Airat Shigapov" w:date="2021-10-29T16:41:00Z"/>
              <w:rFonts w:ascii="Times New Roman" w:eastAsia="Calibri" w:hAnsi="Times New Roman" w:cs="Times New Roman"/>
              <w:sz w:val="28"/>
              <w:szCs w:val="28"/>
              <w:shd w:val="clear" w:color="auto" w:fill="FFFFFF"/>
              <w:lang w:val="en-US"/>
            </w:rPr>
          </w:rPrChange>
        </w:rPr>
      </w:pPr>
      <w:ins w:id="15453" w:author="Airat Shigapov" w:date="2021-10-29T16:41:00Z">
        <w:r w:rsidRPr="00CA1CA9">
          <w:rPr>
            <w:rFonts w:ascii="Times New Roman" w:eastAsia="Calibri" w:hAnsi="Times New Roman" w:cs="Times New Roman"/>
            <w:sz w:val="20"/>
            <w:szCs w:val="20"/>
            <w:shd w:val="clear" w:color="auto" w:fill="FFFFFF"/>
            <w:lang w:val="en-US"/>
            <w:rPrChange w:id="15454" w:author="Airat Shigapov" w:date="2021-10-29T16:44:00Z">
              <w:rPr>
                <w:rFonts w:ascii="Times New Roman" w:eastAsia="Calibri" w:hAnsi="Times New Roman" w:cs="Times New Roman"/>
                <w:sz w:val="28"/>
                <w:szCs w:val="28"/>
                <w:shd w:val="clear" w:color="auto" w:fill="FFFFFF"/>
                <w:lang w:val="en-US"/>
              </w:rPr>
            </w:rPrChange>
          </w:rPr>
          <w:t xml:space="preserve">            </w:t>
        </w:r>
        <w:proofErr w:type="gramStart"/>
        <w:r w:rsidRPr="00CA1CA9">
          <w:rPr>
            <w:rFonts w:ascii="Times New Roman" w:eastAsia="Calibri" w:hAnsi="Times New Roman" w:cs="Times New Roman"/>
            <w:sz w:val="20"/>
            <w:szCs w:val="20"/>
            <w:shd w:val="clear" w:color="auto" w:fill="FFFFFF"/>
            <w:lang w:val="en-US"/>
            <w:rPrChange w:id="15455" w:author="Airat Shigapov" w:date="2021-10-29T16:44:00Z">
              <w:rPr>
                <w:rFonts w:ascii="Times New Roman" w:eastAsia="Calibri" w:hAnsi="Times New Roman" w:cs="Times New Roman"/>
                <w:sz w:val="28"/>
                <w:szCs w:val="28"/>
                <w:shd w:val="clear" w:color="auto" w:fill="FFFFFF"/>
                <w:lang w:val="en-US"/>
              </w:rPr>
            </w:rPrChange>
          </w:rPr>
          <w:t>client  =</w:t>
        </w:r>
        <w:proofErr w:type="gramEnd"/>
        <w:r w:rsidRPr="00CA1CA9">
          <w:rPr>
            <w:rFonts w:ascii="Times New Roman" w:eastAsia="Calibri" w:hAnsi="Times New Roman" w:cs="Times New Roman"/>
            <w:sz w:val="20"/>
            <w:szCs w:val="20"/>
            <w:shd w:val="clear" w:color="auto" w:fill="FFFFFF"/>
            <w:lang w:val="en-US"/>
            <w:rPrChange w:id="15456" w:author="Airat Shigapov" w:date="2021-10-29T16:44:00Z">
              <w:rPr>
                <w:rFonts w:ascii="Times New Roman" w:eastAsia="Calibri" w:hAnsi="Times New Roman" w:cs="Times New Roman"/>
                <w:sz w:val="28"/>
                <w:szCs w:val="28"/>
                <w:shd w:val="clear" w:color="auto" w:fill="FFFFFF"/>
                <w:lang w:val="en-US"/>
              </w:rPr>
            </w:rPrChange>
          </w:rPr>
          <w:t xml:space="preserve"> (DateAuthorization)MainWindow.client.DateAuthorizations.FirstOrDefault().Clone();</w:t>
        </w:r>
      </w:ins>
    </w:p>
    <w:p w14:paraId="1D3E1DB9" w14:textId="77777777" w:rsidR="00CC67A4" w:rsidRPr="00CA1CA9" w:rsidRDefault="00CC67A4" w:rsidP="00CC67A4">
      <w:pPr>
        <w:rPr>
          <w:ins w:id="15457" w:author="Airat Shigapov" w:date="2021-10-29T16:41:00Z"/>
          <w:rFonts w:ascii="Times New Roman" w:eastAsia="Calibri" w:hAnsi="Times New Roman" w:cs="Times New Roman"/>
          <w:sz w:val="20"/>
          <w:szCs w:val="20"/>
          <w:shd w:val="clear" w:color="auto" w:fill="FFFFFF"/>
          <w:lang w:val="en-US"/>
          <w:rPrChange w:id="15458" w:author="Airat Shigapov" w:date="2021-10-29T16:44:00Z">
            <w:rPr>
              <w:ins w:id="15459" w:author="Airat Shigapov" w:date="2021-10-29T16:41:00Z"/>
              <w:rFonts w:ascii="Times New Roman" w:eastAsia="Calibri" w:hAnsi="Times New Roman" w:cs="Times New Roman"/>
              <w:sz w:val="28"/>
              <w:szCs w:val="28"/>
              <w:shd w:val="clear" w:color="auto" w:fill="FFFFFF"/>
              <w:lang w:val="en-US"/>
            </w:rPr>
          </w:rPrChange>
        </w:rPr>
      </w:pPr>
      <w:ins w:id="15460" w:author="Airat Shigapov" w:date="2021-10-29T16:41:00Z">
        <w:r w:rsidRPr="00CA1CA9">
          <w:rPr>
            <w:rFonts w:ascii="Times New Roman" w:eastAsia="Calibri" w:hAnsi="Times New Roman" w:cs="Times New Roman"/>
            <w:sz w:val="20"/>
            <w:szCs w:val="20"/>
            <w:shd w:val="clear" w:color="auto" w:fill="FFFFFF"/>
            <w:lang w:val="en-US"/>
            <w:rPrChange w:id="15461" w:author="Airat Shigapov" w:date="2021-10-29T16:44:00Z">
              <w:rPr>
                <w:rFonts w:ascii="Times New Roman" w:eastAsia="Calibri" w:hAnsi="Times New Roman" w:cs="Times New Roman"/>
                <w:sz w:val="28"/>
                <w:szCs w:val="28"/>
                <w:shd w:val="clear" w:color="auto" w:fill="FFFFFF"/>
                <w:lang w:val="en-US"/>
              </w:rPr>
            </w:rPrChange>
          </w:rPr>
          <w:t xml:space="preserve">            </w:t>
        </w:r>
        <w:proofErr w:type="spellStart"/>
        <w:r w:rsidRPr="00CA1CA9">
          <w:rPr>
            <w:rFonts w:ascii="Times New Roman" w:eastAsia="Calibri" w:hAnsi="Times New Roman" w:cs="Times New Roman"/>
            <w:sz w:val="20"/>
            <w:szCs w:val="20"/>
            <w:shd w:val="clear" w:color="auto" w:fill="FFFFFF"/>
            <w:lang w:val="en-US"/>
            <w:rPrChange w:id="15462" w:author="Airat Shigapov" w:date="2021-10-29T16:44:00Z">
              <w:rPr>
                <w:rFonts w:ascii="Times New Roman" w:eastAsia="Calibri" w:hAnsi="Times New Roman" w:cs="Times New Roman"/>
                <w:sz w:val="28"/>
                <w:szCs w:val="28"/>
                <w:shd w:val="clear" w:color="auto" w:fill="FFFFFF"/>
                <w:lang w:val="en-US"/>
              </w:rPr>
            </w:rPrChange>
          </w:rPr>
          <w:t>DataContext</w:t>
        </w:r>
        <w:proofErr w:type="spellEnd"/>
        <w:r w:rsidRPr="00CA1CA9">
          <w:rPr>
            <w:rFonts w:ascii="Times New Roman" w:eastAsia="Calibri" w:hAnsi="Times New Roman" w:cs="Times New Roman"/>
            <w:sz w:val="20"/>
            <w:szCs w:val="20"/>
            <w:shd w:val="clear" w:color="auto" w:fill="FFFFFF"/>
            <w:lang w:val="en-US"/>
            <w:rPrChange w:id="15463" w:author="Airat Shigapov" w:date="2021-10-29T16:44:00Z">
              <w:rPr>
                <w:rFonts w:ascii="Times New Roman" w:eastAsia="Calibri" w:hAnsi="Times New Roman" w:cs="Times New Roman"/>
                <w:sz w:val="28"/>
                <w:szCs w:val="28"/>
                <w:shd w:val="clear" w:color="auto" w:fill="FFFFFF"/>
                <w:lang w:val="en-US"/>
              </w:rPr>
            </w:rPrChange>
          </w:rPr>
          <w:t xml:space="preserve"> = client;</w:t>
        </w:r>
      </w:ins>
    </w:p>
    <w:p w14:paraId="73071560" w14:textId="77777777" w:rsidR="00CC67A4" w:rsidRPr="00CA1CA9" w:rsidRDefault="00CC67A4" w:rsidP="00CC67A4">
      <w:pPr>
        <w:rPr>
          <w:ins w:id="15464" w:author="Airat Shigapov" w:date="2021-10-29T16:41:00Z"/>
          <w:rFonts w:ascii="Times New Roman" w:eastAsia="Calibri" w:hAnsi="Times New Roman" w:cs="Times New Roman"/>
          <w:sz w:val="20"/>
          <w:szCs w:val="20"/>
          <w:shd w:val="clear" w:color="auto" w:fill="FFFFFF"/>
          <w:lang w:val="en-US"/>
          <w:rPrChange w:id="15465" w:author="Airat Shigapov" w:date="2021-10-29T16:44:00Z">
            <w:rPr>
              <w:ins w:id="15466" w:author="Airat Shigapov" w:date="2021-10-29T16:41:00Z"/>
              <w:rFonts w:ascii="Times New Roman" w:eastAsia="Calibri" w:hAnsi="Times New Roman" w:cs="Times New Roman"/>
              <w:sz w:val="28"/>
              <w:szCs w:val="28"/>
              <w:shd w:val="clear" w:color="auto" w:fill="FFFFFF"/>
              <w:lang w:val="en-US"/>
            </w:rPr>
          </w:rPrChange>
        </w:rPr>
      </w:pPr>
      <w:ins w:id="15467" w:author="Airat Shigapov" w:date="2021-10-29T16:41:00Z">
        <w:r w:rsidRPr="00CA1CA9">
          <w:rPr>
            <w:rFonts w:ascii="Times New Roman" w:eastAsia="Calibri" w:hAnsi="Times New Roman" w:cs="Times New Roman"/>
            <w:sz w:val="20"/>
            <w:szCs w:val="20"/>
            <w:shd w:val="clear" w:color="auto" w:fill="FFFFFF"/>
            <w:lang w:val="en-US"/>
            <w:rPrChange w:id="15468" w:author="Airat Shigapov" w:date="2021-10-29T16:44:00Z">
              <w:rPr>
                <w:rFonts w:ascii="Times New Roman" w:eastAsia="Calibri" w:hAnsi="Times New Roman" w:cs="Times New Roman"/>
                <w:sz w:val="28"/>
                <w:szCs w:val="28"/>
                <w:shd w:val="clear" w:color="auto" w:fill="FFFFFF"/>
                <w:lang w:val="en-US"/>
              </w:rPr>
            </w:rPrChange>
          </w:rPr>
          <w:t xml:space="preserve">            </w:t>
        </w:r>
        <w:proofErr w:type="spellStart"/>
        <w:proofErr w:type="gramStart"/>
        <w:r w:rsidRPr="00CA1CA9">
          <w:rPr>
            <w:rFonts w:ascii="Times New Roman" w:eastAsia="Calibri" w:hAnsi="Times New Roman" w:cs="Times New Roman"/>
            <w:sz w:val="20"/>
            <w:szCs w:val="20"/>
            <w:shd w:val="clear" w:color="auto" w:fill="FFFFFF"/>
            <w:lang w:val="en-US"/>
            <w:rPrChange w:id="15469" w:author="Airat Shigapov" w:date="2021-10-29T16:44:00Z">
              <w:rPr>
                <w:rFonts w:ascii="Times New Roman" w:eastAsia="Calibri" w:hAnsi="Times New Roman" w:cs="Times New Roman"/>
                <w:sz w:val="28"/>
                <w:szCs w:val="28"/>
                <w:shd w:val="clear" w:color="auto" w:fill="FFFFFF"/>
                <w:lang w:val="en-US"/>
              </w:rPr>
            </w:rPrChange>
          </w:rPr>
          <w:t>VisibleFields</w:t>
        </w:r>
        <w:proofErr w:type="spellEnd"/>
        <w:r w:rsidRPr="00CA1CA9">
          <w:rPr>
            <w:rFonts w:ascii="Times New Roman" w:eastAsia="Calibri" w:hAnsi="Times New Roman" w:cs="Times New Roman"/>
            <w:sz w:val="20"/>
            <w:szCs w:val="20"/>
            <w:shd w:val="clear" w:color="auto" w:fill="FFFFFF"/>
            <w:lang w:val="en-US"/>
            <w:rPrChange w:id="15470" w:author="Airat Shigapov" w:date="2021-10-29T16:44:00Z">
              <w:rPr>
                <w:rFonts w:ascii="Times New Roman" w:eastAsia="Calibri" w:hAnsi="Times New Roman" w:cs="Times New Roman"/>
                <w:sz w:val="28"/>
                <w:szCs w:val="28"/>
                <w:shd w:val="clear" w:color="auto" w:fill="FFFFFF"/>
                <w:lang w:val="en-US"/>
              </w:rPr>
            </w:rPrChange>
          </w:rPr>
          <w:t>(</w:t>
        </w:r>
        <w:proofErr w:type="gramEnd"/>
        <w:r w:rsidRPr="00CA1CA9">
          <w:rPr>
            <w:rFonts w:ascii="Times New Roman" w:eastAsia="Calibri" w:hAnsi="Times New Roman" w:cs="Times New Roman"/>
            <w:sz w:val="20"/>
            <w:szCs w:val="20"/>
            <w:shd w:val="clear" w:color="auto" w:fill="FFFFFF"/>
            <w:lang w:val="en-US"/>
            <w:rPrChange w:id="15471" w:author="Airat Shigapov" w:date="2021-10-29T16:44:00Z">
              <w:rPr>
                <w:rFonts w:ascii="Times New Roman" w:eastAsia="Calibri" w:hAnsi="Times New Roman" w:cs="Times New Roman"/>
                <w:sz w:val="28"/>
                <w:szCs w:val="28"/>
                <w:shd w:val="clear" w:color="auto" w:fill="FFFFFF"/>
                <w:lang w:val="en-US"/>
              </w:rPr>
            </w:rPrChange>
          </w:rPr>
          <w:t>);</w:t>
        </w:r>
      </w:ins>
    </w:p>
    <w:p w14:paraId="71CBF58A" w14:textId="77777777" w:rsidR="00CC67A4" w:rsidRPr="00CA1CA9" w:rsidRDefault="00CC67A4" w:rsidP="00CC67A4">
      <w:pPr>
        <w:rPr>
          <w:ins w:id="15472" w:author="Airat Shigapov" w:date="2021-10-29T16:41:00Z"/>
          <w:rFonts w:ascii="Times New Roman" w:eastAsia="Calibri" w:hAnsi="Times New Roman" w:cs="Times New Roman"/>
          <w:sz w:val="20"/>
          <w:szCs w:val="20"/>
          <w:shd w:val="clear" w:color="auto" w:fill="FFFFFF"/>
          <w:lang w:val="en-US"/>
          <w:rPrChange w:id="15473" w:author="Airat Shigapov" w:date="2021-10-29T16:44:00Z">
            <w:rPr>
              <w:ins w:id="15474" w:author="Airat Shigapov" w:date="2021-10-29T16:41:00Z"/>
              <w:rFonts w:ascii="Times New Roman" w:eastAsia="Calibri" w:hAnsi="Times New Roman" w:cs="Times New Roman"/>
              <w:sz w:val="28"/>
              <w:szCs w:val="28"/>
              <w:shd w:val="clear" w:color="auto" w:fill="FFFFFF"/>
              <w:lang w:val="en-US"/>
            </w:rPr>
          </w:rPrChange>
        </w:rPr>
      </w:pPr>
      <w:ins w:id="15475" w:author="Airat Shigapov" w:date="2021-10-29T16:41:00Z">
        <w:r w:rsidRPr="00CA1CA9">
          <w:rPr>
            <w:rFonts w:ascii="Times New Roman" w:eastAsia="Calibri" w:hAnsi="Times New Roman" w:cs="Times New Roman"/>
            <w:sz w:val="20"/>
            <w:szCs w:val="20"/>
            <w:shd w:val="clear" w:color="auto" w:fill="FFFFFF"/>
            <w:lang w:val="en-US"/>
            <w:rPrChange w:id="15476" w:author="Airat Shigapov" w:date="2021-10-29T16:44:00Z">
              <w:rPr>
                <w:rFonts w:ascii="Times New Roman" w:eastAsia="Calibri" w:hAnsi="Times New Roman" w:cs="Times New Roman"/>
                <w:sz w:val="28"/>
                <w:szCs w:val="28"/>
                <w:shd w:val="clear" w:color="auto" w:fill="FFFFFF"/>
                <w:lang w:val="en-US"/>
              </w:rPr>
            </w:rPrChange>
          </w:rPr>
          <w:t xml:space="preserve">        }</w:t>
        </w:r>
      </w:ins>
    </w:p>
    <w:p w14:paraId="38979E1A" w14:textId="77777777" w:rsidR="00CC67A4" w:rsidRPr="00CA1CA9" w:rsidRDefault="00CC67A4" w:rsidP="00CC67A4">
      <w:pPr>
        <w:rPr>
          <w:ins w:id="15477" w:author="Airat Shigapov" w:date="2021-10-29T16:41:00Z"/>
          <w:rFonts w:ascii="Times New Roman" w:eastAsia="Calibri" w:hAnsi="Times New Roman" w:cs="Times New Roman"/>
          <w:sz w:val="20"/>
          <w:szCs w:val="20"/>
          <w:shd w:val="clear" w:color="auto" w:fill="FFFFFF"/>
          <w:lang w:val="en-US"/>
          <w:rPrChange w:id="15478" w:author="Airat Shigapov" w:date="2021-10-29T16:44:00Z">
            <w:rPr>
              <w:ins w:id="15479" w:author="Airat Shigapov" w:date="2021-10-29T16:41:00Z"/>
              <w:rFonts w:ascii="Times New Roman" w:eastAsia="Calibri" w:hAnsi="Times New Roman" w:cs="Times New Roman"/>
              <w:sz w:val="28"/>
              <w:szCs w:val="28"/>
              <w:shd w:val="clear" w:color="auto" w:fill="FFFFFF"/>
              <w:lang w:val="en-US"/>
            </w:rPr>
          </w:rPrChange>
        </w:rPr>
      </w:pPr>
    </w:p>
    <w:p w14:paraId="2B9925BC" w14:textId="77777777" w:rsidR="00CC67A4" w:rsidRPr="00CA1CA9" w:rsidRDefault="00CC67A4" w:rsidP="00CC67A4">
      <w:pPr>
        <w:rPr>
          <w:ins w:id="15480" w:author="Airat Shigapov" w:date="2021-10-29T16:41:00Z"/>
          <w:rFonts w:ascii="Times New Roman" w:eastAsia="Calibri" w:hAnsi="Times New Roman" w:cs="Times New Roman"/>
          <w:sz w:val="20"/>
          <w:szCs w:val="20"/>
          <w:shd w:val="clear" w:color="auto" w:fill="FFFFFF"/>
          <w:lang w:val="en-US"/>
          <w:rPrChange w:id="15481" w:author="Airat Shigapov" w:date="2021-10-29T16:44:00Z">
            <w:rPr>
              <w:ins w:id="15482" w:author="Airat Shigapov" w:date="2021-10-29T16:41:00Z"/>
              <w:rFonts w:ascii="Times New Roman" w:eastAsia="Calibri" w:hAnsi="Times New Roman" w:cs="Times New Roman"/>
              <w:sz w:val="28"/>
              <w:szCs w:val="28"/>
              <w:shd w:val="clear" w:color="auto" w:fill="FFFFFF"/>
              <w:lang w:val="en-US"/>
            </w:rPr>
          </w:rPrChange>
        </w:rPr>
      </w:pPr>
      <w:ins w:id="15483" w:author="Airat Shigapov" w:date="2021-10-29T16:41:00Z">
        <w:r w:rsidRPr="00CA1CA9">
          <w:rPr>
            <w:rFonts w:ascii="Times New Roman" w:eastAsia="Calibri" w:hAnsi="Times New Roman" w:cs="Times New Roman"/>
            <w:sz w:val="20"/>
            <w:szCs w:val="20"/>
            <w:shd w:val="clear" w:color="auto" w:fill="FFFFFF"/>
            <w:lang w:val="en-US"/>
            <w:rPrChange w:id="15484" w:author="Airat Shigapov" w:date="2021-10-29T16:44:00Z">
              <w:rPr>
                <w:rFonts w:ascii="Times New Roman" w:eastAsia="Calibri" w:hAnsi="Times New Roman" w:cs="Times New Roman"/>
                <w:sz w:val="28"/>
                <w:szCs w:val="28"/>
                <w:shd w:val="clear" w:color="auto" w:fill="FFFFFF"/>
                <w:lang w:val="en-US"/>
              </w:rPr>
            </w:rPrChange>
          </w:rPr>
          <w:t xml:space="preserve">        private void </w:t>
        </w:r>
        <w:proofErr w:type="spellStart"/>
        <w:r w:rsidRPr="00CA1CA9">
          <w:rPr>
            <w:rFonts w:ascii="Times New Roman" w:eastAsia="Calibri" w:hAnsi="Times New Roman" w:cs="Times New Roman"/>
            <w:sz w:val="20"/>
            <w:szCs w:val="20"/>
            <w:shd w:val="clear" w:color="auto" w:fill="FFFFFF"/>
            <w:lang w:val="en-US"/>
            <w:rPrChange w:id="15485" w:author="Airat Shigapov" w:date="2021-10-29T16:44:00Z">
              <w:rPr>
                <w:rFonts w:ascii="Times New Roman" w:eastAsia="Calibri" w:hAnsi="Times New Roman" w:cs="Times New Roman"/>
                <w:sz w:val="28"/>
                <w:szCs w:val="28"/>
                <w:shd w:val="clear" w:color="auto" w:fill="FFFFFF"/>
                <w:lang w:val="en-US"/>
              </w:rPr>
            </w:rPrChange>
          </w:rPr>
          <w:t>saveButton_</w:t>
        </w:r>
        <w:proofErr w:type="gramStart"/>
        <w:r w:rsidRPr="00CA1CA9">
          <w:rPr>
            <w:rFonts w:ascii="Times New Roman" w:eastAsia="Calibri" w:hAnsi="Times New Roman" w:cs="Times New Roman"/>
            <w:sz w:val="20"/>
            <w:szCs w:val="20"/>
            <w:shd w:val="clear" w:color="auto" w:fill="FFFFFF"/>
            <w:lang w:val="en-US"/>
            <w:rPrChange w:id="15486" w:author="Airat Shigapov" w:date="2021-10-29T16:44:00Z">
              <w:rPr>
                <w:rFonts w:ascii="Times New Roman" w:eastAsia="Calibri" w:hAnsi="Times New Roman" w:cs="Times New Roman"/>
                <w:sz w:val="28"/>
                <w:szCs w:val="28"/>
                <w:shd w:val="clear" w:color="auto" w:fill="FFFFFF"/>
                <w:lang w:val="en-US"/>
              </w:rPr>
            </w:rPrChange>
          </w:rPr>
          <w:t>Click</w:t>
        </w:r>
        <w:proofErr w:type="spellEnd"/>
        <w:r w:rsidRPr="00CA1CA9">
          <w:rPr>
            <w:rFonts w:ascii="Times New Roman" w:eastAsia="Calibri" w:hAnsi="Times New Roman" w:cs="Times New Roman"/>
            <w:sz w:val="20"/>
            <w:szCs w:val="20"/>
            <w:shd w:val="clear" w:color="auto" w:fill="FFFFFF"/>
            <w:lang w:val="en-US"/>
            <w:rPrChange w:id="15487" w:author="Airat Shigapov" w:date="2021-10-29T16:44:00Z">
              <w:rPr>
                <w:rFonts w:ascii="Times New Roman" w:eastAsia="Calibri" w:hAnsi="Times New Roman" w:cs="Times New Roman"/>
                <w:sz w:val="28"/>
                <w:szCs w:val="28"/>
                <w:shd w:val="clear" w:color="auto" w:fill="FFFFFF"/>
                <w:lang w:val="en-US"/>
              </w:rPr>
            </w:rPrChange>
          </w:rPr>
          <w:t>(</w:t>
        </w:r>
        <w:proofErr w:type="gramEnd"/>
        <w:r w:rsidRPr="00CA1CA9">
          <w:rPr>
            <w:rFonts w:ascii="Times New Roman" w:eastAsia="Calibri" w:hAnsi="Times New Roman" w:cs="Times New Roman"/>
            <w:sz w:val="20"/>
            <w:szCs w:val="20"/>
            <w:shd w:val="clear" w:color="auto" w:fill="FFFFFF"/>
            <w:lang w:val="en-US"/>
            <w:rPrChange w:id="15488" w:author="Airat Shigapov" w:date="2021-10-29T16:44:00Z">
              <w:rPr>
                <w:rFonts w:ascii="Times New Roman" w:eastAsia="Calibri" w:hAnsi="Times New Roman" w:cs="Times New Roman"/>
                <w:sz w:val="28"/>
                <w:szCs w:val="28"/>
                <w:shd w:val="clear" w:color="auto" w:fill="FFFFFF"/>
                <w:lang w:val="en-US"/>
              </w:rPr>
            </w:rPrChange>
          </w:rPr>
          <w:t xml:space="preserve">object sender, </w:t>
        </w:r>
        <w:proofErr w:type="spellStart"/>
        <w:r w:rsidRPr="00CA1CA9">
          <w:rPr>
            <w:rFonts w:ascii="Times New Roman" w:eastAsia="Calibri" w:hAnsi="Times New Roman" w:cs="Times New Roman"/>
            <w:sz w:val="20"/>
            <w:szCs w:val="20"/>
            <w:shd w:val="clear" w:color="auto" w:fill="FFFFFF"/>
            <w:lang w:val="en-US"/>
            <w:rPrChange w:id="15489" w:author="Airat Shigapov" w:date="2021-10-29T16:44:00Z">
              <w:rPr>
                <w:rFonts w:ascii="Times New Roman" w:eastAsia="Calibri" w:hAnsi="Times New Roman" w:cs="Times New Roman"/>
                <w:sz w:val="28"/>
                <w:szCs w:val="28"/>
                <w:shd w:val="clear" w:color="auto" w:fill="FFFFFF"/>
                <w:lang w:val="en-US"/>
              </w:rPr>
            </w:rPrChange>
          </w:rPr>
          <w:t>RoutedEventArgs</w:t>
        </w:r>
        <w:proofErr w:type="spellEnd"/>
        <w:r w:rsidRPr="00CA1CA9">
          <w:rPr>
            <w:rFonts w:ascii="Times New Roman" w:eastAsia="Calibri" w:hAnsi="Times New Roman" w:cs="Times New Roman"/>
            <w:sz w:val="20"/>
            <w:szCs w:val="20"/>
            <w:shd w:val="clear" w:color="auto" w:fill="FFFFFF"/>
            <w:lang w:val="en-US"/>
            <w:rPrChange w:id="15490" w:author="Airat Shigapov" w:date="2021-10-29T16:44:00Z">
              <w:rPr>
                <w:rFonts w:ascii="Times New Roman" w:eastAsia="Calibri" w:hAnsi="Times New Roman" w:cs="Times New Roman"/>
                <w:sz w:val="28"/>
                <w:szCs w:val="28"/>
                <w:shd w:val="clear" w:color="auto" w:fill="FFFFFF"/>
                <w:lang w:val="en-US"/>
              </w:rPr>
            </w:rPrChange>
          </w:rPr>
          <w:t xml:space="preserve"> e)</w:t>
        </w:r>
      </w:ins>
    </w:p>
    <w:p w14:paraId="2D49726B" w14:textId="77777777" w:rsidR="00CC67A4" w:rsidRPr="00CA1CA9" w:rsidRDefault="00CC67A4" w:rsidP="00CC67A4">
      <w:pPr>
        <w:rPr>
          <w:ins w:id="15491" w:author="Airat Shigapov" w:date="2021-10-29T16:41:00Z"/>
          <w:rFonts w:ascii="Times New Roman" w:eastAsia="Calibri" w:hAnsi="Times New Roman" w:cs="Times New Roman"/>
          <w:sz w:val="20"/>
          <w:szCs w:val="20"/>
          <w:shd w:val="clear" w:color="auto" w:fill="FFFFFF"/>
          <w:lang w:val="en-US"/>
          <w:rPrChange w:id="15492" w:author="Airat Shigapov" w:date="2021-10-29T16:44:00Z">
            <w:rPr>
              <w:ins w:id="15493" w:author="Airat Shigapov" w:date="2021-10-29T16:41:00Z"/>
              <w:rFonts w:ascii="Times New Roman" w:eastAsia="Calibri" w:hAnsi="Times New Roman" w:cs="Times New Roman"/>
              <w:sz w:val="28"/>
              <w:szCs w:val="28"/>
              <w:shd w:val="clear" w:color="auto" w:fill="FFFFFF"/>
              <w:lang w:val="en-US"/>
            </w:rPr>
          </w:rPrChange>
        </w:rPr>
      </w:pPr>
      <w:ins w:id="15494" w:author="Airat Shigapov" w:date="2021-10-29T16:41:00Z">
        <w:r w:rsidRPr="00CA1CA9">
          <w:rPr>
            <w:rFonts w:ascii="Times New Roman" w:eastAsia="Calibri" w:hAnsi="Times New Roman" w:cs="Times New Roman"/>
            <w:sz w:val="20"/>
            <w:szCs w:val="20"/>
            <w:shd w:val="clear" w:color="auto" w:fill="FFFFFF"/>
            <w:lang w:val="en-US"/>
            <w:rPrChange w:id="15495" w:author="Airat Shigapov" w:date="2021-10-29T16:44:00Z">
              <w:rPr>
                <w:rFonts w:ascii="Times New Roman" w:eastAsia="Calibri" w:hAnsi="Times New Roman" w:cs="Times New Roman"/>
                <w:sz w:val="28"/>
                <w:szCs w:val="28"/>
                <w:shd w:val="clear" w:color="auto" w:fill="FFFFFF"/>
                <w:lang w:val="en-US"/>
              </w:rPr>
            </w:rPrChange>
          </w:rPr>
          <w:t xml:space="preserve">        {</w:t>
        </w:r>
      </w:ins>
    </w:p>
    <w:p w14:paraId="75B73388" w14:textId="77777777" w:rsidR="00CC67A4" w:rsidRPr="00CA1CA9" w:rsidRDefault="00CC67A4" w:rsidP="00CC67A4">
      <w:pPr>
        <w:rPr>
          <w:ins w:id="15496" w:author="Airat Shigapov" w:date="2021-10-29T16:41:00Z"/>
          <w:rFonts w:ascii="Times New Roman" w:eastAsia="Calibri" w:hAnsi="Times New Roman" w:cs="Times New Roman"/>
          <w:sz w:val="20"/>
          <w:szCs w:val="20"/>
          <w:shd w:val="clear" w:color="auto" w:fill="FFFFFF"/>
          <w:lang w:val="en-US"/>
          <w:rPrChange w:id="15497" w:author="Airat Shigapov" w:date="2021-10-29T16:44:00Z">
            <w:rPr>
              <w:ins w:id="15498" w:author="Airat Shigapov" w:date="2021-10-29T16:41:00Z"/>
              <w:rFonts w:ascii="Times New Roman" w:eastAsia="Calibri" w:hAnsi="Times New Roman" w:cs="Times New Roman"/>
              <w:sz w:val="28"/>
              <w:szCs w:val="28"/>
              <w:shd w:val="clear" w:color="auto" w:fill="FFFFFF"/>
              <w:lang w:val="en-US"/>
            </w:rPr>
          </w:rPrChange>
        </w:rPr>
      </w:pPr>
      <w:ins w:id="15499" w:author="Airat Shigapov" w:date="2021-10-29T16:41:00Z">
        <w:r w:rsidRPr="00CA1CA9">
          <w:rPr>
            <w:rFonts w:ascii="Times New Roman" w:eastAsia="Calibri" w:hAnsi="Times New Roman" w:cs="Times New Roman"/>
            <w:sz w:val="20"/>
            <w:szCs w:val="20"/>
            <w:shd w:val="clear" w:color="auto" w:fill="FFFFFF"/>
            <w:lang w:val="en-US"/>
            <w:rPrChange w:id="15500" w:author="Airat Shigapov" w:date="2021-10-29T16:44:00Z">
              <w:rPr>
                <w:rFonts w:ascii="Times New Roman" w:eastAsia="Calibri" w:hAnsi="Times New Roman" w:cs="Times New Roman"/>
                <w:sz w:val="28"/>
                <w:szCs w:val="28"/>
                <w:shd w:val="clear" w:color="auto" w:fill="FFFFFF"/>
                <w:lang w:val="en-US"/>
              </w:rPr>
            </w:rPrChange>
          </w:rPr>
          <w:t xml:space="preserve">            if (</w:t>
        </w:r>
        <w:proofErr w:type="spellStart"/>
        <w:proofErr w:type="gramStart"/>
        <w:r w:rsidRPr="00CA1CA9">
          <w:rPr>
            <w:rFonts w:ascii="Times New Roman" w:eastAsia="Calibri" w:hAnsi="Times New Roman" w:cs="Times New Roman"/>
            <w:sz w:val="20"/>
            <w:szCs w:val="20"/>
            <w:shd w:val="clear" w:color="auto" w:fill="FFFFFF"/>
            <w:lang w:val="en-US"/>
            <w:rPrChange w:id="15501" w:author="Airat Shigapov" w:date="2021-10-29T16:44:00Z">
              <w:rPr>
                <w:rFonts w:ascii="Times New Roman" w:eastAsia="Calibri" w:hAnsi="Times New Roman" w:cs="Times New Roman"/>
                <w:sz w:val="28"/>
                <w:szCs w:val="28"/>
                <w:shd w:val="clear" w:color="auto" w:fill="FFFFFF"/>
                <w:lang w:val="en-US"/>
              </w:rPr>
            </w:rPrChange>
          </w:rPr>
          <w:t>email.Text</w:t>
        </w:r>
        <w:proofErr w:type="spellEnd"/>
        <w:proofErr w:type="gramEnd"/>
        <w:r w:rsidRPr="00CA1CA9">
          <w:rPr>
            <w:rFonts w:ascii="Times New Roman" w:eastAsia="Calibri" w:hAnsi="Times New Roman" w:cs="Times New Roman"/>
            <w:sz w:val="20"/>
            <w:szCs w:val="20"/>
            <w:shd w:val="clear" w:color="auto" w:fill="FFFFFF"/>
            <w:lang w:val="en-US"/>
            <w:rPrChange w:id="15502" w:author="Airat Shigapov" w:date="2021-10-29T16:44:00Z">
              <w:rPr>
                <w:rFonts w:ascii="Times New Roman" w:eastAsia="Calibri" w:hAnsi="Times New Roman" w:cs="Times New Roman"/>
                <w:sz w:val="28"/>
                <w:szCs w:val="28"/>
                <w:shd w:val="clear" w:color="auto" w:fill="FFFFFF"/>
                <w:lang w:val="en-US"/>
              </w:rPr>
            </w:rPrChange>
          </w:rPr>
          <w:t xml:space="preserve"> != "" &amp;&amp; </w:t>
        </w:r>
        <w:proofErr w:type="spellStart"/>
        <w:r w:rsidRPr="00CA1CA9">
          <w:rPr>
            <w:rFonts w:ascii="Times New Roman" w:eastAsia="Calibri" w:hAnsi="Times New Roman" w:cs="Times New Roman"/>
            <w:sz w:val="20"/>
            <w:szCs w:val="20"/>
            <w:shd w:val="clear" w:color="auto" w:fill="FFFFFF"/>
            <w:lang w:val="en-US"/>
            <w:rPrChange w:id="15503" w:author="Airat Shigapov" w:date="2021-10-29T16:44:00Z">
              <w:rPr>
                <w:rFonts w:ascii="Times New Roman" w:eastAsia="Calibri" w:hAnsi="Times New Roman" w:cs="Times New Roman"/>
                <w:sz w:val="28"/>
                <w:szCs w:val="28"/>
                <w:shd w:val="clear" w:color="auto" w:fill="FFFFFF"/>
                <w:lang w:val="en-US"/>
              </w:rPr>
            </w:rPrChange>
          </w:rPr>
          <w:t>phone.Text</w:t>
        </w:r>
        <w:proofErr w:type="spellEnd"/>
        <w:r w:rsidRPr="00CA1CA9">
          <w:rPr>
            <w:rFonts w:ascii="Times New Roman" w:eastAsia="Calibri" w:hAnsi="Times New Roman" w:cs="Times New Roman"/>
            <w:sz w:val="20"/>
            <w:szCs w:val="20"/>
            <w:shd w:val="clear" w:color="auto" w:fill="FFFFFF"/>
            <w:lang w:val="en-US"/>
            <w:rPrChange w:id="15504" w:author="Airat Shigapov" w:date="2021-10-29T16:44:00Z">
              <w:rPr>
                <w:rFonts w:ascii="Times New Roman" w:eastAsia="Calibri" w:hAnsi="Times New Roman" w:cs="Times New Roman"/>
                <w:sz w:val="28"/>
                <w:szCs w:val="28"/>
                <w:shd w:val="clear" w:color="auto" w:fill="FFFFFF"/>
                <w:lang w:val="en-US"/>
              </w:rPr>
            </w:rPrChange>
          </w:rPr>
          <w:t xml:space="preserve"> != "" &amp;&amp;</w:t>
        </w:r>
      </w:ins>
    </w:p>
    <w:p w14:paraId="1040DF3F" w14:textId="77777777" w:rsidR="00CC67A4" w:rsidRPr="00CA1CA9" w:rsidRDefault="00CC67A4" w:rsidP="00CC67A4">
      <w:pPr>
        <w:rPr>
          <w:ins w:id="15505" w:author="Airat Shigapov" w:date="2021-10-29T16:41:00Z"/>
          <w:rFonts w:ascii="Times New Roman" w:eastAsia="Calibri" w:hAnsi="Times New Roman" w:cs="Times New Roman"/>
          <w:sz w:val="20"/>
          <w:szCs w:val="20"/>
          <w:shd w:val="clear" w:color="auto" w:fill="FFFFFF"/>
          <w:lang w:val="en-US"/>
          <w:rPrChange w:id="15506" w:author="Airat Shigapov" w:date="2021-10-29T16:44:00Z">
            <w:rPr>
              <w:ins w:id="15507" w:author="Airat Shigapov" w:date="2021-10-29T16:41:00Z"/>
              <w:rFonts w:ascii="Times New Roman" w:eastAsia="Calibri" w:hAnsi="Times New Roman" w:cs="Times New Roman"/>
              <w:sz w:val="28"/>
              <w:szCs w:val="28"/>
              <w:shd w:val="clear" w:color="auto" w:fill="FFFFFF"/>
              <w:lang w:val="en-US"/>
            </w:rPr>
          </w:rPrChange>
        </w:rPr>
      </w:pPr>
      <w:ins w:id="15508" w:author="Airat Shigapov" w:date="2021-10-29T16:41:00Z">
        <w:r w:rsidRPr="00CA1CA9">
          <w:rPr>
            <w:rFonts w:ascii="Times New Roman" w:eastAsia="Calibri" w:hAnsi="Times New Roman" w:cs="Times New Roman"/>
            <w:sz w:val="20"/>
            <w:szCs w:val="20"/>
            <w:shd w:val="clear" w:color="auto" w:fill="FFFFFF"/>
            <w:lang w:val="en-US"/>
            <w:rPrChange w:id="15509" w:author="Airat Shigapov" w:date="2021-10-29T16:44:00Z">
              <w:rPr>
                <w:rFonts w:ascii="Times New Roman" w:eastAsia="Calibri" w:hAnsi="Times New Roman" w:cs="Times New Roman"/>
                <w:sz w:val="28"/>
                <w:szCs w:val="28"/>
                <w:shd w:val="clear" w:color="auto" w:fill="FFFFFF"/>
                <w:lang w:val="en-US"/>
              </w:rPr>
            </w:rPrChange>
          </w:rPr>
          <w:t xml:space="preserve">            </w:t>
        </w:r>
        <w:proofErr w:type="spellStart"/>
        <w:proofErr w:type="gramStart"/>
        <w:r w:rsidRPr="00CA1CA9">
          <w:rPr>
            <w:rFonts w:ascii="Times New Roman" w:eastAsia="Calibri" w:hAnsi="Times New Roman" w:cs="Times New Roman"/>
            <w:sz w:val="20"/>
            <w:szCs w:val="20"/>
            <w:shd w:val="clear" w:color="auto" w:fill="FFFFFF"/>
            <w:lang w:val="en-US"/>
            <w:rPrChange w:id="15510" w:author="Airat Shigapov" w:date="2021-10-29T16:44:00Z">
              <w:rPr>
                <w:rFonts w:ascii="Times New Roman" w:eastAsia="Calibri" w:hAnsi="Times New Roman" w:cs="Times New Roman"/>
                <w:sz w:val="28"/>
                <w:szCs w:val="28"/>
                <w:shd w:val="clear" w:color="auto" w:fill="FFFFFF"/>
                <w:lang w:val="en-US"/>
              </w:rPr>
            </w:rPrChange>
          </w:rPr>
          <w:t>surname.Text</w:t>
        </w:r>
        <w:proofErr w:type="spellEnd"/>
        <w:proofErr w:type="gramEnd"/>
        <w:r w:rsidRPr="00CA1CA9">
          <w:rPr>
            <w:rFonts w:ascii="Times New Roman" w:eastAsia="Calibri" w:hAnsi="Times New Roman" w:cs="Times New Roman"/>
            <w:sz w:val="20"/>
            <w:szCs w:val="20"/>
            <w:shd w:val="clear" w:color="auto" w:fill="FFFFFF"/>
            <w:lang w:val="en-US"/>
            <w:rPrChange w:id="15511" w:author="Airat Shigapov" w:date="2021-10-29T16:44:00Z">
              <w:rPr>
                <w:rFonts w:ascii="Times New Roman" w:eastAsia="Calibri" w:hAnsi="Times New Roman" w:cs="Times New Roman"/>
                <w:sz w:val="28"/>
                <w:szCs w:val="28"/>
                <w:shd w:val="clear" w:color="auto" w:fill="FFFFFF"/>
                <w:lang w:val="en-US"/>
              </w:rPr>
            </w:rPrChange>
          </w:rPr>
          <w:t xml:space="preserve"> != "" &amp;&amp; </w:t>
        </w:r>
        <w:proofErr w:type="spellStart"/>
        <w:r w:rsidRPr="00CA1CA9">
          <w:rPr>
            <w:rFonts w:ascii="Times New Roman" w:eastAsia="Calibri" w:hAnsi="Times New Roman" w:cs="Times New Roman"/>
            <w:sz w:val="20"/>
            <w:szCs w:val="20"/>
            <w:shd w:val="clear" w:color="auto" w:fill="FFFFFF"/>
            <w:lang w:val="en-US"/>
            <w:rPrChange w:id="15512" w:author="Airat Shigapov" w:date="2021-10-29T16:44:00Z">
              <w:rPr>
                <w:rFonts w:ascii="Times New Roman" w:eastAsia="Calibri" w:hAnsi="Times New Roman" w:cs="Times New Roman"/>
                <w:sz w:val="28"/>
                <w:szCs w:val="28"/>
                <w:shd w:val="clear" w:color="auto" w:fill="FFFFFF"/>
                <w:lang w:val="en-US"/>
              </w:rPr>
            </w:rPrChange>
          </w:rPr>
          <w:t>name.Text</w:t>
        </w:r>
        <w:proofErr w:type="spellEnd"/>
        <w:r w:rsidRPr="00CA1CA9">
          <w:rPr>
            <w:rFonts w:ascii="Times New Roman" w:eastAsia="Calibri" w:hAnsi="Times New Roman" w:cs="Times New Roman"/>
            <w:sz w:val="20"/>
            <w:szCs w:val="20"/>
            <w:shd w:val="clear" w:color="auto" w:fill="FFFFFF"/>
            <w:lang w:val="en-US"/>
            <w:rPrChange w:id="15513" w:author="Airat Shigapov" w:date="2021-10-29T16:44:00Z">
              <w:rPr>
                <w:rFonts w:ascii="Times New Roman" w:eastAsia="Calibri" w:hAnsi="Times New Roman" w:cs="Times New Roman"/>
                <w:sz w:val="28"/>
                <w:szCs w:val="28"/>
                <w:shd w:val="clear" w:color="auto" w:fill="FFFFFF"/>
                <w:lang w:val="en-US"/>
              </w:rPr>
            </w:rPrChange>
          </w:rPr>
          <w:t xml:space="preserve"> != "" &amp;&amp; </w:t>
        </w:r>
        <w:proofErr w:type="spellStart"/>
        <w:r w:rsidRPr="00CA1CA9">
          <w:rPr>
            <w:rFonts w:ascii="Times New Roman" w:eastAsia="Calibri" w:hAnsi="Times New Roman" w:cs="Times New Roman"/>
            <w:sz w:val="20"/>
            <w:szCs w:val="20"/>
            <w:shd w:val="clear" w:color="auto" w:fill="FFFFFF"/>
            <w:lang w:val="en-US"/>
            <w:rPrChange w:id="15514" w:author="Airat Shigapov" w:date="2021-10-29T16:44:00Z">
              <w:rPr>
                <w:rFonts w:ascii="Times New Roman" w:eastAsia="Calibri" w:hAnsi="Times New Roman" w:cs="Times New Roman"/>
                <w:sz w:val="28"/>
                <w:szCs w:val="28"/>
                <w:shd w:val="clear" w:color="auto" w:fill="FFFFFF"/>
                <w:lang w:val="en-US"/>
              </w:rPr>
            </w:rPrChange>
          </w:rPr>
          <w:t>middleName.Text</w:t>
        </w:r>
        <w:proofErr w:type="spellEnd"/>
        <w:r w:rsidRPr="00CA1CA9">
          <w:rPr>
            <w:rFonts w:ascii="Times New Roman" w:eastAsia="Calibri" w:hAnsi="Times New Roman" w:cs="Times New Roman"/>
            <w:sz w:val="20"/>
            <w:szCs w:val="20"/>
            <w:shd w:val="clear" w:color="auto" w:fill="FFFFFF"/>
            <w:lang w:val="en-US"/>
            <w:rPrChange w:id="15515" w:author="Airat Shigapov" w:date="2021-10-29T16:44:00Z">
              <w:rPr>
                <w:rFonts w:ascii="Times New Roman" w:eastAsia="Calibri" w:hAnsi="Times New Roman" w:cs="Times New Roman"/>
                <w:sz w:val="28"/>
                <w:szCs w:val="28"/>
                <w:shd w:val="clear" w:color="auto" w:fill="FFFFFF"/>
                <w:lang w:val="en-US"/>
              </w:rPr>
            </w:rPrChange>
          </w:rPr>
          <w:t xml:space="preserve"> != "")</w:t>
        </w:r>
      </w:ins>
    </w:p>
    <w:p w14:paraId="23C12AA9" w14:textId="77777777" w:rsidR="00CC67A4" w:rsidRPr="00CA1CA9" w:rsidRDefault="00CC67A4" w:rsidP="00CC67A4">
      <w:pPr>
        <w:rPr>
          <w:ins w:id="15516" w:author="Airat Shigapov" w:date="2021-10-29T16:41:00Z"/>
          <w:rFonts w:ascii="Times New Roman" w:eastAsia="Calibri" w:hAnsi="Times New Roman" w:cs="Times New Roman"/>
          <w:sz w:val="20"/>
          <w:szCs w:val="20"/>
          <w:shd w:val="clear" w:color="auto" w:fill="FFFFFF"/>
          <w:lang w:val="en-US"/>
          <w:rPrChange w:id="15517" w:author="Airat Shigapov" w:date="2021-10-29T16:44:00Z">
            <w:rPr>
              <w:ins w:id="15518" w:author="Airat Shigapov" w:date="2021-10-29T16:41:00Z"/>
              <w:rFonts w:ascii="Times New Roman" w:eastAsia="Calibri" w:hAnsi="Times New Roman" w:cs="Times New Roman"/>
              <w:sz w:val="28"/>
              <w:szCs w:val="28"/>
              <w:shd w:val="clear" w:color="auto" w:fill="FFFFFF"/>
              <w:lang w:val="en-US"/>
            </w:rPr>
          </w:rPrChange>
        </w:rPr>
      </w:pPr>
      <w:ins w:id="15519" w:author="Airat Shigapov" w:date="2021-10-29T16:41:00Z">
        <w:r w:rsidRPr="00CA1CA9">
          <w:rPr>
            <w:rFonts w:ascii="Times New Roman" w:eastAsia="Calibri" w:hAnsi="Times New Roman" w:cs="Times New Roman"/>
            <w:sz w:val="20"/>
            <w:szCs w:val="20"/>
            <w:shd w:val="clear" w:color="auto" w:fill="FFFFFF"/>
            <w:lang w:val="en-US"/>
            <w:rPrChange w:id="15520" w:author="Airat Shigapov" w:date="2021-10-29T16:44:00Z">
              <w:rPr>
                <w:rFonts w:ascii="Times New Roman" w:eastAsia="Calibri" w:hAnsi="Times New Roman" w:cs="Times New Roman"/>
                <w:sz w:val="28"/>
                <w:szCs w:val="28"/>
                <w:shd w:val="clear" w:color="auto" w:fill="FFFFFF"/>
                <w:lang w:val="en-US"/>
              </w:rPr>
            </w:rPrChange>
          </w:rPr>
          <w:t xml:space="preserve">            {</w:t>
        </w:r>
      </w:ins>
    </w:p>
    <w:p w14:paraId="448E66C4" w14:textId="77777777" w:rsidR="00CC67A4" w:rsidRPr="00CA1CA9" w:rsidRDefault="00CC67A4" w:rsidP="00CC67A4">
      <w:pPr>
        <w:rPr>
          <w:ins w:id="15521" w:author="Airat Shigapov" w:date="2021-10-29T16:41:00Z"/>
          <w:rFonts w:ascii="Times New Roman" w:eastAsia="Calibri" w:hAnsi="Times New Roman" w:cs="Times New Roman"/>
          <w:sz w:val="20"/>
          <w:szCs w:val="20"/>
          <w:shd w:val="clear" w:color="auto" w:fill="FFFFFF"/>
          <w:lang w:val="en-US"/>
          <w:rPrChange w:id="15522" w:author="Airat Shigapov" w:date="2021-10-29T16:44:00Z">
            <w:rPr>
              <w:ins w:id="15523" w:author="Airat Shigapov" w:date="2021-10-29T16:41:00Z"/>
              <w:rFonts w:ascii="Times New Roman" w:eastAsia="Calibri" w:hAnsi="Times New Roman" w:cs="Times New Roman"/>
              <w:sz w:val="28"/>
              <w:szCs w:val="28"/>
              <w:shd w:val="clear" w:color="auto" w:fill="FFFFFF"/>
              <w:lang w:val="en-US"/>
            </w:rPr>
          </w:rPrChange>
        </w:rPr>
      </w:pPr>
      <w:ins w:id="15524" w:author="Airat Shigapov" w:date="2021-10-29T16:41:00Z">
        <w:r w:rsidRPr="00CA1CA9">
          <w:rPr>
            <w:rFonts w:ascii="Times New Roman" w:eastAsia="Calibri" w:hAnsi="Times New Roman" w:cs="Times New Roman"/>
            <w:sz w:val="20"/>
            <w:szCs w:val="20"/>
            <w:shd w:val="clear" w:color="auto" w:fill="FFFFFF"/>
            <w:lang w:val="en-US"/>
            <w:rPrChange w:id="15525" w:author="Airat Shigapov" w:date="2021-10-29T16:44:00Z">
              <w:rPr>
                <w:rFonts w:ascii="Times New Roman" w:eastAsia="Calibri" w:hAnsi="Times New Roman" w:cs="Times New Roman"/>
                <w:sz w:val="28"/>
                <w:szCs w:val="28"/>
                <w:shd w:val="clear" w:color="auto" w:fill="FFFFFF"/>
                <w:lang w:val="en-US"/>
              </w:rPr>
            </w:rPrChange>
          </w:rPr>
          <w:t xml:space="preserve">                Regex r = new </w:t>
        </w:r>
        <w:proofErr w:type="gramStart"/>
        <w:r w:rsidRPr="00CA1CA9">
          <w:rPr>
            <w:rFonts w:ascii="Times New Roman" w:eastAsia="Calibri" w:hAnsi="Times New Roman" w:cs="Times New Roman"/>
            <w:sz w:val="20"/>
            <w:szCs w:val="20"/>
            <w:shd w:val="clear" w:color="auto" w:fill="FFFFFF"/>
            <w:lang w:val="en-US"/>
            <w:rPrChange w:id="15526" w:author="Airat Shigapov" w:date="2021-10-29T16:44:00Z">
              <w:rPr>
                <w:rFonts w:ascii="Times New Roman" w:eastAsia="Calibri" w:hAnsi="Times New Roman" w:cs="Times New Roman"/>
                <w:sz w:val="28"/>
                <w:szCs w:val="28"/>
                <w:shd w:val="clear" w:color="auto" w:fill="FFFFFF"/>
                <w:lang w:val="en-US"/>
              </w:rPr>
            </w:rPrChange>
          </w:rPr>
          <w:t>Regex(</w:t>
        </w:r>
        <w:proofErr w:type="gramEnd"/>
        <w:r w:rsidRPr="00CA1CA9">
          <w:rPr>
            <w:rFonts w:ascii="Times New Roman" w:eastAsia="Calibri" w:hAnsi="Times New Roman" w:cs="Times New Roman"/>
            <w:sz w:val="20"/>
            <w:szCs w:val="20"/>
            <w:shd w:val="clear" w:color="auto" w:fill="FFFFFF"/>
            <w:lang w:val="en-US"/>
            <w:rPrChange w:id="15527" w:author="Airat Shigapov" w:date="2021-10-29T16:44:00Z">
              <w:rPr>
                <w:rFonts w:ascii="Times New Roman" w:eastAsia="Calibri" w:hAnsi="Times New Roman" w:cs="Times New Roman"/>
                <w:sz w:val="28"/>
                <w:szCs w:val="28"/>
                <w:shd w:val="clear" w:color="auto" w:fill="FFFFFF"/>
                <w:lang w:val="en-US"/>
              </w:rPr>
            </w:rPrChange>
          </w:rPr>
          <w:t>@"^(8)[0-9]{10}$");</w:t>
        </w:r>
      </w:ins>
    </w:p>
    <w:p w14:paraId="26095116" w14:textId="77777777" w:rsidR="00CC67A4" w:rsidRPr="00CA1CA9" w:rsidRDefault="00CC67A4" w:rsidP="00CC67A4">
      <w:pPr>
        <w:rPr>
          <w:ins w:id="15528" w:author="Airat Shigapov" w:date="2021-10-29T16:41:00Z"/>
          <w:rFonts w:ascii="Times New Roman" w:eastAsia="Calibri" w:hAnsi="Times New Roman" w:cs="Times New Roman"/>
          <w:sz w:val="20"/>
          <w:szCs w:val="20"/>
          <w:shd w:val="clear" w:color="auto" w:fill="FFFFFF"/>
          <w:lang w:val="en-US"/>
          <w:rPrChange w:id="15529" w:author="Airat Shigapov" w:date="2021-10-29T16:44:00Z">
            <w:rPr>
              <w:ins w:id="15530" w:author="Airat Shigapov" w:date="2021-10-29T16:41:00Z"/>
              <w:rFonts w:ascii="Times New Roman" w:eastAsia="Calibri" w:hAnsi="Times New Roman" w:cs="Times New Roman"/>
              <w:sz w:val="28"/>
              <w:szCs w:val="28"/>
              <w:shd w:val="clear" w:color="auto" w:fill="FFFFFF"/>
              <w:lang w:val="en-US"/>
            </w:rPr>
          </w:rPrChange>
        </w:rPr>
      </w:pPr>
      <w:ins w:id="15531" w:author="Airat Shigapov" w:date="2021-10-29T16:41:00Z">
        <w:r w:rsidRPr="00CA1CA9">
          <w:rPr>
            <w:rFonts w:ascii="Times New Roman" w:eastAsia="Calibri" w:hAnsi="Times New Roman" w:cs="Times New Roman"/>
            <w:sz w:val="20"/>
            <w:szCs w:val="20"/>
            <w:shd w:val="clear" w:color="auto" w:fill="FFFFFF"/>
            <w:lang w:val="en-US"/>
            <w:rPrChange w:id="15532" w:author="Airat Shigapov" w:date="2021-10-29T16:44:00Z">
              <w:rPr>
                <w:rFonts w:ascii="Times New Roman" w:eastAsia="Calibri" w:hAnsi="Times New Roman" w:cs="Times New Roman"/>
                <w:sz w:val="28"/>
                <w:szCs w:val="28"/>
                <w:shd w:val="clear" w:color="auto" w:fill="FFFFFF"/>
                <w:lang w:val="en-US"/>
              </w:rPr>
            </w:rPrChange>
          </w:rPr>
          <w:t xml:space="preserve">                if </w:t>
        </w:r>
        <w:proofErr w:type="gramStart"/>
        <w:r w:rsidRPr="00CA1CA9">
          <w:rPr>
            <w:rFonts w:ascii="Times New Roman" w:eastAsia="Calibri" w:hAnsi="Times New Roman" w:cs="Times New Roman"/>
            <w:sz w:val="20"/>
            <w:szCs w:val="20"/>
            <w:shd w:val="clear" w:color="auto" w:fill="FFFFFF"/>
            <w:lang w:val="en-US"/>
            <w:rPrChange w:id="15533" w:author="Airat Shigapov" w:date="2021-10-29T16:44:00Z">
              <w:rPr>
                <w:rFonts w:ascii="Times New Roman" w:eastAsia="Calibri" w:hAnsi="Times New Roman" w:cs="Times New Roman"/>
                <w:sz w:val="28"/>
                <w:szCs w:val="28"/>
                <w:shd w:val="clear" w:color="auto" w:fill="FFFFFF"/>
                <w:lang w:val="en-US"/>
              </w:rPr>
            </w:rPrChange>
          </w:rPr>
          <w:t>(!</w:t>
        </w:r>
        <w:proofErr w:type="spellStart"/>
        <w:r w:rsidRPr="00CA1CA9">
          <w:rPr>
            <w:rFonts w:ascii="Times New Roman" w:eastAsia="Calibri" w:hAnsi="Times New Roman" w:cs="Times New Roman"/>
            <w:sz w:val="20"/>
            <w:szCs w:val="20"/>
            <w:shd w:val="clear" w:color="auto" w:fill="FFFFFF"/>
            <w:lang w:val="en-US"/>
            <w:rPrChange w:id="15534" w:author="Airat Shigapov" w:date="2021-10-29T16:44:00Z">
              <w:rPr>
                <w:rFonts w:ascii="Times New Roman" w:eastAsia="Calibri" w:hAnsi="Times New Roman" w:cs="Times New Roman"/>
                <w:sz w:val="28"/>
                <w:szCs w:val="28"/>
                <w:shd w:val="clear" w:color="auto" w:fill="FFFFFF"/>
                <w:lang w:val="en-US"/>
              </w:rPr>
            </w:rPrChange>
          </w:rPr>
          <w:t>r</w:t>
        </w:r>
        <w:proofErr w:type="gramEnd"/>
        <w:r w:rsidRPr="00CA1CA9">
          <w:rPr>
            <w:rFonts w:ascii="Times New Roman" w:eastAsia="Calibri" w:hAnsi="Times New Roman" w:cs="Times New Roman"/>
            <w:sz w:val="20"/>
            <w:szCs w:val="20"/>
            <w:shd w:val="clear" w:color="auto" w:fill="FFFFFF"/>
            <w:lang w:val="en-US"/>
            <w:rPrChange w:id="15535" w:author="Airat Shigapov" w:date="2021-10-29T16:44:00Z">
              <w:rPr>
                <w:rFonts w:ascii="Times New Roman" w:eastAsia="Calibri" w:hAnsi="Times New Roman" w:cs="Times New Roman"/>
                <w:sz w:val="28"/>
                <w:szCs w:val="28"/>
                <w:shd w:val="clear" w:color="auto" w:fill="FFFFFF"/>
                <w:lang w:val="en-US"/>
              </w:rPr>
            </w:rPrChange>
          </w:rPr>
          <w:t>.IsMatch</w:t>
        </w:r>
        <w:proofErr w:type="spellEnd"/>
        <w:r w:rsidRPr="00CA1CA9">
          <w:rPr>
            <w:rFonts w:ascii="Times New Roman" w:eastAsia="Calibri" w:hAnsi="Times New Roman" w:cs="Times New Roman"/>
            <w:sz w:val="20"/>
            <w:szCs w:val="20"/>
            <w:shd w:val="clear" w:color="auto" w:fill="FFFFFF"/>
            <w:lang w:val="en-US"/>
            <w:rPrChange w:id="15536" w:author="Airat Shigapov" w:date="2021-10-29T16:44:00Z">
              <w:rPr>
                <w:rFonts w:ascii="Times New Roman" w:eastAsia="Calibri" w:hAnsi="Times New Roman" w:cs="Times New Roman"/>
                <w:sz w:val="28"/>
                <w:szCs w:val="28"/>
                <w:shd w:val="clear" w:color="auto" w:fill="FFFFFF"/>
                <w:lang w:val="en-US"/>
              </w:rPr>
            </w:rPrChange>
          </w:rPr>
          <w:t>(</w:t>
        </w:r>
        <w:proofErr w:type="spellStart"/>
        <w:r w:rsidRPr="00CA1CA9">
          <w:rPr>
            <w:rFonts w:ascii="Times New Roman" w:eastAsia="Calibri" w:hAnsi="Times New Roman" w:cs="Times New Roman"/>
            <w:sz w:val="20"/>
            <w:szCs w:val="20"/>
            <w:shd w:val="clear" w:color="auto" w:fill="FFFFFF"/>
            <w:lang w:val="en-US"/>
            <w:rPrChange w:id="15537" w:author="Airat Shigapov" w:date="2021-10-29T16:44:00Z">
              <w:rPr>
                <w:rFonts w:ascii="Times New Roman" w:eastAsia="Calibri" w:hAnsi="Times New Roman" w:cs="Times New Roman"/>
                <w:sz w:val="28"/>
                <w:szCs w:val="28"/>
                <w:shd w:val="clear" w:color="auto" w:fill="FFFFFF"/>
                <w:lang w:val="en-US"/>
              </w:rPr>
            </w:rPrChange>
          </w:rPr>
          <w:t>phone.Text</w:t>
        </w:r>
        <w:proofErr w:type="spellEnd"/>
        <w:r w:rsidRPr="00CA1CA9">
          <w:rPr>
            <w:rFonts w:ascii="Times New Roman" w:eastAsia="Calibri" w:hAnsi="Times New Roman" w:cs="Times New Roman"/>
            <w:sz w:val="20"/>
            <w:szCs w:val="20"/>
            <w:shd w:val="clear" w:color="auto" w:fill="FFFFFF"/>
            <w:lang w:val="en-US"/>
            <w:rPrChange w:id="15538" w:author="Airat Shigapov" w:date="2021-10-29T16:44:00Z">
              <w:rPr>
                <w:rFonts w:ascii="Times New Roman" w:eastAsia="Calibri" w:hAnsi="Times New Roman" w:cs="Times New Roman"/>
                <w:sz w:val="28"/>
                <w:szCs w:val="28"/>
                <w:shd w:val="clear" w:color="auto" w:fill="FFFFFF"/>
                <w:lang w:val="en-US"/>
              </w:rPr>
            </w:rPrChange>
          </w:rPr>
          <w:t>))</w:t>
        </w:r>
      </w:ins>
    </w:p>
    <w:p w14:paraId="4E787156" w14:textId="77777777" w:rsidR="00CC67A4" w:rsidRPr="00250F53" w:rsidRDefault="00CC67A4" w:rsidP="00CC67A4">
      <w:pPr>
        <w:rPr>
          <w:ins w:id="15539" w:author="Airat Shigapov" w:date="2021-10-29T16:41:00Z"/>
          <w:rFonts w:ascii="Times New Roman" w:eastAsia="Calibri" w:hAnsi="Times New Roman" w:cs="Times New Roman"/>
          <w:sz w:val="20"/>
          <w:szCs w:val="20"/>
          <w:shd w:val="clear" w:color="auto" w:fill="FFFFFF"/>
          <w:rPrChange w:id="15540" w:author="Airat Shigapov" w:date="2021-11-16T08:40:00Z">
            <w:rPr>
              <w:ins w:id="15541" w:author="Airat Shigapov" w:date="2021-10-29T16:41:00Z"/>
              <w:rFonts w:ascii="Times New Roman" w:eastAsia="Calibri" w:hAnsi="Times New Roman" w:cs="Times New Roman"/>
              <w:sz w:val="28"/>
              <w:szCs w:val="28"/>
              <w:shd w:val="clear" w:color="auto" w:fill="FFFFFF"/>
              <w:lang w:val="en-US"/>
            </w:rPr>
          </w:rPrChange>
        </w:rPr>
      </w:pPr>
      <w:ins w:id="15542" w:author="Airat Shigapov" w:date="2021-10-29T16:41:00Z">
        <w:r w:rsidRPr="00CA1CA9">
          <w:rPr>
            <w:rFonts w:ascii="Times New Roman" w:eastAsia="Calibri" w:hAnsi="Times New Roman" w:cs="Times New Roman"/>
            <w:sz w:val="20"/>
            <w:szCs w:val="20"/>
            <w:shd w:val="clear" w:color="auto" w:fill="FFFFFF"/>
            <w:lang w:val="en-US"/>
            <w:rPrChange w:id="15543" w:author="Airat Shigapov" w:date="2021-10-29T16:44:00Z">
              <w:rPr>
                <w:rFonts w:ascii="Times New Roman" w:eastAsia="Calibri" w:hAnsi="Times New Roman" w:cs="Times New Roman"/>
                <w:sz w:val="28"/>
                <w:szCs w:val="28"/>
                <w:shd w:val="clear" w:color="auto" w:fill="FFFFFF"/>
                <w:lang w:val="en-US"/>
              </w:rPr>
            </w:rPrChange>
          </w:rPr>
          <w:t xml:space="preserve">                </w:t>
        </w:r>
        <w:r w:rsidRPr="00250F53">
          <w:rPr>
            <w:rFonts w:ascii="Times New Roman" w:eastAsia="Calibri" w:hAnsi="Times New Roman" w:cs="Times New Roman"/>
            <w:sz w:val="20"/>
            <w:szCs w:val="20"/>
            <w:shd w:val="clear" w:color="auto" w:fill="FFFFFF"/>
            <w:rPrChange w:id="15544" w:author="Airat Shigapov" w:date="2021-11-16T08:40:00Z">
              <w:rPr>
                <w:rFonts w:ascii="Times New Roman" w:eastAsia="Calibri" w:hAnsi="Times New Roman" w:cs="Times New Roman"/>
                <w:sz w:val="28"/>
                <w:szCs w:val="28"/>
                <w:shd w:val="clear" w:color="auto" w:fill="FFFFFF"/>
                <w:lang w:val="en-US"/>
              </w:rPr>
            </w:rPrChange>
          </w:rPr>
          <w:t>{</w:t>
        </w:r>
      </w:ins>
    </w:p>
    <w:p w14:paraId="7DA0E0DB" w14:textId="77777777" w:rsidR="00CC67A4" w:rsidRPr="00250F53" w:rsidRDefault="00CC67A4" w:rsidP="00CC67A4">
      <w:pPr>
        <w:rPr>
          <w:ins w:id="15545" w:author="Airat Shigapov" w:date="2021-10-29T16:41:00Z"/>
          <w:rFonts w:ascii="Times New Roman" w:eastAsia="Calibri" w:hAnsi="Times New Roman" w:cs="Times New Roman"/>
          <w:sz w:val="20"/>
          <w:szCs w:val="20"/>
          <w:shd w:val="clear" w:color="auto" w:fill="FFFFFF"/>
          <w:rPrChange w:id="15546" w:author="Airat Shigapov" w:date="2021-11-16T08:40:00Z">
            <w:rPr>
              <w:ins w:id="15547" w:author="Airat Shigapov" w:date="2021-10-29T16:41:00Z"/>
              <w:rFonts w:ascii="Times New Roman" w:eastAsia="Calibri" w:hAnsi="Times New Roman" w:cs="Times New Roman"/>
              <w:sz w:val="28"/>
              <w:szCs w:val="28"/>
              <w:shd w:val="clear" w:color="auto" w:fill="FFFFFF"/>
              <w:lang w:val="en-US"/>
            </w:rPr>
          </w:rPrChange>
        </w:rPr>
      </w:pPr>
      <w:ins w:id="15548" w:author="Airat Shigapov" w:date="2021-10-29T16:41:00Z">
        <w:r w:rsidRPr="00250F53">
          <w:rPr>
            <w:rFonts w:ascii="Times New Roman" w:eastAsia="Calibri" w:hAnsi="Times New Roman" w:cs="Times New Roman"/>
            <w:sz w:val="20"/>
            <w:szCs w:val="20"/>
            <w:shd w:val="clear" w:color="auto" w:fill="FFFFFF"/>
            <w:rPrChange w:id="15549" w:author="Airat Shigapov" w:date="2021-11-16T08:40:00Z">
              <w:rPr>
                <w:rFonts w:ascii="Times New Roman" w:eastAsia="Calibri" w:hAnsi="Times New Roman" w:cs="Times New Roman"/>
                <w:sz w:val="28"/>
                <w:szCs w:val="28"/>
                <w:shd w:val="clear" w:color="auto" w:fill="FFFFFF"/>
                <w:lang w:val="en-US"/>
              </w:rPr>
            </w:rPrChange>
          </w:rPr>
          <w:t xml:space="preserve">                    </w:t>
        </w:r>
        <w:proofErr w:type="spellStart"/>
        <w:r w:rsidRPr="00CA1CA9">
          <w:rPr>
            <w:rFonts w:ascii="Times New Roman" w:eastAsia="Calibri" w:hAnsi="Times New Roman" w:cs="Times New Roman"/>
            <w:sz w:val="20"/>
            <w:szCs w:val="20"/>
            <w:shd w:val="clear" w:color="auto" w:fill="FFFFFF"/>
            <w:lang w:val="en-US"/>
            <w:rPrChange w:id="15550" w:author="Airat Shigapov" w:date="2021-10-29T16:44:00Z">
              <w:rPr>
                <w:rFonts w:ascii="Times New Roman" w:eastAsia="Calibri" w:hAnsi="Times New Roman" w:cs="Times New Roman"/>
                <w:sz w:val="28"/>
                <w:szCs w:val="28"/>
                <w:shd w:val="clear" w:color="auto" w:fill="FFFFFF"/>
                <w:lang w:val="en-US"/>
              </w:rPr>
            </w:rPrChange>
          </w:rPr>
          <w:t>MessageBox</w:t>
        </w:r>
        <w:proofErr w:type="spellEnd"/>
        <w:r w:rsidRPr="00250F53">
          <w:rPr>
            <w:rFonts w:ascii="Times New Roman" w:eastAsia="Calibri" w:hAnsi="Times New Roman" w:cs="Times New Roman"/>
            <w:sz w:val="20"/>
            <w:szCs w:val="20"/>
            <w:shd w:val="clear" w:color="auto" w:fill="FFFFFF"/>
            <w:rPrChange w:id="15551" w:author="Airat Shigapov" w:date="2021-11-16T08:40:00Z">
              <w:rPr>
                <w:rFonts w:ascii="Times New Roman" w:eastAsia="Calibri" w:hAnsi="Times New Roman" w:cs="Times New Roman"/>
                <w:sz w:val="28"/>
                <w:szCs w:val="28"/>
                <w:shd w:val="clear" w:color="auto" w:fill="FFFFFF"/>
                <w:lang w:val="en-US"/>
              </w:rPr>
            </w:rPrChange>
          </w:rPr>
          <w:t>.</w:t>
        </w:r>
        <w:r w:rsidRPr="00CA1CA9">
          <w:rPr>
            <w:rFonts w:ascii="Times New Roman" w:eastAsia="Calibri" w:hAnsi="Times New Roman" w:cs="Times New Roman"/>
            <w:sz w:val="20"/>
            <w:szCs w:val="20"/>
            <w:shd w:val="clear" w:color="auto" w:fill="FFFFFF"/>
            <w:lang w:val="en-US"/>
            <w:rPrChange w:id="15552" w:author="Airat Shigapov" w:date="2021-10-29T16:44:00Z">
              <w:rPr>
                <w:rFonts w:ascii="Times New Roman" w:eastAsia="Calibri" w:hAnsi="Times New Roman" w:cs="Times New Roman"/>
                <w:sz w:val="28"/>
                <w:szCs w:val="28"/>
                <w:shd w:val="clear" w:color="auto" w:fill="FFFFFF"/>
                <w:lang w:val="en-US"/>
              </w:rPr>
            </w:rPrChange>
          </w:rPr>
          <w:t>Show</w:t>
        </w:r>
        <w:r w:rsidRPr="00250F53">
          <w:rPr>
            <w:rFonts w:ascii="Times New Roman" w:eastAsia="Calibri" w:hAnsi="Times New Roman" w:cs="Times New Roman"/>
            <w:sz w:val="20"/>
            <w:szCs w:val="20"/>
            <w:shd w:val="clear" w:color="auto" w:fill="FFFFFF"/>
            <w:rPrChange w:id="15553" w:author="Airat Shigapov" w:date="2021-11-16T08:40:00Z">
              <w:rPr>
                <w:rFonts w:ascii="Times New Roman" w:eastAsia="Calibri" w:hAnsi="Times New Roman" w:cs="Times New Roman"/>
                <w:sz w:val="28"/>
                <w:szCs w:val="28"/>
                <w:shd w:val="clear" w:color="auto" w:fill="FFFFFF"/>
                <w:lang w:val="en-US"/>
              </w:rPr>
            </w:rPrChange>
          </w:rPr>
          <w:t>("</w:t>
        </w:r>
        <w:r w:rsidRPr="009027AA">
          <w:rPr>
            <w:rFonts w:ascii="Times New Roman" w:eastAsia="Calibri" w:hAnsi="Times New Roman" w:cs="Times New Roman"/>
            <w:sz w:val="20"/>
            <w:szCs w:val="20"/>
            <w:shd w:val="clear" w:color="auto" w:fill="FFFFFF"/>
            <w:rPrChange w:id="15554" w:author="Airat Shigapov" w:date="2021-10-30T18:38:00Z">
              <w:rPr>
                <w:rFonts w:ascii="Times New Roman" w:eastAsia="Calibri" w:hAnsi="Times New Roman" w:cs="Times New Roman"/>
                <w:sz w:val="28"/>
                <w:szCs w:val="28"/>
                <w:shd w:val="clear" w:color="auto" w:fill="FFFFFF"/>
                <w:lang w:val="en-US"/>
              </w:rPr>
            </w:rPrChange>
          </w:rPr>
          <w:t>Номер</w:t>
        </w:r>
        <w:r w:rsidRPr="00250F53">
          <w:rPr>
            <w:rFonts w:ascii="Times New Roman" w:eastAsia="Calibri" w:hAnsi="Times New Roman" w:cs="Times New Roman"/>
            <w:sz w:val="20"/>
            <w:szCs w:val="20"/>
            <w:shd w:val="clear" w:color="auto" w:fill="FFFFFF"/>
            <w:rPrChange w:id="15555" w:author="Airat Shigapov" w:date="2021-11-16T08:40:00Z">
              <w:rPr>
                <w:rFonts w:ascii="Times New Roman" w:eastAsia="Calibri" w:hAnsi="Times New Roman" w:cs="Times New Roman"/>
                <w:sz w:val="28"/>
                <w:szCs w:val="28"/>
                <w:shd w:val="clear" w:color="auto" w:fill="FFFFFF"/>
                <w:lang w:val="en-US"/>
              </w:rPr>
            </w:rPrChange>
          </w:rPr>
          <w:t xml:space="preserve"> </w:t>
        </w:r>
        <w:r w:rsidRPr="009027AA">
          <w:rPr>
            <w:rFonts w:ascii="Times New Roman" w:eastAsia="Calibri" w:hAnsi="Times New Roman" w:cs="Times New Roman"/>
            <w:sz w:val="20"/>
            <w:szCs w:val="20"/>
            <w:shd w:val="clear" w:color="auto" w:fill="FFFFFF"/>
            <w:rPrChange w:id="15556" w:author="Airat Shigapov" w:date="2021-10-30T18:38:00Z">
              <w:rPr>
                <w:rFonts w:ascii="Times New Roman" w:eastAsia="Calibri" w:hAnsi="Times New Roman" w:cs="Times New Roman"/>
                <w:sz w:val="28"/>
                <w:szCs w:val="28"/>
                <w:shd w:val="clear" w:color="auto" w:fill="FFFFFF"/>
                <w:lang w:val="en-US"/>
              </w:rPr>
            </w:rPrChange>
          </w:rPr>
          <w:t>телефона</w:t>
        </w:r>
        <w:r w:rsidRPr="00250F53">
          <w:rPr>
            <w:rFonts w:ascii="Times New Roman" w:eastAsia="Calibri" w:hAnsi="Times New Roman" w:cs="Times New Roman"/>
            <w:sz w:val="20"/>
            <w:szCs w:val="20"/>
            <w:shd w:val="clear" w:color="auto" w:fill="FFFFFF"/>
            <w:rPrChange w:id="15557" w:author="Airat Shigapov" w:date="2021-11-16T08:40:00Z">
              <w:rPr>
                <w:rFonts w:ascii="Times New Roman" w:eastAsia="Calibri" w:hAnsi="Times New Roman" w:cs="Times New Roman"/>
                <w:sz w:val="28"/>
                <w:szCs w:val="28"/>
                <w:shd w:val="clear" w:color="auto" w:fill="FFFFFF"/>
                <w:lang w:val="en-US"/>
              </w:rPr>
            </w:rPrChange>
          </w:rPr>
          <w:t xml:space="preserve"> </w:t>
        </w:r>
        <w:r w:rsidRPr="009027AA">
          <w:rPr>
            <w:rFonts w:ascii="Times New Roman" w:eastAsia="Calibri" w:hAnsi="Times New Roman" w:cs="Times New Roman"/>
            <w:sz w:val="20"/>
            <w:szCs w:val="20"/>
            <w:shd w:val="clear" w:color="auto" w:fill="FFFFFF"/>
            <w:rPrChange w:id="15558" w:author="Airat Shigapov" w:date="2021-10-30T18:38:00Z">
              <w:rPr>
                <w:rFonts w:ascii="Times New Roman" w:eastAsia="Calibri" w:hAnsi="Times New Roman" w:cs="Times New Roman"/>
                <w:sz w:val="28"/>
                <w:szCs w:val="28"/>
                <w:shd w:val="clear" w:color="auto" w:fill="FFFFFF"/>
                <w:lang w:val="en-US"/>
              </w:rPr>
            </w:rPrChange>
          </w:rPr>
          <w:t>не</w:t>
        </w:r>
        <w:r w:rsidRPr="00250F53">
          <w:rPr>
            <w:rFonts w:ascii="Times New Roman" w:eastAsia="Calibri" w:hAnsi="Times New Roman" w:cs="Times New Roman"/>
            <w:sz w:val="20"/>
            <w:szCs w:val="20"/>
            <w:shd w:val="clear" w:color="auto" w:fill="FFFFFF"/>
            <w:rPrChange w:id="15559" w:author="Airat Shigapov" w:date="2021-11-16T08:40:00Z">
              <w:rPr>
                <w:rFonts w:ascii="Times New Roman" w:eastAsia="Calibri" w:hAnsi="Times New Roman" w:cs="Times New Roman"/>
                <w:sz w:val="28"/>
                <w:szCs w:val="28"/>
                <w:shd w:val="clear" w:color="auto" w:fill="FFFFFF"/>
                <w:lang w:val="en-US"/>
              </w:rPr>
            </w:rPrChange>
          </w:rPr>
          <w:t xml:space="preserve"> </w:t>
        </w:r>
        <w:r w:rsidRPr="009027AA">
          <w:rPr>
            <w:rFonts w:ascii="Times New Roman" w:eastAsia="Calibri" w:hAnsi="Times New Roman" w:cs="Times New Roman"/>
            <w:sz w:val="20"/>
            <w:szCs w:val="20"/>
            <w:shd w:val="clear" w:color="auto" w:fill="FFFFFF"/>
            <w:rPrChange w:id="15560" w:author="Airat Shigapov" w:date="2021-10-30T18:38:00Z">
              <w:rPr>
                <w:rFonts w:ascii="Times New Roman" w:eastAsia="Calibri" w:hAnsi="Times New Roman" w:cs="Times New Roman"/>
                <w:sz w:val="28"/>
                <w:szCs w:val="28"/>
                <w:shd w:val="clear" w:color="auto" w:fill="FFFFFF"/>
                <w:lang w:val="en-US"/>
              </w:rPr>
            </w:rPrChange>
          </w:rPr>
          <w:t>корректен</w:t>
        </w:r>
        <w:r w:rsidRPr="00250F53">
          <w:rPr>
            <w:rFonts w:ascii="Times New Roman" w:eastAsia="Calibri" w:hAnsi="Times New Roman" w:cs="Times New Roman"/>
            <w:sz w:val="20"/>
            <w:szCs w:val="20"/>
            <w:shd w:val="clear" w:color="auto" w:fill="FFFFFF"/>
            <w:rPrChange w:id="15561" w:author="Airat Shigapov" w:date="2021-11-16T08:40:00Z">
              <w:rPr>
                <w:rFonts w:ascii="Times New Roman" w:eastAsia="Calibri" w:hAnsi="Times New Roman" w:cs="Times New Roman"/>
                <w:sz w:val="28"/>
                <w:szCs w:val="28"/>
                <w:shd w:val="clear" w:color="auto" w:fill="FFFFFF"/>
                <w:lang w:val="en-US"/>
              </w:rPr>
            </w:rPrChange>
          </w:rPr>
          <w:t>");</w:t>
        </w:r>
      </w:ins>
    </w:p>
    <w:p w14:paraId="1FDF31FD" w14:textId="77777777" w:rsidR="00CC67A4" w:rsidRPr="00CA1CA9" w:rsidRDefault="00CC67A4" w:rsidP="00CC67A4">
      <w:pPr>
        <w:rPr>
          <w:ins w:id="15562" w:author="Airat Shigapov" w:date="2021-10-29T16:41:00Z"/>
          <w:rFonts w:ascii="Times New Roman" w:eastAsia="Calibri" w:hAnsi="Times New Roman" w:cs="Times New Roman"/>
          <w:sz w:val="20"/>
          <w:szCs w:val="20"/>
          <w:shd w:val="clear" w:color="auto" w:fill="FFFFFF"/>
          <w:lang w:val="en-US"/>
          <w:rPrChange w:id="15563" w:author="Airat Shigapov" w:date="2021-10-29T16:44:00Z">
            <w:rPr>
              <w:ins w:id="15564" w:author="Airat Shigapov" w:date="2021-10-29T16:41:00Z"/>
              <w:rFonts w:ascii="Times New Roman" w:eastAsia="Calibri" w:hAnsi="Times New Roman" w:cs="Times New Roman"/>
              <w:sz w:val="28"/>
              <w:szCs w:val="28"/>
              <w:shd w:val="clear" w:color="auto" w:fill="FFFFFF"/>
              <w:lang w:val="en-US"/>
            </w:rPr>
          </w:rPrChange>
        </w:rPr>
      </w:pPr>
      <w:ins w:id="15565" w:author="Airat Shigapov" w:date="2021-10-29T16:41:00Z">
        <w:r w:rsidRPr="00250F53">
          <w:rPr>
            <w:rFonts w:ascii="Times New Roman" w:eastAsia="Calibri" w:hAnsi="Times New Roman" w:cs="Times New Roman"/>
            <w:sz w:val="20"/>
            <w:szCs w:val="20"/>
            <w:shd w:val="clear" w:color="auto" w:fill="FFFFFF"/>
            <w:rPrChange w:id="15566" w:author="Airat Shigapov" w:date="2021-11-16T08:40:00Z">
              <w:rPr>
                <w:rFonts w:ascii="Times New Roman" w:eastAsia="Calibri" w:hAnsi="Times New Roman" w:cs="Times New Roman"/>
                <w:sz w:val="28"/>
                <w:szCs w:val="28"/>
                <w:shd w:val="clear" w:color="auto" w:fill="FFFFFF"/>
                <w:lang w:val="en-US"/>
              </w:rPr>
            </w:rPrChange>
          </w:rPr>
          <w:lastRenderedPageBreak/>
          <w:t xml:space="preserve">                    </w:t>
        </w:r>
        <w:r w:rsidRPr="00CA1CA9">
          <w:rPr>
            <w:rFonts w:ascii="Times New Roman" w:eastAsia="Calibri" w:hAnsi="Times New Roman" w:cs="Times New Roman"/>
            <w:sz w:val="20"/>
            <w:szCs w:val="20"/>
            <w:shd w:val="clear" w:color="auto" w:fill="FFFFFF"/>
            <w:lang w:val="en-US"/>
            <w:rPrChange w:id="15567" w:author="Airat Shigapov" w:date="2021-10-29T16:44:00Z">
              <w:rPr>
                <w:rFonts w:ascii="Times New Roman" w:eastAsia="Calibri" w:hAnsi="Times New Roman" w:cs="Times New Roman"/>
                <w:sz w:val="28"/>
                <w:szCs w:val="28"/>
                <w:shd w:val="clear" w:color="auto" w:fill="FFFFFF"/>
                <w:lang w:val="en-US"/>
              </w:rPr>
            </w:rPrChange>
          </w:rPr>
          <w:t>return;</w:t>
        </w:r>
      </w:ins>
    </w:p>
    <w:p w14:paraId="508D7746" w14:textId="77777777" w:rsidR="00CC67A4" w:rsidRPr="00CA1CA9" w:rsidRDefault="00CC67A4" w:rsidP="00CC67A4">
      <w:pPr>
        <w:rPr>
          <w:ins w:id="15568" w:author="Airat Shigapov" w:date="2021-10-29T16:41:00Z"/>
          <w:rFonts w:ascii="Times New Roman" w:eastAsia="Calibri" w:hAnsi="Times New Roman" w:cs="Times New Roman"/>
          <w:sz w:val="20"/>
          <w:szCs w:val="20"/>
          <w:shd w:val="clear" w:color="auto" w:fill="FFFFFF"/>
          <w:lang w:val="en-US"/>
          <w:rPrChange w:id="15569" w:author="Airat Shigapov" w:date="2021-10-29T16:44:00Z">
            <w:rPr>
              <w:ins w:id="15570" w:author="Airat Shigapov" w:date="2021-10-29T16:41:00Z"/>
              <w:rFonts w:ascii="Times New Roman" w:eastAsia="Calibri" w:hAnsi="Times New Roman" w:cs="Times New Roman"/>
              <w:sz w:val="28"/>
              <w:szCs w:val="28"/>
              <w:shd w:val="clear" w:color="auto" w:fill="FFFFFF"/>
              <w:lang w:val="en-US"/>
            </w:rPr>
          </w:rPrChange>
        </w:rPr>
      </w:pPr>
      <w:ins w:id="15571" w:author="Airat Shigapov" w:date="2021-10-29T16:41:00Z">
        <w:r w:rsidRPr="00CA1CA9">
          <w:rPr>
            <w:rFonts w:ascii="Times New Roman" w:eastAsia="Calibri" w:hAnsi="Times New Roman" w:cs="Times New Roman"/>
            <w:sz w:val="20"/>
            <w:szCs w:val="20"/>
            <w:shd w:val="clear" w:color="auto" w:fill="FFFFFF"/>
            <w:lang w:val="en-US"/>
            <w:rPrChange w:id="15572" w:author="Airat Shigapov" w:date="2021-10-29T16:44:00Z">
              <w:rPr>
                <w:rFonts w:ascii="Times New Roman" w:eastAsia="Calibri" w:hAnsi="Times New Roman" w:cs="Times New Roman"/>
                <w:sz w:val="28"/>
                <w:szCs w:val="28"/>
                <w:shd w:val="clear" w:color="auto" w:fill="FFFFFF"/>
                <w:lang w:val="en-US"/>
              </w:rPr>
            </w:rPrChange>
          </w:rPr>
          <w:t xml:space="preserve">                }</w:t>
        </w:r>
      </w:ins>
    </w:p>
    <w:p w14:paraId="5E259364" w14:textId="77777777" w:rsidR="00CC67A4" w:rsidRPr="00CA1CA9" w:rsidRDefault="00CC67A4" w:rsidP="00CC67A4">
      <w:pPr>
        <w:rPr>
          <w:ins w:id="15573" w:author="Airat Shigapov" w:date="2021-10-29T16:41:00Z"/>
          <w:rFonts w:ascii="Times New Roman" w:eastAsia="Calibri" w:hAnsi="Times New Roman" w:cs="Times New Roman"/>
          <w:sz w:val="20"/>
          <w:szCs w:val="20"/>
          <w:shd w:val="clear" w:color="auto" w:fill="FFFFFF"/>
          <w:lang w:val="en-US"/>
          <w:rPrChange w:id="15574" w:author="Airat Shigapov" w:date="2021-10-29T16:44:00Z">
            <w:rPr>
              <w:ins w:id="15575" w:author="Airat Shigapov" w:date="2021-10-29T16:41:00Z"/>
              <w:rFonts w:ascii="Times New Roman" w:eastAsia="Calibri" w:hAnsi="Times New Roman" w:cs="Times New Roman"/>
              <w:sz w:val="28"/>
              <w:szCs w:val="28"/>
              <w:shd w:val="clear" w:color="auto" w:fill="FFFFFF"/>
              <w:lang w:val="en-US"/>
            </w:rPr>
          </w:rPrChange>
        </w:rPr>
      </w:pPr>
    </w:p>
    <w:p w14:paraId="629450CC" w14:textId="77777777" w:rsidR="00CC67A4" w:rsidRPr="00CA1CA9" w:rsidRDefault="00CC67A4" w:rsidP="00CC67A4">
      <w:pPr>
        <w:rPr>
          <w:ins w:id="15576" w:author="Airat Shigapov" w:date="2021-10-29T16:41:00Z"/>
          <w:rFonts w:ascii="Times New Roman" w:eastAsia="Calibri" w:hAnsi="Times New Roman" w:cs="Times New Roman"/>
          <w:sz w:val="20"/>
          <w:szCs w:val="20"/>
          <w:shd w:val="clear" w:color="auto" w:fill="FFFFFF"/>
          <w:lang w:val="en-US"/>
          <w:rPrChange w:id="15577" w:author="Airat Shigapov" w:date="2021-10-29T16:44:00Z">
            <w:rPr>
              <w:ins w:id="15578" w:author="Airat Shigapov" w:date="2021-10-29T16:41:00Z"/>
              <w:rFonts w:ascii="Times New Roman" w:eastAsia="Calibri" w:hAnsi="Times New Roman" w:cs="Times New Roman"/>
              <w:sz w:val="28"/>
              <w:szCs w:val="28"/>
              <w:shd w:val="clear" w:color="auto" w:fill="FFFFFF"/>
              <w:lang w:val="en-US"/>
            </w:rPr>
          </w:rPrChange>
        </w:rPr>
      </w:pPr>
      <w:ins w:id="15579" w:author="Airat Shigapov" w:date="2021-10-29T16:41:00Z">
        <w:r w:rsidRPr="00CA1CA9">
          <w:rPr>
            <w:rFonts w:ascii="Times New Roman" w:eastAsia="Calibri" w:hAnsi="Times New Roman" w:cs="Times New Roman"/>
            <w:sz w:val="20"/>
            <w:szCs w:val="20"/>
            <w:shd w:val="clear" w:color="auto" w:fill="FFFFFF"/>
            <w:lang w:val="en-US"/>
            <w:rPrChange w:id="15580" w:author="Airat Shigapov" w:date="2021-10-29T16:44:00Z">
              <w:rPr>
                <w:rFonts w:ascii="Times New Roman" w:eastAsia="Calibri" w:hAnsi="Times New Roman" w:cs="Times New Roman"/>
                <w:sz w:val="28"/>
                <w:szCs w:val="28"/>
                <w:shd w:val="clear" w:color="auto" w:fill="FFFFFF"/>
                <w:lang w:val="en-US"/>
              </w:rPr>
            </w:rPrChange>
          </w:rPr>
          <w:t xml:space="preserve">                Regex </w:t>
        </w:r>
        <w:proofErr w:type="spellStart"/>
        <w:r w:rsidRPr="00CA1CA9">
          <w:rPr>
            <w:rFonts w:ascii="Times New Roman" w:eastAsia="Calibri" w:hAnsi="Times New Roman" w:cs="Times New Roman"/>
            <w:sz w:val="20"/>
            <w:szCs w:val="20"/>
            <w:shd w:val="clear" w:color="auto" w:fill="FFFFFF"/>
            <w:lang w:val="en-US"/>
            <w:rPrChange w:id="15581" w:author="Airat Shigapov" w:date="2021-10-29T16:44:00Z">
              <w:rPr>
                <w:rFonts w:ascii="Times New Roman" w:eastAsia="Calibri" w:hAnsi="Times New Roman" w:cs="Times New Roman"/>
                <w:sz w:val="28"/>
                <w:szCs w:val="28"/>
                <w:shd w:val="clear" w:color="auto" w:fill="FFFFFF"/>
                <w:lang w:val="en-US"/>
              </w:rPr>
            </w:rPrChange>
          </w:rPr>
          <w:t>emailControl</w:t>
        </w:r>
        <w:proofErr w:type="spellEnd"/>
        <w:r w:rsidRPr="00CA1CA9">
          <w:rPr>
            <w:rFonts w:ascii="Times New Roman" w:eastAsia="Calibri" w:hAnsi="Times New Roman" w:cs="Times New Roman"/>
            <w:sz w:val="20"/>
            <w:szCs w:val="20"/>
            <w:shd w:val="clear" w:color="auto" w:fill="FFFFFF"/>
            <w:lang w:val="en-US"/>
            <w:rPrChange w:id="15582" w:author="Airat Shigapov" w:date="2021-10-29T16:44:00Z">
              <w:rPr>
                <w:rFonts w:ascii="Times New Roman" w:eastAsia="Calibri" w:hAnsi="Times New Roman" w:cs="Times New Roman"/>
                <w:sz w:val="28"/>
                <w:szCs w:val="28"/>
                <w:shd w:val="clear" w:color="auto" w:fill="FFFFFF"/>
                <w:lang w:val="en-US"/>
              </w:rPr>
            </w:rPrChange>
          </w:rPr>
          <w:t xml:space="preserve"> = new Regex("[a-</w:t>
        </w:r>
        <w:proofErr w:type="gramStart"/>
        <w:r w:rsidRPr="00CA1CA9">
          <w:rPr>
            <w:rFonts w:ascii="Times New Roman" w:eastAsia="Calibri" w:hAnsi="Times New Roman" w:cs="Times New Roman"/>
            <w:sz w:val="20"/>
            <w:szCs w:val="20"/>
            <w:shd w:val="clear" w:color="auto" w:fill="FFFFFF"/>
            <w:lang w:val="en-US"/>
            <w:rPrChange w:id="15583" w:author="Airat Shigapov" w:date="2021-10-29T16:44:00Z">
              <w:rPr>
                <w:rFonts w:ascii="Times New Roman" w:eastAsia="Calibri" w:hAnsi="Times New Roman" w:cs="Times New Roman"/>
                <w:sz w:val="28"/>
                <w:szCs w:val="28"/>
                <w:shd w:val="clear" w:color="auto" w:fill="FFFFFF"/>
                <w:lang w:val="en-US"/>
              </w:rPr>
            </w:rPrChange>
          </w:rPr>
          <w:t>z]{</w:t>
        </w:r>
        <w:proofErr w:type="gramEnd"/>
        <w:r w:rsidRPr="00CA1CA9">
          <w:rPr>
            <w:rFonts w:ascii="Times New Roman" w:eastAsia="Calibri" w:hAnsi="Times New Roman" w:cs="Times New Roman"/>
            <w:sz w:val="20"/>
            <w:szCs w:val="20"/>
            <w:shd w:val="clear" w:color="auto" w:fill="FFFFFF"/>
            <w:lang w:val="en-US"/>
            <w:rPrChange w:id="15584" w:author="Airat Shigapov" w:date="2021-10-29T16:44:00Z">
              <w:rPr>
                <w:rFonts w:ascii="Times New Roman" w:eastAsia="Calibri" w:hAnsi="Times New Roman" w:cs="Times New Roman"/>
                <w:sz w:val="28"/>
                <w:szCs w:val="28"/>
                <w:shd w:val="clear" w:color="auto" w:fill="FFFFFF"/>
                <w:lang w:val="en-US"/>
              </w:rPr>
            </w:rPrChange>
          </w:rPr>
          <w:t>1,20}[0-9]{0,}(@)(gmail.com || @mail.ru || bk.ru || yandex.ru ||outlook.com)");</w:t>
        </w:r>
      </w:ins>
    </w:p>
    <w:p w14:paraId="6EEC8A68" w14:textId="77777777" w:rsidR="00CC67A4" w:rsidRPr="00CA1CA9" w:rsidRDefault="00CC67A4" w:rsidP="00CC67A4">
      <w:pPr>
        <w:rPr>
          <w:ins w:id="15585" w:author="Airat Shigapov" w:date="2021-10-29T16:41:00Z"/>
          <w:rFonts w:ascii="Times New Roman" w:eastAsia="Calibri" w:hAnsi="Times New Roman" w:cs="Times New Roman"/>
          <w:sz w:val="20"/>
          <w:szCs w:val="20"/>
          <w:shd w:val="clear" w:color="auto" w:fill="FFFFFF"/>
          <w:lang w:val="en-US"/>
          <w:rPrChange w:id="15586" w:author="Airat Shigapov" w:date="2021-10-29T16:44:00Z">
            <w:rPr>
              <w:ins w:id="15587" w:author="Airat Shigapov" w:date="2021-10-29T16:41:00Z"/>
              <w:rFonts w:ascii="Times New Roman" w:eastAsia="Calibri" w:hAnsi="Times New Roman" w:cs="Times New Roman"/>
              <w:sz w:val="28"/>
              <w:szCs w:val="28"/>
              <w:shd w:val="clear" w:color="auto" w:fill="FFFFFF"/>
              <w:lang w:val="en-US"/>
            </w:rPr>
          </w:rPrChange>
        </w:rPr>
      </w:pPr>
      <w:ins w:id="15588" w:author="Airat Shigapov" w:date="2021-10-29T16:41:00Z">
        <w:r w:rsidRPr="00CA1CA9">
          <w:rPr>
            <w:rFonts w:ascii="Times New Roman" w:eastAsia="Calibri" w:hAnsi="Times New Roman" w:cs="Times New Roman"/>
            <w:sz w:val="20"/>
            <w:szCs w:val="20"/>
            <w:shd w:val="clear" w:color="auto" w:fill="FFFFFF"/>
            <w:lang w:val="en-US"/>
            <w:rPrChange w:id="15589" w:author="Airat Shigapov" w:date="2021-10-29T16:44:00Z">
              <w:rPr>
                <w:rFonts w:ascii="Times New Roman" w:eastAsia="Calibri" w:hAnsi="Times New Roman" w:cs="Times New Roman"/>
                <w:sz w:val="28"/>
                <w:szCs w:val="28"/>
                <w:shd w:val="clear" w:color="auto" w:fill="FFFFFF"/>
                <w:lang w:val="en-US"/>
              </w:rPr>
            </w:rPrChange>
          </w:rPr>
          <w:t xml:space="preserve">                if (</w:t>
        </w:r>
        <w:proofErr w:type="spellStart"/>
        <w:r w:rsidRPr="00CA1CA9">
          <w:rPr>
            <w:rFonts w:ascii="Times New Roman" w:eastAsia="Calibri" w:hAnsi="Times New Roman" w:cs="Times New Roman"/>
            <w:sz w:val="20"/>
            <w:szCs w:val="20"/>
            <w:shd w:val="clear" w:color="auto" w:fill="FFFFFF"/>
            <w:lang w:val="en-US"/>
            <w:rPrChange w:id="15590" w:author="Airat Shigapov" w:date="2021-10-29T16:44:00Z">
              <w:rPr>
                <w:rFonts w:ascii="Times New Roman" w:eastAsia="Calibri" w:hAnsi="Times New Roman" w:cs="Times New Roman"/>
                <w:sz w:val="28"/>
                <w:szCs w:val="28"/>
                <w:shd w:val="clear" w:color="auto" w:fill="FFFFFF"/>
                <w:lang w:val="en-US"/>
              </w:rPr>
            </w:rPrChange>
          </w:rPr>
          <w:t>emailControl.IsMatch</w:t>
        </w:r>
        <w:proofErr w:type="spellEnd"/>
        <w:r w:rsidRPr="00CA1CA9">
          <w:rPr>
            <w:rFonts w:ascii="Times New Roman" w:eastAsia="Calibri" w:hAnsi="Times New Roman" w:cs="Times New Roman"/>
            <w:sz w:val="20"/>
            <w:szCs w:val="20"/>
            <w:shd w:val="clear" w:color="auto" w:fill="FFFFFF"/>
            <w:lang w:val="en-US"/>
            <w:rPrChange w:id="15591" w:author="Airat Shigapov" w:date="2021-10-29T16:44:00Z">
              <w:rPr>
                <w:rFonts w:ascii="Times New Roman" w:eastAsia="Calibri" w:hAnsi="Times New Roman" w:cs="Times New Roman"/>
                <w:sz w:val="28"/>
                <w:szCs w:val="28"/>
                <w:shd w:val="clear" w:color="auto" w:fill="FFFFFF"/>
                <w:lang w:val="en-US"/>
              </w:rPr>
            </w:rPrChange>
          </w:rPr>
          <w:t>(</w:t>
        </w:r>
        <w:proofErr w:type="spellStart"/>
        <w:proofErr w:type="gramStart"/>
        <w:r w:rsidRPr="00CA1CA9">
          <w:rPr>
            <w:rFonts w:ascii="Times New Roman" w:eastAsia="Calibri" w:hAnsi="Times New Roman" w:cs="Times New Roman"/>
            <w:sz w:val="20"/>
            <w:szCs w:val="20"/>
            <w:shd w:val="clear" w:color="auto" w:fill="FFFFFF"/>
            <w:lang w:val="en-US"/>
            <w:rPrChange w:id="15592" w:author="Airat Shigapov" w:date="2021-10-29T16:44:00Z">
              <w:rPr>
                <w:rFonts w:ascii="Times New Roman" w:eastAsia="Calibri" w:hAnsi="Times New Roman" w:cs="Times New Roman"/>
                <w:sz w:val="28"/>
                <w:szCs w:val="28"/>
                <w:shd w:val="clear" w:color="auto" w:fill="FFFFFF"/>
                <w:lang w:val="en-US"/>
              </w:rPr>
            </w:rPrChange>
          </w:rPr>
          <w:t>email.Text</w:t>
        </w:r>
        <w:proofErr w:type="spellEnd"/>
        <w:proofErr w:type="gramEnd"/>
        <w:r w:rsidRPr="00CA1CA9">
          <w:rPr>
            <w:rFonts w:ascii="Times New Roman" w:eastAsia="Calibri" w:hAnsi="Times New Roman" w:cs="Times New Roman"/>
            <w:sz w:val="20"/>
            <w:szCs w:val="20"/>
            <w:shd w:val="clear" w:color="auto" w:fill="FFFFFF"/>
            <w:lang w:val="en-US"/>
            <w:rPrChange w:id="15593" w:author="Airat Shigapov" w:date="2021-10-29T16:44:00Z">
              <w:rPr>
                <w:rFonts w:ascii="Times New Roman" w:eastAsia="Calibri" w:hAnsi="Times New Roman" w:cs="Times New Roman"/>
                <w:sz w:val="28"/>
                <w:szCs w:val="28"/>
                <w:shd w:val="clear" w:color="auto" w:fill="FFFFFF"/>
                <w:lang w:val="en-US"/>
              </w:rPr>
            </w:rPrChange>
          </w:rPr>
          <w:t>))</w:t>
        </w:r>
      </w:ins>
    </w:p>
    <w:p w14:paraId="0386B1FE" w14:textId="77777777" w:rsidR="00CC67A4" w:rsidRPr="00CA1CA9" w:rsidRDefault="00CC67A4" w:rsidP="00CC67A4">
      <w:pPr>
        <w:rPr>
          <w:ins w:id="15594" w:author="Airat Shigapov" w:date="2021-10-29T16:41:00Z"/>
          <w:rFonts w:ascii="Times New Roman" w:eastAsia="Calibri" w:hAnsi="Times New Roman" w:cs="Times New Roman"/>
          <w:sz w:val="20"/>
          <w:szCs w:val="20"/>
          <w:shd w:val="clear" w:color="auto" w:fill="FFFFFF"/>
          <w:rPrChange w:id="15595" w:author="Airat Shigapov" w:date="2021-10-29T16:44:00Z">
            <w:rPr>
              <w:ins w:id="15596" w:author="Airat Shigapov" w:date="2021-10-29T16:41:00Z"/>
              <w:rFonts w:ascii="Times New Roman" w:eastAsia="Calibri" w:hAnsi="Times New Roman" w:cs="Times New Roman"/>
              <w:sz w:val="28"/>
              <w:szCs w:val="28"/>
              <w:shd w:val="clear" w:color="auto" w:fill="FFFFFF"/>
              <w:lang w:val="en-US"/>
            </w:rPr>
          </w:rPrChange>
        </w:rPr>
      </w:pPr>
      <w:ins w:id="15597" w:author="Airat Shigapov" w:date="2021-10-29T16:41:00Z">
        <w:r w:rsidRPr="00CA1CA9">
          <w:rPr>
            <w:rFonts w:ascii="Times New Roman" w:eastAsia="Calibri" w:hAnsi="Times New Roman" w:cs="Times New Roman"/>
            <w:sz w:val="20"/>
            <w:szCs w:val="20"/>
            <w:shd w:val="clear" w:color="auto" w:fill="FFFFFF"/>
            <w:lang w:val="en-US"/>
            <w:rPrChange w:id="15598" w:author="Airat Shigapov" w:date="2021-10-29T16:44:00Z">
              <w:rPr>
                <w:rFonts w:ascii="Times New Roman" w:eastAsia="Calibri" w:hAnsi="Times New Roman" w:cs="Times New Roman"/>
                <w:sz w:val="28"/>
                <w:szCs w:val="28"/>
                <w:shd w:val="clear" w:color="auto" w:fill="FFFFFF"/>
                <w:lang w:val="en-US"/>
              </w:rPr>
            </w:rPrChange>
          </w:rPr>
          <w:t xml:space="preserve">                </w:t>
        </w:r>
        <w:r w:rsidRPr="00CA1CA9">
          <w:rPr>
            <w:rFonts w:ascii="Times New Roman" w:eastAsia="Calibri" w:hAnsi="Times New Roman" w:cs="Times New Roman"/>
            <w:sz w:val="20"/>
            <w:szCs w:val="20"/>
            <w:shd w:val="clear" w:color="auto" w:fill="FFFFFF"/>
            <w:rPrChange w:id="15599" w:author="Airat Shigapov" w:date="2021-10-29T16:44:00Z">
              <w:rPr>
                <w:rFonts w:ascii="Times New Roman" w:eastAsia="Calibri" w:hAnsi="Times New Roman" w:cs="Times New Roman"/>
                <w:sz w:val="28"/>
                <w:szCs w:val="28"/>
                <w:shd w:val="clear" w:color="auto" w:fill="FFFFFF"/>
                <w:lang w:val="en-US"/>
              </w:rPr>
            </w:rPrChange>
          </w:rPr>
          <w:t>{</w:t>
        </w:r>
      </w:ins>
    </w:p>
    <w:p w14:paraId="61671AA3" w14:textId="77777777" w:rsidR="00CC67A4" w:rsidRPr="00CA1CA9" w:rsidRDefault="00CC67A4" w:rsidP="00CC67A4">
      <w:pPr>
        <w:rPr>
          <w:ins w:id="15600" w:author="Airat Shigapov" w:date="2021-10-29T16:41:00Z"/>
          <w:rFonts w:ascii="Times New Roman" w:eastAsia="Calibri" w:hAnsi="Times New Roman" w:cs="Times New Roman"/>
          <w:sz w:val="20"/>
          <w:szCs w:val="20"/>
          <w:shd w:val="clear" w:color="auto" w:fill="FFFFFF"/>
          <w:rPrChange w:id="15601" w:author="Airat Shigapov" w:date="2021-10-29T16:44:00Z">
            <w:rPr>
              <w:ins w:id="15602" w:author="Airat Shigapov" w:date="2021-10-29T16:41:00Z"/>
              <w:rFonts w:ascii="Times New Roman" w:eastAsia="Calibri" w:hAnsi="Times New Roman" w:cs="Times New Roman"/>
              <w:sz w:val="28"/>
              <w:szCs w:val="28"/>
              <w:shd w:val="clear" w:color="auto" w:fill="FFFFFF"/>
              <w:lang w:val="en-US"/>
            </w:rPr>
          </w:rPrChange>
        </w:rPr>
      </w:pPr>
      <w:ins w:id="15603" w:author="Airat Shigapov" w:date="2021-10-29T16:41:00Z">
        <w:r w:rsidRPr="00CA1CA9">
          <w:rPr>
            <w:rFonts w:ascii="Times New Roman" w:eastAsia="Calibri" w:hAnsi="Times New Roman" w:cs="Times New Roman"/>
            <w:sz w:val="20"/>
            <w:szCs w:val="20"/>
            <w:shd w:val="clear" w:color="auto" w:fill="FFFFFF"/>
            <w:rPrChange w:id="15604" w:author="Airat Shigapov" w:date="2021-10-29T16:44:00Z">
              <w:rPr>
                <w:rFonts w:ascii="Times New Roman" w:eastAsia="Calibri" w:hAnsi="Times New Roman" w:cs="Times New Roman"/>
                <w:sz w:val="28"/>
                <w:szCs w:val="28"/>
                <w:shd w:val="clear" w:color="auto" w:fill="FFFFFF"/>
                <w:lang w:val="en-US"/>
              </w:rPr>
            </w:rPrChange>
          </w:rPr>
          <w:t xml:space="preserve">                    </w:t>
        </w:r>
        <w:proofErr w:type="spellStart"/>
        <w:r w:rsidRPr="00CA1CA9">
          <w:rPr>
            <w:rFonts w:ascii="Times New Roman" w:eastAsia="Calibri" w:hAnsi="Times New Roman" w:cs="Times New Roman"/>
            <w:sz w:val="20"/>
            <w:szCs w:val="20"/>
            <w:shd w:val="clear" w:color="auto" w:fill="FFFFFF"/>
            <w:lang w:val="en-US"/>
            <w:rPrChange w:id="15605" w:author="Airat Shigapov" w:date="2021-10-29T16:44:00Z">
              <w:rPr>
                <w:rFonts w:ascii="Times New Roman" w:eastAsia="Calibri" w:hAnsi="Times New Roman" w:cs="Times New Roman"/>
                <w:sz w:val="28"/>
                <w:szCs w:val="28"/>
                <w:shd w:val="clear" w:color="auto" w:fill="FFFFFF"/>
                <w:lang w:val="en-US"/>
              </w:rPr>
            </w:rPrChange>
          </w:rPr>
          <w:t>MessageBox</w:t>
        </w:r>
        <w:proofErr w:type="spellEnd"/>
        <w:r w:rsidRPr="00CA1CA9">
          <w:rPr>
            <w:rFonts w:ascii="Times New Roman" w:eastAsia="Calibri" w:hAnsi="Times New Roman" w:cs="Times New Roman"/>
            <w:sz w:val="20"/>
            <w:szCs w:val="20"/>
            <w:shd w:val="clear" w:color="auto" w:fill="FFFFFF"/>
            <w:rPrChange w:id="15606" w:author="Airat Shigapov" w:date="2021-10-29T16:44:00Z">
              <w:rPr>
                <w:rFonts w:ascii="Times New Roman" w:eastAsia="Calibri" w:hAnsi="Times New Roman" w:cs="Times New Roman"/>
                <w:sz w:val="28"/>
                <w:szCs w:val="28"/>
                <w:shd w:val="clear" w:color="auto" w:fill="FFFFFF"/>
                <w:lang w:val="en-US"/>
              </w:rPr>
            </w:rPrChange>
          </w:rPr>
          <w:t>.</w:t>
        </w:r>
        <w:r w:rsidRPr="00CA1CA9">
          <w:rPr>
            <w:rFonts w:ascii="Times New Roman" w:eastAsia="Calibri" w:hAnsi="Times New Roman" w:cs="Times New Roman"/>
            <w:sz w:val="20"/>
            <w:szCs w:val="20"/>
            <w:shd w:val="clear" w:color="auto" w:fill="FFFFFF"/>
            <w:lang w:val="en-US"/>
            <w:rPrChange w:id="15607" w:author="Airat Shigapov" w:date="2021-10-29T16:44:00Z">
              <w:rPr>
                <w:rFonts w:ascii="Times New Roman" w:eastAsia="Calibri" w:hAnsi="Times New Roman" w:cs="Times New Roman"/>
                <w:sz w:val="28"/>
                <w:szCs w:val="28"/>
                <w:shd w:val="clear" w:color="auto" w:fill="FFFFFF"/>
                <w:lang w:val="en-US"/>
              </w:rPr>
            </w:rPrChange>
          </w:rPr>
          <w:t>Show</w:t>
        </w:r>
        <w:r w:rsidRPr="00CA1CA9">
          <w:rPr>
            <w:rFonts w:ascii="Times New Roman" w:eastAsia="Calibri" w:hAnsi="Times New Roman" w:cs="Times New Roman"/>
            <w:sz w:val="20"/>
            <w:szCs w:val="20"/>
            <w:shd w:val="clear" w:color="auto" w:fill="FFFFFF"/>
            <w:rPrChange w:id="15608" w:author="Airat Shigapov" w:date="2021-10-29T16:44:00Z">
              <w:rPr>
                <w:rFonts w:ascii="Times New Roman" w:eastAsia="Calibri" w:hAnsi="Times New Roman" w:cs="Times New Roman"/>
                <w:sz w:val="28"/>
                <w:szCs w:val="28"/>
                <w:shd w:val="clear" w:color="auto" w:fill="FFFFFF"/>
                <w:lang w:val="en-US"/>
              </w:rPr>
            </w:rPrChange>
          </w:rPr>
          <w:t>("Почта введена не корректно");</w:t>
        </w:r>
      </w:ins>
    </w:p>
    <w:p w14:paraId="4B75D65A" w14:textId="77777777" w:rsidR="00CC67A4" w:rsidRPr="00CA1CA9" w:rsidRDefault="00CC67A4" w:rsidP="00CC67A4">
      <w:pPr>
        <w:rPr>
          <w:ins w:id="15609" w:author="Airat Shigapov" w:date="2021-10-29T16:41:00Z"/>
          <w:rFonts w:ascii="Times New Roman" w:eastAsia="Calibri" w:hAnsi="Times New Roman" w:cs="Times New Roman"/>
          <w:sz w:val="20"/>
          <w:szCs w:val="20"/>
          <w:shd w:val="clear" w:color="auto" w:fill="FFFFFF"/>
          <w:lang w:val="en-US"/>
          <w:rPrChange w:id="15610" w:author="Airat Shigapov" w:date="2021-10-29T16:44:00Z">
            <w:rPr>
              <w:ins w:id="15611" w:author="Airat Shigapov" w:date="2021-10-29T16:41:00Z"/>
              <w:rFonts w:ascii="Times New Roman" w:eastAsia="Calibri" w:hAnsi="Times New Roman" w:cs="Times New Roman"/>
              <w:sz w:val="28"/>
              <w:szCs w:val="28"/>
              <w:shd w:val="clear" w:color="auto" w:fill="FFFFFF"/>
              <w:lang w:val="en-US"/>
            </w:rPr>
          </w:rPrChange>
        </w:rPr>
      </w:pPr>
      <w:ins w:id="15612" w:author="Airat Shigapov" w:date="2021-10-29T16:41:00Z">
        <w:r w:rsidRPr="00CA1CA9">
          <w:rPr>
            <w:rFonts w:ascii="Times New Roman" w:eastAsia="Calibri" w:hAnsi="Times New Roman" w:cs="Times New Roman"/>
            <w:sz w:val="20"/>
            <w:szCs w:val="20"/>
            <w:shd w:val="clear" w:color="auto" w:fill="FFFFFF"/>
            <w:rPrChange w:id="15613" w:author="Airat Shigapov" w:date="2021-10-29T16:44:00Z">
              <w:rPr>
                <w:rFonts w:ascii="Times New Roman" w:eastAsia="Calibri" w:hAnsi="Times New Roman" w:cs="Times New Roman"/>
                <w:sz w:val="28"/>
                <w:szCs w:val="28"/>
                <w:shd w:val="clear" w:color="auto" w:fill="FFFFFF"/>
                <w:lang w:val="en-US"/>
              </w:rPr>
            </w:rPrChange>
          </w:rPr>
          <w:t xml:space="preserve">                    </w:t>
        </w:r>
        <w:r w:rsidRPr="00CA1CA9">
          <w:rPr>
            <w:rFonts w:ascii="Times New Roman" w:eastAsia="Calibri" w:hAnsi="Times New Roman" w:cs="Times New Roman"/>
            <w:sz w:val="20"/>
            <w:szCs w:val="20"/>
            <w:shd w:val="clear" w:color="auto" w:fill="FFFFFF"/>
            <w:lang w:val="en-US"/>
            <w:rPrChange w:id="15614" w:author="Airat Shigapov" w:date="2021-10-29T16:44:00Z">
              <w:rPr>
                <w:rFonts w:ascii="Times New Roman" w:eastAsia="Calibri" w:hAnsi="Times New Roman" w:cs="Times New Roman"/>
                <w:sz w:val="28"/>
                <w:szCs w:val="28"/>
                <w:shd w:val="clear" w:color="auto" w:fill="FFFFFF"/>
                <w:lang w:val="en-US"/>
              </w:rPr>
            </w:rPrChange>
          </w:rPr>
          <w:t>return;</w:t>
        </w:r>
      </w:ins>
    </w:p>
    <w:p w14:paraId="02AD0D32" w14:textId="77777777" w:rsidR="00CC67A4" w:rsidRPr="00CA1CA9" w:rsidRDefault="00CC67A4" w:rsidP="00CC67A4">
      <w:pPr>
        <w:rPr>
          <w:ins w:id="15615" w:author="Airat Shigapov" w:date="2021-10-29T16:41:00Z"/>
          <w:rFonts w:ascii="Times New Roman" w:eastAsia="Calibri" w:hAnsi="Times New Roman" w:cs="Times New Roman"/>
          <w:sz w:val="20"/>
          <w:szCs w:val="20"/>
          <w:shd w:val="clear" w:color="auto" w:fill="FFFFFF"/>
          <w:lang w:val="en-US"/>
          <w:rPrChange w:id="15616" w:author="Airat Shigapov" w:date="2021-10-29T16:44:00Z">
            <w:rPr>
              <w:ins w:id="15617" w:author="Airat Shigapov" w:date="2021-10-29T16:41:00Z"/>
              <w:rFonts w:ascii="Times New Roman" w:eastAsia="Calibri" w:hAnsi="Times New Roman" w:cs="Times New Roman"/>
              <w:sz w:val="28"/>
              <w:szCs w:val="28"/>
              <w:shd w:val="clear" w:color="auto" w:fill="FFFFFF"/>
              <w:lang w:val="en-US"/>
            </w:rPr>
          </w:rPrChange>
        </w:rPr>
      </w:pPr>
      <w:ins w:id="15618" w:author="Airat Shigapov" w:date="2021-10-29T16:41:00Z">
        <w:r w:rsidRPr="00CA1CA9">
          <w:rPr>
            <w:rFonts w:ascii="Times New Roman" w:eastAsia="Calibri" w:hAnsi="Times New Roman" w:cs="Times New Roman"/>
            <w:sz w:val="20"/>
            <w:szCs w:val="20"/>
            <w:shd w:val="clear" w:color="auto" w:fill="FFFFFF"/>
            <w:lang w:val="en-US"/>
            <w:rPrChange w:id="15619" w:author="Airat Shigapov" w:date="2021-10-29T16:44:00Z">
              <w:rPr>
                <w:rFonts w:ascii="Times New Roman" w:eastAsia="Calibri" w:hAnsi="Times New Roman" w:cs="Times New Roman"/>
                <w:sz w:val="28"/>
                <w:szCs w:val="28"/>
                <w:shd w:val="clear" w:color="auto" w:fill="FFFFFF"/>
                <w:lang w:val="en-US"/>
              </w:rPr>
            </w:rPrChange>
          </w:rPr>
          <w:t xml:space="preserve">                }</w:t>
        </w:r>
      </w:ins>
    </w:p>
    <w:p w14:paraId="43DFEA1E" w14:textId="77777777" w:rsidR="00CC67A4" w:rsidRPr="00CA1CA9" w:rsidRDefault="00CC67A4" w:rsidP="00CC67A4">
      <w:pPr>
        <w:rPr>
          <w:ins w:id="15620" w:author="Airat Shigapov" w:date="2021-10-29T16:41:00Z"/>
          <w:rFonts w:ascii="Times New Roman" w:eastAsia="Calibri" w:hAnsi="Times New Roman" w:cs="Times New Roman"/>
          <w:sz w:val="20"/>
          <w:szCs w:val="20"/>
          <w:shd w:val="clear" w:color="auto" w:fill="FFFFFF"/>
          <w:lang w:val="en-US"/>
          <w:rPrChange w:id="15621" w:author="Airat Shigapov" w:date="2021-10-29T16:44:00Z">
            <w:rPr>
              <w:ins w:id="15622" w:author="Airat Shigapov" w:date="2021-10-29T16:41:00Z"/>
              <w:rFonts w:ascii="Times New Roman" w:eastAsia="Calibri" w:hAnsi="Times New Roman" w:cs="Times New Roman"/>
              <w:sz w:val="28"/>
              <w:szCs w:val="28"/>
              <w:shd w:val="clear" w:color="auto" w:fill="FFFFFF"/>
              <w:lang w:val="en-US"/>
            </w:rPr>
          </w:rPrChange>
        </w:rPr>
      </w:pPr>
      <w:ins w:id="15623" w:author="Airat Shigapov" w:date="2021-10-29T16:41:00Z">
        <w:r w:rsidRPr="00CA1CA9">
          <w:rPr>
            <w:rFonts w:ascii="Times New Roman" w:eastAsia="Calibri" w:hAnsi="Times New Roman" w:cs="Times New Roman"/>
            <w:sz w:val="20"/>
            <w:szCs w:val="20"/>
            <w:shd w:val="clear" w:color="auto" w:fill="FFFFFF"/>
            <w:lang w:val="en-US"/>
            <w:rPrChange w:id="15624" w:author="Airat Shigapov" w:date="2021-10-29T16:44:00Z">
              <w:rPr>
                <w:rFonts w:ascii="Times New Roman" w:eastAsia="Calibri" w:hAnsi="Times New Roman" w:cs="Times New Roman"/>
                <w:sz w:val="28"/>
                <w:szCs w:val="28"/>
                <w:shd w:val="clear" w:color="auto" w:fill="FFFFFF"/>
                <w:lang w:val="en-US"/>
              </w:rPr>
            </w:rPrChange>
          </w:rPr>
          <w:t xml:space="preserve">                    </w:t>
        </w:r>
        <w:proofErr w:type="spellStart"/>
        <w:proofErr w:type="gramStart"/>
        <w:r w:rsidRPr="00CA1CA9">
          <w:rPr>
            <w:rFonts w:ascii="Times New Roman" w:eastAsia="Calibri" w:hAnsi="Times New Roman" w:cs="Times New Roman"/>
            <w:sz w:val="20"/>
            <w:szCs w:val="20"/>
            <w:shd w:val="clear" w:color="auto" w:fill="FFFFFF"/>
            <w:lang w:val="en-US"/>
            <w:rPrChange w:id="15625" w:author="Airat Shigapov" w:date="2021-10-29T16:44:00Z">
              <w:rPr>
                <w:rFonts w:ascii="Times New Roman" w:eastAsia="Calibri" w:hAnsi="Times New Roman" w:cs="Times New Roman"/>
                <w:sz w:val="28"/>
                <w:szCs w:val="28"/>
                <w:shd w:val="clear" w:color="auto" w:fill="FFFFFF"/>
                <w:lang w:val="en-US"/>
              </w:rPr>
            </w:rPrChange>
          </w:rPr>
          <w:t>VisibleFields</w:t>
        </w:r>
        <w:proofErr w:type="spellEnd"/>
        <w:r w:rsidRPr="00CA1CA9">
          <w:rPr>
            <w:rFonts w:ascii="Times New Roman" w:eastAsia="Calibri" w:hAnsi="Times New Roman" w:cs="Times New Roman"/>
            <w:sz w:val="20"/>
            <w:szCs w:val="20"/>
            <w:shd w:val="clear" w:color="auto" w:fill="FFFFFF"/>
            <w:lang w:val="en-US"/>
            <w:rPrChange w:id="15626" w:author="Airat Shigapov" w:date="2021-10-29T16:44:00Z">
              <w:rPr>
                <w:rFonts w:ascii="Times New Roman" w:eastAsia="Calibri" w:hAnsi="Times New Roman" w:cs="Times New Roman"/>
                <w:sz w:val="28"/>
                <w:szCs w:val="28"/>
                <w:shd w:val="clear" w:color="auto" w:fill="FFFFFF"/>
                <w:lang w:val="en-US"/>
              </w:rPr>
            </w:rPrChange>
          </w:rPr>
          <w:t>(</w:t>
        </w:r>
        <w:proofErr w:type="gramEnd"/>
        <w:r w:rsidRPr="00CA1CA9">
          <w:rPr>
            <w:rFonts w:ascii="Times New Roman" w:eastAsia="Calibri" w:hAnsi="Times New Roman" w:cs="Times New Roman"/>
            <w:sz w:val="20"/>
            <w:szCs w:val="20"/>
            <w:shd w:val="clear" w:color="auto" w:fill="FFFFFF"/>
            <w:lang w:val="en-US"/>
            <w:rPrChange w:id="15627" w:author="Airat Shigapov" w:date="2021-10-29T16:44:00Z">
              <w:rPr>
                <w:rFonts w:ascii="Times New Roman" w:eastAsia="Calibri" w:hAnsi="Times New Roman" w:cs="Times New Roman"/>
                <w:sz w:val="28"/>
                <w:szCs w:val="28"/>
                <w:shd w:val="clear" w:color="auto" w:fill="FFFFFF"/>
                <w:lang w:val="en-US"/>
              </w:rPr>
            </w:rPrChange>
          </w:rPr>
          <w:t>);</w:t>
        </w:r>
      </w:ins>
    </w:p>
    <w:p w14:paraId="00254829" w14:textId="77777777" w:rsidR="00CC67A4" w:rsidRPr="00CA1CA9" w:rsidRDefault="00CC67A4" w:rsidP="00CC67A4">
      <w:pPr>
        <w:rPr>
          <w:ins w:id="15628" w:author="Airat Shigapov" w:date="2021-10-29T16:41:00Z"/>
          <w:rFonts w:ascii="Times New Roman" w:eastAsia="Calibri" w:hAnsi="Times New Roman" w:cs="Times New Roman"/>
          <w:sz w:val="20"/>
          <w:szCs w:val="20"/>
          <w:shd w:val="clear" w:color="auto" w:fill="FFFFFF"/>
          <w:lang w:val="en-US"/>
          <w:rPrChange w:id="15629" w:author="Airat Shigapov" w:date="2021-10-29T16:44:00Z">
            <w:rPr>
              <w:ins w:id="15630" w:author="Airat Shigapov" w:date="2021-10-29T16:41:00Z"/>
              <w:rFonts w:ascii="Times New Roman" w:eastAsia="Calibri" w:hAnsi="Times New Roman" w:cs="Times New Roman"/>
              <w:sz w:val="28"/>
              <w:szCs w:val="28"/>
              <w:shd w:val="clear" w:color="auto" w:fill="FFFFFF"/>
              <w:lang w:val="en-US"/>
            </w:rPr>
          </w:rPrChange>
        </w:rPr>
      </w:pPr>
      <w:ins w:id="15631" w:author="Airat Shigapov" w:date="2021-10-29T16:41:00Z">
        <w:r w:rsidRPr="00CA1CA9">
          <w:rPr>
            <w:rFonts w:ascii="Times New Roman" w:eastAsia="Calibri" w:hAnsi="Times New Roman" w:cs="Times New Roman"/>
            <w:sz w:val="20"/>
            <w:szCs w:val="20"/>
            <w:shd w:val="clear" w:color="auto" w:fill="FFFFFF"/>
            <w:lang w:val="en-US"/>
            <w:rPrChange w:id="15632" w:author="Airat Shigapov" w:date="2021-10-29T16:44:00Z">
              <w:rPr>
                <w:rFonts w:ascii="Times New Roman" w:eastAsia="Calibri" w:hAnsi="Times New Roman" w:cs="Times New Roman"/>
                <w:sz w:val="28"/>
                <w:szCs w:val="28"/>
                <w:shd w:val="clear" w:color="auto" w:fill="FFFFFF"/>
                <w:lang w:val="en-US"/>
              </w:rPr>
            </w:rPrChange>
          </w:rPr>
          <w:t xml:space="preserve">                    </w:t>
        </w:r>
        <w:proofErr w:type="spellStart"/>
        <w:proofErr w:type="gramStart"/>
        <w:r w:rsidRPr="00CA1CA9">
          <w:rPr>
            <w:rFonts w:ascii="Times New Roman" w:eastAsia="Calibri" w:hAnsi="Times New Roman" w:cs="Times New Roman"/>
            <w:sz w:val="20"/>
            <w:szCs w:val="20"/>
            <w:shd w:val="clear" w:color="auto" w:fill="FFFFFF"/>
            <w:lang w:val="en-US"/>
            <w:rPrChange w:id="15633" w:author="Airat Shigapov" w:date="2021-10-29T16:44:00Z">
              <w:rPr>
                <w:rFonts w:ascii="Times New Roman" w:eastAsia="Calibri" w:hAnsi="Times New Roman" w:cs="Times New Roman"/>
                <w:sz w:val="28"/>
                <w:szCs w:val="28"/>
                <w:shd w:val="clear" w:color="auto" w:fill="FFFFFF"/>
                <w:lang w:val="en-US"/>
              </w:rPr>
            </w:rPrChange>
          </w:rPr>
          <w:t>MainWindow.client.Surname</w:t>
        </w:r>
        <w:proofErr w:type="spellEnd"/>
        <w:proofErr w:type="gramEnd"/>
        <w:r w:rsidRPr="00CA1CA9">
          <w:rPr>
            <w:rFonts w:ascii="Times New Roman" w:eastAsia="Calibri" w:hAnsi="Times New Roman" w:cs="Times New Roman"/>
            <w:sz w:val="20"/>
            <w:szCs w:val="20"/>
            <w:shd w:val="clear" w:color="auto" w:fill="FFFFFF"/>
            <w:lang w:val="en-US"/>
            <w:rPrChange w:id="15634" w:author="Airat Shigapov" w:date="2021-10-29T16:44:00Z">
              <w:rPr>
                <w:rFonts w:ascii="Times New Roman" w:eastAsia="Calibri" w:hAnsi="Times New Roman" w:cs="Times New Roman"/>
                <w:sz w:val="28"/>
                <w:szCs w:val="28"/>
                <w:shd w:val="clear" w:color="auto" w:fill="FFFFFF"/>
                <w:lang w:val="en-US"/>
              </w:rPr>
            </w:rPrChange>
          </w:rPr>
          <w:t xml:space="preserve"> = </w:t>
        </w:r>
        <w:proofErr w:type="spellStart"/>
        <w:r w:rsidRPr="00CA1CA9">
          <w:rPr>
            <w:rFonts w:ascii="Times New Roman" w:eastAsia="Calibri" w:hAnsi="Times New Roman" w:cs="Times New Roman"/>
            <w:sz w:val="20"/>
            <w:szCs w:val="20"/>
            <w:shd w:val="clear" w:color="auto" w:fill="FFFFFF"/>
            <w:lang w:val="en-US"/>
            <w:rPrChange w:id="15635" w:author="Airat Shigapov" w:date="2021-10-29T16:44:00Z">
              <w:rPr>
                <w:rFonts w:ascii="Times New Roman" w:eastAsia="Calibri" w:hAnsi="Times New Roman" w:cs="Times New Roman"/>
                <w:sz w:val="28"/>
                <w:szCs w:val="28"/>
                <w:shd w:val="clear" w:color="auto" w:fill="FFFFFF"/>
                <w:lang w:val="en-US"/>
              </w:rPr>
            </w:rPrChange>
          </w:rPr>
          <w:t>client.User.Surname</w:t>
        </w:r>
        <w:proofErr w:type="spellEnd"/>
        <w:r w:rsidRPr="00CA1CA9">
          <w:rPr>
            <w:rFonts w:ascii="Times New Roman" w:eastAsia="Calibri" w:hAnsi="Times New Roman" w:cs="Times New Roman"/>
            <w:sz w:val="20"/>
            <w:szCs w:val="20"/>
            <w:shd w:val="clear" w:color="auto" w:fill="FFFFFF"/>
            <w:lang w:val="en-US"/>
            <w:rPrChange w:id="15636" w:author="Airat Shigapov" w:date="2021-10-29T16:44:00Z">
              <w:rPr>
                <w:rFonts w:ascii="Times New Roman" w:eastAsia="Calibri" w:hAnsi="Times New Roman" w:cs="Times New Roman"/>
                <w:sz w:val="28"/>
                <w:szCs w:val="28"/>
                <w:shd w:val="clear" w:color="auto" w:fill="FFFFFF"/>
                <w:lang w:val="en-US"/>
              </w:rPr>
            </w:rPrChange>
          </w:rPr>
          <w:t>;</w:t>
        </w:r>
      </w:ins>
    </w:p>
    <w:p w14:paraId="314E0D69" w14:textId="77777777" w:rsidR="00CC67A4" w:rsidRPr="00CA1CA9" w:rsidRDefault="00CC67A4" w:rsidP="00CC67A4">
      <w:pPr>
        <w:rPr>
          <w:ins w:id="15637" w:author="Airat Shigapov" w:date="2021-10-29T16:41:00Z"/>
          <w:rFonts w:ascii="Times New Roman" w:eastAsia="Calibri" w:hAnsi="Times New Roman" w:cs="Times New Roman"/>
          <w:sz w:val="20"/>
          <w:szCs w:val="20"/>
          <w:shd w:val="clear" w:color="auto" w:fill="FFFFFF"/>
          <w:lang w:val="en-US"/>
          <w:rPrChange w:id="15638" w:author="Airat Shigapov" w:date="2021-10-29T16:44:00Z">
            <w:rPr>
              <w:ins w:id="15639" w:author="Airat Shigapov" w:date="2021-10-29T16:41:00Z"/>
              <w:rFonts w:ascii="Times New Roman" w:eastAsia="Calibri" w:hAnsi="Times New Roman" w:cs="Times New Roman"/>
              <w:sz w:val="28"/>
              <w:szCs w:val="28"/>
              <w:shd w:val="clear" w:color="auto" w:fill="FFFFFF"/>
              <w:lang w:val="en-US"/>
            </w:rPr>
          </w:rPrChange>
        </w:rPr>
      </w:pPr>
      <w:ins w:id="15640" w:author="Airat Shigapov" w:date="2021-10-29T16:41:00Z">
        <w:r w:rsidRPr="00CA1CA9">
          <w:rPr>
            <w:rFonts w:ascii="Times New Roman" w:eastAsia="Calibri" w:hAnsi="Times New Roman" w:cs="Times New Roman"/>
            <w:sz w:val="20"/>
            <w:szCs w:val="20"/>
            <w:shd w:val="clear" w:color="auto" w:fill="FFFFFF"/>
            <w:lang w:val="en-US"/>
            <w:rPrChange w:id="15641" w:author="Airat Shigapov" w:date="2021-10-29T16:44:00Z">
              <w:rPr>
                <w:rFonts w:ascii="Times New Roman" w:eastAsia="Calibri" w:hAnsi="Times New Roman" w:cs="Times New Roman"/>
                <w:sz w:val="28"/>
                <w:szCs w:val="28"/>
                <w:shd w:val="clear" w:color="auto" w:fill="FFFFFF"/>
                <w:lang w:val="en-US"/>
              </w:rPr>
            </w:rPrChange>
          </w:rPr>
          <w:t xml:space="preserve">                    </w:t>
        </w:r>
        <w:proofErr w:type="spellStart"/>
        <w:proofErr w:type="gramStart"/>
        <w:r w:rsidRPr="00CA1CA9">
          <w:rPr>
            <w:rFonts w:ascii="Times New Roman" w:eastAsia="Calibri" w:hAnsi="Times New Roman" w:cs="Times New Roman"/>
            <w:sz w:val="20"/>
            <w:szCs w:val="20"/>
            <w:shd w:val="clear" w:color="auto" w:fill="FFFFFF"/>
            <w:lang w:val="en-US"/>
            <w:rPrChange w:id="15642" w:author="Airat Shigapov" w:date="2021-10-29T16:44:00Z">
              <w:rPr>
                <w:rFonts w:ascii="Times New Roman" w:eastAsia="Calibri" w:hAnsi="Times New Roman" w:cs="Times New Roman"/>
                <w:sz w:val="28"/>
                <w:szCs w:val="28"/>
                <w:shd w:val="clear" w:color="auto" w:fill="FFFFFF"/>
                <w:lang w:val="en-US"/>
              </w:rPr>
            </w:rPrChange>
          </w:rPr>
          <w:t>MainWindow.client.Name</w:t>
        </w:r>
        <w:proofErr w:type="spellEnd"/>
        <w:proofErr w:type="gramEnd"/>
        <w:r w:rsidRPr="00CA1CA9">
          <w:rPr>
            <w:rFonts w:ascii="Times New Roman" w:eastAsia="Calibri" w:hAnsi="Times New Roman" w:cs="Times New Roman"/>
            <w:sz w:val="20"/>
            <w:szCs w:val="20"/>
            <w:shd w:val="clear" w:color="auto" w:fill="FFFFFF"/>
            <w:lang w:val="en-US"/>
            <w:rPrChange w:id="15643" w:author="Airat Shigapov" w:date="2021-10-29T16:44:00Z">
              <w:rPr>
                <w:rFonts w:ascii="Times New Roman" w:eastAsia="Calibri" w:hAnsi="Times New Roman" w:cs="Times New Roman"/>
                <w:sz w:val="28"/>
                <w:szCs w:val="28"/>
                <w:shd w:val="clear" w:color="auto" w:fill="FFFFFF"/>
                <w:lang w:val="en-US"/>
              </w:rPr>
            </w:rPrChange>
          </w:rPr>
          <w:t xml:space="preserve"> = </w:t>
        </w:r>
        <w:proofErr w:type="spellStart"/>
        <w:r w:rsidRPr="00CA1CA9">
          <w:rPr>
            <w:rFonts w:ascii="Times New Roman" w:eastAsia="Calibri" w:hAnsi="Times New Roman" w:cs="Times New Roman"/>
            <w:sz w:val="20"/>
            <w:szCs w:val="20"/>
            <w:shd w:val="clear" w:color="auto" w:fill="FFFFFF"/>
            <w:lang w:val="en-US"/>
            <w:rPrChange w:id="15644" w:author="Airat Shigapov" w:date="2021-10-29T16:44:00Z">
              <w:rPr>
                <w:rFonts w:ascii="Times New Roman" w:eastAsia="Calibri" w:hAnsi="Times New Roman" w:cs="Times New Roman"/>
                <w:sz w:val="28"/>
                <w:szCs w:val="28"/>
                <w:shd w:val="clear" w:color="auto" w:fill="FFFFFF"/>
                <w:lang w:val="en-US"/>
              </w:rPr>
            </w:rPrChange>
          </w:rPr>
          <w:t>client.User.Name</w:t>
        </w:r>
        <w:proofErr w:type="spellEnd"/>
        <w:r w:rsidRPr="00CA1CA9">
          <w:rPr>
            <w:rFonts w:ascii="Times New Roman" w:eastAsia="Calibri" w:hAnsi="Times New Roman" w:cs="Times New Roman"/>
            <w:sz w:val="20"/>
            <w:szCs w:val="20"/>
            <w:shd w:val="clear" w:color="auto" w:fill="FFFFFF"/>
            <w:lang w:val="en-US"/>
            <w:rPrChange w:id="15645" w:author="Airat Shigapov" w:date="2021-10-29T16:44:00Z">
              <w:rPr>
                <w:rFonts w:ascii="Times New Roman" w:eastAsia="Calibri" w:hAnsi="Times New Roman" w:cs="Times New Roman"/>
                <w:sz w:val="28"/>
                <w:szCs w:val="28"/>
                <w:shd w:val="clear" w:color="auto" w:fill="FFFFFF"/>
                <w:lang w:val="en-US"/>
              </w:rPr>
            </w:rPrChange>
          </w:rPr>
          <w:t>;</w:t>
        </w:r>
      </w:ins>
    </w:p>
    <w:p w14:paraId="1A6537AF" w14:textId="77777777" w:rsidR="00CC67A4" w:rsidRPr="00CA1CA9" w:rsidRDefault="00CC67A4" w:rsidP="00CC67A4">
      <w:pPr>
        <w:rPr>
          <w:ins w:id="15646" w:author="Airat Shigapov" w:date="2021-10-29T16:41:00Z"/>
          <w:rFonts w:ascii="Times New Roman" w:eastAsia="Calibri" w:hAnsi="Times New Roman" w:cs="Times New Roman"/>
          <w:sz w:val="20"/>
          <w:szCs w:val="20"/>
          <w:shd w:val="clear" w:color="auto" w:fill="FFFFFF"/>
          <w:lang w:val="en-US"/>
          <w:rPrChange w:id="15647" w:author="Airat Shigapov" w:date="2021-10-29T16:44:00Z">
            <w:rPr>
              <w:ins w:id="15648" w:author="Airat Shigapov" w:date="2021-10-29T16:41:00Z"/>
              <w:rFonts w:ascii="Times New Roman" w:eastAsia="Calibri" w:hAnsi="Times New Roman" w:cs="Times New Roman"/>
              <w:sz w:val="28"/>
              <w:szCs w:val="28"/>
              <w:shd w:val="clear" w:color="auto" w:fill="FFFFFF"/>
              <w:lang w:val="en-US"/>
            </w:rPr>
          </w:rPrChange>
        </w:rPr>
      </w:pPr>
      <w:ins w:id="15649" w:author="Airat Shigapov" w:date="2021-10-29T16:41:00Z">
        <w:r w:rsidRPr="00CA1CA9">
          <w:rPr>
            <w:rFonts w:ascii="Times New Roman" w:eastAsia="Calibri" w:hAnsi="Times New Roman" w:cs="Times New Roman"/>
            <w:sz w:val="20"/>
            <w:szCs w:val="20"/>
            <w:shd w:val="clear" w:color="auto" w:fill="FFFFFF"/>
            <w:lang w:val="en-US"/>
            <w:rPrChange w:id="15650" w:author="Airat Shigapov" w:date="2021-10-29T16:44:00Z">
              <w:rPr>
                <w:rFonts w:ascii="Times New Roman" w:eastAsia="Calibri" w:hAnsi="Times New Roman" w:cs="Times New Roman"/>
                <w:sz w:val="28"/>
                <w:szCs w:val="28"/>
                <w:shd w:val="clear" w:color="auto" w:fill="FFFFFF"/>
                <w:lang w:val="en-US"/>
              </w:rPr>
            </w:rPrChange>
          </w:rPr>
          <w:t xml:space="preserve">                    </w:t>
        </w:r>
        <w:proofErr w:type="spellStart"/>
        <w:proofErr w:type="gramStart"/>
        <w:r w:rsidRPr="00CA1CA9">
          <w:rPr>
            <w:rFonts w:ascii="Times New Roman" w:eastAsia="Calibri" w:hAnsi="Times New Roman" w:cs="Times New Roman"/>
            <w:sz w:val="20"/>
            <w:szCs w:val="20"/>
            <w:shd w:val="clear" w:color="auto" w:fill="FFFFFF"/>
            <w:lang w:val="en-US"/>
            <w:rPrChange w:id="15651" w:author="Airat Shigapov" w:date="2021-10-29T16:44:00Z">
              <w:rPr>
                <w:rFonts w:ascii="Times New Roman" w:eastAsia="Calibri" w:hAnsi="Times New Roman" w:cs="Times New Roman"/>
                <w:sz w:val="28"/>
                <w:szCs w:val="28"/>
                <w:shd w:val="clear" w:color="auto" w:fill="FFFFFF"/>
                <w:lang w:val="en-US"/>
              </w:rPr>
            </w:rPrChange>
          </w:rPr>
          <w:t>MainWindow.client.MiddleName</w:t>
        </w:r>
        <w:proofErr w:type="spellEnd"/>
        <w:proofErr w:type="gramEnd"/>
        <w:r w:rsidRPr="00CA1CA9">
          <w:rPr>
            <w:rFonts w:ascii="Times New Roman" w:eastAsia="Calibri" w:hAnsi="Times New Roman" w:cs="Times New Roman"/>
            <w:sz w:val="20"/>
            <w:szCs w:val="20"/>
            <w:shd w:val="clear" w:color="auto" w:fill="FFFFFF"/>
            <w:lang w:val="en-US"/>
            <w:rPrChange w:id="15652" w:author="Airat Shigapov" w:date="2021-10-29T16:44:00Z">
              <w:rPr>
                <w:rFonts w:ascii="Times New Roman" w:eastAsia="Calibri" w:hAnsi="Times New Roman" w:cs="Times New Roman"/>
                <w:sz w:val="28"/>
                <w:szCs w:val="28"/>
                <w:shd w:val="clear" w:color="auto" w:fill="FFFFFF"/>
                <w:lang w:val="en-US"/>
              </w:rPr>
            </w:rPrChange>
          </w:rPr>
          <w:t xml:space="preserve"> = </w:t>
        </w:r>
        <w:proofErr w:type="spellStart"/>
        <w:r w:rsidRPr="00CA1CA9">
          <w:rPr>
            <w:rFonts w:ascii="Times New Roman" w:eastAsia="Calibri" w:hAnsi="Times New Roman" w:cs="Times New Roman"/>
            <w:sz w:val="20"/>
            <w:szCs w:val="20"/>
            <w:shd w:val="clear" w:color="auto" w:fill="FFFFFF"/>
            <w:lang w:val="en-US"/>
            <w:rPrChange w:id="15653" w:author="Airat Shigapov" w:date="2021-10-29T16:44:00Z">
              <w:rPr>
                <w:rFonts w:ascii="Times New Roman" w:eastAsia="Calibri" w:hAnsi="Times New Roman" w:cs="Times New Roman"/>
                <w:sz w:val="28"/>
                <w:szCs w:val="28"/>
                <w:shd w:val="clear" w:color="auto" w:fill="FFFFFF"/>
                <w:lang w:val="en-US"/>
              </w:rPr>
            </w:rPrChange>
          </w:rPr>
          <w:t>client.User.MiddleName</w:t>
        </w:r>
        <w:proofErr w:type="spellEnd"/>
        <w:r w:rsidRPr="00CA1CA9">
          <w:rPr>
            <w:rFonts w:ascii="Times New Roman" w:eastAsia="Calibri" w:hAnsi="Times New Roman" w:cs="Times New Roman"/>
            <w:sz w:val="20"/>
            <w:szCs w:val="20"/>
            <w:shd w:val="clear" w:color="auto" w:fill="FFFFFF"/>
            <w:lang w:val="en-US"/>
            <w:rPrChange w:id="15654" w:author="Airat Shigapov" w:date="2021-10-29T16:44:00Z">
              <w:rPr>
                <w:rFonts w:ascii="Times New Roman" w:eastAsia="Calibri" w:hAnsi="Times New Roman" w:cs="Times New Roman"/>
                <w:sz w:val="28"/>
                <w:szCs w:val="28"/>
                <w:shd w:val="clear" w:color="auto" w:fill="FFFFFF"/>
                <w:lang w:val="en-US"/>
              </w:rPr>
            </w:rPrChange>
          </w:rPr>
          <w:t>;</w:t>
        </w:r>
      </w:ins>
    </w:p>
    <w:p w14:paraId="381601D3" w14:textId="77777777" w:rsidR="00CC67A4" w:rsidRPr="00CA1CA9" w:rsidRDefault="00CC67A4" w:rsidP="00CC67A4">
      <w:pPr>
        <w:rPr>
          <w:ins w:id="15655" w:author="Airat Shigapov" w:date="2021-10-29T16:41:00Z"/>
          <w:rFonts w:ascii="Times New Roman" w:eastAsia="Calibri" w:hAnsi="Times New Roman" w:cs="Times New Roman"/>
          <w:sz w:val="20"/>
          <w:szCs w:val="20"/>
          <w:shd w:val="clear" w:color="auto" w:fill="FFFFFF"/>
          <w:lang w:val="en-US"/>
          <w:rPrChange w:id="15656" w:author="Airat Shigapov" w:date="2021-10-29T16:44:00Z">
            <w:rPr>
              <w:ins w:id="15657" w:author="Airat Shigapov" w:date="2021-10-29T16:41:00Z"/>
              <w:rFonts w:ascii="Times New Roman" w:eastAsia="Calibri" w:hAnsi="Times New Roman" w:cs="Times New Roman"/>
              <w:sz w:val="28"/>
              <w:szCs w:val="28"/>
              <w:shd w:val="clear" w:color="auto" w:fill="FFFFFF"/>
              <w:lang w:val="en-US"/>
            </w:rPr>
          </w:rPrChange>
        </w:rPr>
      </w:pPr>
      <w:ins w:id="15658" w:author="Airat Shigapov" w:date="2021-10-29T16:41:00Z">
        <w:r w:rsidRPr="00CA1CA9">
          <w:rPr>
            <w:rFonts w:ascii="Times New Roman" w:eastAsia="Calibri" w:hAnsi="Times New Roman" w:cs="Times New Roman"/>
            <w:sz w:val="20"/>
            <w:szCs w:val="20"/>
            <w:shd w:val="clear" w:color="auto" w:fill="FFFFFF"/>
            <w:lang w:val="en-US"/>
            <w:rPrChange w:id="15659" w:author="Airat Shigapov" w:date="2021-10-29T16:44:00Z">
              <w:rPr>
                <w:rFonts w:ascii="Times New Roman" w:eastAsia="Calibri" w:hAnsi="Times New Roman" w:cs="Times New Roman"/>
                <w:sz w:val="28"/>
                <w:szCs w:val="28"/>
                <w:shd w:val="clear" w:color="auto" w:fill="FFFFFF"/>
                <w:lang w:val="en-US"/>
              </w:rPr>
            </w:rPrChange>
          </w:rPr>
          <w:t xml:space="preserve">                    </w:t>
        </w:r>
        <w:proofErr w:type="spellStart"/>
        <w:proofErr w:type="gramStart"/>
        <w:r w:rsidRPr="00CA1CA9">
          <w:rPr>
            <w:rFonts w:ascii="Times New Roman" w:eastAsia="Calibri" w:hAnsi="Times New Roman" w:cs="Times New Roman"/>
            <w:sz w:val="20"/>
            <w:szCs w:val="20"/>
            <w:shd w:val="clear" w:color="auto" w:fill="FFFFFF"/>
            <w:lang w:val="en-US"/>
            <w:rPrChange w:id="15660" w:author="Airat Shigapov" w:date="2021-10-29T16:44:00Z">
              <w:rPr>
                <w:rFonts w:ascii="Times New Roman" w:eastAsia="Calibri" w:hAnsi="Times New Roman" w:cs="Times New Roman"/>
                <w:sz w:val="28"/>
                <w:szCs w:val="28"/>
                <w:shd w:val="clear" w:color="auto" w:fill="FFFFFF"/>
                <w:lang w:val="en-US"/>
              </w:rPr>
            </w:rPrChange>
          </w:rPr>
          <w:t>MainWindow.client.Phone</w:t>
        </w:r>
        <w:proofErr w:type="spellEnd"/>
        <w:proofErr w:type="gramEnd"/>
        <w:r w:rsidRPr="00CA1CA9">
          <w:rPr>
            <w:rFonts w:ascii="Times New Roman" w:eastAsia="Calibri" w:hAnsi="Times New Roman" w:cs="Times New Roman"/>
            <w:sz w:val="20"/>
            <w:szCs w:val="20"/>
            <w:shd w:val="clear" w:color="auto" w:fill="FFFFFF"/>
            <w:lang w:val="en-US"/>
            <w:rPrChange w:id="15661" w:author="Airat Shigapov" w:date="2021-10-29T16:44:00Z">
              <w:rPr>
                <w:rFonts w:ascii="Times New Roman" w:eastAsia="Calibri" w:hAnsi="Times New Roman" w:cs="Times New Roman"/>
                <w:sz w:val="28"/>
                <w:szCs w:val="28"/>
                <w:shd w:val="clear" w:color="auto" w:fill="FFFFFF"/>
                <w:lang w:val="en-US"/>
              </w:rPr>
            </w:rPrChange>
          </w:rPr>
          <w:t xml:space="preserve"> = </w:t>
        </w:r>
        <w:proofErr w:type="spellStart"/>
        <w:r w:rsidRPr="00CA1CA9">
          <w:rPr>
            <w:rFonts w:ascii="Times New Roman" w:eastAsia="Calibri" w:hAnsi="Times New Roman" w:cs="Times New Roman"/>
            <w:sz w:val="20"/>
            <w:szCs w:val="20"/>
            <w:shd w:val="clear" w:color="auto" w:fill="FFFFFF"/>
            <w:lang w:val="en-US"/>
            <w:rPrChange w:id="15662" w:author="Airat Shigapov" w:date="2021-10-29T16:44:00Z">
              <w:rPr>
                <w:rFonts w:ascii="Times New Roman" w:eastAsia="Calibri" w:hAnsi="Times New Roman" w:cs="Times New Roman"/>
                <w:sz w:val="28"/>
                <w:szCs w:val="28"/>
                <w:shd w:val="clear" w:color="auto" w:fill="FFFFFF"/>
                <w:lang w:val="en-US"/>
              </w:rPr>
            </w:rPrChange>
          </w:rPr>
          <w:t>client.User.Phone</w:t>
        </w:r>
        <w:proofErr w:type="spellEnd"/>
        <w:r w:rsidRPr="00CA1CA9">
          <w:rPr>
            <w:rFonts w:ascii="Times New Roman" w:eastAsia="Calibri" w:hAnsi="Times New Roman" w:cs="Times New Roman"/>
            <w:sz w:val="20"/>
            <w:szCs w:val="20"/>
            <w:shd w:val="clear" w:color="auto" w:fill="FFFFFF"/>
            <w:lang w:val="en-US"/>
            <w:rPrChange w:id="15663" w:author="Airat Shigapov" w:date="2021-10-29T16:44:00Z">
              <w:rPr>
                <w:rFonts w:ascii="Times New Roman" w:eastAsia="Calibri" w:hAnsi="Times New Roman" w:cs="Times New Roman"/>
                <w:sz w:val="28"/>
                <w:szCs w:val="28"/>
                <w:shd w:val="clear" w:color="auto" w:fill="FFFFFF"/>
                <w:lang w:val="en-US"/>
              </w:rPr>
            </w:rPrChange>
          </w:rPr>
          <w:t>;</w:t>
        </w:r>
      </w:ins>
    </w:p>
    <w:p w14:paraId="3F50DFE8" w14:textId="77777777" w:rsidR="00CC67A4" w:rsidRPr="00CA1CA9" w:rsidRDefault="00CC67A4" w:rsidP="00CC67A4">
      <w:pPr>
        <w:rPr>
          <w:ins w:id="15664" w:author="Airat Shigapov" w:date="2021-10-29T16:41:00Z"/>
          <w:rFonts w:ascii="Times New Roman" w:eastAsia="Calibri" w:hAnsi="Times New Roman" w:cs="Times New Roman"/>
          <w:sz w:val="20"/>
          <w:szCs w:val="20"/>
          <w:shd w:val="clear" w:color="auto" w:fill="FFFFFF"/>
          <w:lang w:val="en-US"/>
          <w:rPrChange w:id="15665" w:author="Airat Shigapov" w:date="2021-10-29T16:44:00Z">
            <w:rPr>
              <w:ins w:id="15666" w:author="Airat Shigapov" w:date="2021-10-29T16:41:00Z"/>
              <w:rFonts w:ascii="Times New Roman" w:eastAsia="Calibri" w:hAnsi="Times New Roman" w:cs="Times New Roman"/>
              <w:sz w:val="28"/>
              <w:szCs w:val="28"/>
              <w:shd w:val="clear" w:color="auto" w:fill="FFFFFF"/>
              <w:lang w:val="en-US"/>
            </w:rPr>
          </w:rPrChange>
        </w:rPr>
      </w:pPr>
      <w:ins w:id="15667" w:author="Airat Shigapov" w:date="2021-10-29T16:41:00Z">
        <w:r w:rsidRPr="00CA1CA9">
          <w:rPr>
            <w:rFonts w:ascii="Times New Roman" w:eastAsia="Calibri" w:hAnsi="Times New Roman" w:cs="Times New Roman"/>
            <w:sz w:val="20"/>
            <w:szCs w:val="20"/>
            <w:shd w:val="clear" w:color="auto" w:fill="FFFFFF"/>
            <w:lang w:val="en-US"/>
            <w:rPrChange w:id="15668" w:author="Airat Shigapov" w:date="2021-10-29T16:44:00Z">
              <w:rPr>
                <w:rFonts w:ascii="Times New Roman" w:eastAsia="Calibri" w:hAnsi="Times New Roman" w:cs="Times New Roman"/>
                <w:sz w:val="28"/>
                <w:szCs w:val="28"/>
                <w:shd w:val="clear" w:color="auto" w:fill="FFFFFF"/>
                <w:lang w:val="en-US"/>
              </w:rPr>
            </w:rPrChange>
          </w:rPr>
          <w:t xml:space="preserve">                    </w:t>
        </w:r>
        <w:proofErr w:type="spellStart"/>
        <w:proofErr w:type="gramStart"/>
        <w:r w:rsidRPr="00CA1CA9">
          <w:rPr>
            <w:rFonts w:ascii="Times New Roman" w:eastAsia="Calibri" w:hAnsi="Times New Roman" w:cs="Times New Roman"/>
            <w:sz w:val="20"/>
            <w:szCs w:val="20"/>
            <w:shd w:val="clear" w:color="auto" w:fill="FFFFFF"/>
            <w:lang w:val="en-US"/>
            <w:rPrChange w:id="15669" w:author="Airat Shigapov" w:date="2021-10-29T16:44:00Z">
              <w:rPr>
                <w:rFonts w:ascii="Times New Roman" w:eastAsia="Calibri" w:hAnsi="Times New Roman" w:cs="Times New Roman"/>
                <w:sz w:val="28"/>
                <w:szCs w:val="28"/>
                <w:shd w:val="clear" w:color="auto" w:fill="FFFFFF"/>
                <w:lang w:val="en-US"/>
              </w:rPr>
            </w:rPrChange>
          </w:rPr>
          <w:t>MainWindow.client.DateAuthorizations.First</w:t>
        </w:r>
        <w:proofErr w:type="spellEnd"/>
        <w:proofErr w:type="gramEnd"/>
        <w:r w:rsidRPr="00CA1CA9">
          <w:rPr>
            <w:rFonts w:ascii="Times New Roman" w:eastAsia="Calibri" w:hAnsi="Times New Roman" w:cs="Times New Roman"/>
            <w:sz w:val="20"/>
            <w:szCs w:val="20"/>
            <w:shd w:val="clear" w:color="auto" w:fill="FFFFFF"/>
            <w:lang w:val="en-US"/>
            <w:rPrChange w:id="15670" w:author="Airat Shigapov" w:date="2021-10-29T16:44:00Z">
              <w:rPr>
                <w:rFonts w:ascii="Times New Roman" w:eastAsia="Calibri" w:hAnsi="Times New Roman" w:cs="Times New Roman"/>
                <w:sz w:val="28"/>
                <w:szCs w:val="28"/>
                <w:shd w:val="clear" w:color="auto" w:fill="FFFFFF"/>
                <w:lang w:val="en-US"/>
              </w:rPr>
            </w:rPrChange>
          </w:rPr>
          <w:t xml:space="preserve">().Email = </w:t>
        </w:r>
        <w:proofErr w:type="spellStart"/>
        <w:r w:rsidRPr="00CA1CA9">
          <w:rPr>
            <w:rFonts w:ascii="Times New Roman" w:eastAsia="Calibri" w:hAnsi="Times New Roman" w:cs="Times New Roman"/>
            <w:sz w:val="20"/>
            <w:szCs w:val="20"/>
            <w:shd w:val="clear" w:color="auto" w:fill="FFFFFF"/>
            <w:lang w:val="en-US"/>
            <w:rPrChange w:id="15671" w:author="Airat Shigapov" w:date="2021-10-29T16:44:00Z">
              <w:rPr>
                <w:rFonts w:ascii="Times New Roman" w:eastAsia="Calibri" w:hAnsi="Times New Roman" w:cs="Times New Roman"/>
                <w:sz w:val="28"/>
                <w:szCs w:val="28"/>
                <w:shd w:val="clear" w:color="auto" w:fill="FFFFFF"/>
                <w:lang w:val="en-US"/>
              </w:rPr>
            </w:rPrChange>
          </w:rPr>
          <w:t>client.Email</w:t>
        </w:r>
        <w:proofErr w:type="spellEnd"/>
        <w:r w:rsidRPr="00CA1CA9">
          <w:rPr>
            <w:rFonts w:ascii="Times New Roman" w:eastAsia="Calibri" w:hAnsi="Times New Roman" w:cs="Times New Roman"/>
            <w:sz w:val="20"/>
            <w:szCs w:val="20"/>
            <w:shd w:val="clear" w:color="auto" w:fill="FFFFFF"/>
            <w:lang w:val="en-US"/>
            <w:rPrChange w:id="15672" w:author="Airat Shigapov" w:date="2021-10-29T16:44:00Z">
              <w:rPr>
                <w:rFonts w:ascii="Times New Roman" w:eastAsia="Calibri" w:hAnsi="Times New Roman" w:cs="Times New Roman"/>
                <w:sz w:val="28"/>
                <w:szCs w:val="28"/>
                <w:shd w:val="clear" w:color="auto" w:fill="FFFFFF"/>
                <w:lang w:val="en-US"/>
              </w:rPr>
            </w:rPrChange>
          </w:rPr>
          <w:t>;</w:t>
        </w:r>
      </w:ins>
    </w:p>
    <w:p w14:paraId="1CAAA279" w14:textId="77777777" w:rsidR="00CC67A4" w:rsidRPr="00CA1CA9" w:rsidRDefault="00CC67A4" w:rsidP="00CC67A4">
      <w:pPr>
        <w:rPr>
          <w:ins w:id="15673" w:author="Airat Shigapov" w:date="2021-10-29T16:41:00Z"/>
          <w:rFonts w:ascii="Times New Roman" w:eastAsia="Calibri" w:hAnsi="Times New Roman" w:cs="Times New Roman"/>
          <w:sz w:val="20"/>
          <w:szCs w:val="20"/>
          <w:shd w:val="clear" w:color="auto" w:fill="FFFFFF"/>
          <w:lang w:val="en-US"/>
          <w:rPrChange w:id="15674" w:author="Airat Shigapov" w:date="2021-10-29T16:44:00Z">
            <w:rPr>
              <w:ins w:id="15675" w:author="Airat Shigapov" w:date="2021-10-29T16:41:00Z"/>
              <w:rFonts w:ascii="Times New Roman" w:eastAsia="Calibri" w:hAnsi="Times New Roman" w:cs="Times New Roman"/>
              <w:sz w:val="28"/>
              <w:szCs w:val="28"/>
              <w:shd w:val="clear" w:color="auto" w:fill="FFFFFF"/>
              <w:lang w:val="en-US"/>
            </w:rPr>
          </w:rPrChange>
        </w:rPr>
      </w:pPr>
      <w:ins w:id="15676" w:author="Airat Shigapov" w:date="2021-10-29T16:41:00Z">
        <w:r w:rsidRPr="00CA1CA9">
          <w:rPr>
            <w:rFonts w:ascii="Times New Roman" w:eastAsia="Calibri" w:hAnsi="Times New Roman" w:cs="Times New Roman"/>
            <w:sz w:val="20"/>
            <w:szCs w:val="20"/>
            <w:shd w:val="clear" w:color="auto" w:fill="FFFFFF"/>
            <w:lang w:val="en-US"/>
            <w:rPrChange w:id="15677" w:author="Airat Shigapov" w:date="2021-10-29T16:44:00Z">
              <w:rPr>
                <w:rFonts w:ascii="Times New Roman" w:eastAsia="Calibri" w:hAnsi="Times New Roman" w:cs="Times New Roman"/>
                <w:sz w:val="28"/>
                <w:szCs w:val="28"/>
                <w:shd w:val="clear" w:color="auto" w:fill="FFFFFF"/>
                <w:lang w:val="en-US"/>
              </w:rPr>
            </w:rPrChange>
          </w:rPr>
          <w:t xml:space="preserve">                    </w:t>
        </w:r>
        <w:proofErr w:type="spellStart"/>
        <w:proofErr w:type="gramStart"/>
        <w:r w:rsidRPr="00CA1CA9">
          <w:rPr>
            <w:rFonts w:ascii="Times New Roman" w:eastAsia="Calibri" w:hAnsi="Times New Roman" w:cs="Times New Roman"/>
            <w:sz w:val="20"/>
            <w:szCs w:val="20"/>
            <w:shd w:val="clear" w:color="auto" w:fill="FFFFFF"/>
            <w:lang w:val="en-US"/>
            <w:rPrChange w:id="15678" w:author="Airat Shigapov" w:date="2021-10-29T16:44:00Z">
              <w:rPr>
                <w:rFonts w:ascii="Times New Roman" w:eastAsia="Calibri" w:hAnsi="Times New Roman" w:cs="Times New Roman"/>
                <w:sz w:val="28"/>
                <w:szCs w:val="28"/>
                <w:shd w:val="clear" w:color="auto" w:fill="FFFFFF"/>
                <w:lang w:val="en-US"/>
              </w:rPr>
            </w:rPrChange>
          </w:rPr>
          <w:t>MainWindow.carShopEntities.SaveChanges</w:t>
        </w:r>
        <w:proofErr w:type="spellEnd"/>
        <w:proofErr w:type="gramEnd"/>
        <w:r w:rsidRPr="00CA1CA9">
          <w:rPr>
            <w:rFonts w:ascii="Times New Roman" w:eastAsia="Calibri" w:hAnsi="Times New Roman" w:cs="Times New Roman"/>
            <w:sz w:val="20"/>
            <w:szCs w:val="20"/>
            <w:shd w:val="clear" w:color="auto" w:fill="FFFFFF"/>
            <w:lang w:val="en-US"/>
            <w:rPrChange w:id="15679" w:author="Airat Shigapov" w:date="2021-10-29T16:44:00Z">
              <w:rPr>
                <w:rFonts w:ascii="Times New Roman" w:eastAsia="Calibri" w:hAnsi="Times New Roman" w:cs="Times New Roman"/>
                <w:sz w:val="28"/>
                <w:szCs w:val="28"/>
                <w:shd w:val="clear" w:color="auto" w:fill="FFFFFF"/>
                <w:lang w:val="en-US"/>
              </w:rPr>
            </w:rPrChange>
          </w:rPr>
          <w:t>();</w:t>
        </w:r>
      </w:ins>
    </w:p>
    <w:p w14:paraId="5927B19B" w14:textId="77777777" w:rsidR="00CC67A4" w:rsidRPr="00CA1CA9" w:rsidRDefault="00CC67A4" w:rsidP="00CC67A4">
      <w:pPr>
        <w:rPr>
          <w:ins w:id="15680" w:author="Airat Shigapov" w:date="2021-10-29T16:41:00Z"/>
          <w:rFonts w:ascii="Times New Roman" w:eastAsia="Calibri" w:hAnsi="Times New Roman" w:cs="Times New Roman"/>
          <w:sz w:val="20"/>
          <w:szCs w:val="20"/>
          <w:shd w:val="clear" w:color="auto" w:fill="FFFFFF"/>
          <w:lang w:val="en-US"/>
          <w:rPrChange w:id="15681" w:author="Airat Shigapov" w:date="2021-10-29T16:44:00Z">
            <w:rPr>
              <w:ins w:id="15682" w:author="Airat Shigapov" w:date="2021-10-29T16:41:00Z"/>
              <w:rFonts w:ascii="Times New Roman" w:eastAsia="Calibri" w:hAnsi="Times New Roman" w:cs="Times New Roman"/>
              <w:sz w:val="28"/>
              <w:szCs w:val="28"/>
              <w:shd w:val="clear" w:color="auto" w:fill="FFFFFF"/>
              <w:lang w:val="en-US"/>
            </w:rPr>
          </w:rPrChange>
        </w:rPr>
      </w:pPr>
    </w:p>
    <w:p w14:paraId="62D5633E" w14:textId="77777777" w:rsidR="00CC67A4" w:rsidRPr="00CA1CA9" w:rsidRDefault="00CC67A4" w:rsidP="00CC67A4">
      <w:pPr>
        <w:rPr>
          <w:ins w:id="15683" w:author="Airat Shigapov" w:date="2021-10-29T16:41:00Z"/>
          <w:rFonts w:ascii="Times New Roman" w:eastAsia="Calibri" w:hAnsi="Times New Roman" w:cs="Times New Roman"/>
          <w:sz w:val="20"/>
          <w:szCs w:val="20"/>
          <w:shd w:val="clear" w:color="auto" w:fill="FFFFFF"/>
          <w:lang w:val="en-US"/>
          <w:rPrChange w:id="15684" w:author="Airat Shigapov" w:date="2021-10-29T16:44:00Z">
            <w:rPr>
              <w:ins w:id="15685" w:author="Airat Shigapov" w:date="2021-10-29T16:41:00Z"/>
              <w:rFonts w:ascii="Times New Roman" w:eastAsia="Calibri" w:hAnsi="Times New Roman" w:cs="Times New Roman"/>
              <w:sz w:val="28"/>
              <w:szCs w:val="28"/>
              <w:shd w:val="clear" w:color="auto" w:fill="FFFFFF"/>
              <w:lang w:val="en-US"/>
            </w:rPr>
          </w:rPrChange>
        </w:rPr>
      </w:pPr>
      <w:ins w:id="15686" w:author="Airat Shigapov" w:date="2021-10-29T16:41:00Z">
        <w:r w:rsidRPr="00CA1CA9">
          <w:rPr>
            <w:rFonts w:ascii="Times New Roman" w:eastAsia="Calibri" w:hAnsi="Times New Roman" w:cs="Times New Roman"/>
            <w:sz w:val="20"/>
            <w:szCs w:val="20"/>
            <w:shd w:val="clear" w:color="auto" w:fill="FFFFFF"/>
            <w:lang w:val="en-US"/>
            <w:rPrChange w:id="15687" w:author="Airat Shigapov" w:date="2021-10-29T16:44:00Z">
              <w:rPr>
                <w:rFonts w:ascii="Times New Roman" w:eastAsia="Calibri" w:hAnsi="Times New Roman" w:cs="Times New Roman"/>
                <w:sz w:val="28"/>
                <w:szCs w:val="28"/>
                <w:shd w:val="clear" w:color="auto" w:fill="FFFFFF"/>
                <w:lang w:val="en-US"/>
              </w:rPr>
            </w:rPrChange>
          </w:rPr>
          <w:t xml:space="preserve">            }</w:t>
        </w:r>
      </w:ins>
    </w:p>
    <w:p w14:paraId="2F4D3CDB" w14:textId="77777777" w:rsidR="00CC67A4" w:rsidRPr="00CA1CA9" w:rsidRDefault="00CC67A4" w:rsidP="00CC67A4">
      <w:pPr>
        <w:rPr>
          <w:ins w:id="15688" w:author="Airat Shigapov" w:date="2021-10-29T16:41:00Z"/>
          <w:rFonts w:ascii="Times New Roman" w:eastAsia="Calibri" w:hAnsi="Times New Roman" w:cs="Times New Roman"/>
          <w:sz w:val="20"/>
          <w:szCs w:val="20"/>
          <w:shd w:val="clear" w:color="auto" w:fill="FFFFFF"/>
          <w:lang w:val="en-US"/>
          <w:rPrChange w:id="15689" w:author="Airat Shigapov" w:date="2021-10-29T16:44:00Z">
            <w:rPr>
              <w:ins w:id="15690" w:author="Airat Shigapov" w:date="2021-10-29T16:41:00Z"/>
              <w:rFonts w:ascii="Times New Roman" w:eastAsia="Calibri" w:hAnsi="Times New Roman" w:cs="Times New Roman"/>
              <w:sz w:val="28"/>
              <w:szCs w:val="28"/>
              <w:shd w:val="clear" w:color="auto" w:fill="FFFFFF"/>
              <w:lang w:val="en-US"/>
            </w:rPr>
          </w:rPrChange>
        </w:rPr>
      </w:pPr>
      <w:ins w:id="15691" w:author="Airat Shigapov" w:date="2021-10-29T16:41:00Z">
        <w:r w:rsidRPr="00CA1CA9">
          <w:rPr>
            <w:rFonts w:ascii="Times New Roman" w:eastAsia="Calibri" w:hAnsi="Times New Roman" w:cs="Times New Roman"/>
            <w:sz w:val="20"/>
            <w:szCs w:val="20"/>
            <w:shd w:val="clear" w:color="auto" w:fill="FFFFFF"/>
            <w:lang w:val="en-US"/>
            <w:rPrChange w:id="15692" w:author="Airat Shigapov" w:date="2021-10-29T16:44:00Z">
              <w:rPr>
                <w:rFonts w:ascii="Times New Roman" w:eastAsia="Calibri" w:hAnsi="Times New Roman" w:cs="Times New Roman"/>
                <w:sz w:val="28"/>
                <w:szCs w:val="28"/>
                <w:shd w:val="clear" w:color="auto" w:fill="FFFFFF"/>
                <w:lang w:val="en-US"/>
              </w:rPr>
            </w:rPrChange>
          </w:rPr>
          <w:t xml:space="preserve">            else</w:t>
        </w:r>
      </w:ins>
    </w:p>
    <w:p w14:paraId="412476A6" w14:textId="77777777" w:rsidR="00CC67A4" w:rsidRPr="00CA1CA9" w:rsidRDefault="00CC67A4" w:rsidP="00CC67A4">
      <w:pPr>
        <w:rPr>
          <w:ins w:id="15693" w:author="Airat Shigapov" w:date="2021-10-29T16:41:00Z"/>
          <w:rFonts w:ascii="Times New Roman" w:eastAsia="Calibri" w:hAnsi="Times New Roman" w:cs="Times New Roman"/>
          <w:sz w:val="20"/>
          <w:szCs w:val="20"/>
          <w:shd w:val="clear" w:color="auto" w:fill="FFFFFF"/>
          <w:lang w:val="en-US"/>
          <w:rPrChange w:id="15694" w:author="Airat Shigapov" w:date="2021-10-29T16:44:00Z">
            <w:rPr>
              <w:ins w:id="15695" w:author="Airat Shigapov" w:date="2021-10-29T16:41:00Z"/>
              <w:rFonts w:ascii="Times New Roman" w:eastAsia="Calibri" w:hAnsi="Times New Roman" w:cs="Times New Roman"/>
              <w:sz w:val="28"/>
              <w:szCs w:val="28"/>
              <w:shd w:val="clear" w:color="auto" w:fill="FFFFFF"/>
              <w:lang w:val="en-US"/>
            </w:rPr>
          </w:rPrChange>
        </w:rPr>
      </w:pPr>
      <w:ins w:id="15696" w:author="Airat Shigapov" w:date="2021-10-29T16:41:00Z">
        <w:r w:rsidRPr="00CA1CA9">
          <w:rPr>
            <w:rFonts w:ascii="Times New Roman" w:eastAsia="Calibri" w:hAnsi="Times New Roman" w:cs="Times New Roman"/>
            <w:sz w:val="20"/>
            <w:szCs w:val="20"/>
            <w:shd w:val="clear" w:color="auto" w:fill="FFFFFF"/>
            <w:lang w:val="en-US"/>
            <w:rPrChange w:id="15697" w:author="Airat Shigapov" w:date="2021-10-29T16:44:00Z">
              <w:rPr>
                <w:rFonts w:ascii="Times New Roman" w:eastAsia="Calibri" w:hAnsi="Times New Roman" w:cs="Times New Roman"/>
                <w:sz w:val="28"/>
                <w:szCs w:val="28"/>
                <w:shd w:val="clear" w:color="auto" w:fill="FFFFFF"/>
                <w:lang w:val="en-US"/>
              </w:rPr>
            </w:rPrChange>
          </w:rPr>
          <w:t xml:space="preserve">            {</w:t>
        </w:r>
      </w:ins>
    </w:p>
    <w:p w14:paraId="2EE89705" w14:textId="77777777" w:rsidR="00CC67A4" w:rsidRPr="00CA1CA9" w:rsidRDefault="00CC67A4" w:rsidP="00CC67A4">
      <w:pPr>
        <w:rPr>
          <w:ins w:id="15698" w:author="Airat Shigapov" w:date="2021-10-29T16:41:00Z"/>
          <w:rFonts w:ascii="Times New Roman" w:eastAsia="Calibri" w:hAnsi="Times New Roman" w:cs="Times New Roman"/>
          <w:sz w:val="20"/>
          <w:szCs w:val="20"/>
          <w:shd w:val="clear" w:color="auto" w:fill="FFFFFF"/>
          <w:lang w:val="en-US"/>
          <w:rPrChange w:id="15699" w:author="Airat Shigapov" w:date="2021-10-29T16:44:00Z">
            <w:rPr>
              <w:ins w:id="15700" w:author="Airat Shigapov" w:date="2021-10-29T16:41:00Z"/>
              <w:rFonts w:ascii="Times New Roman" w:eastAsia="Calibri" w:hAnsi="Times New Roman" w:cs="Times New Roman"/>
              <w:sz w:val="28"/>
              <w:szCs w:val="28"/>
              <w:shd w:val="clear" w:color="auto" w:fill="FFFFFF"/>
              <w:lang w:val="en-US"/>
            </w:rPr>
          </w:rPrChange>
        </w:rPr>
      </w:pPr>
      <w:ins w:id="15701" w:author="Airat Shigapov" w:date="2021-10-29T16:41:00Z">
        <w:r w:rsidRPr="00CA1CA9">
          <w:rPr>
            <w:rFonts w:ascii="Times New Roman" w:eastAsia="Calibri" w:hAnsi="Times New Roman" w:cs="Times New Roman"/>
            <w:sz w:val="20"/>
            <w:szCs w:val="20"/>
            <w:shd w:val="clear" w:color="auto" w:fill="FFFFFF"/>
            <w:lang w:val="en-US"/>
            <w:rPrChange w:id="15702" w:author="Airat Shigapov" w:date="2021-10-29T16:44:00Z">
              <w:rPr>
                <w:rFonts w:ascii="Times New Roman" w:eastAsia="Calibri" w:hAnsi="Times New Roman" w:cs="Times New Roman"/>
                <w:sz w:val="28"/>
                <w:szCs w:val="28"/>
                <w:shd w:val="clear" w:color="auto" w:fill="FFFFFF"/>
                <w:lang w:val="en-US"/>
              </w:rPr>
            </w:rPrChange>
          </w:rPr>
          <w:t xml:space="preserve">                </w:t>
        </w:r>
        <w:proofErr w:type="spellStart"/>
        <w:r w:rsidRPr="00CA1CA9">
          <w:rPr>
            <w:rFonts w:ascii="Times New Roman" w:eastAsia="Calibri" w:hAnsi="Times New Roman" w:cs="Times New Roman"/>
            <w:sz w:val="20"/>
            <w:szCs w:val="20"/>
            <w:shd w:val="clear" w:color="auto" w:fill="FFFFFF"/>
            <w:lang w:val="en-US"/>
            <w:rPrChange w:id="15703" w:author="Airat Shigapov" w:date="2021-10-29T16:44:00Z">
              <w:rPr>
                <w:rFonts w:ascii="Times New Roman" w:eastAsia="Calibri" w:hAnsi="Times New Roman" w:cs="Times New Roman"/>
                <w:sz w:val="28"/>
                <w:szCs w:val="28"/>
                <w:shd w:val="clear" w:color="auto" w:fill="FFFFFF"/>
                <w:lang w:val="en-US"/>
              </w:rPr>
            </w:rPrChange>
          </w:rPr>
          <w:t>MessageBox.Show</w:t>
        </w:r>
        <w:proofErr w:type="spellEnd"/>
        <w:r w:rsidRPr="00CA1CA9">
          <w:rPr>
            <w:rFonts w:ascii="Times New Roman" w:eastAsia="Calibri" w:hAnsi="Times New Roman" w:cs="Times New Roman"/>
            <w:sz w:val="20"/>
            <w:szCs w:val="20"/>
            <w:shd w:val="clear" w:color="auto" w:fill="FFFFFF"/>
            <w:lang w:val="en-US"/>
            <w:rPrChange w:id="15704" w:author="Airat Shigapov" w:date="2021-10-29T16:44:00Z">
              <w:rPr>
                <w:rFonts w:ascii="Times New Roman" w:eastAsia="Calibri" w:hAnsi="Times New Roman" w:cs="Times New Roman"/>
                <w:sz w:val="28"/>
                <w:szCs w:val="28"/>
                <w:shd w:val="clear" w:color="auto" w:fill="FFFFFF"/>
                <w:lang w:val="en-US"/>
              </w:rPr>
            </w:rPrChange>
          </w:rPr>
          <w:t>("</w:t>
        </w:r>
        <w:proofErr w:type="spellStart"/>
        <w:r w:rsidRPr="00CA1CA9">
          <w:rPr>
            <w:rFonts w:ascii="Times New Roman" w:eastAsia="Calibri" w:hAnsi="Times New Roman" w:cs="Times New Roman"/>
            <w:sz w:val="20"/>
            <w:szCs w:val="20"/>
            <w:shd w:val="clear" w:color="auto" w:fill="FFFFFF"/>
            <w:lang w:val="en-US"/>
            <w:rPrChange w:id="15705" w:author="Airat Shigapov" w:date="2021-10-29T16:44:00Z">
              <w:rPr>
                <w:rFonts w:ascii="Times New Roman" w:eastAsia="Calibri" w:hAnsi="Times New Roman" w:cs="Times New Roman"/>
                <w:sz w:val="28"/>
                <w:szCs w:val="28"/>
                <w:shd w:val="clear" w:color="auto" w:fill="FFFFFF"/>
                <w:lang w:val="en-US"/>
              </w:rPr>
            </w:rPrChange>
          </w:rPr>
          <w:t>Поля</w:t>
        </w:r>
        <w:proofErr w:type="spellEnd"/>
        <w:r w:rsidRPr="00CA1CA9">
          <w:rPr>
            <w:rFonts w:ascii="Times New Roman" w:eastAsia="Calibri" w:hAnsi="Times New Roman" w:cs="Times New Roman"/>
            <w:sz w:val="20"/>
            <w:szCs w:val="20"/>
            <w:shd w:val="clear" w:color="auto" w:fill="FFFFFF"/>
            <w:lang w:val="en-US"/>
            <w:rPrChange w:id="15706" w:author="Airat Shigapov" w:date="2021-10-29T16:44:00Z">
              <w:rPr>
                <w:rFonts w:ascii="Times New Roman" w:eastAsia="Calibri" w:hAnsi="Times New Roman" w:cs="Times New Roman"/>
                <w:sz w:val="28"/>
                <w:szCs w:val="28"/>
                <w:shd w:val="clear" w:color="auto" w:fill="FFFFFF"/>
                <w:lang w:val="en-US"/>
              </w:rPr>
            </w:rPrChange>
          </w:rPr>
          <w:t xml:space="preserve"> </w:t>
        </w:r>
        <w:proofErr w:type="spellStart"/>
        <w:r w:rsidRPr="00CA1CA9">
          <w:rPr>
            <w:rFonts w:ascii="Times New Roman" w:eastAsia="Calibri" w:hAnsi="Times New Roman" w:cs="Times New Roman"/>
            <w:sz w:val="20"/>
            <w:szCs w:val="20"/>
            <w:shd w:val="clear" w:color="auto" w:fill="FFFFFF"/>
            <w:lang w:val="en-US"/>
            <w:rPrChange w:id="15707" w:author="Airat Shigapov" w:date="2021-10-29T16:44:00Z">
              <w:rPr>
                <w:rFonts w:ascii="Times New Roman" w:eastAsia="Calibri" w:hAnsi="Times New Roman" w:cs="Times New Roman"/>
                <w:sz w:val="28"/>
                <w:szCs w:val="28"/>
                <w:shd w:val="clear" w:color="auto" w:fill="FFFFFF"/>
                <w:lang w:val="en-US"/>
              </w:rPr>
            </w:rPrChange>
          </w:rPr>
          <w:t>не</w:t>
        </w:r>
        <w:proofErr w:type="spellEnd"/>
        <w:r w:rsidRPr="00CA1CA9">
          <w:rPr>
            <w:rFonts w:ascii="Times New Roman" w:eastAsia="Calibri" w:hAnsi="Times New Roman" w:cs="Times New Roman"/>
            <w:sz w:val="20"/>
            <w:szCs w:val="20"/>
            <w:shd w:val="clear" w:color="auto" w:fill="FFFFFF"/>
            <w:lang w:val="en-US"/>
            <w:rPrChange w:id="15708" w:author="Airat Shigapov" w:date="2021-10-29T16:44:00Z">
              <w:rPr>
                <w:rFonts w:ascii="Times New Roman" w:eastAsia="Calibri" w:hAnsi="Times New Roman" w:cs="Times New Roman"/>
                <w:sz w:val="28"/>
                <w:szCs w:val="28"/>
                <w:shd w:val="clear" w:color="auto" w:fill="FFFFFF"/>
                <w:lang w:val="en-US"/>
              </w:rPr>
            </w:rPrChange>
          </w:rPr>
          <w:t xml:space="preserve"> </w:t>
        </w:r>
        <w:proofErr w:type="spellStart"/>
        <w:r w:rsidRPr="00CA1CA9">
          <w:rPr>
            <w:rFonts w:ascii="Times New Roman" w:eastAsia="Calibri" w:hAnsi="Times New Roman" w:cs="Times New Roman"/>
            <w:sz w:val="20"/>
            <w:szCs w:val="20"/>
            <w:shd w:val="clear" w:color="auto" w:fill="FFFFFF"/>
            <w:lang w:val="en-US"/>
            <w:rPrChange w:id="15709" w:author="Airat Shigapov" w:date="2021-10-29T16:44:00Z">
              <w:rPr>
                <w:rFonts w:ascii="Times New Roman" w:eastAsia="Calibri" w:hAnsi="Times New Roman" w:cs="Times New Roman"/>
                <w:sz w:val="28"/>
                <w:szCs w:val="28"/>
                <w:shd w:val="clear" w:color="auto" w:fill="FFFFFF"/>
                <w:lang w:val="en-US"/>
              </w:rPr>
            </w:rPrChange>
          </w:rPr>
          <w:t>могут</w:t>
        </w:r>
        <w:proofErr w:type="spellEnd"/>
        <w:r w:rsidRPr="00CA1CA9">
          <w:rPr>
            <w:rFonts w:ascii="Times New Roman" w:eastAsia="Calibri" w:hAnsi="Times New Roman" w:cs="Times New Roman"/>
            <w:sz w:val="20"/>
            <w:szCs w:val="20"/>
            <w:shd w:val="clear" w:color="auto" w:fill="FFFFFF"/>
            <w:lang w:val="en-US"/>
            <w:rPrChange w:id="15710" w:author="Airat Shigapov" w:date="2021-10-29T16:44:00Z">
              <w:rPr>
                <w:rFonts w:ascii="Times New Roman" w:eastAsia="Calibri" w:hAnsi="Times New Roman" w:cs="Times New Roman"/>
                <w:sz w:val="28"/>
                <w:szCs w:val="28"/>
                <w:shd w:val="clear" w:color="auto" w:fill="FFFFFF"/>
                <w:lang w:val="en-US"/>
              </w:rPr>
            </w:rPrChange>
          </w:rPr>
          <w:t xml:space="preserve"> </w:t>
        </w:r>
        <w:proofErr w:type="spellStart"/>
        <w:r w:rsidRPr="00CA1CA9">
          <w:rPr>
            <w:rFonts w:ascii="Times New Roman" w:eastAsia="Calibri" w:hAnsi="Times New Roman" w:cs="Times New Roman"/>
            <w:sz w:val="20"/>
            <w:szCs w:val="20"/>
            <w:shd w:val="clear" w:color="auto" w:fill="FFFFFF"/>
            <w:lang w:val="en-US"/>
            <w:rPrChange w:id="15711" w:author="Airat Shigapov" w:date="2021-10-29T16:44:00Z">
              <w:rPr>
                <w:rFonts w:ascii="Times New Roman" w:eastAsia="Calibri" w:hAnsi="Times New Roman" w:cs="Times New Roman"/>
                <w:sz w:val="28"/>
                <w:szCs w:val="28"/>
                <w:shd w:val="clear" w:color="auto" w:fill="FFFFFF"/>
                <w:lang w:val="en-US"/>
              </w:rPr>
            </w:rPrChange>
          </w:rPr>
          <w:t>быть</w:t>
        </w:r>
        <w:proofErr w:type="spellEnd"/>
        <w:r w:rsidRPr="00CA1CA9">
          <w:rPr>
            <w:rFonts w:ascii="Times New Roman" w:eastAsia="Calibri" w:hAnsi="Times New Roman" w:cs="Times New Roman"/>
            <w:sz w:val="20"/>
            <w:szCs w:val="20"/>
            <w:shd w:val="clear" w:color="auto" w:fill="FFFFFF"/>
            <w:lang w:val="en-US"/>
            <w:rPrChange w:id="15712" w:author="Airat Shigapov" w:date="2021-10-29T16:44:00Z">
              <w:rPr>
                <w:rFonts w:ascii="Times New Roman" w:eastAsia="Calibri" w:hAnsi="Times New Roman" w:cs="Times New Roman"/>
                <w:sz w:val="28"/>
                <w:szCs w:val="28"/>
                <w:shd w:val="clear" w:color="auto" w:fill="FFFFFF"/>
                <w:lang w:val="en-US"/>
              </w:rPr>
            </w:rPrChange>
          </w:rPr>
          <w:t xml:space="preserve"> </w:t>
        </w:r>
        <w:proofErr w:type="spellStart"/>
        <w:r w:rsidRPr="00CA1CA9">
          <w:rPr>
            <w:rFonts w:ascii="Times New Roman" w:eastAsia="Calibri" w:hAnsi="Times New Roman" w:cs="Times New Roman"/>
            <w:sz w:val="20"/>
            <w:szCs w:val="20"/>
            <w:shd w:val="clear" w:color="auto" w:fill="FFFFFF"/>
            <w:lang w:val="en-US"/>
            <w:rPrChange w:id="15713" w:author="Airat Shigapov" w:date="2021-10-29T16:44:00Z">
              <w:rPr>
                <w:rFonts w:ascii="Times New Roman" w:eastAsia="Calibri" w:hAnsi="Times New Roman" w:cs="Times New Roman"/>
                <w:sz w:val="28"/>
                <w:szCs w:val="28"/>
                <w:shd w:val="clear" w:color="auto" w:fill="FFFFFF"/>
                <w:lang w:val="en-US"/>
              </w:rPr>
            </w:rPrChange>
          </w:rPr>
          <w:t>пустыми</w:t>
        </w:r>
        <w:proofErr w:type="spellEnd"/>
        <w:r w:rsidRPr="00CA1CA9">
          <w:rPr>
            <w:rFonts w:ascii="Times New Roman" w:eastAsia="Calibri" w:hAnsi="Times New Roman" w:cs="Times New Roman"/>
            <w:sz w:val="20"/>
            <w:szCs w:val="20"/>
            <w:shd w:val="clear" w:color="auto" w:fill="FFFFFF"/>
            <w:lang w:val="en-US"/>
            <w:rPrChange w:id="15714" w:author="Airat Shigapov" w:date="2021-10-29T16:44:00Z">
              <w:rPr>
                <w:rFonts w:ascii="Times New Roman" w:eastAsia="Calibri" w:hAnsi="Times New Roman" w:cs="Times New Roman"/>
                <w:sz w:val="28"/>
                <w:szCs w:val="28"/>
                <w:shd w:val="clear" w:color="auto" w:fill="FFFFFF"/>
                <w:lang w:val="en-US"/>
              </w:rPr>
            </w:rPrChange>
          </w:rPr>
          <w:t>");</w:t>
        </w:r>
      </w:ins>
    </w:p>
    <w:p w14:paraId="2BF6770E" w14:textId="77777777" w:rsidR="00CC67A4" w:rsidRPr="00CA1CA9" w:rsidRDefault="00CC67A4" w:rsidP="00CC67A4">
      <w:pPr>
        <w:rPr>
          <w:ins w:id="15715" w:author="Airat Shigapov" w:date="2021-10-29T16:41:00Z"/>
          <w:rFonts w:ascii="Times New Roman" w:eastAsia="Calibri" w:hAnsi="Times New Roman" w:cs="Times New Roman"/>
          <w:sz w:val="20"/>
          <w:szCs w:val="20"/>
          <w:shd w:val="clear" w:color="auto" w:fill="FFFFFF"/>
          <w:lang w:val="en-US"/>
          <w:rPrChange w:id="15716" w:author="Airat Shigapov" w:date="2021-10-29T16:44:00Z">
            <w:rPr>
              <w:ins w:id="15717" w:author="Airat Shigapov" w:date="2021-10-29T16:41:00Z"/>
              <w:rFonts w:ascii="Times New Roman" w:eastAsia="Calibri" w:hAnsi="Times New Roman" w:cs="Times New Roman"/>
              <w:sz w:val="28"/>
              <w:szCs w:val="28"/>
              <w:shd w:val="clear" w:color="auto" w:fill="FFFFFF"/>
              <w:lang w:val="en-US"/>
            </w:rPr>
          </w:rPrChange>
        </w:rPr>
      </w:pPr>
      <w:ins w:id="15718" w:author="Airat Shigapov" w:date="2021-10-29T16:41:00Z">
        <w:r w:rsidRPr="00CA1CA9">
          <w:rPr>
            <w:rFonts w:ascii="Times New Roman" w:eastAsia="Calibri" w:hAnsi="Times New Roman" w:cs="Times New Roman"/>
            <w:sz w:val="20"/>
            <w:szCs w:val="20"/>
            <w:shd w:val="clear" w:color="auto" w:fill="FFFFFF"/>
            <w:lang w:val="en-US"/>
            <w:rPrChange w:id="15719" w:author="Airat Shigapov" w:date="2021-10-29T16:44:00Z">
              <w:rPr>
                <w:rFonts w:ascii="Times New Roman" w:eastAsia="Calibri" w:hAnsi="Times New Roman" w:cs="Times New Roman"/>
                <w:sz w:val="28"/>
                <w:szCs w:val="28"/>
                <w:shd w:val="clear" w:color="auto" w:fill="FFFFFF"/>
                <w:lang w:val="en-US"/>
              </w:rPr>
            </w:rPrChange>
          </w:rPr>
          <w:t xml:space="preserve">            }</w:t>
        </w:r>
      </w:ins>
    </w:p>
    <w:p w14:paraId="29421E91" w14:textId="77777777" w:rsidR="00CC67A4" w:rsidRPr="00CA1CA9" w:rsidRDefault="00CC67A4" w:rsidP="00CC67A4">
      <w:pPr>
        <w:rPr>
          <w:ins w:id="15720" w:author="Airat Shigapov" w:date="2021-10-29T16:41:00Z"/>
          <w:rFonts w:ascii="Times New Roman" w:eastAsia="Calibri" w:hAnsi="Times New Roman" w:cs="Times New Roman"/>
          <w:sz w:val="20"/>
          <w:szCs w:val="20"/>
          <w:shd w:val="clear" w:color="auto" w:fill="FFFFFF"/>
          <w:lang w:val="en-US"/>
          <w:rPrChange w:id="15721" w:author="Airat Shigapov" w:date="2021-10-29T16:44:00Z">
            <w:rPr>
              <w:ins w:id="15722" w:author="Airat Shigapov" w:date="2021-10-29T16:41:00Z"/>
              <w:rFonts w:ascii="Times New Roman" w:eastAsia="Calibri" w:hAnsi="Times New Roman" w:cs="Times New Roman"/>
              <w:sz w:val="28"/>
              <w:szCs w:val="28"/>
              <w:shd w:val="clear" w:color="auto" w:fill="FFFFFF"/>
              <w:lang w:val="en-US"/>
            </w:rPr>
          </w:rPrChange>
        </w:rPr>
      </w:pPr>
      <w:ins w:id="15723" w:author="Airat Shigapov" w:date="2021-10-29T16:41:00Z">
        <w:r w:rsidRPr="00CA1CA9">
          <w:rPr>
            <w:rFonts w:ascii="Times New Roman" w:eastAsia="Calibri" w:hAnsi="Times New Roman" w:cs="Times New Roman"/>
            <w:sz w:val="20"/>
            <w:szCs w:val="20"/>
            <w:shd w:val="clear" w:color="auto" w:fill="FFFFFF"/>
            <w:lang w:val="en-US"/>
            <w:rPrChange w:id="15724" w:author="Airat Shigapov" w:date="2021-10-29T16:44:00Z">
              <w:rPr>
                <w:rFonts w:ascii="Times New Roman" w:eastAsia="Calibri" w:hAnsi="Times New Roman" w:cs="Times New Roman"/>
                <w:sz w:val="28"/>
                <w:szCs w:val="28"/>
                <w:shd w:val="clear" w:color="auto" w:fill="FFFFFF"/>
                <w:lang w:val="en-US"/>
              </w:rPr>
            </w:rPrChange>
          </w:rPr>
          <w:t xml:space="preserve">        }</w:t>
        </w:r>
      </w:ins>
    </w:p>
    <w:p w14:paraId="689B6947" w14:textId="77777777" w:rsidR="00CC67A4" w:rsidRPr="00CA1CA9" w:rsidRDefault="00CC67A4" w:rsidP="00CC67A4">
      <w:pPr>
        <w:rPr>
          <w:ins w:id="15725" w:author="Airat Shigapov" w:date="2021-10-29T16:41:00Z"/>
          <w:rFonts w:ascii="Times New Roman" w:eastAsia="Calibri" w:hAnsi="Times New Roman" w:cs="Times New Roman"/>
          <w:sz w:val="20"/>
          <w:szCs w:val="20"/>
          <w:shd w:val="clear" w:color="auto" w:fill="FFFFFF"/>
          <w:lang w:val="en-US"/>
          <w:rPrChange w:id="15726" w:author="Airat Shigapov" w:date="2021-10-29T16:44:00Z">
            <w:rPr>
              <w:ins w:id="15727" w:author="Airat Shigapov" w:date="2021-10-29T16:41:00Z"/>
              <w:rFonts w:ascii="Times New Roman" w:eastAsia="Calibri" w:hAnsi="Times New Roman" w:cs="Times New Roman"/>
              <w:sz w:val="28"/>
              <w:szCs w:val="28"/>
              <w:shd w:val="clear" w:color="auto" w:fill="FFFFFF"/>
              <w:lang w:val="en-US"/>
            </w:rPr>
          </w:rPrChange>
        </w:rPr>
      </w:pPr>
    </w:p>
    <w:p w14:paraId="2D22C95F" w14:textId="77777777" w:rsidR="00CC67A4" w:rsidRPr="00CA1CA9" w:rsidRDefault="00CC67A4" w:rsidP="00CC67A4">
      <w:pPr>
        <w:rPr>
          <w:ins w:id="15728" w:author="Airat Shigapov" w:date="2021-10-29T16:41:00Z"/>
          <w:rFonts w:ascii="Times New Roman" w:eastAsia="Calibri" w:hAnsi="Times New Roman" w:cs="Times New Roman"/>
          <w:sz w:val="20"/>
          <w:szCs w:val="20"/>
          <w:shd w:val="clear" w:color="auto" w:fill="FFFFFF"/>
          <w:lang w:val="en-US"/>
          <w:rPrChange w:id="15729" w:author="Airat Shigapov" w:date="2021-10-29T16:44:00Z">
            <w:rPr>
              <w:ins w:id="15730" w:author="Airat Shigapov" w:date="2021-10-29T16:41:00Z"/>
              <w:rFonts w:ascii="Times New Roman" w:eastAsia="Calibri" w:hAnsi="Times New Roman" w:cs="Times New Roman"/>
              <w:sz w:val="28"/>
              <w:szCs w:val="28"/>
              <w:shd w:val="clear" w:color="auto" w:fill="FFFFFF"/>
              <w:lang w:val="en-US"/>
            </w:rPr>
          </w:rPrChange>
        </w:rPr>
      </w:pPr>
      <w:ins w:id="15731" w:author="Airat Shigapov" w:date="2021-10-29T16:41:00Z">
        <w:r w:rsidRPr="00CA1CA9">
          <w:rPr>
            <w:rFonts w:ascii="Times New Roman" w:eastAsia="Calibri" w:hAnsi="Times New Roman" w:cs="Times New Roman"/>
            <w:sz w:val="20"/>
            <w:szCs w:val="20"/>
            <w:shd w:val="clear" w:color="auto" w:fill="FFFFFF"/>
            <w:lang w:val="en-US"/>
            <w:rPrChange w:id="15732" w:author="Airat Shigapov" w:date="2021-10-29T16:44:00Z">
              <w:rPr>
                <w:rFonts w:ascii="Times New Roman" w:eastAsia="Calibri" w:hAnsi="Times New Roman" w:cs="Times New Roman"/>
                <w:sz w:val="28"/>
                <w:szCs w:val="28"/>
                <w:shd w:val="clear" w:color="auto" w:fill="FFFFFF"/>
                <w:lang w:val="en-US"/>
              </w:rPr>
            </w:rPrChange>
          </w:rPr>
          <w:t xml:space="preserve">        private void </w:t>
        </w:r>
        <w:proofErr w:type="spellStart"/>
        <w:r w:rsidRPr="00CA1CA9">
          <w:rPr>
            <w:rFonts w:ascii="Times New Roman" w:eastAsia="Calibri" w:hAnsi="Times New Roman" w:cs="Times New Roman"/>
            <w:sz w:val="20"/>
            <w:szCs w:val="20"/>
            <w:shd w:val="clear" w:color="auto" w:fill="FFFFFF"/>
            <w:lang w:val="en-US"/>
            <w:rPrChange w:id="15733" w:author="Airat Shigapov" w:date="2021-10-29T16:44:00Z">
              <w:rPr>
                <w:rFonts w:ascii="Times New Roman" w:eastAsia="Calibri" w:hAnsi="Times New Roman" w:cs="Times New Roman"/>
                <w:sz w:val="28"/>
                <w:szCs w:val="28"/>
                <w:shd w:val="clear" w:color="auto" w:fill="FFFFFF"/>
                <w:lang w:val="en-US"/>
              </w:rPr>
            </w:rPrChange>
          </w:rPr>
          <w:t>Count_</w:t>
        </w:r>
        <w:proofErr w:type="gramStart"/>
        <w:r w:rsidRPr="00CA1CA9">
          <w:rPr>
            <w:rFonts w:ascii="Times New Roman" w:eastAsia="Calibri" w:hAnsi="Times New Roman" w:cs="Times New Roman"/>
            <w:sz w:val="20"/>
            <w:szCs w:val="20"/>
            <w:shd w:val="clear" w:color="auto" w:fill="FFFFFF"/>
            <w:lang w:val="en-US"/>
            <w:rPrChange w:id="15734" w:author="Airat Shigapov" w:date="2021-10-29T16:44:00Z">
              <w:rPr>
                <w:rFonts w:ascii="Times New Roman" w:eastAsia="Calibri" w:hAnsi="Times New Roman" w:cs="Times New Roman"/>
                <w:sz w:val="28"/>
                <w:szCs w:val="28"/>
                <w:shd w:val="clear" w:color="auto" w:fill="FFFFFF"/>
                <w:lang w:val="en-US"/>
              </w:rPr>
            </w:rPrChange>
          </w:rPr>
          <w:t>PreviewTextInput</w:t>
        </w:r>
        <w:proofErr w:type="spellEnd"/>
        <w:r w:rsidRPr="00CA1CA9">
          <w:rPr>
            <w:rFonts w:ascii="Times New Roman" w:eastAsia="Calibri" w:hAnsi="Times New Roman" w:cs="Times New Roman"/>
            <w:sz w:val="20"/>
            <w:szCs w:val="20"/>
            <w:shd w:val="clear" w:color="auto" w:fill="FFFFFF"/>
            <w:lang w:val="en-US"/>
            <w:rPrChange w:id="15735" w:author="Airat Shigapov" w:date="2021-10-29T16:44:00Z">
              <w:rPr>
                <w:rFonts w:ascii="Times New Roman" w:eastAsia="Calibri" w:hAnsi="Times New Roman" w:cs="Times New Roman"/>
                <w:sz w:val="28"/>
                <w:szCs w:val="28"/>
                <w:shd w:val="clear" w:color="auto" w:fill="FFFFFF"/>
                <w:lang w:val="en-US"/>
              </w:rPr>
            </w:rPrChange>
          </w:rPr>
          <w:t>(</w:t>
        </w:r>
        <w:proofErr w:type="gramEnd"/>
        <w:r w:rsidRPr="00CA1CA9">
          <w:rPr>
            <w:rFonts w:ascii="Times New Roman" w:eastAsia="Calibri" w:hAnsi="Times New Roman" w:cs="Times New Roman"/>
            <w:sz w:val="20"/>
            <w:szCs w:val="20"/>
            <w:shd w:val="clear" w:color="auto" w:fill="FFFFFF"/>
            <w:lang w:val="en-US"/>
            <w:rPrChange w:id="15736" w:author="Airat Shigapov" w:date="2021-10-29T16:44:00Z">
              <w:rPr>
                <w:rFonts w:ascii="Times New Roman" w:eastAsia="Calibri" w:hAnsi="Times New Roman" w:cs="Times New Roman"/>
                <w:sz w:val="28"/>
                <w:szCs w:val="28"/>
                <w:shd w:val="clear" w:color="auto" w:fill="FFFFFF"/>
                <w:lang w:val="en-US"/>
              </w:rPr>
            </w:rPrChange>
          </w:rPr>
          <w:t xml:space="preserve">object sender, </w:t>
        </w:r>
        <w:proofErr w:type="spellStart"/>
        <w:r w:rsidRPr="00CA1CA9">
          <w:rPr>
            <w:rFonts w:ascii="Times New Roman" w:eastAsia="Calibri" w:hAnsi="Times New Roman" w:cs="Times New Roman"/>
            <w:sz w:val="20"/>
            <w:szCs w:val="20"/>
            <w:shd w:val="clear" w:color="auto" w:fill="FFFFFF"/>
            <w:lang w:val="en-US"/>
            <w:rPrChange w:id="15737" w:author="Airat Shigapov" w:date="2021-10-29T16:44:00Z">
              <w:rPr>
                <w:rFonts w:ascii="Times New Roman" w:eastAsia="Calibri" w:hAnsi="Times New Roman" w:cs="Times New Roman"/>
                <w:sz w:val="28"/>
                <w:szCs w:val="28"/>
                <w:shd w:val="clear" w:color="auto" w:fill="FFFFFF"/>
                <w:lang w:val="en-US"/>
              </w:rPr>
            </w:rPrChange>
          </w:rPr>
          <w:t>TextCompositionEventArgs</w:t>
        </w:r>
        <w:proofErr w:type="spellEnd"/>
        <w:r w:rsidRPr="00CA1CA9">
          <w:rPr>
            <w:rFonts w:ascii="Times New Roman" w:eastAsia="Calibri" w:hAnsi="Times New Roman" w:cs="Times New Roman"/>
            <w:sz w:val="20"/>
            <w:szCs w:val="20"/>
            <w:shd w:val="clear" w:color="auto" w:fill="FFFFFF"/>
            <w:lang w:val="en-US"/>
            <w:rPrChange w:id="15738" w:author="Airat Shigapov" w:date="2021-10-29T16:44:00Z">
              <w:rPr>
                <w:rFonts w:ascii="Times New Roman" w:eastAsia="Calibri" w:hAnsi="Times New Roman" w:cs="Times New Roman"/>
                <w:sz w:val="28"/>
                <w:szCs w:val="28"/>
                <w:shd w:val="clear" w:color="auto" w:fill="FFFFFF"/>
                <w:lang w:val="en-US"/>
              </w:rPr>
            </w:rPrChange>
          </w:rPr>
          <w:t xml:space="preserve"> e)</w:t>
        </w:r>
      </w:ins>
    </w:p>
    <w:p w14:paraId="2A940FAA" w14:textId="77777777" w:rsidR="00CC67A4" w:rsidRPr="00CA1CA9" w:rsidRDefault="00CC67A4" w:rsidP="00CC67A4">
      <w:pPr>
        <w:rPr>
          <w:ins w:id="15739" w:author="Airat Shigapov" w:date="2021-10-29T16:41:00Z"/>
          <w:rFonts w:ascii="Times New Roman" w:eastAsia="Calibri" w:hAnsi="Times New Roman" w:cs="Times New Roman"/>
          <w:sz w:val="20"/>
          <w:szCs w:val="20"/>
          <w:shd w:val="clear" w:color="auto" w:fill="FFFFFF"/>
          <w:lang w:val="en-US"/>
          <w:rPrChange w:id="15740" w:author="Airat Shigapov" w:date="2021-10-29T16:44:00Z">
            <w:rPr>
              <w:ins w:id="15741" w:author="Airat Shigapov" w:date="2021-10-29T16:41:00Z"/>
              <w:rFonts w:ascii="Times New Roman" w:eastAsia="Calibri" w:hAnsi="Times New Roman" w:cs="Times New Roman"/>
              <w:sz w:val="28"/>
              <w:szCs w:val="28"/>
              <w:shd w:val="clear" w:color="auto" w:fill="FFFFFF"/>
              <w:lang w:val="en-US"/>
            </w:rPr>
          </w:rPrChange>
        </w:rPr>
      </w:pPr>
      <w:ins w:id="15742" w:author="Airat Shigapov" w:date="2021-10-29T16:41:00Z">
        <w:r w:rsidRPr="00CA1CA9">
          <w:rPr>
            <w:rFonts w:ascii="Times New Roman" w:eastAsia="Calibri" w:hAnsi="Times New Roman" w:cs="Times New Roman"/>
            <w:sz w:val="20"/>
            <w:szCs w:val="20"/>
            <w:shd w:val="clear" w:color="auto" w:fill="FFFFFF"/>
            <w:lang w:val="en-US"/>
            <w:rPrChange w:id="15743" w:author="Airat Shigapov" w:date="2021-10-29T16:44:00Z">
              <w:rPr>
                <w:rFonts w:ascii="Times New Roman" w:eastAsia="Calibri" w:hAnsi="Times New Roman" w:cs="Times New Roman"/>
                <w:sz w:val="28"/>
                <w:szCs w:val="28"/>
                <w:shd w:val="clear" w:color="auto" w:fill="FFFFFF"/>
                <w:lang w:val="en-US"/>
              </w:rPr>
            </w:rPrChange>
          </w:rPr>
          <w:t xml:space="preserve">        {</w:t>
        </w:r>
      </w:ins>
    </w:p>
    <w:p w14:paraId="0D29B18C" w14:textId="77777777" w:rsidR="00CC67A4" w:rsidRPr="00CA1CA9" w:rsidRDefault="00CC67A4" w:rsidP="00CC67A4">
      <w:pPr>
        <w:rPr>
          <w:ins w:id="15744" w:author="Airat Shigapov" w:date="2021-10-29T16:41:00Z"/>
          <w:rFonts w:ascii="Times New Roman" w:eastAsia="Calibri" w:hAnsi="Times New Roman" w:cs="Times New Roman"/>
          <w:sz w:val="20"/>
          <w:szCs w:val="20"/>
          <w:shd w:val="clear" w:color="auto" w:fill="FFFFFF"/>
          <w:lang w:val="en-US"/>
          <w:rPrChange w:id="15745" w:author="Airat Shigapov" w:date="2021-10-29T16:44:00Z">
            <w:rPr>
              <w:ins w:id="15746" w:author="Airat Shigapov" w:date="2021-10-29T16:41:00Z"/>
              <w:rFonts w:ascii="Times New Roman" w:eastAsia="Calibri" w:hAnsi="Times New Roman" w:cs="Times New Roman"/>
              <w:sz w:val="28"/>
              <w:szCs w:val="28"/>
              <w:shd w:val="clear" w:color="auto" w:fill="FFFFFF"/>
              <w:lang w:val="en-US"/>
            </w:rPr>
          </w:rPrChange>
        </w:rPr>
      </w:pPr>
      <w:ins w:id="15747" w:author="Airat Shigapov" w:date="2021-10-29T16:41:00Z">
        <w:r w:rsidRPr="00CA1CA9">
          <w:rPr>
            <w:rFonts w:ascii="Times New Roman" w:eastAsia="Calibri" w:hAnsi="Times New Roman" w:cs="Times New Roman"/>
            <w:sz w:val="20"/>
            <w:szCs w:val="20"/>
            <w:shd w:val="clear" w:color="auto" w:fill="FFFFFF"/>
            <w:lang w:val="en-US"/>
            <w:rPrChange w:id="15748" w:author="Airat Shigapov" w:date="2021-10-29T16:44:00Z">
              <w:rPr>
                <w:rFonts w:ascii="Times New Roman" w:eastAsia="Calibri" w:hAnsi="Times New Roman" w:cs="Times New Roman"/>
                <w:sz w:val="28"/>
                <w:szCs w:val="28"/>
                <w:shd w:val="clear" w:color="auto" w:fill="FFFFFF"/>
                <w:lang w:val="en-US"/>
              </w:rPr>
            </w:rPrChange>
          </w:rPr>
          <w:t xml:space="preserve">            Regex r = new </w:t>
        </w:r>
        <w:proofErr w:type="gramStart"/>
        <w:r w:rsidRPr="00CA1CA9">
          <w:rPr>
            <w:rFonts w:ascii="Times New Roman" w:eastAsia="Calibri" w:hAnsi="Times New Roman" w:cs="Times New Roman"/>
            <w:sz w:val="20"/>
            <w:szCs w:val="20"/>
            <w:shd w:val="clear" w:color="auto" w:fill="FFFFFF"/>
            <w:lang w:val="en-US"/>
            <w:rPrChange w:id="15749" w:author="Airat Shigapov" w:date="2021-10-29T16:44:00Z">
              <w:rPr>
                <w:rFonts w:ascii="Times New Roman" w:eastAsia="Calibri" w:hAnsi="Times New Roman" w:cs="Times New Roman"/>
                <w:sz w:val="28"/>
                <w:szCs w:val="28"/>
                <w:shd w:val="clear" w:color="auto" w:fill="FFFFFF"/>
                <w:lang w:val="en-US"/>
              </w:rPr>
            </w:rPrChange>
          </w:rPr>
          <w:t>Regex(</w:t>
        </w:r>
        <w:proofErr w:type="gramEnd"/>
        <w:r w:rsidRPr="00CA1CA9">
          <w:rPr>
            <w:rFonts w:ascii="Times New Roman" w:eastAsia="Calibri" w:hAnsi="Times New Roman" w:cs="Times New Roman"/>
            <w:sz w:val="20"/>
            <w:szCs w:val="20"/>
            <w:shd w:val="clear" w:color="auto" w:fill="FFFFFF"/>
            <w:lang w:val="en-US"/>
            <w:rPrChange w:id="15750" w:author="Airat Shigapov" w:date="2021-10-29T16:44:00Z">
              <w:rPr>
                <w:rFonts w:ascii="Times New Roman" w:eastAsia="Calibri" w:hAnsi="Times New Roman" w:cs="Times New Roman"/>
                <w:sz w:val="28"/>
                <w:szCs w:val="28"/>
                <w:shd w:val="clear" w:color="auto" w:fill="FFFFFF"/>
                <w:lang w:val="en-US"/>
              </w:rPr>
            </w:rPrChange>
          </w:rPr>
          <w:t>@"^[1-9]{1}[0-9]{0,}$");</w:t>
        </w:r>
      </w:ins>
    </w:p>
    <w:p w14:paraId="138CF199" w14:textId="77777777" w:rsidR="00CC67A4" w:rsidRPr="00CA1CA9" w:rsidRDefault="00CC67A4" w:rsidP="00CC67A4">
      <w:pPr>
        <w:rPr>
          <w:ins w:id="15751" w:author="Airat Shigapov" w:date="2021-10-29T16:41:00Z"/>
          <w:rFonts w:ascii="Times New Roman" w:eastAsia="Calibri" w:hAnsi="Times New Roman" w:cs="Times New Roman"/>
          <w:sz w:val="20"/>
          <w:szCs w:val="20"/>
          <w:shd w:val="clear" w:color="auto" w:fill="FFFFFF"/>
          <w:lang w:val="en-US"/>
          <w:rPrChange w:id="15752" w:author="Airat Shigapov" w:date="2021-10-29T16:44:00Z">
            <w:rPr>
              <w:ins w:id="15753" w:author="Airat Shigapov" w:date="2021-10-29T16:41:00Z"/>
              <w:rFonts w:ascii="Times New Roman" w:eastAsia="Calibri" w:hAnsi="Times New Roman" w:cs="Times New Roman"/>
              <w:sz w:val="28"/>
              <w:szCs w:val="28"/>
              <w:shd w:val="clear" w:color="auto" w:fill="FFFFFF"/>
              <w:lang w:val="en-US"/>
            </w:rPr>
          </w:rPrChange>
        </w:rPr>
      </w:pPr>
      <w:ins w:id="15754" w:author="Airat Shigapov" w:date="2021-10-29T16:41:00Z">
        <w:r w:rsidRPr="00CA1CA9">
          <w:rPr>
            <w:rFonts w:ascii="Times New Roman" w:eastAsia="Calibri" w:hAnsi="Times New Roman" w:cs="Times New Roman"/>
            <w:sz w:val="20"/>
            <w:szCs w:val="20"/>
            <w:shd w:val="clear" w:color="auto" w:fill="FFFFFF"/>
            <w:lang w:val="en-US"/>
            <w:rPrChange w:id="15755" w:author="Airat Shigapov" w:date="2021-10-29T16:44:00Z">
              <w:rPr>
                <w:rFonts w:ascii="Times New Roman" w:eastAsia="Calibri" w:hAnsi="Times New Roman" w:cs="Times New Roman"/>
                <w:sz w:val="28"/>
                <w:szCs w:val="28"/>
                <w:shd w:val="clear" w:color="auto" w:fill="FFFFFF"/>
                <w:lang w:val="en-US"/>
              </w:rPr>
            </w:rPrChange>
          </w:rPr>
          <w:t xml:space="preserve">            if </w:t>
        </w:r>
        <w:proofErr w:type="gramStart"/>
        <w:r w:rsidRPr="00CA1CA9">
          <w:rPr>
            <w:rFonts w:ascii="Times New Roman" w:eastAsia="Calibri" w:hAnsi="Times New Roman" w:cs="Times New Roman"/>
            <w:sz w:val="20"/>
            <w:szCs w:val="20"/>
            <w:shd w:val="clear" w:color="auto" w:fill="FFFFFF"/>
            <w:lang w:val="en-US"/>
            <w:rPrChange w:id="15756" w:author="Airat Shigapov" w:date="2021-10-29T16:44:00Z">
              <w:rPr>
                <w:rFonts w:ascii="Times New Roman" w:eastAsia="Calibri" w:hAnsi="Times New Roman" w:cs="Times New Roman"/>
                <w:sz w:val="28"/>
                <w:szCs w:val="28"/>
                <w:shd w:val="clear" w:color="auto" w:fill="FFFFFF"/>
                <w:lang w:val="en-US"/>
              </w:rPr>
            </w:rPrChange>
          </w:rPr>
          <w:t>(!</w:t>
        </w:r>
        <w:proofErr w:type="spellStart"/>
        <w:r w:rsidRPr="00CA1CA9">
          <w:rPr>
            <w:rFonts w:ascii="Times New Roman" w:eastAsia="Calibri" w:hAnsi="Times New Roman" w:cs="Times New Roman"/>
            <w:sz w:val="20"/>
            <w:szCs w:val="20"/>
            <w:shd w:val="clear" w:color="auto" w:fill="FFFFFF"/>
            <w:lang w:val="en-US"/>
            <w:rPrChange w:id="15757" w:author="Airat Shigapov" w:date="2021-10-29T16:44:00Z">
              <w:rPr>
                <w:rFonts w:ascii="Times New Roman" w:eastAsia="Calibri" w:hAnsi="Times New Roman" w:cs="Times New Roman"/>
                <w:sz w:val="28"/>
                <w:szCs w:val="28"/>
                <w:shd w:val="clear" w:color="auto" w:fill="FFFFFF"/>
                <w:lang w:val="en-US"/>
              </w:rPr>
            </w:rPrChange>
          </w:rPr>
          <w:t>r</w:t>
        </w:r>
        <w:proofErr w:type="gramEnd"/>
        <w:r w:rsidRPr="00CA1CA9">
          <w:rPr>
            <w:rFonts w:ascii="Times New Roman" w:eastAsia="Calibri" w:hAnsi="Times New Roman" w:cs="Times New Roman"/>
            <w:sz w:val="20"/>
            <w:szCs w:val="20"/>
            <w:shd w:val="clear" w:color="auto" w:fill="FFFFFF"/>
            <w:lang w:val="en-US"/>
            <w:rPrChange w:id="15758" w:author="Airat Shigapov" w:date="2021-10-29T16:44:00Z">
              <w:rPr>
                <w:rFonts w:ascii="Times New Roman" w:eastAsia="Calibri" w:hAnsi="Times New Roman" w:cs="Times New Roman"/>
                <w:sz w:val="28"/>
                <w:szCs w:val="28"/>
                <w:shd w:val="clear" w:color="auto" w:fill="FFFFFF"/>
                <w:lang w:val="en-US"/>
              </w:rPr>
            </w:rPrChange>
          </w:rPr>
          <w:t>.IsMatch</w:t>
        </w:r>
        <w:proofErr w:type="spellEnd"/>
        <w:r w:rsidRPr="00CA1CA9">
          <w:rPr>
            <w:rFonts w:ascii="Times New Roman" w:eastAsia="Calibri" w:hAnsi="Times New Roman" w:cs="Times New Roman"/>
            <w:sz w:val="20"/>
            <w:szCs w:val="20"/>
            <w:shd w:val="clear" w:color="auto" w:fill="FFFFFF"/>
            <w:lang w:val="en-US"/>
            <w:rPrChange w:id="15759" w:author="Airat Shigapov" w:date="2021-10-29T16:44:00Z">
              <w:rPr>
                <w:rFonts w:ascii="Times New Roman" w:eastAsia="Calibri" w:hAnsi="Times New Roman" w:cs="Times New Roman"/>
                <w:sz w:val="28"/>
                <w:szCs w:val="28"/>
                <w:shd w:val="clear" w:color="auto" w:fill="FFFFFF"/>
                <w:lang w:val="en-US"/>
              </w:rPr>
            </w:rPrChange>
          </w:rPr>
          <w:t>(((</w:t>
        </w:r>
        <w:proofErr w:type="spellStart"/>
        <w:r w:rsidRPr="00CA1CA9">
          <w:rPr>
            <w:rFonts w:ascii="Times New Roman" w:eastAsia="Calibri" w:hAnsi="Times New Roman" w:cs="Times New Roman"/>
            <w:sz w:val="20"/>
            <w:szCs w:val="20"/>
            <w:shd w:val="clear" w:color="auto" w:fill="FFFFFF"/>
            <w:lang w:val="en-US"/>
            <w:rPrChange w:id="15760" w:author="Airat Shigapov" w:date="2021-10-29T16:44:00Z">
              <w:rPr>
                <w:rFonts w:ascii="Times New Roman" w:eastAsia="Calibri" w:hAnsi="Times New Roman" w:cs="Times New Roman"/>
                <w:sz w:val="28"/>
                <w:szCs w:val="28"/>
                <w:shd w:val="clear" w:color="auto" w:fill="FFFFFF"/>
                <w:lang w:val="en-US"/>
              </w:rPr>
            </w:rPrChange>
          </w:rPr>
          <w:t>TextBox</w:t>
        </w:r>
        <w:proofErr w:type="spellEnd"/>
        <w:r w:rsidRPr="00CA1CA9">
          <w:rPr>
            <w:rFonts w:ascii="Times New Roman" w:eastAsia="Calibri" w:hAnsi="Times New Roman" w:cs="Times New Roman"/>
            <w:sz w:val="20"/>
            <w:szCs w:val="20"/>
            <w:shd w:val="clear" w:color="auto" w:fill="FFFFFF"/>
            <w:lang w:val="en-US"/>
            <w:rPrChange w:id="15761" w:author="Airat Shigapov" w:date="2021-10-29T16:44:00Z">
              <w:rPr>
                <w:rFonts w:ascii="Times New Roman" w:eastAsia="Calibri" w:hAnsi="Times New Roman" w:cs="Times New Roman"/>
                <w:sz w:val="28"/>
                <w:szCs w:val="28"/>
                <w:shd w:val="clear" w:color="auto" w:fill="FFFFFF"/>
                <w:lang w:val="en-US"/>
              </w:rPr>
            </w:rPrChange>
          </w:rPr>
          <w:t xml:space="preserve">)sender).Text + </w:t>
        </w:r>
        <w:proofErr w:type="spellStart"/>
        <w:r w:rsidRPr="00CA1CA9">
          <w:rPr>
            <w:rFonts w:ascii="Times New Roman" w:eastAsia="Calibri" w:hAnsi="Times New Roman" w:cs="Times New Roman"/>
            <w:sz w:val="20"/>
            <w:szCs w:val="20"/>
            <w:shd w:val="clear" w:color="auto" w:fill="FFFFFF"/>
            <w:lang w:val="en-US"/>
            <w:rPrChange w:id="15762" w:author="Airat Shigapov" w:date="2021-10-29T16:44:00Z">
              <w:rPr>
                <w:rFonts w:ascii="Times New Roman" w:eastAsia="Calibri" w:hAnsi="Times New Roman" w:cs="Times New Roman"/>
                <w:sz w:val="28"/>
                <w:szCs w:val="28"/>
                <w:shd w:val="clear" w:color="auto" w:fill="FFFFFF"/>
                <w:lang w:val="en-US"/>
              </w:rPr>
            </w:rPrChange>
          </w:rPr>
          <w:t>e.Text</w:t>
        </w:r>
        <w:proofErr w:type="spellEnd"/>
        <w:r w:rsidRPr="00CA1CA9">
          <w:rPr>
            <w:rFonts w:ascii="Times New Roman" w:eastAsia="Calibri" w:hAnsi="Times New Roman" w:cs="Times New Roman"/>
            <w:sz w:val="20"/>
            <w:szCs w:val="20"/>
            <w:shd w:val="clear" w:color="auto" w:fill="FFFFFF"/>
            <w:lang w:val="en-US"/>
            <w:rPrChange w:id="15763" w:author="Airat Shigapov" w:date="2021-10-29T16:44:00Z">
              <w:rPr>
                <w:rFonts w:ascii="Times New Roman" w:eastAsia="Calibri" w:hAnsi="Times New Roman" w:cs="Times New Roman"/>
                <w:sz w:val="28"/>
                <w:szCs w:val="28"/>
                <w:shd w:val="clear" w:color="auto" w:fill="FFFFFF"/>
                <w:lang w:val="en-US"/>
              </w:rPr>
            </w:rPrChange>
          </w:rPr>
          <w:t>))</w:t>
        </w:r>
      </w:ins>
    </w:p>
    <w:p w14:paraId="211D34BB" w14:textId="77777777" w:rsidR="00CC67A4" w:rsidRPr="00CA1CA9" w:rsidRDefault="00CC67A4" w:rsidP="00CC67A4">
      <w:pPr>
        <w:rPr>
          <w:ins w:id="15764" w:author="Airat Shigapov" w:date="2021-10-29T16:41:00Z"/>
          <w:rFonts w:ascii="Times New Roman" w:eastAsia="Calibri" w:hAnsi="Times New Roman" w:cs="Times New Roman"/>
          <w:sz w:val="20"/>
          <w:szCs w:val="20"/>
          <w:shd w:val="clear" w:color="auto" w:fill="FFFFFF"/>
          <w:lang w:val="en-US"/>
          <w:rPrChange w:id="15765" w:author="Airat Shigapov" w:date="2021-10-29T16:44:00Z">
            <w:rPr>
              <w:ins w:id="15766" w:author="Airat Shigapov" w:date="2021-10-29T16:41:00Z"/>
              <w:rFonts w:ascii="Times New Roman" w:eastAsia="Calibri" w:hAnsi="Times New Roman" w:cs="Times New Roman"/>
              <w:sz w:val="28"/>
              <w:szCs w:val="28"/>
              <w:shd w:val="clear" w:color="auto" w:fill="FFFFFF"/>
              <w:lang w:val="en-US"/>
            </w:rPr>
          </w:rPrChange>
        </w:rPr>
      </w:pPr>
      <w:ins w:id="15767" w:author="Airat Shigapov" w:date="2021-10-29T16:41:00Z">
        <w:r w:rsidRPr="00CA1CA9">
          <w:rPr>
            <w:rFonts w:ascii="Times New Roman" w:eastAsia="Calibri" w:hAnsi="Times New Roman" w:cs="Times New Roman"/>
            <w:sz w:val="20"/>
            <w:szCs w:val="20"/>
            <w:shd w:val="clear" w:color="auto" w:fill="FFFFFF"/>
            <w:lang w:val="en-US"/>
            <w:rPrChange w:id="15768" w:author="Airat Shigapov" w:date="2021-10-29T16:44:00Z">
              <w:rPr>
                <w:rFonts w:ascii="Times New Roman" w:eastAsia="Calibri" w:hAnsi="Times New Roman" w:cs="Times New Roman"/>
                <w:sz w:val="28"/>
                <w:szCs w:val="28"/>
                <w:shd w:val="clear" w:color="auto" w:fill="FFFFFF"/>
                <w:lang w:val="en-US"/>
              </w:rPr>
            </w:rPrChange>
          </w:rPr>
          <w:t xml:space="preserve">            {</w:t>
        </w:r>
      </w:ins>
    </w:p>
    <w:p w14:paraId="787C9B9C" w14:textId="77777777" w:rsidR="00CC67A4" w:rsidRPr="00CA1CA9" w:rsidRDefault="00CC67A4" w:rsidP="00CC67A4">
      <w:pPr>
        <w:rPr>
          <w:ins w:id="15769" w:author="Airat Shigapov" w:date="2021-10-29T16:41:00Z"/>
          <w:rFonts w:ascii="Times New Roman" w:eastAsia="Calibri" w:hAnsi="Times New Roman" w:cs="Times New Roman"/>
          <w:sz w:val="20"/>
          <w:szCs w:val="20"/>
          <w:shd w:val="clear" w:color="auto" w:fill="FFFFFF"/>
          <w:lang w:val="en-US"/>
          <w:rPrChange w:id="15770" w:author="Airat Shigapov" w:date="2021-10-29T16:44:00Z">
            <w:rPr>
              <w:ins w:id="15771" w:author="Airat Shigapov" w:date="2021-10-29T16:41:00Z"/>
              <w:rFonts w:ascii="Times New Roman" w:eastAsia="Calibri" w:hAnsi="Times New Roman" w:cs="Times New Roman"/>
              <w:sz w:val="28"/>
              <w:szCs w:val="28"/>
              <w:shd w:val="clear" w:color="auto" w:fill="FFFFFF"/>
              <w:lang w:val="en-US"/>
            </w:rPr>
          </w:rPrChange>
        </w:rPr>
      </w:pPr>
      <w:ins w:id="15772" w:author="Airat Shigapov" w:date="2021-10-29T16:41:00Z">
        <w:r w:rsidRPr="00CA1CA9">
          <w:rPr>
            <w:rFonts w:ascii="Times New Roman" w:eastAsia="Calibri" w:hAnsi="Times New Roman" w:cs="Times New Roman"/>
            <w:sz w:val="20"/>
            <w:szCs w:val="20"/>
            <w:shd w:val="clear" w:color="auto" w:fill="FFFFFF"/>
            <w:lang w:val="en-US"/>
            <w:rPrChange w:id="15773" w:author="Airat Shigapov" w:date="2021-10-29T16:44:00Z">
              <w:rPr>
                <w:rFonts w:ascii="Times New Roman" w:eastAsia="Calibri" w:hAnsi="Times New Roman" w:cs="Times New Roman"/>
                <w:sz w:val="28"/>
                <w:szCs w:val="28"/>
                <w:shd w:val="clear" w:color="auto" w:fill="FFFFFF"/>
                <w:lang w:val="en-US"/>
              </w:rPr>
            </w:rPrChange>
          </w:rPr>
          <w:t xml:space="preserve">                </w:t>
        </w:r>
        <w:proofErr w:type="spellStart"/>
        <w:proofErr w:type="gramStart"/>
        <w:r w:rsidRPr="00CA1CA9">
          <w:rPr>
            <w:rFonts w:ascii="Times New Roman" w:eastAsia="Calibri" w:hAnsi="Times New Roman" w:cs="Times New Roman"/>
            <w:sz w:val="20"/>
            <w:szCs w:val="20"/>
            <w:shd w:val="clear" w:color="auto" w:fill="FFFFFF"/>
            <w:lang w:val="en-US"/>
            <w:rPrChange w:id="15774" w:author="Airat Shigapov" w:date="2021-10-29T16:44:00Z">
              <w:rPr>
                <w:rFonts w:ascii="Times New Roman" w:eastAsia="Calibri" w:hAnsi="Times New Roman" w:cs="Times New Roman"/>
                <w:sz w:val="28"/>
                <w:szCs w:val="28"/>
                <w:shd w:val="clear" w:color="auto" w:fill="FFFFFF"/>
                <w:lang w:val="en-US"/>
              </w:rPr>
            </w:rPrChange>
          </w:rPr>
          <w:t>e.Handled</w:t>
        </w:r>
        <w:proofErr w:type="spellEnd"/>
        <w:proofErr w:type="gramEnd"/>
        <w:r w:rsidRPr="00CA1CA9">
          <w:rPr>
            <w:rFonts w:ascii="Times New Roman" w:eastAsia="Calibri" w:hAnsi="Times New Roman" w:cs="Times New Roman"/>
            <w:sz w:val="20"/>
            <w:szCs w:val="20"/>
            <w:shd w:val="clear" w:color="auto" w:fill="FFFFFF"/>
            <w:lang w:val="en-US"/>
            <w:rPrChange w:id="15775" w:author="Airat Shigapov" w:date="2021-10-29T16:44:00Z">
              <w:rPr>
                <w:rFonts w:ascii="Times New Roman" w:eastAsia="Calibri" w:hAnsi="Times New Roman" w:cs="Times New Roman"/>
                <w:sz w:val="28"/>
                <w:szCs w:val="28"/>
                <w:shd w:val="clear" w:color="auto" w:fill="FFFFFF"/>
                <w:lang w:val="en-US"/>
              </w:rPr>
            </w:rPrChange>
          </w:rPr>
          <w:t xml:space="preserve"> = true;</w:t>
        </w:r>
      </w:ins>
    </w:p>
    <w:p w14:paraId="5F6A99EB" w14:textId="77777777" w:rsidR="00CC67A4" w:rsidRPr="00CA1CA9" w:rsidRDefault="00CC67A4" w:rsidP="00CC67A4">
      <w:pPr>
        <w:rPr>
          <w:ins w:id="15776" w:author="Airat Shigapov" w:date="2021-10-29T16:41:00Z"/>
          <w:rFonts w:ascii="Times New Roman" w:eastAsia="Calibri" w:hAnsi="Times New Roman" w:cs="Times New Roman"/>
          <w:sz w:val="20"/>
          <w:szCs w:val="20"/>
          <w:shd w:val="clear" w:color="auto" w:fill="FFFFFF"/>
          <w:lang w:val="en-US"/>
          <w:rPrChange w:id="15777" w:author="Airat Shigapov" w:date="2021-10-29T16:44:00Z">
            <w:rPr>
              <w:ins w:id="15778" w:author="Airat Shigapov" w:date="2021-10-29T16:41:00Z"/>
              <w:rFonts w:ascii="Times New Roman" w:eastAsia="Calibri" w:hAnsi="Times New Roman" w:cs="Times New Roman"/>
              <w:sz w:val="28"/>
              <w:szCs w:val="28"/>
              <w:shd w:val="clear" w:color="auto" w:fill="FFFFFF"/>
              <w:lang w:val="en-US"/>
            </w:rPr>
          </w:rPrChange>
        </w:rPr>
      </w:pPr>
      <w:ins w:id="15779" w:author="Airat Shigapov" w:date="2021-10-29T16:41:00Z">
        <w:r w:rsidRPr="00CA1CA9">
          <w:rPr>
            <w:rFonts w:ascii="Times New Roman" w:eastAsia="Calibri" w:hAnsi="Times New Roman" w:cs="Times New Roman"/>
            <w:sz w:val="20"/>
            <w:szCs w:val="20"/>
            <w:shd w:val="clear" w:color="auto" w:fill="FFFFFF"/>
            <w:lang w:val="en-US"/>
            <w:rPrChange w:id="15780" w:author="Airat Shigapov" w:date="2021-10-29T16:44:00Z">
              <w:rPr>
                <w:rFonts w:ascii="Times New Roman" w:eastAsia="Calibri" w:hAnsi="Times New Roman" w:cs="Times New Roman"/>
                <w:sz w:val="28"/>
                <w:szCs w:val="28"/>
                <w:shd w:val="clear" w:color="auto" w:fill="FFFFFF"/>
                <w:lang w:val="en-US"/>
              </w:rPr>
            </w:rPrChange>
          </w:rPr>
          <w:t xml:space="preserve">            }</w:t>
        </w:r>
      </w:ins>
    </w:p>
    <w:p w14:paraId="179FBC18" w14:textId="77777777" w:rsidR="00CC67A4" w:rsidRPr="00CA1CA9" w:rsidRDefault="00CC67A4" w:rsidP="00CC67A4">
      <w:pPr>
        <w:rPr>
          <w:ins w:id="15781" w:author="Airat Shigapov" w:date="2021-10-29T16:41:00Z"/>
          <w:rFonts w:ascii="Times New Roman" w:eastAsia="Calibri" w:hAnsi="Times New Roman" w:cs="Times New Roman"/>
          <w:sz w:val="20"/>
          <w:szCs w:val="20"/>
          <w:shd w:val="clear" w:color="auto" w:fill="FFFFFF"/>
          <w:lang w:val="en-US"/>
          <w:rPrChange w:id="15782" w:author="Airat Shigapov" w:date="2021-10-29T16:44:00Z">
            <w:rPr>
              <w:ins w:id="15783" w:author="Airat Shigapov" w:date="2021-10-29T16:41:00Z"/>
              <w:rFonts w:ascii="Times New Roman" w:eastAsia="Calibri" w:hAnsi="Times New Roman" w:cs="Times New Roman"/>
              <w:sz w:val="28"/>
              <w:szCs w:val="28"/>
              <w:shd w:val="clear" w:color="auto" w:fill="FFFFFF"/>
              <w:lang w:val="en-US"/>
            </w:rPr>
          </w:rPrChange>
        </w:rPr>
      </w:pPr>
      <w:ins w:id="15784" w:author="Airat Shigapov" w:date="2021-10-29T16:41:00Z">
        <w:r w:rsidRPr="00CA1CA9">
          <w:rPr>
            <w:rFonts w:ascii="Times New Roman" w:eastAsia="Calibri" w:hAnsi="Times New Roman" w:cs="Times New Roman"/>
            <w:sz w:val="20"/>
            <w:szCs w:val="20"/>
            <w:shd w:val="clear" w:color="auto" w:fill="FFFFFF"/>
            <w:lang w:val="en-US"/>
            <w:rPrChange w:id="15785" w:author="Airat Shigapov" w:date="2021-10-29T16:44:00Z">
              <w:rPr>
                <w:rFonts w:ascii="Times New Roman" w:eastAsia="Calibri" w:hAnsi="Times New Roman" w:cs="Times New Roman"/>
                <w:sz w:val="28"/>
                <w:szCs w:val="28"/>
                <w:shd w:val="clear" w:color="auto" w:fill="FFFFFF"/>
                <w:lang w:val="en-US"/>
              </w:rPr>
            </w:rPrChange>
          </w:rPr>
          <w:t xml:space="preserve">        }</w:t>
        </w:r>
      </w:ins>
    </w:p>
    <w:p w14:paraId="65FF9186" w14:textId="77777777" w:rsidR="00CC67A4" w:rsidRPr="00CA1CA9" w:rsidRDefault="00CC67A4" w:rsidP="00CC67A4">
      <w:pPr>
        <w:rPr>
          <w:ins w:id="15786" w:author="Airat Shigapov" w:date="2021-10-29T16:41:00Z"/>
          <w:rFonts w:ascii="Times New Roman" w:eastAsia="Calibri" w:hAnsi="Times New Roman" w:cs="Times New Roman"/>
          <w:sz w:val="20"/>
          <w:szCs w:val="20"/>
          <w:shd w:val="clear" w:color="auto" w:fill="FFFFFF"/>
          <w:lang w:val="en-US"/>
          <w:rPrChange w:id="15787" w:author="Airat Shigapov" w:date="2021-10-29T16:44:00Z">
            <w:rPr>
              <w:ins w:id="15788" w:author="Airat Shigapov" w:date="2021-10-29T16:41:00Z"/>
              <w:rFonts w:ascii="Times New Roman" w:eastAsia="Calibri" w:hAnsi="Times New Roman" w:cs="Times New Roman"/>
              <w:sz w:val="28"/>
              <w:szCs w:val="28"/>
              <w:shd w:val="clear" w:color="auto" w:fill="FFFFFF"/>
              <w:lang w:val="en-US"/>
            </w:rPr>
          </w:rPrChange>
        </w:rPr>
      </w:pPr>
    </w:p>
    <w:p w14:paraId="187EB359" w14:textId="77777777" w:rsidR="00CC67A4" w:rsidRPr="00CA1CA9" w:rsidRDefault="00CC67A4" w:rsidP="00CC67A4">
      <w:pPr>
        <w:rPr>
          <w:ins w:id="15789" w:author="Airat Shigapov" w:date="2021-10-29T16:41:00Z"/>
          <w:rFonts w:ascii="Times New Roman" w:eastAsia="Calibri" w:hAnsi="Times New Roman" w:cs="Times New Roman"/>
          <w:sz w:val="20"/>
          <w:szCs w:val="20"/>
          <w:shd w:val="clear" w:color="auto" w:fill="FFFFFF"/>
          <w:lang w:val="en-US"/>
          <w:rPrChange w:id="15790" w:author="Airat Shigapov" w:date="2021-10-29T16:44:00Z">
            <w:rPr>
              <w:ins w:id="15791" w:author="Airat Shigapov" w:date="2021-10-29T16:41:00Z"/>
              <w:rFonts w:ascii="Times New Roman" w:eastAsia="Calibri" w:hAnsi="Times New Roman" w:cs="Times New Roman"/>
              <w:sz w:val="28"/>
              <w:szCs w:val="28"/>
              <w:shd w:val="clear" w:color="auto" w:fill="FFFFFF"/>
              <w:lang w:val="en-US"/>
            </w:rPr>
          </w:rPrChange>
        </w:rPr>
      </w:pPr>
      <w:ins w:id="15792" w:author="Airat Shigapov" w:date="2021-10-29T16:41:00Z">
        <w:r w:rsidRPr="00CA1CA9">
          <w:rPr>
            <w:rFonts w:ascii="Times New Roman" w:eastAsia="Calibri" w:hAnsi="Times New Roman" w:cs="Times New Roman"/>
            <w:sz w:val="20"/>
            <w:szCs w:val="20"/>
            <w:shd w:val="clear" w:color="auto" w:fill="FFFFFF"/>
            <w:lang w:val="en-US"/>
            <w:rPrChange w:id="15793" w:author="Airat Shigapov" w:date="2021-10-29T16:44:00Z">
              <w:rPr>
                <w:rFonts w:ascii="Times New Roman" w:eastAsia="Calibri" w:hAnsi="Times New Roman" w:cs="Times New Roman"/>
                <w:sz w:val="28"/>
                <w:szCs w:val="28"/>
                <w:shd w:val="clear" w:color="auto" w:fill="FFFFFF"/>
                <w:lang w:val="en-US"/>
              </w:rPr>
            </w:rPrChange>
          </w:rPr>
          <w:t xml:space="preserve">        private void </w:t>
        </w:r>
        <w:proofErr w:type="spellStart"/>
        <w:r w:rsidRPr="00CA1CA9">
          <w:rPr>
            <w:rFonts w:ascii="Times New Roman" w:eastAsia="Calibri" w:hAnsi="Times New Roman" w:cs="Times New Roman"/>
            <w:sz w:val="20"/>
            <w:szCs w:val="20"/>
            <w:shd w:val="clear" w:color="auto" w:fill="FFFFFF"/>
            <w:lang w:val="en-US"/>
            <w:rPrChange w:id="15794" w:author="Airat Shigapov" w:date="2021-10-29T16:44:00Z">
              <w:rPr>
                <w:rFonts w:ascii="Times New Roman" w:eastAsia="Calibri" w:hAnsi="Times New Roman" w:cs="Times New Roman"/>
                <w:sz w:val="28"/>
                <w:szCs w:val="28"/>
                <w:shd w:val="clear" w:color="auto" w:fill="FFFFFF"/>
                <w:lang w:val="en-US"/>
              </w:rPr>
            </w:rPrChange>
          </w:rPr>
          <w:t>Cart_</w:t>
        </w:r>
        <w:proofErr w:type="gramStart"/>
        <w:r w:rsidRPr="00CA1CA9">
          <w:rPr>
            <w:rFonts w:ascii="Times New Roman" w:eastAsia="Calibri" w:hAnsi="Times New Roman" w:cs="Times New Roman"/>
            <w:sz w:val="20"/>
            <w:szCs w:val="20"/>
            <w:shd w:val="clear" w:color="auto" w:fill="FFFFFF"/>
            <w:lang w:val="en-US"/>
            <w:rPrChange w:id="15795" w:author="Airat Shigapov" w:date="2021-10-29T16:44:00Z">
              <w:rPr>
                <w:rFonts w:ascii="Times New Roman" w:eastAsia="Calibri" w:hAnsi="Times New Roman" w:cs="Times New Roman"/>
                <w:sz w:val="28"/>
                <w:szCs w:val="28"/>
                <w:shd w:val="clear" w:color="auto" w:fill="FFFFFF"/>
                <w:lang w:val="en-US"/>
              </w:rPr>
            </w:rPrChange>
          </w:rPr>
          <w:t>FullDeleted</w:t>
        </w:r>
        <w:proofErr w:type="spellEnd"/>
        <w:r w:rsidRPr="00CA1CA9">
          <w:rPr>
            <w:rFonts w:ascii="Times New Roman" w:eastAsia="Calibri" w:hAnsi="Times New Roman" w:cs="Times New Roman"/>
            <w:sz w:val="20"/>
            <w:szCs w:val="20"/>
            <w:shd w:val="clear" w:color="auto" w:fill="FFFFFF"/>
            <w:lang w:val="en-US"/>
            <w:rPrChange w:id="15796" w:author="Airat Shigapov" w:date="2021-10-29T16:44:00Z">
              <w:rPr>
                <w:rFonts w:ascii="Times New Roman" w:eastAsia="Calibri" w:hAnsi="Times New Roman" w:cs="Times New Roman"/>
                <w:sz w:val="28"/>
                <w:szCs w:val="28"/>
                <w:shd w:val="clear" w:color="auto" w:fill="FFFFFF"/>
                <w:lang w:val="en-US"/>
              </w:rPr>
            </w:rPrChange>
          </w:rPr>
          <w:t>(</w:t>
        </w:r>
        <w:proofErr w:type="gramEnd"/>
        <w:r w:rsidRPr="00CA1CA9">
          <w:rPr>
            <w:rFonts w:ascii="Times New Roman" w:eastAsia="Calibri" w:hAnsi="Times New Roman" w:cs="Times New Roman"/>
            <w:sz w:val="20"/>
            <w:szCs w:val="20"/>
            <w:shd w:val="clear" w:color="auto" w:fill="FFFFFF"/>
            <w:lang w:val="en-US"/>
            <w:rPrChange w:id="15797" w:author="Airat Shigapov" w:date="2021-10-29T16:44:00Z">
              <w:rPr>
                <w:rFonts w:ascii="Times New Roman" w:eastAsia="Calibri" w:hAnsi="Times New Roman" w:cs="Times New Roman"/>
                <w:sz w:val="28"/>
                <w:szCs w:val="28"/>
                <w:shd w:val="clear" w:color="auto" w:fill="FFFFFF"/>
                <w:lang w:val="en-US"/>
              </w:rPr>
            </w:rPrChange>
          </w:rPr>
          <w:t xml:space="preserve">object sender, </w:t>
        </w:r>
        <w:proofErr w:type="spellStart"/>
        <w:r w:rsidRPr="00CA1CA9">
          <w:rPr>
            <w:rFonts w:ascii="Times New Roman" w:eastAsia="Calibri" w:hAnsi="Times New Roman" w:cs="Times New Roman"/>
            <w:sz w:val="20"/>
            <w:szCs w:val="20"/>
            <w:shd w:val="clear" w:color="auto" w:fill="FFFFFF"/>
            <w:lang w:val="en-US"/>
            <w:rPrChange w:id="15798" w:author="Airat Shigapov" w:date="2021-10-29T16:44:00Z">
              <w:rPr>
                <w:rFonts w:ascii="Times New Roman" w:eastAsia="Calibri" w:hAnsi="Times New Roman" w:cs="Times New Roman"/>
                <w:sz w:val="28"/>
                <w:szCs w:val="28"/>
                <w:shd w:val="clear" w:color="auto" w:fill="FFFFFF"/>
                <w:lang w:val="en-US"/>
              </w:rPr>
            </w:rPrChange>
          </w:rPr>
          <w:t>RoutedEventArgs</w:t>
        </w:r>
        <w:proofErr w:type="spellEnd"/>
        <w:r w:rsidRPr="00CA1CA9">
          <w:rPr>
            <w:rFonts w:ascii="Times New Roman" w:eastAsia="Calibri" w:hAnsi="Times New Roman" w:cs="Times New Roman"/>
            <w:sz w:val="20"/>
            <w:szCs w:val="20"/>
            <w:shd w:val="clear" w:color="auto" w:fill="FFFFFF"/>
            <w:lang w:val="en-US"/>
            <w:rPrChange w:id="15799" w:author="Airat Shigapov" w:date="2021-10-29T16:44:00Z">
              <w:rPr>
                <w:rFonts w:ascii="Times New Roman" w:eastAsia="Calibri" w:hAnsi="Times New Roman" w:cs="Times New Roman"/>
                <w:sz w:val="28"/>
                <w:szCs w:val="28"/>
                <w:shd w:val="clear" w:color="auto" w:fill="FFFFFF"/>
                <w:lang w:val="en-US"/>
              </w:rPr>
            </w:rPrChange>
          </w:rPr>
          <w:t xml:space="preserve"> e)</w:t>
        </w:r>
      </w:ins>
    </w:p>
    <w:p w14:paraId="4FB325DD" w14:textId="77777777" w:rsidR="00CC67A4" w:rsidRPr="00CA1CA9" w:rsidRDefault="00CC67A4" w:rsidP="00CC67A4">
      <w:pPr>
        <w:rPr>
          <w:ins w:id="15800" w:author="Airat Shigapov" w:date="2021-10-29T16:41:00Z"/>
          <w:rFonts w:ascii="Times New Roman" w:eastAsia="Calibri" w:hAnsi="Times New Roman" w:cs="Times New Roman"/>
          <w:sz w:val="20"/>
          <w:szCs w:val="20"/>
          <w:shd w:val="clear" w:color="auto" w:fill="FFFFFF"/>
          <w:lang w:val="en-US"/>
          <w:rPrChange w:id="15801" w:author="Airat Shigapov" w:date="2021-10-29T16:44:00Z">
            <w:rPr>
              <w:ins w:id="15802" w:author="Airat Shigapov" w:date="2021-10-29T16:41:00Z"/>
              <w:rFonts w:ascii="Times New Roman" w:eastAsia="Calibri" w:hAnsi="Times New Roman" w:cs="Times New Roman"/>
              <w:sz w:val="28"/>
              <w:szCs w:val="28"/>
              <w:shd w:val="clear" w:color="auto" w:fill="FFFFFF"/>
              <w:lang w:val="en-US"/>
            </w:rPr>
          </w:rPrChange>
        </w:rPr>
      </w:pPr>
      <w:ins w:id="15803" w:author="Airat Shigapov" w:date="2021-10-29T16:41:00Z">
        <w:r w:rsidRPr="00CA1CA9">
          <w:rPr>
            <w:rFonts w:ascii="Times New Roman" w:eastAsia="Calibri" w:hAnsi="Times New Roman" w:cs="Times New Roman"/>
            <w:sz w:val="20"/>
            <w:szCs w:val="20"/>
            <w:shd w:val="clear" w:color="auto" w:fill="FFFFFF"/>
            <w:lang w:val="en-US"/>
            <w:rPrChange w:id="15804" w:author="Airat Shigapov" w:date="2021-10-29T16:44:00Z">
              <w:rPr>
                <w:rFonts w:ascii="Times New Roman" w:eastAsia="Calibri" w:hAnsi="Times New Roman" w:cs="Times New Roman"/>
                <w:sz w:val="28"/>
                <w:szCs w:val="28"/>
                <w:shd w:val="clear" w:color="auto" w:fill="FFFFFF"/>
                <w:lang w:val="en-US"/>
              </w:rPr>
            </w:rPrChange>
          </w:rPr>
          <w:t xml:space="preserve">        {</w:t>
        </w:r>
      </w:ins>
    </w:p>
    <w:p w14:paraId="26C06288" w14:textId="77777777" w:rsidR="00CC67A4" w:rsidRPr="00CA1CA9" w:rsidRDefault="00CC67A4" w:rsidP="00CC67A4">
      <w:pPr>
        <w:rPr>
          <w:ins w:id="15805" w:author="Airat Shigapov" w:date="2021-10-29T16:41:00Z"/>
          <w:rFonts w:ascii="Times New Roman" w:eastAsia="Calibri" w:hAnsi="Times New Roman" w:cs="Times New Roman"/>
          <w:sz w:val="20"/>
          <w:szCs w:val="20"/>
          <w:shd w:val="clear" w:color="auto" w:fill="FFFFFF"/>
          <w:lang w:val="en-US"/>
          <w:rPrChange w:id="15806" w:author="Airat Shigapov" w:date="2021-10-29T16:44:00Z">
            <w:rPr>
              <w:ins w:id="15807" w:author="Airat Shigapov" w:date="2021-10-29T16:41:00Z"/>
              <w:rFonts w:ascii="Times New Roman" w:eastAsia="Calibri" w:hAnsi="Times New Roman" w:cs="Times New Roman"/>
              <w:sz w:val="28"/>
              <w:szCs w:val="28"/>
              <w:shd w:val="clear" w:color="auto" w:fill="FFFFFF"/>
              <w:lang w:val="en-US"/>
            </w:rPr>
          </w:rPrChange>
        </w:rPr>
      </w:pPr>
      <w:ins w:id="15808" w:author="Airat Shigapov" w:date="2021-10-29T16:41:00Z">
        <w:r w:rsidRPr="00CA1CA9">
          <w:rPr>
            <w:rFonts w:ascii="Times New Roman" w:eastAsia="Calibri" w:hAnsi="Times New Roman" w:cs="Times New Roman"/>
            <w:sz w:val="20"/>
            <w:szCs w:val="20"/>
            <w:shd w:val="clear" w:color="auto" w:fill="FFFFFF"/>
            <w:lang w:val="en-US"/>
            <w:rPrChange w:id="15809" w:author="Airat Shigapov" w:date="2021-10-29T16:44:00Z">
              <w:rPr>
                <w:rFonts w:ascii="Times New Roman" w:eastAsia="Calibri" w:hAnsi="Times New Roman" w:cs="Times New Roman"/>
                <w:sz w:val="28"/>
                <w:szCs w:val="28"/>
                <w:shd w:val="clear" w:color="auto" w:fill="FFFFFF"/>
                <w:lang w:val="en-US"/>
              </w:rPr>
            </w:rPrChange>
          </w:rPr>
          <w:t xml:space="preserve">            </w:t>
        </w:r>
        <w:proofErr w:type="spellStart"/>
        <w:proofErr w:type="gramStart"/>
        <w:r w:rsidRPr="00CA1CA9">
          <w:rPr>
            <w:rFonts w:ascii="Times New Roman" w:eastAsia="Calibri" w:hAnsi="Times New Roman" w:cs="Times New Roman"/>
            <w:sz w:val="20"/>
            <w:szCs w:val="20"/>
            <w:shd w:val="clear" w:color="auto" w:fill="FFFFFF"/>
            <w:lang w:val="en-US"/>
            <w:rPrChange w:id="15810" w:author="Airat Shigapov" w:date="2021-10-29T16:44:00Z">
              <w:rPr>
                <w:rFonts w:ascii="Times New Roman" w:eastAsia="Calibri" w:hAnsi="Times New Roman" w:cs="Times New Roman"/>
                <w:sz w:val="28"/>
                <w:szCs w:val="28"/>
                <w:shd w:val="clear" w:color="auto" w:fill="FFFFFF"/>
                <w:lang w:val="en-US"/>
              </w:rPr>
            </w:rPrChange>
          </w:rPr>
          <w:t>MainWindow.Instance.GoodCart</w:t>
        </w:r>
        <w:proofErr w:type="spellEnd"/>
        <w:proofErr w:type="gramEnd"/>
        <w:r w:rsidRPr="00CA1CA9">
          <w:rPr>
            <w:rFonts w:ascii="Times New Roman" w:eastAsia="Calibri" w:hAnsi="Times New Roman" w:cs="Times New Roman"/>
            <w:sz w:val="20"/>
            <w:szCs w:val="20"/>
            <w:shd w:val="clear" w:color="auto" w:fill="FFFFFF"/>
            <w:lang w:val="en-US"/>
            <w:rPrChange w:id="15811" w:author="Airat Shigapov" w:date="2021-10-29T16:44:00Z">
              <w:rPr>
                <w:rFonts w:ascii="Times New Roman" w:eastAsia="Calibri" w:hAnsi="Times New Roman" w:cs="Times New Roman"/>
                <w:sz w:val="28"/>
                <w:szCs w:val="28"/>
                <w:shd w:val="clear" w:color="auto" w:fill="FFFFFF"/>
                <w:lang w:val="en-US"/>
              </w:rPr>
            </w:rPrChange>
          </w:rPr>
          <w:t xml:space="preserve"> = new List&lt;</w:t>
        </w:r>
        <w:proofErr w:type="spellStart"/>
        <w:r w:rsidRPr="00CA1CA9">
          <w:rPr>
            <w:rFonts w:ascii="Times New Roman" w:eastAsia="Calibri" w:hAnsi="Times New Roman" w:cs="Times New Roman"/>
            <w:sz w:val="20"/>
            <w:szCs w:val="20"/>
            <w:shd w:val="clear" w:color="auto" w:fill="FFFFFF"/>
            <w:lang w:val="en-US"/>
            <w:rPrChange w:id="15812" w:author="Airat Shigapov" w:date="2021-10-29T16:44:00Z">
              <w:rPr>
                <w:rFonts w:ascii="Times New Roman" w:eastAsia="Calibri" w:hAnsi="Times New Roman" w:cs="Times New Roman"/>
                <w:sz w:val="28"/>
                <w:szCs w:val="28"/>
                <w:shd w:val="clear" w:color="auto" w:fill="FFFFFF"/>
                <w:lang w:val="en-US"/>
              </w:rPr>
            </w:rPrChange>
          </w:rPr>
          <w:t>GoodSale</w:t>
        </w:r>
        <w:proofErr w:type="spellEnd"/>
        <w:r w:rsidRPr="00CA1CA9">
          <w:rPr>
            <w:rFonts w:ascii="Times New Roman" w:eastAsia="Calibri" w:hAnsi="Times New Roman" w:cs="Times New Roman"/>
            <w:sz w:val="20"/>
            <w:szCs w:val="20"/>
            <w:shd w:val="clear" w:color="auto" w:fill="FFFFFF"/>
            <w:lang w:val="en-US"/>
            <w:rPrChange w:id="15813" w:author="Airat Shigapov" w:date="2021-10-29T16:44:00Z">
              <w:rPr>
                <w:rFonts w:ascii="Times New Roman" w:eastAsia="Calibri" w:hAnsi="Times New Roman" w:cs="Times New Roman"/>
                <w:sz w:val="28"/>
                <w:szCs w:val="28"/>
                <w:shd w:val="clear" w:color="auto" w:fill="FFFFFF"/>
                <w:lang w:val="en-US"/>
              </w:rPr>
            </w:rPrChange>
          </w:rPr>
          <w:t>&gt;();</w:t>
        </w:r>
      </w:ins>
    </w:p>
    <w:p w14:paraId="3D90CDAE" w14:textId="77777777" w:rsidR="00CC67A4" w:rsidRPr="00CA1CA9" w:rsidRDefault="00CC67A4" w:rsidP="00CC67A4">
      <w:pPr>
        <w:rPr>
          <w:ins w:id="15814" w:author="Airat Shigapov" w:date="2021-10-29T16:41:00Z"/>
          <w:rFonts w:ascii="Times New Roman" w:eastAsia="Calibri" w:hAnsi="Times New Roman" w:cs="Times New Roman"/>
          <w:sz w:val="20"/>
          <w:szCs w:val="20"/>
          <w:shd w:val="clear" w:color="auto" w:fill="FFFFFF"/>
          <w:lang w:val="en-US"/>
          <w:rPrChange w:id="15815" w:author="Airat Shigapov" w:date="2021-10-29T16:44:00Z">
            <w:rPr>
              <w:ins w:id="15816" w:author="Airat Shigapov" w:date="2021-10-29T16:41:00Z"/>
              <w:rFonts w:ascii="Times New Roman" w:eastAsia="Calibri" w:hAnsi="Times New Roman" w:cs="Times New Roman"/>
              <w:sz w:val="28"/>
              <w:szCs w:val="28"/>
              <w:shd w:val="clear" w:color="auto" w:fill="FFFFFF"/>
              <w:lang w:val="en-US"/>
            </w:rPr>
          </w:rPrChange>
        </w:rPr>
      </w:pPr>
      <w:ins w:id="15817" w:author="Airat Shigapov" w:date="2021-10-29T16:41:00Z">
        <w:r w:rsidRPr="00CA1CA9">
          <w:rPr>
            <w:rFonts w:ascii="Times New Roman" w:eastAsia="Calibri" w:hAnsi="Times New Roman" w:cs="Times New Roman"/>
            <w:sz w:val="20"/>
            <w:szCs w:val="20"/>
            <w:shd w:val="clear" w:color="auto" w:fill="FFFFFF"/>
            <w:lang w:val="en-US"/>
            <w:rPrChange w:id="15818" w:author="Airat Shigapov" w:date="2021-10-29T16:44:00Z">
              <w:rPr>
                <w:rFonts w:ascii="Times New Roman" w:eastAsia="Calibri" w:hAnsi="Times New Roman" w:cs="Times New Roman"/>
                <w:sz w:val="28"/>
                <w:szCs w:val="28"/>
                <w:shd w:val="clear" w:color="auto" w:fill="FFFFFF"/>
                <w:lang w:val="en-US"/>
              </w:rPr>
            </w:rPrChange>
          </w:rPr>
          <w:t xml:space="preserve">            </w:t>
        </w:r>
        <w:proofErr w:type="spellStart"/>
        <w:r w:rsidRPr="00CA1CA9">
          <w:rPr>
            <w:rFonts w:ascii="Times New Roman" w:eastAsia="Calibri" w:hAnsi="Times New Roman" w:cs="Times New Roman"/>
            <w:sz w:val="20"/>
            <w:szCs w:val="20"/>
            <w:shd w:val="clear" w:color="auto" w:fill="FFFFFF"/>
            <w:lang w:val="en-US"/>
            <w:rPrChange w:id="15819" w:author="Airat Shigapov" w:date="2021-10-29T16:44:00Z">
              <w:rPr>
                <w:rFonts w:ascii="Times New Roman" w:eastAsia="Calibri" w:hAnsi="Times New Roman" w:cs="Times New Roman"/>
                <w:sz w:val="28"/>
                <w:szCs w:val="28"/>
                <w:shd w:val="clear" w:color="auto" w:fill="FFFFFF"/>
                <w:lang w:val="en-US"/>
              </w:rPr>
            </w:rPrChange>
          </w:rPr>
          <w:t>Cart.DataContext</w:t>
        </w:r>
        <w:proofErr w:type="spellEnd"/>
        <w:r w:rsidRPr="00CA1CA9">
          <w:rPr>
            <w:rFonts w:ascii="Times New Roman" w:eastAsia="Calibri" w:hAnsi="Times New Roman" w:cs="Times New Roman"/>
            <w:sz w:val="20"/>
            <w:szCs w:val="20"/>
            <w:shd w:val="clear" w:color="auto" w:fill="FFFFFF"/>
            <w:lang w:val="en-US"/>
            <w:rPrChange w:id="15820" w:author="Airat Shigapov" w:date="2021-10-29T16:44:00Z">
              <w:rPr>
                <w:rFonts w:ascii="Times New Roman" w:eastAsia="Calibri" w:hAnsi="Times New Roman" w:cs="Times New Roman"/>
                <w:sz w:val="28"/>
                <w:szCs w:val="28"/>
                <w:shd w:val="clear" w:color="auto" w:fill="FFFFFF"/>
                <w:lang w:val="en-US"/>
              </w:rPr>
            </w:rPrChange>
          </w:rPr>
          <w:t xml:space="preserve"> = new Sale </w:t>
        </w:r>
        <w:proofErr w:type="gramStart"/>
        <w:r w:rsidRPr="00CA1CA9">
          <w:rPr>
            <w:rFonts w:ascii="Times New Roman" w:eastAsia="Calibri" w:hAnsi="Times New Roman" w:cs="Times New Roman"/>
            <w:sz w:val="20"/>
            <w:szCs w:val="20"/>
            <w:shd w:val="clear" w:color="auto" w:fill="FFFFFF"/>
            <w:lang w:val="en-US"/>
            <w:rPrChange w:id="15821" w:author="Airat Shigapov" w:date="2021-10-29T16:44:00Z">
              <w:rPr>
                <w:rFonts w:ascii="Times New Roman" w:eastAsia="Calibri" w:hAnsi="Times New Roman" w:cs="Times New Roman"/>
                <w:sz w:val="28"/>
                <w:szCs w:val="28"/>
                <w:shd w:val="clear" w:color="auto" w:fill="FFFFFF"/>
                <w:lang w:val="en-US"/>
              </w:rPr>
            </w:rPrChange>
          </w:rPr>
          <w:t xml:space="preserve">{ </w:t>
        </w:r>
        <w:proofErr w:type="spellStart"/>
        <w:r w:rsidRPr="00CA1CA9">
          <w:rPr>
            <w:rFonts w:ascii="Times New Roman" w:eastAsia="Calibri" w:hAnsi="Times New Roman" w:cs="Times New Roman"/>
            <w:sz w:val="20"/>
            <w:szCs w:val="20"/>
            <w:shd w:val="clear" w:color="auto" w:fill="FFFFFF"/>
            <w:lang w:val="en-US"/>
            <w:rPrChange w:id="15822" w:author="Airat Shigapov" w:date="2021-10-29T16:44:00Z">
              <w:rPr>
                <w:rFonts w:ascii="Times New Roman" w:eastAsia="Calibri" w:hAnsi="Times New Roman" w:cs="Times New Roman"/>
                <w:sz w:val="28"/>
                <w:szCs w:val="28"/>
                <w:shd w:val="clear" w:color="auto" w:fill="FFFFFF"/>
                <w:lang w:val="en-US"/>
              </w:rPr>
            </w:rPrChange>
          </w:rPr>
          <w:t>GoodSales</w:t>
        </w:r>
        <w:proofErr w:type="spellEnd"/>
        <w:proofErr w:type="gramEnd"/>
        <w:r w:rsidRPr="00CA1CA9">
          <w:rPr>
            <w:rFonts w:ascii="Times New Roman" w:eastAsia="Calibri" w:hAnsi="Times New Roman" w:cs="Times New Roman"/>
            <w:sz w:val="20"/>
            <w:szCs w:val="20"/>
            <w:shd w:val="clear" w:color="auto" w:fill="FFFFFF"/>
            <w:lang w:val="en-US"/>
            <w:rPrChange w:id="15823" w:author="Airat Shigapov" w:date="2021-10-29T16:44:00Z">
              <w:rPr>
                <w:rFonts w:ascii="Times New Roman" w:eastAsia="Calibri" w:hAnsi="Times New Roman" w:cs="Times New Roman"/>
                <w:sz w:val="28"/>
                <w:szCs w:val="28"/>
                <w:shd w:val="clear" w:color="auto" w:fill="FFFFFF"/>
                <w:lang w:val="en-US"/>
              </w:rPr>
            </w:rPrChange>
          </w:rPr>
          <w:t xml:space="preserve"> = </w:t>
        </w:r>
        <w:proofErr w:type="spellStart"/>
        <w:r w:rsidRPr="00CA1CA9">
          <w:rPr>
            <w:rFonts w:ascii="Times New Roman" w:eastAsia="Calibri" w:hAnsi="Times New Roman" w:cs="Times New Roman"/>
            <w:sz w:val="20"/>
            <w:szCs w:val="20"/>
            <w:shd w:val="clear" w:color="auto" w:fill="FFFFFF"/>
            <w:lang w:val="en-US"/>
            <w:rPrChange w:id="15824" w:author="Airat Shigapov" w:date="2021-10-29T16:44:00Z">
              <w:rPr>
                <w:rFonts w:ascii="Times New Roman" w:eastAsia="Calibri" w:hAnsi="Times New Roman" w:cs="Times New Roman"/>
                <w:sz w:val="28"/>
                <w:szCs w:val="28"/>
                <w:shd w:val="clear" w:color="auto" w:fill="FFFFFF"/>
                <w:lang w:val="en-US"/>
              </w:rPr>
            </w:rPrChange>
          </w:rPr>
          <w:t>MainWindow.Instance.GoodCart.ToList</w:t>
        </w:r>
        <w:proofErr w:type="spellEnd"/>
        <w:r w:rsidRPr="00CA1CA9">
          <w:rPr>
            <w:rFonts w:ascii="Times New Roman" w:eastAsia="Calibri" w:hAnsi="Times New Roman" w:cs="Times New Roman"/>
            <w:sz w:val="20"/>
            <w:szCs w:val="20"/>
            <w:shd w:val="clear" w:color="auto" w:fill="FFFFFF"/>
            <w:lang w:val="en-US"/>
            <w:rPrChange w:id="15825" w:author="Airat Shigapov" w:date="2021-10-29T16:44:00Z">
              <w:rPr>
                <w:rFonts w:ascii="Times New Roman" w:eastAsia="Calibri" w:hAnsi="Times New Roman" w:cs="Times New Roman"/>
                <w:sz w:val="28"/>
                <w:szCs w:val="28"/>
                <w:shd w:val="clear" w:color="auto" w:fill="FFFFFF"/>
                <w:lang w:val="en-US"/>
              </w:rPr>
            </w:rPrChange>
          </w:rPr>
          <w:t>() };</w:t>
        </w:r>
      </w:ins>
    </w:p>
    <w:p w14:paraId="772F509E" w14:textId="77777777" w:rsidR="00CC67A4" w:rsidRPr="00CA1CA9" w:rsidRDefault="00CC67A4" w:rsidP="00CC67A4">
      <w:pPr>
        <w:rPr>
          <w:ins w:id="15826" w:author="Airat Shigapov" w:date="2021-10-29T16:41:00Z"/>
          <w:rFonts w:ascii="Times New Roman" w:eastAsia="Calibri" w:hAnsi="Times New Roman" w:cs="Times New Roman"/>
          <w:sz w:val="20"/>
          <w:szCs w:val="20"/>
          <w:shd w:val="clear" w:color="auto" w:fill="FFFFFF"/>
          <w:lang w:val="en-US"/>
          <w:rPrChange w:id="15827" w:author="Airat Shigapov" w:date="2021-10-29T16:44:00Z">
            <w:rPr>
              <w:ins w:id="15828" w:author="Airat Shigapov" w:date="2021-10-29T16:41:00Z"/>
              <w:rFonts w:ascii="Times New Roman" w:eastAsia="Calibri" w:hAnsi="Times New Roman" w:cs="Times New Roman"/>
              <w:sz w:val="28"/>
              <w:szCs w:val="28"/>
              <w:shd w:val="clear" w:color="auto" w:fill="FFFFFF"/>
              <w:lang w:val="en-US"/>
            </w:rPr>
          </w:rPrChange>
        </w:rPr>
      </w:pPr>
      <w:ins w:id="15829" w:author="Airat Shigapov" w:date="2021-10-29T16:41:00Z">
        <w:r w:rsidRPr="00CA1CA9">
          <w:rPr>
            <w:rFonts w:ascii="Times New Roman" w:eastAsia="Calibri" w:hAnsi="Times New Roman" w:cs="Times New Roman"/>
            <w:sz w:val="20"/>
            <w:szCs w:val="20"/>
            <w:shd w:val="clear" w:color="auto" w:fill="FFFFFF"/>
            <w:lang w:val="en-US"/>
            <w:rPrChange w:id="15830" w:author="Airat Shigapov" w:date="2021-10-29T16:44:00Z">
              <w:rPr>
                <w:rFonts w:ascii="Times New Roman" w:eastAsia="Calibri" w:hAnsi="Times New Roman" w:cs="Times New Roman"/>
                <w:sz w:val="28"/>
                <w:szCs w:val="28"/>
                <w:shd w:val="clear" w:color="auto" w:fill="FFFFFF"/>
                <w:lang w:val="en-US"/>
              </w:rPr>
            </w:rPrChange>
          </w:rPr>
          <w:t xml:space="preserve">        }</w:t>
        </w:r>
      </w:ins>
    </w:p>
    <w:p w14:paraId="6D34B761" w14:textId="77777777" w:rsidR="00CC67A4" w:rsidRPr="00CA1CA9" w:rsidRDefault="00CC67A4" w:rsidP="00CC67A4">
      <w:pPr>
        <w:rPr>
          <w:ins w:id="15831" w:author="Airat Shigapov" w:date="2021-10-29T16:41:00Z"/>
          <w:rFonts w:ascii="Times New Roman" w:eastAsia="Calibri" w:hAnsi="Times New Roman" w:cs="Times New Roman"/>
          <w:sz w:val="20"/>
          <w:szCs w:val="20"/>
          <w:shd w:val="clear" w:color="auto" w:fill="FFFFFF"/>
          <w:lang w:val="en-US"/>
          <w:rPrChange w:id="15832" w:author="Airat Shigapov" w:date="2021-10-29T16:44:00Z">
            <w:rPr>
              <w:ins w:id="15833" w:author="Airat Shigapov" w:date="2021-10-29T16:41:00Z"/>
              <w:rFonts w:ascii="Times New Roman" w:eastAsia="Calibri" w:hAnsi="Times New Roman" w:cs="Times New Roman"/>
              <w:sz w:val="28"/>
              <w:szCs w:val="28"/>
              <w:shd w:val="clear" w:color="auto" w:fill="FFFFFF"/>
              <w:lang w:val="en-US"/>
            </w:rPr>
          </w:rPrChange>
        </w:rPr>
      </w:pPr>
    </w:p>
    <w:p w14:paraId="1A6BF95B" w14:textId="77777777" w:rsidR="00CC67A4" w:rsidRPr="00CA1CA9" w:rsidRDefault="00CC67A4" w:rsidP="00CC67A4">
      <w:pPr>
        <w:rPr>
          <w:ins w:id="15834" w:author="Airat Shigapov" w:date="2021-10-29T16:41:00Z"/>
          <w:rFonts w:ascii="Times New Roman" w:eastAsia="Calibri" w:hAnsi="Times New Roman" w:cs="Times New Roman"/>
          <w:sz w:val="20"/>
          <w:szCs w:val="20"/>
          <w:shd w:val="clear" w:color="auto" w:fill="FFFFFF"/>
          <w:lang w:val="en-US"/>
          <w:rPrChange w:id="15835" w:author="Airat Shigapov" w:date="2021-10-29T16:44:00Z">
            <w:rPr>
              <w:ins w:id="15836" w:author="Airat Shigapov" w:date="2021-10-29T16:41:00Z"/>
              <w:rFonts w:ascii="Times New Roman" w:eastAsia="Calibri" w:hAnsi="Times New Roman" w:cs="Times New Roman"/>
              <w:sz w:val="28"/>
              <w:szCs w:val="28"/>
              <w:shd w:val="clear" w:color="auto" w:fill="FFFFFF"/>
              <w:lang w:val="en-US"/>
            </w:rPr>
          </w:rPrChange>
        </w:rPr>
      </w:pPr>
      <w:ins w:id="15837" w:author="Airat Shigapov" w:date="2021-10-29T16:41:00Z">
        <w:r w:rsidRPr="00CA1CA9">
          <w:rPr>
            <w:rFonts w:ascii="Times New Roman" w:eastAsia="Calibri" w:hAnsi="Times New Roman" w:cs="Times New Roman"/>
            <w:sz w:val="20"/>
            <w:szCs w:val="20"/>
            <w:shd w:val="clear" w:color="auto" w:fill="FFFFFF"/>
            <w:lang w:val="en-US"/>
            <w:rPrChange w:id="15838" w:author="Airat Shigapov" w:date="2021-10-29T16:44:00Z">
              <w:rPr>
                <w:rFonts w:ascii="Times New Roman" w:eastAsia="Calibri" w:hAnsi="Times New Roman" w:cs="Times New Roman"/>
                <w:sz w:val="28"/>
                <w:szCs w:val="28"/>
                <w:shd w:val="clear" w:color="auto" w:fill="FFFFFF"/>
                <w:lang w:val="en-US"/>
              </w:rPr>
            </w:rPrChange>
          </w:rPr>
          <w:t xml:space="preserve">        private void </w:t>
        </w:r>
        <w:proofErr w:type="spellStart"/>
        <w:r w:rsidRPr="00CA1CA9">
          <w:rPr>
            <w:rFonts w:ascii="Times New Roman" w:eastAsia="Calibri" w:hAnsi="Times New Roman" w:cs="Times New Roman"/>
            <w:sz w:val="20"/>
            <w:szCs w:val="20"/>
            <w:shd w:val="clear" w:color="auto" w:fill="FFFFFF"/>
            <w:lang w:val="en-US"/>
            <w:rPrChange w:id="15839" w:author="Airat Shigapov" w:date="2021-10-29T16:44:00Z">
              <w:rPr>
                <w:rFonts w:ascii="Times New Roman" w:eastAsia="Calibri" w:hAnsi="Times New Roman" w:cs="Times New Roman"/>
                <w:sz w:val="28"/>
                <w:szCs w:val="28"/>
                <w:shd w:val="clear" w:color="auto" w:fill="FFFFFF"/>
                <w:lang w:val="en-US"/>
              </w:rPr>
            </w:rPrChange>
          </w:rPr>
          <w:t>Cart_</w:t>
        </w:r>
        <w:proofErr w:type="gramStart"/>
        <w:r w:rsidRPr="00CA1CA9">
          <w:rPr>
            <w:rFonts w:ascii="Times New Roman" w:eastAsia="Calibri" w:hAnsi="Times New Roman" w:cs="Times New Roman"/>
            <w:sz w:val="20"/>
            <w:szCs w:val="20"/>
            <w:shd w:val="clear" w:color="auto" w:fill="FFFFFF"/>
            <w:lang w:val="en-US"/>
            <w:rPrChange w:id="15840" w:author="Airat Shigapov" w:date="2021-10-29T16:44:00Z">
              <w:rPr>
                <w:rFonts w:ascii="Times New Roman" w:eastAsia="Calibri" w:hAnsi="Times New Roman" w:cs="Times New Roman"/>
                <w:sz w:val="28"/>
                <w:szCs w:val="28"/>
                <w:shd w:val="clear" w:color="auto" w:fill="FFFFFF"/>
                <w:lang w:val="en-US"/>
              </w:rPr>
            </w:rPrChange>
          </w:rPr>
          <w:t>Deleted</w:t>
        </w:r>
        <w:proofErr w:type="spellEnd"/>
        <w:r w:rsidRPr="00CA1CA9">
          <w:rPr>
            <w:rFonts w:ascii="Times New Roman" w:eastAsia="Calibri" w:hAnsi="Times New Roman" w:cs="Times New Roman"/>
            <w:sz w:val="20"/>
            <w:szCs w:val="20"/>
            <w:shd w:val="clear" w:color="auto" w:fill="FFFFFF"/>
            <w:lang w:val="en-US"/>
            <w:rPrChange w:id="15841" w:author="Airat Shigapov" w:date="2021-10-29T16:44:00Z">
              <w:rPr>
                <w:rFonts w:ascii="Times New Roman" w:eastAsia="Calibri" w:hAnsi="Times New Roman" w:cs="Times New Roman"/>
                <w:sz w:val="28"/>
                <w:szCs w:val="28"/>
                <w:shd w:val="clear" w:color="auto" w:fill="FFFFFF"/>
                <w:lang w:val="en-US"/>
              </w:rPr>
            </w:rPrChange>
          </w:rPr>
          <w:t>(</w:t>
        </w:r>
        <w:proofErr w:type="gramEnd"/>
        <w:r w:rsidRPr="00CA1CA9">
          <w:rPr>
            <w:rFonts w:ascii="Times New Roman" w:eastAsia="Calibri" w:hAnsi="Times New Roman" w:cs="Times New Roman"/>
            <w:sz w:val="20"/>
            <w:szCs w:val="20"/>
            <w:shd w:val="clear" w:color="auto" w:fill="FFFFFF"/>
            <w:lang w:val="en-US"/>
            <w:rPrChange w:id="15842" w:author="Airat Shigapov" w:date="2021-10-29T16:44:00Z">
              <w:rPr>
                <w:rFonts w:ascii="Times New Roman" w:eastAsia="Calibri" w:hAnsi="Times New Roman" w:cs="Times New Roman"/>
                <w:sz w:val="28"/>
                <w:szCs w:val="28"/>
                <w:shd w:val="clear" w:color="auto" w:fill="FFFFFF"/>
                <w:lang w:val="en-US"/>
              </w:rPr>
            </w:rPrChange>
          </w:rPr>
          <w:t xml:space="preserve">object sender, </w:t>
        </w:r>
        <w:proofErr w:type="spellStart"/>
        <w:r w:rsidRPr="00CA1CA9">
          <w:rPr>
            <w:rFonts w:ascii="Times New Roman" w:eastAsia="Calibri" w:hAnsi="Times New Roman" w:cs="Times New Roman"/>
            <w:sz w:val="20"/>
            <w:szCs w:val="20"/>
            <w:shd w:val="clear" w:color="auto" w:fill="FFFFFF"/>
            <w:lang w:val="en-US"/>
            <w:rPrChange w:id="15843" w:author="Airat Shigapov" w:date="2021-10-29T16:44:00Z">
              <w:rPr>
                <w:rFonts w:ascii="Times New Roman" w:eastAsia="Calibri" w:hAnsi="Times New Roman" w:cs="Times New Roman"/>
                <w:sz w:val="28"/>
                <w:szCs w:val="28"/>
                <w:shd w:val="clear" w:color="auto" w:fill="FFFFFF"/>
                <w:lang w:val="en-US"/>
              </w:rPr>
            </w:rPrChange>
          </w:rPr>
          <w:t>RoutedEventArgs</w:t>
        </w:r>
        <w:proofErr w:type="spellEnd"/>
        <w:r w:rsidRPr="00CA1CA9">
          <w:rPr>
            <w:rFonts w:ascii="Times New Roman" w:eastAsia="Calibri" w:hAnsi="Times New Roman" w:cs="Times New Roman"/>
            <w:sz w:val="20"/>
            <w:szCs w:val="20"/>
            <w:shd w:val="clear" w:color="auto" w:fill="FFFFFF"/>
            <w:lang w:val="en-US"/>
            <w:rPrChange w:id="15844" w:author="Airat Shigapov" w:date="2021-10-29T16:44:00Z">
              <w:rPr>
                <w:rFonts w:ascii="Times New Roman" w:eastAsia="Calibri" w:hAnsi="Times New Roman" w:cs="Times New Roman"/>
                <w:sz w:val="28"/>
                <w:szCs w:val="28"/>
                <w:shd w:val="clear" w:color="auto" w:fill="FFFFFF"/>
                <w:lang w:val="en-US"/>
              </w:rPr>
            </w:rPrChange>
          </w:rPr>
          <w:t xml:space="preserve"> e)</w:t>
        </w:r>
      </w:ins>
    </w:p>
    <w:p w14:paraId="3B49C7F0" w14:textId="77777777" w:rsidR="00CC67A4" w:rsidRPr="00CA1CA9" w:rsidRDefault="00CC67A4" w:rsidP="00CC67A4">
      <w:pPr>
        <w:rPr>
          <w:ins w:id="15845" w:author="Airat Shigapov" w:date="2021-10-29T16:41:00Z"/>
          <w:rFonts w:ascii="Times New Roman" w:eastAsia="Calibri" w:hAnsi="Times New Roman" w:cs="Times New Roman"/>
          <w:sz w:val="20"/>
          <w:szCs w:val="20"/>
          <w:shd w:val="clear" w:color="auto" w:fill="FFFFFF"/>
          <w:lang w:val="en-US"/>
          <w:rPrChange w:id="15846" w:author="Airat Shigapov" w:date="2021-10-29T16:44:00Z">
            <w:rPr>
              <w:ins w:id="15847" w:author="Airat Shigapov" w:date="2021-10-29T16:41:00Z"/>
              <w:rFonts w:ascii="Times New Roman" w:eastAsia="Calibri" w:hAnsi="Times New Roman" w:cs="Times New Roman"/>
              <w:sz w:val="28"/>
              <w:szCs w:val="28"/>
              <w:shd w:val="clear" w:color="auto" w:fill="FFFFFF"/>
              <w:lang w:val="en-US"/>
            </w:rPr>
          </w:rPrChange>
        </w:rPr>
      </w:pPr>
      <w:ins w:id="15848" w:author="Airat Shigapov" w:date="2021-10-29T16:41:00Z">
        <w:r w:rsidRPr="00CA1CA9">
          <w:rPr>
            <w:rFonts w:ascii="Times New Roman" w:eastAsia="Calibri" w:hAnsi="Times New Roman" w:cs="Times New Roman"/>
            <w:sz w:val="20"/>
            <w:szCs w:val="20"/>
            <w:shd w:val="clear" w:color="auto" w:fill="FFFFFF"/>
            <w:lang w:val="en-US"/>
            <w:rPrChange w:id="15849" w:author="Airat Shigapov" w:date="2021-10-29T16:44:00Z">
              <w:rPr>
                <w:rFonts w:ascii="Times New Roman" w:eastAsia="Calibri" w:hAnsi="Times New Roman" w:cs="Times New Roman"/>
                <w:sz w:val="28"/>
                <w:szCs w:val="28"/>
                <w:shd w:val="clear" w:color="auto" w:fill="FFFFFF"/>
                <w:lang w:val="en-US"/>
              </w:rPr>
            </w:rPrChange>
          </w:rPr>
          <w:t xml:space="preserve">        {</w:t>
        </w:r>
      </w:ins>
    </w:p>
    <w:p w14:paraId="18881EA7" w14:textId="77777777" w:rsidR="00CC67A4" w:rsidRPr="00CA1CA9" w:rsidRDefault="00CC67A4" w:rsidP="00CC67A4">
      <w:pPr>
        <w:rPr>
          <w:ins w:id="15850" w:author="Airat Shigapov" w:date="2021-10-29T16:41:00Z"/>
          <w:rFonts w:ascii="Times New Roman" w:eastAsia="Calibri" w:hAnsi="Times New Roman" w:cs="Times New Roman"/>
          <w:sz w:val="20"/>
          <w:szCs w:val="20"/>
          <w:shd w:val="clear" w:color="auto" w:fill="FFFFFF"/>
          <w:lang w:val="en-US"/>
          <w:rPrChange w:id="15851" w:author="Airat Shigapov" w:date="2021-10-29T16:44:00Z">
            <w:rPr>
              <w:ins w:id="15852" w:author="Airat Shigapov" w:date="2021-10-29T16:41:00Z"/>
              <w:rFonts w:ascii="Times New Roman" w:eastAsia="Calibri" w:hAnsi="Times New Roman" w:cs="Times New Roman"/>
              <w:sz w:val="28"/>
              <w:szCs w:val="28"/>
              <w:shd w:val="clear" w:color="auto" w:fill="FFFFFF"/>
              <w:lang w:val="en-US"/>
            </w:rPr>
          </w:rPrChange>
        </w:rPr>
      </w:pPr>
      <w:ins w:id="15853" w:author="Airat Shigapov" w:date="2021-10-29T16:41:00Z">
        <w:r w:rsidRPr="00CA1CA9">
          <w:rPr>
            <w:rFonts w:ascii="Times New Roman" w:eastAsia="Calibri" w:hAnsi="Times New Roman" w:cs="Times New Roman"/>
            <w:sz w:val="20"/>
            <w:szCs w:val="20"/>
            <w:shd w:val="clear" w:color="auto" w:fill="FFFFFF"/>
            <w:lang w:val="en-US"/>
            <w:rPrChange w:id="15854" w:author="Airat Shigapov" w:date="2021-10-29T16:44:00Z">
              <w:rPr>
                <w:rFonts w:ascii="Times New Roman" w:eastAsia="Calibri" w:hAnsi="Times New Roman" w:cs="Times New Roman"/>
                <w:sz w:val="28"/>
                <w:szCs w:val="28"/>
                <w:shd w:val="clear" w:color="auto" w:fill="FFFFFF"/>
                <w:lang w:val="en-US"/>
              </w:rPr>
            </w:rPrChange>
          </w:rPr>
          <w:t xml:space="preserve">            if (</w:t>
        </w:r>
        <w:proofErr w:type="spellStart"/>
        <w:proofErr w:type="gramStart"/>
        <w:r w:rsidRPr="00CA1CA9">
          <w:rPr>
            <w:rFonts w:ascii="Times New Roman" w:eastAsia="Calibri" w:hAnsi="Times New Roman" w:cs="Times New Roman"/>
            <w:sz w:val="20"/>
            <w:szCs w:val="20"/>
            <w:shd w:val="clear" w:color="auto" w:fill="FFFFFF"/>
            <w:lang w:val="en-US"/>
            <w:rPrChange w:id="15855" w:author="Airat Shigapov" w:date="2021-10-29T16:44:00Z">
              <w:rPr>
                <w:rFonts w:ascii="Times New Roman" w:eastAsia="Calibri" w:hAnsi="Times New Roman" w:cs="Times New Roman"/>
                <w:sz w:val="28"/>
                <w:szCs w:val="28"/>
                <w:shd w:val="clear" w:color="auto" w:fill="FFFFFF"/>
                <w:lang w:val="en-US"/>
              </w:rPr>
            </w:rPrChange>
          </w:rPr>
          <w:t>CartList.SelectedItems.Count</w:t>
        </w:r>
        <w:proofErr w:type="spellEnd"/>
        <w:proofErr w:type="gramEnd"/>
        <w:r w:rsidRPr="00CA1CA9">
          <w:rPr>
            <w:rFonts w:ascii="Times New Roman" w:eastAsia="Calibri" w:hAnsi="Times New Roman" w:cs="Times New Roman"/>
            <w:sz w:val="20"/>
            <w:szCs w:val="20"/>
            <w:shd w:val="clear" w:color="auto" w:fill="FFFFFF"/>
            <w:lang w:val="en-US"/>
            <w:rPrChange w:id="15856" w:author="Airat Shigapov" w:date="2021-10-29T16:44:00Z">
              <w:rPr>
                <w:rFonts w:ascii="Times New Roman" w:eastAsia="Calibri" w:hAnsi="Times New Roman" w:cs="Times New Roman"/>
                <w:sz w:val="28"/>
                <w:szCs w:val="28"/>
                <w:shd w:val="clear" w:color="auto" w:fill="FFFFFF"/>
                <w:lang w:val="en-US"/>
              </w:rPr>
            </w:rPrChange>
          </w:rPr>
          <w:t xml:space="preserve"> &gt; 0) </w:t>
        </w:r>
      </w:ins>
    </w:p>
    <w:p w14:paraId="390CA5B0" w14:textId="77777777" w:rsidR="00CC67A4" w:rsidRPr="00CA1CA9" w:rsidRDefault="00CC67A4" w:rsidP="00CC67A4">
      <w:pPr>
        <w:rPr>
          <w:ins w:id="15857" w:author="Airat Shigapov" w:date="2021-10-29T16:41:00Z"/>
          <w:rFonts w:ascii="Times New Roman" w:eastAsia="Calibri" w:hAnsi="Times New Roman" w:cs="Times New Roman"/>
          <w:sz w:val="20"/>
          <w:szCs w:val="20"/>
          <w:shd w:val="clear" w:color="auto" w:fill="FFFFFF"/>
          <w:lang w:val="en-US"/>
          <w:rPrChange w:id="15858" w:author="Airat Shigapov" w:date="2021-10-29T16:44:00Z">
            <w:rPr>
              <w:ins w:id="15859" w:author="Airat Shigapov" w:date="2021-10-29T16:41:00Z"/>
              <w:rFonts w:ascii="Times New Roman" w:eastAsia="Calibri" w:hAnsi="Times New Roman" w:cs="Times New Roman"/>
              <w:sz w:val="28"/>
              <w:szCs w:val="28"/>
              <w:shd w:val="clear" w:color="auto" w:fill="FFFFFF"/>
              <w:lang w:val="en-US"/>
            </w:rPr>
          </w:rPrChange>
        </w:rPr>
      </w:pPr>
      <w:ins w:id="15860" w:author="Airat Shigapov" w:date="2021-10-29T16:41:00Z">
        <w:r w:rsidRPr="00CA1CA9">
          <w:rPr>
            <w:rFonts w:ascii="Times New Roman" w:eastAsia="Calibri" w:hAnsi="Times New Roman" w:cs="Times New Roman"/>
            <w:sz w:val="20"/>
            <w:szCs w:val="20"/>
            <w:shd w:val="clear" w:color="auto" w:fill="FFFFFF"/>
            <w:lang w:val="en-US"/>
            <w:rPrChange w:id="15861" w:author="Airat Shigapov" w:date="2021-10-29T16:44:00Z">
              <w:rPr>
                <w:rFonts w:ascii="Times New Roman" w:eastAsia="Calibri" w:hAnsi="Times New Roman" w:cs="Times New Roman"/>
                <w:sz w:val="28"/>
                <w:szCs w:val="28"/>
                <w:shd w:val="clear" w:color="auto" w:fill="FFFFFF"/>
                <w:lang w:val="en-US"/>
              </w:rPr>
            </w:rPrChange>
          </w:rPr>
          <w:t xml:space="preserve">            {</w:t>
        </w:r>
      </w:ins>
    </w:p>
    <w:p w14:paraId="353D338B" w14:textId="77777777" w:rsidR="00CC67A4" w:rsidRPr="00CA1CA9" w:rsidRDefault="00CC67A4" w:rsidP="00CC67A4">
      <w:pPr>
        <w:rPr>
          <w:ins w:id="15862" w:author="Airat Shigapov" w:date="2021-10-29T16:41:00Z"/>
          <w:rFonts w:ascii="Times New Roman" w:eastAsia="Calibri" w:hAnsi="Times New Roman" w:cs="Times New Roman"/>
          <w:sz w:val="20"/>
          <w:szCs w:val="20"/>
          <w:shd w:val="clear" w:color="auto" w:fill="FFFFFF"/>
          <w:lang w:val="en-US"/>
          <w:rPrChange w:id="15863" w:author="Airat Shigapov" w:date="2021-10-29T16:44:00Z">
            <w:rPr>
              <w:ins w:id="15864" w:author="Airat Shigapov" w:date="2021-10-29T16:41:00Z"/>
              <w:rFonts w:ascii="Times New Roman" w:eastAsia="Calibri" w:hAnsi="Times New Roman" w:cs="Times New Roman"/>
              <w:sz w:val="28"/>
              <w:szCs w:val="28"/>
              <w:shd w:val="clear" w:color="auto" w:fill="FFFFFF"/>
              <w:lang w:val="en-US"/>
            </w:rPr>
          </w:rPrChange>
        </w:rPr>
      </w:pPr>
      <w:ins w:id="15865" w:author="Airat Shigapov" w:date="2021-10-29T16:41:00Z">
        <w:r w:rsidRPr="00CA1CA9">
          <w:rPr>
            <w:rFonts w:ascii="Times New Roman" w:eastAsia="Calibri" w:hAnsi="Times New Roman" w:cs="Times New Roman"/>
            <w:sz w:val="20"/>
            <w:szCs w:val="20"/>
            <w:shd w:val="clear" w:color="auto" w:fill="FFFFFF"/>
            <w:lang w:val="en-US"/>
            <w:rPrChange w:id="15866" w:author="Airat Shigapov" w:date="2021-10-29T16:44:00Z">
              <w:rPr>
                <w:rFonts w:ascii="Times New Roman" w:eastAsia="Calibri" w:hAnsi="Times New Roman" w:cs="Times New Roman"/>
                <w:sz w:val="28"/>
                <w:szCs w:val="28"/>
                <w:shd w:val="clear" w:color="auto" w:fill="FFFFFF"/>
                <w:lang w:val="en-US"/>
              </w:rPr>
            </w:rPrChange>
          </w:rPr>
          <w:t xml:space="preserve">                var </w:t>
        </w:r>
        <w:proofErr w:type="spellStart"/>
        <w:r w:rsidRPr="00CA1CA9">
          <w:rPr>
            <w:rFonts w:ascii="Times New Roman" w:eastAsia="Calibri" w:hAnsi="Times New Roman" w:cs="Times New Roman"/>
            <w:sz w:val="20"/>
            <w:szCs w:val="20"/>
            <w:shd w:val="clear" w:color="auto" w:fill="FFFFFF"/>
            <w:lang w:val="en-US"/>
            <w:rPrChange w:id="15867" w:author="Airat Shigapov" w:date="2021-10-29T16:44:00Z">
              <w:rPr>
                <w:rFonts w:ascii="Times New Roman" w:eastAsia="Calibri" w:hAnsi="Times New Roman" w:cs="Times New Roman"/>
                <w:sz w:val="28"/>
                <w:szCs w:val="28"/>
                <w:shd w:val="clear" w:color="auto" w:fill="FFFFFF"/>
                <w:lang w:val="en-US"/>
              </w:rPr>
            </w:rPrChange>
          </w:rPr>
          <w:t>gsValue</w:t>
        </w:r>
        <w:proofErr w:type="spellEnd"/>
        <w:r w:rsidRPr="00CA1CA9">
          <w:rPr>
            <w:rFonts w:ascii="Times New Roman" w:eastAsia="Calibri" w:hAnsi="Times New Roman" w:cs="Times New Roman"/>
            <w:sz w:val="20"/>
            <w:szCs w:val="20"/>
            <w:shd w:val="clear" w:color="auto" w:fill="FFFFFF"/>
            <w:lang w:val="en-US"/>
            <w:rPrChange w:id="15868" w:author="Airat Shigapov" w:date="2021-10-29T16:44:00Z">
              <w:rPr>
                <w:rFonts w:ascii="Times New Roman" w:eastAsia="Calibri" w:hAnsi="Times New Roman" w:cs="Times New Roman"/>
                <w:sz w:val="28"/>
                <w:szCs w:val="28"/>
                <w:shd w:val="clear" w:color="auto" w:fill="FFFFFF"/>
                <w:lang w:val="en-US"/>
              </w:rPr>
            </w:rPrChange>
          </w:rPr>
          <w:t xml:space="preserve"> = </w:t>
        </w:r>
        <w:proofErr w:type="spellStart"/>
        <w:r w:rsidRPr="00CA1CA9">
          <w:rPr>
            <w:rFonts w:ascii="Times New Roman" w:eastAsia="Calibri" w:hAnsi="Times New Roman" w:cs="Times New Roman"/>
            <w:sz w:val="20"/>
            <w:szCs w:val="20"/>
            <w:shd w:val="clear" w:color="auto" w:fill="FFFFFF"/>
            <w:lang w:val="en-US"/>
            <w:rPrChange w:id="15869" w:author="Airat Shigapov" w:date="2021-10-29T16:44:00Z">
              <w:rPr>
                <w:rFonts w:ascii="Times New Roman" w:eastAsia="Calibri" w:hAnsi="Times New Roman" w:cs="Times New Roman"/>
                <w:sz w:val="28"/>
                <w:szCs w:val="28"/>
                <w:shd w:val="clear" w:color="auto" w:fill="FFFFFF"/>
                <w:lang w:val="en-US"/>
              </w:rPr>
            </w:rPrChange>
          </w:rPr>
          <w:t>CartList.SelectedItems</w:t>
        </w:r>
        <w:proofErr w:type="spellEnd"/>
        <w:r w:rsidRPr="00CA1CA9">
          <w:rPr>
            <w:rFonts w:ascii="Times New Roman" w:eastAsia="Calibri" w:hAnsi="Times New Roman" w:cs="Times New Roman"/>
            <w:sz w:val="20"/>
            <w:szCs w:val="20"/>
            <w:shd w:val="clear" w:color="auto" w:fill="FFFFFF"/>
            <w:lang w:val="en-US"/>
            <w:rPrChange w:id="15870" w:author="Airat Shigapov" w:date="2021-10-29T16:44:00Z">
              <w:rPr>
                <w:rFonts w:ascii="Times New Roman" w:eastAsia="Calibri" w:hAnsi="Times New Roman" w:cs="Times New Roman"/>
                <w:sz w:val="28"/>
                <w:szCs w:val="28"/>
                <w:shd w:val="clear" w:color="auto" w:fill="FFFFFF"/>
                <w:lang w:val="en-US"/>
              </w:rPr>
            </w:rPrChange>
          </w:rPr>
          <w:t>;</w:t>
        </w:r>
      </w:ins>
    </w:p>
    <w:p w14:paraId="07EF36D6" w14:textId="77777777" w:rsidR="00CC67A4" w:rsidRPr="00CA1CA9" w:rsidRDefault="00CC67A4" w:rsidP="00CC67A4">
      <w:pPr>
        <w:rPr>
          <w:ins w:id="15871" w:author="Airat Shigapov" w:date="2021-10-29T16:41:00Z"/>
          <w:rFonts w:ascii="Times New Roman" w:eastAsia="Calibri" w:hAnsi="Times New Roman" w:cs="Times New Roman"/>
          <w:sz w:val="20"/>
          <w:szCs w:val="20"/>
          <w:shd w:val="clear" w:color="auto" w:fill="FFFFFF"/>
          <w:lang w:val="en-US"/>
          <w:rPrChange w:id="15872" w:author="Airat Shigapov" w:date="2021-10-29T16:44:00Z">
            <w:rPr>
              <w:ins w:id="15873" w:author="Airat Shigapov" w:date="2021-10-29T16:41:00Z"/>
              <w:rFonts w:ascii="Times New Roman" w:eastAsia="Calibri" w:hAnsi="Times New Roman" w:cs="Times New Roman"/>
              <w:sz w:val="28"/>
              <w:szCs w:val="28"/>
              <w:shd w:val="clear" w:color="auto" w:fill="FFFFFF"/>
              <w:lang w:val="en-US"/>
            </w:rPr>
          </w:rPrChange>
        </w:rPr>
      </w:pPr>
      <w:ins w:id="15874" w:author="Airat Shigapov" w:date="2021-10-29T16:41:00Z">
        <w:r w:rsidRPr="00CA1CA9">
          <w:rPr>
            <w:rFonts w:ascii="Times New Roman" w:eastAsia="Calibri" w:hAnsi="Times New Roman" w:cs="Times New Roman"/>
            <w:sz w:val="20"/>
            <w:szCs w:val="20"/>
            <w:shd w:val="clear" w:color="auto" w:fill="FFFFFF"/>
            <w:lang w:val="en-US"/>
            <w:rPrChange w:id="15875" w:author="Airat Shigapov" w:date="2021-10-29T16:44:00Z">
              <w:rPr>
                <w:rFonts w:ascii="Times New Roman" w:eastAsia="Calibri" w:hAnsi="Times New Roman" w:cs="Times New Roman"/>
                <w:sz w:val="28"/>
                <w:szCs w:val="28"/>
                <w:shd w:val="clear" w:color="auto" w:fill="FFFFFF"/>
                <w:lang w:val="en-US"/>
              </w:rPr>
            </w:rPrChange>
          </w:rPr>
          <w:t xml:space="preserve">                foreach (var item in </w:t>
        </w:r>
        <w:proofErr w:type="spellStart"/>
        <w:r w:rsidRPr="00CA1CA9">
          <w:rPr>
            <w:rFonts w:ascii="Times New Roman" w:eastAsia="Calibri" w:hAnsi="Times New Roman" w:cs="Times New Roman"/>
            <w:sz w:val="20"/>
            <w:szCs w:val="20"/>
            <w:shd w:val="clear" w:color="auto" w:fill="FFFFFF"/>
            <w:lang w:val="en-US"/>
            <w:rPrChange w:id="15876" w:author="Airat Shigapov" w:date="2021-10-29T16:44:00Z">
              <w:rPr>
                <w:rFonts w:ascii="Times New Roman" w:eastAsia="Calibri" w:hAnsi="Times New Roman" w:cs="Times New Roman"/>
                <w:sz w:val="28"/>
                <w:szCs w:val="28"/>
                <w:shd w:val="clear" w:color="auto" w:fill="FFFFFF"/>
                <w:lang w:val="en-US"/>
              </w:rPr>
            </w:rPrChange>
          </w:rPr>
          <w:t>gsValue</w:t>
        </w:r>
        <w:proofErr w:type="spellEnd"/>
        <w:r w:rsidRPr="00CA1CA9">
          <w:rPr>
            <w:rFonts w:ascii="Times New Roman" w:eastAsia="Calibri" w:hAnsi="Times New Roman" w:cs="Times New Roman"/>
            <w:sz w:val="20"/>
            <w:szCs w:val="20"/>
            <w:shd w:val="clear" w:color="auto" w:fill="FFFFFF"/>
            <w:lang w:val="en-US"/>
            <w:rPrChange w:id="15877" w:author="Airat Shigapov" w:date="2021-10-29T16:44:00Z">
              <w:rPr>
                <w:rFonts w:ascii="Times New Roman" w:eastAsia="Calibri" w:hAnsi="Times New Roman" w:cs="Times New Roman"/>
                <w:sz w:val="28"/>
                <w:szCs w:val="28"/>
                <w:shd w:val="clear" w:color="auto" w:fill="FFFFFF"/>
                <w:lang w:val="en-US"/>
              </w:rPr>
            </w:rPrChange>
          </w:rPr>
          <w:t>)</w:t>
        </w:r>
      </w:ins>
    </w:p>
    <w:p w14:paraId="7F177353" w14:textId="77777777" w:rsidR="00CC67A4" w:rsidRPr="00CA1CA9" w:rsidRDefault="00CC67A4" w:rsidP="00CC67A4">
      <w:pPr>
        <w:rPr>
          <w:ins w:id="15878" w:author="Airat Shigapov" w:date="2021-10-29T16:41:00Z"/>
          <w:rFonts w:ascii="Times New Roman" w:eastAsia="Calibri" w:hAnsi="Times New Roman" w:cs="Times New Roman"/>
          <w:sz w:val="20"/>
          <w:szCs w:val="20"/>
          <w:shd w:val="clear" w:color="auto" w:fill="FFFFFF"/>
          <w:lang w:val="en-US"/>
          <w:rPrChange w:id="15879" w:author="Airat Shigapov" w:date="2021-10-29T16:44:00Z">
            <w:rPr>
              <w:ins w:id="15880" w:author="Airat Shigapov" w:date="2021-10-29T16:41:00Z"/>
              <w:rFonts w:ascii="Times New Roman" w:eastAsia="Calibri" w:hAnsi="Times New Roman" w:cs="Times New Roman"/>
              <w:sz w:val="28"/>
              <w:szCs w:val="28"/>
              <w:shd w:val="clear" w:color="auto" w:fill="FFFFFF"/>
              <w:lang w:val="en-US"/>
            </w:rPr>
          </w:rPrChange>
        </w:rPr>
      </w:pPr>
      <w:ins w:id="15881" w:author="Airat Shigapov" w:date="2021-10-29T16:41:00Z">
        <w:r w:rsidRPr="00CA1CA9">
          <w:rPr>
            <w:rFonts w:ascii="Times New Roman" w:eastAsia="Calibri" w:hAnsi="Times New Roman" w:cs="Times New Roman"/>
            <w:sz w:val="20"/>
            <w:szCs w:val="20"/>
            <w:shd w:val="clear" w:color="auto" w:fill="FFFFFF"/>
            <w:lang w:val="en-US"/>
            <w:rPrChange w:id="15882" w:author="Airat Shigapov" w:date="2021-10-29T16:44:00Z">
              <w:rPr>
                <w:rFonts w:ascii="Times New Roman" w:eastAsia="Calibri" w:hAnsi="Times New Roman" w:cs="Times New Roman"/>
                <w:sz w:val="28"/>
                <w:szCs w:val="28"/>
                <w:shd w:val="clear" w:color="auto" w:fill="FFFFFF"/>
                <w:lang w:val="en-US"/>
              </w:rPr>
            </w:rPrChange>
          </w:rPr>
          <w:t xml:space="preserve">                {</w:t>
        </w:r>
      </w:ins>
    </w:p>
    <w:p w14:paraId="41B03136" w14:textId="77777777" w:rsidR="00CC67A4" w:rsidRPr="00CA1CA9" w:rsidRDefault="00CC67A4" w:rsidP="00CC67A4">
      <w:pPr>
        <w:rPr>
          <w:ins w:id="15883" w:author="Airat Shigapov" w:date="2021-10-29T16:41:00Z"/>
          <w:rFonts w:ascii="Times New Roman" w:eastAsia="Calibri" w:hAnsi="Times New Roman" w:cs="Times New Roman"/>
          <w:sz w:val="20"/>
          <w:szCs w:val="20"/>
          <w:shd w:val="clear" w:color="auto" w:fill="FFFFFF"/>
          <w:lang w:val="en-US"/>
          <w:rPrChange w:id="15884" w:author="Airat Shigapov" w:date="2021-10-29T16:44:00Z">
            <w:rPr>
              <w:ins w:id="15885" w:author="Airat Shigapov" w:date="2021-10-29T16:41:00Z"/>
              <w:rFonts w:ascii="Times New Roman" w:eastAsia="Calibri" w:hAnsi="Times New Roman" w:cs="Times New Roman"/>
              <w:sz w:val="28"/>
              <w:szCs w:val="28"/>
              <w:shd w:val="clear" w:color="auto" w:fill="FFFFFF"/>
              <w:lang w:val="en-US"/>
            </w:rPr>
          </w:rPrChange>
        </w:rPr>
      </w:pPr>
      <w:ins w:id="15886" w:author="Airat Shigapov" w:date="2021-10-29T16:41:00Z">
        <w:r w:rsidRPr="00CA1CA9">
          <w:rPr>
            <w:rFonts w:ascii="Times New Roman" w:eastAsia="Calibri" w:hAnsi="Times New Roman" w:cs="Times New Roman"/>
            <w:sz w:val="20"/>
            <w:szCs w:val="20"/>
            <w:shd w:val="clear" w:color="auto" w:fill="FFFFFF"/>
            <w:lang w:val="en-US"/>
            <w:rPrChange w:id="15887" w:author="Airat Shigapov" w:date="2021-10-29T16:44:00Z">
              <w:rPr>
                <w:rFonts w:ascii="Times New Roman" w:eastAsia="Calibri" w:hAnsi="Times New Roman" w:cs="Times New Roman"/>
                <w:sz w:val="28"/>
                <w:szCs w:val="28"/>
                <w:shd w:val="clear" w:color="auto" w:fill="FFFFFF"/>
                <w:lang w:val="en-US"/>
              </w:rPr>
            </w:rPrChange>
          </w:rPr>
          <w:t xml:space="preserve">                    </w:t>
        </w:r>
        <w:proofErr w:type="spellStart"/>
        <w:proofErr w:type="gramStart"/>
        <w:r w:rsidRPr="00CA1CA9">
          <w:rPr>
            <w:rFonts w:ascii="Times New Roman" w:eastAsia="Calibri" w:hAnsi="Times New Roman" w:cs="Times New Roman"/>
            <w:sz w:val="20"/>
            <w:szCs w:val="20"/>
            <w:shd w:val="clear" w:color="auto" w:fill="FFFFFF"/>
            <w:lang w:val="en-US"/>
            <w:rPrChange w:id="15888" w:author="Airat Shigapov" w:date="2021-10-29T16:44:00Z">
              <w:rPr>
                <w:rFonts w:ascii="Times New Roman" w:eastAsia="Calibri" w:hAnsi="Times New Roman" w:cs="Times New Roman"/>
                <w:sz w:val="28"/>
                <w:szCs w:val="28"/>
                <w:shd w:val="clear" w:color="auto" w:fill="FFFFFF"/>
                <w:lang w:val="en-US"/>
              </w:rPr>
            </w:rPrChange>
          </w:rPr>
          <w:t>MainWindow.Instance.GoodCart.Remove</w:t>
        </w:r>
        <w:proofErr w:type="spellEnd"/>
        <w:proofErr w:type="gramEnd"/>
        <w:r w:rsidRPr="00CA1CA9">
          <w:rPr>
            <w:rFonts w:ascii="Times New Roman" w:eastAsia="Calibri" w:hAnsi="Times New Roman" w:cs="Times New Roman"/>
            <w:sz w:val="20"/>
            <w:szCs w:val="20"/>
            <w:shd w:val="clear" w:color="auto" w:fill="FFFFFF"/>
            <w:lang w:val="en-US"/>
            <w:rPrChange w:id="15889" w:author="Airat Shigapov" w:date="2021-10-29T16:44:00Z">
              <w:rPr>
                <w:rFonts w:ascii="Times New Roman" w:eastAsia="Calibri" w:hAnsi="Times New Roman" w:cs="Times New Roman"/>
                <w:sz w:val="28"/>
                <w:szCs w:val="28"/>
                <w:shd w:val="clear" w:color="auto" w:fill="FFFFFF"/>
                <w:lang w:val="en-US"/>
              </w:rPr>
            </w:rPrChange>
          </w:rPr>
          <w:t>((</w:t>
        </w:r>
        <w:proofErr w:type="spellStart"/>
        <w:r w:rsidRPr="00CA1CA9">
          <w:rPr>
            <w:rFonts w:ascii="Times New Roman" w:eastAsia="Calibri" w:hAnsi="Times New Roman" w:cs="Times New Roman"/>
            <w:sz w:val="20"/>
            <w:szCs w:val="20"/>
            <w:shd w:val="clear" w:color="auto" w:fill="FFFFFF"/>
            <w:lang w:val="en-US"/>
            <w:rPrChange w:id="15890" w:author="Airat Shigapov" w:date="2021-10-29T16:44:00Z">
              <w:rPr>
                <w:rFonts w:ascii="Times New Roman" w:eastAsia="Calibri" w:hAnsi="Times New Roman" w:cs="Times New Roman"/>
                <w:sz w:val="28"/>
                <w:szCs w:val="28"/>
                <w:shd w:val="clear" w:color="auto" w:fill="FFFFFF"/>
                <w:lang w:val="en-US"/>
              </w:rPr>
            </w:rPrChange>
          </w:rPr>
          <w:t>GoodSale</w:t>
        </w:r>
        <w:proofErr w:type="spellEnd"/>
        <w:r w:rsidRPr="00CA1CA9">
          <w:rPr>
            <w:rFonts w:ascii="Times New Roman" w:eastAsia="Calibri" w:hAnsi="Times New Roman" w:cs="Times New Roman"/>
            <w:sz w:val="20"/>
            <w:szCs w:val="20"/>
            <w:shd w:val="clear" w:color="auto" w:fill="FFFFFF"/>
            <w:lang w:val="en-US"/>
            <w:rPrChange w:id="15891" w:author="Airat Shigapov" w:date="2021-10-29T16:44:00Z">
              <w:rPr>
                <w:rFonts w:ascii="Times New Roman" w:eastAsia="Calibri" w:hAnsi="Times New Roman" w:cs="Times New Roman"/>
                <w:sz w:val="28"/>
                <w:szCs w:val="28"/>
                <w:shd w:val="clear" w:color="auto" w:fill="FFFFFF"/>
                <w:lang w:val="en-US"/>
              </w:rPr>
            </w:rPrChange>
          </w:rPr>
          <w:t>)item);</w:t>
        </w:r>
      </w:ins>
    </w:p>
    <w:p w14:paraId="1F5CBA6A" w14:textId="77777777" w:rsidR="00CC67A4" w:rsidRPr="00CA1CA9" w:rsidRDefault="00CC67A4" w:rsidP="00CC67A4">
      <w:pPr>
        <w:rPr>
          <w:ins w:id="15892" w:author="Airat Shigapov" w:date="2021-10-29T16:41:00Z"/>
          <w:rFonts w:ascii="Times New Roman" w:eastAsia="Calibri" w:hAnsi="Times New Roman" w:cs="Times New Roman"/>
          <w:sz w:val="20"/>
          <w:szCs w:val="20"/>
          <w:shd w:val="clear" w:color="auto" w:fill="FFFFFF"/>
          <w:lang w:val="en-US"/>
          <w:rPrChange w:id="15893" w:author="Airat Shigapov" w:date="2021-10-29T16:44:00Z">
            <w:rPr>
              <w:ins w:id="15894" w:author="Airat Shigapov" w:date="2021-10-29T16:41:00Z"/>
              <w:rFonts w:ascii="Times New Roman" w:eastAsia="Calibri" w:hAnsi="Times New Roman" w:cs="Times New Roman"/>
              <w:sz w:val="28"/>
              <w:szCs w:val="28"/>
              <w:shd w:val="clear" w:color="auto" w:fill="FFFFFF"/>
              <w:lang w:val="en-US"/>
            </w:rPr>
          </w:rPrChange>
        </w:rPr>
      </w:pPr>
      <w:ins w:id="15895" w:author="Airat Shigapov" w:date="2021-10-29T16:41:00Z">
        <w:r w:rsidRPr="00CA1CA9">
          <w:rPr>
            <w:rFonts w:ascii="Times New Roman" w:eastAsia="Calibri" w:hAnsi="Times New Roman" w:cs="Times New Roman"/>
            <w:sz w:val="20"/>
            <w:szCs w:val="20"/>
            <w:shd w:val="clear" w:color="auto" w:fill="FFFFFF"/>
            <w:lang w:val="en-US"/>
            <w:rPrChange w:id="15896" w:author="Airat Shigapov" w:date="2021-10-29T16:44:00Z">
              <w:rPr>
                <w:rFonts w:ascii="Times New Roman" w:eastAsia="Calibri" w:hAnsi="Times New Roman" w:cs="Times New Roman"/>
                <w:sz w:val="28"/>
                <w:szCs w:val="28"/>
                <w:shd w:val="clear" w:color="auto" w:fill="FFFFFF"/>
                <w:lang w:val="en-US"/>
              </w:rPr>
            </w:rPrChange>
          </w:rPr>
          <w:t xml:space="preserve">                }</w:t>
        </w:r>
      </w:ins>
    </w:p>
    <w:p w14:paraId="43682729" w14:textId="77777777" w:rsidR="00CC67A4" w:rsidRPr="00CA1CA9" w:rsidRDefault="00CC67A4" w:rsidP="00CC67A4">
      <w:pPr>
        <w:rPr>
          <w:ins w:id="15897" w:author="Airat Shigapov" w:date="2021-10-29T16:41:00Z"/>
          <w:rFonts w:ascii="Times New Roman" w:eastAsia="Calibri" w:hAnsi="Times New Roman" w:cs="Times New Roman"/>
          <w:sz w:val="20"/>
          <w:szCs w:val="20"/>
          <w:shd w:val="clear" w:color="auto" w:fill="FFFFFF"/>
          <w:lang w:val="en-US"/>
          <w:rPrChange w:id="15898" w:author="Airat Shigapov" w:date="2021-10-29T16:44:00Z">
            <w:rPr>
              <w:ins w:id="15899" w:author="Airat Shigapov" w:date="2021-10-29T16:41:00Z"/>
              <w:rFonts w:ascii="Times New Roman" w:eastAsia="Calibri" w:hAnsi="Times New Roman" w:cs="Times New Roman"/>
              <w:sz w:val="28"/>
              <w:szCs w:val="28"/>
              <w:shd w:val="clear" w:color="auto" w:fill="FFFFFF"/>
              <w:lang w:val="en-US"/>
            </w:rPr>
          </w:rPrChange>
        </w:rPr>
      </w:pPr>
      <w:ins w:id="15900" w:author="Airat Shigapov" w:date="2021-10-29T16:41:00Z">
        <w:r w:rsidRPr="00CA1CA9">
          <w:rPr>
            <w:rFonts w:ascii="Times New Roman" w:eastAsia="Calibri" w:hAnsi="Times New Roman" w:cs="Times New Roman"/>
            <w:sz w:val="20"/>
            <w:szCs w:val="20"/>
            <w:shd w:val="clear" w:color="auto" w:fill="FFFFFF"/>
            <w:lang w:val="en-US"/>
            <w:rPrChange w:id="15901" w:author="Airat Shigapov" w:date="2021-10-29T16:44:00Z">
              <w:rPr>
                <w:rFonts w:ascii="Times New Roman" w:eastAsia="Calibri" w:hAnsi="Times New Roman" w:cs="Times New Roman"/>
                <w:sz w:val="28"/>
                <w:szCs w:val="28"/>
                <w:shd w:val="clear" w:color="auto" w:fill="FFFFFF"/>
                <w:lang w:val="en-US"/>
              </w:rPr>
            </w:rPrChange>
          </w:rPr>
          <w:t xml:space="preserve">                </w:t>
        </w:r>
        <w:proofErr w:type="spellStart"/>
        <w:r w:rsidRPr="00CA1CA9">
          <w:rPr>
            <w:rFonts w:ascii="Times New Roman" w:eastAsia="Calibri" w:hAnsi="Times New Roman" w:cs="Times New Roman"/>
            <w:sz w:val="20"/>
            <w:szCs w:val="20"/>
            <w:shd w:val="clear" w:color="auto" w:fill="FFFFFF"/>
            <w:lang w:val="en-US"/>
            <w:rPrChange w:id="15902" w:author="Airat Shigapov" w:date="2021-10-29T16:44:00Z">
              <w:rPr>
                <w:rFonts w:ascii="Times New Roman" w:eastAsia="Calibri" w:hAnsi="Times New Roman" w:cs="Times New Roman"/>
                <w:sz w:val="28"/>
                <w:szCs w:val="28"/>
                <w:shd w:val="clear" w:color="auto" w:fill="FFFFFF"/>
                <w:lang w:val="en-US"/>
              </w:rPr>
            </w:rPrChange>
          </w:rPr>
          <w:t>Cart.DataContext</w:t>
        </w:r>
        <w:proofErr w:type="spellEnd"/>
        <w:r w:rsidRPr="00CA1CA9">
          <w:rPr>
            <w:rFonts w:ascii="Times New Roman" w:eastAsia="Calibri" w:hAnsi="Times New Roman" w:cs="Times New Roman"/>
            <w:sz w:val="20"/>
            <w:szCs w:val="20"/>
            <w:shd w:val="clear" w:color="auto" w:fill="FFFFFF"/>
            <w:lang w:val="en-US"/>
            <w:rPrChange w:id="15903" w:author="Airat Shigapov" w:date="2021-10-29T16:44:00Z">
              <w:rPr>
                <w:rFonts w:ascii="Times New Roman" w:eastAsia="Calibri" w:hAnsi="Times New Roman" w:cs="Times New Roman"/>
                <w:sz w:val="28"/>
                <w:szCs w:val="28"/>
                <w:shd w:val="clear" w:color="auto" w:fill="FFFFFF"/>
                <w:lang w:val="en-US"/>
              </w:rPr>
            </w:rPrChange>
          </w:rPr>
          <w:t xml:space="preserve"> = new Sale </w:t>
        </w:r>
        <w:proofErr w:type="gramStart"/>
        <w:r w:rsidRPr="00CA1CA9">
          <w:rPr>
            <w:rFonts w:ascii="Times New Roman" w:eastAsia="Calibri" w:hAnsi="Times New Roman" w:cs="Times New Roman"/>
            <w:sz w:val="20"/>
            <w:szCs w:val="20"/>
            <w:shd w:val="clear" w:color="auto" w:fill="FFFFFF"/>
            <w:lang w:val="en-US"/>
            <w:rPrChange w:id="15904" w:author="Airat Shigapov" w:date="2021-10-29T16:44:00Z">
              <w:rPr>
                <w:rFonts w:ascii="Times New Roman" w:eastAsia="Calibri" w:hAnsi="Times New Roman" w:cs="Times New Roman"/>
                <w:sz w:val="28"/>
                <w:szCs w:val="28"/>
                <w:shd w:val="clear" w:color="auto" w:fill="FFFFFF"/>
                <w:lang w:val="en-US"/>
              </w:rPr>
            </w:rPrChange>
          </w:rPr>
          <w:t xml:space="preserve">{ </w:t>
        </w:r>
        <w:proofErr w:type="spellStart"/>
        <w:r w:rsidRPr="00CA1CA9">
          <w:rPr>
            <w:rFonts w:ascii="Times New Roman" w:eastAsia="Calibri" w:hAnsi="Times New Roman" w:cs="Times New Roman"/>
            <w:sz w:val="20"/>
            <w:szCs w:val="20"/>
            <w:shd w:val="clear" w:color="auto" w:fill="FFFFFF"/>
            <w:lang w:val="en-US"/>
            <w:rPrChange w:id="15905" w:author="Airat Shigapov" w:date="2021-10-29T16:44:00Z">
              <w:rPr>
                <w:rFonts w:ascii="Times New Roman" w:eastAsia="Calibri" w:hAnsi="Times New Roman" w:cs="Times New Roman"/>
                <w:sz w:val="28"/>
                <w:szCs w:val="28"/>
                <w:shd w:val="clear" w:color="auto" w:fill="FFFFFF"/>
                <w:lang w:val="en-US"/>
              </w:rPr>
            </w:rPrChange>
          </w:rPr>
          <w:t>GoodSales</w:t>
        </w:r>
        <w:proofErr w:type="spellEnd"/>
        <w:proofErr w:type="gramEnd"/>
        <w:r w:rsidRPr="00CA1CA9">
          <w:rPr>
            <w:rFonts w:ascii="Times New Roman" w:eastAsia="Calibri" w:hAnsi="Times New Roman" w:cs="Times New Roman"/>
            <w:sz w:val="20"/>
            <w:szCs w:val="20"/>
            <w:shd w:val="clear" w:color="auto" w:fill="FFFFFF"/>
            <w:lang w:val="en-US"/>
            <w:rPrChange w:id="15906" w:author="Airat Shigapov" w:date="2021-10-29T16:44:00Z">
              <w:rPr>
                <w:rFonts w:ascii="Times New Roman" w:eastAsia="Calibri" w:hAnsi="Times New Roman" w:cs="Times New Roman"/>
                <w:sz w:val="28"/>
                <w:szCs w:val="28"/>
                <w:shd w:val="clear" w:color="auto" w:fill="FFFFFF"/>
                <w:lang w:val="en-US"/>
              </w:rPr>
            </w:rPrChange>
          </w:rPr>
          <w:t xml:space="preserve"> = </w:t>
        </w:r>
        <w:proofErr w:type="spellStart"/>
        <w:r w:rsidRPr="00CA1CA9">
          <w:rPr>
            <w:rFonts w:ascii="Times New Roman" w:eastAsia="Calibri" w:hAnsi="Times New Roman" w:cs="Times New Roman"/>
            <w:sz w:val="20"/>
            <w:szCs w:val="20"/>
            <w:shd w:val="clear" w:color="auto" w:fill="FFFFFF"/>
            <w:lang w:val="en-US"/>
            <w:rPrChange w:id="15907" w:author="Airat Shigapov" w:date="2021-10-29T16:44:00Z">
              <w:rPr>
                <w:rFonts w:ascii="Times New Roman" w:eastAsia="Calibri" w:hAnsi="Times New Roman" w:cs="Times New Roman"/>
                <w:sz w:val="28"/>
                <w:szCs w:val="28"/>
                <w:shd w:val="clear" w:color="auto" w:fill="FFFFFF"/>
                <w:lang w:val="en-US"/>
              </w:rPr>
            </w:rPrChange>
          </w:rPr>
          <w:t>MainWindow.Instance.GoodCart</w:t>
        </w:r>
        <w:proofErr w:type="spellEnd"/>
        <w:r w:rsidRPr="00CA1CA9">
          <w:rPr>
            <w:rFonts w:ascii="Times New Roman" w:eastAsia="Calibri" w:hAnsi="Times New Roman" w:cs="Times New Roman"/>
            <w:sz w:val="20"/>
            <w:szCs w:val="20"/>
            <w:shd w:val="clear" w:color="auto" w:fill="FFFFFF"/>
            <w:lang w:val="en-US"/>
            <w:rPrChange w:id="15908" w:author="Airat Shigapov" w:date="2021-10-29T16:44:00Z">
              <w:rPr>
                <w:rFonts w:ascii="Times New Roman" w:eastAsia="Calibri" w:hAnsi="Times New Roman" w:cs="Times New Roman"/>
                <w:sz w:val="28"/>
                <w:szCs w:val="28"/>
                <w:shd w:val="clear" w:color="auto" w:fill="FFFFFF"/>
                <w:lang w:val="en-US"/>
              </w:rPr>
            </w:rPrChange>
          </w:rPr>
          <w:t>};</w:t>
        </w:r>
      </w:ins>
    </w:p>
    <w:p w14:paraId="0DB321A5" w14:textId="77777777" w:rsidR="00CC67A4" w:rsidRPr="00CA1CA9" w:rsidRDefault="00CC67A4" w:rsidP="00CC67A4">
      <w:pPr>
        <w:rPr>
          <w:ins w:id="15909" w:author="Airat Shigapov" w:date="2021-10-29T16:41:00Z"/>
          <w:rFonts w:ascii="Times New Roman" w:eastAsia="Calibri" w:hAnsi="Times New Roman" w:cs="Times New Roman"/>
          <w:sz w:val="20"/>
          <w:szCs w:val="20"/>
          <w:shd w:val="clear" w:color="auto" w:fill="FFFFFF"/>
          <w:lang w:val="en-US"/>
          <w:rPrChange w:id="15910" w:author="Airat Shigapov" w:date="2021-10-29T16:44:00Z">
            <w:rPr>
              <w:ins w:id="15911" w:author="Airat Shigapov" w:date="2021-10-29T16:41:00Z"/>
              <w:rFonts w:ascii="Times New Roman" w:eastAsia="Calibri" w:hAnsi="Times New Roman" w:cs="Times New Roman"/>
              <w:sz w:val="28"/>
              <w:szCs w:val="28"/>
              <w:shd w:val="clear" w:color="auto" w:fill="FFFFFF"/>
              <w:lang w:val="en-US"/>
            </w:rPr>
          </w:rPrChange>
        </w:rPr>
      </w:pPr>
      <w:ins w:id="15912" w:author="Airat Shigapov" w:date="2021-10-29T16:41:00Z">
        <w:r w:rsidRPr="00CA1CA9">
          <w:rPr>
            <w:rFonts w:ascii="Times New Roman" w:eastAsia="Calibri" w:hAnsi="Times New Roman" w:cs="Times New Roman"/>
            <w:sz w:val="20"/>
            <w:szCs w:val="20"/>
            <w:shd w:val="clear" w:color="auto" w:fill="FFFFFF"/>
            <w:lang w:val="en-US"/>
            <w:rPrChange w:id="15913" w:author="Airat Shigapov" w:date="2021-10-29T16:44:00Z">
              <w:rPr>
                <w:rFonts w:ascii="Times New Roman" w:eastAsia="Calibri" w:hAnsi="Times New Roman" w:cs="Times New Roman"/>
                <w:sz w:val="28"/>
                <w:szCs w:val="28"/>
                <w:shd w:val="clear" w:color="auto" w:fill="FFFFFF"/>
                <w:lang w:val="en-US"/>
              </w:rPr>
            </w:rPrChange>
          </w:rPr>
          <w:t xml:space="preserve">                </w:t>
        </w:r>
        <w:proofErr w:type="spellStart"/>
        <w:proofErr w:type="gramStart"/>
        <w:r w:rsidRPr="00CA1CA9">
          <w:rPr>
            <w:rFonts w:ascii="Times New Roman" w:eastAsia="Calibri" w:hAnsi="Times New Roman" w:cs="Times New Roman"/>
            <w:sz w:val="20"/>
            <w:szCs w:val="20"/>
            <w:shd w:val="clear" w:color="auto" w:fill="FFFFFF"/>
            <w:lang w:val="en-US"/>
            <w:rPrChange w:id="15914" w:author="Airat Shigapov" w:date="2021-10-29T16:44:00Z">
              <w:rPr>
                <w:rFonts w:ascii="Times New Roman" w:eastAsia="Calibri" w:hAnsi="Times New Roman" w:cs="Times New Roman"/>
                <w:sz w:val="28"/>
                <w:szCs w:val="28"/>
                <w:shd w:val="clear" w:color="auto" w:fill="FFFFFF"/>
                <w:lang w:val="en-US"/>
              </w:rPr>
            </w:rPrChange>
          </w:rPr>
          <w:t>MainWindow.Instance.GoodCart</w:t>
        </w:r>
        <w:proofErr w:type="spellEnd"/>
        <w:proofErr w:type="gramEnd"/>
        <w:r w:rsidRPr="00CA1CA9">
          <w:rPr>
            <w:rFonts w:ascii="Times New Roman" w:eastAsia="Calibri" w:hAnsi="Times New Roman" w:cs="Times New Roman"/>
            <w:sz w:val="20"/>
            <w:szCs w:val="20"/>
            <w:shd w:val="clear" w:color="auto" w:fill="FFFFFF"/>
            <w:lang w:val="en-US"/>
            <w:rPrChange w:id="15915" w:author="Airat Shigapov" w:date="2021-10-29T16:44:00Z">
              <w:rPr>
                <w:rFonts w:ascii="Times New Roman" w:eastAsia="Calibri" w:hAnsi="Times New Roman" w:cs="Times New Roman"/>
                <w:sz w:val="28"/>
                <w:szCs w:val="28"/>
                <w:shd w:val="clear" w:color="auto" w:fill="FFFFFF"/>
                <w:lang w:val="en-US"/>
              </w:rPr>
            </w:rPrChange>
          </w:rPr>
          <w:t xml:space="preserve"> = </w:t>
        </w:r>
        <w:proofErr w:type="spellStart"/>
        <w:r w:rsidRPr="00CA1CA9">
          <w:rPr>
            <w:rFonts w:ascii="Times New Roman" w:eastAsia="Calibri" w:hAnsi="Times New Roman" w:cs="Times New Roman"/>
            <w:sz w:val="20"/>
            <w:szCs w:val="20"/>
            <w:shd w:val="clear" w:color="auto" w:fill="FFFFFF"/>
            <w:lang w:val="en-US"/>
            <w:rPrChange w:id="15916" w:author="Airat Shigapov" w:date="2021-10-29T16:44:00Z">
              <w:rPr>
                <w:rFonts w:ascii="Times New Roman" w:eastAsia="Calibri" w:hAnsi="Times New Roman" w:cs="Times New Roman"/>
                <w:sz w:val="28"/>
                <w:szCs w:val="28"/>
                <w:shd w:val="clear" w:color="auto" w:fill="FFFFFF"/>
                <w:lang w:val="en-US"/>
              </w:rPr>
            </w:rPrChange>
          </w:rPr>
          <w:t>MainWindow.Instance.GoodCart</w:t>
        </w:r>
        <w:proofErr w:type="spellEnd"/>
        <w:r w:rsidRPr="00CA1CA9">
          <w:rPr>
            <w:rFonts w:ascii="Times New Roman" w:eastAsia="Calibri" w:hAnsi="Times New Roman" w:cs="Times New Roman"/>
            <w:sz w:val="20"/>
            <w:szCs w:val="20"/>
            <w:shd w:val="clear" w:color="auto" w:fill="FFFFFF"/>
            <w:lang w:val="en-US"/>
            <w:rPrChange w:id="15917" w:author="Airat Shigapov" w:date="2021-10-29T16:44:00Z">
              <w:rPr>
                <w:rFonts w:ascii="Times New Roman" w:eastAsia="Calibri" w:hAnsi="Times New Roman" w:cs="Times New Roman"/>
                <w:sz w:val="28"/>
                <w:szCs w:val="28"/>
                <w:shd w:val="clear" w:color="auto" w:fill="FFFFFF"/>
                <w:lang w:val="en-US"/>
              </w:rPr>
            </w:rPrChange>
          </w:rPr>
          <w:t>;</w:t>
        </w:r>
      </w:ins>
    </w:p>
    <w:p w14:paraId="2C1E70F0" w14:textId="77777777" w:rsidR="00CC67A4" w:rsidRPr="00CA1CA9" w:rsidRDefault="00CC67A4" w:rsidP="00CC67A4">
      <w:pPr>
        <w:rPr>
          <w:ins w:id="15918" w:author="Airat Shigapov" w:date="2021-10-29T16:41:00Z"/>
          <w:rFonts w:ascii="Times New Roman" w:eastAsia="Calibri" w:hAnsi="Times New Roman" w:cs="Times New Roman"/>
          <w:sz w:val="20"/>
          <w:szCs w:val="20"/>
          <w:shd w:val="clear" w:color="auto" w:fill="FFFFFF"/>
          <w:lang w:val="en-US"/>
          <w:rPrChange w:id="15919" w:author="Airat Shigapov" w:date="2021-10-29T16:44:00Z">
            <w:rPr>
              <w:ins w:id="15920" w:author="Airat Shigapov" w:date="2021-10-29T16:41:00Z"/>
              <w:rFonts w:ascii="Times New Roman" w:eastAsia="Calibri" w:hAnsi="Times New Roman" w:cs="Times New Roman"/>
              <w:sz w:val="28"/>
              <w:szCs w:val="28"/>
              <w:shd w:val="clear" w:color="auto" w:fill="FFFFFF"/>
              <w:lang w:val="en-US"/>
            </w:rPr>
          </w:rPrChange>
        </w:rPr>
      </w:pPr>
      <w:ins w:id="15921" w:author="Airat Shigapov" w:date="2021-10-29T16:41:00Z">
        <w:r w:rsidRPr="00CA1CA9">
          <w:rPr>
            <w:rFonts w:ascii="Times New Roman" w:eastAsia="Calibri" w:hAnsi="Times New Roman" w:cs="Times New Roman"/>
            <w:sz w:val="20"/>
            <w:szCs w:val="20"/>
            <w:shd w:val="clear" w:color="auto" w:fill="FFFFFF"/>
            <w:lang w:val="en-US"/>
            <w:rPrChange w:id="15922" w:author="Airat Shigapov" w:date="2021-10-29T16:44:00Z">
              <w:rPr>
                <w:rFonts w:ascii="Times New Roman" w:eastAsia="Calibri" w:hAnsi="Times New Roman" w:cs="Times New Roman"/>
                <w:sz w:val="28"/>
                <w:szCs w:val="28"/>
                <w:shd w:val="clear" w:color="auto" w:fill="FFFFFF"/>
                <w:lang w:val="en-US"/>
              </w:rPr>
            </w:rPrChange>
          </w:rPr>
          <w:t xml:space="preserve">                if (</w:t>
        </w:r>
        <w:proofErr w:type="spellStart"/>
        <w:proofErr w:type="gramStart"/>
        <w:r w:rsidRPr="00CA1CA9">
          <w:rPr>
            <w:rFonts w:ascii="Times New Roman" w:eastAsia="Calibri" w:hAnsi="Times New Roman" w:cs="Times New Roman"/>
            <w:sz w:val="20"/>
            <w:szCs w:val="20"/>
            <w:shd w:val="clear" w:color="auto" w:fill="FFFFFF"/>
            <w:lang w:val="en-US"/>
            <w:rPrChange w:id="15923" w:author="Airat Shigapov" w:date="2021-10-29T16:44:00Z">
              <w:rPr>
                <w:rFonts w:ascii="Times New Roman" w:eastAsia="Calibri" w:hAnsi="Times New Roman" w:cs="Times New Roman"/>
                <w:sz w:val="28"/>
                <w:szCs w:val="28"/>
                <w:shd w:val="clear" w:color="auto" w:fill="FFFFFF"/>
                <w:lang w:val="en-US"/>
              </w:rPr>
            </w:rPrChange>
          </w:rPr>
          <w:t>MainWindow.Instance.GoodCart.Count</w:t>
        </w:r>
        <w:proofErr w:type="spellEnd"/>
        <w:proofErr w:type="gramEnd"/>
        <w:r w:rsidRPr="00CA1CA9">
          <w:rPr>
            <w:rFonts w:ascii="Times New Roman" w:eastAsia="Calibri" w:hAnsi="Times New Roman" w:cs="Times New Roman"/>
            <w:sz w:val="20"/>
            <w:szCs w:val="20"/>
            <w:shd w:val="clear" w:color="auto" w:fill="FFFFFF"/>
            <w:lang w:val="en-US"/>
            <w:rPrChange w:id="15924" w:author="Airat Shigapov" w:date="2021-10-29T16:44:00Z">
              <w:rPr>
                <w:rFonts w:ascii="Times New Roman" w:eastAsia="Calibri" w:hAnsi="Times New Roman" w:cs="Times New Roman"/>
                <w:sz w:val="28"/>
                <w:szCs w:val="28"/>
                <w:shd w:val="clear" w:color="auto" w:fill="FFFFFF"/>
                <w:lang w:val="en-US"/>
              </w:rPr>
            </w:rPrChange>
          </w:rPr>
          <w:t xml:space="preserve"> &lt;= 0)</w:t>
        </w:r>
      </w:ins>
    </w:p>
    <w:p w14:paraId="26DF714B" w14:textId="77777777" w:rsidR="00CC67A4" w:rsidRPr="00CA1CA9" w:rsidRDefault="00CC67A4" w:rsidP="00CC67A4">
      <w:pPr>
        <w:rPr>
          <w:ins w:id="15925" w:author="Airat Shigapov" w:date="2021-10-29T16:41:00Z"/>
          <w:rFonts w:ascii="Times New Roman" w:eastAsia="Calibri" w:hAnsi="Times New Roman" w:cs="Times New Roman"/>
          <w:sz w:val="20"/>
          <w:szCs w:val="20"/>
          <w:shd w:val="clear" w:color="auto" w:fill="FFFFFF"/>
          <w:lang w:val="en-US"/>
          <w:rPrChange w:id="15926" w:author="Airat Shigapov" w:date="2021-10-29T16:44:00Z">
            <w:rPr>
              <w:ins w:id="15927" w:author="Airat Shigapov" w:date="2021-10-29T16:41:00Z"/>
              <w:rFonts w:ascii="Times New Roman" w:eastAsia="Calibri" w:hAnsi="Times New Roman" w:cs="Times New Roman"/>
              <w:sz w:val="28"/>
              <w:szCs w:val="28"/>
              <w:shd w:val="clear" w:color="auto" w:fill="FFFFFF"/>
              <w:lang w:val="en-US"/>
            </w:rPr>
          </w:rPrChange>
        </w:rPr>
      </w:pPr>
      <w:ins w:id="15928" w:author="Airat Shigapov" w:date="2021-10-29T16:41:00Z">
        <w:r w:rsidRPr="00CA1CA9">
          <w:rPr>
            <w:rFonts w:ascii="Times New Roman" w:eastAsia="Calibri" w:hAnsi="Times New Roman" w:cs="Times New Roman"/>
            <w:sz w:val="20"/>
            <w:szCs w:val="20"/>
            <w:shd w:val="clear" w:color="auto" w:fill="FFFFFF"/>
            <w:lang w:val="en-US"/>
            <w:rPrChange w:id="15929" w:author="Airat Shigapov" w:date="2021-10-29T16:44:00Z">
              <w:rPr>
                <w:rFonts w:ascii="Times New Roman" w:eastAsia="Calibri" w:hAnsi="Times New Roman" w:cs="Times New Roman"/>
                <w:sz w:val="28"/>
                <w:szCs w:val="28"/>
                <w:shd w:val="clear" w:color="auto" w:fill="FFFFFF"/>
                <w:lang w:val="en-US"/>
              </w:rPr>
            </w:rPrChange>
          </w:rPr>
          <w:t xml:space="preserve">                {</w:t>
        </w:r>
      </w:ins>
    </w:p>
    <w:p w14:paraId="650A165F" w14:textId="77777777" w:rsidR="00CC67A4" w:rsidRPr="00CA1CA9" w:rsidRDefault="00CC67A4" w:rsidP="00CC67A4">
      <w:pPr>
        <w:rPr>
          <w:ins w:id="15930" w:author="Airat Shigapov" w:date="2021-10-29T16:41:00Z"/>
          <w:rFonts w:ascii="Times New Roman" w:eastAsia="Calibri" w:hAnsi="Times New Roman" w:cs="Times New Roman"/>
          <w:sz w:val="20"/>
          <w:szCs w:val="20"/>
          <w:shd w:val="clear" w:color="auto" w:fill="FFFFFF"/>
          <w:lang w:val="en-US"/>
          <w:rPrChange w:id="15931" w:author="Airat Shigapov" w:date="2021-10-29T16:44:00Z">
            <w:rPr>
              <w:ins w:id="15932" w:author="Airat Shigapov" w:date="2021-10-29T16:41:00Z"/>
              <w:rFonts w:ascii="Times New Roman" w:eastAsia="Calibri" w:hAnsi="Times New Roman" w:cs="Times New Roman"/>
              <w:sz w:val="28"/>
              <w:szCs w:val="28"/>
              <w:shd w:val="clear" w:color="auto" w:fill="FFFFFF"/>
              <w:lang w:val="en-US"/>
            </w:rPr>
          </w:rPrChange>
        </w:rPr>
      </w:pPr>
      <w:ins w:id="15933" w:author="Airat Shigapov" w:date="2021-10-29T16:41:00Z">
        <w:r w:rsidRPr="00CA1CA9">
          <w:rPr>
            <w:rFonts w:ascii="Times New Roman" w:eastAsia="Calibri" w:hAnsi="Times New Roman" w:cs="Times New Roman"/>
            <w:sz w:val="20"/>
            <w:szCs w:val="20"/>
            <w:shd w:val="clear" w:color="auto" w:fill="FFFFFF"/>
            <w:lang w:val="en-US"/>
            <w:rPrChange w:id="15934" w:author="Airat Shigapov" w:date="2021-10-29T16:44:00Z">
              <w:rPr>
                <w:rFonts w:ascii="Times New Roman" w:eastAsia="Calibri" w:hAnsi="Times New Roman" w:cs="Times New Roman"/>
                <w:sz w:val="28"/>
                <w:szCs w:val="28"/>
                <w:shd w:val="clear" w:color="auto" w:fill="FFFFFF"/>
                <w:lang w:val="en-US"/>
              </w:rPr>
            </w:rPrChange>
          </w:rPr>
          <w:t xml:space="preserve">                    </w:t>
        </w:r>
        <w:proofErr w:type="spellStart"/>
        <w:r w:rsidRPr="00CA1CA9">
          <w:rPr>
            <w:rFonts w:ascii="Times New Roman" w:eastAsia="Calibri" w:hAnsi="Times New Roman" w:cs="Times New Roman"/>
            <w:sz w:val="20"/>
            <w:szCs w:val="20"/>
            <w:shd w:val="clear" w:color="auto" w:fill="FFFFFF"/>
            <w:lang w:val="en-US"/>
            <w:rPrChange w:id="15935" w:author="Airat Shigapov" w:date="2021-10-29T16:44:00Z">
              <w:rPr>
                <w:rFonts w:ascii="Times New Roman" w:eastAsia="Calibri" w:hAnsi="Times New Roman" w:cs="Times New Roman"/>
                <w:sz w:val="28"/>
                <w:szCs w:val="28"/>
                <w:shd w:val="clear" w:color="auto" w:fill="FFFFFF"/>
                <w:lang w:val="en-US"/>
              </w:rPr>
            </w:rPrChange>
          </w:rPr>
          <w:t>Cart.Visibility</w:t>
        </w:r>
        <w:proofErr w:type="spellEnd"/>
        <w:r w:rsidRPr="00CA1CA9">
          <w:rPr>
            <w:rFonts w:ascii="Times New Roman" w:eastAsia="Calibri" w:hAnsi="Times New Roman" w:cs="Times New Roman"/>
            <w:sz w:val="20"/>
            <w:szCs w:val="20"/>
            <w:shd w:val="clear" w:color="auto" w:fill="FFFFFF"/>
            <w:lang w:val="en-US"/>
            <w:rPrChange w:id="15936" w:author="Airat Shigapov" w:date="2021-10-29T16:44:00Z">
              <w:rPr>
                <w:rFonts w:ascii="Times New Roman" w:eastAsia="Calibri" w:hAnsi="Times New Roman" w:cs="Times New Roman"/>
                <w:sz w:val="28"/>
                <w:szCs w:val="28"/>
                <w:shd w:val="clear" w:color="auto" w:fill="FFFFFF"/>
                <w:lang w:val="en-US"/>
              </w:rPr>
            </w:rPrChange>
          </w:rPr>
          <w:t xml:space="preserve"> = </w:t>
        </w:r>
        <w:proofErr w:type="spellStart"/>
        <w:r w:rsidRPr="00CA1CA9">
          <w:rPr>
            <w:rFonts w:ascii="Times New Roman" w:eastAsia="Calibri" w:hAnsi="Times New Roman" w:cs="Times New Roman"/>
            <w:sz w:val="20"/>
            <w:szCs w:val="20"/>
            <w:shd w:val="clear" w:color="auto" w:fill="FFFFFF"/>
            <w:lang w:val="en-US"/>
            <w:rPrChange w:id="15937" w:author="Airat Shigapov" w:date="2021-10-29T16:44:00Z">
              <w:rPr>
                <w:rFonts w:ascii="Times New Roman" w:eastAsia="Calibri" w:hAnsi="Times New Roman" w:cs="Times New Roman"/>
                <w:sz w:val="28"/>
                <w:szCs w:val="28"/>
                <w:shd w:val="clear" w:color="auto" w:fill="FFFFFF"/>
                <w:lang w:val="en-US"/>
              </w:rPr>
            </w:rPrChange>
          </w:rPr>
          <w:t>Visibility.Hidden</w:t>
        </w:r>
        <w:proofErr w:type="spellEnd"/>
        <w:r w:rsidRPr="00CA1CA9">
          <w:rPr>
            <w:rFonts w:ascii="Times New Roman" w:eastAsia="Calibri" w:hAnsi="Times New Roman" w:cs="Times New Roman"/>
            <w:sz w:val="20"/>
            <w:szCs w:val="20"/>
            <w:shd w:val="clear" w:color="auto" w:fill="FFFFFF"/>
            <w:lang w:val="en-US"/>
            <w:rPrChange w:id="15938" w:author="Airat Shigapov" w:date="2021-10-29T16:44:00Z">
              <w:rPr>
                <w:rFonts w:ascii="Times New Roman" w:eastAsia="Calibri" w:hAnsi="Times New Roman" w:cs="Times New Roman"/>
                <w:sz w:val="28"/>
                <w:szCs w:val="28"/>
                <w:shd w:val="clear" w:color="auto" w:fill="FFFFFF"/>
                <w:lang w:val="en-US"/>
              </w:rPr>
            </w:rPrChange>
          </w:rPr>
          <w:t>;</w:t>
        </w:r>
      </w:ins>
    </w:p>
    <w:p w14:paraId="4F092954" w14:textId="77777777" w:rsidR="00CC67A4" w:rsidRPr="00CA1CA9" w:rsidRDefault="00CC67A4" w:rsidP="00CC67A4">
      <w:pPr>
        <w:rPr>
          <w:ins w:id="15939" w:author="Airat Shigapov" w:date="2021-10-29T16:41:00Z"/>
          <w:rFonts w:ascii="Times New Roman" w:eastAsia="Calibri" w:hAnsi="Times New Roman" w:cs="Times New Roman"/>
          <w:sz w:val="20"/>
          <w:szCs w:val="20"/>
          <w:shd w:val="clear" w:color="auto" w:fill="FFFFFF"/>
          <w:lang w:val="en-US"/>
          <w:rPrChange w:id="15940" w:author="Airat Shigapov" w:date="2021-10-29T16:44:00Z">
            <w:rPr>
              <w:ins w:id="15941" w:author="Airat Shigapov" w:date="2021-10-29T16:41:00Z"/>
              <w:rFonts w:ascii="Times New Roman" w:eastAsia="Calibri" w:hAnsi="Times New Roman" w:cs="Times New Roman"/>
              <w:sz w:val="28"/>
              <w:szCs w:val="28"/>
              <w:shd w:val="clear" w:color="auto" w:fill="FFFFFF"/>
              <w:lang w:val="en-US"/>
            </w:rPr>
          </w:rPrChange>
        </w:rPr>
      </w:pPr>
      <w:ins w:id="15942" w:author="Airat Shigapov" w:date="2021-10-29T16:41:00Z">
        <w:r w:rsidRPr="00CA1CA9">
          <w:rPr>
            <w:rFonts w:ascii="Times New Roman" w:eastAsia="Calibri" w:hAnsi="Times New Roman" w:cs="Times New Roman"/>
            <w:sz w:val="20"/>
            <w:szCs w:val="20"/>
            <w:shd w:val="clear" w:color="auto" w:fill="FFFFFF"/>
            <w:lang w:val="en-US"/>
            <w:rPrChange w:id="15943" w:author="Airat Shigapov" w:date="2021-10-29T16:44:00Z">
              <w:rPr>
                <w:rFonts w:ascii="Times New Roman" w:eastAsia="Calibri" w:hAnsi="Times New Roman" w:cs="Times New Roman"/>
                <w:sz w:val="28"/>
                <w:szCs w:val="28"/>
                <w:shd w:val="clear" w:color="auto" w:fill="FFFFFF"/>
                <w:lang w:val="en-US"/>
              </w:rPr>
            </w:rPrChange>
          </w:rPr>
          <w:t xml:space="preserve">                    </w:t>
        </w:r>
        <w:proofErr w:type="spellStart"/>
        <w:r w:rsidRPr="00CA1CA9">
          <w:rPr>
            <w:rFonts w:ascii="Times New Roman" w:eastAsia="Calibri" w:hAnsi="Times New Roman" w:cs="Times New Roman"/>
            <w:sz w:val="20"/>
            <w:szCs w:val="20"/>
            <w:shd w:val="clear" w:color="auto" w:fill="FFFFFF"/>
            <w:lang w:val="en-US"/>
            <w:rPrChange w:id="15944" w:author="Airat Shigapov" w:date="2021-10-29T16:44:00Z">
              <w:rPr>
                <w:rFonts w:ascii="Times New Roman" w:eastAsia="Calibri" w:hAnsi="Times New Roman" w:cs="Times New Roman"/>
                <w:sz w:val="28"/>
                <w:szCs w:val="28"/>
                <w:shd w:val="clear" w:color="auto" w:fill="FFFFFF"/>
                <w:lang w:val="en-US"/>
              </w:rPr>
            </w:rPrChange>
          </w:rPr>
          <w:t>OrderText.Text</w:t>
        </w:r>
        <w:proofErr w:type="spellEnd"/>
        <w:r w:rsidRPr="00CA1CA9">
          <w:rPr>
            <w:rFonts w:ascii="Times New Roman" w:eastAsia="Calibri" w:hAnsi="Times New Roman" w:cs="Times New Roman"/>
            <w:sz w:val="20"/>
            <w:szCs w:val="20"/>
            <w:shd w:val="clear" w:color="auto" w:fill="FFFFFF"/>
            <w:lang w:val="en-US"/>
            <w:rPrChange w:id="15945" w:author="Airat Shigapov" w:date="2021-10-29T16:44:00Z">
              <w:rPr>
                <w:rFonts w:ascii="Times New Roman" w:eastAsia="Calibri" w:hAnsi="Times New Roman" w:cs="Times New Roman"/>
                <w:sz w:val="28"/>
                <w:szCs w:val="28"/>
                <w:shd w:val="clear" w:color="auto" w:fill="FFFFFF"/>
                <w:lang w:val="en-US"/>
              </w:rPr>
            </w:rPrChange>
          </w:rPr>
          <w:t xml:space="preserve"> = "</w:t>
        </w:r>
        <w:proofErr w:type="spellStart"/>
        <w:r w:rsidRPr="00CA1CA9">
          <w:rPr>
            <w:rFonts w:ascii="Times New Roman" w:eastAsia="Calibri" w:hAnsi="Times New Roman" w:cs="Times New Roman"/>
            <w:sz w:val="20"/>
            <w:szCs w:val="20"/>
            <w:shd w:val="clear" w:color="auto" w:fill="FFFFFF"/>
            <w:lang w:val="en-US"/>
            <w:rPrChange w:id="15946" w:author="Airat Shigapov" w:date="2021-10-29T16:44:00Z">
              <w:rPr>
                <w:rFonts w:ascii="Times New Roman" w:eastAsia="Calibri" w:hAnsi="Times New Roman" w:cs="Times New Roman"/>
                <w:sz w:val="28"/>
                <w:szCs w:val="28"/>
                <w:shd w:val="clear" w:color="auto" w:fill="FFFFFF"/>
                <w:lang w:val="en-US"/>
              </w:rPr>
            </w:rPrChange>
          </w:rPr>
          <w:t>Корзина</w:t>
        </w:r>
        <w:proofErr w:type="spellEnd"/>
        <w:r w:rsidRPr="00CA1CA9">
          <w:rPr>
            <w:rFonts w:ascii="Times New Roman" w:eastAsia="Calibri" w:hAnsi="Times New Roman" w:cs="Times New Roman"/>
            <w:sz w:val="20"/>
            <w:szCs w:val="20"/>
            <w:shd w:val="clear" w:color="auto" w:fill="FFFFFF"/>
            <w:lang w:val="en-US"/>
            <w:rPrChange w:id="15947" w:author="Airat Shigapov" w:date="2021-10-29T16:44:00Z">
              <w:rPr>
                <w:rFonts w:ascii="Times New Roman" w:eastAsia="Calibri" w:hAnsi="Times New Roman" w:cs="Times New Roman"/>
                <w:sz w:val="28"/>
                <w:szCs w:val="28"/>
                <w:shd w:val="clear" w:color="auto" w:fill="FFFFFF"/>
                <w:lang w:val="en-US"/>
              </w:rPr>
            </w:rPrChange>
          </w:rPr>
          <w:t xml:space="preserve"> </w:t>
        </w:r>
        <w:proofErr w:type="spellStart"/>
        <w:r w:rsidRPr="00CA1CA9">
          <w:rPr>
            <w:rFonts w:ascii="Times New Roman" w:eastAsia="Calibri" w:hAnsi="Times New Roman" w:cs="Times New Roman"/>
            <w:sz w:val="20"/>
            <w:szCs w:val="20"/>
            <w:shd w:val="clear" w:color="auto" w:fill="FFFFFF"/>
            <w:lang w:val="en-US"/>
            <w:rPrChange w:id="15948" w:author="Airat Shigapov" w:date="2021-10-29T16:44:00Z">
              <w:rPr>
                <w:rFonts w:ascii="Times New Roman" w:eastAsia="Calibri" w:hAnsi="Times New Roman" w:cs="Times New Roman"/>
                <w:sz w:val="28"/>
                <w:szCs w:val="28"/>
                <w:shd w:val="clear" w:color="auto" w:fill="FFFFFF"/>
                <w:lang w:val="en-US"/>
              </w:rPr>
            </w:rPrChange>
          </w:rPr>
          <w:t>пуста</w:t>
        </w:r>
        <w:proofErr w:type="spellEnd"/>
        <w:r w:rsidRPr="00CA1CA9">
          <w:rPr>
            <w:rFonts w:ascii="Times New Roman" w:eastAsia="Calibri" w:hAnsi="Times New Roman" w:cs="Times New Roman"/>
            <w:sz w:val="20"/>
            <w:szCs w:val="20"/>
            <w:shd w:val="clear" w:color="auto" w:fill="FFFFFF"/>
            <w:lang w:val="en-US"/>
            <w:rPrChange w:id="15949" w:author="Airat Shigapov" w:date="2021-10-29T16:44:00Z">
              <w:rPr>
                <w:rFonts w:ascii="Times New Roman" w:eastAsia="Calibri" w:hAnsi="Times New Roman" w:cs="Times New Roman"/>
                <w:sz w:val="28"/>
                <w:szCs w:val="28"/>
                <w:shd w:val="clear" w:color="auto" w:fill="FFFFFF"/>
                <w:lang w:val="en-US"/>
              </w:rPr>
            </w:rPrChange>
          </w:rPr>
          <w:t>";</w:t>
        </w:r>
      </w:ins>
    </w:p>
    <w:p w14:paraId="2D836E28" w14:textId="77777777" w:rsidR="00CC67A4" w:rsidRPr="00CA1CA9" w:rsidRDefault="00CC67A4" w:rsidP="00CC67A4">
      <w:pPr>
        <w:rPr>
          <w:ins w:id="15950" w:author="Airat Shigapov" w:date="2021-10-29T16:41:00Z"/>
          <w:rFonts w:ascii="Times New Roman" w:eastAsia="Calibri" w:hAnsi="Times New Roman" w:cs="Times New Roman"/>
          <w:sz w:val="20"/>
          <w:szCs w:val="20"/>
          <w:shd w:val="clear" w:color="auto" w:fill="FFFFFF"/>
          <w:lang w:val="en-US"/>
          <w:rPrChange w:id="15951" w:author="Airat Shigapov" w:date="2021-10-29T16:44:00Z">
            <w:rPr>
              <w:ins w:id="15952" w:author="Airat Shigapov" w:date="2021-10-29T16:41:00Z"/>
              <w:rFonts w:ascii="Times New Roman" w:eastAsia="Calibri" w:hAnsi="Times New Roman" w:cs="Times New Roman"/>
              <w:sz w:val="28"/>
              <w:szCs w:val="28"/>
              <w:shd w:val="clear" w:color="auto" w:fill="FFFFFF"/>
              <w:lang w:val="en-US"/>
            </w:rPr>
          </w:rPrChange>
        </w:rPr>
      </w:pPr>
      <w:ins w:id="15953" w:author="Airat Shigapov" w:date="2021-10-29T16:41:00Z">
        <w:r w:rsidRPr="00CA1CA9">
          <w:rPr>
            <w:rFonts w:ascii="Times New Roman" w:eastAsia="Calibri" w:hAnsi="Times New Roman" w:cs="Times New Roman"/>
            <w:sz w:val="20"/>
            <w:szCs w:val="20"/>
            <w:shd w:val="clear" w:color="auto" w:fill="FFFFFF"/>
            <w:lang w:val="en-US"/>
            <w:rPrChange w:id="15954" w:author="Airat Shigapov" w:date="2021-10-29T16:44:00Z">
              <w:rPr>
                <w:rFonts w:ascii="Times New Roman" w:eastAsia="Calibri" w:hAnsi="Times New Roman" w:cs="Times New Roman"/>
                <w:sz w:val="28"/>
                <w:szCs w:val="28"/>
                <w:shd w:val="clear" w:color="auto" w:fill="FFFFFF"/>
                <w:lang w:val="en-US"/>
              </w:rPr>
            </w:rPrChange>
          </w:rPr>
          <w:t xml:space="preserve">                    </w:t>
        </w:r>
        <w:proofErr w:type="spellStart"/>
        <w:r w:rsidRPr="00CA1CA9">
          <w:rPr>
            <w:rFonts w:ascii="Times New Roman" w:eastAsia="Calibri" w:hAnsi="Times New Roman" w:cs="Times New Roman"/>
            <w:sz w:val="20"/>
            <w:szCs w:val="20"/>
            <w:shd w:val="clear" w:color="auto" w:fill="FFFFFF"/>
            <w:lang w:val="en-US"/>
            <w:rPrChange w:id="15955" w:author="Airat Shigapov" w:date="2021-10-29T16:44:00Z">
              <w:rPr>
                <w:rFonts w:ascii="Times New Roman" w:eastAsia="Calibri" w:hAnsi="Times New Roman" w:cs="Times New Roman"/>
                <w:sz w:val="28"/>
                <w:szCs w:val="28"/>
                <w:shd w:val="clear" w:color="auto" w:fill="FFFFFF"/>
                <w:lang w:val="en-US"/>
              </w:rPr>
            </w:rPrChange>
          </w:rPr>
          <w:t>OrderNull.Visibility</w:t>
        </w:r>
        <w:proofErr w:type="spellEnd"/>
        <w:r w:rsidRPr="00CA1CA9">
          <w:rPr>
            <w:rFonts w:ascii="Times New Roman" w:eastAsia="Calibri" w:hAnsi="Times New Roman" w:cs="Times New Roman"/>
            <w:sz w:val="20"/>
            <w:szCs w:val="20"/>
            <w:shd w:val="clear" w:color="auto" w:fill="FFFFFF"/>
            <w:lang w:val="en-US"/>
            <w:rPrChange w:id="15956" w:author="Airat Shigapov" w:date="2021-10-29T16:44:00Z">
              <w:rPr>
                <w:rFonts w:ascii="Times New Roman" w:eastAsia="Calibri" w:hAnsi="Times New Roman" w:cs="Times New Roman"/>
                <w:sz w:val="28"/>
                <w:szCs w:val="28"/>
                <w:shd w:val="clear" w:color="auto" w:fill="FFFFFF"/>
                <w:lang w:val="en-US"/>
              </w:rPr>
            </w:rPrChange>
          </w:rPr>
          <w:t xml:space="preserve"> = </w:t>
        </w:r>
        <w:proofErr w:type="spellStart"/>
        <w:r w:rsidRPr="00CA1CA9">
          <w:rPr>
            <w:rFonts w:ascii="Times New Roman" w:eastAsia="Calibri" w:hAnsi="Times New Roman" w:cs="Times New Roman"/>
            <w:sz w:val="20"/>
            <w:szCs w:val="20"/>
            <w:shd w:val="clear" w:color="auto" w:fill="FFFFFF"/>
            <w:lang w:val="en-US"/>
            <w:rPrChange w:id="15957" w:author="Airat Shigapov" w:date="2021-10-29T16:44:00Z">
              <w:rPr>
                <w:rFonts w:ascii="Times New Roman" w:eastAsia="Calibri" w:hAnsi="Times New Roman" w:cs="Times New Roman"/>
                <w:sz w:val="28"/>
                <w:szCs w:val="28"/>
                <w:shd w:val="clear" w:color="auto" w:fill="FFFFFF"/>
                <w:lang w:val="en-US"/>
              </w:rPr>
            </w:rPrChange>
          </w:rPr>
          <w:t>Visibility.Visible</w:t>
        </w:r>
        <w:proofErr w:type="spellEnd"/>
        <w:r w:rsidRPr="00CA1CA9">
          <w:rPr>
            <w:rFonts w:ascii="Times New Roman" w:eastAsia="Calibri" w:hAnsi="Times New Roman" w:cs="Times New Roman"/>
            <w:sz w:val="20"/>
            <w:szCs w:val="20"/>
            <w:shd w:val="clear" w:color="auto" w:fill="FFFFFF"/>
            <w:lang w:val="en-US"/>
            <w:rPrChange w:id="15958" w:author="Airat Shigapov" w:date="2021-10-29T16:44:00Z">
              <w:rPr>
                <w:rFonts w:ascii="Times New Roman" w:eastAsia="Calibri" w:hAnsi="Times New Roman" w:cs="Times New Roman"/>
                <w:sz w:val="28"/>
                <w:szCs w:val="28"/>
                <w:shd w:val="clear" w:color="auto" w:fill="FFFFFF"/>
                <w:lang w:val="en-US"/>
              </w:rPr>
            </w:rPrChange>
          </w:rPr>
          <w:t>;</w:t>
        </w:r>
      </w:ins>
    </w:p>
    <w:p w14:paraId="2625CAED" w14:textId="77777777" w:rsidR="00CC67A4" w:rsidRPr="00CA1CA9" w:rsidRDefault="00CC67A4" w:rsidP="00CC67A4">
      <w:pPr>
        <w:rPr>
          <w:ins w:id="15959" w:author="Airat Shigapov" w:date="2021-10-29T16:41:00Z"/>
          <w:rFonts w:ascii="Times New Roman" w:eastAsia="Calibri" w:hAnsi="Times New Roman" w:cs="Times New Roman"/>
          <w:sz w:val="20"/>
          <w:szCs w:val="20"/>
          <w:shd w:val="clear" w:color="auto" w:fill="FFFFFF"/>
          <w:lang w:val="en-US"/>
          <w:rPrChange w:id="15960" w:author="Airat Shigapov" w:date="2021-10-29T16:44:00Z">
            <w:rPr>
              <w:ins w:id="15961" w:author="Airat Shigapov" w:date="2021-10-29T16:41:00Z"/>
              <w:rFonts w:ascii="Times New Roman" w:eastAsia="Calibri" w:hAnsi="Times New Roman" w:cs="Times New Roman"/>
              <w:sz w:val="28"/>
              <w:szCs w:val="28"/>
              <w:shd w:val="clear" w:color="auto" w:fill="FFFFFF"/>
              <w:lang w:val="en-US"/>
            </w:rPr>
          </w:rPrChange>
        </w:rPr>
      </w:pPr>
      <w:ins w:id="15962" w:author="Airat Shigapov" w:date="2021-10-29T16:41:00Z">
        <w:r w:rsidRPr="00CA1CA9">
          <w:rPr>
            <w:rFonts w:ascii="Times New Roman" w:eastAsia="Calibri" w:hAnsi="Times New Roman" w:cs="Times New Roman"/>
            <w:sz w:val="20"/>
            <w:szCs w:val="20"/>
            <w:shd w:val="clear" w:color="auto" w:fill="FFFFFF"/>
            <w:lang w:val="en-US"/>
            <w:rPrChange w:id="15963" w:author="Airat Shigapov" w:date="2021-10-29T16:44:00Z">
              <w:rPr>
                <w:rFonts w:ascii="Times New Roman" w:eastAsia="Calibri" w:hAnsi="Times New Roman" w:cs="Times New Roman"/>
                <w:sz w:val="28"/>
                <w:szCs w:val="28"/>
                <w:shd w:val="clear" w:color="auto" w:fill="FFFFFF"/>
                <w:lang w:val="en-US"/>
              </w:rPr>
            </w:rPrChange>
          </w:rPr>
          <w:t xml:space="preserve">                }</w:t>
        </w:r>
      </w:ins>
    </w:p>
    <w:p w14:paraId="12E6AA23" w14:textId="77777777" w:rsidR="00CC67A4" w:rsidRPr="00CA1CA9" w:rsidRDefault="00CC67A4" w:rsidP="00CC67A4">
      <w:pPr>
        <w:rPr>
          <w:ins w:id="15964" w:author="Airat Shigapov" w:date="2021-10-29T16:41:00Z"/>
          <w:rFonts w:ascii="Times New Roman" w:eastAsia="Calibri" w:hAnsi="Times New Roman" w:cs="Times New Roman"/>
          <w:sz w:val="20"/>
          <w:szCs w:val="20"/>
          <w:shd w:val="clear" w:color="auto" w:fill="FFFFFF"/>
          <w:lang w:val="en-US"/>
          <w:rPrChange w:id="15965" w:author="Airat Shigapov" w:date="2021-10-29T16:44:00Z">
            <w:rPr>
              <w:ins w:id="15966" w:author="Airat Shigapov" w:date="2021-10-29T16:41:00Z"/>
              <w:rFonts w:ascii="Times New Roman" w:eastAsia="Calibri" w:hAnsi="Times New Roman" w:cs="Times New Roman"/>
              <w:sz w:val="28"/>
              <w:szCs w:val="28"/>
              <w:shd w:val="clear" w:color="auto" w:fill="FFFFFF"/>
              <w:lang w:val="en-US"/>
            </w:rPr>
          </w:rPrChange>
        </w:rPr>
      </w:pPr>
      <w:ins w:id="15967" w:author="Airat Shigapov" w:date="2021-10-29T16:41:00Z">
        <w:r w:rsidRPr="00CA1CA9">
          <w:rPr>
            <w:rFonts w:ascii="Times New Roman" w:eastAsia="Calibri" w:hAnsi="Times New Roman" w:cs="Times New Roman"/>
            <w:sz w:val="20"/>
            <w:szCs w:val="20"/>
            <w:shd w:val="clear" w:color="auto" w:fill="FFFFFF"/>
            <w:lang w:val="en-US"/>
            <w:rPrChange w:id="15968" w:author="Airat Shigapov" w:date="2021-10-29T16:44:00Z">
              <w:rPr>
                <w:rFonts w:ascii="Times New Roman" w:eastAsia="Calibri" w:hAnsi="Times New Roman" w:cs="Times New Roman"/>
                <w:sz w:val="28"/>
                <w:szCs w:val="28"/>
                <w:shd w:val="clear" w:color="auto" w:fill="FFFFFF"/>
                <w:lang w:val="en-US"/>
              </w:rPr>
            </w:rPrChange>
          </w:rPr>
          <w:lastRenderedPageBreak/>
          <w:t xml:space="preserve">            }</w:t>
        </w:r>
      </w:ins>
    </w:p>
    <w:p w14:paraId="3619B17E" w14:textId="77777777" w:rsidR="00CC67A4" w:rsidRPr="00CA1CA9" w:rsidRDefault="00CC67A4" w:rsidP="00CC67A4">
      <w:pPr>
        <w:rPr>
          <w:ins w:id="15969" w:author="Airat Shigapov" w:date="2021-10-29T16:41:00Z"/>
          <w:rFonts w:ascii="Times New Roman" w:eastAsia="Calibri" w:hAnsi="Times New Roman" w:cs="Times New Roman"/>
          <w:sz w:val="20"/>
          <w:szCs w:val="20"/>
          <w:shd w:val="clear" w:color="auto" w:fill="FFFFFF"/>
          <w:lang w:val="en-US"/>
          <w:rPrChange w:id="15970" w:author="Airat Shigapov" w:date="2021-10-29T16:44:00Z">
            <w:rPr>
              <w:ins w:id="15971" w:author="Airat Shigapov" w:date="2021-10-29T16:41:00Z"/>
              <w:rFonts w:ascii="Times New Roman" w:eastAsia="Calibri" w:hAnsi="Times New Roman" w:cs="Times New Roman"/>
              <w:sz w:val="28"/>
              <w:szCs w:val="28"/>
              <w:shd w:val="clear" w:color="auto" w:fill="FFFFFF"/>
              <w:lang w:val="en-US"/>
            </w:rPr>
          </w:rPrChange>
        </w:rPr>
      </w:pPr>
      <w:ins w:id="15972" w:author="Airat Shigapov" w:date="2021-10-29T16:41:00Z">
        <w:r w:rsidRPr="00CA1CA9">
          <w:rPr>
            <w:rFonts w:ascii="Times New Roman" w:eastAsia="Calibri" w:hAnsi="Times New Roman" w:cs="Times New Roman"/>
            <w:sz w:val="20"/>
            <w:szCs w:val="20"/>
            <w:shd w:val="clear" w:color="auto" w:fill="FFFFFF"/>
            <w:lang w:val="en-US"/>
            <w:rPrChange w:id="15973" w:author="Airat Shigapov" w:date="2021-10-29T16:44:00Z">
              <w:rPr>
                <w:rFonts w:ascii="Times New Roman" w:eastAsia="Calibri" w:hAnsi="Times New Roman" w:cs="Times New Roman"/>
                <w:sz w:val="28"/>
                <w:szCs w:val="28"/>
                <w:shd w:val="clear" w:color="auto" w:fill="FFFFFF"/>
                <w:lang w:val="en-US"/>
              </w:rPr>
            </w:rPrChange>
          </w:rPr>
          <w:t xml:space="preserve">        }</w:t>
        </w:r>
      </w:ins>
    </w:p>
    <w:p w14:paraId="12BB1222" w14:textId="77777777" w:rsidR="00CC67A4" w:rsidRPr="00CA1CA9" w:rsidRDefault="00CC67A4" w:rsidP="00CC67A4">
      <w:pPr>
        <w:rPr>
          <w:ins w:id="15974" w:author="Airat Shigapov" w:date="2021-10-29T16:41:00Z"/>
          <w:rFonts w:ascii="Times New Roman" w:eastAsia="Calibri" w:hAnsi="Times New Roman" w:cs="Times New Roman"/>
          <w:sz w:val="20"/>
          <w:szCs w:val="20"/>
          <w:shd w:val="clear" w:color="auto" w:fill="FFFFFF"/>
          <w:lang w:val="en-US"/>
          <w:rPrChange w:id="15975" w:author="Airat Shigapov" w:date="2021-10-29T16:44:00Z">
            <w:rPr>
              <w:ins w:id="15976" w:author="Airat Shigapov" w:date="2021-10-29T16:41:00Z"/>
              <w:rFonts w:ascii="Times New Roman" w:eastAsia="Calibri" w:hAnsi="Times New Roman" w:cs="Times New Roman"/>
              <w:sz w:val="28"/>
              <w:szCs w:val="28"/>
              <w:shd w:val="clear" w:color="auto" w:fill="FFFFFF"/>
              <w:lang w:val="en-US"/>
            </w:rPr>
          </w:rPrChange>
        </w:rPr>
      </w:pPr>
    </w:p>
    <w:p w14:paraId="2DB35049" w14:textId="77777777" w:rsidR="00CC67A4" w:rsidRPr="00CA1CA9" w:rsidRDefault="00CC67A4" w:rsidP="00CC67A4">
      <w:pPr>
        <w:rPr>
          <w:ins w:id="15977" w:author="Airat Shigapov" w:date="2021-10-29T16:41:00Z"/>
          <w:rFonts w:ascii="Times New Roman" w:eastAsia="Calibri" w:hAnsi="Times New Roman" w:cs="Times New Roman"/>
          <w:sz w:val="20"/>
          <w:szCs w:val="20"/>
          <w:shd w:val="clear" w:color="auto" w:fill="FFFFFF"/>
          <w:lang w:val="en-US"/>
          <w:rPrChange w:id="15978" w:author="Airat Shigapov" w:date="2021-10-29T16:44:00Z">
            <w:rPr>
              <w:ins w:id="15979" w:author="Airat Shigapov" w:date="2021-10-29T16:41:00Z"/>
              <w:rFonts w:ascii="Times New Roman" w:eastAsia="Calibri" w:hAnsi="Times New Roman" w:cs="Times New Roman"/>
              <w:sz w:val="28"/>
              <w:szCs w:val="28"/>
              <w:shd w:val="clear" w:color="auto" w:fill="FFFFFF"/>
              <w:lang w:val="en-US"/>
            </w:rPr>
          </w:rPrChange>
        </w:rPr>
      </w:pPr>
      <w:ins w:id="15980" w:author="Airat Shigapov" w:date="2021-10-29T16:41:00Z">
        <w:r w:rsidRPr="00CA1CA9">
          <w:rPr>
            <w:rFonts w:ascii="Times New Roman" w:eastAsia="Calibri" w:hAnsi="Times New Roman" w:cs="Times New Roman"/>
            <w:sz w:val="20"/>
            <w:szCs w:val="20"/>
            <w:shd w:val="clear" w:color="auto" w:fill="FFFFFF"/>
            <w:lang w:val="en-US"/>
            <w:rPrChange w:id="15981" w:author="Airat Shigapov" w:date="2021-10-29T16:44:00Z">
              <w:rPr>
                <w:rFonts w:ascii="Times New Roman" w:eastAsia="Calibri" w:hAnsi="Times New Roman" w:cs="Times New Roman"/>
                <w:sz w:val="28"/>
                <w:szCs w:val="28"/>
                <w:shd w:val="clear" w:color="auto" w:fill="FFFFFF"/>
                <w:lang w:val="en-US"/>
              </w:rPr>
            </w:rPrChange>
          </w:rPr>
          <w:t xml:space="preserve">        private void </w:t>
        </w:r>
        <w:proofErr w:type="spellStart"/>
        <w:r w:rsidRPr="00CA1CA9">
          <w:rPr>
            <w:rFonts w:ascii="Times New Roman" w:eastAsia="Calibri" w:hAnsi="Times New Roman" w:cs="Times New Roman"/>
            <w:sz w:val="20"/>
            <w:szCs w:val="20"/>
            <w:shd w:val="clear" w:color="auto" w:fill="FFFFFF"/>
            <w:lang w:val="en-US"/>
            <w:rPrChange w:id="15982" w:author="Airat Shigapov" w:date="2021-10-29T16:44:00Z">
              <w:rPr>
                <w:rFonts w:ascii="Times New Roman" w:eastAsia="Calibri" w:hAnsi="Times New Roman" w:cs="Times New Roman"/>
                <w:sz w:val="28"/>
                <w:szCs w:val="28"/>
                <w:shd w:val="clear" w:color="auto" w:fill="FFFFFF"/>
                <w:lang w:val="en-US"/>
              </w:rPr>
            </w:rPrChange>
          </w:rPr>
          <w:t>Arrange_</w:t>
        </w:r>
        <w:proofErr w:type="gramStart"/>
        <w:r w:rsidRPr="00CA1CA9">
          <w:rPr>
            <w:rFonts w:ascii="Times New Roman" w:eastAsia="Calibri" w:hAnsi="Times New Roman" w:cs="Times New Roman"/>
            <w:sz w:val="20"/>
            <w:szCs w:val="20"/>
            <w:shd w:val="clear" w:color="auto" w:fill="FFFFFF"/>
            <w:lang w:val="en-US"/>
            <w:rPrChange w:id="15983" w:author="Airat Shigapov" w:date="2021-10-29T16:44:00Z">
              <w:rPr>
                <w:rFonts w:ascii="Times New Roman" w:eastAsia="Calibri" w:hAnsi="Times New Roman" w:cs="Times New Roman"/>
                <w:sz w:val="28"/>
                <w:szCs w:val="28"/>
                <w:shd w:val="clear" w:color="auto" w:fill="FFFFFF"/>
                <w:lang w:val="en-US"/>
              </w:rPr>
            </w:rPrChange>
          </w:rPr>
          <w:t>Click</w:t>
        </w:r>
        <w:proofErr w:type="spellEnd"/>
        <w:r w:rsidRPr="00CA1CA9">
          <w:rPr>
            <w:rFonts w:ascii="Times New Roman" w:eastAsia="Calibri" w:hAnsi="Times New Roman" w:cs="Times New Roman"/>
            <w:sz w:val="20"/>
            <w:szCs w:val="20"/>
            <w:shd w:val="clear" w:color="auto" w:fill="FFFFFF"/>
            <w:lang w:val="en-US"/>
            <w:rPrChange w:id="15984" w:author="Airat Shigapov" w:date="2021-10-29T16:44:00Z">
              <w:rPr>
                <w:rFonts w:ascii="Times New Roman" w:eastAsia="Calibri" w:hAnsi="Times New Roman" w:cs="Times New Roman"/>
                <w:sz w:val="28"/>
                <w:szCs w:val="28"/>
                <w:shd w:val="clear" w:color="auto" w:fill="FFFFFF"/>
                <w:lang w:val="en-US"/>
              </w:rPr>
            </w:rPrChange>
          </w:rPr>
          <w:t>(</w:t>
        </w:r>
        <w:proofErr w:type="gramEnd"/>
        <w:r w:rsidRPr="00CA1CA9">
          <w:rPr>
            <w:rFonts w:ascii="Times New Roman" w:eastAsia="Calibri" w:hAnsi="Times New Roman" w:cs="Times New Roman"/>
            <w:sz w:val="20"/>
            <w:szCs w:val="20"/>
            <w:shd w:val="clear" w:color="auto" w:fill="FFFFFF"/>
            <w:lang w:val="en-US"/>
            <w:rPrChange w:id="15985" w:author="Airat Shigapov" w:date="2021-10-29T16:44:00Z">
              <w:rPr>
                <w:rFonts w:ascii="Times New Roman" w:eastAsia="Calibri" w:hAnsi="Times New Roman" w:cs="Times New Roman"/>
                <w:sz w:val="28"/>
                <w:szCs w:val="28"/>
                <w:shd w:val="clear" w:color="auto" w:fill="FFFFFF"/>
                <w:lang w:val="en-US"/>
              </w:rPr>
            </w:rPrChange>
          </w:rPr>
          <w:t xml:space="preserve">object sender, </w:t>
        </w:r>
        <w:proofErr w:type="spellStart"/>
        <w:r w:rsidRPr="00CA1CA9">
          <w:rPr>
            <w:rFonts w:ascii="Times New Roman" w:eastAsia="Calibri" w:hAnsi="Times New Roman" w:cs="Times New Roman"/>
            <w:sz w:val="20"/>
            <w:szCs w:val="20"/>
            <w:shd w:val="clear" w:color="auto" w:fill="FFFFFF"/>
            <w:lang w:val="en-US"/>
            <w:rPrChange w:id="15986" w:author="Airat Shigapov" w:date="2021-10-29T16:44:00Z">
              <w:rPr>
                <w:rFonts w:ascii="Times New Roman" w:eastAsia="Calibri" w:hAnsi="Times New Roman" w:cs="Times New Roman"/>
                <w:sz w:val="28"/>
                <w:szCs w:val="28"/>
                <w:shd w:val="clear" w:color="auto" w:fill="FFFFFF"/>
                <w:lang w:val="en-US"/>
              </w:rPr>
            </w:rPrChange>
          </w:rPr>
          <w:t>RoutedEventArgs</w:t>
        </w:r>
        <w:proofErr w:type="spellEnd"/>
        <w:r w:rsidRPr="00CA1CA9">
          <w:rPr>
            <w:rFonts w:ascii="Times New Roman" w:eastAsia="Calibri" w:hAnsi="Times New Roman" w:cs="Times New Roman"/>
            <w:sz w:val="20"/>
            <w:szCs w:val="20"/>
            <w:shd w:val="clear" w:color="auto" w:fill="FFFFFF"/>
            <w:lang w:val="en-US"/>
            <w:rPrChange w:id="15987" w:author="Airat Shigapov" w:date="2021-10-29T16:44:00Z">
              <w:rPr>
                <w:rFonts w:ascii="Times New Roman" w:eastAsia="Calibri" w:hAnsi="Times New Roman" w:cs="Times New Roman"/>
                <w:sz w:val="28"/>
                <w:szCs w:val="28"/>
                <w:shd w:val="clear" w:color="auto" w:fill="FFFFFF"/>
                <w:lang w:val="en-US"/>
              </w:rPr>
            </w:rPrChange>
          </w:rPr>
          <w:t xml:space="preserve"> e)</w:t>
        </w:r>
      </w:ins>
    </w:p>
    <w:p w14:paraId="531BC142" w14:textId="77777777" w:rsidR="00CC67A4" w:rsidRPr="00CA1CA9" w:rsidRDefault="00CC67A4" w:rsidP="00CC67A4">
      <w:pPr>
        <w:rPr>
          <w:ins w:id="15988" w:author="Airat Shigapov" w:date="2021-10-29T16:41:00Z"/>
          <w:rFonts w:ascii="Times New Roman" w:eastAsia="Calibri" w:hAnsi="Times New Roman" w:cs="Times New Roman"/>
          <w:sz w:val="20"/>
          <w:szCs w:val="20"/>
          <w:shd w:val="clear" w:color="auto" w:fill="FFFFFF"/>
          <w:lang w:val="en-US"/>
          <w:rPrChange w:id="15989" w:author="Airat Shigapov" w:date="2021-10-29T16:44:00Z">
            <w:rPr>
              <w:ins w:id="15990" w:author="Airat Shigapov" w:date="2021-10-29T16:41:00Z"/>
              <w:rFonts w:ascii="Times New Roman" w:eastAsia="Calibri" w:hAnsi="Times New Roman" w:cs="Times New Roman"/>
              <w:sz w:val="28"/>
              <w:szCs w:val="28"/>
              <w:shd w:val="clear" w:color="auto" w:fill="FFFFFF"/>
              <w:lang w:val="en-US"/>
            </w:rPr>
          </w:rPrChange>
        </w:rPr>
      </w:pPr>
      <w:ins w:id="15991" w:author="Airat Shigapov" w:date="2021-10-29T16:41:00Z">
        <w:r w:rsidRPr="00CA1CA9">
          <w:rPr>
            <w:rFonts w:ascii="Times New Roman" w:eastAsia="Calibri" w:hAnsi="Times New Roman" w:cs="Times New Roman"/>
            <w:sz w:val="20"/>
            <w:szCs w:val="20"/>
            <w:shd w:val="clear" w:color="auto" w:fill="FFFFFF"/>
            <w:lang w:val="en-US"/>
            <w:rPrChange w:id="15992" w:author="Airat Shigapov" w:date="2021-10-29T16:44:00Z">
              <w:rPr>
                <w:rFonts w:ascii="Times New Roman" w:eastAsia="Calibri" w:hAnsi="Times New Roman" w:cs="Times New Roman"/>
                <w:sz w:val="28"/>
                <w:szCs w:val="28"/>
                <w:shd w:val="clear" w:color="auto" w:fill="FFFFFF"/>
                <w:lang w:val="en-US"/>
              </w:rPr>
            </w:rPrChange>
          </w:rPr>
          <w:t xml:space="preserve">        {</w:t>
        </w:r>
      </w:ins>
    </w:p>
    <w:p w14:paraId="6AD1D86A" w14:textId="77777777" w:rsidR="00CC67A4" w:rsidRPr="00CA1CA9" w:rsidRDefault="00CC67A4" w:rsidP="00CC67A4">
      <w:pPr>
        <w:rPr>
          <w:ins w:id="15993" w:author="Airat Shigapov" w:date="2021-10-29T16:41:00Z"/>
          <w:rFonts w:ascii="Times New Roman" w:eastAsia="Calibri" w:hAnsi="Times New Roman" w:cs="Times New Roman"/>
          <w:sz w:val="20"/>
          <w:szCs w:val="20"/>
          <w:shd w:val="clear" w:color="auto" w:fill="FFFFFF"/>
          <w:lang w:val="en-US"/>
          <w:rPrChange w:id="15994" w:author="Airat Shigapov" w:date="2021-10-29T16:44:00Z">
            <w:rPr>
              <w:ins w:id="15995" w:author="Airat Shigapov" w:date="2021-10-29T16:41:00Z"/>
              <w:rFonts w:ascii="Times New Roman" w:eastAsia="Calibri" w:hAnsi="Times New Roman" w:cs="Times New Roman"/>
              <w:sz w:val="28"/>
              <w:szCs w:val="28"/>
              <w:shd w:val="clear" w:color="auto" w:fill="FFFFFF"/>
              <w:lang w:val="en-US"/>
            </w:rPr>
          </w:rPrChange>
        </w:rPr>
      </w:pPr>
      <w:ins w:id="15996" w:author="Airat Shigapov" w:date="2021-10-29T16:41:00Z">
        <w:r w:rsidRPr="00CA1CA9">
          <w:rPr>
            <w:rFonts w:ascii="Times New Roman" w:eastAsia="Calibri" w:hAnsi="Times New Roman" w:cs="Times New Roman"/>
            <w:sz w:val="20"/>
            <w:szCs w:val="20"/>
            <w:shd w:val="clear" w:color="auto" w:fill="FFFFFF"/>
            <w:lang w:val="en-US"/>
            <w:rPrChange w:id="15997" w:author="Airat Shigapov" w:date="2021-10-29T16:44:00Z">
              <w:rPr>
                <w:rFonts w:ascii="Times New Roman" w:eastAsia="Calibri" w:hAnsi="Times New Roman" w:cs="Times New Roman"/>
                <w:sz w:val="28"/>
                <w:szCs w:val="28"/>
                <w:shd w:val="clear" w:color="auto" w:fill="FFFFFF"/>
                <w:lang w:val="en-US"/>
              </w:rPr>
            </w:rPrChange>
          </w:rPr>
          <w:t xml:space="preserve">            if (</w:t>
        </w:r>
        <w:proofErr w:type="spellStart"/>
        <w:proofErr w:type="gramStart"/>
        <w:r w:rsidRPr="00CA1CA9">
          <w:rPr>
            <w:rFonts w:ascii="Times New Roman" w:eastAsia="Calibri" w:hAnsi="Times New Roman" w:cs="Times New Roman"/>
            <w:sz w:val="20"/>
            <w:szCs w:val="20"/>
            <w:shd w:val="clear" w:color="auto" w:fill="FFFFFF"/>
            <w:lang w:val="en-US"/>
            <w:rPrChange w:id="15998" w:author="Airat Shigapov" w:date="2021-10-29T16:44:00Z">
              <w:rPr>
                <w:rFonts w:ascii="Times New Roman" w:eastAsia="Calibri" w:hAnsi="Times New Roman" w:cs="Times New Roman"/>
                <w:sz w:val="28"/>
                <w:szCs w:val="28"/>
                <w:shd w:val="clear" w:color="auto" w:fill="FFFFFF"/>
                <w:lang w:val="en-US"/>
              </w:rPr>
            </w:rPrChange>
          </w:rPr>
          <w:t>MainWindow.client</w:t>
        </w:r>
        <w:proofErr w:type="spellEnd"/>
        <w:r w:rsidRPr="00CA1CA9">
          <w:rPr>
            <w:rFonts w:ascii="Times New Roman" w:eastAsia="Calibri" w:hAnsi="Times New Roman" w:cs="Times New Roman"/>
            <w:sz w:val="20"/>
            <w:szCs w:val="20"/>
            <w:shd w:val="clear" w:color="auto" w:fill="FFFFFF"/>
            <w:lang w:val="en-US"/>
            <w:rPrChange w:id="15999" w:author="Airat Shigapov" w:date="2021-10-29T16:44:00Z">
              <w:rPr>
                <w:rFonts w:ascii="Times New Roman" w:eastAsia="Calibri" w:hAnsi="Times New Roman" w:cs="Times New Roman"/>
                <w:sz w:val="28"/>
                <w:szCs w:val="28"/>
                <w:shd w:val="clear" w:color="auto" w:fill="FFFFFF"/>
                <w:lang w:val="en-US"/>
              </w:rPr>
            </w:rPrChange>
          </w:rPr>
          <w:t xml:space="preserve"> !</w:t>
        </w:r>
        <w:proofErr w:type="gramEnd"/>
        <w:r w:rsidRPr="00CA1CA9">
          <w:rPr>
            <w:rFonts w:ascii="Times New Roman" w:eastAsia="Calibri" w:hAnsi="Times New Roman" w:cs="Times New Roman"/>
            <w:sz w:val="20"/>
            <w:szCs w:val="20"/>
            <w:shd w:val="clear" w:color="auto" w:fill="FFFFFF"/>
            <w:lang w:val="en-US"/>
            <w:rPrChange w:id="16000" w:author="Airat Shigapov" w:date="2021-10-29T16:44:00Z">
              <w:rPr>
                <w:rFonts w:ascii="Times New Roman" w:eastAsia="Calibri" w:hAnsi="Times New Roman" w:cs="Times New Roman"/>
                <w:sz w:val="28"/>
                <w:szCs w:val="28"/>
                <w:shd w:val="clear" w:color="auto" w:fill="FFFFFF"/>
                <w:lang w:val="en-US"/>
              </w:rPr>
            </w:rPrChange>
          </w:rPr>
          <w:t>= null)</w:t>
        </w:r>
      </w:ins>
    </w:p>
    <w:p w14:paraId="0F6859BD" w14:textId="77777777" w:rsidR="00CC67A4" w:rsidRPr="00CA1CA9" w:rsidRDefault="00CC67A4" w:rsidP="00CC67A4">
      <w:pPr>
        <w:rPr>
          <w:ins w:id="16001" w:author="Airat Shigapov" w:date="2021-10-29T16:41:00Z"/>
          <w:rFonts w:ascii="Times New Roman" w:eastAsia="Calibri" w:hAnsi="Times New Roman" w:cs="Times New Roman"/>
          <w:sz w:val="20"/>
          <w:szCs w:val="20"/>
          <w:shd w:val="clear" w:color="auto" w:fill="FFFFFF"/>
          <w:lang w:val="en-US"/>
          <w:rPrChange w:id="16002" w:author="Airat Shigapov" w:date="2021-10-29T16:44:00Z">
            <w:rPr>
              <w:ins w:id="16003" w:author="Airat Shigapov" w:date="2021-10-29T16:41:00Z"/>
              <w:rFonts w:ascii="Times New Roman" w:eastAsia="Calibri" w:hAnsi="Times New Roman" w:cs="Times New Roman"/>
              <w:sz w:val="28"/>
              <w:szCs w:val="28"/>
              <w:shd w:val="clear" w:color="auto" w:fill="FFFFFF"/>
              <w:lang w:val="en-US"/>
            </w:rPr>
          </w:rPrChange>
        </w:rPr>
      </w:pPr>
      <w:ins w:id="16004" w:author="Airat Shigapov" w:date="2021-10-29T16:41:00Z">
        <w:r w:rsidRPr="00CA1CA9">
          <w:rPr>
            <w:rFonts w:ascii="Times New Roman" w:eastAsia="Calibri" w:hAnsi="Times New Roman" w:cs="Times New Roman"/>
            <w:sz w:val="20"/>
            <w:szCs w:val="20"/>
            <w:shd w:val="clear" w:color="auto" w:fill="FFFFFF"/>
            <w:lang w:val="en-US"/>
            <w:rPrChange w:id="16005" w:author="Airat Shigapov" w:date="2021-10-29T16:44:00Z">
              <w:rPr>
                <w:rFonts w:ascii="Times New Roman" w:eastAsia="Calibri" w:hAnsi="Times New Roman" w:cs="Times New Roman"/>
                <w:sz w:val="28"/>
                <w:szCs w:val="28"/>
                <w:shd w:val="clear" w:color="auto" w:fill="FFFFFF"/>
                <w:lang w:val="en-US"/>
              </w:rPr>
            </w:rPrChange>
          </w:rPr>
          <w:t xml:space="preserve">            {</w:t>
        </w:r>
      </w:ins>
    </w:p>
    <w:p w14:paraId="31476B9F" w14:textId="77777777" w:rsidR="00CC67A4" w:rsidRPr="00CA1CA9" w:rsidRDefault="00CC67A4" w:rsidP="00CC67A4">
      <w:pPr>
        <w:rPr>
          <w:ins w:id="16006" w:author="Airat Shigapov" w:date="2021-10-29T16:41:00Z"/>
          <w:rFonts w:ascii="Times New Roman" w:eastAsia="Calibri" w:hAnsi="Times New Roman" w:cs="Times New Roman"/>
          <w:sz w:val="20"/>
          <w:szCs w:val="20"/>
          <w:shd w:val="clear" w:color="auto" w:fill="FFFFFF"/>
          <w:lang w:val="en-US"/>
          <w:rPrChange w:id="16007" w:author="Airat Shigapov" w:date="2021-10-29T16:44:00Z">
            <w:rPr>
              <w:ins w:id="16008" w:author="Airat Shigapov" w:date="2021-10-29T16:41:00Z"/>
              <w:rFonts w:ascii="Times New Roman" w:eastAsia="Calibri" w:hAnsi="Times New Roman" w:cs="Times New Roman"/>
              <w:sz w:val="28"/>
              <w:szCs w:val="28"/>
              <w:shd w:val="clear" w:color="auto" w:fill="FFFFFF"/>
              <w:lang w:val="en-US"/>
            </w:rPr>
          </w:rPrChange>
        </w:rPr>
      </w:pPr>
      <w:ins w:id="16009" w:author="Airat Shigapov" w:date="2021-10-29T16:41:00Z">
        <w:r w:rsidRPr="00CA1CA9">
          <w:rPr>
            <w:rFonts w:ascii="Times New Roman" w:eastAsia="Calibri" w:hAnsi="Times New Roman" w:cs="Times New Roman"/>
            <w:sz w:val="20"/>
            <w:szCs w:val="20"/>
            <w:shd w:val="clear" w:color="auto" w:fill="FFFFFF"/>
            <w:lang w:val="en-US"/>
            <w:rPrChange w:id="16010" w:author="Airat Shigapov" w:date="2021-10-29T16:44:00Z">
              <w:rPr>
                <w:rFonts w:ascii="Times New Roman" w:eastAsia="Calibri" w:hAnsi="Times New Roman" w:cs="Times New Roman"/>
                <w:sz w:val="28"/>
                <w:szCs w:val="28"/>
                <w:shd w:val="clear" w:color="auto" w:fill="FFFFFF"/>
                <w:lang w:val="en-US"/>
              </w:rPr>
            </w:rPrChange>
          </w:rPr>
          <w:t xml:space="preserve">                Sale </w:t>
        </w:r>
        <w:proofErr w:type="spellStart"/>
        <w:r w:rsidRPr="00CA1CA9">
          <w:rPr>
            <w:rFonts w:ascii="Times New Roman" w:eastAsia="Calibri" w:hAnsi="Times New Roman" w:cs="Times New Roman"/>
            <w:sz w:val="20"/>
            <w:szCs w:val="20"/>
            <w:shd w:val="clear" w:color="auto" w:fill="FFFFFF"/>
            <w:lang w:val="en-US"/>
            <w:rPrChange w:id="16011" w:author="Airat Shigapov" w:date="2021-10-29T16:44:00Z">
              <w:rPr>
                <w:rFonts w:ascii="Times New Roman" w:eastAsia="Calibri" w:hAnsi="Times New Roman" w:cs="Times New Roman"/>
                <w:sz w:val="28"/>
                <w:szCs w:val="28"/>
                <w:shd w:val="clear" w:color="auto" w:fill="FFFFFF"/>
                <w:lang w:val="en-US"/>
              </w:rPr>
            </w:rPrChange>
          </w:rPr>
          <w:t>SaleNew</w:t>
        </w:r>
        <w:proofErr w:type="spellEnd"/>
        <w:r w:rsidRPr="00CA1CA9">
          <w:rPr>
            <w:rFonts w:ascii="Times New Roman" w:eastAsia="Calibri" w:hAnsi="Times New Roman" w:cs="Times New Roman"/>
            <w:sz w:val="20"/>
            <w:szCs w:val="20"/>
            <w:shd w:val="clear" w:color="auto" w:fill="FFFFFF"/>
            <w:lang w:val="en-US"/>
            <w:rPrChange w:id="16012" w:author="Airat Shigapov" w:date="2021-10-29T16:44:00Z">
              <w:rPr>
                <w:rFonts w:ascii="Times New Roman" w:eastAsia="Calibri" w:hAnsi="Times New Roman" w:cs="Times New Roman"/>
                <w:sz w:val="28"/>
                <w:szCs w:val="28"/>
                <w:shd w:val="clear" w:color="auto" w:fill="FFFFFF"/>
                <w:lang w:val="en-US"/>
              </w:rPr>
            </w:rPrChange>
          </w:rPr>
          <w:t xml:space="preserve"> = new </w:t>
        </w:r>
        <w:proofErr w:type="gramStart"/>
        <w:r w:rsidRPr="00CA1CA9">
          <w:rPr>
            <w:rFonts w:ascii="Times New Roman" w:eastAsia="Calibri" w:hAnsi="Times New Roman" w:cs="Times New Roman"/>
            <w:sz w:val="20"/>
            <w:szCs w:val="20"/>
            <w:shd w:val="clear" w:color="auto" w:fill="FFFFFF"/>
            <w:lang w:val="en-US"/>
            <w:rPrChange w:id="16013" w:author="Airat Shigapov" w:date="2021-10-29T16:44:00Z">
              <w:rPr>
                <w:rFonts w:ascii="Times New Roman" w:eastAsia="Calibri" w:hAnsi="Times New Roman" w:cs="Times New Roman"/>
                <w:sz w:val="28"/>
                <w:szCs w:val="28"/>
                <w:shd w:val="clear" w:color="auto" w:fill="FFFFFF"/>
                <w:lang w:val="en-US"/>
              </w:rPr>
            </w:rPrChange>
          </w:rPr>
          <w:t>Sale(</w:t>
        </w:r>
        <w:proofErr w:type="gramEnd"/>
        <w:r w:rsidRPr="00CA1CA9">
          <w:rPr>
            <w:rFonts w:ascii="Times New Roman" w:eastAsia="Calibri" w:hAnsi="Times New Roman" w:cs="Times New Roman"/>
            <w:sz w:val="20"/>
            <w:szCs w:val="20"/>
            <w:shd w:val="clear" w:color="auto" w:fill="FFFFFF"/>
            <w:lang w:val="en-US"/>
            <w:rPrChange w:id="16014" w:author="Airat Shigapov" w:date="2021-10-29T16:44:00Z">
              <w:rPr>
                <w:rFonts w:ascii="Times New Roman" w:eastAsia="Calibri" w:hAnsi="Times New Roman" w:cs="Times New Roman"/>
                <w:sz w:val="28"/>
                <w:szCs w:val="28"/>
                <w:shd w:val="clear" w:color="auto" w:fill="FFFFFF"/>
                <w:lang w:val="en-US"/>
              </w:rPr>
            </w:rPrChange>
          </w:rPr>
          <w:t>);</w:t>
        </w:r>
      </w:ins>
    </w:p>
    <w:p w14:paraId="1BF882F0" w14:textId="77777777" w:rsidR="00CC67A4" w:rsidRPr="00CA1CA9" w:rsidRDefault="00CC67A4" w:rsidP="00CC67A4">
      <w:pPr>
        <w:rPr>
          <w:ins w:id="16015" w:author="Airat Shigapov" w:date="2021-10-29T16:41:00Z"/>
          <w:rFonts w:ascii="Times New Roman" w:eastAsia="Calibri" w:hAnsi="Times New Roman" w:cs="Times New Roman"/>
          <w:sz w:val="20"/>
          <w:szCs w:val="20"/>
          <w:shd w:val="clear" w:color="auto" w:fill="FFFFFF"/>
          <w:lang w:val="en-US"/>
          <w:rPrChange w:id="16016" w:author="Airat Shigapov" w:date="2021-10-29T16:44:00Z">
            <w:rPr>
              <w:ins w:id="16017" w:author="Airat Shigapov" w:date="2021-10-29T16:41:00Z"/>
              <w:rFonts w:ascii="Times New Roman" w:eastAsia="Calibri" w:hAnsi="Times New Roman" w:cs="Times New Roman"/>
              <w:sz w:val="28"/>
              <w:szCs w:val="28"/>
              <w:shd w:val="clear" w:color="auto" w:fill="FFFFFF"/>
              <w:lang w:val="en-US"/>
            </w:rPr>
          </w:rPrChange>
        </w:rPr>
      </w:pPr>
      <w:ins w:id="16018" w:author="Airat Shigapov" w:date="2021-10-29T16:41:00Z">
        <w:r w:rsidRPr="00CA1CA9">
          <w:rPr>
            <w:rFonts w:ascii="Times New Roman" w:eastAsia="Calibri" w:hAnsi="Times New Roman" w:cs="Times New Roman"/>
            <w:sz w:val="20"/>
            <w:szCs w:val="20"/>
            <w:shd w:val="clear" w:color="auto" w:fill="FFFFFF"/>
            <w:lang w:val="en-US"/>
            <w:rPrChange w:id="16019" w:author="Airat Shigapov" w:date="2021-10-29T16:44:00Z">
              <w:rPr>
                <w:rFonts w:ascii="Times New Roman" w:eastAsia="Calibri" w:hAnsi="Times New Roman" w:cs="Times New Roman"/>
                <w:sz w:val="28"/>
                <w:szCs w:val="28"/>
                <w:shd w:val="clear" w:color="auto" w:fill="FFFFFF"/>
                <w:lang w:val="en-US"/>
              </w:rPr>
            </w:rPrChange>
          </w:rPr>
          <w:t xml:space="preserve">                </w:t>
        </w:r>
        <w:proofErr w:type="spellStart"/>
        <w:r w:rsidRPr="00CA1CA9">
          <w:rPr>
            <w:rFonts w:ascii="Times New Roman" w:eastAsia="Calibri" w:hAnsi="Times New Roman" w:cs="Times New Roman"/>
            <w:sz w:val="20"/>
            <w:szCs w:val="20"/>
            <w:shd w:val="clear" w:color="auto" w:fill="FFFFFF"/>
            <w:lang w:val="en-US"/>
            <w:rPrChange w:id="16020" w:author="Airat Shigapov" w:date="2021-10-29T16:44:00Z">
              <w:rPr>
                <w:rFonts w:ascii="Times New Roman" w:eastAsia="Calibri" w:hAnsi="Times New Roman" w:cs="Times New Roman"/>
                <w:sz w:val="28"/>
                <w:szCs w:val="28"/>
                <w:shd w:val="clear" w:color="auto" w:fill="FFFFFF"/>
                <w:lang w:val="en-US"/>
              </w:rPr>
            </w:rPrChange>
          </w:rPr>
          <w:t>SaleNew.Date</w:t>
        </w:r>
        <w:proofErr w:type="spellEnd"/>
        <w:r w:rsidRPr="00CA1CA9">
          <w:rPr>
            <w:rFonts w:ascii="Times New Roman" w:eastAsia="Calibri" w:hAnsi="Times New Roman" w:cs="Times New Roman"/>
            <w:sz w:val="20"/>
            <w:szCs w:val="20"/>
            <w:shd w:val="clear" w:color="auto" w:fill="FFFFFF"/>
            <w:lang w:val="en-US"/>
            <w:rPrChange w:id="16021" w:author="Airat Shigapov" w:date="2021-10-29T16:44:00Z">
              <w:rPr>
                <w:rFonts w:ascii="Times New Roman" w:eastAsia="Calibri" w:hAnsi="Times New Roman" w:cs="Times New Roman"/>
                <w:sz w:val="28"/>
                <w:szCs w:val="28"/>
                <w:shd w:val="clear" w:color="auto" w:fill="FFFFFF"/>
                <w:lang w:val="en-US"/>
              </w:rPr>
            </w:rPrChange>
          </w:rPr>
          <w:t xml:space="preserve"> = </w:t>
        </w:r>
        <w:proofErr w:type="spellStart"/>
        <w:r w:rsidRPr="00CA1CA9">
          <w:rPr>
            <w:rFonts w:ascii="Times New Roman" w:eastAsia="Calibri" w:hAnsi="Times New Roman" w:cs="Times New Roman"/>
            <w:sz w:val="20"/>
            <w:szCs w:val="20"/>
            <w:shd w:val="clear" w:color="auto" w:fill="FFFFFF"/>
            <w:lang w:val="en-US"/>
            <w:rPrChange w:id="16022" w:author="Airat Shigapov" w:date="2021-10-29T16:44:00Z">
              <w:rPr>
                <w:rFonts w:ascii="Times New Roman" w:eastAsia="Calibri" w:hAnsi="Times New Roman" w:cs="Times New Roman"/>
                <w:sz w:val="28"/>
                <w:szCs w:val="28"/>
                <w:shd w:val="clear" w:color="auto" w:fill="FFFFFF"/>
                <w:lang w:val="en-US"/>
              </w:rPr>
            </w:rPrChange>
          </w:rPr>
          <w:t>DateTime.Now</w:t>
        </w:r>
        <w:proofErr w:type="spellEnd"/>
        <w:r w:rsidRPr="00CA1CA9">
          <w:rPr>
            <w:rFonts w:ascii="Times New Roman" w:eastAsia="Calibri" w:hAnsi="Times New Roman" w:cs="Times New Roman"/>
            <w:sz w:val="20"/>
            <w:szCs w:val="20"/>
            <w:shd w:val="clear" w:color="auto" w:fill="FFFFFF"/>
            <w:lang w:val="en-US"/>
            <w:rPrChange w:id="16023" w:author="Airat Shigapov" w:date="2021-10-29T16:44:00Z">
              <w:rPr>
                <w:rFonts w:ascii="Times New Roman" w:eastAsia="Calibri" w:hAnsi="Times New Roman" w:cs="Times New Roman"/>
                <w:sz w:val="28"/>
                <w:szCs w:val="28"/>
                <w:shd w:val="clear" w:color="auto" w:fill="FFFFFF"/>
                <w:lang w:val="en-US"/>
              </w:rPr>
            </w:rPrChange>
          </w:rPr>
          <w:t>;</w:t>
        </w:r>
      </w:ins>
    </w:p>
    <w:p w14:paraId="27C3F24D" w14:textId="77777777" w:rsidR="00CC67A4" w:rsidRPr="00CA1CA9" w:rsidRDefault="00CC67A4" w:rsidP="00CC67A4">
      <w:pPr>
        <w:rPr>
          <w:ins w:id="16024" w:author="Airat Shigapov" w:date="2021-10-29T16:41:00Z"/>
          <w:rFonts w:ascii="Times New Roman" w:eastAsia="Calibri" w:hAnsi="Times New Roman" w:cs="Times New Roman"/>
          <w:sz w:val="20"/>
          <w:szCs w:val="20"/>
          <w:shd w:val="clear" w:color="auto" w:fill="FFFFFF"/>
          <w:lang w:val="en-US"/>
          <w:rPrChange w:id="16025" w:author="Airat Shigapov" w:date="2021-10-29T16:44:00Z">
            <w:rPr>
              <w:ins w:id="16026" w:author="Airat Shigapov" w:date="2021-10-29T16:41:00Z"/>
              <w:rFonts w:ascii="Times New Roman" w:eastAsia="Calibri" w:hAnsi="Times New Roman" w:cs="Times New Roman"/>
              <w:sz w:val="28"/>
              <w:szCs w:val="28"/>
              <w:shd w:val="clear" w:color="auto" w:fill="FFFFFF"/>
              <w:lang w:val="en-US"/>
            </w:rPr>
          </w:rPrChange>
        </w:rPr>
      </w:pPr>
      <w:ins w:id="16027" w:author="Airat Shigapov" w:date="2021-10-29T16:41:00Z">
        <w:r w:rsidRPr="00CA1CA9">
          <w:rPr>
            <w:rFonts w:ascii="Times New Roman" w:eastAsia="Calibri" w:hAnsi="Times New Roman" w:cs="Times New Roman"/>
            <w:sz w:val="20"/>
            <w:szCs w:val="20"/>
            <w:shd w:val="clear" w:color="auto" w:fill="FFFFFF"/>
            <w:lang w:val="en-US"/>
            <w:rPrChange w:id="16028" w:author="Airat Shigapov" w:date="2021-10-29T16:44:00Z">
              <w:rPr>
                <w:rFonts w:ascii="Times New Roman" w:eastAsia="Calibri" w:hAnsi="Times New Roman" w:cs="Times New Roman"/>
                <w:sz w:val="28"/>
                <w:szCs w:val="28"/>
                <w:shd w:val="clear" w:color="auto" w:fill="FFFFFF"/>
                <w:lang w:val="en-US"/>
              </w:rPr>
            </w:rPrChange>
          </w:rPr>
          <w:t xml:space="preserve">                </w:t>
        </w:r>
        <w:proofErr w:type="spellStart"/>
        <w:r w:rsidRPr="00CA1CA9">
          <w:rPr>
            <w:rFonts w:ascii="Times New Roman" w:eastAsia="Calibri" w:hAnsi="Times New Roman" w:cs="Times New Roman"/>
            <w:sz w:val="20"/>
            <w:szCs w:val="20"/>
            <w:shd w:val="clear" w:color="auto" w:fill="FFFFFF"/>
            <w:lang w:val="en-US"/>
            <w:rPrChange w:id="16029" w:author="Airat Shigapov" w:date="2021-10-29T16:44:00Z">
              <w:rPr>
                <w:rFonts w:ascii="Times New Roman" w:eastAsia="Calibri" w:hAnsi="Times New Roman" w:cs="Times New Roman"/>
                <w:sz w:val="28"/>
                <w:szCs w:val="28"/>
                <w:shd w:val="clear" w:color="auto" w:fill="FFFFFF"/>
                <w:lang w:val="en-US"/>
              </w:rPr>
            </w:rPrChange>
          </w:rPr>
          <w:t>SaleNew.UserId</w:t>
        </w:r>
        <w:proofErr w:type="spellEnd"/>
        <w:r w:rsidRPr="00CA1CA9">
          <w:rPr>
            <w:rFonts w:ascii="Times New Roman" w:eastAsia="Calibri" w:hAnsi="Times New Roman" w:cs="Times New Roman"/>
            <w:sz w:val="20"/>
            <w:szCs w:val="20"/>
            <w:shd w:val="clear" w:color="auto" w:fill="FFFFFF"/>
            <w:lang w:val="en-US"/>
            <w:rPrChange w:id="16030" w:author="Airat Shigapov" w:date="2021-10-29T16:44:00Z">
              <w:rPr>
                <w:rFonts w:ascii="Times New Roman" w:eastAsia="Calibri" w:hAnsi="Times New Roman" w:cs="Times New Roman"/>
                <w:sz w:val="28"/>
                <w:szCs w:val="28"/>
                <w:shd w:val="clear" w:color="auto" w:fill="FFFFFF"/>
                <w:lang w:val="en-US"/>
              </w:rPr>
            </w:rPrChange>
          </w:rPr>
          <w:t xml:space="preserve"> = </w:t>
        </w:r>
        <w:proofErr w:type="spellStart"/>
        <w:proofErr w:type="gramStart"/>
        <w:r w:rsidRPr="00CA1CA9">
          <w:rPr>
            <w:rFonts w:ascii="Times New Roman" w:eastAsia="Calibri" w:hAnsi="Times New Roman" w:cs="Times New Roman"/>
            <w:sz w:val="20"/>
            <w:szCs w:val="20"/>
            <w:shd w:val="clear" w:color="auto" w:fill="FFFFFF"/>
            <w:lang w:val="en-US"/>
            <w:rPrChange w:id="16031" w:author="Airat Shigapov" w:date="2021-10-29T16:44:00Z">
              <w:rPr>
                <w:rFonts w:ascii="Times New Roman" w:eastAsia="Calibri" w:hAnsi="Times New Roman" w:cs="Times New Roman"/>
                <w:sz w:val="28"/>
                <w:szCs w:val="28"/>
                <w:shd w:val="clear" w:color="auto" w:fill="FFFFFF"/>
                <w:lang w:val="en-US"/>
              </w:rPr>
            </w:rPrChange>
          </w:rPr>
          <w:t>MainWindow.client.Id</w:t>
        </w:r>
        <w:proofErr w:type="spellEnd"/>
        <w:proofErr w:type="gramEnd"/>
        <w:r w:rsidRPr="00CA1CA9">
          <w:rPr>
            <w:rFonts w:ascii="Times New Roman" w:eastAsia="Calibri" w:hAnsi="Times New Roman" w:cs="Times New Roman"/>
            <w:sz w:val="20"/>
            <w:szCs w:val="20"/>
            <w:shd w:val="clear" w:color="auto" w:fill="FFFFFF"/>
            <w:lang w:val="en-US"/>
            <w:rPrChange w:id="16032" w:author="Airat Shigapov" w:date="2021-10-29T16:44:00Z">
              <w:rPr>
                <w:rFonts w:ascii="Times New Roman" w:eastAsia="Calibri" w:hAnsi="Times New Roman" w:cs="Times New Roman"/>
                <w:sz w:val="28"/>
                <w:szCs w:val="28"/>
                <w:shd w:val="clear" w:color="auto" w:fill="FFFFFF"/>
                <w:lang w:val="en-US"/>
              </w:rPr>
            </w:rPrChange>
          </w:rPr>
          <w:t>;</w:t>
        </w:r>
      </w:ins>
    </w:p>
    <w:p w14:paraId="233347E5" w14:textId="77777777" w:rsidR="00CC67A4" w:rsidRPr="00CA1CA9" w:rsidRDefault="00CC67A4" w:rsidP="00CC67A4">
      <w:pPr>
        <w:rPr>
          <w:ins w:id="16033" w:author="Airat Shigapov" w:date="2021-10-29T16:41:00Z"/>
          <w:rFonts w:ascii="Times New Roman" w:eastAsia="Calibri" w:hAnsi="Times New Roman" w:cs="Times New Roman"/>
          <w:sz w:val="20"/>
          <w:szCs w:val="20"/>
          <w:shd w:val="clear" w:color="auto" w:fill="FFFFFF"/>
          <w:lang w:val="en-US"/>
          <w:rPrChange w:id="16034" w:author="Airat Shigapov" w:date="2021-10-29T16:44:00Z">
            <w:rPr>
              <w:ins w:id="16035" w:author="Airat Shigapov" w:date="2021-10-29T16:41:00Z"/>
              <w:rFonts w:ascii="Times New Roman" w:eastAsia="Calibri" w:hAnsi="Times New Roman" w:cs="Times New Roman"/>
              <w:sz w:val="28"/>
              <w:szCs w:val="28"/>
              <w:shd w:val="clear" w:color="auto" w:fill="FFFFFF"/>
              <w:lang w:val="en-US"/>
            </w:rPr>
          </w:rPrChange>
        </w:rPr>
      </w:pPr>
      <w:ins w:id="16036" w:author="Airat Shigapov" w:date="2021-10-29T16:41:00Z">
        <w:r w:rsidRPr="00CA1CA9">
          <w:rPr>
            <w:rFonts w:ascii="Times New Roman" w:eastAsia="Calibri" w:hAnsi="Times New Roman" w:cs="Times New Roman"/>
            <w:sz w:val="20"/>
            <w:szCs w:val="20"/>
            <w:shd w:val="clear" w:color="auto" w:fill="FFFFFF"/>
            <w:lang w:val="en-US"/>
            <w:rPrChange w:id="16037" w:author="Airat Shigapov" w:date="2021-10-29T16:44:00Z">
              <w:rPr>
                <w:rFonts w:ascii="Times New Roman" w:eastAsia="Calibri" w:hAnsi="Times New Roman" w:cs="Times New Roman"/>
                <w:sz w:val="28"/>
                <w:szCs w:val="28"/>
                <w:shd w:val="clear" w:color="auto" w:fill="FFFFFF"/>
                <w:lang w:val="en-US"/>
              </w:rPr>
            </w:rPrChange>
          </w:rPr>
          <w:t xml:space="preserve">                </w:t>
        </w:r>
        <w:proofErr w:type="spellStart"/>
        <w:r w:rsidRPr="00CA1CA9">
          <w:rPr>
            <w:rFonts w:ascii="Times New Roman" w:eastAsia="Calibri" w:hAnsi="Times New Roman" w:cs="Times New Roman"/>
            <w:sz w:val="20"/>
            <w:szCs w:val="20"/>
            <w:shd w:val="clear" w:color="auto" w:fill="FFFFFF"/>
            <w:lang w:val="en-US"/>
            <w:rPrChange w:id="16038" w:author="Airat Shigapov" w:date="2021-10-29T16:44:00Z">
              <w:rPr>
                <w:rFonts w:ascii="Times New Roman" w:eastAsia="Calibri" w:hAnsi="Times New Roman" w:cs="Times New Roman"/>
                <w:sz w:val="28"/>
                <w:szCs w:val="28"/>
                <w:shd w:val="clear" w:color="auto" w:fill="FFFFFF"/>
                <w:lang w:val="en-US"/>
              </w:rPr>
            </w:rPrChange>
          </w:rPr>
          <w:t>SaleNew.IsDelivered</w:t>
        </w:r>
        <w:proofErr w:type="spellEnd"/>
        <w:r w:rsidRPr="00CA1CA9">
          <w:rPr>
            <w:rFonts w:ascii="Times New Roman" w:eastAsia="Calibri" w:hAnsi="Times New Roman" w:cs="Times New Roman"/>
            <w:sz w:val="20"/>
            <w:szCs w:val="20"/>
            <w:shd w:val="clear" w:color="auto" w:fill="FFFFFF"/>
            <w:lang w:val="en-US"/>
            <w:rPrChange w:id="16039" w:author="Airat Shigapov" w:date="2021-10-29T16:44:00Z">
              <w:rPr>
                <w:rFonts w:ascii="Times New Roman" w:eastAsia="Calibri" w:hAnsi="Times New Roman" w:cs="Times New Roman"/>
                <w:sz w:val="28"/>
                <w:szCs w:val="28"/>
                <w:shd w:val="clear" w:color="auto" w:fill="FFFFFF"/>
                <w:lang w:val="en-US"/>
              </w:rPr>
            </w:rPrChange>
          </w:rPr>
          <w:t xml:space="preserve"> = false;</w:t>
        </w:r>
      </w:ins>
    </w:p>
    <w:p w14:paraId="0159E075" w14:textId="77777777" w:rsidR="00CC67A4" w:rsidRPr="00CA1CA9" w:rsidRDefault="00CC67A4" w:rsidP="00CC67A4">
      <w:pPr>
        <w:rPr>
          <w:ins w:id="16040" w:author="Airat Shigapov" w:date="2021-10-29T16:41:00Z"/>
          <w:rFonts w:ascii="Times New Roman" w:eastAsia="Calibri" w:hAnsi="Times New Roman" w:cs="Times New Roman"/>
          <w:sz w:val="20"/>
          <w:szCs w:val="20"/>
          <w:shd w:val="clear" w:color="auto" w:fill="FFFFFF"/>
          <w:lang w:val="en-US"/>
          <w:rPrChange w:id="16041" w:author="Airat Shigapov" w:date="2021-10-29T16:44:00Z">
            <w:rPr>
              <w:ins w:id="16042" w:author="Airat Shigapov" w:date="2021-10-29T16:41:00Z"/>
              <w:rFonts w:ascii="Times New Roman" w:eastAsia="Calibri" w:hAnsi="Times New Roman" w:cs="Times New Roman"/>
              <w:sz w:val="28"/>
              <w:szCs w:val="28"/>
              <w:shd w:val="clear" w:color="auto" w:fill="FFFFFF"/>
              <w:lang w:val="en-US"/>
            </w:rPr>
          </w:rPrChange>
        </w:rPr>
      </w:pPr>
      <w:ins w:id="16043" w:author="Airat Shigapov" w:date="2021-10-29T16:41:00Z">
        <w:r w:rsidRPr="00CA1CA9">
          <w:rPr>
            <w:rFonts w:ascii="Times New Roman" w:eastAsia="Calibri" w:hAnsi="Times New Roman" w:cs="Times New Roman"/>
            <w:sz w:val="20"/>
            <w:szCs w:val="20"/>
            <w:shd w:val="clear" w:color="auto" w:fill="FFFFFF"/>
            <w:lang w:val="en-US"/>
            <w:rPrChange w:id="16044" w:author="Airat Shigapov" w:date="2021-10-29T16:44:00Z">
              <w:rPr>
                <w:rFonts w:ascii="Times New Roman" w:eastAsia="Calibri" w:hAnsi="Times New Roman" w:cs="Times New Roman"/>
                <w:sz w:val="28"/>
                <w:szCs w:val="28"/>
                <w:shd w:val="clear" w:color="auto" w:fill="FFFFFF"/>
                <w:lang w:val="en-US"/>
              </w:rPr>
            </w:rPrChange>
          </w:rPr>
          <w:t xml:space="preserve">                foreach (var item in </w:t>
        </w:r>
        <w:proofErr w:type="spellStart"/>
        <w:proofErr w:type="gramStart"/>
        <w:r w:rsidRPr="00CA1CA9">
          <w:rPr>
            <w:rFonts w:ascii="Times New Roman" w:eastAsia="Calibri" w:hAnsi="Times New Roman" w:cs="Times New Roman"/>
            <w:sz w:val="20"/>
            <w:szCs w:val="20"/>
            <w:shd w:val="clear" w:color="auto" w:fill="FFFFFF"/>
            <w:lang w:val="en-US"/>
            <w:rPrChange w:id="16045" w:author="Airat Shigapov" w:date="2021-10-29T16:44:00Z">
              <w:rPr>
                <w:rFonts w:ascii="Times New Roman" w:eastAsia="Calibri" w:hAnsi="Times New Roman" w:cs="Times New Roman"/>
                <w:sz w:val="28"/>
                <w:szCs w:val="28"/>
                <w:shd w:val="clear" w:color="auto" w:fill="FFFFFF"/>
                <w:lang w:val="en-US"/>
              </w:rPr>
            </w:rPrChange>
          </w:rPr>
          <w:t>MainWindow.Instance.GoodCart</w:t>
        </w:r>
        <w:proofErr w:type="spellEnd"/>
        <w:proofErr w:type="gramEnd"/>
        <w:r w:rsidRPr="00CA1CA9">
          <w:rPr>
            <w:rFonts w:ascii="Times New Roman" w:eastAsia="Calibri" w:hAnsi="Times New Roman" w:cs="Times New Roman"/>
            <w:sz w:val="20"/>
            <w:szCs w:val="20"/>
            <w:shd w:val="clear" w:color="auto" w:fill="FFFFFF"/>
            <w:lang w:val="en-US"/>
            <w:rPrChange w:id="16046" w:author="Airat Shigapov" w:date="2021-10-29T16:44:00Z">
              <w:rPr>
                <w:rFonts w:ascii="Times New Roman" w:eastAsia="Calibri" w:hAnsi="Times New Roman" w:cs="Times New Roman"/>
                <w:sz w:val="28"/>
                <w:szCs w:val="28"/>
                <w:shd w:val="clear" w:color="auto" w:fill="FFFFFF"/>
                <w:lang w:val="en-US"/>
              </w:rPr>
            </w:rPrChange>
          </w:rPr>
          <w:t>)</w:t>
        </w:r>
      </w:ins>
    </w:p>
    <w:p w14:paraId="700487D2" w14:textId="77777777" w:rsidR="00CC67A4" w:rsidRPr="00CA1CA9" w:rsidRDefault="00CC67A4" w:rsidP="00CC67A4">
      <w:pPr>
        <w:rPr>
          <w:ins w:id="16047" w:author="Airat Shigapov" w:date="2021-10-29T16:41:00Z"/>
          <w:rFonts w:ascii="Times New Roman" w:eastAsia="Calibri" w:hAnsi="Times New Roman" w:cs="Times New Roman"/>
          <w:sz w:val="20"/>
          <w:szCs w:val="20"/>
          <w:shd w:val="clear" w:color="auto" w:fill="FFFFFF"/>
          <w:lang w:val="en-US"/>
          <w:rPrChange w:id="16048" w:author="Airat Shigapov" w:date="2021-10-29T16:44:00Z">
            <w:rPr>
              <w:ins w:id="16049" w:author="Airat Shigapov" w:date="2021-10-29T16:41:00Z"/>
              <w:rFonts w:ascii="Times New Roman" w:eastAsia="Calibri" w:hAnsi="Times New Roman" w:cs="Times New Roman"/>
              <w:sz w:val="28"/>
              <w:szCs w:val="28"/>
              <w:shd w:val="clear" w:color="auto" w:fill="FFFFFF"/>
              <w:lang w:val="en-US"/>
            </w:rPr>
          </w:rPrChange>
        </w:rPr>
      </w:pPr>
      <w:ins w:id="16050" w:author="Airat Shigapov" w:date="2021-10-29T16:41:00Z">
        <w:r w:rsidRPr="00CA1CA9">
          <w:rPr>
            <w:rFonts w:ascii="Times New Roman" w:eastAsia="Calibri" w:hAnsi="Times New Roman" w:cs="Times New Roman"/>
            <w:sz w:val="20"/>
            <w:szCs w:val="20"/>
            <w:shd w:val="clear" w:color="auto" w:fill="FFFFFF"/>
            <w:lang w:val="en-US"/>
            <w:rPrChange w:id="16051" w:author="Airat Shigapov" w:date="2021-10-29T16:44:00Z">
              <w:rPr>
                <w:rFonts w:ascii="Times New Roman" w:eastAsia="Calibri" w:hAnsi="Times New Roman" w:cs="Times New Roman"/>
                <w:sz w:val="28"/>
                <w:szCs w:val="28"/>
                <w:shd w:val="clear" w:color="auto" w:fill="FFFFFF"/>
                <w:lang w:val="en-US"/>
              </w:rPr>
            </w:rPrChange>
          </w:rPr>
          <w:t xml:space="preserve">                {</w:t>
        </w:r>
      </w:ins>
    </w:p>
    <w:p w14:paraId="78DB80A4" w14:textId="77777777" w:rsidR="00CC67A4" w:rsidRPr="00CA1CA9" w:rsidRDefault="00CC67A4" w:rsidP="00CC67A4">
      <w:pPr>
        <w:rPr>
          <w:ins w:id="16052" w:author="Airat Shigapov" w:date="2021-10-29T16:41:00Z"/>
          <w:rFonts w:ascii="Times New Roman" w:eastAsia="Calibri" w:hAnsi="Times New Roman" w:cs="Times New Roman"/>
          <w:sz w:val="20"/>
          <w:szCs w:val="20"/>
          <w:shd w:val="clear" w:color="auto" w:fill="FFFFFF"/>
          <w:lang w:val="en-US"/>
          <w:rPrChange w:id="16053" w:author="Airat Shigapov" w:date="2021-10-29T16:44:00Z">
            <w:rPr>
              <w:ins w:id="16054" w:author="Airat Shigapov" w:date="2021-10-29T16:41:00Z"/>
              <w:rFonts w:ascii="Times New Roman" w:eastAsia="Calibri" w:hAnsi="Times New Roman" w:cs="Times New Roman"/>
              <w:sz w:val="28"/>
              <w:szCs w:val="28"/>
              <w:shd w:val="clear" w:color="auto" w:fill="FFFFFF"/>
              <w:lang w:val="en-US"/>
            </w:rPr>
          </w:rPrChange>
        </w:rPr>
      </w:pPr>
      <w:ins w:id="16055" w:author="Airat Shigapov" w:date="2021-10-29T16:41:00Z">
        <w:r w:rsidRPr="00CA1CA9">
          <w:rPr>
            <w:rFonts w:ascii="Times New Roman" w:eastAsia="Calibri" w:hAnsi="Times New Roman" w:cs="Times New Roman"/>
            <w:sz w:val="20"/>
            <w:szCs w:val="20"/>
            <w:shd w:val="clear" w:color="auto" w:fill="FFFFFF"/>
            <w:lang w:val="en-US"/>
            <w:rPrChange w:id="16056" w:author="Airat Shigapov" w:date="2021-10-29T16:44:00Z">
              <w:rPr>
                <w:rFonts w:ascii="Times New Roman" w:eastAsia="Calibri" w:hAnsi="Times New Roman" w:cs="Times New Roman"/>
                <w:sz w:val="28"/>
                <w:szCs w:val="28"/>
                <w:shd w:val="clear" w:color="auto" w:fill="FFFFFF"/>
                <w:lang w:val="en-US"/>
              </w:rPr>
            </w:rPrChange>
          </w:rPr>
          <w:t xml:space="preserve">                    </w:t>
        </w:r>
      </w:ins>
    </w:p>
    <w:p w14:paraId="17E31AFA" w14:textId="77777777" w:rsidR="00CC67A4" w:rsidRPr="00CA1CA9" w:rsidRDefault="00CC67A4" w:rsidP="00CC67A4">
      <w:pPr>
        <w:rPr>
          <w:ins w:id="16057" w:author="Airat Shigapov" w:date="2021-10-29T16:41:00Z"/>
          <w:rFonts w:ascii="Times New Roman" w:eastAsia="Calibri" w:hAnsi="Times New Roman" w:cs="Times New Roman"/>
          <w:sz w:val="20"/>
          <w:szCs w:val="20"/>
          <w:shd w:val="clear" w:color="auto" w:fill="FFFFFF"/>
          <w:lang w:val="en-US"/>
          <w:rPrChange w:id="16058" w:author="Airat Shigapov" w:date="2021-10-29T16:44:00Z">
            <w:rPr>
              <w:ins w:id="16059" w:author="Airat Shigapov" w:date="2021-10-29T16:41:00Z"/>
              <w:rFonts w:ascii="Times New Roman" w:eastAsia="Calibri" w:hAnsi="Times New Roman" w:cs="Times New Roman"/>
              <w:sz w:val="28"/>
              <w:szCs w:val="28"/>
              <w:shd w:val="clear" w:color="auto" w:fill="FFFFFF"/>
              <w:lang w:val="en-US"/>
            </w:rPr>
          </w:rPrChange>
        </w:rPr>
      </w:pPr>
      <w:ins w:id="16060" w:author="Airat Shigapov" w:date="2021-10-29T16:41:00Z">
        <w:r w:rsidRPr="00CA1CA9">
          <w:rPr>
            <w:rFonts w:ascii="Times New Roman" w:eastAsia="Calibri" w:hAnsi="Times New Roman" w:cs="Times New Roman"/>
            <w:sz w:val="20"/>
            <w:szCs w:val="20"/>
            <w:shd w:val="clear" w:color="auto" w:fill="FFFFFF"/>
            <w:lang w:val="en-US"/>
            <w:rPrChange w:id="16061" w:author="Airat Shigapov" w:date="2021-10-29T16:44:00Z">
              <w:rPr>
                <w:rFonts w:ascii="Times New Roman" w:eastAsia="Calibri" w:hAnsi="Times New Roman" w:cs="Times New Roman"/>
                <w:sz w:val="28"/>
                <w:szCs w:val="28"/>
                <w:shd w:val="clear" w:color="auto" w:fill="FFFFFF"/>
                <w:lang w:val="en-US"/>
              </w:rPr>
            </w:rPrChange>
          </w:rPr>
          <w:t xml:space="preserve">                    if (</w:t>
        </w:r>
        <w:proofErr w:type="spellStart"/>
        <w:proofErr w:type="gramStart"/>
        <w:r w:rsidRPr="00CA1CA9">
          <w:rPr>
            <w:rFonts w:ascii="Times New Roman" w:eastAsia="Calibri" w:hAnsi="Times New Roman" w:cs="Times New Roman"/>
            <w:sz w:val="20"/>
            <w:szCs w:val="20"/>
            <w:shd w:val="clear" w:color="auto" w:fill="FFFFFF"/>
            <w:lang w:val="en-US"/>
            <w:rPrChange w:id="16062" w:author="Airat Shigapov" w:date="2021-10-29T16:44:00Z">
              <w:rPr>
                <w:rFonts w:ascii="Times New Roman" w:eastAsia="Calibri" w:hAnsi="Times New Roman" w:cs="Times New Roman"/>
                <w:sz w:val="28"/>
                <w:szCs w:val="28"/>
                <w:shd w:val="clear" w:color="auto" w:fill="FFFFFF"/>
                <w:lang w:val="en-US"/>
              </w:rPr>
            </w:rPrChange>
          </w:rPr>
          <w:t>item.Good.Count</w:t>
        </w:r>
        <w:proofErr w:type="spellEnd"/>
        <w:proofErr w:type="gramEnd"/>
        <w:r w:rsidRPr="00CA1CA9">
          <w:rPr>
            <w:rFonts w:ascii="Times New Roman" w:eastAsia="Calibri" w:hAnsi="Times New Roman" w:cs="Times New Roman"/>
            <w:sz w:val="20"/>
            <w:szCs w:val="20"/>
            <w:shd w:val="clear" w:color="auto" w:fill="FFFFFF"/>
            <w:lang w:val="en-US"/>
            <w:rPrChange w:id="16063" w:author="Airat Shigapov" w:date="2021-10-29T16:44:00Z">
              <w:rPr>
                <w:rFonts w:ascii="Times New Roman" w:eastAsia="Calibri" w:hAnsi="Times New Roman" w:cs="Times New Roman"/>
                <w:sz w:val="28"/>
                <w:szCs w:val="28"/>
                <w:shd w:val="clear" w:color="auto" w:fill="FFFFFF"/>
                <w:lang w:val="en-US"/>
              </w:rPr>
            </w:rPrChange>
          </w:rPr>
          <w:t xml:space="preserve"> &gt;= </w:t>
        </w:r>
        <w:proofErr w:type="spellStart"/>
        <w:r w:rsidRPr="00CA1CA9">
          <w:rPr>
            <w:rFonts w:ascii="Times New Roman" w:eastAsia="Calibri" w:hAnsi="Times New Roman" w:cs="Times New Roman"/>
            <w:sz w:val="20"/>
            <w:szCs w:val="20"/>
            <w:shd w:val="clear" w:color="auto" w:fill="FFFFFF"/>
            <w:lang w:val="en-US"/>
            <w:rPrChange w:id="16064" w:author="Airat Shigapov" w:date="2021-10-29T16:44:00Z">
              <w:rPr>
                <w:rFonts w:ascii="Times New Roman" w:eastAsia="Calibri" w:hAnsi="Times New Roman" w:cs="Times New Roman"/>
                <w:sz w:val="28"/>
                <w:szCs w:val="28"/>
                <w:shd w:val="clear" w:color="auto" w:fill="FFFFFF"/>
                <w:lang w:val="en-US"/>
              </w:rPr>
            </w:rPrChange>
          </w:rPr>
          <w:t>item.Count</w:t>
        </w:r>
        <w:proofErr w:type="spellEnd"/>
        <w:r w:rsidRPr="00CA1CA9">
          <w:rPr>
            <w:rFonts w:ascii="Times New Roman" w:eastAsia="Calibri" w:hAnsi="Times New Roman" w:cs="Times New Roman"/>
            <w:sz w:val="20"/>
            <w:szCs w:val="20"/>
            <w:shd w:val="clear" w:color="auto" w:fill="FFFFFF"/>
            <w:lang w:val="en-US"/>
            <w:rPrChange w:id="16065" w:author="Airat Shigapov" w:date="2021-10-29T16:44:00Z">
              <w:rPr>
                <w:rFonts w:ascii="Times New Roman" w:eastAsia="Calibri" w:hAnsi="Times New Roman" w:cs="Times New Roman"/>
                <w:sz w:val="28"/>
                <w:szCs w:val="28"/>
                <w:shd w:val="clear" w:color="auto" w:fill="FFFFFF"/>
                <w:lang w:val="en-US"/>
              </w:rPr>
            </w:rPrChange>
          </w:rPr>
          <w:t>)</w:t>
        </w:r>
      </w:ins>
    </w:p>
    <w:p w14:paraId="7E8EA4FC" w14:textId="77777777" w:rsidR="00CC67A4" w:rsidRPr="00CA1CA9" w:rsidRDefault="00CC67A4" w:rsidP="00CC67A4">
      <w:pPr>
        <w:rPr>
          <w:ins w:id="16066" w:author="Airat Shigapov" w:date="2021-10-29T16:41:00Z"/>
          <w:rFonts w:ascii="Times New Roman" w:eastAsia="Calibri" w:hAnsi="Times New Roman" w:cs="Times New Roman"/>
          <w:sz w:val="20"/>
          <w:szCs w:val="20"/>
          <w:shd w:val="clear" w:color="auto" w:fill="FFFFFF"/>
          <w:lang w:val="en-US"/>
          <w:rPrChange w:id="16067" w:author="Airat Shigapov" w:date="2021-10-29T16:44:00Z">
            <w:rPr>
              <w:ins w:id="16068" w:author="Airat Shigapov" w:date="2021-10-29T16:41:00Z"/>
              <w:rFonts w:ascii="Times New Roman" w:eastAsia="Calibri" w:hAnsi="Times New Roman" w:cs="Times New Roman"/>
              <w:sz w:val="28"/>
              <w:szCs w:val="28"/>
              <w:shd w:val="clear" w:color="auto" w:fill="FFFFFF"/>
              <w:lang w:val="en-US"/>
            </w:rPr>
          </w:rPrChange>
        </w:rPr>
      </w:pPr>
      <w:ins w:id="16069" w:author="Airat Shigapov" w:date="2021-10-29T16:41:00Z">
        <w:r w:rsidRPr="00CA1CA9">
          <w:rPr>
            <w:rFonts w:ascii="Times New Roman" w:eastAsia="Calibri" w:hAnsi="Times New Roman" w:cs="Times New Roman"/>
            <w:sz w:val="20"/>
            <w:szCs w:val="20"/>
            <w:shd w:val="clear" w:color="auto" w:fill="FFFFFF"/>
            <w:lang w:val="en-US"/>
            <w:rPrChange w:id="16070" w:author="Airat Shigapov" w:date="2021-10-29T16:44:00Z">
              <w:rPr>
                <w:rFonts w:ascii="Times New Roman" w:eastAsia="Calibri" w:hAnsi="Times New Roman" w:cs="Times New Roman"/>
                <w:sz w:val="28"/>
                <w:szCs w:val="28"/>
                <w:shd w:val="clear" w:color="auto" w:fill="FFFFFF"/>
                <w:lang w:val="en-US"/>
              </w:rPr>
            </w:rPrChange>
          </w:rPr>
          <w:t xml:space="preserve">                    {</w:t>
        </w:r>
      </w:ins>
    </w:p>
    <w:p w14:paraId="415C5248" w14:textId="77777777" w:rsidR="00CC67A4" w:rsidRPr="00CA1CA9" w:rsidRDefault="00CC67A4" w:rsidP="00CC67A4">
      <w:pPr>
        <w:rPr>
          <w:ins w:id="16071" w:author="Airat Shigapov" w:date="2021-10-29T16:41:00Z"/>
          <w:rFonts w:ascii="Times New Roman" w:eastAsia="Calibri" w:hAnsi="Times New Roman" w:cs="Times New Roman"/>
          <w:sz w:val="20"/>
          <w:szCs w:val="20"/>
          <w:shd w:val="clear" w:color="auto" w:fill="FFFFFF"/>
          <w:lang w:val="en-US"/>
          <w:rPrChange w:id="16072" w:author="Airat Shigapov" w:date="2021-10-29T16:44:00Z">
            <w:rPr>
              <w:ins w:id="16073" w:author="Airat Shigapov" w:date="2021-10-29T16:41:00Z"/>
              <w:rFonts w:ascii="Times New Roman" w:eastAsia="Calibri" w:hAnsi="Times New Roman" w:cs="Times New Roman"/>
              <w:sz w:val="28"/>
              <w:szCs w:val="28"/>
              <w:shd w:val="clear" w:color="auto" w:fill="FFFFFF"/>
              <w:lang w:val="en-US"/>
            </w:rPr>
          </w:rPrChange>
        </w:rPr>
      </w:pPr>
      <w:ins w:id="16074" w:author="Airat Shigapov" w:date="2021-10-29T16:41:00Z">
        <w:r w:rsidRPr="00CA1CA9">
          <w:rPr>
            <w:rFonts w:ascii="Times New Roman" w:eastAsia="Calibri" w:hAnsi="Times New Roman" w:cs="Times New Roman"/>
            <w:sz w:val="20"/>
            <w:szCs w:val="20"/>
            <w:shd w:val="clear" w:color="auto" w:fill="FFFFFF"/>
            <w:lang w:val="en-US"/>
            <w:rPrChange w:id="16075" w:author="Airat Shigapov" w:date="2021-10-29T16:44:00Z">
              <w:rPr>
                <w:rFonts w:ascii="Times New Roman" w:eastAsia="Calibri" w:hAnsi="Times New Roman" w:cs="Times New Roman"/>
                <w:sz w:val="28"/>
                <w:szCs w:val="28"/>
                <w:shd w:val="clear" w:color="auto" w:fill="FFFFFF"/>
                <w:lang w:val="en-US"/>
              </w:rPr>
            </w:rPrChange>
          </w:rPr>
          <w:t xml:space="preserve">                        </w:t>
        </w:r>
        <w:proofErr w:type="spellStart"/>
        <w:proofErr w:type="gramStart"/>
        <w:r w:rsidRPr="00CA1CA9">
          <w:rPr>
            <w:rFonts w:ascii="Times New Roman" w:eastAsia="Calibri" w:hAnsi="Times New Roman" w:cs="Times New Roman"/>
            <w:sz w:val="20"/>
            <w:szCs w:val="20"/>
            <w:shd w:val="clear" w:color="auto" w:fill="FFFFFF"/>
            <w:lang w:val="en-US"/>
            <w:rPrChange w:id="16076" w:author="Airat Shigapov" w:date="2021-10-29T16:44:00Z">
              <w:rPr>
                <w:rFonts w:ascii="Times New Roman" w:eastAsia="Calibri" w:hAnsi="Times New Roman" w:cs="Times New Roman"/>
                <w:sz w:val="28"/>
                <w:szCs w:val="28"/>
                <w:shd w:val="clear" w:color="auto" w:fill="FFFFFF"/>
                <w:lang w:val="en-US"/>
              </w:rPr>
            </w:rPrChange>
          </w:rPr>
          <w:t>item.Sale</w:t>
        </w:r>
        <w:proofErr w:type="spellEnd"/>
        <w:proofErr w:type="gramEnd"/>
        <w:r w:rsidRPr="00CA1CA9">
          <w:rPr>
            <w:rFonts w:ascii="Times New Roman" w:eastAsia="Calibri" w:hAnsi="Times New Roman" w:cs="Times New Roman"/>
            <w:sz w:val="20"/>
            <w:szCs w:val="20"/>
            <w:shd w:val="clear" w:color="auto" w:fill="FFFFFF"/>
            <w:lang w:val="en-US"/>
            <w:rPrChange w:id="16077" w:author="Airat Shigapov" w:date="2021-10-29T16:44:00Z">
              <w:rPr>
                <w:rFonts w:ascii="Times New Roman" w:eastAsia="Calibri" w:hAnsi="Times New Roman" w:cs="Times New Roman"/>
                <w:sz w:val="28"/>
                <w:szCs w:val="28"/>
                <w:shd w:val="clear" w:color="auto" w:fill="FFFFFF"/>
                <w:lang w:val="en-US"/>
              </w:rPr>
            </w:rPrChange>
          </w:rPr>
          <w:t xml:space="preserve"> = SaleNew;</w:t>
        </w:r>
      </w:ins>
    </w:p>
    <w:p w14:paraId="0DCD5C04" w14:textId="77777777" w:rsidR="00CC67A4" w:rsidRPr="00CA1CA9" w:rsidRDefault="00CC67A4" w:rsidP="00CC67A4">
      <w:pPr>
        <w:rPr>
          <w:ins w:id="16078" w:author="Airat Shigapov" w:date="2021-10-29T16:41:00Z"/>
          <w:rFonts w:ascii="Times New Roman" w:eastAsia="Calibri" w:hAnsi="Times New Roman" w:cs="Times New Roman"/>
          <w:sz w:val="20"/>
          <w:szCs w:val="20"/>
          <w:shd w:val="clear" w:color="auto" w:fill="FFFFFF"/>
          <w:lang w:val="en-US"/>
          <w:rPrChange w:id="16079" w:author="Airat Shigapov" w:date="2021-10-29T16:44:00Z">
            <w:rPr>
              <w:ins w:id="16080" w:author="Airat Shigapov" w:date="2021-10-29T16:41:00Z"/>
              <w:rFonts w:ascii="Times New Roman" w:eastAsia="Calibri" w:hAnsi="Times New Roman" w:cs="Times New Roman"/>
              <w:sz w:val="28"/>
              <w:szCs w:val="28"/>
              <w:shd w:val="clear" w:color="auto" w:fill="FFFFFF"/>
              <w:lang w:val="en-US"/>
            </w:rPr>
          </w:rPrChange>
        </w:rPr>
      </w:pPr>
      <w:ins w:id="16081" w:author="Airat Shigapov" w:date="2021-10-29T16:41:00Z">
        <w:r w:rsidRPr="00CA1CA9">
          <w:rPr>
            <w:rFonts w:ascii="Times New Roman" w:eastAsia="Calibri" w:hAnsi="Times New Roman" w:cs="Times New Roman"/>
            <w:sz w:val="20"/>
            <w:szCs w:val="20"/>
            <w:shd w:val="clear" w:color="auto" w:fill="FFFFFF"/>
            <w:lang w:val="en-US"/>
            <w:rPrChange w:id="16082" w:author="Airat Shigapov" w:date="2021-10-29T16:44:00Z">
              <w:rPr>
                <w:rFonts w:ascii="Times New Roman" w:eastAsia="Calibri" w:hAnsi="Times New Roman" w:cs="Times New Roman"/>
                <w:sz w:val="28"/>
                <w:szCs w:val="28"/>
                <w:shd w:val="clear" w:color="auto" w:fill="FFFFFF"/>
                <w:lang w:val="en-US"/>
              </w:rPr>
            </w:rPrChange>
          </w:rPr>
          <w:t xml:space="preserve">                        </w:t>
        </w:r>
        <w:proofErr w:type="spellStart"/>
        <w:proofErr w:type="gramStart"/>
        <w:r w:rsidRPr="00CA1CA9">
          <w:rPr>
            <w:rFonts w:ascii="Times New Roman" w:eastAsia="Calibri" w:hAnsi="Times New Roman" w:cs="Times New Roman"/>
            <w:sz w:val="20"/>
            <w:szCs w:val="20"/>
            <w:shd w:val="clear" w:color="auto" w:fill="FFFFFF"/>
            <w:lang w:val="en-US"/>
            <w:rPrChange w:id="16083" w:author="Airat Shigapov" w:date="2021-10-29T16:44:00Z">
              <w:rPr>
                <w:rFonts w:ascii="Times New Roman" w:eastAsia="Calibri" w:hAnsi="Times New Roman" w:cs="Times New Roman"/>
                <w:sz w:val="28"/>
                <w:szCs w:val="28"/>
                <w:shd w:val="clear" w:color="auto" w:fill="FFFFFF"/>
                <w:lang w:val="en-US"/>
              </w:rPr>
            </w:rPrChange>
          </w:rPr>
          <w:t>item.SaleId</w:t>
        </w:r>
        <w:proofErr w:type="spellEnd"/>
        <w:proofErr w:type="gramEnd"/>
        <w:r w:rsidRPr="00CA1CA9">
          <w:rPr>
            <w:rFonts w:ascii="Times New Roman" w:eastAsia="Calibri" w:hAnsi="Times New Roman" w:cs="Times New Roman"/>
            <w:sz w:val="20"/>
            <w:szCs w:val="20"/>
            <w:shd w:val="clear" w:color="auto" w:fill="FFFFFF"/>
            <w:lang w:val="en-US"/>
            <w:rPrChange w:id="16084" w:author="Airat Shigapov" w:date="2021-10-29T16:44:00Z">
              <w:rPr>
                <w:rFonts w:ascii="Times New Roman" w:eastAsia="Calibri" w:hAnsi="Times New Roman" w:cs="Times New Roman"/>
                <w:sz w:val="28"/>
                <w:szCs w:val="28"/>
                <w:shd w:val="clear" w:color="auto" w:fill="FFFFFF"/>
                <w:lang w:val="en-US"/>
              </w:rPr>
            </w:rPrChange>
          </w:rPr>
          <w:t xml:space="preserve"> = </w:t>
        </w:r>
        <w:proofErr w:type="spellStart"/>
        <w:r w:rsidRPr="00CA1CA9">
          <w:rPr>
            <w:rFonts w:ascii="Times New Roman" w:eastAsia="Calibri" w:hAnsi="Times New Roman" w:cs="Times New Roman"/>
            <w:sz w:val="20"/>
            <w:szCs w:val="20"/>
            <w:shd w:val="clear" w:color="auto" w:fill="FFFFFF"/>
            <w:lang w:val="en-US"/>
            <w:rPrChange w:id="16085" w:author="Airat Shigapov" w:date="2021-10-29T16:44:00Z">
              <w:rPr>
                <w:rFonts w:ascii="Times New Roman" w:eastAsia="Calibri" w:hAnsi="Times New Roman" w:cs="Times New Roman"/>
                <w:sz w:val="28"/>
                <w:szCs w:val="28"/>
                <w:shd w:val="clear" w:color="auto" w:fill="FFFFFF"/>
                <w:lang w:val="en-US"/>
              </w:rPr>
            </w:rPrChange>
          </w:rPr>
          <w:t>SaleNew.Id</w:t>
        </w:r>
        <w:proofErr w:type="spellEnd"/>
        <w:r w:rsidRPr="00CA1CA9">
          <w:rPr>
            <w:rFonts w:ascii="Times New Roman" w:eastAsia="Calibri" w:hAnsi="Times New Roman" w:cs="Times New Roman"/>
            <w:sz w:val="20"/>
            <w:szCs w:val="20"/>
            <w:shd w:val="clear" w:color="auto" w:fill="FFFFFF"/>
            <w:lang w:val="en-US"/>
            <w:rPrChange w:id="16086" w:author="Airat Shigapov" w:date="2021-10-29T16:44:00Z">
              <w:rPr>
                <w:rFonts w:ascii="Times New Roman" w:eastAsia="Calibri" w:hAnsi="Times New Roman" w:cs="Times New Roman"/>
                <w:sz w:val="28"/>
                <w:szCs w:val="28"/>
                <w:shd w:val="clear" w:color="auto" w:fill="FFFFFF"/>
                <w:lang w:val="en-US"/>
              </w:rPr>
            </w:rPrChange>
          </w:rPr>
          <w:t>;</w:t>
        </w:r>
      </w:ins>
    </w:p>
    <w:p w14:paraId="1A4FC059" w14:textId="77777777" w:rsidR="00CC67A4" w:rsidRPr="00CA1CA9" w:rsidRDefault="00CC67A4" w:rsidP="00CC67A4">
      <w:pPr>
        <w:rPr>
          <w:ins w:id="16087" w:author="Airat Shigapov" w:date="2021-10-29T16:41:00Z"/>
          <w:rFonts w:ascii="Times New Roman" w:eastAsia="Calibri" w:hAnsi="Times New Roman" w:cs="Times New Roman"/>
          <w:sz w:val="20"/>
          <w:szCs w:val="20"/>
          <w:shd w:val="clear" w:color="auto" w:fill="FFFFFF"/>
          <w:lang w:val="en-US"/>
          <w:rPrChange w:id="16088" w:author="Airat Shigapov" w:date="2021-10-29T16:44:00Z">
            <w:rPr>
              <w:ins w:id="16089" w:author="Airat Shigapov" w:date="2021-10-29T16:41:00Z"/>
              <w:rFonts w:ascii="Times New Roman" w:eastAsia="Calibri" w:hAnsi="Times New Roman" w:cs="Times New Roman"/>
              <w:sz w:val="28"/>
              <w:szCs w:val="28"/>
              <w:shd w:val="clear" w:color="auto" w:fill="FFFFFF"/>
              <w:lang w:val="en-US"/>
            </w:rPr>
          </w:rPrChange>
        </w:rPr>
      </w:pPr>
      <w:ins w:id="16090" w:author="Airat Shigapov" w:date="2021-10-29T16:41:00Z">
        <w:r w:rsidRPr="00CA1CA9">
          <w:rPr>
            <w:rFonts w:ascii="Times New Roman" w:eastAsia="Calibri" w:hAnsi="Times New Roman" w:cs="Times New Roman"/>
            <w:sz w:val="20"/>
            <w:szCs w:val="20"/>
            <w:shd w:val="clear" w:color="auto" w:fill="FFFFFF"/>
            <w:lang w:val="en-US"/>
            <w:rPrChange w:id="16091" w:author="Airat Shigapov" w:date="2021-10-29T16:44:00Z">
              <w:rPr>
                <w:rFonts w:ascii="Times New Roman" w:eastAsia="Calibri" w:hAnsi="Times New Roman" w:cs="Times New Roman"/>
                <w:sz w:val="28"/>
                <w:szCs w:val="28"/>
                <w:shd w:val="clear" w:color="auto" w:fill="FFFFFF"/>
                <w:lang w:val="en-US"/>
              </w:rPr>
            </w:rPrChange>
          </w:rPr>
          <w:t xml:space="preserve">                    }</w:t>
        </w:r>
      </w:ins>
    </w:p>
    <w:p w14:paraId="0092E755" w14:textId="77777777" w:rsidR="00CC67A4" w:rsidRPr="00CA1CA9" w:rsidRDefault="00CC67A4" w:rsidP="00CC67A4">
      <w:pPr>
        <w:rPr>
          <w:ins w:id="16092" w:author="Airat Shigapov" w:date="2021-10-29T16:41:00Z"/>
          <w:rFonts w:ascii="Times New Roman" w:eastAsia="Calibri" w:hAnsi="Times New Roman" w:cs="Times New Roman"/>
          <w:sz w:val="20"/>
          <w:szCs w:val="20"/>
          <w:shd w:val="clear" w:color="auto" w:fill="FFFFFF"/>
          <w:lang w:val="en-US"/>
          <w:rPrChange w:id="16093" w:author="Airat Shigapov" w:date="2021-10-29T16:44:00Z">
            <w:rPr>
              <w:ins w:id="16094" w:author="Airat Shigapov" w:date="2021-10-29T16:41:00Z"/>
              <w:rFonts w:ascii="Times New Roman" w:eastAsia="Calibri" w:hAnsi="Times New Roman" w:cs="Times New Roman"/>
              <w:sz w:val="28"/>
              <w:szCs w:val="28"/>
              <w:shd w:val="clear" w:color="auto" w:fill="FFFFFF"/>
              <w:lang w:val="en-US"/>
            </w:rPr>
          </w:rPrChange>
        </w:rPr>
      </w:pPr>
      <w:ins w:id="16095" w:author="Airat Shigapov" w:date="2021-10-29T16:41:00Z">
        <w:r w:rsidRPr="00CA1CA9">
          <w:rPr>
            <w:rFonts w:ascii="Times New Roman" w:eastAsia="Calibri" w:hAnsi="Times New Roman" w:cs="Times New Roman"/>
            <w:sz w:val="20"/>
            <w:szCs w:val="20"/>
            <w:shd w:val="clear" w:color="auto" w:fill="FFFFFF"/>
            <w:lang w:val="en-US"/>
            <w:rPrChange w:id="16096" w:author="Airat Shigapov" w:date="2021-10-29T16:44:00Z">
              <w:rPr>
                <w:rFonts w:ascii="Times New Roman" w:eastAsia="Calibri" w:hAnsi="Times New Roman" w:cs="Times New Roman"/>
                <w:sz w:val="28"/>
                <w:szCs w:val="28"/>
                <w:shd w:val="clear" w:color="auto" w:fill="FFFFFF"/>
                <w:lang w:val="en-US"/>
              </w:rPr>
            </w:rPrChange>
          </w:rPr>
          <w:t xml:space="preserve">                    else</w:t>
        </w:r>
      </w:ins>
    </w:p>
    <w:p w14:paraId="1EC168EB" w14:textId="77777777" w:rsidR="00CC67A4" w:rsidRPr="00CA1CA9" w:rsidRDefault="00CC67A4" w:rsidP="00CC67A4">
      <w:pPr>
        <w:rPr>
          <w:ins w:id="16097" w:author="Airat Shigapov" w:date="2021-10-29T16:41:00Z"/>
          <w:rFonts w:ascii="Times New Roman" w:eastAsia="Calibri" w:hAnsi="Times New Roman" w:cs="Times New Roman"/>
          <w:sz w:val="20"/>
          <w:szCs w:val="20"/>
          <w:shd w:val="clear" w:color="auto" w:fill="FFFFFF"/>
          <w:lang w:val="en-US"/>
          <w:rPrChange w:id="16098" w:author="Airat Shigapov" w:date="2021-10-29T16:44:00Z">
            <w:rPr>
              <w:ins w:id="16099" w:author="Airat Shigapov" w:date="2021-10-29T16:41:00Z"/>
              <w:rFonts w:ascii="Times New Roman" w:eastAsia="Calibri" w:hAnsi="Times New Roman" w:cs="Times New Roman"/>
              <w:sz w:val="28"/>
              <w:szCs w:val="28"/>
              <w:shd w:val="clear" w:color="auto" w:fill="FFFFFF"/>
              <w:lang w:val="en-US"/>
            </w:rPr>
          </w:rPrChange>
        </w:rPr>
      </w:pPr>
      <w:ins w:id="16100" w:author="Airat Shigapov" w:date="2021-10-29T16:41:00Z">
        <w:r w:rsidRPr="00CA1CA9">
          <w:rPr>
            <w:rFonts w:ascii="Times New Roman" w:eastAsia="Calibri" w:hAnsi="Times New Roman" w:cs="Times New Roman"/>
            <w:sz w:val="20"/>
            <w:szCs w:val="20"/>
            <w:shd w:val="clear" w:color="auto" w:fill="FFFFFF"/>
            <w:lang w:val="en-US"/>
            <w:rPrChange w:id="16101" w:author="Airat Shigapov" w:date="2021-10-29T16:44:00Z">
              <w:rPr>
                <w:rFonts w:ascii="Times New Roman" w:eastAsia="Calibri" w:hAnsi="Times New Roman" w:cs="Times New Roman"/>
                <w:sz w:val="28"/>
                <w:szCs w:val="28"/>
                <w:shd w:val="clear" w:color="auto" w:fill="FFFFFF"/>
                <w:lang w:val="en-US"/>
              </w:rPr>
            </w:rPrChange>
          </w:rPr>
          <w:t xml:space="preserve">                    {</w:t>
        </w:r>
      </w:ins>
    </w:p>
    <w:p w14:paraId="7CE2CC52" w14:textId="77777777" w:rsidR="00CC67A4" w:rsidRPr="00CA1CA9" w:rsidRDefault="00CC67A4" w:rsidP="00CC67A4">
      <w:pPr>
        <w:rPr>
          <w:ins w:id="16102" w:author="Airat Shigapov" w:date="2021-10-29T16:41:00Z"/>
          <w:rFonts w:ascii="Times New Roman" w:eastAsia="Calibri" w:hAnsi="Times New Roman" w:cs="Times New Roman"/>
          <w:sz w:val="20"/>
          <w:szCs w:val="20"/>
          <w:shd w:val="clear" w:color="auto" w:fill="FFFFFF"/>
          <w:lang w:val="en-US"/>
          <w:rPrChange w:id="16103" w:author="Airat Shigapov" w:date="2021-10-29T16:44:00Z">
            <w:rPr>
              <w:ins w:id="16104" w:author="Airat Shigapov" w:date="2021-10-29T16:41:00Z"/>
              <w:rFonts w:ascii="Times New Roman" w:eastAsia="Calibri" w:hAnsi="Times New Roman" w:cs="Times New Roman"/>
              <w:sz w:val="28"/>
              <w:szCs w:val="28"/>
              <w:shd w:val="clear" w:color="auto" w:fill="FFFFFF"/>
              <w:lang w:val="en-US"/>
            </w:rPr>
          </w:rPrChange>
        </w:rPr>
      </w:pPr>
    </w:p>
    <w:p w14:paraId="23C56009" w14:textId="77777777" w:rsidR="00CC67A4" w:rsidRPr="00CA1CA9" w:rsidRDefault="00CC67A4" w:rsidP="00CC67A4">
      <w:pPr>
        <w:rPr>
          <w:ins w:id="16105" w:author="Airat Shigapov" w:date="2021-10-29T16:41:00Z"/>
          <w:rFonts w:ascii="Times New Roman" w:eastAsia="Calibri" w:hAnsi="Times New Roman" w:cs="Times New Roman"/>
          <w:sz w:val="20"/>
          <w:szCs w:val="20"/>
          <w:shd w:val="clear" w:color="auto" w:fill="FFFFFF"/>
          <w:lang w:val="en-US"/>
          <w:rPrChange w:id="16106" w:author="Airat Shigapov" w:date="2021-10-29T16:44:00Z">
            <w:rPr>
              <w:ins w:id="16107" w:author="Airat Shigapov" w:date="2021-10-29T16:41:00Z"/>
              <w:rFonts w:ascii="Times New Roman" w:eastAsia="Calibri" w:hAnsi="Times New Roman" w:cs="Times New Roman"/>
              <w:sz w:val="28"/>
              <w:szCs w:val="28"/>
              <w:shd w:val="clear" w:color="auto" w:fill="FFFFFF"/>
              <w:lang w:val="en-US"/>
            </w:rPr>
          </w:rPrChange>
        </w:rPr>
      </w:pPr>
      <w:ins w:id="16108" w:author="Airat Shigapov" w:date="2021-10-29T16:41:00Z">
        <w:r w:rsidRPr="00CA1CA9">
          <w:rPr>
            <w:rFonts w:ascii="Times New Roman" w:eastAsia="Calibri" w:hAnsi="Times New Roman" w:cs="Times New Roman"/>
            <w:sz w:val="20"/>
            <w:szCs w:val="20"/>
            <w:shd w:val="clear" w:color="auto" w:fill="FFFFFF"/>
            <w:lang w:val="en-US"/>
            <w:rPrChange w:id="16109" w:author="Airat Shigapov" w:date="2021-10-29T16:44:00Z">
              <w:rPr>
                <w:rFonts w:ascii="Times New Roman" w:eastAsia="Calibri" w:hAnsi="Times New Roman" w:cs="Times New Roman"/>
                <w:sz w:val="28"/>
                <w:szCs w:val="28"/>
                <w:shd w:val="clear" w:color="auto" w:fill="FFFFFF"/>
                <w:lang w:val="en-US"/>
              </w:rPr>
            </w:rPrChange>
          </w:rPr>
          <w:t xml:space="preserve">                        </w:t>
        </w:r>
        <w:proofErr w:type="spellStart"/>
        <w:r w:rsidRPr="00CA1CA9">
          <w:rPr>
            <w:rFonts w:ascii="Times New Roman" w:eastAsia="Calibri" w:hAnsi="Times New Roman" w:cs="Times New Roman"/>
            <w:sz w:val="20"/>
            <w:szCs w:val="20"/>
            <w:shd w:val="clear" w:color="auto" w:fill="FFFFFF"/>
            <w:lang w:val="en-US"/>
            <w:rPrChange w:id="16110" w:author="Airat Shigapov" w:date="2021-10-29T16:44:00Z">
              <w:rPr>
                <w:rFonts w:ascii="Times New Roman" w:eastAsia="Calibri" w:hAnsi="Times New Roman" w:cs="Times New Roman"/>
                <w:sz w:val="28"/>
                <w:szCs w:val="28"/>
                <w:shd w:val="clear" w:color="auto" w:fill="FFFFFF"/>
                <w:lang w:val="en-US"/>
              </w:rPr>
            </w:rPrChange>
          </w:rPr>
          <w:t>MessageBox.Show</w:t>
        </w:r>
        <w:proofErr w:type="spellEnd"/>
        <w:r w:rsidRPr="00CA1CA9">
          <w:rPr>
            <w:rFonts w:ascii="Times New Roman" w:eastAsia="Calibri" w:hAnsi="Times New Roman" w:cs="Times New Roman"/>
            <w:sz w:val="20"/>
            <w:szCs w:val="20"/>
            <w:shd w:val="clear" w:color="auto" w:fill="FFFFFF"/>
            <w:lang w:val="en-US"/>
            <w:rPrChange w:id="16111" w:author="Airat Shigapov" w:date="2021-10-29T16:44:00Z">
              <w:rPr>
                <w:rFonts w:ascii="Times New Roman" w:eastAsia="Calibri" w:hAnsi="Times New Roman" w:cs="Times New Roman"/>
                <w:sz w:val="28"/>
                <w:szCs w:val="28"/>
                <w:shd w:val="clear" w:color="auto" w:fill="FFFFFF"/>
                <w:lang w:val="en-US"/>
              </w:rPr>
            </w:rPrChange>
          </w:rPr>
          <w:t>($"{</w:t>
        </w:r>
        <w:proofErr w:type="spellStart"/>
        <w:proofErr w:type="gramStart"/>
        <w:r w:rsidRPr="00CA1CA9">
          <w:rPr>
            <w:rFonts w:ascii="Times New Roman" w:eastAsia="Calibri" w:hAnsi="Times New Roman" w:cs="Times New Roman"/>
            <w:sz w:val="20"/>
            <w:szCs w:val="20"/>
            <w:shd w:val="clear" w:color="auto" w:fill="FFFFFF"/>
            <w:lang w:val="en-US"/>
            <w:rPrChange w:id="16112" w:author="Airat Shigapov" w:date="2021-10-29T16:44:00Z">
              <w:rPr>
                <w:rFonts w:ascii="Times New Roman" w:eastAsia="Calibri" w:hAnsi="Times New Roman" w:cs="Times New Roman"/>
                <w:sz w:val="28"/>
                <w:szCs w:val="28"/>
                <w:shd w:val="clear" w:color="auto" w:fill="FFFFFF"/>
                <w:lang w:val="en-US"/>
              </w:rPr>
            </w:rPrChange>
          </w:rPr>
          <w:t>item.Good.Name</w:t>
        </w:r>
        <w:proofErr w:type="spellEnd"/>
        <w:proofErr w:type="gramEnd"/>
        <w:r w:rsidRPr="00CA1CA9">
          <w:rPr>
            <w:rFonts w:ascii="Times New Roman" w:eastAsia="Calibri" w:hAnsi="Times New Roman" w:cs="Times New Roman"/>
            <w:sz w:val="20"/>
            <w:szCs w:val="20"/>
            <w:shd w:val="clear" w:color="auto" w:fill="FFFFFF"/>
            <w:lang w:val="en-US"/>
            <w:rPrChange w:id="16113" w:author="Airat Shigapov" w:date="2021-10-29T16:44:00Z">
              <w:rPr>
                <w:rFonts w:ascii="Times New Roman" w:eastAsia="Calibri" w:hAnsi="Times New Roman" w:cs="Times New Roman"/>
                <w:sz w:val="28"/>
                <w:szCs w:val="28"/>
                <w:shd w:val="clear" w:color="auto" w:fill="FFFFFF"/>
                <w:lang w:val="en-US"/>
              </w:rPr>
            </w:rPrChange>
          </w:rPr>
          <w:t xml:space="preserve">} </w:t>
        </w:r>
        <w:proofErr w:type="spellStart"/>
        <w:r w:rsidRPr="00CA1CA9">
          <w:rPr>
            <w:rFonts w:ascii="Times New Roman" w:eastAsia="Calibri" w:hAnsi="Times New Roman" w:cs="Times New Roman"/>
            <w:sz w:val="20"/>
            <w:szCs w:val="20"/>
            <w:shd w:val="clear" w:color="auto" w:fill="FFFFFF"/>
            <w:lang w:val="en-US"/>
            <w:rPrChange w:id="16114" w:author="Airat Shigapov" w:date="2021-10-29T16:44:00Z">
              <w:rPr>
                <w:rFonts w:ascii="Times New Roman" w:eastAsia="Calibri" w:hAnsi="Times New Roman" w:cs="Times New Roman"/>
                <w:sz w:val="28"/>
                <w:szCs w:val="28"/>
                <w:shd w:val="clear" w:color="auto" w:fill="FFFFFF"/>
                <w:lang w:val="en-US"/>
              </w:rPr>
            </w:rPrChange>
          </w:rPr>
          <w:t>имеется</w:t>
        </w:r>
        <w:proofErr w:type="spellEnd"/>
        <w:r w:rsidRPr="00CA1CA9">
          <w:rPr>
            <w:rFonts w:ascii="Times New Roman" w:eastAsia="Calibri" w:hAnsi="Times New Roman" w:cs="Times New Roman"/>
            <w:sz w:val="20"/>
            <w:szCs w:val="20"/>
            <w:shd w:val="clear" w:color="auto" w:fill="FFFFFF"/>
            <w:lang w:val="en-US"/>
            <w:rPrChange w:id="16115" w:author="Airat Shigapov" w:date="2021-10-29T16:44:00Z">
              <w:rPr>
                <w:rFonts w:ascii="Times New Roman" w:eastAsia="Calibri" w:hAnsi="Times New Roman" w:cs="Times New Roman"/>
                <w:sz w:val="28"/>
                <w:szCs w:val="28"/>
                <w:shd w:val="clear" w:color="auto" w:fill="FFFFFF"/>
                <w:lang w:val="en-US"/>
              </w:rPr>
            </w:rPrChange>
          </w:rPr>
          <w:t xml:space="preserve"> в </w:t>
        </w:r>
        <w:proofErr w:type="spellStart"/>
        <w:r w:rsidRPr="00CA1CA9">
          <w:rPr>
            <w:rFonts w:ascii="Times New Roman" w:eastAsia="Calibri" w:hAnsi="Times New Roman" w:cs="Times New Roman"/>
            <w:sz w:val="20"/>
            <w:szCs w:val="20"/>
            <w:shd w:val="clear" w:color="auto" w:fill="FFFFFF"/>
            <w:lang w:val="en-US"/>
            <w:rPrChange w:id="16116" w:author="Airat Shigapov" w:date="2021-10-29T16:44:00Z">
              <w:rPr>
                <w:rFonts w:ascii="Times New Roman" w:eastAsia="Calibri" w:hAnsi="Times New Roman" w:cs="Times New Roman"/>
                <w:sz w:val="28"/>
                <w:szCs w:val="28"/>
                <w:shd w:val="clear" w:color="auto" w:fill="FFFFFF"/>
                <w:lang w:val="en-US"/>
              </w:rPr>
            </w:rPrChange>
          </w:rPr>
          <w:t>налиxии</w:t>
        </w:r>
        <w:proofErr w:type="spellEnd"/>
        <w:r w:rsidRPr="00CA1CA9">
          <w:rPr>
            <w:rFonts w:ascii="Times New Roman" w:eastAsia="Calibri" w:hAnsi="Times New Roman" w:cs="Times New Roman"/>
            <w:sz w:val="20"/>
            <w:szCs w:val="20"/>
            <w:shd w:val="clear" w:color="auto" w:fill="FFFFFF"/>
            <w:lang w:val="en-US"/>
            <w:rPrChange w:id="16117" w:author="Airat Shigapov" w:date="2021-10-29T16:44:00Z">
              <w:rPr>
                <w:rFonts w:ascii="Times New Roman" w:eastAsia="Calibri" w:hAnsi="Times New Roman" w:cs="Times New Roman"/>
                <w:sz w:val="28"/>
                <w:szCs w:val="28"/>
                <w:shd w:val="clear" w:color="auto" w:fill="FFFFFF"/>
                <w:lang w:val="en-US"/>
              </w:rPr>
            </w:rPrChange>
          </w:rPr>
          <w:t xml:space="preserve"> </w:t>
        </w:r>
        <w:proofErr w:type="spellStart"/>
        <w:r w:rsidRPr="00CA1CA9">
          <w:rPr>
            <w:rFonts w:ascii="Times New Roman" w:eastAsia="Calibri" w:hAnsi="Times New Roman" w:cs="Times New Roman"/>
            <w:sz w:val="20"/>
            <w:szCs w:val="20"/>
            <w:shd w:val="clear" w:color="auto" w:fill="FFFFFF"/>
            <w:lang w:val="en-US"/>
            <w:rPrChange w:id="16118" w:author="Airat Shigapov" w:date="2021-10-29T16:44:00Z">
              <w:rPr>
                <w:rFonts w:ascii="Times New Roman" w:eastAsia="Calibri" w:hAnsi="Times New Roman" w:cs="Times New Roman"/>
                <w:sz w:val="28"/>
                <w:szCs w:val="28"/>
                <w:shd w:val="clear" w:color="auto" w:fill="FFFFFF"/>
                <w:lang w:val="en-US"/>
              </w:rPr>
            </w:rPrChange>
          </w:rPr>
          <w:t>только</w:t>
        </w:r>
        <w:proofErr w:type="spellEnd"/>
        <w:r w:rsidRPr="00CA1CA9">
          <w:rPr>
            <w:rFonts w:ascii="Times New Roman" w:eastAsia="Calibri" w:hAnsi="Times New Roman" w:cs="Times New Roman"/>
            <w:sz w:val="20"/>
            <w:szCs w:val="20"/>
            <w:shd w:val="clear" w:color="auto" w:fill="FFFFFF"/>
            <w:lang w:val="en-US"/>
            <w:rPrChange w:id="16119" w:author="Airat Shigapov" w:date="2021-10-29T16:44:00Z">
              <w:rPr>
                <w:rFonts w:ascii="Times New Roman" w:eastAsia="Calibri" w:hAnsi="Times New Roman" w:cs="Times New Roman"/>
                <w:sz w:val="28"/>
                <w:szCs w:val="28"/>
                <w:shd w:val="clear" w:color="auto" w:fill="FFFFFF"/>
                <w:lang w:val="en-US"/>
              </w:rPr>
            </w:rPrChange>
          </w:rPr>
          <w:t xml:space="preserve"> {</w:t>
        </w:r>
        <w:proofErr w:type="spellStart"/>
        <w:r w:rsidRPr="00CA1CA9">
          <w:rPr>
            <w:rFonts w:ascii="Times New Roman" w:eastAsia="Calibri" w:hAnsi="Times New Roman" w:cs="Times New Roman"/>
            <w:sz w:val="20"/>
            <w:szCs w:val="20"/>
            <w:shd w:val="clear" w:color="auto" w:fill="FFFFFF"/>
            <w:lang w:val="en-US"/>
            <w:rPrChange w:id="16120" w:author="Airat Shigapov" w:date="2021-10-29T16:44:00Z">
              <w:rPr>
                <w:rFonts w:ascii="Times New Roman" w:eastAsia="Calibri" w:hAnsi="Times New Roman" w:cs="Times New Roman"/>
                <w:sz w:val="28"/>
                <w:szCs w:val="28"/>
                <w:shd w:val="clear" w:color="auto" w:fill="FFFFFF"/>
                <w:lang w:val="en-US"/>
              </w:rPr>
            </w:rPrChange>
          </w:rPr>
          <w:t>item.Good.Count</w:t>
        </w:r>
        <w:proofErr w:type="spellEnd"/>
        <w:r w:rsidRPr="00CA1CA9">
          <w:rPr>
            <w:rFonts w:ascii="Times New Roman" w:eastAsia="Calibri" w:hAnsi="Times New Roman" w:cs="Times New Roman"/>
            <w:sz w:val="20"/>
            <w:szCs w:val="20"/>
            <w:shd w:val="clear" w:color="auto" w:fill="FFFFFF"/>
            <w:lang w:val="en-US"/>
            <w:rPrChange w:id="16121" w:author="Airat Shigapov" w:date="2021-10-29T16:44:00Z">
              <w:rPr>
                <w:rFonts w:ascii="Times New Roman" w:eastAsia="Calibri" w:hAnsi="Times New Roman" w:cs="Times New Roman"/>
                <w:sz w:val="28"/>
                <w:szCs w:val="28"/>
                <w:shd w:val="clear" w:color="auto" w:fill="FFFFFF"/>
                <w:lang w:val="en-US"/>
              </w:rPr>
            </w:rPrChange>
          </w:rPr>
          <w:t xml:space="preserve">} </w:t>
        </w:r>
        <w:proofErr w:type="spellStart"/>
        <w:r w:rsidRPr="00CA1CA9">
          <w:rPr>
            <w:rFonts w:ascii="Times New Roman" w:eastAsia="Calibri" w:hAnsi="Times New Roman" w:cs="Times New Roman"/>
            <w:sz w:val="20"/>
            <w:szCs w:val="20"/>
            <w:shd w:val="clear" w:color="auto" w:fill="FFFFFF"/>
            <w:lang w:val="en-US"/>
            <w:rPrChange w:id="16122" w:author="Airat Shigapov" w:date="2021-10-29T16:44:00Z">
              <w:rPr>
                <w:rFonts w:ascii="Times New Roman" w:eastAsia="Calibri" w:hAnsi="Times New Roman" w:cs="Times New Roman"/>
                <w:sz w:val="28"/>
                <w:szCs w:val="28"/>
                <w:shd w:val="clear" w:color="auto" w:fill="FFFFFF"/>
                <w:lang w:val="en-US"/>
              </w:rPr>
            </w:rPrChange>
          </w:rPr>
          <w:t>шт</w:t>
        </w:r>
        <w:proofErr w:type="spellEnd"/>
        <w:r w:rsidRPr="00CA1CA9">
          <w:rPr>
            <w:rFonts w:ascii="Times New Roman" w:eastAsia="Calibri" w:hAnsi="Times New Roman" w:cs="Times New Roman"/>
            <w:sz w:val="20"/>
            <w:szCs w:val="20"/>
            <w:shd w:val="clear" w:color="auto" w:fill="FFFFFF"/>
            <w:lang w:val="en-US"/>
            <w:rPrChange w:id="16123" w:author="Airat Shigapov" w:date="2021-10-29T16:44:00Z">
              <w:rPr>
                <w:rFonts w:ascii="Times New Roman" w:eastAsia="Calibri" w:hAnsi="Times New Roman" w:cs="Times New Roman"/>
                <w:sz w:val="28"/>
                <w:szCs w:val="28"/>
                <w:shd w:val="clear" w:color="auto" w:fill="FFFFFF"/>
                <w:lang w:val="en-US"/>
              </w:rPr>
            </w:rPrChange>
          </w:rPr>
          <w:t>");</w:t>
        </w:r>
      </w:ins>
    </w:p>
    <w:p w14:paraId="66020D43" w14:textId="77777777" w:rsidR="00CC67A4" w:rsidRPr="00CA1CA9" w:rsidRDefault="00CC67A4" w:rsidP="00CC67A4">
      <w:pPr>
        <w:rPr>
          <w:ins w:id="16124" w:author="Airat Shigapov" w:date="2021-10-29T16:41:00Z"/>
          <w:rFonts w:ascii="Times New Roman" w:eastAsia="Calibri" w:hAnsi="Times New Roman" w:cs="Times New Roman"/>
          <w:sz w:val="20"/>
          <w:szCs w:val="20"/>
          <w:shd w:val="clear" w:color="auto" w:fill="FFFFFF"/>
          <w:lang w:val="en-US"/>
          <w:rPrChange w:id="16125" w:author="Airat Shigapov" w:date="2021-10-29T16:44:00Z">
            <w:rPr>
              <w:ins w:id="16126" w:author="Airat Shigapov" w:date="2021-10-29T16:41:00Z"/>
              <w:rFonts w:ascii="Times New Roman" w:eastAsia="Calibri" w:hAnsi="Times New Roman" w:cs="Times New Roman"/>
              <w:sz w:val="28"/>
              <w:szCs w:val="28"/>
              <w:shd w:val="clear" w:color="auto" w:fill="FFFFFF"/>
              <w:lang w:val="en-US"/>
            </w:rPr>
          </w:rPrChange>
        </w:rPr>
      </w:pPr>
      <w:ins w:id="16127" w:author="Airat Shigapov" w:date="2021-10-29T16:41:00Z">
        <w:r w:rsidRPr="00CA1CA9">
          <w:rPr>
            <w:rFonts w:ascii="Times New Roman" w:eastAsia="Calibri" w:hAnsi="Times New Roman" w:cs="Times New Roman"/>
            <w:sz w:val="20"/>
            <w:szCs w:val="20"/>
            <w:shd w:val="clear" w:color="auto" w:fill="FFFFFF"/>
            <w:lang w:val="en-US"/>
            <w:rPrChange w:id="16128" w:author="Airat Shigapov" w:date="2021-10-29T16:44:00Z">
              <w:rPr>
                <w:rFonts w:ascii="Times New Roman" w:eastAsia="Calibri" w:hAnsi="Times New Roman" w:cs="Times New Roman"/>
                <w:sz w:val="28"/>
                <w:szCs w:val="28"/>
                <w:shd w:val="clear" w:color="auto" w:fill="FFFFFF"/>
                <w:lang w:val="en-US"/>
              </w:rPr>
            </w:rPrChange>
          </w:rPr>
          <w:t xml:space="preserve">                        return;</w:t>
        </w:r>
      </w:ins>
    </w:p>
    <w:p w14:paraId="77C3B4EE" w14:textId="77777777" w:rsidR="00CC67A4" w:rsidRPr="00CA1CA9" w:rsidRDefault="00CC67A4" w:rsidP="00CC67A4">
      <w:pPr>
        <w:rPr>
          <w:ins w:id="16129" w:author="Airat Shigapov" w:date="2021-10-29T16:41:00Z"/>
          <w:rFonts w:ascii="Times New Roman" w:eastAsia="Calibri" w:hAnsi="Times New Roman" w:cs="Times New Roman"/>
          <w:sz w:val="20"/>
          <w:szCs w:val="20"/>
          <w:shd w:val="clear" w:color="auto" w:fill="FFFFFF"/>
          <w:lang w:val="en-US"/>
          <w:rPrChange w:id="16130" w:author="Airat Shigapov" w:date="2021-10-29T16:44:00Z">
            <w:rPr>
              <w:ins w:id="16131" w:author="Airat Shigapov" w:date="2021-10-29T16:41:00Z"/>
              <w:rFonts w:ascii="Times New Roman" w:eastAsia="Calibri" w:hAnsi="Times New Roman" w:cs="Times New Roman"/>
              <w:sz w:val="28"/>
              <w:szCs w:val="28"/>
              <w:shd w:val="clear" w:color="auto" w:fill="FFFFFF"/>
              <w:lang w:val="en-US"/>
            </w:rPr>
          </w:rPrChange>
        </w:rPr>
      </w:pPr>
      <w:ins w:id="16132" w:author="Airat Shigapov" w:date="2021-10-29T16:41:00Z">
        <w:r w:rsidRPr="00CA1CA9">
          <w:rPr>
            <w:rFonts w:ascii="Times New Roman" w:eastAsia="Calibri" w:hAnsi="Times New Roman" w:cs="Times New Roman"/>
            <w:sz w:val="20"/>
            <w:szCs w:val="20"/>
            <w:shd w:val="clear" w:color="auto" w:fill="FFFFFF"/>
            <w:lang w:val="en-US"/>
            <w:rPrChange w:id="16133" w:author="Airat Shigapov" w:date="2021-10-29T16:44:00Z">
              <w:rPr>
                <w:rFonts w:ascii="Times New Roman" w:eastAsia="Calibri" w:hAnsi="Times New Roman" w:cs="Times New Roman"/>
                <w:sz w:val="28"/>
                <w:szCs w:val="28"/>
                <w:shd w:val="clear" w:color="auto" w:fill="FFFFFF"/>
                <w:lang w:val="en-US"/>
              </w:rPr>
            </w:rPrChange>
          </w:rPr>
          <w:t xml:space="preserve">                    }</w:t>
        </w:r>
      </w:ins>
    </w:p>
    <w:p w14:paraId="2A00F663" w14:textId="77777777" w:rsidR="00CC67A4" w:rsidRPr="00CA1CA9" w:rsidRDefault="00CC67A4" w:rsidP="00CC67A4">
      <w:pPr>
        <w:rPr>
          <w:ins w:id="16134" w:author="Airat Shigapov" w:date="2021-10-29T16:41:00Z"/>
          <w:rFonts w:ascii="Times New Roman" w:eastAsia="Calibri" w:hAnsi="Times New Roman" w:cs="Times New Roman"/>
          <w:sz w:val="20"/>
          <w:szCs w:val="20"/>
          <w:shd w:val="clear" w:color="auto" w:fill="FFFFFF"/>
          <w:lang w:val="en-US"/>
          <w:rPrChange w:id="16135" w:author="Airat Shigapov" w:date="2021-10-29T16:44:00Z">
            <w:rPr>
              <w:ins w:id="16136" w:author="Airat Shigapov" w:date="2021-10-29T16:41:00Z"/>
              <w:rFonts w:ascii="Times New Roman" w:eastAsia="Calibri" w:hAnsi="Times New Roman" w:cs="Times New Roman"/>
              <w:sz w:val="28"/>
              <w:szCs w:val="28"/>
              <w:shd w:val="clear" w:color="auto" w:fill="FFFFFF"/>
              <w:lang w:val="en-US"/>
            </w:rPr>
          </w:rPrChange>
        </w:rPr>
      </w:pPr>
      <w:ins w:id="16137" w:author="Airat Shigapov" w:date="2021-10-29T16:41:00Z">
        <w:r w:rsidRPr="00CA1CA9">
          <w:rPr>
            <w:rFonts w:ascii="Times New Roman" w:eastAsia="Calibri" w:hAnsi="Times New Roman" w:cs="Times New Roman"/>
            <w:sz w:val="20"/>
            <w:szCs w:val="20"/>
            <w:shd w:val="clear" w:color="auto" w:fill="FFFFFF"/>
            <w:lang w:val="en-US"/>
            <w:rPrChange w:id="16138" w:author="Airat Shigapov" w:date="2021-10-29T16:44:00Z">
              <w:rPr>
                <w:rFonts w:ascii="Times New Roman" w:eastAsia="Calibri" w:hAnsi="Times New Roman" w:cs="Times New Roman"/>
                <w:sz w:val="28"/>
                <w:szCs w:val="28"/>
                <w:shd w:val="clear" w:color="auto" w:fill="FFFFFF"/>
                <w:lang w:val="en-US"/>
              </w:rPr>
            </w:rPrChange>
          </w:rPr>
          <w:t xml:space="preserve">                }</w:t>
        </w:r>
      </w:ins>
    </w:p>
    <w:p w14:paraId="01F90B69" w14:textId="77777777" w:rsidR="00CC67A4" w:rsidRPr="00CA1CA9" w:rsidRDefault="00CC67A4" w:rsidP="00CC67A4">
      <w:pPr>
        <w:rPr>
          <w:ins w:id="16139" w:author="Airat Shigapov" w:date="2021-10-29T16:41:00Z"/>
          <w:rFonts w:ascii="Times New Roman" w:eastAsia="Calibri" w:hAnsi="Times New Roman" w:cs="Times New Roman"/>
          <w:sz w:val="20"/>
          <w:szCs w:val="20"/>
          <w:shd w:val="clear" w:color="auto" w:fill="FFFFFF"/>
          <w:lang w:val="en-US"/>
          <w:rPrChange w:id="16140" w:author="Airat Shigapov" w:date="2021-10-29T16:44:00Z">
            <w:rPr>
              <w:ins w:id="16141" w:author="Airat Shigapov" w:date="2021-10-29T16:41:00Z"/>
              <w:rFonts w:ascii="Times New Roman" w:eastAsia="Calibri" w:hAnsi="Times New Roman" w:cs="Times New Roman"/>
              <w:sz w:val="28"/>
              <w:szCs w:val="28"/>
              <w:shd w:val="clear" w:color="auto" w:fill="FFFFFF"/>
              <w:lang w:val="en-US"/>
            </w:rPr>
          </w:rPrChange>
        </w:rPr>
      </w:pPr>
      <w:ins w:id="16142" w:author="Airat Shigapov" w:date="2021-10-29T16:41:00Z">
        <w:r w:rsidRPr="00CA1CA9">
          <w:rPr>
            <w:rFonts w:ascii="Times New Roman" w:eastAsia="Calibri" w:hAnsi="Times New Roman" w:cs="Times New Roman"/>
            <w:sz w:val="20"/>
            <w:szCs w:val="20"/>
            <w:shd w:val="clear" w:color="auto" w:fill="FFFFFF"/>
            <w:lang w:val="en-US"/>
            <w:rPrChange w:id="16143" w:author="Airat Shigapov" w:date="2021-10-29T16:44:00Z">
              <w:rPr>
                <w:rFonts w:ascii="Times New Roman" w:eastAsia="Calibri" w:hAnsi="Times New Roman" w:cs="Times New Roman"/>
                <w:sz w:val="28"/>
                <w:szCs w:val="28"/>
                <w:shd w:val="clear" w:color="auto" w:fill="FFFFFF"/>
                <w:lang w:val="en-US"/>
              </w:rPr>
            </w:rPrChange>
          </w:rPr>
          <w:t xml:space="preserve">                </w:t>
        </w:r>
        <w:proofErr w:type="spellStart"/>
        <w:r w:rsidRPr="00CA1CA9">
          <w:rPr>
            <w:rFonts w:ascii="Times New Roman" w:eastAsia="Calibri" w:hAnsi="Times New Roman" w:cs="Times New Roman"/>
            <w:sz w:val="20"/>
            <w:szCs w:val="20"/>
            <w:shd w:val="clear" w:color="auto" w:fill="FFFFFF"/>
            <w:lang w:val="en-US"/>
            <w:rPrChange w:id="16144" w:author="Airat Shigapov" w:date="2021-10-29T16:44:00Z">
              <w:rPr>
                <w:rFonts w:ascii="Times New Roman" w:eastAsia="Calibri" w:hAnsi="Times New Roman" w:cs="Times New Roman"/>
                <w:sz w:val="28"/>
                <w:szCs w:val="28"/>
                <w:shd w:val="clear" w:color="auto" w:fill="FFFFFF"/>
                <w:lang w:val="en-US"/>
              </w:rPr>
            </w:rPrChange>
          </w:rPr>
          <w:t>SaleNew.GoodSales</w:t>
        </w:r>
        <w:proofErr w:type="spellEnd"/>
        <w:r w:rsidRPr="00CA1CA9">
          <w:rPr>
            <w:rFonts w:ascii="Times New Roman" w:eastAsia="Calibri" w:hAnsi="Times New Roman" w:cs="Times New Roman"/>
            <w:sz w:val="20"/>
            <w:szCs w:val="20"/>
            <w:shd w:val="clear" w:color="auto" w:fill="FFFFFF"/>
            <w:lang w:val="en-US"/>
            <w:rPrChange w:id="16145" w:author="Airat Shigapov" w:date="2021-10-29T16:44:00Z">
              <w:rPr>
                <w:rFonts w:ascii="Times New Roman" w:eastAsia="Calibri" w:hAnsi="Times New Roman" w:cs="Times New Roman"/>
                <w:sz w:val="28"/>
                <w:szCs w:val="28"/>
                <w:shd w:val="clear" w:color="auto" w:fill="FFFFFF"/>
                <w:lang w:val="en-US"/>
              </w:rPr>
            </w:rPrChange>
          </w:rPr>
          <w:t xml:space="preserve"> = </w:t>
        </w:r>
        <w:proofErr w:type="spellStart"/>
        <w:proofErr w:type="gramStart"/>
        <w:r w:rsidRPr="00CA1CA9">
          <w:rPr>
            <w:rFonts w:ascii="Times New Roman" w:eastAsia="Calibri" w:hAnsi="Times New Roman" w:cs="Times New Roman"/>
            <w:sz w:val="20"/>
            <w:szCs w:val="20"/>
            <w:shd w:val="clear" w:color="auto" w:fill="FFFFFF"/>
            <w:lang w:val="en-US"/>
            <w:rPrChange w:id="16146" w:author="Airat Shigapov" w:date="2021-10-29T16:44:00Z">
              <w:rPr>
                <w:rFonts w:ascii="Times New Roman" w:eastAsia="Calibri" w:hAnsi="Times New Roman" w:cs="Times New Roman"/>
                <w:sz w:val="28"/>
                <w:szCs w:val="28"/>
                <w:shd w:val="clear" w:color="auto" w:fill="FFFFFF"/>
                <w:lang w:val="en-US"/>
              </w:rPr>
            </w:rPrChange>
          </w:rPr>
          <w:t>MainWindow.Instance.GoodCart</w:t>
        </w:r>
        <w:proofErr w:type="spellEnd"/>
        <w:proofErr w:type="gramEnd"/>
        <w:r w:rsidRPr="00CA1CA9">
          <w:rPr>
            <w:rFonts w:ascii="Times New Roman" w:eastAsia="Calibri" w:hAnsi="Times New Roman" w:cs="Times New Roman"/>
            <w:sz w:val="20"/>
            <w:szCs w:val="20"/>
            <w:shd w:val="clear" w:color="auto" w:fill="FFFFFF"/>
            <w:lang w:val="en-US"/>
            <w:rPrChange w:id="16147" w:author="Airat Shigapov" w:date="2021-10-29T16:44:00Z">
              <w:rPr>
                <w:rFonts w:ascii="Times New Roman" w:eastAsia="Calibri" w:hAnsi="Times New Roman" w:cs="Times New Roman"/>
                <w:sz w:val="28"/>
                <w:szCs w:val="28"/>
                <w:shd w:val="clear" w:color="auto" w:fill="FFFFFF"/>
                <w:lang w:val="en-US"/>
              </w:rPr>
            </w:rPrChange>
          </w:rPr>
          <w:t>;</w:t>
        </w:r>
      </w:ins>
    </w:p>
    <w:p w14:paraId="4A376DA5" w14:textId="77777777" w:rsidR="00CC67A4" w:rsidRPr="00CA1CA9" w:rsidRDefault="00CC67A4" w:rsidP="00CC67A4">
      <w:pPr>
        <w:rPr>
          <w:ins w:id="16148" w:author="Airat Shigapov" w:date="2021-10-29T16:41:00Z"/>
          <w:rFonts w:ascii="Times New Roman" w:eastAsia="Calibri" w:hAnsi="Times New Roman" w:cs="Times New Roman"/>
          <w:sz w:val="20"/>
          <w:szCs w:val="20"/>
          <w:shd w:val="clear" w:color="auto" w:fill="FFFFFF"/>
          <w:lang w:val="en-US"/>
          <w:rPrChange w:id="16149" w:author="Airat Shigapov" w:date="2021-10-29T16:44:00Z">
            <w:rPr>
              <w:ins w:id="16150" w:author="Airat Shigapov" w:date="2021-10-29T16:41:00Z"/>
              <w:rFonts w:ascii="Times New Roman" w:eastAsia="Calibri" w:hAnsi="Times New Roman" w:cs="Times New Roman"/>
              <w:sz w:val="28"/>
              <w:szCs w:val="28"/>
              <w:shd w:val="clear" w:color="auto" w:fill="FFFFFF"/>
              <w:lang w:val="en-US"/>
            </w:rPr>
          </w:rPrChange>
        </w:rPr>
      </w:pPr>
      <w:ins w:id="16151" w:author="Airat Shigapov" w:date="2021-10-29T16:41:00Z">
        <w:r w:rsidRPr="00CA1CA9">
          <w:rPr>
            <w:rFonts w:ascii="Times New Roman" w:eastAsia="Calibri" w:hAnsi="Times New Roman" w:cs="Times New Roman"/>
            <w:sz w:val="20"/>
            <w:szCs w:val="20"/>
            <w:shd w:val="clear" w:color="auto" w:fill="FFFFFF"/>
            <w:lang w:val="en-US"/>
            <w:rPrChange w:id="16152" w:author="Airat Shigapov" w:date="2021-10-29T16:44:00Z">
              <w:rPr>
                <w:rFonts w:ascii="Times New Roman" w:eastAsia="Calibri" w:hAnsi="Times New Roman" w:cs="Times New Roman"/>
                <w:sz w:val="28"/>
                <w:szCs w:val="28"/>
                <w:shd w:val="clear" w:color="auto" w:fill="FFFFFF"/>
                <w:lang w:val="en-US"/>
              </w:rPr>
            </w:rPrChange>
          </w:rPr>
          <w:t xml:space="preserve">                </w:t>
        </w:r>
        <w:proofErr w:type="spellStart"/>
        <w:proofErr w:type="gramStart"/>
        <w:r w:rsidRPr="00CA1CA9">
          <w:rPr>
            <w:rFonts w:ascii="Times New Roman" w:eastAsia="Calibri" w:hAnsi="Times New Roman" w:cs="Times New Roman"/>
            <w:sz w:val="20"/>
            <w:szCs w:val="20"/>
            <w:shd w:val="clear" w:color="auto" w:fill="FFFFFF"/>
            <w:lang w:val="en-US"/>
            <w:rPrChange w:id="16153" w:author="Airat Shigapov" w:date="2021-10-29T16:44:00Z">
              <w:rPr>
                <w:rFonts w:ascii="Times New Roman" w:eastAsia="Calibri" w:hAnsi="Times New Roman" w:cs="Times New Roman"/>
                <w:sz w:val="28"/>
                <w:szCs w:val="28"/>
                <w:shd w:val="clear" w:color="auto" w:fill="FFFFFF"/>
                <w:lang w:val="en-US"/>
              </w:rPr>
            </w:rPrChange>
          </w:rPr>
          <w:t>MainWindow.carShopEntities.Sales.Add</w:t>
        </w:r>
        <w:proofErr w:type="spellEnd"/>
        <w:proofErr w:type="gramEnd"/>
        <w:r w:rsidRPr="00CA1CA9">
          <w:rPr>
            <w:rFonts w:ascii="Times New Roman" w:eastAsia="Calibri" w:hAnsi="Times New Roman" w:cs="Times New Roman"/>
            <w:sz w:val="20"/>
            <w:szCs w:val="20"/>
            <w:shd w:val="clear" w:color="auto" w:fill="FFFFFF"/>
            <w:lang w:val="en-US"/>
            <w:rPrChange w:id="16154" w:author="Airat Shigapov" w:date="2021-10-29T16:44:00Z">
              <w:rPr>
                <w:rFonts w:ascii="Times New Roman" w:eastAsia="Calibri" w:hAnsi="Times New Roman" w:cs="Times New Roman"/>
                <w:sz w:val="28"/>
                <w:szCs w:val="28"/>
                <w:shd w:val="clear" w:color="auto" w:fill="FFFFFF"/>
                <w:lang w:val="en-US"/>
              </w:rPr>
            </w:rPrChange>
          </w:rPr>
          <w:t>(</w:t>
        </w:r>
        <w:proofErr w:type="spellStart"/>
        <w:r w:rsidRPr="00CA1CA9">
          <w:rPr>
            <w:rFonts w:ascii="Times New Roman" w:eastAsia="Calibri" w:hAnsi="Times New Roman" w:cs="Times New Roman"/>
            <w:sz w:val="20"/>
            <w:szCs w:val="20"/>
            <w:shd w:val="clear" w:color="auto" w:fill="FFFFFF"/>
            <w:lang w:val="en-US"/>
            <w:rPrChange w:id="16155" w:author="Airat Shigapov" w:date="2021-10-29T16:44:00Z">
              <w:rPr>
                <w:rFonts w:ascii="Times New Roman" w:eastAsia="Calibri" w:hAnsi="Times New Roman" w:cs="Times New Roman"/>
                <w:sz w:val="28"/>
                <w:szCs w:val="28"/>
                <w:shd w:val="clear" w:color="auto" w:fill="FFFFFF"/>
                <w:lang w:val="en-US"/>
              </w:rPr>
            </w:rPrChange>
          </w:rPr>
          <w:t>SaleNew</w:t>
        </w:r>
        <w:proofErr w:type="spellEnd"/>
        <w:r w:rsidRPr="00CA1CA9">
          <w:rPr>
            <w:rFonts w:ascii="Times New Roman" w:eastAsia="Calibri" w:hAnsi="Times New Roman" w:cs="Times New Roman"/>
            <w:sz w:val="20"/>
            <w:szCs w:val="20"/>
            <w:shd w:val="clear" w:color="auto" w:fill="FFFFFF"/>
            <w:lang w:val="en-US"/>
            <w:rPrChange w:id="16156" w:author="Airat Shigapov" w:date="2021-10-29T16:44:00Z">
              <w:rPr>
                <w:rFonts w:ascii="Times New Roman" w:eastAsia="Calibri" w:hAnsi="Times New Roman" w:cs="Times New Roman"/>
                <w:sz w:val="28"/>
                <w:szCs w:val="28"/>
                <w:shd w:val="clear" w:color="auto" w:fill="FFFFFF"/>
                <w:lang w:val="en-US"/>
              </w:rPr>
            </w:rPrChange>
          </w:rPr>
          <w:t>);</w:t>
        </w:r>
      </w:ins>
    </w:p>
    <w:p w14:paraId="4B763D1E" w14:textId="77777777" w:rsidR="00CC67A4" w:rsidRPr="00CA1CA9" w:rsidRDefault="00CC67A4" w:rsidP="00CC67A4">
      <w:pPr>
        <w:rPr>
          <w:ins w:id="16157" w:author="Airat Shigapov" w:date="2021-10-29T16:41:00Z"/>
          <w:rFonts w:ascii="Times New Roman" w:eastAsia="Calibri" w:hAnsi="Times New Roman" w:cs="Times New Roman"/>
          <w:sz w:val="20"/>
          <w:szCs w:val="20"/>
          <w:shd w:val="clear" w:color="auto" w:fill="FFFFFF"/>
          <w:lang w:val="en-US"/>
          <w:rPrChange w:id="16158" w:author="Airat Shigapov" w:date="2021-10-29T16:44:00Z">
            <w:rPr>
              <w:ins w:id="16159" w:author="Airat Shigapov" w:date="2021-10-29T16:41:00Z"/>
              <w:rFonts w:ascii="Times New Roman" w:eastAsia="Calibri" w:hAnsi="Times New Roman" w:cs="Times New Roman"/>
              <w:sz w:val="28"/>
              <w:szCs w:val="28"/>
              <w:shd w:val="clear" w:color="auto" w:fill="FFFFFF"/>
              <w:lang w:val="en-US"/>
            </w:rPr>
          </w:rPrChange>
        </w:rPr>
      </w:pPr>
      <w:ins w:id="16160" w:author="Airat Shigapov" w:date="2021-10-29T16:41:00Z">
        <w:r w:rsidRPr="00CA1CA9">
          <w:rPr>
            <w:rFonts w:ascii="Times New Roman" w:eastAsia="Calibri" w:hAnsi="Times New Roman" w:cs="Times New Roman"/>
            <w:sz w:val="20"/>
            <w:szCs w:val="20"/>
            <w:shd w:val="clear" w:color="auto" w:fill="FFFFFF"/>
            <w:lang w:val="en-US"/>
            <w:rPrChange w:id="16161" w:author="Airat Shigapov" w:date="2021-10-29T16:44:00Z">
              <w:rPr>
                <w:rFonts w:ascii="Times New Roman" w:eastAsia="Calibri" w:hAnsi="Times New Roman" w:cs="Times New Roman"/>
                <w:sz w:val="28"/>
                <w:szCs w:val="28"/>
                <w:shd w:val="clear" w:color="auto" w:fill="FFFFFF"/>
                <w:lang w:val="en-US"/>
              </w:rPr>
            </w:rPrChange>
          </w:rPr>
          <w:t xml:space="preserve">                </w:t>
        </w:r>
      </w:ins>
    </w:p>
    <w:p w14:paraId="12138124" w14:textId="77777777" w:rsidR="00CC67A4" w:rsidRPr="00CA1CA9" w:rsidRDefault="00CC67A4" w:rsidP="00CC67A4">
      <w:pPr>
        <w:rPr>
          <w:ins w:id="16162" w:author="Airat Shigapov" w:date="2021-10-29T16:41:00Z"/>
          <w:rFonts w:ascii="Times New Roman" w:eastAsia="Calibri" w:hAnsi="Times New Roman" w:cs="Times New Roman"/>
          <w:sz w:val="20"/>
          <w:szCs w:val="20"/>
          <w:shd w:val="clear" w:color="auto" w:fill="FFFFFF"/>
          <w:lang w:val="en-US"/>
          <w:rPrChange w:id="16163" w:author="Airat Shigapov" w:date="2021-10-29T16:44:00Z">
            <w:rPr>
              <w:ins w:id="16164" w:author="Airat Shigapov" w:date="2021-10-29T16:41:00Z"/>
              <w:rFonts w:ascii="Times New Roman" w:eastAsia="Calibri" w:hAnsi="Times New Roman" w:cs="Times New Roman"/>
              <w:sz w:val="28"/>
              <w:szCs w:val="28"/>
              <w:shd w:val="clear" w:color="auto" w:fill="FFFFFF"/>
              <w:lang w:val="en-US"/>
            </w:rPr>
          </w:rPrChange>
        </w:rPr>
      </w:pPr>
      <w:ins w:id="16165" w:author="Airat Shigapov" w:date="2021-10-29T16:41:00Z">
        <w:r w:rsidRPr="00CA1CA9">
          <w:rPr>
            <w:rFonts w:ascii="Times New Roman" w:eastAsia="Calibri" w:hAnsi="Times New Roman" w:cs="Times New Roman"/>
            <w:sz w:val="20"/>
            <w:szCs w:val="20"/>
            <w:shd w:val="clear" w:color="auto" w:fill="FFFFFF"/>
            <w:lang w:val="en-US"/>
            <w:rPrChange w:id="16166" w:author="Airat Shigapov" w:date="2021-10-29T16:44:00Z">
              <w:rPr>
                <w:rFonts w:ascii="Times New Roman" w:eastAsia="Calibri" w:hAnsi="Times New Roman" w:cs="Times New Roman"/>
                <w:sz w:val="28"/>
                <w:szCs w:val="28"/>
                <w:shd w:val="clear" w:color="auto" w:fill="FFFFFF"/>
                <w:lang w:val="en-US"/>
              </w:rPr>
            </w:rPrChange>
          </w:rPr>
          <w:t xml:space="preserve">                foreach (var item in </w:t>
        </w:r>
        <w:proofErr w:type="spellStart"/>
        <w:proofErr w:type="gramStart"/>
        <w:r w:rsidRPr="00CA1CA9">
          <w:rPr>
            <w:rFonts w:ascii="Times New Roman" w:eastAsia="Calibri" w:hAnsi="Times New Roman" w:cs="Times New Roman"/>
            <w:sz w:val="20"/>
            <w:szCs w:val="20"/>
            <w:shd w:val="clear" w:color="auto" w:fill="FFFFFF"/>
            <w:lang w:val="en-US"/>
            <w:rPrChange w:id="16167" w:author="Airat Shigapov" w:date="2021-10-29T16:44:00Z">
              <w:rPr>
                <w:rFonts w:ascii="Times New Roman" w:eastAsia="Calibri" w:hAnsi="Times New Roman" w:cs="Times New Roman"/>
                <w:sz w:val="28"/>
                <w:szCs w:val="28"/>
                <w:shd w:val="clear" w:color="auto" w:fill="FFFFFF"/>
                <w:lang w:val="en-US"/>
              </w:rPr>
            </w:rPrChange>
          </w:rPr>
          <w:t>MainWindow.Instance.GoodCart</w:t>
        </w:r>
        <w:proofErr w:type="spellEnd"/>
        <w:proofErr w:type="gramEnd"/>
        <w:r w:rsidRPr="00CA1CA9">
          <w:rPr>
            <w:rFonts w:ascii="Times New Roman" w:eastAsia="Calibri" w:hAnsi="Times New Roman" w:cs="Times New Roman"/>
            <w:sz w:val="20"/>
            <w:szCs w:val="20"/>
            <w:shd w:val="clear" w:color="auto" w:fill="FFFFFF"/>
            <w:lang w:val="en-US"/>
            <w:rPrChange w:id="16168" w:author="Airat Shigapov" w:date="2021-10-29T16:44:00Z">
              <w:rPr>
                <w:rFonts w:ascii="Times New Roman" w:eastAsia="Calibri" w:hAnsi="Times New Roman" w:cs="Times New Roman"/>
                <w:sz w:val="28"/>
                <w:szCs w:val="28"/>
                <w:shd w:val="clear" w:color="auto" w:fill="FFFFFF"/>
                <w:lang w:val="en-US"/>
              </w:rPr>
            </w:rPrChange>
          </w:rPr>
          <w:t>)</w:t>
        </w:r>
      </w:ins>
    </w:p>
    <w:p w14:paraId="114E025F" w14:textId="77777777" w:rsidR="00CC67A4" w:rsidRPr="00CA1CA9" w:rsidRDefault="00CC67A4" w:rsidP="00CC67A4">
      <w:pPr>
        <w:rPr>
          <w:ins w:id="16169" w:author="Airat Shigapov" w:date="2021-10-29T16:41:00Z"/>
          <w:rFonts w:ascii="Times New Roman" w:eastAsia="Calibri" w:hAnsi="Times New Roman" w:cs="Times New Roman"/>
          <w:sz w:val="20"/>
          <w:szCs w:val="20"/>
          <w:shd w:val="clear" w:color="auto" w:fill="FFFFFF"/>
          <w:lang w:val="en-US"/>
          <w:rPrChange w:id="16170" w:author="Airat Shigapov" w:date="2021-10-29T16:44:00Z">
            <w:rPr>
              <w:ins w:id="16171" w:author="Airat Shigapov" w:date="2021-10-29T16:41:00Z"/>
              <w:rFonts w:ascii="Times New Roman" w:eastAsia="Calibri" w:hAnsi="Times New Roman" w:cs="Times New Roman"/>
              <w:sz w:val="28"/>
              <w:szCs w:val="28"/>
              <w:shd w:val="clear" w:color="auto" w:fill="FFFFFF"/>
              <w:lang w:val="en-US"/>
            </w:rPr>
          </w:rPrChange>
        </w:rPr>
      </w:pPr>
      <w:ins w:id="16172" w:author="Airat Shigapov" w:date="2021-10-29T16:41:00Z">
        <w:r w:rsidRPr="00CA1CA9">
          <w:rPr>
            <w:rFonts w:ascii="Times New Roman" w:eastAsia="Calibri" w:hAnsi="Times New Roman" w:cs="Times New Roman"/>
            <w:sz w:val="20"/>
            <w:szCs w:val="20"/>
            <w:shd w:val="clear" w:color="auto" w:fill="FFFFFF"/>
            <w:lang w:val="en-US"/>
            <w:rPrChange w:id="16173" w:author="Airat Shigapov" w:date="2021-10-29T16:44:00Z">
              <w:rPr>
                <w:rFonts w:ascii="Times New Roman" w:eastAsia="Calibri" w:hAnsi="Times New Roman" w:cs="Times New Roman"/>
                <w:sz w:val="28"/>
                <w:szCs w:val="28"/>
                <w:shd w:val="clear" w:color="auto" w:fill="FFFFFF"/>
                <w:lang w:val="en-US"/>
              </w:rPr>
            </w:rPrChange>
          </w:rPr>
          <w:t xml:space="preserve">                {</w:t>
        </w:r>
      </w:ins>
    </w:p>
    <w:p w14:paraId="78BDA424" w14:textId="77777777" w:rsidR="00CC67A4" w:rsidRPr="00CA1CA9" w:rsidRDefault="00CC67A4" w:rsidP="00CC67A4">
      <w:pPr>
        <w:rPr>
          <w:ins w:id="16174" w:author="Airat Shigapov" w:date="2021-10-29T16:41:00Z"/>
          <w:rFonts w:ascii="Times New Roman" w:eastAsia="Calibri" w:hAnsi="Times New Roman" w:cs="Times New Roman"/>
          <w:sz w:val="20"/>
          <w:szCs w:val="20"/>
          <w:shd w:val="clear" w:color="auto" w:fill="FFFFFF"/>
          <w:lang w:val="en-US"/>
          <w:rPrChange w:id="16175" w:author="Airat Shigapov" w:date="2021-10-29T16:44:00Z">
            <w:rPr>
              <w:ins w:id="16176" w:author="Airat Shigapov" w:date="2021-10-29T16:41:00Z"/>
              <w:rFonts w:ascii="Times New Roman" w:eastAsia="Calibri" w:hAnsi="Times New Roman" w:cs="Times New Roman"/>
              <w:sz w:val="28"/>
              <w:szCs w:val="28"/>
              <w:shd w:val="clear" w:color="auto" w:fill="FFFFFF"/>
              <w:lang w:val="en-US"/>
            </w:rPr>
          </w:rPrChange>
        </w:rPr>
      </w:pPr>
      <w:ins w:id="16177" w:author="Airat Shigapov" w:date="2021-10-29T16:41:00Z">
        <w:r w:rsidRPr="00CA1CA9">
          <w:rPr>
            <w:rFonts w:ascii="Times New Roman" w:eastAsia="Calibri" w:hAnsi="Times New Roman" w:cs="Times New Roman"/>
            <w:sz w:val="20"/>
            <w:szCs w:val="20"/>
            <w:shd w:val="clear" w:color="auto" w:fill="FFFFFF"/>
            <w:lang w:val="en-US"/>
            <w:rPrChange w:id="16178" w:author="Airat Shigapov" w:date="2021-10-29T16:44:00Z">
              <w:rPr>
                <w:rFonts w:ascii="Times New Roman" w:eastAsia="Calibri" w:hAnsi="Times New Roman" w:cs="Times New Roman"/>
                <w:sz w:val="28"/>
                <w:szCs w:val="28"/>
                <w:shd w:val="clear" w:color="auto" w:fill="FFFFFF"/>
                <w:lang w:val="en-US"/>
              </w:rPr>
            </w:rPrChange>
          </w:rPr>
          <w:t xml:space="preserve">                    Good g = </w:t>
        </w:r>
        <w:proofErr w:type="spellStart"/>
        <w:proofErr w:type="gramStart"/>
        <w:r w:rsidRPr="00CA1CA9">
          <w:rPr>
            <w:rFonts w:ascii="Times New Roman" w:eastAsia="Calibri" w:hAnsi="Times New Roman" w:cs="Times New Roman"/>
            <w:sz w:val="20"/>
            <w:szCs w:val="20"/>
            <w:shd w:val="clear" w:color="auto" w:fill="FFFFFF"/>
            <w:lang w:val="en-US"/>
            <w:rPrChange w:id="16179" w:author="Airat Shigapov" w:date="2021-10-29T16:44:00Z">
              <w:rPr>
                <w:rFonts w:ascii="Times New Roman" w:eastAsia="Calibri" w:hAnsi="Times New Roman" w:cs="Times New Roman"/>
                <w:sz w:val="28"/>
                <w:szCs w:val="28"/>
                <w:shd w:val="clear" w:color="auto" w:fill="FFFFFF"/>
                <w:lang w:val="en-US"/>
              </w:rPr>
            </w:rPrChange>
          </w:rPr>
          <w:t>MainWindow.carShopEntities.Goods.Where</w:t>
        </w:r>
        <w:proofErr w:type="spellEnd"/>
        <w:proofErr w:type="gramEnd"/>
        <w:r w:rsidRPr="00CA1CA9">
          <w:rPr>
            <w:rFonts w:ascii="Times New Roman" w:eastAsia="Calibri" w:hAnsi="Times New Roman" w:cs="Times New Roman"/>
            <w:sz w:val="20"/>
            <w:szCs w:val="20"/>
            <w:shd w:val="clear" w:color="auto" w:fill="FFFFFF"/>
            <w:lang w:val="en-US"/>
            <w:rPrChange w:id="16180" w:author="Airat Shigapov" w:date="2021-10-29T16:44:00Z">
              <w:rPr>
                <w:rFonts w:ascii="Times New Roman" w:eastAsia="Calibri" w:hAnsi="Times New Roman" w:cs="Times New Roman"/>
                <w:sz w:val="28"/>
                <w:szCs w:val="28"/>
                <w:shd w:val="clear" w:color="auto" w:fill="FFFFFF"/>
                <w:lang w:val="en-US"/>
              </w:rPr>
            </w:rPrChange>
          </w:rPr>
          <w:t xml:space="preserve">(x =&gt; </w:t>
        </w:r>
        <w:proofErr w:type="spellStart"/>
        <w:r w:rsidRPr="00CA1CA9">
          <w:rPr>
            <w:rFonts w:ascii="Times New Roman" w:eastAsia="Calibri" w:hAnsi="Times New Roman" w:cs="Times New Roman"/>
            <w:sz w:val="20"/>
            <w:szCs w:val="20"/>
            <w:shd w:val="clear" w:color="auto" w:fill="FFFFFF"/>
            <w:lang w:val="en-US"/>
            <w:rPrChange w:id="16181" w:author="Airat Shigapov" w:date="2021-10-29T16:44:00Z">
              <w:rPr>
                <w:rFonts w:ascii="Times New Roman" w:eastAsia="Calibri" w:hAnsi="Times New Roman" w:cs="Times New Roman"/>
                <w:sz w:val="28"/>
                <w:szCs w:val="28"/>
                <w:shd w:val="clear" w:color="auto" w:fill="FFFFFF"/>
                <w:lang w:val="en-US"/>
              </w:rPr>
            </w:rPrChange>
          </w:rPr>
          <w:t>x.Id</w:t>
        </w:r>
        <w:proofErr w:type="spellEnd"/>
        <w:r w:rsidRPr="00CA1CA9">
          <w:rPr>
            <w:rFonts w:ascii="Times New Roman" w:eastAsia="Calibri" w:hAnsi="Times New Roman" w:cs="Times New Roman"/>
            <w:sz w:val="20"/>
            <w:szCs w:val="20"/>
            <w:shd w:val="clear" w:color="auto" w:fill="FFFFFF"/>
            <w:lang w:val="en-US"/>
            <w:rPrChange w:id="16182" w:author="Airat Shigapov" w:date="2021-10-29T16:44:00Z">
              <w:rPr>
                <w:rFonts w:ascii="Times New Roman" w:eastAsia="Calibri" w:hAnsi="Times New Roman" w:cs="Times New Roman"/>
                <w:sz w:val="28"/>
                <w:szCs w:val="28"/>
                <w:shd w:val="clear" w:color="auto" w:fill="FFFFFF"/>
                <w:lang w:val="en-US"/>
              </w:rPr>
            </w:rPrChange>
          </w:rPr>
          <w:t xml:space="preserve"> == </w:t>
        </w:r>
        <w:proofErr w:type="spellStart"/>
        <w:r w:rsidRPr="00CA1CA9">
          <w:rPr>
            <w:rFonts w:ascii="Times New Roman" w:eastAsia="Calibri" w:hAnsi="Times New Roman" w:cs="Times New Roman"/>
            <w:sz w:val="20"/>
            <w:szCs w:val="20"/>
            <w:shd w:val="clear" w:color="auto" w:fill="FFFFFF"/>
            <w:lang w:val="en-US"/>
            <w:rPrChange w:id="16183" w:author="Airat Shigapov" w:date="2021-10-29T16:44:00Z">
              <w:rPr>
                <w:rFonts w:ascii="Times New Roman" w:eastAsia="Calibri" w:hAnsi="Times New Roman" w:cs="Times New Roman"/>
                <w:sz w:val="28"/>
                <w:szCs w:val="28"/>
                <w:shd w:val="clear" w:color="auto" w:fill="FFFFFF"/>
                <w:lang w:val="en-US"/>
              </w:rPr>
            </w:rPrChange>
          </w:rPr>
          <w:t>item.GoodId</w:t>
        </w:r>
        <w:proofErr w:type="spellEnd"/>
        <w:r w:rsidRPr="00CA1CA9">
          <w:rPr>
            <w:rFonts w:ascii="Times New Roman" w:eastAsia="Calibri" w:hAnsi="Times New Roman" w:cs="Times New Roman"/>
            <w:sz w:val="20"/>
            <w:szCs w:val="20"/>
            <w:shd w:val="clear" w:color="auto" w:fill="FFFFFF"/>
            <w:lang w:val="en-US"/>
            <w:rPrChange w:id="16184" w:author="Airat Shigapov" w:date="2021-10-29T16:44:00Z">
              <w:rPr>
                <w:rFonts w:ascii="Times New Roman" w:eastAsia="Calibri" w:hAnsi="Times New Roman" w:cs="Times New Roman"/>
                <w:sz w:val="28"/>
                <w:szCs w:val="28"/>
                <w:shd w:val="clear" w:color="auto" w:fill="FFFFFF"/>
                <w:lang w:val="en-US"/>
              </w:rPr>
            </w:rPrChange>
          </w:rPr>
          <w:t>).</w:t>
        </w:r>
        <w:proofErr w:type="spellStart"/>
        <w:r w:rsidRPr="00CA1CA9">
          <w:rPr>
            <w:rFonts w:ascii="Times New Roman" w:eastAsia="Calibri" w:hAnsi="Times New Roman" w:cs="Times New Roman"/>
            <w:sz w:val="20"/>
            <w:szCs w:val="20"/>
            <w:shd w:val="clear" w:color="auto" w:fill="FFFFFF"/>
            <w:lang w:val="en-US"/>
            <w:rPrChange w:id="16185" w:author="Airat Shigapov" w:date="2021-10-29T16:44:00Z">
              <w:rPr>
                <w:rFonts w:ascii="Times New Roman" w:eastAsia="Calibri" w:hAnsi="Times New Roman" w:cs="Times New Roman"/>
                <w:sz w:val="28"/>
                <w:szCs w:val="28"/>
                <w:shd w:val="clear" w:color="auto" w:fill="FFFFFF"/>
                <w:lang w:val="en-US"/>
              </w:rPr>
            </w:rPrChange>
          </w:rPr>
          <w:t>ToList</w:t>
        </w:r>
        <w:proofErr w:type="spellEnd"/>
        <w:r w:rsidRPr="00CA1CA9">
          <w:rPr>
            <w:rFonts w:ascii="Times New Roman" w:eastAsia="Calibri" w:hAnsi="Times New Roman" w:cs="Times New Roman"/>
            <w:sz w:val="20"/>
            <w:szCs w:val="20"/>
            <w:shd w:val="clear" w:color="auto" w:fill="FFFFFF"/>
            <w:lang w:val="en-US"/>
            <w:rPrChange w:id="16186" w:author="Airat Shigapov" w:date="2021-10-29T16:44:00Z">
              <w:rPr>
                <w:rFonts w:ascii="Times New Roman" w:eastAsia="Calibri" w:hAnsi="Times New Roman" w:cs="Times New Roman"/>
                <w:sz w:val="28"/>
                <w:szCs w:val="28"/>
                <w:shd w:val="clear" w:color="auto" w:fill="FFFFFF"/>
                <w:lang w:val="en-US"/>
              </w:rPr>
            </w:rPrChange>
          </w:rPr>
          <w:t>().</w:t>
        </w:r>
        <w:proofErr w:type="spellStart"/>
        <w:r w:rsidRPr="00CA1CA9">
          <w:rPr>
            <w:rFonts w:ascii="Times New Roman" w:eastAsia="Calibri" w:hAnsi="Times New Roman" w:cs="Times New Roman"/>
            <w:sz w:val="20"/>
            <w:szCs w:val="20"/>
            <w:shd w:val="clear" w:color="auto" w:fill="FFFFFF"/>
            <w:lang w:val="en-US"/>
            <w:rPrChange w:id="16187" w:author="Airat Shigapov" w:date="2021-10-29T16:44:00Z">
              <w:rPr>
                <w:rFonts w:ascii="Times New Roman" w:eastAsia="Calibri" w:hAnsi="Times New Roman" w:cs="Times New Roman"/>
                <w:sz w:val="28"/>
                <w:szCs w:val="28"/>
                <w:shd w:val="clear" w:color="auto" w:fill="FFFFFF"/>
                <w:lang w:val="en-US"/>
              </w:rPr>
            </w:rPrChange>
          </w:rPr>
          <w:t>FirstOrDefault</w:t>
        </w:r>
        <w:proofErr w:type="spellEnd"/>
        <w:r w:rsidRPr="00CA1CA9">
          <w:rPr>
            <w:rFonts w:ascii="Times New Roman" w:eastAsia="Calibri" w:hAnsi="Times New Roman" w:cs="Times New Roman"/>
            <w:sz w:val="20"/>
            <w:szCs w:val="20"/>
            <w:shd w:val="clear" w:color="auto" w:fill="FFFFFF"/>
            <w:lang w:val="en-US"/>
            <w:rPrChange w:id="16188" w:author="Airat Shigapov" w:date="2021-10-29T16:44:00Z">
              <w:rPr>
                <w:rFonts w:ascii="Times New Roman" w:eastAsia="Calibri" w:hAnsi="Times New Roman" w:cs="Times New Roman"/>
                <w:sz w:val="28"/>
                <w:szCs w:val="28"/>
                <w:shd w:val="clear" w:color="auto" w:fill="FFFFFF"/>
                <w:lang w:val="en-US"/>
              </w:rPr>
            </w:rPrChange>
          </w:rPr>
          <w:t>();</w:t>
        </w:r>
      </w:ins>
    </w:p>
    <w:p w14:paraId="1E4EEAAC" w14:textId="77777777" w:rsidR="00CC67A4" w:rsidRPr="00CA1CA9" w:rsidRDefault="00CC67A4" w:rsidP="00CC67A4">
      <w:pPr>
        <w:rPr>
          <w:ins w:id="16189" w:author="Airat Shigapov" w:date="2021-10-29T16:41:00Z"/>
          <w:rFonts w:ascii="Times New Roman" w:eastAsia="Calibri" w:hAnsi="Times New Roman" w:cs="Times New Roman"/>
          <w:sz w:val="20"/>
          <w:szCs w:val="20"/>
          <w:shd w:val="clear" w:color="auto" w:fill="FFFFFF"/>
          <w:lang w:val="en-US"/>
          <w:rPrChange w:id="16190" w:author="Airat Shigapov" w:date="2021-10-29T16:44:00Z">
            <w:rPr>
              <w:ins w:id="16191" w:author="Airat Shigapov" w:date="2021-10-29T16:41:00Z"/>
              <w:rFonts w:ascii="Times New Roman" w:eastAsia="Calibri" w:hAnsi="Times New Roman" w:cs="Times New Roman"/>
              <w:sz w:val="28"/>
              <w:szCs w:val="28"/>
              <w:shd w:val="clear" w:color="auto" w:fill="FFFFFF"/>
              <w:lang w:val="en-US"/>
            </w:rPr>
          </w:rPrChange>
        </w:rPr>
      </w:pPr>
      <w:ins w:id="16192" w:author="Airat Shigapov" w:date="2021-10-29T16:41:00Z">
        <w:r w:rsidRPr="00CA1CA9">
          <w:rPr>
            <w:rFonts w:ascii="Times New Roman" w:eastAsia="Calibri" w:hAnsi="Times New Roman" w:cs="Times New Roman"/>
            <w:sz w:val="20"/>
            <w:szCs w:val="20"/>
            <w:shd w:val="clear" w:color="auto" w:fill="FFFFFF"/>
            <w:lang w:val="en-US"/>
            <w:rPrChange w:id="16193" w:author="Airat Shigapov" w:date="2021-10-29T16:44:00Z">
              <w:rPr>
                <w:rFonts w:ascii="Times New Roman" w:eastAsia="Calibri" w:hAnsi="Times New Roman" w:cs="Times New Roman"/>
                <w:sz w:val="28"/>
                <w:szCs w:val="28"/>
                <w:shd w:val="clear" w:color="auto" w:fill="FFFFFF"/>
                <w:lang w:val="en-US"/>
              </w:rPr>
            </w:rPrChange>
          </w:rPr>
          <w:t xml:space="preserve">                    </w:t>
        </w:r>
        <w:proofErr w:type="spellStart"/>
        <w:proofErr w:type="gramStart"/>
        <w:r w:rsidRPr="00CA1CA9">
          <w:rPr>
            <w:rFonts w:ascii="Times New Roman" w:eastAsia="Calibri" w:hAnsi="Times New Roman" w:cs="Times New Roman"/>
            <w:sz w:val="20"/>
            <w:szCs w:val="20"/>
            <w:shd w:val="clear" w:color="auto" w:fill="FFFFFF"/>
            <w:lang w:val="en-US"/>
            <w:rPrChange w:id="16194" w:author="Airat Shigapov" w:date="2021-10-29T16:44:00Z">
              <w:rPr>
                <w:rFonts w:ascii="Times New Roman" w:eastAsia="Calibri" w:hAnsi="Times New Roman" w:cs="Times New Roman"/>
                <w:sz w:val="28"/>
                <w:szCs w:val="28"/>
                <w:shd w:val="clear" w:color="auto" w:fill="FFFFFF"/>
                <w:lang w:val="en-US"/>
              </w:rPr>
            </w:rPrChange>
          </w:rPr>
          <w:t>g.Count</w:t>
        </w:r>
        <w:proofErr w:type="spellEnd"/>
        <w:proofErr w:type="gramEnd"/>
        <w:r w:rsidRPr="00CA1CA9">
          <w:rPr>
            <w:rFonts w:ascii="Times New Roman" w:eastAsia="Calibri" w:hAnsi="Times New Roman" w:cs="Times New Roman"/>
            <w:sz w:val="20"/>
            <w:szCs w:val="20"/>
            <w:shd w:val="clear" w:color="auto" w:fill="FFFFFF"/>
            <w:lang w:val="en-US"/>
            <w:rPrChange w:id="16195" w:author="Airat Shigapov" w:date="2021-10-29T16:44:00Z">
              <w:rPr>
                <w:rFonts w:ascii="Times New Roman" w:eastAsia="Calibri" w:hAnsi="Times New Roman" w:cs="Times New Roman"/>
                <w:sz w:val="28"/>
                <w:szCs w:val="28"/>
                <w:shd w:val="clear" w:color="auto" w:fill="FFFFFF"/>
                <w:lang w:val="en-US"/>
              </w:rPr>
            </w:rPrChange>
          </w:rPr>
          <w:t xml:space="preserve"> = </w:t>
        </w:r>
        <w:proofErr w:type="spellStart"/>
        <w:r w:rsidRPr="00CA1CA9">
          <w:rPr>
            <w:rFonts w:ascii="Times New Roman" w:eastAsia="Calibri" w:hAnsi="Times New Roman" w:cs="Times New Roman"/>
            <w:sz w:val="20"/>
            <w:szCs w:val="20"/>
            <w:shd w:val="clear" w:color="auto" w:fill="FFFFFF"/>
            <w:lang w:val="en-US"/>
            <w:rPrChange w:id="16196" w:author="Airat Shigapov" w:date="2021-10-29T16:44:00Z">
              <w:rPr>
                <w:rFonts w:ascii="Times New Roman" w:eastAsia="Calibri" w:hAnsi="Times New Roman" w:cs="Times New Roman"/>
                <w:sz w:val="28"/>
                <w:szCs w:val="28"/>
                <w:shd w:val="clear" w:color="auto" w:fill="FFFFFF"/>
                <w:lang w:val="en-US"/>
              </w:rPr>
            </w:rPrChange>
          </w:rPr>
          <w:t>g.Count</w:t>
        </w:r>
        <w:proofErr w:type="spellEnd"/>
        <w:r w:rsidRPr="00CA1CA9">
          <w:rPr>
            <w:rFonts w:ascii="Times New Roman" w:eastAsia="Calibri" w:hAnsi="Times New Roman" w:cs="Times New Roman"/>
            <w:sz w:val="20"/>
            <w:szCs w:val="20"/>
            <w:shd w:val="clear" w:color="auto" w:fill="FFFFFF"/>
            <w:lang w:val="en-US"/>
            <w:rPrChange w:id="16197" w:author="Airat Shigapov" w:date="2021-10-29T16:44:00Z">
              <w:rPr>
                <w:rFonts w:ascii="Times New Roman" w:eastAsia="Calibri" w:hAnsi="Times New Roman" w:cs="Times New Roman"/>
                <w:sz w:val="28"/>
                <w:szCs w:val="28"/>
                <w:shd w:val="clear" w:color="auto" w:fill="FFFFFF"/>
                <w:lang w:val="en-US"/>
              </w:rPr>
            </w:rPrChange>
          </w:rPr>
          <w:t xml:space="preserve"> - </w:t>
        </w:r>
        <w:proofErr w:type="spellStart"/>
        <w:r w:rsidRPr="00CA1CA9">
          <w:rPr>
            <w:rFonts w:ascii="Times New Roman" w:eastAsia="Calibri" w:hAnsi="Times New Roman" w:cs="Times New Roman"/>
            <w:sz w:val="20"/>
            <w:szCs w:val="20"/>
            <w:shd w:val="clear" w:color="auto" w:fill="FFFFFF"/>
            <w:lang w:val="en-US"/>
            <w:rPrChange w:id="16198" w:author="Airat Shigapov" w:date="2021-10-29T16:44:00Z">
              <w:rPr>
                <w:rFonts w:ascii="Times New Roman" w:eastAsia="Calibri" w:hAnsi="Times New Roman" w:cs="Times New Roman"/>
                <w:sz w:val="28"/>
                <w:szCs w:val="28"/>
                <w:shd w:val="clear" w:color="auto" w:fill="FFFFFF"/>
                <w:lang w:val="en-US"/>
              </w:rPr>
            </w:rPrChange>
          </w:rPr>
          <w:t>item.Count</w:t>
        </w:r>
        <w:proofErr w:type="spellEnd"/>
        <w:r w:rsidRPr="00CA1CA9">
          <w:rPr>
            <w:rFonts w:ascii="Times New Roman" w:eastAsia="Calibri" w:hAnsi="Times New Roman" w:cs="Times New Roman"/>
            <w:sz w:val="20"/>
            <w:szCs w:val="20"/>
            <w:shd w:val="clear" w:color="auto" w:fill="FFFFFF"/>
            <w:lang w:val="en-US"/>
            <w:rPrChange w:id="16199" w:author="Airat Shigapov" w:date="2021-10-29T16:44:00Z">
              <w:rPr>
                <w:rFonts w:ascii="Times New Roman" w:eastAsia="Calibri" w:hAnsi="Times New Roman" w:cs="Times New Roman"/>
                <w:sz w:val="28"/>
                <w:szCs w:val="28"/>
                <w:shd w:val="clear" w:color="auto" w:fill="FFFFFF"/>
                <w:lang w:val="en-US"/>
              </w:rPr>
            </w:rPrChange>
          </w:rPr>
          <w:t>;</w:t>
        </w:r>
      </w:ins>
    </w:p>
    <w:p w14:paraId="548D8A0C" w14:textId="77777777" w:rsidR="00CC67A4" w:rsidRPr="00CA1CA9" w:rsidRDefault="00CC67A4" w:rsidP="00CC67A4">
      <w:pPr>
        <w:rPr>
          <w:ins w:id="16200" w:author="Airat Shigapov" w:date="2021-10-29T16:41:00Z"/>
          <w:rFonts w:ascii="Times New Roman" w:eastAsia="Calibri" w:hAnsi="Times New Roman" w:cs="Times New Roman"/>
          <w:sz w:val="20"/>
          <w:szCs w:val="20"/>
          <w:shd w:val="clear" w:color="auto" w:fill="FFFFFF"/>
          <w:lang w:val="en-US"/>
          <w:rPrChange w:id="16201" w:author="Airat Shigapov" w:date="2021-10-29T16:44:00Z">
            <w:rPr>
              <w:ins w:id="16202" w:author="Airat Shigapov" w:date="2021-10-29T16:41:00Z"/>
              <w:rFonts w:ascii="Times New Roman" w:eastAsia="Calibri" w:hAnsi="Times New Roman" w:cs="Times New Roman"/>
              <w:sz w:val="28"/>
              <w:szCs w:val="28"/>
              <w:shd w:val="clear" w:color="auto" w:fill="FFFFFF"/>
              <w:lang w:val="en-US"/>
            </w:rPr>
          </w:rPrChange>
        </w:rPr>
      </w:pPr>
      <w:ins w:id="16203" w:author="Airat Shigapov" w:date="2021-10-29T16:41:00Z">
        <w:r w:rsidRPr="00CA1CA9">
          <w:rPr>
            <w:rFonts w:ascii="Times New Roman" w:eastAsia="Calibri" w:hAnsi="Times New Roman" w:cs="Times New Roman"/>
            <w:sz w:val="20"/>
            <w:szCs w:val="20"/>
            <w:shd w:val="clear" w:color="auto" w:fill="FFFFFF"/>
            <w:lang w:val="en-US"/>
            <w:rPrChange w:id="16204" w:author="Airat Shigapov" w:date="2021-10-29T16:44:00Z">
              <w:rPr>
                <w:rFonts w:ascii="Times New Roman" w:eastAsia="Calibri" w:hAnsi="Times New Roman" w:cs="Times New Roman"/>
                <w:sz w:val="28"/>
                <w:szCs w:val="28"/>
                <w:shd w:val="clear" w:color="auto" w:fill="FFFFFF"/>
                <w:lang w:val="en-US"/>
              </w:rPr>
            </w:rPrChange>
          </w:rPr>
          <w:t xml:space="preserve">                }</w:t>
        </w:r>
      </w:ins>
    </w:p>
    <w:p w14:paraId="54F5C5BA" w14:textId="77777777" w:rsidR="00CC67A4" w:rsidRPr="00CA1CA9" w:rsidRDefault="00CC67A4" w:rsidP="00CC67A4">
      <w:pPr>
        <w:rPr>
          <w:ins w:id="16205" w:author="Airat Shigapov" w:date="2021-10-29T16:41:00Z"/>
          <w:rFonts w:ascii="Times New Roman" w:eastAsia="Calibri" w:hAnsi="Times New Roman" w:cs="Times New Roman"/>
          <w:sz w:val="20"/>
          <w:szCs w:val="20"/>
          <w:shd w:val="clear" w:color="auto" w:fill="FFFFFF"/>
          <w:lang w:val="en-US"/>
          <w:rPrChange w:id="16206" w:author="Airat Shigapov" w:date="2021-10-29T16:44:00Z">
            <w:rPr>
              <w:ins w:id="16207" w:author="Airat Shigapov" w:date="2021-10-29T16:41:00Z"/>
              <w:rFonts w:ascii="Times New Roman" w:eastAsia="Calibri" w:hAnsi="Times New Roman" w:cs="Times New Roman"/>
              <w:sz w:val="28"/>
              <w:szCs w:val="28"/>
              <w:shd w:val="clear" w:color="auto" w:fill="FFFFFF"/>
              <w:lang w:val="en-US"/>
            </w:rPr>
          </w:rPrChange>
        </w:rPr>
      </w:pPr>
      <w:ins w:id="16208" w:author="Airat Shigapov" w:date="2021-10-29T16:41:00Z">
        <w:r w:rsidRPr="00CA1CA9">
          <w:rPr>
            <w:rFonts w:ascii="Times New Roman" w:eastAsia="Calibri" w:hAnsi="Times New Roman" w:cs="Times New Roman"/>
            <w:sz w:val="20"/>
            <w:szCs w:val="20"/>
            <w:shd w:val="clear" w:color="auto" w:fill="FFFFFF"/>
            <w:lang w:val="en-US"/>
            <w:rPrChange w:id="16209" w:author="Airat Shigapov" w:date="2021-10-29T16:44:00Z">
              <w:rPr>
                <w:rFonts w:ascii="Times New Roman" w:eastAsia="Calibri" w:hAnsi="Times New Roman" w:cs="Times New Roman"/>
                <w:sz w:val="28"/>
                <w:szCs w:val="28"/>
                <w:shd w:val="clear" w:color="auto" w:fill="FFFFFF"/>
                <w:lang w:val="en-US"/>
              </w:rPr>
            </w:rPrChange>
          </w:rPr>
          <w:t xml:space="preserve">                </w:t>
        </w:r>
        <w:proofErr w:type="spellStart"/>
        <w:proofErr w:type="gramStart"/>
        <w:r w:rsidRPr="00CA1CA9">
          <w:rPr>
            <w:rFonts w:ascii="Times New Roman" w:eastAsia="Calibri" w:hAnsi="Times New Roman" w:cs="Times New Roman"/>
            <w:sz w:val="20"/>
            <w:szCs w:val="20"/>
            <w:shd w:val="clear" w:color="auto" w:fill="FFFFFF"/>
            <w:lang w:val="en-US"/>
            <w:rPrChange w:id="16210" w:author="Airat Shigapov" w:date="2021-10-29T16:44:00Z">
              <w:rPr>
                <w:rFonts w:ascii="Times New Roman" w:eastAsia="Calibri" w:hAnsi="Times New Roman" w:cs="Times New Roman"/>
                <w:sz w:val="28"/>
                <w:szCs w:val="28"/>
                <w:shd w:val="clear" w:color="auto" w:fill="FFFFFF"/>
                <w:lang w:val="en-US"/>
              </w:rPr>
            </w:rPrChange>
          </w:rPr>
          <w:t>MainWindow.carShopEntities.SaveChanges</w:t>
        </w:r>
        <w:proofErr w:type="spellEnd"/>
        <w:proofErr w:type="gramEnd"/>
        <w:r w:rsidRPr="00CA1CA9">
          <w:rPr>
            <w:rFonts w:ascii="Times New Roman" w:eastAsia="Calibri" w:hAnsi="Times New Roman" w:cs="Times New Roman"/>
            <w:sz w:val="20"/>
            <w:szCs w:val="20"/>
            <w:shd w:val="clear" w:color="auto" w:fill="FFFFFF"/>
            <w:lang w:val="en-US"/>
            <w:rPrChange w:id="16211" w:author="Airat Shigapov" w:date="2021-10-29T16:44:00Z">
              <w:rPr>
                <w:rFonts w:ascii="Times New Roman" w:eastAsia="Calibri" w:hAnsi="Times New Roman" w:cs="Times New Roman"/>
                <w:sz w:val="28"/>
                <w:szCs w:val="28"/>
                <w:shd w:val="clear" w:color="auto" w:fill="FFFFFF"/>
                <w:lang w:val="en-US"/>
              </w:rPr>
            </w:rPrChange>
          </w:rPr>
          <w:t>();</w:t>
        </w:r>
      </w:ins>
    </w:p>
    <w:p w14:paraId="73AF4277" w14:textId="77777777" w:rsidR="00CC67A4" w:rsidRPr="00CA1CA9" w:rsidRDefault="00CC67A4" w:rsidP="00CC67A4">
      <w:pPr>
        <w:rPr>
          <w:ins w:id="16212" w:author="Airat Shigapov" w:date="2021-10-29T16:41:00Z"/>
          <w:rFonts w:ascii="Times New Roman" w:eastAsia="Calibri" w:hAnsi="Times New Roman" w:cs="Times New Roman"/>
          <w:sz w:val="20"/>
          <w:szCs w:val="20"/>
          <w:shd w:val="clear" w:color="auto" w:fill="FFFFFF"/>
          <w:lang w:val="en-US"/>
          <w:rPrChange w:id="16213" w:author="Airat Shigapov" w:date="2021-10-29T16:44:00Z">
            <w:rPr>
              <w:ins w:id="16214" w:author="Airat Shigapov" w:date="2021-10-29T16:41:00Z"/>
              <w:rFonts w:ascii="Times New Roman" w:eastAsia="Calibri" w:hAnsi="Times New Roman" w:cs="Times New Roman"/>
              <w:sz w:val="28"/>
              <w:szCs w:val="28"/>
              <w:shd w:val="clear" w:color="auto" w:fill="FFFFFF"/>
              <w:lang w:val="en-US"/>
            </w:rPr>
          </w:rPrChange>
        </w:rPr>
      </w:pPr>
      <w:ins w:id="16215" w:author="Airat Shigapov" w:date="2021-10-29T16:41:00Z">
        <w:r w:rsidRPr="00CA1CA9">
          <w:rPr>
            <w:rFonts w:ascii="Times New Roman" w:eastAsia="Calibri" w:hAnsi="Times New Roman" w:cs="Times New Roman"/>
            <w:sz w:val="20"/>
            <w:szCs w:val="20"/>
            <w:shd w:val="clear" w:color="auto" w:fill="FFFFFF"/>
            <w:lang w:val="en-US"/>
            <w:rPrChange w:id="16216" w:author="Airat Shigapov" w:date="2021-10-29T16:44:00Z">
              <w:rPr>
                <w:rFonts w:ascii="Times New Roman" w:eastAsia="Calibri" w:hAnsi="Times New Roman" w:cs="Times New Roman"/>
                <w:sz w:val="28"/>
                <w:szCs w:val="28"/>
                <w:shd w:val="clear" w:color="auto" w:fill="FFFFFF"/>
                <w:lang w:val="en-US"/>
              </w:rPr>
            </w:rPrChange>
          </w:rPr>
          <w:t xml:space="preserve">                </w:t>
        </w:r>
        <w:proofErr w:type="spellStart"/>
        <w:proofErr w:type="gramStart"/>
        <w:r w:rsidRPr="00CA1CA9">
          <w:rPr>
            <w:rFonts w:ascii="Times New Roman" w:eastAsia="Calibri" w:hAnsi="Times New Roman" w:cs="Times New Roman"/>
            <w:sz w:val="20"/>
            <w:szCs w:val="20"/>
            <w:shd w:val="clear" w:color="auto" w:fill="FFFFFF"/>
            <w:lang w:val="en-US"/>
            <w:rPrChange w:id="16217" w:author="Airat Shigapov" w:date="2021-10-29T16:44:00Z">
              <w:rPr>
                <w:rFonts w:ascii="Times New Roman" w:eastAsia="Calibri" w:hAnsi="Times New Roman" w:cs="Times New Roman"/>
                <w:sz w:val="28"/>
                <w:szCs w:val="28"/>
                <w:shd w:val="clear" w:color="auto" w:fill="FFFFFF"/>
                <w:lang w:val="en-US"/>
              </w:rPr>
            </w:rPrChange>
          </w:rPr>
          <w:t>MainWindow.Instance.GoodCart</w:t>
        </w:r>
        <w:proofErr w:type="spellEnd"/>
        <w:proofErr w:type="gramEnd"/>
        <w:r w:rsidRPr="00CA1CA9">
          <w:rPr>
            <w:rFonts w:ascii="Times New Roman" w:eastAsia="Calibri" w:hAnsi="Times New Roman" w:cs="Times New Roman"/>
            <w:sz w:val="20"/>
            <w:szCs w:val="20"/>
            <w:shd w:val="clear" w:color="auto" w:fill="FFFFFF"/>
            <w:lang w:val="en-US"/>
            <w:rPrChange w:id="16218" w:author="Airat Shigapov" w:date="2021-10-29T16:44:00Z">
              <w:rPr>
                <w:rFonts w:ascii="Times New Roman" w:eastAsia="Calibri" w:hAnsi="Times New Roman" w:cs="Times New Roman"/>
                <w:sz w:val="28"/>
                <w:szCs w:val="28"/>
                <w:shd w:val="clear" w:color="auto" w:fill="FFFFFF"/>
                <w:lang w:val="en-US"/>
              </w:rPr>
            </w:rPrChange>
          </w:rPr>
          <w:t xml:space="preserve"> = new List&lt;</w:t>
        </w:r>
        <w:proofErr w:type="spellStart"/>
        <w:r w:rsidRPr="00CA1CA9">
          <w:rPr>
            <w:rFonts w:ascii="Times New Roman" w:eastAsia="Calibri" w:hAnsi="Times New Roman" w:cs="Times New Roman"/>
            <w:sz w:val="20"/>
            <w:szCs w:val="20"/>
            <w:shd w:val="clear" w:color="auto" w:fill="FFFFFF"/>
            <w:lang w:val="en-US"/>
            <w:rPrChange w:id="16219" w:author="Airat Shigapov" w:date="2021-10-29T16:44:00Z">
              <w:rPr>
                <w:rFonts w:ascii="Times New Roman" w:eastAsia="Calibri" w:hAnsi="Times New Roman" w:cs="Times New Roman"/>
                <w:sz w:val="28"/>
                <w:szCs w:val="28"/>
                <w:shd w:val="clear" w:color="auto" w:fill="FFFFFF"/>
                <w:lang w:val="en-US"/>
              </w:rPr>
            </w:rPrChange>
          </w:rPr>
          <w:t>GoodSale</w:t>
        </w:r>
        <w:proofErr w:type="spellEnd"/>
        <w:r w:rsidRPr="00CA1CA9">
          <w:rPr>
            <w:rFonts w:ascii="Times New Roman" w:eastAsia="Calibri" w:hAnsi="Times New Roman" w:cs="Times New Roman"/>
            <w:sz w:val="20"/>
            <w:szCs w:val="20"/>
            <w:shd w:val="clear" w:color="auto" w:fill="FFFFFF"/>
            <w:lang w:val="en-US"/>
            <w:rPrChange w:id="16220" w:author="Airat Shigapov" w:date="2021-10-29T16:44:00Z">
              <w:rPr>
                <w:rFonts w:ascii="Times New Roman" w:eastAsia="Calibri" w:hAnsi="Times New Roman" w:cs="Times New Roman"/>
                <w:sz w:val="28"/>
                <w:szCs w:val="28"/>
                <w:shd w:val="clear" w:color="auto" w:fill="FFFFFF"/>
                <w:lang w:val="en-US"/>
              </w:rPr>
            </w:rPrChange>
          </w:rPr>
          <w:t>&gt;();</w:t>
        </w:r>
      </w:ins>
    </w:p>
    <w:p w14:paraId="2595BD87" w14:textId="77777777" w:rsidR="00CC67A4" w:rsidRPr="00CA1CA9" w:rsidRDefault="00CC67A4" w:rsidP="00CC67A4">
      <w:pPr>
        <w:rPr>
          <w:ins w:id="16221" w:author="Airat Shigapov" w:date="2021-10-29T16:41:00Z"/>
          <w:rFonts w:ascii="Times New Roman" w:eastAsia="Calibri" w:hAnsi="Times New Roman" w:cs="Times New Roman"/>
          <w:sz w:val="20"/>
          <w:szCs w:val="20"/>
          <w:shd w:val="clear" w:color="auto" w:fill="FFFFFF"/>
          <w:lang w:val="en-US"/>
          <w:rPrChange w:id="16222" w:author="Airat Shigapov" w:date="2021-10-29T16:44:00Z">
            <w:rPr>
              <w:ins w:id="16223" w:author="Airat Shigapov" w:date="2021-10-29T16:41:00Z"/>
              <w:rFonts w:ascii="Times New Roman" w:eastAsia="Calibri" w:hAnsi="Times New Roman" w:cs="Times New Roman"/>
              <w:sz w:val="28"/>
              <w:szCs w:val="28"/>
              <w:shd w:val="clear" w:color="auto" w:fill="FFFFFF"/>
              <w:lang w:val="en-US"/>
            </w:rPr>
          </w:rPrChange>
        </w:rPr>
      </w:pPr>
      <w:ins w:id="16224" w:author="Airat Shigapov" w:date="2021-10-29T16:41:00Z">
        <w:r w:rsidRPr="00CA1CA9">
          <w:rPr>
            <w:rFonts w:ascii="Times New Roman" w:eastAsia="Calibri" w:hAnsi="Times New Roman" w:cs="Times New Roman"/>
            <w:sz w:val="20"/>
            <w:szCs w:val="20"/>
            <w:shd w:val="clear" w:color="auto" w:fill="FFFFFF"/>
            <w:lang w:val="en-US"/>
            <w:rPrChange w:id="16225" w:author="Airat Shigapov" w:date="2021-10-29T16:44:00Z">
              <w:rPr>
                <w:rFonts w:ascii="Times New Roman" w:eastAsia="Calibri" w:hAnsi="Times New Roman" w:cs="Times New Roman"/>
                <w:sz w:val="28"/>
                <w:szCs w:val="28"/>
                <w:shd w:val="clear" w:color="auto" w:fill="FFFFFF"/>
                <w:lang w:val="en-US"/>
              </w:rPr>
            </w:rPrChange>
          </w:rPr>
          <w:t xml:space="preserve">                </w:t>
        </w:r>
        <w:proofErr w:type="spellStart"/>
        <w:r w:rsidRPr="00CA1CA9">
          <w:rPr>
            <w:rFonts w:ascii="Times New Roman" w:eastAsia="Calibri" w:hAnsi="Times New Roman" w:cs="Times New Roman"/>
            <w:sz w:val="20"/>
            <w:szCs w:val="20"/>
            <w:shd w:val="clear" w:color="auto" w:fill="FFFFFF"/>
            <w:lang w:val="en-US"/>
            <w:rPrChange w:id="16226" w:author="Airat Shigapov" w:date="2021-10-29T16:44:00Z">
              <w:rPr>
                <w:rFonts w:ascii="Times New Roman" w:eastAsia="Calibri" w:hAnsi="Times New Roman" w:cs="Times New Roman"/>
                <w:sz w:val="28"/>
                <w:szCs w:val="28"/>
                <w:shd w:val="clear" w:color="auto" w:fill="FFFFFF"/>
                <w:lang w:val="en-US"/>
              </w:rPr>
            </w:rPrChange>
          </w:rPr>
          <w:t>Cart.DataContext</w:t>
        </w:r>
        <w:proofErr w:type="spellEnd"/>
        <w:r w:rsidRPr="00CA1CA9">
          <w:rPr>
            <w:rFonts w:ascii="Times New Roman" w:eastAsia="Calibri" w:hAnsi="Times New Roman" w:cs="Times New Roman"/>
            <w:sz w:val="20"/>
            <w:szCs w:val="20"/>
            <w:shd w:val="clear" w:color="auto" w:fill="FFFFFF"/>
            <w:lang w:val="en-US"/>
            <w:rPrChange w:id="16227" w:author="Airat Shigapov" w:date="2021-10-29T16:44:00Z">
              <w:rPr>
                <w:rFonts w:ascii="Times New Roman" w:eastAsia="Calibri" w:hAnsi="Times New Roman" w:cs="Times New Roman"/>
                <w:sz w:val="28"/>
                <w:szCs w:val="28"/>
                <w:shd w:val="clear" w:color="auto" w:fill="FFFFFF"/>
                <w:lang w:val="en-US"/>
              </w:rPr>
            </w:rPrChange>
          </w:rPr>
          <w:t xml:space="preserve"> = new Sale </w:t>
        </w:r>
        <w:proofErr w:type="gramStart"/>
        <w:r w:rsidRPr="00CA1CA9">
          <w:rPr>
            <w:rFonts w:ascii="Times New Roman" w:eastAsia="Calibri" w:hAnsi="Times New Roman" w:cs="Times New Roman"/>
            <w:sz w:val="20"/>
            <w:szCs w:val="20"/>
            <w:shd w:val="clear" w:color="auto" w:fill="FFFFFF"/>
            <w:lang w:val="en-US"/>
            <w:rPrChange w:id="16228" w:author="Airat Shigapov" w:date="2021-10-29T16:44:00Z">
              <w:rPr>
                <w:rFonts w:ascii="Times New Roman" w:eastAsia="Calibri" w:hAnsi="Times New Roman" w:cs="Times New Roman"/>
                <w:sz w:val="28"/>
                <w:szCs w:val="28"/>
                <w:shd w:val="clear" w:color="auto" w:fill="FFFFFF"/>
                <w:lang w:val="en-US"/>
              </w:rPr>
            </w:rPrChange>
          </w:rPr>
          <w:t xml:space="preserve">{ </w:t>
        </w:r>
        <w:proofErr w:type="spellStart"/>
        <w:r w:rsidRPr="00CA1CA9">
          <w:rPr>
            <w:rFonts w:ascii="Times New Roman" w:eastAsia="Calibri" w:hAnsi="Times New Roman" w:cs="Times New Roman"/>
            <w:sz w:val="20"/>
            <w:szCs w:val="20"/>
            <w:shd w:val="clear" w:color="auto" w:fill="FFFFFF"/>
            <w:lang w:val="en-US"/>
            <w:rPrChange w:id="16229" w:author="Airat Shigapov" w:date="2021-10-29T16:44:00Z">
              <w:rPr>
                <w:rFonts w:ascii="Times New Roman" w:eastAsia="Calibri" w:hAnsi="Times New Roman" w:cs="Times New Roman"/>
                <w:sz w:val="28"/>
                <w:szCs w:val="28"/>
                <w:shd w:val="clear" w:color="auto" w:fill="FFFFFF"/>
                <w:lang w:val="en-US"/>
              </w:rPr>
            </w:rPrChange>
          </w:rPr>
          <w:t>GoodSales</w:t>
        </w:r>
        <w:proofErr w:type="spellEnd"/>
        <w:proofErr w:type="gramEnd"/>
        <w:r w:rsidRPr="00CA1CA9">
          <w:rPr>
            <w:rFonts w:ascii="Times New Roman" w:eastAsia="Calibri" w:hAnsi="Times New Roman" w:cs="Times New Roman"/>
            <w:sz w:val="20"/>
            <w:szCs w:val="20"/>
            <w:shd w:val="clear" w:color="auto" w:fill="FFFFFF"/>
            <w:lang w:val="en-US"/>
            <w:rPrChange w:id="16230" w:author="Airat Shigapov" w:date="2021-10-29T16:44:00Z">
              <w:rPr>
                <w:rFonts w:ascii="Times New Roman" w:eastAsia="Calibri" w:hAnsi="Times New Roman" w:cs="Times New Roman"/>
                <w:sz w:val="28"/>
                <w:szCs w:val="28"/>
                <w:shd w:val="clear" w:color="auto" w:fill="FFFFFF"/>
                <w:lang w:val="en-US"/>
              </w:rPr>
            </w:rPrChange>
          </w:rPr>
          <w:t xml:space="preserve"> = </w:t>
        </w:r>
        <w:proofErr w:type="spellStart"/>
        <w:r w:rsidRPr="00CA1CA9">
          <w:rPr>
            <w:rFonts w:ascii="Times New Roman" w:eastAsia="Calibri" w:hAnsi="Times New Roman" w:cs="Times New Roman"/>
            <w:sz w:val="20"/>
            <w:szCs w:val="20"/>
            <w:shd w:val="clear" w:color="auto" w:fill="FFFFFF"/>
            <w:lang w:val="en-US"/>
            <w:rPrChange w:id="16231" w:author="Airat Shigapov" w:date="2021-10-29T16:44:00Z">
              <w:rPr>
                <w:rFonts w:ascii="Times New Roman" w:eastAsia="Calibri" w:hAnsi="Times New Roman" w:cs="Times New Roman"/>
                <w:sz w:val="28"/>
                <w:szCs w:val="28"/>
                <w:shd w:val="clear" w:color="auto" w:fill="FFFFFF"/>
                <w:lang w:val="en-US"/>
              </w:rPr>
            </w:rPrChange>
          </w:rPr>
          <w:t>MainWindow.Instance.GoodCart.ToList</w:t>
        </w:r>
        <w:proofErr w:type="spellEnd"/>
        <w:r w:rsidRPr="00CA1CA9">
          <w:rPr>
            <w:rFonts w:ascii="Times New Roman" w:eastAsia="Calibri" w:hAnsi="Times New Roman" w:cs="Times New Roman"/>
            <w:sz w:val="20"/>
            <w:szCs w:val="20"/>
            <w:shd w:val="clear" w:color="auto" w:fill="FFFFFF"/>
            <w:lang w:val="en-US"/>
            <w:rPrChange w:id="16232" w:author="Airat Shigapov" w:date="2021-10-29T16:44:00Z">
              <w:rPr>
                <w:rFonts w:ascii="Times New Roman" w:eastAsia="Calibri" w:hAnsi="Times New Roman" w:cs="Times New Roman"/>
                <w:sz w:val="28"/>
                <w:szCs w:val="28"/>
                <w:shd w:val="clear" w:color="auto" w:fill="FFFFFF"/>
                <w:lang w:val="en-US"/>
              </w:rPr>
            </w:rPrChange>
          </w:rPr>
          <w:t>() };</w:t>
        </w:r>
      </w:ins>
    </w:p>
    <w:p w14:paraId="7C94A5E7" w14:textId="77777777" w:rsidR="00CC67A4" w:rsidRPr="00CA1CA9" w:rsidRDefault="00CC67A4" w:rsidP="00CC67A4">
      <w:pPr>
        <w:rPr>
          <w:ins w:id="16233" w:author="Airat Shigapov" w:date="2021-10-29T16:41:00Z"/>
          <w:rFonts w:ascii="Times New Roman" w:eastAsia="Calibri" w:hAnsi="Times New Roman" w:cs="Times New Roman"/>
          <w:sz w:val="20"/>
          <w:szCs w:val="20"/>
          <w:shd w:val="clear" w:color="auto" w:fill="FFFFFF"/>
          <w:lang w:val="en-US"/>
          <w:rPrChange w:id="16234" w:author="Airat Shigapov" w:date="2021-10-29T16:44:00Z">
            <w:rPr>
              <w:ins w:id="16235" w:author="Airat Shigapov" w:date="2021-10-29T16:41:00Z"/>
              <w:rFonts w:ascii="Times New Roman" w:eastAsia="Calibri" w:hAnsi="Times New Roman" w:cs="Times New Roman"/>
              <w:sz w:val="28"/>
              <w:szCs w:val="28"/>
              <w:shd w:val="clear" w:color="auto" w:fill="FFFFFF"/>
              <w:lang w:val="en-US"/>
            </w:rPr>
          </w:rPrChange>
        </w:rPr>
      </w:pPr>
      <w:ins w:id="16236" w:author="Airat Shigapov" w:date="2021-10-29T16:41:00Z">
        <w:r w:rsidRPr="00CA1CA9">
          <w:rPr>
            <w:rFonts w:ascii="Times New Roman" w:eastAsia="Calibri" w:hAnsi="Times New Roman" w:cs="Times New Roman"/>
            <w:sz w:val="20"/>
            <w:szCs w:val="20"/>
            <w:shd w:val="clear" w:color="auto" w:fill="FFFFFF"/>
            <w:lang w:val="en-US"/>
            <w:rPrChange w:id="16237" w:author="Airat Shigapov" w:date="2021-10-29T16:44:00Z">
              <w:rPr>
                <w:rFonts w:ascii="Times New Roman" w:eastAsia="Calibri" w:hAnsi="Times New Roman" w:cs="Times New Roman"/>
                <w:sz w:val="28"/>
                <w:szCs w:val="28"/>
                <w:shd w:val="clear" w:color="auto" w:fill="FFFFFF"/>
                <w:lang w:val="en-US"/>
              </w:rPr>
            </w:rPrChange>
          </w:rPr>
          <w:t xml:space="preserve">                </w:t>
        </w:r>
        <w:proofErr w:type="spellStart"/>
        <w:proofErr w:type="gramStart"/>
        <w:r w:rsidRPr="00CA1CA9">
          <w:rPr>
            <w:rFonts w:ascii="Times New Roman" w:eastAsia="Calibri" w:hAnsi="Times New Roman" w:cs="Times New Roman"/>
            <w:sz w:val="20"/>
            <w:szCs w:val="20"/>
            <w:shd w:val="clear" w:color="auto" w:fill="FFFFFF"/>
            <w:lang w:val="en-US"/>
            <w:rPrChange w:id="16238" w:author="Airat Shigapov" w:date="2021-10-29T16:44:00Z">
              <w:rPr>
                <w:rFonts w:ascii="Times New Roman" w:eastAsia="Calibri" w:hAnsi="Times New Roman" w:cs="Times New Roman"/>
                <w:sz w:val="28"/>
                <w:szCs w:val="28"/>
                <w:shd w:val="clear" w:color="auto" w:fill="FFFFFF"/>
                <w:lang w:val="en-US"/>
              </w:rPr>
            </w:rPrChange>
          </w:rPr>
          <w:t>MainWindow.Instance.GoodCart</w:t>
        </w:r>
        <w:proofErr w:type="spellEnd"/>
        <w:proofErr w:type="gramEnd"/>
        <w:r w:rsidRPr="00CA1CA9">
          <w:rPr>
            <w:rFonts w:ascii="Times New Roman" w:eastAsia="Calibri" w:hAnsi="Times New Roman" w:cs="Times New Roman"/>
            <w:sz w:val="20"/>
            <w:szCs w:val="20"/>
            <w:shd w:val="clear" w:color="auto" w:fill="FFFFFF"/>
            <w:lang w:val="en-US"/>
            <w:rPrChange w:id="16239" w:author="Airat Shigapov" w:date="2021-10-29T16:44:00Z">
              <w:rPr>
                <w:rFonts w:ascii="Times New Roman" w:eastAsia="Calibri" w:hAnsi="Times New Roman" w:cs="Times New Roman"/>
                <w:sz w:val="28"/>
                <w:szCs w:val="28"/>
                <w:shd w:val="clear" w:color="auto" w:fill="FFFFFF"/>
                <w:lang w:val="en-US"/>
              </w:rPr>
            </w:rPrChange>
          </w:rPr>
          <w:t xml:space="preserve"> = new List&lt;</w:t>
        </w:r>
        <w:proofErr w:type="spellStart"/>
        <w:r w:rsidRPr="00CA1CA9">
          <w:rPr>
            <w:rFonts w:ascii="Times New Roman" w:eastAsia="Calibri" w:hAnsi="Times New Roman" w:cs="Times New Roman"/>
            <w:sz w:val="20"/>
            <w:szCs w:val="20"/>
            <w:shd w:val="clear" w:color="auto" w:fill="FFFFFF"/>
            <w:lang w:val="en-US"/>
            <w:rPrChange w:id="16240" w:author="Airat Shigapov" w:date="2021-10-29T16:44:00Z">
              <w:rPr>
                <w:rFonts w:ascii="Times New Roman" w:eastAsia="Calibri" w:hAnsi="Times New Roman" w:cs="Times New Roman"/>
                <w:sz w:val="28"/>
                <w:szCs w:val="28"/>
                <w:shd w:val="clear" w:color="auto" w:fill="FFFFFF"/>
                <w:lang w:val="en-US"/>
              </w:rPr>
            </w:rPrChange>
          </w:rPr>
          <w:t>GoodSale</w:t>
        </w:r>
        <w:proofErr w:type="spellEnd"/>
        <w:r w:rsidRPr="00CA1CA9">
          <w:rPr>
            <w:rFonts w:ascii="Times New Roman" w:eastAsia="Calibri" w:hAnsi="Times New Roman" w:cs="Times New Roman"/>
            <w:sz w:val="20"/>
            <w:szCs w:val="20"/>
            <w:shd w:val="clear" w:color="auto" w:fill="FFFFFF"/>
            <w:lang w:val="en-US"/>
            <w:rPrChange w:id="16241" w:author="Airat Shigapov" w:date="2021-10-29T16:44:00Z">
              <w:rPr>
                <w:rFonts w:ascii="Times New Roman" w:eastAsia="Calibri" w:hAnsi="Times New Roman" w:cs="Times New Roman"/>
                <w:sz w:val="28"/>
                <w:szCs w:val="28"/>
                <w:shd w:val="clear" w:color="auto" w:fill="FFFFFF"/>
                <w:lang w:val="en-US"/>
              </w:rPr>
            </w:rPrChange>
          </w:rPr>
          <w:t>&gt;();</w:t>
        </w:r>
      </w:ins>
    </w:p>
    <w:p w14:paraId="6DAD8228" w14:textId="77777777" w:rsidR="00CC67A4" w:rsidRPr="00CA1CA9" w:rsidRDefault="00CC67A4" w:rsidP="00CC67A4">
      <w:pPr>
        <w:rPr>
          <w:ins w:id="16242" w:author="Airat Shigapov" w:date="2021-10-29T16:41:00Z"/>
          <w:rFonts w:ascii="Times New Roman" w:eastAsia="Calibri" w:hAnsi="Times New Roman" w:cs="Times New Roman"/>
          <w:sz w:val="20"/>
          <w:szCs w:val="20"/>
          <w:shd w:val="clear" w:color="auto" w:fill="FFFFFF"/>
          <w:lang w:val="en-US"/>
          <w:rPrChange w:id="16243" w:author="Airat Shigapov" w:date="2021-10-29T16:44:00Z">
            <w:rPr>
              <w:ins w:id="16244" w:author="Airat Shigapov" w:date="2021-10-29T16:41:00Z"/>
              <w:rFonts w:ascii="Times New Roman" w:eastAsia="Calibri" w:hAnsi="Times New Roman" w:cs="Times New Roman"/>
              <w:sz w:val="28"/>
              <w:szCs w:val="28"/>
              <w:shd w:val="clear" w:color="auto" w:fill="FFFFFF"/>
              <w:lang w:val="en-US"/>
            </w:rPr>
          </w:rPrChange>
        </w:rPr>
      </w:pPr>
      <w:ins w:id="16245" w:author="Airat Shigapov" w:date="2021-10-29T16:41:00Z">
        <w:r w:rsidRPr="00CA1CA9">
          <w:rPr>
            <w:rFonts w:ascii="Times New Roman" w:eastAsia="Calibri" w:hAnsi="Times New Roman" w:cs="Times New Roman"/>
            <w:sz w:val="20"/>
            <w:szCs w:val="20"/>
            <w:shd w:val="clear" w:color="auto" w:fill="FFFFFF"/>
            <w:lang w:val="en-US"/>
            <w:rPrChange w:id="16246" w:author="Airat Shigapov" w:date="2021-10-29T16:44:00Z">
              <w:rPr>
                <w:rFonts w:ascii="Times New Roman" w:eastAsia="Calibri" w:hAnsi="Times New Roman" w:cs="Times New Roman"/>
                <w:sz w:val="28"/>
                <w:szCs w:val="28"/>
                <w:shd w:val="clear" w:color="auto" w:fill="FFFFFF"/>
                <w:lang w:val="en-US"/>
              </w:rPr>
            </w:rPrChange>
          </w:rPr>
          <w:t xml:space="preserve">                </w:t>
        </w:r>
        <w:proofErr w:type="spellStart"/>
        <w:r w:rsidRPr="00CA1CA9">
          <w:rPr>
            <w:rFonts w:ascii="Times New Roman" w:eastAsia="Calibri" w:hAnsi="Times New Roman" w:cs="Times New Roman"/>
            <w:sz w:val="20"/>
            <w:szCs w:val="20"/>
            <w:shd w:val="clear" w:color="auto" w:fill="FFFFFF"/>
            <w:lang w:val="en-US"/>
            <w:rPrChange w:id="16247" w:author="Airat Shigapov" w:date="2021-10-29T16:44:00Z">
              <w:rPr>
                <w:rFonts w:ascii="Times New Roman" w:eastAsia="Calibri" w:hAnsi="Times New Roman" w:cs="Times New Roman"/>
                <w:sz w:val="28"/>
                <w:szCs w:val="28"/>
                <w:shd w:val="clear" w:color="auto" w:fill="FFFFFF"/>
                <w:lang w:val="en-US"/>
              </w:rPr>
            </w:rPrChange>
          </w:rPr>
          <w:t>Cart.Visibility</w:t>
        </w:r>
        <w:proofErr w:type="spellEnd"/>
        <w:r w:rsidRPr="00CA1CA9">
          <w:rPr>
            <w:rFonts w:ascii="Times New Roman" w:eastAsia="Calibri" w:hAnsi="Times New Roman" w:cs="Times New Roman"/>
            <w:sz w:val="20"/>
            <w:szCs w:val="20"/>
            <w:shd w:val="clear" w:color="auto" w:fill="FFFFFF"/>
            <w:lang w:val="en-US"/>
            <w:rPrChange w:id="16248" w:author="Airat Shigapov" w:date="2021-10-29T16:44:00Z">
              <w:rPr>
                <w:rFonts w:ascii="Times New Roman" w:eastAsia="Calibri" w:hAnsi="Times New Roman" w:cs="Times New Roman"/>
                <w:sz w:val="28"/>
                <w:szCs w:val="28"/>
                <w:shd w:val="clear" w:color="auto" w:fill="FFFFFF"/>
                <w:lang w:val="en-US"/>
              </w:rPr>
            </w:rPrChange>
          </w:rPr>
          <w:t xml:space="preserve"> = </w:t>
        </w:r>
        <w:proofErr w:type="spellStart"/>
        <w:r w:rsidRPr="00CA1CA9">
          <w:rPr>
            <w:rFonts w:ascii="Times New Roman" w:eastAsia="Calibri" w:hAnsi="Times New Roman" w:cs="Times New Roman"/>
            <w:sz w:val="20"/>
            <w:szCs w:val="20"/>
            <w:shd w:val="clear" w:color="auto" w:fill="FFFFFF"/>
            <w:lang w:val="en-US"/>
            <w:rPrChange w:id="16249" w:author="Airat Shigapov" w:date="2021-10-29T16:44:00Z">
              <w:rPr>
                <w:rFonts w:ascii="Times New Roman" w:eastAsia="Calibri" w:hAnsi="Times New Roman" w:cs="Times New Roman"/>
                <w:sz w:val="28"/>
                <w:szCs w:val="28"/>
                <w:shd w:val="clear" w:color="auto" w:fill="FFFFFF"/>
                <w:lang w:val="en-US"/>
              </w:rPr>
            </w:rPrChange>
          </w:rPr>
          <w:t>Visibility.Hidden</w:t>
        </w:r>
        <w:proofErr w:type="spellEnd"/>
        <w:r w:rsidRPr="00CA1CA9">
          <w:rPr>
            <w:rFonts w:ascii="Times New Roman" w:eastAsia="Calibri" w:hAnsi="Times New Roman" w:cs="Times New Roman"/>
            <w:sz w:val="20"/>
            <w:szCs w:val="20"/>
            <w:shd w:val="clear" w:color="auto" w:fill="FFFFFF"/>
            <w:lang w:val="en-US"/>
            <w:rPrChange w:id="16250" w:author="Airat Shigapov" w:date="2021-10-29T16:44:00Z">
              <w:rPr>
                <w:rFonts w:ascii="Times New Roman" w:eastAsia="Calibri" w:hAnsi="Times New Roman" w:cs="Times New Roman"/>
                <w:sz w:val="28"/>
                <w:szCs w:val="28"/>
                <w:shd w:val="clear" w:color="auto" w:fill="FFFFFF"/>
                <w:lang w:val="en-US"/>
              </w:rPr>
            </w:rPrChange>
          </w:rPr>
          <w:t>;</w:t>
        </w:r>
      </w:ins>
    </w:p>
    <w:p w14:paraId="34672075" w14:textId="77777777" w:rsidR="00CC67A4" w:rsidRPr="00CA1CA9" w:rsidRDefault="00CC67A4" w:rsidP="00CC67A4">
      <w:pPr>
        <w:rPr>
          <w:ins w:id="16251" w:author="Airat Shigapov" w:date="2021-10-29T16:41:00Z"/>
          <w:rFonts w:ascii="Times New Roman" w:eastAsia="Calibri" w:hAnsi="Times New Roman" w:cs="Times New Roman"/>
          <w:sz w:val="20"/>
          <w:szCs w:val="20"/>
          <w:shd w:val="clear" w:color="auto" w:fill="FFFFFF"/>
          <w:lang w:val="en-US"/>
          <w:rPrChange w:id="16252" w:author="Airat Shigapov" w:date="2021-10-29T16:44:00Z">
            <w:rPr>
              <w:ins w:id="16253" w:author="Airat Shigapov" w:date="2021-10-29T16:41:00Z"/>
              <w:rFonts w:ascii="Times New Roman" w:eastAsia="Calibri" w:hAnsi="Times New Roman" w:cs="Times New Roman"/>
              <w:sz w:val="28"/>
              <w:szCs w:val="28"/>
              <w:shd w:val="clear" w:color="auto" w:fill="FFFFFF"/>
              <w:lang w:val="en-US"/>
            </w:rPr>
          </w:rPrChange>
        </w:rPr>
      </w:pPr>
      <w:ins w:id="16254" w:author="Airat Shigapov" w:date="2021-10-29T16:41:00Z">
        <w:r w:rsidRPr="00CA1CA9">
          <w:rPr>
            <w:rFonts w:ascii="Times New Roman" w:eastAsia="Calibri" w:hAnsi="Times New Roman" w:cs="Times New Roman"/>
            <w:sz w:val="20"/>
            <w:szCs w:val="20"/>
            <w:shd w:val="clear" w:color="auto" w:fill="FFFFFF"/>
            <w:lang w:val="en-US"/>
            <w:rPrChange w:id="16255" w:author="Airat Shigapov" w:date="2021-10-29T16:44:00Z">
              <w:rPr>
                <w:rFonts w:ascii="Times New Roman" w:eastAsia="Calibri" w:hAnsi="Times New Roman" w:cs="Times New Roman"/>
                <w:sz w:val="28"/>
                <w:szCs w:val="28"/>
                <w:shd w:val="clear" w:color="auto" w:fill="FFFFFF"/>
                <w:lang w:val="en-US"/>
              </w:rPr>
            </w:rPrChange>
          </w:rPr>
          <w:t xml:space="preserve">                </w:t>
        </w:r>
        <w:proofErr w:type="spellStart"/>
        <w:r w:rsidRPr="00CA1CA9">
          <w:rPr>
            <w:rFonts w:ascii="Times New Roman" w:eastAsia="Calibri" w:hAnsi="Times New Roman" w:cs="Times New Roman"/>
            <w:sz w:val="20"/>
            <w:szCs w:val="20"/>
            <w:shd w:val="clear" w:color="auto" w:fill="FFFFFF"/>
            <w:lang w:val="en-US"/>
            <w:rPrChange w:id="16256" w:author="Airat Shigapov" w:date="2021-10-29T16:44:00Z">
              <w:rPr>
                <w:rFonts w:ascii="Times New Roman" w:eastAsia="Calibri" w:hAnsi="Times New Roman" w:cs="Times New Roman"/>
                <w:sz w:val="28"/>
                <w:szCs w:val="28"/>
                <w:shd w:val="clear" w:color="auto" w:fill="FFFFFF"/>
                <w:lang w:val="en-US"/>
              </w:rPr>
            </w:rPrChange>
          </w:rPr>
          <w:t>OrderNull.Visibility</w:t>
        </w:r>
        <w:proofErr w:type="spellEnd"/>
        <w:r w:rsidRPr="00CA1CA9">
          <w:rPr>
            <w:rFonts w:ascii="Times New Roman" w:eastAsia="Calibri" w:hAnsi="Times New Roman" w:cs="Times New Roman"/>
            <w:sz w:val="20"/>
            <w:szCs w:val="20"/>
            <w:shd w:val="clear" w:color="auto" w:fill="FFFFFF"/>
            <w:lang w:val="en-US"/>
            <w:rPrChange w:id="16257" w:author="Airat Shigapov" w:date="2021-10-29T16:44:00Z">
              <w:rPr>
                <w:rFonts w:ascii="Times New Roman" w:eastAsia="Calibri" w:hAnsi="Times New Roman" w:cs="Times New Roman"/>
                <w:sz w:val="28"/>
                <w:szCs w:val="28"/>
                <w:shd w:val="clear" w:color="auto" w:fill="FFFFFF"/>
                <w:lang w:val="en-US"/>
              </w:rPr>
            </w:rPrChange>
          </w:rPr>
          <w:t xml:space="preserve"> = </w:t>
        </w:r>
        <w:proofErr w:type="spellStart"/>
        <w:r w:rsidRPr="00CA1CA9">
          <w:rPr>
            <w:rFonts w:ascii="Times New Roman" w:eastAsia="Calibri" w:hAnsi="Times New Roman" w:cs="Times New Roman"/>
            <w:sz w:val="20"/>
            <w:szCs w:val="20"/>
            <w:shd w:val="clear" w:color="auto" w:fill="FFFFFF"/>
            <w:lang w:val="en-US"/>
            <w:rPrChange w:id="16258" w:author="Airat Shigapov" w:date="2021-10-29T16:44:00Z">
              <w:rPr>
                <w:rFonts w:ascii="Times New Roman" w:eastAsia="Calibri" w:hAnsi="Times New Roman" w:cs="Times New Roman"/>
                <w:sz w:val="28"/>
                <w:szCs w:val="28"/>
                <w:shd w:val="clear" w:color="auto" w:fill="FFFFFF"/>
                <w:lang w:val="en-US"/>
              </w:rPr>
            </w:rPrChange>
          </w:rPr>
          <w:t>Visibility.Visible</w:t>
        </w:r>
        <w:proofErr w:type="spellEnd"/>
        <w:r w:rsidRPr="00CA1CA9">
          <w:rPr>
            <w:rFonts w:ascii="Times New Roman" w:eastAsia="Calibri" w:hAnsi="Times New Roman" w:cs="Times New Roman"/>
            <w:sz w:val="20"/>
            <w:szCs w:val="20"/>
            <w:shd w:val="clear" w:color="auto" w:fill="FFFFFF"/>
            <w:lang w:val="en-US"/>
            <w:rPrChange w:id="16259" w:author="Airat Shigapov" w:date="2021-10-29T16:44:00Z">
              <w:rPr>
                <w:rFonts w:ascii="Times New Roman" w:eastAsia="Calibri" w:hAnsi="Times New Roman" w:cs="Times New Roman"/>
                <w:sz w:val="28"/>
                <w:szCs w:val="28"/>
                <w:shd w:val="clear" w:color="auto" w:fill="FFFFFF"/>
                <w:lang w:val="en-US"/>
              </w:rPr>
            </w:rPrChange>
          </w:rPr>
          <w:t>;</w:t>
        </w:r>
      </w:ins>
    </w:p>
    <w:p w14:paraId="7354FFF1" w14:textId="77777777" w:rsidR="00CC67A4" w:rsidRPr="00CA1CA9" w:rsidRDefault="00CC67A4" w:rsidP="00CC67A4">
      <w:pPr>
        <w:rPr>
          <w:ins w:id="16260" w:author="Airat Shigapov" w:date="2021-10-29T16:41:00Z"/>
          <w:rFonts w:ascii="Times New Roman" w:eastAsia="Calibri" w:hAnsi="Times New Roman" w:cs="Times New Roman"/>
          <w:sz w:val="20"/>
          <w:szCs w:val="20"/>
          <w:shd w:val="clear" w:color="auto" w:fill="FFFFFF"/>
          <w:rPrChange w:id="16261" w:author="Airat Shigapov" w:date="2021-10-29T16:44:00Z">
            <w:rPr>
              <w:ins w:id="16262" w:author="Airat Shigapov" w:date="2021-10-29T16:41:00Z"/>
              <w:rFonts w:ascii="Times New Roman" w:eastAsia="Calibri" w:hAnsi="Times New Roman" w:cs="Times New Roman"/>
              <w:sz w:val="28"/>
              <w:szCs w:val="28"/>
              <w:shd w:val="clear" w:color="auto" w:fill="FFFFFF"/>
              <w:lang w:val="en-US"/>
            </w:rPr>
          </w:rPrChange>
        </w:rPr>
      </w:pPr>
      <w:ins w:id="16263" w:author="Airat Shigapov" w:date="2021-10-29T16:41:00Z">
        <w:r w:rsidRPr="00CA1CA9">
          <w:rPr>
            <w:rFonts w:ascii="Times New Roman" w:eastAsia="Calibri" w:hAnsi="Times New Roman" w:cs="Times New Roman"/>
            <w:sz w:val="20"/>
            <w:szCs w:val="20"/>
            <w:shd w:val="clear" w:color="auto" w:fill="FFFFFF"/>
            <w:lang w:val="en-US"/>
            <w:rPrChange w:id="16264" w:author="Airat Shigapov" w:date="2021-10-29T16:44:00Z">
              <w:rPr>
                <w:rFonts w:ascii="Times New Roman" w:eastAsia="Calibri" w:hAnsi="Times New Roman" w:cs="Times New Roman"/>
                <w:sz w:val="28"/>
                <w:szCs w:val="28"/>
                <w:shd w:val="clear" w:color="auto" w:fill="FFFFFF"/>
                <w:lang w:val="en-US"/>
              </w:rPr>
            </w:rPrChange>
          </w:rPr>
          <w:t xml:space="preserve">                </w:t>
        </w:r>
        <w:proofErr w:type="spellStart"/>
        <w:r w:rsidRPr="00CA1CA9">
          <w:rPr>
            <w:rFonts w:ascii="Times New Roman" w:eastAsia="Calibri" w:hAnsi="Times New Roman" w:cs="Times New Roman"/>
            <w:sz w:val="20"/>
            <w:szCs w:val="20"/>
            <w:shd w:val="clear" w:color="auto" w:fill="FFFFFF"/>
            <w:lang w:val="en-US"/>
            <w:rPrChange w:id="16265" w:author="Airat Shigapov" w:date="2021-10-29T16:44:00Z">
              <w:rPr>
                <w:rFonts w:ascii="Times New Roman" w:eastAsia="Calibri" w:hAnsi="Times New Roman" w:cs="Times New Roman"/>
                <w:sz w:val="28"/>
                <w:szCs w:val="28"/>
                <w:shd w:val="clear" w:color="auto" w:fill="FFFFFF"/>
                <w:lang w:val="en-US"/>
              </w:rPr>
            </w:rPrChange>
          </w:rPr>
          <w:t>MessageBox</w:t>
        </w:r>
        <w:proofErr w:type="spellEnd"/>
        <w:r w:rsidRPr="00CA1CA9">
          <w:rPr>
            <w:rFonts w:ascii="Times New Roman" w:eastAsia="Calibri" w:hAnsi="Times New Roman" w:cs="Times New Roman"/>
            <w:sz w:val="20"/>
            <w:szCs w:val="20"/>
            <w:shd w:val="clear" w:color="auto" w:fill="FFFFFF"/>
            <w:rPrChange w:id="16266" w:author="Airat Shigapov" w:date="2021-10-29T16:44:00Z">
              <w:rPr>
                <w:rFonts w:ascii="Times New Roman" w:eastAsia="Calibri" w:hAnsi="Times New Roman" w:cs="Times New Roman"/>
                <w:sz w:val="28"/>
                <w:szCs w:val="28"/>
                <w:shd w:val="clear" w:color="auto" w:fill="FFFFFF"/>
                <w:lang w:val="en-US"/>
              </w:rPr>
            </w:rPrChange>
          </w:rPr>
          <w:t>.</w:t>
        </w:r>
        <w:r w:rsidRPr="00CA1CA9">
          <w:rPr>
            <w:rFonts w:ascii="Times New Roman" w:eastAsia="Calibri" w:hAnsi="Times New Roman" w:cs="Times New Roman"/>
            <w:sz w:val="20"/>
            <w:szCs w:val="20"/>
            <w:shd w:val="clear" w:color="auto" w:fill="FFFFFF"/>
            <w:lang w:val="en-US"/>
            <w:rPrChange w:id="16267" w:author="Airat Shigapov" w:date="2021-10-29T16:44:00Z">
              <w:rPr>
                <w:rFonts w:ascii="Times New Roman" w:eastAsia="Calibri" w:hAnsi="Times New Roman" w:cs="Times New Roman"/>
                <w:sz w:val="28"/>
                <w:szCs w:val="28"/>
                <w:shd w:val="clear" w:color="auto" w:fill="FFFFFF"/>
                <w:lang w:val="en-US"/>
              </w:rPr>
            </w:rPrChange>
          </w:rPr>
          <w:t>Show</w:t>
        </w:r>
        <w:r w:rsidRPr="00CA1CA9">
          <w:rPr>
            <w:rFonts w:ascii="Times New Roman" w:eastAsia="Calibri" w:hAnsi="Times New Roman" w:cs="Times New Roman"/>
            <w:sz w:val="20"/>
            <w:szCs w:val="20"/>
            <w:shd w:val="clear" w:color="auto" w:fill="FFFFFF"/>
            <w:rPrChange w:id="16268" w:author="Airat Shigapov" w:date="2021-10-29T16:44:00Z">
              <w:rPr>
                <w:rFonts w:ascii="Times New Roman" w:eastAsia="Calibri" w:hAnsi="Times New Roman" w:cs="Times New Roman"/>
                <w:sz w:val="28"/>
                <w:szCs w:val="28"/>
                <w:shd w:val="clear" w:color="auto" w:fill="FFFFFF"/>
                <w:lang w:val="en-US"/>
              </w:rPr>
            </w:rPrChange>
          </w:rPr>
          <w:t>("Заказ успешно оформлен");</w:t>
        </w:r>
      </w:ins>
    </w:p>
    <w:p w14:paraId="1EEBBFC8" w14:textId="77777777" w:rsidR="00CC67A4" w:rsidRPr="00CA1CA9" w:rsidRDefault="00CC67A4" w:rsidP="00CC67A4">
      <w:pPr>
        <w:rPr>
          <w:ins w:id="16269" w:author="Airat Shigapov" w:date="2021-10-29T16:41:00Z"/>
          <w:rFonts w:ascii="Times New Roman" w:eastAsia="Calibri" w:hAnsi="Times New Roman" w:cs="Times New Roman"/>
          <w:sz w:val="20"/>
          <w:szCs w:val="20"/>
          <w:shd w:val="clear" w:color="auto" w:fill="FFFFFF"/>
          <w:lang w:val="en-US"/>
          <w:rPrChange w:id="16270" w:author="Airat Shigapov" w:date="2021-10-29T16:44:00Z">
            <w:rPr>
              <w:ins w:id="16271" w:author="Airat Shigapov" w:date="2021-10-29T16:41:00Z"/>
              <w:rFonts w:ascii="Times New Roman" w:eastAsia="Calibri" w:hAnsi="Times New Roman" w:cs="Times New Roman"/>
              <w:sz w:val="28"/>
              <w:szCs w:val="28"/>
              <w:shd w:val="clear" w:color="auto" w:fill="FFFFFF"/>
              <w:lang w:val="en-US"/>
            </w:rPr>
          </w:rPrChange>
        </w:rPr>
      </w:pPr>
      <w:ins w:id="16272" w:author="Airat Shigapov" w:date="2021-10-29T16:41:00Z">
        <w:r w:rsidRPr="00CA1CA9">
          <w:rPr>
            <w:rFonts w:ascii="Times New Roman" w:eastAsia="Calibri" w:hAnsi="Times New Roman" w:cs="Times New Roman"/>
            <w:sz w:val="20"/>
            <w:szCs w:val="20"/>
            <w:shd w:val="clear" w:color="auto" w:fill="FFFFFF"/>
            <w:rPrChange w:id="16273" w:author="Airat Shigapov" w:date="2021-10-29T16:44:00Z">
              <w:rPr>
                <w:rFonts w:ascii="Times New Roman" w:eastAsia="Calibri" w:hAnsi="Times New Roman" w:cs="Times New Roman"/>
                <w:sz w:val="28"/>
                <w:szCs w:val="28"/>
                <w:shd w:val="clear" w:color="auto" w:fill="FFFFFF"/>
                <w:lang w:val="en-US"/>
              </w:rPr>
            </w:rPrChange>
          </w:rPr>
          <w:t xml:space="preserve">                </w:t>
        </w:r>
        <w:proofErr w:type="spellStart"/>
        <w:r w:rsidRPr="00CA1CA9">
          <w:rPr>
            <w:rFonts w:ascii="Times New Roman" w:eastAsia="Calibri" w:hAnsi="Times New Roman" w:cs="Times New Roman"/>
            <w:sz w:val="20"/>
            <w:szCs w:val="20"/>
            <w:shd w:val="clear" w:color="auto" w:fill="FFFFFF"/>
            <w:lang w:val="en-US"/>
            <w:rPrChange w:id="16274" w:author="Airat Shigapov" w:date="2021-10-29T16:44:00Z">
              <w:rPr>
                <w:rFonts w:ascii="Times New Roman" w:eastAsia="Calibri" w:hAnsi="Times New Roman" w:cs="Times New Roman"/>
                <w:sz w:val="28"/>
                <w:szCs w:val="28"/>
                <w:shd w:val="clear" w:color="auto" w:fill="FFFFFF"/>
                <w:lang w:val="en-US"/>
              </w:rPr>
            </w:rPrChange>
          </w:rPr>
          <w:t>OrderText.Text</w:t>
        </w:r>
        <w:proofErr w:type="spellEnd"/>
        <w:r w:rsidRPr="00CA1CA9">
          <w:rPr>
            <w:rFonts w:ascii="Times New Roman" w:eastAsia="Calibri" w:hAnsi="Times New Roman" w:cs="Times New Roman"/>
            <w:sz w:val="20"/>
            <w:szCs w:val="20"/>
            <w:shd w:val="clear" w:color="auto" w:fill="FFFFFF"/>
            <w:lang w:val="en-US"/>
            <w:rPrChange w:id="16275" w:author="Airat Shigapov" w:date="2021-10-29T16:44:00Z">
              <w:rPr>
                <w:rFonts w:ascii="Times New Roman" w:eastAsia="Calibri" w:hAnsi="Times New Roman" w:cs="Times New Roman"/>
                <w:sz w:val="28"/>
                <w:szCs w:val="28"/>
                <w:shd w:val="clear" w:color="auto" w:fill="FFFFFF"/>
                <w:lang w:val="en-US"/>
              </w:rPr>
            </w:rPrChange>
          </w:rPr>
          <w:t xml:space="preserve"> = "</w:t>
        </w:r>
        <w:proofErr w:type="spellStart"/>
        <w:r w:rsidRPr="00CA1CA9">
          <w:rPr>
            <w:rFonts w:ascii="Times New Roman" w:eastAsia="Calibri" w:hAnsi="Times New Roman" w:cs="Times New Roman"/>
            <w:sz w:val="20"/>
            <w:szCs w:val="20"/>
            <w:shd w:val="clear" w:color="auto" w:fill="FFFFFF"/>
            <w:lang w:val="en-US"/>
            <w:rPrChange w:id="16276" w:author="Airat Shigapov" w:date="2021-10-29T16:44:00Z">
              <w:rPr>
                <w:rFonts w:ascii="Times New Roman" w:eastAsia="Calibri" w:hAnsi="Times New Roman" w:cs="Times New Roman"/>
                <w:sz w:val="28"/>
                <w:szCs w:val="28"/>
                <w:shd w:val="clear" w:color="auto" w:fill="FFFFFF"/>
                <w:lang w:val="en-US"/>
              </w:rPr>
            </w:rPrChange>
          </w:rPr>
          <w:t>Корзина</w:t>
        </w:r>
        <w:proofErr w:type="spellEnd"/>
        <w:r w:rsidRPr="00CA1CA9">
          <w:rPr>
            <w:rFonts w:ascii="Times New Roman" w:eastAsia="Calibri" w:hAnsi="Times New Roman" w:cs="Times New Roman"/>
            <w:sz w:val="20"/>
            <w:szCs w:val="20"/>
            <w:shd w:val="clear" w:color="auto" w:fill="FFFFFF"/>
            <w:lang w:val="en-US"/>
            <w:rPrChange w:id="16277" w:author="Airat Shigapov" w:date="2021-10-29T16:44:00Z">
              <w:rPr>
                <w:rFonts w:ascii="Times New Roman" w:eastAsia="Calibri" w:hAnsi="Times New Roman" w:cs="Times New Roman"/>
                <w:sz w:val="28"/>
                <w:szCs w:val="28"/>
                <w:shd w:val="clear" w:color="auto" w:fill="FFFFFF"/>
                <w:lang w:val="en-US"/>
              </w:rPr>
            </w:rPrChange>
          </w:rPr>
          <w:t xml:space="preserve"> </w:t>
        </w:r>
        <w:proofErr w:type="spellStart"/>
        <w:r w:rsidRPr="00CA1CA9">
          <w:rPr>
            <w:rFonts w:ascii="Times New Roman" w:eastAsia="Calibri" w:hAnsi="Times New Roman" w:cs="Times New Roman"/>
            <w:sz w:val="20"/>
            <w:szCs w:val="20"/>
            <w:shd w:val="clear" w:color="auto" w:fill="FFFFFF"/>
            <w:lang w:val="en-US"/>
            <w:rPrChange w:id="16278" w:author="Airat Shigapov" w:date="2021-10-29T16:44:00Z">
              <w:rPr>
                <w:rFonts w:ascii="Times New Roman" w:eastAsia="Calibri" w:hAnsi="Times New Roman" w:cs="Times New Roman"/>
                <w:sz w:val="28"/>
                <w:szCs w:val="28"/>
                <w:shd w:val="clear" w:color="auto" w:fill="FFFFFF"/>
                <w:lang w:val="en-US"/>
              </w:rPr>
            </w:rPrChange>
          </w:rPr>
          <w:t>пуста</w:t>
        </w:r>
        <w:proofErr w:type="spellEnd"/>
        <w:r w:rsidRPr="00CA1CA9">
          <w:rPr>
            <w:rFonts w:ascii="Times New Roman" w:eastAsia="Calibri" w:hAnsi="Times New Roman" w:cs="Times New Roman"/>
            <w:sz w:val="20"/>
            <w:szCs w:val="20"/>
            <w:shd w:val="clear" w:color="auto" w:fill="FFFFFF"/>
            <w:lang w:val="en-US"/>
            <w:rPrChange w:id="16279" w:author="Airat Shigapov" w:date="2021-10-29T16:44:00Z">
              <w:rPr>
                <w:rFonts w:ascii="Times New Roman" w:eastAsia="Calibri" w:hAnsi="Times New Roman" w:cs="Times New Roman"/>
                <w:sz w:val="28"/>
                <w:szCs w:val="28"/>
                <w:shd w:val="clear" w:color="auto" w:fill="FFFFFF"/>
                <w:lang w:val="en-US"/>
              </w:rPr>
            </w:rPrChange>
          </w:rPr>
          <w:t>";</w:t>
        </w:r>
      </w:ins>
    </w:p>
    <w:p w14:paraId="55291F9E" w14:textId="77777777" w:rsidR="00CC67A4" w:rsidRPr="00CA1CA9" w:rsidRDefault="00CC67A4" w:rsidP="00CC67A4">
      <w:pPr>
        <w:rPr>
          <w:ins w:id="16280" w:author="Airat Shigapov" w:date="2021-10-29T16:41:00Z"/>
          <w:rFonts w:ascii="Times New Roman" w:eastAsia="Calibri" w:hAnsi="Times New Roman" w:cs="Times New Roman"/>
          <w:sz w:val="20"/>
          <w:szCs w:val="20"/>
          <w:shd w:val="clear" w:color="auto" w:fill="FFFFFF"/>
          <w:lang w:val="en-US"/>
          <w:rPrChange w:id="16281" w:author="Airat Shigapov" w:date="2021-10-29T16:44:00Z">
            <w:rPr>
              <w:ins w:id="16282" w:author="Airat Shigapov" w:date="2021-10-29T16:41:00Z"/>
              <w:rFonts w:ascii="Times New Roman" w:eastAsia="Calibri" w:hAnsi="Times New Roman" w:cs="Times New Roman"/>
              <w:sz w:val="28"/>
              <w:szCs w:val="28"/>
              <w:shd w:val="clear" w:color="auto" w:fill="FFFFFF"/>
              <w:lang w:val="en-US"/>
            </w:rPr>
          </w:rPrChange>
        </w:rPr>
      </w:pPr>
      <w:ins w:id="16283" w:author="Airat Shigapov" w:date="2021-10-29T16:41:00Z">
        <w:r w:rsidRPr="00CA1CA9">
          <w:rPr>
            <w:rFonts w:ascii="Times New Roman" w:eastAsia="Calibri" w:hAnsi="Times New Roman" w:cs="Times New Roman"/>
            <w:sz w:val="20"/>
            <w:szCs w:val="20"/>
            <w:shd w:val="clear" w:color="auto" w:fill="FFFFFF"/>
            <w:lang w:val="en-US"/>
            <w:rPrChange w:id="16284" w:author="Airat Shigapov" w:date="2021-10-29T16:44:00Z">
              <w:rPr>
                <w:rFonts w:ascii="Times New Roman" w:eastAsia="Calibri" w:hAnsi="Times New Roman" w:cs="Times New Roman"/>
                <w:sz w:val="28"/>
                <w:szCs w:val="28"/>
                <w:shd w:val="clear" w:color="auto" w:fill="FFFFFF"/>
                <w:lang w:val="en-US"/>
              </w:rPr>
            </w:rPrChange>
          </w:rPr>
          <w:t xml:space="preserve">                </w:t>
        </w:r>
        <w:proofErr w:type="spellStart"/>
        <w:r w:rsidRPr="00CA1CA9">
          <w:rPr>
            <w:rFonts w:ascii="Times New Roman" w:eastAsia="Calibri" w:hAnsi="Times New Roman" w:cs="Times New Roman"/>
            <w:sz w:val="20"/>
            <w:szCs w:val="20"/>
            <w:shd w:val="clear" w:color="auto" w:fill="FFFFFF"/>
            <w:lang w:val="en-US"/>
            <w:rPrChange w:id="16285" w:author="Airat Shigapov" w:date="2021-10-29T16:44:00Z">
              <w:rPr>
                <w:rFonts w:ascii="Times New Roman" w:eastAsia="Calibri" w:hAnsi="Times New Roman" w:cs="Times New Roman"/>
                <w:sz w:val="28"/>
                <w:szCs w:val="28"/>
                <w:shd w:val="clear" w:color="auto" w:fill="FFFFFF"/>
                <w:lang w:val="en-US"/>
              </w:rPr>
            </w:rPrChange>
          </w:rPr>
          <w:t>ListOrders.ItemsSource</w:t>
        </w:r>
        <w:proofErr w:type="spellEnd"/>
        <w:r w:rsidRPr="00CA1CA9">
          <w:rPr>
            <w:rFonts w:ascii="Times New Roman" w:eastAsia="Calibri" w:hAnsi="Times New Roman" w:cs="Times New Roman"/>
            <w:sz w:val="20"/>
            <w:szCs w:val="20"/>
            <w:shd w:val="clear" w:color="auto" w:fill="FFFFFF"/>
            <w:lang w:val="en-US"/>
            <w:rPrChange w:id="16286" w:author="Airat Shigapov" w:date="2021-10-29T16:44:00Z">
              <w:rPr>
                <w:rFonts w:ascii="Times New Roman" w:eastAsia="Calibri" w:hAnsi="Times New Roman" w:cs="Times New Roman"/>
                <w:sz w:val="28"/>
                <w:szCs w:val="28"/>
                <w:shd w:val="clear" w:color="auto" w:fill="FFFFFF"/>
                <w:lang w:val="en-US"/>
              </w:rPr>
            </w:rPrChange>
          </w:rPr>
          <w:t xml:space="preserve"> = </w:t>
        </w:r>
        <w:proofErr w:type="spellStart"/>
        <w:proofErr w:type="gramStart"/>
        <w:r w:rsidRPr="00CA1CA9">
          <w:rPr>
            <w:rFonts w:ascii="Times New Roman" w:eastAsia="Calibri" w:hAnsi="Times New Roman" w:cs="Times New Roman"/>
            <w:sz w:val="20"/>
            <w:szCs w:val="20"/>
            <w:shd w:val="clear" w:color="auto" w:fill="FFFFFF"/>
            <w:lang w:val="en-US"/>
            <w:rPrChange w:id="16287" w:author="Airat Shigapov" w:date="2021-10-29T16:44:00Z">
              <w:rPr>
                <w:rFonts w:ascii="Times New Roman" w:eastAsia="Calibri" w:hAnsi="Times New Roman" w:cs="Times New Roman"/>
                <w:sz w:val="28"/>
                <w:szCs w:val="28"/>
                <w:shd w:val="clear" w:color="auto" w:fill="FFFFFF"/>
                <w:lang w:val="en-US"/>
              </w:rPr>
            </w:rPrChange>
          </w:rPr>
          <w:t>MainWindow.client.Sales.OrderByDescending</w:t>
        </w:r>
        <w:proofErr w:type="spellEnd"/>
        <w:proofErr w:type="gramEnd"/>
        <w:r w:rsidRPr="00CA1CA9">
          <w:rPr>
            <w:rFonts w:ascii="Times New Roman" w:eastAsia="Calibri" w:hAnsi="Times New Roman" w:cs="Times New Roman"/>
            <w:sz w:val="20"/>
            <w:szCs w:val="20"/>
            <w:shd w:val="clear" w:color="auto" w:fill="FFFFFF"/>
            <w:lang w:val="en-US"/>
            <w:rPrChange w:id="16288" w:author="Airat Shigapov" w:date="2021-10-29T16:44:00Z">
              <w:rPr>
                <w:rFonts w:ascii="Times New Roman" w:eastAsia="Calibri" w:hAnsi="Times New Roman" w:cs="Times New Roman"/>
                <w:sz w:val="28"/>
                <w:szCs w:val="28"/>
                <w:shd w:val="clear" w:color="auto" w:fill="FFFFFF"/>
                <w:lang w:val="en-US"/>
              </w:rPr>
            </w:rPrChange>
          </w:rPr>
          <w:t>(x=&gt;</w:t>
        </w:r>
        <w:proofErr w:type="spellStart"/>
        <w:r w:rsidRPr="00CA1CA9">
          <w:rPr>
            <w:rFonts w:ascii="Times New Roman" w:eastAsia="Calibri" w:hAnsi="Times New Roman" w:cs="Times New Roman"/>
            <w:sz w:val="20"/>
            <w:szCs w:val="20"/>
            <w:shd w:val="clear" w:color="auto" w:fill="FFFFFF"/>
            <w:lang w:val="en-US"/>
            <w:rPrChange w:id="16289" w:author="Airat Shigapov" w:date="2021-10-29T16:44:00Z">
              <w:rPr>
                <w:rFonts w:ascii="Times New Roman" w:eastAsia="Calibri" w:hAnsi="Times New Roman" w:cs="Times New Roman"/>
                <w:sz w:val="28"/>
                <w:szCs w:val="28"/>
                <w:shd w:val="clear" w:color="auto" w:fill="FFFFFF"/>
                <w:lang w:val="en-US"/>
              </w:rPr>
            </w:rPrChange>
          </w:rPr>
          <w:t>x.Date</w:t>
        </w:r>
        <w:proofErr w:type="spellEnd"/>
        <w:r w:rsidRPr="00CA1CA9">
          <w:rPr>
            <w:rFonts w:ascii="Times New Roman" w:eastAsia="Calibri" w:hAnsi="Times New Roman" w:cs="Times New Roman"/>
            <w:sz w:val="20"/>
            <w:szCs w:val="20"/>
            <w:shd w:val="clear" w:color="auto" w:fill="FFFFFF"/>
            <w:lang w:val="en-US"/>
            <w:rPrChange w:id="16290" w:author="Airat Shigapov" w:date="2021-10-29T16:44:00Z">
              <w:rPr>
                <w:rFonts w:ascii="Times New Roman" w:eastAsia="Calibri" w:hAnsi="Times New Roman" w:cs="Times New Roman"/>
                <w:sz w:val="28"/>
                <w:szCs w:val="28"/>
                <w:shd w:val="clear" w:color="auto" w:fill="FFFFFF"/>
                <w:lang w:val="en-US"/>
              </w:rPr>
            </w:rPrChange>
          </w:rPr>
          <w:t>).</w:t>
        </w:r>
        <w:proofErr w:type="spellStart"/>
        <w:r w:rsidRPr="00CA1CA9">
          <w:rPr>
            <w:rFonts w:ascii="Times New Roman" w:eastAsia="Calibri" w:hAnsi="Times New Roman" w:cs="Times New Roman"/>
            <w:sz w:val="20"/>
            <w:szCs w:val="20"/>
            <w:shd w:val="clear" w:color="auto" w:fill="FFFFFF"/>
            <w:lang w:val="en-US"/>
            <w:rPrChange w:id="16291" w:author="Airat Shigapov" w:date="2021-10-29T16:44:00Z">
              <w:rPr>
                <w:rFonts w:ascii="Times New Roman" w:eastAsia="Calibri" w:hAnsi="Times New Roman" w:cs="Times New Roman"/>
                <w:sz w:val="28"/>
                <w:szCs w:val="28"/>
                <w:shd w:val="clear" w:color="auto" w:fill="FFFFFF"/>
                <w:lang w:val="en-US"/>
              </w:rPr>
            </w:rPrChange>
          </w:rPr>
          <w:t>ToList</w:t>
        </w:r>
        <w:proofErr w:type="spellEnd"/>
        <w:r w:rsidRPr="00CA1CA9">
          <w:rPr>
            <w:rFonts w:ascii="Times New Roman" w:eastAsia="Calibri" w:hAnsi="Times New Roman" w:cs="Times New Roman"/>
            <w:sz w:val="20"/>
            <w:szCs w:val="20"/>
            <w:shd w:val="clear" w:color="auto" w:fill="FFFFFF"/>
            <w:lang w:val="en-US"/>
            <w:rPrChange w:id="16292" w:author="Airat Shigapov" w:date="2021-10-29T16:44:00Z">
              <w:rPr>
                <w:rFonts w:ascii="Times New Roman" w:eastAsia="Calibri" w:hAnsi="Times New Roman" w:cs="Times New Roman"/>
                <w:sz w:val="28"/>
                <w:szCs w:val="28"/>
                <w:shd w:val="clear" w:color="auto" w:fill="FFFFFF"/>
                <w:lang w:val="en-US"/>
              </w:rPr>
            </w:rPrChange>
          </w:rPr>
          <w:t>();</w:t>
        </w:r>
      </w:ins>
    </w:p>
    <w:p w14:paraId="25AEC093" w14:textId="77777777" w:rsidR="00CC67A4" w:rsidRPr="00CA1CA9" w:rsidRDefault="00CC67A4" w:rsidP="00CC67A4">
      <w:pPr>
        <w:rPr>
          <w:ins w:id="16293" w:author="Airat Shigapov" w:date="2021-10-29T16:41:00Z"/>
          <w:rFonts w:ascii="Times New Roman" w:eastAsia="Calibri" w:hAnsi="Times New Roman" w:cs="Times New Roman"/>
          <w:sz w:val="20"/>
          <w:szCs w:val="20"/>
          <w:shd w:val="clear" w:color="auto" w:fill="FFFFFF"/>
          <w:lang w:val="en-US"/>
          <w:rPrChange w:id="16294" w:author="Airat Shigapov" w:date="2021-10-29T16:44:00Z">
            <w:rPr>
              <w:ins w:id="16295" w:author="Airat Shigapov" w:date="2021-10-29T16:41:00Z"/>
              <w:rFonts w:ascii="Times New Roman" w:eastAsia="Calibri" w:hAnsi="Times New Roman" w:cs="Times New Roman"/>
              <w:sz w:val="28"/>
              <w:szCs w:val="28"/>
              <w:shd w:val="clear" w:color="auto" w:fill="FFFFFF"/>
              <w:lang w:val="en-US"/>
            </w:rPr>
          </w:rPrChange>
        </w:rPr>
      </w:pPr>
      <w:ins w:id="16296" w:author="Airat Shigapov" w:date="2021-10-29T16:41:00Z">
        <w:r w:rsidRPr="00CA1CA9">
          <w:rPr>
            <w:rFonts w:ascii="Times New Roman" w:eastAsia="Calibri" w:hAnsi="Times New Roman" w:cs="Times New Roman"/>
            <w:sz w:val="20"/>
            <w:szCs w:val="20"/>
            <w:shd w:val="clear" w:color="auto" w:fill="FFFFFF"/>
            <w:lang w:val="en-US"/>
            <w:rPrChange w:id="16297" w:author="Airat Shigapov" w:date="2021-10-29T16:44:00Z">
              <w:rPr>
                <w:rFonts w:ascii="Times New Roman" w:eastAsia="Calibri" w:hAnsi="Times New Roman" w:cs="Times New Roman"/>
                <w:sz w:val="28"/>
                <w:szCs w:val="28"/>
                <w:shd w:val="clear" w:color="auto" w:fill="FFFFFF"/>
                <w:lang w:val="en-US"/>
              </w:rPr>
            </w:rPrChange>
          </w:rPr>
          <w:t xml:space="preserve">            }</w:t>
        </w:r>
      </w:ins>
    </w:p>
    <w:p w14:paraId="3C1E8884" w14:textId="77777777" w:rsidR="00CC67A4" w:rsidRPr="00CA1CA9" w:rsidRDefault="00CC67A4" w:rsidP="00CC67A4">
      <w:pPr>
        <w:rPr>
          <w:ins w:id="16298" w:author="Airat Shigapov" w:date="2021-10-29T16:41:00Z"/>
          <w:rFonts w:ascii="Times New Roman" w:eastAsia="Calibri" w:hAnsi="Times New Roman" w:cs="Times New Roman"/>
          <w:sz w:val="20"/>
          <w:szCs w:val="20"/>
          <w:shd w:val="clear" w:color="auto" w:fill="FFFFFF"/>
          <w:lang w:val="en-US"/>
          <w:rPrChange w:id="16299" w:author="Airat Shigapov" w:date="2021-10-29T16:44:00Z">
            <w:rPr>
              <w:ins w:id="16300" w:author="Airat Shigapov" w:date="2021-10-29T16:41:00Z"/>
              <w:rFonts w:ascii="Times New Roman" w:eastAsia="Calibri" w:hAnsi="Times New Roman" w:cs="Times New Roman"/>
              <w:sz w:val="28"/>
              <w:szCs w:val="28"/>
              <w:shd w:val="clear" w:color="auto" w:fill="FFFFFF"/>
              <w:lang w:val="en-US"/>
            </w:rPr>
          </w:rPrChange>
        </w:rPr>
      </w:pPr>
      <w:ins w:id="16301" w:author="Airat Shigapov" w:date="2021-10-29T16:41:00Z">
        <w:r w:rsidRPr="00CA1CA9">
          <w:rPr>
            <w:rFonts w:ascii="Times New Roman" w:eastAsia="Calibri" w:hAnsi="Times New Roman" w:cs="Times New Roman"/>
            <w:sz w:val="20"/>
            <w:szCs w:val="20"/>
            <w:shd w:val="clear" w:color="auto" w:fill="FFFFFF"/>
            <w:lang w:val="en-US"/>
            <w:rPrChange w:id="16302" w:author="Airat Shigapov" w:date="2021-10-29T16:44:00Z">
              <w:rPr>
                <w:rFonts w:ascii="Times New Roman" w:eastAsia="Calibri" w:hAnsi="Times New Roman" w:cs="Times New Roman"/>
                <w:sz w:val="28"/>
                <w:szCs w:val="28"/>
                <w:shd w:val="clear" w:color="auto" w:fill="FFFFFF"/>
                <w:lang w:val="en-US"/>
              </w:rPr>
            </w:rPrChange>
          </w:rPr>
          <w:t xml:space="preserve">            else</w:t>
        </w:r>
      </w:ins>
    </w:p>
    <w:p w14:paraId="7A6803DF" w14:textId="77777777" w:rsidR="00CC67A4" w:rsidRPr="00CA1CA9" w:rsidRDefault="00CC67A4" w:rsidP="00CC67A4">
      <w:pPr>
        <w:rPr>
          <w:ins w:id="16303" w:author="Airat Shigapov" w:date="2021-10-29T16:41:00Z"/>
          <w:rFonts w:ascii="Times New Roman" w:eastAsia="Calibri" w:hAnsi="Times New Roman" w:cs="Times New Roman"/>
          <w:sz w:val="20"/>
          <w:szCs w:val="20"/>
          <w:shd w:val="clear" w:color="auto" w:fill="FFFFFF"/>
          <w:lang w:val="en-US"/>
          <w:rPrChange w:id="16304" w:author="Airat Shigapov" w:date="2021-10-29T16:44:00Z">
            <w:rPr>
              <w:ins w:id="16305" w:author="Airat Shigapov" w:date="2021-10-29T16:41:00Z"/>
              <w:rFonts w:ascii="Times New Roman" w:eastAsia="Calibri" w:hAnsi="Times New Roman" w:cs="Times New Roman"/>
              <w:sz w:val="28"/>
              <w:szCs w:val="28"/>
              <w:shd w:val="clear" w:color="auto" w:fill="FFFFFF"/>
              <w:lang w:val="en-US"/>
            </w:rPr>
          </w:rPrChange>
        </w:rPr>
      </w:pPr>
      <w:ins w:id="16306" w:author="Airat Shigapov" w:date="2021-10-29T16:41:00Z">
        <w:r w:rsidRPr="00CA1CA9">
          <w:rPr>
            <w:rFonts w:ascii="Times New Roman" w:eastAsia="Calibri" w:hAnsi="Times New Roman" w:cs="Times New Roman"/>
            <w:sz w:val="20"/>
            <w:szCs w:val="20"/>
            <w:shd w:val="clear" w:color="auto" w:fill="FFFFFF"/>
            <w:lang w:val="en-US"/>
            <w:rPrChange w:id="16307" w:author="Airat Shigapov" w:date="2021-10-29T16:44:00Z">
              <w:rPr>
                <w:rFonts w:ascii="Times New Roman" w:eastAsia="Calibri" w:hAnsi="Times New Roman" w:cs="Times New Roman"/>
                <w:sz w:val="28"/>
                <w:szCs w:val="28"/>
                <w:shd w:val="clear" w:color="auto" w:fill="FFFFFF"/>
                <w:lang w:val="en-US"/>
              </w:rPr>
            </w:rPrChange>
          </w:rPr>
          <w:t xml:space="preserve">            {</w:t>
        </w:r>
      </w:ins>
    </w:p>
    <w:p w14:paraId="03696CA4" w14:textId="77777777" w:rsidR="00CC67A4" w:rsidRPr="00CA1CA9" w:rsidRDefault="00CC67A4" w:rsidP="00CC67A4">
      <w:pPr>
        <w:rPr>
          <w:ins w:id="16308" w:author="Airat Shigapov" w:date="2021-10-29T16:41:00Z"/>
          <w:rFonts w:ascii="Times New Roman" w:eastAsia="Calibri" w:hAnsi="Times New Roman" w:cs="Times New Roman"/>
          <w:sz w:val="20"/>
          <w:szCs w:val="20"/>
          <w:shd w:val="clear" w:color="auto" w:fill="FFFFFF"/>
          <w:lang w:val="en-US"/>
          <w:rPrChange w:id="16309" w:author="Airat Shigapov" w:date="2021-10-29T16:44:00Z">
            <w:rPr>
              <w:ins w:id="16310" w:author="Airat Shigapov" w:date="2021-10-29T16:41:00Z"/>
              <w:rFonts w:ascii="Times New Roman" w:eastAsia="Calibri" w:hAnsi="Times New Roman" w:cs="Times New Roman"/>
              <w:sz w:val="28"/>
              <w:szCs w:val="28"/>
              <w:shd w:val="clear" w:color="auto" w:fill="FFFFFF"/>
              <w:lang w:val="en-US"/>
            </w:rPr>
          </w:rPrChange>
        </w:rPr>
      </w:pPr>
      <w:ins w:id="16311" w:author="Airat Shigapov" w:date="2021-10-29T16:41:00Z">
        <w:r w:rsidRPr="00CA1CA9">
          <w:rPr>
            <w:rFonts w:ascii="Times New Roman" w:eastAsia="Calibri" w:hAnsi="Times New Roman" w:cs="Times New Roman"/>
            <w:sz w:val="20"/>
            <w:szCs w:val="20"/>
            <w:shd w:val="clear" w:color="auto" w:fill="FFFFFF"/>
            <w:lang w:val="en-US"/>
            <w:rPrChange w:id="16312" w:author="Airat Shigapov" w:date="2021-10-29T16:44:00Z">
              <w:rPr>
                <w:rFonts w:ascii="Times New Roman" w:eastAsia="Calibri" w:hAnsi="Times New Roman" w:cs="Times New Roman"/>
                <w:sz w:val="28"/>
                <w:szCs w:val="28"/>
                <w:shd w:val="clear" w:color="auto" w:fill="FFFFFF"/>
                <w:lang w:val="en-US"/>
              </w:rPr>
            </w:rPrChange>
          </w:rPr>
          <w:t xml:space="preserve">                </w:t>
        </w:r>
        <w:proofErr w:type="spellStart"/>
        <w:proofErr w:type="gramStart"/>
        <w:r w:rsidRPr="00CA1CA9">
          <w:rPr>
            <w:rFonts w:ascii="Times New Roman" w:eastAsia="Calibri" w:hAnsi="Times New Roman" w:cs="Times New Roman"/>
            <w:sz w:val="20"/>
            <w:szCs w:val="20"/>
            <w:shd w:val="clear" w:color="auto" w:fill="FFFFFF"/>
            <w:lang w:val="en-US"/>
            <w:rPrChange w:id="16313" w:author="Airat Shigapov" w:date="2021-10-29T16:44:00Z">
              <w:rPr>
                <w:rFonts w:ascii="Times New Roman" w:eastAsia="Calibri" w:hAnsi="Times New Roman" w:cs="Times New Roman"/>
                <w:sz w:val="28"/>
                <w:szCs w:val="28"/>
                <w:shd w:val="clear" w:color="auto" w:fill="FFFFFF"/>
                <w:lang w:val="en-US"/>
              </w:rPr>
            </w:rPrChange>
          </w:rPr>
          <w:t>this.NavigationService.Navigate</w:t>
        </w:r>
        <w:proofErr w:type="spellEnd"/>
        <w:proofErr w:type="gramEnd"/>
        <w:r w:rsidRPr="00CA1CA9">
          <w:rPr>
            <w:rFonts w:ascii="Times New Roman" w:eastAsia="Calibri" w:hAnsi="Times New Roman" w:cs="Times New Roman"/>
            <w:sz w:val="20"/>
            <w:szCs w:val="20"/>
            <w:shd w:val="clear" w:color="auto" w:fill="FFFFFF"/>
            <w:lang w:val="en-US"/>
            <w:rPrChange w:id="16314" w:author="Airat Shigapov" w:date="2021-10-29T16:44:00Z">
              <w:rPr>
                <w:rFonts w:ascii="Times New Roman" w:eastAsia="Calibri" w:hAnsi="Times New Roman" w:cs="Times New Roman"/>
                <w:sz w:val="28"/>
                <w:szCs w:val="28"/>
                <w:shd w:val="clear" w:color="auto" w:fill="FFFFFF"/>
                <w:lang w:val="en-US"/>
              </w:rPr>
            </w:rPrChange>
          </w:rPr>
          <w:t>(new Authorization(</w:t>
        </w:r>
        <w:proofErr w:type="spellStart"/>
        <w:r w:rsidRPr="00CA1CA9">
          <w:rPr>
            <w:rFonts w:ascii="Times New Roman" w:eastAsia="Calibri" w:hAnsi="Times New Roman" w:cs="Times New Roman"/>
            <w:sz w:val="20"/>
            <w:szCs w:val="20"/>
            <w:shd w:val="clear" w:color="auto" w:fill="FFFFFF"/>
            <w:lang w:val="en-US"/>
            <w:rPrChange w:id="16315" w:author="Airat Shigapov" w:date="2021-10-29T16:44:00Z">
              <w:rPr>
                <w:rFonts w:ascii="Times New Roman" w:eastAsia="Calibri" w:hAnsi="Times New Roman" w:cs="Times New Roman"/>
                <w:sz w:val="28"/>
                <w:szCs w:val="28"/>
                <w:shd w:val="clear" w:color="auto" w:fill="FFFFFF"/>
                <w:lang w:val="en-US"/>
              </w:rPr>
            </w:rPrChange>
          </w:rPr>
          <w:t>MainWindow.Instance</w:t>
        </w:r>
        <w:proofErr w:type="spellEnd"/>
        <w:r w:rsidRPr="00CA1CA9">
          <w:rPr>
            <w:rFonts w:ascii="Times New Roman" w:eastAsia="Calibri" w:hAnsi="Times New Roman" w:cs="Times New Roman"/>
            <w:sz w:val="20"/>
            <w:szCs w:val="20"/>
            <w:shd w:val="clear" w:color="auto" w:fill="FFFFFF"/>
            <w:lang w:val="en-US"/>
            <w:rPrChange w:id="16316" w:author="Airat Shigapov" w:date="2021-10-29T16:44:00Z">
              <w:rPr>
                <w:rFonts w:ascii="Times New Roman" w:eastAsia="Calibri" w:hAnsi="Times New Roman" w:cs="Times New Roman"/>
                <w:sz w:val="28"/>
                <w:szCs w:val="28"/>
                <w:shd w:val="clear" w:color="auto" w:fill="FFFFFF"/>
                <w:lang w:val="en-US"/>
              </w:rPr>
            </w:rPrChange>
          </w:rPr>
          <w:t>));</w:t>
        </w:r>
      </w:ins>
    </w:p>
    <w:p w14:paraId="7E796EF8" w14:textId="77777777" w:rsidR="00CC67A4" w:rsidRPr="00CA1CA9" w:rsidRDefault="00CC67A4" w:rsidP="00CC67A4">
      <w:pPr>
        <w:rPr>
          <w:ins w:id="16317" w:author="Airat Shigapov" w:date="2021-10-29T16:41:00Z"/>
          <w:rFonts w:ascii="Times New Roman" w:eastAsia="Calibri" w:hAnsi="Times New Roman" w:cs="Times New Roman"/>
          <w:sz w:val="20"/>
          <w:szCs w:val="20"/>
          <w:shd w:val="clear" w:color="auto" w:fill="FFFFFF"/>
          <w:lang w:val="en-US"/>
          <w:rPrChange w:id="16318" w:author="Airat Shigapov" w:date="2021-10-29T16:44:00Z">
            <w:rPr>
              <w:ins w:id="16319" w:author="Airat Shigapov" w:date="2021-10-29T16:41:00Z"/>
              <w:rFonts w:ascii="Times New Roman" w:eastAsia="Calibri" w:hAnsi="Times New Roman" w:cs="Times New Roman"/>
              <w:sz w:val="28"/>
              <w:szCs w:val="28"/>
              <w:shd w:val="clear" w:color="auto" w:fill="FFFFFF"/>
              <w:lang w:val="en-US"/>
            </w:rPr>
          </w:rPrChange>
        </w:rPr>
      </w:pPr>
      <w:ins w:id="16320" w:author="Airat Shigapov" w:date="2021-10-29T16:41:00Z">
        <w:r w:rsidRPr="00CA1CA9">
          <w:rPr>
            <w:rFonts w:ascii="Times New Roman" w:eastAsia="Calibri" w:hAnsi="Times New Roman" w:cs="Times New Roman"/>
            <w:sz w:val="20"/>
            <w:szCs w:val="20"/>
            <w:shd w:val="clear" w:color="auto" w:fill="FFFFFF"/>
            <w:lang w:val="en-US"/>
            <w:rPrChange w:id="16321" w:author="Airat Shigapov" w:date="2021-10-29T16:44:00Z">
              <w:rPr>
                <w:rFonts w:ascii="Times New Roman" w:eastAsia="Calibri" w:hAnsi="Times New Roman" w:cs="Times New Roman"/>
                <w:sz w:val="28"/>
                <w:szCs w:val="28"/>
                <w:shd w:val="clear" w:color="auto" w:fill="FFFFFF"/>
                <w:lang w:val="en-US"/>
              </w:rPr>
            </w:rPrChange>
          </w:rPr>
          <w:t xml:space="preserve">            }</w:t>
        </w:r>
      </w:ins>
    </w:p>
    <w:p w14:paraId="13A3246C" w14:textId="77777777" w:rsidR="00CC67A4" w:rsidRPr="00CA1CA9" w:rsidRDefault="00CC67A4" w:rsidP="00CC67A4">
      <w:pPr>
        <w:rPr>
          <w:ins w:id="16322" w:author="Airat Shigapov" w:date="2021-10-29T16:41:00Z"/>
          <w:rFonts w:ascii="Times New Roman" w:eastAsia="Calibri" w:hAnsi="Times New Roman" w:cs="Times New Roman"/>
          <w:sz w:val="20"/>
          <w:szCs w:val="20"/>
          <w:shd w:val="clear" w:color="auto" w:fill="FFFFFF"/>
          <w:lang w:val="en-US"/>
          <w:rPrChange w:id="16323" w:author="Airat Shigapov" w:date="2021-10-29T16:44:00Z">
            <w:rPr>
              <w:ins w:id="16324" w:author="Airat Shigapov" w:date="2021-10-29T16:41:00Z"/>
              <w:rFonts w:ascii="Times New Roman" w:eastAsia="Calibri" w:hAnsi="Times New Roman" w:cs="Times New Roman"/>
              <w:sz w:val="28"/>
              <w:szCs w:val="28"/>
              <w:shd w:val="clear" w:color="auto" w:fill="FFFFFF"/>
              <w:lang w:val="en-US"/>
            </w:rPr>
          </w:rPrChange>
        </w:rPr>
      </w:pPr>
      <w:ins w:id="16325" w:author="Airat Shigapov" w:date="2021-10-29T16:41:00Z">
        <w:r w:rsidRPr="00CA1CA9">
          <w:rPr>
            <w:rFonts w:ascii="Times New Roman" w:eastAsia="Calibri" w:hAnsi="Times New Roman" w:cs="Times New Roman"/>
            <w:sz w:val="20"/>
            <w:szCs w:val="20"/>
            <w:shd w:val="clear" w:color="auto" w:fill="FFFFFF"/>
            <w:lang w:val="en-US"/>
            <w:rPrChange w:id="16326" w:author="Airat Shigapov" w:date="2021-10-29T16:44:00Z">
              <w:rPr>
                <w:rFonts w:ascii="Times New Roman" w:eastAsia="Calibri" w:hAnsi="Times New Roman" w:cs="Times New Roman"/>
                <w:sz w:val="28"/>
                <w:szCs w:val="28"/>
                <w:shd w:val="clear" w:color="auto" w:fill="FFFFFF"/>
                <w:lang w:val="en-US"/>
              </w:rPr>
            </w:rPrChange>
          </w:rPr>
          <w:t xml:space="preserve">        }</w:t>
        </w:r>
      </w:ins>
    </w:p>
    <w:p w14:paraId="74B8EE51" w14:textId="77777777" w:rsidR="00CC67A4" w:rsidRPr="00CA1CA9" w:rsidRDefault="00CC67A4" w:rsidP="00CC67A4">
      <w:pPr>
        <w:rPr>
          <w:ins w:id="16327" w:author="Airat Shigapov" w:date="2021-10-29T16:41:00Z"/>
          <w:rFonts w:ascii="Times New Roman" w:eastAsia="Calibri" w:hAnsi="Times New Roman" w:cs="Times New Roman"/>
          <w:sz w:val="20"/>
          <w:szCs w:val="20"/>
          <w:shd w:val="clear" w:color="auto" w:fill="FFFFFF"/>
          <w:lang w:val="en-US"/>
          <w:rPrChange w:id="16328" w:author="Airat Shigapov" w:date="2021-10-29T16:44:00Z">
            <w:rPr>
              <w:ins w:id="16329" w:author="Airat Shigapov" w:date="2021-10-29T16:41:00Z"/>
              <w:rFonts w:ascii="Times New Roman" w:eastAsia="Calibri" w:hAnsi="Times New Roman" w:cs="Times New Roman"/>
              <w:sz w:val="28"/>
              <w:szCs w:val="28"/>
              <w:shd w:val="clear" w:color="auto" w:fill="FFFFFF"/>
              <w:lang w:val="en-US"/>
            </w:rPr>
          </w:rPrChange>
        </w:rPr>
      </w:pPr>
    </w:p>
    <w:p w14:paraId="759B8445" w14:textId="77777777" w:rsidR="00CC67A4" w:rsidRPr="00CA1CA9" w:rsidRDefault="00CC67A4" w:rsidP="00CC67A4">
      <w:pPr>
        <w:rPr>
          <w:ins w:id="16330" w:author="Airat Shigapov" w:date="2021-10-29T16:41:00Z"/>
          <w:rFonts w:ascii="Times New Roman" w:eastAsia="Calibri" w:hAnsi="Times New Roman" w:cs="Times New Roman"/>
          <w:sz w:val="20"/>
          <w:szCs w:val="20"/>
          <w:shd w:val="clear" w:color="auto" w:fill="FFFFFF"/>
          <w:lang w:val="en-US"/>
          <w:rPrChange w:id="16331" w:author="Airat Shigapov" w:date="2021-10-29T16:44:00Z">
            <w:rPr>
              <w:ins w:id="16332" w:author="Airat Shigapov" w:date="2021-10-29T16:41:00Z"/>
              <w:rFonts w:ascii="Times New Roman" w:eastAsia="Calibri" w:hAnsi="Times New Roman" w:cs="Times New Roman"/>
              <w:sz w:val="28"/>
              <w:szCs w:val="28"/>
              <w:shd w:val="clear" w:color="auto" w:fill="FFFFFF"/>
              <w:lang w:val="en-US"/>
            </w:rPr>
          </w:rPrChange>
        </w:rPr>
      </w:pPr>
      <w:ins w:id="16333" w:author="Airat Shigapov" w:date="2021-10-29T16:41:00Z">
        <w:r w:rsidRPr="00CA1CA9">
          <w:rPr>
            <w:rFonts w:ascii="Times New Roman" w:eastAsia="Calibri" w:hAnsi="Times New Roman" w:cs="Times New Roman"/>
            <w:sz w:val="20"/>
            <w:szCs w:val="20"/>
            <w:shd w:val="clear" w:color="auto" w:fill="FFFFFF"/>
            <w:lang w:val="en-US"/>
            <w:rPrChange w:id="16334" w:author="Airat Shigapov" w:date="2021-10-29T16:44:00Z">
              <w:rPr>
                <w:rFonts w:ascii="Times New Roman" w:eastAsia="Calibri" w:hAnsi="Times New Roman" w:cs="Times New Roman"/>
                <w:sz w:val="28"/>
                <w:szCs w:val="28"/>
                <w:shd w:val="clear" w:color="auto" w:fill="FFFFFF"/>
                <w:lang w:val="en-US"/>
              </w:rPr>
            </w:rPrChange>
          </w:rPr>
          <w:t xml:space="preserve">        private void </w:t>
        </w:r>
        <w:proofErr w:type="spellStart"/>
        <w:r w:rsidRPr="00CA1CA9">
          <w:rPr>
            <w:rFonts w:ascii="Times New Roman" w:eastAsia="Calibri" w:hAnsi="Times New Roman" w:cs="Times New Roman"/>
            <w:sz w:val="20"/>
            <w:szCs w:val="20"/>
            <w:shd w:val="clear" w:color="auto" w:fill="FFFFFF"/>
            <w:lang w:val="en-US"/>
            <w:rPrChange w:id="16335" w:author="Airat Shigapov" w:date="2021-10-29T16:44:00Z">
              <w:rPr>
                <w:rFonts w:ascii="Times New Roman" w:eastAsia="Calibri" w:hAnsi="Times New Roman" w:cs="Times New Roman"/>
                <w:sz w:val="28"/>
                <w:szCs w:val="28"/>
                <w:shd w:val="clear" w:color="auto" w:fill="FFFFFF"/>
                <w:lang w:val="en-US"/>
              </w:rPr>
            </w:rPrChange>
          </w:rPr>
          <w:t>Count_</w:t>
        </w:r>
        <w:proofErr w:type="gramStart"/>
        <w:r w:rsidRPr="00CA1CA9">
          <w:rPr>
            <w:rFonts w:ascii="Times New Roman" w:eastAsia="Calibri" w:hAnsi="Times New Roman" w:cs="Times New Roman"/>
            <w:sz w:val="20"/>
            <w:szCs w:val="20"/>
            <w:shd w:val="clear" w:color="auto" w:fill="FFFFFF"/>
            <w:lang w:val="en-US"/>
            <w:rPrChange w:id="16336" w:author="Airat Shigapov" w:date="2021-10-29T16:44:00Z">
              <w:rPr>
                <w:rFonts w:ascii="Times New Roman" w:eastAsia="Calibri" w:hAnsi="Times New Roman" w:cs="Times New Roman"/>
                <w:sz w:val="28"/>
                <w:szCs w:val="28"/>
                <w:shd w:val="clear" w:color="auto" w:fill="FFFFFF"/>
                <w:lang w:val="en-US"/>
              </w:rPr>
            </w:rPrChange>
          </w:rPr>
          <w:t>LostFocus</w:t>
        </w:r>
        <w:proofErr w:type="spellEnd"/>
        <w:r w:rsidRPr="00CA1CA9">
          <w:rPr>
            <w:rFonts w:ascii="Times New Roman" w:eastAsia="Calibri" w:hAnsi="Times New Roman" w:cs="Times New Roman"/>
            <w:sz w:val="20"/>
            <w:szCs w:val="20"/>
            <w:shd w:val="clear" w:color="auto" w:fill="FFFFFF"/>
            <w:lang w:val="en-US"/>
            <w:rPrChange w:id="16337" w:author="Airat Shigapov" w:date="2021-10-29T16:44:00Z">
              <w:rPr>
                <w:rFonts w:ascii="Times New Roman" w:eastAsia="Calibri" w:hAnsi="Times New Roman" w:cs="Times New Roman"/>
                <w:sz w:val="28"/>
                <w:szCs w:val="28"/>
                <w:shd w:val="clear" w:color="auto" w:fill="FFFFFF"/>
                <w:lang w:val="en-US"/>
              </w:rPr>
            </w:rPrChange>
          </w:rPr>
          <w:t>(</w:t>
        </w:r>
        <w:proofErr w:type="gramEnd"/>
        <w:r w:rsidRPr="00CA1CA9">
          <w:rPr>
            <w:rFonts w:ascii="Times New Roman" w:eastAsia="Calibri" w:hAnsi="Times New Roman" w:cs="Times New Roman"/>
            <w:sz w:val="20"/>
            <w:szCs w:val="20"/>
            <w:shd w:val="clear" w:color="auto" w:fill="FFFFFF"/>
            <w:lang w:val="en-US"/>
            <w:rPrChange w:id="16338" w:author="Airat Shigapov" w:date="2021-10-29T16:44:00Z">
              <w:rPr>
                <w:rFonts w:ascii="Times New Roman" w:eastAsia="Calibri" w:hAnsi="Times New Roman" w:cs="Times New Roman"/>
                <w:sz w:val="28"/>
                <w:szCs w:val="28"/>
                <w:shd w:val="clear" w:color="auto" w:fill="FFFFFF"/>
                <w:lang w:val="en-US"/>
              </w:rPr>
            </w:rPrChange>
          </w:rPr>
          <w:t xml:space="preserve">object sender, </w:t>
        </w:r>
        <w:proofErr w:type="spellStart"/>
        <w:r w:rsidRPr="00CA1CA9">
          <w:rPr>
            <w:rFonts w:ascii="Times New Roman" w:eastAsia="Calibri" w:hAnsi="Times New Roman" w:cs="Times New Roman"/>
            <w:sz w:val="20"/>
            <w:szCs w:val="20"/>
            <w:shd w:val="clear" w:color="auto" w:fill="FFFFFF"/>
            <w:lang w:val="en-US"/>
            <w:rPrChange w:id="16339" w:author="Airat Shigapov" w:date="2021-10-29T16:44:00Z">
              <w:rPr>
                <w:rFonts w:ascii="Times New Roman" w:eastAsia="Calibri" w:hAnsi="Times New Roman" w:cs="Times New Roman"/>
                <w:sz w:val="28"/>
                <w:szCs w:val="28"/>
                <w:shd w:val="clear" w:color="auto" w:fill="FFFFFF"/>
                <w:lang w:val="en-US"/>
              </w:rPr>
            </w:rPrChange>
          </w:rPr>
          <w:t>RoutedEventArgs</w:t>
        </w:r>
        <w:proofErr w:type="spellEnd"/>
        <w:r w:rsidRPr="00CA1CA9">
          <w:rPr>
            <w:rFonts w:ascii="Times New Roman" w:eastAsia="Calibri" w:hAnsi="Times New Roman" w:cs="Times New Roman"/>
            <w:sz w:val="20"/>
            <w:szCs w:val="20"/>
            <w:shd w:val="clear" w:color="auto" w:fill="FFFFFF"/>
            <w:lang w:val="en-US"/>
            <w:rPrChange w:id="16340" w:author="Airat Shigapov" w:date="2021-10-29T16:44:00Z">
              <w:rPr>
                <w:rFonts w:ascii="Times New Roman" w:eastAsia="Calibri" w:hAnsi="Times New Roman" w:cs="Times New Roman"/>
                <w:sz w:val="28"/>
                <w:szCs w:val="28"/>
                <w:shd w:val="clear" w:color="auto" w:fill="FFFFFF"/>
                <w:lang w:val="en-US"/>
              </w:rPr>
            </w:rPrChange>
          </w:rPr>
          <w:t xml:space="preserve"> e)</w:t>
        </w:r>
      </w:ins>
    </w:p>
    <w:p w14:paraId="6A2E4C2A" w14:textId="77777777" w:rsidR="00CC67A4" w:rsidRPr="00CA1CA9" w:rsidRDefault="00CC67A4" w:rsidP="00CC67A4">
      <w:pPr>
        <w:rPr>
          <w:ins w:id="16341" w:author="Airat Shigapov" w:date="2021-10-29T16:41:00Z"/>
          <w:rFonts w:ascii="Times New Roman" w:eastAsia="Calibri" w:hAnsi="Times New Roman" w:cs="Times New Roman"/>
          <w:sz w:val="20"/>
          <w:szCs w:val="20"/>
          <w:shd w:val="clear" w:color="auto" w:fill="FFFFFF"/>
          <w:lang w:val="en-US"/>
          <w:rPrChange w:id="16342" w:author="Airat Shigapov" w:date="2021-10-29T16:44:00Z">
            <w:rPr>
              <w:ins w:id="16343" w:author="Airat Shigapov" w:date="2021-10-29T16:41:00Z"/>
              <w:rFonts w:ascii="Times New Roman" w:eastAsia="Calibri" w:hAnsi="Times New Roman" w:cs="Times New Roman"/>
              <w:sz w:val="28"/>
              <w:szCs w:val="28"/>
              <w:shd w:val="clear" w:color="auto" w:fill="FFFFFF"/>
              <w:lang w:val="en-US"/>
            </w:rPr>
          </w:rPrChange>
        </w:rPr>
      </w:pPr>
      <w:ins w:id="16344" w:author="Airat Shigapov" w:date="2021-10-29T16:41:00Z">
        <w:r w:rsidRPr="00CA1CA9">
          <w:rPr>
            <w:rFonts w:ascii="Times New Roman" w:eastAsia="Calibri" w:hAnsi="Times New Roman" w:cs="Times New Roman"/>
            <w:sz w:val="20"/>
            <w:szCs w:val="20"/>
            <w:shd w:val="clear" w:color="auto" w:fill="FFFFFF"/>
            <w:lang w:val="en-US"/>
            <w:rPrChange w:id="16345" w:author="Airat Shigapov" w:date="2021-10-29T16:44:00Z">
              <w:rPr>
                <w:rFonts w:ascii="Times New Roman" w:eastAsia="Calibri" w:hAnsi="Times New Roman" w:cs="Times New Roman"/>
                <w:sz w:val="28"/>
                <w:szCs w:val="28"/>
                <w:shd w:val="clear" w:color="auto" w:fill="FFFFFF"/>
                <w:lang w:val="en-US"/>
              </w:rPr>
            </w:rPrChange>
          </w:rPr>
          <w:t xml:space="preserve">        {</w:t>
        </w:r>
      </w:ins>
    </w:p>
    <w:p w14:paraId="0D2CE644" w14:textId="77777777" w:rsidR="00CC67A4" w:rsidRPr="00CA1CA9" w:rsidRDefault="00CC67A4" w:rsidP="00CC67A4">
      <w:pPr>
        <w:rPr>
          <w:ins w:id="16346" w:author="Airat Shigapov" w:date="2021-10-29T16:41:00Z"/>
          <w:rFonts w:ascii="Times New Roman" w:eastAsia="Calibri" w:hAnsi="Times New Roman" w:cs="Times New Roman"/>
          <w:sz w:val="20"/>
          <w:szCs w:val="20"/>
          <w:shd w:val="clear" w:color="auto" w:fill="FFFFFF"/>
          <w:lang w:val="en-US"/>
          <w:rPrChange w:id="16347" w:author="Airat Shigapov" w:date="2021-10-29T16:44:00Z">
            <w:rPr>
              <w:ins w:id="16348" w:author="Airat Shigapov" w:date="2021-10-29T16:41:00Z"/>
              <w:rFonts w:ascii="Times New Roman" w:eastAsia="Calibri" w:hAnsi="Times New Roman" w:cs="Times New Roman"/>
              <w:sz w:val="28"/>
              <w:szCs w:val="28"/>
              <w:shd w:val="clear" w:color="auto" w:fill="FFFFFF"/>
              <w:lang w:val="en-US"/>
            </w:rPr>
          </w:rPrChange>
        </w:rPr>
      </w:pPr>
      <w:ins w:id="16349" w:author="Airat Shigapov" w:date="2021-10-29T16:41:00Z">
        <w:r w:rsidRPr="00CA1CA9">
          <w:rPr>
            <w:rFonts w:ascii="Times New Roman" w:eastAsia="Calibri" w:hAnsi="Times New Roman" w:cs="Times New Roman"/>
            <w:sz w:val="20"/>
            <w:szCs w:val="20"/>
            <w:shd w:val="clear" w:color="auto" w:fill="FFFFFF"/>
            <w:lang w:val="en-US"/>
            <w:rPrChange w:id="16350" w:author="Airat Shigapov" w:date="2021-10-29T16:44:00Z">
              <w:rPr>
                <w:rFonts w:ascii="Times New Roman" w:eastAsia="Calibri" w:hAnsi="Times New Roman" w:cs="Times New Roman"/>
                <w:sz w:val="28"/>
                <w:szCs w:val="28"/>
                <w:shd w:val="clear" w:color="auto" w:fill="FFFFFF"/>
                <w:lang w:val="en-US"/>
              </w:rPr>
            </w:rPrChange>
          </w:rPr>
          <w:t xml:space="preserve">            if(((</w:t>
        </w:r>
        <w:proofErr w:type="spellStart"/>
        <w:r w:rsidRPr="00CA1CA9">
          <w:rPr>
            <w:rFonts w:ascii="Times New Roman" w:eastAsia="Calibri" w:hAnsi="Times New Roman" w:cs="Times New Roman"/>
            <w:sz w:val="20"/>
            <w:szCs w:val="20"/>
            <w:shd w:val="clear" w:color="auto" w:fill="FFFFFF"/>
            <w:lang w:val="en-US"/>
            <w:rPrChange w:id="16351" w:author="Airat Shigapov" w:date="2021-10-29T16:44:00Z">
              <w:rPr>
                <w:rFonts w:ascii="Times New Roman" w:eastAsia="Calibri" w:hAnsi="Times New Roman" w:cs="Times New Roman"/>
                <w:sz w:val="28"/>
                <w:szCs w:val="28"/>
                <w:shd w:val="clear" w:color="auto" w:fill="FFFFFF"/>
                <w:lang w:val="en-US"/>
              </w:rPr>
            </w:rPrChange>
          </w:rPr>
          <w:t>TextBox</w:t>
        </w:r>
        <w:proofErr w:type="spellEnd"/>
        <w:r w:rsidRPr="00CA1CA9">
          <w:rPr>
            <w:rFonts w:ascii="Times New Roman" w:eastAsia="Calibri" w:hAnsi="Times New Roman" w:cs="Times New Roman"/>
            <w:sz w:val="20"/>
            <w:szCs w:val="20"/>
            <w:shd w:val="clear" w:color="auto" w:fill="FFFFFF"/>
            <w:lang w:val="en-US"/>
            <w:rPrChange w:id="16352" w:author="Airat Shigapov" w:date="2021-10-29T16:44:00Z">
              <w:rPr>
                <w:rFonts w:ascii="Times New Roman" w:eastAsia="Calibri" w:hAnsi="Times New Roman" w:cs="Times New Roman"/>
                <w:sz w:val="28"/>
                <w:szCs w:val="28"/>
                <w:shd w:val="clear" w:color="auto" w:fill="FFFFFF"/>
                <w:lang w:val="en-US"/>
              </w:rPr>
            </w:rPrChange>
          </w:rPr>
          <w:t>)sender</w:t>
        </w:r>
        <w:proofErr w:type="gramStart"/>
        <w:r w:rsidRPr="00CA1CA9">
          <w:rPr>
            <w:rFonts w:ascii="Times New Roman" w:eastAsia="Calibri" w:hAnsi="Times New Roman" w:cs="Times New Roman"/>
            <w:sz w:val="20"/>
            <w:szCs w:val="20"/>
            <w:shd w:val="clear" w:color="auto" w:fill="FFFFFF"/>
            <w:lang w:val="en-US"/>
            <w:rPrChange w:id="16353" w:author="Airat Shigapov" w:date="2021-10-29T16:44:00Z">
              <w:rPr>
                <w:rFonts w:ascii="Times New Roman" w:eastAsia="Calibri" w:hAnsi="Times New Roman" w:cs="Times New Roman"/>
                <w:sz w:val="28"/>
                <w:szCs w:val="28"/>
                <w:shd w:val="clear" w:color="auto" w:fill="FFFFFF"/>
                <w:lang w:val="en-US"/>
              </w:rPr>
            </w:rPrChange>
          </w:rPr>
          <w:t>).Text</w:t>
        </w:r>
        <w:proofErr w:type="gramEnd"/>
        <w:r w:rsidRPr="00CA1CA9">
          <w:rPr>
            <w:rFonts w:ascii="Times New Roman" w:eastAsia="Calibri" w:hAnsi="Times New Roman" w:cs="Times New Roman"/>
            <w:sz w:val="20"/>
            <w:szCs w:val="20"/>
            <w:shd w:val="clear" w:color="auto" w:fill="FFFFFF"/>
            <w:lang w:val="en-US"/>
            <w:rPrChange w:id="16354" w:author="Airat Shigapov" w:date="2021-10-29T16:44:00Z">
              <w:rPr>
                <w:rFonts w:ascii="Times New Roman" w:eastAsia="Calibri" w:hAnsi="Times New Roman" w:cs="Times New Roman"/>
                <w:sz w:val="28"/>
                <w:szCs w:val="28"/>
                <w:shd w:val="clear" w:color="auto" w:fill="FFFFFF"/>
                <w:lang w:val="en-US"/>
              </w:rPr>
            </w:rPrChange>
          </w:rPr>
          <w:t xml:space="preserve"> == "")</w:t>
        </w:r>
      </w:ins>
    </w:p>
    <w:p w14:paraId="0E8A6D9D" w14:textId="77777777" w:rsidR="00CC67A4" w:rsidRPr="00CA1CA9" w:rsidRDefault="00CC67A4" w:rsidP="00CC67A4">
      <w:pPr>
        <w:rPr>
          <w:ins w:id="16355" w:author="Airat Shigapov" w:date="2021-10-29T16:41:00Z"/>
          <w:rFonts w:ascii="Times New Roman" w:eastAsia="Calibri" w:hAnsi="Times New Roman" w:cs="Times New Roman"/>
          <w:sz w:val="20"/>
          <w:szCs w:val="20"/>
          <w:shd w:val="clear" w:color="auto" w:fill="FFFFFF"/>
          <w:lang w:val="en-US"/>
          <w:rPrChange w:id="16356" w:author="Airat Shigapov" w:date="2021-10-29T16:44:00Z">
            <w:rPr>
              <w:ins w:id="16357" w:author="Airat Shigapov" w:date="2021-10-29T16:41:00Z"/>
              <w:rFonts w:ascii="Times New Roman" w:eastAsia="Calibri" w:hAnsi="Times New Roman" w:cs="Times New Roman"/>
              <w:sz w:val="28"/>
              <w:szCs w:val="28"/>
              <w:shd w:val="clear" w:color="auto" w:fill="FFFFFF"/>
              <w:lang w:val="en-US"/>
            </w:rPr>
          </w:rPrChange>
        </w:rPr>
      </w:pPr>
      <w:ins w:id="16358" w:author="Airat Shigapov" w:date="2021-10-29T16:41:00Z">
        <w:r w:rsidRPr="00CA1CA9">
          <w:rPr>
            <w:rFonts w:ascii="Times New Roman" w:eastAsia="Calibri" w:hAnsi="Times New Roman" w:cs="Times New Roman"/>
            <w:sz w:val="20"/>
            <w:szCs w:val="20"/>
            <w:shd w:val="clear" w:color="auto" w:fill="FFFFFF"/>
            <w:lang w:val="en-US"/>
            <w:rPrChange w:id="16359" w:author="Airat Shigapov" w:date="2021-10-29T16:44:00Z">
              <w:rPr>
                <w:rFonts w:ascii="Times New Roman" w:eastAsia="Calibri" w:hAnsi="Times New Roman" w:cs="Times New Roman"/>
                <w:sz w:val="28"/>
                <w:szCs w:val="28"/>
                <w:shd w:val="clear" w:color="auto" w:fill="FFFFFF"/>
                <w:lang w:val="en-US"/>
              </w:rPr>
            </w:rPrChange>
          </w:rPr>
          <w:t xml:space="preserve">            {</w:t>
        </w:r>
      </w:ins>
    </w:p>
    <w:p w14:paraId="6F9BC845" w14:textId="77777777" w:rsidR="00CC67A4" w:rsidRPr="00CA1CA9" w:rsidRDefault="00CC67A4" w:rsidP="00CC67A4">
      <w:pPr>
        <w:rPr>
          <w:ins w:id="16360" w:author="Airat Shigapov" w:date="2021-10-29T16:41:00Z"/>
          <w:rFonts w:ascii="Times New Roman" w:eastAsia="Calibri" w:hAnsi="Times New Roman" w:cs="Times New Roman"/>
          <w:sz w:val="20"/>
          <w:szCs w:val="20"/>
          <w:shd w:val="clear" w:color="auto" w:fill="FFFFFF"/>
          <w:lang w:val="en-US"/>
          <w:rPrChange w:id="16361" w:author="Airat Shigapov" w:date="2021-10-29T16:44:00Z">
            <w:rPr>
              <w:ins w:id="16362" w:author="Airat Shigapov" w:date="2021-10-29T16:41:00Z"/>
              <w:rFonts w:ascii="Times New Roman" w:eastAsia="Calibri" w:hAnsi="Times New Roman" w:cs="Times New Roman"/>
              <w:sz w:val="28"/>
              <w:szCs w:val="28"/>
              <w:shd w:val="clear" w:color="auto" w:fill="FFFFFF"/>
              <w:lang w:val="en-US"/>
            </w:rPr>
          </w:rPrChange>
        </w:rPr>
      </w:pPr>
      <w:ins w:id="16363" w:author="Airat Shigapov" w:date="2021-10-29T16:41:00Z">
        <w:r w:rsidRPr="00CA1CA9">
          <w:rPr>
            <w:rFonts w:ascii="Times New Roman" w:eastAsia="Calibri" w:hAnsi="Times New Roman" w:cs="Times New Roman"/>
            <w:sz w:val="20"/>
            <w:szCs w:val="20"/>
            <w:shd w:val="clear" w:color="auto" w:fill="FFFFFF"/>
            <w:lang w:val="en-US"/>
            <w:rPrChange w:id="16364" w:author="Airat Shigapov" w:date="2021-10-29T16:44:00Z">
              <w:rPr>
                <w:rFonts w:ascii="Times New Roman" w:eastAsia="Calibri" w:hAnsi="Times New Roman" w:cs="Times New Roman"/>
                <w:sz w:val="28"/>
                <w:szCs w:val="28"/>
                <w:shd w:val="clear" w:color="auto" w:fill="FFFFFF"/>
                <w:lang w:val="en-US"/>
              </w:rPr>
            </w:rPrChange>
          </w:rPr>
          <w:t xml:space="preserve">                ((</w:t>
        </w:r>
        <w:proofErr w:type="spellStart"/>
        <w:r w:rsidRPr="00CA1CA9">
          <w:rPr>
            <w:rFonts w:ascii="Times New Roman" w:eastAsia="Calibri" w:hAnsi="Times New Roman" w:cs="Times New Roman"/>
            <w:sz w:val="20"/>
            <w:szCs w:val="20"/>
            <w:shd w:val="clear" w:color="auto" w:fill="FFFFFF"/>
            <w:lang w:val="en-US"/>
            <w:rPrChange w:id="16365" w:author="Airat Shigapov" w:date="2021-10-29T16:44:00Z">
              <w:rPr>
                <w:rFonts w:ascii="Times New Roman" w:eastAsia="Calibri" w:hAnsi="Times New Roman" w:cs="Times New Roman"/>
                <w:sz w:val="28"/>
                <w:szCs w:val="28"/>
                <w:shd w:val="clear" w:color="auto" w:fill="FFFFFF"/>
                <w:lang w:val="en-US"/>
              </w:rPr>
            </w:rPrChange>
          </w:rPr>
          <w:t>TextBox</w:t>
        </w:r>
        <w:proofErr w:type="spellEnd"/>
        <w:r w:rsidRPr="00CA1CA9">
          <w:rPr>
            <w:rFonts w:ascii="Times New Roman" w:eastAsia="Calibri" w:hAnsi="Times New Roman" w:cs="Times New Roman"/>
            <w:sz w:val="20"/>
            <w:szCs w:val="20"/>
            <w:shd w:val="clear" w:color="auto" w:fill="FFFFFF"/>
            <w:lang w:val="en-US"/>
            <w:rPrChange w:id="16366" w:author="Airat Shigapov" w:date="2021-10-29T16:44:00Z">
              <w:rPr>
                <w:rFonts w:ascii="Times New Roman" w:eastAsia="Calibri" w:hAnsi="Times New Roman" w:cs="Times New Roman"/>
                <w:sz w:val="28"/>
                <w:szCs w:val="28"/>
                <w:shd w:val="clear" w:color="auto" w:fill="FFFFFF"/>
                <w:lang w:val="en-US"/>
              </w:rPr>
            </w:rPrChange>
          </w:rPr>
          <w:t>)sender</w:t>
        </w:r>
        <w:proofErr w:type="gramStart"/>
        <w:r w:rsidRPr="00CA1CA9">
          <w:rPr>
            <w:rFonts w:ascii="Times New Roman" w:eastAsia="Calibri" w:hAnsi="Times New Roman" w:cs="Times New Roman"/>
            <w:sz w:val="20"/>
            <w:szCs w:val="20"/>
            <w:shd w:val="clear" w:color="auto" w:fill="FFFFFF"/>
            <w:lang w:val="en-US"/>
            <w:rPrChange w:id="16367" w:author="Airat Shigapov" w:date="2021-10-29T16:44:00Z">
              <w:rPr>
                <w:rFonts w:ascii="Times New Roman" w:eastAsia="Calibri" w:hAnsi="Times New Roman" w:cs="Times New Roman"/>
                <w:sz w:val="28"/>
                <w:szCs w:val="28"/>
                <w:shd w:val="clear" w:color="auto" w:fill="FFFFFF"/>
                <w:lang w:val="en-US"/>
              </w:rPr>
            </w:rPrChange>
          </w:rPr>
          <w:t>).Text</w:t>
        </w:r>
        <w:proofErr w:type="gramEnd"/>
        <w:r w:rsidRPr="00CA1CA9">
          <w:rPr>
            <w:rFonts w:ascii="Times New Roman" w:eastAsia="Calibri" w:hAnsi="Times New Roman" w:cs="Times New Roman"/>
            <w:sz w:val="20"/>
            <w:szCs w:val="20"/>
            <w:shd w:val="clear" w:color="auto" w:fill="FFFFFF"/>
            <w:lang w:val="en-US"/>
            <w:rPrChange w:id="16368" w:author="Airat Shigapov" w:date="2021-10-29T16:44:00Z">
              <w:rPr>
                <w:rFonts w:ascii="Times New Roman" w:eastAsia="Calibri" w:hAnsi="Times New Roman" w:cs="Times New Roman"/>
                <w:sz w:val="28"/>
                <w:szCs w:val="28"/>
                <w:shd w:val="clear" w:color="auto" w:fill="FFFFFF"/>
                <w:lang w:val="en-US"/>
              </w:rPr>
            </w:rPrChange>
          </w:rPr>
          <w:t xml:space="preserve"> = "0";</w:t>
        </w:r>
      </w:ins>
    </w:p>
    <w:p w14:paraId="465EEDA9" w14:textId="77777777" w:rsidR="00CC67A4" w:rsidRPr="00CA1CA9" w:rsidRDefault="00CC67A4" w:rsidP="00CC67A4">
      <w:pPr>
        <w:rPr>
          <w:ins w:id="16369" w:author="Airat Shigapov" w:date="2021-10-29T16:41:00Z"/>
          <w:rFonts w:ascii="Times New Roman" w:eastAsia="Calibri" w:hAnsi="Times New Roman" w:cs="Times New Roman"/>
          <w:sz w:val="20"/>
          <w:szCs w:val="20"/>
          <w:shd w:val="clear" w:color="auto" w:fill="FFFFFF"/>
          <w:lang w:val="en-US"/>
          <w:rPrChange w:id="16370" w:author="Airat Shigapov" w:date="2021-10-29T16:44:00Z">
            <w:rPr>
              <w:ins w:id="16371" w:author="Airat Shigapov" w:date="2021-10-29T16:41:00Z"/>
              <w:rFonts w:ascii="Times New Roman" w:eastAsia="Calibri" w:hAnsi="Times New Roman" w:cs="Times New Roman"/>
              <w:sz w:val="28"/>
              <w:szCs w:val="28"/>
              <w:shd w:val="clear" w:color="auto" w:fill="FFFFFF"/>
              <w:lang w:val="en-US"/>
            </w:rPr>
          </w:rPrChange>
        </w:rPr>
      </w:pPr>
      <w:ins w:id="16372" w:author="Airat Shigapov" w:date="2021-10-29T16:41:00Z">
        <w:r w:rsidRPr="00CA1CA9">
          <w:rPr>
            <w:rFonts w:ascii="Times New Roman" w:eastAsia="Calibri" w:hAnsi="Times New Roman" w:cs="Times New Roman"/>
            <w:sz w:val="20"/>
            <w:szCs w:val="20"/>
            <w:shd w:val="clear" w:color="auto" w:fill="FFFFFF"/>
            <w:lang w:val="en-US"/>
            <w:rPrChange w:id="16373" w:author="Airat Shigapov" w:date="2021-10-29T16:44:00Z">
              <w:rPr>
                <w:rFonts w:ascii="Times New Roman" w:eastAsia="Calibri" w:hAnsi="Times New Roman" w:cs="Times New Roman"/>
                <w:sz w:val="28"/>
                <w:szCs w:val="28"/>
                <w:shd w:val="clear" w:color="auto" w:fill="FFFFFF"/>
                <w:lang w:val="en-US"/>
              </w:rPr>
            </w:rPrChange>
          </w:rPr>
          <w:t xml:space="preserve">            }</w:t>
        </w:r>
      </w:ins>
    </w:p>
    <w:p w14:paraId="42D04A21" w14:textId="77777777" w:rsidR="00CC67A4" w:rsidRPr="00CA1CA9" w:rsidRDefault="00CC67A4" w:rsidP="00CC67A4">
      <w:pPr>
        <w:rPr>
          <w:ins w:id="16374" w:author="Airat Shigapov" w:date="2021-10-29T16:41:00Z"/>
          <w:rFonts w:ascii="Times New Roman" w:eastAsia="Calibri" w:hAnsi="Times New Roman" w:cs="Times New Roman"/>
          <w:sz w:val="20"/>
          <w:szCs w:val="20"/>
          <w:shd w:val="clear" w:color="auto" w:fill="FFFFFF"/>
          <w:lang w:val="en-US"/>
          <w:rPrChange w:id="16375" w:author="Airat Shigapov" w:date="2021-10-29T16:44:00Z">
            <w:rPr>
              <w:ins w:id="16376" w:author="Airat Shigapov" w:date="2021-10-29T16:41:00Z"/>
              <w:rFonts w:ascii="Times New Roman" w:eastAsia="Calibri" w:hAnsi="Times New Roman" w:cs="Times New Roman"/>
              <w:sz w:val="28"/>
              <w:szCs w:val="28"/>
              <w:shd w:val="clear" w:color="auto" w:fill="FFFFFF"/>
              <w:lang w:val="en-US"/>
            </w:rPr>
          </w:rPrChange>
        </w:rPr>
      </w:pPr>
      <w:ins w:id="16377" w:author="Airat Shigapov" w:date="2021-10-29T16:41:00Z">
        <w:r w:rsidRPr="00CA1CA9">
          <w:rPr>
            <w:rFonts w:ascii="Times New Roman" w:eastAsia="Calibri" w:hAnsi="Times New Roman" w:cs="Times New Roman"/>
            <w:sz w:val="20"/>
            <w:szCs w:val="20"/>
            <w:shd w:val="clear" w:color="auto" w:fill="FFFFFF"/>
            <w:lang w:val="en-US"/>
            <w:rPrChange w:id="16378" w:author="Airat Shigapov" w:date="2021-10-29T16:44:00Z">
              <w:rPr>
                <w:rFonts w:ascii="Times New Roman" w:eastAsia="Calibri" w:hAnsi="Times New Roman" w:cs="Times New Roman"/>
                <w:sz w:val="28"/>
                <w:szCs w:val="28"/>
                <w:shd w:val="clear" w:color="auto" w:fill="FFFFFF"/>
                <w:lang w:val="en-US"/>
              </w:rPr>
            </w:rPrChange>
          </w:rPr>
          <w:t xml:space="preserve">            </w:t>
        </w:r>
        <w:proofErr w:type="spellStart"/>
        <w:proofErr w:type="gramStart"/>
        <w:r w:rsidRPr="00CA1CA9">
          <w:rPr>
            <w:rFonts w:ascii="Times New Roman" w:eastAsia="Calibri" w:hAnsi="Times New Roman" w:cs="Times New Roman"/>
            <w:sz w:val="20"/>
            <w:szCs w:val="20"/>
            <w:shd w:val="clear" w:color="auto" w:fill="FFFFFF"/>
            <w:lang w:val="en-US"/>
            <w:rPrChange w:id="16379" w:author="Airat Shigapov" w:date="2021-10-29T16:44:00Z">
              <w:rPr>
                <w:rFonts w:ascii="Times New Roman" w:eastAsia="Calibri" w:hAnsi="Times New Roman" w:cs="Times New Roman"/>
                <w:sz w:val="28"/>
                <w:szCs w:val="28"/>
                <w:shd w:val="clear" w:color="auto" w:fill="FFFFFF"/>
                <w:lang w:val="en-US"/>
              </w:rPr>
            </w:rPrChange>
          </w:rPr>
          <w:t>MainWindow.Instance.GoodCart</w:t>
        </w:r>
        <w:proofErr w:type="spellEnd"/>
        <w:proofErr w:type="gramEnd"/>
        <w:r w:rsidRPr="00CA1CA9">
          <w:rPr>
            <w:rFonts w:ascii="Times New Roman" w:eastAsia="Calibri" w:hAnsi="Times New Roman" w:cs="Times New Roman"/>
            <w:sz w:val="20"/>
            <w:szCs w:val="20"/>
            <w:shd w:val="clear" w:color="auto" w:fill="FFFFFF"/>
            <w:lang w:val="en-US"/>
            <w:rPrChange w:id="16380" w:author="Airat Shigapov" w:date="2021-10-29T16:44:00Z">
              <w:rPr>
                <w:rFonts w:ascii="Times New Roman" w:eastAsia="Calibri" w:hAnsi="Times New Roman" w:cs="Times New Roman"/>
                <w:sz w:val="28"/>
                <w:szCs w:val="28"/>
                <w:shd w:val="clear" w:color="auto" w:fill="FFFFFF"/>
                <w:lang w:val="en-US"/>
              </w:rPr>
            </w:rPrChange>
          </w:rPr>
          <w:t xml:space="preserve"> = </w:t>
        </w:r>
        <w:proofErr w:type="spellStart"/>
        <w:r w:rsidRPr="00CA1CA9">
          <w:rPr>
            <w:rFonts w:ascii="Times New Roman" w:eastAsia="Calibri" w:hAnsi="Times New Roman" w:cs="Times New Roman"/>
            <w:sz w:val="20"/>
            <w:szCs w:val="20"/>
            <w:shd w:val="clear" w:color="auto" w:fill="FFFFFF"/>
            <w:lang w:val="en-US"/>
            <w:rPrChange w:id="16381" w:author="Airat Shigapov" w:date="2021-10-29T16:44:00Z">
              <w:rPr>
                <w:rFonts w:ascii="Times New Roman" w:eastAsia="Calibri" w:hAnsi="Times New Roman" w:cs="Times New Roman"/>
                <w:sz w:val="28"/>
                <w:szCs w:val="28"/>
                <w:shd w:val="clear" w:color="auto" w:fill="FFFFFF"/>
                <w:lang w:val="en-US"/>
              </w:rPr>
            </w:rPrChange>
          </w:rPr>
          <w:t>MainWindow.Instance.GoodCart</w:t>
        </w:r>
        <w:proofErr w:type="spellEnd"/>
        <w:r w:rsidRPr="00CA1CA9">
          <w:rPr>
            <w:rFonts w:ascii="Times New Roman" w:eastAsia="Calibri" w:hAnsi="Times New Roman" w:cs="Times New Roman"/>
            <w:sz w:val="20"/>
            <w:szCs w:val="20"/>
            <w:shd w:val="clear" w:color="auto" w:fill="FFFFFF"/>
            <w:lang w:val="en-US"/>
            <w:rPrChange w:id="16382" w:author="Airat Shigapov" w:date="2021-10-29T16:44:00Z">
              <w:rPr>
                <w:rFonts w:ascii="Times New Roman" w:eastAsia="Calibri" w:hAnsi="Times New Roman" w:cs="Times New Roman"/>
                <w:sz w:val="28"/>
                <w:szCs w:val="28"/>
                <w:shd w:val="clear" w:color="auto" w:fill="FFFFFF"/>
                <w:lang w:val="en-US"/>
              </w:rPr>
            </w:rPrChange>
          </w:rPr>
          <w:t>;</w:t>
        </w:r>
      </w:ins>
    </w:p>
    <w:p w14:paraId="4BB8B6BE" w14:textId="77777777" w:rsidR="00CC67A4" w:rsidRPr="00CA1CA9" w:rsidRDefault="00CC67A4" w:rsidP="00CC67A4">
      <w:pPr>
        <w:rPr>
          <w:ins w:id="16383" w:author="Airat Shigapov" w:date="2021-10-29T16:41:00Z"/>
          <w:rFonts w:ascii="Times New Roman" w:eastAsia="Calibri" w:hAnsi="Times New Roman" w:cs="Times New Roman"/>
          <w:sz w:val="20"/>
          <w:szCs w:val="20"/>
          <w:shd w:val="clear" w:color="auto" w:fill="FFFFFF"/>
          <w:lang w:val="en-US"/>
          <w:rPrChange w:id="16384" w:author="Airat Shigapov" w:date="2021-10-29T16:44:00Z">
            <w:rPr>
              <w:ins w:id="16385" w:author="Airat Shigapov" w:date="2021-10-29T16:41:00Z"/>
              <w:rFonts w:ascii="Times New Roman" w:eastAsia="Calibri" w:hAnsi="Times New Roman" w:cs="Times New Roman"/>
              <w:sz w:val="28"/>
              <w:szCs w:val="28"/>
              <w:shd w:val="clear" w:color="auto" w:fill="FFFFFF"/>
              <w:lang w:val="en-US"/>
            </w:rPr>
          </w:rPrChange>
        </w:rPr>
      </w:pPr>
      <w:ins w:id="16386" w:author="Airat Shigapov" w:date="2021-10-29T16:41:00Z">
        <w:r w:rsidRPr="00CA1CA9">
          <w:rPr>
            <w:rFonts w:ascii="Times New Roman" w:eastAsia="Calibri" w:hAnsi="Times New Roman" w:cs="Times New Roman"/>
            <w:sz w:val="20"/>
            <w:szCs w:val="20"/>
            <w:shd w:val="clear" w:color="auto" w:fill="FFFFFF"/>
            <w:lang w:val="en-US"/>
            <w:rPrChange w:id="16387" w:author="Airat Shigapov" w:date="2021-10-29T16:44:00Z">
              <w:rPr>
                <w:rFonts w:ascii="Times New Roman" w:eastAsia="Calibri" w:hAnsi="Times New Roman" w:cs="Times New Roman"/>
                <w:sz w:val="28"/>
                <w:szCs w:val="28"/>
                <w:shd w:val="clear" w:color="auto" w:fill="FFFFFF"/>
                <w:lang w:val="en-US"/>
              </w:rPr>
            </w:rPrChange>
          </w:rPr>
          <w:t xml:space="preserve">            </w:t>
        </w:r>
        <w:proofErr w:type="spellStart"/>
        <w:r w:rsidRPr="00CA1CA9">
          <w:rPr>
            <w:rFonts w:ascii="Times New Roman" w:eastAsia="Calibri" w:hAnsi="Times New Roman" w:cs="Times New Roman"/>
            <w:sz w:val="20"/>
            <w:szCs w:val="20"/>
            <w:shd w:val="clear" w:color="auto" w:fill="FFFFFF"/>
            <w:lang w:val="en-US"/>
            <w:rPrChange w:id="16388" w:author="Airat Shigapov" w:date="2021-10-29T16:44:00Z">
              <w:rPr>
                <w:rFonts w:ascii="Times New Roman" w:eastAsia="Calibri" w:hAnsi="Times New Roman" w:cs="Times New Roman"/>
                <w:sz w:val="28"/>
                <w:szCs w:val="28"/>
                <w:shd w:val="clear" w:color="auto" w:fill="FFFFFF"/>
                <w:lang w:val="en-US"/>
              </w:rPr>
            </w:rPrChange>
          </w:rPr>
          <w:t>Cart.DataContext</w:t>
        </w:r>
        <w:proofErr w:type="spellEnd"/>
        <w:r w:rsidRPr="00CA1CA9">
          <w:rPr>
            <w:rFonts w:ascii="Times New Roman" w:eastAsia="Calibri" w:hAnsi="Times New Roman" w:cs="Times New Roman"/>
            <w:sz w:val="20"/>
            <w:szCs w:val="20"/>
            <w:shd w:val="clear" w:color="auto" w:fill="FFFFFF"/>
            <w:lang w:val="en-US"/>
            <w:rPrChange w:id="16389" w:author="Airat Shigapov" w:date="2021-10-29T16:44:00Z">
              <w:rPr>
                <w:rFonts w:ascii="Times New Roman" w:eastAsia="Calibri" w:hAnsi="Times New Roman" w:cs="Times New Roman"/>
                <w:sz w:val="28"/>
                <w:szCs w:val="28"/>
                <w:shd w:val="clear" w:color="auto" w:fill="FFFFFF"/>
                <w:lang w:val="en-US"/>
              </w:rPr>
            </w:rPrChange>
          </w:rPr>
          <w:t xml:space="preserve"> = new Sale </w:t>
        </w:r>
        <w:proofErr w:type="gramStart"/>
        <w:r w:rsidRPr="00CA1CA9">
          <w:rPr>
            <w:rFonts w:ascii="Times New Roman" w:eastAsia="Calibri" w:hAnsi="Times New Roman" w:cs="Times New Roman"/>
            <w:sz w:val="20"/>
            <w:szCs w:val="20"/>
            <w:shd w:val="clear" w:color="auto" w:fill="FFFFFF"/>
            <w:lang w:val="en-US"/>
            <w:rPrChange w:id="16390" w:author="Airat Shigapov" w:date="2021-10-29T16:44:00Z">
              <w:rPr>
                <w:rFonts w:ascii="Times New Roman" w:eastAsia="Calibri" w:hAnsi="Times New Roman" w:cs="Times New Roman"/>
                <w:sz w:val="28"/>
                <w:szCs w:val="28"/>
                <w:shd w:val="clear" w:color="auto" w:fill="FFFFFF"/>
                <w:lang w:val="en-US"/>
              </w:rPr>
            </w:rPrChange>
          </w:rPr>
          <w:t xml:space="preserve">{ </w:t>
        </w:r>
        <w:proofErr w:type="spellStart"/>
        <w:r w:rsidRPr="00CA1CA9">
          <w:rPr>
            <w:rFonts w:ascii="Times New Roman" w:eastAsia="Calibri" w:hAnsi="Times New Roman" w:cs="Times New Roman"/>
            <w:sz w:val="20"/>
            <w:szCs w:val="20"/>
            <w:shd w:val="clear" w:color="auto" w:fill="FFFFFF"/>
            <w:lang w:val="en-US"/>
            <w:rPrChange w:id="16391" w:author="Airat Shigapov" w:date="2021-10-29T16:44:00Z">
              <w:rPr>
                <w:rFonts w:ascii="Times New Roman" w:eastAsia="Calibri" w:hAnsi="Times New Roman" w:cs="Times New Roman"/>
                <w:sz w:val="28"/>
                <w:szCs w:val="28"/>
                <w:shd w:val="clear" w:color="auto" w:fill="FFFFFF"/>
                <w:lang w:val="en-US"/>
              </w:rPr>
            </w:rPrChange>
          </w:rPr>
          <w:t>GoodSales</w:t>
        </w:r>
        <w:proofErr w:type="spellEnd"/>
        <w:proofErr w:type="gramEnd"/>
        <w:r w:rsidRPr="00CA1CA9">
          <w:rPr>
            <w:rFonts w:ascii="Times New Roman" w:eastAsia="Calibri" w:hAnsi="Times New Roman" w:cs="Times New Roman"/>
            <w:sz w:val="20"/>
            <w:szCs w:val="20"/>
            <w:shd w:val="clear" w:color="auto" w:fill="FFFFFF"/>
            <w:lang w:val="en-US"/>
            <w:rPrChange w:id="16392" w:author="Airat Shigapov" w:date="2021-10-29T16:44:00Z">
              <w:rPr>
                <w:rFonts w:ascii="Times New Roman" w:eastAsia="Calibri" w:hAnsi="Times New Roman" w:cs="Times New Roman"/>
                <w:sz w:val="28"/>
                <w:szCs w:val="28"/>
                <w:shd w:val="clear" w:color="auto" w:fill="FFFFFF"/>
                <w:lang w:val="en-US"/>
              </w:rPr>
            </w:rPrChange>
          </w:rPr>
          <w:t xml:space="preserve"> = </w:t>
        </w:r>
        <w:proofErr w:type="spellStart"/>
        <w:r w:rsidRPr="00CA1CA9">
          <w:rPr>
            <w:rFonts w:ascii="Times New Roman" w:eastAsia="Calibri" w:hAnsi="Times New Roman" w:cs="Times New Roman"/>
            <w:sz w:val="20"/>
            <w:szCs w:val="20"/>
            <w:shd w:val="clear" w:color="auto" w:fill="FFFFFF"/>
            <w:lang w:val="en-US"/>
            <w:rPrChange w:id="16393" w:author="Airat Shigapov" w:date="2021-10-29T16:44:00Z">
              <w:rPr>
                <w:rFonts w:ascii="Times New Roman" w:eastAsia="Calibri" w:hAnsi="Times New Roman" w:cs="Times New Roman"/>
                <w:sz w:val="28"/>
                <w:szCs w:val="28"/>
                <w:shd w:val="clear" w:color="auto" w:fill="FFFFFF"/>
                <w:lang w:val="en-US"/>
              </w:rPr>
            </w:rPrChange>
          </w:rPr>
          <w:t>MainWindow.Instance.GoodCart</w:t>
        </w:r>
        <w:proofErr w:type="spellEnd"/>
        <w:r w:rsidRPr="00CA1CA9">
          <w:rPr>
            <w:rFonts w:ascii="Times New Roman" w:eastAsia="Calibri" w:hAnsi="Times New Roman" w:cs="Times New Roman"/>
            <w:sz w:val="20"/>
            <w:szCs w:val="20"/>
            <w:shd w:val="clear" w:color="auto" w:fill="FFFFFF"/>
            <w:lang w:val="en-US"/>
            <w:rPrChange w:id="16394" w:author="Airat Shigapov" w:date="2021-10-29T16:44:00Z">
              <w:rPr>
                <w:rFonts w:ascii="Times New Roman" w:eastAsia="Calibri" w:hAnsi="Times New Roman" w:cs="Times New Roman"/>
                <w:sz w:val="28"/>
                <w:szCs w:val="28"/>
                <w:shd w:val="clear" w:color="auto" w:fill="FFFFFF"/>
                <w:lang w:val="en-US"/>
              </w:rPr>
            </w:rPrChange>
          </w:rPr>
          <w:t xml:space="preserve"> };</w:t>
        </w:r>
      </w:ins>
    </w:p>
    <w:p w14:paraId="0847804D" w14:textId="77777777" w:rsidR="00CC67A4" w:rsidRPr="00CA1CA9" w:rsidRDefault="00CC67A4" w:rsidP="00CC67A4">
      <w:pPr>
        <w:rPr>
          <w:ins w:id="16395" w:author="Airat Shigapov" w:date="2021-10-29T16:41:00Z"/>
          <w:rFonts w:ascii="Times New Roman" w:eastAsia="Calibri" w:hAnsi="Times New Roman" w:cs="Times New Roman"/>
          <w:sz w:val="20"/>
          <w:szCs w:val="20"/>
          <w:shd w:val="clear" w:color="auto" w:fill="FFFFFF"/>
          <w:lang w:val="en-US"/>
          <w:rPrChange w:id="16396" w:author="Airat Shigapov" w:date="2021-10-29T16:44:00Z">
            <w:rPr>
              <w:ins w:id="16397" w:author="Airat Shigapov" w:date="2021-10-29T16:41:00Z"/>
              <w:rFonts w:ascii="Times New Roman" w:eastAsia="Calibri" w:hAnsi="Times New Roman" w:cs="Times New Roman"/>
              <w:sz w:val="28"/>
              <w:szCs w:val="28"/>
              <w:shd w:val="clear" w:color="auto" w:fill="FFFFFF"/>
              <w:lang w:val="en-US"/>
            </w:rPr>
          </w:rPrChange>
        </w:rPr>
      </w:pPr>
      <w:ins w:id="16398" w:author="Airat Shigapov" w:date="2021-10-29T16:41:00Z">
        <w:r w:rsidRPr="00CA1CA9">
          <w:rPr>
            <w:rFonts w:ascii="Times New Roman" w:eastAsia="Calibri" w:hAnsi="Times New Roman" w:cs="Times New Roman"/>
            <w:sz w:val="20"/>
            <w:szCs w:val="20"/>
            <w:shd w:val="clear" w:color="auto" w:fill="FFFFFF"/>
            <w:lang w:val="en-US"/>
            <w:rPrChange w:id="16399" w:author="Airat Shigapov" w:date="2021-10-29T16:44:00Z">
              <w:rPr>
                <w:rFonts w:ascii="Times New Roman" w:eastAsia="Calibri" w:hAnsi="Times New Roman" w:cs="Times New Roman"/>
                <w:sz w:val="28"/>
                <w:szCs w:val="28"/>
                <w:shd w:val="clear" w:color="auto" w:fill="FFFFFF"/>
                <w:lang w:val="en-US"/>
              </w:rPr>
            </w:rPrChange>
          </w:rPr>
          <w:lastRenderedPageBreak/>
          <w:t xml:space="preserve">        }</w:t>
        </w:r>
      </w:ins>
    </w:p>
    <w:p w14:paraId="3A11C551" w14:textId="77777777" w:rsidR="00CC67A4" w:rsidRPr="00CA1CA9" w:rsidRDefault="00CC67A4" w:rsidP="00CC67A4">
      <w:pPr>
        <w:rPr>
          <w:ins w:id="16400" w:author="Airat Shigapov" w:date="2021-10-29T16:41:00Z"/>
          <w:rFonts w:ascii="Times New Roman" w:eastAsia="Calibri" w:hAnsi="Times New Roman" w:cs="Times New Roman"/>
          <w:sz w:val="20"/>
          <w:szCs w:val="20"/>
          <w:shd w:val="clear" w:color="auto" w:fill="FFFFFF"/>
          <w:lang w:val="en-US"/>
          <w:rPrChange w:id="16401" w:author="Airat Shigapov" w:date="2021-10-29T16:44:00Z">
            <w:rPr>
              <w:ins w:id="16402" w:author="Airat Shigapov" w:date="2021-10-29T16:41:00Z"/>
              <w:rFonts w:ascii="Times New Roman" w:eastAsia="Calibri" w:hAnsi="Times New Roman" w:cs="Times New Roman"/>
              <w:sz w:val="28"/>
              <w:szCs w:val="28"/>
              <w:shd w:val="clear" w:color="auto" w:fill="FFFFFF"/>
              <w:lang w:val="en-US"/>
            </w:rPr>
          </w:rPrChange>
        </w:rPr>
      </w:pPr>
    </w:p>
    <w:p w14:paraId="56CB88DE" w14:textId="77777777" w:rsidR="00CC67A4" w:rsidRPr="00CA1CA9" w:rsidRDefault="00CC67A4" w:rsidP="00CC67A4">
      <w:pPr>
        <w:rPr>
          <w:ins w:id="16403" w:author="Airat Shigapov" w:date="2021-10-29T16:41:00Z"/>
          <w:rFonts w:ascii="Times New Roman" w:eastAsia="Calibri" w:hAnsi="Times New Roman" w:cs="Times New Roman"/>
          <w:sz w:val="20"/>
          <w:szCs w:val="20"/>
          <w:shd w:val="clear" w:color="auto" w:fill="FFFFFF"/>
          <w:lang w:val="en-US"/>
          <w:rPrChange w:id="16404" w:author="Airat Shigapov" w:date="2021-10-29T16:44:00Z">
            <w:rPr>
              <w:ins w:id="16405" w:author="Airat Shigapov" w:date="2021-10-29T16:41:00Z"/>
              <w:rFonts w:ascii="Times New Roman" w:eastAsia="Calibri" w:hAnsi="Times New Roman" w:cs="Times New Roman"/>
              <w:sz w:val="28"/>
              <w:szCs w:val="28"/>
              <w:shd w:val="clear" w:color="auto" w:fill="FFFFFF"/>
              <w:lang w:val="en-US"/>
            </w:rPr>
          </w:rPrChange>
        </w:rPr>
      </w:pPr>
      <w:ins w:id="16406" w:author="Airat Shigapov" w:date="2021-10-29T16:41:00Z">
        <w:r w:rsidRPr="00CA1CA9">
          <w:rPr>
            <w:rFonts w:ascii="Times New Roman" w:eastAsia="Calibri" w:hAnsi="Times New Roman" w:cs="Times New Roman"/>
            <w:sz w:val="20"/>
            <w:szCs w:val="20"/>
            <w:shd w:val="clear" w:color="auto" w:fill="FFFFFF"/>
            <w:lang w:val="en-US"/>
            <w:rPrChange w:id="16407" w:author="Airat Shigapov" w:date="2021-10-29T16:44:00Z">
              <w:rPr>
                <w:rFonts w:ascii="Times New Roman" w:eastAsia="Calibri" w:hAnsi="Times New Roman" w:cs="Times New Roman"/>
                <w:sz w:val="28"/>
                <w:szCs w:val="28"/>
                <w:shd w:val="clear" w:color="auto" w:fill="FFFFFF"/>
                <w:lang w:val="en-US"/>
              </w:rPr>
            </w:rPrChange>
          </w:rPr>
          <w:t xml:space="preserve">        private void </w:t>
        </w:r>
        <w:proofErr w:type="spellStart"/>
        <w:r w:rsidRPr="00CA1CA9">
          <w:rPr>
            <w:rFonts w:ascii="Times New Roman" w:eastAsia="Calibri" w:hAnsi="Times New Roman" w:cs="Times New Roman"/>
            <w:sz w:val="20"/>
            <w:szCs w:val="20"/>
            <w:shd w:val="clear" w:color="auto" w:fill="FFFFFF"/>
            <w:lang w:val="en-US"/>
            <w:rPrChange w:id="16408" w:author="Airat Shigapov" w:date="2021-10-29T16:44:00Z">
              <w:rPr>
                <w:rFonts w:ascii="Times New Roman" w:eastAsia="Calibri" w:hAnsi="Times New Roman" w:cs="Times New Roman"/>
                <w:sz w:val="28"/>
                <w:szCs w:val="28"/>
                <w:shd w:val="clear" w:color="auto" w:fill="FFFFFF"/>
                <w:lang w:val="en-US"/>
              </w:rPr>
            </w:rPrChange>
          </w:rPr>
          <w:t>phone_</w:t>
        </w:r>
        <w:proofErr w:type="gramStart"/>
        <w:r w:rsidRPr="00CA1CA9">
          <w:rPr>
            <w:rFonts w:ascii="Times New Roman" w:eastAsia="Calibri" w:hAnsi="Times New Roman" w:cs="Times New Roman"/>
            <w:sz w:val="20"/>
            <w:szCs w:val="20"/>
            <w:shd w:val="clear" w:color="auto" w:fill="FFFFFF"/>
            <w:lang w:val="en-US"/>
            <w:rPrChange w:id="16409" w:author="Airat Shigapov" w:date="2021-10-29T16:44:00Z">
              <w:rPr>
                <w:rFonts w:ascii="Times New Roman" w:eastAsia="Calibri" w:hAnsi="Times New Roman" w:cs="Times New Roman"/>
                <w:sz w:val="28"/>
                <w:szCs w:val="28"/>
                <w:shd w:val="clear" w:color="auto" w:fill="FFFFFF"/>
                <w:lang w:val="en-US"/>
              </w:rPr>
            </w:rPrChange>
          </w:rPr>
          <w:t>PreviewTextInput</w:t>
        </w:r>
        <w:proofErr w:type="spellEnd"/>
        <w:r w:rsidRPr="00CA1CA9">
          <w:rPr>
            <w:rFonts w:ascii="Times New Roman" w:eastAsia="Calibri" w:hAnsi="Times New Roman" w:cs="Times New Roman"/>
            <w:sz w:val="20"/>
            <w:szCs w:val="20"/>
            <w:shd w:val="clear" w:color="auto" w:fill="FFFFFF"/>
            <w:lang w:val="en-US"/>
            <w:rPrChange w:id="16410" w:author="Airat Shigapov" w:date="2021-10-29T16:44:00Z">
              <w:rPr>
                <w:rFonts w:ascii="Times New Roman" w:eastAsia="Calibri" w:hAnsi="Times New Roman" w:cs="Times New Roman"/>
                <w:sz w:val="28"/>
                <w:szCs w:val="28"/>
                <w:shd w:val="clear" w:color="auto" w:fill="FFFFFF"/>
                <w:lang w:val="en-US"/>
              </w:rPr>
            </w:rPrChange>
          </w:rPr>
          <w:t>(</w:t>
        </w:r>
        <w:proofErr w:type="gramEnd"/>
        <w:r w:rsidRPr="00CA1CA9">
          <w:rPr>
            <w:rFonts w:ascii="Times New Roman" w:eastAsia="Calibri" w:hAnsi="Times New Roman" w:cs="Times New Roman"/>
            <w:sz w:val="20"/>
            <w:szCs w:val="20"/>
            <w:shd w:val="clear" w:color="auto" w:fill="FFFFFF"/>
            <w:lang w:val="en-US"/>
            <w:rPrChange w:id="16411" w:author="Airat Shigapov" w:date="2021-10-29T16:44:00Z">
              <w:rPr>
                <w:rFonts w:ascii="Times New Roman" w:eastAsia="Calibri" w:hAnsi="Times New Roman" w:cs="Times New Roman"/>
                <w:sz w:val="28"/>
                <w:szCs w:val="28"/>
                <w:shd w:val="clear" w:color="auto" w:fill="FFFFFF"/>
                <w:lang w:val="en-US"/>
              </w:rPr>
            </w:rPrChange>
          </w:rPr>
          <w:t xml:space="preserve">object sender, </w:t>
        </w:r>
        <w:proofErr w:type="spellStart"/>
        <w:r w:rsidRPr="00CA1CA9">
          <w:rPr>
            <w:rFonts w:ascii="Times New Roman" w:eastAsia="Calibri" w:hAnsi="Times New Roman" w:cs="Times New Roman"/>
            <w:sz w:val="20"/>
            <w:szCs w:val="20"/>
            <w:shd w:val="clear" w:color="auto" w:fill="FFFFFF"/>
            <w:lang w:val="en-US"/>
            <w:rPrChange w:id="16412" w:author="Airat Shigapov" w:date="2021-10-29T16:44:00Z">
              <w:rPr>
                <w:rFonts w:ascii="Times New Roman" w:eastAsia="Calibri" w:hAnsi="Times New Roman" w:cs="Times New Roman"/>
                <w:sz w:val="28"/>
                <w:szCs w:val="28"/>
                <w:shd w:val="clear" w:color="auto" w:fill="FFFFFF"/>
                <w:lang w:val="en-US"/>
              </w:rPr>
            </w:rPrChange>
          </w:rPr>
          <w:t>TextCompositionEventArgs</w:t>
        </w:r>
        <w:proofErr w:type="spellEnd"/>
        <w:r w:rsidRPr="00CA1CA9">
          <w:rPr>
            <w:rFonts w:ascii="Times New Roman" w:eastAsia="Calibri" w:hAnsi="Times New Roman" w:cs="Times New Roman"/>
            <w:sz w:val="20"/>
            <w:szCs w:val="20"/>
            <w:shd w:val="clear" w:color="auto" w:fill="FFFFFF"/>
            <w:lang w:val="en-US"/>
            <w:rPrChange w:id="16413" w:author="Airat Shigapov" w:date="2021-10-29T16:44:00Z">
              <w:rPr>
                <w:rFonts w:ascii="Times New Roman" w:eastAsia="Calibri" w:hAnsi="Times New Roman" w:cs="Times New Roman"/>
                <w:sz w:val="28"/>
                <w:szCs w:val="28"/>
                <w:shd w:val="clear" w:color="auto" w:fill="FFFFFF"/>
                <w:lang w:val="en-US"/>
              </w:rPr>
            </w:rPrChange>
          </w:rPr>
          <w:t xml:space="preserve"> e)</w:t>
        </w:r>
      </w:ins>
    </w:p>
    <w:p w14:paraId="594EA1AF" w14:textId="77777777" w:rsidR="00CC67A4" w:rsidRPr="00CA1CA9" w:rsidRDefault="00CC67A4" w:rsidP="00CC67A4">
      <w:pPr>
        <w:rPr>
          <w:ins w:id="16414" w:author="Airat Shigapov" w:date="2021-10-29T16:41:00Z"/>
          <w:rFonts w:ascii="Times New Roman" w:eastAsia="Calibri" w:hAnsi="Times New Roman" w:cs="Times New Roman"/>
          <w:sz w:val="20"/>
          <w:szCs w:val="20"/>
          <w:shd w:val="clear" w:color="auto" w:fill="FFFFFF"/>
          <w:lang w:val="en-US"/>
          <w:rPrChange w:id="16415" w:author="Airat Shigapov" w:date="2021-10-29T16:44:00Z">
            <w:rPr>
              <w:ins w:id="16416" w:author="Airat Shigapov" w:date="2021-10-29T16:41:00Z"/>
              <w:rFonts w:ascii="Times New Roman" w:eastAsia="Calibri" w:hAnsi="Times New Roman" w:cs="Times New Roman"/>
              <w:sz w:val="28"/>
              <w:szCs w:val="28"/>
              <w:shd w:val="clear" w:color="auto" w:fill="FFFFFF"/>
              <w:lang w:val="en-US"/>
            </w:rPr>
          </w:rPrChange>
        </w:rPr>
      </w:pPr>
      <w:ins w:id="16417" w:author="Airat Shigapov" w:date="2021-10-29T16:41:00Z">
        <w:r w:rsidRPr="00CA1CA9">
          <w:rPr>
            <w:rFonts w:ascii="Times New Roman" w:eastAsia="Calibri" w:hAnsi="Times New Roman" w:cs="Times New Roman"/>
            <w:sz w:val="20"/>
            <w:szCs w:val="20"/>
            <w:shd w:val="clear" w:color="auto" w:fill="FFFFFF"/>
            <w:lang w:val="en-US"/>
            <w:rPrChange w:id="16418" w:author="Airat Shigapov" w:date="2021-10-29T16:44:00Z">
              <w:rPr>
                <w:rFonts w:ascii="Times New Roman" w:eastAsia="Calibri" w:hAnsi="Times New Roman" w:cs="Times New Roman"/>
                <w:sz w:val="28"/>
                <w:szCs w:val="28"/>
                <w:shd w:val="clear" w:color="auto" w:fill="FFFFFF"/>
                <w:lang w:val="en-US"/>
              </w:rPr>
            </w:rPrChange>
          </w:rPr>
          <w:t xml:space="preserve">        {</w:t>
        </w:r>
      </w:ins>
    </w:p>
    <w:p w14:paraId="389DAC23" w14:textId="77777777" w:rsidR="00CC67A4" w:rsidRPr="00CA1CA9" w:rsidRDefault="00CC67A4" w:rsidP="00CC67A4">
      <w:pPr>
        <w:rPr>
          <w:ins w:id="16419" w:author="Airat Shigapov" w:date="2021-10-29T16:41:00Z"/>
          <w:rFonts w:ascii="Times New Roman" w:eastAsia="Calibri" w:hAnsi="Times New Roman" w:cs="Times New Roman"/>
          <w:sz w:val="20"/>
          <w:szCs w:val="20"/>
          <w:shd w:val="clear" w:color="auto" w:fill="FFFFFF"/>
          <w:lang w:val="en-US"/>
          <w:rPrChange w:id="16420" w:author="Airat Shigapov" w:date="2021-10-29T16:44:00Z">
            <w:rPr>
              <w:ins w:id="16421" w:author="Airat Shigapov" w:date="2021-10-29T16:41:00Z"/>
              <w:rFonts w:ascii="Times New Roman" w:eastAsia="Calibri" w:hAnsi="Times New Roman" w:cs="Times New Roman"/>
              <w:sz w:val="28"/>
              <w:szCs w:val="28"/>
              <w:shd w:val="clear" w:color="auto" w:fill="FFFFFF"/>
              <w:lang w:val="en-US"/>
            </w:rPr>
          </w:rPrChange>
        </w:rPr>
      </w:pPr>
      <w:ins w:id="16422" w:author="Airat Shigapov" w:date="2021-10-29T16:41:00Z">
        <w:r w:rsidRPr="00CA1CA9">
          <w:rPr>
            <w:rFonts w:ascii="Times New Roman" w:eastAsia="Calibri" w:hAnsi="Times New Roman" w:cs="Times New Roman"/>
            <w:sz w:val="20"/>
            <w:szCs w:val="20"/>
            <w:shd w:val="clear" w:color="auto" w:fill="FFFFFF"/>
            <w:lang w:val="en-US"/>
            <w:rPrChange w:id="16423" w:author="Airat Shigapov" w:date="2021-10-29T16:44:00Z">
              <w:rPr>
                <w:rFonts w:ascii="Times New Roman" w:eastAsia="Calibri" w:hAnsi="Times New Roman" w:cs="Times New Roman"/>
                <w:sz w:val="28"/>
                <w:szCs w:val="28"/>
                <w:shd w:val="clear" w:color="auto" w:fill="FFFFFF"/>
                <w:lang w:val="en-US"/>
              </w:rPr>
            </w:rPrChange>
          </w:rPr>
          <w:t xml:space="preserve">            Regex r = new </w:t>
        </w:r>
        <w:proofErr w:type="gramStart"/>
        <w:r w:rsidRPr="00CA1CA9">
          <w:rPr>
            <w:rFonts w:ascii="Times New Roman" w:eastAsia="Calibri" w:hAnsi="Times New Roman" w:cs="Times New Roman"/>
            <w:sz w:val="20"/>
            <w:szCs w:val="20"/>
            <w:shd w:val="clear" w:color="auto" w:fill="FFFFFF"/>
            <w:lang w:val="en-US"/>
            <w:rPrChange w:id="16424" w:author="Airat Shigapov" w:date="2021-10-29T16:44:00Z">
              <w:rPr>
                <w:rFonts w:ascii="Times New Roman" w:eastAsia="Calibri" w:hAnsi="Times New Roman" w:cs="Times New Roman"/>
                <w:sz w:val="28"/>
                <w:szCs w:val="28"/>
                <w:shd w:val="clear" w:color="auto" w:fill="FFFFFF"/>
                <w:lang w:val="en-US"/>
              </w:rPr>
            </w:rPrChange>
          </w:rPr>
          <w:t>Regex(</w:t>
        </w:r>
        <w:proofErr w:type="gramEnd"/>
        <w:r w:rsidRPr="00CA1CA9">
          <w:rPr>
            <w:rFonts w:ascii="Times New Roman" w:eastAsia="Calibri" w:hAnsi="Times New Roman" w:cs="Times New Roman"/>
            <w:sz w:val="20"/>
            <w:szCs w:val="20"/>
            <w:shd w:val="clear" w:color="auto" w:fill="FFFFFF"/>
            <w:lang w:val="en-US"/>
            <w:rPrChange w:id="16425" w:author="Airat Shigapov" w:date="2021-10-29T16:44:00Z">
              <w:rPr>
                <w:rFonts w:ascii="Times New Roman" w:eastAsia="Calibri" w:hAnsi="Times New Roman" w:cs="Times New Roman"/>
                <w:sz w:val="28"/>
                <w:szCs w:val="28"/>
                <w:shd w:val="clear" w:color="auto" w:fill="FFFFFF"/>
                <w:lang w:val="en-US"/>
              </w:rPr>
            </w:rPrChange>
          </w:rPr>
          <w:t>@"^(8)[0-9]{0,}$");</w:t>
        </w:r>
      </w:ins>
    </w:p>
    <w:p w14:paraId="13E19455" w14:textId="77777777" w:rsidR="00CC67A4" w:rsidRPr="00CA1CA9" w:rsidRDefault="00CC67A4" w:rsidP="00CC67A4">
      <w:pPr>
        <w:rPr>
          <w:ins w:id="16426" w:author="Airat Shigapov" w:date="2021-10-29T16:41:00Z"/>
          <w:rFonts w:ascii="Times New Roman" w:eastAsia="Calibri" w:hAnsi="Times New Roman" w:cs="Times New Roman"/>
          <w:sz w:val="20"/>
          <w:szCs w:val="20"/>
          <w:shd w:val="clear" w:color="auto" w:fill="FFFFFF"/>
          <w:lang w:val="en-US"/>
          <w:rPrChange w:id="16427" w:author="Airat Shigapov" w:date="2021-10-29T16:44:00Z">
            <w:rPr>
              <w:ins w:id="16428" w:author="Airat Shigapov" w:date="2021-10-29T16:41:00Z"/>
              <w:rFonts w:ascii="Times New Roman" w:eastAsia="Calibri" w:hAnsi="Times New Roman" w:cs="Times New Roman"/>
              <w:sz w:val="28"/>
              <w:szCs w:val="28"/>
              <w:shd w:val="clear" w:color="auto" w:fill="FFFFFF"/>
              <w:lang w:val="en-US"/>
            </w:rPr>
          </w:rPrChange>
        </w:rPr>
      </w:pPr>
      <w:ins w:id="16429" w:author="Airat Shigapov" w:date="2021-10-29T16:41:00Z">
        <w:r w:rsidRPr="00CA1CA9">
          <w:rPr>
            <w:rFonts w:ascii="Times New Roman" w:eastAsia="Calibri" w:hAnsi="Times New Roman" w:cs="Times New Roman"/>
            <w:sz w:val="20"/>
            <w:szCs w:val="20"/>
            <w:shd w:val="clear" w:color="auto" w:fill="FFFFFF"/>
            <w:lang w:val="en-US"/>
            <w:rPrChange w:id="16430" w:author="Airat Shigapov" w:date="2021-10-29T16:44:00Z">
              <w:rPr>
                <w:rFonts w:ascii="Times New Roman" w:eastAsia="Calibri" w:hAnsi="Times New Roman" w:cs="Times New Roman"/>
                <w:sz w:val="28"/>
                <w:szCs w:val="28"/>
                <w:shd w:val="clear" w:color="auto" w:fill="FFFFFF"/>
                <w:lang w:val="en-US"/>
              </w:rPr>
            </w:rPrChange>
          </w:rPr>
          <w:t xml:space="preserve">            </w:t>
        </w:r>
        <w:proofErr w:type="gramStart"/>
        <w:r w:rsidRPr="00CA1CA9">
          <w:rPr>
            <w:rFonts w:ascii="Times New Roman" w:eastAsia="Calibri" w:hAnsi="Times New Roman" w:cs="Times New Roman"/>
            <w:sz w:val="20"/>
            <w:szCs w:val="20"/>
            <w:shd w:val="clear" w:color="auto" w:fill="FFFFFF"/>
            <w:lang w:val="en-US"/>
            <w:rPrChange w:id="16431" w:author="Airat Shigapov" w:date="2021-10-29T16:44:00Z">
              <w:rPr>
                <w:rFonts w:ascii="Times New Roman" w:eastAsia="Calibri" w:hAnsi="Times New Roman" w:cs="Times New Roman"/>
                <w:sz w:val="28"/>
                <w:szCs w:val="28"/>
                <w:shd w:val="clear" w:color="auto" w:fill="FFFFFF"/>
                <w:lang w:val="en-US"/>
              </w:rPr>
            </w:rPrChange>
          </w:rPr>
          <w:t>if(</w:t>
        </w:r>
        <w:proofErr w:type="gramEnd"/>
        <w:r w:rsidRPr="00CA1CA9">
          <w:rPr>
            <w:rFonts w:ascii="Times New Roman" w:eastAsia="Calibri" w:hAnsi="Times New Roman" w:cs="Times New Roman"/>
            <w:sz w:val="20"/>
            <w:szCs w:val="20"/>
            <w:shd w:val="clear" w:color="auto" w:fill="FFFFFF"/>
            <w:lang w:val="en-US"/>
            <w:rPrChange w:id="16432" w:author="Airat Shigapov" w:date="2021-10-29T16:44:00Z">
              <w:rPr>
                <w:rFonts w:ascii="Times New Roman" w:eastAsia="Calibri" w:hAnsi="Times New Roman" w:cs="Times New Roman"/>
                <w:sz w:val="28"/>
                <w:szCs w:val="28"/>
                <w:shd w:val="clear" w:color="auto" w:fill="FFFFFF"/>
                <w:lang w:val="en-US"/>
              </w:rPr>
            </w:rPrChange>
          </w:rPr>
          <w:t>!</w:t>
        </w:r>
        <w:proofErr w:type="spellStart"/>
        <w:r w:rsidRPr="00CA1CA9">
          <w:rPr>
            <w:rFonts w:ascii="Times New Roman" w:eastAsia="Calibri" w:hAnsi="Times New Roman" w:cs="Times New Roman"/>
            <w:sz w:val="20"/>
            <w:szCs w:val="20"/>
            <w:shd w:val="clear" w:color="auto" w:fill="FFFFFF"/>
            <w:lang w:val="en-US"/>
            <w:rPrChange w:id="16433" w:author="Airat Shigapov" w:date="2021-10-29T16:44:00Z">
              <w:rPr>
                <w:rFonts w:ascii="Times New Roman" w:eastAsia="Calibri" w:hAnsi="Times New Roman" w:cs="Times New Roman"/>
                <w:sz w:val="28"/>
                <w:szCs w:val="28"/>
                <w:shd w:val="clear" w:color="auto" w:fill="FFFFFF"/>
                <w:lang w:val="en-US"/>
              </w:rPr>
            </w:rPrChange>
          </w:rPr>
          <w:t>r.IsMatch</w:t>
        </w:r>
        <w:proofErr w:type="spellEnd"/>
        <w:r w:rsidRPr="00CA1CA9">
          <w:rPr>
            <w:rFonts w:ascii="Times New Roman" w:eastAsia="Calibri" w:hAnsi="Times New Roman" w:cs="Times New Roman"/>
            <w:sz w:val="20"/>
            <w:szCs w:val="20"/>
            <w:shd w:val="clear" w:color="auto" w:fill="FFFFFF"/>
            <w:lang w:val="en-US"/>
            <w:rPrChange w:id="16434" w:author="Airat Shigapov" w:date="2021-10-29T16:44:00Z">
              <w:rPr>
                <w:rFonts w:ascii="Times New Roman" w:eastAsia="Calibri" w:hAnsi="Times New Roman" w:cs="Times New Roman"/>
                <w:sz w:val="28"/>
                <w:szCs w:val="28"/>
                <w:shd w:val="clear" w:color="auto" w:fill="FFFFFF"/>
                <w:lang w:val="en-US"/>
              </w:rPr>
            </w:rPrChange>
          </w:rPr>
          <w:t>(</w:t>
        </w:r>
        <w:proofErr w:type="spellStart"/>
        <w:r w:rsidRPr="00CA1CA9">
          <w:rPr>
            <w:rFonts w:ascii="Times New Roman" w:eastAsia="Calibri" w:hAnsi="Times New Roman" w:cs="Times New Roman"/>
            <w:sz w:val="20"/>
            <w:szCs w:val="20"/>
            <w:shd w:val="clear" w:color="auto" w:fill="FFFFFF"/>
            <w:lang w:val="en-US"/>
            <w:rPrChange w:id="16435" w:author="Airat Shigapov" w:date="2021-10-29T16:44:00Z">
              <w:rPr>
                <w:rFonts w:ascii="Times New Roman" w:eastAsia="Calibri" w:hAnsi="Times New Roman" w:cs="Times New Roman"/>
                <w:sz w:val="28"/>
                <w:szCs w:val="28"/>
                <w:shd w:val="clear" w:color="auto" w:fill="FFFFFF"/>
                <w:lang w:val="en-US"/>
              </w:rPr>
            </w:rPrChange>
          </w:rPr>
          <w:t>phone.Text</w:t>
        </w:r>
        <w:proofErr w:type="spellEnd"/>
        <w:r w:rsidRPr="00CA1CA9">
          <w:rPr>
            <w:rFonts w:ascii="Times New Roman" w:eastAsia="Calibri" w:hAnsi="Times New Roman" w:cs="Times New Roman"/>
            <w:sz w:val="20"/>
            <w:szCs w:val="20"/>
            <w:shd w:val="clear" w:color="auto" w:fill="FFFFFF"/>
            <w:lang w:val="en-US"/>
            <w:rPrChange w:id="16436" w:author="Airat Shigapov" w:date="2021-10-29T16:44:00Z">
              <w:rPr>
                <w:rFonts w:ascii="Times New Roman" w:eastAsia="Calibri" w:hAnsi="Times New Roman" w:cs="Times New Roman"/>
                <w:sz w:val="28"/>
                <w:szCs w:val="28"/>
                <w:shd w:val="clear" w:color="auto" w:fill="FFFFFF"/>
                <w:lang w:val="en-US"/>
              </w:rPr>
            </w:rPrChange>
          </w:rPr>
          <w:t xml:space="preserve"> + </w:t>
        </w:r>
        <w:proofErr w:type="spellStart"/>
        <w:r w:rsidRPr="00CA1CA9">
          <w:rPr>
            <w:rFonts w:ascii="Times New Roman" w:eastAsia="Calibri" w:hAnsi="Times New Roman" w:cs="Times New Roman"/>
            <w:sz w:val="20"/>
            <w:szCs w:val="20"/>
            <w:shd w:val="clear" w:color="auto" w:fill="FFFFFF"/>
            <w:lang w:val="en-US"/>
            <w:rPrChange w:id="16437" w:author="Airat Shigapov" w:date="2021-10-29T16:44:00Z">
              <w:rPr>
                <w:rFonts w:ascii="Times New Roman" w:eastAsia="Calibri" w:hAnsi="Times New Roman" w:cs="Times New Roman"/>
                <w:sz w:val="28"/>
                <w:szCs w:val="28"/>
                <w:shd w:val="clear" w:color="auto" w:fill="FFFFFF"/>
                <w:lang w:val="en-US"/>
              </w:rPr>
            </w:rPrChange>
          </w:rPr>
          <w:t>e.Text</w:t>
        </w:r>
        <w:proofErr w:type="spellEnd"/>
        <w:r w:rsidRPr="00CA1CA9">
          <w:rPr>
            <w:rFonts w:ascii="Times New Roman" w:eastAsia="Calibri" w:hAnsi="Times New Roman" w:cs="Times New Roman"/>
            <w:sz w:val="20"/>
            <w:szCs w:val="20"/>
            <w:shd w:val="clear" w:color="auto" w:fill="FFFFFF"/>
            <w:lang w:val="en-US"/>
            <w:rPrChange w:id="16438" w:author="Airat Shigapov" w:date="2021-10-29T16:44:00Z">
              <w:rPr>
                <w:rFonts w:ascii="Times New Roman" w:eastAsia="Calibri" w:hAnsi="Times New Roman" w:cs="Times New Roman"/>
                <w:sz w:val="28"/>
                <w:szCs w:val="28"/>
                <w:shd w:val="clear" w:color="auto" w:fill="FFFFFF"/>
                <w:lang w:val="en-US"/>
              </w:rPr>
            </w:rPrChange>
          </w:rPr>
          <w:t>))</w:t>
        </w:r>
      </w:ins>
    </w:p>
    <w:p w14:paraId="50043DA5" w14:textId="77777777" w:rsidR="00CC67A4" w:rsidRPr="00CA1CA9" w:rsidRDefault="00CC67A4" w:rsidP="00CC67A4">
      <w:pPr>
        <w:rPr>
          <w:ins w:id="16439" w:author="Airat Shigapov" w:date="2021-10-29T16:41:00Z"/>
          <w:rFonts w:ascii="Times New Roman" w:eastAsia="Calibri" w:hAnsi="Times New Roman" w:cs="Times New Roman"/>
          <w:sz w:val="20"/>
          <w:szCs w:val="20"/>
          <w:shd w:val="clear" w:color="auto" w:fill="FFFFFF"/>
          <w:lang w:val="en-US"/>
          <w:rPrChange w:id="16440" w:author="Airat Shigapov" w:date="2021-10-29T16:44:00Z">
            <w:rPr>
              <w:ins w:id="16441" w:author="Airat Shigapov" w:date="2021-10-29T16:41:00Z"/>
              <w:rFonts w:ascii="Times New Roman" w:eastAsia="Calibri" w:hAnsi="Times New Roman" w:cs="Times New Roman"/>
              <w:sz w:val="28"/>
              <w:szCs w:val="28"/>
              <w:shd w:val="clear" w:color="auto" w:fill="FFFFFF"/>
              <w:lang w:val="en-US"/>
            </w:rPr>
          </w:rPrChange>
        </w:rPr>
      </w:pPr>
      <w:ins w:id="16442" w:author="Airat Shigapov" w:date="2021-10-29T16:41:00Z">
        <w:r w:rsidRPr="00CA1CA9">
          <w:rPr>
            <w:rFonts w:ascii="Times New Roman" w:eastAsia="Calibri" w:hAnsi="Times New Roman" w:cs="Times New Roman"/>
            <w:sz w:val="20"/>
            <w:szCs w:val="20"/>
            <w:shd w:val="clear" w:color="auto" w:fill="FFFFFF"/>
            <w:lang w:val="en-US"/>
            <w:rPrChange w:id="16443" w:author="Airat Shigapov" w:date="2021-10-29T16:44:00Z">
              <w:rPr>
                <w:rFonts w:ascii="Times New Roman" w:eastAsia="Calibri" w:hAnsi="Times New Roman" w:cs="Times New Roman"/>
                <w:sz w:val="28"/>
                <w:szCs w:val="28"/>
                <w:shd w:val="clear" w:color="auto" w:fill="FFFFFF"/>
                <w:lang w:val="en-US"/>
              </w:rPr>
            </w:rPrChange>
          </w:rPr>
          <w:t xml:space="preserve">            {</w:t>
        </w:r>
      </w:ins>
    </w:p>
    <w:p w14:paraId="4DBDC8B2" w14:textId="77777777" w:rsidR="00CC67A4" w:rsidRPr="00CA1CA9" w:rsidRDefault="00CC67A4" w:rsidP="00CC67A4">
      <w:pPr>
        <w:rPr>
          <w:ins w:id="16444" w:author="Airat Shigapov" w:date="2021-10-29T16:41:00Z"/>
          <w:rFonts w:ascii="Times New Roman" w:eastAsia="Calibri" w:hAnsi="Times New Roman" w:cs="Times New Roman"/>
          <w:sz w:val="20"/>
          <w:szCs w:val="20"/>
          <w:shd w:val="clear" w:color="auto" w:fill="FFFFFF"/>
          <w:lang w:val="en-US"/>
          <w:rPrChange w:id="16445" w:author="Airat Shigapov" w:date="2021-10-29T16:44:00Z">
            <w:rPr>
              <w:ins w:id="16446" w:author="Airat Shigapov" w:date="2021-10-29T16:41:00Z"/>
              <w:rFonts w:ascii="Times New Roman" w:eastAsia="Calibri" w:hAnsi="Times New Roman" w:cs="Times New Roman"/>
              <w:sz w:val="28"/>
              <w:szCs w:val="28"/>
              <w:shd w:val="clear" w:color="auto" w:fill="FFFFFF"/>
              <w:lang w:val="en-US"/>
            </w:rPr>
          </w:rPrChange>
        </w:rPr>
      </w:pPr>
      <w:ins w:id="16447" w:author="Airat Shigapov" w:date="2021-10-29T16:41:00Z">
        <w:r w:rsidRPr="00CA1CA9">
          <w:rPr>
            <w:rFonts w:ascii="Times New Roman" w:eastAsia="Calibri" w:hAnsi="Times New Roman" w:cs="Times New Roman"/>
            <w:sz w:val="20"/>
            <w:szCs w:val="20"/>
            <w:shd w:val="clear" w:color="auto" w:fill="FFFFFF"/>
            <w:lang w:val="en-US"/>
            <w:rPrChange w:id="16448" w:author="Airat Shigapov" w:date="2021-10-29T16:44:00Z">
              <w:rPr>
                <w:rFonts w:ascii="Times New Roman" w:eastAsia="Calibri" w:hAnsi="Times New Roman" w:cs="Times New Roman"/>
                <w:sz w:val="28"/>
                <w:szCs w:val="28"/>
                <w:shd w:val="clear" w:color="auto" w:fill="FFFFFF"/>
                <w:lang w:val="en-US"/>
              </w:rPr>
            </w:rPrChange>
          </w:rPr>
          <w:t xml:space="preserve">                </w:t>
        </w:r>
        <w:proofErr w:type="spellStart"/>
        <w:proofErr w:type="gramStart"/>
        <w:r w:rsidRPr="00CA1CA9">
          <w:rPr>
            <w:rFonts w:ascii="Times New Roman" w:eastAsia="Calibri" w:hAnsi="Times New Roman" w:cs="Times New Roman"/>
            <w:sz w:val="20"/>
            <w:szCs w:val="20"/>
            <w:shd w:val="clear" w:color="auto" w:fill="FFFFFF"/>
            <w:lang w:val="en-US"/>
            <w:rPrChange w:id="16449" w:author="Airat Shigapov" w:date="2021-10-29T16:44:00Z">
              <w:rPr>
                <w:rFonts w:ascii="Times New Roman" w:eastAsia="Calibri" w:hAnsi="Times New Roman" w:cs="Times New Roman"/>
                <w:sz w:val="28"/>
                <w:szCs w:val="28"/>
                <w:shd w:val="clear" w:color="auto" w:fill="FFFFFF"/>
                <w:lang w:val="en-US"/>
              </w:rPr>
            </w:rPrChange>
          </w:rPr>
          <w:t>e.Handled</w:t>
        </w:r>
        <w:proofErr w:type="spellEnd"/>
        <w:proofErr w:type="gramEnd"/>
        <w:r w:rsidRPr="00CA1CA9">
          <w:rPr>
            <w:rFonts w:ascii="Times New Roman" w:eastAsia="Calibri" w:hAnsi="Times New Roman" w:cs="Times New Roman"/>
            <w:sz w:val="20"/>
            <w:szCs w:val="20"/>
            <w:shd w:val="clear" w:color="auto" w:fill="FFFFFF"/>
            <w:lang w:val="en-US"/>
            <w:rPrChange w:id="16450" w:author="Airat Shigapov" w:date="2021-10-29T16:44:00Z">
              <w:rPr>
                <w:rFonts w:ascii="Times New Roman" w:eastAsia="Calibri" w:hAnsi="Times New Roman" w:cs="Times New Roman"/>
                <w:sz w:val="28"/>
                <w:szCs w:val="28"/>
                <w:shd w:val="clear" w:color="auto" w:fill="FFFFFF"/>
                <w:lang w:val="en-US"/>
              </w:rPr>
            </w:rPrChange>
          </w:rPr>
          <w:t xml:space="preserve"> = true;</w:t>
        </w:r>
      </w:ins>
    </w:p>
    <w:p w14:paraId="04C921C5" w14:textId="77777777" w:rsidR="00CC67A4" w:rsidRPr="00CA1CA9" w:rsidRDefault="00CC67A4" w:rsidP="00CC67A4">
      <w:pPr>
        <w:rPr>
          <w:ins w:id="16451" w:author="Airat Shigapov" w:date="2021-10-29T16:41:00Z"/>
          <w:rFonts w:ascii="Times New Roman" w:eastAsia="Calibri" w:hAnsi="Times New Roman" w:cs="Times New Roman"/>
          <w:sz w:val="20"/>
          <w:szCs w:val="20"/>
          <w:shd w:val="clear" w:color="auto" w:fill="FFFFFF"/>
          <w:lang w:val="en-US"/>
          <w:rPrChange w:id="16452" w:author="Airat Shigapov" w:date="2021-10-29T16:44:00Z">
            <w:rPr>
              <w:ins w:id="16453" w:author="Airat Shigapov" w:date="2021-10-29T16:41:00Z"/>
              <w:rFonts w:ascii="Times New Roman" w:eastAsia="Calibri" w:hAnsi="Times New Roman" w:cs="Times New Roman"/>
              <w:sz w:val="28"/>
              <w:szCs w:val="28"/>
              <w:shd w:val="clear" w:color="auto" w:fill="FFFFFF"/>
              <w:lang w:val="en-US"/>
            </w:rPr>
          </w:rPrChange>
        </w:rPr>
      </w:pPr>
      <w:ins w:id="16454" w:author="Airat Shigapov" w:date="2021-10-29T16:41:00Z">
        <w:r w:rsidRPr="00CA1CA9">
          <w:rPr>
            <w:rFonts w:ascii="Times New Roman" w:eastAsia="Calibri" w:hAnsi="Times New Roman" w:cs="Times New Roman"/>
            <w:sz w:val="20"/>
            <w:szCs w:val="20"/>
            <w:shd w:val="clear" w:color="auto" w:fill="FFFFFF"/>
            <w:lang w:val="en-US"/>
            <w:rPrChange w:id="16455" w:author="Airat Shigapov" w:date="2021-10-29T16:44:00Z">
              <w:rPr>
                <w:rFonts w:ascii="Times New Roman" w:eastAsia="Calibri" w:hAnsi="Times New Roman" w:cs="Times New Roman"/>
                <w:sz w:val="28"/>
                <w:szCs w:val="28"/>
                <w:shd w:val="clear" w:color="auto" w:fill="FFFFFF"/>
                <w:lang w:val="en-US"/>
              </w:rPr>
            </w:rPrChange>
          </w:rPr>
          <w:t xml:space="preserve">            }</w:t>
        </w:r>
      </w:ins>
    </w:p>
    <w:p w14:paraId="33213286" w14:textId="77777777" w:rsidR="00CC67A4" w:rsidRPr="00CA1CA9" w:rsidRDefault="00CC67A4" w:rsidP="00CC67A4">
      <w:pPr>
        <w:rPr>
          <w:ins w:id="16456" w:author="Airat Shigapov" w:date="2021-10-29T16:41:00Z"/>
          <w:rFonts w:ascii="Times New Roman" w:eastAsia="Calibri" w:hAnsi="Times New Roman" w:cs="Times New Roman"/>
          <w:sz w:val="20"/>
          <w:szCs w:val="20"/>
          <w:shd w:val="clear" w:color="auto" w:fill="FFFFFF"/>
          <w:lang w:val="en-US"/>
          <w:rPrChange w:id="16457" w:author="Airat Shigapov" w:date="2021-10-29T16:44:00Z">
            <w:rPr>
              <w:ins w:id="16458" w:author="Airat Shigapov" w:date="2021-10-29T16:41:00Z"/>
              <w:rFonts w:ascii="Times New Roman" w:eastAsia="Calibri" w:hAnsi="Times New Roman" w:cs="Times New Roman"/>
              <w:sz w:val="28"/>
              <w:szCs w:val="28"/>
              <w:shd w:val="clear" w:color="auto" w:fill="FFFFFF"/>
              <w:lang w:val="en-US"/>
            </w:rPr>
          </w:rPrChange>
        </w:rPr>
      </w:pPr>
    </w:p>
    <w:p w14:paraId="1B9BFBC0" w14:textId="77777777" w:rsidR="00CC67A4" w:rsidRPr="00CA1CA9" w:rsidRDefault="00CC67A4" w:rsidP="00CC67A4">
      <w:pPr>
        <w:rPr>
          <w:ins w:id="16459" w:author="Airat Shigapov" w:date="2021-10-29T16:41:00Z"/>
          <w:rFonts w:ascii="Times New Roman" w:eastAsia="Calibri" w:hAnsi="Times New Roman" w:cs="Times New Roman"/>
          <w:sz w:val="20"/>
          <w:szCs w:val="20"/>
          <w:shd w:val="clear" w:color="auto" w:fill="FFFFFF"/>
          <w:lang w:val="en-US"/>
          <w:rPrChange w:id="16460" w:author="Airat Shigapov" w:date="2021-10-29T16:44:00Z">
            <w:rPr>
              <w:ins w:id="16461" w:author="Airat Shigapov" w:date="2021-10-29T16:41:00Z"/>
              <w:rFonts w:ascii="Times New Roman" w:eastAsia="Calibri" w:hAnsi="Times New Roman" w:cs="Times New Roman"/>
              <w:sz w:val="28"/>
              <w:szCs w:val="28"/>
              <w:shd w:val="clear" w:color="auto" w:fill="FFFFFF"/>
              <w:lang w:val="en-US"/>
            </w:rPr>
          </w:rPrChange>
        </w:rPr>
      </w:pPr>
      <w:ins w:id="16462" w:author="Airat Shigapov" w:date="2021-10-29T16:41:00Z">
        <w:r w:rsidRPr="00CA1CA9">
          <w:rPr>
            <w:rFonts w:ascii="Times New Roman" w:eastAsia="Calibri" w:hAnsi="Times New Roman" w:cs="Times New Roman"/>
            <w:sz w:val="20"/>
            <w:szCs w:val="20"/>
            <w:shd w:val="clear" w:color="auto" w:fill="FFFFFF"/>
            <w:lang w:val="en-US"/>
            <w:rPrChange w:id="16463" w:author="Airat Shigapov" w:date="2021-10-29T16:44:00Z">
              <w:rPr>
                <w:rFonts w:ascii="Times New Roman" w:eastAsia="Calibri" w:hAnsi="Times New Roman" w:cs="Times New Roman"/>
                <w:sz w:val="28"/>
                <w:szCs w:val="28"/>
                <w:shd w:val="clear" w:color="auto" w:fill="FFFFFF"/>
                <w:lang w:val="en-US"/>
              </w:rPr>
            </w:rPrChange>
          </w:rPr>
          <w:t xml:space="preserve">        }</w:t>
        </w:r>
      </w:ins>
    </w:p>
    <w:p w14:paraId="4A15A9A6" w14:textId="77777777" w:rsidR="00CC67A4" w:rsidRPr="00CA1CA9" w:rsidRDefault="00CC67A4" w:rsidP="00CC67A4">
      <w:pPr>
        <w:rPr>
          <w:ins w:id="16464" w:author="Airat Shigapov" w:date="2021-10-29T16:41:00Z"/>
          <w:rFonts w:ascii="Times New Roman" w:eastAsia="Calibri" w:hAnsi="Times New Roman" w:cs="Times New Roman"/>
          <w:sz w:val="20"/>
          <w:szCs w:val="20"/>
          <w:shd w:val="clear" w:color="auto" w:fill="FFFFFF"/>
          <w:lang w:val="en-US"/>
          <w:rPrChange w:id="16465" w:author="Airat Shigapov" w:date="2021-10-29T16:44:00Z">
            <w:rPr>
              <w:ins w:id="16466" w:author="Airat Shigapov" w:date="2021-10-29T16:41:00Z"/>
              <w:rFonts w:ascii="Times New Roman" w:eastAsia="Calibri" w:hAnsi="Times New Roman" w:cs="Times New Roman"/>
              <w:sz w:val="28"/>
              <w:szCs w:val="28"/>
              <w:shd w:val="clear" w:color="auto" w:fill="FFFFFF"/>
              <w:lang w:val="en-US"/>
            </w:rPr>
          </w:rPrChange>
        </w:rPr>
      </w:pPr>
    </w:p>
    <w:p w14:paraId="3C1A2849" w14:textId="77777777" w:rsidR="00CC67A4" w:rsidRPr="00CA1CA9" w:rsidRDefault="00CC67A4" w:rsidP="00CC67A4">
      <w:pPr>
        <w:rPr>
          <w:ins w:id="16467" w:author="Airat Shigapov" w:date="2021-10-29T16:41:00Z"/>
          <w:rFonts w:ascii="Times New Roman" w:eastAsia="Calibri" w:hAnsi="Times New Roman" w:cs="Times New Roman"/>
          <w:sz w:val="20"/>
          <w:szCs w:val="20"/>
          <w:shd w:val="clear" w:color="auto" w:fill="FFFFFF"/>
          <w:lang w:val="en-US"/>
          <w:rPrChange w:id="16468" w:author="Airat Shigapov" w:date="2021-10-29T16:44:00Z">
            <w:rPr>
              <w:ins w:id="16469" w:author="Airat Shigapov" w:date="2021-10-29T16:41:00Z"/>
              <w:rFonts w:ascii="Times New Roman" w:eastAsia="Calibri" w:hAnsi="Times New Roman" w:cs="Times New Roman"/>
              <w:sz w:val="28"/>
              <w:szCs w:val="28"/>
              <w:shd w:val="clear" w:color="auto" w:fill="FFFFFF"/>
              <w:lang w:val="en-US"/>
            </w:rPr>
          </w:rPrChange>
        </w:rPr>
      </w:pPr>
      <w:ins w:id="16470" w:author="Airat Shigapov" w:date="2021-10-29T16:41:00Z">
        <w:r w:rsidRPr="00CA1CA9">
          <w:rPr>
            <w:rFonts w:ascii="Times New Roman" w:eastAsia="Calibri" w:hAnsi="Times New Roman" w:cs="Times New Roman"/>
            <w:sz w:val="20"/>
            <w:szCs w:val="20"/>
            <w:shd w:val="clear" w:color="auto" w:fill="FFFFFF"/>
            <w:lang w:val="en-US"/>
            <w:rPrChange w:id="16471" w:author="Airat Shigapov" w:date="2021-10-29T16:44:00Z">
              <w:rPr>
                <w:rFonts w:ascii="Times New Roman" w:eastAsia="Calibri" w:hAnsi="Times New Roman" w:cs="Times New Roman"/>
                <w:sz w:val="28"/>
                <w:szCs w:val="28"/>
                <w:shd w:val="clear" w:color="auto" w:fill="FFFFFF"/>
                <w:lang w:val="en-US"/>
              </w:rPr>
            </w:rPrChange>
          </w:rPr>
          <w:t xml:space="preserve">      </w:t>
        </w:r>
      </w:ins>
    </w:p>
    <w:p w14:paraId="5013E79B" w14:textId="527EC896" w:rsidR="00CC67A4" w:rsidRPr="00CA1CA9" w:rsidRDefault="00CC67A4" w:rsidP="00CC67A4">
      <w:pPr>
        <w:rPr>
          <w:ins w:id="16472" w:author="Airat Shigapov" w:date="2021-10-29T16:41:00Z"/>
          <w:rFonts w:ascii="Times New Roman" w:eastAsia="Calibri" w:hAnsi="Times New Roman" w:cs="Times New Roman"/>
          <w:sz w:val="20"/>
          <w:szCs w:val="20"/>
          <w:shd w:val="clear" w:color="auto" w:fill="FFFFFF"/>
          <w:lang w:val="en-US"/>
          <w:rPrChange w:id="16473" w:author="Airat Shigapov" w:date="2021-10-29T16:44:00Z">
            <w:rPr>
              <w:ins w:id="16474" w:author="Airat Shigapov" w:date="2021-10-29T16:41:00Z"/>
              <w:rFonts w:ascii="Times New Roman" w:eastAsia="Calibri" w:hAnsi="Times New Roman" w:cs="Times New Roman"/>
              <w:sz w:val="28"/>
              <w:szCs w:val="28"/>
              <w:shd w:val="clear" w:color="auto" w:fill="FFFFFF"/>
              <w:lang w:val="en-US"/>
            </w:rPr>
          </w:rPrChange>
        </w:rPr>
      </w:pPr>
      <w:ins w:id="16475" w:author="Airat Shigapov" w:date="2021-10-29T16:41:00Z">
        <w:r w:rsidRPr="00CA1CA9">
          <w:rPr>
            <w:rFonts w:ascii="Times New Roman" w:eastAsia="Calibri" w:hAnsi="Times New Roman" w:cs="Times New Roman"/>
            <w:sz w:val="20"/>
            <w:szCs w:val="20"/>
            <w:shd w:val="clear" w:color="auto" w:fill="FFFFFF"/>
            <w:lang w:val="en-US"/>
            <w:rPrChange w:id="16476" w:author="Airat Shigapov" w:date="2021-10-29T16:44:00Z">
              <w:rPr>
                <w:rFonts w:ascii="Times New Roman" w:eastAsia="Calibri" w:hAnsi="Times New Roman" w:cs="Times New Roman"/>
                <w:sz w:val="28"/>
                <w:szCs w:val="28"/>
                <w:shd w:val="clear" w:color="auto" w:fill="FFFFFF"/>
                <w:lang w:val="en-US"/>
              </w:rPr>
            </w:rPrChange>
          </w:rPr>
          <w:t xml:space="preserve">    }</w:t>
        </w:r>
      </w:ins>
    </w:p>
    <w:p w14:paraId="64E1F80F" w14:textId="66A4B7CC" w:rsidR="00CC67A4" w:rsidRDefault="00CA1CA9" w:rsidP="00CC67A4">
      <w:pPr>
        <w:rPr>
          <w:ins w:id="16477" w:author="Airat Shigapov" w:date="2021-10-29T16:42:00Z"/>
          <w:rFonts w:ascii="Times New Roman" w:eastAsia="Calibri" w:hAnsi="Times New Roman" w:cs="Times New Roman"/>
          <w:sz w:val="28"/>
          <w:szCs w:val="28"/>
          <w:shd w:val="clear" w:color="auto" w:fill="FFFFFF"/>
          <w:lang w:val="en-US"/>
        </w:rPr>
      </w:pPr>
      <w:proofErr w:type="spellStart"/>
      <w:ins w:id="16478" w:author="Airat Shigapov" w:date="2021-10-29T16:42:00Z">
        <w:r>
          <w:rPr>
            <w:rFonts w:ascii="Times New Roman" w:eastAsia="Calibri" w:hAnsi="Times New Roman" w:cs="Times New Roman"/>
            <w:sz w:val="28"/>
            <w:szCs w:val="28"/>
            <w:shd w:val="clear" w:color="auto" w:fill="FFFFFF"/>
            <w:lang w:val="en-US"/>
          </w:rPr>
          <w:t>MainWindow.xaml</w:t>
        </w:r>
        <w:proofErr w:type="spellEnd"/>
        <w:r>
          <w:rPr>
            <w:rFonts w:ascii="Times New Roman" w:eastAsia="Calibri" w:hAnsi="Times New Roman" w:cs="Times New Roman"/>
            <w:sz w:val="28"/>
            <w:szCs w:val="28"/>
            <w:shd w:val="clear" w:color="auto" w:fill="FFFFFF"/>
            <w:lang w:val="en-US"/>
          </w:rPr>
          <w:t>:</w:t>
        </w:r>
      </w:ins>
    </w:p>
    <w:p w14:paraId="4063A0E6" w14:textId="77777777" w:rsidR="00CA1CA9" w:rsidRPr="00CA1CA9" w:rsidRDefault="00CA1CA9" w:rsidP="00CA1CA9">
      <w:pPr>
        <w:autoSpaceDE w:val="0"/>
        <w:autoSpaceDN w:val="0"/>
        <w:adjustRightInd w:val="0"/>
        <w:spacing w:after="0" w:line="240" w:lineRule="auto"/>
        <w:rPr>
          <w:ins w:id="16479" w:author="Airat Shigapov" w:date="2021-10-29T16:42:00Z"/>
          <w:rFonts w:ascii="Times New Roman" w:hAnsi="Times New Roman" w:cs="Times New Roman"/>
          <w:sz w:val="20"/>
          <w:szCs w:val="20"/>
          <w:lang w:val="en-US"/>
          <w:rPrChange w:id="16480" w:author="Airat Shigapov" w:date="2021-10-29T16:43:00Z">
            <w:rPr>
              <w:ins w:id="16481" w:author="Airat Shigapov" w:date="2021-10-29T16:42:00Z"/>
              <w:rFonts w:ascii="Consolas" w:hAnsi="Consolas" w:cs="Consolas"/>
              <w:color w:val="000000"/>
              <w:sz w:val="19"/>
              <w:szCs w:val="19"/>
            </w:rPr>
          </w:rPrChange>
        </w:rPr>
      </w:pPr>
      <w:ins w:id="16482" w:author="Airat Shigapov" w:date="2021-10-29T16:42:00Z">
        <w:r w:rsidRPr="00CA1CA9">
          <w:rPr>
            <w:rFonts w:ascii="Times New Roman" w:hAnsi="Times New Roman" w:cs="Times New Roman"/>
            <w:sz w:val="20"/>
            <w:szCs w:val="20"/>
            <w:lang w:val="en-US"/>
            <w:rPrChange w:id="16483" w:author="Airat Shigapov" w:date="2021-10-29T16:43:00Z">
              <w:rPr>
                <w:rFonts w:ascii="Consolas" w:hAnsi="Consolas" w:cs="Consolas"/>
                <w:color w:val="0000FF"/>
                <w:sz w:val="19"/>
                <w:szCs w:val="19"/>
              </w:rPr>
            </w:rPrChange>
          </w:rPr>
          <w:t>&lt;</w:t>
        </w:r>
        <w:r w:rsidRPr="00CA1CA9">
          <w:rPr>
            <w:rFonts w:ascii="Times New Roman" w:hAnsi="Times New Roman" w:cs="Times New Roman"/>
            <w:sz w:val="20"/>
            <w:szCs w:val="20"/>
            <w:lang w:val="en-US"/>
            <w:rPrChange w:id="16484" w:author="Airat Shigapov" w:date="2021-10-29T16:43:00Z">
              <w:rPr>
                <w:rFonts w:ascii="Consolas" w:hAnsi="Consolas" w:cs="Consolas"/>
                <w:color w:val="A31515"/>
                <w:sz w:val="19"/>
                <w:szCs w:val="19"/>
              </w:rPr>
            </w:rPrChange>
          </w:rPr>
          <w:t>Window</w:t>
        </w:r>
        <w:r w:rsidRPr="00CA1CA9">
          <w:rPr>
            <w:rFonts w:ascii="Times New Roman" w:hAnsi="Times New Roman" w:cs="Times New Roman"/>
            <w:sz w:val="20"/>
            <w:szCs w:val="20"/>
            <w:lang w:val="en-US"/>
            <w:rPrChange w:id="16485" w:author="Airat Shigapov" w:date="2021-10-29T16:43:00Z">
              <w:rPr>
                <w:rFonts w:ascii="Consolas" w:hAnsi="Consolas" w:cs="Consolas"/>
                <w:color w:val="FF0000"/>
                <w:sz w:val="19"/>
                <w:szCs w:val="19"/>
              </w:rPr>
            </w:rPrChange>
          </w:rPr>
          <w:t xml:space="preserve"> </w:t>
        </w:r>
        <w:proofErr w:type="gramStart"/>
        <w:r w:rsidRPr="00CA1CA9">
          <w:rPr>
            <w:rFonts w:ascii="Times New Roman" w:hAnsi="Times New Roman" w:cs="Times New Roman"/>
            <w:sz w:val="20"/>
            <w:szCs w:val="20"/>
            <w:lang w:val="en-US"/>
            <w:rPrChange w:id="16486" w:author="Airat Shigapov" w:date="2021-10-29T16:43:00Z">
              <w:rPr>
                <w:rFonts w:ascii="Consolas" w:hAnsi="Consolas" w:cs="Consolas"/>
                <w:color w:val="FF0000"/>
                <w:sz w:val="19"/>
                <w:szCs w:val="19"/>
              </w:rPr>
            </w:rPrChange>
          </w:rPr>
          <w:t>x</w:t>
        </w:r>
        <w:r w:rsidRPr="00CA1CA9">
          <w:rPr>
            <w:rFonts w:ascii="Times New Roman" w:hAnsi="Times New Roman" w:cs="Times New Roman"/>
            <w:sz w:val="20"/>
            <w:szCs w:val="20"/>
            <w:lang w:val="en-US"/>
            <w:rPrChange w:id="16487" w:author="Airat Shigapov" w:date="2021-10-29T16:43:00Z">
              <w:rPr>
                <w:rFonts w:ascii="Consolas" w:hAnsi="Consolas" w:cs="Consolas"/>
                <w:color w:val="0000FF"/>
                <w:sz w:val="19"/>
                <w:szCs w:val="19"/>
              </w:rPr>
            </w:rPrChange>
          </w:rPr>
          <w:t>:</w:t>
        </w:r>
        <w:r w:rsidRPr="00CA1CA9">
          <w:rPr>
            <w:rFonts w:ascii="Times New Roman" w:hAnsi="Times New Roman" w:cs="Times New Roman"/>
            <w:sz w:val="20"/>
            <w:szCs w:val="20"/>
            <w:lang w:val="en-US"/>
            <w:rPrChange w:id="16488" w:author="Airat Shigapov" w:date="2021-10-29T16:43:00Z">
              <w:rPr>
                <w:rFonts w:ascii="Consolas" w:hAnsi="Consolas" w:cs="Consolas"/>
                <w:color w:val="FF0000"/>
                <w:sz w:val="19"/>
                <w:szCs w:val="19"/>
              </w:rPr>
            </w:rPrChange>
          </w:rPr>
          <w:t>Class</w:t>
        </w:r>
        <w:proofErr w:type="gramEnd"/>
        <w:r w:rsidRPr="00CA1CA9">
          <w:rPr>
            <w:rFonts w:ascii="Times New Roman" w:hAnsi="Times New Roman" w:cs="Times New Roman"/>
            <w:sz w:val="20"/>
            <w:szCs w:val="20"/>
            <w:lang w:val="en-US"/>
            <w:rPrChange w:id="16489" w:author="Airat Shigapov" w:date="2021-10-29T16:43:00Z">
              <w:rPr>
                <w:rFonts w:ascii="Consolas" w:hAnsi="Consolas" w:cs="Consolas"/>
                <w:color w:val="0000FF"/>
                <w:sz w:val="19"/>
                <w:szCs w:val="19"/>
              </w:rPr>
            </w:rPrChange>
          </w:rPr>
          <w:t>="CarShop.MainWindow"</w:t>
        </w:r>
      </w:ins>
    </w:p>
    <w:p w14:paraId="49207C2F" w14:textId="77777777" w:rsidR="00CA1CA9" w:rsidRPr="00CA1CA9" w:rsidRDefault="00CA1CA9" w:rsidP="00CA1CA9">
      <w:pPr>
        <w:autoSpaceDE w:val="0"/>
        <w:autoSpaceDN w:val="0"/>
        <w:adjustRightInd w:val="0"/>
        <w:spacing w:after="0" w:line="240" w:lineRule="auto"/>
        <w:rPr>
          <w:ins w:id="16490" w:author="Airat Shigapov" w:date="2021-10-29T16:42:00Z"/>
          <w:rFonts w:ascii="Times New Roman" w:hAnsi="Times New Roman" w:cs="Times New Roman"/>
          <w:sz w:val="20"/>
          <w:szCs w:val="20"/>
          <w:lang w:val="en-US"/>
          <w:rPrChange w:id="16491" w:author="Airat Shigapov" w:date="2021-10-29T16:43:00Z">
            <w:rPr>
              <w:ins w:id="16492" w:author="Airat Shigapov" w:date="2021-10-29T16:42:00Z"/>
              <w:rFonts w:ascii="Consolas" w:hAnsi="Consolas" w:cs="Consolas"/>
              <w:color w:val="000000"/>
              <w:sz w:val="19"/>
              <w:szCs w:val="19"/>
            </w:rPr>
          </w:rPrChange>
        </w:rPr>
      </w:pPr>
      <w:ins w:id="16493" w:author="Airat Shigapov" w:date="2021-10-29T16:42:00Z">
        <w:r w:rsidRPr="00CA1CA9">
          <w:rPr>
            <w:rFonts w:ascii="Times New Roman" w:hAnsi="Times New Roman" w:cs="Times New Roman"/>
            <w:sz w:val="20"/>
            <w:szCs w:val="20"/>
            <w:lang w:val="en-US"/>
            <w:rPrChange w:id="16494" w:author="Airat Shigapov" w:date="2021-10-29T16:43:00Z">
              <w:rPr>
                <w:rFonts w:ascii="Consolas" w:hAnsi="Consolas" w:cs="Consolas"/>
                <w:color w:val="000000"/>
                <w:sz w:val="19"/>
                <w:szCs w:val="19"/>
              </w:rPr>
            </w:rPrChange>
          </w:rPr>
          <w:t xml:space="preserve">       </w:t>
        </w:r>
        <w:r w:rsidRPr="00CA1CA9">
          <w:rPr>
            <w:rFonts w:ascii="Times New Roman" w:hAnsi="Times New Roman" w:cs="Times New Roman"/>
            <w:sz w:val="20"/>
            <w:szCs w:val="20"/>
            <w:lang w:val="en-US"/>
            <w:rPrChange w:id="16495" w:author="Airat Shigapov" w:date="2021-10-29T16:43:00Z">
              <w:rPr>
                <w:rFonts w:ascii="Consolas" w:hAnsi="Consolas" w:cs="Consolas"/>
                <w:color w:val="FF0000"/>
                <w:sz w:val="19"/>
                <w:szCs w:val="19"/>
              </w:rPr>
            </w:rPrChange>
          </w:rPr>
          <w:t xml:space="preserve"> </w:t>
        </w:r>
        <w:proofErr w:type="gramStart"/>
        <w:r w:rsidRPr="00CA1CA9">
          <w:rPr>
            <w:rFonts w:ascii="Times New Roman" w:hAnsi="Times New Roman" w:cs="Times New Roman"/>
            <w:sz w:val="20"/>
            <w:szCs w:val="20"/>
            <w:lang w:val="en-US"/>
            <w:rPrChange w:id="16496" w:author="Airat Shigapov" w:date="2021-10-29T16:43:00Z">
              <w:rPr>
                <w:rFonts w:ascii="Consolas" w:hAnsi="Consolas" w:cs="Consolas"/>
                <w:color w:val="FF0000"/>
                <w:sz w:val="19"/>
                <w:szCs w:val="19"/>
              </w:rPr>
            </w:rPrChange>
          </w:rPr>
          <w:t>xmlns</w:t>
        </w:r>
        <w:r w:rsidRPr="00CA1CA9">
          <w:rPr>
            <w:rFonts w:ascii="Times New Roman" w:hAnsi="Times New Roman" w:cs="Times New Roman"/>
            <w:sz w:val="20"/>
            <w:szCs w:val="20"/>
            <w:lang w:val="en-US"/>
            <w:rPrChange w:id="16497" w:author="Airat Shigapov" w:date="2021-10-29T16:43:00Z">
              <w:rPr>
                <w:rFonts w:ascii="Consolas" w:hAnsi="Consolas" w:cs="Consolas"/>
                <w:color w:val="0000FF"/>
                <w:sz w:val="19"/>
                <w:szCs w:val="19"/>
              </w:rPr>
            </w:rPrChange>
          </w:rPr>
          <w:t>:</w:t>
        </w:r>
        <w:r w:rsidRPr="00CA1CA9">
          <w:rPr>
            <w:rFonts w:ascii="Times New Roman" w:hAnsi="Times New Roman" w:cs="Times New Roman"/>
            <w:sz w:val="20"/>
            <w:szCs w:val="20"/>
            <w:lang w:val="en-US"/>
            <w:rPrChange w:id="16498" w:author="Airat Shigapov" w:date="2021-10-29T16:43:00Z">
              <w:rPr>
                <w:rFonts w:ascii="Consolas" w:hAnsi="Consolas" w:cs="Consolas"/>
                <w:color w:val="FF0000"/>
                <w:sz w:val="19"/>
                <w:szCs w:val="19"/>
              </w:rPr>
            </w:rPrChange>
          </w:rPr>
          <w:t>materialDesign</w:t>
        </w:r>
        <w:proofErr w:type="gramEnd"/>
        <w:r w:rsidRPr="00CA1CA9">
          <w:rPr>
            <w:rFonts w:ascii="Times New Roman" w:hAnsi="Times New Roman" w:cs="Times New Roman"/>
            <w:sz w:val="20"/>
            <w:szCs w:val="20"/>
            <w:lang w:val="en-US"/>
            <w:rPrChange w:id="16499" w:author="Airat Shigapov" w:date="2021-10-29T16:43:00Z">
              <w:rPr>
                <w:rFonts w:ascii="Consolas" w:hAnsi="Consolas" w:cs="Consolas"/>
                <w:color w:val="0000FF"/>
                <w:sz w:val="19"/>
                <w:szCs w:val="19"/>
              </w:rPr>
            </w:rPrChange>
          </w:rPr>
          <w:t>="http://materialdesigninxaml.net/winfx/xaml/themes"</w:t>
        </w:r>
      </w:ins>
    </w:p>
    <w:p w14:paraId="7E48EEBD" w14:textId="77777777" w:rsidR="00CA1CA9" w:rsidRPr="00CA1CA9" w:rsidRDefault="00CA1CA9" w:rsidP="00CA1CA9">
      <w:pPr>
        <w:autoSpaceDE w:val="0"/>
        <w:autoSpaceDN w:val="0"/>
        <w:adjustRightInd w:val="0"/>
        <w:spacing w:after="0" w:line="240" w:lineRule="auto"/>
        <w:rPr>
          <w:ins w:id="16500" w:author="Airat Shigapov" w:date="2021-10-29T16:42:00Z"/>
          <w:rFonts w:ascii="Times New Roman" w:hAnsi="Times New Roman" w:cs="Times New Roman"/>
          <w:sz w:val="20"/>
          <w:szCs w:val="20"/>
          <w:lang w:val="en-US"/>
          <w:rPrChange w:id="16501" w:author="Airat Shigapov" w:date="2021-10-29T16:43:00Z">
            <w:rPr>
              <w:ins w:id="16502" w:author="Airat Shigapov" w:date="2021-10-29T16:42:00Z"/>
              <w:rFonts w:ascii="Consolas" w:hAnsi="Consolas" w:cs="Consolas"/>
              <w:color w:val="000000"/>
              <w:sz w:val="19"/>
              <w:szCs w:val="19"/>
            </w:rPr>
          </w:rPrChange>
        </w:rPr>
      </w:pPr>
      <w:ins w:id="16503" w:author="Airat Shigapov" w:date="2021-10-29T16:42:00Z">
        <w:r w:rsidRPr="00CA1CA9">
          <w:rPr>
            <w:rFonts w:ascii="Times New Roman" w:hAnsi="Times New Roman" w:cs="Times New Roman"/>
            <w:sz w:val="20"/>
            <w:szCs w:val="20"/>
            <w:lang w:val="en-US"/>
            <w:rPrChange w:id="16504" w:author="Airat Shigapov" w:date="2021-10-29T16:43:00Z">
              <w:rPr>
                <w:rFonts w:ascii="Consolas" w:hAnsi="Consolas" w:cs="Consolas"/>
                <w:color w:val="000000"/>
                <w:sz w:val="19"/>
                <w:szCs w:val="19"/>
              </w:rPr>
            </w:rPrChange>
          </w:rPr>
          <w:t xml:space="preserve">       </w:t>
        </w:r>
        <w:r w:rsidRPr="00CA1CA9">
          <w:rPr>
            <w:rFonts w:ascii="Times New Roman" w:hAnsi="Times New Roman" w:cs="Times New Roman"/>
            <w:sz w:val="20"/>
            <w:szCs w:val="20"/>
            <w:lang w:val="en-US"/>
            <w:rPrChange w:id="16505" w:author="Airat Shigapov" w:date="2021-10-29T16:43:00Z">
              <w:rPr>
                <w:rFonts w:ascii="Consolas" w:hAnsi="Consolas" w:cs="Consolas"/>
                <w:color w:val="FF0000"/>
                <w:sz w:val="19"/>
                <w:szCs w:val="19"/>
              </w:rPr>
            </w:rPrChange>
          </w:rPr>
          <w:t xml:space="preserve"> xmlns</w:t>
        </w:r>
        <w:r w:rsidRPr="00CA1CA9">
          <w:rPr>
            <w:rFonts w:ascii="Times New Roman" w:hAnsi="Times New Roman" w:cs="Times New Roman"/>
            <w:sz w:val="20"/>
            <w:szCs w:val="20"/>
            <w:lang w:val="en-US"/>
            <w:rPrChange w:id="16506" w:author="Airat Shigapov" w:date="2021-10-29T16:43:00Z">
              <w:rPr>
                <w:rFonts w:ascii="Consolas" w:hAnsi="Consolas" w:cs="Consolas"/>
                <w:color w:val="0000FF"/>
                <w:sz w:val="19"/>
                <w:szCs w:val="19"/>
              </w:rPr>
            </w:rPrChange>
          </w:rPr>
          <w:t>="http://schemas.microsoft.com/winfx/2006/xaml/presentation"</w:t>
        </w:r>
      </w:ins>
    </w:p>
    <w:p w14:paraId="4EFBB66E" w14:textId="77777777" w:rsidR="00CA1CA9" w:rsidRPr="00CA1CA9" w:rsidRDefault="00CA1CA9" w:rsidP="00CA1CA9">
      <w:pPr>
        <w:autoSpaceDE w:val="0"/>
        <w:autoSpaceDN w:val="0"/>
        <w:adjustRightInd w:val="0"/>
        <w:spacing w:after="0" w:line="240" w:lineRule="auto"/>
        <w:rPr>
          <w:ins w:id="16507" w:author="Airat Shigapov" w:date="2021-10-29T16:42:00Z"/>
          <w:rFonts w:ascii="Times New Roman" w:hAnsi="Times New Roman" w:cs="Times New Roman"/>
          <w:sz w:val="20"/>
          <w:szCs w:val="20"/>
          <w:lang w:val="en-US"/>
          <w:rPrChange w:id="16508" w:author="Airat Shigapov" w:date="2021-10-29T16:43:00Z">
            <w:rPr>
              <w:ins w:id="16509" w:author="Airat Shigapov" w:date="2021-10-29T16:42:00Z"/>
              <w:rFonts w:ascii="Consolas" w:hAnsi="Consolas" w:cs="Consolas"/>
              <w:color w:val="000000"/>
              <w:sz w:val="19"/>
              <w:szCs w:val="19"/>
            </w:rPr>
          </w:rPrChange>
        </w:rPr>
      </w:pPr>
      <w:ins w:id="16510" w:author="Airat Shigapov" w:date="2021-10-29T16:42:00Z">
        <w:r w:rsidRPr="00CA1CA9">
          <w:rPr>
            <w:rFonts w:ascii="Times New Roman" w:hAnsi="Times New Roman" w:cs="Times New Roman"/>
            <w:sz w:val="20"/>
            <w:szCs w:val="20"/>
            <w:lang w:val="en-US"/>
            <w:rPrChange w:id="16511" w:author="Airat Shigapov" w:date="2021-10-29T16:43:00Z">
              <w:rPr>
                <w:rFonts w:ascii="Consolas" w:hAnsi="Consolas" w:cs="Consolas"/>
                <w:color w:val="000000"/>
                <w:sz w:val="19"/>
                <w:szCs w:val="19"/>
              </w:rPr>
            </w:rPrChange>
          </w:rPr>
          <w:t xml:space="preserve">       </w:t>
        </w:r>
        <w:r w:rsidRPr="00CA1CA9">
          <w:rPr>
            <w:rFonts w:ascii="Times New Roman" w:hAnsi="Times New Roman" w:cs="Times New Roman"/>
            <w:sz w:val="20"/>
            <w:szCs w:val="20"/>
            <w:lang w:val="en-US"/>
            <w:rPrChange w:id="16512" w:author="Airat Shigapov" w:date="2021-10-29T16:43:00Z">
              <w:rPr>
                <w:rFonts w:ascii="Consolas" w:hAnsi="Consolas" w:cs="Consolas"/>
                <w:color w:val="FF0000"/>
                <w:sz w:val="19"/>
                <w:szCs w:val="19"/>
              </w:rPr>
            </w:rPrChange>
          </w:rPr>
          <w:t xml:space="preserve"> </w:t>
        </w:r>
        <w:proofErr w:type="spellStart"/>
        <w:r w:rsidRPr="00CA1CA9">
          <w:rPr>
            <w:rFonts w:ascii="Times New Roman" w:hAnsi="Times New Roman" w:cs="Times New Roman"/>
            <w:sz w:val="20"/>
            <w:szCs w:val="20"/>
            <w:lang w:val="en-US"/>
            <w:rPrChange w:id="16513" w:author="Airat Shigapov" w:date="2021-10-29T16:43:00Z">
              <w:rPr>
                <w:rFonts w:ascii="Consolas" w:hAnsi="Consolas" w:cs="Consolas"/>
                <w:color w:val="FF0000"/>
                <w:sz w:val="19"/>
                <w:szCs w:val="19"/>
              </w:rPr>
            </w:rPrChange>
          </w:rPr>
          <w:t>xmlns</w:t>
        </w:r>
        <w:r w:rsidRPr="00CA1CA9">
          <w:rPr>
            <w:rFonts w:ascii="Times New Roman" w:hAnsi="Times New Roman" w:cs="Times New Roman"/>
            <w:sz w:val="20"/>
            <w:szCs w:val="20"/>
            <w:lang w:val="en-US"/>
            <w:rPrChange w:id="16514" w:author="Airat Shigapov" w:date="2021-10-29T16:43:00Z">
              <w:rPr>
                <w:rFonts w:ascii="Consolas" w:hAnsi="Consolas" w:cs="Consolas"/>
                <w:color w:val="0000FF"/>
                <w:sz w:val="19"/>
                <w:szCs w:val="19"/>
              </w:rPr>
            </w:rPrChange>
          </w:rPr>
          <w:t>:</w:t>
        </w:r>
        <w:r w:rsidRPr="00CA1CA9">
          <w:rPr>
            <w:rFonts w:ascii="Times New Roman" w:hAnsi="Times New Roman" w:cs="Times New Roman"/>
            <w:sz w:val="20"/>
            <w:szCs w:val="20"/>
            <w:lang w:val="en-US"/>
            <w:rPrChange w:id="16515" w:author="Airat Shigapov" w:date="2021-10-29T16:43:00Z">
              <w:rPr>
                <w:rFonts w:ascii="Consolas" w:hAnsi="Consolas" w:cs="Consolas"/>
                <w:color w:val="FF0000"/>
                <w:sz w:val="19"/>
                <w:szCs w:val="19"/>
              </w:rPr>
            </w:rPrChange>
          </w:rPr>
          <w:t>x</w:t>
        </w:r>
        <w:proofErr w:type="spellEnd"/>
        <w:r w:rsidRPr="00CA1CA9">
          <w:rPr>
            <w:rFonts w:ascii="Times New Roman" w:hAnsi="Times New Roman" w:cs="Times New Roman"/>
            <w:sz w:val="20"/>
            <w:szCs w:val="20"/>
            <w:lang w:val="en-US"/>
            <w:rPrChange w:id="16516" w:author="Airat Shigapov" w:date="2021-10-29T16:43:00Z">
              <w:rPr>
                <w:rFonts w:ascii="Consolas" w:hAnsi="Consolas" w:cs="Consolas"/>
                <w:color w:val="0000FF"/>
                <w:sz w:val="19"/>
                <w:szCs w:val="19"/>
              </w:rPr>
            </w:rPrChange>
          </w:rPr>
          <w:t>="http://schemas.microsoft.com/</w:t>
        </w:r>
        <w:proofErr w:type="spellStart"/>
        <w:r w:rsidRPr="00CA1CA9">
          <w:rPr>
            <w:rFonts w:ascii="Times New Roman" w:hAnsi="Times New Roman" w:cs="Times New Roman"/>
            <w:sz w:val="20"/>
            <w:szCs w:val="20"/>
            <w:lang w:val="en-US"/>
            <w:rPrChange w:id="16517" w:author="Airat Shigapov" w:date="2021-10-29T16:43:00Z">
              <w:rPr>
                <w:rFonts w:ascii="Consolas" w:hAnsi="Consolas" w:cs="Consolas"/>
                <w:color w:val="0000FF"/>
                <w:sz w:val="19"/>
                <w:szCs w:val="19"/>
              </w:rPr>
            </w:rPrChange>
          </w:rPr>
          <w:t>winfx</w:t>
        </w:r>
        <w:proofErr w:type="spellEnd"/>
        <w:r w:rsidRPr="00CA1CA9">
          <w:rPr>
            <w:rFonts w:ascii="Times New Roman" w:hAnsi="Times New Roman" w:cs="Times New Roman"/>
            <w:sz w:val="20"/>
            <w:szCs w:val="20"/>
            <w:lang w:val="en-US"/>
            <w:rPrChange w:id="16518" w:author="Airat Shigapov" w:date="2021-10-29T16:43:00Z">
              <w:rPr>
                <w:rFonts w:ascii="Consolas" w:hAnsi="Consolas" w:cs="Consolas"/>
                <w:color w:val="0000FF"/>
                <w:sz w:val="19"/>
                <w:szCs w:val="19"/>
              </w:rPr>
            </w:rPrChange>
          </w:rPr>
          <w:t>/2006/</w:t>
        </w:r>
        <w:proofErr w:type="spellStart"/>
        <w:r w:rsidRPr="00CA1CA9">
          <w:rPr>
            <w:rFonts w:ascii="Times New Roman" w:hAnsi="Times New Roman" w:cs="Times New Roman"/>
            <w:sz w:val="20"/>
            <w:szCs w:val="20"/>
            <w:lang w:val="en-US"/>
            <w:rPrChange w:id="16519" w:author="Airat Shigapov" w:date="2021-10-29T16:43:00Z">
              <w:rPr>
                <w:rFonts w:ascii="Consolas" w:hAnsi="Consolas" w:cs="Consolas"/>
                <w:color w:val="0000FF"/>
                <w:sz w:val="19"/>
                <w:szCs w:val="19"/>
              </w:rPr>
            </w:rPrChange>
          </w:rPr>
          <w:t>xaml</w:t>
        </w:r>
        <w:proofErr w:type="spellEnd"/>
        <w:r w:rsidRPr="00CA1CA9">
          <w:rPr>
            <w:rFonts w:ascii="Times New Roman" w:hAnsi="Times New Roman" w:cs="Times New Roman"/>
            <w:sz w:val="20"/>
            <w:szCs w:val="20"/>
            <w:lang w:val="en-US"/>
            <w:rPrChange w:id="16520" w:author="Airat Shigapov" w:date="2021-10-29T16:43:00Z">
              <w:rPr>
                <w:rFonts w:ascii="Consolas" w:hAnsi="Consolas" w:cs="Consolas"/>
                <w:color w:val="0000FF"/>
                <w:sz w:val="19"/>
                <w:szCs w:val="19"/>
              </w:rPr>
            </w:rPrChange>
          </w:rPr>
          <w:t>"</w:t>
        </w:r>
      </w:ins>
    </w:p>
    <w:p w14:paraId="299277D9" w14:textId="77777777" w:rsidR="00CA1CA9" w:rsidRPr="00CA1CA9" w:rsidRDefault="00CA1CA9" w:rsidP="00CA1CA9">
      <w:pPr>
        <w:autoSpaceDE w:val="0"/>
        <w:autoSpaceDN w:val="0"/>
        <w:adjustRightInd w:val="0"/>
        <w:spacing w:after="0" w:line="240" w:lineRule="auto"/>
        <w:rPr>
          <w:ins w:id="16521" w:author="Airat Shigapov" w:date="2021-10-29T16:42:00Z"/>
          <w:rFonts w:ascii="Times New Roman" w:hAnsi="Times New Roman" w:cs="Times New Roman"/>
          <w:sz w:val="20"/>
          <w:szCs w:val="20"/>
          <w:lang w:val="en-US"/>
          <w:rPrChange w:id="16522" w:author="Airat Shigapov" w:date="2021-10-29T16:43:00Z">
            <w:rPr>
              <w:ins w:id="16523" w:author="Airat Shigapov" w:date="2021-10-29T16:42:00Z"/>
              <w:rFonts w:ascii="Consolas" w:hAnsi="Consolas" w:cs="Consolas"/>
              <w:color w:val="000000"/>
              <w:sz w:val="19"/>
              <w:szCs w:val="19"/>
            </w:rPr>
          </w:rPrChange>
        </w:rPr>
      </w:pPr>
      <w:ins w:id="16524" w:author="Airat Shigapov" w:date="2021-10-29T16:42:00Z">
        <w:r w:rsidRPr="00CA1CA9">
          <w:rPr>
            <w:rFonts w:ascii="Times New Roman" w:hAnsi="Times New Roman" w:cs="Times New Roman"/>
            <w:sz w:val="20"/>
            <w:szCs w:val="20"/>
            <w:lang w:val="en-US"/>
            <w:rPrChange w:id="16525" w:author="Airat Shigapov" w:date="2021-10-29T16:43:00Z">
              <w:rPr>
                <w:rFonts w:ascii="Consolas" w:hAnsi="Consolas" w:cs="Consolas"/>
                <w:color w:val="000000"/>
                <w:sz w:val="19"/>
                <w:szCs w:val="19"/>
              </w:rPr>
            </w:rPrChange>
          </w:rPr>
          <w:t xml:space="preserve">       </w:t>
        </w:r>
        <w:r w:rsidRPr="00CA1CA9">
          <w:rPr>
            <w:rFonts w:ascii="Times New Roman" w:hAnsi="Times New Roman" w:cs="Times New Roman"/>
            <w:sz w:val="20"/>
            <w:szCs w:val="20"/>
            <w:lang w:val="en-US"/>
            <w:rPrChange w:id="16526" w:author="Airat Shigapov" w:date="2021-10-29T16:43:00Z">
              <w:rPr>
                <w:rFonts w:ascii="Consolas" w:hAnsi="Consolas" w:cs="Consolas"/>
                <w:color w:val="FF0000"/>
                <w:sz w:val="19"/>
                <w:szCs w:val="19"/>
              </w:rPr>
            </w:rPrChange>
          </w:rPr>
          <w:t xml:space="preserve"> </w:t>
        </w:r>
        <w:proofErr w:type="spellStart"/>
        <w:proofErr w:type="gramStart"/>
        <w:r w:rsidRPr="00CA1CA9">
          <w:rPr>
            <w:rFonts w:ascii="Times New Roman" w:hAnsi="Times New Roman" w:cs="Times New Roman"/>
            <w:sz w:val="20"/>
            <w:szCs w:val="20"/>
            <w:lang w:val="en-US"/>
            <w:rPrChange w:id="16527" w:author="Airat Shigapov" w:date="2021-10-29T16:43:00Z">
              <w:rPr>
                <w:rFonts w:ascii="Consolas" w:hAnsi="Consolas" w:cs="Consolas"/>
                <w:color w:val="FF0000"/>
                <w:sz w:val="19"/>
                <w:szCs w:val="19"/>
              </w:rPr>
            </w:rPrChange>
          </w:rPr>
          <w:t>xmlns</w:t>
        </w:r>
        <w:r w:rsidRPr="00CA1CA9">
          <w:rPr>
            <w:rFonts w:ascii="Times New Roman" w:hAnsi="Times New Roman" w:cs="Times New Roman"/>
            <w:sz w:val="20"/>
            <w:szCs w:val="20"/>
            <w:lang w:val="en-US"/>
            <w:rPrChange w:id="16528" w:author="Airat Shigapov" w:date="2021-10-29T16:43:00Z">
              <w:rPr>
                <w:rFonts w:ascii="Consolas" w:hAnsi="Consolas" w:cs="Consolas"/>
                <w:color w:val="0000FF"/>
                <w:sz w:val="19"/>
                <w:szCs w:val="19"/>
              </w:rPr>
            </w:rPrChange>
          </w:rPr>
          <w:t>:</w:t>
        </w:r>
        <w:r w:rsidRPr="00CA1CA9">
          <w:rPr>
            <w:rFonts w:ascii="Times New Roman" w:hAnsi="Times New Roman" w:cs="Times New Roman"/>
            <w:sz w:val="20"/>
            <w:szCs w:val="20"/>
            <w:lang w:val="en-US"/>
            <w:rPrChange w:id="16529" w:author="Airat Shigapov" w:date="2021-10-29T16:43:00Z">
              <w:rPr>
                <w:rFonts w:ascii="Consolas" w:hAnsi="Consolas" w:cs="Consolas"/>
                <w:color w:val="FF0000"/>
                <w:sz w:val="19"/>
                <w:szCs w:val="19"/>
              </w:rPr>
            </w:rPrChange>
          </w:rPr>
          <w:t>d</w:t>
        </w:r>
        <w:proofErr w:type="spellEnd"/>
        <w:proofErr w:type="gramEnd"/>
        <w:r w:rsidRPr="00CA1CA9">
          <w:rPr>
            <w:rFonts w:ascii="Times New Roman" w:hAnsi="Times New Roman" w:cs="Times New Roman"/>
            <w:sz w:val="20"/>
            <w:szCs w:val="20"/>
            <w:lang w:val="en-US"/>
            <w:rPrChange w:id="16530" w:author="Airat Shigapov" w:date="2021-10-29T16:43:00Z">
              <w:rPr>
                <w:rFonts w:ascii="Consolas" w:hAnsi="Consolas" w:cs="Consolas"/>
                <w:color w:val="0000FF"/>
                <w:sz w:val="19"/>
                <w:szCs w:val="19"/>
              </w:rPr>
            </w:rPrChange>
          </w:rPr>
          <w:t>="http://schemas.microsoft.com/expression/blend/2008"</w:t>
        </w:r>
      </w:ins>
    </w:p>
    <w:p w14:paraId="730C8A28" w14:textId="77777777" w:rsidR="00CA1CA9" w:rsidRPr="00CA1CA9" w:rsidRDefault="00CA1CA9" w:rsidP="00CA1CA9">
      <w:pPr>
        <w:autoSpaceDE w:val="0"/>
        <w:autoSpaceDN w:val="0"/>
        <w:adjustRightInd w:val="0"/>
        <w:spacing w:after="0" w:line="240" w:lineRule="auto"/>
        <w:rPr>
          <w:ins w:id="16531" w:author="Airat Shigapov" w:date="2021-10-29T16:42:00Z"/>
          <w:rFonts w:ascii="Times New Roman" w:hAnsi="Times New Roman" w:cs="Times New Roman"/>
          <w:sz w:val="20"/>
          <w:szCs w:val="20"/>
          <w:lang w:val="en-US"/>
          <w:rPrChange w:id="16532" w:author="Airat Shigapov" w:date="2021-10-29T16:43:00Z">
            <w:rPr>
              <w:ins w:id="16533" w:author="Airat Shigapov" w:date="2021-10-29T16:42:00Z"/>
              <w:rFonts w:ascii="Consolas" w:hAnsi="Consolas" w:cs="Consolas"/>
              <w:color w:val="000000"/>
              <w:sz w:val="19"/>
              <w:szCs w:val="19"/>
            </w:rPr>
          </w:rPrChange>
        </w:rPr>
      </w:pPr>
      <w:ins w:id="16534" w:author="Airat Shigapov" w:date="2021-10-29T16:42:00Z">
        <w:r w:rsidRPr="00CA1CA9">
          <w:rPr>
            <w:rFonts w:ascii="Times New Roman" w:hAnsi="Times New Roman" w:cs="Times New Roman"/>
            <w:sz w:val="20"/>
            <w:szCs w:val="20"/>
            <w:lang w:val="en-US"/>
            <w:rPrChange w:id="16535" w:author="Airat Shigapov" w:date="2021-10-29T16:43:00Z">
              <w:rPr>
                <w:rFonts w:ascii="Consolas" w:hAnsi="Consolas" w:cs="Consolas"/>
                <w:color w:val="000000"/>
                <w:sz w:val="19"/>
                <w:szCs w:val="19"/>
              </w:rPr>
            </w:rPrChange>
          </w:rPr>
          <w:t xml:space="preserve">       </w:t>
        </w:r>
        <w:r w:rsidRPr="00CA1CA9">
          <w:rPr>
            <w:rFonts w:ascii="Times New Roman" w:hAnsi="Times New Roman" w:cs="Times New Roman"/>
            <w:sz w:val="20"/>
            <w:szCs w:val="20"/>
            <w:lang w:val="en-US"/>
            <w:rPrChange w:id="16536" w:author="Airat Shigapov" w:date="2021-10-29T16:43:00Z">
              <w:rPr>
                <w:rFonts w:ascii="Consolas" w:hAnsi="Consolas" w:cs="Consolas"/>
                <w:color w:val="FF0000"/>
                <w:sz w:val="19"/>
                <w:szCs w:val="19"/>
              </w:rPr>
            </w:rPrChange>
          </w:rPr>
          <w:t xml:space="preserve"> xmlns</w:t>
        </w:r>
        <w:r w:rsidRPr="00CA1CA9">
          <w:rPr>
            <w:rFonts w:ascii="Times New Roman" w:hAnsi="Times New Roman" w:cs="Times New Roman"/>
            <w:sz w:val="20"/>
            <w:szCs w:val="20"/>
            <w:lang w:val="en-US"/>
            <w:rPrChange w:id="16537" w:author="Airat Shigapov" w:date="2021-10-29T16:43:00Z">
              <w:rPr>
                <w:rFonts w:ascii="Consolas" w:hAnsi="Consolas" w:cs="Consolas"/>
                <w:color w:val="0000FF"/>
                <w:sz w:val="19"/>
                <w:szCs w:val="19"/>
              </w:rPr>
            </w:rPrChange>
          </w:rPr>
          <w:t>:</w:t>
        </w:r>
        <w:r w:rsidRPr="00CA1CA9">
          <w:rPr>
            <w:rFonts w:ascii="Times New Roman" w:hAnsi="Times New Roman" w:cs="Times New Roman"/>
            <w:sz w:val="20"/>
            <w:szCs w:val="20"/>
            <w:lang w:val="en-US"/>
            <w:rPrChange w:id="16538" w:author="Airat Shigapov" w:date="2021-10-29T16:43:00Z">
              <w:rPr>
                <w:rFonts w:ascii="Consolas" w:hAnsi="Consolas" w:cs="Consolas"/>
                <w:color w:val="FF0000"/>
                <w:sz w:val="19"/>
                <w:szCs w:val="19"/>
              </w:rPr>
            </w:rPrChange>
          </w:rPr>
          <w:t>mc</w:t>
        </w:r>
        <w:r w:rsidRPr="00CA1CA9">
          <w:rPr>
            <w:rFonts w:ascii="Times New Roman" w:hAnsi="Times New Roman" w:cs="Times New Roman"/>
            <w:sz w:val="20"/>
            <w:szCs w:val="20"/>
            <w:lang w:val="en-US"/>
            <w:rPrChange w:id="16539" w:author="Airat Shigapov" w:date="2021-10-29T16:43:00Z">
              <w:rPr>
                <w:rFonts w:ascii="Consolas" w:hAnsi="Consolas" w:cs="Consolas"/>
                <w:color w:val="0000FF"/>
                <w:sz w:val="19"/>
                <w:szCs w:val="19"/>
              </w:rPr>
            </w:rPrChange>
          </w:rPr>
          <w:t>="http://schemas.openxmlformats.org/markup-compatibility/2006"</w:t>
        </w:r>
      </w:ins>
    </w:p>
    <w:p w14:paraId="431D27ED" w14:textId="77777777" w:rsidR="00CA1CA9" w:rsidRPr="00CA1CA9" w:rsidRDefault="00CA1CA9" w:rsidP="00CA1CA9">
      <w:pPr>
        <w:autoSpaceDE w:val="0"/>
        <w:autoSpaceDN w:val="0"/>
        <w:adjustRightInd w:val="0"/>
        <w:spacing w:after="0" w:line="240" w:lineRule="auto"/>
        <w:rPr>
          <w:ins w:id="16540" w:author="Airat Shigapov" w:date="2021-10-29T16:42:00Z"/>
          <w:rFonts w:ascii="Times New Roman" w:hAnsi="Times New Roman" w:cs="Times New Roman"/>
          <w:sz w:val="20"/>
          <w:szCs w:val="20"/>
          <w:lang w:val="en-US"/>
          <w:rPrChange w:id="16541" w:author="Airat Shigapov" w:date="2021-10-29T16:43:00Z">
            <w:rPr>
              <w:ins w:id="16542" w:author="Airat Shigapov" w:date="2021-10-29T16:42:00Z"/>
              <w:rFonts w:ascii="Consolas" w:hAnsi="Consolas" w:cs="Consolas"/>
              <w:color w:val="000000"/>
              <w:sz w:val="19"/>
              <w:szCs w:val="19"/>
            </w:rPr>
          </w:rPrChange>
        </w:rPr>
      </w:pPr>
      <w:ins w:id="16543" w:author="Airat Shigapov" w:date="2021-10-29T16:42:00Z">
        <w:r w:rsidRPr="00CA1CA9">
          <w:rPr>
            <w:rFonts w:ascii="Times New Roman" w:hAnsi="Times New Roman" w:cs="Times New Roman"/>
            <w:sz w:val="20"/>
            <w:szCs w:val="20"/>
            <w:lang w:val="en-US"/>
            <w:rPrChange w:id="16544" w:author="Airat Shigapov" w:date="2021-10-29T16:43:00Z">
              <w:rPr>
                <w:rFonts w:ascii="Consolas" w:hAnsi="Consolas" w:cs="Consolas"/>
                <w:color w:val="000000"/>
                <w:sz w:val="19"/>
                <w:szCs w:val="19"/>
              </w:rPr>
            </w:rPrChange>
          </w:rPr>
          <w:t xml:space="preserve">       </w:t>
        </w:r>
        <w:r w:rsidRPr="00CA1CA9">
          <w:rPr>
            <w:rFonts w:ascii="Times New Roman" w:hAnsi="Times New Roman" w:cs="Times New Roman"/>
            <w:sz w:val="20"/>
            <w:szCs w:val="20"/>
            <w:lang w:val="en-US"/>
            <w:rPrChange w:id="16545" w:author="Airat Shigapov" w:date="2021-10-29T16:43:00Z">
              <w:rPr>
                <w:rFonts w:ascii="Consolas" w:hAnsi="Consolas" w:cs="Consolas"/>
                <w:color w:val="FF0000"/>
                <w:sz w:val="19"/>
                <w:szCs w:val="19"/>
              </w:rPr>
            </w:rPrChange>
          </w:rPr>
          <w:t xml:space="preserve"> </w:t>
        </w:r>
        <w:proofErr w:type="spellStart"/>
        <w:proofErr w:type="gramStart"/>
        <w:r w:rsidRPr="00CA1CA9">
          <w:rPr>
            <w:rFonts w:ascii="Times New Roman" w:hAnsi="Times New Roman" w:cs="Times New Roman"/>
            <w:sz w:val="20"/>
            <w:szCs w:val="20"/>
            <w:lang w:val="en-US"/>
            <w:rPrChange w:id="16546" w:author="Airat Shigapov" w:date="2021-10-29T16:43:00Z">
              <w:rPr>
                <w:rFonts w:ascii="Consolas" w:hAnsi="Consolas" w:cs="Consolas"/>
                <w:color w:val="FF0000"/>
                <w:sz w:val="19"/>
                <w:szCs w:val="19"/>
              </w:rPr>
            </w:rPrChange>
          </w:rPr>
          <w:t>xmlns</w:t>
        </w:r>
        <w:r w:rsidRPr="00CA1CA9">
          <w:rPr>
            <w:rFonts w:ascii="Times New Roman" w:hAnsi="Times New Roman" w:cs="Times New Roman"/>
            <w:sz w:val="20"/>
            <w:szCs w:val="20"/>
            <w:lang w:val="en-US"/>
            <w:rPrChange w:id="16547" w:author="Airat Shigapov" w:date="2021-10-29T16:43:00Z">
              <w:rPr>
                <w:rFonts w:ascii="Consolas" w:hAnsi="Consolas" w:cs="Consolas"/>
                <w:color w:val="0000FF"/>
                <w:sz w:val="19"/>
                <w:szCs w:val="19"/>
              </w:rPr>
            </w:rPrChange>
          </w:rPr>
          <w:t>:</w:t>
        </w:r>
        <w:r w:rsidRPr="00CA1CA9">
          <w:rPr>
            <w:rFonts w:ascii="Times New Roman" w:hAnsi="Times New Roman" w:cs="Times New Roman"/>
            <w:sz w:val="20"/>
            <w:szCs w:val="20"/>
            <w:lang w:val="en-US"/>
            <w:rPrChange w:id="16548" w:author="Airat Shigapov" w:date="2021-10-29T16:43:00Z">
              <w:rPr>
                <w:rFonts w:ascii="Consolas" w:hAnsi="Consolas" w:cs="Consolas"/>
                <w:color w:val="FF0000"/>
                <w:sz w:val="19"/>
                <w:szCs w:val="19"/>
              </w:rPr>
            </w:rPrChange>
          </w:rPr>
          <w:t>local</w:t>
        </w:r>
        <w:proofErr w:type="spellEnd"/>
        <w:proofErr w:type="gramEnd"/>
        <w:r w:rsidRPr="00CA1CA9">
          <w:rPr>
            <w:rFonts w:ascii="Times New Roman" w:hAnsi="Times New Roman" w:cs="Times New Roman"/>
            <w:sz w:val="20"/>
            <w:szCs w:val="20"/>
            <w:lang w:val="en-US"/>
            <w:rPrChange w:id="16549" w:author="Airat Shigapov" w:date="2021-10-29T16:43:00Z">
              <w:rPr>
                <w:rFonts w:ascii="Consolas" w:hAnsi="Consolas" w:cs="Consolas"/>
                <w:color w:val="0000FF"/>
                <w:sz w:val="19"/>
                <w:szCs w:val="19"/>
              </w:rPr>
            </w:rPrChange>
          </w:rPr>
          <w:t>="</w:t>
        </w:r>
        <w:proofErr w:type="spellStart"/>
        <w:r w:rsidRPr="00CA1CA9">
          <w:rPr>
            <w:rFonts w:ascii="Times New Roman" w:hAnsi="Times New Roman" w:cs="Times New Roman"/>
            <w:sz w:val="20"/>
            <w:szCs w:val="20"/>
            <w:lang w:val="en-US"/>
            <w:rPrChange w:id="16550" w:author="Airat Shigapov" w:date="2021-10-29T16:43:00Z">
              <w:rPr>
                <w:rFonts w:ascii="Consolas" w:hAnsi="Consolas" w:cs="Consolas"/>
                <w:color w:val="0000FF"/>
                <w:sz w:val="19"/>
                <w:szCs w:val="19"/>
              </w:rPr>
            </w:rPrChange>
          </w:rPr>
          <w:t>clr-namespace:CarShop</w:t>
        </w:r>
        <w:proofErr w:type="spellEnd"/>
        <w:r w:rsidRPr="00CA1CA9">
          <w:rPr>
            <w:rFonts w:ascii="Times New Roman" w:hAnsi="Times New Roman" w:cs="Times New Roman"/>
            <w:sz w:val="20"/>
            <w:szCs w:val="20"/>
            <w:lang w:val="en-US"/>
            <w:rPrChange w:id="16551" w:author="Airat Shigapov" w:date="2021-10-29T16:43:00Z">
              <w:rPr>
                <w:rFonts w:ascii="Consolas" w:hAnsi="Consolas" w:cs="Consolas"/>
                <w:color w:val="0000FF"/>
                <w:sz w:val="19"/>
                <w:szCs w:val="19"/>
              </w:rPr>
            </w:rPrChange>
          </w:rPr>
          <w:t>"</w:t>
        </w:r>
      </w:ins>
    </w:p>
    <w:p w14:paraId="509191A1" w14:textId="77777777" w:rsidR="00CA1CA9" w:rsidRPr="00CA1CA9" w:rsidRDefault="00CA1CA9" w:rsidP="00CA1CA9">
      <w:pPr>
        <w:autoSpaceDE w:val="0"/>
        <w:autoSpaceDN w:val="0"/>
        <w:adjustRightInd w:val="0"/>
        <w:spacing w:after="0" w:line="240" w:lineRule="auto"/>
        <w:rPr>
          <w:ins w:id="16552" w:author="Airat Shigapov" w:date="2021-10-29T16:42:00Z"/>
          <w:rFonts w:ascii="Times New Roman" w:hAnsi="Times New Roman" w:cs="Times New Roman"/>
          <w:sz w:val="20"/>
          <w:szCs w:val="20"/>
          <w:lang w:val="en-US"/>
          <w:rPrChange w:id="16553" w:author="Airat Shigapov" w:date="2021-10-29T16:43:00Z">
            <w:rPr>
              <w:ins w:id="16554" w:author="Airat Shigapov" w:date="2021-10-29T16:42:00Z"/>
              <w:rFonts w:ascii="Consolas" w:hAnsi="Consolas" w:cs="Consolas"/>
              <w:color w:val="000000"/>
              <w:sz w:val="19"/>
              <w:szCs w:val="19"/>
            </w:rPr>
          </w:rPrChange>
        </w:rPr>
      </w:pPr>
      <w:ins w:id="16555" w:author="Airat Shigapov" w:date="2021-10-29T16:42:00Z">
        <w:r w:rsidRPr="00CA1CA9">
          <w:rPr>
            <w:rFonts w:ascii="Times New Roman" w:hAnsi="Times New Roman" w:cs="Times New Roman"/>
            <w:sz w:val="20"/>
            <w:szCs w:val="20"/>
            <w:lang w:val="en-US"/>
            <w:rPrChange w:id="16556" w:author="Airat Shigapov" w:date="2021-10-29T16:43:00Z">
              <w:rPr>
                <w:rFonts w:ascii="Consolas" w:hAnsi="Consolas" w:cs="Consolas"/>
                <w:color w:val="000000"/>
                <w:sz w:val="19"/>
                <w:szCs w:val="19"/>
              </w:rPr>
            </w:rPrChange>
          </w:rPr>
          <w:t xml:space="preserve">       </w:t>
        </w:r>
        <w:r w:rsidRPr="00CA1CA9">
          <w:rPr>
            <w:rFonts w:ascii="Times New Roman" w:hAnsi="Times New Roman" w:cs="Times New Roman"/>
            <w:sz w:val="20"/>
            <w:szCs w:val="20"/>
            <w:lang w:val="en-US"/>
            <w:rPrChange w:id="16557" w:author="Airat Shigapov" w:date="2021-10-29T16:43:00Z">
              <w:rPr>
                <w:rFonts w:ascii="Consolas" w:hAnsi="Consolas" w:cs="Consolas"/>
                <w:color w:val="FF0000"/>
                <w:sz w:val="19"/>
                <w:szCs w:val="19"/>
              </w:rPr>
            </w:rPrChange>
          </w:rPr>
          <w:t xml:space="preserve"> </w:t>
        </w:r>
        <w:proofErr w:type="spellStart"/>
        <w:proofErr w:type="gramStart"/>
        <w:r w:rsidRPr="00CA1CA9">
          <w:rPr>
            <w:rFonts w:ascii="Times New Roman" w:hAnsi="Times New Roman" w:cs="Times New Roman"/>
            <w:sz w:val="20"/>
            <w:szCs w:val="20"/>
            <w:lang w:val="en-US"/>
            <w:rPrChange w:id="16558" w:author="Airat Shigapov" w:date="2021-10-29T16:43:00Z">
              <w:rPr>
                <w:rFonts w:ascii="Consolas" w:hAnsi="Consolas" w:cs="Consolas"/>
                <w:color w:val="FF0000"/>
                <w:sz w:val="19"/>
                <w:szCs w:val="19"/>
              </w:rPr>
            </w:rPrChange>
          </w:rPr>
          <w:t>mc</w:t>
        </w:r>
        <w:r w:rsidRPr="00CA1CA9">
          <w:rPr>
            <w:rFonts w:ascii="Times New Roman" w:hAnsi="Times New Roman" w:cs="Times New Roman"/>
            <w:sz w:val="20"/>
            <w:szCs w:val="20"/>
            <w:lang w:val="en-US"/>
            <w:rPrChange w:id="16559" w:author="Airat Shigapov" w:date="2021-10-29T16:43:00Z">
              <w:rPr>
                <w:rFonts w:ascii="Consolas" w:hAnsi="Consolas" w:cs="Consolas"/>
                <w:color w:val="0000FF"/>
                <w:sz w:val="19"/>
                <w:szCs w:val="19"/>
              </w:rPr>
            </w:rPrChange>
          </w:rPr>
          <w:t>:</w:t>
        </w:r>
        <w:r w:rsidRPr="00CA1CA9">
          <w:rPr>
            <w:rFonts w:ascii="Times New Roman" w:hAnsi="Times New Roman" w:cs="Times New Roman"/>
            <w:sz w:val="20"/>
            <w:szCs w:val="20"/>
            <w:lang w:val="en-US"/>
            <w:rPrChange w:id="16560" w:author="Airat Shigapov" w:date="2021-10-29T16:43:00Z">
              <w:rPr>
                <w:rFonts w:ascii="Consolas" w:hAnsi="Consolas" w:cs="Consolas"/>
                <w:color w:val="FF0000"/>
                <w:sz w:val="19"/>
                <w:szCs w:val="19"/>
              </w:rPr>
            </w:rPrChange>
          </w:rPr>
          <w:t>Ignorable</w:t>
        </w:r>
        <w:proofErr w:type="spellEnd"/>
        <w:proofErr w:type="gramEnd"/>
        <w:r w:rsidRPr="00CA1CA9">
          <w:rPr>
            <w:rFonts w:ascii="Times New Roman" w:hAnsi="Times New Roman" w:cs="Times New Roman"/>
            <w:sz w:val="20"/>
            <w:szCs w:val="20"/>
            <w:lang w:val="en-US"/>
            <w:rPrChange w:id="16561" w:author="Airat Shigapov" w:date="2021-10-29T16:43:00Z">
              <w:rPr>
                <w:rFonts w:ascii="Consolas" w:hAnsi="Consolas" w:cs="Consolas"/>
                <w:color w:val="0000FF"/>
                <w:sz w:val="19"/>
                <w:szCs w:val="19"/>
              </w:rPr>
            </w:rPrChange>
          </w:rPr>
          <w:t>="d"</w:t>
        </w:r>
      </w:ins>
    </w:p>
    <w:p w14:paraId="7B8CA1DB" w14:textId="77777777" w:rsidR="00CA1CA9" w:rsidRPr="00CA1CA9" w:rsidRDefault="00CA1CA9" w:rsidP="00CA1CA9">
      <w:pPr>
        <w:autoSpaceDE w:val="0"/>
        <w:autoSpaceDN w:val="0"/>
        <w:adjustRightInd w:val="0"/>
        <w:spacing w:after="0" w:line="240" w:lineRule="auto"/>
        <w:rPr>
          <w:ins w:id="16562" w:author="Airat Shigapov" w:date="2021-10-29T16:42:00Z"/>
          <w:rFonts w:ascii="Times New Roman" w:hAnsi="Times New Roman" w:cs="Times New Roman"/>
          <w:sz w:val="20"/>
          <w:szCs w:val="20"/>
          <w:lang w:val="en-US"/>
          <w:rPrChange w:id="16563" w:author="Airat Shigapov" w:date="2021-10-29T16:43:00Z">
            <w:rPr>
              <w:ins w:id="16564" w:author="Airat Shigapov" w:date="2021-10-29T16:42:00Z"/>
              <w:rFonts w:ascii="Consolas" w:hAnsi="Consolas" w:cs="Consolas"/>
              <w:color w:val="000000"/>
              <w:sz w:val="19"/>
              <w:szCs w:val="19"/>
            </w:rPr>
          </w:rPrChange>
        </w:rPr>
      </w:pPr>
      <w:ins w:id="16565" w:author="Airat Shigapov" w:date="2021-10-29T16:42:00Z">
        <w:r w:rsidRPr="00CA1CA9">
          <w:rPr>
            <w:rFonts w:ascii="Times New Roman" w:hAnsi="Times New Roman" w:cs="Times New Roman"/>
            <w:sz w:val="20"/>
            <w:szCs w:val="20"/>
            <w:lang w:val="en-US"/>
            <w:rPrChange w:id="16566" w:author="Airat Shigapov" w:date="2021-10-29T16:43:00Z">
              <w:rPr>
                <w:rFonts w:ascii="Consolas" w:hAnsi="Consolas" w:cs="Consolas"/>
                <w:color w:val="000000"/>
                <w:sz w:val="19"/>
                <w:szCs w:val="19"/>
              </w:rPr>
            </w:rPrChange>
          </w:rPr>
          <w:t xml:space="preserve">       </w:t>
        </w:r>
        <w:r w:rsidRPr="00CA1CA9">
          <w:rPr>
            <w:rFonts w:ascii="Times New Roman" w:hAnsi="Times New Roman" w:cs="Times New Roman"/>
            <w:sz w:val="20"/>
            <w:szCs w:val="20"/>
            <w:lang w:val="en-US"/>
            <w:rPrChange w:id="16567" w:author="Airat Shigapov" w:date="2021-10-29T16:43:00Z">
              <w:rPr>
                <w:rFonts w:ascii="Consolas" w:hAnsi="Consolas" w:cs="Consolas"/>
                <w:color w:val="FF0000"/>
                <w:sz w:val="19"/>
                <w:szCs w:val="19"/>
              </w:rPr>
            </w:rPrChange>
          </w:rPr>
          <w:t xml:space="preserve"> </w:t>
        </w:r>
        <w:proofErr w:type="spellStart"/>
        <w:r w:rsidRPr="00CA1CA9">
          <w:rPr>
            <w:rFonts w:ascii="Times New Roman" w:hAnsi="Times New Roman" w:cs="Times New Roman"/>
            <w:sz w:val="20"/>
            <w:szCs w:val="20"/>
            <w:lang w:val="en-US"/>
            <w:rPrChange w:id="16568" w:author="Airat Shigapov" w:date="2021-10-29T16:43:00Z">
              <w:rPr>
                <w:rFonts w:ascii="Consolas" w:hAnsi="Consolas" w:cs="Consolas"/>
                <w:color w:val="FF0000"/>
                <w:sz w:val="19"/>
                <w:szCs w:val="19"/>
              </w:rPr>
            </w:rPrChange>
          </w:rPr>
          <w:t>WindowStartupLocation</w:t>
        </w:r>
        <w:proofErr w:type="spellEnd"/>
        <w:r w:rsidRPr="00CA1CA9">
          <w:rPr>
            <w:rFonts w:ascii="Times New Roman" w:hAnsi="Times New Roman" w:cs="Times New Roman"/>
            <w:sz w:val="20"/>
            <w:szCs w:val="20"/>
            <w:lang w:val="en-US"/>
            <w:rPrChange w:id="16569" w:author="Airat Shigapov" w:date="2021-10-29T16:43:00Z">
              <w:rPr>
                <w:rFonts w:ascii="Consolas" w:hAnsi="Consolas" w:cs="Consolas"/>
                <w:color w:val="0000FF"/>
                <w:sz w:val="19"/>
                <w:szCs w:val="19"/>
              </w:rPr>
            </w:rPrChange>
          </w:rPr>
          <w:t>="</w:t>
        </w:r>
        <w:proofErr w:type="spellStart"/>
        <w:r w:rsidRPr="00CA1CA9">
          <w:rPr>
            <w:rFonts w:ascii="Times New Roman" w:hAnsi="Times New Roman" w:cs="Times New Roman"/>
            <w:sz w:val="20"/>
            <w:szCs w:val="20"/>
            <w:lang w:val="en-US"/>
            <w:rPrChange w:id="16570" w:author="Airat Shigapov" w:date="2021-10-29T16:43:00Z">
              <w:rPr>
                <w:rFonts w:ascii="Consolas" w:hAnsi="Consolas" w:cs="Consolas"/>
                <w:color w:val="0000FF"/>
                <w:sz w:val="19"/>
                <w:szCs w:val="19"/>
              </w:rPr>
            </w:rPrChange>
          </w:rPr>
          <w:t>CenterScreen</w:t>
        </w:r>
        <w:proofErr w:type="spellEnd"/>
        <w:r w:rsidRPr="00CA1CA9">
          <w:rPr>
            <w:rFonts w:ascii="Times New Roman" w:hAnsi="Times New Roman" w:cs="Times New Roman"/>
            <w:sz w:val="20"/>
            <w:szCs w:val="20"/>
            <w:lang w:val="en-US"/>
            <w:rPrChange w:id="16571" w:author="Airat Shigapov" w:date="2021-10-29T16:43:00Z">
              <w:rPr>
                <w:rFonts w:ascii="Consolas" w:hAnsi="Consolas" w:cs="Consolas"/>
                <w:color w:val="0000FF"/>
                <w:sz w:val="19"/>
                <w:szCs w:val="19"/>
              </w:rPr>
            </w:rPrChange>
          </w:rPr>
          <w:t>"</w:t>
        </w:r>
      </w:ins>
    </w:p>
    <w:p w14:paraId="5D2A3CA0" w14:textId="77777777" w:rsidR="00CA1CA9" w:rsidRPr="00CA1CA9" w:rsidRDefault="00CA1CA9" w:rsidP="00CA1CA9">
      <w:pPr>
        <w:autoSpaceDE w:val="0"/>
        <w:autoSpaceDN w:val="0"/>
        <w:adjustRightInd w:val="0"/>
        <w:spacing w:after="0" w:line="240" w:lineRule="auto"/>
        <w:rPr>
          <w:ins w:id="16572" w:author="Airat Shigapov" w:date="2021-10-29T16:42:00Z"/>
          <w:rFonts w:ascii="Times New Roman" w:hAnsi="Times New Roman" w:cs="Times New Roman"/>
          <w:sz w:val="20"/>
          <w:szCs w:val="20"/>
          <w:lang w:val="en-US"/>
          <w:rPrChange w:id="16573" w:author="Airat Shigapov" w:date="2021-10-29T16:43:00Z">
            <w:rPr>
              <w:ins w:id="16574" w:author="Airat Shigapov" w:date="2021-10-29T16:42:00Z"/>
              <w:rFonts w:ascii="Consolas" w:hAnsi="Consolas" w:cs="Consolas"/>
              <w:color w:val="000000"/>
              <w:sz w:val="19"/>
              <w:szCs w:val="19"/>
            </w:rPr>
          </w:rPrChange>
        </w:rPr>
      </w:pPr>
      <w:ins w:id="16575" w:author="Airat Shigapov" w:date="2021-10-29T16:42:00Z">
        <w:r w:rsidRPr="00CA1CA9">
          <w:rPr>
            <w:rFonts w:ascii="Times New Roman" w:hAnsi="Times New Roman" w:cs="Times New Roman"/>
            <w:sz w:val="20"/>
            <w:szCs w:val="20"/>
            <w:lang w:val="en-US"/>
            <w:rPrChange w:id="16576" w:author="Airat Shigapov" w:date="2021-10-29T16:43:00Z">
              <w:rPr>
                <w:rFonts w:ascii="Consolas" w:hAnsi="Consolas" w:cs="Consolas"/>
                <w:color w:val="000000"/>
                <w:sz w:val="19"/>
                <w:szCs w:val="19"/>
              </w:rPr>
            </w:rPrChange>
          </w:rPr>
          <w:t xml:space="preserve">       </w:t>
        </w:r>
        <w:r w:rsidRPr="00CA1CA9">
          <w:rPr>
            <w:rFonts w:ascii="Times New Roman" w:hAnsi="Times New Roman" w:cs="Times New Roman"/>
            <w:sz w:val="20"/>
            <w:szCs w:val="20"/>
            <w:lang w:val="en-US"/>
            <w:rPrChange w:id="16577" w:author="Airat Shigapov" w:date="2021-10-29T16:43:00Z">
              <w:rPr>
                <w:rFonts w:ascii="Consolas" w:hAnsi="Consolas" w:cs="Consolas"/>
                <w:color w:val="FF0000"/>
                <w:sz w:val="19"/>
                <w:szCs w:val="19"/>
              </w:rPr>
            </w:rPrChange>
          </w:rPr>
          <w:t xml:space="preserve"> Title</w:t>
        </w:r>
        <w:r w:rsidRPr="00CA1CA9">
          <w:rPr>
            <w:rFonts w:ascii="Times New Roman" w:hAnsi="Times New Roman" w:cs="Times New Roman"/>
            <w:sz w:val="20"/>
            <w:szCs w:val="20"/>
            <w:lang w:val="en-US"/>
            <w:rPrChange w:id="16578" w:author="Airat Shigapov" w:date="2021-10-29T16:43:00Z">
              <w:rPr>
                <w:rFonts w:ascii="Consolas" w:hAnsi="Consolas" w:cs="Consolas"/>
                <w:color w:val="0000FF"/>
                <w:sz w:val="19"/>
                <w:szCs w:val="19"/>
              </w:rPr>
            </w:rPrChange>
          </w:rPr>
          <w:t>="</w:t>
        </w:r>
        <w:proofErr w:type="spellStart"/>
        <w:r w:rsidRPr="00CA1CA9">
          <w:rPr>
            <w:rFonts w:ascii="Times New Roman" w:hAnsi="Times New Roman" w:cs="Times New Roman"/>
            <w:sz w:val="20"/>
            <w:szCs w:val="20"/>
            <w:lang w:val="en-US"/>
            <w:rPrChange w:id="16579" w:author="Airat Shigapov" w:date="2021-10-29T16:43:00Z">
              <w:rPr>
                <w:rFonts w:ascii="Consolas" w:hAnsi="Consolas" w:cs="Consolas"/>
                <w:color w:val="0000FF"/>
                <w:sz w:val="19"/>
                <w:szCs w:val="19"/>
              </w:rPr>
            </w:rPrChange>
          </w:rPr>
          <w:t>MainWindow</w:t>
        </w:r>
        <w:proofErr w:type="spellEnd"/>
        <w:r w:rsidRPr="00CA1CA9">
          <w:rPr>
            <w:rFonts w:ascii="Times New Roman" w:hAnsi="Times New Roman" w:cs="Times New Roman"/>
            <w:sz w:val="20"/>
            <w:szCs w:val="20"/>
            <w:lang w:val="en-US"/>
            <w:rPrChange w:id="16580" w:author="Airat Shigapov" w:date="2021-10-29T16:43:00Z">
              <w:rPr>
                <w:rFonts w:ascii="Consolas" w:hAnsi="Consolas" w:cs="Consolas"/>
                <w:color w:val="0000FF"/>
                <w:sz w:val="19"/>
                <w:szCs w:val="19"/>
              </w:rPr>
            </w:rPrChange>
          </w:rPr>
          <w:t>"</w:t>
        </w:r>
        <w:r w:rsidRPr="00CA1CA9">
          <w:rPr>
            <w:rFonts w:ascii="Times New Roman" w:hAnsi="Times New Roman" w:cs="Times New Roman"/>
            <w:sz w:val="20"/>
            <w:szCs w:val="20"/>
            <w:lang w:val="en-US"/>
            <w:rPrChange w:id="16581" w:author="Airat Shigapov" w:date="2021-10-29T16:43:00Z">
              <w:rPr>
                <w:rFonts w:ascii="Consolas" w:hAnsi="Consolas" w:cs="Consolas"/>
                <w:color w:val="FF0000"/>
                <w:sz w:val="19"/>
                <w:szCs w:val="19"/>
              </w:rPr>
            </w:rPrChange>
          </w:rPr>
          <w:t xml:space="preserve"> Height</w:t>
        </w:r>
        <w:r w:rsidRPr="00CA1CA9">
          <w:rPr>
            <w:rFonts w:ascii="Times New Roman" w:hAnsi="Times New Roman" w:cs="Times New Roman"/>
            <w:sz w:val="20"/>
            <w:szCs w:val="20"/>
            <w:lang w:val="en-US"/>
            <w:rPrChange w:id="16582" w:author="Airat Shigapov" w:date="2021-10-29T16:43:00Z">
              <w:rPr>
                <w:rFonts w:ascii="Consolas" w:hAnsi="Consolas" w:cs="Consolas"/>
                <w:color w:val="0000FF"/>
                <w:sz w:val="19"/>
                <w:szCs w:val="19"/>
              </w:rPr>
            </w:rPrChange>
          </w:rPr>
          <w:t>="700"</w:t>
        </w:r>
        <w:r w:rsidRPr="00CA1CA9">
          <w:rPr>
            <w:rFonts w:ascii="Times New Roman" w:hAnsi="Times New Roman" w:cs="Times New Roman"/>
            <w:sz w:val="20"/>
            <w:szCs w:val="20"/>
            <w:lang w:val="en-US"/>
            <w:rPrChange w:id="16583" w:author="Airat Shigapov" w:date="2021-10-29T16:43:00Z">
              <w:rPr>
                <w:rFonts w:ascii="Consolas" w:hAnsi="Consolas" w:cs="Consolas"/>
                <w:color w:val="FF0000"/>
                <w:sz w:val="19"/>
                <w:szCs w:val="19"/>
              </w:rPr>
            </w:rPrChange>
          </w:rPr>
          <w:t xml:space="preserve"> Width</w:t>
        </w:r>
        <w:r w:rsidRPr="00CA1CA9">
          <w:rPr>
            <w:rFonts w:ascii="Times New Roman" w:hAnsi="Times New Roman" w:cs="Times New Roman"/>
            <w:sz w:val="20"/>
            <w:szCs w:val="20"/>
            <w:lang w:val="en-US"/>
            <w:rPrChange w:id="16584" w:author="Airat Shigapov" w:date="2021-10-29T16:43:00Z">
              <w:rPr>
                <w:rFonts w:ascii="Consolas" w:hAnsi="Consolas" w:cs="Consolas"/>
                <w:color w:val="0000FF"/>
                <w:sz w:val="19"/>
                <w:szCs w:val="19"/>
              </w:rPr>
            </w:rPrChange>
          </w:rPr>
          <w:t>="1400"&gt;</w:t>
        </w:r>
      </w:ins>
    </w:p>
    <w:p w14:paraId="3864BFE2" w14:textId="77777777" w:rsidR="00CA1CA9" w:rsidRPr="00CA1CA9" w:rsidRDefault="00CA1CA9" w:rsidP="00CA1CA9">
      <w:pPr>
        <w:autoSpaceDE w:val="0"/>
        <w:autoSpaceDN w:val="0"/>
        <w:adjustRightInd w:val="0"/>
        <w:spacing w:after="0" w:line="240" w:lineRule="auto"/>
        <w:rPr>
          <w:ins w:id="16585" w:author="Airat Shigapov" w:date="2021-10-29T16:42:00Z"/>
          <w:rFonts w:ascii="Times New Roman" w:hAnsi="Times New Roman" w:cs="Times New Roman"/>
          <w:sz w:val="20"/>
          <w:szCs w:val="20"/>
          <w:lang w:val="en-US"/>
          <w:rPrChange w:id="16586" w:author="Airat Shigapov" w:date="2021-10-29T16:43:00Z">
            <w:rPr>
              <w:ins w:id="16587" w:author="Airat Shigapov" w:date="2021-10-29T16:42:00Z"/>
              <w:rFonts w:ascii="Consolas" w:hAnsi="Consolas" w:cs="Consolas"/>
              <w:color w:val="000000"/>
              <w:sz w:val="19"/>
              <w:szCs w:val="19"/>
            </w:rPr>
          </w:rPrChange>
        </w:rPr>
      </w:pPr>
    </w:p>
    <w:p w14:paraId="0C222150" w14:textId="77777777" w:rsidR="00CA1CA9" w:rsidRPr="00CA1CA9" w:rsidRDefault="00CA1CA9" w:rsidP="00CA1CA9">
      <w:pPr>
        <w:autoSpaceDE w:val="0"/>
        <w:autoSpaceDN w:val="0"/>
        <w:adjustRightInd w:val="0"/>
        <w:spacing w:after="0" w:line="240" w:lineRule="auto"/>
        <w:rPr>
          <w:ins w:id="16588" w:author="Airat Shigapov" w:date="2021-10-29T16:42:00Z"/>
          <w:rFonts w:ascii="Times New Roman" w:hAnsi="Times New Roman" w:cs="Times New Roman"/>
          <w:sz w:val="20"/>
          <w:szCs w:val="20"/>
          <w:lang w:val="en-US"/>
          <w:rPrChange w:id="16589" w:author="Airat Shigapov" w:date="2021-10-29T16:43:00Z">
            <w:rPr>
              <w:ins w:id="16590" w:author="Airat Shigapov" w:date="2021-10-29T16:42:00Z"/>
              <w:rFonts w:ascii="Consolas" w:hAnsi="Consolas" w:cs="Consolas"/>
              <w:color w:val="000000"/>
              <w:sz w:val="19"/>
              <w:szCs w:val="19"/>
            </w:rPr>
          </w:rPrChange>
        </w:rPr>
      </w:pPr>
      <w:ins w:id="16591" w:author="Airat Shigapov" w:date="2021-10-29T16:42:00Z">
        <w:r w:rsidRPr="00CA1CA9">
          <w:rPr>
            <w:rFonts w:ascii="Times New Roman" w:hAnsi="Times New Roman" w:cs="Times New Roman"/>
            <w:sz w:val="20"/>
            <w:szCs w:val="20"/>
            <w:lang w:val="en-US"/>
            <w:rPrChange w:id="16592" w:author="Airat Shigapov" w:date="2021-10-29T16:43:00Z">
              <w:rPr>
                <w:rFonts w:ascii="Consolas" w:hAnsi="Consolas" w:cs="Consolas"/>
                <w:color w:val="000000"/>
                <w:sz w:val="19"/>
                <w:szCs w:val="19"/>
              </w:rPr>
            </w:rPrChange>
          </w:rPr>
          <w:t xml:space="preserve">    </w:t>
        </w:r>
        <w:r w:rsidRPr="00CA1CA9">
          <w:rPr>
            <w:rFonts w:ascii="Times New Roman" w:hAnsi="Times New Roman" w:cs="Times New Roman"/>
            <w:sz w:val="20"/>
            <w:szCs w:val="20"/>
            <w:lang w:val="en-US"/>
            <w:rPrChange w:id="16593" w:author="Airat Shigapov" w:date="2021-10-29T16:43:00Z">
              <w:rPr>
                <w:rFonts w:ascii="Consolas" w:hAnsi="Consolas" w:cs="Consolas"/>
                <w:color w:val="0000FF"/>
                <w:sz w:val="19"/>
                <w:szCs w:val="19"/>
              </w:rPr>
            </w:rPrChange>
          </w:rPr>
          <w:t>&lt;</w:t>
        </w:r>
        <w:proofErr w:type="spellStart"/>
        <w:r w:rsidRPr="00CA1CA9">
          <w:rPr>
            <w:rFonts w:ascii="Times New Roman" w:hAnsi="Times New Roman" w:cs="Times New Roman"/>
            <w:sz w:val="20"/>
            <w:szCs w:val="20"/>
            <w:lang w:val="en-US"/>
            <w:rPrChange w:id="16594" w:author="Airat Shigapov" w:date="2021-10-29T16:43:00Z">
              <w:rPr>
                <w:rFonts w:ascii="Consolas" w:hAnsi="Consolas" w:cs="Consolas"/>
                <w:color w:val="A31515"/>
                <w:sz w:val="19"/>
                <w:szCs w:val="19"/>
              </w:rPr>
            </w:rPrChange>
          </w:rPr>
          <w:t>Window.Resources</w:t>
        </w:r>
        <w:proofErr w:type="spellEnd"/>
        <w:r w:rsidRPr="00CA1CA9">
          <w:rPr>
            <w:rFonts w:ascii="Times New Roman" w:hAnsi="Times New Roman" w:cs="Times New Roman"/>
            <w:sz w:val="20"/>
            <w:szCs w:val="20"/>
            <w:lang w:val="en-US"/>
            <w:rPrChange w:id="16595" w:author="Airat Shigapov" w:date="2021-10-29T16:43:00Z">
              <w:rPr>
                <w:rFonts w:ascii="Consolas" w:hAnsi="Consolas" w:cs="Consolas"/>
                <w:color w:val="0000FF"/>
                <w:sz w:val="19"/>
                <w:szCs w:val="19"/>
              </w:rPr>
            </w:rPrChange>
          </w:rPr>
          <w:t>&gt;</w:t>
        </w:r>
      </w:ins>
    </w:p>
    <w:p w14:paraId="1464B63C" w14:textId="77777777" w:rsidR="00CA1CA9" w:rsidRPr="00CA1CA9" w:rsidRDefault="00CA1CA9" w:rsidP="00CA1CA9">
      <w:pPr>
        <w:autoSpaceDE w:val="0"/>
        <w:autoSpaceDN w:val="0"/>
        <w:adjustRightInd w:val="0"/>
        <w:spacing w:after="0" w:line="240" w:lineRule="auto"/>
        <w:rPr>
          <w:ins w:id="16596" w:author="Airat Shigapov" w:date="2021-10-29T16:42:00Z"/>
          <w:rFonts w:ascii="Times New Roman" w:hAnsi="Times New Roman" w:cs="Times New Roman"/>
          <w:sz w:val="20"/>
          <w:szCs w:val="20"/>
          <w:lang w:val="en-US"/>
          <w:rPrChange w:id="16597" w:author="Airat Shigapov" w:date="2021-10-29T16:43:00Z">
            <w:rPr>
              <w:ins w:id="16598" w:author="Airat Shigapov" w:date="2021-10-29T16:42:00Z"/>
              <w:rFonts w:ascii="Consolas" w:hAnsi="Consolas" w:cs="Consolas"/>
              <w:color w:val="000000"/>
              <w:sz w:val="19"/>
              <w:szCs w:val="19"/>
            </w:rPr>
          </w:rPrChange>
        </w:rPr>
      </w:pPr>
      <w:ins w:id="16599" w:author="Airat Shigapov" w:date="2021-10-29T16:42:00Z">
        <w:r w:rsidRPr="00CA1CA9">
          <w:rPr>
            <w:rFonts w:ascii="Times New Roman" w:hAnsi="Times New Roman" w:cs="Times New Roman"/>
            <w:sz w:val="20"/>
            <w:szCs w:val="20"/>
            <w:lang w:val="en-US"/>
            <w:rPrChange w:id="16600" w:author="Airat Shigapov" w:date="2021-10-29T16:43:00Z">
              <w:rPr>
                <w:rFonts w:ascii="Consolas" w:hAnsi="Consolas" w:cs="Consolas"/>
                <w:color w:val="000000"/>
                <w:sz w:val="19"/>
                <w:szCs w:val="19"/>
              </w:rPr>
            </w:rPrChange>
          </w:rPr>
          <w:t xml:space="preserve">        </w:t>
        </w:r>
        <w:r w:rsidRPr="00CA1CA9">
          <w:rPr>
            <w:rFonts w:ascii="Times New Roman" w:hAnsi="Times New Roman" w:cs="Times New Roman"/>
            <w:sz w:val="20"/>
            <w:szCs w:val="20"/>
            <w:lang w:val="en-US"/>
            <w:rPrChange w:id="16601" w:author="Airat Shigapov" w:date="2021-10-29T16:43:00Z">
              <w:rPr>
                <w:rFonts w:ascii="Consolas" w:hAnsi="Consolas" w:cs="Consolas"/>
                <w:color w:val="0000FF"/>
                <w:sz w:val="19"/>
                <w:szCs w:val="19"/>
              </w:rPr>
            </w:rPrChange>
          </w:rPr>
          <w:t>&lt;</w:t>
        </w:r>
        <w:proofErr w:type="spellStart"/>
        <w:r w:rsidRPr="00CA1CA9">
          <w:rPr>
            <w:rFonts w:ascii="Times New Roman" w:hAnsi="Times New Roman" w:cs="Times New Roman"/>
            <w:sz w:val="20"/>
            <w:szCs w:val="20"/>
            <w:lang w:val="en-US"/>
            <w:rPrChange w:id="16602" w:author="Airat Shigapov" w:date="2021-10-29T16:43:00Z">
              <w:rPr>
                <w:rFonts w:ascii="Consolas" w:hAnsi="Consolas" w:cs="Consolas"/>
                <w:color w:val="A31515"/>
                <w:sz w:val="19"/>
                <w:szCs w:val="19"/>
              </w:rPr>
            </w:rPrChange>
          </w:rPr>
          <w:t>ResourceDictionary</w:t>
        </w:r>
        <w:proofErr w:type="spellEnd"/>
        <w:r w:rsidRPr="00CA1CA9">
          <w:rPr>
            <w:rFonts w:ascii="Times New Roman" w:hAnsi="Times New Roman" w:cs="Times New Roman"/>
            <w:sz w:val="20"/>
            <w:szCs w:val="20"/>
            <w:lang w:val="en-US"/>
            <w:rPrChange w:id="16603" w:author="Airat Shigapov" w:date="2021-10-29T16:43:00Z">
              <w:rPr>
                <w:rFonts w:ascii="Consolas" w:hAnsi="Consolas" w:cs="Consolas"/>
                <w:color w:val="0000FF"/>
                <w:sz w:val="19"/>
                <w:szCs w:val="19"/>
              </w:rPr>
            </w:rPrChange>
          </w:rPr>
          <w:t>&gt;</w:t>
        </w:r>
      </w:ins>
    </w:p>
    <w:p w14:paraId="76AFC9CD" w14:textId="77777777" w:rsidR="00CA1CA9" w:rsidRPr="00CA1CA9" w:rsidRDefault="00CA1CA9" w:rsidP="00CA1CA9">
      <w:pPr>
        <w:autoSpaceDE w:val="0"/>
        <w:autoSpaceDN w:val="0"/>
        <w:adjustRightInd w:val="0"/>
        <w:spacing w:after="0" w:line="240" w:lineRule="auto"/>
        <w:rPr>
          <w:ins w:id="16604" w:author="Airat Shigapov" w:date="2021-10-29T16:42:00Z"/>
          <w:rFonts w:ascii="Times New Roman" w:hAnsi="Times New Roman" w:cs="Times New Roman"/>
          <w:sz w:val="20"/>
          <w:szCs w:val="20"/>
          <w:lang w:val="en-US"/>
          <w:rPrChange w:id="16605" w:author="Airat Shigapov" w:date="2021-10-29T16:43:00Z">
            <w:rPr>
              <w:ins w:id="16606" w:author="Airat Shigapov" w:date="2021-10-29T16:42:00Z"/>
              <w:rFonts w:ascii="Consolas" w:hAnsi="Consolas" w:cs="Consolas"/>
              <w:color w:val="000000"/>
              <w:sz w:val="19"/>
              <w:szCs w:val="19"/>
            </w:rPr>
          </w:rPrChange>
        </w:rPr>
      </w:pPr>
      <w:ins w:id="16607" w:author="Airat Shigapov" w:date="2021-10-29T16:42:00Z">
        <w:r w:rsidRPr="00CA1CA9">
          <w:rPr>
            <w:rFonts w:ascii="Times New Roman" w:hAnsi="Times New Roman" w:cs="Times New Roman"/>
            <w:sz w:val="20"/>
            <w:szCs w:val="20"/>
            <w:lang w:val="en-US"/>
            <w:rPrChange w:id="16608" w:author="Airat Shigapov" w:date="2021-10-29T16:43:00Z">
              <w:rPr>
                <w:rFonts w:ascii="Consolas" w:hAnsi="Consolas" w:cs="Consolas"/>
                <w:color w:val="000000"/>
                <w:sz w:val="19"/>
                <w:szCs w:val="19"/>
              </w:rPr>
            </w:rPrChange>
          </w:rPr>
          <w:t xml:space="preserve">            </w:t>
        </w:r>
        <w:r w:rsidRPr="00CA1CA9">
          <w:rPr>
            <w:rFonts w:ascii="Times New Roman" w:hAnsi="Times New Roman" w:cs="Times New Roman"/>
            <w:sz w:val="20"/>
            <w:szCs w:val="20"/>
            <w:lang w:val="en-US"/>
            <w:rPrChange w:id="16609" w:author="Airat Shigapov" w:date="2021-10-29T16:43:00Z">
              <w:rPr>
                <w:rFonts w:ascii="Consolas" w:hAnsi="Consolas" w:cs="Consolas"/>
                <w:color w:val="0000FF"/>
                <w:sz w:val="19"/>
                <w:szCs w:val="19"/>
              </w:rPr>
            </w:rPrChange>
          </w:rPr>
          <w:t>&lt;</w:t>
        </w:r>
        <w:r w:rsidRPr="00CA1CA9">
          <w:rPr>
            <w:rFonts w:ascii="Times New Roman" w:hAnsi="Times New Roman" w:cs="Times New Roman"/>
            <w:sz w:val="20"/>
            <w:szCs w:val="20"/>
            <w:lang w:val="en-US"/>
            <w:rPrChange w:id="16610" w:author="Airat Shigapov" w:date="2021-10-29T16:43:00Z">
              <w:rPr>
                <w:rFonts w:ascii="Consolas" w:hAnsi="Consolas" w:cs="Consolas"/>
                <w:color w:val="A31515"/>
                <w:sz w:val="19"/>
                <w:szCs w:val="19"/>
              </w:rPr>
            </w:rPrChange>
          </w:rPr>
          <w:t>Style</w:t>
        </w:r>
        <w:r w:rsidRPr="00CA1CA9">
          <w:rPr>
            <w:rFonts w:ascii="Times New Roman" w:hAnsi="Times New Roman" w:cs="Times New Roman"/>
            <w:sz w:val="20"/>
            <w:szCs w:val="20"/>
            <w:lang w:val="en-US"/>
            <w:rPrChange w:id="16611" w:author="Airat Shigapov" w:date="2021-10-29T16:43:00Z">
              <w:rPr>
                <w:rFonts w:ascii="Consolas" w:hAnsi="Consolas" w:cs="Consolas"/>
                <w:color w:val="FF0000"/>
                <w:sz w:val="19"/>
                <w:szCs w:val="19"/>
              </w:rPr>
            </w:rPrChange>
          </w:rPr>
          <w:t xml:space="preserve"> </w:t>
        </w:r>
        <w:proofErr w:type="gramStart"/>
        <w:r w:rsidRPr="00CA1CA9">
          <w:rPr>
            <w:rFonts w:ascii="Times New Roman" w:hAnsi="Times New Roman" w:cs="Times New Roman"/>
            <w:sz w:val="20"/>
            <w:szCs w:val="20"/>
            <w:lang w:val="en-US"/>
            <w:rPrChange w:id="16612" w:author="Airat Shigapov" w:date="2021-10-29T16:43:00Z">
              <w:rPr>
                <w:rFonts w:ascii="Consolas" w:hAnsi="Consolas" w:cs="Consolas"/>
                <w:color w:val="FF0000"/>
                <w:sz w:val="19"/>
                <w:szCs w:val="19"/>
              </w:rPr>
            </w:rPrChange>
          </w:rPr>
          <w:t>x</w:t>
        </w:r>
        <w:r w:rsidRPr="00CA1CA9">
          <w:rPr>
            <w:rFonts w:ascii="Times New Roman" w:hAnsi="Times New Roman" w:cs="Times New Roman"/>
            <w:sz w:val="20"/>
            <w:szCs w:val="20"/>
            <w:lang w:val="en-US"/>
            <w:rPrChange w:id="16613" w:author="Airat Shigapov" w:date="2021-10-29T16:43:00Z">
              <w:rPr>
                <w:rFonts w:ascii="Consolas" w:hAnsi="Consolas" w:cs="Consolas"/>
                <w:color w:val="0000FF"/>
                <w:sz w:val="19"/>
                <w:szCs w:val="19"/>
              </w:rPr>
            </w:rPrChange>
          </w:rPr>
          <w:t>:</w:t>
        </w:r>
        <w:r w:rsidRPr="00CA1CA9">
          <w:rPr>
            <w:rFonts w:ascii="Times New Roman" w:hAnsi="Times New Roman" w:cs="Times New Roman"/>
            <w:sz w:val="20"/>
            <w:szCs w:val="20"/>
            <w:lang w:val="en-US"/>
            <w:rPrChange w:id="16614" w:author="Airat Shigapov" w:date="2021-10-29T16:43:00Z">
              <w:rPr>
                <w:rFonts w:ascii="Consolas" w:hAnsi="Consolas" w:cs="Consolas"/>
                <w:color w:val="FF0000"/>
                <w:sz w:val="19"/>
                <w:szCs w:val="19"/>
              </w:rPr>
            </w:rPrChange>
          </w:rPr>
          <w:t>Key</w:t>
        </w:r>
        <w:proofErr w:type="gramEnd"/>
        <w:r w:rsidRPr="00CA1CA9">
          <w:rPr>
            <w:rFonts w:ascii="Times New Roman" w:hAnsi="Times New Roman" w:cs="Times New Roman"/>
            <w:sz w:val="20"/>
            <w:szCs w:val="20"/>
            <w:lang w:val="en-US"/>
            <w:rPrChange w:id="16615" w:author="Airat Shigapov" w:date="2021-10-29T16:43:00Z">
              <w:rPr>
                <w:rFonts w:ascii="Consolas" w:hAnsi="Consolas" w:cs="Consolas"/>
                <w:color w:val="0000FF"/>
                <w:sz w:val="19"/>
                <w:szCs w:val="19"/>
              </w:rPr>
            </w:rPrChange>
          </w:rPr>
          <w:t>="TextStyle"</w:t>
        </w:r>
      </w:ins>
    </w:p>
    <w:p w14:paraId="50DDAB8B" w14:textId="77777777" w:rsidR="00CA1CA9" w:rsidRPr="00CA1CA9" w:rsidRDefault="00CA1CA9" w:rsidP="00CA1CA9">
      <w:pPr>
        <w:autoSpaceDE w:val="0"/>
        <w:autoSpaceDN w:val="0"/>
        <w:adjustRightInd w:val="0"/>
        <w:spacing w:after="0" w:line="240" w:lineRule="auto"/>
        <w:rPr>
          <w:ins w:id="16616" w:author="Airat Shigapov" w:date="2021-10-29T16:42:00Z"/>
          <w:rFonts w:ascii="Times New Roman" w:hAnsi="Times New Roman" w:cs="Times New Roman"/>
          <w:sz w:val="20"/>
          <w:szCs w:val="20"/>
          <w:lang w:val="en-US"/>
          <w:rPrChange w:id="16617" w:author="Airat Shigapov" w:date="2021-10-29T16:43:00Z">
            <w:rPr>
              <w:ins w:id="16618" w:author="Airat Shigapov" w:date="2021-10-29T16:42:00Z"/>
              <w:rFonts w:ascii="Consolas" w:hAnsi="Consolas" w:cs="Consolas"/>
              <w:color w:val="000000"/>
              <w:sz w:val="19"/>
              <w:szCs w:val="19"/>
            </w:rPr>
          </w:rPrChange>
        </w:rPr>
      </w:pPr>
      <w:ins w:id="16619" w:author="Airat Shigapov" w:date="2021-10-29T16:42:00Z">
        <w:r w:rsidRPr="00CA1CA9">
          <w:rPr>
            <w:rFonts w:ascii="Times New Roman" w:hAnsi="Times New Roman" w:cs="Times New Roman"/>
            <w:sz w:val="20"/>
            <w:szCs w:val="20"/>
            <w:lang w:val="en-US"/>
            <w:rPrChange w:id="16620" w:author="Airat Shigapov" w:date="2021-10-29T16:43:00Z">
              <w:rPr>
                <w:rFonts w:ascii="Consolas" w:hAnsi="Consolas" w:cs="Consolas"/>
                <w:color w:val="000000"/>
                <w:sz w:val="19"/>
                <w:szCs w:val="19"/>
              </w:rPr>
            </w:rPrChange>
          </w:rPr>
          <w:t xml:space="preserve">                  </w:t>
        </w:r>
        <w:r w:rsidRPr="00CA1CA9">
          <w:rPr>
            <w:rFonts w:ascii="Times New Roman" w:hAnsi="Times New Roman" w:cs="Times New Roman"/>
            <w:sz w:val="20"/>
            <w:szCs w:val="20"/>
            <w:lang w:val="en-US"/>
            <w:rPrChange w:id="16621" w:author="Airat Shigapov" w:date="2021-10-29T16:43:00Z">
              <w:rPr>
                <w:rFonts w:ascii="Consolas" w:hAnsi="Consolas" w:cs="Consolas"/>
                <w:color w:val="FF0000"/>
                <w:sz w:val="19"/>
                <w:szCs w:val="19"/>
              </w:rPr>
            </w:rPrChange>
          </w:rPr>
          <w:t xml:space="preserve"> </w:t>
        </w:r>
        <w:proofErr w:type="spellStart"/>
        <w:r w:rsidRPr="00CA1CA9">
          <w:rPr>
            <w:rFonts w:ascii="Times New Roman" w:hAnsi="Times New Roman" w:cs="Times New Roman"/>
            <w:sz w:val="20"/>
            <w:szCs w:val="20"/>
            <w:lang w:val="en-US"/>
            <w:rPrChange w:id="16622" w:author="Airat Shigapov" w:date="2021-10-29T16:43:00Z">
              <w:rPr>
                <w:rFonts w:ascii="Consolas" w:hAnsi="Consolas" w:cs="Consolas"/>
                <w:color w:val="FF0000"/>
                <w:sz w:val="19"/>
                <w:szCs w:val="19"/>
              </w:rPr>
            </w:rPrChange>
          </w:rPr>
          <w:t>TargetType</w:t>
        </w:r>
        <w:proofErr w:type="spellEnd"/>
        <w:r w:rsidRPr="00CA1CA9">
          <w:rPr>
            <w:rFonts w:ascii="Times New Roman" w:hAnsi="Times New Roman" w:cs="Times New Roman"/>
            <w:sz w:val="20"/>
            <w:szCs w:val="20"/>
            <w:lang w:val="en-US"/>
            <w:rPrChange w:id="16623" w:author="Airat Shigapov" w:date="2021-10-29T16:43:00Z">
              <w:rPr>
                <w:rFonts w:ascii="Consolas" w:hAnsi="Consolas" w:cs="Consolas"/>
                <w:color w:val="0000FF"/>
                <w:sz w:val="19"/>
                <w:szCs w:val="19"/>
              </w:rPr>
            </w:rPrChange>
          </w:rPr>
          <w:t>="</w:t>
        </w:r>
        <w:proofErr w:type="spellStart"/>
        <w:r w:rsidRPr="00CA1CA9">
          <w:rPr>
            <w:rFonts w:ascii="Times New Roman" w:hAnsi="Times New Roman" w:cs="Times New Roman"/>
            <w:sz w:val="20"/>
            <w:szCs w:val="20"/>
            <w:lang w:val="en-US"/>
            <w:rPrChange w:id="16624" w:author="Airat Shigapov" w:date="2021-10-29T16:43:00Z">
              <w:rPr>
                <w:rFonts w:ascii="Consolas" w:hAnsi="Consolas" w:cs="Consolas"/>
                <w:color w:val="0000FF"/>
                <w:sz w:val="19"/>
                <w:szCs w:val="19"/>
              </w:rPr>
            </w:rPrChange>
          </w:rPr>
          <w:t>TextBlock</w:t>
        </w:r>
        <w:proofErr w:type="spellEnd"/>
        <w:r w:rsidRPr="00CA1CA9">
          <w:rPr>
            <w:rFonts w:ascii="Times New Roman" w:hAnsi="Times New Roman" w:cs="Times New Roman"/>
            <w:sz w:val="20"/>
            <w:szCs w:val="20"/>
            <w:lang w:val="en-US"/>
            <w:rPrChange w:id="16625" w:author="Airat Shigapov" w:date="2021-10-29T16:43:00Z">
              <w:rPr>
                <w:rFonts w:ascii="Consolas" w:hAnsi="Consolas" w:cs="Consolas"/>
                <w:color w:val="0000FF"/>
                <w:sz w:val="19"/>
                <w:szCs w:val="19"/>
              </w:rPr>
            </w:rPrChange>
          </w:rPr>
          <w:t>"&gt;</w:t>
        </w:r>
      </w:ins>
    </w:p>
    <w:p w14:paraId="630AC6E4" w14:textId="77777777" w:rsidR="00CA1CA9" w:rsidRPr="00CA1CA9" w:rsidRDefault="00CA1CA9" w:rsidP="00CA1CA9">
      <w:pPr>
        <w:autoSpaceDE w:val="0"/>
        <w:autoSpaceDN w:val="0"/>
        <w:adjustRightInd w:val="0"/>
        <w:spacing w:after="0" w:line="240" w:lineRule="auto"/>
        <w:rPr>
          <w:ins w:id="16626" w:author="Airat Shigapov" w:date="2021-10-29T16:42:00Z"/>
          <w:rFonts w:ascii="Times New Roman" w:hAnsi="Times New Roman" w:cs="Times New Roman"/>
          <w:sz w:val="20"/>
          <w:szCs w:val="20"/>
          <w:lang w:val="en-US"/>
          <w:rPrChange w:id="16627" w:author="Airat Shigapov" w:date="2021-10-29T16:43:00Z">
            <w:rPr>
              <w:ins w:id="16628" w:author="Airat Shigapov" w:date="2021-10-29T16:42:00Z"/>
              <w:rFonts w:ascii="Consolas" w:hAnsi="Consolas" w:cs="Consolas"/>
              <w:color w:val="000000"/>
              <w:sz w:val="19"/>
              <w:szCs w:val="19"/>
            </w:rPr>
          </w:rPrChange>
        </w:rPr>
      </w:pPr>
      <w:ins w:id="16629" w:author="Airat Shigapov" w:date="2021-10-29T16:42:00Z">
        <w:r w:rsidRPr="00CA1CA9">
          <w:rPr>
            <w:rFonts w:ascii="Times New Roman" w:hAnsi="Times New Roman" w:cs="Times New Roman"/>
            <w:sz w:val="20"/>
            <w:szCs w:val="20"/>
            <w:lang w:val="en-US"/>
            <w:rPrChange w:id="16630" w:author="Airat Shigapov" w:date="2021-10-29T16:43:00Z">
              <w:rPr>
                <w:rFonts w:ascii="Consolas" w:hAnsi="Consolas" w:cs="Consolas"/>
                <w:color w:val="000000"/>
                <w:sz w:val="19"/>
                <w:szCs w:val="19"/>
              </w:rPr>
            </w:rPrChange>
          </w:rPr>
          <w:t xml:space="preserve">                </w:t>
        </w:r>
        <w:r w:rsidRPr="00CA1CA9">
          <w:rPr>
            <w:rFonts w:ascii="Times New Roman" w:hAnsi="Times New Roman" w:cs="Times New Roman"/>
            <w:sz w:val="20"/>
            <w:szCs w:val="20"/>
            <w:lang w:val="en-US"/>
            <w:rPrChange w:id="16631" w:author="Airat Shigapov" w:date="2021-10-29T16:43:00Z">
              <w:rPr>
                <w:rFonts w:ascii="Consolas" w:hAnsi="Consolas" w:cs="Consolas"/>
                <w:color w:val="0000FF"/>
                <w:sz w:val="19"/>
                <w:szCs w:val="19"/>
              </w:rPr>
            </w:rPrChange>
          </w:rPr>
          <w:t>&lt;</w:t>
        </w:r>
        <w:r w:rsidRPr="00CA1CA9">
          <w:rPr>
            <w:rFonts w:ascii="Times New Roman" w:hAnsi="Times New Roman" w:cs="Times New Roman"/>
            <w:sz w:val="20"/>
            <w:szCs w:val="20"/>
            <w:lang w:val="en-US"/>
            <w:rPrChange w:id="16632" w:author="Airat Shigapov" w:date="2021-10-29T16:43:00Z">
              <w:rPr>
                <w:rFonts w:ascii="Consolas" w:hAnsi="Consolas" w:cs="Consolas"/>
                <w:color w:val="A31515"/>
                <w:sz w:val="19"/>
                <w:szCs w:val="19"/>
              </w:rPr>
            </w:rPrChange>
          </w:rPr>
          <w:t>Setter</w:t>
        </w:r>
        <w:r w:rsidRPr="00CA1CA9">
          <w:rPr>
            <w:rFonts w:ascii="Times New Roman" w:hAnsi="Times New Roman" w:cs="Times New Roman"/>
            <w:sz w:val="20"/>
            <w:szCs w:val="20"/>
            <w:lang w:val="en-US"/>
            <w:rPrChange w:id="16633" w:author="Airat Shigapov" w:date="2021-10-29T16:43:00Z">
              <w:rPr>
                <w:rFonts w:ascii="Consolas" w:hAnsi="Consolas" w:cs="Consolas"/>
                <w:color w:val="FF0000"/>
                <w:sz w:val="19"/>
                <w:szCs w:val="19"/>
              </w:rPr>
            </w:rPrChange>
          </w:rPr>
          <w:t xml:space="preserve"> Property</w:t>
        </w:r>
        <w:r w:rsidRPr="00CA1CA9">
          <w:rPr>
            <w:rFonts w:ascii="Times New Roman" w:hAnsi="Times New Roman" w:cs="Times New Roman"/>
            <w:sz w:val="20"/>
            <w:szCs w:val="20"/>
            <w:lang w:val="en-US"/>
            <w:rPrChange w:id="16634" w:author="Airat Shigapov" w:date="2021-10-29T16:43:00Z">
              <w:rPr>
                <w:rFonts w:ascii="Consolas" w:hAnsi="Consolas" w:cs="Consolas"/>
                <w:color w:val="0000FF"/>
                <w:sz w:val="19"/>
                <w:szCs w:val="19"/>
              </w:rPr>
            </w:rPrChange>
          </w:rPr>
          <w:t>="</w:t>
        </w:r>
        <w:proofErr w:type="spellStart"/>
        <w:r w:rsidRPr="00CA1CA9">
          <w:rPr>
            <w:rFonts w:ascii="Times New Roman" w:hAnsi="Times New Roman" w:cs="Times New Roman"/>
            <w:sz w:val="20"/>
            <w:szCs w:val="20"/>
            <w:lang w:val="en-US"/>
            <w:rPrChange w:id="16635" w:author="Airat Shigapov" w:date="2021-10-29T16:43:00Z">
              <w:rPr>
                <w:rFonts w:ascii="Consolas" w:hAnsi="Consolas" w:cs="Consolas"/>
                <w:color w:val="0000FF"/>
                <w:sz w:val="19"/>
                <w:szCs w:val="19"/>
              </w:rPr>
            </w:rPrChange>
          </w:rPr>
          <w:t>FontSize</w:t>
        </w:r>
        <w:proofErr w:type="spellEnd"/>
        <w:r w:rsidRPr="00CA1CA9">
          <w:rPr>
            <w:rFonts w:ascii="Times New Roman" w:hAnsi="Times New Roman" w:cs="Times New Roman"/>
            <w:sz w:val="20"/>
            <w:szCs w:val="20"/>
            <w:lang w:val="en-US"/>
            <w:rPrChange w:id="16636" w:author="Airat Shigapov" w:date="2021-10-29T16:43:00Z">
              <w:rPr>
                <w:rFonts w:ascii="Consolas" w:hAnsi="Consolas" w:cs="Consolas"/>
                <w:color w:val="0000FF"/>
                <w:sz w:val="19"/>
                <w:szCs w:val="19"/>
              </w:rPr>
            </w:rPrChange>
          </w:rPr>
          <w:t>"</w:t>
        </w:r>
        <w:r w:rsidRPr="00CA1CA9">
          <w:rPr>
            <w:rFonts w:ascii="Times New Roman" w:hAnsi="Times New Roman" w:cs="Times New Roman"/>
            <w:sz w:val="20"/>
            <w:szCs w:val="20"/>
            <w:lang w:val="en-US"/>
            <w:rPrChange w:id="16637" w:author="Airat Shigapov" w:date="2021-10-29T16:43:00Z">
              <w:rPr>
                <w:rFonts w:ascii="Consolas" w:hAnsi="Consolas" w:cs="Consolas"/>
                <w:color w:val="000000"/>
                <w:sz w:val="19"/>
                <w:szCs w:val="19"/>
              </w:rPr>
            </w:rPrChange>
          </w:rPr>
          <w:t xml:space="preserve"> </w:t>
        </w:r>
      </w:ins>
    </w:p>
    <w:p w14:paraId="2F7CF90A" w14:textId="77777777" w:rsidR="00CA1CA9" w:rsidRPr="00CA1CA9" w:rsidRDefault="00CA1CA9" w:rsidP="00CA1CA9">
      <w:pPr>
        <w:autoSpaceDE w:val="0"/>
        <w:autoSpaceDN w:val="0"/>
        <w:adjustRightInd w:val="0"/>
        <w:spacing w:after="0" w:line="240" w:lineRule="auto"/>
        <w:rPr>
          <w:ins w:id="16638" w:author="Airat Shigapov" w:date="2021-10-29T16:42:00Z"/>
          <w:rFonts w:ascii="Times New Roman" w:hAnsi="Times New Roman" w:cs="Times New Roman"/>
          <w:sz w:val="20"/>
          <w:szCs w:val="20"/>
          <w:lang w:val="en-US"/>
          <w:rPrChange w:id="16639" w:author="Airat Shigapov" w:date="2021-10-29T16:43:00Z">
            <w:rPr>
              <w:ins w:id="16640" w:author="Airat Shigapov" w:date="2021-10-29T16:42:00Z"/>
              <w:rFonts w:ascii="Consolas" w:hAnsi="Consolas" w:cs="Consolas"/>
              <w:color w:val="000000"/>
              <w:sz w:val="19"/>
              <w:szCs w:val="19"/>
            </w:rPr>
          </w:rPrChange>
        </w:rPr>
      </w:pPr>
      <w:ins w:id="16641" w:author="Airat Shigapov" w:date="2021-10-29T16:42:00Z">
        <w:r w:rsidRPr="00CA1CA9">
          <w:rPr>
            <w:rFonts w:ascii="Times New Roman" w:hAnsi="Times New Roman" w:cs="Times New Roman"/>
            <w:sz w:val="20"/>
            <w:szCs w:val="20"/>
            <w:lang w:val="en-US"/>
            <w:rPrChange w:id="16642" w:author="Airat Shigapov" w:date="2021-10-29T16:43:00Z">
              <w:rPr>
                <w:rFonts w:ascii="Consolas" w:hAnsi="Consolas" w:cs="Consolas"/>
                <w:color w:val="000000"/>
                <w:sz w:val="19"/>
                <w:szCs w:val="19"/>
              </w:rPr>
            </w:rPrChange>
          </w:rPr>
          <w:t xml:space="preserve">                       </w:t>
        </w:r>
        <w:r w:rsidRPr="00CA1CA9">
          <w:rPr>
            <w:rFonts w:ascii="Times New Roman" w:hAnsi="Times New Roman" w:cs="Times New Roman"/>
            <w:sz w:val="20"/>
            <w:szCs w:val="20"/>
            <w:lang w:val="en-US"/>
            <w:rPrChange w:id="16643" w:author="Airat Shigapov" w:date="2021-10-29T16:43:00Z">
              <w:rPr>
                <w:rFonts w:ascii="Consolas" w:hAnsi="Consolas" w:cs="Consolas"/>
                <w:color w:val="FF0000"/>
                <w:sz w:val="19"/>
                <w:szCs w:val="19"/>
              </w:rPr>
            </w:rPrChange>
          </w:rPr>
          <w:t xml:space="preserve"> Value</w:t>
        </w:r>
        <w:r w:rsidRPr="00CA1CA9">
          <w:rPr>
            <w:rFonts w:ascii="Times New Roman" w:hAnsi="Times New Roman" w:cs="Times New Roman"/>
            <w:sz w:val="20"/>
            <w:szCs w:val="20"/>
            <w:lang w:val="en-US"/>
            <w:rPrChange w:id="16644" w:author="Airat Shigapov" w:date="2021-10-29T16:43:00Z">
              <w:rPr>
                <w:rFonts w:ascii="Consolas" w:hAnsi="Consolas" w:cs="Consolas"/>
                <w:color w:val="0000FF"/>
                <w:sz w:val="19"/>
                <w:szCs w:val="19"/>
              </w:rPr>
            </w:rPrChange>
          </w:rPr>
          <w:t>="14.5"/&gt;</w:t>
        </w:r>
      </w:ins>
    </w:p>
    <w:p w14:paraId="686AB0CC" w14:textId="77777777" w:rsidR="00CA1CA9" w:rsidRPr="00CA1CA9" w:rsidRDefault="00CA1CA9" w:rsidP="00CA1CA9">
      <w:pPr>
        <w:autoSpaceDE w:val="0"/>
        <w:autoSpaceDN w:val="0"/>
        <w:adjustRightInd w:val="0"/>
        <w:spacing w:after="0" w:line="240" w:lineRule="auto"/>
        <w:rPr>
          <w:ins w:id="16645" w:author="Airat Shigapov" w:date="2021-10-29T16:42:00Z"/>
          <w:rFonts w:ascii="Times New Roman" w:hAnsi="Times New Roman" w:cs="Times New Roman"/>
          <w:sz w:val="20"/>
          <w:szCs w:val="20"/>
          <w:lang w:val="en-US"/>
          <w:rPrChange w:id="16646" w:author="Airat Shigapov" w:date="2021-10-29T16:43:00Z">
            <w:rPr>
              <w:ins w:id="16647" w:author="Airat Shigapov" w:date="2021-10-29T16:42:00Z"/>
              <w:rFonts w:ascii="Consolas" w:hAnsi="Consolas" w:cs="Consolas"/>
              <w:color w:val="000000"/>
              <w:sz w:val="19"/>
              <w:szCs w:val="19"/>
            </w:rPr>
          </w:rPrChange>
        </w:rPr>
      </w:pPr>
      <w:ins w:id="16648" w:author="Airat Shigapov" w:date="2021-10-29T16:42:00Z">
        <w:r w:rsidRPr="00CA1CA9">
          <w:rPr>
            <w:rFonts w:ascii="Times New Roman" w:hAnsi="Times New Roman" w:cs="Times New Roman"/>
            <w:sz w:val="20"/>
            <w:szCs w:val="20"/>
            <w:lang w:val="en-US"/>
            <w:rPrChange w:id="16649" w:author="Airat Shigapov" w:date="2021-10-29T16:43:00Z">
              <w:rPr>
                <w:rFonts w:ascii="Consolas" w:hAnsi="Consolas" w:cs="Consolas"/>
                <w:color w:val="000000"/>
                <w:sz w:val="19"/>
                <w:szCs w:val="19"/>
              </w:rPr>
            </w:rPrChange>
          </w:rPr>
          <w:t xml:space="preserve">            </w:t>
        </w:r>
        <w:r w:rsidRPr="00CA1CA9">
          <w:rPr>
            <w:rFonts w:ascii="Times New Roman" w:hAnsi="Times New Roman" w:cs="Times New Roman"/>
            <w:sz w:val="20"/>
            <w:szCs w:val="20"/>
            <w:lang w:val="en-US"/>
            <w:rPrChange w:id="16650" w:author="Airat Shigapov" w:date="2021-10-29T16:43:00Z">
              <w:rPr>
                <w:rFonts w:ascii="Consolas" w:hAnsi="Consolas" w:cs="Consolas"/>
                <w:color w:val="0000FF"/>
                <w:sz w:val="19"/>
                <w:szCs w:val="19"/>
              </w:rPr>
            </w:rPrChange>
          </w:rPr>
          <w:t>&lt;/</w:t>
        </w:r>
        <w:r w:rsidRPr="00CA1CA9">
          <w:rPr>
            <w:rFonts w:ascii="Times New Roman" w:hAnsi="Times New Roman" w:cs="Times New Roman"/>
            <w:sz w:val="20"/>
            <w:szCs w:val="20"/>
            <w:lang w:val="en-US"/>
            <w:rPrChange w:id="16651" w:author="Airat Shigapov" w:date="2021-10-29T16:43:00Z">
              <w:rPr>
                <w:rFonts w:ascii="Consolas" w:hAnsi="Consolas" w:cs="Consolas"/>
                <w:color w:val="A31515"/>
                <w:sz w:val="19"/>
                <w:szCs w:val="19"/>
              </w:rPr>
            </w:rPrChange>
          </w:rPr>
          <w:t>Style</w:t>
        </w:r>
        <w:r w:rsidRPr="00CA1CA9">
          <w:rPr>
            <w:rFonts w:ascii="Times New Roman" w:hAnsi="Times New Roman" w:cs="Times New Roman"/>
            <w:sz w:val="20"/>
            <w:szCs w:val="20"/>
            <w:lang w:val="en-US"/>
            <w:rPrChange w:id="16652" w:author="Airat Shigapov" w:date="2021-10-29T16:43:00Z">
              <w:rPr>
                <w:rFonts w:ascii="Consolas" w:hAnsi="Consolas" w:cs="Consolas"/>
                <w:color w:val="0000FF"/>
                <w:sz w:val="19"/>
                <w:szCs w:val="19"/>
              </w:rPr>
            </w:rPrChange>
          </w:rPr>
          <w:t>&gt;</w:t>
        </w:r>
      </w:ins>
    </w:p>
    <w:p w14:paraId="600D7CD7" w14:textId="77777777" w:rsidR="00CA1CA9" w:rsidRPr="00CA1CA9" w:rsidRDefault="00CA1CA9" w:rsidP="00CA1CA9">
      <w:pPr>
        <w:autoSpaceDE w:val="0"/>
        <w:autoSpaceDN w:val="0"/>
        <w:adjustRightInd w:val="0"/>
        <w:spacing w:after="0" w:line="240" w:lineRule="auto"/>
        <w:rPr>
          <w:ins w:id="16653" w:author="Airat Shigapov" w:date="2021-10-29T16:42:00Z"/>
          <w:rFonts w:ascii="Times New Roman" w:hAnsi="Times New Roman" w:cs="Times New Roman"/>
          <w:sz w:val="20"/>
          <w:szCs w:val="20"/>
          <w:lang w:val="en-US"/>
          <w:rPrChange w:id="16654" w:author="Airat Shigapov" w:date="2021-10-29T16:43:00Z">
            <w:rPr>
              <w:ins w:id="16655" w:author="Airat Shigapov" w:date="2021-10-29T16:42:00Z"/>
              <w:rFonts w:ascii="Consolas" w:hAnsi="Consolas" w:cs="Consolas"/>
              <w:color w:val="000000"/>
              <w:sz w:val="19"/>
              <w:szCs w:val="19"/>
            </w:rPr>
          </w:rPrChange>
        </w:rPr>
      </w:pPr>
      <w:ins w:id="16656" w:author="Airat Shigapov" w:date="2021-10-29T16:42:00Z">
        <w:r w:rsidRPr="00CA1CA9">
          <w:rPr>
            <w:rFonts w:ascii="Times New Roman" w:hAnsi="Times New Roman" w:cs="Times New Roman"/>
            <w:sz w:val="20"/>
            <w:szCs w:val="20"/>
            <w:lang w:val="en-US"/>
            <w:rPrChange w:id="16657" w:author="Airat Shigapov" w:date="2021-10-29T16:43:00Z">
              <w:rPr>
                <w:rFonts w:ascii="Consolas" w:hAnsi="Consolas" w:cs="Consolas"/>
                <w:color w:val="000000"/>
                <w:sz w:val="19"/>
                <w:szCs w:val="19"/>
              </w:rPr>
            </w:rPrChange>
          </w:rPr>
          <w:t xml:space="preserve">        </w:t>
        </w:r>
        <w:r w:rsidRPr="00CA1CA9">
          <w:rPr>
            <w:rFonts w:ascii="Times New Roman" w:hAnsi="Times New Roman" w:cs="Times New Roman"/>
            <w:sz w:val="20"/>
            <w:szCs w:val="20"/>
            <w:lang w:val="en-US"/>
            <w:rPrChange w:id="16658" w:author="Airat Shigapov" w:date="2021-10-29T16:43:00Z">
              <w:rPr>
                <w:rFonts w:ascii="Consolas" w:hAnsi="Consolas" w:cs="Consolas"/>
                <w:color w:val="0000FF"/>
                <w:sz w:val="19"/>
                <w:szCs w:val="19"/>
              </w:rPr>
            </w:rPrChange>
          </w:rPr>
          <w:t>&lt;/</w:t>
        </w:r>
        <w:proofErr w:type="spellStart"/>
        <w:r w:rsidRPr="00CA1CA9">
          <w:rPr>
            <w:rFonts w:ascii="Times New Roman" w:hAnsi="Times New Roman" w:cs="Times New Roman"/>
            <w:sz w:val="20"/>
            <w:szCs w:val="20"/>
            <w:lang w:val="en-US"/>
            <w:rPrChange w:id="16659" w:author="Airat Shigapov" w:date="2021-10-29T16:43:00Z">
              <w:rPr>
                <w:rFonts w:ascii="Consolas" w:hAnsi="Consolas" w:cs="Consolas"/>
                <w:color w:val="A31515"/>
                <w:sz w:val="19"/>
                <w:szCs w:val="19"/>
              </w:rPr>
            </w:rPrChange>
          </w:rPr>
          <w:t>ResourceDictionary</w:t>
        </w:r>
        <w:proofErr w:type="spellEnd"/>
        <w:r w:rsidRPr="00CA1CA9">
          <w:rPr>
            <w:rFonts w:ascii="Times New Roman" w:hAnsi="Times New Roman" w:cs="Times New Roman"/>
            <w:sz w:val="20"/>
            <w:szCs w:val="20"/>
            <w:lang w:val="en-US"/>
            <w:rPrChange w:id="16660" w:author="Airat Shigapov" w:date="2021-10-29T16:43:00Z">
              <w:rPr>
                <w:rFonts w:ascii="Consolas" w:hAnsi="Consolas" w:cs="Consolas"/>
                <w:color w:val="0000FF"/>
                <w:sz w:val="19"/>
                <w:szCs w:val="19"/>
              </w:rPr>
            </w:rPrChange>
          </w:rPr>
          <w:t>&gt;</w:t>
        </w:r>
      </w:ins>
    </w:p>
    <w:p w14:paraId="007B322E" w14:textId="77777777" w:rsidR="00CA1CA9" w:rsidRPr="00CA1CA9" w:rsidRDefault="00CA1CA9" w:rsidP="00CA1CA9">
      <w:pPr>
        <w:autoSpaceDE w:val="0"/>
        <w:autoSpaceDN w:val="0"/>
        <w:adjustRightInd w:val="0"/>
        <w:spacing w:after="0" w:line="240" w:lineRule="auto"/>
        <w:rPr>
          <w:ins w:id="16661" w:author="Airat Shigapov" w:date="2021-10-29T16:42:00Z"/>
          <w:rFonts w:ascii="Times New Roman" w:hAnsi="Times New Roman" w:cs="Times New Roman"/>
          <w:sz w:val="20"/>
          <w:szCs w:val="20"/>
          <w:lang w:val="en-US"/>
          <w:rPrChange w:id="16662" w:author="Airat Shigapov" w:date="2021-10-29T16:43:00Z">
            <w:rPr>
              <w:ins w:id="16663" w:author="Airat Shigapov" w:date="2021-10-29T16:42:00Z"/>
              <w:rFonts w:ascii="Consolas" w:hAnsi="Consolas" w:cs="Consolas"/>
              <w:color w:val="000000"/>
              <w:sz w:val="19"/>
              <w:szCs w:val="19"/>
            </w:rPr>
          </w:rPrChange>
        </w:rPr>
      </w:pPr>
      <w:ins w:id="16664" w:author="Airat Shigapov" w:date="2021-10-29T16:42:00Z">
        <w:r w:rsidRPr="00CA1CA9">
          <w:rPr>
            <w:rFonts w:ascii="Times New Roman" w:hAnsi="Times New Roman" w:cs="Times New Roman"/>
            <w:sz w:val="20"/>
            <w:szCs w:val="20"/>
            <w:lang w:val="en-US"/>
            <w:rPrChange w:id="16665" w:author="Airat Shigapov" w:date="2021-10-29T16:43:00Z">
              <w:rPr>
                <w:rFonts w:ascii="Consolas" w:hAnsi="Consolas" w:cs="Consolas"/>
                <w:color w:val="000000"/>
                <w:sz w:val="19"/>
                <w:szCs w:val="19"/>
              </w:rPr>
            </w:rPrChange>
          </w:rPr>
          <w:t xml:space="preserve">    </w:t>
        </w:r>
        <w:r w:rsidRPr="00CA1CA9">
          <w:rPr>
            <w:rFonts w:ascii="Times New Roman" w:hAnsi="Times New Roman" w:cs="Times New Roman"/>
            <w:sz w:val="20"/>
            <w:szCs w:val="20"/>
            <w:lang w:val="en-US"/>
            <w:rPrChange w:id="16666" w:author="Airat Shigapov" w:date="2021-10-29T16:43:00Z">
              <w:rPr>
                <w:rFonts w:ascii="Consolas" w:hAnsi="Consolas" w:cs="Consolas"/>
                <w:color w:val="0000FF"/>
                <w:sz w:val="19"/>
                <w:szCs w:val="19"/>
              </w:rPr>
            </w:rPrChange>
          </w:rPr>
          <w:t>&lt;/</w:t>
        </w:r>
        <w:proofErr w:type="spellStart"/>
        <w:r w:rsidRPr="00CA1CA9">
          <w:rPr>
            <w:rFonts w:ascii="Times New Roman" w:hAnsi="Times New Roman" w:cs="Times New Roman"/>
            <w:sz w:val="20"/>
            <w:szCs w:val="20"/>
            <w:lang w:val="en-US"/>
            <w:rPrChange w:id="16667" w:author="Airat Shigapov" w:date="2021-10-29T16:43:00Z">
              <w:rPr>
                <w:rFonts w:ascii="Consolas" w:hAnsi="Consolas" w:cs="Consolas"/>
                <w:color w:val="A31515"/>
                <w:sz w:val="19"/>
                <w:szCs w:val="19"/>
              </w:rPr>
            </w:rPrChange>
          </w:rPr>
          <w:t>Window.Resources</w:t>
        </w:r>
        <w:proofErr w:type="spellEnd"/>
        <w:r w:rsidRPr="00CA1CA9">
          <w:rPr>
            <w:rFonts w:ascii="Times New Roman" w:hAnsi="Times New Roman" w:cs="Times New Roman"/>
            <w:sz w:val="20"/>
            <w:szCs w:val="20"/>
            <w:lang w:val="en-US"/>
            <w:rPrChange w:id="16668" w:author="Airat Shigapov" w:date="2021-10-29T16:43:00Z">
              <w:rPr>
                <w:rFonts w:ascii="Consolas" w:hAnsi="Consolas" w:cs="Consolas"/>
                <w:color w:val="0000FF"/>
                <w:sz w:val="19"/>
                <w:szCs w:val="19"/>
              </w:rPr>
            </w:rPrChange>
          </w:rPr>
          <w:t>&gt;</w:t>
        </w:r>
      </w:ins>
    </w:p>
    <w:p w14:paraId="1140BBAC" w14:textId="77777777" w:rsidR="00CA1CA9" w:rsidRPr="00CA1CA9" w:rsidRDefault="00CA1CA9" w:rsidP="00CA1CA9">
      <w:pPr>
        <w:autoSpaceDE w:val="0"/>
        <w:autoSpaceDN w:val="0"/>
        <w:adjustRightInd w:val="0"/>
        <w:spacing w:after="0" w:line="240" w:lineRule="auto"/>
        <w:rPr>
          <w:ins w:id="16669" w:author="Airat Shigapov" w:date="2021-10-29T16:42:00Z"/>
          <w:rFonts w:ascii="Times New Roman" w:hAnsi="Times New Roman" w:cs="Times New Roman"/>
          <w:sz w:val="20"/>
          <w:szCs w:val="20"/>
          <w:lang w:val="en-US"/>
          <w:rPrChange w:id="16670" w:author="Airat Shigapov" w:date="2021-10-29T16:43:00Z">
            <w:rPr>
              <w:ins w:id="16671" w:author="Airat Shigapov" w:date="2021-10-29T16:42:00Z"/>
              <w:rFonts w:ascii="Consolas" w:hAnsi="Consolas" w:cs="Consolas"/>
              <w:color w:val="000000"/>
              <w:sz w:val="19"/>
              <w:szCs w:val="19"/>
            </w:rPr>
          </w:rPrChange>
        </w:rPr>
      </w:pPr>
      <w:ins w:id="16672" w:author="Airat Shigapov" w:date="2021-10-29T16:42:00Z">
        <w:r w:rsidRPr="00CA1CA9">
          <w:rPr>
            <w:rFonts w:ascii="Times New Roman" w:hAnsi="Times New Roman" w:cs="Times New Roman"/>
            <w:sz w:val="20"/>
            <w:szCs w:val="20"/>
            <w:lang w:val="en-US"/>
            <w:rPrChange w:id="16673" w:author="Airat Shigapov" w:date="2021-10-29T16:43:00Z">
              <w:rPr>
                <w:rFonts w:ascii="Consolas" w:hAnsi="Consolas" w:cs="Consolas"/>
                <w:color w:val="000000"/>
                <w:sz w:val="19"/>
                <w:szCs w:val="19"/>
              </w:rPr>
            </w:rPrChange>
          </w:rPr>
          <w:t xml:space="preserve">    </w:t>
        </w:r>
        <w:r w:rsidRPr="00CA1CA9">
          <w:rPr>
            <w:rFonts w:ascii="Times New Roman" w:hAnsi="Times New Roman" w:cs="Times New Roman"/>
            <w:sz w:val="20"/>
            <w:szCs w:val="20"/>
            <w:lang w:val="en-US"/>
            <w:rPrChange w:id="16674" w:author="Airat Shigapov" w:date="2021-10-29T16:43:00Z">
              <w:rPr>
                <w:rFonts w:ascii="Consolas" w:hAnsi="Consolas" w:cs="Consolas"/>
                <w:color w:val="0000FF"/>
                <w:sz w:val="19"/>
                <w:szCs w:val="19"/>
              </w:rPr>
            </w:rPrChange>
          </w:rPr>
          <w:t>&lt;</w:t>
        </w:r>
        <w:proofErr w:type="spellStart"/>
        <w:r w:rsidRPr="00CA1CA9">
          <w:rPr>
            <w:rFonts w:ascii="Times New Roman" w:hAnsi="Times New Roman" w:cs="Times New Roman"/>
            <w:sz w:val="20"/>
            <w:szCs w:val="20"/>
            <w:lang w:val="en-US"/>
            <w:rPrChange w:id="16675" w:author="Airat Shigapov" w:date="2021-10-29T16:43:00Z">
              <w:rPr>
                <w:rFonts w:ascii="Consolas" w:hAnsi="Consolas" w:cs="Consolas"/>
                <w:color w:val="A31515"/>
                <w:sz w:val="19"/>
                <w:szCs w:val="19"/>
              </w:rPr>
            </w:rPrChange>
          </w:rPr>
          <w:t>ScrollViewer</w:t>
        </w:r>
        <w:proofErr w:type="spellEnd"/>
        <w:r w:rsidRPr="00CA1CA9">
          <w:rPr>
            <w:rFonts w:ascii="Times New Roman" w:hAnsi="Times New Roman" w:cs="Times New Roman"/>
            <w:sz w:val="20"/>
            <w:szCs w:val="20"/>
            <w:lang w:val="en-US"/>
            <w:rPrChange w:id="16676" w:author="Airat Shigapov" w:date="2021-10-29T16:43:00Z">
              <w:rPr>
                <w:rFonts w:ascii="Consolas" w:hAnsi="Consolas" w:cs="Consolas"/>
                <w:color w:val="FF0000"/>
                <w:sz w:val="19"/>
                <w:szCs w:val="19"/>
              </w:rPr>
            </w:rPrChange>
          </w:rPr>
          <w:t xml:space="preserve"> </w:t>
        </w:r>
        <w:proofErr w:type="spellStart"/>
        <w:r w:rsidRPr="00CA1CA9">
          <w:rPr>
            <w:rFonts w:ascii="Times New Roman" w:hAnsi="Times New Roman" w:cs="Times New Roman"/>
            <w:sz w:val="20"/>
            <w:szCs w:val="20"/>
            <w:lang w:val="en-US"/>
            <w:rPrChange w:id="16677" w:author="Airat Shigapov" w:date="2021-10-29T16:43:00Z">
              <w:rPr>
                <w:rFonts w:ascii="Consolas" w:hAnsi="Consolas" w:cs="Consolas"/>
                <w:color w:val="FF0000"/>
                <w:sz w:val="19"/>
                <w:szCs w:val="19"/>
              </w:rPr>
            </w:rPrChange>
          </w:rPr>
          <w:t>VerticalScrollBarVisibility</w:t>
        </w:r>
        <w:proofErr w:type="spellEnd"/>
        <w:r w:rsidRPr="00CA1CA9">
          <w:rPr>
            <w:rFonts w:ascii="Times New Roman" w:hAnsi="Times New Roman" w:cs="Times New Roman"/>
            <w:sz w:val="20"/>
            <w:szCs w:val="20"/>
            <w:lang w:val="en-US"/>
            <w:rPrChange w:id="16678" w:author="Airat Shigapov" w:date="2021-10-29T16:43:00Z">
              <w:rPr>
                <w:rFonts w:ascii="Consolas" w:hAnsi="Consolas" w:cs="Consolas"/>
                <w:color w:val="0000FF"/>
                <w:sz w:val="19"/>
                <w:szCs w:val="19"/>
              </w:rPr>
            </w:rPrChange>
          </w:rPr>
          <w:t>="Hidden"</w:t>
        </w:r>
      </w:ins>
    </w:p>
    <w:p w14:paraId="7B6C685C" w14:textId="77777777" w:rsidR="00CA1CA9" w:rsidRPr="00CA1CA9" w:rsidRDefault="00CA1CA9" w:rsidP="00CA1CA9">
      <w:pPr>
        <w:autoSpaceDE w:val="0"/>
        <w:autoSpaceDN w:val="0"/>
        <w:adjustRightInd w:val="0"/>
        <w:spacing w:after="0" w:line="240" w:lineRule="auto"/>
        <w:rPr>
          <w:ins w:id="16679" w:author="Airat Shigapov" w:date="2021-10-29T16:42:00Z"/>
          <w:rFonts w:ascii="Times New Roman" w:hAnsi="Times New Roman" w:cs="Times New Roman"/>
          <w:sz w:val="20"/>
          <w:szCs w:val="20"/>
          <w:lang w:val="en-US"/>
          <w:rPrChange w:id="16680" w:author="Airat Shigapov" w:date="2021-10-29T16:43:00Z">
            <w:rPr>
              <w:ins w:id="16681" w:author="Airat Shigapov" w:date="2021-10-29T16:42:00Z"/>
              <w:rFonts w:ascii="Consolas" w:hAnsi="Consolas" w:cs="Consolas"/>
              <w:color w:val="000000"/>
              <w:sz w:val="19"/>
              <w:szCs w:val="19"/>
            </w:rPr>
          </w:rPrChange>
        </w:rPr>
      </w:pPr>
      <w:ins w:id="16682" w:author="Airat Shigapov" w:date="2021-10-29T16:42:00Z">
        <w:r w:rsidRPr="00CA1CA9">
          <w:rPr>
            <w:rFonts w:ascii="Times New Roman" w:hAnsi="Times New Roman" w:cs="Times New Roman"/>
            <w:sz w:val="20"/>
            <w:szCs w:val="20"/>
            <w:lang w:val="en-US"/>
            <w:rPrChange w:id="16683" w:author="Airat Shigapov" w:date="2021-10-29T16:43:00Z">
              <w:rPr>
                <w:rFonts w:ascii="Consolas" w:hAnsi="Consolas" w:cs="Consolas"/>
                <w:color w:val="000000"/>
                <w:sz w:val="19"/>
                <w:szCs w:val="19"/>
              </w:rPr>
            </w:rPrChange>
          </w:rPr>
          <w:t xml:space="preserve">                 </w:t>
        </w:r>
        <w:r w:rsidRPr="00CA1CA9">
          <w:rPr>
            <w:rFonts w:ascii="Times New Roman" w:hAnsi="Times New Roman" w:cs="Times New Roman"/>
            <w:sz w:val="20"/>
            <w:szCs w:val="20"/>
            <w:lang w:val="en-US"/>
            <w:rPrChange w:id="16684" w:author="Airat Shigapov" w:date="2021-10-29T16:43:00Z">
              <w:rPr>
                <w:rFonts w:ascii="Consolas" w:hAnsi="Consolas" w:cs="Consolas"/>
                <w:color w:val="FF0000"/>
                <w:sz w:val="19"/>
                <w:szCs w:val="19"/>
              </w:rPr>
            </w:rPrChange>
          </w:rPr>
          <w:t xml:space="preserve"> </w:t>
        </w:r>
        <w:proofErr w:type="spellStart"/>
        <w:r w:rsidRPr="00CA1CA9">
          <w:rPr>
            <w:rFonts w:ascii="Times New Roman" w:hAnsi="Times New Roman" w:cs="Times New Roman"/>
            <w:sz w:val="20"/>
            <w:szCs w:val="20"/>
            <w:lang w:val="en-US"/>
            <w:rPrChange w:id="16685" w:author="Airat Shigapov" w:date="2021-10-29T16:43:00Z">
              <w:rPr>
                <w:rFonts w:ascii="Consolas" w:hAnsi="Consolas" w:cs="Consolas"/>
                <w:color w:val="FF0000"/>
                <w:sz w:val="19"/>
                <w:szCs w:val="19"/>
              </w:rPr>
            </w:rPrChange>
          </w:rPr>
          <w:t>HorizontalScrollBarVisibility</w:t>
        </w:r>
        <w:proofErr w:type="spellEnd"/>
        <w:r w:rsidRPr="00CA1CA9">
          <w:rPr>
            <w:rFonts w:ascii="Times New Roman" w:hAnsi="Times New Roman" w:cs="Times New Roman"/>
            <w:sz w:val="20"/>
            <w:szCs w:val="20"/>
            <w:lang w:val="en-US"/>
            <w:rPrChange w:id="16686" w:author="Airat Shigapov" w:date="2021-10-29T16:43:00Z">
              <w:rPr>
                <w:rFonts w:ascii="Consolas" w:hAnsi="Consolas" w:cs="Consolas"/>
                <w:color w:val="0000FF"/>
                <w:sz w:val="19"/>
                <w:szCs w:val="19"/>
              </w:rPr>
            </w:rPrChange>
          </w:rPr>
          <w:t>="Disabled"&gt;</w:t>
        </w:r>
      </w:ins>
    </w:p>
    <w:p w14:paraId="08EC8394" w14:textId="77777777" w:rsidR="00CA1CA9" w:rsidRPr="00CA1CA9" w:rsidRDefault="00CA1CA9" w:rsidP="00CA1CA9">
      <w:pPr>
        <w:autoSpaceDE w:val="0"/>
        <w:autoSpaceDN w:val="0"/>
        <w:adjustRightInd w:val="0"/>
        <w:spacing w:after="0" w:line="240" w:lineRule="auto"/>
        <w:rPr>
          <w:ins w:id="16687" w:author="Airat Shigapov" w:date="2021-10-29T16:42:00Z"/>
          <w:rFonts w:ascii="Times New Roman" w:hAnsi="Times New Roman" w:cs="Times New Roman"/>
          <w:sz w:val="20"/>
          <w:szCs w:val="20"/>
          <w:lang w:val="en-US"/>
          <w:rPrChange w:id="16688" w:author="Airat Shigapov" w:date="2021-10-29T16:43:00Z">
            <w:rPr>
              <w:ins w:id="16689" w:author="Airat Shigapov" w:date="2021-10-29T16:42:00Z"/>
              <w:rFonts w:ascii="Consolas" w:hAnsi="Consolas" w:cs="Consolas"/>
              <w:color w:val="000000"/>
              <w:sz w:val="19"/>
              <w:szCs w:val="19"/>
            </w:rPr>
          </w:rPrChange>
        </w:rPr>
      </w:pPr>
      <w:ins w:id="16690" w:author="Airat Shigapov" w:date="2021-10-29T16:42:00Z">
        <w:r w:rsidRPr="00CA1CA9">
          <w:rPr>
            <w:rFonts w:ascii="Times New Roman" w:hAnsi="Times New Roman" w:cs="Times New Roman"/>
            <w:sz w:val="20"/>
            <w:szCs w:val="20"/>
            <w:lang w:val="en-US"/>
            <w:rPrChange w:id="16691" w:author="Airat Shigapov" w:date="2021-10-29T16:43:00Z">
              <w:rPr>
                <w:rFonts w:ascii="Consolas" w:hAnsi="Consolas" w:cs="Consolas"/>
                <w:color w:val="000000"/>
                <w:sz w:val="19"/>
                <w:szCs w:val="19"/>
              </w:rPr>
            </w:rPrChange>
          </w:rPr>
          <w:t xml:space="preserve">        </w:t>
        </w:r>
        <w:r w:rsidRPr="00CA1CA9">
          <w:rPr>
            <w:rFonts w:ascii="Times New Roman" w:hAnsi="Times New Roman" w:cs="Times New Roman"/>
            <w:sz w:val="20"/>
            <w:szCs w:val="20"/>
            <w:lang w:val="en-US"/>
            <w:rPrChange w:id="16692" w:author="Airat Shigapov" w:date="2021-10-29T16:43:00Z">
              <w:rPr>
                <w:rFonts w:ascii="Consolas" w:hAnsi="Consolas" w:cs="Consolas"/>
                <w:color w:val="0000FF"/>
                <w:sz w:val="19"/>
                <w:szCs w:val="19"/>
              </w:rPr>
            </w:rPrChange>
          </w:rPr>
          <w:t>&lt;</w:t>
        </w:r>
        <w:r w:rsidRPr="00CA1CA9">
          <w:rPr>
            <w:rFonts w:ascii="Times New Roman" w:hAnsi="Times New Roman" w:cs="Times New Roman"/>
            <w:sz w:val="20"/>
            <w:szCs w:val="20"/>
            <w:lang w:val="en-US"/>
            <w:rPrChange w:id="16693" w:author="Airat Shigapov" w:date="2021-10-29T16:43:00Z">
              <w:rPr>
                <w:rFonts w:ascii="Consolas" w:hAnsi="Consolas" w:cs="Consolas"/>
                <w:color w:val="A31515"/>
                <w:sz w:val="19"/>
                <w:szCs w:val="19"/>
              </w:rPr>
            </w:rPrChange>
          </w:rPr>
          <w:t>Grid</w:t>
        </w:r>
        <w:r w:rsidRPr="00CA1CA9">
          <w:rPr>
            <w:rFonts w:ascii="Times New Roman" w:hAnsi="Times New Roman" w:cs="Times New Roman"/>
            <w:sz w:val="20"/>
            <w:szCs w:val="20"/>
            <w:lang w:val="en-US"/>
            <w:rPrChange w:id="16694" w:author="Airat Shigapov" w:date="2021-10-29T16:43:00Z">
              <w:rPr>
                <w:rFonts w:ascii="Consolas" w:hAnsi="Consolas" w:cs="Consolas"/>
                <w:color w:val="0000FF"/>
                <w:sz w:val="19"/>
                <w:szCs w:val="19"/>
              </w:rPr>
            </w:rPrChange>
          </w:rPr>
          <w:t>&gt;</w:t>
        </w:r>
      </w:ins>
    </w:p>
    <w:p w14:paraId="74808114" w14:textId="77777777" w:rsidR="00CA1CA9" w:rsidRPr="00CA1CA9" w:rsidRDefault="00CA1CA9" w:rsidP="00CA1CA9">
      <w:pPr>
        <w:autoSpaceDE w:val="0"/>
        <w:autoSpaceDN w:val="0"/>
        <w:adjustRightInd w:val="0"/>
        <w:spacing w:after="0" w:line="240" w:lineRule="auto"/>
        <w:rPr>
          <w:ins w:id="16695" w:author="Airat Shigapov" w:date="2021-10-29T16:42:00Z"/>
          <w:rFonts w:ascii="Times New Roman" w:hAnsi="Times New Roman" w:cs="Times New Roman"/>
          <w:sz w:val="20"/>
          <w:szCs w:val="20"/>
          <w:lang w:val="en-US"/>
          <w:rPrChange w:id="16696" w:author="Airat Shigapov" w:date="2021-10-29T16:43:00Z">
            <w:rPr>
              <w:ins w:id="16697" w:author="Airat Shigapov" w:date="2021-10-29T16:42:00Z"/>
              <w:rFonts w:ascii="Consolas" w:hAnsi="Consolas" w:cs="Consolas"/>
              <w:color w:val="000000"/>
              <w:sz w:val="19"/>
              <w:szCs w:val="19"/>
            </w:rPr>
          </w:rPrChange>
        </w:rPr>
      </w:pPr>
      <w:ins w:id="16698" w:author="Airat Shigapov" w:date="2021-10-29T16:42:00Z">
        <w:r w:rsidRPr="00CA1CA9">
          <w:rPr>
            <w:rFonts w:ascii="Times New Roman" w:hAnsi="Times New Roman" w:cs="Times New Roman"/>
            <w:sz w:val="20"/>
            <w:szCs w:val="20"/>
            <w:lang w:val="en-US"/>
            <w:rPrChange w:id="16699" w:author="Airat Shigapov" w:date="2021-10-29T16:43:00Z">
              <w:rPr>
                <w:rFonts w:ascii="Consolas" w:hAnsi="Consolas" w:cs="Consolas"/>
                <w:color w:val="000000"/>
                <w:sz w:val="19"/>
                <w:szCs w:val="19"/>
              </w:rPr>
            </w:rPrChange>
          </w:rPr>
          <w:t xml:space="preserve">            </w:t>
        </w:r>
        <w:r w:rsidRPr="00CA1CA9">
          <w:rPr>
            <w:rFonts w:ascii="Times New Roman" w:hAnsi="Times New Roman" w:cs="Times New Roman"/>
            <w:sz w:val="20"/>
            <w:szCs w:val="20"/>
            <w:lang w:val="en-US"/>
            <w:rPrChange w:id="16700" w:author="Airat Shigapov" w:date="2021-10-29T16:43:00Z">
              <w:rPr>
                <w:rFonts w:ascii="Consolas" w:hAnsi="Consolas" w:cs="Consolas"/>
                <w:color w:val="0000FF"/>
                <w:sz w:val="19"/>
                <w:szCs w:val="19"/>
              </w:rPr>
            </w:rPrChange>
          </w:rPr>
          <w:t>&lt;</w:t>
        </w:r>
        <w:proofErr w:type="spellStart"/>
        <w:r w:rsidRPr="00CA1CA9">
          <w:rPr>
            <w:rFonts w:ascii="Times New Roman" w:hAnsi="Times New Roman" w:cs="Times New Roman"/>
            <w:sz w:val="20"/>
            <w:szCs w:val="20"/>
            <w:lang w:val="en-US"/>
            <w:rPrChange w:id="16701" w:author="Airat Shigapov" w:date="2021-10-29T16:43:00Z">
              <w:rPr>
                <w:rFonts w:ascii="Consolas" w:hAnsi="Consolas" w:cs="Consolas"/>
                <w:color w:val="A31515"/>
                <w:sz w:val="19"/>
                <w:szCs w:val="19"/>
              </w:rPr>
            </w:rPrChange>
          </w:rPr>
          <w:t>Grid.RowDefinitions</w:t>
        </w:r>
        <w:proofErr w:type="spellEnd"/>
        <w:r w:rsidRPr="00CA1CA9">
          <w:rPr>
            <w:rFonts w:ascii="Times New Roman" w:hAnsi="Times New Roman" w:cs="Times New Roman"/>
            <w:sz w:val="20"/>
            <w:szCs w:val="20"/>
            <w:lang w:val="en-US"/>
            <w:rPrChange w:id="16702" w:author="Airat Shigapov" w:date="2021-10-29T16:43:00Z">
              <w:rPr>
                <w:rFonts w:ascii="Consolas" w:hAnsi="Consolas" w:cs="Consolas"/>
                <w:color w:val="0000FF"/>
                <w:sz w:val="19"/>
                <w:szCs w:val="19"/>
              </w:rPr>
            </w:rPrChange>
          </w:rPr>
          <w:t>&gt;</w:t>
        </w:r>
      </w:ins>
    </w:p>
    <w:p w14:paraId="00E4E4F0" w14:textId="77777777" w:rsidR="00CA1CA9" w:rsidRPr="00CA1CA9" w:rsidRDefault="00CA1CA9" w:rsidP="00CA1CA9">
      <w:pPr>
        <w:autoSpaceDE w:val="0"/>
        <w:autoSpaceDN w:val="0"/>
        <w:adjustRightInd w:val="0"/>
        <w:spacing w:after="0" w:line="240" w:lineRule="auto"/>
        <w:rPr>
          <w:ins w:id="16703" w:author="Airat Shigapov" w:date="2021-10-29T16:42:00Z"/>
          <w:rFonts w:ascii="Times New Roman" w:hAnsi="Times New Roman" w:cs="Times New Roman"/>
          <w:sz w:val="20"/>
          <w:szCs w:val="20"/>
          <w:lang w:val="en-US"/>
          <w:rPrChange w:id="16704" w:author="Airat Shigapov" w:date="2021-10-29T16:43:00Z">
            <w:rPr>
              <w:ins w:id="16705" w:author="Airat Shigapov" w:date="2021-10-29T16:42:00Z"/>
              <w:rFonts w:ascii="Consolas" w:hAnsi="Consolas" w:cs="Consolas"/>
              <w:color w:val="000000"/>
              <w:sz w:val="19"/>
              <w:szCs w:val="19"/>
            </w:rPr>
          </w:rPrChange>
        </w:rPr>
      </w:pPr>
      <w:ins w:id="16706" w:author="Airat Shigapov" w:date="2021-10-29T16:42:00Z">
        <w:r w:rsidRPr="00CA1CA9">
          <w:rPr>
            <w:rFonts w:ascii="Times New Roman" w:hAnsi="Times New Roman" w:cs="Times New Roman"/>
            <w:sz w:val="20"/>
            <w:szCs w:val="20"/>
            <w:lang w:val="en-US"/>
            <w:rPrChange w:id="16707" w:author="Airat Shigapov" w:date="2021-10-29T16:43:00Z">
              <w:rPr>
                <w:rFonts w:ascii="Consolas" w:hAnsi="Consolas" w:cs="Consolas"/>
                <w:color w:val="000000"/>
                <w:sz w:val="19"/>
                <w:szCs w:val="19"/>
              </w:rPr>
            </w:rPrChange>
          </w:rPr>
          <w:t xml:space="preserve">                </w:t>
        </w:r>
        <w:r w:rsidRPr="00CA1CA9">
          <w:rPr>
            <w:rFonts w:ascii="Times New Roman" w:hAnsi="Times New Roman" w:cs="Times New Roman"/>
            <w:sz w:val="20"/>
            <w:szCs w:val="20"/>
            <w:lang w:val="en-US"/>
            <w:rPrChange w:id="16708" w:author="Airat Shigapov" w:date="2021-10-29T16:43:00Z">
              <w:rPr>
                <w:rFonts w:ascii="Consolas" w:hAnsi="Consolas" w:cs="Consolas"/>
                <w:color w:val="0000FF"/>
                <w:sz w:val="19"/>
                <w:szCs w:val="19"/>
              </w:rPr>
            </w:rPrChange>
          </w:rPr>
          <w:t>&lt;</w:t>
        </w:r>
        <w:proofErr w:type="spellStart"/>
        <w:r w:rsidRPr="00CA1CA9">
          <w:rPr>
            <w:rFonts w:ascii="Times New Roman" w:hAnsi="Times New Roman" w:cs="Times New Roman"/>
            <w:sz w:val="20"/>
            <w:szCs w:val="20"/>
            <w:lang w:val="en-US"/>
            <w:rPrChange w:id="16709" w:author="Airat Shigapov" w:date="2021-10-29T16:43:00Z">
              <w:rPr>
                <w:rFonts w:ascii="Consolas" w:hAnsi="Consolas" w:cs="Consolas"/>
                <w:color w:val="A31515"/>
                <w:sz w:val="19"/>
                <w:szCs w:val="19"/>
              </w:rPr>
            </w:rPrChange>
          </w:rPr>
          <w:t>RowDefinition</w:t>
        </w:r>
        <w:proofErr w:type="spellEnd"/>
        <w:r w:rsidRPr="00CA1CA9">
          <w:rPr>
            <w:rFonts w:ascii="Times New Roman" w:hAnsi="Times New Roman" w:cs="Times New Roman"/>
            <w:sz w:val="20"/>
            <w:szCs w:val="20"/>
            <w:lang w:val="en-US"/>
            <w:rPrChange w:id="16710" w:author="Airat Shigapov" w:date="2021-10-29T16:43:00Z">
              <w:rPr>
                <w:rFonts w:ascii="Consolas" w:hAnsi="Consolas" w:cs="Consolas"/>
                <w:color w:val="FF0000"/>
                <w:sz w:val="19"/>
                <w:szCs w:val="19"/>
              </w:rPr>
            </w:rPrChange>
          </w:rPr>
          <w:t xml:space="preserve"> Height</w:t>
        </w:r>
        <w:r w:rsidRPr="00CA1CA9">
          <w:rPr>
            <w:rFonts w:ascii="Times New Roman" w:hAnsi="Times New Roman" w:cs="Times New Roman"/>
            <w:sz w:val="20"/>
            <w:szCs w:val="20"/>
            <w:lang w:val="en-US"/>
            <w:rPrChange w:id="16711" w:author="Airat Shigapov" w:date="2021-10-29T16:43:00Z">
              <w:rPr>
                <w:rFonts w:ascii="Consolas" w:hAnsi="Consolas" w:cs="Consolas"/>
                <w:color w:val="0000FF"/>
                <w:sz w:val="19"/>
                <w:szCs w:val="19"/>
              </w:rPr>
            </w:rPrChange>
          </w:rPr>
          <w:t>="90"/&gt;</w:t>
        </w:r>
      </w:ins>
    </w:p>
    <w:p w14:paraId="682F8AA6" w14:textId="77777777" w:rsidR="00CA1CA9" w:rsidRPr="00CA1CA9" w:rsidRDefault="00CA1CA9" w:rsidP="00CA1CA9">
      <w:pPr>
        <w:autoSpaceDE w:val="0"/>
        <w:autoSpaceDN w:val="0"/>
        <w:adjustRightInd w:val="0"/>
        <w:spacing w:after="0" w:line="240" w:lineRule="auto"/>
        <w:rPr>
          <w:ins w:id="16712" w:author="Airat Shigapov" w:date="2021-10-29T16:42:00Z"/>
          <w:rFonts w:ascii="Times New Roman" w:hAnsi="Times New Roman" w:cs="Times New Roman"/>
          <w:sz w:val="20"/>
          <w:szCs w:val="20"/>
          <w:lang w:val="en-US"/>
          <w:rPrChange w:id="16713" w:author="Airat Shigapov" w:date="2021-10-29T16:43:00Z">
            <w:rPr>
              <w:ins w:id="16714" w:author="Airat Shigapov" w:date="2021-10-29T16:42:00Z"/>
              <w:rFonts w:ascii="Consolas" w:hAnsi="Consolas" w:cs="Consolas"/>
              <w:color w:val="000000"/>
              <w:sz w:val="19"/>
              <w:szCs w:val="19"/>
            </w:rPr>
          </w:rPrChange>
        </w:rPr>
      </w:pPr>
      <w:ins w:id="16715" w:author="Airat Shigapov" w:date="2021-10-29T16:42:00Z">
        <w:r w:rsidRPr="00CA1CA9">
          <w:rPr>
            <w:rFonts w:ascii="Times New Roman" w:hAnsi="Times New Roman" w:cs="Times New Roman"/>
            <w:sz w:val="20"/>
            <w:szCs w:val="20"/>
            <w:lang w:val="en-US"/>
            <w:rPrChange w:id="16716" w:author="Airat Shigapov" w:date="2021-10-29T16:43:00Z">
              <w:rPr>
                <w:rFonts w:ascii="Consolas" w:hAnsi="Consolas" w:cs="Consolas"/>
                <w:color w:val="000000"/>
                <w:sz w:val="19"/>
                <w:szCs w:val="19"/>
              </w:rPr>
            </w:rPrChange>
          </w:rPr>
          <w:t xml:space="preserve">                </w:t>
        </w:r>
        <w:r w:rsidRPr="00CA1CA9">
          <w:rPr>
            <w:rFonts w:ascii="Times New Roman" w:hAnsi="Times New Roman" w:cs="Times New Roman"/>
            <w:sz w:val="20"/>
            <w:szCs w:val="20"/>
            <w:lang w:val="en-US"/>
            <w:rPrChange w:id="16717" w:author="Airat Shigapov" w:date="2021-10-29T16:43:00Z">
              <w:rPr>
                <w:rFonts w:ascii="Consolas" w:hAnsi="Consolas" w:cs="Consolas"/>
                <w:color w:val="0000FF"/>
                <w:sz w:val="19"/>
                <w:szCs w:val="19"/>
              </w:rPr>
            </w:rPrChange>
          </w:rPr>
          <w:t>&lt;</w:t>
        </w:r>
        <w:proofErr w:type="spellStart"/>
        <w:r w:rsidRPr="00CA1CA9">
          <w:rPr>
            <w:rFonts w:ascii="Times New Roman" w:hAnsi="Times New Roman" w:cs="Times New Roman"/>
            <w:sz w:val="20"/>
            <w:szCs w:val="20"/>
            <w:lang w:val="en-US"/>
            <w:rPrChange w:id="16718" w:author="Airat Shigapov" w:date="2021-10-29T16:43:00Z">
              <w:rPr>
                <w:rFonts w:ascii="Consolas" w:hAnsi="Consolas" w:cs="Consolas"/>
                <w:color w:val="A31515"/>
                <w:sz w:val="19"/>
                <w:szCs w:val="19"/>
              </w:rPr>
            </w:rPrChange>
          </w:rPr>
          <w:t>RowDefinition</w:t>
        </w:r>
        <w:proofErr w:type="spellEnd"/>
        <w:r w:rsidRPr="00CA1CA9">
          <w:rPr>
            <w:rFonts w:ascii="Times New Roman" w:hAnsi="Times New Roman" w:cs="Times New Roman"/>
            <w:sz w:val="20"/>
            <w:szCs w:val="20"/>
            <w:lang w:val="en-US"/>
            <w:rPrChange w:id="16719" w:author="Airat Shigapov" w:date="2021-10-29T16:43:00Z">
              <w:rPr>
                <w:rFonts w:ascii="Consolas" w:hAnsi="Consolas" w:cs="Consolas"/>
                <w:color w:val="FF0000"/>
                <w:sz w:val="19"/>
                <w:szCs w:val="19"/>
              </w:rPr>
            </w:rPrChange>
          </w:rPr>
          <w:t xml:space="preserve"> Height</w:t>
        </w:r>
        <w:r w:rsidRPr="00CA1CA9">
          <w:rPr>
            <w:rFonts w:ascii="Times New Roman" w:hAnsi="Times New Roman" w:cs="Times New Roman"/>
            <w:sz w:val="20"/>
            <w:szCs w:val="20"/>
            <w:lang w:val="en-US"/>
            <w:rPrChange w:id="16720" w:author="Airat Shigapov" w:date="2021-10-29T16:43:00Z">
              <w:rPr>
                <w:rFonts w:ascii="Consolas" w:hAnsi="Consolas" w:cs="Consolas"/>
                <w:color w:val="0000FF"/>
                <w:sz w:val="19"/>
                <w:szCs w:val="19"/>
              </w:rPr>
            </w:rPrChange>
          </w:rPr>
          <w:t>="50"</w:t>
        </w:r>
        <w:r w:rsidRPr="00CA1CA9">
          <w:rPr>
            <w:rFonts w:ascii="Times New Roman" w:hAnsi="Times New Roman" w:cs="Times New Roman"/>
            <w:sz w:val="20"/>
            <w:szCs w:val="20"/>
            <w:lang w:val="en-US"/>
            <w:rPrChange w:id="16721" w:author="Airat Shigapov" w:date="2021-10-29T16:43:00Z">
              <w:rPr>
                <w:rFonts w:ascii="Consolas" w:hAnsi="Consolas" w:cs="Consolas"/>
                <w:color w:val="FF0000"/>
                <w:sz w:val="19"/>
                <w:szCs w:val="19"/>
              </w:rPr>
            </w:rPrChange>
          </w:rPr>
          <w:t xml:space="preserve"> </w:t>
        </w:r>
        <w:proofErr w:type="spellStart"/>
        <w:r w:rsidRPr="00CA1CA9">
          <w:rPr>
            <w:rFonts w:ascii="Times New Roman" w:hAnsi="Times New Roman" w:cs="Times New Roman"/>
            <w:sz w:val="20"/>
            <w:szCs w:val="20"/>
            <w:lang w:val="en-US"/>
            <w:rPrChange w:id="16722" w:author="Airat Shigapov" w:date="2021-10-29T16:43:00Z">
              <w:rPr>
                <w:rFonts w:ascii="Consolas" w:hAnsi="Consolas" w:cs="Consolas"/>
                <w:color w:val="FF0000"/>
                <w:sz w:val="19"/>
                <w:szCs w:val="19"/>
              </w:rPr>
            </w:rPrChange>
          </w:rPr>
          <w:t>MaxHeight</w:t>
        </w:r>
        <w:proofErr w:type="spellEnd"/>
        <w:r w:rsidRPr="00CA1CA9">
          <w:rPr>
            <w:rFonts w:ascii="Times New Roman" w:hAnsi="Times New Roman" w:cs="Times New Roman"/>
            <w:sz w:val="20"/>
            <w:szCs w:val="20"/>
            <w:lang w:val="en-US"/>
            <w:rPrChange w:id="16723" w:author="Airat Shigapov" w:date="2021-10-29T16:43:00Z">
              <w:rPr>
                <w:rFonts w:ascii="Consolas" w:hAnsi="Consolas" w:cs="Consolas"/>
                <w:color w:val="0000FF"/>
                <w:sz w:val="19"/>
                <w:szCs w:val="19"/>
              </w:rPr>
            </w:rPrChange>
          </w:rPr>
          <w:t>="50"/&gt;</w:t>
        </w:r>
      </w:ins>
    </w:p>
    <w:p w14:paraId="02E6FCBE" w14:textId="77777777" w:rsidR="00CA1CA9" w:rsidRPr="00CA1CA9" w:rsidRDefault="00CA1CA9" w:rsidP="00CA1CA9">
      <w:pPr>
        <w:autoSpaceDE w:val="0"/>
        <w:autoSpaceDN w:val="0"/>
        <w:adjustRightInd w:val="0"/>
        <w:spacing w:after="0" w:line="240" w:lineRule="auto"/>
        <w:rPr>
          <w:ins w:id="16724" w:author="Airat Shigapov" w:date="2021-10-29T16:42:00Z"/>
          <w:rFonts w:ascii="Times New Roman" w:hAnsi="Times New Roman" w:cs="Times New Roman"/>
          <w:sz w:val="20"/>
          <w:szCs w:val="20"/>
          <w:lang w:val="en-US"/>
          <w:rPrChange w:id="16725" w:author="Airat Shigapov" w:date="2021-10-29T16:43:00Z">
            <w:rPr>
              <w:ins w:id="16726" w:author="Airat Shigapov" w:date="2021-10-29T16:42:00Z"/>
              <w:rFonts w:ascii="Consolas" w:hAnsi="Consolas" w:cs="Consolas"/>
              <w:color w:val="000000"/>
              <w:sz w:val="19"/>
              <w:szCs w:val="19"/>
            </w:rPr>
          </w:rPrChange>
        </w:rPr>
      </w:pPr>
      <w:ins w:id="16727" w:author="Airat Shigapov" w:date="2021-10-29T16:42:00Z">
        <w:r w:rsidRPr="00CA1CA9">
          <w:rPr>
            <w:rFonts w:ascii="Times New Roman" w:hAnsi="Times New Roman" w:cs="Times New Roman"/>
            <w:sz w:val="20"/>
            <w:szCs w:val="20"/>
            <w:lang w:val="en-US"/>
            <w:rPrChange w:id="16728" w:author="Airat Shigapov" w:date="2021-10-29T16:43:00Z">
              <w:rPr>
                <w:rFonts w:ascii="Consolas" w:hAnsi="Consolas" w:cs="Consolas"/>
                <w:color w:val="000000"/>
                <w:sz w:val="19"/>
                <w:szCs w:val="19"/>
              </w:rPr>
            </w:rPrChange>
          </w:rPr>
          <w:t xml:space="preserve">                </w:t>
        </w:r>
        <w:r w:rsidRPr="00CA1CA9">
          <w:rPr>
            <w:rFonts w:ascii="Times New Roman" w:hAnsi="Times New Roman" w:cs="Times New Roman"/>
            <w:sz w:val="20"/>
            <w:szCs w:val="20"/>
            <w:lang w:val="en-US"/>
            <w:rPrChange w:id="16729" w:author="Airat Shigapov" w:date="2021-10-29T16:43:00Z">
              <w:rPr>
                <w:rFonts w:ascii="Consolas" w:hAnsi="Consolas" w:cs="Consolas"/>
                <w:color w:val="0000FF"/>
                <w:sz w:val="19"/>
                <w:szCs w:val="19"/>
              </w:rPr>
            </w:rPrChange>
          </w:rPr>
          <w:t>&lt;</w:t>
        </w:r>
        <w:proofErr w:type="spellStart"/>
        <w:r w:rsidRPr="00CA1CA9">
          <w:rPr>
            <w:rFonts w:ascii="Times New Roman" w:hAnsi="Times New Roman" w:cs="Times New Roman"/>
            <w:sz w:val="20"/>
            <w:szCs w:val="20"/>
            <w:lang w:val="en-US"/>
            <w:rPrChange w:id="16730" w:author="Airat Shigapov" w:date="2021-10-29T16:43:00Z">
              <w:rPr>
                <w:rFonts w:ascii="Consolas" w:hAnsi="Consolas" w:cs="Consolas"/>
                <w:color w:val="A31515"/>
                <w:sz w:val="19"/>
                <w:szCs w:val="19"/>
              </w:rPr>
            </w:rPrChange>
          </w:rPr>
          <w:t>RowDefinition</w:t>
        </w:r>
        <w:proofErr w:type="spellEnd"/>
        <w:r w:rsidRPr="00CA1CA9">
          <w:rPr>
            <w:rFonts w:ascii="Times New Roman" w:hAnsi="Times New Roman" w:cs="Times New Roman"/>
            <w:sz w:val="20"/>
            <w:szCs w:val="20"/>
            <w:lang w:val="en-US"/>
            <w:rPrChange w:id="16731" w:author="Airat Shigapov" w:date="2021-10-29T16:43:00Z">
              <w:rPr>
                <w:rFonts w:ascii="Consolas" w:hAnsi="Consolas" w:cs="Consolas"/>
                <w:color w:val="FF0000"/>
                <w:sz w:val="19"/>
                <w:szCs w:val="19"/>
              </w:rPr>
            </w:rPrChange>
          </w:rPr>
          <w:t xml:space="preserve"> Height</w:t>
        </w:r>
        <w:r w:rsidRPr="00CA1CA9">
          <w:rPr>
            <w:rFonts w:ascii="Times New Roman" w:hAnsi="Times New Roman" w:cs="Times New Roman"/>
            <w:sz w:val="20"/>
            <w:szCs w:val="20"/>
            <w:lang w:val="en-US"/>
            <w:rPrChange w:id="16732" w:author="Airat Shigapov" w:date="2021-10-29T16:43:00Z">
              <w:rPr>
                <w:rFonts w:ascii="Consolas" w:hAnsi="Consolas" w:cs="Consolas"/>
                <w:color w:val="0000FF"/>
                <w:sz w:val="19"/>
                <w:szCs w:val="19"/>
              </w:rPr>
            </w:rPrChange>
          </w:rPr>
          <w:t>="251*"/&gt;</w:t>
        </w:r>
      </w:ins>
    </w:p>
    <w:p w14:paraId="727ABC51" w14:textId="77777777" w:rsidR="00CA1CA9" w:rsidRPr="00CA1CA9" w:rsidRDefault="00CA1CA9" w:rsidP="00CA1CA9">
      <w:pPr>
        <w:autoSpaceDE w:val="0"/>
        <w:autoSpaceDN w:val="0"/>
        <w:adjustRightInd w:val="0"/>
        <w:spacing w:after="0" w:line="240" w:lineRule="auto"/>
        <w:rPr>
          <w:ins w:id="16733" w:author="Airat Shigapov" w:date="2021-10-29T16:42:00Z"/>
          <w:rFonts w:ascii="Times New Roman" w:hAnsi="Times New Roman" w:cs="Times New Roman"/>
          <w:sz w:val="20"/>
          <w:szCs w:val="20"/>
          <w:lang w:val="en-US"/>
          <w:rPrChange w:id="16734" w:author="Airat Shigapov" w:date="2021-10-29T16:43:00Z">
            <w:rPr>
              <w:ins w:id="16735" w:author="Airat Shigapov" w:date="2021-10-29T16:42:00Z"/>
              <w:rFonts w:ascii="Consolas" w:hAnsi="Consolas" w:cs="Consolas"/>
              <w:color w:val="000000"/>
              <w:sz w:val="19"/>
              <w:szCs w:val="19"/>
            </w:rPr>
          </w:rPrChange>
        </w:rPr>
      </w:pPr>
      <w:ins w:id="16736" w:author="Airat Shigapov" w:date="2021-10-29T16:42:00Z">
        <w:r w:rsidRPr="00CA1CA9">
          <w:rPr>
            <w:rFonts w:ascii="Times New Roman" w:hAnsi="Times New Roman" w:cs="Times New Roman"/>
            <w:sz w:val="20"/>
            <w:szCs w:val="20"/>
            <w:lang w:val="en-US"/>
            <w:rPrChange w:id="16737" w:author="Airat Shigapov" w:date="2021-10-29T16:43:00Z">
              <w:rPr>
                <w:rFonts w:ascii="Consolas" w:hAnsi="Consolas" w:cs="Consolas"/>
                <w:color w:val="000000"/>
                <w:sz w:val="19"/>
                <w:szCs w:val="19"/>
              </w:rPr>
            </w:rPrChange>
          </w:rPr>
          <w:t xml:space="preserve">            </w:t>
        </w:r>
        <w:r w:rsidRPr="00CA1CA9">
          <w:rPr>
            <w:rFonts w:ascii="Times New Roman" w:hAnsi="Times New Roman" w:cs="Times New Roman"/>
            <w:sz w:val="20"/>
            <w:szCs w:val="20"/>
            <w:lang w:val="en-US"/>
            <w:rPrChange w:id="16738" w:author="Airat Shigapov" w:date="2021-10-29T16:43:00Z">
              <w:rPr>
                <w:rFonts w:ascii="Consolas" w:hAnsi="Consolas" w:cs="Consolas"/>
                <w:color w:val="0000FF"/>
                <w:sz w:val="19"/>
                <w:szCs w:val="19"/>
              </w:rPr>
            </w:rPrChange>
          </w:rPr>
          <w:t>&lt;/</w:t>
        </w:r>
        <w:proofErr w:type="spellStart"/>
        <w:r w:rsidRPr="00CA1CA9">
          <w:rPr>
            <w:rFonts w:ascii="Times New Roman" w:hAnsi="Times New Roman" w:cs="Times New Roman"/>
            <w:sz w:val="20"/>
            <w:szCs w:val="20"/>
            <w:lang w:val="en-US"/>
            <w:rPrChange w:id="16739" w:author="Airat Shigapov" w:date="2021-10-29T16:43:00Z">
              <w:rPr>
                <w:rFonts w:ascii="Consolas" w:hAnsi="Consolas" w:cs="Consolas"/>
                <w:color w:val="A31515"/>
                <w:sz w:val="19"/>
                <w:szCs w:val="19"/>
              </w:rPr>
            </w:rPrChange>
          </w:rPr>
          <w:t>Grid.RowDefinitions</w:t>
        </w:r>
        <w:proofErr w:type="spellEnd"/>
        <w:r w:rsidRPr="00CA1CA9">
          <w:rPr>
            <w:rFonts w:ascii="Times New Roman" w:hAnsi="Times New Roman" w:cs="Times New Roman"/>
            <w:sz w:val="20"/>
            <w:szCs w:val="20"/>
            <w:lang w:val="en-US"/>
            <w:rPrChange w:id="16740" w:author="Airat Shigapov" w:date="2021-10-29T16:43:00Z">
              <w:rPr>
                <w:rFonts w:ascii="Consolas" w:hAnsi="Consolas" w:cs="Consolas"/>
                <w:color w:val="0000FF"/>
                <w:sz w:val="19"/>
                <w:szCs w:val="19"/>
              </w:rPr>
            </w:rPrChange>
          </w:rPr>
          <w:t>&gt;</w:t>
        </w:r>
      </w:ins>
    </w:p>
    <w:p w14:paraId="69977194" w14:textId="77777777" w:rsidR="00CA1CA9" w:rsidRPr="00CA1CA9" w:rsidRDefault="00CA1CA9" w:rsidP="00CA1CA9">
      <w:pPr>
        <w:autoSpaceDE w:val="0"/>
        <w:autoSpaceDN w:val="0"/>
        <w:adjustRightInd w:val="0"/>
        <w:spacing w:after="0" w:line="240" w:lineRule="auto"/>
        <w:rPr>
          <w:ins w:id="16741" w:author="Airat Shigapov" w:date="2021-10-29T16:42:00Z"/>
          <w:rFonts w:ascii="Times New Roman" w:hAnsi="Times New Roman" w:cs="Times New Roman"/>
          <w:sz w:val="20"/>
          <w:szCs w:val="20"/>
          <w:lang w:val="en-US"/>
          <w:rPrChange w:id="16742" w:author="Airat Shigapov" w:date="2021-10-29T16:43:00Z">
            <w:rPr>
              <w:ins w:id="16743" w:author="Airat Shigapov" w:date="2021-10-29T16:42:00Z"/>
              <w:rFonts w:ascii="Consolas" w:hAnsi="Consolas" w:cs="Consolas"/>
              <w:color w:val="000000"/>
              <w:sz w:val="19"/>
              <w:szCs w:val="19"/>
            </w:rPr>
          </w:rPrChange>
        </w:rPr>
      </w:pPr>
      <w:ins w:id="16744" w:author="Airat Shigapov" w:date="2021-10-29T16:42:00Z">
        <w:r w:rsidRPr="00CA1CA9">
          <w:rPr>
            <w:rFonts w:ascii="Times New Roman" w:hAnsi="Times New Roman" w:cs="Times New Roman"/>
            <w:sz w:val="20"/>
            <w:szCs w:val="20"/>
            <w:lang w:val="en-US"/>
            <w:rPrChange w:id="16745" w:author="Airat Shigapov" w:date="2021-10-29T16:43:00Z">
              <w:rPr>
                <w:rFonts w:ascii="Consolas" w:hAnsi="Consolas" w:cs="Consolas"/>
                <w:color w:val="000000"/>
                <w:sz w:val="19"/>
                <w:szCs w:val="19"/>
              </w:rPr>
            </w:rPrChange>
          </w:rPr>
          <w:t xml:space="preserve">            </w:t>
        </w:r>
        <w:r w:rsidRPr="00CA1CA9">
          <w:rPr>
            <w:rFonts w:ascii="Times New Roman" w:hAnsi="Times New Roman" w:cs="Times New Roman"/>
            <w:sz w:val="20"/>
            <w:szCs w:val="20"/>
            <w:lang w:val="en-US"/>
            <w:rPrChange w:id="16746" w:author="Airat Shigapov" w:date="2021-10-29T16:43:00Z">
              <w:rPr>
                <w:rFonts w:ascii="Consolas" w:hAnsi="Consolas" w:cs="Consolas"/>
                <w:color w:val="0000FF"/>
                <w:sz w:val="19"/>
                <w:szCs w:val="19"/>
              </w:rPr>
            </w:rPrChange>
          </w:rPr>
          <w:t>&lt;</w:t>
        </w:r>
        <w:r w:rsidRPr="00CA1CA9">
          <w:rPr>
            <w:rFonts w:ascii="Times New Roman" w:hAnsi="Times New Roman" w:cs="Times New Roman"/>
            <w:sz w:val="20"/>
            <w:szCs w:val="20"/>
            <w:lang w:val="en-US"/>
            <w:rPrChange w:id="16747" w:author="Airat Shigapov" w:date="2021-10-29T16:43:00Z">
              <w:rPr>
                <w:rFonts w:ascii="Consolas" w:hAnsi="Consolas" w:cs="Consolas"/>
                <w:color w:val="A31515"/>
                <w:sz w:val="19"/>
                <w:szCs w:val="19"/>
              </w:rPr>
            </w:rPrChange>
          </w:rPr>
          <w:t>Image</w:t>
        </w:r>
        <w:r w:rsidRPr="00CA1CA9">
          <w:rPr>
            <w:rFonts w:ascii="Times New Roman" w:hAnsi="Times New Roman" w:cs="Times New Roman"/>
            <w:sz w:val="20"/>
            <w:szCs w:val="20"/>
            <w:lang w:val="en-US"/>
            <w:rPrChange w:id="16748" w:author="Airat Shigapov" w:date="2021-10-29T16:43:00Z">
              <w:rPr>
                <w:rFonts w:ascii="Consolas" w:hAnsi="Consolas" w:cs="Consolas"/>
                <w:color w:val="FF0000"/>
                <w:sz w:val="19"/>
                <w:szCs w:val="19"/>
              </w:rPr>
            </w:rPrChange>
          </w:rPr>
          <w:t xml:space="preserve"> Height</w:t>
        </w:r>
        <w:r w:rsidRPr="00CA1CA9">
          <w:rPr>
            <w:rFonts w:ascii="Times New Roman" w:hAnsi="Times New Roman" w:cs="Times New Roman"/>
            <w:sz w:val="20"/>
            <w:szCs w:val="20"/>
            <w:lang w:val="en-US"/>
            <w:rPrChange w:id="16749" w:author="Airat Shigapov" w:date="2021-10-29T16:43:00Z">
              <w:rPr>
                <w:rFonts w:ascii="Consolas" w:hAnsi="Consolas" w:cs="Consolas"/>
                <w:color w:val="0000FF"/>
                <w:sz w:val="19"/>
                <w:szCs w:val="19"/>
              </w:rPr>
            </w:rPrChange>
          </w:rPr>
          <w:t>="220"</w:t>
        </w:r>
        <w:r w:rsidRPr="00CA1CA9">
          <w:rPr>
            <w:rFonts w:ascii="Times New Roman" w:hAnsi="Times New Roman" w:cs="Times New Roman"/>
            <w:sz w:val="20"/>
            <w:szCs w:val="20"/>
            <w:lang w:val="en-US"/>
            <w:rPrChange w:id="16750" w:author="Airat Shigapov" w:date="2021-10-29T16:43:00Z">
              <w:rPr>
                <w:rFonts w:ascii="Consolas" w:hAnsi="Consolas" w:cs="Consolas"/>
                <w:color w:val="000000"/>
                <w:sz w:val="19"/>
                <w:szCs w:val="19"/>
              </w:rPr>
            </w:rPrChange>
          </w:rPr>
          <w:t xml:space="preserve"> </w:t>
        </w:r>
      </w:ins>
    </w:p>
    <w:p w14:paraId="71ED18CC" w14:textId="77777777" w:rsidR="00CA1CA9" w:rsidRPr="00CA1CA9" w:rsidRDefault="00CA1CA9" w:rsidP="00CA1CA9">
      <w:pPr>
        <w:autoSpaceDE w:val="0"/>
        <w:autoSpaceDN w:val="0"/>
        <w:adjustRightInd w:val="0"/>
        <w:spacing w:after="0" w:line="240" w:lineRule="auto"/>
        <w:rPr>
          <w:ins w:id="16751" w:author="Airat Shigapov" w:date="2021-10-29T16:42:00Z"/>
          <w:rFonts w:ascii="Times New Roman" w:hAnsi="Times New Roman" w:cs="Times New Roman"/>
          <w:sz w:val="20"/>
          <w:szCs w:val="20"/>
          <w:lang w:val="en-US"/>
          <w:rPrChange w:id="16752" w:author="Airat Shigapov" w:date="2021-10-29T16:43:00Z">
            <w:rPr>
              <w:ins w:id="16753" w:author="Airat Shigapov" w:date="2021-10-29T16:42:00Z"/>
              <w:rFonts w:ascii="Consolas" w:hAnsi="Consolas" w:cs="Consolas"/>
              <w:color w:val="000000"/>
              <w:sz w:val="19"/>
              <w:szCs w:val="19"/>
            </w:rPr>
          </w:rPrChange>
        </w:rPr>
      </w:pPr>
      <w:ins w:id="16754" w:author="Airat Shigapov" w:date="2021-10-29T16:42:00Z">
        <w:r w:rsidRPr="00CA1CA9">
          <w:rPr>
            <w:rFonts w:ascii="Times New Roman" w:hAnsi="Times New Roman" w:cs="Times New Roman"/>
            <w:sz w:val="20"/>
            <w:szCs w:val="20"/>
            <w:lang w:val="en-US"/>
            <w:rPrChange w:id="16755" w:author="Airat Shigapov" w:date="2021-10-29T16:43:00Z">
              <w:rPr>
                <w:rFonts w:ascii="Consolas" w:hAnsi="Consolas" w:cs="Consolas"/>
                <w:color w:val="000000"/>
                <w:sz w:val="19"/>
                <w:szCs w:val="19"/>
              </w:rPr>
            </w:rPrChange>
          </w:rPr>
          <w:t xml:space="preserve">                  </w:t>
        </w:r>
        <w:r w:rsidRPr="00CA1CA9">
          <w:rPr>
            <w:rFonts w:ascii="Times New Roman" w:hAnsi="Times New Roman" w:cs="Times New Roman"/>
            <w:sz w:val="20"/>
            <w:szCs w:val="20"/>
            <w:lang w:val="en-US"/>
            <w:rPrChange w:id="16756" w:author="Airat Shigapov" w:date="2021-10-29T16:43:00Z">
              <w:rPr>
                <w:rFonts w:ascii="Consolas" w:hAnsi="Consolas" w:cs="Consolas"/>
                <w:color w:val="FF0000"/>
                <w:sz w:val="19"/>
                <w:szCs w:val="19"/>
              </w:rPr>
            </w:rPrChange>
          </w:rPr>
          <w:t xml:space="preserve"> Margin</w:t>
        </w:r>
        <w:r w:rsidRPr="00CA1CA9">
          <w:rPr>
            <w:rFonts w:ascii="Times New Roman" w:hAnsi="Times New Roman" w:cs="Times New Roman"/>
            <w:sz w:val="20"/>
            <w:szCs w:val="20"/>
            <w:lang w:val="en-US"/>
            <w:rPrChange w:id="16757" w:author="Airat Shigapov" w:date="2021-10-29T16:43:00Z">
              <w:rPr>
                <w:rFonts w:ascii="Consolas" w:hAnsi="Consolas" w:cs="Consolas"/>
                <w:color w:val="0000FF"/>
                <w:sz w:val="19"/>
                <w:szCs w:val="19"/>
              </w:rPr>
            </w:rPrChange>
          </w:rPr>
          <w:t>="30,0,0,0"</w:t>
        </w:r>
      </w:ins>
    </w:p>
    <w:p w14:paraId="2FDD48BD" w14:textId="77777777" w:rsidR="00CA1CA9" w:rsidRPr="00CA1CA9" w:rsidRDefault="00CA1CA9" w:rsidP="00CA1CA9">
      <w:pPr>
        <w:autoSpaceDE w:val="0"/>
        <w:autoSpaceDN w:val="0"/>
        <w:adjustRightInd w:val="0"/>
        <w:spacing w:after="0" w:line="240" w:lineRule="auto"/>
        <w:rPr>
          <w:ins w:id="16758" w:author="Airat Shigapov" w:date="2021-10-29T16:42:00Z"/>
          <w:rFonts w:ascii="Times New Roman" w:hAnsi="Times New Roman" w:cs="Times New Roman"/>
          <w:sz w:val="20"/>
          <w:szCs w:val="20"/>
          <w:lang w:val="en-US"/>
          <w:rPrChange w:id="16759" w:author="Airat Shigapov" w:date="2021-10-29T16:43:00Z">
            <w:rPr>
              <w:ins w:id="16760" w:author="Airat Shigapov" w:date="2021-10-29T16:42:00Z"/>
              <w:rFonts w:ascii="Consolas" w:hAnsi="Consolas" w:cs="Consolas"/>
              <w:color w:val="000000"/>
              <w:sz w:val="19"/>
              <w:szCs w:val="19"/>
            </w:rPr>
          </w:rPrChange>
        </w:rPr>
      </w:pPr>
      <w:ins w:id="16761" w:author="Airat Shigapov" w:date="2021-10-29T16:42:00Z">
        <w:r w:rsidRPr="00CA1CA9">
          <w:rPr>
            <w:rFonts w:ascii="Times New Roman" w:hAnsi="Times New Roman" w:cs="Times New Roman"/>
            <w:sz w:val="20"/>
            <w:szCs w:val="20"/>
            <w:lang w:val="en-US"/>
            <w:rPrChange w:id="16762" w:author="Airat Shigapov" w:date="2021-10-29T16:43:00Z">
              <w:rPr>
                <w:rFonts w:ascii="Consolas" w:hAnsi="Consolas" w:cs="Consolas"/>
                <w:color w:val="000000"/>
                <w:sz w:val="19"/>
                <w:szCs w:val="19"/>
              </w:rPr>
            </w:rPrChange>
          </w:rPr>
          <w:t xml:space="preserve">                  </w:t>
        </w:r>
        <w:r w:rsidRPr="00CA1CA9">
          <w:rPr>
            <w:rFonts w:ascii="Times New Roman" w:hAnsi="Times New Roman" w:cs="Times New Roman"/>
            <w:sz w:val="20"/>
            <w:szCs w:val="20"/>
            <w:lang w:val="en-US"/>
            <w:rPrChange w:id="16763" w:author="Airat Shigapov" w:date="2021-10-29T16:43:00Z">
              <w:rPr>
                <w:rFonts w:ascii="Consolas" w:hAnsi="Consolas" w:cs="Consolas"/>
                <w:color w:val="FF0000"/>
                <w:sz w:val="19"/>
                <w:szCs w:val="19"/>
              </w:rPr>
            </w:rPrChange>
          </w:rPr>
          <w:t xml:space="preserve"> </w:t>
        </w:r>
        <w:proofErr w:type="spellStart"/>
        <w:r w:rsidRPr="00CA1CA9">
          <w:rPr>
            <w:rFonts w:ascii="Times New Roman" w:hAnsi="Times New Roman" w:cs="Times New Roman"/>
            <w:sz w:val="20"/>
            <w:szCs w:val="20"/>
            <w:lang w:val="en-US"/>
            <w:rPrChange w:id="16764" w:author="Airat Shigapov" w:date="2021-10-29T16:43:00Z">
              <w:rPr>
                <w:rFonts w:ascii="Consolas" w:hAnsi="Consolas" w:cs="Consolas"/>
                <w:color w:val="FF0000"/>
                <w:sz w:val="19"/>
                <w:szCs w:val="19"/>
              </w:rPr>
            </w:rPrChange>
          </w:rPr>
          <w:t>MouseLeftButtonUp</w:t>
        </w:r>
        <w:proofErr w:type="spellEnd"/>
        <w:r w:rsidRPr="00CA1CA9">
          <w:rPr>
            <w:rFonts w:ascii="Times New Roman" w:hAnsi="Times New Roman" w:cs="Times New Roman"/>
            <w:sz w:val="20"/>
            <w:szCs w:val="20"/>
            <w:lang w:val="en-US"/>
            <w:rPrChange w:id="16765" w:author="Airat Shigapov" w:date="2021-10-29T16:43:00Z">
              <w:rPr>
                <w:rFonts w:ascii="Consolas" w:hAnsi="Consolas" w:cs="Consolas"/>
                <w:color w:val="0000FF"/>
                <w:sz w:val="19"/>
                <w:szCs w:val="19"/>
              </w:rPr>
            </w:rPrChange>
          </w:rPr>
          <w:t>="</w:t>
        </w:r>
        <w:proofErr w:type="spellStart"/>
        <w:r w:rsidRPr="00CA1CA9">
          <w:rPr>
            <w:rFonts w:ascii="Times New Roman" w:hAnsi="Times New Roman" w:cs="Times New Roman"/>
            <w:sz w:val="20"/>
            <w:szCs w:val="20"/>
            <w:lang w:val="en-US"/>
            <w:rPrChange w:id="16766" w:author="Airat Shigapov" w:date="2021-10-29T16:43:00Z">
              <w:rPr>
                <w:rFonts w:ascii="Consolas" w:hAnsi="Consolas" w:cs="Consolas"/>
                <w:color w:val="0000FF"/>
                <w:sz w:val="19"/>
                <w:szCs w:val="19"/>
              </w:rPr>
            </w:rPrChange>
          </w:rPr>
          <w:t>GoRecommendProduct_Click</w:t>
        </w:r>
        <w:proofErr w:type="spellEnd"/>
        <w:r w:rsidRPr="00CA1CA9">
          <w:rPr>
            <w:rFonts w:ascii="Times New Roman" w:hAnsi="Times New Roman" w:cs="Times New Roman"/>
            <w:sz w:val="20"/>
            <w:szCs w:val="20"/>
            <w:lang w:val="en-US"/>
            <w:rPrChange w:id="16767" w:author="Airat Shigapov" w:date="2021-10-29T16:43:00Z">
              <w:rPr>
                <w:rFonts w:ascii="Consolas" w:hAnsi="Consolas" w:cs="Consolas"/>
                <w:color w:val="0000FF"/>
                <w:sz w:val="19"/>
                <w:szCs w:val="19"/>
              </w:rPr>
            </w:rPrChange>
          </w:rPr>
          <w:t>"</w:t>
        </w:r>
      </w:ins>
    </w:p>
    <w:p w14:paraId="573C5399" w14:textId="77777777" w:rsidR="00CA1CA9" w:rsidRPr="00CA1CA9" w:rsidRDefault="00CA1CA9" w:rsidP="00CA1CA9">
      <w:pPr>
        <w:autoSpaceDE w:val="0"/>
        <w:autoSpaceDN w:val="0"/>
        <w:adjustRightInd w:val="0"/>
        <w:spacing w:after="0" w:line="240" w:lineRule="auto"/>
        <w:rPr>
          <w:ins w:id="16768" w:author="Airat Shigapov" w:date="2021-10-29T16:42:00Z"/>
          <w:rFonts w:ascii="Times New Roman" w:hAnsi="Times New Roman" w:cs="Times New Roman"/>
          <w:sz w:val="20"/>
          <w:szCs w:val="20"/>
          <w:lang w:val="en-US"/>
          <w:rPrChange w:id="16769" w:author="Airat Shigapov" w:date="2021-10-29T16:43:00Z">
            <w:rPr>
              <w:ins w:id="16770" w:author="Airat Shigapov" w:date="2021-10-29T16:42:00Z"/>
              <w:rFonts w:ascii="Consolas" w:hAnsi="Consolas" w:cs="Consolas"/>
              <w:color w:val="000000"/>
              <w:sz w:val="19"/>
              <w:szCs w:val="19"/>
            </w:rPr>
          </w:rPrChange>
        </w:rPr>
      </w:pPr>
      <w:ins w:id="16771" w:author="Airat Shigapov" w:date="2021-10-29T16:42:00Z">
        <w:r w:rsidRPr="00CA1CA9">
          <w:rPr>
            <w:rFonts w:ascii="Times New Roman" w:hAnsi="Times New Roman" w:cs="Times New Roman"/>
            <w:sz w:val="20"/>
            <w:szCs w:val="20"/>
            <w:lang w:val="en-US"/>
            <w:rPrChange w:id="16772" w:author="Airat Shigapov" w:date="2021-10-29T16:43:00Z">
              <w:rPr>
                <w:rFonts w:ascii="Consolas" w:hAnsi="Consolas" w:cs="Consolas"/>
                <w:color w:val="000000"/>
                <w:sz w:val="19"/>
                <w:szCs w:val="19"/>
              </w:rPr>
            </w:rPrChange>
          </w:rPr>
          <w:t xml:space="preserve">                  </w:t>
        </w:r>
        <w:r w:rsidRPr="00CA1CA9">
          <w:rPr>
            <w:rFonts w:ascii="Times New Roman" w:hAnsi="Times New Roman" w:cs="Times New Roman"/>
            <w:sz w:val="20"/>
            <w:szCs w:val="20"/>
            <w:lang w:val="en-US"/>
            <w:rPrChange w:id="16773" w:author="Airat Shigapov" w:date="2021-10-29T16:43:00Z">
              <w:rPr>
                <w:rFonts w:ascii="Consolas" w:hAnsi="Consolas" w:cs="Consolas"/>
                <w:color w:val="FF0000"/>
                <w:sz w:val="19"/>
                <w:szCs w:val="19"/>
              </w:rPr>
            </w:rPrChange>
          </w:rPr>
          <w:t xml:space="preserve"> </w:t>
        </w:r>
        <w:proofErr w:type="spellStart"/>
        <w:r w:rsidRPr="00CA1CA9">
          <w:rPr>
            <w:rFonts w:ascii="Times New Roman" w:hAnsi="Times New Roman" w:cs="Times New Roman"/>
            <w:sz w:val="20"/>
            <w:szCs w:val="20"/>
            <w:lang w:val="en-US"/>
            <w:rPrChange w:id="16774" w:author="Airat Shigapov" w:date="2021-10-29T16:43:00Z">
              <w:rPr>
                <w:rFonts w:ascii="Consolas" w:hAnsi="Consolas" w:cs="Consolas"/>
                <w:color w:val="FF0000"/>
                <w:sz w:val="19"/>
                <w:szCs w:val="19"/>
              </w:rPr>
            </w:rPrChange>
          </w:rPr>
          <w:t>VerticalAlignment</w:t>
        </w:r>
        <w:proofErr w:type="spellEnd"/>
        <w:r w:rsidRPr="00CA1CA9">
          <w:rPr>
            <w:rFonts w:ascii="Times New Roman" w:hAnsi="Times New Roman" w:cs="Times New Roman"/>
            <w:sz w:val="20"/>
            <w:szCs w:val="20"/>
            <w:lang w:val="en-US"/>
            <w:rPrChange w:id="16775" w:author="Airat Shigapov" w:date="2021-10-29T16:43:00Z">
              <w:rPr>
                <w:rFonts w:ascii="Consolas" w:hAnsi="Consolas" w:cs="Consolas"/>
                <w:color w:val="0000FF"/>
                <w:sz w:val="19"/>
                <w:szCs w:val="19"/>
              </w:rPr>
            </w:rPrChange>
          </w:rPr>
          <w:t>="Center"</w:t>
        </w:r>
        <w:r w:rsidRPr="00CA1CA9">
          <w:rPr>
            <w:rFonts w:ascii="Times New Roman" w:hAnsi="Times New Roman" w:cs="Times New Roman"/>
            <w:sz w:val="20"/>
            <w:szCs w:val="20"/>
            <w:lang w:val="en-US"/>
            <w:rPrChange w:id="16776" w:author="Airat Shigapov" w:date="2021-10-29T16:43:00Z">
              <w:rPr>
                <w:rFonts w:ascii="Consolas" w:hAnsi="Consolas" w:cs="Consolas"/>
                <w:color w:val="000000"/>
                <w:sz w:val="19"/>
                <w:szCs w:val="19"/>
              </w:rPr>
            </w:rPrChange>
          </w:rPr>
          <w:t xml:space="preserve"> </w:t>
        </w:r>
      </w:ins>
    </w:p>
    <w:p w14:paraId="406005B9" w14:textId="77777777" w:rsidR="00CA1CA9" w:rsidRPr="00CA1CA9" w:rsidRDefault="00CA1CA9" w:rsidP="00CA1CA9">
      <w:pPr>
        <w:autoSpaceDE w:val="0"/>
        <w:autoSpaceDN w:val="0"/>
        <w:adjustRightInd w:val="0"/>
        <w:spacing w:after="0" w:line="240" w:lineRule="auto"/>
        <w:rPr>
          <w:ins w:id="16777" w:author="Airat Shigapov" w:date="2021-10-29T16:42:00Z"/>
          <w:rFonts w:ascii="Times New Roman" w:hAnsi="Times New Roman" w:cs="Times New Roman"/>
          <w:sz w:val="20"/>
          <w:szCs w:val="20"/>
          <w:lang w:val="en-US"/>
          <w:rPrChange w:id="16778" w:author="Airat Shigapov" w:date="2021-10-29T16:43:00Z">
            <w:rPr>
              <w:ins w:id="16779" w:author="Airat Shigapov" w:date="2021-10-29T16:42:00Z"/>
              <w:rFonts w:ascii="Consolas" w:hAnsi="Consolas" w:cs="Consolas"/>
              <w:color w:val="000000"/>
              <w:sz w:val="19"/>
              <w:szCs w:val="19"/>
            </w:rPr>
          </w:rPrChange>
        </w:rPr>
      </w:pPr>
      <w:ins w:id="16780" w:author="Airat Shigapov" w:date="2021-10-29T16:42:00Z">
        <w:r w:rsidRPr="00CA1CA9">
          <w:rPr>
            <w:rFonts w:ascii="Times New Roman" w:hAnsi="Times New Roman" w:cs="Times New Roman"/>
            <w:sz w:val="20"/>
            <w:szCs w:val="20"/>
            <w:lang w:val="en-US"/>
            <w:rPrChange w:id="16781" w:author="Airat Shigapov" w:date="2021-10-29T16:43:00Z">
              <w:rPr>
                <w:rFonts w:ascii="Consolas" w:hAnsi="Consolas" w:cs="Consolas"/>
                <w:color w:val="000000"/>
                <w:sz w:val="19"/>
                <w:szCs w:val="19"/>
              </w:rPr>
            </w:rPrChange>
          </w:rPr>
          <w:t xml:space="preserve">                  </w:t>
        </w:r>
        <w:r w:rsidRPr="00CA1CA9">
          <w:rPr>
            <w:rFonts w:ascii="Times New Roman" w:hAnsi="Times New Roman" w:cs="Times New Roman"/>
            <w:sz w:val="20"/>
            <w:szCs w:val="20"/>
            <w:lang w:val="en-US"/>
            <w:rPrChange w:id="16782" w:author="Airat Shigapov" w:date="2021-10-29T16:43:00Z">
              <w:rPr>
                <w:rFonts w:ascii="Consolas" w:hAnsi="Consolas" w:cs="Consolas"/>
                <w:color w:val="FF0000"/>
                <w:sz w:val="19"/>
                <w:szCs w:val="19"/>
              </w:rPr>
            </w:rPrChange>
          </w:rPr>
          <w:t xml:space="preserve"> </w:t>
        </w:r>
        <w:proofErr w:type="spellStart"/>
        <w:r w:rsidRPr="00CA1CA9">
          <w:rPr>
            <w:rFonts w:ascii="Times New Roman" w:hAnsi="Times New Roman" w:cs="Times New Roman"/>
            <w:sz w:val="20"/>
            <w:szCs w:val="20"/>
            <w:lang w:val="en-US"/>
            <w:rPrChange w:id="16783" w:author="Airat Shigapov" w:date="2021-10-29T16:43:00Z">
              <w:rPr>
                <w:rFonts w:ascii="Consolas" w:hAnsi="Consolas" w:cs="Consolas"/>
                <w:color w:val="FF0000"/>
                <w:sz w:val="19"/>
                <w:szCs w:val="19"/>
              </w:rPr>
            </w:rPrChange>
          </w:rPr>
          <w:t>HorizontalAlignment</w:t>
        </w:r>
        <w:proofErr w:type="spellEnd"/>
        <w:r w:rsidRPr="00CA1CA9">
          <w:rPr>
            <w:rFonts w:ascii="Times New Roman" w:hAnsi="Times New Roman" w:cs="Times New Roman"/>
            <w:sz w:val="20"/>
            <w:szCs w:val="20"/>
            <w:lang w:val="en-US"/>
            <w:rPrChange w:id="16784" w:author="Airat Shigapov" w:date="2021-10-29T16:43:00Z">
              <w:rPr>
                <w:rFonts w:ascii="Consolas" w:hAnsi="Consolas" w:cs="Consolas"/>
                <w:color w:val="0000FF"/>
                <w:sz w:val="19"/>
                <w:szCs w:val="19"/>
              </w:rPr>
            </w:rPrChange>
          </w:rPr>
          <w:t>="Left"</w:t>
        </w:r>
        <w:r w:rsidRPr="00CA1CA9">
          <w:rPr>
            <w:rFonts w:ascii="Times New Roman" w:hAnsi="Times New Roman" w:cs="Times New Roman"/>
            <w:sz w:val="20"/>
            <w:szCs w:val="20"/>
            <w:lang w:val="en-US"/>
            <w:rPrChange w:id="16785" w:author="Airat Shigapov" w:date="2021-10-29T16:43:00Z">
              <w:rPr>
                <w:rFonts w:ascii="Consolas" w:hAnsi="Consolas" w:cs="Consolas"/>
                <w:color w:val="000000"/>
                <w:sz w:val="19"/>
                <w:szCs w:val="19"/>
              </w:rPr>
            </w:rPrChange>
          </w:rPr>
          <w:t xml:space="preserve"> </w:t>
        </w:r>
      </w:ins>
    </w:p>
    <w:p w14:paraId="3EC86EB0" w14:textId="77777777" w:rsidR="00CA1CA9" w:rsidRPr="00CA1CA9" w:rsidRDefault="00CA1CA9" w:rsidP="00CA1CA9">
      <w:pPr>
        <w:autoSpaceDE w:val="0"/>
        <w:autoSpaceDN w:val="0"/>
        <w:adjustRightInd w:val="0"/>
        <w:spacing w:after="0" w:line="240" w:lineRule="auto"/>
        <w:rPr>
          <w:ins w:id="16786" w:author="Airat Shigapov" w:date="2021-10-29T16:42:00Z"/>
          <w:rFonts w:ascii="Times New Roman" w:hAnsi="Times New Roman" w:cs="Times New Roman"/>
          <w:sz w:val="20"/>
          <w:szCs w:val="20"/>
          <w:lang w:val="en-US"/>
          <w:rPrChange w:id="16787" w:author="Airat Shigapov" w:date="2021-10-29T16:43:00Z">
            <w:rPr>
              <w:ins w:id="16788" w:author="Airat Shigapov" w:date="2021-10-29T16:42:00Z"/>
              <w:rFonts w:ascii="Consolas" w:hAnsi="Consolas" w:cs="Consolas"/>
              <w:color w:val="000000"/>
              <w:sz w:val="19"/>
              <w:szCs w:val="19"/>
            </w:rPr>
          </w:rPrChange>
        </w:rPr>
      </w:pPr>
      <w:ins w:id="16789" w:author="Airat Shigapov" w:date="2021-10-29T16:42:00Z">
        <w:r w:rsidRPr="00CA1CA9">
          <w:rPr>
            <w:rFonts w:ascii="Times New Roman" w:hAnsi="Times New Roman" w:cs="Times New Roman"/>
            <w:sz w:val="20"/>
            <w:szCs w:val="20"/>
            <w:lang w:val="en-US"/>
            <w:rPrChange w:id="16790" w:author="Airat Shigapov" w:date="2021-10-29T16:43:00Z">
              <w:rPr>
                <w:rFonts w:ascii="Consolas" w:hAnsi="Consolas" w:cs="Consolas"/>
                <w:color w:val="000000"/>
                <w:sz w:val="19"/>
                <w:szCs w:val="19"/>
              </w:rPr>
            </w:rPrChange>
          </w:rPr>
          <w:t xml:space="preserve">                  </w:t>
        </w:r>
        <w:r w:rsidRPr="00CA1CA9">
          <w:rPr>
            <w:rFonts w:ascii="Times New Roman" w:hAnsi="Times New Roman" w:cs="Times New Roman"/>
            <w:sz w:val="20"/>
            <w:szCs w:val="20"/>
            <w:lang w:val="en-US"/>
            <w:rPrChange w:id="16791" w:author="Airat Shigapov" w:date="2021-10-29T16:43:00Z">
              <w:rPr>
                <w:rFonts w:ascii="Consolas" w:hAnsi="Consolas" w:cs="Consolas"/>
                <w:color w:val="FF0000"/>
                <w:sz w:val="19"/>
                <w:szCs w:val="19"/>
              </w:rPr>
            </w:rPrChange>
          </w:rPr>
          <w:t xml:space="preserve"> </w:t>
        </w:r>
        <w:proofErr w:type="spellStart"/>
        <w:r w:rsidRPr="00CA1CA9">
          <w:rPr>
            <w:rFonts w:ascii="Times New Roman" w:hAnsi="Times New Roman" w:cs="Times New Roman"/>
            <w:sz w:val="20"/>
            <w:szCs w:val="20"/>
            <w:lang w:val="en-US"/>
            <w:rPrChange w:id="16792" w:author="Airat Shigapov" w:date="2021-10-29T16:43:00Z">
              <w:rPr>
                <w:rFonts w:ascii="Consolas" w:hAnsi="Consolas" w:cs="Consolas"/>
                <w:color w:val="FF0000"/>
                <w:sz w:val="19"/>
                <w:szCs w:val="19"/>
              </w:rPr>
            </w:rPrChange>
          </w:rPr>
          <w:t>Grid.Column</w:t>
        </w:r>
        <w:proofErr w:type="spellEnd"/>
        <w:r w:rsidRPr="00CA1CA9">
          <w:rPr>
            <w:rFonts w:ascii="Times New Roman" w:hAnsi="Times New Roman" w:cs="Times New Roman"/>
            <w:sz w:val="20"/>
            <w:szCs w:val="20"/>
            <w:lang w:val="en-US"/>
            <w:rPrChange w:id="16793" w:author="Airat Shigapov" w:date="2021-10-29T16:43:00Z">
              <w:rPr>
                <w:rFonts w:ascii="Consolas" w:hAnsi="Consolas" w:cs="Consolas"/>
                <w:color w:val="0000FF"/>
                <w:sz w:val="19"/>
                <w:szCs w:val="19"/>
              </w:rPr>
            </w:rPrChange>
          </w:rPr>
          <w:t>="0"</w:t>
        </w:r>
      </w:ins>
    </w:p>
    <w:p w14:paraId="2A4B1FAB" w14:textId="77777777" w:rsidR="00CA1CA9" w:rsidRPr="00CA1CA9" w:rsidRDefault="00CA1CA9" w:rsidP="00CA1CA9">
      <w:pPr>
        <w:autoSpaceDE w:val="0"/>
        <w:autoSpaceDN w:val="0"/>
        <w:adjustRightInd w:val="0"/>
        <w:spacing w:after="0" w:line="240" w:lineRule="auto"/>
        <w:rPr>
          <w:ins w:id="16794" w:author="Airat Shigapov" w:date="2021-10-29T16:42:00Z"/>
          <w:rFonts w:ascii="Times New Roman" w:hAnsi="Times New Roman" w:cs="Times New Roman"/>
          <w:sz w:val="20"/>
          <w:szCs w:val="20"/>
          <w:lang w:val="en-US"/>
          <w:rPrChange w:id="16795" w:author="Airat Shigapov" w:date="2021-10-29T16:43:00Z">
            <w:rPr>
              <w:ins w:id="16796" w:author="Airat Shigapov" w:date="2021-10-29T16:42:00Z"/>
              <w:rFonts w:ascii="Consolas" w:hAnsi="Consolas" w:cs="Consolas"/>
              <w:color w:val="000000"/>
              <w:sz w:val="19"/>
              <w:szCs w:val="19"/>
            </w:rPr>
          </w:rPrChange>
        </w:rPr>
      </w:pPr>
      <w:ins w:id="16797" w:author="Airat Shigapov" w:date="2021-10-29T16:42:00Z">
        <w:r w:rsidRPr="00CA1CA9">
          <w:rPr>
            <w:rFonts w:ascii="Times New Roman" w:hAnsi="Times New Roman" w:cs="Times New Roman"/>
            <w:sz w:val="20"/>
            <w:szCs w:val="20"/>
            <w:lang w:val="en-US"/>
            <w:rPrChange w:id="16798" w:author="Airat Shigapov" w:date="2021-10-29T16:43:00Z">
              <w:rPr>
                <w:rFonts w:ascii="Consolas" w:hAnsi="Consolas" w:cs="Consolas"/>
                <w:color w:val="000000"/>
                <w:sz w:val="19"/>
                <w:szCs w:val="19"/>
              </w:rPr>
            </w:rPrChange>
          </w:rPr>
          <w:t xml:space="preserve">                  </w:t>
        </w:r>
        <w:r w:rsidRPr="00CA1CA9">
          <w:rPr>
            <w:rFonts w:ascii="Times New Roman" w:hAnsi="Times New Roman" w:cs="Times New Roman"/>
            <w:sz w:val="20"/>
            <w:szCs w:val="20"/>
            <w:lang w:val="en-US"/>
            <w:rPrChange w:id="16799" w:author="Airat Shigapov" w:date="2021-10-29T16:43:00Z">
              <w:rPr>
                <w:rFonts w:ascii="Consolas" w:hAnsi="Consolas" w:cs="Consolas"/>
                <w:color w:val="FF0000"/>
                <w:sz w:val="19"/>
                <w:szCs w:val="19"/>
              </w:rPr>
            </w:rPrChange>
          </w:rPr>
          <w:t xml:space="preserve"> Source</w:t>
        </w:r>
        <w:r w:rsidRPr="00CA1CA9">
          <w:rPr>
            <w:rFonts w:ascii="Times New Roman" w:hAnsi="Times New Roman" w:cs="Times New Roman"/>
            <w:sz w:val="20"/>
            <w:szCs w:val="20"/>
            <w:lang w:val="en-US"/>
            <w:rPrChange w:id="16800" w:author="Airat Shigapov" w:date="2021-10-29T16:43:00Z">
              <w:rPr>
                <w:rFonts w:ascii="Consolas" w:hAnsi="Consolas" w:cs="Consolas"/>
                <w:color w:val="0000FF"/>
                <w:sz w:val="19"/>
                <w:szCs w:val="19"/>
              </w:rPr>
            </w:rPrChange>
          </w:rPr>
          <w:t>="/Images/logo.png" /&gt;</w:t>
        </w:r>
      </w:ins>
    </w:p>
    <w:p w14:paraId="1F0AB2C6" w14:textId="77777777" w:rsidR="00CA1CA9" w:rsidRPr="00CA1CA9" w:rsidRDefault="00CA1CA9" w:rsidP="00CA1CA9">
      <w:pPr>
        <w:autoSpaceDE w:val="0"/>
        <w:autoSpaceDN w:val="0"/>
        <w:adjustRightInd w:val="0"/>
        <w:spacing w:after="0" w:line="240" w:lineRule="auto"/>
        <w:rPr>
          <w:ins w:id="16801" w:author="Airat Shigapov" w:date="2021-10-29T16:42:00Z"/>
          <w:rFonts w:ascii="Times New Roman" w:hAnsi="Times New Roman" w:cs="Times New Roman"/>
          <w:sz w:val="20"/>
          <w:szCs w:val="20"/>
          <w:lang w:val="en-US"/>
          <w:rPrChange w:id="16802" w:author="Airat Shigapov" w:date="2021-10-29T16:43:00Z">
            <w:rPr>
              <w:ins w:id="16803" w:author="Airat Shigapov" w:date="2021-10-29T16:42:00Z"/>
              <w:rFonts w:ascii="Consolas" w:hAnsi="Consolas" w:cs="Consolas"/>
              <w:color w:val="000000"/>
              <w:sz w:val="19"/>
              <w:szCs w:val="19"/>
            </w:rPr>
          </w:rPrChange>
        </w:rPr>
      </w:pPr>
      <w:ins w:id="16804" w:author="Airat Shigapov" w:date="2021-10-29T16:42:00Z">
        <w:r w:rsidRPr="00CA1CA9">
          <w:rPr>
            <w:rFonts w:ascii="Times New Roman" w:hAnsi="Times New Roman" w:cs="Times New Roman"/>
            <w:sz w:val="20"/>
            <w:szCs w:val="20"/>
            <w:lang w:val="en-US"/>
            <w:rPrChange w:id="16805" w:author="Airat Shigapov" w:date="2021-10-29T16:43:00Z">
              <w:rPr>
                <w:rFonts w:ascii="Consolas" w:hAnsi="Consolas" w:cs="Consolas"/>
                <w:color w:val="000000"/>
                <w:sz w:val="19"/>
                <w:szCs w:val="19"/>
              </w:rPr>
            </w:rPrChange>
          </w:rPr>
          <w:t xml:space="preserve">            </w:t>
        </w:r>
        <w:r w:rsidRPr="00CA1CA9">
          <w:rPr>
            <w:rFonts w:ascii="Times New Roman" w:hAnsi="Times New Roman" w:cs="Times New Roman"/>
            <w:sz w:val="20"/>
            <w:szCs w:val="20"/>
            <w:lang w:val="en-US"/>
            <w:rPrChange w:id="16806" w:author="Airat Shigapov" w:date="2021-10-29T16:43:00Z">
              <w:rPr>
                <w:rFonts w:ascii="Consolas" w:hAnsi="Consolas" w:cs="Consolas"/>
                <w:color w:val="0000FF"/>
                <w:sz w:val="19"/>
                <w:szCs w:val="19"/>
              </w:rPr>
            </w:rPrChange>
          </w:rPr>
          <w:t>&lt;</w:t>
        </w:r>
        <w:proofErr w:type="spellStart"/>
        <w:r w:rsidRPr="00CA1CA9">
          <w:rPr>
            <w:rFonts w:ascii="Times New Roman" w:hAnsi="Times New Roman" w:cs="Times New Roman"/>
            <w:sz w:val="20"/>
            <w:szCs w:val="20"/>
            <w:lang w:val="en-US"/>
            <w:rPrChange w:id="16807" w:author="Airat Shigapov" w:date="2021-10-29T16:43:00Z">
              <w:rPr>
                <w:rFonts w:ascii="Consolas" w:hAnsi="Consolas" w:cs="Consolas"/>
                <w:color w:val="A31515"/>
                <w:sz w:val="19"/>
                <w:szCs w:val="19"/>
              </w:rPr>
            </w:rPrChange>
          </w:rPr>
          <w:t>StackPanel</w:t>
        </w:r>
        <w:proofErr w:type="spellEnd"/>
        <w:r w:rsidRPr="00CA1CA9">
          <w:rPr>
            <w:rFonts w:ascii="Times New Roman" w:hAnsi="Times New Roman" w:cs="Times New Roman"/>
            <w:sz w:val="20"/>
            <w:szCs w:val="20"/>
            <w:lang w:val="en-US"/>
            <w:rPrChange w:id="16808" w:author="Airat Shigapov" w:date="2021-10-29T16:43:00Z">
              <w:rPr>
                <w:rFonts w:ascii="Consolas" w:hAnsi="Consolas" w:cs="Consolas"/>
                <w:color w:val="FF0000"/>
                <w:sz w:val="19"/>
                <w:szCs w:val="19"/>
              </w:rPr>
            </w:rPrChange>
          </w:rPr>
          <w:t xml:space="preserve"> </w:t>
        </w:r>
        <w:proofErr w:type="spellStart"/>
        <w:r w:rsidRPr="00CA1CA9">
          <w:rPr>
            <w:rFonts w:ascii="Times New Roman" w:hAnsi="Times New Roman" w:cs="Times New Roman"/>
            <w:sz w:val="20"/>
            <w:szCs w:val="20"/>
            <w:lang w:val="en-US"/>
            <w:rPrChange w:id="16809" w:author="Airat Shigapov" w:date="2021-10-29T16:43:00Z">
              <w:rPr>
                <w:rFonts w:ascii="Consolas" w:hAnsi="Consolas" w:cs="Consolas"/>
                <w:color w:val="FF0000"/>
                <w:sz w:val="19"/>
                <w:szCs w:val="19"/>
              </w:rPr>
            </w:rPrChange>
          </w:rPr>
          <w:t>Grid.Column</w:t>
        </w:r>
        <w:proofErr w:type="spellEnd"/>
        <w:r w:rsidRPr="00CA1CA9">
          <w:rPr>
            <w:rFonts w:ascii="Times New Roman" w:hAnsi="Times New Roman" w:cs="Times New Roman"/>
            <w:sz w:val="20"/>
            <w:szCs w:val="20"/>
            <w:lang w:val="en-US"/>
            <w:rPrChange w:id="16810" w:author="Airat Shigapov" w:date="2021-10-29T16:43:00Z">
              <w:rPr>
                <w:rFonts w:ascii="Consolas" w:hAnsi="Consolas" w:cs="Consolas"/>
                <w:color w:val="0000FF"/>
                <w:sz w:val="19"/>
                <w:szCs w:val="19"/>
              </w:rPr>
            </w:rPrChange>
          </w:rPr>
          <w:t>="0"</w:t>
        </w:r>
      </w:ins>
    </w:p>
    <w:p w14:paraId="78790CA0" w14:textId="77777777" w:rsidR="00CA1CA9" w:rsidRPr="00CA1CA9" w:rsidRDefault="00CA1CA9" w:rsidP="00CA1CA9">
      <w:pPr>
        <w:autoSpaceDE w:val="0"/>
        <w:autoSpaceDN w:val="0"/>
        <w:adjustRightInd w:val="0"/>
        <w:spacing w:after="0" w:line="240" w:lineRule="auto"/>
        <w:rPr>
          <w:ins w:id="16811" w:author="Airat Shigapov" w:date="2021-10-29T16:42:00Z"/>
          <w:rFonts w:ascii="Times New Roman" w:hAnsi="Times New Roman" w:cs="Times New Roman"/>
          <w:sz w:val="20"/>
          <w:szCs w:val="20"/>
          <w:lang w:val="en-US"/>
          <w:rPrChange w:id="16812" w:author="Airat Shigapov" w:date="2021-10-29T16:43:00Z">
            <w:rPr>
              <w:ins w:id="16813" w:author="Airat Shigapov" w:date="2021-10-29T16:42:00Z"/>
              <w:rFonts w:ascii="Consolas" w:hAnsi="Consolas" w:cs="Consolas"/>
              <w:color w:val="000000"/>
              <w:sz w:val="19"/>
              <w:szCs w:val="19"/>
            </w:rPr>
          </w:rPrChange>
        </w:rPr>
      </w:pPr>
      <w:ins w:id="16814" w:author="Airat Shigapov" w:date="2021-10-29T16:42:00Z">
        <w:r w:rsidRPr="00CA1CA9">
          <w:rPr>
            <w:rFonts w:ascii="Times New Roman" w:hAnsi="Times New Roman" w:cs="Times New Roman"/>
            <w:sz w:val="20"/>
            <w:szCs w:val="20"/>
            <w:lang w:val="en-US"/>
            <w:rPrChange w:id="16815" w:author="Airat Shigapov" w:date="2021-10-29T16:43:00Z">
              <w:rPr>
                <w:rFonts w:ascii="Consolas" w:hAnsi="Consolas" w:cs="Consolas"/>
                <w:color w:val="000000"/>
                <w:sz w:val="19"/>
                <w:szCs w:val="19"/>
              </w:rPr>
            </w:rPrChange>
          </w:rPr>
          <w:t xml:space="preserve">                       </w:t>
        </w:r>
        <w:r w:rsidRPr="00CA1CA9">
          <w:rPr>
            <w:rFonts w:ascii="Times New Roman" w:hAnsi="Times New Roman" w:cs="Times New Roman"/>
            <w:sz w:val="20"/>
            <w:szCs w:val="20"/>
            <w:lang w:val="en-US"/>
            <w:rPrChange w:id="16816" w:author="Airat Shigapov" w:date="2021-10-29T16:43:00Z">
              <w:rPr>
                <w:rFonts w:ascii="Consolas" w:hAnsi="Consolas" w:cs="Consolas"/>
                <w:color w:val="FF0000"/>
                <w:sz w:val="19"/>
                <w:szCs w:val="19"/>
              </w:rPr>
            </w:rPrChange>
          </w:rPr>
          <w:t xml:space="preserve"> </w:t>
        </w:r>
        <w:proofErr w:type="gramStart"/>
        <w:r w:rsidRPr="00CA1CA9">
          <w:rPr>
            <w:rFonts w:ascii="Times New Roman" w:hAnsi="Times New Roman" w:cs="Times New Roman"/>
            <w:sz w:val="20"/>
            <w:szCs w:val="20"/>
            <w:lang w:val="en-US"/>
            <w:rPrChange w:id="16817" w:author="Airat Shigapov" w:date="2021-10-29T16:43:00Z">
              <w:rPr>
                <w:rFonts w:ascii="Consolas" w:hAnsi="Consolas" w:cs="Consolas"/>
                <w:color w:val="FF0000"/>
                <w:sz w:val="19"/>
                <w:szCs w:val="19"/>
              </w:rPr>
            </w:rPrChange>
          </w:rPr>
          <w:t>x</w:t>
        </w:r>
        <w:r w:rsidRPr="00CA1CA9">
          <w:rPr>
            <w:rFonts w:ascii="Times New Roman" w:hAnsi="Times New Roman" w:cs="Times New Roman"/>
            <w:sz w:val="20"/>
            <w:szCs w:val="20"/>
            <w:lang w:val="en-US"/>
            <w:rPrChange w:id="16818" w:author="Airat Shigapov" w:date="2021-10-29T16:43:00Z">
              <w:rPr>
                <w:rFonts w:ascii="Consolas" w:hAnsi="Consolas" w:cs="Consolas"/>
                <w:color w:val="0000FF"/>
                <w:sz w:val="19"/>
                <w:szCs w:val="19"/>
              </w:rPr>
            </w:rPrChange>
          </w:rPr>
          <w:t>:</w:t>
        </w:r>
        <w:r w:rsidRPr="00CA1CA9">
          <w:rPr>
            <w:rFonts w:ascii="Times New Roman" w:hAnsi="Times New Roman" w:cs="Times New Roman"/>
            <w:sz w:val="20"/>
            <w:szCs w:val="20"/>
            <w:lang w:val="en-US"/>
            <w:rPrChange w:id="16819" w:author="Airat Shigapov" w:date="2021-10-29T16:43:00Z">
              <w:rPr>
                <w:rFonts w:ascii="Consolas" w:hAnsi="Consolas" w:cs="Consolas"/>
                <w:color w:val="FF0000"/>
                <w:sz w:val="19"/>
                <w:szCs w:val="19"/>
              </w:rPr>
            </w:rPrChange>
          </w:rPr>
          <w:t>Name</w:t>
        </w:r>
        <w:proofErr w:type="gramEnd"/>
        <w:r w:rsidRPr="00CA1CA9">
          <w:rPr>
            <w:rFonts w:ascii="Times New Roman" w:hAnsi="Times New Roman" w:cs="Times New Roman"/>
            <w:sz w:val="20"/>
            <w:szCs w:val="20"/>
            <w:lang w:val="en-US"/>
            <w:rPrChange w:id="16820" w:author="Airat Shigapov" w:date="2021-10-29T16:43:00Z">
              <w:rPr>
                <w:rFonts w:ascii="Consolas" w:hAnsi="Consolas" w:cs="Consolas"/>
                <w:color w:val="0000FF"/>
                <w:sz w:val="19"/>
                <w:szCs w:val="19"/>
              </w:rPr>
            </w:rPrChange>
          </w:rPr>
          <w:t>="CartField"</w:t>
        </w:r>
      </w:ins>
    </w:p>
    <w:p w14:paraId="56E646E4" w14:textId="77777777" w:rsidR="00CA1CA9" w:rsidRPr="00CA1CA9" w:rsidRDefault="00CA1CA9" w:rsidP="00CA1CA9">
      <w:pPr>
        <w:autoSpaceDE w:val="0"/>
        <w:autoSpaceDN w:val="0"/>
        <w:adjustRightInd w:val="0"/>
        <w:spacing w:after="0" w:line="240" w:lineRule="auto"/>
        <w:rPr>
          <w:ins w:id="16821" w:author="Airat Shigapov" w:date="2021-10-29T16:42:00Z"/>
          <w:rFonts w:ascii="Times New Roman" w:hAnsi="Times New Roman" w:cs="Times New Roman"/>
          <w:sz w:val="20"/>
          <w:szCs w:val="20"/>
          <w:lang w:val="en-US"/>
          <w:rPrChange w:id="16822" w:author="Airat Shigapov" w:date="2021-10-29T16:43:00Z">
            <w:rPr>
              <w:ins w:id="16823" w:author="Airat Shigapov" w:date="2021-10-29T16:42:00Z"/>
              <w:rFonts w:ascii="Consolas" w:hAnsi="Consolas" w:cs="Consolas"/>
              <w:color w:val="000000"/>
              <w:sz w:val="19"/>
              <w:szCs w:val="19"/>
            </w:rPr>
          </w:rPrChange>
        </w:rPr>
      </w:pPr>
      <w:ins w:id="16824" w:author="Airat Shigapov" w:date="2021-10-29T16:42:00Z">
        <w:r w:rsidRPr="00CA1CA9">
          <w:rPr>
            <w:rFonts w:ascii="Times New Roman" w:hAnsi="Times New Roman" w:cs="Times New Roman"/>
            <w:sz w:val="20"/>
            <w:szCs w:val="20"/>
            <w:lang w:val="en-US"/>
            <w:rPrChange w:id="16825" w:author="Airat Shigapov" w:date="2021-10-29T16:43:00Z">
              <w:rPr>
                <w:rFonts w:ascii="Consolas" w:hAnsi="Consolas" w:cs="Consolas"/>
                <w:color w:val="000000"/>
                <w:sz w:val="19"/>
                <w:szCs w:val="19"/>
              </w:rPr>
            </w:rPrChange>
          </w:rPr>
          <w:t xml:space="preserve">                       </w:t>
        </w:r>
        <w:r w:rsidRPr="00CA1CA9">
          <w:rPr>
            <w:rFonts w:ascii="Times New Roman" w:hAnsi="Times New Roman" w:cs="Times New Roman"/>
            <w:sz w:val="20"/>
            <w:szCs w:val="20"/>
            <w:lang w:val="en-US"/>
            <w:rPrChange w:id="16826" w:author="Airat Shigapov" w:date="2021-10-29T16:43:00Z">
              <w:rPr>
                <w:rFonts w:ascii="Consolas" w:hAnsi="Consolas" w:cs="Consolas"/>
                <w:color w:val="FF0000"/>
                <w:sz w:val="19"/>
                <w:szCs w:val="19"/>
              </w:rPr>
            </w:rPrChange>
          </w:rPr>
          <w:t xml:space="preserve"> Orientation</w:t>
        </w:r>
        <w:r w:rsidRPr="00CA1CA9">
          <w:rPr>
            <w:rFonts w:ascii="Times New Roman" w:hAnsi="Times New Roman" w:cs="Times New Roman"/>
            <w:sz w:val="20"/>
            <w:szCs w:val="20"/>
            <w:lang w:val="en-US"/>
            <w:rPrChange w:id="16827" w:author="Airat Shigapov" w:date="2021-10-29T16:43:00Z">
              <w:rPr>
                <w:rFonts w:ascii="Consolas" w:hAnsi="Consolas" w:cs="Consolas"/>
                <w:color w:val="0000FF"/>
                <w:sz w:val="19"/>
                <w:szCs w:val="19"/>
              </w:rPr>
            </w:rPrChange>
          </w:rPr>
          <w:t>="Horizontal"</w:t>
        </w:r>
      </w:ins>
    </w:p>
    <w:p w14:paraId="5B3A80E7" w14:textId="77777777" w:rsidR="00CA1CA9" w:rsidRPr="00CA1CA9" w:rsidRDefault="00CA1CA9" w:rsidP="00CA1CA9">
      <w:pPr>
        <w:autoSpaceDE w:val="0"/>
        <w:autoSpaceDN w:val="0"/>
        <w:adjustRightInd w:val="0"/>
        <w:spacing w:after="0" w:line="240" w:lineRule="auto"/>
        <w:rPr>
          <w:ins w:id="16828" w:author="Airat Shigapov" w:date="2021-10-29T16:42:00Z"/>
          <w:rFonts w:ascii="Times New Roman" w:hAnsi="Times New Roman" w:cs="Times New Roman"/>
          <w:sz w:val="20"/>
          <w:szCs w:val="20"/>
          <w:lang w:val="en-US"/>
          <w:rPrChange w:id="16829" w:author="Airat Shigapov" w:date="2021-10-29T16:43:00Z">
            <w:rPr>
              <w:ins w:id="16830" w:author="Airat Shigapov" w:date="2021-10-29T16:42:00Z"/>
              <w:rFonts w:ascii="Consolas" w:hAnsi="Consolas" w:cs="Consolas"/>
              <w:color w:val="000000"/>
              <w:sz w:val="19"/>
              <w:szCs w:val="19"/>
            </w:rPr>
          </w:rPrChange>
        </w:rPr>
      </w:pPr>
      <w:ins w:id="16831" w:author="Airat Shigapov" w:date="2021-10-29T16:42:00Z">
        <w:r w:rsidRPr="00CA1CA9">
          <w:rPr>
            <w:rFonts w:ascii="Times New Roman" w:hAnsi="Times New Roman" w:cs="Times New Roman"/>
            <w:sz w:val="20"/>
            <w:szCs w:val="20"/>
            <w:lang w:val="en-US"/>
            <w:rPrChange w:id="16832" w:author="Airat Shigapov" w:date="2021-10-29T16:43:00Z">
              <w:rPr>
                <w:rFonts w:ascii="Consolas" w:hAnsi="Consolas" w:cs="Consolas"/>
                <w:color w:val="000000"/>
                <w:sz w:val="19"/>
                <w:szCs w:val="19"/>
              </w:rPr>
            </w:rPrChange>
          </w:rPr>
          <w:t xml:space="preserve">                       </w:t>
        </w:r>
        <w:r w:rsidRPr="00CA1CA9">
          <w:rPr>
            <w:rFonts w:ascii="Times New Roman" w:hAnsi="Times New Roman" w:cs="Times New Roman"/>
            <w:sz w:val="20"/>
            <w:szCs w:val="20"/>
            <w:lang w:val="en-US"/>
            <w:rPrChange w:id="16833" w:author="Airat Shigapov" w:date="2021-10-29T16:43:00Z">
              <w:rPr>
                <w:rFonts w:ascii="Consolas" w:hAnsi="Consolas" w:cs="Consolas"/>
                <w:color w:val="FF0000"/>
                <w:sz w:val="19"/>
                <w:szCs w:val="19"/>
              </w:rPr>
            </w:rPrChange>
          </w:rPr>
          <w:t xml:space="preserve"> </w:t>
        </w:r>
        <w:proofErr w:type="spellStart"/>
        <w:r w:rsidRPr="00CA1CA9">
          <w:rPr>
            <w:rFonts w:ascii="Times New Roman" w:hAnsi="Times New Roman" w:cs="Times New Roman"/>
            <w:sz w:val="20"/>
            <w:szCs w:val="20"/>
            <w:lang w:val="en-US"/>
            <w:rPrChange w:id="16834" w:author="Airat Shigapov" w:date="2021-10-29T16:43:00Z">
              <w:rPr>
                <w:rFonts w:ascii="Consolas" w:hAnsi="Consolas" w:cs="Consolas"/>
                <w:color w:val="FF0000"/>
                <w:sz w:val="19"/>
                <w:szCs w:val="19"/>
              </w:rPr>
            </w:rPrChange>
          </w:rPr>
          <w:t>MouseLeftButtonUp</w:t>
        </w:r>
        <w:proofErr w:type="spellEnd"/>
        <w:r w:rsidRPr="00CA1CA9">
          <w:rPr>
            <w:rFonts w:ascii="Times New Roman" w:hAnsi="Times New Roman" w:cs="Times New Roman"/>
            <w:sz w:val="20"/>
            <w:szCs w:val="20"/>
            <w:lang w:val="en-US"/>
            <w:rPrChange w:id="16835" w:author="Airat Shigapov" w:date="2021-10-29T16:43:00Z">
              <w:rPr>
                <w:rFonts w:ascii="Consolas" w:hAnsi="Consolas" w:cs="Consolas"/>
                <w:color w:val="0000FF"/>
                <w:sz w:val="19"/>
                <w:szCs w:val="19"/>
              </w:rPr>
            </w:rPrChange>
          </w:rPr>
          <w:t>="</w:t>
        </w:r>
        <w:proofErr w:type="spellStart"/>
        <w:r w:rsidRPr="00CA1CA9">
          <w:rPr>
            <w:rFonts w:ascii="Times New Roman" w:hAnsi="Times New Roman" w:cs="Times New Roman"/>
            <w:sz w:val="20"/>
            <w:szCs w:val="20"/>
            <w:lang w:val="en-US"/>
            <w:rPrChange w:id="16836" w:author="Airat Shigapov" w:date="2021-10-29T16:43:00Z">
              <w:rPr>
                <w:rFonts w:ascii="Consolas" w:hAnsi="Consolas" w:cs="Consolas"/>
                <w:color w:val="0000FF"/>
                <w:sz w:val="19"/>
                <w:szCs w:val="19"/>
              </w:rPr>
            </w:rPrChange>
          </w:rPr>
          <w:t>MyCartNavigate_Click</w:t>
        </w:r>
        <w:proofErr w:type="spellEnd"/>
        <w:r w:rsidRPr="00CA1CA9">
          <w:rPr>
            <w:rFonts w:ascii="Times New Roman" w:hAnsi="Times New Roman" w:cs="Times New Roman"/>
            <w:sz w:val="20"/>
            <w:szCs w:val="20"/>
            <w:lang w:val="en-US"/>
            <w:rPrChange w:id="16837" w:author="Airat Shigapov" w:date="2021-10-29T16:43:00Z">
              <w:rPr>
                <w:rFonts w:ascii="Consolas" w:hAnsi="Consolas" w:cs="Consolas"/>
                <w:color w:val="0000FF"/>
                <w:sz w:val="19"/>
                <w:szCs w:val="19"/>
              </w:rPr>
            </w:rPrChange>
          </w:rPr>
          <w:t>"</w:t>
        </w:r>
      </w:ins>
    </w:p>
    <w:p w14:paraId="6E700338" w14:textId="77777777" w:rsidR="00CA1CA9" w:rsidRPr="00CA1CA9" w:rsidRDefault="00CA1CA9" w:rsidP="00CA1CA9">
      <w:pPr>
        <w:autoSpaceDE w:val="0"/>
        <w:autoSpaceDN w:val="0"/>
        <w:adjustRightInd w:val="0"/>
        <w:spacing w:after="0" w:line="240" w:lineRule="auto"/>
        <w:rPr>
          <w:ins w:id="16838" w:author="Airat Shigapov" w:date="2021-10-29T16:42:00Z"/>
          <w:rFonts w:ascii="Times New Roman" w:hAnsi="Times New Roman" w:cs="Times New Roman"/>
          <w:sz w:val="20"/>
          <w:szCs w:val="20"/>
          <w:lang w:val="en-US"/>
          <w:rPrChange w:id="16839" w:author="Airat Shigapov" w:date="2021-10-29T16:43:00Z">
            <w:rPr>
              <w:ins w:id="16840" w:author="Airat Shigapov" w:date="2021-10-29T16:42:00Z"/>
              <w:rFonts w:ascii="Consolas" w:hAnsi="Consolas" w:cs="Consolas"/>
              <w:color w:val="000000"/>
              <w:sz w:val="19"/>
              <w:szCs w:val="19"/>
            </w:rPr>
          </w:rPrChange>
        </w:rPr>
      </w:pPr>
      <w:ins w:id="16841" w:author="Airat Shigapov" w:date="2021-10-29T16:42:00Z">
        <w:r w:rsidRPr="00CA1CA9">
          <w:rPr>
            <w:rFonts w:ascii="Times New Roman" w:hAnsi="Times New Roman" w:cs="Times New Roman"/>
            <w:sz w:val="20"/>
            <w:szCs w:val="20"/>
            <w:lang w:val="en-US"/>
            <w:rPrChange w:id="16842" w:author="Airat Shigapov" w:date="2021-10-29T16:43:00Z">
              <w:rPr>
                <w:rFonts w:ascii="Consolas" w:hAnsi="Consolas" w:cs="Consolas"/>
                <w:color w:val="000000"/>
                <w:sz w:val="19"/>
                <w:szCs w:val="19"/>
              </w:rPr>
            </w:rPrChange>
          </w:rPr>
          <w:t xml:space="preserve">                       </w:t>
        </w:r>
        <w:r w:rsidRPr="00CA1CA9">
          <w:rPr>
            <w:rFonts w:ascii="Times New Roman" w:hAnsi="Times New Roman" w:cs="Times New Roman"/>
            <w:sz w:val="20"/>
            <w:szCs w:val="20"/>
            <w:lang w:val="en-US"/>
            <w:rPrChange w:id="16843" w:author="Airat Shigapov" w:date="2021-10-29T16:43:00Z">
              <w:rPr>
                <w:rFonts w:ascii="Consolas" w:hAnsi="Consolas" w:cs="Consolas"/>
                <w:color w:val="FF0000"/>
                <w:sz w:val="19"/>
                <w:szCs w:val="19"/>
              </w:rPr>
            </w:rPrChange>
          </w:rPr>
          <w:t xml:space="preserve"> </w:t>
        </w:r>
        <w:proofErr w:type="spellStart"/>
        <w:r w:rsidRPr="00CA1CA9">
          <w:rPr>
            <w:rFonts w:ascii="Times New Roman" w:hAnsi="Times New Roman" w:cs="Times New Roman"/>
            <w:sz w:val="20"/>
            <w:szCs w:val="20"/>
            <w:lang w:val="en-US"/>
            <w:rPrChange w:id="16844" w:author="Airat Shigapov" w:date="2021-10-29T16:43:00Z">
              <w:rPr>
                <w:rFonts w:ascii="Consolas" w:hAnsi="Consolas" w:cs="Consolas"/>
                <w:color w:val="FF0000"/>
                <w:sz w:val="19"/>
                <w:szCs w:val="19"/>
              </w:rPr>
            </w:rPrChange>
          </w:rPr>
          <w:t>HorizontalAlignment</w:t>
        </w:r>
        <w:proofErr w:type="spellEnd"/>
        <w:r w:rsidRPr="00CA1CA9">
          <w:rPr>
            <w:rFonts w:ascii="Times New Roman" w:hAnsi="Times New Roman" w:cs="Times New Roman"/>
            <w:sz w:val="20"/>
            <w:szCs w:val="20"/>
            <w:lang w:val="en-US"/>
            <w:rPrChange w:id="16845" w:author="Airat Shigapov" w:date="2021-10-29T16:43:00Z">
              <w:rPr>
                <w:rFonts w:ascii="Consolas" w:hAnsi="Consolas" w:cs="Consolas"/>
                <w:color w:val="0000FF"/>
                <w:sz w:val="19"/>
                <w:szCs w:val="19"/>
              </w:rPr>
            </w:rPrChange>
          </w:rPr>
          <w:t>="Right"</w:t>
        </w:r>
      </w:ins>
    </w:p>
    <w:p w14:paraId="5A386B5C" w14:textId="77777777" w:rsidR="00CA1CA9" w:rsidRPr="00CA1CA9" w:rsidRDefault="00CA1CA9" w:rsidP="00CA1CA9">
      <w:pPr>
        <w:autoSpaceDE w:val="0"/>
        <w:autoSpaceDN w:val="0"/>
        <w:adjustRightInd w:val="0"/>
        <w:spacing w:after="0" w:line="240" w:lineRule="auto"/>
        <w:rPr>
          <w:ins w:id="16846" w:author="Airat Shigapov" w:date="2021-10-29T16:42:00Z"/>
          <w:rFonts w:ascii="Times New Roman" w:hAnsi="Times New Roman" w:cs="Times New Roman"/>
          <w:sz w:val="20"/>
          <w:szCs w:val="20"/>
          <w:lang w:val="en-US"/>
          <w:rPrChange w:id="16847" w:author="Airat Shigapov" w:date="2021-10-29T16:43:00Z">
            <w:rPr>
              <w:ins w:id="16848" w:author="Airat Shigapov" w:date="2021-10-29T16:42:00Z"/>
              <w:rFonts w:ascii="Consolas" w:hAnsi="Consolas" w:cs="Consolas"/>
              <w:color w:val="000000"/>
              <w:sz w:val="19"/>
              <w:szCs w:val="19"/>
            </w:rPr>
          </w:rPrChange>
        </w:rPr>
      </w:pPr>
      <w:ins w:id="16849" w:author="Airat Shigapov" w:date="2021-10-29T16:42:00Z">
        <w:r w:rsidRPr="00CA1CA9">
          <w:rPr>
            <w:rFonts w:ascii="Times New Roman" w:hAnsi="Times New Roman" w:cs="Times New Roman"/>
            <w:sz w:val="20"/>
            <w:szCs w:val="20"/>
            <w:lang w:val="en-US"/>
            <w:rPrChange w:id="16850" w:author="Airat Shigapov" w:date="2021-10-29T16:43:00Z">
              <w:rPr>
                <w:rFonts w:ascii="Consolas" w:hAnsi="Consolas" w:cs="Consolas"/>
                <w:color w:val="000000"/>
                <w:sz w:val="19"/>
                <w:szCs w:val="19"/>
              </w:rPr>
            </w:rPrChange>
          </w:rPr>
          <w:t xml:space="preserve">                       </w:t>
        </w:r>
        <w:r w:rsidRPr="00CA1CA9">
          <w:rPr>
            <w:rFonts w:ascii="Times New Roman" w:hAnsi="Times New Roman" w:cs="Times New Roman"/>
            <w:sz w:val="20"/>
            <w:szCs w:val="20"/>
            <w:lang w:val="en-US"/>
            <w:rPrChange w:id="16851" w:author="Airat Shigapov" w:date="2021-10-29T16:43:00Z">
              <w:rPr>
                <w:rFonts w:ascii="Consolas" w:hAnsi="Consolas" w:cs="Consolas"/>
                <w:color w:val="FF0000"/>
                <w:sz w:val="19"/>
                <w:szCs w:val="19"/>
              </w:rPr>
            </w:rPrChange>
          </w:rPr>
          <w:t xml:space="preserve"> </w:t>
        </w:r>
        <w:proofErr w:type="spellStart"/>
        <w:r w:rsidRPr="00CA1CA9">
          <w:rPr>
            <w:rFonts w:ascii="Times New Roman" w:hAnsi="Times New Roman" w:cs="Times New Roman"/>
            <w:sz w:val="20"/>
            <w:szCs w:val="20"/>
            <w:lang w:val="en-US"/>
            <w:rPrChange w:id="16852" w:author="Airat Shigapov" w:date="2021-10-29T16:43:00Z">
              <w:rPr>
                <w:rFonts w:ascii="Consolas" w:hAnsi="Consolas" w:cs="Consolas"/>
                <w:color w:val="FF0000"/>
                <w:sz w:val="19"/>
                <w:szCs w:val="19"/>
              </w:rPr>
            </w:rPrChange>
          </w:rPr>
          <w:t>VerticalAlignment</w:t>
        </w:r>
        <w:proofErr w:type="spellEnd"/>
        <w:r w:rsidRPr="00CA1CA9">
          <w:rPr>
            <w:rFonts w:ascii="Times New Roman" w:hAnsi="Times New Roman" w:cs="Times New Roman"/>
            <w:sz w:val="20"/>
            <w:szCs w:val="20"/>
            <w:lang w:val="en-US"/>
            <w:rPrChange w:id="16853" w:author="Airat Shigapov" w:date="2021-10-29T16:43:00Z">
              <w:rPr>
                <w:rFonts w:ascii="Consolas" w:hAnsi="Consolas" w:cs="Consolas"/>
                <w:color w:val="0000FF"/>
                <w:sz w:val="19"/>
                <w:szCs w:val="19"/>
              </w:rPr>
            </w:rPrChange>
          </w:rPr>
          <w:t>="Center"</w:t>
        </w:r>
      </w:ins>
    </w:p>
    <w:p w14:paraId="417B978A" w14:textId="77777777" w:rsidR="00CA1CA9" w:rsidRPr="00CA1CA9" w:rsidRDefault="00CA1CA9" w:rsidP="00CA1CA9">
      <w:pPr>
        <w:autoSpaceDE w:val="0"/>
        <w:autoSpaceDN w:val="0"/>
        <w:adjustRightInd w:val="0"/>
        <w:spacing w:after="0" w:line="240" w:lineRule="auto"/>
        <w:rPr>
          <w:ins w:id="16854" w:author="Airat Shigapov" w:date="2021-10-29T16:42:00Z"/>
          <w:rFonts w:ascii="Times New Roman" w:hAnsi="Times New Roman" w:cs="Times New Roman"/>
          <w:sz w:val="20"/>
          <w:szCs w:val="20"/>
          <w:lang w:val="en-US"/>
          <w:rPrChange w:id="16855" w:author="Airat Shigapov" w:date="2021-10-29T16:43:00Z">
            <w:rPr>
              <w:ins w:id="16856" w:author="Airat Shigapov" w:date="2021-10-29T16:42:00Z"/>
              <w:rFonts w:ascii="Consolas" w:hAnsi="Consolas" w:cs="Consolas"/>
              <w:color w:val="000000"/>
              <w:sz w:val="19"/>
              <w:szCs w:val="19"/>
            </w:rPr>
          </w:rPrChange>
        </w:rPr>
      </w:pPr>
      <w:ins w:id="16857" w:author="Airat Shigapov" w:date="2021-10-29T16:42:00Z">
        <w:r w:rsidRPr="00CA1CA9">
          <w:rPr>
            <w:rFonts w:ascii="Times New Roman" w:hAnsi="Times New Roman" w:cs="Times New Roman"/>
            <w:sz w:val="20"/>
            <w:szCs w:val="20"/>
            <w:lang w:val="en-US"/>
            <w:rPrChange w:id="16858" w:author="Airat Shigapov" w:date="2021-10-29T16:43:00Z">
              <w:rPr>
                <w:rFonts w:ascii="Consolas" w:hAnsi="Consolas" w:cs="Consolas"/>
                <w:color w:val="000000"/>
                <w:sz w:val="19"/>
                <w:szCs w:val="19"/>
              </w:rPr>
            </w:rPrChange>
          </w:rPr>
          <w:t xml:space="preserve">                       </w:t>
        </w:r>
        <w:r w:rsidRPr="00CA1CA9">
          <w:rPr>
            <w:rFonts w:ascii="Times New Roman" w:hAnsi="Times New Roman" w:cs="Times New Roman"/>
            <w:sz w:val="20"/>
            <w:szCs w:val="20"/>
            <w:lang w:val="en-US"/>
            <w:rPrChange w:id="16859" w:author="Airat Shigapov" w:date="2021-10-29T16:43:00Z">
              <w:rPr>
                <w:rFonts w:ascii="Consolas" w:hAnsi="Consolas" w:cs="Consolas"/>
                <w:color w:val="FF0000"/>
                <w:sz w:val="19"/>
                <w:szCs w:val="19"/>
              </w:rPr>
            </w:rPrChange>
          </w:rPr>
          <w:t xml:space="preserve"> Margin</w:t>
        </w:r>
        <w:r w:rsidRPr="00CA1CA9">
          <w:rPr>
            <w:rFonts w:ascii="Times New Roman" w:hAnsi="Times New Roman" w:cs="Times New Roman"/>
            <w:sz w:val="20"/>
            <w:szCs w:val="20"/>
            <w:lang w:val="en-US"/>
            <w:rPrChange w:id="16860" w:author="Airat Shigapov" w:date="2021-10-29T16:43:00Z">
              <w:rPr>
                <w:rFonts w:ascii="Consolas" w:hAnsi="Consolas" w:cs="Consolas"/>
                <w:color w:val="0000FF"/>
                <w:sz w:val="19"/>
                <w:szCs w:val="19"/>
              </w:rPr>
            </w:rPrChange>
          </w:rPr>
          <w:t>="0,0,60,0"&gt;</w:t>
        </w:r>
      </w:ins>
    </w:p>
    <w:p w14:paraId="3D717149" w14:textId="77777777" w:rsidR="00CA1CA9" w:rsidRPr="00CA1CA9" w:rsidRDefault="00CA1CA9" w:rsidP="00CA1CA9">
      <w:pPr>
        <w:autoSpaceDE w:val="0"/>
        <w:autoSpaceDN w:val="0"/>
        <w:adjustRightInd w:val="0"/>
        <w:spacing w:after="0" w:line="240" w:lineRule="auto"/>
        <w:rPr>
          <w:ins w:id="16861" w:author="Airat Shigapov" w:date="2021-10-29T16:42:00Z"/>
          <w:rFonts w:ascii="Times New Roman" w:hAnsi="Times New Roman" w:cs="Times New Roman"/>
          <w:sz w:val="20"/>
          <w:szCs w:val="20"/>
          <w:lang w:val="en-US"/>
          <w:rPrChange w:id="16862" w:author="Airat Shigapov" w:date="2021-10-29T16:43:00Z">
            <w:rPr>
              <w:ins w:id="16863" w:author="Airat Shigapov" w:date="2021-10-29T16:42:00Z"/>
              <w:rFonts w:ascii="Consolas" w:hAnsi="Consolas" w:cs="Consolas"/>
              <w:color w:val="000000"/>
              <w:sz w:val="19"/>
              <w:szCs w:val="19"/>
            </w:rPr>
          </w:rPrChange>
        </w:rPr>
      </w:pPr>
      <w:ins w:id="16864" w:author="Airat Shigapov" w:date="2021-10-29T16:42:00Z">
        <w:r w:rsidRPr="00CA1CA9">
          <w:rPr>
            <w:rFonts w:ascii="Times New Roman" w:hAnsi="Times New Roman" w:cs="Times New Roman"/>
            <w:sz w:val="20"/>
            <w:szCs w:val="20"/>
            <w:lang w:val="en-US"/>
            <w:rPrChange w:id="16865" w:author="Airat Shigapov" w:date="2021-10-29T16:43:00Z">
              <w:rPr>
                <w:rFonts w:ascii="Consolas" w:hAnsi="Consolas" w:cs="Consolas"/>
                <w:color w:val="000000"/>
                <w:sz w:val="19"/>
                <w:szCs w:val="19"/>
              </w:rPr>
            </w:rPrChange>
          </w:rPr>
          <w:t xml:space="preserve">                </w:t>
        </w:r>
        <w:r w:rsidRPr="00CA1CA9">
          <w:rPr>
            <w:rFonts w:ascii="Times New Roman" w:hAnsi="Times New Roman" w:cs="Times New Roman"/>
            <w:sz w:val="20"/>
            <w:szCs w:val="20"/>
            <w:lang w:val="en-US"/>
            <w:rPrChange w:id="16866" w:author="Airat Shigapov" w:date="2021-10-29T16:43:00Z">
              <w:rPr>
                <w:rFonts w:ascii="Consolas" w:hAnsi="Consolas" w:cs="Consolas"/>
                <w:color w:val="0000FF"/>
                <w:sz w:val="19"/>
                <w:szCs w:val="19"/>
              </w:rPr>
            </w:rPrChange>
          </w:rPr>
          <w:t>&lt;</w:t>
        </w:r>
        <w:r w:rsidRPr="00CA1CA9">
          <w:rPr>
            <w:rFonts w:ascii="Times New Roman" w:hAnsi="Times New Roman" w:cs="Times New Roman"/>
            <w:sz w:val="20"/>
            <w:szCs w:val="20"/>
            <w:lang w:val="en-US"/>
            <w:rPrChange w:id="16867" w:author="Airat Shigapov" w:date="2021-10-29T16:43:00Z">
              <w:rPr>
                <w:rFonts w:ascii="Consolas" w:hAnsi="Consolas" w:cs="Consolas"/>
                <w:color w:val="A31515"/>
                <w:sz w:val="19"/>
                <w:szCs w:val="19"/>
              </w:rPr>
            </w:rPrChange>
          </w:rPr>
          <w:t>Image</w:t>
        </w:r>
        <w:r w:rsidRPr="00CA1CA9">
          <w:rPr>
            <w:rFonts w:ascii="Times New Roman" w:hAnsi="Times New Roman" w:cs="Times New Roman"/>
            <w:sz w:val="20"/>
            <w:szCs w:val="20"/>
            <w:lang w:val="en-US"/>
            <w:rPrChange w:id="16868" w:author="Airat Shigapov" w:date="2021-10-29T16:43:00Z">
              <w:rPr>
                <w:rFonts w:ascii="Consolas" w:hAnsi="Consolas" w:cs="Consolas"/>
                <w:color w:val="FF0000"/>
                <w:sz w:val="19"/>
                <w:szCs w:val="19"/>
              </w:rPr>
            </w:rPrChange>
          </w:rPr>
          <w:t xml:space="preserve"> Source</w:t>
        </w:r>
        <w:r w:rsidRPr="00CA1CA9">
          <w:rPr>
            <w:rFonts w:ascii="Times New Roman" w:hAnsi="Times New Roman" w:cs="Times New Roman"/>
            <w:sz w:val="20"/>
            <w:szCs w:val="20"/>
            <w:lang w:val="en-US"/>
            <w:rPrChange w:id="16869" w:author="Airat Shigapov" w:date="2021-10-29T16:43:00Z">
              <w:rPr>
                <w:rFonts w:ascii="Consolas" w:hAnsi="Consolas" w:cs="Consolas"/>
                <w:color w:val="0000FF"/>
                <w:sz w:val="19"/>
                <w:szCs w:val="19"/>
              </w:rPr>
            </w:rPrChange>
          </w:rPr>
          <w:t>="/Images/retail.png"</w:t>
        </w:r>
        <w:r w:rsidRPr="00CA1CA9">
          <w:rPr>
            <w:rFonts w:ascii="Times New Roman" w:hAnsi="Times New Roman" w:cs="Times New Roman"/>
            <w:sz w:val="20"/>
            <w:szCs w:val="20"/>
            <w:lang w:val="en-US"/>
            <w:rPrChange w:id="16870" w:author="Airat Shigapov" w:date="2021-10-29T16:43:00Z">
              <w:rPr>
                <w:rFonts w:ascii="Consolas" w:hAnsi="Consolas" w:cs="Consolas"/>
                <w:color w:val="000000"/>
                <w:sz w:val="19"/>
                <w:szCs w:val="19"/>
              </w:rPr>
            </w:rPrChange>
          </w:rPr>
          <w:t xml:space="preserve">  </w:t>
        </w:r>
      </w:ins>
    </w:p>
    <w:p w14:paraId="4413C36D" w14:textId="77777777" w:rsidR="00CA1CA9" w:rsidRPr="00CA1CA9" w:rsidRDefault="00CA1CA9" w:rsidP="00CA1CA9">
      <w:pPr>
        <w:autoSpaceDE w:val="0"/>
        <w:autoSpaceDN w:val="0"/>
        <w:adjustRightInd w:val="0"/>
        <w:spacing w:after="0" w:line="240" w:lineRule="auto"/>
        <w:rPr>
          <w:ins w:id="16871" w:author="Airat Shigapov" w:date="2021-10-29T16:42:00Z"/>
          <w:rFonts w:ascii="Times New Roman" w:hAnsi="Times New Roman" w:cs="Times New Roman"/>
          <w:sz w:val="20"/>
          <w:szCs w:val="20"/>
          <w:lang w:val="en-US"/>
          <w:rPrChange w:id="16872" w:author="Airat Shigapov" w:date="2021-10-29T16:43:00Z">
            <w:rPr>
              <w:ins w:id="16873" w:author="Airat Shigapov" w:date="2021-10-29T16:42:00Z"/>
              <w:rFonts w:ascii="Consolas" w:hAnsi="Consolas" w:cs="Consolas"/>
              <w:color w:val="000000"/>
              <w:sz w:val="19"/>
              <w:szCs w:val="19"/>
            </w:rPr>
          </w:rPrChange>
        </w:rPr>
      </w:pPr>
      <w:ins w:id="16874" w:author="Airat Shigapov" w:date="2021-10-29T16:42:00Z">
        <w:r w:rsidRPr="00CA1CA9">
          <w:rPr>
            <w:rFonts w:ascii="Times New Roman" w:hAnsi="Times New Roman" w:cs="Times New Roman"/>
            <w:sz w:val="20"/>
            <w:szCs w:val="20"/>
            <w:lang w:val="en-US"/>
            <w:rPrChange w:id="16875" w:author="Airat Shigapov" w:date="2021-10-29T16:43:00Z">
              <w:rPr>
                <w:rFonts w:ascii="Consolas" w:hAnsi="Consolas" w:cs="Consolas"/>
                <w:color w:val="000000"/>
                <w:sz w:val="19"/>
                <w:szCs w:val="19"/>
              </w:rPr>
            </w:rPrChange>
          </w:rPr>
          <w:t xml:space="preserve">                      </w:t>
        </w:r>
        <w:r w:rsidRPr="00CA1CA9">
          <w:rPr>
            <w:rFonts w:ascii="Times New Roman" w:hAnsi="Times New Roman" w:cs="Times New Roman"/>
            <w:sz w:val="20"/>
            <w:szCs w:val="20"/>
            <w:lang w:val="en-US"/>
            <w:rPrChange w:id="16876" w:author="Airat Shigapov" w:date="2021-10-29T16:43:00Z">
              <w:rPr>
                <w:rFonts w:ascii="Consolas" w:hAnsi="Consolas" w:cs="Consolas"/>
                <w:color w:val="FF0000"/>
                <w:sz w:val="19"/>
                <w:szCs w:val="19"/>
              </w:rPr>
            </w:rPrChange>
          </w:rPr>
          <w:t xml:space="preserve"> Height</w:t>
        </w:r>
        <w:r w:rsidRPr="00CA1CA9">
          <w:rPr>
            <w:rFonts w:ascii="Times New Roman" w:hAnsi="Times New Roman" w:cs="Times New Roman"/>
            <w:sz w:val="20"/>
            <w:szCs w:val="20"/>
            <w:lang w:val="en-US"/>
            <w:rPrChange w:id="16877" w:author="Airat Shigapov" w:date="2021-10-29T16:43:00Z">
              <w:rPr>
                <w:rFonts w:ascii="Consolas" w:hAnsi="Consolas" w:cs="Consolas"/>
                <w:color w:val="0000FF"/>
                <w:sz w:val="19"/>
                <w:szCs w:val="19"/>
              </w:rPr>
            </w:rPrChange>
          </w:rPr>
          <w:t>="50</w:t>
        </w:r>
        <w:proofErr w:type="gramStart"/>
        <w:r w:rsidRPr="00CA1CA9">
          <w:rPr>
            <w:rFonts w:ascii="Times New Roman" w:hAnsi="Times New Roman" w:cs="Times New Roman"/>
            <w:sz w:val="20"/>
            <w:szCs w:val="20"/>
            <w:lang w:val="en-US"/>
            <w:rPrChange w:id="16878" w:author="Airat Shigapov" w:date="2021-10-29T16:43:00Z">
              <w:rPr>
                <w:rFonts w:ascii="Consolas" w:hAnsi="Consolas" w:cs="Consolas"/>
                <w:color w:val="0000FF"/>
                <w:sz w:val="19"/>
                <w:szCs w:val="19"/>
              </w:rPr>
            </w:rPrChange>
          </w:rPr>
          <w:t>"</w:t>
        </w:r>
        <w:r w:rsidRPr="00CA1CA9">
          <w:rPr>
            <w:rFonts w:ascii="Times New Roman" w:hAnsi="Times New Roman" w:cs="Times New Roman"/>
            <w:sz w:val="20"/>
            <w:szCs w:val="20"/>
            <w:lang w:val="en-US"/>
            <w:rPrChange w:id="16879" w:author="Airat Shigapov" w:date="2021-10-29T16:43:00Z">
              <w:rPr>
                <w:rFonts w:ascii="Consolas" w:hAnsi="Consolas" w:cs="Consolas"/>
                <w:color w:val="000000"/>
                <w:sz w:val="19"/>
                <w:szCs w:val="19"/>
              </w:rPr>
            </w:rPrChange>
          </w:rPr>
          <w:t xml:space="preserve"> </w:t>
        </w:r>
        <w:r w:rsidRPr="00CA1CA9">
          <w:rPr>
            <w:rFonts w:ascii="Times New Roman" w:hAnsi="Times New Roman" w:cs="Times New Roman"/>
            <w:sz w:val="20"/>
            <w:szCs w:val="20"/>
            <w:lang w:val="en-US"/>
            <w:rPrChange w:id="16880" w:author="Airat Shigapov" w:date="2021-10-29T16:43:00Z">
              <w:rPr>
                <w:rFonts w:ascii="Consolas" w:hAnsi="Consolas" w:cs="Consolas"/>
                <w:color w:val="0000FF"/>
                <w:sz w:val="19"/>
                <w:szCs w:val="19"/>
              </w:rPr>
            </w:rPrChange>
          </w:rPr>
          <w:t xml:space="preserve"> /</w:t>
        </w:r>
        <w:proofErr w:type="gramEnd"/>
        <w:r w:rsidRPr="00CA1CA9">
          <w:rPr>
            <w:rFonts w:ascii="Times New Roman" w:hAnsi="Times New Roman" w:cs="Times New Roman"/>
            <w:sz w:val="20"/>
            <w:szCs w:val="20"/>
            <w:lang w:val="en-US"/>
            <w:rPrChange w:id="16881" w:author="Airat Shigapov" w:date="2021-10-29T16:43:00Z">
              <w:rPr>
                <w:rFonts w:ascii="Consolas" w:hAnsi="Consolas" w:cs="Consolas"/>
                <w:color w:val="0000FF"/>
                <w:sz w:val="19"/>
                <w:szCs w:val="19"/>
              </w:rPr>
            </w:rPrChange>
          </w:rPr>
          <w:t>&gt;</w:t>
        </w:r>
      </w:ins>
    </w:p>
    <w:p w14:paraId="453D187F" w14:textId="77777777" w:rsidR="00CA1CA9" w:rsidRPr="00CA1CA9" w:rsidRDefault="00CA1CA9" w:rsidP="00CA1CA9">
      <w:pPr>
        <w:autoSpaceDE w:val="0"/>
        <w:autoSpaceDN w:val="0"/>
        <w:adjustRightInd w:val="0"/>
        <w:spacing w:after="0" w:line="240" w:lineRule="auto"/>
        <w:rPr>
          <w:ins w:id="16882" w:author="Airat Shigapov" w:date="2021-10-29T16:42:00Z"/>
          <w:rFonts w:ascii="Times New Roman" w:hAnsi="Times New Roman" w:cs="Times New Roman"/>
          <w:sz w:val="20"/>
          <w:szCs w:val="20"/>
          <w:lang w:val="en-US"/>
          <w:rPrChange w:id="16883" w:author="Airat Shigapov" w:date="2021-10-29T16:43:00Z">
            <w:rPr>
              <w:ins w:id="16884" w:author="Airat Shigapov" w:date="2021-10-29T16:42:00Z"/>
              <w:rFonts w:ascii="Consolas" w:hAnsi="Consolas" w:cs="Consolas"/>
              <w:color w:val="000000"/>
              <w:sz w:val="19"/>
              <w:szCs w:val="19"/>
            </w:rPr>
          </w:rPrChange>
        </w:rPr>
      </w:pPr>
      <w:ins w:id="16885" w:author="Airat Shigapov" w:date="2021-10-29T16:42:00Z">
        <w:r w:rsidRPr="00CA1CA9">
          <w:rPr>
            <w:rFonts w:ascii="Times New Roman" w:hAnsi="Times New Roman" w:cs="Times New Roman"/>
            <w:sz w:val="20"/>
            <w:szCs w:val="20"/>
            <w:lang w:val="en-US"/>
            <w:rPrChange w:id="16886" w:author="Airat Shigapov" w:date="2021-10-29T16:43:00Z">
              <w:rPr>
                <w:rFonts w:ascii="Consolas" w:hAnsi="Consolas" w:cs="Consolas"/>
                <w:color w:val="000000"/>
                <w:sz w:val="19"/>
                <w:szCs w:val="19"/>
              </w:rPr>
            </w:rPrChange>
          </w:rPr>
          <w:t xml:space="preserve">                </w:t>
        </w:r>
        <w:r w:rsidRPr="00CA1CA9">
          <w:rPr>
            <w:rFonts w:ascii="Times New Roman" w:hAnsi="Times New Roman" w:cs="Times New Roman"/>
            <w:sz w:val="20"/>
            <w:szCs w:val="20"/>
            <w:lang w:val="en-US"/>
            <w:rPrChange w:id="16887" w:author="Airat Shigapov" w:date="2021-10-29T16:43:00Z">
              <w:rPr>
                <w:rFonts w:ascii="Consolas" w:hAnsi="Consolas" w:cs="Consolas"/>
                <w:color w:val="0000FF"/>
                <w:sz w:val="19"/>
                <w:szCs w:val="19"/>
              </w:rPr>
            </w:rPrChange>
          </w:rPr>
          <w:t>&lt;</w:t>
        </w:r>
        <w:proofErr w:type="spellStart"/>
        <w:r w:rsidRPr="00CA1CA9">
          <w:rPr>
            <w:rFonts w:ascii="Times New Roman" w:hAnsi="Times New Roman" w:cs="Times New Roman"/>
            <w:sz w:val="20"/>
            <w:szCs w:val="20"/>
            <w:lang w:val="en-US"/>
            <w:rPrChange w:id="16888" w:author="Airat Shigapov" w:date="2021-10-29T16:43:00Z">
              <w:rPr>
                <w:rFonts w:ascii="Consolas" w:hAnsi="Consolas" w:cs="Consolas"/>
                <w:color w:val="A31515"/>
                <w:sz w:val="19"/>
                <w:szCs w:val="19"/>
              </w:rPr>
            </w:rPrChange>
          </w:rPr>
          <w:t>StackPanel</w:t>
        </w:r>
        <w:proofErr w:type="spellEnd"/>
        <w:r w:rsidRPr="00CA1CA9">
          <w:rPr>
            <w:rFonts w:ascii="Times New Roman" w:hAnsi="Times New Roman" w:cs="Times New Roman"/>
            <w:sz w:val="20"/>
            <w:szCs w:val="20"/>
            <w:lang w:val="en-US"/>
            <w:rPrChange w:id="16889" w:author="Airat Shigapov" w:date="2021-10-29T16:43:00Z">
              <w:rPr>
                <w:rFonts w:ascii="Consolas" w:hAnsi="Consolas" w:cs="Consolas"/>
                <w:color w:val="FF0000"/>
                <w:sz w:val="19"/>
                <w:szCs w:val="19"/>
              </w:rPr>
            </w:rPrChange>
          </w:rPr>
          <w:t xml:space="preserve"> Orientation</w:t>
        </w:r>
        <w:r w:rsidRPr="00CA1CA9">
          <w:rPr>
            <w:rFonts w:ascii="Times New Roman" w:hAnsi="Times New Roman" w:cs="Times New Roman"/>
            <w:sz w:val="20"/>
            <w:szCs w:val="20"/>
            <w:lang w:val="en-US"/>
            <w:rPrChange w:id="16890" w:author="Airat Shigapov" w:date="2021-10-29T16:43:00Z">
              <w:rPr>
                <w:rFonts w:ascii="Consolas" w:hAnsi="Consolas" w:cs="Consolas"/>
                <w:color w:val="0000FF"/>
                <w:sz w:val="19"/>
                <w:szCs w:val="19"/>
              </w:rPr>
            </w:rPrChange>
          </w:rPr>
          <w:t>="Vertical"</w:t>
        </w:r>
      </w:ins>
    </w:p>
    <w:p w14:paraId="53E18931" w14:textId="77777777" w:rsidR="00CA1CA9" w:rsidRPr="00CA1CA9" w:rsidRDefault="00CA1CA9" w:rsidP="00CA1CA9">
      <w:pPr>
        <w:autoSpaceDE w:val="0"/>
        <w:autoSpaceDN w:val="0"/>
        <w:adjustRightInd w:val="0"/>
        <w:spacing w:after="0" w:line="240" w:lineRule="auto"/>
        <w:rPr>
          <w:ins w:id="16891" w:author="Airat Shigapov" w:date="2021-10-29T16:42:00Z"/>
          <w:rFonts w:ascii="Times New Roman" w:hAnsi="Times New Roman" w:cs="Times New Roman"/>
          <w:sz w:val="20"/>
          <w:szCs w:val="20"/>
          <w:lang w:val="en-US"/>
          <w:rPrChange w:id="16892" w:author="Airat Shigapov" w:date="2021-10-29T16:43:00Z">
            <w:rPr>
              <w:ins w:id="16893" w:author="Airat Shigapov" w:date="2021-10-29T16:42:00Z"/>
              <w:rFonts w:ascii="Consolas" w:hAnsi="Consolas" w:cs="Consolas"/>
              <w:color w:val="000000"/>
              <w:sz w:val="19"/>
              <w:szCs w:val="19"/>
            </w:rPr>
          </w:rPrChange>
        </w:rPr>
      </w:pPr>
      <w:ins w:id="16894" w:author="Airat Shigapov" w:date="2021-10-29T16:42:00Z">
        <w:r w:rsidRPr="00CA1CA9">
          <w:rPr>
            <w:rFonts w:ascii="Times New Roman" w:hAnsi="Times New Roman" w:cs="Times New Roman"/>
            <w:sz w:val="20"/>
            <w:szCs w:val="20"/>
            <w:lang w:val="en-US"/>
            <w:rPrChange w:id="16895" w:author="Airat Shigapov" w:date="2021-10-29T16:43:00Z">
              <w:rPr>
                <w:rFonts w:ascii="Consolas" w:hAnsi="Consolas" w:cs="Consolas"/>
                <w:color w:val="000000"/>
                <w:sz w:val="19"/>
                <w:szCs w:val="19"/>
              </w:rPr>
            </w:rPrChange>
          </w:rPr>
          <w:t xml:space="preserve">                       </w:t>
        </w:r>
        <w:r w:rsidRPr="00CA1CA9">
          <w:rPr>
            <w:rFonts w:ascii="Times New Roman" w:hAnsi="Times New Roman" w:cs="Times New Roman"/>
            <w:sz w:val="20"/>
            <w:szCs w:val="20"/>
            <w:lang w:val="en-US"/>
            <w:rPrChange w:id="16896" w:author="Airat Shigapov" w:date="2021-10-29T16:43:00Z">
              <w:rPr>
                <w:rFonts w:ascii="Consolas" w:hAnsi="Consolas" w:cs="Consolas"/>
                <w:color w:val="FF0000"/>
                <w:sz w:val="19"/>
                <w:szCs w:val="19"/>
              </w:rPr>
            </w:rPrChange>
          </w:rPr>
          <w:t xml:space="preserve"> </w:t>
        </w:r>
        <w:proofErr w:type="spellStart"/>
        <w:r w:rsidRPr="00CA1CA9">
          <w:rPr>
            <w:rFonts w:ascii="Times New Roman" w:hAnsi="Times New Roman" w:cs="Times New Roman"/>
            <w:sz w:val="20"/>
            <w:szCs w:val="20"/>
            <w:lang w:val="en-US"/>
            <w:rPrChange w:id="16897" w:author="Airat Shigapov" w:date="2021-10-29T16:43:00Z">
              <w:rPr>
                <w:rFonts w:ascii="Consolas" w:hAnsi="Consolas" w:cs="Consolas"/>
                <w:color w:val="FF0000"/>
                <w:sz w:val="19"/>
                <w:szCs w:val="19"/>
              </w:rPr>
            </w:rPrChange>
          </w:rPr>
          <w:t>VerticalAlignment</w:t>
        </w:r>
        <w:proofErr w:type="spellEnd"/>
        <w:r w:rsidRPr="00CA1CA9">
          <w:rPr>
            <w:rFonts w:ascii="Times New Roman" w:hAnsi="Times New Roman" w:cs="Times New Roman"/>
            <w:sz w:val="20"/>
            <w:szCs w:val="20"/>
            <w:lang w:val="en-US"/>
            <w:rPrChange w:id="16898" w:author="Airat Shigapov" w:date="2021-10-29T16:43:00Z">
              <w:rPr>
                <w:rFonts w:ascii="Consolas" w:hAnsi="Consolas" w:cs="Consolas"/>
                <w:color w:val="0000FF"/>
                <w:sz w:val="19"/>
                <w:szCs w:val="19"/>
              </w:rPr>
            </w:rPrChange>
          </w:rPr>
          <w:t>="Center"</w:t>
        </w:r>
      </w:ins>
    </w:p>
    <w:p w14:paraId="0E58FA77" w14:textId="77777777" w:rsidR="00CA1CA9" w:rsidRPr="00CA1CA9" w:rsidRDefault="00CA1CA9" w:rsidP="00CA1CA9">
      <w:pPr>
        <w:autoSpaceDE w:val="0"/>
        <w:autoSpaceDN w:val="0"/>
        <w:adjustRightInd w:val="0"/>
        <w:spacing w:after="0" w:line="240" w:lineRule="auto"/>
        <w:rPr>
          <w:ins w:id="16899" w:author="Airat Shigapov" w:date="2021-10-29T16:42:00Z"/>
          <w:rFonts w:ascii="Times New Roman" w:hAnsi="Times New Roman" w:cs="Times New Roman"/>
          <w:sz w:val="20"/>
          <w:szCs w:val="20"/>
          <w:lang w:val="en-US"/>
          <w:rPrChange w:id="16900" w:author="Airat Shigapov" w:date="2021-10-29T16:43:00Z">
            <w:rPr>
              <w:ins w:id="16901" w:author="Airat Shigapov" w:date="2021-10-29T16:42:00Z"/>
              <w:rFonts w:ascii="Consolas" w:hAnsi="Consolas" w:cs="Consolas"/>
              <w:color w:val="000000"/>
              <w:sz w:val="19"/>
              <w:szCs w:val="19"/>
            </w:rPr>
          </w:rPrChange>
        </w:rPr>
      </w:pPr>
      <w:ins w:id="16902" w:author="Airat Shigapov" w:date="2021-10-29T16:42:00Z">
        <w:r w:rsidRPr="00CA1CA9">
          <w:rPr>
            <w:rFonts w:ascii="Times New Roman" w:hAnsi="Times New Roman" w:cs="Times New Roman"/>
            <w:sz w:val="20"/>
            <w:szCs w:val="20"/>
            <w:lang w:val="en-US"/>
            <w:rPrChange w:id="16903" w:author="Airat Shigapov" w:date="2021-10-29T16:43:00Z">
              <w:rPr>
                <w:rFonts w:ascii="Consolas" w:hAnsi="Consolas" w:cs="Consolas"/>
                <w:color w:val="000000"/>
                <w:sz w:val="19"/>
                <w:szCs w:val="19"/>
              </w:rPr>
            </w:rPrChange>
          </w:rPr>
          <w:t xml:space="preserve">                       </w:t>
        </w:r>
        <w:r w:rsidRPr="00CA1CA9">
          <w:rPr>
            <w:rFonts w:ascii="Times New Roman" w:hAnsi="Times New Roman" w:cs="Times New Roman"/>
            <w:sz w:val="20"/>
            <w:szCs w:val="20"/>
            <w:lang w:val="en-US"/>
            <w:rPrChange w:id="16904" w:author="Airat Shigapov" w:date="2021-10-29T16:43:00Z">
              <w:rPr>
                <w:rFonts w:ascii="Consolas" w:hAnsi="Consolas" w:cs="Consolas"/>
                <w:color w:val="FF0000"/>
                <w:sz w:val="19"/>
                <w:szCs w:val="19"/>
              </w:rPr>
            </w:rPrChange>
          </w:rPr>
          <w:t xml:space="preserve"> Margin</w:t>
        </w:r>
        <w:r w:rsidRPr="00CA1CA9">
          <w:rPr>
            <w:rFonts w:ascii="Times New Roman" w:hAnsi="Times New Roman" w:cs="Times New Roman"/>
            <w:sz w:val="20"/>
            <w:szCs w:val="20"/>
            <w:lang w:val="en-US"/>
            <w:rPrChange w:id="16905" w:author="Airat Shigapov" w:date="2021-10-29T16:43:00Z">
              <w:rPr>
                <w:rFonts w:ascii="Consolas" w:hAnsi="Consolas" w:cs="Consolas"/>
                <w:color w:val="0000FF"/>
                <w:sz w:val="19"/>
                <w:szCs w:val="19"/>
              </w:rPr>
            </w:rPrChange>
          </w:rPr>
          <w:t>="10,0,0,0"&gt;</w:t>
        </w:r>
      </w:ins>
    </w:p>
    <w:p w14:paraId="068D5CA8" w14:textId="77777777" w:rsidR="00CA1CA9" w:rsidRPr="00CA1CA9" w:rsidRDefault="00CA1CA9" w:rsidP="00CA1CA9">
      <w:pPr>
        <w:autoSpaceDE w:val="0"/>
        <w:autoSpaceDN w:val="0"/>
        <w:adjustRightInd w:val="0"/>
        <w:spacing w:after="0" w:line="240" w:lineRule="auto"/>
        <w:rPr>
          <w:ins w:id="16906" w:author="Airat Shigapov" w:date="2021-10-29T16:42:00Z"/>
          <w:rFonts w:ascii="Times New Roman" w:hAnsi="Times New Roman" w:cs="Times New Roman"/>
          <w:sz w:val="20"/>
          <w:szCs w:val="20"/>
          <w:lang w:val="en-US"/>
          <w:rPrChange w:id="16907" w:author="Airat Shigapov" w:date="2021-10-29T16:43:00Z">
            <w:rPr>
              <w:ins w:id="16908" w:author="Airat Shigapov" w:date="2021-10-29T16:42:00Z"/>
              <w:rFonts w:ascii="Consolas" w:hAnsi="Consolas" w:cs="Consolas"/>
              <w:color w:val="000000"/>
              <w:sz w:val="19"/>
              <w:szCs w:val="19"/>
            </w:rPr>
          </w:rPrChange>
        </w:rPr>
      </w:pPr>
      <w:ins w:id="16909" w:author="Airat Shigapov" w:date="2021-10-29T16:42:00Z">
        <w:r w:rsidRPr="00CA1CA9">
          <w:rPr>
            <w:rFonts w:ascii="Times New Roman" w:hAnsi="Times New Roman" w:cs="Times New Roman"/>
            <w:sz w:val="20"/>
            <w:szCs w:val="20"/>
            <w:lang w:val="en-US"/>
            <w:rPrChange w:id="16910" w:author="Airat Shigapov" w:date="2021-10-29T16:43:00Z">
              <w:rPr>
                <w:rFonts w:ascii="Consolas" w:hAnsi="Consolas" w:cs="Consolas"/>
                <w:color w:val="000000"/>
                <w:sz w:val="19"/>
                <w:szCs w:val="19"/>
              </w:rPr>
            </w:rPrChange>
          </w:rPr>
          <w:t xml:space="preserve">                    </w:t>
        </w:r>
        <w:r w:rsidRPr="00CA1CA9">
          <w:rPr>
            <w:rFonts w:ascii="Times New Roman" w:hAnsi="Times New Roman" w:cs="Times New Roman"/>
            <w:sz w:val="20"/>
            <w:szCs w:val="20"/>
            <w:lang w:val="en-US"/>
            <w:rPrChange w:id="16911" w:author="Airat Shigapov" w:date="2021-10-29T16:43:00Z">
              <w:rPr>
                <w:rFonts w:ascii="Consolas" w:hAnsi="Consolas" w:cs="Consolas"/>
                <w:color w:val="0000FF"/>
                <w:sz w:val="19"/>
                <w:szCs w:val="19"/>
              </w:rPr>
            </w:rPrChange>
          </w:rPr>
          <w:t>&lt;</w:t>
        </w:r>
        <w:proofErr w:type="spellStart"/>
        <w:r w:rsidRPr="00CA1CA9">
          <w:rPr>
            <w:rFonts w:ascii="Times New Roman" w:hAnsi="Times New Roman" w:cs="Times New Roman"/>
            <w:sz w:val="20"/>
            <w:szCs w:val="20"/>
            <w:lang w:val="en-US"/>
            <w:rPrChange w:id="16912" w:author="Airat Shigapov" w:date="2021-10-29T16:43:00Z">
              <w:rPr>
                <w:rFonts w:ascii="Consolas" w:hAnsi="Consolas" w:cs="Consolas"/>
                <w:color w:val="A31515"/>
                <w:sz w:val="19"/>
                <w:szCs w:val="19"/>
              </w:rPr>
            </w:rPrChange>
          </w:rPr>
          <w:t>TextBlock</w:t>
        </w:r>
        <w:proofErr w:type="spellEnd"/>
        <w:r w:rsidRPr="00CA1CA9">
          <w:rPr>
            <w:rFonts w:ascii="Times New Roman" w:hAnsi="Times New Roman" w:cs="Times New Roman"/>
            <w:sz w:val="20"/>
            <w:szCs w:val="20"/>
            <w:lang w:val="en-US"/>
            <w:rPrChange w:id="16913" w:author="Airat Shigapov" w:date="2021-10-29T16:43:00Z">
              <w:rPr>
                <w:rFonts w:ascii="Consolas" w:hAnsi="Consolas" w:cs="Consolas"/>
                <w:color w:val="FF0000"/>
                <w:sz w:val="19"/>
                <w:szCs w:val="19"/>
              </w:rPr>
            </w:rPrChange>
          </w:rPr>
          <w:t xml:space="preserve"> Text</w:t>
        </w:r>
        <w:r w:rsidRPr="00CA1CA9">
          <w:rPr>
            <w:rFonts w:ascii="Times New Roman" w:hAnsi="Times New Roman" w:cs="Times New Roman"/>
            <w:sz w:val="20"/>
            <w:szCs w:val="20"/>
            <w:lang w:val="en-US"/>
            <w:rPrChange w:id="16914" w:author="Airat Shigapov" w:date="2021-10-29T16:43:00Z">
              <w:rPr>
                <w:rFonts w:ascii="Consolas" w:hAnsi="Consolas" w:cs="Consolas"/>
                <w:color w:val="0000FF"/>
                <w:sz w:val="19"/>
                <w:szCs w:val="19"/>
              </w:rPr>
            </w:rPrChange>
          </w:rPr>
          <w:t>="</w:t>
        </w:r>
        <w:r w:rsidRPr="00CA1CA9">
          <w:rPr>
            <w:rFonts w:ascii="Times New Roman" w:hAnsi="Times New Roman" w:cs="Times New Roman"/>
            <w:sz w:val="20"/>
            <w:szCs w:val="20"/>
            <w:rPrChange w:id="16915" w:author="Airat Shigapov" w:date="2021-10-29T16:43:00Z">
              <w:rPr>
                <w:rFonts w:ascii="Consolas" w:hAnsi="Consolas" w:cs="Consolas"/>
                <w:color w:val="0000FF"/>
                <w:sz w:val="19"/>
                <w:szCs w:val="19"/>
              </w:rPr>
            </w:rPrChange>
          </w:rPr>
          <w:t>Моя</w:t>
        </w:r>
        <w:r w:rsidRPr="00CA1CA9">
          <w:rPr>
            <w:rFonts w:ascii="Times New Roman" w:hAnsi="Times New Roman" w:cs="Times New Roman"/>
            <w:sz w:val="20"/>
            <w:szCs w:val="20"/>
            <w:lang w:val="en-US"/>
            <w:rPrChange w:id="16916" w:author="Airat Shigapov" w:date="2021-10-29T16:43:00Z">
              <w:rPr>
                <w:rFonts w:ascii="Consolas" w:hAnsi="Consolas" w:cs="Consolas"/>
                <w:color w:val="0000FF"/>
                <w:sz w:val="19"/>
                <w:szCs w:val="19"/>
              </w:rPr>
            </w:rPrChange>
          </w:rPr>
          <w:t xml:space="preserve"> </w:t>
        </w:r>
        <w:r w:rsidRPr="00CA1CA9">
          <w:rPr>
            <w:rFonts w:ascii="Times New Roman" w:hAnsi="Times New Roman" w:cs="Times New Roman"/>
            <w:sz w:val="20"/>
            <w:szCs w:val="20"/>
            <w:rPrChange w:id="16917" w:author="Airat Shigapov" w:date="2021-10-29T16:43:00Z">
              <w:rPr>
                <w:rFonts w:ascii="Consolas" w:hAnsi="Consolas" w:cs="Consolas"/>
                <w:color w:val="0000FF"/>
                <w:sz w:val="19"/>
                <w:szCs w:val="19"/>
              </w:rPr>
            </w:rPrChange>
          </w:rPr>
          <w:t>корзина</w:t>
        </w:r>
        <w:r w:rsidRPr="00CA1CA9">
          <w:rPr>
            <w:rFonts w:ascii="Times New Roman" w:hAnsi="Times New Roman" w:cs="Times New Roman"/>
            <w:sz w:val="20"/>
            <w:szCs w:val="20"/>
            <w:lang w:val="en-US"/>
            <w:rPrChange w:id="16918" w:author="Airat Shigapov" w:date="2021-10-29T16:43:00Z">
              <w:rPr>
                <w:rFonts w:ascii="Consolas" w:hAnsi="Consolas" w:cs="Consolas"/>
                <w:color w:val="0000FF"/>
                <w:sz w:val="19"/>
                <w:szCs w:val="19"/>
              </w:rPr>
            </w:rPrChange>
          </w:rPr>
          <w:t>"</w:t>
        </w:r>
        <w:r w:rsidRPr="00CA1CA9">
          <w:rPr>
            <w:rFonts w:ascii="Times New Roman" w:hAnsi="Times New Roman" w:cs="Times New Roman"/>
            <w:sz w:val="20"/>
            <w:szCs w:val="20"/>
            <w:lang w:val="en-US"/>
            <w:rPrChange w:id="16919" w:author="Airat Shigapov" w:date="2021-10-29T16:43:00Z">
              <w:rPr>
                <w:rFonts w:ascii="Consolas" w:hAnsi="Consolas" w:cs="Consolas"/>
                <w:color w:val="000000"/>
                <w:sz w:val="19"/>
                <w:szCs w:val="19"/>
              </w:rPr>
            </w:rPrChange>
          </w:rPr>
          <w:t xml:space="preserve"> </w:t>
        </w:r>
      </w:ins>
    </w:p>
    <w:p w14:paraId="7828600F" w14:textId="77777777" w:rsidR="00CA1CA9" w:rsidRPr="00CA1CA9" w:rsidRDefault="00CA1CA9" w:rsidP="00CA1CA9">
      <w:pPr>
        <w:autoSpaceDE w:val="0"/>
        <w:autoSpaceDN w:val="0"/>
        <w:adjustRightInd w:val="0"/>
        <w:spacing w:after="0" w:line="240" w:lineRule="auto"/>
        <w:rPr>
          <w:ins w:id="16920" w:author="Airat Shigapov" w:date="2021-10-29T16:42:00Z"/>
          <w:rFonts w:ascii="Times New Roman" w:hAnsi="Times New Roman" w:cs="Times New Roman"/>
          <w:sz w:val="20"/>
          <w:szCs w:val="20"/>
          <w:lang w:val="en-US"/>
          <w:rPrChange w:id="16921" w:author="Airat Shigapov" w:date="2021-10-29T16:43:00Z">
            <w:rPr>
              <w:ins w:id="16922" w:author="Airat Shigapov" w:date="2021-10-29T16:42:00Z"/>
              <w:rFonts w:ascii="Consolas" w:hAnsi="Consolas" w:cs="Consolas"/>
              <w:color w:val="000000"/>
              <w:sz w:val="19"/>
              <w:szCs w:val="19"/>
            </w:rPr>
          </w:rPrChange>
        </w:rPr>
      </w:pPr>
      <w:ins w:id="16923" w:author="Airat Shigapov" w:date="2021-10-29T16:42:00Z">
        <w:r w:rsidRPr="00CA1CA9">
          <w:rPr>
            <w:rFonts w:ascii="Times New Roman" w:hAnsi="Times New Roman" w:cs="Times New Roman"/>
            <w:sz w:val="20"/>
            <w:szCs w:val="20"/>
            <w:lang w:val="en-US"/>
            <w:rPrChange w:id="16924" w:author="Airat Shigapov" w:date="2021-10-29T16:43:00Z">
              <w:rPr>
                <w:rFonts w:ascii="Consolas" w:hAnsi="Consolas" w:cs="Consolas"/>
                <w:color w:val="000000"/>
                <w:sz w:val="19"/>
                <w:szCs w:val="19"/>
              </w:rPr>
            </w:rPrChange>
          </w:rPr>
          <w:t xml:space="preserve">                              </w:t>
        </w:r>
        <w:r w:rsidRPr="00CA1CA9">
          <w:rPr>
            <w:rFonts w:ascii="Times New Roman" w:hAnsi="Times New Roman" w:cs="Times New Roman"/>
            <w:sz w:val="20"/>
            <w:szCs w:val="20"/>
            <w:lang w:val="en-US"/>
            <w:rPrChange w:id="16925" w:author="Airat Shigapov" w:date="2021-10-29T16:43:00Z">
              <w:rPr>
                <w:rFonts w:ascii="Consolas" w:hAnsi="Consolas" w:cs="Consolas"/>
                <w:color w:val="FF0000"/>
                <w:sz w:val="19"/>
                <w:szCs w:val="19"/>
              </w:rPr>
            </w:rPrChange>
          </w:rPr>
          <w:t xml:space="preserve"> </w:t>
        </w:r>
        <w:proofErr w:type="spellStart"/>
        <w:r w:rsidRPr="00CA1CA9">
          <w:rPr>
            <w:rFonts w:ascii="Times New Roman" w:hAnsi="Times New Roman" w:cs="Times New Roman"/>
            <w:sz w:val="20"/>
            <w:szCs w:val="20"/>
            <w:lang w:val="en-US"/>
            <w:rPrChange w:id="16926" w:author="Airat Shigapov" w:date="2021-10-29T16:43:00Z">
              <w:rPr>
                <w:rFonts w:ascii="Consolas" w:hAnsi="Consolas" w:cs="Consolas"/>
                <w:color w:val="FF0000"/>
                <w:sz w:val="19"/>
                <w:szCs w:val="19"/>
              </w:rPr>
            </w:rPrChange>
          </w:rPr>
          <w:t>FontSize</w:t>
        </w:r>
        <w:proofErr w:type="spellEnd"/>
        <w:r w:rsidRPr="00CA1CA9">
          <w:rPr>
            <w:rFonts w:ascii="Times New Roman" w:hAnsi="Times New Roman" w:cs="Times New Roman"/>
            <w:sz w:val="20"/>
            <w:szCs w:val="20"/>
            <w:lang w:val="en-US"/>
            <w:rPrChange w:id="16927" w:author="Airat Shigapov" w:date="2021-10-29T16:43:00Z">
              <w:rPr>
                <w:rFonts w:ascii="Consolas" w:hAnsi="Consolas" w:cs="Consolas"/>
                <w:color w:val="0000FF"/>
                <w:sz w:val="19"/>
                <w:szCs w:val="19"/>
              </w:rPr>
            </w:rPrChange>
          </w:rPr>
          <w:t>="14"/&gt;</w:t>
        </w:r>
      </w:ins>
    </w:p>
    <w:p w14:paraId="3FFA2725" w14:textId="77777777" w:rsidR="00CA1CA9" w:rsidRPr="00CA1CA9" w:rsidRDefault="00CA1CA9" w:rsidP="00CA1CA9">
      <w:pPr>
        <w:autoSpaceDE w:val="0"/>
        <w:autoSpaceDN w:val="0"/>
        <w:adjustRightInd w:val="0"/>
        <w:spacing w:after="0" w:line="240" w:lineRule="auto"/>
        <w:rPr>
          <w:ins w:id="16928" w:author="Airat Shigapov" w:date="2021-10-29T16:42:00Z"/>
          <w:rFonts w:ascii="Times New Roman" w:hAnsi="Times New Roman" w:cs="Times New Roman"/>
          <w:sz w:val="20"/>
          <w:szCs w:val="20"/>
          <w:lang w:val="en-US"/>
          <w:rPrChange w:id="16929" w:author="Airat Shigapov" w:date="2021-10-29T16:43:00Z">
            <w:rPr>
              <w:ins w:id="16930" w:author="Airat Shigapov" w:date="2021-10-29T16:42:00Z"/>
              <w:rFonts w:ascii="Consolas" w:hAnsi="Consolas" w:cs="Consolas"/>
              <w:color w:val="000000"/>
              <w:sz w:val="19"/>
              <w:szCs w:val="19"/>
            </w:rPr>
          </w:rPrChange>
        </w:rPr>
      </w:pPr>
      <w:ins w:id="16931" w:author="Airat Shigapov" w:date="2021-10-29T16:42:00Z">
        <w:r w:rsidRPr="00CA1CA9">
          <w:rPr>
            <w:rFonts w:ascii="Times New Roman" w:hAnsi="Times New Roman" w:cs="Times New Roman"/>
            <w:sz w:val="20"/>
            <w:szCs w:val="20"/>
            <w:lang w:val="en-US"/>
            <w:rPrChange w:id="16932" w:author="Airat Shigapov" w:date="2021-10-29T16:43:00Z">
              <w:rPr>
                <w:rFonts w:ascii="Consolas" w:hAnsi="Consolas" w:cs="Consolas"/>
                <w:color w:val="000000"/>
                <w:sz w:val="19"/>
                <w:szCs w:val="19"/>
              </w:rPr>
            </w:rPrChange>
          </w:rPr>
          <w:t xml:space="preserve">                    </w:t>
        </w:r>
        <w:r w:rsidRPr="00CA1CA9">
          <w:rPr>
            <w:rFonts w:ascii="Times New Roman" w:hAnsi="Times New Roman" w:cs="Times New Roman"/>
            <w:sz w:val="20"/>
            <w:szCs w:val="20"/>
            <w:lang w:val="en-US"/>
            <w:rPrChange w:id="16933" w:author="Airat Shigapov" w:date="2021-10-29T16:43:00Z">
              <w:rPr>
                <w:rFonts w:ascii="Consolas" w:hAnsi="Consolas" w:cs="Consolas"/>
                <w:color w:val="0000FF"/>
                <w:sz w:val="19"/>
                <w:szCs w:val="19"/>
              </w:rPr>
            </w:rPrChange>
          </w:rPr>
          <w:t>&lt;</w:t>
        </w:r>
        <w:proofErr w:type="spellStart"/>
        <w:r w:rsidRPr="00CA1CA9">
          <w:rPr>
            <w:rFonts w:ascii="Times New Roman" w:hAnsi="Times New Roman" w:cs="Times New Roman"/>
            <w:sz w:val="20"/>
            <w:szCs w:val="20"/>
            <w:lang w:val="en-US"/>
            <w:rPrChange w:id="16934" w:author="Airat Shigapov" w:date="2021-10-29T16:43:00Z">
              <w:rPr>
                <w:rFonts w:ascii="Consolas" w:hAnsi="Consolas" w:cs="Consolas"/>
                <w:color w:val="A31515"/>
                <w:sz w:val="19"/>
                <w:szCs w:val="19"/>
              </w:rPr>
            </w:rPrChange>
          </w:rPr>
          <w:t>TextBlock</w:t>
        </w:r>
        <w:proofErr w:type="spellEnd"/>
        <w:r w:rsidRPr="00CA1CA9">
          <w:rPr>
            <w:rFonts w:ascii="Times New Roman" w:hAnsi="Times New Roman" w:cs="Times New Roman"/>
            <w:sz w:val="20"/>
            <w:szCs w:val="20"/>
            <w:lang w:val="en-US"/>
            <w:rPrChange w:id="16935" w:author="Airat Shigapov" w:date="2021-10-29T16:43:00Z">
              <w:rPr>
                <w:rFonts w:ascii="Consolas" w:hAnsi="Consolas" w:cs="Consolas"/>
                <w:color w:val="FF0000"/>
                <w:sz w:val="19"/>
                <w:szCs w:val="19"/>
              </w:rPr>
            </w:rPrChange>
          </w:rPr>
          <w:t xml:space="preserve"> </w:t>
        </w:r>
        <w:proofErr w:type="gramStart"/>
        <w:r w:rsidRPr="00CA1CA9">
          <w:rPr>
            <w:rFonts w:ascii="Times New Roman" w:hAnsi="Times New Roman" w:cs="Times New Roman"/>
            <w:sz w:val="20"/>
            <w:szCs w:val="20"/>
            <w:lang w:val="en-US"/>
            <w:rPrChange w:id="16936" w:author="Airat Shigapov" w:date="2021-10-29T16:43:00Z">
              <w:rPr>
                <w:rFonts w:ascii="Consolas" w:hAnsi="Consolas" w:cs="Consolas"/>
                <w:color w:val="FF0000"/>
                <w:sz w:val="19"/>
                <w:szCs w:val="19"/>
              </w:rPr>
            </w:rPrChange>
          </w:rPr>
          <w:t>x</w:t>
        </w:r>
        <w:r w:rsidRPr="00CA1CA9">
          <w:rPr>
            <w:rFonts w:ascii="Times New Roman" w:hAnsi="Times New Roman" w:cs="Times New Roman"/>
            <w:sz w:val="20"/>
            <w:szCs w:val="20"/>
            <w:lang w:val="en-US"/>
            <w:rPrChange w:id="16937" w:author="Airat Shigapov" w:date="2021-10-29T16:43:00Z">
              <w:rPr>
                <w:rFonts w:ascii="Consolas" w:hAnsi="Consolas" w:cs="Consolas"/>
                <w:color w:val="0000FF"/>
                <w:sz w:val="19"/>
                <w:szCs w:val="19"/>
              </w:rPr>
            </w:rPrChange>
          </w:rPr>
          <w:t>:</w:t>
        </w:r>
        <w:r w:rsidRPr="00CA1CA9">
          <w:rPr>
            <w:rFonts w:ascii="Times New Roman" w:hAnsi="Times New Roman" w:cs="Times New Roman"/>
            <w:sz w:val="20"/>
            <w:szCs w:val="20"/>
            <w:lang w:val="en-US"/>
            <w:rPrChange w:id="16938" w:author="Airat Shigapov" w:date="2021-10-29T16:43:00Z">
              <w:rPr>
                <w:rFonts w:ascii="Consolas" w:hAnsi="Consolas" w:cs="Consolas"/>
                <w:color w:val="FF0000"/>
                <w:sz w:val="19"/>
                <w:szCs w:val="19"/>
              </w:rPr>
            </w:rPrChange>
          </w:rPr>
          <w:t>Name</w:t>
        </w:r>
        <w:proofErr w:type="gramEnd"/>
        <w:r w:rsidRPr="00CA1CA9">
          <w:rPr>
            <w:rFonts w:ascii="Times New Roman" w:hAnsi="Times New Roman" w:cs="Times New Roman"/>
            <w:sz w:val="20"/>
            <w:szCs w:val="20"/>
            <w:lang w:val="en-US"/>
            <w:rPrChange w:id="16939" w:author="Airat Shigapov" w:date="2021-10-29T16:43:00Z">
              <w:rPr>
                <w:rFonts w:ascii="Consolas" w:hAnsi="Consolas" w:cs="Consolas"/>
                <w:color w:val="0000FF"/>
                <w:sz w:val="19"/>
                <w:szCs w:val="19"/>
              </w:rPr>
            </w:rPrChange>
          </w:rPr>
          <w:t>="shopping</w:t>
        </w:r>
        <w:r w:rsidRPr="00CA1CA9">
          <w:rPr>
            <w:rFonts w:ascii="Times New Roman" w:hAnsi="Times New Roman" w:cs="Times New Roman"/>
            <w:sz w:val="20"/>
            <w:szCs w:val="20"/>
            <w:rPrChange w:id="16940" w:author="Airat Shigapov" w:date="2021-10-29T16:43:00Z">
              <w:rPr>
                <w:rFonts w:ascii="Consolas" w:hAnsi="Consolas" w:cs="Consolas"/>
                <w:color w:val="0000FF"/>
                <w:sz w:val="19"/>
                <w:szCs w:val="19"/>
              </w:rPr>
            </w:rPrChange>
          </w:rPr>
          <w:t>С</w:t>
        </w:r>
        <w:r w:rsidRPr="00CA1CA9">
          <w:rPr>
            <w:rFonts w:ascii="Times New Roman" w:hAnsi="Times New Roman" w:cs="Times New Roman"/>
            <w:sz w:val="20"/>
            <w:szCs w:val="20"/>
            <w:lang w:val="en-US"/>
            <w:rPrChange w:id="16941" w:author="Airat Shigapov" w:date="2021-10-29T16:43:00Z">
              <w:rPr>
                <w:rFonts w:ascii="Consolas" w:hAnsi="Consolas" w:cs="Consolas"/>
                <w:color w:val="0000FF"/>
                <w:sz w:val="19"/>
                <w:szCs w:val="19"/>
              </w:rPr>
            </w:rPrChange>
          </w:rPr>
          <w:t>art"</w:t>
        </w:r>
        <w:r w:rsidRPr="00CA1CA9">
          <w:rPr>
            <w:rFonts w:ascii="Times New Roman" w:hAnsi="Times New Roman" w:cs="Times New Roman"/>
            <w:sz w:val="20"/>
            <w:szCs w:val="20"/>
            <w:lang w:val="en-US"/>
            <w:rPrChange w:id="16942" w:author="Airat Shigapov" w:date="2021-10-29T16:43:00Z">
              <w:rPr>
                <w:rFonts w:ascii="Consolas" w:hAnsi="Consolas" w:cs="Consolas"/>
                <w:color w:val="000000"/>
                <w:sz w:val="19"/>
                <w:szCs w:val="19"/>
              </w:rPr>
            </w:rPrChange>
          </w:rPr>
          <w:t xml:space="preserve"> </w:t>
        </w:r>
      </w:ins>
    </w:p>
    <w:p w14:paraId="7ABC8E7B" w14:textId="77777777" w:rsidR="00CA1CA9" w:rsidRPr="00CA1CA9" w:rsidRDefault="00CA1CA9" w:rsidP="00CA1CA9">
      <w:pPr>
        <w:autoSpaceDE w:val="0"/>
        <w:autoSpaceDN w:val="0"/>
        <w:adjustRightInd w:val="0"/>
        <w:spacing w:after="0" w:line="240" w:lineRule="auto"/>
        <w:rPr>
          <w:ins w:id="16943" w:author="Airat Shigapov" w:date="2021-10-29T16:42:00Z"/>
          <w:rFonts w:ascii="Times New Roman" w:hAnsi="Times New Roman" w:cs="Times New Roman"/>
          <w:sz w:val="20"/>
          <w:szCs w:val="20"/>
          <w:lang w:val="en-US"/>
          <w:rPrChange w:id="16944" w:author="Airat Shigapov" w:date="2021-10-29T16:43:00Z">
            <w:rPr>
              <w:ins w:id="16945" w:author="Airat Shigapov" w:date="2021-10-29T16:42:00Z"/>
              <w:rFonts w:ascii="Consolas" w:hAnsi="Consolas" w:cs="Consolas"/>
              <w:color w:val="000000"/>
              <w:sz w:val="19"/>
              <w:szCs w:val="19"/>
            </w:rPr>
          </w:rPrChange>
        </w:rPr>
      </w:pPr>
      <w:ins w:id="16946" w:author="Airat Shigapov" w:date="2021-10-29T16:42:00Z">
        <w:r w:rsidRPr="00CA1CA9">
          <w:rPr>
            <w:rFonts w:ascii="Times New Roman" w:hAnsi="Times New Roman" w:cs="Times New Roman"/>
            <w:sz w:val="20"/>
            <w:szCs w:val="20"/>
            <w:lang w:val="en-US"/>
            <w:rPrChange w:id="16947" w:author="Airat Shigapov" w:date="2021-10-29T16:43:00Z">
              <w:rPr>
                <w:rFonts w:ascii="Consolas" w:hAnsi="Consolas" w:cs="Consolas"/>
                <w:color w:val="000000"/>
                <w:sz w:val="19"/>
                <w:szCs w:val="19"/>
              </w:rPr>
            </w:rPrChange>
          </w:rPr>
          <w:t xml:space="preserve">                          </w:t>
        </w:r>
        <w:r w:rsidRPr="00CA1CA9">
          <w:rPr>
            <w:rFonts w:ascii="Times New Roman" w:hAnsi="Times New Roman" w:cs="Times New Roman"/>
            <w:sz w:val="20"/>
            <w:szCs w:val="20"/>
            <w:lang w:val="en-US"/>
            <w:rPrChange w:id="16948" w:author="Airat Shigapov" w:date="2021-10-29T16:43:00Z">
              <w:rPr>
                <w:rFonts w:ascii="Consolas" w:hAnsi="Consolas" w:cs="Consolas"/>
                <w:color w:val="FF0000"/>
                <w:sz w:val="19"/>
                <w:szCs w:val="19"/>
              </w:rPr>
            </w:rPrChange>
          </w:rPr>
          <w:t xml:space="preserve"> </w:t>
        </w:r>
        <w:proofErr w:type="spellStart"/>
        <w:r w:rsidRPr="00CA1CA9">
          <w:rPr>
            <w:rFonts w:ascii="Times New Roman" w:hAnsi="Times New Roman" w:cs="Times New Roman"/>
            <w:sz w:val="20"/>
            <w:szCs w:val="20"/>
            <w:lang w:val="en-US"/>
            <w:rPrChange w:id="16949" w:author="Airat Shigapov" w:date="2021-10-29T16:43:00Z">
              <w:rPr>
                <w:rFonts w:ascii="Consolas" w:hAnsi="Consolas" w:cs="Consolas"/>
                <w:color w:val="FF0000"/>
                <w:sz w:val="19"/>
                <w:szCs w:val="19"/>
              </w:rPr>
            </w:rPrChange>
          </w:rPr>
          <w:t>FontSize</w:t>
        </w:r>
        <w:proofErr w:type="spellEnd"/>
        <w:r w:rsidRPr="00CA1CA9">
          <w:rPr>
            <w:rFonts w:ascii="Times New Roman" w:hAnsi="Times New Roman" w:cs="Times New Roman"/>
            <w:sz w:val="20"/>
            <w:szCs w:val="20"/>
            <w:lang w:val="en-US"/>
            <w:rPrChange w:id="16950" w:author="Airat Shigapov" w:date="2021-10-29T16:43:00Z">
              <w:rPr>
                <w:rFonts w:ascii="Consolas" w:hAnsi="Consolas" w:cs="Consolas"/>
                <w:color w:val="0000FF"/>
                <w:sz w:val="19"/>
                <w:szCs w:val="19"/>
              </w:rPr>
            </w:rPrChange>
          </w:rPr>
          <w:t>="15"</w:t>
        </w:r>
      </w:ins>
    </w:p>
    <w:p w14:paraId="2EB2EEEF" w14:textId="77777777" w:rsidR="00CA1CA9" w:rsidRPr="00CA1CA9" w:rsidRDefault="00CA1CA9" w:rsidP="00CA1CA9">
      <w:pPr>
        <w:autoSpaceDE w:val="0"/>
        <w:autoSpaceDN w:val="0"/>
        <w:adjustRightInd w:val="0"/>
        <w:spacing w:after="0" w:line="240" w:lineRule="auto"/>
        <w:rPr>
          <w:ins w:id="16951" w:author="Airat Shigapov" w:date="2021-10-29T16:42:00Z"/>
          <w:rFonts w:ascii="Times New Roman" w:hAnsi="Times New Roman" w:cs="Times New Roman"/>
          <w:sz w:val="20"/>
          <w:szCs w:val="20"/>
          <w:lang w:val="en-US"/>
          <w:rPrChange w:id="16952" w:author="Airat Shigapov" w:date="2021-10-29T16:43:00Z">
            <w:rPr>
              <w:ins w:id="16953" w:author="Airat Shigapov" w:date="2021-10-29T16:42:00Z"/>
              <w:rFonts w:ascii="Consolas" w:hAnsi="Consolas" w:cs="Consolas"/>
              <w:color w:val="000000"/>
              <w:sz w:val="19"/>
              <w:szCs w:val="19"/>
            </w:rPr>
          </w:rPrChange>
        </w:rPr>
      </w:pPr>
      <w:ins w:id="16954" w:author="Airat Shigapov" w:date="2021-10-29T16:42:00Z">
        <w:r w:rsidRPr="00CA1CA9">
          <w:rPr>
            <w:rFonts w:ascii="Times New Roman" w:hAnsi="Times New Roman" w:cs="Times New Roman"/>
            <w:sz w:val="20"/>
            <w:szCs w:val="20"/>
            <w:lang w:val="en-US"/>
            <w:rPrChange w:id="16955" w:author="Airat Shigapov" w:date="2021-10-29T16:43:00Z">
              <w:rPr>
                <w:rFonts w:ascii="Consolas" w:hAnsi="Consolas" w:cs="Consolas"/>
                <w:color w:val="000000"/>
                <w:sz w:val="19"/>
                <w:szCs w:val="19"/>
              </w:rPr>
            </w:rPrChange>
          </w:rPr>
          <w:t xml:space="preserve">                          </w:t>
        </w:r>
        <w:r w:rsidRPr="00CA1CA9">
          <w:rPr>
            <w:rFonts w:ascii="Times New Roman" w:hAnsi="Times New Roman" w:cs="Times New Roman"/>
            <w:sz w:val="20"/>
            <w:szCs w:val="20"/>
            <w:lang w:val="en-US"/>
            <w:rPrChange w:id="16956" w:author="Airat Shigapov" w:date="2021-10-29T16:43:00Z">
              <w:rPr>
                <w:rFonts w:ascii="Consolas" w:hAnsi="Consolas" w:cs="Consolas"/>
                <w:color w:val="FF0000"/>
                <w:sz w:val="19"/>
                <w:szCs w:val="19"/>
              </w:rPr>
            </w:rPrChange>
          </w:rPr>
          <w:t xml:space="preserve"> Foreground</w:t>
        </w:r>
        <w:r w:rsidRPr="00CA1CA9">
          <w:rPr>
            <w:rFonts w:ascii="Times New Roman" w:hAnsi="Times New Roman" w:cs="Times New Roman"/>
            <w:sz w:val="20"/>
            <w:szCs w:val="20"/>
            <w:lang w:val="en-US"/>
            <w:rPrChange w:id="16957" w:author="Airat Shigapov" w:date="2021-10-29T16:43:00Z">
              <w:rPr>
                <w:rFonts w:ascii="Consolas" w:hAnsi="Consolas" w:cs="Consolas"/>
                <w:color w:val="0000FF"/>
                <w:sz w:val="19"/>
                <w:szCs w:val="19"/>
              </w:rPr>
            </w:rPrChange>
          </w:rPr>
          <w:t>="#004eff"</w:t>
        </w:r>
      </w:ins>
    </w:p>
    <w:p w14:paraId="2185102E" w14:textId="77777777" w:rsidR="00CA1CA9" w:rsidRPr="00CA1CA9" w:rsidRDefault="00CA1CA9" w:rsidP="00CA1CA9">
      <w:pPr>
        <w:autoSpaceDE w:val="0"/>
        <w:autoSpaceDN w:val="0"/>
        <w:adjustRightInd w:val="0"/>
        <w:spacing w:after="0" w:line="240" w:lineRule="auto"/>
        <w:rPr>
          <w:ins w:id="16958" w:author="Airat Shigapov" w:date="2021-10-29T16:42:00Z"/>
          <w:rFonts w:ascii="Times New Roman" w:hAnsi="Times New Roman" w:cs="Times New Roman"/>
          <w:sz w:val="20"/>
          <w:szCs w:val="20"/>
          <w:lang w:val="en-US"/>
          <w:rPrChange w:id="16959" w:author="Airat Shigapov" w:date="2021-10-29T16:43:00Z">
            <w:rPr>
              <w:ins w:id="16960" w:author="Airat Shigapov" w:date="2021-10-29T16:42:00Z"/>
              <w:rFonts w:ascii="Consolas" w:hAnsi="Consolas" w:cs="Consolas"/>
              <w:color w:val="000000"/>
              <w:sz w:val="19"/>
              <w:szCs w:val="19"/>
            </w:rPr>
          </w:rPrChange>
        </w:rPr>
      </w:pPr>
      <w:ins w:id="16961" w:author="Airat Shigapov" w:date="2021-10-29T16:42:00Z">
        <w:r w:rsidRPr="00CA1CA9">
          <w:rPr>
            <w:rFonts w:ascii="Times New Roman" w:hAnsi="Times New Roman" w:cs="Times New Roman"/>
            <w:sz w:val="20"/>
            <w:szCs w:val="20"/>
            <w:lang w:val="en-US"/>
            <w:rPrChange w:id="16962" w:author="Airat Shigapov" w:date="2021-10-29T16:43:00Z">
              <w:rPr>
                <w:rFonts w:ascii="Consolas" w:hAnsi="Consolas" w:cs="Consolas"/>
                <w:color w:val="000000"/>
                <w:sz w:val="19"/>
                <w:szCs w:val="19"/>
              </w:rPr>
            </w:rPrChange>
          </w:rPr>
          <w:t xml:space="preserve">                          </w:t>
        </w:r>
        <w:r w:rsidRPr="00CA1CA9">
          <w:rPr>
            <w:rFonts w:ascii="Times New Roman" w:hAnsi="Times New Roman" w:cs="Times New Roman"/>
            <w:sz w:val="20"/>
            <w:szCs w:val="20"/>
            <w:lang w:val="en-US"/>
            <w:rPrChange w:id="16963" w:author="Airat Shigapov" w:date="2021-10-29T16:43:00Z">
              <w:rPr>
                <w:rFonts w:ascii="Consolas" w:hAnsi="Consolas" w:cs="Consolas"/>
                <w:color w:val="FF0000"/>
                <w:sz w:val="19"/>
                <w:szCs w:val="19"/>
              </w:rPr>
            </w:rPrChange>
          </w:rPr>
          <w:t xml:space="preserve"> Text</w:t>
        </w:r>
        <w:r w:rsidRPr="00CA1CA9">
          <w:rPr>
            <w:rFonts w:ascii="Times New Roman" w:hAnsi="Times New Roman" w:cs="Times New Roman"/>
            <w:sz w:val="20"/>
            <w:szCs w:val="20"/>
            <w:lang w:val="en-US"/>
            <w:rPrChange w:id="16964" w:author="Airat Shigapov" w:date="2021-10-29T16:43:00Z">
              <w:rPr>
                <w:rFonts w:ascii="Consolas" w:hAnsi="Consolas" w:cs="Consolas"/>
                <w:color w:val="0000FF"/>
                <w:sz w:val="19"/>
                <w:szCs w:val="19"/>
              </w:rPr>
            </w:rPrChange>
          </w:rPr>
          <w:t>="</w:t>
        </w:r>
        <w:r w:rsidRPr="00CA1CA9">
          <w:rPr>
            <w:rFonts w:ascii="Times New Roman" w:hAnsi="Times New Roman" w:cs="Times New Roman"/>
            <w:sz w:val="20"/>
            <w:szCs w:val="20"/>
            <w:rPrChange w:id="16965" w:author="Airat Shigapov" w:date="2021-10-29T16:43:00Z">
              <w:rPr>
                <w:rFonts w:ascii="Consolas" w:hAnsi="Consolas" w:cs="Consolas"/>
                <w:color w:val="0000FF"/>
                <w:sz w:val="19"/>
                <w:szCs w:val="19"/>
              </w:rPr>
            </w:rPrChange>
          </w:rPr>
          <w:t>Ваша</w:t>
        </w:r>
        <w:r w:rsidRPr="00CA1CA9">
          <w:rPr>
            <w:rFonts w:ascii="Times New Roman" w:hAnsi="Times New Roman" w:cs="Times New Roman"/>
            <w:sz w:val="20"/>
            <w:szCs w:val="20"/>
            <w:lang w:val="en-US"/>
            <w:rPrChange w:id="16966" w:author="Airat Shigapov" w:date="2021-10-29T16:43:00Z">
              <w:rPr>
                <w:rFonts w:ascii="Consolas" w:hAnsi="Consolas" w:cs="Consolas"/>
                <w:color w:val="0000FF"/>
                <w:sz w:val="19"/>
                <w:szCs w:val="19"/>
              </w:rPr>
            </w:rPrChange>
          </w:rPr>
          <w:t xml:space="preserve"> </w:t>
        </w:r>
        <w:r w:rsidRPr="00CA1CA9">
          <w:rPr>
            <w:rFonts w:ascii="Times New Roman" w:hAnsi="Times New Roman" w:cs="Times New Roman"/>
            <w:sz w:val="20"/>
            <w:szCs w:val="20"/>
            <w:rPrChange w:id="16967" w:author="Airat Shigapov" w:date="2021-10-29T16:43:00Z">
              <w:rPr>
                <w:rFonts w:ascii="Consolas" w:hAnsi="Consolas" w:cs="Consolas"/>
                <w:color w:val="0000FF"/>
                <w:sz w:val="19"/>
                <w:szCs w:val="19"/>
              </w:rPr>
            </w:rPrChange>
          </w:rPr>
          <w:t>корзина</w:t>
        </w:r>
        <w:r w:rsidRPr="00CA1CA9">
          <w:rPr>
            <w:rFonts w:ascii="Times New Roman" w:hAnsi="Times New Roman" w:cs="Times New Roman"/>
            <w:sz w:val="20"/>
            <w:szCs w:val="20"/>
            <w:lang w:val="en-US"/>
            <w:rPrChange w:id="16968" w:author="Airat Shigapov" w:date="2021-10-29T16:43:00Z">
              <w:rPr>
                <w:rFonts w:ascii="Consolas" w:hAnsi="Consolas" w:cs="Consolas"/>
                <w:color w:val="0000FF"/>
                <w:sz w:val="19"/>
                <w:szCs w:val="19"/>
              </w:rPr>
            </w:rPrChange>
          </w:rPr>
          <w:t xml:space="preserve"> </w:t>
        </w:r>
        <w:r w:rsidRPr="00CA1CA9">
          <w:rPr>
            <w:rFonts w:ascii="Times New Roman" w:hAnsi="Times New Roman" w:cs="Times New Roman"/>
            <w:sz w:val="20"/>
            <w:szCs w:val="20"/>
            <w:rPrChange w:id="16969" w:author="Airat Shigapov" w:date="2021-10-29T16:43:00Z">
              <w:rPr>
                <w:rFonts w:ascii="Consolas" w:hAnsi="Consolas" w:cs="Consolas"/>
                <w:color w:val="0000FF"/>
                <w:sz w:val="19"/>
                <w:szCs w:val="19"/>
              </w:rPr>
            </w:rPrChange>
          </w:rPr>
          <w:t>пуста</w:t>
        </w:r>
        <w:r w:rsidRPr="00CA1CA9">
          <w:rPr>
            <w:rFonts w:ascii="Times New Roman" w:hAnsi="Times New Roman" w:cs="Times New Roman"/>
            <w:sz w:val="20"/>
            <w:szCs w:val="20"/>
            <w:lang w:val="en-US"/>
            <w:rPrChange w:id="16970" w:author="Airat Shigapov" w:date="2021-10-29T16:43:00Z">
              <w:rPr>
                <w:rFonts w:ascii="Consolas" w:hAnsi="Consolas" w:cs="Consolas"/>
                <w:color w:val="0000FF"/>
                <w:sz w:val="19"/>
                <w:szCs w:val="19"/>
              </w:rPr>
            </w:rPrChange>
          </w:rPr>
          <w:t>"/&gt;</w:t>
        </w:r>
      </w:ins>
    </w:p>
    <w:p w14:paraId="08CA87E3" w14:textId="77777777" w:rsidR="00CA1CA9" w:rsidRPr="00CA1CA9" w:rsidRDefault="00CA1CA9" w:rsidP="00CA1CA9">
      <w:pPr>
        <w:autoSpaceDE w:val="0"/>
        <w:autoSpaceDN w:val="0"/>
        <w:adjustRightInd w:val="0"/>
        <w:spacing w:after="0" w:line="240" w:lineRule="auto"/>
        <w:rPr>
          <w:ins w:id="16971" w:author="Airat Shigapov" w:date="2021-10-29T16:42:00Z"/>
          <w:rFonts w:ascii="Times New Roman" w:hAnsi="Times New Roman" w:cs="Times New Roman"/>
          <w:sz w:val="20"/>
          <w:szCs w:val="20"/>
          <w:lang w:val="en-US"/>
          <w:rPrChange w:id="16972" w:author="Airat Shigapov" w:date="2021-10-29T16:43:00Z">
            <w:rPr>
              <w:ins w:id="16973" w:author="Airat Shigapov" w:date="2021-10-29T16:42:00Z"/>
              <w:rFonts w:ascii="Consolas" w:hAnsi="Consolas" w:cs="Consolas"/>
              <w:color w:val="000000"/>
              <w:sz w:val="19"/>
              <w:szCs w:val="19"/>
            </w:rPr>
          </w:rPrChange>
        </w:rPr>
      </w:pPr>
      <w:ins w:id="16974" w:author="Airat Shigapov" w:date="2021-10-29T16:42:00Z">
        <w:r w:rsidRPr="00CA1CA9">
          <w:rPr>
            <w:rFonts w:ascii="Times New Roman" w:hAnsi="Times New Roman" w:cs="Times New Roman"/>
            <w:sz w:val="20"/>
            <w:szCs w:val="20"/>
            <w:lang w:val="en-US"/>
            <w:rPrChange w:id="16975" w:author="Airat Shigapov" w:date="2021-10-29T16:43:00Z">
              <w:rPr>
                <w:rFonts w:ascii="Consolas" w:hAnsi="Consolas" w:cs="Consolas"/>
                <w:color w:val="000000"/>
                <w:sz w:val="19"/>
                <w:szCs w:val="19"/>
              </w:rPr>
            </w:rPrChange>
          </w:rPr>
          <w:t xml:space="preserve">                </w:t>
        </w:r>
        <w:r w:rsidRPr="00CA1CA9">
          <w:rPr>
            <w:rFonts w:ascii="Times New Roman" w:hAnsi="Times New Roman" w:cs="Times New Roman"/>
            <w:sz w:val="20"/>
            <w:szCs w:val="20"/>
            <w:lang w:val="en-US"/>
            <w:rPrChange w:id="16976" w:author="Airat Shigapov" w:date="2021-10-29T16:43:00Z">
              <w:rPr>
                <w:rFonts w:ascii="Consolas" w:hAnsi="Consolas" w:cs="Consolas"/>
                <w:color w:val="0000FF"/>
                <w:sz w:val="19"/>
                <w:szCs w:val="19"/>
              </w:rPr>
            </w:rPrChange>
          </w:rPr>
          <w:t>&lt;/</w:t>
        </w:r>
        <w:proofErr w:type="spellStart"/>
        <w:r w:rsidRPr="00CA1CA9">
          <w:rPr>
            <w:rFonts w:ascii="Times New Roman" w:hAnsi="Times New Roman" w:cs="Times New Roman"/>
            <w:sz w:val="20"/>
            <w:szCs w:val="20"/>
            <w:lang w:val="en-US"/>
            <w:rPrChange w:id="16977" w:author="Airat Shigapov" w:date="2021-10-29T16:43:00Z">
              <w:rPr>
                <w:rFonts w:ascii="Consolas" w:hAnsi="Consolas" w:cs="Consolas"/>
                <w:color w:val="A31515"/>
                <w:sz w:val="19"/>
                <w:szCs w:val="19"/>
              </w:rPr>
            </w:rPrChange>
          </w:rPr>
          <w:t>StackPanel</w:t>
        </w:r>
        <w:proofErr w:type="spellEnd"/>
        <w:r w:rsidRPr="00CA1CA9">
          <w:rPr>
            <w:rFonts w:ascii="Times New Roman" w:hAnsi="Times New Roman" w:cs="Times New Roman"/>
            <w:sz w:val="20"/>
            <w:szCs w:val="20"/>
            <w:lang w:val="en-US"/>
            <w:rPrChange w:id="16978" w:author="Airat Shigapov" w:date="2021-10-29T16:43:00Z">
              <w:rPr>
                <w:rFonts w:ascii="Consolas" w:hAnsi="Consolas" w:cs="Consolas"/>
                <w:color w:val="0000FF"/>
                <w:sz w:val="19"/>
                <w:szCs w:val="19"/>
              </w:rPr>
            </w:rPrChange>
          </w:rPr>
          <w:t>&gt;</w:t>
        </w:r>
      </w:ins>
    </w:p>
    <w:p w14:paraId="5CCBB467" w14:textId="77777777" w:rsidR="00CA1CA9" w:rsidRPr="00CA1CA9" w:rsidRDefault="00CA1CA9" w:rsidP="00CA1CA9">
      <w:pPr>
        <w:autoSpaceDE w:val="0"/>
        <w:autoSpaceDN w:val="0"/>
        <w:adjustRightInd w:val="0"/>
        <w:spacing w:after="0" w:line="240" w:lineRule="auto"/>
        <w:rPr>
          <w:ins w:id="16979" w:author="Airat Shigapov" w:date="2021-10-29T16:42:00Z"/>
          <w:rFonts w:ascii="Times New Roman" w:hAnsi="Times New Roman" w:cs="Times New Roman"/>
          <w:sz w:val="20"/>
          <w:szCs w:val="20"/>
          <w:lang w:val="en-US"/>
          <w:rPrChange w:id="16980" w:author="Airat Shigapov" w:date="2021-10-29T16:43:00Z">
            <w:rPr>
              <w:ins w:id="16981" w:author="Airat Shigapov" w:date="2021-10-29T16:42:00Z"/>
              <w:rFonts w:ascii="Consolas" w:hAnsi="Consolas" w:cs="Consolas"/>
              <w:color w:val="000000"/>
              <w:sz w:val="19"/>
              <w:szCs w:val="19"/>
            </w:rPr>
          </w:rPrChange>
        </w:rPr>
      </w:pPr>
      <w:ins w:id="16982" w:author="Airat Shigapov" w:date="2021-10-29T16:42:00Z">
        <w:r w:rsidRPr="00CA1CA9">
          <w:rPr>
            <w:rFonts w:ascii="Times New Roman" w:hAnsi="Times New Roman" w:cs="Times New Roman"/>
            <w:sz w:val="20"/>
            <w:szCs w:val="20"/>
            <w:lang w:val="en-US"/>
            <w:rPrChange w:id="16983" w:author="Airat Shigapov" w:date="2021-10-29T16:43:00Z">
              <w:rPr>
                <w:rFonts w:ascii="Consolas" w:hAnsi="Consolas" w:cs="Consolas"/>
                <w:color w:val="000000"/>
                <w:sz w:val="19"/>
                <w:szCs w:val="19"/>
              </w:rPr>
            </w:rPrChange>
          </w:rPr>
          <w:t xml:space="preserve">            </w:t>
        </w:r>
        <w:r w:rsidRPr="00CA1CA9">
          <w:rPr>
            <w:rFonts w:ascii="Times New Roman" w:hAnsi="Times New Roman" w:cs="Times New Roman"/>
            <w:sz w:val="20"/>
            <w:szCs w:val="20"/>
            <w:lang w:val="en-US"/>
            <w:rPrChange w:id="16984" w:author="Airat Shigapov" w:date="2021-10-29T16:43:00Z">
              <w:rPr>
                <w:rFonts w:ascii="Consolas" w:hAnsi="Consolas" w:cs="Consolas"/>
                <w:color w:val="0000FF"/>
                <w:sz w:val="19"/>
                <w:szCs w:val="19"/>
              </w:rPr>
            </w:rPrChange>
          </w:rPr>
          <w:t>&lt;/</w:t>
        </w:r>
        <w:proofErr w:type="spellStart"/>
        <w:r w:rsidRPr="00CA1CA9">
          <w:rPr>
            <w:rFonts w:ascii="Times New Roman" w:hAnsi="Times New Roman" w:cs="Times New Roman"/>
            <w:sz w:val="20"/>
            <w:szCs w:val="20"/>
            <w:lang w:val="en-US"/>
            <w:rPrChange w:id="16985" w:author="Airat Shigapov" w:date="2021-10-29T16:43:00Z">
              <w:rPr>
                <w:rFonts w:ascii="Consolas" w:hAnsi="Consolas" w:cs="Consolas"/>
                <w:color w:val="A31515"/>
                <w:sz w:val="19"/>
                <w:szCs w:val="19"/>
              </w:rPr>
            </w:rPrChange>
          </w:rPr>
          <w:t>StackPanel</w:t>
        </w:r>
        <w:proofErr w:type="spellEnd"/>
        <w:r w:rsidRPr="00CA1CA9">
          <w:rPr>
            <w:rFonts w:ascii="Times New Roman" w:hAnsi="Times New Roman" w:cs="Times New Roman"/>
            <w:sz w:val="20"/>
            <w:szCs w:val="20"/>
            <w:lang w:val="en-US"/>
            <w:rPrChange w:id="16986" w:author="Airat Shigapov" w:date="2021-10-29T16:43:00Z">
              <w:rPr>
                <w:rFonts w:ascii="Consolas" w:hAnsi="Consolas" w:cs="Consolas"/>
                <w:color w:val="0000FF"/>
                <w:sz w:val="19"/>
                <w:szCs w:val="19"/>
              </w:rPr>
            </w:rPrChange>
          </w:rPr>
          <w:t>&gt;</w:t>
        </w:r>
      </w:ins>
    </w:p>
    <w:p w14:paraId="0DD4C251" w14:textId="77777777" w:rsidR="00CA1CA9" w:rsidRPr="00CA1CA9" w:rsidRDefault="00CA1CA9" w:rsidP="00CA1CA9">
      <w:pPr>
        <w:autoSpaceDE w:val="0"/>
        <w:autoSpaceDN w:val="0"/>
        <w:adjustRightInd w:val="0"/>
        <w:spacing w:after="0" w:line="240" w:lineRule="auto"/>
        <w:rPr>
          <w:ins w:id="16987" w:author="Airat Shigapov" w:date="2021-10-29T16:42:00Z"/>
          <w:rFonts w:ascii="Times New Roman" w:hAnsi="Times New Roman" w:cs="Times New Roman"/>
          <w:sz w:val="20"/>
          <w:szCs w:val="20"/>
          <w:lang w:val="en-US"/>
          <w:rPrChange w:id="16988" w:author="Airat Shigapov" w:date="2021-10-29T16:43:00Z">
            <w:rPr>
              <w:ins w:id="16989" w:author="Airat Shigapov" w:date="2021-10-29T16:42:00Z"/>
              <w:rFonts w:ascii="Consolas" w:hAnsi="Consolas" w:cs="Consolas"/>
              <w:color w:val="000000"/>
              <w:sz w:val="19"/>
              <w:szCs w:val="19"/>
            </w:rPr>
          </w:rPrChange>
        </w:rPr>
      </w:pPr>
      <w:ins w:id="16990" w:author="Airat Shigapov" w:date="2021-10-29T16:42:00Z">
        <w:r w:rsidRPr="00CA1CA9">
          <w:rPr>
            <w:rFonts w:ascii="Times New Roman" w:hAnsi="Times New Roman" w:cs="Times New Roman"/>
            <w:sz w:val="20"/>
            <w:szCs w:val="20"/>
            <w:lang w:val="en-US"/>
            <w:rPrChange w:id="16991" w:author="Airat Shigapov" w:date="2021-10-29T16:43:00Z">
              <w:rPr>
                <w:rFonts w:ascii="Consolas" w:hAnsi="Consolas" w:cs="Consolas"/>
                <w:color w:val="000000"/>
                <w:sz w:val="19"/>
                <w:szCs w:val="19"/>
              </w:rPr>
            </w:rPrChange>
          </w:rPr>
          <w:t xml:space="preserve">            </w:t>
        </w:r>
        <w:r w:rsidRPr="00CA1CA9">
          <w:rPr>
            <w:rFonts w:ascii="Times New Roman" w:hAnsi="Times New Roman" w:cs="Times New Roman"/>
            <w:sz w:val="20"/>
            <w:szCs w:val="20"/>
            <w:lang w:val="en-US"/>
            <w:rPrChange w:id="16992" w:author="Airat Shigapov" w:date="2021-10-29T16:43:00Z">
              <w:rPr>
                <w:rFonts w:ascii="Consolas" w:hAnsi="Consolas" w:cs="Consolas"/>
                <w:color w:val="0000FF"/>
                <w:sz w:val="19"/>
                <w:szCs w:val="19"/>
              </w:rPr>
            </w:rPrChange>
          </w:rPr>
          <w:t>&lt;</w:t>
        </w:r>
        <w:r w:rsidRPr="00CA1CA9">
          <w:rPr>
            <w:rFonts w:ascii="Times New Roman" w:hAnsi="Times New Roman" w:cs="Times New Roman"/>
            <w:sz w:val="20"/>
            <w:szCs w:val="20"/>
            <w:lang w:val="en-US"/>
            <w:rPrChange w:id="16993" w:author="Airat Shigapov" w:date="2021-10-29T16:43:00Z">
              <w:rPr>
                <w:rFonts w:ascii="Consolas" w:hAnsi="Consolas" w:cs="Consolas"/>
                <w:color w:val="A31515"/>
                <w:sz w:val="19"/>
                <w:szCs w:val="19"/>
              </w:rPr>
            </w:rPrChange>
          </w:rPr>
          <w:t>Rectangle</w:t>
        </w:r>
        <w:r w:rsidRPr="00CA1CA9">
          <w:rPr>
            <w:rFonts w:ascii="Times New Roman" w:hAnsi="Times New Roman" w:cs="Times New Roman"/>
            <w:sz w:val="20"/>
            <w:szCs w:val="20"/>
            <w:lang w:val="en-US"/>
            <w:rPrChange w:id="16994" w:author="Airat Shigapov" w:date="2021-10-29T16:43:00Z">
              <w:rPr>
                <w:rFonts w:ascii="Consolas" w:hAnsi="Consolas" w:cs="Consolas"/>
                <w:color w:val="FF0000"/>
                <w:sz w:val="19"/>
                <w:szCs w:val="19"/>
              </w:rPr>
            </w:rPrChange>
          </w:rPr>
          <w:t xml:space="preserve"> </w:t>
        </w:r>
        <w:proofErr w:type="spellStart"/>
        <w:r w:rsidRPr="00CA1CA9">
          <w:rPr>
            <w:rFonts w:ascii="Times New Roman" w:hAnsi="Times New Roman" w:cs="Times New Roman"/>
            <w:sz w:val="20"/>
            <w:szCs w:val="20"/>
            <w:lang w:val="en-US"/>
            <w:rPrChange w:id="16995" w:author="Airat Shigapov" w:date="2021-10-29T16:43:00Z">
              <w:rPr>
                <w:rFonts w:ascii="Consolas" w:hAnsi="Consolas" w:cs="Consolas"/>
                <w:color w:val="FF0000"/>
                <w:sz w:val="19"/>
                <w:szCs w:val="19"/>
              </w:rPr>
            </w:rPrChange>
          </w:rPr>
          <w:t>Grid.Row</w:t>
        </w:r>
        <w:proofErr w:type="spellEnd"/>
        <w:r w:rsidRPr="00CA1CA9">
          <w:rPr>
            <w:rFonts w:ascii="Times New Roman" w:hAnsi="Times New Roman" w:cs="Times New Roman"/>
            <w:sz w:val="20"/>
            <w:szCs w:val="20"/>
            <w:lang w:val="en-US"/>
            <w:rPrChange w:id="16996" w:author="Airat Shigapov" w:date="2021-10-29T16:43:00Z">
              <w:rPr>
                <w:rFonts w:ascii="Consolas" w:hAnsi="Consolas" w:cs="Consolas"/>
                <w:color w:val="0000FF"/>
                <w:sz w:val="19"/>
                <w:szCs w:val="19"/>
              </w:rPr>
            </w:rPrChange>
          </w:rPr>
          <w:t>="1"</w:t>
        </w:r>
        <w:r w:rsidRPr="00CA1CA9">
          <w:rPr>
            <w:rFonts w:ascii="Times New Roman" w:hAnsi="Times New Roman" w:cs="Times New Roman"/>
            <w:sz w:val="20"/>
            <w:szCs w:val="20"/>
            <w:lang w:val="en-US"/>
            <w:rPrChange w:id="16997" w:author="Airat Shigapov" w:date="2021-10-29T16:43:00Z">
              <w:rPr>
                <w:rFonts w:ascii="Consolas" w:hAnsi="Consolas" w:cs="Consolas"/>
                <w:color w:val="FF0000"/>
                <w:sz w:val="19"/>
                <w:szCs w:val="19"/>
              </w:rPr>
            </w:rPrChange>
          </w:rPr>
          <w:t xml:space="preserve"> Fill</w:t>
        </w:r>
        <w:r w:rsidRPr="00CA1CA9">
          <w:rPr>
            <w:rFonts w:ascii="Times New Roman" w:hAnsi="Times New Roman" w:cs="Times New Roman"/>
            <w:sz w:val="20"/>
            <w:szCs w:val="20"/>
            <w:lang w:val="en-US"/>
            <w:rPrChange w:id="16998" w:author="Airat Shigapov" w:date="2021-10-29T16:43:00Z">
              <w:rPr>
                <w:rFonts w:ascii="Consolas" w:hAnsi="Consolas" w:cs="Consolas"/>
                <w:color w:val="0000FF"/>
                <w:sz w:val="19"/>
                <w:szCs w:val="19"/>
              </w:rPr>
            </w:rPrChange>
          </w:rPr>
          <w:t>="#000080"/&gt;</w:t>
        </w:r>
      </w:ins>
    </w:p>
    <w:p w14:paraId="362F4A4F" w14:textId="77777777" w:rsidR="00CA1CA9" w:rsidRPr="00CA1CA9" w:rsidRDefault="00CA1CA9" w:rsidP="00CA1CA9">
      <w:pPr>
        <w:autoSpaceDE w:val="0"/>
        <w:autoSpaceDN w:val="0"/>
        <w:adjustRightInd w:val="0"/>
        <w:spacing w:after="0" w:line="240" w:lineRule="auto"/>
        <w:rPr>
          <w:ins w:id="16999" w:author="Airat Shigapov" w:date="2021-10-29T16:42:00Z"/>
          <w:rFonts w:ascii="Times New Roman" w:hAnsi="Times New Roman" w:cs="Times New Roman"/>
          <w:sz w:val="20"/>
          <w:szCs w:val="20"/>
          <w:lang w:val="en-US"/>
          <w:rPrChange w:id="17000" w:author="Airat Shigapov" w:date="2021-10-29T16:43:00Z">
            <w:rPr>
              <w:ins w:id="17001" w:author="Airat Shigapov" w:date="2021-10-29T16:42:00Z"/>
              <w:rFonts w:ascii="Consolas" w:hAnsi="Consolas" w:cs="Consolas"/>
              <w:color w:val="000000"/>
              <w:sz w:val="19"/>
              <w:szCs w:val="19"/>
            </w:rPr>
          </w:rPrChange>
        </w:rPr>
      </w:pPr>
    </w:p>
    <w:p w14:paraId="4F428AF8" w14:textId="77777777" w:rsidR="00CA1CA9" w:rsidRPr="00CA1CA9" w:rsidRDefault="00CA1CA9" w:rsidP="00CA1CA9">
      <w:pPr>
        <w:autoSpaceDE w:val="0"/>
        <w:autoSpaceDN w:val="0"/>
        <w:adjustRightInd w:val="0"/>
        <w:spacing w:after="0" w:line="240" w:lineRule="auto"/>
        <w:rPr>
          <w:ins w:id="17002" w:author="Airat Shigapov" w:date="2021-10-29T16:42:00Z"/>
          <w:rFonts w:ascii="Times New Roman" w:hAnsi="Times New Roman" w:cs="Times New Roman"/>
          <w:sz w:val="20"/>
          <w:szCs w:val="20"/>
          <w:lang w:val="en-US"/>
          <w:rPrChange w:id="17003" w:author="Airat Shigapov" w:date="2021-10-29T16:43:00Z">
            <w:rPr>
              <w:ins w:id="17004" w:author="Airat Shigapov" w:date="2021-10-29T16:42:00Z"/>
              <w:rFonts w:ascii="Consolas" w:hAnsi="Consolas" w:cs="Consolas"/>
              <w:color w:val="000000"/>
              <w:sz w:val="19"/>
              <w:szCs w:val="19"/>
            </w:rPr>
          </w:rPrChange>
        </w:rPr>
      </w:pPr>
    </w:p>
    <w:p w14:paraId="46DA36DE" w14:textId="77777777" w:rsidR="00CA1CA9" w:rsidRPr="00CA1CA9" w:rsidRDefault="00CA1CA9" w:rsidP="00CA1CA9">
      <w:pPr>
        <w:autoSpaceDE w:val="0"/>
        <w:autoSpaceDN w:val="0"/>
        <w:adjustRightInd w:val="0"/>
        <w:spacing w:after="0" w:line="240" w:lineRule="auto"/>
        <w:rPr>
          <w:ins w:id="17005" w:author="Airat Shigapov" w:date="2021-10-29T16:42:00Z"/>
          <w:rFonts w:ascii="Times New Roman" w:hAnsi="Times New Roman" w:cs="Times New Roman"/>
          <w:sz w:val="20"/>
          <w:szCs w:val="20"/>
          <w:lang w:val="en-US"/>
          <w:rPrChange w:id="17006" w:author="Airat Shigapov" w:date="2021-10-29T16:43:00Z">
            <w:rPr>
              <w:ins w:id="17007" w:author="Airat Shigapov" w:date="2021-10-29T16:42:00Z"/>
              <w:rFonts w:ascii="Consolas" w:hAnsi="Consolas" w:cs="Consolas"/>
              <w:color w:val="000000"/>
              <w:sz w:val="19"/>
              <w:szCs w:val="19"/>
            </w:rPr>
          </w:rPrChange>
        </w:rPr>
      </w:pPr>
      <w:ins w:id="17008" w:author="Airat Shigapov" w:date="2021-10-29T16:42:00Z">
        <w:r w:rsidRPr="00CA1CA9">
          <w:rPr>
            <w:rFonts w:ascii="Times New Roman" w:hAnsi="Times New Roman" w:cs="Times New Roman"/>
            <w:sz w:val="20"/>
            <w:szCs w:val="20"/>
            <w:lang w:val="en-US"/>
            <w:rPrChange w:id="17009" w:author="Airat Shigapov" w:date="2021-10-29T16:43:00Z">
              <w:rPr>
                <w:rFonts w:ascii="Consolas" w:hAnsi="Consolas" w:cs="Consolas"/>
                <w:color w:val="000000"/>
                <w:sz w:val="19"/>
                <w:szCs w:val="19"/>
              </w:rPr>
            </w:rPrChange>
          </w:rPr>
          <w:t xml:space="preserve">            </w:t>
        </w:r>
        <w:r w:rsidRPr="00CA1CA9">
          <w:rPr>
            <w:rFonts w:ascii="Times New Roman" w:hAnsi="Times New Roman" w:cs="Times New Roman"/>
            <w:sz w:val="20"/>
            <w:szCs w:val="20"/>
            <w:lang w:val="en-US"/>
            <w:rPrChange w:id="17010" w:author="Airat Shigapov" w:date="2021-10-29T16:43:00Z">
              <w:rPr>
                <w:rFonts w:ascii="Consolas" w:hAnsi="Consolas" w:cs="Consolas"/>
                <w:color w:val="0000FF"/>
                <w:sz w:val="19"/>
                <w:szCs w:val="19"/>
              </w:rPr>
            </w:rPrChange>
          </w:rPr>
          <w:t>&lt;</w:t>
        </w:r>
        <w:proofErr w:type="spellStart"/>
        <w:r w:rsidRPr="00CA1CA9">
          <w:rPr>
            <w:rFonts w:ascii="Times New Roman" w:hAnsi="Times New Roman" w:cs="Times New Roman"/>
            <w:sz w:val="20"/>
            <w:szCs w:val="20"/>
            <w:lang w:val="en-US"/>
            <w:rPrChange w:id="17011" w:author="Airat Shigapov" w:date="2021-10-29T16:43:00Z">
              <w:rPr>
                <w:rFonts w:ascii="Consolas" w:hAnsi="Consolas" w:cs="Consolas"/>
                <w:color w:val="A31515"/>
                <w:sz w:val="19"/>
                <w:szCs w:val="19"/>
              </w:rPr>
            </w:rPrChange>
          </w:rPr>
          <w:t>StackPanel</w:t>
        </w:r>
        <w:proofErr w:type="spellEnd"/>
        <w:r w:rsidRPr="00CA1CA9">
          <w:rPr>
            <w:rFonts w:ascii="Times New Roman" w:hAnsi="Times New Roman" w:cs="Times New Roman"/>
            <w:sz w:val="20"/>
            <w:szCs w:val="20"/>
            <w:lang w:val="en-US"/>
            <w:rPrChange w:id="17012" w:author="Airat Shigapov" w:date="2021-10-29T16:43:00Z">
              <w:rPr>
                <w:rFonts w:ascii="Consolas" w:hAnsi="Consolas" w:cs="Consolas"/>
                <w:color w:val="FF0000"/>
                <w:sz w:val="19"/>
                <w:szCs w:val="19"/>
              </w:rPr>
            </w:rPrChange>
          </w:rPr>
          <w:t xml:space="preserve"> </w:t>
        </w:r>
        <w:proofErr w:type="gramStart"/>
        <w:r w:rsidRPr="00CA1CA9">
          <w:rPr>
            <w:rFonts w:ascii="Times New Roman" w:hAnsi="Times New Roman" w:cs="Times New Roman"/>
            <w:sz w:val="20"/>
            <w:szCs w:val="20"/>
            <w:lang w:val="en-US"/>
            <w:rPrChange w:id="17013" w:author="Airat Shigapov" w:date="2021-10-29T16:43:00Z">
              <w:rPr>
                <w:rFonts w:ascii="Consolas" w:hAnsi="Consolas" w:cs="Consolas"/>
                <w:color w:val="FF0000"/>
                <w:sz w:val="19"/>
                <w:szCs w:val="19"/>
              </w:rPr>
            </w:rPrChange>
          </w:rPr>
          <w:t>x</w:t>
        </w:r>
        <w:r w:rsidRPr="00CA1CA9">
          <w:rPr>
            <w:rFonts w:ascii="Times New Roman" w:hAnsi="Times New Roman" w:cs="Times New Roman"/>
            <w:sz w:val="20"/>
            <w:szCs w:val="20"/>
            <w:lang w:val="en-US"/>
            <w:rPrChange w:id="17014" w:author="Airat Shigapov" w:date="2021-10-29T16:43:00Z">
              <w:rPr>
                <w:rFonts w:ascii="Consolas" w:hAnsi="Consolas" w:cs="Consolas"/>
                <w:color w:val="0000FF"/>
                <w:sz w:val="19"/>
                <w:szCs w:val="19"/>
              </w:rPr>
            </w:rPrChange>
          </w:rPr>
          <w:t>:</w:t>
        </w:r>
        <w:r w:rsidRPr="00CA1CA9">
          <w:rPr>
            <w:rFonts w:ascii="Times New Roman" w:hAnsi="Times New Roman" w:cs="Times New Roman"/>
            <w:sz w:val="20"/>
            <w:szCs w:val="20"/>
            <w:lang w:val="en-US"/>
            <w:rPrChange w:id="17015" w:author="Airat Shigapov" w:date="2021-10-29T16:43:00Z">
              <w:rPr>
                <w:rFonts w:ascii="Consolas" w:hAnsi="Consolas" w:cs="Consolas"/>
                <w:color w:val="FF0000"/>
                <w:sz w:val="19"/>
                <w:szCs w:val="19"/>
              </w:rPr>
            </w:rPrChange>
          </w:rPr>
          <w:t>Name</w:t>
        </w:r>
        <w:proofErr w:type="gramEnd"/>
        <w:r w:rsidRPr="00CA1CA9">
          <w:rPr>
            <w:rFonts w:ascii="Times New Roman" w:hAnsi="Times New Roman" w:cs="Times New Roman"/>
            <w:sz w:val="20"/>
            <w:szCs w:val="20"/>
            <w:lang w:val="en-US"/>
            <w:rPrChange w:id="17016" w:author="Airat Shigapov" w:date="2021-10-29T16:43:00Z">
              <w:rPr>
                <w:rFonts w:ascii="Consolas" w:hAnsi="Consolas" w:cs="Consolas"/>
                <w:color w:val="0000FF"/>
                <w:sz w:val="19"/>
                <w:szCs w:val="19"/>
              </w:rPr>
            </w:rPrChange>
          </w:rPr>
          <w:t>="AdminButton"</w:t>
        </w:r>
      </w:ins>
    </w:p>
    <w:p w14:paraId="3C77B645" w14:textId="77777777" w:rsidR="00CA1CA9" w:rsidRPr="00CA1CA9" w:rsidRDefault="00CA1CA9" w:rsidP="00CA1CA9">
      <w:pPr>
        <w:autoSpaceDE w:val="0"/>
        <w:autoSpaceDN w:val="0"/>
        <w:adjustRightInd w:val="0"/>
        <w:spacing w:after="0" w:line="240" w:lineRule="auto"/>
        <w:rPr>
          <w:ins w:id="17017" w:author="Airat Shigapov" w:date="2021-10-29T16:42:00Z"/>
          <w:rFonts w:ascii="Times New Roman" w:hAnsi="Times New Roman" w:cs="Times New Roman"/>
          <w:sz w:val="20"/>
          <w:szCs w:val="20"/>
          <w:lang w:val="en-US"/>
          <w:rPrChange w:id="17018" w:author="Airat Shigapov" w:date="2021-10-29T16:43:00Z">
            <w:rPr>
              <w:ins w:id="17019" w:author="Airat Shigapov" w:date="2021-10-29T16:42:00Z"/>
              <w:rFonts w:ascii="Consolas" w:hAnsi="Consolas" w:cs="Consolas"/>
              <w:color w:val="000000"/>
              <w:sz w:val="19"/>
              <w:szCs w:val="19"/>
            </w:rPr>
          </w:rPrChange>
        </w:rPr>
      </w:pPr>
      <w:ins w:id="17020" w:author="Airat Shigapov" w:date="2021-10-29T16:42:00Z">
        <w:r w:rsidRPr="00CA1CA9">
          <w:rPr>
            <w:rFonts w:ascii="Times New Roman" w:hAnsi="Times New Roman" w:cs="Times New Roman"/>
            <w:sz w:val="20"/>
            <w:szCs w:val="20"/>
            <w:lang w:val="en-US"/>
            <w:rPrChange w:id="17021" w:author="Airat Shigapov" w:date="2021-10-29T16:43:00Z">
              <w:rPr>
                <w:rFonts w:ascii="Consolas" w:hAnsi="Consolas" w:cs="Consolas"/>
                <w:color w:val="000000"/>
                <w:sz w:val="19"/>
                <w:szCs w:val="19"/>
              </w:rPr>
            </w:rPrChange>
          </w:rPr>
          <w:t xml:space="preserve">               </w:t>
        </w:r>
        <w:r w:rsidRPr="00CA1CA9">
          <w:rPr>
            <w:rFonts w:ascii="Times New Roman" w:hAnsi="Times New Roman" w:cs="Times New Roman"/>
            <w:sz w:val="20"/>
            <w:szCs w:val="20"/>
            <w:lang w:val="en-US"/>
            <w:rPrChange w:id="17022" w:author="Airat Shigapov" w:date="2021-10-29T16:43:00Z">
              <w:rPr>
                <w:rFonts w:ascii="Consolas" w:hAnsi="Consolas" w:cs="Consolas"/>
                <w:color w:val="FF0000"/>
                <w:sz w:val="19"/>
                <w:szCs w:val="19"/>
              </w:rPr>
            </w:rPrChange>
          </w:rPr>
          <w:t xml:space="preserve"> Orientation</w:t>
        </w:r>
        <w:r w:rsidRPr="00CA1CA9">
          <w:rPr>
            <w:rFonts w:ascii="Times New Roman" w:hAnsi="Times New Roman" w:cs="Times New Roman"/>
            <w:sz w:val="20"/>
            <w:szCs w:val="20"/>
            <w:lang w:val="en-US"/>
            <w:rPrChange w:id="17023" w:author="Airat Shigapov" w:date="2021-10-29T16:43:00Z">
              <w:rPr>
                <w:rFonts w:ascii="Consolas" w:hAnsi="Consolas" w:cs="Consolas"/>
                <w:color w:val="0000FF"/>
                <w:sz w:val="19"/>
                <w:szCs w:val="19"/>
              </w:rPr>
            </w:rPrChange>
          </w:rPr>
          <w:t>="Horizontal"</w:t>
        </w:r>
        <w:r w:rsidRPr="00CA1CA9">
          <w:rPr>
            <w:rFonts w:ascii="Times New Roman" w:hAnsi="Times New Roman" w:cs="Times New Roman"/>
            <w:sz w:val="20"/>
            <w:szCs w:val="20"/>
            <w:lang w:val="en-US"/>
            <w:rPrChange w:id="17024" w:author="Airat Shigapov" w:date="2021-10-29T16:43:00Z">
              <w:rPr>
                <w:rFonts w:ascii="Consolas" w:hAnsi="Consolas" w:cs="Consolas"/>
                <w:color w:val="000000"/>
                <w:sz w:val="19"/>
                <w:szCs w:val="19"/>
              </w:rPr>
            </w:rPrChange>
          </w:rPr>
          <w:t xml:space="preserve"> </w:t>
        </w:r>
      </w:ins>
    </w:p>
    <w:p w14:paraId="579843D1" w14:textId="77777777" w:rsidR="00CA1CA9" w:rsidRPr="00CA1CA9" w:rsidRDefault="00CA1CA9" w:rsidP="00CA1CA9">
      <w:pPr>
        <w:autoSpaceDE w:val="0"/>
        <w:autoSpaceDN w:val="0"/>
        <w:adjustRightInd w:val="0"/>
        <w:spacing w:after="0" w:line="240" w:lineRule="auto"/>
        <w:rPr>
          <w:ins w:id="17025" w:author="Airat Shigapov" w:date="2021-10-29T16:42:00Z"/>
          <w:rFonts w:ascii="Times New Roman" w:hAnsi="Times New Roman" w:cs="Times New Roman"/>
          <w:sz w:val="20"/>
          <w:szCs w:val="20"/>
          <w:lang w:val="en-US"/>
          <w:rPrChange w:id="17026" w:author="Airat Shigapov" w:date="2021-10-29T16:43:00Z">
            <w:rPr>
              <w:ins w:id="17027" w:author="Airat Shigapov" w:date="2021-10-29T16:42:00Z"/>
              <w:rFonts w:ascii="Consolas" w:hAnsi="Consolas" w:cs="Consolas"/>
              <w:color w:val="000000"/>
              <w:sz w:val="19"/>
              <w:szCs w:val="19"/>
            </w:rPr>
          </w:rPrChange>
        </w:rPr>
      </w:pPr>
      <w:ins w:id="17028" w:author="Airat Shigapov" w:date="2021-10-29T16:42:00Z">
        <w:r w:rsidRPr="00CA1CA9">
          <w:rPr>
            <w:rFonts w:ascii="Times New Roman" w:hAnsi="Times New Roman" w:cs="Times New Roman"/>
            <w:sz w:val="20"/>
            <w:szCs w:val="20"/>
            <w:lang w:val="en-US"/>
            <w:rPrChange w:id="17029" w:author="Airat Shigapov" w:date="2021-10-29T16:43:00Z">
              <w:rPr>
                <w:rFonts w:ascii="Consolas" w:hAnsi="Consolas" w:cs="Consolas"/>
                <w:color w:val="000000"/>
                <w:sz w:val="19"/>
                <w:szCs w:val="19"/>
              </w:rPr>
            </w:rPrChange>
          </w:rPr>
          <w:t xml:space="preserve">                       </w:t>
        </w:r>
        <w:r w:rsidRPr="00CA1CA9">
          <w:rPr>
            <w:rFonts w:ascii="Times New Roman" w:hAnsi="Times New Roman" w:cs="Times New Roman"/>
            <w:sz w:val="20"/>
            <w:szCs w:val="20"/>
            <w:lang w:val="en-US"/>
            <w:rPrChange w:id="17030" w:author="Airat Shigapov" w:date="2021-10-29T16:43:00Z">
              <w:rPr>
                <w:rFonts w:ascii="Consolas" w:hAnsi="Consolas" w:cs="Consolas"/>
                <w:color w:val="FF0000"/>
                <w:sz w:val="19"/>
                <w:szCs w:val="19"/>
              </w:rPr>
            </w:rPrChange>
          </w:rPr>
          <w:t xml:space="preserve"> </w:t>
        </w:r>
        <w:proofErr w:type="spellStart"/>
        <w:r w:rsidRPr="00CA1CA9">
          <w:rPr>
            <w:rFonts w:ascii="Times New Roman" w:hAnsi="Times New Roman" w:cs="Times New Roman"/>
            <w:sz w:val="20"/>
            <w:szCs w:val="20"/>
            <w:lang w:val="en-US"/>
            <w:rPrChange w:id="17031" w:author="Airat Shigapov" w:date="2021-10-29T16:43:00Z">
              <w:rPr>
                <w:rFonts w:ascii="Consolas" w:hAnsi="Consolas" w:cs="Consolas"/>
                <w:color w:val="FF0000"/>
                <w:sz w:val="19"/>
                <w:szCs w:val="19"/>
              </w:rPr>
            </w:rPrChange>
          </w:rPr>
          <w:t>Grid.Row</w:t>
        </w:r>
        <w:proofErr w:type="spellEnd"/>
        <w:r w:rsidRPr="00CA1CA9">
          <w:rPr>
            <w:rFonts w:ascii="Times New Roman" w:hAnsi="Times New Roman" w:cs="Times New Roman"/>
            <w:sz w:val="20"/>
            <w:szCs w:val="20"/>
            <w:lang w:val="en-US"/>
            <w:rPrChange w:id="17032" w:author="Airat Shigapov" w:date="2021-10-29T16:43:00Z">
              <w:rPr>
                <w:rFonts w:ascii="Consolas" w:hAnsi="Consolas" w:cs="Consolas"/>
                <w:color w:val="0000FF"/>
                <w:sz w:val="19"/>
                <w:szCs w:val="19"/>
              </w:rPr>
            </w:rPrChange>
          </w:rPr>
          <w:t>="1"</w:t>
        </w:r>
      </w:ins>
    </w:p>
    <w:p w14:paraId="076E7F19" w14:textId="77777777" w:rsidR="00CA1CA9" w:rsidRPr="00CA1CA9" w:rsidRDefault="00CA1CA9" w:rsidP="00CA1CA9">
      <w:pPr>
        <w:autoSpaceDE w:val="0"/>
        <w:autoSpaceDN w:val="0"/>
        <w:adjustRightInd w:val="0"/>
        <w:spacing w:after="0" w:line="240" w:lineRule="auto"/>
        <w:rPr>
          <w:ins w:id="17033" w:author="Airat Shigapov" w:date="2021-10-29T16:42:00Z"/>
          <w:rFonts w:ascii="Times New Roman" w:hAnsi="Times New Roman" w:cs="Times New Roman"/>
          <w:sz w:val="20"/>
          <w:szCs w:val="20"/>
          <w:lang w:val="en-US"/>
          <w:rPrChange w:id="17034" w:author="Airat Shigapov" w:date="2021-10-29T16:43:00Z">
            <w:rPr>
              <w:ins w:id="17035" w:author="Airat Shigapov" w:date="2021-10-29T16:42:00Z"/>
              <w:rFonts w:ascii="Consolas" w:hAnsi="Consolas" w:cs="Consolas"/>
              <w:color w:val="000000"/>
              <w:sz w:val="19"/>
              <w:szCs w:val="19"/>
            </w:rPr>
          </w:rPrChange>
        </w:rPr>
      </w:pPr>
      <w:ins w:id="17036" w:author="Airat Shigapov" w:date="2021-10-29T16:42:00Z">
        <w:r w:rsidRPr="00CA1CA9">
          <w:rPr>
            <w:rFonts w:ascii="Times New Roman" w:hAnsi="Times New Roman" w:cs="Times New Roman"/>
            <w:sz w:val="20"/>
            <w:szCs w:val="20"/>
            <w:lang w:val="en-US"/>
            <w:rPrChange w:id="17037" w:author="Airat Shigapov" w:date="2021-10-29T16:43:00Z">
              <w:rPr>
                <w:rFonts w:ascii="Consolas" w:hAnsi="Consolas" w:cs="Consolas"/>
                <w:color w:val="000000"/>
                <w:sz w:val="19"/>
                <w:szCs w:val="19"/>
              </w:rPr>
            </w:rPrChange>
          </w:rPr>
          <w:t xml:space="preserve">                       </w:t>
        </w:r>
        <w:r w:rsidRPr="00CA1CA9">
          <w:rPr>
            <w:rFonts w:ascii="Times New Roman" w:hAnsi="Times New Roman" w:cs="Times New Roman"/>
            <w:sz w:val="20"/>
            <w:szCs w:val="20"/>
            <w:lang w:val="en-US"/>
            <w:rPrChange w:id="17038" w:author="Airat Shigapov" w:date="2021-10-29T16:43:00Z">
              <w:rPr>
                <w:rFonts w:ascii="Consolas" w:hAnsi="Consolas" w:cs="Consolas"/>
                <w:color w:val="FF0000"/>
                <w:sz w:val="19"/>
                <w:szCs w:val="19"/>
              </w:rPr>
            </w:rPrChange>
          </w:rPr>
          <w:t xml:space="preserve"> Visibility</w:t>
        </w:r>
        <w:r w:rsidRPr="00CA1CA9">
          <w:rPr>
            <w:rFonts w:ascii="Times New Roman" w:hAnsi="Times New Roman" w:cs="Times New Roman"/>
            <w:sz w:val="20"/>
            <w:szCs w:val="20"/>
            <w:lang w:val="en-US"/>
            <w:rPrChange w:id="17039" w:author="Airat Shigapov" w:date="2021-10-29T16:43:00Z">
              <w:rPr>
                <w:rFonts w:ascii="Consolas" w:hAnsi="Consolas" w:cs="Consolas"/>
                <w:color w:val="0000FF"/>
                <w:sz w:val="19"/>
                <w:szCs w:val="19"/>
              </w:rPr>
            </w:rPrChange>
          </w:rPr>
          <w:t>="Hidden"</w:t>
        </w:r>
      </w:ins>
    </w:p>
    <w:p w14:paraId="350E9137" w14:textId="77777777" w:rsidR="00CA1CA9" w:rsidRPr="00CA1CA9" w:rsidRDefault="00CA1CA9" w:rsidP="00CA1CA9">
      <w:pPr>
        <w:autoSpaceDE w:val="0"/>
        <w:autoSpaceDN w:val="0"/>
        <w:adjustRightInd w:val="0"/>
        <w:spacing w:after="0" w:line="240" w:lineRule="auto"/>
        <w:rPr>
          <w:ins w:id="17040" w:author="Airat Shigapov" w:date="2021-10-29T16:42:00Z"/>
          <w:rFonts w:ascii="Times New Roman" w:hAnsi="Times New Roman" w:cs="Times New Roman"/>
          <w:sz w:val="20"/>
          <w:szCs w:val="20"/>
          <w:lang w:val="en-US"/>
          <w:rPrChange w:id="17041" w:author="Airat Shigapov" w:date="2021-10-29T16:43:00Z">
            <w:rPr>
              <w:ins w:id="17042" w:author="Airat Shigapov" w:date="2021-10-29T16:42:00Z"/>
              <w:rFonts w:ascii="Consolas" w:hAnsi="Consolas" w:cs="Consolas"/>
              <w:color w:val="000000"/>
              <w:sz w:val="19"/>
              <w:szCs w:val="19"/>
            </w:rPr>
          </w:rPrChange>
        </w:rPr>
      </w:pPr>
      <w:ins w:id="17043" w:author="Airat Shigapov" w:date="2021-10-29T16:42:00Z">
        <w:r w:rsidRPr="00CA1CA9">
          <w:rPr>
            <w:rFonts w:ascii="Times New Roman" w:hAnsi="Times New Roman" w:cs="Times New Roman"/>
            <w:sz w:val="20"/>
            <w:szCs w:val="20"/>
            <w:lang w:val="en-US"/>
            <w:rPrChange w:id="17044" w:author="Airat Shigapov" w:date="2021-10-29T16:43:00Z">
              <w:rPr>
                <w:rFonts w:ascii="Consolas" w:hAnsi="Consolas" w:cs="Consolas"/>
                <w:color w:val="000000"/>
                <w:sz w:val="19"/>
                <w:szCs w:val="19"/>
              </w:rPr>
            </w:rPrChange>
          </w:rPr>
          <w:t xml:space="preserve">                       </w:t>
        </w:r>
        <w:r w:rsidRPr="00CA1CA9">
          <w:rPr>
            <w:rFonts w:ascii="Times New Roman" w:hAnsi="Times New Roman" w:cs="Times New Roman"/>
            <w:sz w:val="20"/>
            <w:szCs w:val="20"/>
            <w:lang w:val="en-US"/>
            <w:rPrChange w:id="17045" w:author="Airat Shigapov" w:date="2021-10-29T16:43:00Z">
              <w:rPr>
                <w:rFonts w:ascii="Consolas" w:hAnsi="Consolas" w:cs="Consolas"/>
                <w:color w:val="FF0000"/>
                <w:sz w:val="19"/>
                <w:szCs w:val="19"/>
              </w:rPr>
            </w:rPrChange>
          </w:rPr>
          <w:t xml:space="preserve"> Margin</w:t>
        </w:r>
        <w:r w:rsidRPr="00CA1CA9">
          <w:rPr>
            <w:rFonts w:ascii="Times New Roman" w:hAnsi="Times New Roman" w:cs="Times New Roman"/>
            <w:sz w:val="20"/>
            <w:szCs w:val="20"/>
            <w:lang w:val="en-US"/>
            <w:rPrChange w:id="17046" w:author="Airat Shigapov" w:date="2021-10-29T16:43:00Z">
              <w:rPr>
                <w:rFonts w:ascii="Consolas" w:hAnsi="Consolas" w:cs="Consolas"/>
                <w:color w:val="0000FF"/>
                <w:sz w:val="19"/>
                <w:szCs w:val="19"/>
              </w:rPr>
            </w:rPrChange>
          </w:rPr>
          <w:t>="100,0,0,0"&gt;</w:t>
        </w:r>
      </w:ins>
    </w:p>
    <w:p w14:paraId="0AE5A820" w14:textId="77777777" w:rsidR="00CA1CA9" w:rsidRPr="00CA1CA9" w:rsidRDefault="00CA1CA9" w:rsidP="00CA1CA9">
      <w:pPr>
        <w:autoSpaceDE w:val="0"/>
        <w:autoSpaceDN w:val="0"/>
        <w:adjustRightInd w:val="0"/>
        <w:spacing w:after="0" w:line="240" w:lineRule="auto"/>
        <w:rPr>
          <w:ins w:id="17047" w:author="Airat Shigapov" w:date="2021-10-29T16:42:00Z"/>
          <w:rFonts w:ascii="Times New Roman" w:hAnsi="Times New Roman" w:cs="Times New Roman"/>
          <w:sz w:val="20"/>
          <w:szCs w:val="20"/>
          <w:lang w:val="en-US"/>
          <w:rPrChange w:id="17048" w:author="Airat Shigapov" w:date="2021-10-29T16:43:00Z">
            <w:rPr>
              <w:ins w:id="17049" w:author="Airat Shigapov" w:date="2021-10-29T16:42:00Z"/>
              <w:rFonts w:ascii="Consolas" w:hAnsi="Consolas" w:cs="Consolas"/>
              <w:color w:val="000000"/>
              <w:sz w:val="19"/>
              <w:szCs w:val="19"/>
            </w:rPr>
          </w:rPrChange>
        </w:rPr>
      </w:pPr>
      <w:ins w:id="17050" w:author="Airat Shigapov" w:date="2021-10-29T16:42:00Z">
        <w:r w:rsidRPr="00CA1CA9">
          <w:rPr>
            <w:rFonts w:ascii="Times New Roman" w:hAnsi="Times New Roman" w:cs="Times New Roman"/>
            <w:sz w:val="20"/>
            <w:szCs w:val="20"/>
            <w:lang w:val="en-US"/>
            <w:rPrChange w:id="17051" w:author="Airat Shigapov" w:date="2021-10-29T16:43:00Z">
              <w:rPr>
                <w:rFonts w:ascii="Consolas" w:hAnsi="Consolas" w:cs="Consolas"/>
                <w:color w:val="000000"/>
                <w:sz w:val="19"/>
                <w:szCs w:val="19"/>
              </w:rPr>
            </w:rPrChange>
          </w:rPr>
          <w:t xml:space="preserve">                </w:t>
        </w:r>
        <w:r w:rsidRPr="00CA1CA9">
          <w:rPr>
            <w:rFonts w:ascii="Times New Roman" w:hAnsi="Times New Roman" w:cs="Times New Roman"/>
            <w:sz w:val="20"/>
            <w:szCs w:val="20"/>
            <w:lang w:val="en-US"/>
            <w:rPrChange w:id="17052" w:author="Airat Shigapov" w:date="2021-10-29T16:43:00Z">
              <w:rPr>
                <w:rFonts w:ascii="Consolas" w:hAnsi="Consolas" w:cs="Consolas"/>
                <w:color w:val="0000FF"/>
                <w:sz w:val="19"/>
                <w:szCs w:val="19"/>
              </w:rPr>
            </w:rPrChange>
          </w:rPr>
          <w:t>&lt;</w:t>
        </w:r>
        <w:proofErr w:type="spellStart"/>
        <w:r w:rsidRPr="00CA1CA9">
          <w:rPr>
            <w:rFonts w:ascii="Times New Roman" w:hAnsi="Times New Roman" w:cs="Times New Roman"/>
            <w:sz w:val="20"/>
            <w:szCs w:val="20"/>
            <w:lang w:val="en-US"/>
            <w:rPrChange w:id="17053" w:author="Airat Shigapov" w:date="2021-10-29T16:43:00Z">
              <w:rPr>
                <w:rFonts w:ascii="Consolas" w:hAnsi="Consolas" w:cs="Consolas"/>
                <w:color w:val="A31515"/>
                <w:sz w:val="19"/>
                <w:szCs w:val="19"/>
              </w:rPr>
            </w:rPrChange>
          </w:rPr>
          <w:t>StackPanel.Resources</w:t>
        </w:r>
        <w:proofErr w:type="spellEnd"/>
        <w:r w:rsidRPr="00CA1CA9">
          <w:rPr>
            <w:rFonts w:ascii="Times New Roman" w:hAnsi="Times New Roman" w:cs="Times New Roman"/>
            <w:sz w:val="20"/>
            <w:szCs w:val="20"/>
            <w:lang w:val="en-US"/>
            <w:rPrChange w:id="17054" w:author="Airat Shigapov" w:date="2021-10-29T16:43:00Z">
              <w:rPr>
                <w:rFonts w:ascii="Consolas" w:hAnsi="Consolas" w:cs="Consolas"/>
                <w:color w:val="0000FF"/>
                <w:sz w:val="19"/>
                <w:szCs w:val="19"/>
              </w:rPr>
            </w:rPrChange>
          </w:rPr>
          <w:t>&gt;</w:t>
        </w:r>
      </w:ins>
    </w:p>
    <w:p w14:paraId="276F8F7F" w14:textId="77777777" w:rsidR="00CA1CA9" w:rsidRPr="00CA1CA9" w:rsidRDefault="00CA1CA9" w:rsidP="00CA1CA9">
      <w:pPr>
        <w:autoSpaceDE w:val="0"/>
        <w:autoSpaceDN w:val="0"/>
        <w:adjustRightInd w:val="0"/>
        <w:spacing w:after="0" w:line="240" w:lineRule="auto"/>
        <w:rPr>
          <w:ins w:id="17055" w:author="Airat Shigapov" w:date="2021-10-29T16:42:00Z"/>
          <w:rFonts w:ascii="Times New Roman" w:hAnsi="Times New Roman" w:cs="Times New Roman"/>
          <w:sz w:val="20"/>
          <w:szCs w:val="20"/>
          <w:lang w:val="en-US"/>
          <w:rPrChange w:id="17056" w:author="Airat Shigapov" w:date="2021-10-29T16:43:00Z">
            <w:rPr>
              <w:ins w:id="17057" w:author="Airat Shigapov" w:date="2021-10-29T16:42:00Z"/>
              <w:rFonts w:ascii="Consolas" w:hAnsi="Consolas" w:cs="Consolas"/>
              <w:color w:val="000000"/>
              <w:sz w:val="19"/>
              <w:szCs w:val="19"/>
            </w:rPr>
          </w:rPrChange>
        </w:rPr>
      </w:pPr>
      <w:ins w:id="17058" w:author="Airat Shigapov" w:date="2021-10-29T16:42:00Z">
        <w:r w:rsidRPr="00CA1CA9">
          <w:rPr>
            <w:rFonts w:ascii="Times New Roman" w:hAnsi="Times New Roman" w:cs="Times New Roman"/>
            <w:sz w:val="20"/>
            <w:szCs w:val="20"/>
            <w:lang w:val="en-US"/>
            <w:rPrChange w:id="17059" w:author="Airat Shigapov" w:date="2021-10-29T16:43:00Z">
              <w:rPr>
                <w:rFonts w:ascii="Consolas" w:hAnsi="Consolas" w:cs="Consolas"/>
                <w:color w:val="000000"/>
                <w:sz w:val="19"/>
                <w:szCs w:val="19"/>
              </w:rPr>
            </w:rPrChange>
          </w:rPr>
          <w:t xml:space="preserve">                    </w:t>
        </w:r>
        <w:r w:rsidRPr="00CA1CA9">
          <w:rPr>
            <w:rFonts w:ascii="Times New Roman" w:hAnsi="Times New Roman" w:cs="Times New Roman"/>
            <w:sz w:val="20"/>
            <w:szCs w:val="20"/>
            <w:lang w:val="en-US"/>
            <w:rPrChange w:id="17060" w:author="Airat Shigapov" w:date="2021-10-29T16:43:00Z">
              <w:rPr>
                <w:rFonts w:ascii="Consolas" w:hAnsi="Consolas" w:cs="Consolas"/>
                <w:color w:val="0000FF"/>
                <w:sz w:val="19"/>
                <w:szCs w:val="19"/>
              </w:rPr>
            </w:rPrChange>
          </w:rPr>
          <w:t>&lt;</w:t>
        </w:r>
        <w:r w:rsidRPr="00CA1CA9">
          <w:rPr>
            <w:rFonts w:ascii="Times New Roman" w:hAnsi="Times New Roman" w:cs="Times New Roman"/>
            <w:sz w:val="20"/>
            <w:szCs w:val="20"/>
            <w:lang w:val="en-US"/>
            <w:rPrChange w:id="17061" w:author="Airat Shigapov" w:date="2021-10-29T16:43:00Z">
              <w:rPr>
                <w:rFonts w:ascii="Consolas" w:hAnsi="Consolas" w:cs="Consolas"/>
                <w:color w:val="A31515"/>
                <w:sz w:val="19"/>
                <w:szCs w:val="19"/>
              </w:rPr>
            </w:rPrChange>
          </w:rPr>
          <w:t>Style</w:t>
        </w:r>
        <w:r w:rsidRPr="00CA1CA9">
          <w:rPr>
            <w:rFonts w:ascii="Times New Roman" w:hAnsi="Times New Roman" w:cs="Times New Roman"/>
            <w:sz w:val="20"/>
            <w:szCs w:val="20"/>
            <w:lang w:val="en-US"/>
            <w:rPrChange w:id="17062" w:author="Airat Shigapov" w:date="2021-10-29T16:43:00Z">
              <w:rPr>
                <w:rFonts w:ascii="Consolas" w:hAnsi="Consolas" w:cs="Consolas"/>
                <w:color w:val="FF0000"/>
                <w:sz w:val="19"/>
                <w:szCs w:val="19"/>
              </w:rPr>
            </w:rPrChange>
          </w:rPr>
          <w:t xml:space="preserve"> </w:t>
        </w:r>
        <w:proofErr w:type="spellStart"/>
        <w:r w:rsidRPr="00CA1CA9">
          <w:rPr>
            <w:rFonts w:ascii="Times New Roman" w:hAnsi="Times New Roman" w:cs="Times New Roman"/>
            <w:sz w:val="20"/>
            <w:szCs w:val="20"/>
            <w:lang w:val="en-US"/>
            <w:rPrChange w:id="17063" w:author="Airat Shigapov" w:date="2021-10-29T16:43:00Z">
              <w:rPr>
                <w:rFonts w:ascii="Consolas" w:hAnsi="Consolas" w:cs="Consolas"/>
                <w:color w:val="FF0000"/>
                <w:sz w:val="19"/>
                <w:szCs w:val="19"/>
              </w:rPr>
            </w:rPrChange>
          </w:rPr>
          <w:t>TargetType</w:t>
        </w:r>
        <w:proofErr w:type="spellEnd"/>
        <w:r w:rsidRPr="00CA1CA9">
          <w:rPr>
            <w:rFonts w:ascii="Times New Roman" w:hAnsi="Times New Roman" w:cs="Times New Roman"/>
            <w:sz w:val="20"/>
            <w:szCs w:val="20"/>
            <w:lang w:val="en-US"/>
            <w:rPrChange w:id="17064" w:author="Airat Shigapov" w:date="2021-10-29T16:43:00Z">
              <w:rPr>
                <w:rFonts w:ascii="Consolas" w:hAnsi="Consolas" w:cs="Consolas"/>
                <w:color w:val="0000FF"/>
                <w:sz w:val="19"/>
                <w:szCs w:val="19"/>
              </w:rPr>
            </w:rPrChange>
          </w:rPr>
          <w:t>="Button"&gt;</w:t>
        </w:r>
      </w:ins>
    </w:p>
    <w:p w14:paraId="7DE0B3A1" w14:textId="77777777" w:rsidR="00CA1CA9" w:rsidRPr="00CA1CA9" w:rsidRDefault="00CA1CA9" w:rsidP="00CA1CA9">
      <w:pPr>
        <w:autoSpaceDE w:val="0"/>
        <w:autoSpaceDN w:val="0"/>
        <w:adjustRightInd w:val="0"/>
        <w:spacing w:after="0" w:line="240" w:lineRule="auto"/>
        <w:rPr>
          <w:ins w:id="17065" w:author="Airat Shigapov" w:date="2021-10-29T16:42:00Z"/>
          <w:rFonts w:ascii="Times New Roman" w:hAnsi="Times New Roman" w:cs="Times New Roman"/>
          <w:sz w:val="20"/>
          <w:szCs w:val="20"/>
          <w:lang w:val="en-US"/>
          <w:rPrChange w:id="17066" w:author="Airat Shigapov" w:date="2021-10-29T16:43:00Z">
            <w:rPr>
              <w:ins w:id="17067" w:author="Airat Shigapov" w:date="2021-10-29T16:42:00Z"/>
              <w:rFonts w:ascii="Consolas" w:hAnsi="Consolas" w:cs="Consolas"/>
              <w:color w:val="000000"/>
              <w:sz w:val="19"/>
              <w:szCs w:val="19"/>
            </w:rPr>
          </w:rPrChange>
        </w:rPr>
      </w:pPr>
      <w:ins w:id="17068" w:author="Airat Shigapov" w:date="2021-10-29T16:42:00Z">
        <w:r w:rsidRPr="00CA1CA9">
          <w:rPr>
            <w:rFonts w:ascii="Times New Roman" w:hAnsi="Times New Roman" w:cs="Times New Roman"/>
            <w:sz w:val="20"/>
            <w:szCs w:val="20"/>
            <w:lang w:val="en-US"/>
            <w:rPrChange w:id="17069" w:author="Airat Shigapov" w:date="2021-10-29T16:43:00Z">
              <w:rPr>
                <w:rFonts w:ascii="Consolas" w:hAnsi="Consolas" w:cs="Consolas"/>
                <w:color w:val="000000"/>
                <w:sz w:val="19"/>
                <w:szCs w:val="19"/>
              </w:rPr>
            </w:rPrChange>
          </w:rPr>
          <w:t xml:space="preserve">                        </w:t>
        </w:r>
        <w:r w:rsidRPr="00CA1CA9">
          <w:rPr>
            <w:rFonts w:ascii="Times New Roman" w:hAnsi="Times New Roman" w:cs="Times New Roman"/>
            <w:sz w:val="20"/>
            <w:szCs w:val="20"/>
            <w:lang w:val="en-US"/>
            <w:rPrChange w:id="17070" w:author="Airat Shigapov" w:date="2021-10-29T16:43:00Z">
              <w:rPr>
                <w:rFonts w:ascii="Consolas" w:hAnsi="Consolas" w:cs="Consolas"/>
                <w:color w:val="0000FF"/>
                <w:sz w:val="19"/>
                <w:szCs w:val="19"/>
              </w:rPr>
            </w:rPrChange>
          </w:rPr>
          <w:t>&lt;</w:t>
        </w:r>
        <w:r w:rsidRPr="00CA1CA9">
          <w:rPr>
            <w:rFonts w:ascii="Times New Roman" w:hAnsi="Times New Roman" w:cs="Times New Roman"/>
            <w:sz w:val="20"/>
            <w:szCs w:val="20"/>
            <w:lang w:val="en-US"/>
            <w:rPrChange w:id="17071" w:author="Airat Shigapov" w:date="2021-10-29T16:43:00Z">
              <w:rPr>
                <w:rFonts w:ascii="Consolas" w:hAnsi="Consolas" w:cs="Consolas"/>
                <w:color w:val="A31515"/>
                <w:sz w:val="19"/>
                <w:szCs w:val="19"/>
              </w:rPr>
            </w:rPrChange>
          </w:rPr>
          <w:t>Setter</w:t>
        </w:r>
        <w:r w:rsidRPr="00CA1CA9">
          <w:rPr>
            <w:rFonts w:ascii="Times New Roman" w:hAnsi="Times New Roman" w:cs="Times New Roman"/>
            <w:sz w:val="20"/>
            <w:szCs w:val="20"/>
            <w:lang w:val="en-US"/>
            <w:rPrChange w:id="17072" w:author="Airat Shigapov" w:date="2021-10-29T16:43:00Z">
              <w:rPr>
                <w:rFonts w:ascii="Consolas" w:hAnsi="Consolas" w:cs="Consolas"/>
                <w:color w:val="FF0000"/>
                <w:sz w:val="19"/>
                <w:szCs w:val="19"/>
              </w:rPr>
            </w:rPrChange>
          </w:rPr>
          <w:t xml:space="preserve"> Property</w:t>
        </w:r>
        <w:r w:rsidRPr="00CA1CA9">
          <w:rPr>
            <w:rFonts w:ascii="Times New Roman" w:hAnsi="Times New Roman" w:cs="Times New Roman"/>
            <w:sz w:val="20"/>
            <w:szCs w:val="20"/>
            <w:lang w:val="en-US"/>
            <w:rPrChange w:id="17073" w:author="Airat Shigapov" w:date="2021-10-29T16:43:00Z">
              <w:rPr>
                <w:rFonts w:ascii="Consolas" w:hAnsi="Consolas" w:cs="Consolas"/>
                <w:color w:val="0000FF"/>
                <w:sz w:val="19"/>
                <w:szCs w:val="19"/>
              </w:rPr>
            </w:rPrChange>
          </w:rPr>
          <w:t>="</w:t>
        </w:r>
        <w:proofErr w:type="spellStart"/>
        <w:r w:rsidRPr="00CA1CA9">
          <w:rPr>
            <w:rFonts w:ascii="Times New Roman" w:hAnsi="Times New Roman" w:cs="Times New Roman"/>
            <w:sz w:val="20"/>
            <w:szCs w:val="20"/>
            <w:lang w:val="en-US"/>
            <w:rPrChange w:id="17074" w:author="Airat Shigapov" w:date="2021-10-29T16:43:00Z">
              <w:rPr>
                <w:rFonts w:ascii="Consolas" w:hAnsi="Consolas" w:cs="Consolas"/>
                <w:color w:val="0000FF"/>
                <w:sz w:val="19"/>
                <w:szCs w:val="19"/>
              </w:rPr>
            </w:rPrChange>
          </w:rPr>
          <w:t>FontSize</w:t>
        </w:r>
        <w:proofErr w:type="spellEnd"/>
        <w:r w:rsidRPr="00CA1CA9">
          <w:rPr>
            <w:rFonts w:ascii="Times New Roman" w:hAnsi="Times New Roman" w:cs="Times New Roman"/>
            <w:sz w:val="20"/>
            <w:szCs w:val="20"/>
            <w:lang w:val="en-US"/>
            <w:rPrChange w:id="17075" w:author="Airat Shigapov" w:date="2021-10-29T16:43:00Z">
              <w:rPr>
                <w:rFonts w:ascii="Consolas" w:hAnsi="Consolas" w:cs="Consolas"/>
                <w:color w:val="0000FF"/>
                <w:sz w:val="19"/>
                <w:szCs w:val="19"/>
              </w:rPr>
            </w:rPrChange>
          </w:rPr>
          <w:t>"</w:t>
        </w:r>
        <w:r w:rsidRPr="00CA1CA9">
          <w:rPr>
            <w:rFonts w:ascii="Times New Roman" w:hAnsi="Times New Roman" w:cs="Times New Roman"/>
            <w:sz w:val="20"/>
            <w:szCs w:val="20"/>
            <w:lang w:val="en-US"/>
            <w:rPrChange w:id="17076" w:author="Airat Shigapov" w:date="2021-10-29T16:43:00Z">
              <w:rPr>
                <w:rFonts w:ascii="Consolas" w:hAnsi="Consolas" w:cs="Consolas"/>
                <w:color w:val="FF0000"/>
                <w:sz w:val="19"/>
                <w:szCs w:val="19"/>
              </w:rPr>
            </w:rPrChange>
          </w:rPr>
          <w:t xml:space="preserve"> Value</w:t>
        </w:r>
        <w:r w:rsidRPr="00CA1CA9">
          <w:rPr>
            <w:rFonts w:ascii="Times New Roman" w:hAnsi="Times New Roman" w:cs="Times New Roman"/>
            <w:sz w:val="20"/>
            <w:szCs w:val="20"/>
            <w:lang w:val="en-US"/>
            <w:rPrChange w:id="17077" w:author="Airat Shigapov" w:date="2021-10-29T16:43:00Z">
              <w:rPr>
                <w:rFonts w:ascii="Consolas" w:hAnsi="Consolas" w:cs="Consolas"/>
                <w:color w:val="0000FF"/>
                <w:sz w:val="19"/>
                <w:szCs w:val="19"/>
              </w:rPr>
            </w:rPrChange>
          </w:rPr>
          <w:t>="15"/&gt;</w:t>
        </w:r>
      </w:ins>
    </w:p>
    <w:p w14:paraId="3058260B" w14:textId="77777777" w:rsidR="00CA1CA9" w:rsidRPr="00CA1CA9" w:rsidRDefault="00CA1CA9" w:rsidP="00CA1CA9">
      <w:pPr>
        <w:autoSpaceDE w:val="0"/>
        <w:autoSpaceDN w:val="0"/>
        <w:adjustRightInd w:val="0"/>
        <w:spacing w:after="0" w:line="240" w:lineRule="auto"/>
        <w:rPr>
          <w:ins w:id="17078" w:author="Airat Shigapov" w:date="2021-10-29T16:42:00Z"/>
          <w:rFonts w:ascii="Times New Roman" w:hAnsi="Times New Roman" w:cs="Times New Roman"/>
          <w:sz w:val="20"/>
          <w:szCs w:val="20"/>
          <w:lang w:val="en-US"/>
          <w:rPrChange w:id="17079" w:author="Airat Shigapov" w:date="2021-10-29T16:43:00Z">
            <w:rPr>
              <w:ins w:id="17080" w:author="Airat Shigapov" w:date="2021-10-29T16:42:00Z"/>
              <w:rFonts w:ascii="Consolas" w:hAnsi="Consolas" w:cs="Consolas"/>
              <w:color w:val="000000"/>
              <w:sz w:val="19"/>
              <w:szCs w:val="19"/>
            </w:rPr>
          </w:rPrChange>
        </w:rPr>
      </w:pPr>
      <w:ins w:id="17081" w:author="Airat Shigapov" w:date="2021-10-29T16:42:00Z">
        <w:r w:rsidRPr="00CA1CA9">
          <w:rPr>
            <w:rFonts w:ascii="Times New Roman" w:hAnsi="Times New Roman" w:cs="Times New Roman"/>
            <w:sz w:val="20"/>
            <w:szCs w:val="20"/>
            <w:lang w:val="en-US"/>
            <w:rPrChange w:id="17082" w:author="Airat Shigapov" w:date="2021-10-29T16:43:00Z">
              <w:rPr>
                <w:rFonts w:ascii="Consolas" w:hAnsi="Consolas" w:cs="Consolas"/>
                <w:color w:val="000000"/>
                <w:sz w:val="19"/>
                <w:szCs w:val="19"/>
              </w:rPr>
            </w:rPrChange>
          </w:rPr>
          <w:t xml:space="preserve">                        </w:t>
        </w:r>
        <w:r w:rsidRPr="00CA1CA9">
          <w:rPr>
            <w:rFonts w:ascii="Times New Roman" w:hAnsi="Times New Roman" w:cs="Times New Roman"/>
            <w:sz w:val="20"/>
            <w:szCs w:val="20"/>
            <w:lang w:val="en-US"/>
            <w:rPrChange w:id="17083" w:author="Airat Shigapov" w:date="2021-10-29T16:43:00Z">
              <w:rPr>
                <w:rFonts w:ascii="Consolas" w:hAnsi="Consolas" w:cs="Consolas"/>
                <w:color w:val="0000FF"/>
                <w:sz w:val="19"/>
                <w:szCs w:val="19"/>
              </w:rPr>
            </w:rPrChange>
          </w:rPr>
          <w:t>&lt;</w:t>
        </w:r>
        <w:r w:rsidRPr="00CA1CA9">
          <w:rPr>
            <w:rFonts w:ascii="Times New Roman" w:hAnsi="Times New Roman" w:cs="Times New Roman"/>
            <w:sz w:val="20"/>
            <w:szCs w:val="20"/>
            <w:lang w:val="en-US"/>
            <w:rPrChange w:id="17084" w:author="Airat Shigapov" w:date="2021-10-29T16:43:00Z">
              <w:rPr>
                <w:rFonts w:ascii="Consolas" w:hAnsi="Consolas" w:cs="Consolas"/>
                <w:color w:val="A31515"/>
                <w:sz w:val="19"/>
                <w:szCs w:val="19"/>
              </w:rPr>
            </w:rPrChange>
          </w:rPr>
          <w:t>Setter</w:t>
        </w:r>
        <w:r w:rsidRPr="00CA1CA9">
          <w:rPr>
            <w:rFonts w:ascii="Times New Roman" w:hAnsi="Times New Roman" w:cs="Times New Roman"/>
            <w:sz w:val="20"/>
            <w:szCs w:val="20"/>
            <w:lang w:val="en-US"/>
            <w:rPrChange w:id="17085" w:author="Airat Shigapov" w:date="2021-10-29T16:43:00Z">
              <w:rPr>
                <w:rFonts w:ascii="Consolas" w:hAnsi="Consolas" w:cs="Consolas"/>
                <w:color w:val="FF0000"/>
                <w:sz w:val="19"/>
                <w:szCs w:val="19"/>
              </w:rPr>
            </w:rPrChange>
          </w:rPr>
          <w:t xml:space="preserve"> Property</w:t>
        </w:r>
        <w:r w:rsidRPr="00CA1CA9">
          <w:rPr>
            <w:rFonts w:ascii="Times New Roman" w:hAnsi="Times New Roman" w:cs="Times New Roman"/>
            <w:sz w:val="20"/>
            <w:szCs w:val="20"/>
            <w:lang w:val="en-US"/>
            <w:rPrChange w:id="17086" w:author="Airat Shigapov" w:date="2021-10-29T16:43:00Z">
              <w:rPr>
                <w:rFonts w:ascii="Consolas" w:hAnsi="Consolas" w:cs="Consolas"/>
                <w:color w:val="0000FF"/>
                <w:sz w:val="19"/>
                <w:szCs w:val="19"/>
              </w:rPr>
            </w:rPrChange>
          </w:rPr>
          <w:t>="Height"</w:t>
        </w:r>
        <w:r w:rsidRPr="00CA1CA9">
          <w:rPr>
            <w:rFonts w:ascii="Times New Roman" w:hAnsi="Times New Roman" w:cs="Times New Roman"/>
            <w:sz w:val="20"/>
            <w:szCs w:val="20"/>
            <w:lang w:val="en-US"/>
            <w:rPrChange w:id="17087" w:author="Airat Shigapov" w:date="2021-10-29T16:43:00Z">
              <w:rPr>
                <w:rFonts w:ascii="Consolas" w:hAnsi="Consolas" w:cs="Consolas"/>
                <w:color w:val="FF0000"/>
                <w:sz w:val="19"/>
                <w:szCs w:val="19"/>
              </w:rPr>
            </w:rPrChange>
          </w:rPr>
          <w:t xml:space="preserve"> Value</w:t>
        </w:r>
        <w:r w:rsidRPr="00CA1CA9">
          <w:rPr>
            <w:rFonts w:ascii="Times New Roman" w:hAnsi="Times New Roman" w:cs="Times New Roman"/>
            <w:sz w:val="20"/>
            <w:szCs w:val="20"/>
            <w:lang w:val="en-US"/>
            <w:rPrChange w:id="17088" w:author="Airat Shigapov" w:date="2021-10-29T16:43:00Z">
              <w:rPr>
                <w:rFonts w:ascii="Consolas" w:hAnsi="Consolas" w:cs="Consolas"/>
                <w:color w:val="0000FF"/>
                <w:sz w:val="19"/>
                <w:szCs w:val="19"/>
              </w:rPr>
            </w:rPrChange>
          </w:rPr>
          <w:t>="28"/&gt;</w:t>
        </w:r>
      </w:ins>
    </w:p>
    <w:p w14:paraId="40B845E5" w14:textId="77777777" w:rsidR="00CA1CA9" w:rsidRPr="00CA1CA9" w:rsidRDefault="00CA1CA9" w:rsidP="00CA1CA9">
      <w:pPr>
        <w:autoSpaceDE w:val="0"/>
        <w:autoSpaceDN w:val="0"/>
        <w:adjustRightInd w:val="0"/>
        <w:spacing w:after="0" w:line="240" w:lineRule="auto"/>
        <w:rPr>
          <w:ins w:id="17089" w:author="Airat Shigapov" w:date="2021-10-29T16:42:00Z"/>
          <w:rFonts w:ascii="Times New Roman" w:hAnsi="Times New Roman" w:cs="Times New Roman"/>
          <w:sz w:val="20"/>
          <w:szCs w:val="20"/>
          <w:lang w:val="en-US"/>
          <w:rPrChange w:id="17090" w:author="Airat Shigapov" w:date="2021-10-29T16:43:00Z">
            <w:rPr>
              <w:ins w:id="17091" w:author="Airat Shigapov" w:date="2021-10-29T16:42:00Z"/>
              <w:rFonts w:ascii="Consolas" w:hAnsi="Consolas" w:cs="Consolas"/>
              <w:color w:val="000000"/>
              <w:sz w:val="19"/>
              <w:szCs w:val="19"/>
            </w:rPr>
          </w:rPrChange>
        </w:rPr>
      </w:pPr>
      <w:ins w:id="17092" w:author="Airat Shigapov" w:date="2021-10-29T16:42:00Z">
        <w:r w:rsidRPr="00CA1CA9">
          <w:rPr>
            <w:rFonts w:ascii="Times New Roman" w:hAnsi="Times New Roman" w:cs="Times New Roman"/>
            <w:sz w:val="20"/>
            <w:szCs w:val="20"/>
            <w:lang w:val="en-US"/>
            <w:rPrChange w:id="17093" w:author="Airat Shigapov" w:date="2021-10-29T16:43:00Z">
              <w:rPr>
                <w:rFonts w:ascii="Consolas" w:hAnsi="Consolas" w:cs="Consolas"/>
                <w:color w:val="000000"/>
                <w:sz w:val="19"/>
                <w:szCs w:val="19"/>
              </w:rPr>
            </w:rPrChange>
          </w:rPr>
          <w:t xml:space="preserve">                        </w:t>
        </w:r>
        <w:r w:rsidRPr="00CA1CA9">
          <w:rPr>
            <w:rFonts w:ascii="Times New Roman" w:hAnsi="Times New Roman" w:cs="Times New Roman"/>
            <w:sz w:val="20"/>
            <w:szCs w:val="20"/>
            <w:lang w:val="en-US"/>
            <w:rPrChange w:id="17094" w:author="Airat Shigapov" w:date="2021-10-29T16:43:00Z">
              <w:rPr>
                <w:rFonts w:ascii="Consolas" w:hAnsi="Consolas" w:cs="Consolas"/>
                <w:color w:val="0000FF"/>
                <w:sz w:val="19"/>
                <w:szCs w:val="19"/>
              </w:rPr>
            </w:rPrChange>
          </w:rPr>
          <w:t>&lt;</w:t>
        </w:r>
        <w:r w:rsidRPr="00CA1CA9">
          <w:rPr>
            <w:rFonts w:ascii="Times New Roman" w:hAnsi="Times New Roman" w:cs="Times New Roman"/>
            <w:sz w:val="20"/>
            <w:szCs w:val="20"/>
            <w:lang w:val="en-US"/>
            <w:rPrChange w:id="17095" w:author="Airat Shigapov" w:date="2021-10-29T16:43:00Z">
              <w:rPr>
                <w:rFonts w:ascii="Consolas" w:hAnsi="Consolas" w:cs="Consolas"/>
                <w:color w:val="A31515"/>
                <w:sz w:val="19"/>
                <w:szCs w:val="19"/>
              </w:rPr>
            </w:rPrChange>
          </w:rPr>
          <w:t>Setter</w:t>
        </w:r>
        <w:r w:rsidRPr="00CA1CA9">
          <w:rPr>
            <w:rFonts w:ascii="Times New Roman" w:hAnsi="Times New Roman" w:cs="Times New Roman"/>
            <w:sz w:val="20"/>
            <w:szCs w:val="20"/>
            <w:lang w:val="en-US"/>
            <w:rPrChange w:id="17096" w:author="Airat Shigapov" w:date="2021-10-29T16:43:00Z">
              <w:rPr>
                <w:rFonts w:ascii="Consolas" w:hAnsi="Consolas" w:cs="Consolas"/>
                <w:color w:val="FF0000"/>
                <w:sz w:val="19"/>
                <w:szCs w:val="19"/>
              </w:rPr>
            </w:rPrChange>
          </w:rPr>
          <w:t xml:space="preserve"> Property</w:t>
        </w:r>
        <w:r w:rsidRPr="00CA1CA9">
          <w:rPr>
            <w:rFonts w:ascii="Times New Roman" w:hAnsi="Times New Roman" w:cs="Times New Roman"/>
            <w:sz w:val="20"/>
            <w:szCs w:val="20"/>
            <w:lang w:val="en-US"/>
            <w:rPrChange w:id="17097" w:author="Airat Shigapov" w:date="2021-10-29T16:43:00Z">
              <w:rPr>
                <w:rFonts w:ascii="Consolas" w:hAnsi="Consolas" w:cs="Consolas"/>
                <w:color w:val="0000FF"/>
                <w:sz w:val="19"/>
                <w:szCs w:val="19"/>
              </w:rPr>
            </w:rPrChange>
          </w:rPr>
          <w:t>="Width"</w:t>
        </w:r>
        <w:r w:rsidRPr="00CA1CA9">
          <w:rPr>
            <w:rFonts w:ascii="Times New Roman" w:hAnsi="Times New Roman" w:cs="Times New Roman"/>
            <w:sz w:val="20"/>
            <w:szCs w:val="20"/>
            <w:lang w:val="en-US"/>
            <w:rPrChange w:id="17098" w:author="Airat Shigapov" w:date="2021-10-29T16:43:00Z">
              <w:rPr>
                <w:rFonts w:ascii="Consolas" w:hAnsi="Consolas" w:cs="Consolas"/>
                <w:color w:val="FF0000"/>
                <w:sz w:val="19"/>
                <w:szCs w:val="19"/>
              </w:rPr>
            </w:rPrChange>
          </w:rPr>
          <w:t xml:space="preserve"> Value</w:t>
        </w:r>
        <w:r w:rsidRPr="00CA1CA9">
          <w:rPr>
            <w:rFonts w:ascii="Times New Roman" w:hAnsi="Times New Roman" w:cs="Times New Roman"/>
            <w:sz w:val="20"/>
            <w:szCs w:val="20"/>
            <w:lang w:val="en-US"/>
            <w:rPrChange w:id="17099" w:author="Airat Shigapov" w:date="2021-10-29T16:43:00Z">
              <w:rPr>
                <w:rFonts w:ascii="Consolas" w:hAnsi="Consolas" w:cs="Consolas"/>
                <w:color w:val="0000FF"/>
                <w:sz w:val="19"/>
                <w:szCs w:val="19"/>
              </w:rPr>
            </w:rPrChange>
          </w:rPr>
          <w:t>="140"/&gt;</w:t>
        </w:r>
      </w:ins>
    </w:p>
    <w:p w14:paraId="785E2A1F" w14:textId="77777777" w:rsidR="00CA1CA9" w:rsidRPr="00CA1CA9" w:rsidRDefault="00CA1CA9" w:rsidP="00CA1CA9">
      <w:pPr>
        <w:autoSpaceDE w:val="0"/>
        <w:autoSpaceDN w:val="0"/>
        <w:adjustRightInd w:val="0"/>
        <w:spacing w:after="0" w:line="240" w:lineRule="auto"/>
        <w:rPr>
          <w:ins w:id="17100" w:author="Airat Shigapov" w:date="2021-10-29T16:42:00Z"/>
          <w:rFonts w:ascii="Times New Roman" w:hAnsi="Times New Roman" w:cs="Times New Roman"/>
          <w:sz w:val="20"/>
          <w:szCs w:val="20"/>
          <w:lang w:val="en-US"/>
          <w:rPrChange w:id="17101" w:author="Airat Shigapov" w:date="2021-10-29T16:43:00Z">
            <w:rPr>
              <w:ins w:id="17102" w:author="Airat Shigapov" w:date="2021-10-29T16:42:00Z"/>
              <w:rFonts w:ascii="Consolas" w:hAnsi="Consolas" w:cs="Consolas"/>
              <w:color w:val="000000"/>
              <w:sz w:val="19"/>
              <w:szCs w:val="19"/>
            </w:rPr>
          </w:rPrChange>
        </w:rPr>
      </w:pPr>
      <w:ins w:id="17103" w:author="Airat Shigapov" w:date="2021-10-29T16:42:00Z">
        <w:r w:rsidRPr="00CA1CA9">
          <w:rPr>
            <w:rFonts w:ascii="Times New Roman" w:hAnsi="Times New Roman" w:cs="Times New Roman"/>
            <w:sz w:val="20"/>
            <w:szCs w:val="20"/>
            <w:lang w:val="en-US"/>
            <w:rPrChange w:id="17104" w:author="Airat Shigapov" w:date="2021-10-29T16:43:00Z">
              <w:rPr>
                <w:rFonts w:ascii="Consolas" w:hAnsi="Consolas" w:cs="Consolas"/>
                <w:color w:val="000000"/>
                <w:sz w:val="19"/>
                <w:szCs w:val="19"/>
              </w:rPr>
            </w:rPrChange>
          </w:rPr>
          <w:t xml:space="preserve">                        </w:t>
        </w:r>
        <w:r w:rsidRPr="00CA1CA9">
          <w:rPr>
            <w:rFonts w:ascii="Times New Roman" w:hAnsi="Times New Roman" w:cs="Times New Roman"/>
            <w:sz w:val="20"/>
            <w:szCs w:val="20"/>
            <w:lang w:val="en-US"/>
            <w:rPrChange w:id="17105" w:author="Airat Shigapov" w:date="2021-10-29T16:43:00Z">
              <w:rPr>
                <w:rFonts w:ascii="Consolas" w:hAnsi="Consolas" w:cs="Consolas"/>
                <w:color w:val="0000FF"/>
                <w:sz w:val="19"/>
                <w:szCs w:val="19"/>
              </w:rPr>
            </w:rPrChange>
          </w:rPr>
          <w:t>&lt;</w:t>
        </w:r>
        <w:r w:rsidRPr="00CA1CA9">
          <w:rPr>
            <w:rFonts w:ascii="Times New Roman" w:hAnsi="Times New Roman" w:cs="Times New Roman"/>
            <w:sz w:val="20"/>
            <w:szCs w:val="20"/>
            <w:lang w:val="en-US"/>
            <w:rPrChange w:id="17106" w:author="Airat Shigapov" w:date="2021-10-29T16:43:00Z">
              <w:rPr>
                <w:rFonts w:ascii="Consolas" w:hAnsi="Consolas" w:cs="Consolas"/>
                <w:color w:val="A31515"/>
                <w:sz w:val="19"/>
                <w:szCs w:val="19"/>
              </w:rPr>
            </w:rPrChange>
          </w:rPr>
          <w:t>Setter</w:t>
        </w:r>
        <w:r w:rsidRPr="00CA1CA9">
          <w:rPr>
            <w:rFonts w:ascii="Times New Roman" w:hAnsi="Times New Roman" w:cs="Times New Roman"/>
            <w:sz w:val="20"/>
            <w:szCs w:val="20"/>
            <w:lang w:val="en-US"/>
            <w:rPrChange w:id="17107" w:author="Airat Shigapov" w:date="2021-10-29T16:43:00Z">
              <w:rPr>
                <w:rFonts w:ascii="Consolas" w:hAnsi="Consolas" w:cs="Consolas"/>
                <w:color w:val="FF0000"/>
                <w:sz w:val="19"/>
                <w:szCs w:val="19"/>
              </w:rPr>
            </w:rPrChange>
          </w:rPr>
          <w:t xml:space="preserve"> Property</w:t>
        </w:r>
        <w:r w:rsidRPr="00CA1CA9">
          <w:rPr>
            <w:rFonts w:ascii="Times New Roman" w:hAnsi="Times New Roman" w:cs="Times New Roman"/>
            <w:sz w:val="20"/>
            <w:szCs w:val="20"/>
            <w:lang w:val="en-US"/>
            <w:rPrChange w:id="17108" w:author="Airat Shigapov" w:date="2021-10-29T16:43:00Z">
              <w:rPr>
                <w:rFonts w:ascii="Consolas" w:hAnsi="Consolas" w:cs="Consolas"/>
                <w:color w:val="0000FF"/>
                <w:sz w:val="19"/>
                <w:szCs w:val="19"/>
              </w:rPr>
            </w:rPrChange>
          </w:rPr>
          <w:t>="Foreground"</w:t>
        </w:r>
        <w:r w:rsidRPr="00CA1CA9">
          <w:rPr>
            <w:rFonts w:ascii="Times New Roman" w:hAnsi="Times New Roman" w:cs="Times New Roman"/>
            <w:sz w:val="20"/>
            <w:szCs w:val="20"/>
            <w:lang w:val="en-US"/>
            <w:rPrChange w:id="17109" w:author="Airat Shigapov" w:date="2021-10-29T16:43:00Z">
              <w:rPr>
                <w:rFonts w:ascii="Consolas" w:hAnsi="Consolas" w:cs="Consolas"/>
                <w:color w:val="FF0000"/>
                <w:sz w:val="19"/>
                <w:szCs w:val="19"/>
              </w:rPr>
            </w:rPrChange>
          </w:rPr>
          <w:t xml:space="preserve"> Value</w:t>
        </w:r>
        <w:r w:rsidRPr="00CA1CA9">
          <w:rPr>
            <w:rFonts w:ascii="Times New Roman" w:hAnsi="Times New Roman" w:cs="Times New Roman"/>
            <w:sz w:val="20"/>
            <w:szCs w:val="20"/>
            <w:lang w:val="en-US"/>
            <w:rPrChange w:id="17110" w:author="Airat Shigapov" w:date="2021-10-29T16:43:00Z">
              <w:rPr>
                <w:rFonts w:ascii="Consolas" w:hAnsi="Consolas" w:cs="Consolas"/>
                <w:color w:val="0000FF"/>
                <w:sz w:val="19"/>
                <w:szCs w:val="19"/>
              </w:rPr>
            </w:rPrChange>
          </w:rPr>
          <w:t>="White"/&gt;</w:t>
        </w:r>
      </w:ins>
    </w:p>
    <w:p w14:paraId="4F82CF7D" w14:textId="77777777" w:rsidR="00CA1CA9" w:rsidRPr="00CA1CA9" w:rsidRDefault="00CA1CA9" w:rsidP="00CA1CA9">
      <w:pPr>
        <w:autoSpaceDE w:val="0"/>
        <w:autoSpaceDN w:val="0"/>
        <w:adjustRightInd w:val="0"/>
        <w:spacing w:after="0" w:line="240" w:lineRule="auto"/>
        <w:rPr>
          <w:ins w:id="17111" w:author="Airat Shigapov" w:date="2021-10-29T16:42:00Z"/>
          <w:rFonts w:ascii="Times New Roman" w:hAnsi="Times New Roman" w:cs="Times New Roman"/>
          <w:sz w:val="20"/>
          <w:szCs w:val="20"/>
          <w:lang w:val="en-US"/>
          <w:rPrChange w:id="17112" w:author="Airat Shigapov" w:date="2021-10-29T16:43:00Z">
            <w:rPr>
              <w:ins w:id="17113" w:author="Airat Shigapov" w:date="2021-10-29T16:42:00Z"/>
              <w:rFonts w:ascii="Consolas" w:hAnsi="Consolas" w:cs="Consolas"/>
              <w:color w:val="000000"/>
              <w:sz w:val="19"/>
              <w:szCs w:val="19"/>
            </w:rPr>
          </w:rPrChange>
        </w:rPr>
      </w:pPr>
      <w:ins w:id="17114" w:author="Airat Shigapov" w:date="2021-10-29T16:42:00Z">
        <w:r w:rsidRPr="00CA1CA9">
          <w:rPr>
            <w:rFonts w:ascii="Times New Roman" w:hAnsi="Times New Roman" w:cs="Times New Roman"/>
            <w:sz w:val="20"/>
            <w:szCs w:val="20"/>
            <w:lang w:val="en-US"/>
            <w:rPrChange w:id="17115" w:author="Airat Shigapov" w:date="2021-10-29T16:43:00Z">
              <w:rPr>
                <w:rFonts w:ascii="Consolas" w:hAnsi="Consolas" w:cs="Consolas"/>
                <w:color w:val="000000"/>
                <w:sz w:val="19"/>
                <w:szCs w:val="19"/>
              </w:rPr>
            </w:rPrChange>
          </w:rPr>
          <w:t xml:space="preserve">                        </w:t>
        </w:r>
        <w:r w:rsidRPr="00CA1CA9">
          <w:rPr>
            <w:rFonts w:ascii="Times New Roman" w:hAnsi="Times New Roman" w:cs="Times New Roman"/>
            <w:sz w:val="20"/>
            <w:szCs w:val="20"/>
            <w:lang w:val="en-US"/>
            <w:rPrChange w:id="17116" w:author="Airat Shigapov" w:date="2021-10-29T16:43:00Z">
              <w:rPr>
                <w:rFonts w:ascii="Consolas" w:hAnsi="Consolas" w:cs="Consolas"/>
                <w:color w:val="0000FF"/>
                <w:sz w:val="19"/>
                <w:szCs w:val="19"/>
              </w:rPr>
            </w:rPrChange>
          </w:rPr>
          <w:t>&lt;</w:t>
        </w:r>
        <w:r w:rsidRPr="00CA1CA9">
          <w:rPr>
            <w:rFonts w:ascii="Times New Roman" w:hAnsi="Times New Roman" w:cs="Times New Roman"/>
            <w:sz w:val="20"/>
            <w:szCs w:val="20"/>
            <w:lang w:val="en-US"/>
            <w:rPrChange w:id="17117" w:author="Airat Shigapov" w:date="2021-10-29T16:43:00Z">
              <w:rPr>
                <w:rFonts w:ascii="Consolas" w:hAnsi="Consolas" w:cs="Consolas"/>
                <w:color w:val="A31515"/>
                <w:sz w:val="19"/>
                <w:szCs w:val="19"/>
              </w:rPr>
            </w:rPrChange>
          </w:rPr>
          <w:t>Setter</w:t>
        </w:r>
        <w:r w:rsidRPr="00CA1CA9">
          <w:rPr>
            <w:rFonts w:ascii="Times New Roman" w:hAnsi="Times New Roman" w:cs="Times New Roman"/>
            <w:sz w:val="20"/>
            <w:szCs w:val="20"/>
            <w:lang w:val="en-US"/>
            <w:rPrChange w:id="17118" w:author="Airat Shigapov" w:date="2021-10-29T16:43:00Z">
              <w:rPr>
                <w:rFonts w:ascii="Consolas" w:hAnsi="Consolas" w:cs="Consolas"/>
                <w:color w:val="FF0000"/>
                <w:sz w:val="19"/>
                <w:szCs w:val="19"/>
              </w:rPr>
            </w:rPrChange>
          </w:rPr>
          <w:t xml:space="preserve"> Property</w:t>
        </w:r>
        <w:r w:rsidRPr="00CA1CA9">
          <w:rPr>
            <w:rFonts w:ascii="Times New Roman" w:hAnsi="Times New Roman" w:cs="Times New Roman"/>
            <w:sz w:val="20"/>
            <w:szCs w:val="20"/>
            <w:lang w:val="en-US"/>
            <w:rPrChange w:id="17119" w:author="Airat Shigapov" w:date="2021-10-29T16:43:00Z">
              <w:rPr>
                <w:rFonts w:ascii="Consolas" w:hAnsi="Consolas" w:cs="Consolas"/>
                <w:color w:val="0000FF"/>
                <w:sz w:val="19"/>
                <w:szCs w:val="19"/>
              </w:rPr>
            </w:rPrChange>
          </w:rPr>
          <w:t>="Background"</w:t>
        </w:r>
        <w:r w:rsidRPr="00CA1CA9">
          <w:rPr>
            <w:rFonts w:ascii="Times New Roman" w:hAnsi="Times New Roman" w:cs="Times New Roman"/>
            <w:sz w:val="20"/>
            <w:szCs w:val="20"/>
            <w:lang w:val="en-US"/>
            <w:rPrChange w:id="17120" w:author="Airat Shigapov" w:date="2021-10-29T16:43:00Z">
              <w:rPr>
                <w:rFonts w:ascii="Consolas" w:hAnsi="Consolas" w:cs="Consolas"/>
                <w:color w:val="FF0000"/>
                <w:sz w:val="19"/>
                <w:szCs w:val="19"/>
              </w:rPr>
            </w:rPrChange>
          </w:rPr>
          <w:t xml:space="preserve"> Value</w:t>
        </w:r>
        <w:r w:rsidRPr="00CA1CA9">
          <w:rPr>
            <w:rFonts w:ascii="Times New Roman" w:hAnsi="Times New Roman" w:cs="Times New Roman"/>
            <w:sz w:val="20"/>
            <w:szCs w:val="20"/>
            <w:lang w:val="en-US"/>
            <w:rPrChange w:id="17121" w:author="Airat Shigapov" w:date="2021-10-29T16:43:00Z">
              <w:rPr>
                <w:rFonts w:ascii="Consolas" w:hAnsi="Consolas" w:cs="Consolas"/>
                <w:color w:val="0000FF"/>
                <w:sz w:val="19"/>
                <w:szCs w:val="19"/>
              </w:rPr>
            </w:rPrChange>
          </w:rPr>
          <w:t>="#000080"/&gt;</w:t>
        </w:r>
      </w:ins>
    </w:p>
    <w:p w14:paraId="685EBB5C" w14:textId="77777777" w:rsidR="00CA1CA9" w:rsidRPr="00CA1CA9" w:rsidRDefault="00CA1CA9" w:rsidP="00CA1CA9">
      <w:pPr>
        <w:autoSpaceDE w:val="0"/>
        <w:autoSpaceDN w:val="0"/>
        <w:adjustRightInd w:val="0"/>
        <w:spacing w:after="0" w:line="240" w:lineRule="auto"/>
        <w:rPr>
          <w:ins w:id="17122" w:author="Airat Shigapov" w:date="2021-10-29T16:42:00Z"/>
          <w:rFonts w:ascii="Times New Roman" w:hAnsi="Times New Roman" w:cs="Times New Roman"/>
          <w:sz w:val="20"/>
          <w:szCs w:val="20"/>
          <w:lang w:val="en-US"/>
          <w:rPrChange w:id="17123" w:author="Airat Shigapov" w:date="2021-10-29T16:43:00Z">
            <w:rPr>
              <w:ins w:id="17124" w:author="Airat Shigapov" w:date="2021-10-29T16:42:00Z"/>
              <w:rFonts w:ascii="Consolas" w:hAnsi="Consolas" w:cs="Consolas"/>
              <w:color w:val="000000"/>
              <w:sz w:val="19"/>
              <w:szCs w:val="19"/>
            </w:rPr>
          </w:rPrChange>
        </w:rPr>
      </w:pPr>
      <w:ins w:id="17125" w:author="Airat Shigapov" w:date="2021-10-29T16:42:00Z">
        <w:r w:rsidRPr="00CA1CA9">
          <w:rPr>
            <w:rFonts w:ascii="Times New Roman" w:hAnsi="Times New Roman" w:cs="Times New Roman"/>
            <w:sz w:val="20"/>
            <w:szCs w:val="20"/>
            <w:lang w:val="en-US"/>
            <w:rPrChange w:id="17126" w:author="Airat Shigapov" w:date="2021-10-29T16:43:00Z">
              <w:rPr>
                <w:rFonts w:ascii="Consolas" w:hAnsi="Consolas" w:cs="Consolas"/>
                <w:color w:val="000000"/>
                <w:sz w:val="19"/>
                <w:szCs w:val="19"/>
              </w:rPr>
            </w:rPrChange>
          </w:rPr>
          <w:t xml:space="preserve">                        </w:t>
        </w:r>
        <w:r w:rsidRPr="00CA1CA9">
          <w:rPr>
            <w:rFonts w:ascii="Times New Roman" w:hAnsi="Times New Roman" w:cs="Times New Roman"/>
            <w:sz w:val="20"/>
            <w:szCs w:val="20"/>
            <w:lang w:val="en-US"/>
            <w:rPrChange w:id="17127" w:author="Airat Shigapov" w:date="2021-10-29T16:43:00Z">
              <w:rPr>
                <w:rFonts w:ascii="Consolas" w:hAnsi="Consolas" w:cs="Consolas"/>
                <w:color w:val="0000FF"/>
                <w:sz w:val="19"/>
                <w:szCs w:val="19"/>
              </w:rPr>
            </w:rPrChange>
          </w:rPr>
          <w:t>&lt;</w:t>
        </w:r>
        <w:proofErr w:type="spellStart"/>
        <w:r w:rsidRPr="00CA1CA9">
          <w:rPr>
            <w:rFonts w:ascii="Times New Roman" w:hAnsi="Times New Roman" w:cs="Times New Roman"/>
            <w:sz w:val="20"/>
            <w:szCs w:val="20"/>
            <w:lang w:val="en-US"/>
            <w:rPrChange w:id="17128" w:author="Airat Shigapov" w:date="2021-10-29T16:43:00Z">
              <w:rPr>
                <w:rFonts w:ascii="Consolas" w:hAnsi="Consolas" w:cs="Consolas"/>
                <w:color w:val="A31515"/>
                <w:sz w:val="19"/>
                <w:szCs w:val="19"/>
              </w:rPr>
            </w:rPrChange>
          </w:rPr>
          <w:t>Style.Resources</w:t>
        </w:r>
        <w:proofErr w:type="spellEnd"/>
        <w:r w:rsidRPr="00CA1CA9">
          <w:rPr>
            <w:rFonts w:ascii="Times New Roman" w:hAnsi="Times New Roman" w:cs="Times New Roman"/>
            <w:sz w:val="20"/>
            <w:szCs w:val="20"/>
            <w:lang w:val="en-US"/>
            <w:rPrChange w:id="17129" w:author="Airat Shigapov" w:date="2021-10-29T16:43:00Z">
              <w:rPr>
                <w:rFonts w:ascii="Consolas" w:hAnsi="Consolas" w:cs="Consolas"/>
                <w:color w:val="0000FF"/>
                <w:sz w:val="19"/>
                <w:szCs w:val="19"/>
              </w:rPr>
            </w:rPrChange>
          </w:rPr>
          <w:t>&gt;</w:t>
        </w:r>
      </w:ins>
    </w:p>
    <w:p w14:paraId="1546A72B" w14:textId="77777777" w:rsidR="00CA1CA9" w:rsidRPr="00CA1CA9" w:rsidRDefault="00CA1CA9" w:rsidP="00CA1CA9">
      <w:pPr>
        <w:autoSpaceDE w:val="0"/>
        <w:autoSpaceDN w:val="0"/>
        <w:adjustRightInd w:val="0"/>
        <w:spacing w:after="0" w:line="240" w:lineRule="auto"/>
        <w:rPr>
          <w:ins w:id="17130" w:author="Airat Shigapov" w:date="2021-10-29T16:42:00Z"/>
          <w:rFonts w:ascii="Times New Roman" w:hAnsi="Times New Roman" w:cs="Times New Roman"/>
          <w:sz w:val="20"/>
          <w:szCs w:val="20"/>
          <w:lang w:val="en-US"/>
          <w:rPrChange w:id="17131" w:author="Airat Shigapov" w:date="2021-10-29T16:43:00Z">
            <w:rPr>
              <w:ins w:id="17132" w:author="Airat Shigapov" w:date="2021-10-29T16:42:00Z"/>
              <w:rFonts w:ascii="Consolas" w:hAnsi="Consolas" w:cs="Consolas"/>
              <w:color w:val="000000"/>
              <w:sz w:val="19"/>
              <w:szCs w:val="19"/>
            </w:rPr>
          </w:rPrChange>
        </w:rPr>
      </w:pPr>
      <w:ins w:id="17133" w:author="Airat Shigapov" w:date="2021-10-29T16:42:00Z">
        <w:r w:rsidRPr="00CA1CA9">
          <w:rPr>
            <w:rFonts w:ascii="Times New Roman" w:hAnsi="Times New Roman" w:cs="Times New Roman"/>
            <w:sz w:val="20"/>
            <w:szCs w:val="20"/>
            <w:lang w:val="en-US"/>
            <w:rPrChange w:id="17134" w:author="Airat Shigapov" w:date="2021-10-29T16:43:00Z">
              <w:rPr>
                <w:rFonts w:ascii="Consolas" w:hAnsi="Consolas" w:cs="Consolas"/>
                <w:color w:val="000000"/>
                <w:sz w:val="19"/>
                <w:szCs w:val="19"/>
              </w:rPr>
            </w:rPrChange>
          </w:rPr>
          <w:t xml:space="preserve">                            </w:t>
        </w:r>
        <w:r w:rsidRPr="00CA1CA9">
          <w:rPr>
            <w:rFonts w:ascii="Times New Roman" w:hAnsi="Times New Roman" w:cs="Times New Roman"/>
            <w:sz w:val="20"/>
            <w:szCs w:val="20"/>
            <w:lang w:val="en-US"/>
            <w:rPrChange w:id="17135" w:author="Airat Shigapov" w:date="2021-10-29T16:43:00Z">
              <w:rPr>
                <w:rFonts w:ascii="Consolas" w:hAnsi="Consolas" w:cs="Consolas"/>
                <w:color w:val="0000FF"/>
                <w:sz w:val="19"/>
                <w:szCs w:val="19"/>
              </w:rPr>
            </w:rPrChange>
          </w:rPr>
          <w:t>&lt;</w:t>
        </w:r>
        <w:r w:rsidRPr="00CA1CA9">
          <w:rPr>
            <w:rFonts w:ascii="Times New Roman" w:hAnsi="Times New Roman" w:cs="Times New Roman"/>
            <w:sz w:val="20"/>
            <w:szCs w:val="20"/>
            <w:lang w:val="en-US"/>
            <w:rPrChange w:id="17136" w:author="Airat Shigapov" w:date="2021-10-29T16:43:00Z">
              <w:rPr>
                <w:rFonts w:ascii="Consolas" w:hAnsi="Consolas" w:cs="Consolas"/>
                <w:color w:val="A31515"/>
                <w:sz w:val="19"/>
                <w:szCs w:val="19"/>
              </w:rPr>
            </w:rPrChange>
          </w:rPr>
          <w:t>Style</w:t>
        </w:r>
        <w:r w:rsidRPr="00CA1CA9">
          <w:rPr>
            <w:rFonts w:ascii="Times New Roman" w:hAnsi="Times New Roman" w:cs="Times New Roman"/>
            <w:sz w:val="20"/>
            <w:szCs w:val="20"/>
            <w:lang w:val="en-US"/>
            <w:rPrChange w:id="17137" w:author="Airat Shigapov" w:date="2021-10-29T16:43:00Z">
              <w:rPr>
                <w:rFonts w:ascii="Consolas" w:hAnsi="Consolas" w:cs="Consolas"/>
                <w:color w:val="FF0000"/>
                <w:sz w:val="19"/>
                <w:szCs w:val="19"/>
              </w:rPr>
            </w:rPrChange>
          </w:rPr>
          <w:t xml:space="preserve"> </w:t>
        </w:r>
        <w:proofErr w:type="spellStart"/>
        <w:r w:rsidRPr="00CA1CA9">
          <w:rPr>
            <w:rFonts w:ascii="Times New Roman" w:hAnsi="Times New Roman" w:cs="Times New Roman"/>
            <w:sz w:val="20"/>
            <w:szCs w:val="20"/>
            <w:lang w:val="en-US"/>
            <w:rPrChange w:id="17138" w:author="Airat Shigapov" w:date="2021-10-29T16:43:00Z">
              <w:rPr>
                <w:rFonts w:ascii="Consolas" w:hAnsi="Consolas" w:cs="Consolas"/>
                <w:color w:val="FF0000"/>
                <w:sz w:val="19"/>
                <w:szCs w:val="19"/>
              </w:rPr>
            </w:rPrChange>
          </w:rPr>
          <w:t>TargetType</w:t>
        </w:r>
        <w:proofErr w:type="spellEnd"/>
        <w:r w:rsidRPr="00CA1CA9">
          <w:rPr>
            <w:rFonts w:ascii="Times New Roman" w:hAnsi="Times New Roman" w:cs="Times New Roman"/>
            <w:sz w:val="20"/>
            <w:szCs w:val="20"/>
            <w:lang w:val="en-US"/>
            <w:rPrChange w:id="17139" w:author="Airat Shigapov" w:date="2021-10-29T16:43:00Z">
              <w:rPr>
                <w:rFonts w:ascii="Consolas" w:hAnsi="Consolas" w:cs="Consolas"/>
                <w:color w:val="0000FF"/>
                <w:sz w:val="19"/>
                <w:szCs w:val="19"/>
              </w:rPr>
            </w:rPrChange>
          </w:rPr>
          <w:t>="Border"&gt;</w:t>
        </w:r>
      </w:ins>
    </w:p>
    <w:p w14:paraId="5287E1EE" w14:textId="77777777" w:rsidR="00CA1CA9" w:rsidRPr="00CA1CA9" w:rsidRDefault="00CA1CA9" w:rsidP="00CA1CA9">
      <w:pPr>
        <w:autoSpaceDE w:val="0"/>
        <w:autoSpaceDN w:val="0"/>
        <w:adjustRightInd w:val="0"/>
        <w:spacing w:after="0" w:line="240" w:lineRule="auto"/>
        <w:rPr>
          <w:ins w:id="17140" w:author="Airat Shigapov" w:date="2021-10-29T16:42:00Z"/>
          <w:rFonts w:ascii="Times New Roman" w:hAnsi="Times New Roman" w:cs="Times New Roman"/>
          <w:sz w:val="20"/>
          <w:szCs w:val="20"/>
          <w:lang w:val="en-US"/>
          <w:rPrChange w:id="17141" w:author="Airat Shigapov" w:date="2021-10-29T16:43:00Z">
            <w:rPr>
              <w:ins w:id="17142" w:author="Airat Shigapov" w:date="2021-10-29T16:42:00Z"/>
              <w:rFonts w:ascii="Consolas" w:hAnsi="Consolas" w:cs="Consolas"/>
              <w:color w:val="000000"/>
              <w:sz w:val="19"/>
              <w:szCs w:val="19"/>
            </w:rPr>
          </w:rPrChange>
        </w:rPr>
      </w:pPr>
      <w:ins w:id="17143" w:author="Airat Shigapov" w:date="2021-10-29T16:42:00Z">
        <w:r w:rsidRPr="00CA1CA9">
          <w:rPr>
            <w:rFonts w:ascii="Times New Roman" w:hAnsi="Times New Roman" w:cs="Times New Roman"/>
            <w:sz w:val="20"/>
            <w:szCs w:val="20"/>
            <w:lang w:val="en-US"/>
            <w:rPrChange w:id="17144" w:author="Airat Shigapov" w:date="2021-10-29T16:43:00Z">
              <w:rPr>
                <w:rFonts w:ascii="Consolas" w:hAnsi="Consolas" w:cs="Consolas"/>
                <w:color w:val="000000"/>
                <w:sz w:val="19"/>
                <w:szCs w:val="19"/>
              </w:rPr>
            </w:rPrChange>
          </w:rPr>
          <w:t xml:space="preserve">                                </w:t>
        </w:r>
        <w:r w:rsidRPr="00CA1CA9">
          <w:rPr>
            <w:rFonts w:ascii="Times New Roman" w:hAnsi="Times New Roman" w:cs="Times New Roman"/>
            <w:sz w:val="20"/>
            <w:szCs w:val="20"/>
            <w:lang w:val="en-US"/>
            <w:rPrChange w:id="17145" w:author="Airat Shigapov" w:date="2021-10-29T16:43:00Z">
              <w:rPr>
                <w:rFonts w:ascii="Consolas" w:hAnsi="Consolas" w:cs="Consolas"/>
                <w:color w:val="0000FF"/>
                <w:sz w:val="19"/>
                <w:szCs w:val="19"/>
              </w:rPr>
            </w:rPrChange>
          </w:rPr>
          <w:t>&lt;</w:t>
        </w:r>
        <w:r w:rsidRPr="00CA1CA9">
          <w:rPr>
            <w:rFonts w:ascii="Times New Roman" w:hAnsi="Times New Roman" w:cs="Times New Roman"/>
            <w:sz w:val="20"/>
            <w:szCs w:val="20"/>
            <w:lang w:val="en-US"/>
            <w:rPrChange w:id="17146" w:author="Airat Shigapov" w:date="2021-10-29T16:43:00Z">
              <w:rPr>
                <w:rFonts w:ascii="Consolas" w:hAnsi="Consolas" w:cs="Consolas"/>
                <w:color w:val="A31515"/>
                <w:sz w:val="19"/>
                <w:szCs w:val="19"/>
              </w:rPr>
            </w:rPrChange>
          </w:rPr>
          <w:t>Setter</w:t>
        </w:r>
        <w:r w:rsidRPr="00CA1CA9">
          <w:rPr>
            <w:rFonts w:ascii="Times New Roman" w:hAnsi="Times New Roman" w:cs="Times New Roman"/>
            <w:sz w:val="20"/>
            <w:szCs w:val="20"/>
            <w:lang w:val="en-US"/>
            <w:rPrChange w:id="17147" w:author="Airat Shigapov" w:date="2021-10-29T16:43:00Z">
              <w:rPr>
                <w:rFonts w:ascii="Consolas" w:hAnsi="Consolas" w:cs="Consolas"/>
                <w:color w:val="FF0000"/>
                <w:sz w:val="19"/>
                <w:szCs w:val="19"/>
              </w:rPr>
            </w:rPrChange>
          </w:rPr>
          <w:t xml:space="preserve"> Property</w:t>
        </w:r>
        <w:r w:rsidRPr="00CA1CA9">
          <w:rPr>
            <w:rFonts w:ascii="Times New Roman" w:hAnsi="Times New Roman" w:cs="Times New Roman"/>
            <w:sz w:val="20"/>
            <w:szCs w:val="20"/>
            <w:lang w:val="en-US"/>
            <w:rPrChange w:id="17148" w:author="Airat Shigapov" w:date="2021-10-29T16:43:00Z">
              <w:rPr>
                <w:rFonts w:ascii="Consolas" w:hAnsi="Consolas" w:cs="Consolas"/>
                <w:color w:val="0000FF"/>
                <w:sz w:val="19"/>
                <w:szCs w:val="19"/>
              </w:rPr>
            </w:rPrChange>
          </w:rPr>
          <w:t>="</w:t>
        </w:r>
        <w:proofErr w:type="spellStart"/>
        <w:r w:rsidRPr="00CA1CA9">
          <w:rPr>
            <w:rFonts w:ascii="Times New Roman" w:hAnsi="Times New Roman" w:cs="Times New Roman"/>
            <w:sz w:val="20"/>
            <w:szCs w:val="20"/>
            <w:lang w:val="en-US"/>
            <w:rPrChange w:id="17149" w:author="Airat Shigapov" w:date="2021-10-29T16:43:00Z">
              <w:rPr>
                <w:rFonts w:ascii="Consolas" w:hAnsi="Consolas" w:cs="Consolas"/>
                <w:color w:val="0000FF"/>
                <w:sz w:val="19"/>
                <w:szCs w:val="19"/>
              </w:rPr>
            </w:rPrChange>
          </w:rPr>
          <w:t>CornerRadius</w:t>
        </w:r>
        <w:proofErr w:type="spellEnd"/>
        <w:r w:rsidRPr="00CA1CA9">
          <w:rPr>
            <w:rFonts w:ascii="Times New Roman" w:hAnsi="Times New Roman" w:cs="Times New Roman"/>
            <w:sz w:val="20"/>
            <w:szCs w:val="20"/>
            <w:lang w:val="en-US"/>
            <w:rPrChange w:id="17150" w:author="Airat Shigapov" w:date="2021-10-29T16:43:00Z">
              <w:rPr>
                <w:rFonts w:ascii="Consolas" w:hAnsi="Consolas" w:cs="Consolas"/>
                <w:color w:val="0000FF"/>
                <w:sz w:val="19"/>
                <w:szCs w:val="19"/>
              </w:rPr>
            </w:rPrChange>
          </w:rPr>
          <w:t>"</w:t>
        </w:r>
        <w:r w:rsidRPr="00CA1CA9">
          <w:rPr>
            <w:rFonts w:ascii="Times New Roman" w:hAnsi="Times New Roman" w:cs="Times New Roman"/>
            <w:sz w:val="20"/>
            <w:szCs w:val="20"/>
            <w:lang w:val="en-US"/>
            <w:rPrChange w:id="17151" w:author="Airat Shigapov" w:date="2021-10-29T16:43:00Z">
              <w:rPr>
                <w:rFonts w:ascii="Consolas" w:hAnsi="Consolas" w:cs="Consolas"/>
                <w:color w:val="FF0000"/>
                <w:sz w:val="19"/>
                <w:szCs w:val="19"/>
              </w:rPr>
            </w:rPrChange>
          </w:rPr>
          <w:t xml:space="preserve"> Value</w:t>
        </w:r>
        <w:r w:rsidRPr="00CA1CA9">
          <w:rPr>
            <w:rFonts w:ascii="Times New Roman" w:hAnsi="Times New Roman" w:cs="Times New Roman"/>
            <w:sz w:val="20"/>
            <w:szCs w:val="20"/>
            <w:lang w:val="en-US"/>
            <w:rPrChange w:id="17152" w:author="Airat Shigapov" w:date="2021-10-29T16:43:00Z">
              <w:rPr>
                <w:rFonts w:ascii="Consolas" w:hAnsi="Consolas" w:cs="Consolas"/>
                <w:color w:val="0000FF"/>
                <w:sz w:val="19"/>
                <w:szCs w:val="19"/>
              </w:rPr>
            </w:rPrChange>
          </w:rPr>
          <w:t>="3"/&gt;</w:t>
        </w:r>
      </w:ins>
    </w:p>
    <w:p w14:paraId="41F341F9" w14:textId="77777777" w:rsidR="00CA1CA9" w:rsidRPr="00CA1CA9" w:rsidRDefault="00CA1CA9" w:rsidP="00CA1CA9">
      <w:pPr>
        <w:autoSpaceDE w:val="0"/>
        <w:autoSpaceDN w:val="0"/>
        <w:adjustRightInd w:val="0"/>
        <w:spacing w:after="0" w:line="240" w:lineRule="auto"/>
        <w:rPr>
          <w:ins w:id="17153" w:author="Airat Shigapov" w:date="2021-10-29T16:42:00Z"/>
          <w:rFonts w:ascii="Times New Roman" w:hAnsi="Times New Roman" w:cs="Times New Roman"/>
          <w:sz w:val="20"/>
          <w:szCs w:val="20"/>
          <w:lang w:val="en-US"/>
          <w:rPrChange w:id="17154" w:author="Airat Shigapov" w:date="2021-10-29T16:43:00Z">
            <w:rPr>
              <w:ins w:id="17155" w:author="Airat Shigapov" w:date="2021-10-29T16:42:00Z"/>
              <w:rFonts w:ascii="Consolas" w:hAnsi="Consolas" w:cs="Consolas"/>
              <w:color w:val="000000"/>
              <w:sz w:val="19"/>
              <w:szCs w:val="19"/>
            </w:rPr>
          </w:rPrChange>
        </w:rPr>
      </w:pPr>
      <w:ins w:id="17156" w:author="Airat Shigapov" w:date="2021-10-29T16:42:00Z">
        <w:r w:rsidRPr="00CA1CA9">
          <w:rPr>
            <w:rFonts w:ascii="Times New Roman" w:hAnsi="Times New Roman" w:cs="Times New Roman"/>
            <w:sz w:val="20"/>
            <w:szCs w:val="20"/>
            <w:lang w:val="en-US"/>
            <w:rPrChange w:id="17157" w:author="Airat Shigapov" w:date="2021-10-29T16:43:00Z">
              <w:rPr>
                <w:rFonts w:ascii="Consolas" w:hAnsi="Consolas" w:cs="Consolas"/>
                <w:color w:val="000000"/>
                <w:sz w:val="19"/>
                <w:szCs w:val="19"/>
              </w:rPr>
            </w:rPrChange>
          </w:rPr>
          <w:t xml:space="preserve">                            </w:t>
        </w:r>
        <w:r w:rsidRPr="00CA1CA9">
          <w:rPr>
            <w:rFonts w:ascii="Times New Roman" w:hAnsi="Times New Roman" w:cs="Times New Roman"/>
            <w:sz w:val="20"/>
            <w:szCs w:val="20"/>
            <w:lang w:val="en-US"/>
            <w:rPrChange w:id="17158" w:author="Airat Shigapov" w:date="2021-10-29T16:43:00Z">
              <w:rPr>
                <w:rFonts w:ascii="Consolas" w:hAnsi="Consolas" w:cs="Consolas"/>
                <w:color w:val="0000FF"/>
                <w:sz w:val="19"/>
                <w:szCs w:val="19"/>
              </w:rPr>
            </w:rPrChange>
          </w:rPr>
          <w:t>&lt;/</w:t>
        </w:r>
        <w:r w:rsidRPr="00CA1CA9">
          <w:rPr>
            <w:rFonts w:ascii="Times New Roman" w:hAnsi="Times New Roman" w:cs="Times New Roman"/>
            <w:sz w:val="20"/>
            <w:szCs w:val="20"/>
            <w:lang w:val="en-US"/>
            <w:rPrChange w:id="17159" w:author="Airat Shigapov" w:date="2021-10-29T16:43:00Z">
              <w:rPr>
                <w:rFonts w:ascii="Consolas" w:hAnsi="Consolas" w:cs="Consolas"/>
                <w:color w:val="A31515"/>
                <w:sz w:val="19"/>
                <w:szCs w:val="19"/>
              </w:rPr>
            </w:rPrChange>
          </w:rPr>
          <w:t>Style</w:t>
        </w:r>
        <w:r w:rsidRPr="00CA1CA9">
          <w:rPr>
            <w:rFonts w:ascii="Times New Roman" w:hAnsi="Times New Roman" w:cs="Times New Roman"/>
            <w:sz w:val="20"/>
            <w:szCs w:val="20"/>
            <w:lang w:val="en-US"/>
            <w:rPrChange w:id="17160" w:author="Airat Shigapov" w:date="2021-10-29T16:43:00Z">
              <w:rPr>
                <w:rFonts w:ascii="Consolas" w:hAnsi="Consolas" w:cs="Consolas"/>
                <w:color w:val="0000FF"/>
                <w:sz w:val="19"/>
                <w:szCs w:val="19"/>
              </w:rPr>
            </w:rPrChange>
          </w:rPr>
          <w:t>&gt;</w:t>
        </w:r>
      </w:ins>
    </w:p>
    <w:p w14:paraId="2C36D77B" w14:textId="77777777" w:rsidR="00CA1CA9" w:rsidRPr="00CA1CA9" w:rsidRDefault="00CA1CA9" w:rsidP="00CA1CA9">
      <w:pPr>
        <w:autoSpaceDE w:val="0"/>
        <w:autoSpaceDN w:val="0"/>
        <w:adjustRightInd w:val="0"/>
        <w:spacing w:after="0" w:line="240" w:lineRule="auto"/>
        <w:rPr>
          <w:ins w:id="17161" w:author="Airat Shigapov" w:date="2021-10-29T16:42:00Z"/>
          <w:rFonts w:ascii="Times New Roman" w:hAnsi="Times New Roman" w:cs="Times New Roman"/>
          <w:sz w:val="20"/>
          <w:szCs w:val="20"/>
          <w:lang w:val="en-US"/>
          <w:rPrChange w:id="17162" w:author="Airat Shigapov" w:date="2021-10-29T16:43:00Z">
            <w:rPr>
              <w:ins w:id="17163" w:author="Airat Shigapov" w:date="2021-10-29T16:42:00Z"/>
              <w:rFonts w:ascii="Consolas" w:hAnsi="Consolas" w:cs="Consolas"/>
              <w:color w:val="000000"/>
              <w:sz w:val="19"/>
              <w:szCs w:val="19"/>
            </w:rPr>
          </w:rPrChange>
        </w:rPr>
      </w:pPr>
      <w:ins w:id="17164" w:author="Airat Shigapov" w:date="2021-10-29T16:42:00Z">
        <w:r w:rsidRPr="00CA1CA9">
          <w:rPr>
            <w:rFonts w:ascii="Times New Roman" w:hAnsi="Times New Roman" w:cs="Times New Roman"/>
            <w:sz w:val="20"/>
            <w:szCs w:val="20"/>
            <w:lang w:val="en-US"/>
            <w:rPrChange w:id="17165" w:author="Airat Shigapov" w:date="2021-10-29T16:43:00Z">
              <w:rPr>
                <w:rFonts w:ascii="Consolas" w:hAnsi="Consolas" w:cs="Consolas"/>
                <w:color w:val="000000"/>
                <w:sz w:val="19"/>
                <w:szCs w:val="19"/>
              </w:rPr>
            </w:rPrChange>
          </w:rPr>
          <w:t xml:space="preserve">                        </w:t>
        </w:r>
        <w:r w:rsidRPr="00CA1CA9">
          <w:rPr>
            <w:rFonts w:ascii="Times New Roman" w:hAnsi="Times New Roman" w:cs="Times New Roman"/>
            <w:sz w:val="20"/>
            <w:szCs w:val="20"/>
            <w:lang w:val="en-US"/>
            <w:rPrChange w:id="17166" w:author="Airat Shigapov" w:date="2021-10-29T16:43:00Z">
              <w:rPr>
                <w:rFonts w:ascii="Consolas" w:hAnsi="Consolas" w:cs="Consolas"/>
                <w:color w:val="0000FF"/>
                <w:sz w:val="19"/>
                <w:szCs w:val="19"/>
              </w:rPr>
            </w:rPrChange>
          </w:rPr>
          <w:t>&lt;/</w:t>
        </w:r>
        <w:proofErr w:type="spellStart"/>
        <w:r w:rsidRPr="00CA1CA9">
          <w:rPr>
            <w:rFonts w:ascii="Times New Roman" w:hAnsi="Times New Roman" w:cs="Times New Roman"/>
            <w:sz w:val="20"/>
            <w:szCs w:val="20"/>
            <w:lang w:val="en-US"/>
            <w:rPrChange w:id="17167" w:author="Airat Shigapov" w:date="2021-10-29T16:43:00Z">
              <w:rPr>
                <w:rFonts w:ascii="Consolas" w:hAnsi="Consolas" w:cs="Consolas"/>
                <w:color w:val="A31515"/>
                <w:sz w:val="19"/>
                <w:szCs w:val="19"/>
              </w:rPr>
            </w:rPrChange>
          </w:rPr>
          <w:t>Style.Resources</w:t>
        </w:r>
        <w:proofErr w:type="spellEnd"/>
        <w:r w:rsidRPr="00CA1CA9">
          <w:rPr>
            <w:rFonts w:ascii="Times New Roman" w:hAnsi="Times New Roman" w:cs="Times New Roman"/>
            <w:sz w:val="20"/>
            <w:szCs w:val="20"/>
            <w:lang w:val="en-US"/>
            <w:rPrChange w:id="17168" w:author="Airat Shigapov" w:date="2021-10-29T16:43:00Z">
              <w:rPr>
                <w:rFonts w:ascii="Consolas" w:hAnsi="Consolas" w:cs="Consolas"/>
                <w:color w:val="0000FF"/>
                <w:sz w:val="19"/>
                <w:szCs w:val="19"/>
              </w:rPr>
            </w:rPrChange>
          </w:rPr>
          <w:t>&gt;</w:t>
        </w:r>
      </w:ins>
    </w:p>
    <w:p w14:paraId="4EF56459" w14:textId="77777777" w:rsidR="00CA1CA9" w:rsidRPr="00CA1CA9" w:rsidRDefault="00CA1CA9" w:rsidP="00CA1CA9">
      <w:pPr>
        <w:autoSpaceDE w:val="0"/>
        <w:autoSpaceDN w:val="0"/>
        <w:adjustRightInd w:val="0"/>
        <w:spacing w:after="0" w:line="240" w:lineRule="auto"/>
        <w:rPr>
          <w:ins w:id="17169" w:author="Airat Shigapov" w:date="2021-10-29T16:42:00Z"/>
          <w:rFonts w:ascii="Times New Roman" w:hAnsi="Times New Roman" w:cs="Times New Roman"/>
          <w:sz w:val="20"/>
          <w:szCs w:val="20"/>
          <w:lang w:val="en-US"/>
          <w:rPrChange w:id="17170" w:author="Airat Shigapov" w:date="2021-10-29T16:43:00Z">
            <w:rPr>
              <w:ins w:id="17171" w:author="Airat Shigapov" w:date="2021-10-29T16:42:00Z"/>
              <w:rFonts w:ascii="Consolas" w:hAnsi="Consolas" w:cs="Consolas"/>
              <w:color w:val="000000"/>
              <w:sz w:val="19"/>
              <w:szCs w:val="19"/>
            </w:rPr>
          </w:rPrChange>
        </w:rPr>
      </w:pPr>
      <w:ins w:id="17172" w:author="Airat Shigapov" w:date="2021-10-29T16:42:00Z">
        <w:r w:rsidRPr="00CA1CA9">
          <w:rPr>
            <w:rFonts w:ascii="Times New Roman" w:hAnsi="Times New Roman" w:cs="Times New Roman"/>
            <w:sz w:val="20"/>
            <w:szCs w:val="20"/>
            <w:lang w:val="en-US"/>
            <w:rPrChange w:id="17173" w:author="Airat Shigapov" w:date="2021-10-29T16:43:00Z">
              <w:rPr>
                <w:rFonts w:ascii="Consolas" w:hAnsi="Consolas" w:cs="Consolas"/>
                <w:color w:val="000000"/>
                <w:sz w:val="19"/>
                <w:szCs w:val="19"/>
              </w:rPr>
            </w:rPrChange>
          </w:rPr>
          <w:t xml:space="preserve">                    </w:t>
        </w:r>
        <w:r w:rsidRPr="00CA1CA9">
          <w:rPr>
            <w:rFonts w:ascii="Times New Roman" w:hAnsi="Times New Roman" w:cs="Times New Roman"/>
            <w:sz w:val="20"/>
            <w:szCs w:val="20"/>
            <w:lang w:val="en-US"/>
            <w:rPrChange w:id="17174" w:author="Airat Shigapov" w:date="2021-10-29T16:43:00Z">
              <w:rPr>
                <w:rFonts w:ascii="Consolas" w:hAnsi="Consolas" w:cs="Consolas"/>
                <w:color w:val="0000FF"/>
                <w:sz w:val="19"/>
                <w:szCs w:val="19"/>
              </w:rPr>
            </w:rPrChange>
          </w:rPr>
          <w:t>&lt;/</w:t>
        </w:r>
        <w:r w:rsidRPr="00CA1CA9">
          <w:rPr>
            <w:rFonts w:ascii="Times New Roman" w:hAnsi="Times New Roman" w:cs="Times New Roman"/>
            <w:sz w:val="20"/>
            <w:szCs w:val="20"/>
            <w:lang w:val="en-US"/>
            <w:rPrChange w:id="17175" w:author="Airat Shigapov" w:date="2021-10-29T16:43:00Z">
              <w:rPr>
                <w:rFonts w:ascii="Consolas" w:hAnsi="Consolas" w:cs="Consolas"/>
                <w:color w:val="A31515"/>
                <w:sz w:val="19"/>
                <w:szCs w:val="19"/>
              </w:rPr>
            </w:rPrChange>
          </w:rPr>
          <w:t>Style</w:t>
        </w:r>
        <w:r w:rsidRPr="00CA1CA9">
          <w:rPr>
            <w:rFonts w:ascii="Times New Roman" w:hAnsi="Times New Roman" w:cs="Times New Roman"/>
            <w:sz w:val="20"/>
            <w:szCs w:val="20"/>
            <w:lang w:val="en-US"/>
            <w:rPrChange w:id="17176" w:author="Airat Shigapov" w:date="2021-10-29T16:43:00Z">
              <w:rPr>
                <w:rFonts w:ascii="Consolas" w:hAnsi="Consolas" w:cs="Consolas"/>
                <w:color w:val="0000FF"/>
                <w:sz w:val="19"/>
                <w:szCs w:val="19"/>
              </w:rPr>
            </w:rPrChange>
          </w:rPr>
          <w:t>&gt;</w:t>
        </w:r>
      </w:ins>
    </w:p>
    <w:p w14:paraId="37177BEE" w14:textId="77777777" w:rsidR="00CA1CA9" w:rsidRPr="00CA1CA9" w:rsidRDefault="00CA1CA9" w:rsidP="00CA1CA9">
      <w:pPr>
        <w:autoSpaceDE w:val="0"/>
        <w:autoSpaceDN w:val="0"/>
        <w:adjustRightInd w:val="0"/>
        <w:spacing w:after="0" w:line="240" w:lineRule="auto"/>
        <w:rPr>
          <w:ins w:id="17177" w:author="Airat Shigapov" w:date="2021-10-29T16:42:00Z"/>
          <w:rFonts w:ascii="Times New Roman" w:hAnsi="Times New Roman" w:cs="Times New Roman"/>
          <w:sz w:val="20"/>
          <w:szCs w:val="20"/>
          <w:lang w:val="en-US"/>
          <w:rPrChange w:id="17178" w:author="Airat Shigapov" w:date="2021-10-29T16:43:00Z">
            <w:rPr>
              <w:ins w:id="17179" w:author="Airat Shigapov" w:date="2021-10-29T16:42:00Z"/>
              <w:rFonts w:ascii="Consolas" w:hAnsi="Consolas" w:cs="Consolas"/>
              <w:color w:val="000000"/>
              <w:sz w:val="19"/>
              <w:szCs w:val="19"/>
            </w:rPr>
          </w:rPrChange>
        </w:rPr>
      </w:pPr>
      <w:ins w:id="17180" w:author="Airat Shigapov" w:date="2021-10-29T16:42:00Z">
        <w:r w:rsidRPr="00CA1CA9">
          <w:rPr>
            <w:rFonts w:ascii="Times New Roman" w:hAnsi="Times New Roman" w:cs="Times New Roman"/>
            <w:sz w:val="20"/>
            <w:szCs w:val="20"/>
            <w:lang w:val="en-US"/>
            <w:rPrChange w:id="17181" w:author="Airat Shigapov" w:date="2021-10-29T16:43:00Z">
              <w:rPr>
                <w:rFonts w:ascii="Consolas" w:hAnsi="Consolas" w:cs="Consolas"/>
                <w:color w:val="000000"/>
                <w:sz w:val="19"/>
                <w:szCs w:val="19"/>
              </w:rPr>
            </w:rPrChange>
          </w:rPr>
          <w:lastRenderedPageBreak/>
          <w:t xml:space="preserve">                </w:t>
        </w:r>
        <w:r w:rsidRPr="00CA1CA9">
          <w:rPr>
            <w:rFonts w:ascii="Times New Roman" w:hAnsi="Times New Roman" w:cs="Times New Roman"/>
            <w:sz w:val="20"/>
            <w:szCs w:val="20"/>
            <w:lang w:val="en-US"/>
            <w:rPrChange w:id="17182" w:author="Airat Shigapov" w:date="2021-10-29T16:43:00Z">
              <w:rPr>
                <w:rFonts w:ascii="Consolas" w:hAnsi="Consolas" w:cs="Consolas"/>
                <w:color w:val="0000FF"/>
                <w:sz w:val="19"/>
                <w:szCs w:val="19"/>
              </w:rPr>
            </w:rPrChange>
          </w:rPr>
          <w:t>&lt;/</w:t>
        </w:r>
        <w:proofErr w:type="spellStart"/>
        <w:r w:rsidRPr="00CA1CA9">
          <w:rPr>
            <w:rFonts w:ascii="Times New Roman" w:hAnsi="Times New Roman" w:cs="Times New Roman"/>
            <w:sz w:val="20"/>
            <w:szCs w:val="20"/>
            <w:lang w:val="en-US"/>
            <w:rPrChange w:id="17183" w:author="Airat Shigapov" w:date="2021-10-29T16:43:00Z">
              <w:rPr>
                <w:rFonts w:ascii="Consolas" w:hAnsi="Consolas" w:cs="Consolas"/>
                <w:color w:val="A31515"/>
                <w:sz w:val="19"/>
                <w:szCs w:val="19"/>
              </w:rPr>
            </w:rPrChange>
          </w:rPr>
          <w:t>StackPanel.Resources</w:t>
        </w:r>
        <w:proofErr w:type="spellEnd"/>
        <w:r w:rsidRPr="00CA1CA9">
          <w:rPr>
            <w:rFonts w:ascii="Times New Roman" w:hAnsi="Times New Roman" w:cs="Times New Roman"/>
            <w:sz w:val="20"/>
            <w:szCs w:val="20"/>
            <w:lang w:val="en-US"/>
            <w:rPrChange w:id="17184" w:author="Airat Shigapov" w:date="2021-10-29T16:43:00Z">
              <w:rPr>
                <w:rFonts w:ascii="Consolas" w:hAnsi="Consolas" w:cs="Consolas"/>
                <w:color w:val="0000FF"/>
                <w:sz w:val="19"/>
                <w:szCs w:val="19"/>
              </w:rPr>
            </w:rPrChange>
          </w:rPr>
          <w:t>&gt;</w:t>
        </w:r>
      </w:ins>
    </w:p>
    <w:p w14:paraId="1AFA2BE2" w14:textId="77777777" w:rsidR="00CA1CA9" w:rsidRPr="00CA1CA9" w:rsidRDefault="00CA1CA9" w:rsidP="00CA1CA9">
      <w:pPr>
        <w:autoSpaceDE w:val="0"/>
        <w:autoSpaceDN w:val="0"/>
        <w:adjustRightInd w:val="0"/>
        <w:spacing w:after="0" w:line="240" w:lineRule="auto"/>
        <w:rPr>
          <w:ins w:id="17185" w:author="Airat Shigapov" w:date="2021-10-29T16:42:00Z"/>
          <w:rFonts w:ascii="Times New Roman" w:hAnsi="Times New Roman" w:cs="Times New Roman"/>
          <w:sz w:val="20"/>
          <w:szCs w:val="20"/>
          <w:lang w:val="en-US"/>
          <w:rPrChange w:id="17186" w:author="Airat Shigapov" w:date="2021-10-29T16:43:00Z">
            <w:rPr>
              <w:ins w:id="17187" w:author="Airat Shigapov" w:date="2021-10-29T16:42:00Z"/>
              <w:rFonts w:ascii="Consolas" w:hAnsi="Consolas" w:cs="Consolas"/>
              <w:color w:val="000000"/>
              <w:sz w:val="19"/>
              <w:szCs w:val="19"/>
            </w:rPr>
          </w:rPrChange>
        </w:rPr>
      </w:pPr>
      <w:ins w:id="17188" w:author="Airat Shigapov" w:date="2021-10-29T16:42:00Z">
        <w:r w:rsidRPr="00CA1CA9">
          <w:rPr>
            <w:rFonts w:ascii="Times New Roman" w:hAnsi="Times New Roman" w:cs="Times New Roman"/>
            <w:sz w:val="20"/>
            <w:szCs w:val="20"/>
            <w:lang w:val="en-US"/>
            <w:rPrChange w:id="17189" w:author="Airat Shigapov" w:date="2021-10-29T16:43:00Z">
              <w:rPr>
                <w:rFonts w:ascii="Consolas" w:hAnsi="Consolas" w:cs="Consolas"/>
                <w:color w:val="000000"/>
                <w:sz w:val="19"/>
                <w:szCs w:val="19"/>
              </w:rPr>
            </w:rPrChange>
          </w:rPr>
          <w:t xml:space="preserve">                </w:t>
        </w:r>
        <w:r w:rsidRPr="00CA1CA9">
          <w:rPr>
            <w:rFonts w:ascii="Times New Roman" w:hAnsi="Times New Roman" w:cs="Times New Roman"/>
            <w:sz w:val="20"/>
            <w:szCs w:val="20"/>
            <w:lang w:val="en-US"/>
            <w:rPrChange w:id="17190" w:author="Airat Shigapov" w:date="2021-10-29T16:43:00Z">
              <w:rPr>
                <w:rFonts w:ascii="Consolas" w:hAnsi="Consolas" w:cs="Consolas"/>
                <w:color w:val="0000FF"/>
                <w:sz w:val="19"/>
                <w:szCs w:val="19"/>
              </w:rPr>
            </w:rPrChange>
          </w:rPr>
          <w:t>&lt;</w:t>
        </w:r>
        <w:r w:rsidRPr="00CA1CA9">
          <w:rPr>
            <w:rFonts w:ascii="Times New Roman" w:hAnsi="Times New Roman" w:cs="Times New Roman"/>
            <w:sz w:val="20"/>
            <w:szCs w:val="20"/>
            <w:lang w:val="en-US"/>
            <w:rPrChange w:id="17191" w:author="Airat Shigapov" w:date="2021-10-29T16:43:00Z">
              <w:rPr>
                <w:rFonts w:ascii="Consolas" w:hAnsi="Consolas" w:cs="Consolas"/>
                <w:color w:val="A31515"/>
                <w:sz w:val="19"/>
                <w:szCs w:val="19"/>
              </w:rPr>
            </w:rPrChange>
          </w:rPr>
          <w:t>Button</w:t>
        </w:r>
        <w:r w:rsidRPr="00CA1CA9">
          <w:rPr>
            <w:rFonts w:ascii="Times New Roman" w:hAnsi="Times New Roman" w:cs="Times New Roman"/>
            <w:sz w:val="20"/>
            <w:szCs w:val="20"/>
            <w:lang w:val="en-US"/>
            <w:rPrChange w:id="17192" w:author="Airat Shigapov" w:date="2021-10-29T16:43:00Z">
              <w:rPr>
                <w:rFonts w:ascii="Consolas" w:hAnsi="Consolas" w:cs="Consolas"/>
                <w:color w:val="FF0000"/>
                <w:sz w:val="19"/>
                <w:szCs w:val="19"/>
              </w:rPr>
            </w:rPrChange>
          </w:rPr>
          <w:t xml:space="preserve"> Content</w:t>
        </w:r>
        <w:r w:rsidRPr="00CA1CA9">
          <w:rPr>
            <w:rFonts w:ascii="Times New Roman" w:hAnsi="Times New Roman" w:cs="Times New Roman"/>
            <w:sz w:val="20"/>
            <w:szCs w:val="20"/>
            <w:lang w:val="en-US"/>
            <w:rPrChange w:id="17193" w:author="Airat Shigapov" w:date="2021-10-29T16:43:00Z">
              <w:rPr>
                <w:rFonts w:ascii="Consolas" w:hAnsi="Consolas" w:cs="Consolas"/>
                <w:color w:val="0000FF"/>
                <w:sz w:val="19"/>
                <w:szCs w:val="19"/>
              </w:rPr>
            </w:rPrChange>
          </w:rPr>
          <w:t>="</w:t>
        </w:r>
        <w:r w:rsidRPr="00CA1CA9">
          <w:rPr>
            <w:rFonts w:ascii="Times New Roman" w:hAnsi="Times New Roman" w:cs="Times New Roman"/>
            <w:sz w:val="20"/>
            <w:szCs w:val="20"/>
            <w:rPrChange w:id="17194" w:author="Airat Shigapov" w:date="2021-10-29T16:43:00Z">
              <w:rPr>
                <w:rFonts w:ascii="Consolas" w:hAnsi="Consolas" w:cs="Consolas"/>
                <w:color w:val="0000FF"/>
                <w:sz w:val="19"/>
                <w:szCs w:val="19"/>
              </w:rPr>
            </w:rPrChange>
          </w:rPr>
          <w:t>Товары</w:t>
        </w:r>
        <w:r w:rsidRPr="00CA1CA9">
          <w:rPr>
            <w:rFonts w:ascii="Times New Roman" w:hAnsi="Times New Roman" w:cs="Times New Roman"/>
            <w:sz w:val="20"/>
            <w:szCs w:val="20"/>
            <w:lang w:val="en-US"/>
            <w:rPrChange w:id="17195" w:author="Airat Shigapov" w:date="2021-10-29T16:43:00Z">
              <w:rPr>
                <w:rFonts w:ascii="Consolas" w:hAnsi="Consolas" w:cs="Consolas"/>
                <w:color w:val="0000FF"/>
                <w:sz w:val="19"/>
                <w:szCs w:val="19"/>
              </w:rPr>
            </w:rPrChange>
          </w:rPr>
          <w:t>"</w:t>
        </w:r>
        <w:r w:rsidRPr="00CA1CA9">
          <w:rPr>
            <w:rFonts w:ascii="Times New Roman" w:hAnsi="Times New Roman" w:cs="Times New Roman"/>
            <w:sz w:val="20"/>
            <w:szCs w:val="20"/>
            <w:lang w:val="en-US"/>
            <w:rPrChange w:id="17196" w:author="Airat Shigapov" w:date="2021-10-29T16:43:00Z">
              <w:rPr>
                <w:rFonts w:ascii="Consolas" w:hAnsi="Consolas" w:cs="Consolas"/>
                <w:color w:val="FF0000"/>
                <w:sz w:val="19"/>
                <w:szCs w:val="19"/>
              </w:rPr>
            </w:rPrChange>
          </w:rPr>
          <w:t xml:space="preserve"> Click</w:t>
        </w:r>
        <w:r w:rsidRPr="00CA1CA9">
          <w:rPr>
            <w:rFonts w:ascii="Times New Roman" w:hAnsi="Times New Roman" w:cs="Times New Roman"/>
            <w:sz w:val="20"/>
            <w:szCs w:val="20"/>
            <w:lang w:val="en-US"/>
            <w:rPrChange w:id="17197" w:author="Airat Shigapov" w:date="2021-10-29T16:43:00Z">
              <w:rPr>
                <w:rFonts w:ascii="Consolas" w:hAnsi="Consolas" w:cs="Consolas"/>
                <w:color w:val="0000FF"/>
                <w:sz w:val="19"/>
                <w:szCs w:val="19"/>
              </w:rPr>
            </w:rPrChange>
          </w:rPr>
          <w:t>="</w:t>
        </w:r>
        <w:proofErr w:type="spellStart"/>
        <w:r w:rsidRPr="00CA1CA9">
          <w:rPr>
            <w:rFonts w:ascii="Times New Roman" w:hAnsi="Times New Roman" w:cs="Times New Roman"/>
            <w:sz w:val="20"/>
            <w:szCs w:val="20"/>
            <w:lang w:val="en-US"/>
            <w:rPrChange w:id="17198" w:author="Airat Shigapov" w:date="2021-10-29T16:43:00Z">
              <w:rPr>
                <w:rFonts w:ascii="Consolas" w:hAnsi="Consolas" w:cs="Consolas"/>
                <w:color w:val="0000FF"/>
                <w:sz w:val="19"/>
                <w:szCs w:val="19"/>
              </w:rPr>
            </w:rPrChange>
          </w:rPr>
          <w:t>AdminGoProduct_Click</w:t>
        </w:r>
        <w:proofErr w:type="spellEnd"/>
        <w:r w:rsidRPr="00CA1CA9">
          <w:rPr>
            <w:rFonts w:ascii="Times New Roman" w:hAnsi="Times New Roman" w:cs="Times New Roman"/>
            <w:sz w:val="20"/>
            <w:szCs w:val="20"/>
            <w:lang w:val="en-US"/>
            <w:rPrChange w:id="17199" w:author="Airat Shigapov" w:date="2021-10-29T16:43:00Z">
              <w:rPr>
                <w:rFonts w:ascii="Consolas" w:hAnsi="Consolas" w:cs="Consolas"/>
                <w:color w:val="0000FF"/>
                <w:sz w:val="19"/>
                <w:szCs w:val="19"/>
              </w:rPr>
            </w:rPrChange>
          </w:rPr>
          <w:t>"/&gt;</w:t>
        </w:r>
      </w:ins>
    </w:p>
    <w:p w14:paraId="0A724F74" w14:textId="77777777" w:rsidR="00CA1CA9" w:rsidRPr="00CA1CA9" w:rsidRDefault="00CA1CA9" w:rsidP="00CA1CA9">
      <w:pPr>
        <w:autoSpaceDE w:val="0"/>
        <w:autoSpaceDN w:val="0"/>
        <w:adjustRightInd w:val="0"/>
        <w:spacing w:after="0" w:line="240" w:lineRule="auto"/>
        <w:rPr>
          <w:ins w:id="17200" w:author="Airat Shigapov" w:date="2021-10-29T16:42:00Z"/>
          <w:rFonts w:ascii="Times New Roman" w:hAnsi="Times New Roman" w:cs="Times New Roman"/>
          <w:sz w:val="20"/>
          <w:szCs w:val="20"/>
          <w:lang w:val="en-US"/>
          <w:rPrChange w:id="17201" w:author="Airat Shigapov" w:date="2021-10-29T16:43:00Z">
            <w:rPr>
              <w:ins w:id="17202" w:author="Airat Shigapov" w:date="2021-10-29T16:42:00Z"/>
              <w:rFonts w:ascii="Consolas" w:hAnsi="Consolas" w:cs="Consolas"/>
              <w:color w:val="000000"/>
              <w:sz w:val="19"/>
              <w:szCs w:val="19"/>
            </w:rPr>
          </w:rPrChange>
        </w:rPr>
      </w:pPr>
      <w:ins w:id="17203" w:author="Airat Shigapov" w:date="2021-10-29T16:42:00Z">
        <w:r w:rsidRPr="00CA1CA9">
          <w:rPr>
            <w:rFonts w:ascii="Times New Roman" w:hAnsi="Times New Roman" w:cs="Times New Roman"/>
            <w:sz w:val="20"/>
            <w:szCs w:val="20"/>
            <w:lang w:val="en-US"/>
            <w:rPrChange w:id="17204" w:author="Airat Shigapov" w:date="2021-10-29T16:43:00Z">
              <w:rPr>
                <w:rFonts w:ascii="Consolas" w:hAnsi="Consolas" w:cs="Consolas"/>
                <w:color w:val="000000"/>
                <w:sz w:val="19"/>
                <w:szCs w:val="19"/>
              </w:rPr>
            </w:rPrChange>
          </w:rPr>
          <w:t xml:space="preserve">                </w:t>
        </w:r>
        <w:r w:rsidRPr="00CA1CA9">
          <w:rPr>
            <w:rFonts w:ascii="Times New Roman" w:hAnsi="Times New Roman" w:cs="Times New Roman"/>
            <w:sz w:val="20"/>
            <w:szCs w:val="20"/>
            <w:lang w:val="en-US"/>
            <w:rPrChange w:id="17205" w:author="Airat Shigapov" w:date="2021-10-29T16:43:00Z">
              <w:rPr>
                <w:rFonts w:ascii="Consolas" w:hAnsi="Consolas" w:cs="Consolas"/>
                <w:color w:val="0000FF"/>
                <w:sz w:val="19"/>
                <w:szCs w:val="19"/>
              </w:rPr>
            </w:rPrChange>
          </w:rPr>
          <w:t>&lt;</w:t>
        </w:r>
        <w:r w:rsidRPr="00CA1CA9">
          <w:rPr>
            <w:rFonts w:ascii="Times New Roman" w:hAnsi="Times New Roman" w:cs="Times New Roman"/>
            <w:sz w:val="20"/>
            <w:szCs w:val="20"/>
            <w:lang w:val="en-US"/>
            <w:rPrChange w:id="17206" w:author="Airat Shigapov" w:date="2021-10-29T16:43:00Z">
              <w:rPr>
                <w:rFonts w:ascii="Consolas" w:hAnsi="Consolas" w:cs="Consolas"/>
                <w:color w:val="A31515"/>
                <w:sz w:val="19"/>
                <w:szCs w:val="19"/>
              </w:rPr>
            </w:rPrChange>
          </w:rPr>
          <w:t>Button</w:t>
        </w:r>
        <w:r w:rsidRPr="00CA1CA9">
          <w:rPr>
            <w:rFonts w:ascii="Times New Roman" w:hAnsi="Times New Roman" w:cs="Times New Roman"/>
            <w:sz w:val="20"/>
            <w:szCs w:val="20"/>
            <w:lang w:val="en-US"/>
            <w:rPrChange w:id="17207" w:author="Airat Shigapov" w:date="2021-10-29T16:43:00Z">
              <w:rPr>
                <w:rFonts w:ascii="Consolas" w:hAnsi="Consolas" w:cs="Consolas"/>
                <w:color w:val="FF0000"/>
                <w:sz w:val="19"/>
                <w:szCs w:val="19"/>
              </w:rPr>
            </w:rPrChange>
          </w:rPr>
          <w:t xml:space="preserve"> Content</w:t>
        </w:r>
        <w:r w:rsidRPr="00CA1CA9">
          <w:rPr>
            <w:rFonts w:ascii="Times New Roman" w:hAnsi="Times New Roman" w:cs="Times New Roman"/>
            <w:sz w:val="20"/>
            <w:szCs w:val="20"/>
            <w:lang w:val="en-US"/>
            <w:rPrChange w:id="17208" w:author="Airat Shigapov" w:date="2021-10-29T16:43:00Z">
              <w:rPr>
                <w:rFonts w:ascii="Consolas" w:hAnsi="Consolas" w:cs="Consolas"/>
                <w:color w:val="0000FF"/>
                <w:sz w:val="19"/>
                <w:szCs w:val="19"/>
              </w:rPr>
            </w:rPrChange>
          </w:rPr>
          <w:t>="</w:t>
        </w:r>
        <w:r w:rsidRPr="00CA1CA9">
          <w:rPr>
            <w:rFonts w:ascii="Times New Roman" w:hAnsi="Times New Roman" w:cs="Times New Roman"/>
            <w:sz w:val="20"/>
            <w:szCs w:val="20"/>
            <w:rPrChange w:id="17209" w:author="Airat Shigapov" w:date="2021-10-29T16:43:00Z">
              <w:rPr>
                <w:rFonts w:ascii="Consolas" w:hAnsi="Consolas" w:cs="Consolas"/>
                <w:color w:val="0000FF"/>
                <w:sz w:val="19"/>
                <w:szCs w:val="19"/>
              </w:rPr>
            </w:rPrChange>
          </w:rPr>
          <w:t>Продажи</w:t>
        </w:r>
        <w:r w:rsidRPr="00CA1CA9">
          <w:rPr>
            <w:rFonts w:ascii="Times New Roman" w:hAnsi="Times New Roman" w:cs="Times New Roman"/>
            <w:sz w:val="20"/>
            <w:szCs w:val="20"/>
            <w:lang w:val="en-US"/>
            <w:rPrChange w:id="17210" w:author="Airat Shigapov" w:date="2021-10-29T16:43:00Z">
              <w:rPr>
                <w:rFonts w:ascii="Consolas" w:hAnsi="Consolas" w:cs="Consolas"/>
                <w:color w:val="0000FF"/>
                <w:sz w:val="19"/>
                <w:szCs w:val="19"/>
              </w:rPr>
            </w:rPrChange>
          </w:rPr>
          <w:t>"</w:t>
        </w:r>
        <w:r w:rsidRPr="00CA1CA9">
          <w:rPr>
            <w:rFonts w:ascii="Times New Roman" w:hAnsi="Times New Roman" w:cs="Times New Roman"/>
            <w:sz w:val="20"/>
            <w:szCs w:val="20"/>
            <w:lang w:val="en-US"/>
            <w:rPrChange w:id="17211" w:author="Airat Shigapov" w:date="2021-10-29T16:43:00Z">
              <w:rPr>
                <w:rFonts w:ascii="Consolas" w:hAnsi="Consolas" w:cs="Consolas"/>
                <w:color w:val="FF0000"/>
                <w:sz w:val="19"/>
                <w:szCs w:val="19"/>
              </w:rPr>
            </w:rPrChange>
          </w:rPr>
          <w:t xml:space="preserve"> Margin</w:t>
        </w:r>
        <w:r w:rsidRPr="00CA1CA9">
          <w:rPr>
            <w:rFonts w:ascii="Times New Roman" w:hAnsi="Times New Roman" w:cs="Times New Roman"/>
            <w:sz w:val="20"/>
            <w:szCs w:val="20"/>
            <w:lang w:val="en-US"/>
            <w:rPrChange w:id="17212" w:author="Airat Shigapov" w:date="2021-10-29T16:43:00Z">
              <w:rPr>
                <w:rFonts w:ascii="Consolas" w:hAnsi="Consolas" w:cs="Consolas"/>
                <w:color w:val="0000FF"/>
                <w:sz w:val="19"/>
                <w:szCs w:val="19"/>
              </w:rPr>
            </w:rPrChange>
          </w:rPr>
          <w:t>="20,0,0,0"</w:t>
        </w:r>
        <w:r w:rsidRPr="00CA1CA9">
          <w:rPr>
            <w:rFonts w:ascii="Times New Roman" w:hAnsi="Times New Roman" w:cs="Times New Roman"/>
            <w:sz w:val="20"/>
            <w:szCs w:val="20"/>
            <w:lang w:val="en-US"/>
            <w:rPrChange w:id="17213" w:author="Airat Shigapov" w:date="2021-10-29T16:43:00Z">
              <w:rPr>
                <w:rFonts w:ascii="Consolas" w:hAnsi="Consolas" w:cs="Consolas"/>
                <w:color w:val="FF0000"/>
                <w:sz w:val="19"/>
                <w:szCs w:val="19"/>
              </w:rPr>
            </w:rPrChange>
          </w:rPr>
          <w:t xml:space="preserve"> Click</w:t>
        </w:r>
        <w:r w:rsidRPr="00CA1CA9">
          <w:rPr>
            <w:rFonts w:ascii="Times New Roman" w:hAnsi="Times New Roman" w:cs="Times New Roman"/>
            <w:sz w:val="20"/>
            <w:szCs w:val="20"/>
            <w:lang w:val="en-US"/>
            <w:rPrChange w:id="17214" w:author="Airat Shigapov" w:date="2021-10-29T16:43:00Z">
              <w:rPr>
                <w:rFonts w:ascii="Consolas" w:hAnsi="Consolas" w:cs="Consolas"/>
                <w:color w:val="0000FF"/>
                <w:sz w:val="19"/>
                <w:szCs w:val="19"/>
              </w:rPr>
            </w:rPrChange>
          </w:rPr>
          <w:t>="</w:t>
        </w:r>
        <w:proofErr w:type="spellStart"/>
        <w:r w:rsidRPr="00CA1CA9">
          <w:rPr>
            <w:rFonts w:ascii="Times New Roman" w:hAnsi="Times New Roman" w:cs="Times New Roman"/>
            <w:sz w:val="20"/>
            <w:szCs w:val="20"/>
            <w:lang w:val="en-US"/>
            <w:rPrChange w:id="17215" w:author="Airat Shigapov" w:date="2021-10-29T16:43:00Z">
              <w:rPr>
                <w:rFonts w:ascii="Consolas" w:hAnsi="Consolas" w:cs="Consolas"/>
                <w:color w:val="0000FF"/>
                <w:sz w:val="19"/>
                <w:szCs w:val="19"/>
              </w:rPr>
            </w:rPrChange>
          </w:rPr>
          <w:t>AdminGoSale_Click</w:t>
        </w:r>
        <w:proofErr w:type="spellEnd"/>
        <w:r w:rsidRPr="00CA1CA9">
          <w:rPr>
            <w:rFonts w:ascii="Times New Roman" w:hAnsi="Times New Roman" w:cs="Times New Roman"/>
            <w:sz w:val="20"/>
            <w:szCs w:val="20"/>
            <w:lang w:val="en-US"/>
            <w:rPrChange w:id="17216" w:author="Airat Shigapov" w:date="2021-10-29T16:43:00Z">
              <w:rPr>
                <w:rFonts w:ascii="Consolas" w:hAnsi="Consolas" w:cs="Consolas"/>
                <w:color w:val="0000FF"/>
                <w:sz w:val="19"/>
                <w:szCs w:val="19"/>
              </w:rPr>
            </w:rPrChange>
          </w:rPr>
          <w:t>"/&gt;</w:t>
        </w:r>
      </w:ins>
    </w:p>
    <w:p w14:paraId="5E5EBA27" w14:textId="77777777" w:rsidR="00CA1CA9" w:rsidRPr="00CA1CA9" w:rsidRDefault="00CA1CA9" w:rsidP="00CA1CA9">
      <w:pPr>
        <w:autoSpaceDE w:val="0"/>
        <w:autoSpaceDN w:val="0"/>
        <w:adjustRightInd w:val="0"/>
        <w:spacing w:after="0" w:line="240" w:lineRule="auto"/>
        <w:rPr>
          <w:ins w:id="17217" w:author="Airat Shigapov" w:date="2021-10-29T16:42:00Z"/>
          <w:rFonts w:ascii="Times New Roman" w:hAnsi="Times New Roman" w:cs="Times New Roman"/>
          <w:sz w:val="20"/>
          <w:szCs w:val="20"/>
          <w:lang w:val="en-US"/>
          <w:rPrChange w:id="17218" w:author="Airat Shigapov" w:date="2021-10-29T16:43:00Z">
            <w:rPr>
              <w:ins w:id="17219" w:author="Airat Shigapov" w:date="2021-10-29T16:42:00Z"/>
              <w:rFonts w:ascii="Consolas" w:hAnsi="Consolas" w:cs="Consolas"/>
              <w:color w:val="000000"/>
              <w:sz w:val="19"/>
              <w:szCs w:val="19"/>
            </w:rPr>
          </w:rPrChange>
        </w:rPr>
      </w:pPr>
      <w:ins w:id="17220" w:author="Airat Shigapov" w:date="2021-10-29T16:42:00Z">
        <w:r w:rsidRPr="00CA1CA9">
          <w:rPr>
            <w:rFonts w:ascii="Times New Roman" w:hAnsi="Times New Roman" w:cs="Times New Roman"/>
            <w:sz w:val="20"/>
            <w:szCs w:val="20"/>
            <w:lang w:val="en-US"/>
            <w:rPrChange w:id="17221" w:author="Airat Shigapov" w:date="2021-10-29T16:43:00Z">
              <w:rPr>
                <w:rFonts w:ascii="Consolas" w:hAnsi="Consolas" w:cs="Consolas"/>
                <w:color w:val="000000"/>
                <w:sz w:val="19"/>
                <w:szCs w:val="19"/>
              </w:rPr>
            </w:rPrChange>
          </w:rPr>
          <w:t xml:space="preserve">            </w:t>
        </w:r>
        <w:r w:rsidRPr="00CA1CA9">
          <w:rPr>
            <w:rFonts w:ascii="Times New Roman" w:hAnsi="Times New Roman" w:cs="Times New Roman"/>
            <w:sz w:val="20"/>
            <w:szCs w:val="20"/>
            <w:lang w:val="en-US"/>
            <w:rPrChange w:id="17222" w:author="Airat Shigapov" w:date="2021-10-29T16:43:00Z">
              <w:rPr>
                <w:rFonts w:ascii="Consolas" w:hAnsi="Consolas" w:cs="Consolas"/>
                <w:color w:val="0000FF"/>
                <w:sz w:val="19"/>
                <w:szCs w:val="19"/>
              </w:rPr>
            </w:rPrChange>
          </w:rPr>
          <w:t>&lt;/</w:t>
        </w:r>
        <w:proofErr w:type="spellStart"/>
        <w:r w:rsidRPr="00CA1CA9">
          <w:rPr>
            <w:rFonts w:ascii="Times New Roman" w:hAnsi="Times New Roman" w:cs="Times New Roman"/>
            <w:sz w:val="20"/>
            <w:szCs w:val="20"/>
            <w:lang w:val="en-US"/>
            <w:rPrChange w:id="17223" w:author="Airat Shigapov" w:date="2021-10-29T16:43:00Z">
              <w:rPr>
                <w:rFonts w:ascii="Consolas" w:hAnsi="Consolas" w:cs="Consolas"/>
                <w:color w:val="A31515"/>
                <w:sz w:val="19"/>
                <w:szCs w:val="19"/>
              </w:rPr>
            </w:rPrChange>
          </w:rPr>
          <w:t>StackPanel</w:t>
        </w:r>
        <w:proofErr w:type="spellEnd"/>
        <w:r w:rsidRPr="00CA1CA9">
          <w:rPr>
            <w:rFonts w:ascii="Times New Roman" w:hAnsi="Times New Roman" w:cs="Times New Roman"/>
            <w:sz w:val="20"/>
            <w:szCs w:val="20"/>
            <w:lang w:val="en-US"/>
            <w:rPrChange w:id="17224" w:author="Airat Shigapov" w:date="2021-10-29T16:43:00Z">
              <w:rPr>
                <w:rFonts w:ascii="Consolas" w:hAnsi="Consolas" w:cs="Consolas"/>
                <w:color w:val="0000FF"/>
                <w:sz w:val="19"/>
                <w:szCs w:val="19"/>
              </w:rPr>
            </w:rPrChange>
          </w:rPr>
          <w:t>&gt;</w:t>
        </w:r>
      </w:ins>
    </w:p>
    <w:p w14:paraId="73186007" w14:textId="77777777" w:rsidR="00CA1CA9" w:rsidRPr="00CA1CA9" w:rsidRDefault="00CA1CA9" w:rsidP="00CA1CA9">
      <w:pPr>
        <w:autoSpaceDE w:val="0"/>
        <w:autoSpaceDN w:val="0"/>
        <w:adjustRightInd w:val="0"/>
        <w:spacing w:after="0" w:line="240" w:lineRule="auto"/>
        <w:rPr>
          <w:ins w:id="17225" w:author="Airat Shigapov" w:date="2021-10-29T16:42:00Z"/>
          <w:rFonts w:ascii="Times New Roman" w:hAnsi="Times New Roman" w:cs="Times New Roman"/>
          <w:sz w:val="20"/>
          <w:szCs w:val="20"/>
          <w:lang w:val="en-US"/>
          <w:rPrChange w:id="17226" w:author="Airat Shigapov" w:date="2021-10-29T16:43:00Z">
            <w:rPr>
              <w:ins w:id="17227" w:author="Airat Shigapov" w:date="2021-10-29T16:42:00Z"/>
              <w:rFonts w:ascii="Consolas" w:hAnsi="Consolas" w:cs="Consolas"/>
              <w:color w:val="000000"/>
              <w:sz w:val="19"/>
              <w:szCs w:val="19"/>
            </w:rPr>
          </w:rPrChange>
        </w:rPr>
      </w:pPr>
    </w:p>
    <w:p w14:paraId="0928E209" w14:textId="77777777" w:rsidR="00CA1CA9" w:rsidRPr="00CA1CA9" w:rsidRDefault="00CA1CA9" w:rsidP="00CA1CA9">
      <w:pPr>
        <w:autoSpaceDE w:val="0"/>
        <w:autoSpaceDN w:val="0"/>
        <w:adjustRightInd w:val="0"/>
        <w:spacing w:after="0" w:line="240" w:lineRule="auto"/>
        <w:rPr>
          <w:ins w:id="17228" w:author="Airat Shigapov" w:date="2021-10-29T16:42:00Z"/>
          <w:rFonts w:ascii="Times New Roman" w:hAnsi="Times New Roman" w:cs="Times New Roman"/>
          <w:sz w:val="20"/>
          <w:szCs w:val="20"/>
          <w:lang w:val="en-US"/>
          <w:rPrChange w:id="17229" w:author="Airat Shigapov" w:date="2021-10-29T16:43:00Z">
            <w:rPr>
              <w:ins w:id="17230" w:author="Airat Shigapov" w:date="2021-10-29T16:42:00Z"/>
              <w:rFonts w:ascii="Consolas" w:hAnsi="Consolas" w:cs="Consolas"/>
              <w:color w:val="000000"/>
              <w:sz w:val="19"/>
              <w:szCs w:val="19"/>
            </w:rPr>
          </w:rPrChange>
        </w:rPr>
      </w:pPr>
      <w:ins w:id="17231" w:author="Airat Shigapov" w:date="2021-10-29T16:42:00Z">
        <w:r w:rsidRPr="00CA1CA9">
          <w:rPr>
            <w:rFonts w:ascii="Times New Roman" w:hAnsi="Times New Roman" w:cs="Times New Roman"/>
            <w:sz w:val="20"/>
            <w:szCs w:val="20"/>
            <w:lang w:val="en-US"/>
            <w:rPrChange w:id="17232" w:author="Airat Shigapov" w:date="2021-10-29T16:43:00Z">
              <w:rPr>
                <w:rFonts w:ascii="Consolas" w:hAnsi="Consolas" w:cs="Consolas"/>
                <w:color w:val="000000"/>
                <w:sz w:val="19"/>
                <w:szCs w:val="19"/>
              </w:rPr>
            </w:rPrChange>
          </w:rPr>
          <w:t xml:space="preserve">            </w:t>
        </w:r>
        <w:r w:rsidRPr="00CA1CA9">
          <w:rPr>
            <w:rFonts w:ascii="Times New Roman" w:hAnsi="Times New Roman" w:cs="Times New Roman"/>
            <w:sz w:val="20"/>
            <w:szCs w:val="20"/>
            <w:lang w:val="en-US"/>
            <w:rPrChange w:id="17233" w:author="Airat Shigapov" w:date="2021-10-29T16:43:00Z">
              <w:rPr>
                <w:rFonts w:ascii="Consolas" w:hAnsi="Consolas" w:cs="Consolas"/>
                <w:color w:val="0000FF"/>
                <w:sz w:val="19"/>
                <w:szCs w:val="19"/>
              </w:rPr>
            </w:rPrChange>
          </w:rPr>
          <w:t>&lt;</w:t>
        </w:r>
        <w:r w:rsidRPr="00CA1CA9">
          <w:rPr>
            <w:rFonts w:ascii="Times New Roman" w:hAnsi="Times New Roman" w:cs="Times New Roman"/>
            <w:sz w:val="20"/>
            <w:szCs w:val="20"/>
            <w:lang w:val="en-US"/>
            <w:rPrChange w:id="17234" w:author="Airat Shigapov" w:date="2021-10-29T16:43:00Z">
              <w:rPr>
                <w:rFonts w:ascii="Consolas" w:hAnsi="Consolas" w:cs="Consolas"/>
                <w:color w:val="A31515"/>
                <w:sz w:val="19"/>
                <w:szCs w:val="19"/>
              </w:rPr>
            </w:rPrChange>
          </w:rPr>
          <w:t>Grid</w:t>
        </w:r>
        <w:r w:rsidRPr="00CA1CA9">
          <w:rPr>
            <w:rFonts w:ascii="Times New Roman" w:hAnsi="Times New Roman" w:cs="Times New Roman"/>
            <w:sz w:val="20"/>
            <w:szCs w:val="20"/>
            <w:lang w:val="en-US"/>
            <w:rPrChange w:id="17235" w:author="Airat Shigapov" w:date="2021-10-29T16:43:00Z">
              <w:rPr>
                <w:rFonts w:ascii="Consolas" w:hAnsi="Consolas" w:cs="Consolas"/>
                <w:color w:val="FF0000"/>
                <w:sz w:val="19"/>
                <w:szCs w:val="19"/>
              </w:rPr>
            </w:rPrChange>
          </w:rPr>
          <w:t xml:space="preserve"> </w:t>
        </w:r>
        <w:proofErr w:type="gramStart"/>
        <w:r w:rsidRPr="00CA1CA9">
          <w:rPr>
            <w:rFonts w:ascii="Times New Roman" w:hAnsi="Times New Roman" w:cs="Times New Roman"/>
            <w:sz w:val="20"/>
            <w:szCs w:val="20"/>
            <w:lang w:val="en-US"/>
            <w:rPrChange w:id="17236" w:author="Airat Shigapov" w:date="2021-10-29T16:43:00Z">
              <w:rPr>
                <w:rFonts w:ascii="Consolas" w:hAnsi="Consolas" w:cs="Consolas"/>
                <w:color w:val="FF0000"/>
                <w:sz w:val="19"/>
                <w:szCs w:val="19"/>
              </w:rPr>
            </w:rPrChange>
          </w:rPr>
          <w:t>x</w:t>
        </w:r>
        <w:r w:rsidRPr="00CA1CA9">
          <w:rPr>
            <w:rFonts w:ascii="Times New Roman" w:hAnsi="Times New Roman" w:cs="Times New Roman"/>
            <w:sz w:val="20"/>
            <w:szCs w:val="20"/>
            <w:lang w:val="en-US"/>
            <w:rPrChange w:id="17237" w:author="Airat Shigapov" w:date="2021-10-29T16:43:00Z">
              <w:rPr>
                <w:rFonts w:ascii="Consolas" w:hAnsi="Consolas" w:cs="Consolas"/>
                <w:color w:val="0000FF"/>
                <w:sz w:val="19"/>
                <w:szCs w:val="19"/>
              </w:rPr>
            </w:rPrChange>
          </w:rPr>
          <w:t>:</w:t>
        </w:r>
        <w:r w:rsidRPr="00CA1CA9">
          <w:rPr>
            <w:rFonts w:ascii="Times New Roman" w:hAnsi="Times New Roman" w:cs="Times New Roman"/>
            <w:sz w:val="20"/>
            <w:szCs w:val="20"/>
            <w:lang w:val="en-US"/>
            <w:rPrChange w:id="17238" w:author="Airat Shigapov" w:date="2021-10-29T16:43:00Z">
              <w:rPr>
                <w:rFonts w:ascii="Consolas" w:hAnsi="Consolas" w:cs="Consolas"/>
                <w:color w:val="FF0000"/>
                <w:sz w:val="19"/>
                <w:szCs w:val="19"/>
              </w:rPr>
            </w:rPrChange>
          </w:rPr>
          <w:t>Name</w:t>
        </w:r>
        <w:proofErr w:type="gramEnd"/>
        <w:r w:rsidRPr="00CA1CA9">
          <w:rPr>
            <w:rFonts w:ascii="Times New Roman" w:hAnsi="Times New Roman" w:cs="Times New Roman"/>
            <w:sz w:val="20"/>
            <w:szCs w:val="20"/>
            <w:lang w:val="en-US"/>
            <w:rPrChange w:id="17239" w:author="Airat Shigapov" w:date="2021-10-29T16:43:00Z">
              <w:rPr>
                <w:rFonts w:ascii="Consolas" w:hAnsi="Consolas" w:cs="Consolas"/>
                <w:color w:val="0000FF"/>
                <w:sz w:val="19"/>
                <w:szCs w:val="19"/>
              </w:rPr>
            </w:rPrChange>
          </w:rPr>
          <w:t>="searchGrid"</w:t>
        </w:r>
      </w:ins>
    </w:p>
    <w:p w14:paraId="00741F8E" w14:textId="77777777" w:rsidR="00CA1CA9" w:rsidRPr="00CA1CA9" w:rsidRDefault="00CA1CA9" w:rsidP="00CA1CA9">
      <w:pPr>
        <w:autoSpaceDE w:val="0"/>
        <w:autoSpaceDN w:val="0"/>
        <w:adjustRightInd w:val="0"/>
        <w:spacing w:after="0" w:line="240" w:lineRule="auto"/>
        <w:rPr>
          <w:ins w:id="17240" w:author="Airat Shigapov" w:date="2021-10-29T16:42:00Z"/>
          <w:rFonts w:ascii="Times New Roman" w:hAnsi="Times New Roman" w:cs="Times New Roman"/>
          <w:sz w:val="20"/>
          <w:szCs w:val="20"/>
          <w:lang w:val="en-US"/>
          <w:rPrChange w:id="17241" w:author="Airat Shigapov" w:date="2021-10-29T16:43:00Z">
            <w:rPr>
              <w:ins w:id="17242" w:author="Airat Shigapov" w:date="2021-10-29T16:42:00Z"/>
              <w:rFonts w:ascii="Consolas" w:hAnsi="Consolas" w:cs="Consolas"/>
              <w:color w:val="000000"/>
              <w:sz w:val="19"/>
              <w:szCs w:val="19"/>
            </w:rPr>
          </w:rPrChange>
        </w:rPr>
      </w:pPr>
      <w:ins w:id="17243" w:author="Airat Shigapov" w:date="2021-10-29T16:42:00Z">
        <w:r w:rsidRPr="00CA1CA9">
          <w:rPr>
            <w:rFonts w:ascii="Times New Roman" w:hAnsi="Times New Roman" w:cs="Times New Roman"/>
            <w:sz w:val="20"/>
            <w:szCs w:val="20"/>
            <w:lang w:val="en-US"/>
            <w:rPrChange w:id="17244" w:author="Airat Shigapov" w:date="2021-10-29T16:43:00Z">
              <w:rPr>
                <w:rFonts w:ascii="Consolas" w:hAnsi="Consolas" w:cs="Consolas"/>
                <w:color w:val="000000"/>
                <w:sz w:val="19"/>
                <w:szCs w:val="19"/>
              </w:rPr>
            </w:rPrChange>
          </w:rPr>
          <w:t xml:space="preserve">               </w:t>
        </w:r>
        <w:r w:rsidRPr="00CA1CA9">
          <w:rPr>
            <w:rFonts w:ascii="Times New Roman" w:hAnsi="Times New Roman" w:cs="Times New Roman"/>
            <w:sz w:val="20"/>
            <w:szCs w:val="20"/>
            <w:lang w:val="en-US"/>
            <w:rPrChange w:id="17245" w:author="Airat Shigapov" w:date="2021-10-29T16:43:00Z">
              <w:rPr>
                <w:rFonts w:ascii="Consolas" w:hAnsi="Consolas" w:cs="Consolas"/>
                <w:color w:val="FF0000"/>
                <w:sz w:val="19"/>
                <w:szCs w:val="19"/>
              </w:rPr>
            </w:rPrChange>
          </w:rPr>
          <w:t xml:space="preserve"> Background</w:t>
        </w:r>
        <w:r w:rsidRPr="00CA1CA9">
          <w:rPr>
            <w:rFonts w:ascii="Times New Roman" w:hAnsi="Times New Roman" w:cs="Times New Roman"/>
            <w:sz w:val="20"/>
            <w:szCs w:val="20"/>
            <w:lang w:val="en-US"/>
            <w:rPrChange w:id="17246" w:author="Airat Shigapov" w:date="2021-10-29T16:43:00Z">
              <w:rPr>
                <w:rFonts w:ascii="Consolas" w:hAnsi="Consolas" w:cs="Consolas"/>
                <w:color w:val="0000FF"/>
                <w:sz w:val="19"/>
                <w:szCs w:val="19"/>
              </w:rPr>
            </w:rPrChange>
          </w:rPr>
          <w:t>="White"</w:t>
        </w:r>
        <w:r w:rsidRPr="00CA1CA9">
          <w:rPr>
            <w:rFonts w:ascii="Times New Roman" w:hAnsi="Times New Roman" w:cs="Times New Roman"/>
            <w:sz w:val="20"/>
            <w:szCs w:val="20"/>
            <w:lang w:val="en-US"/>
            <w:rPrChange w:id="17247" w:author="Airat Shigapov" w:date="2021-10-29T16:43:00Z">
              <w:rPr>
                <w:rFonts w:ascii="Consolas" w:hAnsi="Consolas" w:cs="Consolas"/>
                <w:color w:val="000000"/>
                <w:sz w:val="19"/>
                <w:szCs w:val="19"/>
              </w:rPr>
            </w:rPrChange>
          </w:rPr>
          <w:t xml:space="preserve"> </w:t>
        </w:r>
      </w:ins>
    </w:p>
    <w:p w14:paraId="01EB4B7A" w14:textId="77777777" w:rsidR="00CA1CA9" w:rsidRPr="00CA1CA9" w:rsidRDefault="00CA1CA9" w:rsidP="00CA1CA9">
      <w:pPr>
        <w:autoSpaceDE w:val="0"/>
        <w:autoSpaceDN w:val="0"/>
        <w:adjustRightInd w:val="0"/>
        <w:spacing w:after="0" w:line="240" w:lineRule="auto"/>
        <w:rPr>
          <w:ins w:id="17248" w:author="Airat Shigapov" w:date="2021-10-29T16:42:00Z"/>
          <w:rFonts w:ascii="Times New Roman" w:hAnsi="Times New Roman" w:cs="Times New Roman"/>
          <w:sz w:val="20"/>
          <w:szCs w:val="20"/>
          <w:lang w:val="en-US"/>
          <w:rPrChange w:id="17249" w:author="Airat Shigapov" w:date="2021-10-29T16:43:00Z">
            <w:rPr>
              <w:ins w:id="17250" w:author="Airat Shigapov" w:date="2021-10-29T16:42:00Z"/>
              <w:rFonts w:ascii="Consolas" w:hAnsi="Consolas" w:cs="Consolas"/>
              <w:color w:val="000000"/>
              <w:sz w:val="19"/>
              <w:szCs w:val="19"/>
            </w:rPr>
          </w:rPrChange>
        </w:rPr>
      </w:pPr>
      <w:ins w:id="17251" w:author="Airat Shigapov" w:date="2021-10-29T16:42:00Z">
        <w:r w:rsidRPr="00CA1CA9">
          <w:rPr>
            <w:rFonts w:ascii="Times New Roman" w:hAnsi="Times New Roman" w:cs="Times New Roman"/>
            <w:sz w:val="20"/>
            <w:szCs w:val="20"/>
            <w:lang w:val="en-US"/>
            <w:rPrChange w:id="17252" w:author="Airat Shigapov" w:date="2021-10-29T16:43:00Z">
              <w:rPr>
                <w:rFonts w:ascii="Consolas" w:hAnsi="Consolas" w:cs="Consolas"/>
                <w:color w:val="000000"/>
                <w:sz w:val="19"/>
                <w:szCs w:val="19"/>
              </w:rPr>
            </w:rPrChange>
          </w:rPr>
          <w:t xml:space="preserve">                   </w:t>
        </w:r>
        <w:r w:rsidRPr="00CA1CA9">
          <w:rPr>
            <w:rFonts w:ascii="Times New Roman" w:hAnsi="Times New Roman" w:cs="Times New Roman"/>
            <w:sz w:val="20"/>
            <w:szCs w:val="20"/>
            <w:lang w:val="en-US"/>
            <w:rPrChange w:id="17253" w:author="Airat Shigapov" w:date="2021-10-29T16:43:00Z">
              <w:rPr>
                <w:rFonts w:ascii="Consolas" w:hAnsi="Consolas" w:cs="Consolas"/>
                <w:color w:val="FF0000"/>
                <w:sz w:val="19"/>
                <w:szCs w:val="19"/>
              </w:rPr>
            </w:rPrChange>
          </w:rPr>
          <w:t xml:space="preserve"> </w:t>
        </w:r>
        <w:proofErr w:type="spellStart"/>
        <w:r w:rsidRPr="00CA1CA9">
          <w:rPr>
            <w:rFonts w:ascii="Times New Roman" w:hAnsi="Times New Roman" w:cs="Times New Roman"/>
            <w:sz w:val="20"/>
            <w:szCs w:val="20"/>
            <w:lang w:val="en-US"/>
            <w:rPrChange w:id="17254" w:author="Airat Shigapov" w:date="2021-10-29T16:43:00Z">
              <w:rPr>
                <w:rFonts w:ascii="Consolas" w:hAnsi="Consolas" w:cs="Consolas"/>
                <w:color w:val="FF0000"/>
                <w:sz w:val="19"/>
                <w:szCs w:val="19"/>
              </w:rPr>
            </w:rPrChange>
          </w:rPr>
          <w:t>Grid.Row</w:t>
        </w:r>
        <w:proofErr w:type="spellEnd"/>
        <w:r w:rsidRPr="00CA1CA9">
          <w:rPr>
            <w:rFonts w:ascii="Times New Roman" w:hAnsi="Times New Roman" w:cs="Times New Roman"/>
            <w:sz w:val="20"/>
            <w:szCs w:val="20"/>
            <w:lang w:val="en-US"/>
            <w:rPrChange w:id="17255" w:author="Airat Shigapov" w:date="2021-10-29T16:43:00Z">
              <w:rPr>
                <w:rFonts w:ascii="Consolas" w:hAnsi="Consolas" w:cs="Consolas"/>
                <w:color w:val="0000FF"/>
                <w:sz w:val="19"/>
                <w:szCs w:val="19"/>
              </w:rPr>
            </w:rPrChange>
          </w:rPr>
          <w:t>="1"</w:t>
        </w:r>
        <w:r w:rsidRPr="00CA1CA9">
          <w:rPr>
            <w:rFonts w:ascii="Times New Roman" w:hAnsi="Times New Roman" w:cs="Times New Roman"/>
            <w:sz w:val="20"/>
            <w:szCs w:val="20"/>
            <w:lang w:val="en-US"/>
            <w:rPrChange w:id="17256" w:author="Airat Shigapov" w:date="2021-10-29T16:43:00Z">
              <w:rPr>
                <w:rFonts w:ascii="Consolas" w:hAnsi="Consolas" w:cs="Consolas"/>
                <w:color w:val="000000"/>
                <w:sz w:val="19"/>
                <w:szCs w:val="19"/>
              </w:rPr>
            </w:rPrChange>
          </w:rPr>
          <w:t xml:space="preserve"> </w:t>
        </w:r>
      </w:ins>
    </w:p>
    <w:p w14:paraId="3ABB4656" w14:textId="77777777" w:rsidR="00CA1CA9" w:rsidRPr="00CA1CA9" w:rsidRDefault="00CA1CA9" w:rsidP="00CA1CA9">
      <w:pPr>
        <w:autoSpaceDE w:val="0"/>
        <w:autoSpaceDN w:val="0"/>
        <w:adjustRightInd w:val="0"/>
        <w:spacing w:after="0" w:line="240" w:lineRule="auto"/>
        <w:rPr>
          <w:ins w:id="17257" w:author="Airat Shigapov" w:date="2021-10-29T16:42:00Z"/>
          <w:rFonts w:ascii="Times New Roman" w:hAnsi="Times New Roman" w:cs="Times New Roman"/>
          <w:sz w:val="20"/>
          <w:szCs w:val="20"/>
          <w:lang w:val="en-US"/>
          <w:rPrChange w:id="17258" w:author="Airat Shigapov" w:date="2021-10-29T16:43:00Z">
            <w:rPr>
              <w:ins w:id="17259" w:author="Airat Shigapov" w:date="2021-10-29T16:42:00Z"/>
              <w:rFonts w:ascii="Consolas" w:hAnsi="Consolas" w:cs="Consolas"/>
              <w:color w:val="000000"/>
              <w:sz w:val="19"/>
              <w:szCs w:val="19"/>
            </w:rPr>
          </w:rPrChange>
        </w:rPr>
      </w:pPr>
      <w:ins w:id="17260" w:author="Airat Shigapov" w:date="2021-10-29T16:42:00Z">
        <w:r w:rsidRPr="00CA1CA9">
          <w:rPr>
            <w:rFonts w:ascii="Times New Roman" w:hAnsi="Times New Roman" w:cs="Times New Roman"/>
            <w:sz w:val="20"/>
            <w:szCs w:val="20"/>
            <w:lang w:val="en-US"/>
            <w:rPrChange w:id="17261" w:author="Airat Shigapov" w:date="2021-10-29T16:43:00Z">
              <w:rPr>
                <w:rFonts w:ascii="Consolas" w:hAnsi="Consolas" w:cs="Consolas"/>
                <w:color w:val="000000"/>
                <w:sz w:val="19"/>
                <w:szCs w:val="19"/>
              </w:rPr>
            </w:rPrChange>
          </w:rPr>
          <w:t xml:space="preserve">                   </w:t>
        </w:r>
        <w:r w:rsidRPr="00CA1CA9">
          <w:rPr>
            <w:rFonts w:ascii="Times New Roman" w:hAnsi="Times New Roman" w:cs="Times New Roman"/>
            <w:sz w:val="20"/>
            <w:szCs w:val="20"/>
            <w:lang w:val="en-US"/>
            <w:rPrChange w:id="17262" w:author="Airat Shigapov" w:date="2021-10-29T16:43:00Z">
              <w:rPr>
                <w:rFonts w:ascii="Consolas" w:hAnsi="Consolas" w:cs="Consolas"/>
                <w:color w:val="FF0000"/>
                <w:sz w:val="19"/>
                <w:szCs w:val="19"/>
              </w:rPr>
            </w:rPrChange>
          </w:rPr>
          <w:t xml:space="preserve"> Width</w:t>
        </w:r>
        <w:r w:rsidRPr="00CA1CA9">
          <w:rPr>
            <w:rFonts w:ascii="Times New Roman" w:hAnsi="Times New Roman" w:cs="Times New Roman"/>
            <w:sz w:val="20"/>
            <w:szCs w:val="20"/>
            <w:lang w:val="en-US"/>
            <w:rPrChange w:id="17263" w:author="Airat Shigapov" w:date="2021-10-29T16:43:00Z">
              <w:rPr>
                <w:rFonts w:ascii="Consolas" w:hAnsi="Consolas" w:cs="Consolas"/>
                <w:color w:val="0000FF"/>
                <w:sz w:val="19"/>
                <w:szCs w:val="19"/>
              </w:rPr>
            </w:rPrChange>
          </w:rPr>
          <w:t>="700"</w:t>
        </w:r>
      </w:ins>
    </w:p>
    <w:p w14:paraId="3D862D5D" w14:textId="77777777" w:rsidR="00CA1CA9" w:rsidRPr="00CA1CA9" w:rsidRDefault="00CA1CA9" w:rsidP="00CA1CA9">
      <w:pPr>
        <w:autoSpaceDE w:val="0"/>
        <w:autoSpaceDN w:val="0"/>
        <w:adjustRightInd w:val="0"/>
        <w:spacing w:after="0" w:line="240" w:lineRule="auto"/>
        <w:rPr>
          <w:ins w:id="17264" w:author="Airat Shigapov" w:date="2021-10-29T16:42:00Z"/>
          <w:rFonts w:ascii="Times New Roman" w:hAnsi="Times New Roman" w:cs="Times New Roman"/>
          <w:sz w:val="20"/>
          <w:szCs w:val="20"/>
          <w:lang w:val="en-US"/>
          <w:rPrChange w:id="17265" w:author="Airat Shigapov" w:date="2021-10-29T16:43:00Z">
            <w:rPr>
              <w:ins w:id="17266" w:author="Airat Shigapov" w:date="2021-10-29T16:42:00Z"/>
              <w:rFonts w:ascii="Consolas" w:hAnsi="Consolas" w:cs="Consolas"/>
              <w:color w:val="000000"/>
              <w:sz w:val="19"/>
              <w:szCs w:val="19"/>
            </w:rPr>
          </w:rPrChange>
        </w:rPr>
      </w:pPr>
      <w:ins w:id="17267" w:author="Airat Shigapov" w:date="2021-10-29T16:42:00Z">
        <w:r w:rsidRPr="00CA1CA9">
          <w:rPr>
            <w:rFonts w:ascii="Times New Roman" w:hAnsi="Times New Roman" w:cs="Times New Roman"/>
            <w:sz w:val="20"/>
            <w:szCs w:val="20"/>
            <w:lang w:val="en-US"/>
            <w:rPrChange w:id="17268" w:author="Airat Shigapov" w:date="2021-10-29T16:43:00Z">
              <w:rPr>
                <w:rFonts w:ascii="Consolas" w:hAnsi="Consolas" w:cs="Consolas"/>
                <w:color w:val="000000"/>
                <w:sz w:val="19"/>
                <w:szCs w:val="19"/>
              </w:rPr>
            </w:rPrChange>
          </w:rPr>
          <w:t xml:space="preserve">                   </w:t>
        </w:r>
        <w:r w:rsidRPr="00CA1CA9">
          <w:rPr>
            <w:rFonts w:ascii="Times New Roman" w:hAnsi="Times New Roman" w:cs="Times New Roman"/>
            <w:sz w:val="20"/>
            <w:szCs w:val="20"/>
            <w:lang w:val="en-US"/>
            <w:rPrChange w:id="17269" w:author="Airat Shigapov" w:date="2021-10-29T16:43:00Z">
              <w:rPr>
                <w:rFonts w:ascii="Consolas" w:hAnsi="Consolas" w:cs="Consolas"/>
                <w:color w:val="FF0000"/>
                <w:sz w:val="19"/>
                <w:szCs w:val="19"/>
              </w:rPr>
            </w:rPrChange>
          </w:rPr>
          <w:t xml:space="preserve"> Height</w:t>
        </w:r>
        <w:r w:rsidRPr="00CA1CA9">
          <w:rPr>
            <w:rFonts w:ascii="Times New Roman" w:hAnsi="Times New Roman" w:cs="Times New Roman"/>
            <w:sz w:val="20"/>
            <w:szCs w:val="20"/>
            <w:lang w:val="en-US"/>
            <w:rPrChange w:id="17270" w:author="Airat Shigapov" w:date="2021-10-29T16:43:00Z">
              <w:rPr>
                <w:rFonts w:ascii="Consolas" w:hAnsi="Consolas" w:cs="Consolas"/>
                <w:color w:val="0000FF"/>
                <w:sz w:val="19"/>
                <w:szCs w:val="19"/>
              </w:rPr>
            </w:rPrChange>
          </w:rPr>
          <w:t>="40"&gt;</w:t>
        </w:r>
      </w:ins>
    </w:p>
    <w:p w14:paraId="5F872B64" w14:textId="77777777" w:rsidR="00CA1CA9" w:rsidRPr="00CA1CA9" w:rsidRDefault="00CA1CA9" w:rsidP="00CA1CA9">
      <w:pPr>
        <w:autoSpaceDE w:val="0"/>
        <w:autoSpaceDN w:val="0"/>
        <w:adjustRightInd w:val="0"/>
        <w:spacing w:after="0" w:line="240" w:lineRule="auto"/>
        <w:rPr>
          <w:ins w:id="17271" w:author="Airat Shigapov" w:date="2021-10-29T16:42:00Z"/>
          <w:rFonts w:ascii="Times New Roman" w:hAnsi="Times New Roman" w:cs="Times New Roman"/>
          <w:sz w:val="20"/>
          <w:szCs w:val="20"/>
          <w:lang w:val="en-US"/>
          <w:rPrChange w:id="17272" w:author="Airat Shigapov" w:date="2021-10-29T16:43:00Z">
            <w:rPr>
              <w:ins w:id="17273" w:author="Airat Shigapov" w:date="2021-10-29T16:42:00Z"/>
              <w:rFonts w:ascii="Consolas" w:hAnsi="Consolas" w:cs="Consolas"/>
              <w:color w:val="000000"/>
              <w:sz w:val="19"/>
              <w:szCs w:val="19"/>
            </w:rPr>
          </w:rPrChange>
        </w:rPr>
      </w:pPr>
      <w:ins w:id="17274" w:author="Airat Shigapov" w:date="2021-10-29T16:42:00Z">
        <w:r w:rsidRPr="00CA1CA9">
          <w:rPr>
            <w:rFonts w:ascii="Times New Roman" w:hAnsi="Times New Roman" w:cs="Times New Roman"/>
            <w:sz w:val="20"/>
            <w:szCs w:val="20"/>
            <w:lang w:val="en-US"/>
            <w:rPrChange w:id="17275" w:author="Airat Shigapov" w:date="2021-10-29T16:43:00Z">
              <w:rPr>
                <w:rFonts w:ascii="Consolas" w:hAnsi="Consolas" w:cs="Consolas"/>
                <w:color w:val="000000"/>
                <w:sz w:val="19"/>
                <w:szCs w:val="19"/>
              </w:rPr>
            </w:rPrChange>
          </w:rPr>
          <w:t xml:space="preserve">                </w:t>
        </w:r>
        <w:r w:rsidRPr="00CA1CA9">
          <w:rPr>
            <w:rFonts w:ascii="Times New Roman" w:hAnsi="Times New Roman" w:cs="Times New Roman"/>
            <w:sz w:val="20"/>
            <w:szCs w:val="20"/>
            <w:lang w:val="en-US"/>
            <w:rPrChange w:id="17276" w:author="Airat Shigapov" w:date="2021-10-29T16:43:00Z">
              <w:rPr>
                <w:rFonts w:ascii="Consolas" w:hAnsi="Consolas" w:cs="Consolas"/>
                <w:color w:val="0000FF"/>
                <w:sz w:val="19"/>
                <w:szCs w:val="19"/>
              </w:rPr>
            </w:rPrChange>
          </w:rPr>
          <w:t>&lt;</w:t>
        </w:r>
        <w:proofErr w:type="spellStart"/>
        <w:r w:rsidRPr="00CA1CA9">
          <w:rPr>
            <w:rFonts w:ascii="Times New Roman" w:hAnsi="Times New Roman" w:cs="Times New Roman"/>
            <w:sz w:val="20"/>
            <w:szCs w:val="20"/>
            <w:lang w:val="en-US"/>
            <w:rPrChange w:id="17277" w:author="Airat Shigapov" w:date="2021-10-29T16:43:00Z">
              <w:rPr>
                <w:rFonts w:ascii="Consolas" w:hAnsi="Consolas" w:cs="Consolas"/>
                <w:color w:val="A31515"/>
                <w:sz w:val="19"/>
                <w:szCs w:val="19"/>
              </w:rPr>
            </w:rPrChange>
          </w:rPr>
          <w:t>Grid.ColumnDefinitions</w:t>
        </w:r>
        <w:proofErr w:type="spellEnd"/>
        <w:r w:rsidRPr="00CA1CA9">
          <w:rPr>
            <w:rFonts w:ascii="Times New Roman" w:hAnsi="Times New Roman" w:cs="Times New Roman"/>
            <w:sz w:val="20"/>
            <w:szCs w:val="20"/>
            <w:lang w:val="en-US"/>
            <w:rPrChange w:id="17278" w:author="Airat Shigapov" w:date="2021-10-29T16:43:00Z">
              <w:rPr>
                <w:rFonts w:ascii="Consolas" w:hAnsi="Consolas" w:cs="Consolas"/>
                <w:color w:val="0000FF"/>
                <w:sz w:val="19"/>
                <w:szCs w:val="19"/>
              </w:rPr>
            </w:rPrChange>
          </w:rPr>
          <w:t>&gt;</w:t>
        </w:r>
      </w:ins>
    </w:p>
    <w:p w14:paraId="5F9876AA" w14:textId="77777777" w:rsidR="00CA1CA9" w:rsidRPr="00CA1CA9" w:rsidRDefault="00CA1CA9" w:rsidP="00CA1CA9">
      <w:pPr>
        <w:autoSpaceDE w:val="0"/>
        <w:autoSpaceDN w:val="0"/>
        <w:adjustRightInd w:val="0"/>
        <w:spacing w:after="0" w:line="240" w:lineRule="auto"/>
        <w:rPr>
          <w:ins w:id="17279" w:author="Airat Shigapov" w:date="2021-10-29T16:42:00Z"/>
          <w:rFonts w:ascii="Times New Roman" w:hAnsi="Times New Roman" w:cs="Times New Roman"/>
          <w:sz w:val="20"/>
          <w:szCs w:val="20"/>
          <w:lang w:val="en-US"/>
          <w:rPrChange w:id="17280" w:author="Airat Shigapov" w:date="2021-10-29T16:43:00Z">
            <w:rPr>
              <w:ins w:id="17281" w:author="Airat Shigapov" w:date="2021-10-29T16:42:00Z"/>
              <w:rFonts w:ascii="Consolas" w:hAnsi="Consolas" w:cs="Consolas"/>
              <w:color w:val="000000"/>
              <w:sz w:val="19"/>
              <w:szCs w:val="19"/>
            </w:rPr>
          </w:rPrChange>
        </w:rPr>
      </w:pPr>
      <w:ins w:id="17282" w:author="Airat Shigapov" w:date="2021-10-29T16:42:00Z">
        <w:r w:rsidRPr="00CA1CA9">
          <w:rPr>
            <w:rFonts w:ascii="Times New Roman" w:hAnsi="Times New Roman" w:cs="Times New Roman"/>
            <w:sz w:val="20"/>
            <w:szCs w:val="20"/>
            <w:lang w:val="en-US"/>
            <w:rPrChange w:id="17283" w:author="Airat Shigapov" w:date="2021-10-29T16:43:00Z">
              <w:rPr>
                <w:rFonts w:ascii="Consolas" w:hAnsi="Consolas" w:cs="Consolas"/>
                <w:color w:val="000000"/>
                <w:sz w:val="19"/>
                <w:szCs w:val="19"/>
              </w:rPr>
            </w:rPrChange>
          </w:rPr>
          <w:t xml:space="preserve">                    </w:t>
        </w:r>
        <w:r w:rsidRPr="00CA1CA9">
          <w:rPr>
            <w:rFonts w:ascii="Times New Roman" w:hAnsi="Times New Roman" w:cs="Times New Roman"/>
            <w:sz w:val="20"/>
            <w:szCs w:val="20"/>
            <w:lang w:val="en-US"/>
            <w:rPrChange w:id="17284" w:author="Airat Shigapov" w:date="2021-10-29T16:43:00Z">
              <w:rPr>
                <w:rFonts w:ascii="Consolas" w:hAnsi="Consolas" w:cs="Consolas"/>
                <w:color w:val="0000FF"/>
                <w:sz w:val="19"/>
                <w:szCs w:val="19"/>
              </w:rPr>
            </w:rPrChange>
          </w:rPr>
          <w:t>&lt;</w:t>
        </w:r>
        <w:proofErr w:type="spellStart"/>
        <w:r w:rsidRPr="00CA1CA9">
          <w:rPr>
            <w:rFonts w:ascii="Times New Roman" w:hAnsi="Times New Roman" w:cs="Times New Roman"/>
            <w:sz w:val="20"/>
            <w:szCs w:val="20"/>
            <w:lang w:val="en-US"/>
            <w:rPrChange w:id="17285" w:author="Airat Shigapov" w:date="2021-10-29T16:43:00Z">
              <w:rPr>
                <w:rFonts w:ascii="Consolas" w:hAnsi="Consolas" w:cs="Consolas"/>
                <w:color w:val="A31515"/>
                <w:sz w:val="19"/>
                <w:szCs w:val="19"/>
              </w:rPr>
            </w:rPrChange>
          </w:rPr>
          <w:t>ColumnDefinition</w:t>
        </w:r>
        <w:proofErr w:type="spellEnd"/>
        <w:r w:rsidRPr="00CA1CA9">
          <w:rPr>
            <w:rFonts w:ascii="Times New Roman" w:hAnsi="Times New Roman" w:cs="Times New Roman"/>
            <w:sz w:val="20"/>
            <w:szCs w:val="20"/>
            <w:lang w:val="en-US"/>
            <w:rPrChange w:id="17286" w:author="Airat Shigapov" w:date="2021-10-29T16:43:00Z">
              <w:rPr>
                <w:rFonts w:ascii="Consolas" w:hAnsi="Consolas" w:cs="Consolas"/>
                <w:color w:val="FF0000"/>
                <w:sz w:val="19"/>
                <w:szCs w:val="19"/>
              </w:rPr>
            </w:rPrChange>
          </w:rPr>
          <w:t xml:space="preserve"> Width</w:t>
        </w:r>
        <w:r w:rsidRPr="00CA1CA9">
          <w:rPr>
            <w:rFonts w:ascii="Times New Roman" w:hAnsi="Times New Roman" w:cs="Times New Roman"/>
            <w:sz w:val="20"/>
            <w:szCs w:val="20"/>
            <w:lang w:val="en-US"/>
            <w:rPrChange w:id="17287" w:author="Airat Shigapov" w:date="2021-10-29T16:43:00Z">
              <w:rPr>
                <w:rFonts w:ascii="Consolas" w:hAnsi="Consolas" w:cs="Consolas"/>
                <w:color w:val="0000FF"/>
                <w:sz w:val="19"/>
                <w:szCs w:val="19"/>
              </w:rPr>
            </w:rPrChange>
          </w:rPr>
          <w:t>="40"/&gt;</w:t>
        </w:r>
      </w:ins>
    </w:p>
    <w:p w14:paraId="770D41B4" w14:textId="77777777" w:rsidR="00CA1CA9" w:rsidRPr="00CA1CA9" w:rsidRDefault="00CA1CA9" w:rsidP="00CA1CA9">
      <w:pPr>
        <w:autoSpaceDE w:val="0"/>
        <w:autoSpaceDN w:val="0"/>
        <w:adjustRightInd w:val="0"/>
        <w:spacing w:after="0" w:line="240" w:lineRule="auto"/>
        <w:rPr>
          <w:ins w:id="17288" w:author="Airat Shigapov" w:date="2021-10-29T16:42:00Z"/>
          <w:rFonts w:ascii="Times New Roman" w:hAnsi="Times New Roman" w:cs="Times New Roman"/>
          <w:sz w:val="20"/>
          <w:szCs w:val="20"/>
          <w:lang w:val="en-US"/>
          <w:rPrChange w:id="17289" w:author="Airat Shigapov" w:date="2021-10-29T16:43:00Z">
            <w:rPr>
              <w:ins w:id="17290" w:author="Airat Shigapov" w:date="2021-10-29T16:42:00Z"/>
              <w:rFonts w:ascii="Consolas" w:hAnsi="Consolas" w:cs="Consolas"/>
              <w:color w:val="000000"/>
              <w:sz w:val="19"/>
              <w:szCs w:val="19"/>
            </w:rPr>
          </w:rPrChange>
        </w:rPr>
      </w:pPr>
      <w:ins w:id="17291" w:author="Airat Shigapov" w:date="2021-10-29T16:42:00Z">
        <w:r w:rsidRPr="00CA1CA9">
          <w:rPr>
            <w:rFonts w:ascii="Times New Roman" w:hAnsi="Times New Roman" w:cs="Times New Roman"/>
            <w:sz w:val="20"/>
            <w:szCs w:val="20"/>
            <w:lang w:val="en-US"/>
            <w:rPrChange w:id="17292" w:author="Airat Shigapov" w:date="2021-10-29T16:43:00Z">
              <w:rPr>
                <w:rFonts w:ascii="Consolas" w:hAnsi="Consolas" w:cs="Consolas"/>
                <w:color w:val="000000"/>
                <w:sz w:val="19"/>
                <w:szCs w:val="19"/>
              </w:rPr>
            </w:rPrChange>
          </w:rPr>
          <w:t xml:space="preserve">                    </w:t>
        </w:r>
        <w:r w:rsidRPr="00CA1CA9">
          <w:rPr>
            <w:rFonts w:ascii="Times New Roman" w:hAnsi="Times New Roman" w:cs="Times New Roman"/>
            <w:sz w:val="20"/>
            <w:szCs w:val="20"/>
            <w:lang w:val="en-US"/>
            <w:rPrChange w:id="17293" w:author="Airat Shigapov" w:date="2021-10-29T16:43:00Z">
              <w:rPr>
                <w:rFonts w:ascii="Consolas" w:hAnsi="Consolas" w:cs="Consolas"/>
                <w:color w:val="0000FF"/>
                <w:sz w:val="19"/>
                <w:szCs w:val="19"/>
              </w:rPr>
            </w:rPrChange>
          </w:rPr>
          <w:t>&lt;</w:t>
        </w:r>
        <w:proofErr w:type="spellStart"/>
        <w:r w:rsidRPr="00CA1CA9">
          <w:rPr>
            <w:rFonts w:ascii="Times New Roman" w:hAnsi="Times New Roman" w:cs="Times New Roman"/>
            <w:sz w:val="20"/>
            <w:szCs w:val="20"/>
            <w:lang w:val="en-US"/>
            <w:rPrChange w:id="17294" w:author="Airat Shigapov" w:date="2021-10-29T16:43:00Z">
              <w:rPr>
                <w:rFonts w:ascii="Consolas" w:hAnsi="Consolas" w:cs="Consolas"/>
                <w:color w:val="A31515"/>
                <w:sz w:val="19"/>
                <w:szCs w:val="19"/>
              </w:rPr>
            </w:rPrChange>
          </w:rPr>
          <w:t>ColumnDefinition</w:t>
        </w:r>
        <w:proofErr w:type="spellEnd"/>
        <w:r w:rsidRPr="00CA1CA9">
          <w:rPr>
            <w:rFonts w:ascii="Times New Roman" w:hAnsi="Times New Roman" w:cs="Times New Roman"/>
            <w:sz w:val="20"/>
            <w:szCs w:val="20"/>
            <w:lang w:val="en-US"/>
            <w:rPrChange w:id="17295" w:author="Airat Shigapov" w:date="2021-10-29T16:43:00Z">
              <w:rPr>
                <w:rFonts w:ascii="Consolas" w:hAnsi="Consolas" w:cs="Consolas"/>
                <w:color w:val="0000FF"/>
                <w:sz w:val="19"/>
                <w:szCs w:val="19"/>
              </w:rPr>
            </w:rPrChange>
          </w:rPr>
          <w:t>/&gt;</w:t>
        </w:r>
      </w:ins>
    </w:p>
    <w:p w14:paraId="529E9073" w14:textId="77777777" w:rsidR="00CA1CA9" w:rsidRPr="00CA1CA9" w:rsidRDefault="00CA1CA9" w:rsidP="00CA1CA9">
      <w:pPr>
        <w:autoSpaceDE w:val="0"/>
        <w:autoSpaceDN w:val="0"/>
        <w:adjustRightInd w:val="0"/>
        <w:spacing w:after="0" w:line="240" w:lineRule="auto"/>
        <w:rPr>
          <w:ins w:id="17296" w:author="Airat Shigapov" w:date="2021-10-29T16:42:00Z"/>
          <w:rFonts w:ascii="Times New Roman" w:hAnsi="Times New Roman" w:cs="Times New Roman"/>
          <w:sz w:val="20"/>
          <w:szCs w:val="20"/>
          <w:lang w:val="en-US"/>
          <w:rPrChange w:id="17297" w:author="Airat Shigapov" w:date="2021-10-29T16:43:00Z">
            <w:rPr>
              <w:ins w:id="17298" w:author="Airat Shigapov" w:date="2021-10-29T16:42:00Z"/>
              <w:rFonts w:ascii="Consolas" w:hAnsi="Consolas" w:cs="Consolas"/>
              <w:color w:val="000000"/>
              <w:sz w:val="19"/>
              <w:szCs w:val="19"/>
            </w:rPr>
          </w:rPrChange>
        </w:rPr>
      </w:pPr>
      <w:ins w:id="17299" w:author="Airat Shigapov" w:date="2021-10-29T16:42:00Z">
        <w:r w:rsidRPr="00CA1CA9">
          <w:rPr>
            <w:rFonts w:ascii="Times New Roman" w:hAnsi="Times New Roman" w:cs="Times New Roman"/>
            <w:sz w:val="20"/>
            <w:szCs w:val="20"/>
            <w:lang w:val="en-US"/>
            <w:rPrChange w:id="17300" w:author="Airat Shigapov" w:date="2021-10-29T16:43:00Z">
              <w:rPr>
                <w:rFonts w:ascii="Consolas" w:hAnsi="Consolas" w:cs="Consolas"/>
                <w:color w:val="000000"/>
                <w:sz w:val="19"/>
                <w:szCs w:val="19"/>
              </w:rPr>
            </w:rPrChange>
          </w:rPr>
          <w:t xml:space="preserve">                </w:t>
        </w:r>
        <w:r w:rsidRPr="00CA1CA9">
          <w:rPr>
            <w:rFonts w:ascii="Times New Roman" w:hAnsi="Times New Roman" w:cs="Times New Roman"/>
            <w:sz w:val="20"/>
            <w:szCs w:val="20"/>
            <w:lang w:val="en-US"/>
            <w:rPrChange w:id="17301" w:author="Airat Shigapov" w:date="2021-10-29T16:43:00Z">
              <w:rPr>
                <w:rFonts w:ascii="Consolas" w:hAnsi="Consolas" w:cs="Consolas"/>
                <w:color w:val="0000FF"/>
                <w:sz w:val="19"/>
                <w:szCs w:val="19"/>
              </w:rPr>
            </w:rPrChange>
          </w:rPr>
          <w:t>&lt;/</w:t>
        </w:r>
        <w:proofErr w:type="spellStart"/>
        <w:r w:rsidRPr="00CA1CA9">
          <w:rPr>
            <w:rFonts w:ascii="Times New Roman" w:hAnsi="Times New Roman" w:cs="Times New Roman"/>
            <w:sz w:val="20"/>
            <w:szCs w:val="20"/>
            <w:lang w:val="en-US"/>
            <w:rPrChange w:id="17302" w:author="Airat Shigapov" w:date="2021-10-29T16:43:00Z">
              <w:rPr>
                <w:rFonts w:ascii="Consolas" w:hAnsi="Consolas" w:cs="Consolas"/>
                <w:color w:val="A31515"/>
                <w:sz w:val="19"/>
                <w:szCs w:val="19"/>
              </w:rPr>
            </w:rPrChange>
          </w:rPr>
          <w:t>Grid.ColumnDefinitions</w:t>
        </w:r>
        <w:proofErr w:type="spellEnd"/>
        <w:r w:rsidRPr="00CA1CA9">
          <w:rPr>
            <w:rFonts w:ascii="Times New Roman" w:hAnsi="Times New Roman" w:cs="Times New Roman"/>
            <w:sz w:val="20"/>
            <w:szCs w:val="20"/>
            <w:lang w:val="en-US"/>
            <w:rPrChange w:id="17303" w:author="Airat Shigapov" w:date="2021-10-29T16:43:00Z">
              <w:rPr>
                <w:rFonts w:ascii="Consolas" w:hAnsi="Consolas" w:cs="Consolas"/>
                <w:color w:val="0000FF"/>
                <w:sz w:val="19"/>
                <w:szCs w:val="19"/>
              </w:rPr>
            </w:rPrChange>
          </w:rPr>
          <w:t>&gt;</w:t>
        </w:r>
      </w:ins>
    </w:p>
    <w:p w14:paraId="28186192" w14:textId="77777777" w:rsidR="00CA1CA9" w:rsidRPr="00CA1CA9" w:rsidRDefault="00CA1CA9" w:rsidP="00CA1CA9">
      <w:pPr>
        <w:autoSpaceDE w:val="0"/>
        <w:autoSpaceDN w:val="0"/>
        <w:adjustRightInd w:val="0"/>
        <w:spacing w:after="0" w:line="240" w:lineRule="auto"/>
        <w:rPr>
          <w:ins w:id="17304" w:author="Airat Shigapov" w:date="2021-10-29T16:42:00Z"/>
          <w:rFonts w:ascii="Times New Roman" w:hAnsi="Times New Roman" w:cs="Times New Roman"/>
          <w:sz w:val="20"/>
          <w:szCs w:val="20"/>
          <w:lang w:val="en-US"/>
          <w:rPrChange w:id="17305" w:author="Airat Shigapov" w:date="2021-10-29T16:43:00Z">
            <w:rPr>
              <w:ins w:id="17306" w:author="Airat Shigapov" w:date="2021-10-29T16:42:00Z"/>
              <w:rFonts w:ascii="Consolas" w:hAnsi="Consolas" w:cs="Consolas"/>
              <w:color w:val="000000"/>
              <w:sz w:val="19"/>
              <w:szCs w:val="19"/>
            </w:rPr>
          </w:rPrChange>
        </w:rPr>
      </w:pPr>
      <w:ins w:id="17307" w:author="Airat Shigapov" w:date="2021-10-29T16:42:00Z">
        <w:r w:rsidRPr="00CA1CA9">
          <w:rPr>
            <w:rFonts w:ascii="Times New Roman" w:hAnsi="Times New Roman" w:cs="Times New Roman"/>
            <w:sz w:val="20"/>
            <w:szCs w:val="20"/>
            <w:lang w:val="en-US"/>
            <w:rPrChange w:id="17308" w:author="Airat Shigapov" w:date="2021-10-29T16:43:00Z">
              <w:rPr>
                <w:rFonts w:ascii="Consolas" w:hAnsi="Consolas" w:cs="Consolas"/>
                <w:color w:val="000000"/>
                <w:sz w:val="19"/>
                <w:szCs w:val="19"/>
              </w:rPr>
            </w:rPrChange>
          </w:rPr>
          <w:t xml:space="preserve">                </w:t>
        </w:r>
        <w:r w:rsidRPr="00CA1CA9">
          <w:rPr>
            <w:rFonts w:ascii="Times New Roman" w:hAnsi="Times New Roman" w:cs="Times New Roman"/>
            <w:sz w:val="20"/>
            <w:szCs w:val="20"/>
            <w:lang w:val="en-US"/>
            <w:rPrChange w:id="17309" w:author="Airat Shigapov" w:date="2021-10-29T16:43:00Z">
              <w:rPr>
                <w:rFonts w:ascii="Consolas" w:hAnsi="Consolas" w:cs="Consolas"/>
                <w:color w:val="0000FF"/>
                <w:sz w:val="19"/>
                <w:szCs w:val="19"/>
              </w:rPr>
            </w:rPrChange>
          </w:rPr>
          <w:t>&lt;</w:t>
        </w:r>
        <w:r w:rsidRPr="00CA1CA9">
          <w:rPr>
            <w:rFonts w:ascii="Times New Roman" w:hAnsi="Times New Roman" w:cs="Times New Roman"/>
            <w:sz w:val="20"/>
            <w:szCs w:val="20"/>
            <w:lang w:val="en-US"/>
            <w:rPrChange w:id="17310" w:author="Airat Shigapov" w:date="2021-10-29T16:43:00Z">
              <w:rPr>
                <w:rFonts w:ascii="Consolas" w:hAnsi="Consolas" w:cs="Consolas"/>
                <w:color w:val="A31515"/>
                <w:sz w:val="19"/>
                <w:szCs w:val="19"/>
              </w:rPr>
            </w:rPrChange>
          </w:rPr>
          <w:t>Image</w:t>
        </w:r>
        <w:r w:rsidRPr="00CA1CA9">
          <w:rPr>
            <w:rFonts w:ascii="Times New Roman" w:hAnsi="Times New Roman" w:cs="Times New Roman"/>
            <w:sz w:val="20"/>
            <w:szCs w:val="20"/>
            <w:lang w:val="en-US"/>
            <w:rPrChange w:id="17311" w:author="Airat Shigapov" w:date="2021-10-29T16:43:00Z">
              <w:rPr>
                <w:rFonts w:ascii="Consolas" w:hAnsi="Consolas" w:cs="Consolas"/>
                <w:color w:val="FF0000"/>
                <w:sz w:val="19"/>
                <w:szCs w:val="19"/>
              </w:rPr>
            </w:rPrChange>
          </w:rPr>
          <w:t xml:space="preserve"> Source</w:t>
        </w:r>
        <w:r w:rsidRPr="00CA1CA9">
          <w:rPr>
            <w:rFonts w:ascii="Times New Roman" w:hAnsi="Times New Roman" w:cs="Times New Roman"/>
            <w:sz w:val="20"/>
            <w:szCs w:val="20"/>
            <w:lang w:val="en-US"/>
            <w:rPrChange w:id="17312" w:author="Airat Shigapov" w:date="2021-10-29T16:43:00Z">
              <w:rPr>
                <w:rFonts w:ascii="Consolas" w:hAnsi="Consolas" w:cs="Consolas"/>
                <w:color w:val="0000FF"/>
                <w:sz w:val="19"/>
                <w:szCs w:val="19"/>
              </w:rPr>
            </w:rPrChange>
          </w:rPr>
          <w:t>="/Images/Search-ico.png"</w:t>
        </w:r>
      </w:ins>
    </w:p>
    <w:p w14:paraId="4A63F70E" w14:textId="77777777" w:rsidR="00CA1CA9" w:rsidRPr="00CA1CA9" w:rsidRDefault="00CA1CA9" w:rsidP="00CA1CA9">
      <w:pPr>
        <w:autoSpaceDE w:val="0"/>
        <w:autoSpaceDN w:val="0"/>
        <w:adjustRightInd w:val="0"/>
        <w:spacing w:after="0" w:line="240" w:lineRule="auto"/>
        <w:rPr>
          <w:ins w:id="17313" w:author="Airat Shigapov" w:date="2021-10-29T16:42:00Z"/>
          <w:rFonts w:ascii="Times New Roman" w:hAnsi="Times New Roman" w:cs="Times New Roman"/>
          <w:sz w:val="20"/>
          <w:szCs w:val="20"/>
          <w:lang w:val="en-US"/>
          <w:rPrChange w:id="17314" w:author="Airat Shigapov" w:date="2021-10-29T16:43:00Z">
            <w:rPr>
              <w:ins w:id="17315" w:author="Airat Shigapov" w:date="2021-10-29T16:42:00Z"/>
              <w:rFonts w:ascii="Consolas" w:hAnsi="Consolas" w:cs="Consolas"/>
              <w:color w:val="000000"/>
              <w:sz w:val="19"/>
              <w:szCs w:val="19"/>
            </w:rPr>
          </w:rPrChange>
        </w:rPr>
      </w:pPr>
      <w:ins w:id="17316" w:author="Airat Shigapov" w:date="2021-10-29T16:42:00Z">
        <w:r w:rsidRPr="00CA1CA9">
          <w:rPr>
            <w:rFonts w:ascii="Times New Roman" w:hAnsi="Times New Roman" w:cs="Times New Roman"/>
            <w:sz w:val="20"/>
            <w:szCs w:val="20"/>
            <w:lang w:val="en-US"/>
            <w:rPrChange w:id="17317" w:author="Airat Shigapov" w:date="2021-10-29T16:43:00Z">
              <w:rPr>
                <w:rFonts w:ascii="Consolas" w:hAnsi="Consolas" w:cs="Consolas"/>
                <w:color w:val="000000"/>
                <w:sz w:val="19"/>
                <w:szCs w:val="19"/>
              </w:rPr>
            </w:rPrChange>
          </w:rPr>
          <w:t xml:space="preserve">                      </w:t>
        </w:r>
        <w:r w:rsidRPr="00CA1CA9">
          <w:rPr>
            <w:rFonts w:ascii="Times New Roman" w:hAnsi="Times New Roman" w:cs="Times New Roman"/>
            <w:sz w:val="20"/>
            <w:szCs w:val="20"/>
            <w:lang w:val="en-US"/>
            <w:rPrChange w:id="17318" w:author="Airat Shigapov" w:date="2021-10-29T16:43:00Z">
              <w:rPr>
                <w:rFonts w:ascii="Consolas" w:hAnsi="Consolas" w:cs="Consolas"/>
                <w:color w:val="FF0000"/>
                <w:sz w:val="19"/>
                <w:szCs w:val="19"/>
              </w:rPr>
            </w:rPrChange>
          </w:rPr>
          <w:t xml:space="preserve"> Margin</w:t>
        </w:r>
        <w:r w:rsidRPr="00CA1CA9">
          <w:rPr>
            <w:rFonts w:ascii="Times New Roman" w:hAnsi="Times New Roman" w:cs="Times New Roman"/>
            <w:sz w:val="20"/>
            <w:szCs w:val="20"/>
            <w:lang w:val="en-US"/>
            <w:rPrChange w:id="17319" w:author="Airat Shigapov" w:date="2021-10-29T16:43:00Z">
              <w:rPr>
                <w:rFonts w:ascii="Consolas" w:hAnsi="Consolas" w:cs="Consolas"/>
                <w:color w:val="0000FF"/>
                <w:sz w:val="19"/>
                <w:szCs w:val="19"/>
              </w:rPr>
            </w:rPrChange>
          </w:rPr>
          <w:t>="4,0,0,0"</w:t>
        </w:r>
      </w:ins>
    </w:p>
    <w:p w14:paraId="7809A5D4" w14:textId="77777777" w:rsidR="00CA1CA9" w:rsidRPr="00CA1CA9" w:rsidRDefault="00CA1CA9" w:rsidP="00CA1CA9">
      <w:pPr>
        <w:autoSpaceDE w:val="0"/>
        <w:autoSpaceDN w:val="0"/>
        <w:adjustRightInd w:val="0"/>
        <w:spacing w:after="0" w:line="240" w:lineRule="auto"/>
        <w:rPr>
          <w:ins w:id="17320" w:author="Airat Shigapov" w:date="2021-10-29T16:42:00Z"/>
          <w:rFonts w:ascii="Times New Roman" w:hAnsi="Times New Roman" w:cs="Times New Roman"/>
          <w:sz w:val="20"/>
          <w:szCs w:val="20"/>
          <w:lang w:val="en-US"/>
          <w:rPrChange w:id="17321" w:author="Airat Shigapov" w:date="2021-10-29T16:43:00Z">
            <w:rPr>
              <w:ins w:id="17322" w:author="Airat Shigapov" w:date="2021-10-29T16:42:00Z"/>
              <w:rFonts w:ascii="Consolas" w:hAnsi="Consolas" w:cs="Consolas"/>
              <w:color w:val="000000"/>
              <w:sz w:val="19"/>
              <w:szCs w:val="19"/>
            </w:rPr>
          </w:rPrChange>
        </w:rPr>
      </w:pPr>
      <w:ins w:id="17323" w:author="Airat Shigapov" w:date="2021-10-29T16:42:00Z">
        <w:r w:rsidRPr="00CA1CA9">
          <w:rPr>
            <w:rFonts w:ascii="Times New Roman" w:hAnsi="Times New Roman" w:cs="Times New Roman"/>
            <w:sz w:val="20"/>
            <w:szCs w:val="20"/>
            <w:lang w:val="en-US"/>
            <w:rPrChange w:id="17324" w:author="Airat Shigapov" w:date="2021-10-29T16:43:00Z">
              <w:rPr>
                <w:rFonts w:ascii="Consolas" w:hAnsi="Consolas" w:cs="Consolas"/>
                <w:color w:val="000000"/>
                <w:sz w:val="19"/>
                <w:szCs w:val="19"/>
              </w:rPr>
            </w:rPrChange>
          </w:rPr>
          <w:t xml:space="preserve">                      </w:t>
        </w:r>
        <w:r w:rsidRPr="00CA1CA9">
          <w:rPr>
            <w:rFonts w:ascii="Times New Roman" w:hAnsi="Times New Roman" w:cs="Times New Roman"/>
            <w:sz w:val="20"/>
            <w:szCs w:val="20"/>
            <w:lang w:val="en-US"/>
            <w:rPrChange w:id="17325" w:author="Airat Shigapov" w:date="2021-10-29T16:43:00Z">
              <w:rPr>
                <w:rFonts w:ascii="Consolas" w:hAnsi="Consolas" w:cs="Consolas"/>
                <w:color w:val="FF0000"/>
                <w:sz w:val="19"/>
                <w:szCs w:val="19"/>
              </w:rPr>
            </w:rPrChange>
          </w:rPr>
          <w:t xml:space="preserve"> Height</w:t>
        </w:r>
        <w:r w:rsidRPr="00CA1CA9">
          <w:rPr>
            <w:rFonts w:ascii="Times New Roman" w:hAnsi="Times New Roman" w:cs="Times New Roman"/>
            <w:sz w:val="20"/>
            <w:szCs w:val="20"/>
            <w:lang w:val="en-US"/>
            <w:rPrChange w:id="17326" w:author="Airat Shigapov" w:date="2021-10-29T16:43:00Z">
              <w:rPr>
                <w:rFonts w:ascii="Consolas" w:hAnsi="Consolas" w:cs="Consolas"/>
                <w:color w:val="0000FF"/>
                <w:sz w:val="19"/>
                <w:szCs w:val="19"/>
              </w:rPr>
            </w:rPrChange>
          </w:rPr>
          <w:t>="13"</w:t>
        </w:r>
        <w:r w:rsidRPr="00CA1CA9">
          <w:rPr>
            <w:rFonts w:ascii="Times New Roman" w:hAnsi="Times New Roman" w:cs="Times New Roman"/>
            <w:sz w:val="20"/>
            <w:szCs w:val="20"/>
            <w:lang w:val="en-US"/>
            <w:rPrChange w:id="17327" w:author="Airat Shigapov" w:date="2021-10-29T16:43:00Z">
              <w:rPr>
                <w:rFonts w:ascii="Consolas" w:hAnsi="Consolas" w:cs="Consolas"/>
                <w:color w:val="000000"/>
                <w:sz w:val="19"/>
                <w:szCs w:val="19"/>
              </w:rPr>
            </w:rPrChange>
          </w:rPr>
          <w:t xml:space="preserve"> </w:t>
        </w:r>
      </w:ins>
    </w:p>
    <w:p w14:paraId="252BBCBD" w14:textId="77777777" w:rsidR="00CA1CA9" w:rsidRPr="00CA1CA9" w:rsidRDefault="00CA1CA9" w:rsidP="00CA1CA9">
      <w:pPr>
        <w:autoSpaceDE w:val="0"/>
        <w:autoSpaceDN w:val="0"/>
        <w:adjustRightInd w:val="0"/>
        <w:spacing w:after="0" w:line="240" w:lineRule="auto"/>
        <w:rPr>
          <w:ins w:id="17328" w:author="Airat Shigapov" w:date="2021-10-29T16:42:00Z"/>
          <w:rFonts w:ascii="Times New Roman" w:hAnsi="Times New Roman" w:cs="Times New Roman"/>
          <w:sz w:val="20"/>
          <w:szCs w:val="20"/>
          <w:lang w:val="en-US"/>
          <w:rPrChange w:id="17329" w:author="Airat Shigapov" w:date="2021-10-29T16:43:00Z">
            <w:rPr>
              <w:ins w:id="17330" w:author="Airat Shigapov" w:date="2021-10-29T16:42:00Z"/>
              <w:rFonts w:ascii="Consolas" w:hAnsi="Consolas" w:cs="Consolas"/>
              <w:color w:val="000000"/>
              <w:sz w:val="19"/>
              <w:szCs w:val="19"/>
            </w:rPr>
          </w:rPrChange>
        </w:rPr>
      </w:pPr>
      <w:ins w:id="17331" w:author="Airat Shigapov" w:date="2021-10-29T16:42:00Z">
        <w:r w:rsidRPr="00CA1CA9">
          <w:rPr>
            <w:rFonts w:ascii="Times New Roman" w:hAnsi="Times New Roman" w:cs="Times New Roman"/>
            <w:sz w:val="20"/>
            <w:szCs w:val="20"/>
            <w:lang w:val="en-US"/>
            <w:rPrChange w:id="17332" w:author="Airat Shigapov" w:date="2021-10-29T16:43:00Z">
              <w:rPr>
                <w:rFonts w:ascii="Consolas" w:hAnsi="Consolas" w:cs="Consolas"/>
                <w:color w:val="000000"/>
                <w:sz w:val="19"/>
                <w:szCs w:val="19"/>
              </w:rPr>
            </w:rPrChange>
          </w:rPr>
          <w:t xml:space="preserve">                      </w:t>
        </w:r>
        <w:r w:rsidRPr="00CA1CA9">
          <w:rPr>
            <w:rFonts w:ascii="Times New Roman" w:hAnsi="Times New Roman" w:cs="Times New Roman"/>
            <w:sz w:val="20"/>
            <w:szCs w:val="20"/>
            <w:lang w:val="en-US"/>
            <w:rPrChange w:id="17333" w:author="Airat Shigapov" w:date="2021-10-29T16:43:00Z">
              <w:rPr>
                <w:rFonts w:ascii="Consolas" w:hAnsi="Consolas" w:cs="Consolas"/>
                <w:color w:val="FF0000"/>
                <w:sz w:val="19"/>
                <w:szCs w:val="19"/>
              </w:rPr>
            </w:rPrChange>
          </w:rPr>
          <w:t xml:space="preserve"> </w:t>
        </w:r>
        <w:proofErr w:type="spellStart"/>
        <w:r w:rsidRPr="00CA1CA9">
          <w:rPr>
            <w:rFonts w:ascii="Times New Roman" w:hAnsi="Times New Roman" w:cs="Times New Roman"/>
            <w:sz w:val="20"/>
            <w:szCs w:val="20"/>
            <w:lang w:val="en-US"/>
            <w:rPrChange w:id="17334" w:author="Airat Shigapov" w:date="2021-10-29T16:43:00Z">
              <w:rPr>
                <w:rFonts w:ascii="Consolas" w:hAnsi="Consolas" w:cs="Consolas"/>
                <w:color w:val="FF0000"/>
                <w:sz w:val="19"/>
                <w:szCs w:val="19"/>
              </w:rPr>
            </w:rPrChange>
          </w:rPr>
          <w:t>Grid.Column</w:t>
        </w:r>
        <w:proofErr w:type="spellEnd"/>
        <w:r w:rsidRPr="00CA1CA9">
          <w:rPr>
            <w:rFonts w:ascii="Times New Roman" w:hAnsi="Times New Roman" w:cs="Times New Roman"/>
            <w:sz w:val="20"/>
            <w:szCs w:val="20"/>
            <w:lang w:val="en-US"/>
            <w:rPrChange w:id="17335" w:author="Airat Shigapov" w:date="2021-10-29T16:43:00Z">
              <w:rPr>
                <w:rFonts w:ascii="Consolas" w:hAnsi="Consolas" w:cs="Consolas"/>
                <w:color w:val="0000FF"/>
                <w:sz w:val="19"/>
                <w:szCs w:val="19"/>
              </w:rPr>
            </w:rPrChange>
          </w:rPr>
          <w:t>="0"</w:t>
        </w:r>
      </w:ins>
    </w:p>
    <w:p w14:paraId="19F468EB" w14:textId="77777777" w:rsidR="00CA1CA9" w:rsidRPr="00CA1CA9" w:rsidRDefault="00CA1CA9" w:rsidP="00CA1CA9">
      <w:pPr>
        <w:autoSpaceDE w:val="0"/>
        <w:autoSpaceDN w:val="0"/>
        <w:adjustRightInd w:val="0"/>
        <w:spacing w:after="0" w:line="240" w:lineRule="auto"/>
        <w:rPr>
          <w:ins w:id="17336" w:author="Airat Shigapov" w:date="2021-10-29T16:42:00Z"/>
          <w:rFonts w:ascii="Times New Roman" w:hAnsi="Times New Roman" w:cs="Times New Roman"/>
          <w:sz w:val="20"/>
          <w:szCs w:val="20"/>
          <w:lang w:val="en-US"/>
          <w:rPrChange w:id="17337" w:author="Airat Shigapov" w:date="2021-10-29T16:43:00Z">
            <w:rPr>
              <w:ins w:id="17338" w:author="Airat Shigapov" w:date="2021-10-29T16:42:00Z"/>
              <w:rFonts w:ascii="Consolas" w:hAnsi="Consolas" w:cs="Consolas"/>
              <w:color w:val="000000"/>
              <w:sz w:val="19"/>
              <w:szCs w:val="19"/>
            </w:rPr>
          </w:rPrChange>
        </w:rPr>
      </w:pPr>
      <w:ins w:id="17339" w:author="Airat Shigapov" w:date="2021-10-29T16:42:00Z">
        <w:r w:rsidRPr="00CA1CA9">
          <w:rPr>
            <w:rFonts w:ascii="Times New Roman" w:hAnsi="Times New Roman" w:cs="Times New Roman"/>
            <w:sz w:val="20"/>
            <w:szCs w:val="20"/>
            <w:lang w:val="en-US"/>
            <w:rPrChange w:id="17340" w:author="Airat Shigapov" w:date="2021-10-29T16:43:00Z">
              <w:rPr>
                <w:rFonts w:ascii="Consolas" w:hAnsi="Consolas" w:cs="Consolas"/>
                <w:color w:val="000000"/>
                <w:sz w:val="19"/>
                <w:szCs w:val="19"/>
              </w:rPr>
            </w:rPrChange>
          </w:rPr>
          <w:t xml:space="preserve">                      </w:t>
        </w:r>
        <w:r w:rsidRPr="00CA1CA9">
          <w:rPr>
            <w:rFonts w:ascii="Times New Roman" w:hAnsi="Times New Roman" w:cs="Times New Roman"/>
            <w:sz w:val="20"/>
            <w:szCs w:val="20"/>
            <w:lang w:val="en-US"/>
            <w:rPrChange w:id="17341" w:author="Airat Shigapov" w:date="2021-10-29T16:43:00Z">
              <w:rPr>
                <w:rFonts w:ascii="Consolas" w:hAnsi="Consolas" w:cs="Consolas"/>
                <w:color w:val="FF0000"/>
                <w:sz w:val="19"/>
                <w:szCs w:val="19"/>
              </w:rPr>
            </w:rPrChange>
          </w:rPr>
          <w:t xml:space="preserve"> </w:t>
        </w:r>
        <w:proofErr w:type="spellStart"/>
        <w:r w:rsidRPr="00CA1CA9">
          <w:rPr>
            <w:rFonts w:ascii="Times New Roman" w:hAnsi="Times New Roman" w:cs="Times New Roman"/>
            <w:sz w:val="20"/>
            <w:szCs w:val="20"/>
            <w:lang w:val="en-US"/>
            <w:rPrChange w:id="17342" w:author="Airat Shigapov" w:date="2021-10-29T16:43:00Z">
              <w:rPr>
                <w:rFonts w:ascii="Consolas" w:hAnsi="Consolas" w:cs="Consolas"/>
                <w:color w:val="FF0000"/>
                <w:sz w:val="19"/>
                <w:szCs w:val="19"/>
              </w:rPr>
            </w:rPrChange>
          </w:rPr>
          <w:t>VerticalAlignment</w:t>
        </w:r>
        <w:proofErr w:type="spellEnd"/>
        <w:r w:rsidRPr="00CA1CA9">
          <w:rPr>
            <w:rFonts w:ascii="Times New Roman" w:hAnsi="Times New Roman" w:cs="Times New Roman"/>
            <w:sz w:val="20"/>
            <w:szCs w:val="20"/>
            <w:lang w:val="en-US"/>
            <w:rPrChange w:id="17343" w:author="Airat Shigapov" w:date="2021-10-29T16:43:00Z">
              <w:rPr>
                <w:rFonts w:ascii="Consolas" w:hAnsi="Consolas" w:cs="Consolas"/>
                <w:color w:val="0000FF"/>
                <w:sz w:val="19"/>
                <w:szCs w:val="19"/>
              </w:rPr>
            </w:rPrChange>
          </w:rPr>
          <w:t>="Center" /&gt;</w:t>
        </w:r>
      </w:ins>
    </w:p>
    <w:p w14:paraId="5069B312" w14:textId="77777777" w:rsidR="00CA1CA9" w:rsidRPr="00CA1CA9" w:rsidRDefault="00CA1CA9" w:rsidP="00CA1CA9">
      <w:pPr>
        <w:autoSpaceDE w:val="0"/>
        <w:autoSpaceDN w:val="0"/>
        <w:adjustRightInd w:val="0"/>
        <w:spacing w:after="0" w:line="240" w:lineRule="auto"/>
        <w:rPr>
          <w:ins w:id="17344" w:author="Airat Shigapov" w:date="2021-10-29T16:42:00Z"/>
          <w:rFonts w:ascii="Times New Roman" w:hAnsi="Times New Roman" w:cs="Times New Roman"/>
          <w:sz w:val="20"/>
          <w:szCs w:val="20"/>
          <w:lang w:val="en-US"/>
          <w:rPrChange w:id="17345" w:author="Airat Shigapov" w:date="2021-10-29T16:43:00Z">
            <w:rPr>
              <w:ins w:id="17346" w:author="Airat Shigapov" w:date="2021-10-29T16:42:00Z"/>
              <w:rFonts w:ascii="Consolas" w:hAnsi="Consolas" w:cs="Consolas"/>
              <w:color w:val="000000"/>
              <w:sz w:val="19"/>
              <w:szCs w:val="19"/>
            </w:rPr>
          </w:rPrChange>
        </w:rPr>
      </w:pPr>
      <w:ins w:id="17347" w:author="Airat Shigapov" w:date="2021-10-29T16:42:00Z">
        <w:r w:rsidRPr="00CA1CA9">
          <w:rPr>
            <w:rFonts w:ascii="Times New Roman" w:hAnsi="Times New Roman" w:cs="Times New Roman"/>
            <w:sz w:val="20"/>
            <w:szCs w:val="20"/>
            <w:lang w:val="en-US"/>
            <w:rPrChange w:id="17348" w:author="Airat Shigapov" w:date="2021-10-29T16:43:00Z">
              <w:rPr>
                <w:rFonts w:ascii="Consolas" w:hAnsi="Consolas" w:cs="Consolas"/>
                <w:color w:val="000000"/>
                <w:sz w:val="19"/>
                <w:szCs w:val="19"/>
              </w:rPr>
            </w:rPrChange>
          </w:rPr>
          <w:t xml:space="preserve">                </w:t>
        </w:r>
        <w:r w:rsidRPr="00CA1CA9">
          <w:rPr>
            <w:rFonts w:ascii="Times New Roman" w:hAnsi="Times New Roman" w:cs="Times New Roman"/>
            <w:sz w:val="20"/>
            <w:szCs w:val="20"/>
            <w:lang w:val="en-US"/>
            <w:rPrChange w:id="17349" w:author="Airat Shigapov" w:date="2021-10-29T16:43:00Z">
              <w:rPr>
                <w:rFonts w:ascii="Consolas" w:hAnsi="Consolas" w:cs="Consolas"/>
                <w:color w:val="0000FF"/>
                <w:sz w:val="19"/>
                <w:szCs w:val="19"/>
              </w:rPr>
            </w:rPrChange>
          </w:rPr>
          <w:t>&lt;</w:t>
        </w:r>
        <w:proofErr w:type="spellStart"/>
        <w:r w:rsidRPr="00CA1CA9">
          <w:rPr>
            <w:rFonts w:ascii="Times New Roman" w:hAnsi="Times New Roman" w:cs="Times New Roman"/>
            <w:sz w:val="20"/>
            <w:szCs w:val="20"/>
            <w:lang w:val="en-US"/>
            <w:rPrChange w:id="17350" w:author="Airat Shigapov" w:date="2021-10-29T16:43:00Z">
              <w:rPr>
                <w:rFonts w:ascii="Consolas" w:hAnsi="Consolas" w:cs="Consolas"/>
                <w:color w:val="A31515"/>
                <w:sz w:val="19"/>
                <w:szCs w:val="19"/>
              </w:rPr>
            </w:rPrChange>
          </w:rPr>
          <w:t>TextBox</w:t>
        </w:r>
        <w:proofErr w:type="spellEnd"/>
        <w:r w:rsidRPr="00CA1CA9">
          <w:rPr>
            <w:rFonts w:ascii="Times New Roman" w:hAnsi="Times New Roman" w:cs="Times New Roman"/>
            <w:sz w:val="20"/>
            <w:szCs w:val="20"/>
            <w:lang w:val="en-US"/>
            <w:rPrChange w:id="17351" w:author="Airat Shigapov" w:date="2021-10-29T16:43:00Z">
              <w:rPr>
                <w:rFonts w:ascii="Consolas" w:hAnsi="Consolas" w:cs="Consolas"/>
                <w:color w:val="FF0000"/>
                <w:sz w:val="19"/>
                <w:szCs w:val="19"/>
              </w:rPr>
            </w:rPrChange>
          </w:rPr>
          <w:t xml:space="preserve"> </w:t>
        </w:r>
        <w:proofErr w:type="gramStart"/>
        <w:r w:rsidRPr="00CA1CA9">
          <w:rPr>
            <w:rFonts w:ascii="Times New Roman" w:hAnsi="Times New Roman" w:cs="Times New Roman"/>
            <w:sz w:val="20"/>
            <w:szCs w:val="20"/>
            <w:lang w:val="en-US"/>
            <w:rPrChange w:id="17352" w:author="Airat Shigapov" w:date="2021-10-29T16:43:00Z">
              <w:rPr>
                <w:rFonts w:ascii="Consolas" w:hAnsi="Consolas" w:cs="Consolas"/>
                <w:color w:val="FF0000"/>
                <w:sz w:val="19"/>
                <w:szCs w:val="19"/>
              </w:rPr>
            </w:rPrChange>
          </w:rPr>
          <w:t>x</w:t>
        </w:r>
        <w:r w:rsidRPr="00CA1CA9">
          <w:rPr>
            <w:rFonts w:ascii="Times New Roman" w:hAnsi="Times New Roman" w:cs="Times New Roman"/>
            <w:sz w:val="20"/>
            <w:szCs w:val="20"/>
            <w:lang w:val="en-US"/>
            <w:rPrChange w:id="17353" w:author="Airat Shigapov" w:date="2021-10-29T16:43:00Z">
              <w:rPr>
                <w:rFonts w:ascii="Consolas" w:hAnsi="Consolas" w:cs="Consolas"/>
                <w:color w:val="0000FF"/>
                <w:sz w:val="19"/>
                <w:szCs w:val="19"/>
              </w:rPr>
            </w:rPrChange>
          </w:rPr>
          <w:t>:</w:t>
        </w:r>
        <w:r w:rsidRPr="00CA1CA9">
          <w:rPr>
            <w:rFonts w:ascii="Times New Roman" w:hAnsi="Times New Roman" w:cs="Times New Roman"/>
            <w:sz w:val="20"/>
            <w:szCs w:val="20"/>
            <w:lang w:val="en-US"/>
            <w:rPrChange w:id="17354" w:author="Airat Shigapov" w:date="2021-10-29T16:43:00Z">
              <w:rPr>
                <w:rFonts w:ascii="Consolas" w:hAnsi="Consolas" w:cs="Consolas"/>
                <w:color w:val="FF0000"/>
                <w:sz w:val="19"/>
                <w:szCs w:val="19"/>
              </w:rPr>
            </w:rPrChange>
          </w:rPr>
          <w:t>Name</w:t>
        </w:r>
        <w:proofErr w:type="gramEnd"/>
        <w:r w:rsidRPr="00CA1CA9">
          <w:rPr>
            <w:rFonts w:ascii="Times New Roman" w:hAnsi="Times New Roman" w:cs="Times New Roman"/>
            <w:sz w:val="20"/>
            <w:szCs w:val="20"/>
            <w:lang w:val="en-US"/>
            <w:rPrChange w:id="17355" w:author="Airat Shigapov" w:date="2021-10-29T16:43:00Z">
              <w:rPr>
                <w:rFonts w:ascii="Consolas" w:hAnsi="Consolas" w:cs="Consolas"/>
                <w:color w:val="0000FF"/>
                <w:sz w:val="19"/>
                <w:szCs w:val="19"/>
              </w:rPr>
            </w:rPrChange>
          </w:rPr>
          <w:t>="searchBox"</w:t>
        </w:r>
      </w:ins>
    </w:p>
    <w:p w14:paraId="0207A01F" w14:textId="77777777" w:rsidR="00CA1CA9" w:rsidRPr="00CA1CA9" w:rsidRDefault="00CA1CA9" w:rsidP="00CA1CA9">
      <w:pPr>
        <w:autoSpaceDE w:val="0"/>
        <w:autoSpaceDN w:val="0"/>
        <w:adjustRightInd w:val="0"/>
        <w:spacing w:after="0" w:line="240" w:lineRule="auto"/>
        <w:rPr>
          <w:ins w:id="17356" w:author="Airat Shigapov" w:date="2021-10-29T16:42:00Z"/>
          <w:rFonts w:ascii="Times New Roman" w:hAnsi="Times New Roman" w:cs="Times New Roman"/>
          <w:sz w:val="20"/>
          <w:szCs w:val="20"/>
          <w:lang w:val="en-US"/>
          <w:rPrChange w:id="17357" w:author="Airat Shigapov" w:date="2021-10-29T16:43:00Z">
            <w:rPr>
              <w:ins w:id="17358" w:author="Airat Shigapov" w:date="2021-10-29T16:42:00Z"/>
              <w:rFonts w:ascii="Consolas" w:hAnsi="Consolas" w:cs="Consolas"/>
              <w:color w:val="000000"/>
              <w:sz w:val="19"/>
              <w:szCs w:val="19"/>
            </w:rPr>
          </w:rPrChange>
        </w:rPr>
      </w:pPr>
      <w:ins w:id="17359" w:author="Airat Shigapov" w:date="2021-10-29T16:42:00Z">
        <w:r w:rsidRPr="00CA1CA9">
          <w:rPr>
            <w:rFonts w:ascii="Times New Roman" w:hAnsi="Times New Roman" w:cs="Times New Roman"/>
            <w:sz w:val="20"/>
            <w:szCs w:val="20"/>
            <w:lang w:val="en-US"/>
            <w:rPrChange w:id="17360" w:author="Airat Shigapov" w:date="2021-10-29T16:43:00Z">
              <w:rPr>
                <w:rFonts w:ascii="Consolas" w:hAnsi="Consolas" w:cs="Consolas"/>
                <w:color w:val="000000"/>
                <w:sz w:val="19"/>
                <w:szCs w:val="19"/>
              </w:rPr>
            </w:rPrChange>
          </w:rPr>
          <w:t xml:space="preserve">                    </w:t>
        </w:r>
        <w:r w:rsidRPr="00CA1CA9">
          <w:rPr>
            <w:rFonts w:ascii="Times New Roman" w:hAnsi="Times New Roman" w:cs="Times New Roman"/>
            <w:sz w:val="20"/>
            <w:szCs w:val="20"/>
            <w:lang w:val="en-US"/>
            <w:rPrChange w:id="17361" w:author="Airat Shigapov" w:date="2021-10-29T16:43:00Z">
              <w:rPr>
                <w:rFonts w:ascii="Consolas" w:hAnsi="Consolas" w:cs="Consolas"/>
                <w:color w:val="FF0000"/>
                <w:sz w:val="19"/>
                <w:szCs w:val="19"/>
              </w:rPr>
            </w:rPrChange>
          </w:rPr>
          <w:t xml:space="preserve"> Margin</w:t>
        </w:r>
        <w:r w:rsidRPr="00CA1CA9">
          <w:rPr>
            <w:rFonts w:ascii="Times New Roman" w:hAnsi="Times New Roman" w:cs="Times New Roman"/>
            <w:sz w:val="20"/>
            <w:szCs w:val="20"/>
            <w:lang w:val="en-US"/>
            <w:rPrChange w:id="17362" w:author="Airat Shigapov" w:date="2021-10-29T16:43:00Z">
              <w:rPr>
                <w:rFonts w:ascii="Consolas" w:hAnsi="Consolas" w:cs="Consolas"/>
                <w:color w:val="0000FF"/>
                <w:sz w:val="19"/>
                <w:szCs w:val="19"/>
              </w:rPr>
            </w:rPrChange>
          </w:rPr>
          <w:t>="4,0,0,0"</w:t>
        </w:r>
      </w:ins>
    </w:p>
    <w:p w14:paraId="79966BEC" w14:textId="77777777" w:rsidR="00CA1CA9" w:rsidRPr="00CA1CA9" w:rsidRDefault="00CA1CA9" w:rsidP="00CA1CA9">
      <w:pPr>
        <w:autoSpaceDE w:val="0"/>
        <w:autoSpaceDN w:val="0"/>
        <w:adjustRightInd w:val="0"/>
        <w:spacing w:after="0" w:line="240" w:lineRule="auto"/>
        <w:rPr>
          <w:ins w:id="17363" w:author="Airat Shigapov" w:date="2021-10-29T16:42:00Z"/>
          <w:rFonts w:ascii="Times New Roman" w:hAnsi="Times New Roman" w:cs="Times New Roman"/>
          <w:sz w:val="20"/>
          <w:szCs w:val="20"/>
          <w:lang w:val="en-US"/>
          <w:rPrChange w:id="17364" w:author="Airat Shigapov" w:date="2021-10-29T16:43:00Z">
            <w:rPr>
              <w:ins w:id="17365" w:author="Airat Shigapov" w:date="2021-10-29T16:42:00Z"/>
              <w:rFonts w:ascii="Consolas" w:hAnsi="Consolas" w:cs="Consolas"/>
              <w:color w:val="000000"/>
              <w:sz w:val="19"/>
              <w:szCs w:val="19"/>
            </w:rPr>
          </w:rPrChange>
        </w:rPr>
      </w:pPr>
      <w:ins w:id="17366" w:author="Airat Shigapov" w:date="2021-10-29T16:42:00Z">
        <w:r w:rsidRPr="00CA1CA9">
          <w:rPr>
            <w:rFonts w:ascii="Times New Roman" w:hAnsi="Times New Roman" w:cs="Times New Roman"/>
            <w:sz w:val="20"/>
            <w:szCs w:val="20"/>
            <w:lang w:val="en-US"/>
            <w:rPrChange w:id="17367" w:author="Airat Shigapov" w:date="2021-10-29T16:43:00Z">
              <w:rPr>
                <w:rFonts w:ascii="Consolas" w:hAnsi="Consolas" w:cs="Consolas"/>
                <w:color w:val="000000"/>
                <w:sz w:val="19"/>
                <w:szCs w:val="19"/>
              </w:rPr>
            </w:rPrChange>
          </w:rPr>
          <w:t xml:space="preserve">                    </w:t>
        </w:r>
        <w:r w:rsidRPr="00CA1CA9">
          <w:rPr>
            <w:rFonts w:ascii="Times New Roman" w:hAnsi="Times New Roman" w:cs="Times New Roman"/>
            <w:sz w:val="20"/>
            <w:szCs w:val="20"/>
            <w:lang w:val="en-US"/>
            <w:rPrChange w:id="17368" w:author="Airat Shigapov" w:date="2021-10-29T16:43:00Z">
              <w:rPr>
                <w:rFonts w:ascii="Consolas" w:hAnsi="Consolas" w:cs="Consolas"/>
                <w:color w:val="FF0000"/>
                <w:sz w:val="19"/>
                <w:szCs w:val="19"/>
              </w:rPr>
            </w:rPrChange>
          </w:rPr>
          <w:t xml:space="preserve"> </w:t>
        </w:r>
        <w:proofErr w:type="spellStart"/>
        <w:r w:rsidRPr="00CA1CA9">
          <w:rPr>
            <w:rFonts w:ascii="Times New Roman" w:hAnsi="Times New Roman" w:cs="Times New Roman"/>
            <w:sz w:val="20"/>
            <w:szCs w:val="20"/>
            <w:lang w:val="en-US"/>
            <w:rPrChange w:id="17369" w:author="Airat Shigapov" w:date="2021-10-29T16:43:00Z">
              <w:rPr>
                <w:rFonts w:ascii="Consolas" w:hAnsi="Consolas" w:cs="Consolas"/>
                <w:color w:val="FF0000"/>
                <w:sz w:val="19"/>
                <w:szCs w:val="19"/>
              </w:rPr>
            </w:rPrChange>
          </w:rPr>
          <w:t>FontSize</w:t>
        </w:r>
        <w:proofErr w:type="spellEnd"/>
        <w:r w:rsidRPr="00CA1CA9">
          <w:rPr>
            <w:rFonts w:ascii="Times New Roman" w:hAnsi="Times New Roman" w:cs="Times New Roman"/>
            <w:sz w:val="20"/>
            <w:szCs w:val="20"/>
            <w:lang w:val="en-US"/>
            <w:rPrChange w:id="17370" w:author="Airat Shigapov" w:date="2021-10-29T16:43:00Z">
              <w:rPr>
                <w:rFonts w:ascii="Consolas" w:hAnsi="Consolas" w:cs="Consolas"/>
                <w:color w:val="0000FF"/>
                <w:sz w:val="19"/>
                <w:szCs w:val="19"/>
              </w:rPr>
            </w:rPrChange>
          </w:rPr>
          <w:t>="15"</w:t>
        </w:r>
      </w:ins>
    </w:p>
    <w:p w14:paraId="1AB73274" w14:textId="77777777" w:rsidR="00CA1CA9" w:rsidRPr="00CA1CA9" w:rsidRDefault="00CA1CA9" w:rsidP="00CA1CA9">
      <w:pPr>
        <w:autoSpaceDE w:val="0"/>
        <w:autoSpaceDN w:val="0"/>
        <w:adjustRightInd w:val="0"/>
        <w:spacing w:after="0" w:line="240" w:lineRule="auto"/>
        <w:rPr>
          <w:ins w:id="17371" w:author="Airat Shigapov" w:date="2021-10-29T16:42:00Z"/>
          <w:rFonts w:ascii="Times New Roman" w:hAnsi="Times New Roman" w:cs="Times New Roman"/>
          <w:sz w:val="20"/>
          <w:szCs w:val="20"/>
          <w:lang w:val="en-US"/>
          <w:rPrChange w:id="17372" w:author="Airat Shigapov" w:date="2021-10-29T16:43:00Z">
            <w:rPr>
              <w:ins w:id="17373" w:author="Airat Shigapov" w:date="2021-10-29T16:42:00Z"/>
              <w:rFonts w:ascii="Consolas" w:hAnsi="Consolas" w:cs="Consolas"/>
              <w:color w:val="000000"/>
              <w:sz w:val="19"/>
              <w:szCs w:val="19"/>
            </w:rPr>
          </w:rPrChange>
        </w:rPr>
      </w:pPr>
      <w:ins w:id="17374" w:author="Airat Shigapov" w:date="2021-10-29T16:42:00Z">
        <w:r w:rsidRPr="00CA1CA9">
          <w:rPr>
            <w:rFonts w:ascii="Times New Roman" w:hAnsi="Times New Roman" w:cs="Times New Roman"/>
            <w:sz w:val="20"/>
            <w:szCs w:val="20"/>
            <w:lang w:val="en-US"/>
            <w:rPrChange w:id="17375" w:author="Airat Shigapov" w:date="2021-10-29T16:43:00Z">
              <w:rPr>
                <w:rFonts w:ascii="Consolas" w:hAnsi="Consolas" w:cs="Consolas"/>
                <w:color w:val="000000"/>
                <w:sz w:val="19"/>
                <w:szCs w:val="19"/>
              </w:rPr>
            </w:rPrChange>
          </w:rPr>
          <w:t xml:space="preserve">                    </w:t>
        </w:r>
        <w:r w:rsidRPr="00CA1CA9">
          <w:rPr>
            <w:rFonts w:ascii="Times New Roman" w:hAnsi="Times New Roman" w:cs="Times New Roman"/>
            <w:sz w:val="20"/>
            <w:szCs w:val="20"/>
            <w:lang w:val="en-US"/>
            <w:rPrChange w:id="17376" w:author="Airat Shigapov" w:date="2021-10-29T16:43:00Z">
              <w:rPr>
                <w:rFonts w:ascii="Consolas" w:hAnsi="Consolas" w:cs="Consolas"/>
                <w:color w:val="FF0000"/>
                <w:sz w:val="19"/>
                <w:szCs w:val="19"/>
              </w:rPr>
            </w:rPrChange>
          </w:rPr>
          <w:t xml:space="preserve"> </w:t>
        </w:r>
        <w:proofErr w:type="spellStart"/>
        <w:r w:rsidRPr="00CA1CA9">
          <w:rPr>
            <w:rFonts w:ascii="Times New Roman" w:hAnsi="Times New Roman" w:cs="Times New Roman"/>
            <w:sz w:val="20"/>
            <w:szCs w:val="20"/>
            <w:lang w:val="en-US"/>
            <w:rPrChange w:id="17377" w:author="Airat Shigapov" w:date="2021-10-29T16:43:00Z">
              <w:rPr>
                <w:rFonts w:ascii="Consolas" w:hAnsi="Consolas" w:cs="Consolas"/>
                <w:color w:val="FF0000"/>
                <w:sz w:val="19"/>
                <w:szCs w:val="19"/>
              </w:rPr>
            </w:rPrChange>
          </w:rPr>
          <w:t>BorderThickness</w:t>
        </w:r>
        <w:proofErr w:type="spellEnd"/>
        <w:r w:rsidRPr="00CA1CA9">
          <w:rPr>
            <w:rFonts w:ascii="Times New Roman" w:hAnsi="Times New Roman" w:cs="Times New Roman"/>
            <w:sz w:val="20"/>
            <w:szCs w:val="20"/>
            <w:lang w:val="en-US"/>
            <w:rPrChange w:id="17378" w:author="Airat Shigapov" w:date="2021-10-29T16:43:00Z">
              <w:rPr>
                <w:rFonts w:ascii="Consolas" w:hAnsi="Consolas" w:cs="Consolas"/>
                <w:color w:val="0000FF"/>
                <w:sz w:val="19"/>
                <w:szCs w:val="19"/>
              </w:rPr>
            </w:rPrChange>
          </w:rPr>
          <w:t>="0"</w:t>
        </w:r>
      </w:ins>
    </w:p>
    <w:p w14:paraId="01173DF9" w14:textId="77777777" w:rsidR="00CA1CA9" w:rsidRPr="00CA1CA9" w:rsidRDefault="00CA1CA9" w:rsidP="00CA1CA9">
      <w:pPr>
        <w:autoSpaceDE w:val="0"/>
        <w:autoSpaceDN w:val="0"/>
        <w:adjustRightInd w:val="0"/>
        <w:spacing w:after="0" w:line="240" w:lineRule="auto"/>
        <w:rPr>
          <w:ins w:id="17379" w:author="Airat Shigapov" w:date="2021-10-29T16:42:00Z"/>
          <w:rFonts w:ascii="Times New Roman" w:hAnsi="Times New Roman" w:cs="Times New Roman"/>
          <w:sz w:val="20"/>
          <w:szCs w:val="20"/>
          <w:lang w:val="en-US"/>
          <w:rPrChange w:id="17380" w:author="Airat Shigapov" w:date="2021-10-29T16:43:00Z">
            <w:rPr>
              <w:ins w:id="17381" w:author="Airat Shigapov" w:date="2021-10-29T16:42:00Z"/>
              <w:rFonts w:ascii="Consolas" w:hAnsi="Consolas" w:cs="Consolas"/>
              <w:color w:val="000000"/>
              <w:sz w:val="19"/>
              <w:szCs w:val="19"/>
            </w:rPr>
          </w:rPrChange>
        </w:rPr>
      </w:pPr>
      <w:ins w:id="17382" w:author="Airat Shigapov" w:date="2021-10-29T16:42:00Z">
        <w:r w:rsidRPr="00CA1CA9">
          <w:rPr>
            <w:rFonts w:ascii="Times New Roman" w:hAnsi="Times New Roman" w:cs="Times New Roman"/>
            <w:sz w:val="20"/>
            <w:szCs w:val="20"/>
            <w:lang w:val="en-US"/>
            <w:rPrChange w:id="17383" w:author="Airat Shigapov" w:date="2021-10-29T16:43:00Z">
              <w:rPr>
                <w:rFonts w:ascii="Consolas" w:hAnsi="Consolas" w:cs="Consolas"/>
                <w:color w:val="000000"/>
                <w:sz w:val="19"/>
                <w:szCs w:val="19"/>
              </w:rPr>
            </w:rPrChange>
          </w:rPr>
          <w:t xml:space="preserve">                    </w:t>
        </w:r>
        <w:r w:rsidRPr="00CA1CA9">
          <w:rPr>
            <w:rFonts w:ascii="Times New Roman" w:hAnsi="Times New Roman" w:cs="Times New Roman"/>
            <w:sz w:val="20"/>
            <w:szCs w:val="20"/>
            <w:lang w:val="en-US"/>
            <w:rPrChange w:id="17384" w:author="Airat Shigapov" w:date="2021-10-29T16:43:00Z">
              <w:rPr>
                <w:rFonts w:ascii="Consolas" w:hAnsi="Consolas" w:cs="Consolas"/>
                <w:color w:val="FF0000"/>
                <w:sz w:val="19"/>
                <w:szCs w:val="19"/>
              </w:rPr>
            </w:rPrChange>
          </w:rPr>
          <w:t xml:space="preserve"> Foreground</w:t>
        </w:r>
        <w:r w:rsidRPr="00CA1CA9">
          <w:rPr>
            <w:rFonts w:ascii="Times New Roman" w:hAnsi="Times New Roman" w:cs="Times New Roman"/>
            <w:sz w:val="20"/>
            <w:szCs w:val="20"/>
            <w:lang w:val="en-US"/>
            <w:rPrChange w:id="17385" w:author="Airat Shigapov" w:date="2021-10-29T16:43:00Z">
              <w:rPr>
                <w:rFonts w:ascii="Consolas" w:hAnsi="Consolas" w:cs="Consolas"/>
                <w:color w:val="0000FF"/>
                <w:sz w:val="19"/>
                <w:szCs w:val="19"/>
              </w:rPr>
            </w:rPrChange>
          </w:rPr>
          <w:t>="Gray"</w:t>
        </w:r>
      </w:ins>
    </w:p>
    <w:p w14:paraId="73B124EA" w14:textId="77777777" w:rsidR="00CA1CA9" w:rsidRPr="00CA1CA9" w:rsidRDefault="00CA1CA9" w:rsidP="00CA1CA9">
      <w:pPr>
        <w:autoSpaceDE w:val="0"/>
        <w:autoSpaceDN w:val="0"/>
        <w:adjustRightInd w:val="0"/>
        <w:spacing w:after="0" w:line="240" w:lineRule="auto"/>
        <w:rPr>
          <w:ins w:id="17386" w:author="Airat Shigapov" w:date="2021-10-29T16:42:00Z"/>
          <w:rFonts w:ascii="Times New Roman" w:hAnsi="Times New Roman" w:cs="Times New Roman"/>
          <w:sz w:val="20"/>
          <w:szCs w:val="20"/>
          <w:lang w:val="en-US"/>
          <w:rPrChange w:id="17387" w:author="Airat Shigapov" w:date="2021-10-29T16:43:00Z">
            <w:rPr>
              <w:ins w:id="17388" w:author="Airat Shigapov" w:date="2021-10-29T16:42:00Z"/>
              <w:rFonts w:ascii="Consolas" w:hAnsi="Consolas" w:cs="Consolas"/>
              <w:color w:val="000000"/>
              <w:sz w:val="19"/>
              <w:szCs w:val="19"/>
            </w:rPr>
          </w:rPrChange>
        </w:rPr>
      </w:pPr>
      <w:ins w:id="17389" w:author="Airat Shigapov" w:date="2021-10-29T16:42:00Z">
        <w:r w:rsidRPr="00CA1CA9">
          <w:rPr>
            <w:rFonts w:ascii="Times New Roman" w:hAnsi="Times New Roman" w:cs="Times New Roman"/>
            <w:sz w:val="20"/>
            <w:szCs w:val="20"/>
            <w:lang w:val="en-US"/>
            <w:rPrChange w:id="17390" w:author="Airat Shigapov" w:date="2021-10-29T16:43:00Z">
              <w:rPr>
                <w:rFonts w:ascii="Consolas" w:hAnsi="Consolas" w:cs="Consolas"/>
                <w:color w:val="000000"/>
                <w:sz w:val="19"/>
                <w:szCs w:val="19"/>
              </w:rPr>
            </w:rPrChange>
          </w:rPr>
          <w:t xml:space="preserve">                    </w:t>
        </w:r>
        <w:r w:rsidRPr="00CA1CA9">
          <w:rPr>
            <w:rFonts w:ascii="Times New Roman" w:hAnsi="Times New Roman" w:cs="Times New Roman"/>
            <w:sz w:val="20"/>
            <w:szCs w:val="20"/>
            <w:lang w:val="en-US"/>
            <w:rPrChange w:id="17391" w:author="Airat Shigapov" w:date="2021-10-29T16:43:00Z">
              <w:rPr>
                <w:rFonts w:ascii="Consolas" w:hAnsi="Consolas" w:cs="Consolas"/>
                <w:color w:val="FF0000"/>
                <w:sz w:val="19"/>
                <w:szCs w:val="19"/>
              </w:rPr>
            </w:rPrChange>
          </w:rPr>
          <w:t xml:space="preserve"> </w:t>
        </w:r>
        <w:proofErr w:type="spellStart"/>
        <w:r w:rsidRPr="00CA1CA9">
          <w:rPr>
            <w:rFonts w:ascii="Times New Roman" w:hAnsi="Times New Roman" w:cs="Times New Roman"/>
            <w:sz w:val="20"/>
            <w:szCs w:val="20"/>
            <w:lang w:val="en-US"/>
            <w:rPrChange w:id="17392" w:author="Airat Shigapov" w:date="2021-10-29T16:43:00Z">
              <w:rPr>
                <w:rFonts w:ascii="Consolas" w:hAnsi="Consolas" w:cs="Consolas"/>
                <w:color w:val="FF0000"/>
                <w:sz w:val="19"/>
                <w:szCs w:val="19"/>
              </w:rPr>
            </w:rPrChange>
          </w:rPr>
          <w:t>BorderBrush</w:t>
        </w:r>
        <w:proofErr w:type="spellEnd"/>
        <w:r w:rsidRPr="00CA1CA9">
          <w:rPr>
            <w:rFonts w:ascii="Times New Roman" w:hAnsi="Times New Roman" w:cs="Times New Roman"/>
            <w:sz w:val="20"/>
            <w:szCs w:val="20"/>
            <w:lang w:val="en-US"/>
            <w:rPrChange w:id="17393" w:author="Airat Shigapov" w:date="2021-10-29T16:43:00Z">
              <w:rPr>
                <w:rFonts w:ascii="Consolas" w:hAnsi="Consolas" w:cs="Consolas"/>
                <w:color w:val="0000FF"/>
                <w:sz w:val="19"/>
                <w:szCs w:val="19"/>
              </w:rPr>
            </w:rPrChange>
          </w:rPr>
          <w:t>="#0000"</w:t>
        </w:r>
        <w:r w:rsidRPr="00CA1CA9">
          <w:rPr>
            <w:rFonts w:ascii="Times New Roman" w:hAnsi="Times New Roman" w:cs="Times New Roman"/>
            <w:sz w:val="20"/>
            <w:szCs w:val="20"/>
            <w:lang w:val="en-US"/>
            <w:rPrChange w:id="17394" w:author="Airat Shigapov" w:date="2021-10-29T16:43:00Z">
              <w:rPr>
                <w:rFonts w:ascii="Consolas" w:hAnsi="Consolas" w:cs="Consolas"/>
                <w:color w:val="000000"/>
                <w:sz w:val="19"/>
                <w:szCs w:val="19"/>
              </w:rPr>
            </w:rPrChange>
          </w:rPr>
          <w:t xml:space="preserve"> </w:t>
        </w:r>
      </w:ins>
    </w:p>
    <w:p w14:paraId="6DE20C55" w14:textId="77777777" w:rsidR="00CA1CA9" w:rsidRPr="00CA1CA9" w:rsidRDefault="00CA1CA9" w:rsidP="00CA1CA9">
      <w:pPr>
        <w:autoSpaceDE w:val="0"/>
        <w:autoSpaceDN w:val="0"/>
        <w:adjustRightInd w:val="0"/>
        <w:spacing w:after="0" w:line="240" w:lineRule="auto"/>
        <w:rPr>
          <w:ins w:id="17395" w:author="Airat Shigapov" w:date="2021-10-29T16:42:00Z"/>
          <w:rFonts w:ascii="Times New Roman" w:hAnsi="Times New Roman" w:cs="Times New Roman"/>
          <w:sz w:val="20"/>
          <w:szCs w:val="20"/>
          <w:lang w:val="en-US"/>
          <w:rPrChange w:id="17396" w:author="Airat Shigapov" w:date="2021-10-29T16:43:00Z">
            <w:rPr>
              <w:ins w:id="17397" w:author="Airat Shigapov" w:date="2021-10-29T16:42:00Z"/>
              <w:rFonts w:ascii="Consolas" w:hAnsi="Consolas" w:cs="Consolas"/>
              <w:color w:val="000000"/>
              <w:sz w:val="19"/>
              <w:szCs w:val="19"/>
            </w:rPr>
          </w:rPrChange>
        </w:rPr>
      </w:pPr>
      <w:ins w:id="17398" w:author="Airat Shigapov" w:date="2021-10-29T16:42:00Z">
        <w:r w:rsidRPr="00CA1CA9">
          <w:rPr>
            <w:rFonts w:ascii="Times New Roman" w:hAnsi="Times New Roman" w:cs="Times New Roman"/>
            <w:sz w:val="20"/>
            <w:szCs w:val="20"/>
            <w:lang w:val="en-US"/>
            <w:rPrChange w:id="17399" w:author="Airat Shigapov" w:date="2021-10-29T16:43:00Z">
              <w:rPr>
                <w:rFonts w:ascii="Consolas" w:hAnsi="Consolas" w:cs="Consolas"/>
                <w:color w:val="000000"/>
                <w:sz w:val="19"/>
                <w:szCs w:val="19"/>
              </w:rPr>
            </w:rPrChange>
          </w:rPr>
          <w:t xml:space="preserve">                    </w:t>
        </w:r>
        <w:r w:rsidRPr="00CA1CA9">
          <w:rPr>
            <w:rFonts w:ascii="Times New Roman" w:hAnsi="Times New Roman" w:cs="Times New Roman"/>
            <w:sz w:val="20"/>
            <w:szCs w:val="20"/>
            <w:lang w:val="en-US"/>
            <w:rPrChange w:id="17400" w:author="Airat Shigapov" w:date="2021-10-29T16:43:00Z">
              <w:rPr>
                <w:rFonts w:ascii="Consolas" w:hAnsi="Consolas" w:cs="Consolas"/>
                <w:color w:val="FF0000"/>
                <w:sz w:val="19"/>
                <w:szCs w:val="19"/>
              </w:rPr>
            </w:rPrChange>
          </w:rPr>
          <w:t xml:space="preserve"> </w:t>
        </w:r>
        <w:proofErr w:type="spellStart"/>
        <w:r w:rsidRPr="00CA1CA9">
          <w:rPr>
            <w:rFonts w:ascii="Times New Roman" w:hAnsi="Times New Roman" w:cs="Times New Roman"/>
            <w:sz w:val="20"/>
            <w:szCs w:val="20"/>
            <w:lang w:val="en-US"/>
            <w:rPrChange w:id="17401" w:author="Airat Shigapov" w:date="2021-10-29T16:43:00Z">
              <w:rPr>
                <w:rFonts w:ascii="Consolas" w:hAnsi="Consolas" w:cs="Consolas"/>
                <w:color w:val="FF0000"/>
                <w:sz w:val="19"/>
                <w:szCs w:val="19"/>
              </w:rPr>
            </w:rPrChange>
          </w:rPr>
          <w:t>GotFocus</w:t>
        </w:r>
        <w:proofErr w:type="spellEnd"/>
        <w:r w:rsidRPr="00CA1CA9">
          <w:rPr>
            <w:rFonts w:ascii="Times New Roman" w:hAnsi="Times New Roman" w:cs="Times New Roman"/>
            <w:sz w:val="20"/>
            <w:szCs w:val="20"/>
            <w:lang w:val="en-US"/>
            <w:rPrChange w:id="17402" w:author="Airat Shigapov" w:date="2021-10-29T16:43:00Z">
              <w:rPr>
                <w:rFonts w:ascii="Consolas" w:hAnsi="Consolas" w:cs="Consolas"/>
                <w:color w:val="0000FF"/>
                <w:sz w:val="19"/>
                <w:szCs w:val="19"/>
              </w:rPr>
            </w:rPrChange>
          </w:rPr>
          <w:t>="</w:t>
        </w:r>
        <w:proofErr w:type="spellStart"/>
        <w:r w:rsidRPr="00CA1CA9">
          <w:rPr>
            <w:rFonts w:ascii="Times New Roman" w:hAnsi="Times New Roman" w:cs="Times New Roman"/>
            <w:sz w:val="20"/>
            <w:szCs w:val="20"/>
            <w:lang w:val="en-US"/>
            <w:rPrChange w:id="17403" w:author="Airat Shigapov" w:date="2021-10-29T16:43:00Z">
              <w:rPr>
                <w:rFonts w:ascii="Consolas" w:hAnsi="Consolas" w:cs="Consolas"/>
                <w:color w:val="0000FF"/>
                <w:sz w:val="19"/>
                <w:szCs w:val="19"/>
              </w:rPr>
            </w:rPrChange>
          </w:rPr>
          <w:t>searchBox_GotFocus</w:t>
        </w:r>
        <w:proofErr w:type="spellEnd"/>
        <w:r w:rsidRPr="00CA1CA9">
          <w:rPr>
            <w:rFonts w:ascii="Times New Roman" w:hAnsi="Times New Roman" w:cs="Times New Roman"/>
            <w:sz w:val="20"/>
            <w:szCs w:val="20"/>
            <w:lang w:val="en-US"/>
            <w:rPrChange w:id="17404" w:author="Airat Shigapov" w:date="2021-10-29T16:43:00Z">
              <w:rPr>
                <w:rFonts w:ascii="Consolas" w:hAnsi="Consolas" w:cs="Consolas"/>
                <w:color w:val="0000FF"/>
                <w:sz w:val="19"/>
                <w:szCs w:val="19"/>
              </w:rPr>
            </w:rPrChange>
          </w:rPr>
          <w:t>"</w:t>
        </w:r>
      </w:ins>
    </w:p>
    <w:p w14:paraId="140010D8" w14:textId="77777777" w:rsidR="00CA1CA9" w:rsidRPr="00CA1CA9" w:rsidRDefault="00CA1CA9" w:rsidP="00CA1CA9">
      <w:pPr>
        <w:autoSpaceDE w:val="0"/>
        <w:autoSpaceDN w:val="0"/>
        <w:adjustRightInd w:val="0"/>
        <w:spacing w:after="0" w:line="240" w:lineRule="auto"/>
        <w:rPr>
          <w:ins w:id="17405" w:author="Airat Shigapov" w:date="2021-10-29T16:42:00Z"/>
          <w:rFonts w:ascii="Times New Roman" w:hAnsi="Times New Roman" w:cs="Times New Roman"/>
          <w:sz w:val="20"/>
          <w:szCs w:val="20"/>
          <w:lang w:val="en-US"/>
          <w:rPrChange w:id="17406" w:author="Airat Shigapov" w:date="2021-10-29T16:43:00Z">
            <w:rPr>
              <w:ins w:id="17407" w:author="Airat Shigapov" w:date="2021-10-29T16:42:00Z"/>
              <w:rFonts w:ascii="Consolas" w:hAnsi="Consolas" w:cs="Consolas"/>
              <w:color w:val="000000"/>
              <w:sz w:val="19"/>
              <w:szCs w:val="19"/>
            </w:rPr>
          </w:rPrChange>
        </w:rPr>
      </w:pPr>
      <w:ins w:id="17408" w:author="Airat Shigapov" w:date="2021-10-29T16:42:00Z">
        <w:r w:rsidRPr="00CA1CA9">
          <w:rPr>
            <w:rFonts w:ascii="Times New Roman" w:hAnsi="Times New Roman" w:cs="Times New Roman"/>
            <w:sz w:val="20"/>
            <w:szCs w:val="20"/>
            <w:lang w:val="en-US"/>
            <w:rPrChange w:id="17409" w:author="Airat Shigapov" w:date="2021-10-29T16:43:00Z">
              <w:rPr>
                <w:rFonts w:ascii="Consolas" w:hAnsi="Consolas" w:cs="Consolas"/>
                <w:color w:val="000000"/>
                <w:sz w:val="19"/>
                <w:szCs w:val="19"/>
              </w:rPr>
            </w:rPrChange>
          </w:rPr>
          <w:t xml:space="preserve">                    </w:t>
        </w:r>
        <w:r w:rsidRPr="00CA1CA9">
          <w:rPr>
            <w:rFonts w:ascii="Times New Roman" w:hAnsi="Times New Roman" w:cs="Times New Roman"/>
            <w:sz w:val="20"/>
            <w:szCs w:val="20"/>
            <w:lang w:val="en-US"/>
            <w:rPrChange w:id="17410" w:author="Airat Shigapov" w:date="2021-10-29T16:43:00Z">
              <w:rPr>
                <w:rFonts w:ascii="Consolas" w:hAnsi="Consolas" w:cs="Consolas"/>
                <w:color w:val="FF0000"/>
                <w:sz w:val="19"/>
                <w:szCs w:val="19"/>
              </w:rPr>
            </w:rPrChange>
          </w:rPr>
          <w:t xml:space="preserve"> </w:t>
        </w:r>
        <w:proofErr w:type="spellStart"/>
        <w:r w:rsidRPr="00CA1CA9">
          <w:rPr>
            <w:rFonts w:ascii="Times New Roman" w:hAnsi="Times New Roman" w:cs="Times New Roman"/>
            <w:sz w:val="20"/>
            <w:szCs w:val="20"/>
            <w:lang w:val="en-US"/>
            <w:rPrChange w:id="17411" w:author="Airat Shigapov" w:date="2021-10-29T16:43:00Z">
              <w:rPr>
                <w:rFonts w:ascii="Consolas" w:hAnsi="Consolas" w:cs="Consolas"/>
                <w:color w:val="FF0000"/>
                <w:sz w:val="19"/>
                <w:szCs w:val="19"/>
              </w:rPr>
            </w:rPrChange>
          </w:rPr>
          <w:t>LostFocus</w:t>
        </w:r>
        <w:proofErr w:type="spellEnd"/>
        <w:r w:rsidRPr="00CA1CA9">
          <w:rPr>
            <w:rFonts w:ascii="Times New Roman" w:hAnsi="Times New Roman" w:cs="Times New Roman"/>
            <w:sz w:val="20"/>
            <w:szCs w:val="20"/>
            <w:lang w:val="en-US"/>
            <w:rPrChange w:id="17412" w:author="Airat Shigapov" w:date="2021-10-29T16:43:00Z">
              <w:rPr>
                <w:rFonts w:ascii="Consolas" w:hAnsi="Consolas" w:cs="Consolas"/>
                <w:color w:val="0000FF"/>
                <w:sz w:val="19"/>
                <w:szCs w:val="19"/>
              </w:rPr>
            </w:rPrChange>
          </w:rPr>
          <w:t>="</w:t>
        </w:r>
        <w:proofErr w:type="spellStart"/>
        <w:r w:rsidRPr="00CA1CA9">
          <w:rPr>
            <w:rFonts w:ascii="Times New Roman" w:hAnsi="Times New Roman" w:cs="Times New Roman"/>
            <w:sz w:val="20"/>
            <w:szCs w:val="20"/>
            <w:lang w:val="en-US"/>
            <w:rPrChange w:id="17413" w:author="Airat Shigapov" w:date="2021-10-29T16:43:00Z">
              <w:rPr>
                <w:rFonts w:ascii="Consolas" w:hAnsi="Consolas" w:cs="Consolas"/>
                <w:color w:val="0000FF"/>
                <w:sz w:val="19"/>
                <w:szCs w:val="19"/>
              </w:rPr>
            </w:rPrChange>
          </w:rPr>
          <w:t>searchBox_LostFocus</w:t>
        </w:r>
        <w:proofErr w:type="spellEnd"/>
        <w:r w:rsidRPr="00CA1CA9">
          <w:rPr>
            <w:rFonts w:ascii="Times New Roman" w:hAnsi="Times New Roman" w:cs="Times New Roman"/>
            <w:sz w:val="20"/>
            <w:szCs w:val="20"/>
            <w:lang w:val="en-US"/>
            <w:rPrChange w:id="17414" w:author="Airat Shigapov" w:date="2021-10-29T16:43:00Z">
              <w:rPr>
                <w:rFonts w:ascii="Consolas" w:hAnsi="Consolas" w:cs="Consolas"/>
                <w:color w:val="0000FF"/>
                <w:sz w:val="19"/>
                <w:szCs w:val="19"/>
              </w:rPr>
            </w:rPrChange>
          </w:rPr>
          <w:t>"</w:t>
        </w:r>
      </w:ins>
    </w:p>
    <w:p w14:paraId="6192DA9A" w14:textId="77777777" w:rsidR="00CA1CA9" w:rsidRPr="00CA1CA9" w:rsidRDefault="00CA1CA9" w:rsidP="00CA1CA9">
      <w:pPr>
        <w:autoSpaceDE w:val="0"/>
        <w:autoSpaceDN w:val="0"/>
        <w:adjustRightInd w:val="0"/>
        <w:spacing w:after="0" w:line="240" w:lineRule="auto"/>
        <w:rPr>
          <w:ins w:id="17415" w:author="Airat Shigapov" w:date="2021-10-29T16:42:00Z"/>
          <w:rFonts w:ascii="Times New Roman" w:hAnsi="Times New Roman" w:cs="Times New Roman"/>
          <w:sz w:val="20"/>
          <w:szCs w:val="20"/>
          <w:lang w:val="en-US"/>
          <w:rPrChange w:id="17416" w:author="Airat Shigapov" w:date="2021-10-29T16:43:00Z">
            <w:rPr>
              <w:ins w:id="17417" w:author="Airat Shigapov" w:date="2021-10-29T16:42:00Z"/>
              <w:rFonts w:ascii="Consolas" w:hAnsi="Consolas" w:cs="Consolas"/>
              <w:color w:val="000000"/>
              <w:sz w:val="19"/>
              <w:szCs w:val="19"/>
            </w:rPr>
          </w:rPrChange>
        </w:rPr>
      </w:pPr>
      <w:ins w:id="17418" w:author="Airat Shigapov" w:date="2021-10-29T16:42:00Z">
        <w:r w:rsidRPr="00CA1CA9">
          <w:rPr>
            <w:rFonts w:ascii="Times New Roman" w:hAnsi="Times New Roman" w:cs="Times New Roman"/>
            <w:sz w:val="20"/>
            <w:szCs w:val="20"/>
            <w:lang w:val="en-US"/>
            <w:rPrChange w:id="17419" w:author="Airat Shigapov" w:date="2021-10-29T16:43:00Z">
              <w:rPr>
                <w:rFonts w:ascii="Consolas" w:hAnsi="Consolas" w:cs="Consolas"/>
                <w:color w:val="000000"/>
                <w:sz w:val="19"/>
                <w:szCs w:val="19"/>
              </w:rPr>
            </w:rPrChange>
          </w:rPr>
          <w:t xml:space="preserve">                    </w:t>
        </w:r>
        <w:r w:rsidRPr="00CA1CA9">
          <w:rPr>
            <w:rFonts w:ascii="Times New Roman" w:hAnsi="Times New Roman" w:cs="Times New Roman"/>
            <w:sz w:val="20"/>
            <w:szCs w:val="20"/>
            <w:lang w:val="en-US"/>
            <w:rPrChange w:id="17420" w:author="Airat Shigapov" w:date="2021-10-29T16:43:00Z">
              <w:rPr>
                <w:rFonts w:ascii="Consolas" w:hAnsi="Consolas" w:cs="Consolas"/>
                <w:color w:val="FF0000"/>
                <w:sz w:val="19"/>
                <w:szCs w:val="19"/>
              </w:rPr>
            </w:rPrChange>
          </w:rPr>
          <w:t xml:space="preserve"> </w:t>
        </w:r>
        <w:proofErr w:type="spellStart"/>
        <w:r w:rsidRPr="00CA1CA9">
          <w:rPr>
            <w:rFonts w:ascii="Times New Roman" w:hAnsi="Times New Roman" w:cs="Times New Roman"/>
            <w:sz w:val="20"/>
            <w:szCs w:val="20"/>
            <w:lang w:val="en-US"/>
            <w:rPrChange w:id="17421" w:author="Airat Shigapov" w:date="2021-10-29T16:43:00Z">
              <w:rPr>
                <w:rFonts w:ascii="Consolas" w:hAnsi="Consolas" w:cs="Consolas"/>
                <w:color w:val="FF0000"/>
                <w:sz w:val="19"/>
                <w:szCs w:val="19"/>
              </w:rPr>
            </w:rPrChange>
          </w:rPr>
          <w:t>VerticalContentAlignment</w:t>
        </w:r>
        <w:proofErr w:type="spellEnd"/>
        <w:r w:rsidRPr="00CA1CA9">
          <w:rPr>
            <w:rFonts w:ascii="Times New Roman" w:hAnsi="Times New Roman" w:cs="Times New Roman"/>
            <w:sz w:val="20"/>
            <w:szCs w:val="20"/>
            <w:lang w:val="en-US"/>
            <w:rPrChange w:id="17422" w:author="Airat Shigapov" w:date="2021-10-29T16:43:00Z">
              <w:rPr>
                <w:rFonts w:ascii="Consolas" w:hAnsi="Consolas" w:cs="Consolas"/>
                <w:color w:val="0000FF"/>
                <w:sz w:val="19"/>
                <w:szCs w:val="19"/>
              </w:rPr>
            </w:rPrChange>
          </w:rPr>
          <w:t>="Center"</w:t>
        </w:r>
      </w:ins>
    </w:p>
    <w:p w14:paraId="59D91F42" w14:textId="77777777" w:rsidR="00CA1CA9" w:rsidRPr="00CA1CA9" w:rsidRDefault="00CA1CA9" w:rsidP="00CA1CA9">
      <w:pPr>
        <w:autoSpaceDE w:val="0"/>
        <w:autoSpaceDN w:val="0"/>
        <w:adjustRightInd w:val="0"/>
        <w:spacing w:after="0" w:line="240" w:lineRule="auto"/>
        <w:rPr>
          <w:ins w:id="17423" w:author="Airat Shigapov" w:date="2021-10-29T16:42:00Z"/>
          <w:rFonts w:ascii="Times New Roman" w:hAnsi="Times New Roman" w:cs="Times New Roman"/>
          <w:sz w:val="20"/>
          <w:szCs w:val="20"/>
          <w:lang w:val="en-US"/>
          <w:rPrChange w:id="17424" w:author="Airat Shigapov" w:date="2021-10-29T16:43:00Z">
            <w:rPr>
              <w:ins w:id="17425" w:author="Airat Shigapov" w:date="2021-10-29T16:42:00Z"/>
              <w:rFonts w:ascii="Consolas" w:hAnsi="Consolas" w:cs="Consolas"/>
              <w:color w:val="000000"/>
              <w:sz w:val="19"/>
              <w:szCs w:val="19"/>
            </w:rPr>
          </w:rPrChange>
        </w:rPr>
      </w:pPr>
      <w:ins w:id="17426" w:author="Airat Shigapov" w:date="2021-10-29T16:42:00Z">
        <w:r w:rsidRPr="00CA1CA9">
          <w:rPr>
            <w:rFonts w:ascii="Times New Roman" w:hAnsi="Times New Roman" w:cs="Times New Roman"/>
            <w:sz w:val="20"/>
            <w:szCs w:val="20"/>
            <w:lang w:val="en-US"/>
            <w:rPrChange w:id="17427" w:author="Airat Shigapov" w:date="2021-10-29T16:43:00Z">
              <w:rPr>
                <w:rFonts w:ascii="Consolas" w:hAnsi="Consolas" w:cs="Consolas"/>
                <w:color w:val="000000"/>
                <w:sz w:val="19"/>
                <w:szCs w:val="19"/>
              </w:rPr>
            </w:rPrChange>
          </w:rPr>
          <w:t xml:space="preserve">                    </w:t>
        </w:r>
        <w:r w:rsidRPr="00CA1CA9">
          <w:rPr>
            <w:rFonts w:ascii="Times New Roman" w:hAnsi="Times New Roman" w:cs="Times New Roman"/>
            <w:sz w:val="20"/>
            <w:szCs w:val="20"/>
            <w:lang w:val="en-US"/>
            <w:rPrChange w:id="17428" w:author="Airat Shigapov" w:date="2021-10-29T16:43:00Z">
              <w:rPr>
                <w:rFonts w:ascii="Consolas" w:hAnsi="Consolas" w:cs="Consolas"/>
                <w:color w:val="FF0000"/>
                <w:sz w:val="19"/>
                <w:szCs w:val="19"/>
              </w:rPr>
            </w:rPrChange>
          </w:rPr>
          <w:t xml:space="preserve"> Text</w:t>
        </w:r>
        <w:r w:rsidRPr="00CA1CA9">
          <w:rPr>
            <w:rFonts w:ascii="Times New Roman" w:hAnsi="Times New Roman" w:cs="Times New Roman"/>
            <w:sz w:val="20"/>
            <w:szCs w:val="20"/>
            <w:lang w:val="en-US"/>
            <w:rPrChange w:id="17429" w:author="Airat Shigapov" w:date="2021-10-29T16:43:00Z">
              <w:rPr>
                <w:rFonts w:ascii="Consolas" w:hAnsi="Consolas" w:cs="Consolas"/>
                <w:color w:val="0000FF"/>
                <w:sz w:val="19"/>
                <w:szCs w:val="19"/>
              </w:rPr>
            </w:rPrChange>
          </w:rPr>
          <w:t>="</w:t>
        </w:r>
        <w:r w:rsidRPr="00CA1CA9">
          <w:rPr>
            <w:rFonts w:ascii="Times New Roman" w:hAnsi="Times New Roman" w:cs="Times New Roman"/>
            <w:sz w:val="20"/>
            <w:szCs w:val="20"/>
            <w:rPrChange w:id="17430" w:author="Airat Shigapov" w:date="2021-10-29T16:43:00Z">
              <w:rPr>
                <w:rFonts w:ascii="Consolas" w:hAnsi="Consolas" w:cs="Consolas"/>
                <w:color w:val="0000FF"/>
                <w:sz w:val="19"/>
                <w:szCs w:val="19"/>
              </w:rPr>
            </w:rPrChange>
          </w:rPr>
          <w:t>Введите</w:t>
        </w:r>
        <w:r w:rsidRPr="00CA1CA9">
          <w:rPr>
            <w:rFonts w:ascii="Times New Roman" w:hAnsi="Times New Roman" w:cs="Times New Roman"/>
            <w:sz w:val="20"/>
            <w:szCs w:val="20"/>
            <w:lang w:val="en-US"/>
            <w:rPrChange w:id="17431" w:author="Airat Shigapov" w:date="2021-10-29T16:43:00Z">
              <w:rPr>
                <w:rFonts w:ascii="Consolas" w:hAnsi="Consolas" w:cs="Consolas"/>
                <w:color w:val="0000FF"/>
                <w:sz w:val="19"/>
                <w:szCs w:val="19"/>
              </w:rPr>
            </w:rPrChange>
          </w:rPr>
          <w:t xml:space="preserve"> </w:t>
        </w:r>
        <w:r w:rsidRPr="00CA1CA9">
          <w:rPr>
            <w:rFonts w:ascii="Times New Roman" w:hAnsi="Times New Roman" w:cs="Times New Roman"/>
            <w:sz w:val="20"/>
            <w:szCs w:val="20"/>
            <w:rPrChange w:id="17432" w:author="Airat Shigapov" w:date="2021-10-29T16:43:00Z">
              <w:rPr>
                <w:rFonts w:ascii="Consolas" w:hAnsi="Consolas" w:cs="Consolas"/>
                <w:color w:val="0000FF"/>
                <w:sz w:val="19"/>
                <w:szCs w:val="19"/>
              </w:rPr>
            </w:rPrChange>
          </w:rPr>
          <w:t>название</w:t>
        </w:r>
        <w:r w:rsidRPr="00CA1CA9">
          <w:rPr>
            <w:rFonts w:ascii="Times New Roman" w:hAnsi="Times New Roman" w:cs="Times New Roman"/>
            <w:sz w:val="20"/>
            <w:szCs w:val="20"/>
            <w:lang w:val="en-US"/>
            <w:rPrChange w:id="17433" w:author="Airat Shigapov" w:date="2021-10-29T16:43:00Z">
              <w:rPr>
                <w:rFonts w:ascii="Consolas" w:hAnsi="Consolas" w:cs="Consolas"/>
                <w:color w:val="0000FF"/>
                <w:sz w:val="19"/>
                <w:szCs w:val="19"/>
              </w:rPr>
            </w:rPrChange>
          </w:rPr>
          <w:t xml:space="preserve"> </w:t>
        </w:r>
        <w:r w:rsidRPr="00CA1CA9">
          <w:rPr>
            <w:rFonts w:ascii="Times New Roman" w:hAnsi="Times New Roman" w:cs="Times New Roman"/>
            <w:sz w:val="20"/>
            <w:szCs w:val="20"/>
            <w:rPrChange w:id="17434" w:author="Airat Shigapov" w:date="2021-10-29T16:43:00Z">
              <w:rPr>
                <w:rFonts w:ascii="Consolas" w:hAnsi="Consolas" w:cs="Consolas"/>
                <w:color w:val="0000FF"/>
                <w:sz w:val="19"/>
                <w:szCs w:val="19"/>
              </w:rPr>
            </w:rPrChange>
          </w:rPr>
          <w:t>товара</w:t>
        </w:r>
        <w:r w:rsidRPr="00CA1CA9">
          <w:rPr>
            <w:rFonts w:ascii="Times New Roman" w:hAnsi="Times New Roman" w:cs="Times New Roman"/>
            <w:sz w:val="20"/>
            <w:szCs w:val="20"/>
            <w:lang w:val="en-US"/>
            <w:rPrChange w:id="17435" w:author="Airat Shigapov" w:date="2021-10-29T16:43:00Z">
              <w:rPr>
                <w:rFonts w:ascii="Consolas" w:hAnsi="Consolas" w:cs="Consolas"/>
                <w:color w:val="0000FF"/>
                <w:sz w:val="19"/>
                <w:szCs w:val="19"/>
              </w:rPr>
            </w:rPrChange>
          </w:rPr>
          <w:t>"</w:t>
        </w:r>
      </w:ins>
    </w:p>
    <w:p w14:paraId="79911498" w14:textId="77777777" w:rsidR="00CA1CA9" w:rsidRPr="00CA1CA9" w:rsidRDefault="00CA1CA9" w:rsidP="00CA1CA9">
      <w:pPr>
        <w:autoSpaceDE w:val="0"/>
        <w:autoSpaceDN w:val="0"/>
        <w:adjustRightInd w:val="0"/>
        <w:spacing w:after="0" w:line="240" w:lineRule="auto"/>
        <w:rPr>
          <w:ins w:id="17436" w:author="Airat Shigapov" w:date="2021-10-29T16:42:00Z"/>
          <w:rFonts w:ascii="Times New Roman" w:hAnsi="Times New Roman" w:cs="Times New Roman"/>
          <w:sz w:val="20"/>
          <w:szCs w:val="20"/>
          <w:lang w:val="en-US"/>
          <w:rPrChange w:id="17437" w:author="Airat Shigapov" w:date="2021-10-29T16:43:00Z">
            <w:rPr>
              <w:ins w:id="17438" w:author="Airat Shigapov" w:date="2021-10-29T16:42:00Z"/>
              <w:rFonts w:ascii="Consolas" w:hAnsi="Consolas" w:cs="Consolas"/>
              <w:color w:val="000000"/>
              <w:sz w:val="19"/>
              <w:szCs w:val="19"/>
            </w:rPr>
          </w:rPrChange>
        </w:rPr>
      </w:pPr>
      <w:ins w:id="17439" w:author="Airat Shigapov" w:date="2021-10-29T16:42:00Z">
        <w:r w:rsidRPr="00CA1CA9">
          <w:rPr>
            <w:rFonts w:ascii="Times New Roman" w:hAnsi="Times New Roman" w:cs="Times New Roman"/>
            <w:sz w:val="20"/>
            <w:szCs w:val="20"/>
            <w:lang w:val="en-US"/>
            <w:rPrChange w:id="17440" w:author="Airat Shigapov" w:date="2021-10-29T16:43:00Z">
              <w:rPr>
                <w:rFonts w:ascii="Consolas" w:hAnsi="Consolas" w:cs="Consolas"/>
                <w:color w:val="000000"/>
                <w:sz w:val="19"/>
                <w:szCs w:val="19"/>
              </w:rPr>
            </w:rPrChange>
          </w:rPr>
          <w:t xml:space="preserve">                    </w:t>
        </w:r>
        <w:r w:rsidRPr="00CA1CA9">
          <w:rPr>
            <w:rFonts w:ascii="Times New Roman" w:hAnsi="Times New Roman" w:cs="Times New Roman"/>
            <w:sz w:val="20"/>
            <w:szCs w:val="20"/>
            <w:lang w:val="en-US"/>
            <w:rPrChange w:id="17441" w:author="Airat Shigapov" w:date="2021-10-29T16:43:00Z">
              <w:rPr>
                <w:rFonts w:ascii="Consolas" w:hAnsi="Consolas" w:cs="Consolas"/>
                <w:color w:val="FF0000"/>
                <w:sz w:val="19"/>
                <w:szCs w:val="19"/>
              </w:rPr>
            </w:rPrChange>
          </w:rPr>
          <w:t xml:space="preserve"> </w:t>
        </w:r>
        <w:proofErr w:type="spellStart"/>
        <w:r w:rsidRPr="00CA1CA9">
          <w:rPr>
            <w:rFonts w:ascii="Times New Roman" w:hAnsi="Times New Roman" w:cs="Times New Roman"/>
            <w:sz w:val="20"/>
            <w:szCs w:val="20"/>
            <w:lang w:val="en-US"/>
            <w:rPrChange w:id="17442" w:author="Airat Shigapov" w:date="2021-10-29T16:43:00Z">
              <w:rPr>
                <w:rFonts w:ascii="Consolas" w:hAnsi="Consolas" w:cs="Consolas"/>
                <w:color w:val="FF0000"/>
                <w:sz w:val="19"/>
                <w:szCs w:val="19"/>
              </w:rPr>
            </w:rPrChange>
          </w:rPr>
          <w:t>Grid.Column</w:t>
        </w:r>
        <w:proofErr w:type="spellEnd"/>
        <w:r w:rsidRPr="00CA1CA9">
          <w:rPr>
            <w:rFonts w:ascii="Times New Roman" w:hAnsi="Times New Roman" w:cs="Times New Roman"/>
            <w:sz w:val="20"/>
            <w:szCs w:val="20"/>
            <w:lang w:val="en-US"/>
            <w:rPrChange w:id="17443" w:author="Airat Shigapov" w:date="2021-10-29T16:43:00Z">
              <w:rPr>
                <w:rFonts w:ascii="Consolas" w:hAnsi="Consolas" w:cs="Consolas"/>
                <w:color w:val="0000FF"/>
                <w:sz w:val="19"/>
                <w:szCs w:val="19"/>
              </w:rPr>
            </w:rPrChange>
          </w:rPr>
          <w:t>="1"</w:t>
        </w:r>
      </w:ins>
    </w:p>
    <w:p w14:paraId="4DD00175" w14:textId="77777777" w:rsidR="00CA1CA9" w:rsidRPr="00CA1CA9" w:rsidRDefault="00CA1CA9" w:rsidP="00CA1CA9">
      <w:pPr>
        <w:autoSpaceDE w:val="0"/>
        <w:autoSpaceDN w:val="0"/>
        <w:adjustRightInd w:val="0"/>
        <w:spacing w:after="0" w:line="240" w:lineRule="auto"/>
        <w:rPr>
          <w:ins w:id="17444" w:author="Airat Shigapov" w:date="2021-10-29T16:42:00Z"/>
          <w:rFonts w:ascii="Times New Roman" w:hAnsi="Times New Roman" w:cs="Times New Roman"/>
          <w:sz w:val="20"/>
          <w:szCs w:val="20"/>
          <w:lang w:val="en-US"/>
          <w:rPrChange w:id="17445" w:author="Airat Shigapov" w:date="2021-10-29T16:43:00Z">
            <w:rPr>
              <w:ins w:id="17446" w:author="Airat Shigapov" w:date="2021-10-29T16:42:00Z"/>
              <w:rFonts w:ascii="Consolas" w:hAnsi="Consolas" w:cs="Consolas"/>
              <w:color w:val="000000"/>
              <w:sz w:val="19"/>
              <w:szCs w:val="19"/>
            </w:rPr>
          </w:rPrChange>
        </w:rPr>
      </w:pPr>
      <w:ins w:id="17447" w:author="Airat Shigapov" w:date="2021-10-29T16:42:00Z">
        <w:r w:rsidRPr="00CA1CA9">
          <w:rPr>
            <w:rFonts w:ascii="Times New Roman" w:hAnsi="Times New Roman" w:cs="Times New Roman"/>
            <w:sz w:val="20"/>
            <w:szCs w:val="20"/>
            <w:lang w:val="en-US"/>
            <w:rPrChange w:id="17448" w:author="Airat Shigapov" w:date="2021-10-29T16:43:00Z">
              <w:rPr>
                <w:rFonts w:ascii="Consolas" w:hAnsi="Consolas" w:cs="Consolas"/>
                <w:color w:val="000000"/>
                <w:sz w:val="19"/>
                <w:szCs w:val="19"/>
              </w:rPr>
            </w:rPrChange>
          </w:rPr>
          <w:t xml:space="preserve">                    </w:t>
        </w:r>
        <w:r w:rsidRPr="00CA1CA9">
          <w:rPr>
            <w:rFonts w:ascii="Times New Roman" w:hAnsi="Times New Roman" w:cs="Times New Roman"/>
            <w:sz w:val="20"/>
            <w:szCs w:val="20"/>
            <w:lang w:val="en-US"/>
            <w:rPrChange w:id="17449" w:author="Airat Shigapov" w:date="2021-10-29T16:43:00Z">
              <w:rPr>
                <w:rFonts w:ascii="Consolas" w:hAnsi="Consolas" w:cs="Consolas"/>
                <w:color w:val="FF0000"/>
                <w:sz w:val="19"/>
                <w:szCs w:val="19"/>
              </w:rPr>
            </w:rPrChange>
          </w:rPr>
          <w:t xml:space="preserve"> </w:t>
        </w:r>
        <w:proofErr w:type="spellStart"/>
        <w:r w:rsidRPr="00CA1CA9">
          <w:rPr>
            <w:rFonts w:ascii="Times New Roman" w:hAnsi="Times New Roman" w:cs="Times New Roman"/>
            <w:sz w:val="20"/>
            <w:szCs w:val="20"/>
            <w:lang w:val="en-US"/>
            <w:rPrChange w:id="17450" w:author="Airat Shigapov" w:date="2021-10-29T16:43:00Z">
              <w:rPr>
                <w:rFonts w:ascii="Consolas" w:hAnsi="Consolas" w:cs="Consolas"/>
                <w:color w:val="FF0000"/>
                <w:sz w:val="19"/>
                <w:szCs w:val="19"/>
              </w:rPr>
            </w:rPrChange>
          </w:rPr>
          <w:t>VerticalAlignment</w:t>
        </w:r>
        <w:proofErr w:type="spellEnd"/>
        <w:r w:rsidRPr="00CA1CA9">
          <w:rPr>
            <w:rFonts w:ascii="Times New Roman" w:hAnsi="Times New Roman" w:cs="Times New Roman"/>
            <w:sz w:val="20"/>
            <w:szCs w:val="20"/>
            <w:lang w:val="en-US"/>
            <w:rPrChange w:id="17451" w:author="Airat Shigapov" w:date="2021-10-29T16:43:00Z">
              <w:rPr>
                <w:rFonts w:ascii="Consolas" w:hAnsi="Consolas" w:cs="Consolas"/>
                <w:color w:val="0000FF"/>
                <w:sz w:val="19"/>
                <w:szCs w:val="19"/>
              </w:rPr>
            </w:rPrChange>
          </w:rPr>
          <w:t>="Stretch"</w:t>
        </w:r>
        <w:r w:rsidRPr="00CA1CA9">
          <w:rPr>
            <w:rFonts w:ascii="Times New Roman" w:hAnsi="Times New Roman" w:cs="Times New Roman"/>
            <w:sz w:val="20"/>
            <w:szCs w:val="20"/>
            <w:lang w:val="en-US"/>
            <w:rPrChange w:id="17452" w:author="Airat Shigapov" w:date="2021-10-29T16:43:00Z">
              <w:rPr>
                <w:rFonts w:ascii="Consolas" w:hAnsi="Consolas" w:cs="Consolas"/>
                <w:color w:val="FF0000"/>
                <w:sz w:val="19"/>
                <w:szCs w:val="19"/>
              </w:rPr>
            </w:rPrChange>
          </w:rPr>
          <w:t xml:space="preserve"> </w:t>
        </w:r>
        <w:proofErr w:type="spellStart"/>
        <w:r w:rsidRPr="00CA1CA9">
          <w:rPr>
            <w:rFonts w:ascii="Times New Roman" w:hAnsi="Times New Roman" w:cs="Times New Roman"/>
            <w:sz w:val="20"/>
            <w:szCs w:val="20"/>
            <w:lang w:val="en-US"/>
            <w:rPrChange w:id="17453" w:author="Airat Shigapov" w:date="2021-10-29T16:43:00Z">
              <w:rPr>
                <w:rFonts w:ascii="Consolas" w:hAnsi="Consolas" w:cs="Consolas"/>
                <w:color w:val="FF0000"/>
                <w:sz w:val="19"/>
                <w:szCs w:val="19"/>
              </w:rPr>
            </w:rPrChange>
          </w:rPr>
          <w:t>KeyDown</w:t>
        </w:r>
        <w:proofErr w:type="spellEnd"/>
        <w:r w:rsidRPr="00CA1CA9">
          <w:rPr>
            <w:rFonts w:ascii="Times New Roman" w:hAnsi="Times New Roman" w:cs="Times New Roman"/>
            <w:sz w:val="20"/>
            <w:szCs w:val="20"/>
            <w:lang w:val="en-US"/>
            <w:rPrChange w:id="17454" w:author="Airat Shigapov" w:date="2021-10-29T16:43:00Z">
              <w:rPr>
                <w:rFonts w:ascii="Consolas" w:hAnsi="Consolas" w:cs="Consolas"/>
                <w:color w:val="0000FF"/>
                <w:sz w:val="19"/>
                <w:szCs w:val="19"/>
              </w:rPr>
            </w:rPrChange>
          </w:rPr>
          <w:t>="</w:t>
        </w:r>
        <w:proofErr w:type="spellStart"/>
        <w:r w:rsidRPr="00CA1CA9">
          <w:rPr>
            <w:rFonts w:ascii="Times New Roman" w:hAnsi="Times New Roman" w:cs="Times New Roman"/>
            <w:sz w:val="20"/>
            <w:szCs w:val="20"/>
            <w:lang w:val="en-US"/>
            <w:rPrChange w:id="17455" w:author="Airat Shigapov" w:date="2021-10-29T16:43:00Z">
              <w:rPr>
                <w:rFonts w:ascii="Consolas" w:hAnsi="Consolas" w:cs="Consolas"/>
                <w:color w:val="0000FF"/>
                <w:sz w:val="19"/>
                <w:szCs w:val="19"/>
              </w:rPr>
            </w:rPrChange>
          </w:rPr>
          <w:t>searchBox_KeyDown</w:t>
        </w:r>
        <w:proofErr w:type="spellEnd"/>
        <w:r w:rsidRPr="00CA1CA9">
          <w:rPr>
            <w:rFonts w:ascii="Times New Roman" w:hAnsi="Times New Roman" w:cs="Times New Roman"/>
            <w:sz w:val="20"/>
            <w:szCs w:val="20"/>
            <w:lang w:val="en-US"/>
            <w:rPrChange w:id="17456" w:author="Airat Shigapov" w:date="2021-10-29T16:43:00Z">
              <w:rPr>
                <w:rFonts w:ascii="Consolas" w:hAnsi="Consolas" w:cs="Consolas"/>
                <w:color w:val="0000FF"/>
                <w:sz w:val="19"/>
                <w:szCs w:val="19"/>
              </w:rPr>
            </w:rPrChange>
          </w:rPr>
          <w:t>" /&gt;</w:t>
        </w:r>
      </w:ins>
    </w:p>
    <w:p w14:paraId="3FD4B142" w14:textId="77777777" w:rsidR="00CA1CA9" w:rsidRPr="00CA1CA9" w:rsidRDefault="00CA1CA9" w:rsidP="00CA1CA9">
      <w:pPr>
        <w:autoSpaceDE w:val="0"/>
        <w:autoSpaceDN w:val="0"/>
        <w:adjustRightInd w:val="0"/>
        <w:spacing w:after="0" w:line="240" w:lineRule="auto"/>
        <w:rPr>
          <w:ins w:id="17457" w:author="Airat Shigapov" w:date="2021-10-29T16:42:00Z"/>
          <w:rFonts w:ascii="Times New Roman" w:hAnsi="Times New Roman" w:cs="Times New Roman"/>
          <w:sz w:val="20"/>
          <w:szCs w:val="20"/>
          <w:lang w:val="en-US"/>
          <w:rPrChange w:id="17458" w:author="Airat Shigapov" w:date="2021-10-29T16:43:00Z">
            <w:rPr>
              <w:ins w:id="17459" w:author="Airat Shigapov" w:date="2021-10-29T16:42:00Z"/>
              <w:rFonts w:ascii="Consolas" w:hAnsi="Consolas" w:cs="Consolas"/>
              <w:color w:val="000000"/>
              <w:sz w:val="19"/>
              <w:szCs w:val="19"/>
            </w:rPr>
          </w:rPrChange>
        </w:rPr>
      </w:pPr>
      <w:ins w:id="17460" w:author="Airat Shigapov" w:date="2021-10-29T16:42:00Z">
        <w:r w:rsidRPr="00CA1CA9">
          <w:rPr>
            <w:rFonts w:ascii="Times New Roman" w:hAnsi="Times New Roman" w:cs="Times New Roman"/>
            <w:sz w:val="20"/>
            <w:szCs w:val="20"/>
            <w:lang w:val="en-US"/>
            <w:rPrChange w:id="17461" w:author="Airat Shigapov" w:date="2021-10-29T16:43:00Z">
              <w:rPr>
                <w:rFonts w:ascii="Consolas" w:hAnsi="Consolas" w:cs="Consolas"/>
                <w:color w:val="000000"/>
                <w:sz w:val="19"/>
                <w:szCs w:val="19"/>
              </w:rPr>
            </w:rPrChange>
          </w:rPr>
          <w:t xml:space="preserve">            </w:t>
        </w:r>
        <w:r w:rsidRPr="00CA1CA9">
          <w:rPr>
            <w:rFonts w:ascii="Times New Roman" w:hAnsi="Times New Roman" w:cs="Times New Roman"/>
            <w:sz w:val="20"/>
            <w:szCs w:val="20"/>
            <w:lang w:val="en-US"/>
            <w:rPrChange w:id="17462" w:author="Airat Shigapov" w:date="2021-10-29T16:43:00Z">
              <w:rPr>
                <w:rFonts w:ascii="Consolas" w:hAnsi="Consolas" w:cs="Consolas"/>
                <w:color w:val="0000FF"/>
                <w:sz w:val="19"/>
                <w:szCs w:val="19"/>
              </w:rPr>
            </w:rPrChange>
          </w:rPr>
          <w:t>&lt;/</w:t>
        </w:r>
        <w:r w:rsidRPr="00CA1CA9">
          <w:rPr>
            <w:rFonts w:ascii="Times New Roman" w:hAnsi="Times New Roman" w:cs="Times New Roman"/>
            <w:sz w:val="20"/>
            <w:szCs w:val="20"/>
            <w:lang w:val="en-US"/>
            <w:rPrChange w:id="17463" w:author="Airat Shigapov" w:date="2021-10-29T16:43:00Z">
              <w:rPr>
                <w:rFonts w:ascii="Consolas" w:hAnsi="Consolas" w:cs="Consolas"/>
                <w:color w:val="A31515"/>
                <w:sz w:val="19"/>
                <w:szCs w:val="19"/>
              </w:rPr>
            </w:rPrChange>
          </w:rPr>
          <w:t>Grid</w:t>
        </w:r>
        <w:r w:rsidRPr="00CA1CA9">
          <w:rPr>
            <w:rFonts w:ascii="Times New Roman" w:hAnsi="Times New Roman" w:cs="Times New Roman"/>
            <w:sz w:val="20"/>
            <w:szCs w:val="20"/>
            <w:lang w:val="en-US"/>
            <w:rPrChange w:id="17464" w:author="Airat Shigapov" w:date="2021-10-29T16:43:00Z">
              <w:rPr>
                <w:rFonts w:ascii="Consolas" w:hAnsi="Consolas" w:cs="Consolas"/>
                <w:color w:val="0000FF"/>
                <w:sz w:val="19"/>
                <w:szCs w:val="19"/>
              </w:rPr>
            </w:rPrChange>
          </w:rPr>
          <w:t>&gt;</w:t>
        </w:r>
      </w:ins>
    </w:p>
    <w:p w14:paraId="5DA0FCF4" w14:textId="77777777" w:rsidR="00CA1CA9" w:rsidRPr="00CA1CA9" w:rsidRDefault="00CA1CA9" w:rsidP="00CA1CA9">
      <w:pPr>
        <w:autoSpaceDE w:val="0"/>
        <w:autoSpaceDN w:val="0"/>
        <w:adjustRightInd w:val="0"/>
        <w:spacing w:after="0" w:line="240" w:lineRule="auto"/>
        <w:rPr>
          <w:ins w:id="17465" w:author="Airat Shigapov" w:date="2021-10-29T16:42:00Z"/>
          <w:rFonts w:ascii="Times New Roman" w:hAnsi="Times New Roman" w:cs="Times New Roman"/>
          <w:sz w:val="20"/>
          <w:szCs w:val="20"/>
          <w:lang w:val="en-US"/>
          <w:rPrChange w:id="17466" w:author="Airat Shigapov" w:date="2021-10-29T16:43:00Z">
            <w:rPr>
              <w:ins w:id="17467" w:author="Airat Shigapov" w:date="2021-10-29T16:42:00Z"/>
              <w:rFonts w:ascii="Consolas" w:hAnsi="Consolas" w:cs="Consolas"/>
              <w:color w:val="000000"/>
              <w:sz w:val="19"/>
              <w:szCs w:val="19"/>
            </w:rPr>
          </w:rPrChange>
        </w:rPr>
      </w:pPr>
      <w:ins w:id="17468" w:author="Airat Shigapov" w:date="2021-10-29T16:42:00Z">
        <w:r w:rsidRPr="00CA1CA9">
          <w:rPr>
            <w:rFonts w:ascii="Times New Roman" w:hAnsi="Times New Roman" w:cs="Times New Roman"/>
            <w:sz w:val="20"/>
            <w:szCs w:val="20"/>
            <w:lang w:val="en-US"/>
            <w:rPrChange w:id="17469" w:author="Airat Shigapov" w:date="2021-10-29T16:43:00Z">
              <w:rPr>
                <w:rFonts w:ascii="Consolas" w:hAnsi="Consolas" w:cs="Consolas"/>
                <w:color w:val="000000"/>
                <w:sz w:val="19"/>
                <w:szCs w:val="19"/>
              </w:rPr>
            </w:rPrChange>
          </w:rPr>
          <w:t xml:space="preserve">            </w:t>
        </w:r>
        <w:r w:rsidRPr="00CA1CA9">
          <w:rPr>
            <w:rFonts w:ascii="Times New Roman" w:hAnsi="Times New Roman" w:cs="Times New Roman"/>
            <w:sz w:val="20"/>
            <w:szCs w:val="20"/>
            <w:lang w:val="en-US"/>
            <w:rPrChange w:id="17470" w:author="Airat Shigapov" w:date="2021-10-29T16:43:00Z">
              <w:rPr>
                <w:rFonts w:ascii="Consolas" w:hAnsi="Consolas" w:cs="Consolas"/>
                <w:color w:val="0000FF"/>
                <w:sz w:val="19"/>
                <w:szCs w:val="19"/>
              </w:rPr>
            </w:rPrChange>
          </w:rPr>
          <w:t>&lt;</w:t>
        </w:r>
        <w:r w:rsidRPr="00CA1CA9">
          <w:rPr>
            <w:rFonts w:ascii="Times New Roman" w:hAnsi="Times New Roman" w:cs="Times New Roman"/>
            <w:sz w:val="20"/>
            <w:szCs w:val="20"/>
            <w:lang w:val="en-US"/>
            <w:rPrChange w:id="17471" w:author="Airat Shigapov" w:date="2021-10-29T16:43:00Z">
              <w:rPr>
                <w:rFonts w:ascii="Consolas" w:hAnsi="Consolas" w:cs="Consolas"/>
                <w:color w:val="A31515"/>
                <w:sz w:val="19"/>
                <w:szCs w:val="19"/>
              </w:rPr>
            </w:rPrChange>
          </w:rPr>
          <w:t>Grid</w:t>
        </w:r>
        <w:r w:rsidRPr="00CA1CA9">
          <w:rPr>
            <w:rFonts w:ascii="Times New Roman" w:hAnsi="Times New Roman" w:cs="Times New Roman"/>
            <w:sz w:val="20"/>
            <w:szCs w:val="20"/>
            <w:lang w:val="en-US"/>
            <w:rPrChange w:id="17472" w:author="Airat Shigapov" w:date="2021-10-29T16:43:00Z">
              <w:rPr>
                <w:rFonts w:ascii="Consolas" w:hAnsi="Consolas" w:cs="Consolas"/>
                <w:color w:val="FF0000"/>
                <w:sz w:val="19"/>
                <w:szCs w:val="19"/>
              </w:rPr>
            </w:rPrChange>
          </w:rPr>
          <w:t xml:space="preserve"> </w:t>
        </w:r>
        <w:proofErr w:type="spellStart"/>
        <w:r w:rsidRPr="00CA1CA9">
          <w:rPr>
            <w:rFonts w:ascii="Times New Roman" w:hAnsi="Times New Roman" w:cs="Times New Roman"/>
            <w:sz w:val="20"/>
            <w:szCs w:val="20"/>
            <w:lang w:val="en-US"/>
            <w:rPrChange w:id="17473" w:author="Airat Shigapov" w:date="2021-10-29T16:43:00Z">
              <w:rPr>
                <w:rFonts w:ascii="Consolas" w:hAnsi="Consolas" w:cs="Consolas"/>
                <w:color w:val="FF0000"/>
                <w:sz w:val="19"/>
                <w:szCs w:val="19"/>
              </w:rPr>
            </w:rPrChange>
          </w:rPr>
          <w:t>Grid.Row</w:t>
        </w:r>
        <w:proofErr w:type="spellEnd"/>
        <w:r w:rsidRPr="00CA1CA9">
          <w:rPr>
            <w:rFonts w:ascii="Times New Roman" w:hAnsi="Times New Roman" w:cs="Times New Roman"/>
            <w:sz w:val="20"/>
            <w:szCs w:val="20"/>
            <w:lang w:val="en-US"/>
            <w:rPrChange w:id="17474" w:author="Airat Shigapov" w:date="2021-10-29T16:43:00Z">
              <w:rPr>
                <w:rFonts w:ascii="Consolas" w:hAnsi="Consolas" w:cs="Consolas"/>
                <w:color w:val="0000FF"/>
                <w:sz w:val="19"/>
                <w:szCs w:val="19"/>
              </w:rPr>
            </w:rPrChange>
          </w:rPr>
          <w:t>="1"</w:t>
        </w:r>
        <w:r w:rsidRPr="00CA1CA9">
          <w:rPr>
            <w:rFonts w:ascii="Times New Roman" w:hAnsi="Times New Roman" w:cs="Times New Roman"/>
            <w:sz w:val="20"/>
            <w:szCs w:val="20"/>
            <w:lang w:val="en-US"/>
            <w:rPrChange w:id="17475" w:author="Airat Shigapov" w:date="2021-10-29T16:43:00Z">
              <w:rPr>
                <w:rFonts w:ascii="Consolas" w:hAnsi="Consolas" w:cs="Consolas"/>
                <w:color w:val="000000"/>
                <w:sz w:val="19"/>
                <w:szCs w:val="19"/>
              </w:rPr>
            </w:rPrChange>
          </w:rPr>
          <w:t xml:space="preserve"> </w:t>
        </w:r>
      </w:ins>
    </w:p>
    <w:p w14:paraId="0414FD87" w14:textId="77777777" w:rsidR="00CA1CA9" w:rsidRPr="00CA1CA9" w:rsidRDefault="00CA1CA9" w:rsidP="00CA1CA9">
      <w:pPr>
        <w:autoSpaceDE w:val="0"/>
        <w:autoSpaceDN w:val="0"/>
        <w:adjustRightInd w:val="0"/>
        <w:spacing w:after="0" w:line="240" w:lineRule="auto"/>
        <w:rPr>
          <w:ins w:id="17476" w:author="Airat Shigapov" w:date="2021-10-29T16:42:00Z"/>
          <w:rFonts w:ascii="Times New Roman" w:hAnsi="Times New Roman" w:cs="Times New Roman"/>
          <w:sz w:val="20"/>
          <w:szCs w:val="20"/>
          <w:lang w:val="en-US"/>
          <w:rPrChange w:id="17477" w:author="Airat Shigapov" w:date="2021-10-29T16:43:00Z">
            <w:rPr>
              <w:ins w:id="17478" w:author="Airat Shigapov" w:date="2021-10-29T16:42:00Z"/>
              <w:rFonts w:ascii="Consolas" w:hAnsi="Consolas" w:cs="Consolas"/>
              <w:color w:val="000000"/>
              <w:sz w:val="19"/>
              <w:szCs w:val="19"/>
            </w:rPr>
          </w:rPrChange>
        </w:rPr>
      </w:pPr>
      <w:ins w:id="17479" w:author="Airat Shigapov" w:date="2021-10-29T16:42:00Z">
        <w:r w:rsidRPr="00CA1CA9">
          <w:rPr>
            <w:rFonts w:ascii="Times New Roman" w:hAnsi="Times New Roman" w:cs="Times New Roman"/>
            <w:sz w:val="20"/>
            <w:szCs w:val="20"/>
            <w:lang w:val="en-US"/>
            <w:rPrChange w:id="17480" w:author="Airat Shigapov" w:date="2021-10-29T16:43:00Z">
              <w:rPr>
                <w:rFonts w:ascii="Consolas" w:hAnsi="Consolas" w:cs="Consolas"/>
                <w:color w:val="000000"/>
                <w:sz w:val="19"/>
                <w:szCs w:val="19"/>
              </w:rPr>
            </w:rPrChange>
          </w:rPr>
          <w:t xml:space="preserve">             </w:t>
        </w:r>
        <w:r w:rsidRPr="00CA1CA9">
          <w:rPr>
            <w:rFonts w:ascii="Times New Roman" w:hAnsi="Times New Roman" w:cs="Times New Roman"/>
            <w:sz w:val="20"/>
            <w:szCs w:val="20"/>
            <w:lang w:val="en-US"/>
            <w:rPrChange w:id="17481" w:author="Airat Shigapov" w:date="2021-10-29T16:43:00Z">
              <w:rPr>
                <w:rFonts w:ascii="Consolas" w:hAnsi="Consolas" w:cs="Consolas"/>
                <w:color w:val="FF0000"/>
                <w:sz w:val="19"/>
                <w:szCs w:val="19"/>
              </w:rPr>
            </w:rPrChange>
          </w:rPr>
          <w:t xml:space="preserve"> Margin</w:t>
        </w:r>
        <w:r w:rsidRPr="00CA1CA9">
          <w:rPr>
            <w:rFonts w:ascii="Times New Roman" w:hAnsi="Times New Roman" w:cs="Times New Roman"/>
            <w:sz w:val="20"/>
            <w:szCs w:val="20"/>
            <w:lang w:val="en-US"/>
            <w:rPrChange w:id="17482" w:author="Airat Shigapov" w:date="2021-10-29T16:43:00Z">
              <w:rPr>
                <w:rFonts w:ascii="Consolas" w:hAnsi="Consolas" w:cs="Consolas"/>
                <w:color w:val="0000FF"/>
                <w:sz w:val="19"/>
                <w:szCs w:val="19"/>
              </w:rPr>
            </w:rPrChange>
          </w:rPr>
          <w:t>="0,0,60,0"</w:t>
        </w:r>
      </w:ins>
    </w:p>
    <w:p w14:paraId="344ED233" w14:textId="77777777" w:rsidR="00CA1CA9" w:rsidRPr="00CA1CA9" w:rsidRDefault="00CA1CA9" w:rsidP="00CA1CA9">
      <w:pPr>
        <w:autoSpaceDE w:val="0"/>
        <w:autoSpaceDN w:val="0"/>
        <w:adjustRightInd w:val="0"/>
        <w:spacing w:after="0" w:line="240" w:lineRule="auto"/>
        <w:rPr>
          <w:ins w:id="17483" w:author="Airat Shigapov" w:date="2021-10-29T16:42:00Z"/>
          <w:rFonts w:ascii="Times New Roman" w:hAnsi="Times New Roman" w:cs="Times New Roman"/>
          <w:sz w:val="20"/>
          <w:szCs w:val="20"/>
          <w:lang w:val="en-US"/>
          <w:rPrChange w:id="17484" w:author="Airat Shigapov" w:date="2021-10-29T16:43:00Z">
            <w:rPr>
              <w:ins w:id="17485" w:author="Airat Shigapov" w:date="2021-10-29T16:42:00Z"/>
              <w:rFonts w:ascii="Consolas" w:hAnsi="Consolas" w:cs="Consolas"/>
              <w:color w:val="000000"/>
              <w:sz w:val="19"/>
              <w:szCs w:val="19"/>
            </w:rPr>
          </w:rPrChange>
        </w:rPr>
      </w:pPr>
      <w:ins w:id="17486" w:author="Airat Shigapov" w:date="2021-10-29T16:42:00Z">
        <w:r w:rsidRPr="00CA1CA9">
          <w:rPr>
            <w:rFonts w:ascii="Times New Roman" w:hAnsi="Times New Roman" w:cs="Times New Roman"/>
            <w:sz w:val="20"/>
            <w:szCs w:val="20"/>
            <w:lang w:val="en-US"/>
            <w:rPrChange w:id="17487" w:author="Airat Shigapov" w:date="2021-10-29T16:43:00Z">
              <w:rPr>
                <w:rFonts w:ascii="Consolas" w:hAnsi="Consolas" w:cs="Consolas"/>
                <w:color w:val="000000"/>
                <w:sz w:val="19"/>
                <w:szCs w:val="19"/>
              </w:rPr>
            </w:rPrChange>
          </w:rPr>
          <w:t xml:space="preserve">             </w:t>
        </w:r>
        <w:r w:rsidRPr="00CA1CA9">
          <w:rPr>
            <w:rFonts w:ascii="Times New Roman" w:hAnsi="Times New Roman" w:cs="Times New Roman"/>
            <w:sz w:val="20"/>
            <w:szCs w:val="20"/>
            <w:lang w:val="en-US"/>
            <w:rPrChange w:id="17488" w:author="Airat Shigapov" w:date="2021-10-29T16:43:00Z">
              <w:rPr>
                <w:rFonts w:ascii="Consolas" w:hAnsi="Consolas" w:cs="Consolas"/>
                <w:color w:val="FF0000"/>
                <w:sz w:val="19"/>
                <w:szCs w:val="19"/>
              </w:rPr>
            </w:rPrChange>
          </w:rPr>
          <w:t xml:space="preserve"> </w:t>
        </w:r>
        <w:proofErr w:type="spellStart"/>
        <w:r w:rsidRPr="00CA1CA9">
          <w:rPr>
            <w:rFonts w:ascii="Times New Roman" w:hAnsi="Times New Roman" w:cs="Times New Roman"/>
            <w:sz w:val="20"/>
            <w:szCs w:val="20"/>
            <w:lang w:val="en-US"/>
            <w:rPrChange w:id="17489" w:author="Airat Shigapov" w:date="2021-10-29T16:43:00Z">
              <w:rPr>
                <w:rFonts w:ascii="Consolas" w:hAnsi="Consolas" w:cs="Consolas"/>
                <w:color w:val="FF0000"/>
                <w:sz w:val="19"/>
                <w:szCs w:val="19"/>
              </w:rPr>
            </w:rPrChange>
          </w:rPr>
          <w:t>HorizontalAlignment</w:t>
        </w:r>
        <w:proofErr w:type="spellEnd"/>
        <w:r w:rsidRPr="00CA1CA9">
          <w:rPr>
            <w:rFonts w:ascii="Times New Roman" w:hAnsi="Times New Roman" w:cs="Times New Roman"/>
            <w:sz w:val="20"/>
            <w:szCs w:val="20"/>
            <w:lang w:val="en-US"/>
            <w:rPrChange w:id="17490" w:author="Airat Shigapov" w:date="2021-10-29T16:43:00Z">
              <w:rPr>
                <w:rFonts w:ascii="Consolas" w:hAnsi="Consolas" w:cs="Consolas"/>
                <w:color w:val="0000FF"/>
                <w:sz w:val="19"/>
                <w:szCs w:val="19"/>
              </w:rPr>
            </w:rPrChange>
          </w:rPr>
          <w:t>="Right"&gt;</w:t>
        </w:r>
      </w:ins>
    </w:p>
    <w:p w14:paraId="4EE2C42B" w14:textId="77777777" w:rsidR="00CA1CA9" w:rsidRPr="00CA1CA9" w:rsidRDefault="00CA1CA9" w:rsidP="00CA1CA9">
      <w:pPr>
        <w:autoSpaceDE w:val="0"/>
        <w:autoSpaceDN w:val="0"/>
        <w:adjustRightInd w:val="0"/>
        <w:spacing w:after="0" w:line="240" w:lineRule="auto"/>
        <w:rPr>
          <w:ins w:id="17491" w:author="Airat Shigapov" w:date="2021-10-29T16:42:00Z"/>
          <w:rFonts w:ascii="Times New Roman" w:hAnsi="Times New Roman" w:cs="Times New Roman"/>
          <w:sz w:val="20"/>
          <w:szCs w:val="20"/>
          <w:lang w:val="en-US"/>
          <w:rPrChange w:id="17492" w:author="Airat Shigapov" w:date="2021-10-29T16:43:00Z">
            <w:rPr>
              <w:ins w:id="17493" w:author="Airat Shigapov" w:date="2021-10-29T16:42:00Z"/>
              <w:rFonts w:ascii="Consolas" w:hAnsi="Consolas" w:cs="Consolas"/>
              <w:color w:val="000000"/>
              <w:sz w:val="19"/>
              <w:szCs w:val="19"/>
            </w:rPr>
          </w:rPrChange>
        </w:rPr>
      </w:pPr>
      <w:ins w:id="17494" w:author="Airat Shigapov" w:date="2021-10-29T16:42:00Z">
        <w:r w:rsidRPr="00CA1CA9">
          <w:rPr>
            <w:rFonts w:ascii="Times New Roman" w:hAnsi="Times New Roman" w:cs="Times New Roman"/>
            <w:sz w:val="20"/>
            <w:szCs w:val="20"/>
            <w:lang w:val="en-US"/>
            <w:rPrChange w:id="17495" w:author="Airat Shigapov" w:date="2021-10-29T16:43:00Z">
              <w:rPr>
                <w:rFonts w:ascii="Consolas" w:hAnsi="Consolas" w:cs="Consolas"/>
                <w:color w:val="000000"/>
                <w:sz w:val="19"/>
                <w:szCs w:val="19"/>
              </w:rPr>
            </w:rPrChange>
          </w:rPr>
          <w:t xml:space="preserve">                </w:t>
        </w:r>
        <w:r w:rsidRPr="00CA1CA9">
          <w:rPr>
            <w:rFonts w:ascii="Times New Roman" w:hAnsi="Times New Roman" w:cs="Times New Roman"/>
            <w:sz w:val="20"/>
            <w:szCs w:val="20"/>
            <w:lang w:val="en-US"/>
            <w:rPrChange w:id="17496" w:author="Airat Shigapov" w:date="2021-10-29T16:43:00Z">
              <w:rPr>
                <w:rFonts w:ascii="Consolas" w:hAnsi="Consolas" w:cs="Consolas"/>
                <w:color w:val="0000FF"/>
                <w:sz w:val="19"/>
                <w:szCs w:val="19"/>
              </w:rPr>
            </w:rPrChange>
          </w:rPr>
          <w:t>&lt;</w:t>
        </w:r>
        <w:proofErr w:type="spellStart"/>
        <w:r w:rsidRPr="00CA1CA9">
          <w:rPr>
            <w:rFonts w:ascii="Times New Roman" w:hAnsi="Times New Roman" w:cs="Times New Roman"/>
            <w:sz w:val="20"/>
            <w:szCs w:val="20"/>
            <w:lang w:val="en-US"/>
            <w:rPrChange w:id="17497" w:author="Airat Shigapov" w:date="2021-10-29T16:43:00Z">
              <w:rPr>
                <w:rFonts w:ascii="Consolas" w:hAnsi="Consolas" w:cs="Consolas"/>
                <w:color w:val="A31515"/>
                <w:sz w:val="19"/>
                <w:szCs w:val="19"/>
              </w:rPr>
            </w:rPrChange>
          </w:rPr>
          <w:t>TextBlock</w:t>
        </w:r>
        <w:proofErr w:type="spellEnd"/>
        <w:r w:rsidRPr="00CA1CA9">
          <w:rPr>
            <w:rFonts w:ascii="Times New Roman" w:hAnsi="Times New Roman" w:cs="Times New Roman"/>
            <w:sz w:val="20"/>
            <w:szCs w:val="20"/>
            <w:lang w:val="en-US"/>
            <w:rPrChange w:id="17498" w:author="Airat Shigapov" w:date="2021-10-29T16:43:00Z">
              <w:rPr>
                <w:rFonts w:ascii="Consolas" w:hAnsi="Consolas" w:cs="Consolas"/>
                <w:color w:val="FF0000"/>
                <w:sz w:val="19"/>
                <w:szCs w:val="19"/>
              </w:rPr>
            </w:rPrChange>
          </w:rPr>
          <w:t xml:space="preserve"> </w:t>
        </w:r>
        <w:proofErr w:type="gramStart"/>
        <w:r w:rsidRPr="00CA1CA9">
          <w:rPr>
            <w:rFonts w:ascii="Times New Roman" w:hAnsi="Times New Roman" w:cs="Times New Roman"/>
            <w:sz w:val="20"/>
            <w:szCs w:val="20"/>
            <w:lang w:val="en-US"/>
            <w:rPrChange w:id="17499" w:author="Airat Shigapov" w:date="2021-10-29T16:43:00Z">
              <w:rPr>
                <w:rFonts w:ascii="Consolas" w:hAnsi="Consolas" w:cs="Consolas"/>
                <w:color w:val="FF0000"/>
                <w:sz w:val="19"/>
                <w:szCs w:val="19"/>
              </w:rPr>
            </w:rPrChange>
          </w:rPr>
          <w:t>x</w:t>
        </w:r>
        <w:r w:rsidRPr="00CA1CA9">
          <w:rPr>
            <w:rFonts w:ascii="Times New Roman" w:hAnsi="Times New Roman" w:cs="Times New Roman"/>
            <w:sz w:val="20"/>
            <w:szCs w:val="20"/>
            <w:lang w:val="en-US"/>
            <w:rPrChange w:id="17500" w:author="Airat Shigapov" w:date="2021-10-29T16:43:00Z">
              <w:rPr>
                <w:rFonts w:ascii="Consolas" w:hAnsi="Consolas" w:cs="Consolas"/>
                <w:color w:val="0000FF"/>
                <w:sz w:val="19"/>
                <w:szCs w:val="19"/>
              </w:rPr>
            </w:rPrChange>
          </w:rPr>
          <w:t>:</w:t>
        </w:r>
        <w:r w:rsidRPr="00CA1CA9">
          <w:rPr>
            <w:rFonts w:ascii="Times New Roman" w:hAnsi="Times New Roman" w:cs="Times New Roman"/>
            <w:sz w:val="20"/>
            <w:szCs w:val="20"/>
            <w:lang w:val="en-US"/>
            <w:rPrChange w:id="17501" w:author="Airat Shigapov" w:date="2021-10-29T16:43:00Z">
              <w:rPr>
                <w:rFonts w:ascii="Consolas" w:hAnsi="Consolas" w:cs="Consolas"/>
                <w:color w:val="FF0000"/>
                <w:sz w:val="19"/>
                <w:szCs w:val="19"/>
              </w:rPr>
            </w:rPrChange>
          </w:rPr>
          <w:t>Name</w:t>
        </w:r>
        <w:proofErr w:type="gramEnd"/>
        <w:r w:rsidRPr="00CA1CA9">
          <w:rPr>
            <w:rFonts w:ascii="Times New Roman" w:hAnsi="Times New Roman" w:cs="Times New Roman"/>
            <w:sz w:val="20"/>
            <w:szCs w:val="20"/>
            <w:lang w:val="en-US"/>
            <w:rPrChange w:id="17502" w:author="Airat Shigapov" w:date="2021-10-29T16:43:00Z">
              <w:rPr>
                <w:rFonts w:ascii="Consolas" w:hAnsi="Consolas" w:cs="Consolas"/>
                <w:color w:val="0000FF"/>
                <w:sz w:val="19"/>
                <w:szCs w:val="19"/>
              </w:rPr>
            </w:rPrChange>
          </w:rPr>
          <w:t>="authAccount"</w:t>
        </w:r>
        <w:r w:rsidRPr="00CA1CA9">
          <w:rPr>
            <w:rFonts w:ascii="Times New Roman" w:hAnsi="Times New Roman" w:cs="Times New Roman"/>
            <w:sz w:val="20"/>
            <w:szCs w:val="20"/>
            <w:lang w:val="en-US"/>
            <w:rPrChange w:id="17503" w:author="Airat Shigapov" w:date="2021-10-29T16:43:00Z">
              <w:rPr>
                <w:rFonts w:ascii="Consolas" w:hAnsi="Consolas" w:cs="Consolas"/>
                <w:color w:val="000000"/>
                <w:sz w:val="19"/>
                <w:szCs w:val="19"/>
              </w:rPr>
            </w:rPrChange>
          </w:rPr>
          <w:t xml:space="preserve"> </w:t>
        </w:r>
      </w:ins>
    </w:p>
    <w:p w14:paraId="6C8C970F" w14:textId="77777777" w:rsidR="00CA1CA9" w:rsidRPr="00CA1CA9" w:rsidRDefault="00CA1CA9" w:rsidP="00CA1CA9">
      <w:pPr>
        <w:autoSpaceDE w:val="0"/>
        <w:autoSpaceDN w:val="0"/>
        <w:adjustRightInd w:val="0"/>
        <w:spacing w:after="0" w:line="240" w:lineRule="auto"/>
        <w:rPr>
          <w:ins w:id="17504" w:author="Airat Shigapov" w:date="2021-10-29T16:42:00Z"/>
          <w:rFonts w:ascii="Times New Roman" w:hAnsi="Times New Roman" w:cs="Times New Roman"/>
          <w:sz w:val="20"/>
          <w:szCs w:val="20"/>
          <w:lang w:val="en-US"/>
          <w:rPrChange w:id="17505" w:author="Airat Shigapov" w:date="2021-10-29T16:43:00Z">
            <w:rPr>
              <w:ins w:id="17506" w:author="Airat Shigapov" w:date="2021-10-29T16:42:00Z"/>
              <w:rFonts w:ascii="Consolas" w:hAnsi="Consolas" w:cs="Consolas"/>
              <w:color w:val="000000"/>
              <w:sz w:val="19"/>
              <w:szCs w:val="19"/>
            </w:rPr>
          </w:rPrChange>
        </w:rPr>
      </w:pPr>
      <w:ins w:id="17507" w:author="Airat Shigapov" w:date="2021-10-29T16:42:00Z">
        <w:r w:rsidRPr="00CA1CA9">
          <w:rPr>
            <w:rFonts w:ascii="Times New Roman" w:hAnsi="Times New Roman" w:cs="Times New Roman"/>
            <w:sz w:val="20"/>
            <w:szCs w:val="20"/>
            <w:lang w:val="en-US"/>
            <w:rPrChange w:id="17508" w:author="Airat Shigapov" w:date="2021-10-29T16:43:00Z">
              <w:rPr>
                <w:rFonts w:ascii="Consolas" w:hAnsi="Consolas" w:cs="Consolas"/>
                <w:color w:val="000000"/>
                <w:sz w:val="19"/>
                <w:szCs w:val="19"/>
              </w:rPr>
            </w:rPrChange>
          </w:rPr>
          <w:t xml:space="preserve">               </w:t>
        </w:r>
        <w:r w:rsidRPr="00CA1CA9">
          <w:rPr>
            <w:rFonts w:ascii="Times New Roman" w:hAnsi="Times New Roman" w:cs="Times New Roman"/>
            <w:sz w:val="20"/>
            <w:szCs w:val="20"/>
            <w:lang w:val="en-US"/>
            <w:rPrChange w:id="17509" w:author="Airat Shigapov" w:date="2021-10-29T16:43:00Z">
              <w:rPr>
                <w:rFonts w:ascii="Consolas" w:hAnsi="Consolas" w:cs="Consolas"/>
                <w:color w:val="FF0000"/>
                <w:sz w:val="19"/>
                <w:szCs w:val="19"/>
              </w:rPr>
            </w:rPrChange>
          </w:rPr>
          <w:t xml:space="preserve"> Foreground</w:t>
        </w:r>
        <w:r w:rsidRPr="00CA1CA9">
          <w:rPr>
            <w:rFonts w:ascii="Times New Roman" w:hAnsi="Times New Roman" w:cs="Times New Roman"/>
            <w:sz w:val="20"/>
            <w:szCs w:val="20"/>
            <w:lang w:val="en-US"/>
            <w:rPrChange w:id="17510" w:author="Airat Shigapov" w:date="2021-10-29T16:43:00Z">
              <w:rPr>
                <w:rFonts w:ascii="Consolas" w:hAnsi="Consolas" w:cs="Consolas"/>
                <w:color w:val="0000FF"/>
                <w:sz w:val="19"/>
                <w:szCs w:val="19"/>
              </w:rPr>
            </w:rPrChange>
          </w:rPr>
          <w:t>="White"</w:t>
        </w:r>
        <w:r w:rsidRPr="00CA1CA9">
          <w:rPr>
            <w:rFonts w:ascii="Times New Roman" w:hAnsi="Times New Roman" w:cs="Times New Roman"/>
            <w:sz w:val="20"/>
            <w:szCs w:val="20"/>
            <w:lang w:val="en-US"/>
            <w:rPrChange w:id="17511" w:author="Airat Shigapov" w:date="2021-10-29T16:43:00Z">
              <w:rPr>
                <w:rFonts w:ascii="Consolas" w:hAnsi="Consolas" w:cs="Consolas"/>
                <w:color w:val="000000"/>
                <w:sz w:val="19"/>
                <w:szCs w:val="19"/>
              </w:rPr>
            </w:rPrChange>
          </w:rPr>
          <w:t xml:space="preserve"> </w:t>
        </w:r>
      </w:ins>
    </w:p>
    <w:p w14:paraId="688C1ACD" w14:textId="77777777" w:rsidR="00CA1CA9" w:rsidRPr="00CA1CA9" w:rsidRDefault="00CA1CA9" w:rsidP="00CA1CA9">
      <w:pPr>
        <w:autoSpaceDE w:val="0"/>
        <w:autoSpaceDN w:val="0"/>
        <w:adjustRightInd w:val="0"/>
        <w:spacing w:after="0" w:line="240" w:lineRule="auto"/>
        <w:rPr>
          <w:ins w:id="17512" w:author="Airat Shigapov" w:date="2021-10-29T16:42:00Z"/>
          <w:rFonts w:ascii="Times New Roman" w:hAnsi="Times New Roman" w:cs="Times New Roman"/>
          <w:sz w:val="20"/>
          <w:szCs w:val="20"/>
          <w:lang w:val="en-US"/>
          <w:rPrChange w:id="17513" w:author="Airat Shigapov" w:date="2021-10-29T16:43:00Z">
            <w:rPr>
              <w:ins w:id="17514" w:author="Airat Shigapov" w:date="2021-10-29T16:42:00Z"/>
              <w:rFonts w:ascii="Consolas" w:hAnsi="Consolas" w:cs="Consolas"/>
              <w:color w:val="000000"/>
              <w:sz w:val="19"/>
              <w:szCs w:val="19"/>
            </w:rPr>
          </w:rPrChange>
        </w:rPr>
      </w:pPr>
      <w:ins w:id="17515" w:author="Airat Shigapov" w:date="2021-10-29T16:42:00Z">
        <w:r w:rsidRPr="00CA1CA9">
          <w:rPr>
            <w:rFonts w:ascii="Times New Roman" w:hAnsi="Times New Roman" w:cs="Times New Roman"/>
            <w:sz w:val="20"/>
            <w:szCs w:val="20"/>
            <w:lang w:val="en-US"/>
            <w:rPrChange w:id="17516" w:author="Airat Shigapov" w:date="2021-10-29T16:43:00Z">
              <w:rPr>
                <w:rFonts w:ascii="Consolas" w:hAnsi="Consolas" w:cs="Consolas"/>
                <w:color w:val="000000"/>
                <w:sz w:val="19"/>
                <w:szCs w:val="19"/>
              </w:rPr>
            </w:rPrChange>
          </w:rPr>
          <w:t xml:space="preserve">                       </w:t>
        </w:r>
        <w:r w:rsidRPr="00CA1CA9">
          <w:rPr>
            <w:rFonts w:ascii="Times New Roman" w:hAnsi="Times New Roman" w:cs="Times New Roman"/>
            <w:sz w:val="20"/>
            <w:szCs w:val="20"/>
            <w:lang w:val="en-US"/>
            <w:rPrChange w:id="17517" w:author="Airat Shigapov" w:date="2021-10-29T16:43:00Z">
              <w:rPr>
                <w:rFonts w:ascii="Consolas" w:hAnsi="Consolas" w:cs="Consolas"/>
                <w:color w:val="FF0000"/>
                <w:sz w:val="19"/>
                <w:szCs w:val="19"/>
              </w:rPr>
            </w:rPrChange>
          </w:rPr>
          <w:t xml:space="preserve"> </w:t>
        </w:r>
        <w:proofErr w:type="spellStart"/>
        <w:r w:rsidRPr="00CA1CA9">
          <w:rPr>
            <w:rFonts w:ascii="Times New Roman" w:hAnsi="Times New Roman" w:cs="Times New Roman"/>
            <w:sz w:val="20"/>
            <w:szCs w:val="20"/>
            <w:lang w:val="en-US"/>
            <w:rPrChange w:id="17518" w:author="Airat Shigapov" w:date="2021-10-29T16:43:00Z">
              <w:rPr>
                <w:rFonts w:ascii="Consolas" w:hAnsi="Consolas" w:cs="Consolas"/>
                <w:color w:val="FF0000"/>
                <w:sz w:val="19"/>
                <w:szCs w:val="19"/>
              </w:rPr>
            </w:rPrChange>
          </w:rPr>
          <w:t>VerticalAlignment</w:t>
        </w:r>
        <w:proofErr w:type="spellEnd"/>
        <w:r w:rsidRPr="00CA1CA9">
          <w:rPr>
            <w:rFonts w:ascii="Times New Roman" w:hAnsi="Times New Roman" w:cs="Times New Roman"/>
            <w:sz w:val="20"/>
            <w:szCs w:val="20"/>
            <w:lang w:val="en-US"/>
            <w:rPrChange w:id="17519" w:author="Airat Shigapov" w:date="2021-10-29T16:43:00Z">
              <w:rPr>
                <w:rFonts w:ascii="Consolas" w:hAnsi="Consolas" w:cs="Consolas"/>
                <w:color w:val="0000FF"/>
                <w:sz w:val="19"/>
                <w:szCs w:val="19"/>
              </w:rPr>
            </w:rPrChange>
          </w:rPr>
          <w:t>="Center"</w:t>
        </w:r>
      </w:ins>
    </w:p>
    <w:p w14:paraId="61ED0A28" w14:textId="77777777" w:rsidR="00CA1CA9" w:rsidRPr="00CA1CA9" w:rsidRDefault="00CA1CA9" w:rsidP="00CA1CA9">
      <w:pPr>
        <w:autoSpaceDE w:val="0"/>
        <w:autoSpaceDN w:val="0"/>
        <w:adjustRightInd w:val="0"/>
        <w:spacing w:after="0" w:line="240" w:lineRule="auto"/>
        <w:rPr>
          <w:ins w:id="17520" w:author="Airat Shigapov" w:date="2021-10-29T16:42:00Z"/>
          <w:rFonts w:ascii="Times New Roman" w:hAnsi="Times New Roman" w:cs="Times New Roman"/>
          <w:sz w:val="20"/>
          <w:szCs w:val="20"/>
          <w:lang w:val="en-US"/>
          <w:rPrChange w:id="17521" w:author="Airat Shigapov" w:date="2021-10-29T16:43:00Z">
            <w:rPr>
              <w:ins w:id="17522" w:author="Airat Shigapov" w:date="2021-10-29T16:42:00Z"/>
              <w:rFonts w:ascii="Consolas" w:hAnsi="Consolas" w:cs="Consolas"/>
              <w:color w:val="000000"/>
              <w:sz w:val="19"/>
              <w:szCs w:val="19"/>
            </w:rPr>
          </w:rPrChange>
        </w:rPr>
      </w:pPr>
      <w:ins w:id="17523" w:author="Airat Shigapov" w:date="2021-10-29T16:42:00Z">
        <w:r w:rsidRPr="00CA1CA9">
          <w:rPr>
            <w:rFonts w:ascii="Times New Roman" w:hAnsi="Times New Roman" w:cs="Times New Roman"/>
            <w:sz w:val="20"/>
            <w:szCs w:val="20"/>
            <w:lang w:val="en-US"/>
            <w:rPrChange w:id="17524" w:author="Airat Shigapov" w:date="2021-10-29T16:43:00Z">
              <w:rPr>
                <w:rFonts w:ascii="Consolas" w:hAnsi="Consolas" w:cs="Consolas"/>
                <w:color w:val="000000"/>
                <w:sz w:val="19"/>
                <w:szCs w:val="19"/>
              </w:rPr>
            </w:rPrChange>
          </w:rPr>
          <w:t xml:space="preserve">                       </w:t>
        </w:r>
        <w:r w:rsidRPr="00CA1CA9">
          <w:rPr>
            <w:rFonts w:ascii="Times New Roman" w:hAnsi="Times New Roman" w:cs="Times New Roman"/>
            <w:sz w:val="20"/>
            <w:szCs w:val="20"/>
            <w:lang w:val="en-US"/>
            <w:rPrChange w:id="17525" w:author="Airat Shigapov" w:date="2021-10-29T16:43:00Z">
              <w:rPr>
                <w:rFonts w:ascii="Consolas" w:hAnsi="Consolas" w:cs="Consolas"/>
                <w:color w:val="FF0000"/>
                <w:sz w:val="19"/>
                <w:szCs w:val="19"/>
              </w:rPr>
            </w:rPrChange>
          </w:rPr>
          <w:t xml:space="preserve"> Style</w:t>
        </w:r>
        <w:r w:rsidRPr="00CA1CA9">
          <w:rPr>
            <w:rFonts w:ascii="Times New Roman" w:hAnsi="Times New Roman" w:cs="Times New Roman"/>
            <w:sz w:val="20"/>
            <w:szCs w:val="20"/>
            <w:lang w:val="en-US"/>
            <w:rPrChange w:id="17526" w:author="Airat Shigapov" w:date="2021-10-29T16:43:00Z">
              <w:rPr>
                <w:rFonts w:ascii="Consolas" w:hAnsi="Consolas" w:cs="Consolas"/>
                <w:color w:val="0000FF"/>
                <w:sz w:val="19"/>
                <w:szCs w:val="19"/>
              </w:rPr>
            </w:rPrChange>
          </w:rPr>
          <w:t>="{</w:t>
        </w:r>
        <w:proofErr w:type="spellStart"/>
        <w:r w:rsidRPr="00CA1CA9">
          <w:rPr>
            <w:rFonts w:ascii="Times New Roman" w:hAnsi="Times New Roman" w:cs="Times New Roman"/>
            <w:sz w:val="20"/>
            <w:szCs w:val="20"/>
            <w:lang w:val="en-US"/>
            <w:rPrChange w:id="17527" w:author="Airat Shigapov" w:date="2021-10-29T16:43:00Z">
              <w:rPr>
                <w:rFonts w:ascii="Consolas" w:hAnsi="Consolas" w:cs="Consolas"/>
                <w:color w:val="A31515"/>
                <w:sz w:val="19"/>
                <w:szCs w:val="19"/>
              </w:rPr>
            </w:rPrChange>
          </w:rPr>
          <w:t>StaticResource</w:t>
        </w:r>
        <w:proofErr w:type="spellEnd"/>
        <w:r w:rsidRPr="00CA1CA9">
          <w:rPr>
            <w:rFonts w:ascii="Times New Roman" w:hAnsi="Times New Roman" w:cs="Times New Roman"/>
            <w:sz w:val="20"/>
            <w:szCs w:val="20"/>
            <w:lang w:val="en-US"/>
            <w:rPrChange w:id="17528" w:author="Airat Shigapov" w:date="2021-10-29T16:43:00Z">
              <w:rPr>
                <w:rFonts w:ascii="Consolas" w:hAnsi="Consolas" w:cs="Consolas"/>
                <w:color w:val="FF0000"/>
                <w:sz w:val="19"/>
                <w:szCs w:val="19"/>
              </w:rPr>
            </w:rPrChange>
          </w:rPr>
          <w:t xml:space="preserve"> </w:t>
        </w:r>
        <w:proofErr w:type="spellStart"/>
        <w:r w:rsidRPr="00CA1CA9">
          <w:rPr>
            <w:rFonts w:ascii="Times New Roman" w:hAnsi="Times New Roman" w:cs="Times New Roman"/>
            <w:sz w:val="20"/>
            <w:szCs w:val="20"/>
            <w:lang w:val="en-US"/>
            <w:rPrChange w:id="17529" w:author="Airat Shigapov" w:date="2021-10-29T16:43:00Z">
              <w:rPr>
                <w:rFonts w:ascii="Consolas" w:hAnsi="Consolas" w:cs="Consolas"/>
                <w:color w:val="FF0000"/>
                <w:sz w:val="19"/>
                <w:szCs w:val="19"/>
              </w:rPr>
            </w:rPrChange>
          </w:rPr>
          <w:t>TextStyle</w:t>
        </w:r>
        <w:proofErr w:type="spellEnd"/>
        <w:r w:rsidRPr="00CA1CA9">
          <w:rPr>
            <w:rFonts w:ascii="Times New Roman" w:hAnsi="Times New Roman" w:cs="Times New Roman"/>
            <w:sz w:val="20"/>
            <w:szCs w:val="20"/>
            <w:lang w:val="en-US"/>
            <w:rPrChange w:id="17530" w:author="Airat Shigapov" w:date="2021-10-29T16:43:00Z">
              <w:rPr>
                <w:rFonts w:ascii="Consolas" w:hAnsi="Consolas" w:cs="Consolas"/>
                <w:color w:val="0000FF"/>
                <w:sz w:val="19"/>
                <w:szCs w:val="19"/>
              </w:rPr>
            </w:rPrChange>
          </w:rPr>
          <w:t>}"&gt;</w:t>
        </w:r>
      </w:ins>
    </w:p>
    <w:p w14:paraId="5DAB78A5" w14:textId="77777777" w:rsidR="00CA1CA9" w:rsidRPr="00CA1CA9" w:rsidRDefault="00CA1CA9" w:rsidP="00CA1CA9">
      <w:pPr>
        <w:autoSpaceDE w:val="0"/>
        <w:autoSpaceDN w:val="0"/>
        <w:adjustRightInd w:val="0"/>
        <w:spacing w:after="0" w:line="240" w:lineRule="auto"/>
        <w:rPr>
          <w:ins w:id="17531" w:author="Airat Shigapov" w:date="2021-10-29T16:42:00Z"/>
          <w:rFonts w:ascii="Times New Roman" w:hAnsi="Times New Roman" w:cs="Times New Roman"/>
          <w:sz w:val="20"/>
          <w:szCs w:val="20"/>
          <w:lang w:val="en-US"/>
          <w:rPrChange w:id="17532" w:author="Airat Shigapov" w:date="2021-10-29T16:43:00Z">
            <w:rPr>
              <w:ins w:id="17533" w:author="Airat Shigapov" w:date="2021-10-29T16:42:00Z"/>
              <w:rFonts w:ascii="Consolas" w:hAnsi="Consolas" w:cs="Consolas"/>
              <w:color w:val="000000"/>
              <w:sz w:val="19"/>
              <w:szCs w:val="19"/>
            </w:rPr>
          </w:rPrChange>
        </w:rPr>
      </w:pPr>
      <w:ins w:id="17534" w:author="Airat Shigapov" w:date="2021-10-29T16:42:00Z">
        <w:r w:rsidRPr="00CA1CA9">
          <w:rPr>
            <w:rFonts w:ascii="Times New Roman" w:hAnsi="Times New Roman" w:cs="Times New Roman"/>
            <w:sz w:val="20"/>
            <w:szCs w:val="20"/>
            <w:lang w:val="en-US"/>
            <w:rPrChange w:id="17535" w:author="Airat Shigapov" w:date="2021-10-29T16:43:00Z">
              <w:rPr>
                <w:rFonts w:ascii="Consolas" w:hAnsi="Consolas" w:cs="Consolas"/>
                <w:color w:val="000000"/>
                <w:sz w:val="19"/>
                <w:szCs w:val="19"/>
              </w:rPr>
            </w:rPrChange>
          </w:rPr>
          <w:t xml:space="preserve">                </w:t>
        </w:r>
        <w:r w:rsidRPr="00CA1CA9">
          <w:rPr>
            <w:rFonts w:ascii="Times New Roman" w:hAnsi="Times New Roman" w:cs="Times New Roman"/>
            <w:sz w:val="20"/>
            <w:szCs w:val="20"/>
            <w:lang w:val="en-US"/>
            <w:rPrChange w:id="17536" w:author="Airat Shigapov" w:date="2021-10-29T16:43:00Z">
              <w:rPr>
                <w:rFonts w:ascii="Consolas" w:hAnsi="Consolas" w:cs="Consolas"/>
                <w:color w:val="0000FF"/>
                <w:sz w:val="19"/>
                <w:szCs w:val="19"/>
              </w:rPr>
            </w:rPrChange>
          </w:rPr>
          <w:t>&lt;</w:t>
        </w:r>
        <w:r w:rsidRPr="00CA1CA9">
          <w:rPr>
            <w:rFonts w:ascii="Times New Roman" w:hAnsi="Times New Roman" w:cs="Times New Roman"/>
            <w:sz w:val="20"/>
            <w:szCs w:val="20"/>
            <w:lang w:val="en-US"/>
            <w:rPrChange w:id="17537" w:author="Airat Shigapov" w:date="2021-10-29T16:43:00Z">
              <w:rPr>
                <w:rFonts w:ascii="Consolas" w:hAnsi="Consolas" w:cs="Consolas"/>
                <w:color w:val="A31515"/>
                <w:sz w:val="19"/>
                <w:szCs w:val="19"/>
              </w:rPr>
            </w:rPrChange>
          </w:rPr>
          <w:t>Hyperlink</w:t>
        </w:r>
        <w:r w:rsidRPr="00CA1CA9">
          <w:rPr>
            <w:rFonts w:ascii="Times New Roman" w:hAnsi="Times New Roman" w:cs="Times New Roman"/>
            <w:sz w:val="20"/>
            <w:szCs w:val="20"/>
            <w:lang w:val="en-US"/>
            <w:rPrChange w:id="17538" w:author="Airat Shigapov" w:date="2021-10-29T16:43:00Z">
              <w:rPr>
                <w:rFonts w:ascii="Consolas" w:hAnsi="Consolas" w:cs="Consolas"/>
                <w:color w:val="FF0000"/>
                <w:sz w:val="19"/>
                <w:szCs w:val="19"/>
              </w:rPr>
            </w:rPrChange>
          </w:rPr>
          <w:t xml:space="preserve"> Foreground</w:t>
        </w:r>
        <w:r w:rsidRPr="00CA1CA9">
          <w:rPr>
            <w:rFonts w:ascii="Times New Roman" w:hAnsi="Times New Roman" w:cs="Times New Roman"/>
            <w:sz w:val="20"/>
            <w:szCs w:val="20"/>
            <w:lang w:val="en-US"/>
            <w:rPrChange w:id="17539" w:author="Airat Shigapov" w:date="2021-10-29T16:43:00Z">
              <w:rPr>
                <w:rFonts w:ascii="Consolas" w:hAnsi="Consolas" w:cs="Consolas"/>
                <w:color w:val="0000FF"/>
                <w:sz w:val="19"/>
                <w:szCs w:val="19"/>
              </w:rPr>
            </w:rPrChange>
          </w:rPr>
          <w:t>="White"</w:t>
        </w:r>
        <w:r w:rsidRPr="00CA1CA9">
          <w:rPr>
            <w:rFonts w:ascii="Times New Roman" w:hAnsi="Times New Roman" w:cs="Times New Roman"/>
            <w:sz w:val="20"/>
            <w:szCs w:val="20"/>
            <w:lang w:val="en-US"/>
            <w:rPrChange w:id="17540" w:author="Airat Shigapov" w:date="2021-10-29T16:43:00Z">
              <w:rPr>
                <w:rFonts w:ascii="Consolas" w:hAnsi="Consolas" w:cs="Consolas"/>
                <w:color w:val="FF0000"/>
                <w:sz w:val="19"/>
                <w:szCs w:val="19"/>
              </w:rPr>
            </w:rPrChange>
          </w:rPr>
          <w:t xml:space="preserve"> Click</w:t>
        </w:r>
        <w:r w:rsidRPr="00CA1CA9">
          <w:rPr>
            <w:rFonts w:ascii="Times New Roman" w:hAnsi="Times New Roman" w:cs="Times New Roman"/>
            <w:sz w:val="20"/>
            <w:szCs w:val="20"/>
            <w:lang w:val="en-US"/>
            <w:rPrChange w:id="17541" w:author="Airat Shigapov" w:date="2021-10-29T16:43:00Z">
              <w:rPr>
                <w:rFonts w:ascii="Consolas" w:hAnsi="Consolas" w:cs="Consolas"/>
                <w:color w:val="0000FF"/>
                <w:sz w:val="19"/>
                <w:szCs w:val="19"/>
              </w:rPr>
            </w:rPrChange>
          </w:rPr>
          <w:t>="</w:t>
        </w:r>
        <w:proofErr w:type="spellStart"/>
        <w:r w:rsidRPr="00CA1CA9">
          <w:rPr>
            <w:rFonts w:ascii="Times New Roman" w:hAnsi="Times New Roman" w:cs="Times New Roman"/>
            <w:sz w:val="20"/>
            <w:szCs w:val="20"/>
            <w:lang w:val="en-US"/>
            <w:rPrChange w:id="17542" w:author="Airat Shigapov" w:date="2021-10-29T16:43:00Z">
              <w:rPr>
                <w:rFonts w:ascii="Consolas" w:hAnsi="Consolas" w:cs="Consolas"/>
                <w:color w:val="0000FF"/>
                <w:sz w:val="19"/>
                <w:szCs w:val="19"/>
              </w:rPr>
            </w:rPrChange>
          </w:rPr>
          <w:t>Login_Click</w:t>
        </w:r>
        <w:proofErr w:type="spellEnd"/>
        <w:r w:rsidRPr="00CA1CA9">
          <w:rPr>
            <w:rFonts w:ascii="Times New Roman" w:hAnsi="Times New Roman" w:cs="Times New Roman"/>
            <w:sz w:val="20"/>
            <w:szCs w:val="20"/>
            <w:lang w:val="en-US"/>
            <w:rPrChange w:id="17543" w:author="Airat Shigapov" w:date="2021-10-29T16:43:00Z">
              <w:rPr>
                <w:rFonts w:ascii="Consolas" w:hAnsi="Consolas" w:cs="Consolas"/>
                <w:color w:val="0000FF"/>
                <w:sz w:val="19"/>
                <w:szCs w:val="19"/>
              </w:rPr>
            </w:rPrChange>
          </w:rPr>
          <w:t>"&gt;</w:t>
        </w:r>
        <w:r w:rsidRPr="00CA1CA9">
          <w:rPr>
            <w:rFonts w:ascii="Times New Roman" w:hAnsi="Times New Roman" w:cs="Times New Roman"/>
            <w:sz w:val="20"/>
            <w:szCs w:val="20"/>
            <w:rPrChange w:id="17544" w:author="Airat Shigapov" w:date="2021-10-29T16:43:00Z">
              <w:rPr>
                <w:rFonts w:ascii="Consolas" w:hAnsi="Consolas" w:cs="Consolas"/>
                <w:color w:val="000000"/>
                <w:sz w:val="19"/>
                <w:szCs w:val="19"/>
              </w:rPr>
            </w:rPrChange>
          </w:rPr>
          <w:t>Войти</w:t>
        </w:r>
        <w:r w:rsidRPr="00CA1CA9">
          <w:rPr>
            <w:rFonts w:ascii="Times New Roman" w:hAnsi="Times New Roman" w:cs="Times New Roman"/>
            <w:sz w:val="20"/>
            <w:szCs w:val="20"/>
            <w:lang w:val="en-US"/>
            <w:rPrChange w:id="17545" w:author="Airat Shigapov" w:date="2021-10-29T16:43:00Z">
              <w:rPr>
                <w:rFonts w:ascii="Consolas" w:hAnsi="Consolas" w:cs="Consolas"/>
                <w:color w:val="0000FF"/>
                <w:sz w:val="19"/>
                <w:szCs w:val="19"/>
              </w:rPr>
            </w:rPrChange>
          </w:rPr>
          <w:t>&lt;/</w:t>
        </w:r>
        <w:r w:rsidRPr="00CA1CA9">
          <w:rPr>
            <w:rFonts w:ascii="Times New Roman" w:hAnsi="Times New Roman" w:cs="Times New Roman"/>
            <w:sz w:val="20"/>
            <w:szCs w:val="20"/>
            <w:lang w:val="en-US"/>
            <w:rPrChange w:id="17546" w:author="Airat Shigapov" w:date="2021-10-29T16:43:00Z">
              <w:rPr>
                <w:rFonts w:ascii="Consolas" w:hAnsi="Consolas" w:cs="Consolas"/>
                <w:color w:val="A31515"/>
                <w:sz w:val="19"/>
                <w:szCs w:val="19"/>
              </w:rPr>
            </w:rPrChange>
          </w:rPr>
          <w:t>Hyperlink</w:t>
        </w:r>
        <w:r w:rsidRPr="00CA1CA9">
          <w:rPr>
            <w:rFonts w:ascii="Times New Roman" w:hAnsi="Times New Roman" w:cs="Times New Roman"/>
            <w:sz w:val="20"/>
            <w:szCs w:val="20"/>
            <w:lang w:val="en-US"/>
            <w:rPrChange w:id="17547" w:author="Airat Shigapov" w:date="2021-10-29T16:43:00Z">
              <w:rPr>
                <w:rFonts w:ascii="Consolas" w:hAnsi="Consolas" w:cs="Consolas"/>
                <w:color w:val="0000FF"/>
                <w:sz w:val="19"/>
                <w:szCs w:val="19"/>
              </w:rPr>
            </w:rPrChange>
          </w:rPr>
          <w:t>&gt;</w:t>
        </w:r>
      </w:ins>
    </w:p>
    <w:p w14:paraId="16404329" w14:textId="77777777" w:rsidR="00CA1CA9" w:rsidRPr="00CA1CA9" w:rsidRDefault="00CA1CA9" w:rsidP="00CA1CA9">
      <w:pPr>
        <w:autoSpaceDE w:val="0"/>
        <w:autoSpaceDN w:val="0"/>
        <w:adjustRightInd w:val="0"/>
        <w:spacing w:after="0" w:line="240" w:lineRule="auto"/>
        <w:rPr>
          <w:ins w:id="17548" w:author="Airat Shigapov" w:date="2021-10-29T16:42:00Z"/>
          <w:rFonts w:ascii="Times New Roman" w:hAnsi="Times New Roman" w:cs="Times New Roman"/>
          <w:sz w:val="20"/>
          <w:szCs w:val="20"/>
          <w:lang w:val="en-US"/>
          <w:rPrChange w:id="17549" w:author="Airat Shigapov" w:date="2021-10-29T16:43:00Z">
            <w:rPr>
              <w:ins w:id="17550" w:author="Airat Shigapov" w:date="2021-10-29T16:42:00Z"/>
              <w:rFonts w:ascii="Consolas" w:hAnsi="Consolas" w:cs="Consolas"/>
              <w:color w:val="000000"/>
              <w:sz w:val="19"/>
              <w:szCs w:val="19"/>
            </w:rPr>
          </w:rPrChange>
        </w:rPr>
      </w:pPr>
      <w:ins w:id="17551" w:author="Airat Shigapov" w:date="2021-10-29T16:42:00Z">
        <w:r w:rsidRPr="00CA1CA9">
          <w:rPr>
            <w:rFonts w:ascii="Times New Roman" w:hAnsi="Times New Roman" w:cs="Times New Roman"/>
            <w:sz w:val="20"/>
            <w:szCs w:val="20"/>
            <w:lang w:val="en-US"/>
            <w:rPrChange w:id="17552" w:author="Airat Shigapov" w:date="2021-10-29T16:43:00Z">
              <w:rPr>
                <w:rFonts w:ascii="Consolas" w:hAnsi="Consolas" w:cs="Consolas"/>
                <w:color w:val="000000"/>
                <w:sz w:val="19"/>
                <w:szCs w:val="19"/>
              </w:rPr>
            </w:rPrChange>
          </w:rPr>
          <w:t xml:space="preserve">                    |</w:t>
        </w:r>
      </w:ins>
    </w:p>
    <w:p w14:paraId="3A5D40FB" w14:textId="77777777" w:rsidR="00CA1CA9" w:rsidRPr="00CA1CA9" w:rsidRDefault="00CA1CA9" w:rsidP="00CA1CA9">
      <w:pPr>
        <w:autoSpaceDE w:val="0"/>
        <w:autoSpaceDN w:val="0"/>
        <w:adjustRightInd w:val="0"/>
        <w:spacing w:after="0" w:line="240" w:lineRule="auto"/>
        <w:rPr>
          <w:ins w:id="17553" w:author="Airat Shigapov" w:date="2021-10-29T16:42:00Z"/>
          <w:rFonts w:ascii="Times New Roman" w:hAnsi="Times New Roman" w:cs="Times New Roman"/>
          <w:sz w:val="20"/>
          <w:szCs w:val="20"/>
          <w:lang w:val="en-US"/>
          <w:rPrChange w:id="17554" w:author="Airat Shigapov" w:date="2021-10-29T16:43:00Z">
            <w:rPr>
              <w:ins w:id="17555" w:author="Airat Shigapov" w:date="2021-10-29T16:42:00Z"/>
              <w:rFonts w:ascii="Consolas" w:hAnsi="Consolas" w:cs="Consolas"/>
              <w:color w:val="000000"/>
              <w:sz w:val="19"/>
              <w:szCs w:val="19"/>
            </w:rPr>
          </w:rPrChange>
        </w:rPr>
      </w:pPr>
      <w:ins w:id="17556" w:author="Airat Shigapov" w:date="2021-10-29T16:42:00Z">
        <w:r w:rsidRPr="00CA1CA9">
          <w:rPr>
            <w:rFonts w:ascii="Times New Roman" w:hAnsi="Times New Roman" w:cs="Times New Roman"/>
            <w:sz w:val="20"/>
            <w:szCs w:val="20"/>
            <w:lang w:val="en-US"/>
            <w:rPrChange w:id="17557" w:author="Airat Shigapov" w:date="2021-10-29T16:43:00Z">
              <w:rPr>
                <w:rFonts w:ascii="Consolas" w:hAnsi="Consolas" w:cs="Consolas"/>
                <w:color w:val="000000"/>
                <w:sz w:val="19"/>
                <w:szCs w:val="19"/>
              </w:rPr>
            </w:rPrChange>
          </w:rPr>
          <w:t xml:space="preserve">                </w:t>
        </w:r>
        <w:r w:rsidRPr="00CA1CA9">
          <w:rPr>
            <w:rFonts w:ascii="Times New Roman" w:hAnsi="Times New Roman" w:cs="Times New Roman"/>
            <w:sz w:val="20"/>
            <w:szCs w:val="20"/>
            <w:lang w:val="en-US"/>
            <w:rPrChange w:id="17558" w:author="Airat Shigapov" w:date="2021-10-29T16:43:00Z">
              <w:rPr>
                <w:rFonts w:ascii="Consolas" w:hAnsi="Consolas" w:cs="Consolas"/>
                <w:color w:val="0000FF"/>
                <w:sz w:val="19"/>
                <w:szCs w:val="19"/>
              </w:rPr>
            </w:rPrChange>
          </w:rPr>
          <w:t>&lt;</w:t>
        </w:r>
        <w:r w:rsidRPr="00CA1CA9">
          <w:rPr>
            <w:rFonts w:ascii="Times New Roman" w:hAnsi="Times New Roman" w:cs="Times New Roman"/>
            <w:sz w:val="20"/>
            <w:szCs w:val="20"/>
            <w:lang w:val="en-US"/>
            <w:rPrChange w:id="17559" w:author="Airat Shigapov" w:date="2021-10-29T16:43:00Z">
              <w:rPr>
                <w:rFonts w:ascii="Consolas" w:hAnsi="Consolas" w:cs="Consolas"/>
                <w:color w:val="A31515"/>
                <w:sz w:val="19"/>
                <w:szCs w:val="19"/>
              </w:rPr>
            </w:rPrChange>
          </w:rPr>
          <w:t>Hyperlink</w:t>
        </w:r>
        <w:r w:rsidRPr="00CA1CA9">
          <w:rPr>
            <w:rFonts w:ascii="Times New Roman" w:hAnsi="Times New Roman" w:cs="Times New Roman"/>
            <w:sz w:val="20"/>
            <w:szCs w:val="20"/>
            <w:lang w:val="en-US"/>
            <w:rPrChange w:id="17560" w:author="Airat Shigapov" w:date="2021-10-29T16:43:00Z">
              <w:rPr>
                <w:rFonts w:ascii="Consolas" w:hAnsi="Consolas" w:cs="Consolas"/>
                <w:color w:val="FF0000"/>
                <w:sz w:val="19"/>
                <w:szCs w:val="19"/>
              </w:rPr>
            </w:rPrChange>
          </w:rPr>
          <w:t xml:space="preserve"> Foreground</w:t>
        </w:r>
        <w:r w:rsidRPr="00CA1CA9">
          <w:rPr>
            <w:rFonts w:ascii="Times New Roman" w:hAnsi="Times New Roman" w:cs="Times New Roman"/>
            <w:sz w:val="20"/>
            <w:szCs w:val="20"/>
            <w:lang w:val="en-US"/>
            <w:rPrChange w:id="17561" w:author="Airat Shigapov" w:date="2021-10-29T16:43:00Z">
              <w:rPr>
                <w:rFonts w:ascii="Consolas" w:hAnsi="Consolas" w:cs="Consolas"/>
                <w:color w:val="0000FF"/>
                <w:sz w:val="19"/>
                <w:szCs w:val="19"/>
              </w:rPr>
            </w:rPrChange>
          </w:rPr>
          <w:t>="White"</w:t>
        </w:r>
        <w:r w:rsidRPr="00CA1CA9">
          <w:rPr>
            <w:rFonts w:ascii="Times New Roman" w:hAnsi="Times New Roman" w:cs="Times New Roman"/>
            <w:sz w:val="20"/>
            <w:szCs w:val="20"/>
            <w:lang w:val="en-US"/>
            <w:rPrChange w:id="17562" w:author="Airat Shigapov" w:date="2021-10-29T16:43:00Z">
              <w:rPr>
                <w:rFonts w:ascii="Consolas" w:hAnsi="Consolas" w:cs="Consolas"/>
                <w:color w:val="FF0000"/>
                <w:sz w:val="19"/>
                <w:szCs w:val="19"/>
              </w:rPr>
            </w:rPrChange>
          </w:rPr>
          <w:t xml:space="preserve"> Click</w:t>
        </w:r>
        <w:r w:rsidRPr="00CA1CA9">
          <w:rPr>
            <w:rFonts w:ascii="Times New Roman" w:hAnsi="Times New Roman" w:cs="Times New Roman"/>
            <w:sz w:val="20"/>
            <w:szCs w:val="20"/>
            <w:lang w:val="en-US"/>
            <w:rPrChange w:id="17563" w:author="Airat Shigapov" w:date="2021-10-29T16:43:00Z">
              <w:rPr>
                <w:rFonts w:ascii="Consolas" w:hAnsi="Consolas" w:cs="Consolas"/>
                <w:color w:val="0000FF"/>
                <w:sz w:val="19"/>
                <w:szCs w:val="19"/>
              </w:rPr>
            </w:rPrChange>
          </w:rPr>
          <w:t>="</w:t>
        </w:r>
        <w:proofErr w:type="spellStart"/>
        <w:r w:rsidRPr="00CA1CA9">
          <w:rPr>
            <w:rFonts w:ascii="Times New Roman" w:hAnsi="Times New Roman" w:cs="Times New Roman"/>
            <w:sz w:val="20"/>
            <w:szCs w:val="20"/>
            <w:lang w:val="en-US"/>
            <w:rPrChange w:id="17564" w:author="Airat Shigapov" w:date="2021-10-29T16:43:00Z">
              <w:rPr>
                <w:rFonts w:ascii="Consolas" w:hAnsi="Consolas" w:cs="Consolas"/>
                <w:color w:val="0000FF"/>
                <w:sz w:val="19"/>
                <w:szCs w:val="19"/>
              </w:rPr>
            </w:rPrChange>
          </w:rPr>
          <w:t>Registration_Click</w:t>
        </w:r>
        <w:proofErr w:type="spellEnd"/>
        <w:r w:rsidRPr="00CA1CA9">
          <w:rPr>
            <w:rFonts w:ascii="Times New Roman" w:hAnsi="Times New Roman" w:cs="Times New Roman"/>
            <w:sz w:val="20"/>
            <w:szCs w:val="20"/>
            <w:lang w:val="en-US"/>
            <w:rPrChange w:id="17565" w:author="Airat Shigapov" w:date="2021-10-29T16:43:00Z">
              <w:rPr>
                <w:rFonts w:ascii="Consolas" w:hAnsi="Consolas" w:cs="Consolas"/>
                <w:color w:val="0000FF"/>
                <w:sz w:val="19"/>
                <w:szCs w:val="19"/>
              </w:rPr>
            </w:rPrChange>
          </w:rPr>
          <w:t>"&gt;</w:t>
        </w:r>
        <w:r w:rsidRPr="00CA1CA9">
          <w:rPr>
            <w:rFonts w:ascii="Times New Roman" w:hAnsi="Times New Roman" w:cs="Times New Roman"/>
            <w:sz w:val="20"/>
            <w:szCs w:val="20"/>
            <w:rPrChange w:id="17566" w:author="Airat Shigapov" w:date="2021-10-29T16:43:00Z">
              <w:rPr>
                <w:rFonts w:ascii="Consolas" w:hAnsi="Consolas" w:cs="Consolas"/>
                <w:color w:val="000000"/>
                <w:sz w:val="19"/>
                <w:szCs w:val="19"/>
              </w:rPr>
            </w:rPrChange>
          </w:rPr>
          <w:t>Регистрация</w:t>
        </w:r>
        <w:r w:rsidRPr="00CA1CA9">
          <w:rPr>
            <w:rFonts w:ascii="Times New Roman" w:hAnsi="Times New Roman" w:cs="Times New Roman"/>
            <w:sz w:val="20"/>
            <w:szCs w:val="20"/>
            <w:lang w:val="en-US"/>
            <w:rPrChange w:id="17567" w:author="Airat Shigapov" w:date="2021-10-29T16:43:00Z">
              <w:rPr>
                <w:rFonts w:ascii="Consolas" w:hAnsi="Consolas" w:cs="Consolas"/>
                <w:color w:val="0000FF"/>
                <w:sz w:val="19"/>
                <w:szCs w:val="19"/>
              </w:rPr>
            </w:rPrChange>
          </w:rPr>
          <w:t>&lt;/</w:t>
        </w:r>
        <w:r w:rsidRPr="00CA1CA9">
          <w:rPr>
            <w:rFonts w:ascii="Times New Roman" w:hAnsi="Times New Roman" w:cs="Times New Roman"/>
            <w:sz w:val="20"/>
            <w:szCs w:val="20"/>
            <w:lang w:val="en-US"/>
            <w:rPrChange w:id="17568" w:author="Airat Shigapov" w:date="2021-10-29T16:43:00Z">
              <w:rPr>
                <w:rFonts w:ascii="Consolas" w:hAnsi="Consolas" w:cs="Consolas"/>
                <w:color w:val="A31515"/>
                <w:sz w:val="19"/>
                <w:szCs w:val="19"/>
              </w:rPr>
            </w:rPrChange>
          </w:rPr>
          <w:t>Hyperlink</w:t>
        </w:r>
        <w:r w:rsidRPr="00CA1CA9">
          <w:rPr>
            <w:rFonts w:ascii="Times New Roman" w:hAnsi="Times New Roman" w:cs="Times New Roman"/>
            <w:sz w:val="20"/>
            <w:szCs w:val="20"/>
            <w:lang w:val="en-US"/>
            <w:rPrChange w:id="17569" w:author="Airat Shigapov" w:date="2021-10-29T16:43:00Z">
              <w:rPr>
                <w:rFonts w:ascii="Consolas" w:hAnsi="Consolas" w:cs="Consolas"/>
                <w:color w:val="0000FF"/>
                <w:sz w:val="19"/>
                <w:szCs w:val="19"/>
              </w:rPr>
            </w:rPrChange>
          </w:rPr>
          <w:t>&gt;</w:t>
        </w:r>
      </w:ins>
    </w:p>
    <w:p w14:paraId="2692A2CB" w14:textId="77777777" w:rsidR="00CA1CA9" w:rsidRPr="00CA1CA9" w:rsidRDefault="00CA1CA9" w:rsidP="00CA1CA9">
      <w:pPr>
        <w:autoSpaceDE w:val="0"/>
        <w:autoSpaceDN w:val="0"/>
        <w:adjustRightInd w:val="0"/>
        <w:spacing w:after="0" w:line="240" w:lineRule="auto"/>
        <w:rPr>
          <w:ins w:id="17570" w:author="Airat Shigapov" w:date="2021-10-29T16:42:00Z"/>
          <w:rFonts w:ascii="Times New Roman" w:hAnsi="Times New Roman" w:cs="Times New Roman"/>
          <w:sz w:val="20"/>
          <w:szCs w:val="20"/>
          <w:lang w:val="en-US"/>
          <w:rPrChange w:id="17571" w:author="Airat Shigapov" w:date="2021-10-29T16:43:00Z">
            <w:rPr>
              <w:ins w:id="17572" w:author="Airat Shigapov" w:date="2021-10-29T16:42:00Z"/>
              <w:rFonts w:ascii="Consolas" w:hAnsi="Consolas" w:cs="Consolas"/>
              <w:color w:val="000000"/>
              <w:sz w:val="19"/>
              <w:szCs w:val="19"/>
            </w:rPr>
          </w:rPrChange>
        </w:rPr>
      </w:pPr>
      <w:ins w:id="17573" w:author="Airat Shigapov" w:date="2021-10-29T16:42:00Z">
        <w:r w:rsidRPr="00CA1CA9">
          <w:rPr>
            <w:rFonts w:ascii="Times New Roman" w:hAnsi="Times New Roman" w:cs="Times New Roman"/>
            <w:sz w:val="20"/>
            <w:szCs w:val="20"/>
            <w:lang w:val="en-US"/>
            <w:rPrChange w:id="17574" w:author="Airat Shigapov" w:date="2021-10-29T16:43:00Z">
              <w:rPr>
                <w:rFonts w:ascii="Consolas" w:hAnsi="Consolas" w:cs="Consolas"/>
                <w:color w:val="000000"/>
                <w:sz w:val="19"/>
                <w:szCs w:val="19"/>
              </w:rPr>
            </w:rPrChange>
          </w:rPr>
          <w:t xml:space="preserve">                </w:t>
        </w:r>
        <w:r w:rsidRPr="00CA1CA9">
          <w:rPr>
            <w:rFonts w:ascii="Times New Roman" w:hAnsi="Times New Roman" w:cs="Times New Roman"/>
            <w:sz w:val="20"/>
            <w:szCs w:val="20"/>
            <w:lang w:val="en-US"/>
            <w:rPrChange w:id="17575" w:author="Airat Shigapov" w:date="2021-10-29T16:43:00Z">
              <w:rPr>
                <w:rFonts w:ascii="Consolas" w:hAnsi="Consolas" w:cs="Consolas"/>
                <w:color w:val="0000FF"/>
                <w:sz w:val="19"/>
                <w:szCs w:val="19"/>
              </w:rPr>
            </w:rPrChange>
          </w:rPr>
          <w:t>&lt;/</w:t>
        </w:r>
        <w:proofErr w:type="spellStart"/>
        <w:r w:rsidRPr="00CA1CA9">
          <w:rPr>
            <w:rFonts w:ascii="Times New Roman" w:hAnsi="Times New Roman" w:cs="Times New Roman"/>
            <w:sz w:val="20"/>
            <w:szCs w:val="20"/>
            <w:lang w:val="en-US"/>
            <w:rPrChange w:id="17576" w:author="Airat Shigapov" w:date="2021-10-29T16:43:00Z">
              <w:rPr>
                <w:rFonts w:ascii="Consolas" w:hAnsi="Consolas" w:cs="Consolas"/>
                <w:color w:val="A31515"/>
                <w:sz w:val="19"/>
                <w:szCs w:val="19"/>
              </w:rPr>
            </w:rPrChange>
          </w:rPr>
          <w:t>TextBlock</w:t>
        </w:r>
        <w:proofErr w:type="spellEnd"/>
        <w:r w:rsidRPr="00CA1CA9">
          <w:rPr>
            <w:rFonts w:ascii="Times New Roman" w:hAnsi="Times New Roman" w:cs="Times New Roman"/>
            <w:sz w:val="20"/>
            <w:szCs w:val="20"/>
            <w:lang w:val="en-US"/>
            <w:rPrChange w:id="17577" w:author="Airat Shigapov" w:date="2021-10-29T16:43:00Z">
              <w:rPr>
                <w:rFonts w:ascii="Consolas" w:hAnsi="Consolas" w:cs="Consolas"/>
                <w:color w:val="0000FF"/>
                <w:sz w:val="19"/>
                <w:szCs w:val="19"/>
              </w:rPr>
            </w:rPrChange>
          </w:rPr>
          <w:t>&gt;</w:t>
        </w:r>
      </w:ins>
    </w:p>
    <w:p w14:paraId="627C15C5" w14:textId="77777777" w:rsidR="00CA1CA9" w:rsidRPr="00CA1CA9" w:rsidRDefault="00CA1CA9" w:rsidP="00CA1CA9">
      <w:pPr>
        <w:autoSpaceDE w:val="0"/>
        <w:autoSpaceDN w:val="0"/>
        <w:adjustRightInd w:val="0"/>
        <w:spacing w:after="0" w:line="240" w:lineRule="auto"/>
        <w:rPr>
          <w:ins w:id="17578" w:author="Airat Shigapov" w:date="2021-10-29T16:42:00Z"/>
          <w:rFonts w:ascii="Times New Roman" w:hAnsi="Times New Roman" w:cs="Times New Roman"/>
          <w:sz w:val="20"/>
          <w:szCs w:val="20"/>
          <w:lang w:val="en-US"/>
          <w:rPrChange w:id="17579" w:author="Airat Shigapov" w:date="2021-10-29T16:43:00Z">
            <w:rPr>
              <w:ins w:id="17580" w:author="Airat Shigapov" w:date="2021-10-29T16:42:00Z"/>
              <w:rFonts w:ascii="Consolas" w:hAnsi="Consolas" w:cs="Consolas"/>
              <w:color w:val="000000"/>
              <w:sz w:val="19"/>
              <w:szCs w:val="19"/>
            </w:rPr>
          </w:rPrChange>
        </w:rPr>
      </w:pPr>
      <w:ins w:id="17581" w:author="Airat Shigapov" w:date="2021-10-29T16:42:00Z">
        <w:r w:rsidRPr="00CA1CA9">
          <w:rPr>
            <w:rFonts w:ascii="Times New Roman" w:hAnsi="Times New Roman" w:cs="Times New Roman"/>
            <w:sz w:val="20"/>
            <w:szCs w:val="20"/>
            <w:lang w:val="en-US"/>
            <w:rPrChange w:id="17582" w:author="Airat Shigapov" w:date="2021-10-29T16:43:00Z">
              <w:rPr>
                <w:rFonts w:ascii="Consolas" w:hAnsi="Consolas" w:cs="Consolas"/>
                <w:color w:val="000000"/>
                <w:sz w:val="19"/>
                <w:szCs w:val="19"/>
              </w:rPr>
            </w:rPrChange>
          </w:rPr>
          <w:t xml:space="preserve">                </w:t>
        </w:r>
        <w:r w:rsidRPr="00CA1CA9">
          <w:rPr>
            <w:rFonts w:ascii="Times New Roman" w:hAnsi="Times New Roman" w:cs="Times New Roman"/>
            <w:sz w:val="20"/>
            <w:szCs w:val="20"/>
            <w:lang w:val="en-US"/>
            <w:rPrChange w:id="17583" w:author="Airat Shigapov" w:date="2021-10-29T16:43:00Z">
              <w:rPr>
                <w:rFonts w:ascii="Consolas" w:hAnsi="Consolas" w:cs="Consolas"/>
                <w:color w:val="0000FF"/>
                <w:sz w:val="19"/>
                <w:szCs w:val="19"/>
              </w:rPr>
            </w:rPrChange>
          </w:rPr>
          <w:t>&lt;</w:t>
        </w:r>
        <w:proofErr w:type="spellStart"/>
        <w:proofErr w:type="gramStart"/>
        <w:r w:rsidRPr="00CA1CA9">
          <w:rPr>
            <w:rFonts w:ascii="Times New Roman" w:hAnsi="Times New Roman" w:cs="Times New Roman"/>
            <w:sz w:val="20"/>
            <w:szCs w:val="20"/>
            <w:lang w:val="en-US"/>
            <w:rPrChange w:id="17584" w:author="Airat Shigapov" w:date="2021-10-29T16:43:00Z">
              <w:rPr>
                <w:rFonts w:ascii="Consolas" w:hAnsi="Consolas" w:cs="Consolas"/>
                <w:color w:val="A31515"/>
                <w:sz w:val="19"/>
                <w:szCs w:val="19"/>
              </w:rPr>
            </w:rPrChange>
          </w:rPr>
          <w:t>TextBlock</w:t>
        </w:r>
        <w:proofErr w:type="spellEnd"/>
        <w:r w:rsidRPr="00CA1CA9">
          <w:rPr>
            <w:rFonts w:ascii="Times New Roman" w:hAnsi="Times New Roman" w:cs="Times New Roman"/>
            <w:sz w:val="20"/>
            <w:szCs w:val="20"/>
            <w:lang w:val="en-US"/>
            <w:rPrChange w:id="17585" w:author="Airat Shigapov" w:date="2021-10-29T16:43:00Z">
              <w:rPr>
                <w:rFonts w:ascii="Consolas" w:hAnsi="Consolas" w:cs="Consolas"/>
                <w:color w:val="000000"/>
                <w:sz w:val="19"/>
                <w:szCs w:val="19"/>
              </w:rPr>
            </w:rPrChange>
          </w:rPr>
          <w:t xml:space="preserve"> </w:t>
        </w:r>
        <w:r w:rsidRPr="00CA1CA9">
          <w:rPr>
            <w:rFonts w:ascii="Times New Roman" w:hAnsi="Times New Roman" w:cs="Times New Roman"/>
            <w:sz w:val="20"/>
            <w:szCs w:val="20"/>
            <w:lang w:val="en-US"/>
            <w:rPrChange w:id="17586" w:author="Airat Shigapov" w:date="2021-10-29T16:43:00Z">
              <w:rPr>
                <w:rFonts w:ascii="Consolas" w:hAnsi="Consolas" w:cs="Consolas"/>
                <w:color w:val="FF0000"/>
                <w:sz w:val="19"/>
                <w:szCs w:val="19"/>
              </w:rPr>
            </w:rPrChange>
          </w:rPr>
          <w:t xml:space="preserve"> x</w:t>
        </w:r>
        <w:proofErr w:type="gramEnd"/>
        <w:r w:rsidRPr="00CA1CA9">
          <w:rPr>
            <w:rFonts w:ascii="Times New Roman" w:hAnsi="Times New Roman" w:cs="Times New Roman"/>
            <w:sz w:val="20"/>
            <w:szCs w:val="20"/>
            <w:lang w:val="en-US"/>
            <w:rPrChange w:id="17587" w:author="Airat Shigapov" w:date="2021-10-29T16:43:00Z">
              <w:rPr>
                <w:rFonts w:ascii="Consolas" w:hAnsi="Consolas" w:cs="Consolas"/>
                <w:color w:val="0000FF"/>
                <w:sz w:val="19"/>
                <w:szCs w:val="19"/>
              </w:rPr>
            </w:rPrChange>
          </w:rPr>
          <w:t>:</w:t>
        </w:r>
        <w:r w:rsidRPr="00CA1CA9">
          <w:rPr>
            <w:rFonts w:ascii="Times New Roman" w:hAnsi="Times New Roman" w:cs="Times New Roman"/>
            <w:sz w:val="20"/>
            <w:szCs w:val="20"/>
            <w:lang w:val="en-US"/>
            <w:rPrChange w:id="17588" w:author="Airat Shigapov" w:date="2021-10-29T16:43:00Z">
              <w:rPr>
                <w:rFonts w:ascii="Consolas" w:hAnsi="Consolas" w:cs="Consolas"/>
                <w:color w:val="FF0000"/>
                <w:sz w:val="19"/>
                <w:szCs w:val="19"/>
              </w:rPr>
            </w:rPrChange>
          </w:rPr>
          <w:t>Name</w:t>
        </w:r>
        <w:r w:rsidRPr="00CA1CA9">
          <w:rPr>
            <w:rFonts w:ascii="Times New Roman" w:hAnsi="Times New Roman" w:cs="Times New Roman"/>
            <w:sz w:val="20"/>
            <w:szCs w:val="20"/>
            <w:lang w:val="en-US"/>
            <w:rPrChange w:id="17589" w:author="Airat Shigapov" w:date="2021-10-29T16:43:00Z">
              <w:rPr>
                <w:rFonts w:ascii="Consolas" w:hAnsi="Consolas" w:cs="Consolas"/>
                <w:color w:val="0000FF"/>
                <w:sz w:val="19"/>
                <w:szCs w:val="19"/>
              </w:rPr>
            </w:rPrChange>
          </w:rPr>
          <w:t>="personalAccount"</w:t>
        </w:r>
      </w:ins>
    </w:p>
    <w:p w14:paraId="4D5C001B" w14:textId="77777777" w:rsidR="00CA1CA9" w:rsidRPr="00CA1CA9" w:rsidRDefault="00CA1CA9" w:rsidP="00CA1CA9">
      <w:pPr>
        <w:autoSpaceDE w:val="0"/>
        <w:autoSpaceDN w:val="0"/>
        <w:adjustRightInd w:val="0"/>
        <w:spacing w:after="0" w:line="240" w:lineRule="auto"/>
        <w:rPr>
          <w:ins w:id="17590" w:author="Airat Shigapov" w:date="2021-10-29T16:42:00Z"/>
          <w:rFonts w:ascii="Times New Roman" w:hAnsi="Times New Roman" w:cs="Times New Roman"/>
          <w:sz w:val="20"/>
          <w:szCs w:val="20"/>
          <w:lang w:val="en-US"/>
          <w:rPrChange w:id="17591" w:author="Airat Shigapov" w:date="2021-10-29T16:43:00Z">
            <w:rPr>
              <w:ins w:id="17592" w:author="Airat Shigapov" w:date="2021-10-29T16:42:00Z"/>
              <w:rFonts w:ascii="Consolas" w:hAnsi="Consolas" w:cs="Consolas"/>
              <w:color w:val="000000"/>
              <w:sz w:val="19"/>
              <w:szCs w:val="19"/>
            </w:rPr>
          </w:rPrChange>
        </w:rPr>
      </w:pPr>
      <w:ins w:id="17593" w:author="Airat Shigapov" w:date="2021-10-29T16:42:00Z">
        <w:r w:rsidRPr="00CA1CA9">
          <w:rPr>
            <w:rFonts w:ascii="Times New Roman" w:hAnsi="Times New Roman" w:cs="Times New Roman"/>
            <w:sz w:val="20"/>
            <w:szCs w:val="20"/>
            <w:lang w:val="en-US"/>
            <w:rPrChange w:id="17594" w:author="Airat Shigapov" w:date="2021-10-29T16:43:00Z">
              <w:rPr>
                <w:rFonts w:ascii="Consolas" w:hAnsi="Consolas" w:cs="Consolas"/>
                <w:color w:val="000000"/>
                <w:sz w:val="19"/>
                <w:szCs w:val="19"/>
              </w:rPr>
            </w:rPrChange>
          </w:rPr>
          <w:t xml:space="preserve">               </w:t>
        </w:r>
        <w:r w:rsidRPr="00CA1CA9">
          <w:rPr>
            <w:rFonts w:ascii="Times New Roman" w:hAnsi="Times New Roman" w:cs="Times New Roman"/>
            <w:sz w:val="20"/>
            <w:szCs w:val="20"/>
            <w:lang w:val="en-US"/>
            <w:rPrChange w:id="17595" w:author="Airat Shigapov" w:date="2021-10-29T16:43:00Z">
              <w:rPr>
                <w:rFonts w:ascii="Consolas" w:hAnsi="Consolas" w:cs="Consolas"/>
                <w:color w:val="FF0000"/>
                <w:sz w:val="19"/>
                <w:szCs w:val="19"/>
              </w:rPr>
            </w:rPrChange>
          </w:rPr>
          <w:t xml:space="preserve"> Foreground</w:t>
        </w:r>
        <w:r w:rsidRPr="00CA1CA9">
          <w:rPr>
            <w:rFonts w:ascii="Times New Roman" w:hAnsi="Times New Roman" w:cs="Times New Roman"/>
            <w:sz w:val="20"/>
            <w:szCs w:val="20"/>
            <w:lang w:val="en-US"/>
            <w:rPrChange w:id="17596" w:author="Airat Shigapov" w:date="2021-10-29T16:43:00Z">
              <w:rPr>
                <w:rFonts w:ascii="Consolas" w:hAnsi="Consolas" w:cs="Consolas"/>
                <w:color w:val="0000FF"/>
                <w:sz w:val="19"/>
                <w:szCs w:val="19"/>
              </w:rPr>
            </w:rPrChange>
          </w:rPr>
          <w:t>="White"</w:t>
        </w:r>
        <w:r w:rsidRPr="00CA1CA9">
          <w:rPr>
            <w:rFonts w:ascii="Times New Roman" w:hAnsi="Times New Roman" w:cs="Times New Roman"/>
            <w:sz w:val="20"/>
            <w:szCs w:val="20"/>
            <w:lang w:val="en-US"/>
            <w:rPrChange w:id="17597" w:author="Airat Shigapov" w:date="2021-10-29T16:43:00Z">
              <w:rPr>
                <w:rFonts w:ascii="Consolas" w:hAnsi="Consolas" w:cs="Consolas"/>
                <w:color w:val="000000"/>
                <w:sz w:val="19"/>
                <w:szCs w:val="19"/>
              </w:rPr>
            </w:rPrChange>
          </w:rPr>
          <w:t xml:space="preserve"> </w:t>
        </w:r>
      </w:ins>
    </w:p>
    <w:p w14:paraId="5D7CE7F8" w14:textId="77777777" w:rsidR="00CA1CA9" w:rsidRPr="00CA1CA9" w:rsidRDefault="00CA1CA9" w:rsidP="00CA1CA9">
      <w:pPr>
        <w:autoSpaceDE w:val="0"/>
        <w:autoSpaceDN w:val="0"/>
        <w:adjustRightInd w:val="0"/>
        <w:spacing w:after="0" w:line="240" w:lineRule="auto"/>
        <w:rPr>
          <w:ins w:id="17598" w:author="Airat Shigapov" w:date="2021-10-29T16:42:00Z"/>
          <w:rFonts w:ascii="Times New Roman" w:hAnsi="Times New Roman" w:cs="Times New Roman"/>
          <w:sz w:val="20"/>
          <w:szCs w:val="20"/>
          <w:lang w:val="en-US"/>
          <w:rPrChange w:id="17599" w:author="Airat Shigapov" w:date="2021-10-29T16:43:00Z">
            <w:rPr>
              <w:ins w:id="17600" w:author="Airat Shigapov" w:date="2021-10-29T16:42:00Z"/>
              <w:rFonts w:ascii="Consolas" w:hAnsi="Consolas" w:cs="Consolas"/>
              <w:color w:val="000000"/>
              <w:sz w:val="19"/>
              <w:szCs w:val="19"/>
            </w:rPr>
          </w:rPrChange>
        </w:rPr>
      </w:pPr>
      <w:ins w:id="17601" w:author="Airat Shigapov" w:date="2021-10-29T16:42:00Z">
        <w:r w:rsidRPr="00CA1CA9">
          <w:rPr>
            <w:rFonts w:ascii="Times New Roman" w:hAnsi="Times New Roman" w:cs="Times New Roman"/>
            <w:sz w:val="20"/>
            <w:szCs w:val="20"/>
            <w:lang w:val="en-US"/>
            <w:rPrChange w:id="17602" w:author="Airat Shigapov" w:date="2021-10-29T16:43:00Z">
              <w:rPr>
                <w:rFonts w:ascii="Consolas" w:hAnsi="Consolas" w:cs="Consolas"/>
                <w:color w:val="000000"/>
                <w:sz w:val="19"/>
                <w:szCs w:val="19"/>
              </w:rPr>
            </w:rPrChange>
          </w:rPr>
          <w:t xml:space="preserve">                       </w:t>
        </w:r>
        <w:r w:rsidRPr="00CA1CA9">
          <w:rPr>
            <w:rFonts w:ascii="Times New Roman" w:hAnsi="Times New Roman" w:cs="Times New Roman"/>
            <w:sz w:val="20"/>
            <w:szCs w:val="20"/>
            <w:lang w:val="en-US"/>
            <w:rPrChange w:id="17603" w:author="Airat Shigapov" w:date="2021-10-29T16:43:00Z">
              <w:rPr>
                <w:rFonts w:ascii="Consolas" w:hAnsi="Consolas" w:cs="Consolas"/>
                <w:color w:val="FF0000"/>
                <w:sz w:val="19"/>
                <w:szCs w:val="19"/>
              </w:rPr>
            </w:rPrChange>
          </w:rPr>
          <w:t xml:space="preserve"> Visibility</w:t>
        </w:r>
        <w:r w:rsidRPr="00CA1CA9">
          <w:rPr>
            <w:rFonts w:ascii="Times New Roman" w:hAnsi="Times New Roman" w:cs="Times New Roman"/>
            <w:sz w:val="20"/>
            <w:szCs w:val="20"/>
            <w:lang w:val="en-US"/>
            <w:rPrChange w:id="17604" w:author="Airat Shigapov" w:date="2021-10-29T16:43:00Z">
              <w:rPr>
                <w:rFonts w:ascii="Consolas" w:hAnsi="Consolas" w:cs="Consolas"/>
                <w:color w:val="0000FF"/>
                <w:sz w:val="19"/>
                <w:szCs w:val="19"/>
              </w:rPr>
            </w:rPrChange>
          </w:rPr>
          <w:t>="Hidden"</w:t>
        </w:r>
      </w:ins>
    </w:p>
    <w:p w14:paraId="1BDBFEF8" w14:textId="77777777" w:rsidR="00CA1CA9" w:rsidRPr="00CA1CA9" w:rsidRDefault="00CA1CA9" w:rsidP="00CA1CA9">
      <w:pPr>
        <w:autoSpaceDE w:val="0"/>
        <w:autoSpaceDN w:val="0"/>
        <w:adjustRightInd w:val="0"/>
        <w:spacing w:after="0" w:line="240" w:lineRule="auto"/>
        <w:rPr>
          <w:ins w:id="17605" w:author="Airat Shigapov" w:date="2021-10-29T16:42:00Z"/>
          <w:rFonts w:ascii="Times New Roman" w:hAnsi="Times New Roman" w:cs="Times New Roman"/>
          <w:sz w:val="20"/>
          <w:szCs w:val="20"/>
          <w:lang w:val="en-US"/>
          <w:rPrChange w:id="17606" w:author="Airat Shigapov" w:date="2021-10-29T16:43:00Z">
            <w:rPr>
              <w:ins w:id="17607" w:author="Airat Shigapov" w:date="2021-10-29T16:42:00Z"/>
              <w:rFonts w:ascii="Consolas" w:hAnsi="Consolas" w:cs="Consolas"/>
              <w:color w:val="000000"/>
              <w:sz w:val="19"/>
              <w:szCs w:val="19"/>
            </w:rPr>
          </w:rPrChange>
        </w:rPr>
      </w:pPr>
      <w:ins w:id="17608" w:author="Airat Shigapov" w:date="2021-10-29T16:42:00Z">
        <w:r w:rsidRPr="00CA1CA9">
          <w:rPr>
            <w:rFonts w:ascii="Times New Roman" w:hAnsi="Times New Roman" w:cs="Times New Roman"/>
            <w:sz w:val="20"/>
            <w:szCs w:val="20"/>
            <w:lang w:val="en-US"/>
            <w:rPrChange w:id="17609" w:author="Airat Shigapov" w:date="2021-10-29T16:43:00Z">
              <w:rPr>
                <w:rFonts w:ascii="Consolas" w:hAnsi="Consolas" w:cs="Consolas"/>
                <w:color w:val="000000"/>
                <w:sz w:val="19"/>
                <w:szCs w:val="19"/>
              </w:rPr>
            </w:rPrChange>
          </w:rPr>
          <w:t xml:space="preserve">                       </w:t>
        </w:r>
        <w:r w:rsidRPr="00CA1CA9">
          <w:rPr>
            <w:rFonts w:ascii="Times New Roman" w:hAnsi="Times New Roman" w:cs="Times New Roman"/>
            <w:sz w:val="20"/>
            <w:szCs w:val="20"/>
            <w:lang w:val="en-US"/>
            <w:rPrChange w:id="17610" w:author="Airat Shigapov" w:date="2021-10-29T16:43:00Z">
              <w:rPr>
                <w:rFonts w:ascii="Consolas" w:hAnsi="Consolas" w:cs="Consolas"/>
                <w:color w:val="FF0000"/>
                <w:sz w:val="19"/>
                <w:szCs w:val="19"/>
              </w:rPr>
            </w:rPrChange>
          </w:rPr>
          <w:t xml:space="preserve"> </w:t>
        </w:r>
        <w:proofErr w:type="spellStart"/>
        <w:r w:rsidRPr="00CA1CA9">
          <w:rPr>
            <w:rFonts w:ascii="Times New Roman" w:hAnsi="Times New Roman" w:cs="Times New Roman"/>
            <w:sz w:val="20"/>
            <w:szCs w:val="20"/>
            <w:lang w:val="en-US"/>
            <w:rPrChange w:id="17611" w:author="Airat Shigapov" w:date="2021-10-29T16:43:00Z">
              <w:rPr>
                <w:rFonts w:ascii="Consolas" w:hAnsi="Consolas" w:cs="Consolas"/>
                <w:color w:val="FF0000"/>
                <w:sz w:val="19"/>
                <w:szCs w:val="19"/>
              </w:rPr>
            </w:rPrChange>
          </w:rPr>
          <w:t>VerticalAlignment</w:t>
        </w:r>
        <w:proofErr w:type="spellEnd"/>
        <w:r w:rsidRPr="00CA1CA9">
          <w:rPr>
            <w:rFonts w:ascii="Times New Roman" w:hAnsi="Times New Roman" w:cs="Times New Roman"/>
            <w:sz w:val="20"/>
            <w:szCs w:val="20"/>
            <w:lang w:val="en-US"/>
            <w:rPrChange w:id="17612" w:author="Airat Shigapov" w:date="2021-10-29T16:43:00Z">
              <w:rPr>
                <w:rFonts w:ascii="Consolas" w:hAnsi="Consolas" w:cs="Consolas"/>
                <w:color w:val="0000FF"/>
                <w:sz w:val="19"/>
                <w:szCs w:val="19"/>
              </w:rPr>
            </w:rPrChange>
          </w:rPr>
          <w:t>="Center"</w:t>
        </w:r>
      </w:ins>
    </w:p>
    <w:p w14:paraId="61D13CD2" w14:textId="77777777" w:rsidR="00CA1CA9" w:rsidRPr="00CA1CA9" w:rsidRDefault="00CA1CA9" w:rsidP="00CA1CA9">
      <w:pPr>
        <w:autoSpaceDE w:val="0"/>
        <w:autoSpaceDN w:val="0"/>
        <w:adjustRightInd w:val="0"/>
        <w:spacing w:after="0" w:line="240" w:lineRule="auto"/>
        <w:rPr>
          <w:ins w:id="17613" w:author="Airat Shigapov" w:date="2021-10-29T16:42:00Z"/>
          <w:rFonts w:ascii="Times New Roman" w:hAnsi="Times New Roman" w:cs="Times New Roman"/>
          <w:sz w:val="20"/>
          <w:szCs w:val="20"/>
          <w:lang w:val="en-US"/>
          <w:rPrChange w:id="17614" w:author="Airat Shigapov" w:date="2021-10-29T16:43:00Z">
            <w:rPr>
              <w:ins w:id="17615" w:author="Airat Shigapov" w:date="2021-10-29T16:42:00Z"/>
              <w:rFonts w:ascii="Consolas" w:hAnsi="Consolas" w:cs="Consolas"/>
              <w:color w:val="000000"/>
              <w:sz w:val="19"/>
              <w:szCs w:val="19"/>
            </w:rPr>
          </w:rPrChange>
        </w:rPr>
      </w:pPr>
      <w:ins w:id="17616" w:author="Airat Shigapov" w:date="2021-10-29T16:42:00Z">
        <w:r w:rsidRPr="00CA1CA9">
          <w:rPr>
            <w:rFonts w:ascii="Times New Roman" w:hAnsi="Times New Roman" w:cs="Times New Roman"/>
            <w:sz w:val="20"/>
            <w:szCs w:val="20"/>
            <w:lang w:val="en-US"/>
            <w:rPrChange w:id="17617" w:author="Airat Shigapov" w:date="2021-10-29T16:43:00Z">
              <w:rPr>
                <w:rFonts w:ascii="Consolas" w:hAnsi="Consolas" w:cs="Consolas"/>
                <w:color w:val="000000"/>
                <w:sz w:val="19"/>
                <w:szCs w:val="19"/>
              </w:rPr>
            </w:rPrChange>
          </w:rPr>
          <w:t xml:space="preserve">                       </w:t>
        </w:r>
        <w:r w:rsidRPr="00CA1CA9">
          <w:rPr>
            <w:rFonts w:ascii="Times New Roman" w:hAnsi="Times New Roman" w:cs="Times New Roman"/>
            <w:sz w:val="20"/>
            <w:szCs w:val="20"/>
            <w:lang w:val="en-US"/>
            <w:rPrChange w:id="17618" w:author="Airat Shigapov" w:date="2021-10-29T16:43:00Z">
              <w:rPr>
                <w:rFonts w:ascii="Consolas" w:hAnsi="Consolas" w:cs="Consolas"/>
                <w:color w:val="FF0000"/>
                <w:sz w:val="19"/>
                <w:szCs w:val="19"/>
              </w:rPr>
            </w:rPrChange>
          </w:rPr>
          <w:t xml:space="preserve"> Style</w:t>
        </w:r>
        <w:r w:rsidRPr="00CA1CA9">
          <w:rPr>
            <w:rFonts w:ascii="Times New Roman" w:hAnsi="Times New Roman" w:cs="Times New Roman"/>
            <w:sz w:val="20"/>
            <w:szCs w:val="20"/>
            <w:lang w:val="en-US"/>
            <w:rPrChange w:id="17619" w:author="Airat Shigapov" w:date="2021-10-29T16:43:00Z">
              <w:rPr>
                <w:rFonts w:ascii="Consolas" w:hAnsi="Consolas" w:cs="Consolas"/>
                <w:color w:val="0000FF"/>
                <w:sz w:val="19"/>
                <w:szCs w:val="19"/>
              </w:rPr>
            </w:rPrChange>
          </w:rPr>
          <w:t>="{</w:t>
        </w:r>
        <w:proofErr w:type="spellStart"/>
        <w:r w:rsidRPr="00CA1CA9">
          <w:rPr>
            <w:rFonts w:ascii="Times New Roman" w:hAnsi="Times New Roman" w:cs="Times New Roman"/>
            <w:sz w:val="20"/>
            <w:szCs w:val="20"/>
            <w:lang w:val="en-US"/>
            <w:rPrChange w:id="17620" w:author="Airat Shigapov" w:date="2021-10-29T16:43:00Z">
              <w:rPr>
                <w:rFonts w:ascii="Consolas" w:hAnsi="Consolas" w:cs="Consolas"/>
                <w:color w:val="A31515"/>
                <w:sz w:val="19"/>
                <w:szCs w:val="19"/>
              </w:rPr>
            </w:rPrChange>
          </w:rPr>
          <w:t>StaticResource</w:t>
        </w:r>
        <w:proofErr w:type="spellEnd"/>
        <w:r w:rsidRPr="00CA1CA9">
          <w:rPr>
            <w:rFonts w:ascii="Times New Roman" w:hAnsi="Times New Roman" w:cs="Times New Roman"/>
            <w:sz w:val="20"/>
            <w:szCs w:val="20"/>
            <w:lang w:val="en-US"/>
            <w:rPrChange w:id="17621" w:author="Airat Shigapov" w:date="2021-10-29T16:43:00Z">
              <w:rPr>
                <w:rFonts w:ascii="Consolas" w:hAnsi="Consolas" w:cs="Consolas"/>
                <w:color w:val="FF0000"/>
                <w:sz w:val="19"/>
                <w:szCs w:val="19"/>
              </w:rPr>
            </w:rPrChange>
          </w:rPr>
          <w:t xml:space="preserve"> </w:t>
        </w:r>
        <w:proofErr w:type="spellStart"/>
        <w:r w:rsidRPr="00CA1CA9">
          <w:rPr>
            <w:rFonts w:ascii="Times New Roman" w:hAnsi="Times New Roman" w:cs="Times New Roman"/>
            <w:sz w:val="20"/>
            <w:szCs w:val="20"/>
            <w:lang w:val="en-US"/>
            <w:rPrChange w:id="17622" w:author="Airat Shigapov" w:date="2021-10-29T16:43:00Z">
              <w:rPr>
                <w:rFonts w:ascii="Consolas" w:hAnsi="Consolas" w:cs="Consolas"/>
                <w:color w:val="FF0000"/>
                <w:sz w:val="19"/>
                <w:szCs w:val="19"/>
              </w:rPr>
            </w:rPrChange>
          </w:rPr>
          <w:t>TextStyle</w:t>
        </w:r>
        <w:proofErr w:type="spellEnd"/>
        <w:r w:rsidRPr="00CA1CA9">
          <w:rPr>
            <w:rFonts w:ascii="Times New Roman" w:hAnsi="Times New Roman" w:cs="Times New Roman"/>
            <w:sz w:val="20"/>
            <w:szCs w:val="20"/>
            <w:lang w:val="en-US"/>
            <w:rPrChange w:id="17623" w:author="Airat Shigapov" w:date="2021-10-29T16:43:00Z">
              <w:rPr>
                <w:rFonts w:ascii="Consolas" w:hAnsi="Consolas" w:cs="Consolas"/>
                <w:color w:val="0000FF"/>
                <w:sz w:val="19"/>
                <w:szCs w:val="19"/>
              </w:rPr>
            </w:rPrChange>
          </w:rPr>
          <w:t>}"&gt;</w:t>
        </w:r>
      </w:ins>
    </w:p>
    <w:p w14:paraId="33171E21" w14:textId="77777777" w:rsidR="00CA1CA9" w:rsidRPr="00CA1CA9" w:rsidRDefault="00CA1CA9" w:rsidP="00CA1CA9">
      <w:pPr>
        <w:autoSpaceDE w:val="0"/>
        <w:autoSpaceDN w:val="0"/>
        <w:adjustRightInd w:val="0"/>
        <w:spacing w:after="0" w:line="240" w:lineRule="auto"/>
        <w:rPr>
          <w:ins w:id="17624" w:author="Airat Shigapov" w:date="2021-10-29T16:42:00Z"/>
          <w:rFonts w:ascii="Times New Roman" w:hAnsi="Times New Roman" w:cs="Times New Roman"/>
          <w:sz w:val="20"/>
          <w:szCs w:val="20"/>
          <w:lang w:val="en-US"/>
          <w:rPrChange w:id="17625" w:author="Airat Shigapov" w:date="2021-10-29T16:43:00Z">
            <w:rPr>
              <w:ins w:id="17626" w:author="Airat Shigapov" w:date="2021-10-29T16:42:00Z"/>
              <w:rFonts w:ascii="Consolas" w:hAnsi="Consolas" w:cs="Consolas"/>
              <w:color w:val="000000"/>
              <w:sz w:val="19"/>
              <w:szCs w:val="19"/>
            </w:rPr>
          </w:rPrChange>
        </w:rPr>
      </w:pPr>
      <w:ins w:id="17627" w:author="Airat Shigapov" w:date="2021-10-29T16:42:00Z">
        <w:r w:rsidRPr="00CA1CA9">
          <w:rPr>
            <w:rFonts w:ascii="Times New Roman" w:hAnsi="Times New Roman" w:cs="Times New Roman"/>
            <w:sz w:val="20"/>
            <w:szCs w:val="20"/>
            <w:lang w:val="en-US"/>
            <w:rPrChange w:id="17628" w:author="Airat Shigapov" w:date="2021-10-29T16:43:00Z">
              <w:rPr>
                <w:rFonts w:ascii="Consolas" w:hAnsi="Consolas" w:cs="Consolas"/>
                <w:color w:val="000000"/>
                <w:sz w:val="19"/>
                <w:szCs w:val="19"/>
              </w:rPr>
            </w:rPrChange>
          </w:rPr>
          <w:t xml:space="preserve">                </w:t>
        </w:r>
        <w:r w:rsidRPr="00CA1CA9">
          <w:rPr>
            <w:rFonts w:ascii="Times New Roman" w:hAnsi="Times New Roman" w:cs="Times New Roman"/>
            <w:sz w:val="20"/>
            <w:szCs w:val="20"/>
            <w:lang w:val="en-US"/>
            <w:rPrChange w:id="17629" w:author="Airat Shigapov" w:date="2021-10-29T16:43:00Z">
              <w:rPr>
                <w:rFonts w:ascii="Consolas" w:hAnsi="Consolas" w:cs="Consolas"/>
                <w:color w:val="0000FF"/>
                <w:sz w:val="19"/>
                <w:szCs w:val="19"/>
              </w:rPr>
            </w:rPrChange>
          </w:rPr>
          <w:t>&lt;</w:t>
        </w:r>
        <w:r w:rsidRPr="00CA1CA9">
          <w:rPr>
            <w:rFonts w:ascii="Times New Roman" w:hAnsi="Times New Roman" w:cs="Times New Roman"/>
            <w:sz w:val="20"/>
            <w:szCs w:val="20"/>
            <w:lang w:val="en-US"/>
            <w:rPrChange w:id="17630" w:author="Airat Shigapov" w:date="2021-10-29T16:43:00Z">
              <w:rPr>
                <w:rFonts w:ascii="Consolas" w:hAnsi="Consolas" w:cs="Consolas"/>
                <w:color w:val="A31515"/>
                <w:sz w:val="19"/>
                <w:szCs w:val="19"/>
              </w:rPr>
            </w:rPrChange>
          </w:rPr>
          <w:t>Hyperlink</w:t>
        </w:r>
        <w:r w:rsidRPr="00CA1CA9">
          <w:rPr>
            <w:rFonts w:ascii="Times New Roman" w:hAnsi="Times New Roman" w:cs="Times New Roman"/>
            <w:sz w:val="20"/>
            <w:szCs w:val="20"/>
            <w:lang w:val="en-US"/>
            <w:rPrChange w:id="17631" w:author="Airat Shigapov" w:date="2021-10-29T16:43:00Z">
              <w:rPr>
                <w:rFonts w:ascii="Consolas" w:hAnsi="Consolas" w:cs="Consolas"/>
                <w:color w:val="FF0000"/>
                <w:sz w:val="19"/>
                <w:szCs w:val="19"/>
              </w:rPr>
            </w:rPrChange>
          </w:rPr>
          <w:t xml:space="preserve"> Foreground</w:t>
        </w:r>
        <w:r w:rsidRPr="00CA1CA9">
          <w:rPr>
            <w:rFonts w:ascii="Times New Roman" w:hAnsi="Times New Roman" w:cs="Times New Roman"/>
            <w:sz w:val="20"/>
            <w:szCs w:val="20"/>
            <w:lang w:val="en-US"/>
            <w:rPrChange w:id="17632" w:author="Airat Shigapov" w:date="2021-10-29T16:43:00Z">
              <w:rPr>
                <w:rFonts w:ascii="Consolas" w:hAnsi="Consolas" w:cs="Consolas"/>
                <w:color w:val="0000FF"/>
                <w:sz w:val="19"/>
                <w:szCs w:val="19"/>
              </w:rPr>
            </w:rPrChange>
          </w:rPr>
          <w:t>="White"</w:t>
        </w:r>
        <w:r w:rsidRPr="00CA1CA9">
          <w:rPr>
            <w:rFonts w:ascii="Times New Roman" w:hAnsi="Times New Roman" w:cs="Times New Roman"/>
            <w:sz w:val="20"/>
            <w:szCs w:val="20"/>
            <w:lang w:val="en-US"/>
            <w:rPrChange w:id="17633" w:author="Airat Shigapov" w:date="2021-10-29T16:43:00Z">
              <w:rPr>
                <w:rFonts w:ascii="Consolas" w:hAnsi="Consolas" w:cs="Consolas"/>
                <w:color w:val="FF0000"/>
                <w:sz w:val="19"/>
                <w:szCs w:val="19"/>
              </w:rPr>
            </w:rPrChange>
          </w:rPr>
          <w:t xml:space="preserve"> Click</w:t>
        </w:r>
        <w:r w:rsidRPr="00CA1CA9">
          <w:rPr>
            <w:rFonts w:ascii="Times New Roman" w:hAnsi="Times New Roman" w:cs="Times New Roman"/>
            <w:sz w:val="20"/>
            <w:szCs w:val="20"/>
            <w:lang w:val="en-US"/>
            <w:rPrChange w:id="17634" w:author="Airat Shigapov" w:date="2021-10-29T16:43:00Z">
              <w:rPr>
                <w:rFonts w:ascii="Consolas" w:hAnsi="Consolas" w:cs="Consolas"/>
                <w:color w:val="0000FF"/>
                <w:sz w:val="19"/>
                <w:szCs w:val="19"/>
              </w:rPr>
            </w:rPrChange>
          </w:rPr>
          <w:t>="</w:t>
        </w:r>
        <w:proofErr w:type="spellStart"/>
        <w:r w:rsidRPr="00CA1CA9">
          <w:rPr>
            <w:rFonts w:ascii="Times New Roman" w:hAnsi="Times New Roman" w:cs="Times New Roman"/>
            <w:sz w:val="20"/>
            <w:szCs w:val="20"/>
            <w:lang w:val="en-US"/>
            <w:rPrChange w:id="17635" w:author="Airat Shigapov" w:date="2021-10-29T16:43:00Z">
              <w:rPr>
                <w:rFonts w:ascii="Consolas" w:hAnsi="Consolas" w:cs="Consolas"/>
                <w:color w:val="0000FF"/>
                <w:sz w:val="19"/>
                <w:szCs w:val="19"/>
              </w:rPr>
            </w:rPrChange>
          </w:rPr>
          <w:t>PersonalAccount_Click</w:t>
        </w:r>
        <w:proofErr w:type="spellEnd"/>
        <w:r w:rsidRPr="00CA1CA9">
          <w:rPr>
            <w:rFonts w:ascii="Times New Roman" w:hAnsi="Times New Roman" w:cs="Times New Roman"/>
            <w:sz w:val="20"/>
            <w:szCs w:val="20"/>
            <w:lang w:val="en-US"/>
            <w:rPrChange w:id="17636" w:author="Airat Shigapov" w:date="2021-10-29T16:43:00Z">
              <w:rPr>
                <w:rFonts w:ascii="Consolas" w:hAnsi="Consolas" w:cs="Consolas"/>
                <w:color w:val="0000FF"/>
                <w:sz w:val="19"/>
                <w:szCs w:val="19"/>
              </w:rPr>
            </w:rPrChange>
          </w:rPr>
          <w:t>"&gt;</w:t>
        </w:r>
        <w:r w:rsidRPr="00CA1CA9">
          <w:rPr>
            <w:rFonts w:ascii="Times New Roman" w:hAnsi="Times New Roman" w:cs="Times New Roman"/>
            <w:sz w:val="20"/>
            <w:szCs w:val="20"/>
            <w:rPrChange w:id="17637" w:author="Airat Shigapov" w:date="2021-10-29T16:43:00Z">
              <w:rPr>
                <w:rFonts w:ascii="Consolas" w:hAnsi="Consolas" w:cs="Consolas"/>
                <w:color w:val="000000"/>
                <w:sz w:val="19"/>
                <w:szCs w:val="19"/>
              </w:rPr>
            </w:rPrChange>
          </w:rPr>
          <w:t>Личный</w:t>
        </w:r>
        <w:r w:rsidRPr="00CA1CA9">
          <w:rPr>
            <w:rFonts w:ascii="Times New Roman" w:hAnsi="Times New Roman" w:cs="Times New Roman"/>
            <w:sz w:val="20"/>
            <w:szCs w:val="20"/>
            <w:lang w:val="en-US"/>
            <w:rPrChange w:id="17638" w:author="Airat Shigapov" w:date="2021-10-29T16:43:00Z">
              <w:rPr>
                <w:rFonts w:ascii="Consolas" w:hAnsi="Consolas" w:cs="Consolas"/>
                <w:color w:val="000000"/>
                <w:sz w:val="19"/>
                <w:szCs w:val="19"/>
              </w:rPr>
            </w:rPrChange>
          </w:rPr>
          <w:t xml:space="preserve"> </w:t>
        </w:r>
        <w:r w:rsidRPr="00CA1CA9">
          <w:rPr>
            <w:rFonts w:ascii="Times New Roman" w:hAnsi="Times New Roman" w:cs="Times New Roman"/>
            <w:sz w:val="20"/>
            <w:szCs w:val="20"/>
            <w:rPrChange w:id="17639" w:author="Airat Shigapov" w:date="2021-10-29T16:43:00Z">
              <w:rPr>
                <w:rFonts w:ascii="Consolas" w:hAnsi="Consolas" w:cs="Consolas"/>
                <w:color w:val="000000"/>
                <w:sz w:val="19"/>
                <w:szCs w:val="19"/>
              </w:rPr>
            </w:rPrChange>
          </w:rPr>
          <w:t>кабинет</w:t>
        </w:r>
        <w:r w:rsidRPr="00CA1CA9">
          <w:rPr>
            <w:rFonts w:ascii="Times New Roman" w:hAnsi="Times New Roman" w:cs="Times New Roman"/>
            <w:sz w:val="20"/>
            <w:szCs w:val="20"/>
            <w:lang w:val="en-US"/>
            <w:rPrChange w:id="17640" w:author="Airat Shigapov" w:date="2021-10-29T16:43:00Z">
              <w:rPr>
                <w:rFonts w:ascii="Consolas" w:hAnsi="Consolas" w:cs="Consolas"/>
                <w:color w:val="0000FF"/>
                <w:sz w:val="19"/>
                <w:szCs w:val="19"/>
              </w:rPr>
            </w:rPrChange>
          </w:rPr>
          <w:t>&lt;/</w:t>
        </w:r>
        <w:r w:rsidRPr="00CA1CA9">
          <w:rPr>
            <w:rFonts w:ascii="Times New Roman" w:hAnsi="Times New Roman" w:cs="Times New Roman"/>
            <w:sz w:val="20"/>
            <w:szCs w:val="20"/>
            <w:lang w:val="en-US"/>
            <w:rPrChange w:id="17641" w:author="Airat Shigapov" w:date="2021-10-29T16:43:00Z">
              <w:rPr>
                <w:rFonts w:ascii="Consolas" w:hAnsi="Consolas" w:cs="Consolas"/>
                <w:color w:val="A31515"/>
                <w:sz w:val="19"/>
                <w:szCs w:val="19"/>
              </w:rPr>
            </w:rPrChange>
          </w:rPr>
          <w:t>Hyperlink</w:t>
        </w:r>
        <w:r w:rsidRPr="00CA1CA9">
          <w:rPr>
            <w:rFonts w:ascii="Times New Roman" w:hAnsi="Times New Roman" w:cs="Times New Roman"/>
            <w:sz w:val="20"/>
            <w:szCs w:val="20"/>
            <w:lang w:val="en-US"/>
            <w:rPrChange w:id="17642" w:author="Airat Shigapov" w:date="2021-10-29T16:43:00Z">
              <w:rPr>
                <w:rFonts w:ascii="Consolas" w:hAnsi="Consolas" w:cs="Consolas"/>
                <w:color w:val="0000FF"/>
                <w:sz w:val="19"/>
                <w:szCs w:val="19"/>
              </w:rPr>
            </w:rPrChange>
          </w:rPr>
          <w:t>&gt;</w:t>
        </w:r>
      </w:ins>
    </w:p>
    <w:p w14:paraId="18EBA9AA" w14:textId="77777777" w:rsidR="00CA1CA9" w:rsidRPr="00CA1CA9" w:rsidRDefault="00CA1CA9" w:rsidP="00CA1CA9">
      <w:pPr>
        <w:autoSpaceDE w:val="0"/>
        <w:autoSpaceDN w:val="0"/>
        <w:adjustRightInd w:val="0"/>
        <w:spacing w:after="0" w:line="240" w:lineRule="auto"/>
        <w:rPr>
          <w:ins w:id="17643" w:author="Airat Shigapov" w:date="2021-10-29T16:42:00Z"/>
          <w:rFonts w:ascii="Times New Roman" w:hAnsi="Times New Roman" w:cs="Times New Roman"/>
          <w:sz w:val="20"/>
          <w:szCs w:val="20"/>
          <w:lang w:val="en-US"/>
          <w:rPrChange w:id="17644" w:author="Airat Shigapov" w:date="2021-10-29T16:43:00Z">
            <w:rPr>
              <w:ins w:id="17645" w:author="Airat Shigapov" w:date="2021-10-29T16:42:00Z"/>
              <w:rFonts w:ascii="Consolas" w:hAnsi="Consolas" w:cs="Consolas"/>
              <w:color w:val="000000"/>
              <w:sz w:val="19"/>
              <w:szCs w:val="19"/>
            </w:rPr>
          </w:rPrChange>
        </w:rPr>
      </w:pPr>
      <w:ins w:id="17646" w:author="Airat Shigapov" w:date="2021-10-29T16:42:00Z">
        <w:r w:rsidRPr="00CA1CA9">
          <w:rPr>
            <w:rFonts w:ascii="Times New Roman" w:hAnsi="Times New Roman" w:cs="Times New Roman"/>
            <w:sz w:val="20"/>
            <w:szCs w:val="20"/>
            <w:lang w:val="en-US"/>
            <w:rPrChange w:id="17647" w:author="Airat Shigapov" w:date="2021-10-29T16:43:00Z">
              <w:rPr>
                <w:rFonts w:ascii="Consolas" w:hAnsi="Consolas" w:cs="Consolas"/>
                <w:color w:val="000000"/>
                <w:sz w:val="19"/>
                <w:szCs w:val="19"/>
              </w:rPr>
            </w:rPrChange>
          </w:rPr>
          <w:t xml:space="preserve">                    |</w:t>
        </w:r>
      </w:ins>
    </w:p>
    <w:p w14:paraId="23D891C9" w14:textId="77777777" w:rsidR="00CA1CA9" w:rsidRPr="00CA1CA9" w:rsidRDefault="00CA1CA9" w:rsidP="00CA1CA9">
      <w:pPr>
        <w:autoSpaceDE w:val="0"/>
        <w:autoSpaceDN w:val="0"/>
        <w:adjustRightInd w:val="0"/>
        <w:spacing w:after="0" w:line="240" w:lineRule="auto"/>
        <w:rPr>
          <w:ins w:id="17648" w:author="Airat Shigapov" w:date="2021-10-29T16:42:00Z"/>
          <w:rFonts w:ascii="Times New Roman" w:hAnsi="Times New Roman" w:cs="Times New Roman"/>
          <w:sz w:val="20"/>
          <w:szCs w:val="20"/>
          <w:lang w:val="en-US"/>
          <w:rPrChange w:id="17649" w:author="Airat Shigapov" w:date="2021-10-29T16:43:00Z">
            <w:rPr>
              <w:ins w:id="17650" w:author="Airat Shigapov" w:date="2021-10-29T16:42:00Z"/>
              <w:rFonts w:ascii="Consolas" w:hAnsi="Consolas" w:cs="Consolas"/>
              <w:color w:val="000000"/>
              <w:sz w:val="19"/>
              <w:szCs w:val="19"/>
            </w:rPr>
          </w:rPrChange>
        </w:rPr>
      </w:pPr>
      <w:ins w:id="17651" w:author="Airat Shigapov" w:date="2021-10-29T16:42:00Z">
        <w:r w:rsidRPr="00CA1CA9">
          <w:rPr>
            <w:rFonts w:ascii="Times New Roman" w:hAnsi="Times New Roman" w:cs="Times New Roman"/>
            <w:sz w:val="20"/>
            <w:szCs w:val="20"/>
            <w:lang w:val="en-US"/>
            <w:rPrChange w:id="17652" w:author="Airat Shigapov" w:date="2021-10-29T16:43:00Z">
              <w:rPr>
                <w:rFonts w:ascii="Consolas" w:hAnsi="Consolas" w:cs="Consolas"/>
                <w:color w:val="000000"/>
                <w:sz w:val="19"/>
                <w:szCs w:val="19"/>
              </w:rPr>
            </w:rPrChange>
          </w:rPr>
          <w:t xml:space="preserve">                </w:t>
        </w:r>
        <w:r w:rsidRPr="00CA1CA9">
          <w:rPr>
            <w:rFonts w:ascii="Times New Roman" w:hAnsi="Times New Roman" w:cs="Times New Roman"/>
            <w:sz w:val="20"/>
            <w:szCs w:val="20"/>
            <w:lang w:val="en-US"/>
            <w:rPrChange w:id="17653" w:author="Airat Shigapov" w:date="2021-10-29T16:43:00Z">
              <w:rPr>
                <w:rFonts w:ascii="Consolas" w:hAnsi="Consolas" w:cs="Consolas"/>
                <w:color w:val="0000FF"/>
                <w:sz w:val="19"/>
                <w:szCs w:val="19"/>
              </w:rPr>
            </w:rPrChange>
          </w:rPr>
          <w:t>&lt;</w:t>
        </w:r>
        <w:r w:rsidRPr="00CA1CA9">
          <w:rPr>
            <w:rFonts w:ascii="Times New Roman" w:hAnsi="Times New Roman" w:cs="Times New Roman"/>
            <w:sz w:val="20"/>
            <w:szCs w:val="20"/>
            <w:lang w:val="en-US"/>
            <w:rPrChange w:id="17654" w:author="Airat Shigapov" w:date="2021-10-29T16:43:00Z">
              <w:rPr>
                <w:rFonts w:ascii="Consolas" w:hAnsi="Consolas" w:cs="Consolas"/>
                <w:color w:val="A31515"/>
                <w:sz w:val="19"/>
                <w:szCs w:val="19"/>
              </w:rPr>
            </w:rPrChange>
          </w:rPr>
          <w:t>Hyperlink</w:t>
        </w:r>
        <w:r w:rsidRPr="00CA1CA9">
          <w:rPr>
            <w:rFonts w:ascii="Times New Roman" w:hAnsi="Times New Roman" w:cs="Times New Roman"/>
            <w:sz w:val="20"/>
            <w:szCs w:val="20"/>
            <w:lang w:val="en-US"/>
            <w:rPrChange w:id="17655" w:author="Airat Shigapov" w:date="2021-10-29T16:43:00Z">
              <w:rPr>
                <w:rFonts w:ascii="Consolas" w:hAnsi="Consolas" w:cs="Consolas"/>
                <w:color w:val="FF0000"/>
                <w:sz w:val="19"/>
                <w:szCs w:val="19"/>
              </w:rPr>
            </w:rPrChange>
          </w:rPr>
          <w:t xml:space="preserve"> Foreground</w:t>
        </w:r>
        <w:r w:rsidRPr="00CA1CA9">
          <w:rPr>
            <w:rFonts w:ascii="Times New Roman" w:hAnsi="Times New Roman" w:cs="Times New Roman"/>
            <w:sz w:val="20"/>
            <w:szCs w:val="20"/>
            <w:lang w:val="en-US"/>
            <w:rPrChange w:id="17656" w:author="Airat Shigapov" w:date="2021-10-29T16:43:00Z">
              <w:rPr>
                <w:rFonts w:ascii="Consolas" w:hAnsi="Consolas" w:cs="Consolas"/>
                <w:color w:val="0000FF"/>
                <w:sz w:val="19"/>
                <w:szCs w:val="19"/>
              </w:rPr>
            </w:rPrChange>
          </w:rPr>
          <w:t>="White"</w:t>
        </w:r>
        <w:r w:rsidRPr="00CA1CA9">
          <w:rPr>
            <w:rFonts w:ascii="Times New Roman" w:hAnsi="Times New Roman" w:cs="Times New Roman"/>
            <w:sz w:val="20"/>
            <w:szCs w:val="20"/>
            <w:lang w:val="en-US"/>
            <w:rPrChange w:id="17657" w:author="Airat Shigapov" w:date="2021-10-29T16:43:00Z">
              <w:rPr>
                <w:rFonts w:ascii="Consolas" w:hAnsi="Consolas" w:cs="Consolas"/>
                <w:color w:val="FF0000"/>
                <w:sz w:val="19"/>
                <w:szCs w:val="19"/>
              </w:rPr>
            </w:rPrChange>
          </w:rPr>
          <w:t xml:space="preserve"> Click</w:t>
        </w:r>
        <w:r w:rsidRPr="00CA1CA9">
          <w:rPr>
            <w:rFonts w:ascii="Times New Roman" w:hAnsi="Times New Roman" w:cs="Times New Roman"/>
            <w:sz w:val="20"/>
            <w:szCs w:val="20"/>
            <w:lang w:val="en-US"/>
            <w:rPrChange w:id="17658" w:author="Airat Shigapov" w:date="2021-10-29T16:43:00Z">
              <w:rPr>
                <w:rFonts w:ascii="Consolas" w:hAnsi="Consolas" w:cs="Consolas"/>
                <w:color w:val="0000FF"/>
                <w:sz w:val="19"/>
                <w:szCs w:val="19"/>
              </w:rPr>
            </w:rPrChange>
          </w:rPr>
          <w:t>="</w:t>
        </w:r>
        <w:proofErr w:type="spellStart"/>
        <w:r w:rsidRPr="00CA1CA9">
          <w:rPr>
            <w:rFonts w:ascii="Times New Roman" w:hAnsi="Times New Roman" w:cs="Times New Roman"/>
            <w:sz w:val="20"/>
            <w:szCs w:val="20"/>
            <w:lang w:val="en-US"/>
            <w:rPrChange w:id="17659" w:author="Airat Shigapov" w:date="2021-10-29T16:43:00Z">
              <w:rPr>
                <w:rFonts w:ascii="Consolas" w:hAnsi="Consolas" w:cs="Consolas"/>
                <w:color w:val="0000FF"/>
                <w:sz w:val="19"/>
                <w:szCs w:val="19"/>
              </w:rPr>
            </w:rPrChange>
          </w:rPr>
          <w:t>Close_Click</w:t>
        </w:r>
        <w:proofErr w:type="spellEnd"/>
        <w:r w:rsidRPr="00CA1CA9">
          <w:rPr>
            <w:rFonts w:ascii="Times New Roman" w:hAnsi="Times New Roman" w:cs="Times New Roman"/>
            <w:sz w:val="20"/>
            <w:szCs w:val="20"/>
            <w:lang w:val="en-US"/>
            <w:rPrChange w:id="17660" w:author="Airat Shigapov" w:date="2021-10-29T16:43:00Z">
              <w:rPr>
                <w:rFonts w:ascii="Consolas" w:hAnsi="Consolas" w:cs="Consolas"/>
                <w:color w:val="0000FF"/>
                <w:sz w:val="19"/>
                <w:szCs w:val="19"/>
              </w:rPr>
            </w:rPrChange>
          </w:rPr>
          <w:t>"&gt;</w:t>
        </w:r>
        <w:r w:rsidRPr="00CA1CA9">
          <w:rPr>
            <w:rFonts w:ascii="Times New Roman" w:hAnsi="Times New Roman" w:cs="Times New Roman"/>
            <w:sz w:val="20"/>
            <w:szCs w:val="20"/>
            <w:rPrChange w:id="17661" w:author="Airat Shigapov" w:date="2021-10-29T16:43:00Z">
              <w:rPr>
                <w:rFonts w:ascii="Consolas" w:hAnsi="Consolas" w:cs="Consolas"/>
                <w:color w:val="000000"/>
                <w:sz w:val="19"/>
                <w:szCs w:val="19"/>
              </w:rPr>
            </w:rPrChange>
          </w:rPr>
          <w:t>Выйти</w:t>
        </w:r>
        <w:r w:rsidRPr="00CA1CA9">
          <w:rPr>
            <w:rFonts w:ascii="Times New Roman" w:hAnsi="Times New Roman" w:cs="Times New Roman"/>
            <w:sz w:val="20"/>
            <w:szCs w:val="20"/>
            <w:lang w:val="en-US"/>
            <w:rPrChange w:id="17662" w:author="Airat Shigapov" w:date="2021-10-29T16:43:00Z">
              <w:rPr>
                <w:rFonts w:ascii="Consolas" w:hAnsi="Consolas" w:cs="Consolas"/>
                <w:color w:val="0000FF"/>
                <w:sz w:val="19"/>
                <w:szCs w:val="19"/>
              </w:rPr>
            </w:rPrChange>
          </w:rPr>
          <w:t>&lt;/</w:t>
        </w:r>
        <w:r w:rsidRPr="00CA1CA9">
          <w:rPr>
            <w:rFonts w:ascii="Times New Roman" w:hAnsi="Times New Roman" w:cs="Times New Roman"/>
            <w:sz w:val="20"/>
            <w:szCs w:val="20"/>
            <w:lang w:val="en-US"/>
            <w:rPrChange w:id="17663" w:author="Airat Shigapov" w:date="2021-10-29T16:43:00Z">
              <w:rPr>
                <w:rFonts w:ascii="Consolas" w:hAnsi="Consolas" w:cs="Consolas"/>
                <w:color w:val="A31515"/>
                <w:sz w:val="19"/>
                <w:szCs w:val="19"/>
              </w:rPr>
            </w:rPrChange>
          </w:rPr>
          <w:t>Hyperlink</w:t>
        </w:r>
        <w:r w:rsidRPr="00CA1CA9">
          <w:rPr>
            <w:rFonts w:ascii="Times New Roman" w:hAnsi="Times New Roman" w:cs="Times New Roman"/>
            <w:sz w:val="20"/>
            <w:szCs w:val="20"/>
            <w:lang w:val="en-US"/>
            <w:rPrChange w:id="17664" w:author="Airat Shigapov" w:date="2021-10-29T16:43:00Z">
              <w:rPr>
                <w:rFonts w:ascii="Consolas" w:hAnsi="Consolas" w:cs="Consolas"/>
                <w:color w:val="0000FF"/>
                <w:sz w:val="19"/>
                <w:szCs w:val="19"/>
              </w:rPr>
            </w:rPrChange>
          </w:rPr>
          <w:t>&gt;</w:t>
        </w:r>
      </w:ins>
    </w:p>
    <w:p w14:paraId="465D9A3F" w14:textId="77777777" w:rsidR="00CA1CA9" w:rsidRPr="00CA1CA9" w:rsidRDefault="00CA1CA9" w:rsidP="00CA1CA9">
      <w:pPr>
        <w:autoSpaceDE w:val="0"/>
        <w:autoSpaceDN w:val="0"/>
        <w:adjustRightInd w:val="0"/>
        <w:spacing w:after="0" w:line="240" w:lineRule="auto"/>
        <w:rPr>
          <w:ins w:id="17665" w:author="Airat Shigapov" w:date="2021-10-29T16:42:00Z"/>
          <w:rFonts w:ascii="Times New Roman" w:hAnsi="Times New Roman" w:cs="Times New Roman"/>
          <w:sz w:val="20"/>
          <w:szCs w:val="20"/>
          <w:lang w:val="en-US"/>
          <w:rPrChange w:id="17666" w:author="Airat Shigapov" w:date="2021-10-29T16:43:00Z">
            <w:rPr>
              <w:ins w:id="17667" w:author="Airat Shigapov" w:date="2021-10-29T16:42:00Z"/>
              <w:rFonts w:ascii="Consolas" w:hAnsi="Consolas" w:cs="Consolas"/>
              <w:color w:val="000000"/>
              <w:sz w:val="19"/>
              <w:szCs w:val="19"/>
            </w:rPr>
          </w:rPrChange>
        </w:rPr>
      </w:pPr>
      <w:ins w:id="17668" w:author="Airat Shigapov" w:date="2021-10-29T16:42:00Z">
        <w:r w:rsidRPr="00CA1CA9">
          <w:rPr>
            <w:rFonts w:ascii="Times New Roman" w:hAnsi="Times New Roman" w:cs="Times New Roman"/>
            <w:sz w:val="20"/>
            <w:szCs w:val="20"/>
            <w:lang w:val="en-US"/>
            <w:rPrChange w:id="17669" w:author="Airat Shigapov" w:date="2021-10-29T16:43:00Z">
              <w:rPr>
                <w:rFonts w:ascii="Consolas" w:hAnsi="Consolas" w:cs="Consolas"/>
                <w:color w:val="000000"/>
                <w:sz w:val="19"/>
                <w:szCs w:val="19"/>
              </w:rPr>
            </w:rPrChange>
          </w:rPr>
          <w:t xml:space="preserve">                </w:t>
        </w:r>
        <w:r w:rsidRPr="00CA1CA9">
          <w:rPr>
            <w:rFonts w:ascii="Times New Roman" w:hAnsi="Times New Roman" w:cs="Times New Roman"/>
            <w:sz w:val="20"/>
            <w:szCs w:val="20"/>
            <w:lang w:val="en-US"/>
            <w:rPrChange w:id="17670" w:author="Airat Shigapov" w:date="2021-10-29T16:43:00Z">
              <w:rPr>
                <w:rFonts w:ascii="Consolas" w:hAnsi="Consolas" w:cs="Consolas"/>
                <w:color w:val="0000FF"/>
                <w:sz w:val="19"/>
                <w:szCs w:val="19"/>
              </w:rPr>
            </w:rPrChange>
          </w:rPr>
          <w:t>&lt;/</w:t>
        </w:r>
        <w:proofErr w:type="spellStart"/>
        <w:r w:rsidRPr="00CA1CA9">
          <w:rPr>
            <w:rFonts w:ascii="Times New Roman" w:hAnsi="Times New Roman" w:cs="Times New Roman"/>
            <w:sz w:val="20"/>
            <w:szCs w:val="20"/>
            <w:lang w:val="en-US"/>
            <w:rPrChange w:id="17671" w:author="Airat Shigapov" w:date="2021-10-29T16:43:00Z">
              <w:rPr>
                <w:rFonts w:ascii="Consolas" w:hAnsi="Consolas" w:cs="Consolas"/>
                <w:color w:val="A31515"/>
                <w:sz w:val="19"/>
                <w:szCs w:val="19"/>
              </w:rPr>
            </w:rPrChange>
          </w:rPr>
          <w:t>TextBlock</w:t>
        </w:r>
        <w:proofErr w:type="spellEnd"/>
        <w:r w:rsidRPr="00CA1CA9">
          <w:rPr>
            <w:rFonts w:ascii="Times New Roman" w:hAnsi="Times New Roman" w:cs="Times New Roman"/>
            <w:sz w:val="20"/>
            <w:szCs w:val="20"/>
            <w:lang w:val="en-US"/>
            <w:rPrChange w:id="17672" w:author="Airat Shigapov" w:date="2021-10-29T16:43:00Z">
              <w:rPr>
                <w:rFonts w:ascii="Consolas" w:hAnsi="Consolas" w:cs="Consolas"/>
                <w:color w:val="0000FF"/>
                <w:sz w:val="19"/>
                <w:szCs w:val="19"/>
              </w:rPr>
            </w:rPrChange>
          </w:rPr>
          <w:t>&gt;</w:t>
        </w:r>
      </w:ins>
    </w:p>
    <w:p w14:paraId="0FF32EA4" w14:textId="77777777" w:rsidR="00CA1CA9" w:rsidRPr="00CA1CA9" w:rsidRDefault="00CA1CA9" w:rsidP="00CA1CA9">
      <w:pPr>
        <w:autoSpaceDE w:val="0"/>
        <w:autoSpaceDN w:val="0"/>
        <w:adjustRightInd w:val="0"/>
        <w:spacing w:after="0" w:line="240" w:lineRule="auto"/>
        <w:rPr>
          <w:ins w:id="17673" w:author="Airat Shigapov" w:date="2021-10-29T16:42:00Z"/>
          <w:rFonts w:ascii="Times New Roman" w:hAnsi="Times New Roman" w:cs="Times New Roman"/>
          <w:sz w:val="20"/>
          <w:szCs w:val="20"/>
          <w:lang w:val="en-US"/>
          <w:rPrChange w:id="17674" w:author="Airat Shigapov" w:date="2021-10-29T16:43:00Z">
            <w:rPr>
              <w:ins w:id="17675" w:author="Airat Shigapov" w:date="2021-10-29T16:42:00Z"/>
              <w:rFonts w:ascii="Consolas" w:hAnsi="Consolas" w:cs="Consolas"/>
              <w:color w:val="000000"/>
              <w:sz w:val="19"/>
              <w:szCs w:val="19"/>
            </w:rPr>
          </w:rPrChange>
        </w:rPr>
      </w:pPr>
      <w:ins w:id="17676" w:author="Airat Shigapov" w:date="2021-10-29T16:42:00Z">
        <w:r w:rsidRPr="00CA1CA9">
          <w:rPr>
            <w:rFonts w:ascii="Times New Roman" w:hAnsi="Times New Roman" w:cs="Times New Roman"/>
            <w:sz w:val="20"/>
            <w:szCs w:val="20"/>
            <w:lang w:val="en-US"/>
            <w:rPrChange w:id="17677" w:author="Airat Shigapov" w:date="2021-10-29T16:43:00Z">
              <w:rPr>
                <w:rFonts w:ascii="Consolas" w:hAnsi="Consolas" w:cs="Consolas"/>
                <w:color w:val="000000"/>
                <w:sz w:val="19"/>
                <w:szCs w:val="19"/>
              </w:rPr>
            </w:rPrChange>
          </w:rPr>
          <w:t xml:space="preserve">            </w:t>
        </w:r>
        <w:r w:rsidRPr="00CA1CA9">
          <w:rPr>
            <w:rFonts w:ascii="Times New Roman" w:hAnsi="Times New Roman" w:cs="Times New Roman"/>
            <w:sz w:val="20"/>
            <w:szCs w:val="20"/>
            <w:lang w:val="en-US"/>
            <w:rPrChange w:id="17678" w:author="Airat Shigapov" w:date="2021-10-29T16:43:00Z">
              <w:rPr>
                <w:rFonts w:ascii="Consolas" w:hAnsi="Consolas" w:cs="Consolas"/>
                <w:color w:val="0000FF"/>
                <w:sz w:val="19"/>
                <w:szCs w:val="19"/>
              </w:rPr>
            </w:rPrChange>
          </w:rPr>
          <w:t>&lt;/</w:t>
        </w:r>
        <w:r w:rsidRPr="00CA1CA9">
          <w:rPr>
            <w:rFonts w:ascii="Times New Roman" w:hAnsi="Times New Roman" w:cs="Times New Roman"/>
            <w:sz w:val="20"/>
            <w:szCs w:val="20"/>
            <w:lang w:val="en-US"/>
            <w:rPrChange w:id="17679" w:author="Airat Shigapov" w:date="2021-10-29T16:43:00Z">
              <w:rPr>
                <w:rFonts w:ascii="Consolas" w:hAnsi="Consolas" w:cs="Consolas"/>
                <w:color w:val="A31515"/>
                <w:sz w:val="19"/>
                <w:szCs w:val="19"/>
              </w:rPr>
            </w:rPrChange>
          </w:rPr>
          <w:t>Grid</w:t>
        </w:r>
        <w:r w:rsidRPr="00CA1CA9">
          <w:rPr>
            <w:rFonts w:ascii="Times New Roman" w:hAnsi="Times New Roman" w:cs="Times New Roman"/>
            <w:sz w:val="20"/>
            <w:szCs w:val="20"/>
            <w:lang w:val="en-US"/>
            <w:rPrChange w:id="17680" w:author="Airat Shigapov" w:date="2021-10-29T16:43:00Z">
              <w:rPr>
                <w:rFonts w:ascii="Consolas" w:hAnsi="Consolas" w:cs="Consolas"/>
                <w:color w:val="0000FF"/>
                <w:sz w:val="19"/>
                <w:szCs w:val="19"/>
              </w:rPr>
            </w:rPrChange>
          </w:rPr>
          <w:t>&gt;</w:t>
        </w:r>
      </w:ins>
    </w:p>
    <w:p w14:paraId="7F51158D" w14:textId="77777777" w:rsidR="00CA1CA9" w:rsidRPr="00CA1CA9" w:rsidRDefault="00CA1CA9" w:rsidP="00CA1CA9">
      <w:pPr>
        <w:autoSpaceDE w:val="0"/>
        <w:autoSpaceDN w:val="0"/>
        <w:adjustRightInd w:val="0"/>
        <w:spacing w:after="0" w:line="240" w:lineRule="auto"/>
        <w:rPr>
          <w:ins w:id="17681" w:author="Airat Shigapov" w:date="2021-10-29T16:42:00Z"/>
          <w:rFonts w:ascii="Times New Roman" w:hAnsi="Times New Roman" w:cs="Times New Roman"/>
          <w:sz w:val="20"/>
          <w:szCs w:val="20"/>
          <w:lang w:val="en-US"/>
          <w:rPrChange w:id="17682" w:author="Airat Shigapov" w:date="2021-10-29T16:43:00Z">
            <w:rPr>
              <w:ins w:id="17683" w:author="Airat Shigapov" w:date="2021-10-29T16:42:00Z"/>
              <w:rFonts w:ascii="Consolas" w:hAnsi="Consolas" w:cs="Consolas"/>
              <w:color w:val="000000"/>
              <w:sz w:val="19"/>
              <w:szCs w:val="19"/>
            </w:rPr>
          </w:rPrChange>
        </w:rPr>
      </w:pPr>
    </w:p>
    <w:p w14:paraId="64B4C977" w14:textId="77777777" w:rsidR="00CA1CA9" w:rsidRPr="00CA1CA9" w:rsidRDefault="00CA1CA9" w:rsidP="00CA1CA9">
      <w:pPr>
        <w:autoSpaceDE w:val="0"/>
        <w:autoSpaceDN w:val="0"/>
        <w:adjustRightInd w:val="0"/>
        <w:spacing w:after="0" w:line="240" w:lineRule="auto"/>
        <w:rPr>
          <w:ins w:id="17684" w:author="Airat Shigapov" w:date="2021-10-29T16:42:00Z"/>
          <w:rFonts w:ascii="Times New Roman" w:hAnsi="Times New Roman" w:cs="Times New Roman"/>
          <w:sz w:val="20"/>
          <w:szCs w:val="20"/>
          <w:lang w:val="en-US"/>
          <w:rPrChange w:id="17685" w:author="Airat Shigapov" w:date="2021-10-29T16:43:00Z">
            <w:rPr>
              <w:ins w:id="17686" w:author="Airat Shigapov" w:date="2021-10-29T16:42:00Z"/>
              <w:rFonts w:ascii="Consolas" w:hAnsi="Consolas" w:cs="Consolas"/>
              <w:color w:val="000000"/>
              <w:sz w:val="19"/>
              <w:szCs w:val="19"/>
            </w:rPr>
          </w:rPrChange>
        </w:rPr>
      </w:pPr>
      <w:ins w:id="17687" w:author="Airat Shigapov" w:date="2021-10-29T16:42:00Z">
        <w:r w:rsidRPr="00CA1CA9">
          <w:rPr>
            <w:rFonts w:ascii="Times New Roman" w:hAnsi="Times New Roman" w:cs="Times New Roman"/>
            <w:sz w:val="20"/>
            <w:szCs w:val="20"/>
            <w:lang w:val="en-US"/>
            <w:rPrChange w:id="17688" w:author="Airat Shigapov" w:date="2021-10-29T16:43:00Z">
              <w:rPr>
                <w:rFonts w:ascii="Consolas" w:hAnsi="Consolas" w:cs="Consolas"/>
                <w:color w:val="000000"/>
                <w:sz w:val="19"/>
                <w:szCs w:val="19"/>
              </w:rPr>
            </w:rPrChange>
          </w:rPr>
          <w:t xml:space="preserve">            </w:t>
        </w:r>
        <w:r w:rsidRPr="00CA1CA9">
          <w:rPr>
            <w:rFonts w:ascii="Times New Roman" w:hAnsi="Times New Roman" w:cs="Times New Roman"/>
            <w:sz w:val="20"/>
            <w:szCs w:val="20"/>
            <w:lang w:val="en-US"/>
            <w:rPrChange w:id="17689" w:author="Airat Shigapov" w:date="2021-10-29T16:43:00Z">
              <w:rPr>
                <w:rFonts w:ascii="Consolas" w:hAnsi="Consolas" w:cs="Consolas"/>
                <w:color w:val="0000FF"/>
                <w:sz w:val="19"/>
                <w:szCs w:val="19"/>
              </w:rPr>
            </w:rPrChange>
          </w:rPr>
          <w:t>&lt;</w:t>
        </w:r>
        <w:r w:rsidRPr="00CA1CA9">
          <w:rPr>
            <w:rFonts w:ascii="Times New Roman" w:hAnsi="Times New Roman" w:cs="Times New Roman"/>
            <w:sz w:val="20"/>
            <w:szCs w:val="20"/>
            <w:lang w:val="en-US"/>
            <w:rPrChange w:id="17690" w:author="Airat Shigapov" w:date="2021-10-29T16:43:00Z">
              <w:rPr>
                <w:rFonts w:ascii="Consolas" w:hAnsi="Consolas" w:cs="Consolas"/>
                <w:color w:val="A31515"/>
                <w:sz w:val="19"/>
                <w:szCs w:val="19"/>
              </w:rPr>
            </w:rPrChange>
          </w:rPr>
          <w:t>Frame</w:t>
        </w:r>
        <w:r w:rsidRPr="00CA1CA9">
          <w:rPr>
            <w:rFonts w:ascii="Times New Roman" w:hAnsi="Times New Roman" w:cs="Times New Roman"/>
            <w:sz w:val="20"/>
            <w:szCs w:val="20"/>
            <w:lang w:val="en-US"/>
            <w:rPrChange w:id="17691" w:author="Airat Shigapov" w:date="2021-10-29T16:43:00Z">
              <w:rPr>
                <w:rFonts w:ascii="Consolas" w:hAnsi="Consolas" w:cs="Consolas"/>
                <w:color w:val="FF0000"/>
                <w:sz w:val="19"/>
                <w:szCs w:val="19"/>
              </w:rPr>
            </w:rPrChange>
          </w:rPr>
          <w:t xml:space="preserve"> </w:t>
        </w:r>
        <w:proofErr w:type="gramStart"/>
        <w:r w:rsidRPr="00CA1CA9">
          <w:rPr>
            <w:rFonts w:ascii="Times New Roman" w:hAnsi="Times New Roman" w:cs="Times New Roman"/>
            <w:sz w:val="20"/>
            <w:szCs w:val="20"/>
            <w:lang w:val="en-US"/>
            <w:rPrChange w:id="17692" w:author="Airat Shigapov" w:date="2021-10-29T16:43:00Z">
              <w:rPr>
                <w:rFonts w:ascii="Consolas" w:hAnsi="Consolas" w:cs="Consolas"/>
                <w:color w:val="FF0000"/>
                <w:sz w:val="19"/>
                <w:szCs w:val="19"/>
              </w:rPr>
            </w:rPrChange>
          </w:rPr>
          <w:t>x</w:t>
        </w:r>
        <w:r w:rsidRPr="00CA1CA9">
          <w:rPr>
            <w:rFonts w:ascii="Times New Roman" w:hAnsi="Times New Roman" w:cs="Times New Roman"/>
            <w:sz w:val="20"/>
            <w:szCs w:val="20"/>
            <w:lang w:val="en-US"/>
            <w:rPrChange w:id="17693" w:author="Airat Shigapov" w:date="2021-10-29T16:43:00Z">
              <w:rPr>
                <w:rFonts w:ascii="Consolas" w:hAnsi="Consolas" w:cs="Consolas"/>
                <w:color w:val="0000FF"/>
                <w:sz w:val="19"/>
                <w:szCs w:val="19"/>
              </w:rPr>
            </w:rPrChange>
          </w:rPr>
          <w:t>:</w:t>
        </w:r>
        <w:r w:rsidRPr="00CA1CA9">
          <w:rPr>
            <w:rFonts w:ascii="Times New Roman" w:hAnsi="Times New Roman" w:cs="Times New Roman"/>
            <w:sz w:val="20"/>
            <w:szCs w:val="20"/>
            <w:lang w:val="en-US"/>
            <w:rPrChange w:id="17694" w:author="Airat Shigapov" w:date="2021-10-29T16:43:00Z">
              <w:rPr>
                <w:rFonts w:ascii="Consolas" w:hAnsi="Consolas" w:cs="Consolas"/>
                <w:color w:val="FF0000"/>
                <w:sz w:val="19"/>
                <w:szCs w:val="19"/>
              </w:rPr>
            </w:rPrChange>
          </w:rPr>
          <w:t>Name</w:t>
        </w:r>
        <w:proofErr w:type="gramEnd"/>
        <w:r w:rsidRPr="00CA1CA9">
          <w:rPr>
            <w:rFonts w:ascii="Times New Roman" w:hAnsi="Times New Roman" w:cs="Times New Roman"/>
            <w:sz w:val="20"/>
            <w:szCs w:val="20"/>
            <w:lang w:val="en-US"/>
            <w:rPrChange w:id="17695" w:author="Airat Shigapov" w:date="2021-10-29T16:43:00Z">
              <w:rPr>
                <w:rFonts w:ascii="Consolas" w:hAnsi="Consolas" w:cs="Consolas"/>
                <w:color w:val="0000FF"/>
                <w:sz w:val="19"/>
                <w:szCs w:val="19"/>
              </w:rPr>
            </w:rPrChange>
          </w:rPr>
          <w:t>="PageFrame"</w:t>
        </w:r>
        <w:r w:rsidRPr="00CA1CA9">
          <w:rPr>
            <w:rFonts w:ascii="Times New Roman" w:hAnsi="Times New Roman" w:cs="Times New Roman"/>
            <w:sz w:val="20"/>
            <w:szCs w:val="20"/>
            <w:lang w:val="en-US"/>
            <w:rPrChange w:id="17696" w:author="Airat Shigapov" w:date="2021-10-29T16:43:00Z">
              <w:rPr>
                <w:rFonts w:ascii="Consolas" w:hAnsi="Consolas" w:cs="Consolas"/>
                <w:color w:val="FF0000"/>
                <w:sz w:val="19"/>
                <w:szCs w:val="19"/>
              </w:rPr>
            </w:rPrChange>
          </w:rPr>
          <w:t xml:space="preserve"> </w:t>
        </w:r>
        <w:proofErr w:type="spellStart"/>
        <w:r w:rsidRPr="00CA1CA9">
          <w:rPr>
            <w:rFonts w:ascii="Times New Roman" w:hAnsi="Times New Roman" w:cs="Times New Roman"/>
            <w:sz w:val="20"/>
            <w:szCs w:val="20"/>
            <w:lang w:val="en-US"/>
            <w:rPrChange w:id="17697" w:author="Airat Shigapov" w:date="2021-10-29T16:43:00Z">
              <w:rPr>
                <w:rFonts w:ascii="Consolas" w:hAnsi="Consolas" w:cs="Consolas"/>
                <w:color w:val="FF0000"/>
                <w:sz w:val="19"/>
                <w:szCs w:val="19"/>
              </w:rPr>
            </w:rPrChange>
          </w:rPr>
          <w:t>Grid.Row</w:t>
        </w:r>
        <w:proofErr w:type="spellEnd"/>
        <w:r w:rsidRPr="00CA1CA9">
          <w:rPr>
            <w:rFonts w:ascii="Times New Roman" w:hAnsi="Times New Roman" w:cs="Times New Roman"/>
            <w:sz w:val="20"/>
            <w:szCs w:val="20"/>
            <w:lang w:val="en-US"/>
            <w:rPrChange w:id="17698" w:author="Airat Shigapov" w:date="2021-10-29T16:43:00Z">
              <w:rPr>
                <w:rFonts w:ascii="Consolas" w:hAnsi="Consolas" w:cs="Consolas"/>
                <w:color w:val="0000FF"/>
                <w:sz w:val="19"/>
                <w:szCs w:val="19"/>
              </w:rPr>
            </w:rPrChange>
          </w:rPr>
          <w:t>="2"</w:t>
        </w:r>
        <w:r w:rsidRPr="00CA1CA9">
          <w:rPr>
            <w:rFonts w:ascii="Times New Roman" w:hAnsi="Times New Roman" w:cs="Times New Roman"/>
            <w:sz w:val="20"/>
            <w:szCs w:val="20"/>
            <w:lang w:val="en-US"/>
            <w:rPrChange w:id="17699" w:author="Airat Shigapov" w:date="2021-10-29T16:43:00Z">
              <w:rPr>
                <w:rFonts w:ascii="Consolas" w:hAnsi="Consolas" w:cs="Consolas"/>
                <w:color w:val="000000"/>
                <w:sz w:val="19"/>
                <w:szCs w:val="19"/>
              </w:rPr>
            </w:rPrChange>
          </w:rPr>
          <w:t xml:space="preserve"> </w:t>
        </w:r>
      </w:ins>
    </w:p>
    <w:p w14:paraId="06A1D531" w14:textId="77777777" w:rsidR="00CA1CA9" w:rsidRPr="00CA1CA9" w:rsidRDefault="00CA1CA9" w:rsidP="00CA1CA9">
      <w:pPr>
        <w:autoSpaceDE w:val="0"/>
        <w:autoSpaceDN w:val="0"/>
        <w:adjustRightInd w:val="0"/>
        <w:spacing w:after="0" w:line="240" w:lineRule="auto"/>
        <w:rPr>
          <w:ins w:id="17700" w:author="Airat Shigapov" w:date="2021-10-29T16:42:00Z"/>
          <w:rFonts w:ascii="Times New Roman" w:hAnsi="Times New Roman" w:cs="Times New Roman"/>
          <w:sz w:val="20"/>
          <w:szCs w:val="20"/>
          <w:lang w:val="en-US"/>
          <w:rPrChange w:id="17701" w:author="Airat Shigapov" w:date="2021-10-29T16:43:00Z">
            <w:rPr>
              <w:ins w:id="17702" w:author="Airat Shigapov" w:date="2021-10-29T16:42:00Z"/>
              <w:rFonts w:ascii="Consolas" w:hAnsi="Consolas" w:cs="Consolas"/>
              <w:color w:val="000000"/>
              <w:sz w:val="19"/>
              <w:szCs w:val="19"/>
            </w:rPr>
          </w:rPrChange>
        </w:rPr>
      </w:pPr>
      <w:ins w:id="17703" w:author="Airat Shigapov" w:date="2021-10-29T16:42:00Z">
        <w:r w:rsidRPr="00CA1CA9">
          <w:rPr>
            <w:rFonts w:ascii="Times New Roman" w:hAnsi="Times New Roman" w:cs="Times New Roman"/>
            <w:sz w:val="20"/>
            <w:szCs w:val="20"/>
            <w:lang w:val="en-US"/>
            <w:rPrChange w:id="17704" w:author="Airat Shigapov" w:date="2021-10-29T16:43:00Z">
              <w:rPr>
                <w:rFonts w:ascii="Consolas" w:hAnsi="Consolas" w:cs="Consolas"/>
                <w:color w:val="000000"/>
                <w:sz w:val="19"/>
                <w:szCs w:val="19"/>
              </w:rPr>
            </w:rPrChange>
          </w:rPr>
          <w:t xml:space="preserve">                  </w:t>
        </w:r>
        <w:r w:rsidRPr="00CA1CA9">
          <w:rPr>
            <w:rFonts w:ascii="Times New Roman" w:hAnsi="Times New Roman" w:cs="Times New Roman"/>
            <w:sz w:val="20"/>
            <w:szCs w:val="20"/>
            <w:lang w:val="en-US"/>
            <w:rPrChange w:id="17705" w:author="Airat Shigapov" w:date="2021-10-29T16:43:00Z">
              <w:rPr>
                <w:rFonts w:ascii="Consolas" w:hAnsi="Consolas" w:cs="Consolas"/>
                <w:color w:val="FF0000"/>
                <w:sz w:val="19"/>
                <w:szCs w:val="19"/>
              </w:rPr>
            </w:rPrChange>
          </w:rPr>
          <w:t xml:space="preserve"> Source</w:t>
        </w:r>
        <w:r w:rsidRPr="00CA1CA9">
          <w:rPr>
            <w:rFonts w:ascii="Times New Roman" w:hAnsi="Times New Roman" w:cs="Times New Roman"/>
            <w:sz w:val="20"/>
            <w:szCs w:val="20"/>
            <w:lang w:val="en-US"/>
            <w:rPrChange w:id="17706" w:author="Airat Shigapov" w:date="2021-10-29T16:43:00Z">
              <w:rPr>
                <w:rFonts w:ascii="Consolas" w:hAnsi="Consolas" w:cs="Consolas"/>
                <w:color w:val="0000FF"/>
                <w:sz w:val="19"/>
                <w:szCs w:val="19"/>
              </w:rPr>
            </w:rPrChange>
          </w:rPr>
          <w:t>="/Pages/</w:t>
        </w:r>
        <w:proofErr w:type="spellStart"/>
        <w:r w:rsidRPr="00CA1CA9">
          <w:rPr>
            <w:rFonts w:ascii="Times New Roman" w:hAnsi="Times New Roman" w:cs="Times New Roman"/>
            <w:sz w:val="20"/>
            <w:szCs w:val="20"/>
            <w:lang w:val="en-US"/>
            <w:rPrChange w:id="17707" w:author="Airat Shigapov" w:date="2021-10-29T16:43:00Z">
              <w:rPr>
                <w:rFonts w:ascii="Consolas" w:hAnsi="Consolas" w:cs="Consolas"/>
                <w:color w:val="0000FF"/>
                <w:sz w:val="19"/>
                <w:szCs w:val="19"/>
              </w:rPr>
            </w:rPrChange>
          </w:rPr>
          <w:t>MainRecommendationProduct.xaml</w:t>
        </w:r>
        <w:proofErr w:type="spellEnd"/>
        <w:r w:rsidRPr="00CA1CA9">
          <w:rPr>
            <w:rFonts w:ascii="Times New Roman" w:hAnsi="Times New Roman" w:cs="Times New Roman"/>
            <w:sz w:val="20"/>
            <w:szCs w:val="20"/>
            <w:lang w:val="en-US"/>
            <w:rPrChange w:id="17708" w:author="Airat Shigapov" w:date="2021-10-29T16:43:00Z">
              <w:rPr>
                <w:rFonts w:ascii="Consolas" w:hAnsi="Consolas" w:cs="Consolas"/>
                <w:color w:val="0000FF"/>
                <w:sz w:val="19"/>
                <w:szCs w:val="19"/>
              </w:rPr>
            </w:rPrChange>
          </w:rPr>
          <w:t>"</w:t>
        </w:r>
      </w:ins>
    </w:p>
    <w:p w14:paraId="097C6F0D" w14:textId="77777777" w:rsidR="00CA1CA9" w:rsidRPr="00CA1CA9" w:rsidRDefault="00CA1CA9" w:rsidP="00CA1CA9">
      <w:pPr>
        <w:autoSpaceDE w:val="0"/>
        <w:autoSpaceDN w:val="0"/>
        <w:adjustRightInd w:val="0"/>
        <w:spacing w:after="0" w:line="240" w:lineRule="auto"/>
        <w:rPr>
          <w:ins w:id="17709" w:author="Airat Shigapov" w:date="2021-10-29T16:42:00Z"/>
          <w:rFonts w:ascii="Times New Roman" w:hAnsi="Times New Roman" w:cs="Times New Roman"/>
          <w:sz w:val="20"/>
          <w:szCs w:val="20"/>
          <w:lang w:val="en-US"/>
          <w:rPrChange w:id="17710" w:author="Airat Shigapov" w:date="2021-10-29T16:43:00Z">
            <w:rPr>
              <w:ins w:id="17711" w:author="Airat Shigapov" w:date="2021-10-29T16:42:00Z"/>
              <w:rFonts w:ascii="Consolas" w:hAnsi="Consolas" w:cs="Consolas"/>
              <w:color w:val="000000"/>
              <w:sz w:val="19"/>
              <w:szCs w:val="19"/>
            </w:rPr>
          </w:rPrChange>
        </w:rPr>
      </w:pPr>
      <w:ins w:id="17712" w:author="Airat Shigapov" w:date="2021-10-29T16:42:00Z">
        <w:r w:rsidRPr="00CA1CA9">
          <w:rPr>
            <w:rFonts w:ascii="Times New Roman" w:hAnsi="Times New Roman" w:cs="Times New Roman"/>
            <w:sz w:val="20"/>
            <w:szCs w:val="20"/>
            <w:lang w:val="en-US"/>
            <w:rPrChange w:id="17713" w:author="Airat Shigapov" w:date="2021-10-29T16:43:00Z">
              <w:rPr>
                <w:rFonts w:ascii="Consolas" w:hAnsi="Consolas" w:cs="Consolas"/>
                <w:color w:val="000000"/>
                <w:sz w:val="19"/>
                <w:szCs w:val="19"/>
              </w:rPr>
            </w:rPrChange>
          </w:rPr>
          <w:t xml:space="preserve">                  </w:t>
        </w:r>
        <w:r w:rsidRPr="00CA1CA9">
          <w:rPr>
            <w:rFonts w:ascii="Times New Roman" w:hAnsi="Times New Roman" w:cs="Times New Roman"/>
            <w:sz w:val="20"/>
            <w:szCs w:val="20"/>
            <w:lang w:val="en-US"/>
            <w:rPrChange w:id="17714" w:author="Airat Shigapov" w:date="2021-10-29T16:43:00Z">
              <w:rPr>
                <w:rFonts w:ascii="Consolas" w:hAnsi="Consolas" w:cs="Consolas"/>
                <w:color w:val="FF0000"/>
                <w:sz w:val="19"/>
                <w:szCs w:val="19"/>
              </w:rPr>
            </w:rPrChange>
          </w:rPr>
          <w:t xml:space="preserve"> </w:t>
        </w:r>
        <w:proofErr w:type="spellStart"/>
        <w:r w:rsidRPr="00CA1CA9">
          <w:rPr>
            <w:rFonts w:ascii="Times New Roman" w:hAnsi="Times New Roman" w:cs="Times New Roman"/>
            <w:sz w:val="20"/>
            <w:szCs w:val="20"/>
            <w:lang w:val="en-US"/>
            <w:rPrChange w:id="17715" w:author="Airat Shigapov" w:date="2021-10-29T16:43:00Z">
              <w:rPr>
                <w:rFonts w:ascii="Consolas" w:hAnsi="Consolas" w:cs="Consolas"/>
                <w:color w:val="FF0000"/>
                <w:sz w:val="19"/>
                <w:szCs w:val="19"/>
              </w:rPr>
            </w:rPrChange>
          </w:rPr>
          <w:t>NavigationUIVisibility</w:t>
        </w:r>
        <w:proofErr w:type="spellEnd"/>
        <w:r w:rsidRPr="00CA1CA9">
          <w:rPr>
            <w:rFonts w:ascii="Times New Roman" w:hAnsi="Times New Roman" w:cs="Times New Roman"/>
            <w:sz w:val="20"/>
            <w:szCs w:val="20"/>
            <w:lang w:val="en-US"/>
            <w:rPrChange w:id="17716" w:author="Airat Shigapov" w:date="2021-10-29T16:43:00Z">
              <w:rPr>
                <w:rFonts w:ascii="Consolas" w:hAnsi="Consolas" w:cs="Consolas"/>
                <w:color w:val="0000FF"/>
                <w:sz w:val="19"/>
                <w:szCs w:val="19"/>
              </w:rPr>
            </w:rPrChange>
          </w:rPr>
          <w:t>="Hidden"/&gt;</w:t>
        </w:r>
      </w:ins>
    </w:p>
    <w:p w14:paraId="05BD0CAF" w14:textId="77777777" w:rsidR="00CA1CA9" w:rsidRPr="00CA1CA9" w:rsidRDefault="00CA1CA9" w:rsidP="00CA1CA9">
      <w:pPr>
        <w:autoSpaceDE w:val="0"/>
        <w:autoSpaceDN w:val="0"/>
        <w:adjustRightInd w:val="0"/>
        <w:spacing w:after="0" w:line="240" w:lineRule="auto"/>
        <w:rPr>
          <w:ins w:id="17717" w:author="Airat Shigapov" w:date="2021-10-29T16:42:00Z"/>
          <w:rFonts w:ascii="Times New Roman" w:hAnsi="Times New Roman" w:cs="Times New Roman"/>
          <w:sz w:val="20"/>
          <w:szCs w:val="20"/>
          <w:lang w:val="en-US"/>
          <w:rPrChange w:id="17718" w:author="Airat Shigapov" w:date="2021-10-29T16:43:00Z">
            <w:rPr>
              <w:ins w:id="17719" w:author="Airat Shigapov" w:date="2021-10-29T16:42:00Z"/>
              <w:rFonts w:ascii="Consolas" w:hAnsi="Consolas" w:cs="Consolas"/>
              <w:color w:val="000000"/>
              <w:sz w:val="19"/>
              <w:szCs w:val="19"/>
            </w:rPr>
          </w:rPrChange>
        </w:rPr>
      </w:pPr>
      <w:ins w:id="17720" w:author="Airat Shigapov" w:date="2021-10-29T16:42:00Z">
        <w:r w:rsidRPr="00CA1CA9">
          <w:rPr>
            <w:rFonts w:ascii="Times New Roman" w:hAnsi="Times New Roman" w:cs="Times New Roman"/>
            <w:sz w:val="20"/>
            <w:szCs w:val="20"/>
            <w:lang w:val="en-US"/>
            <w:rPrChange w:id="17721" w:author="Airat Shigapov" w:date="2021-10-29T16:43:00Z">
              <w:rPr>
                <w:rFonts w:ascii="Consolas" w:hAnsi="Consolas" w:cs="Consolas"/>
                <w:color w:val="000000"/>
                <w:sz w:val="19"/>
                <w:szCs w:val="19"/>
              </w:rPr>
            </w:rPrChange>
          </w:rPr>
          <w:t xml:space="preserve">            </w:t>
        </w:r>
        <w:r w:rsidRPr="00CA1CA9">
          <w:rPr>
            <w:rFonts w:ascii="Times New Roman" w:hAnsi="Times New Roman" w:cs="Times New Roman"/>
            <w:sz w:val="20"/>
            <w:szCs w:val="20"/>
            <w:lang w:val="en-US"/>
            <w:rPrChange w:id="17722" w:author="Airat Shigapov" w:date="2021-10-29T16:43:00Z">
              <w:rPr>
                <w:rFonts w:ascii="Consolas" w:hAnsi="Consolas" w:cs="Consolas"/>
                <w:color w:val="0000FF"/>
                <w:sz w:val="19"/>
                <w:szCs w:val="19"/>
              </w:rPr>
            </w:rPrChange>
          </w:rPr>
          <w:t>&lt;</w:t>
        </w:r>
        <w:r w:rsidRPr="00CA1CA9">
          <w:rPr>
            <w:rFonts w:ascii="Times New Roman" w:hAnsi="Times New Roman" w:cs="Times New Roman"/>
            <w:sz w:val="20"/>
            <w:szCs w:val="20"/>
            <w:lang w:val="en-US"/>
            <w:rPrChange w:id="17723" w:author="Airat Shigapov" w:date="2021-10-29T16:43:00Z">
              <w:rPr>
                <w:rFonts w:ascii="Consolas" w:hAnsi="Consolas" w:cs="Consolas"/>
                <w:color w:val="A31515"/>
                <w:sz w:val="19"/>
                <w:szCs w:val="19"/>
              </w:rPr>
            </w:rPrChange>
          </w:rPr>
          <w:t>Border</w:t>
        </w:r>
        <w:r w:rsidRPr="00CA1CA9">
          <w:rPr>
            <w:rFonts w:ascii="Times New Roman" w:hAnsi="Times New Roman" w:cs="Times New Roman"/>
            <w:sz w:val="20"/>
            <w:szCs w:val="20"/>
            <w:lang w:val="en-US"/>
            <w:rPrChange w:id="17724" w:author="Airat Shigapov" w:date="2021-10-29T16:43:00Z">
              <w:rPr>
                <w:rFonts w:ascii="Consolas" w:hAnsi="Consolas" w:cs="Consolas"/>
                <w:color w:val="000000"/>
                <w:sz w:val="19"/>
                <w:szCs w:val="19"/>
              </w:rPr>
            </w:rPrChange>
          </w:rPr>
          <w:t xml:space="preserve">    </w:t>
        </w:r>
        <w:r w:rsidRPr="00CA1CA9">
          <w:rPr>
            <w:rFonts w:ascii="Times New Roman" w:hAnsi="Times New Roman" w:cs="Times New Roman"/>
            <w:sz w:val="20"/>
            <w:szCs w:val="20"/>
            <w:lang w:val="en-US"/>
            <w:rPrChange w:id="17725" w:author="Airat Shigapov" w:date="2021-10-29T16:43:00Z">
              <w:rPr>
                <w:rFonts w:ascii="Consolas" w:hAnsi="Consolas" w:cs="Consolas"/>
                <w:color w:val="FF0000"/>
                <w:sz w:val="19"/>
                <w:szCs w:val="19"/>
              </w:rPr>
            </w:rPrChange>
          </w:rPr>
          <w:t xml:space="preserve"> Width</w:t>
        </w:r>
        <w:r w:rsidRPr="00CA1CA9">
          <w:rPr>
            <w:rFonts w:ascii="Times New Roman" w:hAnsi="Times New Roman" w:cs="Times New Roman"/>
            <w:sz w:val="20"/>
            <w:szCs w:val="20"/>
            <w:lang w:val="en-US"/>
            <w:rPrChange w:id="17726" w:author="Airat Shigapov" w:date="2021-10-29T16:43:00Z">
              <w:rPr>
                <w:rFonts w:ascii="Consolas" w:hAnsi="Consolas" w:cs="Consolas"/>
                <w:color w:val="0000FF"/>
                <w:sz w:val="19"/>
                <w:szCs w:val="19"/>
              </w:rPr>
            </w:rPrChange>
          </w:rPr>
          <w:t>="200"</w:t>
        </w:r>
      </w:ins>
    </w:p>
    <w:p w14:paraId="409C4993" w14:textId="77777777" w:rsidR="00CA1CA9" w:rsidRPr="00CA1CA9" w:rsidRDefault="00CA1CA9" w:rsidP="00CA1CA9">
      <w:pPr>
        <w:autoSpaceDE w:val="0"/>
        <w:autoSpaceDN w:val="0"/>
        <w:adjustRightInd w:val="0"/>
        <w:spacing w:after="0" w:line="240" w:lineRule="auto"/>
        <w:rPr>
          <w:ins w:id="17727" w:author="Airat Shigapov" w:date="2021-10-29T16:42:00Z"/>
          <w:rFonts w:ascii="Times New Roman" w:hAnsi="Times New Roman" w:cs="Times New Roman"/>
          <w:sz w:val="20"/>
          <w:szCs w:val="20"/>
          <w:lang w:val="en-US"/>
          <w:rPrChange w:id="17728" w:author="Airat Shigapov" w:date="2021-10-29T16:43:00Z">
            <w:rPr>
              <w:ins w:id="17729" w:author="Airat Shigapov" w:date="2021-10-29T16:42:00Z"/>
              <w:rFonts w:ascii="Consolas" w:hAnsi="Consolas" w:cs="Consolas"/>
              <w:color w:val="000000"/>
              <w:sz w:val="19"/>
              <w:szCs w:val="19"/>
            </w:rPr>
          </w:rPrChange>
        </w:rPr>
      </w:pPr>
      <w:ins w:id="17730" w:author="Airat Shigapov" w:date="2021-10-29T16:42:00Z">
        <w:r w:rsidRPr="00CA1CA9">
          <w:rPr>
            <w:rFonts w:ascii="Times New Roman" w:hAnsi="Times New Roman" w:cs="Times New Roman"/>
            <w:sz w:val="20"/>
            <w:szCs w:val="20"/>
            <w:lang w:val="en-US"/>
            <w:rPrChange w:id="17731" w:author="Airat Shigapov" w:date="2021-10-29T16:43:00Z">
              <w:rPr>
                <w:rFonts w:ascii="Consolas" w:hAnsi="Consolas" w:cs="Consolas"/>
                <w:color w:val="000000"/>
                <w:sz w:val="19"/>
                <w:szCs w:val="19"/>
              </w:rPr>
            </w:rPrChange>
          </w:rPr>
          <w:t xml:space="preserve">                       </w:t>
        </w:r>
        <w:r w:rsidRPr="00CA1CA9">
          <w:rPr>
            <w:rFonts w:ascii="Times New Roman" w:hAnsi="Times New Roman" w:cs="Times New Roman"/>
            <w:sz w:val="20"/>
            <w:szCs w:val="20"/>
            <w:lang w:val="en-US"/>
            <w:rPrChange w:id="17732" w:author="Airat Shigapov" w:date="2021-10-29T16:43:00Z">
              <w:rPr>
                <w:rFonts w:ascii="Consolas" w:hAnsi="Consolas" w:cs="Consolas"/>
                <w:color w:val="FF0000"/>
                <w:sz w:val="19"/>
                <w:szCs w:val="19"/>
              </w:rPr>
            </w:rPrChange>
          </w:rPr>
          <w:t xml:space="preserve"> </w:t>
        </w:r>
        <w:proofErr w:type="spellStart"/>
        <w:r w:rsidRPr="00CA1CA9">
          <w:rPr>
            <w:rFonts w:ascii="Times New Roman" w:hAnsi="Times New Roman" w:cs="Times New Roman"/>
            <w:sz w:val="20"/>
            <w:szCs w:val="20"/>
            <w:lang w:val="en-US"/>
            <w:rPrChange w:id="17733" w:author="Airat Shigapov" w:date="2021-10-29T16:43:00Z">
              <w:rPr>
                <w:rFonts w:ascii="Consolas" w:hAnsi="Consolas" w:cs="Consolas"/>
                <w:color w:val="FF0000"/>
                <w:sz w:val="19"/>
                <w:szCs w:val="19"/>
              </w:rPr>
            </w:rPrChange>
          </w:rPr>
          <w:t>Grid.Row</w:t>
        </w:r>
        <w:proofErr w:type="spellEnd"/>
        <w:r w:rsidRPr="00CA1CA9">
          <w:rPr>
            <w:rFonts w:ascii="Times New Roman" w:hAnsi="Times New Roman" w:cs="Times New Roman"/>
            <w:sz w:val="20"/>
            <w:szCs w:val="20"/>
            <w:lang w:val="en-US"/>
            <w:rPrChange w:id="17734" w:author="Airat Shigapov" w:date="2021-10-29T16:43:00Z">
              <w:rPr>
                <w:rFonts w:ascii="Consolas" w:hAnsi="Consolas" w:cs="Consolas"/>
                <w:color w:val="0000FF"/>
                <w:sz w:val="19"/>
                <w:szCs w:val="19"/>
              </w:rPr>
            </w:rPrChange>
          </w:rPr>
          <w:t xml:space="preserve"> =" 1"</w:t>
        </w:r>
      </w:ins>
    </w:p>
    <w:p w14:paraId="46BF687D" w14:textId="77777777" w:rsidR="00CA1CA9" w:rsidRPr="00CA1CA9" w:rsidRDefault="00CA1CA9" w:rsidP="00CA1CA9">
      <w:pPr>
        <w:autoSpaceDE w:val="0"/>
        <w:autoSpaceDN w:val="0"/>
        <w:adjustRightInd w:val="0"/>
        <w:spacing w:after="0" w:line="240" w:lineRule="auto"/>
        <w:rPr>
          <w:ins w:id="17735" w:author="Airat Shigapov" w:date="2021-10-29T16:42:00Z"/>
          <w:rFonts w:ascii="Times New Roman" w:hAnsi="Times New Roman" w:cs="Times New Roman"/>
          <w:sz w:val="20"/>
          <w:szCs w:val="20"/>
          <w:lang w:val="en-US"/>
          <w:rPrChange w:id="17736" w:author="Airat Shigapov" w:date="2021-10-29T16:43:00Z">
            <w:rPr>
              <w:ins w:id="17737" w:author="Airat Shigapov" w:date="2021-10-29T16:42:00Z"/>
              <w:rFonts w:ascii="Consolas" w:hAnsi="Consolas" w:cs="Consolas"/>
              <w:color w:val="000000"/>
              <w:sz w:val="19"/>
              <w:szCs w:val="19"/>
            </w:rPr>
          </w:rPrChange>
        </w:rPr>
      </w:pPr>
      <w:ins w:id="17738" w:author="Airat Shigapov" w:date="2021-10-29T16:42:00Z">
        <w:r w:rsidRPr="00CA1CA9">
          <w:rPr>
            <w:rFonts w:ascii="Times New Roman" w:hAnsi="Times New Roman" w:cs="Times New Roman"/>
            <w:sz w:val="20"/>
            <w:szCs w:val="20"/>
            <w:lang w:val="en-US"/>
            <w:rPrChange w:id="17739" w:author="Airat Shigapov" w:date="2021-10-29T16:43:00Z">
              <w:rPr>
                <w:rFonts w:ascii="Consolas" w:hAnsi="Consolas" w:cs="Consolas"/>
                <w:color w:val="000000"/>
                <w:sz w:val="19"/>
                <w:szCs w:val="19"/>
              </w:rPr>
            </w:rPrChange>
          </w:rPr>
          <w:t xml:space="preserve">                       </w:t>
        </w:r>
        <w:r w:rsidRPr="00CA1CA9">
          <w:rPr>
            <w:rFonts w:ascii="Times New Roman" w:hAnsi="Times New Roman" w:cs="Times New Roman"/>
            <w:sz w:val="20"/>
            <w:szCs w:val="20"/>
            <w:lang w:val="en-US"/>
            <w:rPrChange w:id="17740" w:author="Airat Shigapov" w:date="2021-10-29T16:43:00Z">
              <w:rPr>
                <w:rFonts w:ascii="Consolas" w:hAnsi="Consolas" w:cs="Consolas"/>
                <w:color w:val="FF0000"/>
                <w:sz w:val="19"/>
                <w:szCs w:val="19"/>
              </w:rPr>
            </w:rPrChange>
          </w:rPr>
          <w:t xml:space="preserve"> </w:t>
        </w:r>
        <w:proofErr w:type="spellStart"/>
        <w:r w:rsidRPr="00CA1CA9">
          <w:rPr>
            <w:rFonts w:ascii="Times New Roman" w:hAnsi="Times New Roman" w:cs="Times New Roman"/>
            <w:sz w:val="20"/>
            <w:szCs w:val="20"/>
            <w:lang w:val="en-US"/>
            <w:rPrChange w:id="17741" w:author="Airat Shigapov" w:date="2021-10-29T16:43:00Z">
              <w:rPr>
                <w:rFonts w:ascii="Consolas" w:hAnsi="Consolas" w:cs="Consolas"/>
                <w:color w:val="FF0000"/>
                <w:sz w:val="19"/>
                <w:szCs w:val="19"/>
              </w:rPr>
            </w:rPrChange>
          </w:rPr>
          <w:t>MouseLeftButtonDown</w:t>
        </w:r>
        <w:proofErr w:type="spellEnd"/>
        <w:r w:rsidRPr="00CA1CA9">
          <w:rPr>
            <w:rFonts w:ascii="Times New Roman" w:hAnsi="Times New Roman" w:cs="Times New Roman"/>
            <w:sz w:val="20"/>
            <w:szCs w:val="20"/>
            <w:lang w:val="en-US"/>
            <w:rPrChange w:id="17742" w:author="Airat Shigapov" w:date="2021-10-29T16:43:00Z">
              <w:rPr>
                <w:rFonts w:ascii="Consolas" w:hAnsi="Consolas" w:cs="Consolas"/>
                <w:color w:val="0000FF"/>
                <w:sz w:val="19"/>
                <w:szCs w:val="19"/>
              </w:rPr>
            </w:rPrChange>
          </w:rPr>
          <w:t>="</w:t>
        </w:r>
        <w:proofErr w:type="spellStart"/>
        <w:r w:rsidRPr="00CA1CA9">
          <w:rPr>
            <w:rFonts w:ascii="Times New Roman" w:hAnsi="Times New Roman" w:cs="Times New Roman"/>
            <w:sz w:val="20"/>
            <w:szCs w:val="20"/>
            <w:lang w:val="en-US"/>
            <w:rPrChange w:id="17743" w:author="Airat Shigapov" w:date="2021-10-29T16:43:00Z">
              <w:rPr>
                <w:rFonts w:ascii="Consolas" w:hAnsi="Consolas" w:cs="Consolas"/>
                <w:color w:val="0000FF"/>
                <w:sz w:val="19"/>
                <w:szCs w:val="19"/>
              </w:rPr>
            </w:rPrChange>
          </w:rPr>
          <w:t>CatalogVisible</w:t>
        </w:r>
        <w:proofErr w:type="spellEnd"/>
        <w:r w:rsidRPr="00CA1CA9">
          <w:rPr>
            <w:rFonts w:ascii="Times New Roman" w:hAnsi="Times New Roman" w:cs="Times New Roman"/>
            <w:sz w:val="20"/>
            <w:szCs w:val="20"/>
            <w:lang w:val="en-US"/>
            <w:rPrChange w:id="17744" w:author="Airat Shigapov" w:date="2021-10-29T16:43:00Z">
              <w:rPr>
                <w:rFonts w:ascii="Consolas" w:hAnsi="Consolas" w:cs="Consolas"/>
                <w:color w:val="0000FF"/>
                <w:sz w:val="19"/>
                <w:szCs w:val="19"/>
              </w:rPr>
            </w:rPrChange>
          </w:rPr>
          <w:t>"</w:t>
        </w:r>
      </w:ins>
    </w:p>
    <w:p w14:paraId="38186651" w14:textId="77777777" w:rsidR="00CA1CA9" w:rsidRPr="00CA1CA9" w:rsidRDefault="00CA1CA9" w:rsidP="00CA1CA9">
      <w:pPr>
        <w:autoSpaceDE w:val="0"/>
        <w:autoSpaceDN w:val="0"/>
        <w:adjustRightInd w:val="0"/>
        <w:spacing w:after="0" w:line="240" w:lineRule="auto"/>
        <w:rPr>
          <w:ins w:id="17745" w:author="Airat Shigapov" w:date="2021-10-29T16:42:00Z"/>
          <w:rFonts w:ascii="Times New Roman" w:hAnsi="Times New Roman" w:cs="Times New Roman"/>
          <w:sz w:val="20"/>
          <w:szCs w:val="20"/>
          <w:lang w:val="en-US"/>
          <w:rPrChange w:id="17746" w:author="Airat Shigapov" w:date="2021-10-29T16:43:00Z">
            <w:rPr>
              <w:ins w:id="17747" w:author="Airat Shigapov" w:date="2021-10-29T16:42:00Z"/>
              <w:rFonts w:ascii="Consolas" w:hAnsi="Consolas" w:cs="Consolas"/>
              <w:color w:val="000000"/>
              <w:sz w:val="19"/>
              <w:szCs w:val="19"/>
            </w:rPr>
          </w:rPrChange>
        </w:rPr>
      </w:pPr>
      <w:ins w:id="17748" w:author="Airat Shigapov" w:date="2021-10-29T16:42:00Z">
        <w:r w:rsidRPr="00CA1CA9">
          <w:rPr>
            <w:rFonts w:ascii="Times New Roman" w:hAnsi="Times New Roman" w:cs="Times New Roman"/>
            <w:sz w:val="20"/>
            <w:szCs w:val="20"/>
            <w:lang w:val="en-US"/>
            <w:rPrChange w:id="17749" w:author="Airat Shigapov" w:date="2021-10-29T16:43:00Z">
              <w:rPr>
                <w:rFonts w:ascii="Consolas" w:hAnsi="Consolas" w:cs="Consolas"/>
                <w:color w:val="000000"/>
                <w:sz w:val="19"/>
                <w:szCs w:val="19"/>
              </w:rPr>
            </w:rPrChange>
          </w:rPr>
          <w:t xml:space="preserve">                       </w:t>
        </w:r>
        <w:r w:rsidRPr="00CA1CA9">
          <w:rPr>
            <w:rFonts w:ascii="Times New Roman" w:hAnsi="Times New Roman" w:cs="Times New Roman"/>
            <w:sz w:val="20"/>
            <w:szCs w:val="20"/>
            <w:lang w:val="en-US"/>
            <w:rPrChange w:id="17750" w:author="Airat Shigapov" w:date="2021-10-29T16:43:00Z">
              <w:rPr>
                <w:rFonts w:ascii="Consolas" w:hAnsi="Consolas" w:cs="Consolas"/>
                <w:color w:val="FF0000"/>
                <w:sz w:val="19"/>
                <w:szCs w:val="19"/>
              </w:rPr>
            </w:rPrChange>
          </w:rPr>
          <w:t xml:space="preserve"> </w:t>
        </w:r>
        <w:proofErr w:type="spellStart"/>
        <w:r w:rsidRPr="00CA1CA9">
          <w:rPr>
            <w:rFonts w:ascii="Times New Roman" w:hAnsi="Times New Roman" w:cs="Times New Roman"/>
            <w:sz w:val="20"/>
            <w:szCs w:val="20"/>
            <w:lang w:val="en-US"/>
            <w:rPrChange w:id="17751" w:author="Airat Shigapov" w:date="2021-10-29T16:43:00Z">
              <w:rPr>
                <w:rFonts w:ascii="Consolas" w:hAnsi="Consolas" w:cs="Consolas"/>
                <w:color w:val="FF0000"/>
                <w:sz w:val="19"/>
                <w:szCs w:val="19"/>
              </w:rPr>
            </w:rPrChange>
          </w:rPr>
          <w:t>HorizontalAlignment</w:t>
        </w:r>
        <w:proofErr w:type="spellEnd"/>
        <w:r w:rsidRPr="00CA1CA9">
          <w:rPr>
            <w:rFonts w:ascii="Times New Roman" w:hAnsi="Times New Roman" w:cs="Times New Roman"/>
            <w:sz w:val="20"/>
            <w:szCs w:val="20"/>
            <w:lang w:val="en-US"/>
            <w:rPrChange w:id="17752" w:author="Airat Shigapov" w:date="2021-10-29T16:43:00Z">
              <w:rPr>
                <w:rFonts w:ascii="Consolas" w:hAnsi="Consolas" w:cs="Consolas"/>
                <w:color w:val="0000FF"/>
                <w:sz w:val="19"/>
                <w:szCs w:val="19"/>
              </w:rPr>
            </w:rPrChange>
          </w:rPr>
          <w:t>="Left"</w:t>
        </w:r>
      </w:ins>
    </w:p>
    <w:p w14:paraId="1B1A0247" w14:textId="77777777" w:rsidR="00CA1CA9" w:rsidRPr="00CA1CA9" w:rsidRDefault="00CA1CA9" w:rsidP="00CA1CA9">
      <w:pPr>
        <w:autoSpaceDE w:val="0"/>
        <w:autoSpaceDN w:val="0"/>
        <w:adjustRightInd w:val="0"/>
        <w:spacing w:after="0" w:line="240" w:lineRule="auto"/>
        <w:rPr>
          <w:ins w:id="17753" w:author="Airat Shigapov" w:date="2021-10-29T16:42:00Z"/>
          <w:rFonts w:ascii="Times New Roman" w:hAnsi="Times New Roman" w:cs="Times New Roman"/>
          <w:sz w:val="20"/>
          <w:szCs w:val="20"/>
          <w:lang w:val="en-US"/>
          <w:rPrChange w:id="17754" w:author="Airat Shigapov" w:date="2021-10-29T16:43:00Z">
            <w:rPr>
              <w:ins w:id="17755" w:author="Airat Shigapov" w:date="2021-10-29T16:42:00Z"/>
              <w:rFonts w:ascii="Consolas" w:hAnsi="Consolas" w:cs="Consolas"/>
              <w:color w:val="000000"/>
              <w:sz w:val="19"/>
              <w:szCs w:val="19"/>
            </w:rPr>
          </w:rPrChange>
        </w:rPr>
      </w:pPr>
      <w:ins w:id="17756" w:author="Airat Shigapov" w:date="2021-10-29T16:42:00Z">
        <w:r w:rsidRPr="00CA1CA9">
          <w:rPr>
            <w:rFonts w:ascii="Times New Roman" w:hAnsi="Times New Roman" w:cs="Times New Roman"/>
            <w:sz w:val="20"/>
            <w:szCs w:val="20"/>
            <w:lang w:val="en-US"/>
            <w:rPrChange w:id="17757" w:author="Airat Shigapov" w:date="2021-10-29T16:43:00Z">
              <w:rPr>
                <w:rFonts w:ascii="Consolas" w:hAnsi="Consolas" w:cs="Consolas"/>
                <w:color w:val="000000"/>
                <w:sz w:val="19"/>
                <w:szCs w:val="19"/>
              </w:rPr>
            </w:rPrChange>
          </w:rPr>
          <w:t xml:space="preserve">                       </w:t>
        </w:r>
        <w:r w:rsidRPr="00CA1CA9">
          <w:rPr>
            <w:rFonts w:ascii="Times New Roman" w:hAnsi="Times New Roman" w:cs="Times New Roman"/>
            <w:sz w:val="20"/>
            <w:szCs w:val="20"/>
            <w:lang w:val="en-US"/>
            <w:rPrChange w:id="17758" w:author="Airat Shigapov" w:date="2021-10-29T16:43:00Z">
              <w:rPr>
                <w:rFonts w:ascii="Consolas" w:hAnsi="Consolas" w:cs="Consolas"/>
                <w:color w:val="FF0000"/>
                <w:sz w:val="19"/>
                <w:szCs w:val="19"/>
              </w:rPr>
            </w:rPrChange>
          </w:rPr>
          <w:t xml:space="preserve"> Margin</w:t>
        </w:r>
        <w:r w:rsidRPr="00CA1CA9">
          <w:rPr>
            <w:rFonts w:ascii="Times New Roman" w:hAnsi="Times New Roman" w:cs="Times New Roman"/>
            <w:sz w:val="20"/>
            <w:szCs w:val="20"/>
            <w:lang w:val="en-US"/>
            <w:rPrChange w:id="17759" w:author="Airat Shigapov" w:date="2021-10-29T16:43:00Z">
              <w:rPr>
                <w:rFonts w:ascii="Consolas" w:hAnsi="Consolas" w:cs="Consolas"/>
                <w:color w:val="0000FF"/>
                <w:sz w:val="19"/>
                <w:szCs w:val="19"/>
              </w:rPr>
            </w:rPrChange>
          </w:rPr>
          <w:t>="100,0,0,0" &gt;</w:t>
        </w:r>
      </w:ins>
    </w:p>
    <w:p w14:paraId="4FD610E5" w14:textId="77777777" w:rsidR="00CA1CA9" w:rsidRPr="00CA1CA9" w:rsidRDefault="00CA1CA9" w:rsidP="00CA1CA9">
      <w:pPr>
        <w:autoSpaceDE w:val="0"/>
        <w:autoSpaceDN w:val="0"/>
        <w:adjustRightInd w:val="0"/>
        <w:spacing w:after="0" w:line="240" w:lineRule="auto"/>
        <w:rPr>
          <w:ins w:id="17760" w:author="Airat Shigapov" w:date="2021-10-29T16:42:00Z"/>
          <w:rFonts w:ascii="Times New Roman" w:hAnsi="Times New Roman" w:cs="Times New Roman"/>
          <w:sz w:val="20"/>
          <w:szCs w:val="20"/>
          <w:lang w:val="en-US"/>
          <w:rPrChange w:id="17761" w:author="Airat Shigapov" w:date="2021-10-29T16:43:00Z">
            <w:rPr>
              <w:ins w:id="17762" w:author="Airat Shigapov" w:date="2021-10-29T16:42:00Z"/>
              <w:rFonts w:ascii="Consolas" w:hAnsi="Consolas" w:cs="Consolas"/>
              <w:color w:val="000000"/>
              <w:sz w:val="19"/>
              <w:szCs w:val="19"/>
            </w:rPr>
          </w:rPrChange>
        </w:rPr>
      </w:pPr>
      <w:ins w:id="17763" w:author="Airat Shigapov" w:date="2021-10-29T16:42:00Z">
        <w:r w:rsidRPr="00CA1CA9">
          <w:rPr>
            <w:rFonts w:ascii="Times New Roman" w:hAnsi="Times New Roman" w:cs="Times New Roman"/>
            <w:sz w:val="20"/>
            <w:szCs w:val="20"/>
            <w:lang w:val="en-US"/>
            <w:rPrChange w:id="17764" w:author="Airat Shigapov" w:date="2021-10-29T16:43:00Z">
              <w:rPr>
                <w:rFonts w:ascii="Consolas" w:hAnsi="Consolas" w:cs="Consolas"/>
                <w:color w:val="000000"/>
                <w:sz w:val="19"/>
                <w:szCs w:val="19"/>
              </w:rPr>
            </w:rPrChange>
          </w:rPr>
          <w:t xml:space="preserve">                </w:t>
        </w:r>
        <w:r w:rsidRPr="00CA1CA9">
          <w:rPr>
            <w:rFonts w:ascii="Times New Roman" w:hAnsi="Times New Roman" w:cs="Times New Roman"/>
            <w:sz w:val="20"/>
            <w:szCs w:val="20"/>
            <w:lang w:val="en-US"/>
            <w:rPrChange w:id="17765" w:author="Airat Shigapov" w:date="2021-10-29T16:43:00Z">
              <w:rPr>
                <w:rFonts w:ascii="Consolas" w:hAnsi="Consolas" w:cs="Consolas"/>
                <w:color w:val="0000FF"/>
                <w:sz w:val="19"/>
                <w:szCs w:val="19"/>
              </w:rPr>
            </w:rPrChange>
          </w:rPr>
          <w:t>&lt;</w:t>
        </w:r>
        <w:proofErr w:type="spellStart"/>
        <w:r w:rsidRPr="00CA1CA9">
          <w:rPr>
            <w:rFonts w:ascii="Times New Roman" w:hAnsi="Times New Roman" w:cs="Times New Roman"/>
            <w:sz w:val="20"/>
            <w:szCs w:val="20"/>
            <w:lang w:val="en-US"/>
            <w:rPrChange w:id="17766" w:author="Airat Shigapov" w:date="2021-10-29T16:43:00Z">
              <w:rPr>
                <w:rFonts w:ascii="Consolas" w:hAnsi="Consolas" w:cs="Consolas"/>
                <w:color w:val="A31515"/>
                <w:sz w:val="19"/>
                <w:szCs w:val="19"/>
              </w:rPr>
            </w:rPrChange>
          </w:rPr>
          <w:t>StackPanel</w:t>
        </w:r>
        <w:proofErr w:type="spellEnd"/>
        <w:r w:rsidRPr="00CA1CA9">
          <w:rPr>
            <w:rFonts w:ascii="Times New Roman" w:hAnsi="Times New Roman" w:cs="Times New Roman"/>
            <w:sz w:val="20"/>
            <w:szCs w:val="20"/>
            <w:lang w:val="en-US"/>
            <w:rPrChange w:id="17767" w:author="Airat Shigapov" w:date="2021-10-29T16:43:00Z">
              <w:rPr>
                <w:rFonts w:ascii="Consolas" w:hAnsi="Consolas" w:cs="Consolas"/>
                <w:color w:val="FF0000"/>
                <w:sz w:val="19"/>
                <w:szCs w:val="19"/>
              </w:rPr>
            </w:rPrChange>
          </w:rPr>
          <w:t xml:space="preserve"> </w:t>
        </w:r>
        <w:proofErr w:type="gramStart"/>
        <w:r w:rsidRPr="00CA1CA9">
          <w:rPr>
            <w:rFonts w:ascii="Times New Roman" w:hAnsi="Times New Roman" w:cs="Times New Roman"/>
            <w:sz w:val="20"/>
            <w:szCs w:val="20"/>
            <w:lang w:val="en-US"/>
            <w:rPrChange w:id="17768" w:author="Airat Shigapov" w:date="2021-10-29T16:43:00Z">
              <w:rPr>
                <w:rFonts w:ascii="Consolas" w:hAnsi="Consolas" w:cs="Consolas"/>
                <w:color w:val="FF0000"/>
                <w:sz w:val="19"/>
                <w:szCs w:val="19"/>
              </w:rPr>
            </w:rPrChange>
          </w:rPr>
          <w:t>x</w:t>
        </w:r>
        <w:r w:rsidRPr="00CA1CA9">
          <w:rPr>
            <w:rFonts w:ascii="Times New Roman" w:hAnsi="Times New Roman" w:cs="Times New Roman"/>
            <w:sz w:val="20"/>
            <w:szCs w:val="20"/>
            <w:lang w:val="en-US"/>
            <w:rPrChange w:id="17769" w:author="Airat Shigapov" w:date="2021-10-29T16:43:00Z">
              <w:rPr>
                <w:rFonts w:ascii="Consolas" w:hAnsi="Consolas" w:cs="Consolas"/>
                <w:color w:val="0000FF"/>
                <w:sz w:val="19"/>
                <w:szCs w:val="19"/>
              </w:rPr>
            </w:rPrChange>
          </w:rPr>
          <w:t>:</w:t>
        </w:r>
        <w:r w:rsidRPr="00CA1CA9">
          <w:rPr>
            <w:rFonts w:ascii="Times New Roman" w:hAnsi="Times New Roman" w:cs="Times New Roman"/>
            <w:sz w:val="20"/>
            <w:szCs w:val="20"/>
            <w:lang w:val="en-US"/>
            <w:rPrChange w:id="17770" w:author="Airat Shigapov" w:date="2021-10-29T16:43:00Z">
              <w:rPr>
                <w:rFonts w:ascii="Consolas" w:hAnsi="Consolas" w:cs="Consolas"/>
                <w:color w:val="FF0000"/>
                <w:sz w:val="19"/>
                <w:szCs w:val="19"/>
              </w:rPr>
            </w:rPrChange>
          </w:rPr>
          <w:t>Name</w:t>
        </w:r>
        <w:proofErr w:type="gramEnd"/>
        <w:r w:rsidRPr="00CA1CA9">
          <w:rPr>
            <w:rFonts w:ascii="Times New Roman" w:hAnsi="Times New Roman" w:cs="Times New Roman"/>
            <w:sz w:val="20"/>
            <w:szCs w:val="20"/>
            <w:lang w:val="en-US"/>
            <w:rPrChange w:id="17771" w:author="Airat Shigapov" w:date="2021-10-29T16:43:00Z">
              <w:rPr>
                <w:rFonts w:ascii="Consolas" w:hAnsi="Consolas" w:cs="Consolas"/>
                <w:color w:val="0000FF"/>
                <w:sz w:val="19"/>
                <w:szCs w:val="19"/>
              </w:rPr>
            </w:rPrChange>
          </w:rPr>
          <w:t>="CategoryStack"</w:t>
        </w:r>
      </w:ins>
    </w:p>
    <w:p w14:paraId="6252F662" w14:textId="77777777" w:rsidR="00CA1CA9" w:rsidRPr="00CA1CA9" w:rsidRDefault="00CA1CA9" w:rsidP="00CA1CA9">
      <w:pPr>
        <w:autoSpaceDE w:val="0"/>
        <w:autoSpaceDN w:val="0"/>
        <w:adjustRightInd w:val="0"/>
        <w:spacing w:after="0" w:line="240" w:lineRule="auto"/>
        <w:rPr>
          <w:ins w:id="17772" w:author="Airat Shigapov" w:date="2021-10-29T16:42:00Z"/>
          <w:rFonts w:ascii="Times New Roman" w:hAnsi="Times New Roman" w:cs="Times New Roman"/>
          <w:sz w:val="20"/>
          <w:szCs w:val="20"/>
          <w:lang w:val="en-US"/>
          <w:rPrChange w:id="17773" w:author="Airat Shigapov" w:date="2021-10-29T16:43:00Z">
            <w:rPr>
              <w:ins w:id="17774" w:author="Airat Shigapov" w:date="2021-10-29T16:42:00Z"/>
              <w:rFonts w:ascii="Consolas" w:hAnsi="Consolas" w:cs="Consolas"/>
              <w:color w:val="000000"/>
              <w:sz w:val="19"/>
              <w:szCs w:val="19"/>
            </w:rPr>
          </w:rPrChange>
        </w:rPr>
      </w:pPr>
      <w:ins w:id="17775" w:author="Airat Shigapov" w:date="2021-10-29T16:42:00Z">
        <w:r w:rsidRPr="00CA1CA9">
          <w:rPr>
            <w:rFonts w:ascii="Times New Roman" w:hAnsi="Times New Roman" w:cs="Times New Roman"/>
            <w:sz w:val="20"/>
            <w:szCs w:val="20"/>
            <w:lang w:val="en-US"/>
            <w:rPrChange w:id="17776" w:author="Airat Shigapov" w:date="2021-10-29T16:43:00Z">
              <w:rPr>
                <w:rFonts w:ascii="Consolas" w:hAnsi="Consolas" w:cs="Consolas"/>
                <w:color w:val="000000"/>
                <w:sz w:val="19"/>
                <w:szCs w:val="19"/>
              </w:rPr>
            </w:rPrChange>
          </w:rPr>
          <w:t xml:space="preserve">               </w:t>
        </w:r>
        <w:r w:rsidRPr="00CA1CA9">
          <w:rPr>
            <w:rFonts w:ascii="Times New Roman" w:hAnsi="Times New Roman" w:cs="Times New Roman"/>
            <w:sz w:val="20"/>
            <w:szCs w:val="20"/>
            <w:lang w:val="en-US"/>
            <w:rPrChange w:id="17777" w:author="Airat Shigapov" w:date="2021-10-29T16:43:00Z">
              <w:rPr>
                <w:rFonts w:ascii="Consolas" w:hAnsi="Consolas" w:cs="Consolas"/>
                <w:color w:val="FF0000"/>
                <w:sz w:val="19"/>
                <w:szCs w:val="19"/>
              </w:rPr>
            </w:rPrChange>
          </w:rPr>
          <w:t xml:space="preserve"> Orientation</w:t>
        </w:r>
        <w:r w:rsidRPr="00CA1CA9">
          <w:rPr>
            <w:rFonts w:ascii="Times New Roman" w:hAnsi="Times New Roman" w:cs="Times New Roman"/>
            <w:sz w:val="20"/>
            <w:szCs w:val="20"/>
            <w:lang w:val="en-US"/>
            <w:rPrChange w:id="17778" w:author="Airat Shigapov" w:date="2021-10-29T16:43:00Z">
              <w:rPr>
                <w:rFonts w:ascii="Consolas" w:hAnsi="Consolas" w:cs="Consolas"/>
                <w:color w:val="0000FF"/>
                <w:sz w:val="19"/>
                <w:szCs w:val="19"/>
              </w:rPr>
            </w:rPrChange>
          </w:rPr>
          <w:t>="Horizontal" &gt;</w:t>
        </w:r>
      </w:ins>
    </w:p>
    <w:p w14:paraId="23C2FB99" w14:textId="77777777" w:rsidR="00CA1CA9" w:rsidRPr="00CA1CA9" w:rsidRDefault="00CA1CA9" w:rsidP="00CA1CA9">
      <w:pPr>
        <w:autoSpaceDE w:val="0"/>
        <w:autoSpaceDN w:val="0"/>
        <w:adjustRightInd w:val="0"/>
        <w:spacing w:after="0" w:line="240" w:lineRule="auto"/>
        <w:rPr>
          <w:ins w:id="17779" w:author="Airat Shigapov" w:date="2021-10-29T16:42:00Z"/>
          <w:rFonts w:ascii="Times New Roman" w:hAnsi="Times New Roman" w:cs="Times New Roman"/>
          <w:sz w:val="20"/>
          <w:szCs w:val="20"/>
          <w:lang w:val="en-US"/>
          <w:rPrChange w:id="17780" w:author="Airat Shigapov" w:date="2021-10-29T16:43:00Z">
            <w:rPr>
              <w:ins w:id="17781" w:author="Airat Shigapov" w:date="2021-10-29T16:42:00Z"/>
              <w:rFonts w:ascii="Consolas" w:hAnsi="Consolas" w:cs="Consolas"/>
              <w:color w:val="000000"/>
              <w:sz w:val="19"/>
              <w:szCs w:val="19"/>
            </w:rPr>
          </w:rPrChange>
        </w:rPr>
      </w:pPr>
      <w:ins w:id="17782" w:author="Airat Shigapov" w:date="2021-10-29T16:42:00Z">
        <w:r w:rsidRPr="00CA1CA9">
          <w:rPr>
            <w:rFonts w:ascii="Times New Roman" w:hAnsi="Times New Roman" w:cs="Times New Roman"/>
            <w:sz w:val="20"/>
            <w:szCs w:val="20"/>
            <w:lang w:val="en-US"/>
            <w:rPrChange w:id="17783" w:author="Airat Shigapov" w:date="2021-10-29T16:43:00Z">
              <w:rPr>
                <w:rFonts w:ascii="Consolas" w:hAnsi="Consolas" w:cs="Consolas"/>
                <w:color w:val="000000"/>
                <w:sz w:val="19"/>
                <w:szCs w:val="19"/>
              </w:rPr>
            </w:rPrChange>
          </w:rPr>
          <w:t xml:space="preserve">                    </w:t>
        </w:r>
        <w:r w:rsidRPr="00CA1CA9">
          <w:rPr>
            <w:rFonts w:ascii="Times New Roman" w:hAnsi="Times New Roman" w:cs="Times New Roman"/>
            <w:sz w:val="20"/>
            <w:szCs w:val="20"/>
            <w:lang w:val="en-US"/>
            <w:rPrChange w:id="17784" w:author="Airat Shigapov" w:date="2021-10-29T16:43:00Z">
              <w:rPr>
                <w:rFonts w:ascii="Consolas" w:hAnsi="Consolas" w:cs="Consolas"/>
                <w:color w:val="0000FF"/>
                <w:sz w:val="19"/>
                <w:szCs w:val="19"/>
              </w:rPr>
            </w:rPrChange>
          </w:rPr>
          <w:t>&lt;</w:t>
        </w:r>
        <w:r w:rsidRPr="00CA1CA9">
          <w:rPr>
            <w:rFonts w:ascii="Times New Roman" w:hAnsi="Times New Roman" w:cs="Times New Roman"/>
            <w:sz w:val="20"/>
            <w:szCs w:val="20"/>
            <w:lang w:val="en-US"/>
            <w:rPrChange w:id="17785" w:author="Airat Shigapov" w:date="2021-10-29T16:43:00Z">
              <w:rPr>
                <w:rFonts w:ascii="Consolas" w:hAnsi="Consolas" w:cs="Consolas"/>
                <w:color w:val="A31515"/>
                <w:sz w:val="19"/>
                <w:szCs w:val="19"/>
              </w:rPr>
            </w:rPrChange>
          </w:rPr>
          <w:t>Image</w:t>
        </w:r>
        <w:r w:rsidRPr="00CA1CA9">
          <w:rPr>
            <w:rFonts w:ascii="Times New Roman" w:hAnsi="Times New Roman" w:cs="Times New Roman"/>
            <w:sz w:val="20"/>
            <w:szCs w:val="20"/>
            <w:lang w:val="en-US"/>
            <w:rPrChange w:id="17786" w:author="Airat Shigapov" w:date="2021-10-29T16:43:00Z">
              <w:rPr>
                <w:rFonts w:ascii="Consolas" w:hAnsi="Consolas" w:cs="Consolas"/>
                <w:color w:val="FF0000"/>
                <w:sz w:val="19"/>
                <w:szCs w:val="19"/>
              </w:rPr>
            </w:rPrChange>
          </w:rPr>
          <w:t xml:space="preserve"> Source</w:t>
        </w:r>
        <w:r w:rsidRPr="00CA1CA9">
          <w:rPr>
            <w:rFonts w:ascii="Times New Roman" w:hAnsi="Times New Roman" w:cs="Times New Roman"/>
            <w:sz w:val="20"/>
            <w:szCs w:val="20"/>
            <w:lang w:val="en-US"/>
            <w:rPrChange w:id="17787" w:author="Airat Shigapov" w:date="2021-10-29T16:43:00Z">
              <w:rPr>
                <w:rFonts w:ascii="Consolas" w:hAnsi="Consolas" w:cs="Consolas"/>
                <w:color w:val="0000FF"/>
                <w:sz w:val="19"/>
                <w:szCs w:val="19"/>
              </w:rPr>
            </w:rPrChange>
          </w:rPr>
          <w:t>="/Images/menu.png"</w:t>
        </w:r>
        <w:r w:rsidRPr="00CA1CA9">
          <w:rPr>
            <w:rFonts w:ascii="Times New Roman" w:hAnsi="Times New Roman" w:cs="Times New Roman"/>
            <w:sz w:val="20"/>
            <w:szCs w:val="20"/>
            <w:lang w:val="en-US"/>
            <w:rPrChange w:id="17788" w:author="Airat Shigapov" w:date="2021-10-29T16:43:00Z">
              <w:rPr>
                <w:rFonts w:ascii="Consolas" w:hAnsi="Consolas" w:cs="Consolas"/>
                <w:color w:val="000000"/>
                <w:sz w:val="19"/>
                <w:szCs w:val="19"/>
              </w:rPr>
            </w:rPrChange>
          </w:rPr>
          <w:t xml:space="preserve"> </w:t>
        </w:r>
      </w:ins>
    </w:p>
    <w:p w14:paraId="0A3AE8F0" w14:textId="77777777" w:rsidR="00CA1CA9" w:rsidRPr="00CA1CA9" w:rsidRDefault="00CA1CA9" w:rsidP="00CA1CA9">
      <w:pPr>
        <w:autoSpaceDE w:val="0"/>
        <w:autoSpaceDN w:val="0"/>
        <w:adjustRightInd w:val="0"/>
        <w:spacing w:after="0" w:line="240" w:lineRule="auto"/>
        <w:rPr>
          <w:ins w:id="17789" w:author="Airat Shigapov" w:date="2021-10-29T16:42:00Z"/>
          <w:rFonts w:ascii="Times New Roman" w:hAnsi="Times New Roman" w:cs="Times New Roman"/>
          <w:sz w:val="20"/>
          <w:szCs w:val="20"/>
          <w:lang w:val="en-US"/>
          <w:rPrChange w:id="17790" w:author="Airat Shigapov" w:date="2021-10-29T16:43:00Z">
            <w:rPr>
              <w:ins w:id="17791" w:author="Airat Shigapov" w:date="2021-10-29T16:42:00Z"/>
              <w:rFonts w:ascii="Consolas" w:hAnsi="Consolas" w:cs="Consolas"/>
              <w:color w:val="000000"/>
              <w:sz w:val="19"/>
              <w:szCs w:val="19"/>
            </w:rPr>
          </w:rPrChange>
        </w:rPr>
      </w:pPr>
      <w:ins w:id="17792" w:author="Airat Shigapov" w:date="2021-10-29T16:42:00Z">
        <w:r w:rsidRPr="00CA1CA9">
          <w:rPr>
            <w:rFonts w:ascii="Times New Roman" w:hAnsi="Times New Roman" w:cs="Times New Roman"/>
            <w:sz w:val="20"/>
            <w:szCs w:val="20"/>
            <w:lang w:val="en-US"/>
            <w:rPrChange w:id="17793" w:author="Airat Shigapov" w:date="2021-10-29T16:43:00Z">
              <w:rPr>
                <w:rFonts w:ascii="Consolas" w:hAnsi="Consolas" w:cs="Consolas"/>
                <w:color w:val="000000"/>
                <w:sz w:val="19"/>
                <w:szCs w:val="19"/>
              </w:rPr>
            </w:rPrChange>
          </w:rPr>
          <w:t xml:space="preserve">                          </w:t>
        </w:r>
        <w:r w:rsidRPr="00CA1CA9">
          <w:rPr>
            <w:rFonts w:ascii="Times New Roman" w:hAnsi="Times New Roman" w:cs="Times New Roman"/>
            <w:sz w:val="20"/>
            <w:szCs w:val="20"/>
            <w:lang w:val="en-US"/>
            <w:rPrChange w:id="17794" w:author="Airat Shigapov" w:date="2021-10-29T16:43:00Z">
              <w:rPr>
                <w:rFonts w:ascii="Consolas" w:hAnsi="Consolas" w:cs="Consolas"/>
                <w:color w:val="FF0000"/>
                <w:sz w:val="19"/>
                <w:szCs w:val="19"/>
              </w:rPr>
            </w:rPrChange>
          </w:rPr>
          <w:t xml:space="preserve"> Margin</w:t>
        </w:r>
        <w:r w:rsidRPr="00CA1CA9">
          <w:rPr>
            <w:rFonts w:ascii="Times New Roman" w:hAnsi="Times New Roman" w:cs="Times New Roman"/>
            <w:sz w:val="20"/>
            <w:szCs w:val="20"/>
            <w:lang w:val="en-US"/>
            <w:rPrChange w:id="17795" w:author="Airat Shigapov" w:date="2021-10-29T16:43:00Z">
              <w:rPr>
                <w:rFonts w:ascii="Consolas" w:hAnsi="Consolas" w:cs="Consolas"/>
                <w:color w:val="0000FF"/>
                <w:sz w:val="19"/>
                <w:szCs w:val="19"/>
              </w:rPr>
            </w:rPrChange>
          </w:rPr>
          <w:t>="0,0,0,0"</w:t>
        </w:r>
      </w:ins>
    </w:p>
    <w:p w14:paraId="1106F630" w14:textId="77777777" w:rsidR="00CA1CA9" w:rsidRPr="00CA1CA9" w:rsidRDefault="00CA1CA9" w:rsidP="00CA1CA9">
      <w:pPr>
        <w:autoSpaceDE w:val="0"/>
        <w:autoSpaceDN w:val="0"/>
        <w:adjustRightInd w:val="0"/>
        <w:spacing w:after="0" w:line="240" w:lineRule="auto"/>
        <w:rPr>
          <w:ins w:id="17796" w:author="Airat Shigapov" w:date="2021-10-29T16:42:00Z"/>
          <w:rFonts w:ascii="Times New Roman" w:hAnsi="Times New Roman" w:cs="Times New Roman"/>
          <w:sz w:val="20"/>
          <w:szCs w:val="20"/>
          <w:lang w:val="en-US"/>
          <w:rPrChange w:id="17797" w:author="Airat Shigapov" w:date="2021-10-29T16:43:00Z">
            <w:rPr>
              <w:ins w:id="17798" w:author="Airat Shigapov" w:date="2021-10-29T16:42:00Z"/>
              <w:rFonts w:ascii="Consolas" w:hAnsi="Consolas" w:cs="Consolas"/>
              <w:color w:val="000000"/>
              <w:sz w:val="19"/>
              <w:szCs w:val="19"/>
            </w:rPr>
          </w:rPrChange>
        </w:rPr>
      </w:pPr>
      <w:ins w:id="17799" w:author="Airat Shigapov" w:date="2021-10-29T16:42:00Z">
        <w:r w:rsidRPr="00CA1CA9">
          <w:rPr>
            <w:rFonts w:ascii="Times New Roman" w:hAnsi="Times New Roman" w:cs="Times New Roman"/>
            <w:sz w:val="20"/>
            <w:szCs w:val="20"/>
            <w:lang w:val="en-US"/>
            <w:rPrChange w:id="17800" w:author="Airat Shigapov" w:date="2021-10-29T16:43:00Z">
              <w:rPr>
                <w:rFonts w:ascii="Consolas" w:hAnsi="Consolas" w:cs="Consolas"/>
                <w:color w:val="000000"/>
                <w:sz w:val="19"/>
                <w:szCs w:val="19"/>
              </w:rPr>
            </w:rPrChange>
          </w:rPr>
          <w:t xml:space="preserve">                          </w:t>
        </w:r>
        <w:r w:rsidRPr="00CA1CA9">
          <w:rPr>
            <w:rFonts w:ascii="Times New Roman" w:hAnsi="Times New Roman" w:cs="Times New Roman"/>
            <w:sz w:val="20"/>
            <w:szCs w:val="20"/>
            <w:lang w:val="en-US"/>
            <w:rPrChange w:id="17801" w:author="Airat Shigapov" w:date="2021-10-29T16:43:00Z">
              <w:rPr>
                <w:rFonts w:ascii="Consolas" w:hAnsi="Consolas" w:cs="Consolas"/>
                <w:color w:val="FF0000"/>
                <w:sz w:val="19"/>
                <w:szCs w:val="19"/>
              </w:rPr>
            </w:rPrChange>
          </w:rPr>
          <w:t xml:space="preserve"> Height</w:t>
        </w:r>
        <w:r w:rsidRPr="00CA1CA9">
          <w:rPr>
            <w:rFonts w:ascii="Times New Roman" w:hAnsi="Times New Roman" w:cs="Times New Roman"/>
            <w:sz w:val="20"/>
            <w:szCs w:val="20"/>
            <w:lang w:val="en-US"/>
            <w:rPrChange w:id="17802" w:author="Airat Shigapov" w:date="2021-10-29T16:43:00Z">
              <w:rPr>
                <w:rFonts w:ascii="Consolas" w:hAnsi="Consolas" w:cs="Consolas"/>
                <w:color w:val="0000FF"/>
                <w:sz w:val="19"/>
                <w:szCs w:val="19"/>
              </w:rPr>
            </w:rPrChange>
          </w:rPr>
          <w:t>="25" /&gt;</w:t>
        </w:r>
      </w:ins>
    </w:p>
    <w:p w14:paraId="531F4F5A" w14:textId="77777777" w:rsidR="00CA1CA9" w:rsidRPr="00CA1CA9" w:rsidRDefault="00CA1CA9" w:rsidP="00CA1CA9">
      <w:pPr>
        <w:autoSpaceDE w:val="0"/>
        <w:autoSpaceDN w:val="0"/>
        <w:adjustRightInd w:val="0"/>
        <w:spacing w:after="0" w:line="240" w:lineRule="auto"/>
        <w:rPr>
          <w:ins w:id="17803" w:author="Airat Shigapov" w:date="2021-10-29T16:42:00Z"/>
          <w:rFonts w:ascii="Times New Roman" w:hAnsi="Times New Roman" w:cs="Times New Roman"/>
          <w:sz w:val="20"/>
          <w:szCs w:val="20"/>
          <w:lang w:val="en-US"/>
          <w:rPrChange w:id="17804" w:author="Airat Shigapov" w:date="2021-10-29T16:43:00Z">
            <w:rPr>
              <w:ins w:id="17805" w:author="Airat Shigapov" w:date="2021-10-29T16:42:00Z"/>
              <w:rFonts w:ascii="Consolas" w:hAnsi="Consolas" w:cs="Consolas"/>
              <w:color w:val="000000"/>
              <w:sz w:val="19"/>
              <w:szCs w:val="19"/>
            </w:rPr>
          </w:rPrChange>
        </w:rPr>
      </w:pPr>
      <w:ins w:id="17806" w:author="Airat Shigapov" w:date="2021-10-29T16:42:00Z">
        <w:r w:rsidRPr="00CA1CA9">
          <w:rPr>
            <w:rFonts w:ascii="Times New Roman" w:hAnsi="Times New Roman" w:cs="Times New Roman"/>
            <w:sz w:val="20"/>
            <w:szCs w:val="20"/>
            <w:lang w:val="en-US"/>
            <w:rPrChange w:id="17807" w:author="Airat Shigapov" w:date="2021-10-29T16:43:00Z">
              <w:rPr>
                <w:rFonts w:ascii="Consolas" w:hAnsi="Consolas" w:cs="Consolas"/>
                <w:color w:val="000000"/>
                <w:sz w:val="19"/>
                <w:szCs w:val="19"/>
              </w:rPr>
            </w:rPrChange>
          </w:rPr>
          <w:t xml:space="preserve">                    </w:t>
        </w:r>
        <w:r w:rsidRPr="00CA1CA9">
          <w:rPr>
            <w:rFonts w:ascii="Times New Roman" w:hAnsi="Times New Roman" w:cs="Times New Roman"/>
            <w:sz w:val="20"/>
            <w:szCs w:val="20"/>
            <w:lang w:val="en-US"/>
            <w:rPrChange w:id="17808" w:author="Airat Shigapov" w:date="2021-10-29T16:43:00Z">
              <w:rPr>
                <w:rFonts w:ascii="Consolas" w:hAnsi="Consolas" w:cs="Consolas"/>
                <w:color w:val="0000FF"/>
                <w:sz w:val="19"/>
                <w:szCs w:val="19"/>
              </w:rPr>
            </w:rPrChange>
          </w:rPr>
          <w:t>&lt;</w:t>
        </w:r>
        <w:proofErr w:type="spellStart"/>
        <w:r w:rsidRPr="00CA1CA9">
          <w:rPr>
            <w:rFonts w:ascii="Times New Roman" w:hAnsi="Times New Roman" w:cs="Times New Roman"/>
            <w:sz w:val="20"/>
            <w:szCs w:val="20"/>
            <w:lang w:val="en-US"/>
            <w:rPrChange w:id="17809" w:author="Airat Shigapov" w:date="2021-10-29T16:43:00Z">
              <w:rPr>
                <w:rFonts w:ascii="Consolas" w:hAnsi="Consolas" w:cs="Consolas"/>
                <w:color w:val="A31515"/>
                <w:sz w:val="19"/>
                <w:szCs w:val="19"/>
              </w:rPr>
            </w:rPrChange>
          </w:rPr>
          <w:t>TextBlock</w:t>
        </w:r>
        <w:proofErr w:type="spellEnd"/>
        <w:r w:rsidRPr="00CA1CA9">
          <w:rPr>
            <w:rFonts w:ascii="Times New Roman" w:hAnsi="Times New Roman" w:cs="Times New Roman"/>
            <w:sz w:val="20"/>
            <w:szCs w:val="20"/>
            <w:lang w:val="en-US"/>
            <w:rPrChange w:id="17810" w:author="Airat Shigapov" w:date="2021-10-29T16:43:00Z">
              <w:rPr>
                <w:rFonts w:ascii="Consolas" w:hAnsi="Consolas" w:cs="Consolas"/>
                <w:color w:val="FF0000"/>
                <w:sz w:val="19"/>
                <w:szCs w:val="19"/>
              </w:rPr>
            </w:rPrChange>
          </w:rPr>
          <w:t xml:space="preserve"> Foreground</w:t>
        </w:r>
        <w:r w:rsidRPr="00CA1CA9">
          <w:rPr>
            <w:rFonts w:ascii="Times New Roman" w:hAnsi="Times New Roman" w:cs="Times New Roman"/>
            <w:sz w:val="20"/>
            <w:szCs w:val="20"/>
            <w:lang w:val="en-US"/>
            <w:rPrChange w:id="17811" w:author="Airat Shigapov" w:date="2021-10-29T16:43:00Z">
              <w:rPr>
                <w:rFonts w:ascii="Consolas" w:hAnsi="Consolas" w:cs="Consolas"/>
                <w:color w:val="0000FF"/>
                <w:sz w:val="19"/>
                <w:szCs w:val="19"/>
              </w:rPr>
            </w:rPrChange>
          </w:rPr>
          <w:t>="White"</w:t>
        </w:r>
      </w:ins>
    </w:p>
    <w:p w14:paraId="73340735" w14:textId="77777777" w:rsidR="00CA1CA9" w:rsidRPr="00CA1CA9" w:rsidRDefault="00CA1CA9" w:rsidP="00CA1CA9">
      <w:pPr>
        <w:autoSpaceDE w:val="0"/>
        <w:autoSpaceDN w:val="0"/>
        <w:adjustRightInd w:val="0"/>
        <w:spacing w:after="0" w:line="240" w:lineRule="auto"/>
        <w:rPr>
          <w:ins w:id="17812" w:author="Airat Shigapov" w:date="2021-10-29T16:42:00Z"/>
          <w:rFonts w:ascii="Times New Roman" w:hAnsi="Times New Roman" w:cs="Times New Roman"/>
          <w:sz w:val="20"/>
          <w:szCs w:val="20"/>
          <w:lang w:val="en-US"/>
          <w:rPrChange w:id="17813" w:author="Airat Shigapov" w:date="2021-10-29T16:43:00Z">
            <w:rPr>
              <w:ins w:id="17814" w:author="Airat Shigapov" w:date="2021-10-29T16:42:00Z"/>
              <w:rFonts w:ascii="Consolas" w:hAnsi="Consolas" w:cs="Consolas"/>
              <w:color w:val="000000"/>
              <w:sz w:val="19"/>
              <w:szCs w:val="19"/>
            </w:rPr>
          </w:rPrChange>
        </w:rPr>
      </w:pPr>
      <w:ins w:id="17815" w:author="Airat Shigapov" w:date="2021-10-29T16:42:00Z">
        <w:r w:rsidRPr="00CA1CA9">
          <w:rPr>
            <w:rFonts w:ascii="Times New Roman" w:hAnsi="Times New Roman" w:cs="Times New Roman"/>
            <w:sz w:val="20"/>
            <w:szCs w:val="20"/>
            <w:lang w:val="en-US"/>
            <w:rPrChange w:id="17816" w:author="Airat Shigapov" w:date="2021-10-29T16:43:00Z">
              <w:rPr>
                <w:rFonts w:ascii="Consolas" w:hAnsi="Consolas" w:cs="Consolas"/>
                <w:color w:val="000000"/>
                <w:sz w:val="19"/>
                <w:szCs w:val="19"/>
              </w:rPr>
            </w:rPrChange>
          </w:rPr>
          <w:t xml:space="preserve">                              </w:t>
        </w:r>
        <w:r w:rsidRPr="00CA1CA9">
          <w:rPr>
            <w:rFonts w:ascii="Times New Roman" w:hAnsi="Times New Roman" w:cs="Times New Roman"/>
            <w:sz w:val="20"/>
            <w:szCs w:val="20"/>
            <w:lang w:val="en-US"/>
            <w:rPrChange w:id="17817" w:author="Airat Shigapov" w:date="2021-10-29T16:43:00Z">
              <w:rPr>
                <w:rFonts w:ascii="Consolas" w:hAnsi="Consolas" w:cs="Consolas"/>
                <w:color w:val="FF0000"/>
                <w:sz w:val="19"/>
                <w:szCs w:val="19"/>
              </w:rPr>
            </w:rPrChange>
          </w:rPr>
          <w:t xml:space="preserve"> </w:t>
        </w:r>
        <w:proofErr w:type="spellStart"/>
        <w:r w:rsidRPr="00CA1CA9">
          <w:rPr>
            <w:rFonts w:ascii="Times New Roman" w:hAnsi="Times New Roman" w:cs="Times New Roman"/>
            <w:sz w:val="20"/>
            <w:szCs w:val="20"/>
            <w:lang w:val="en-US"/>
            <w:rPrChange w:id="17818" w:author="Airat Shigapov" w:date="2021-10-29T16:43:00Z">
              <w:rPr>
                <w:rFonts w:ascii="Consolas" w:hAnsi="Consolas" w:cs="Consolas"/>
                <w:color w:val="FF0000"/>
                <w:sz w:val="19"/>
                <w:szCs w:val="19"/>
              </w:rPr>
            </w:rPrChange>
          </w:rPr>
          <w:t>FontSize</w:t>
        </w:r>
        <w:proofErr w:type="spellEnd"/>
        <w:r w:rsidRPr="00CA1CA9">
          <w:rPr>
            <w:rFonts w:ascii="Times New Roman" w:hAnsi="Times New Roman" w:cs="Times New Roman"/>
            <w:sz w:val="20"/>
            <w:szCs w:val="20"/>
            <w:lang w:val="en-US"/>
            <w:rPrChange w:id="17819" w:author="Airat Shigapov" w:date="2021-10-29T16:43:00Z">
              <w:rPr>
                <w:rFonts w:ascii="Consolas" w:hAnsi="Consolas" w:cs="Consolas"/>
                <w:color w:val="0000FF"/>
                <w:sz w:val="19"/>
                <w:szCs w:val="19"/>
              </w:rPr>
            </w:rPrChange>
          </w:rPr>
          <w:t>="15.5"</w:t>
        </w:r>
      </w:ins>
    </w:p>
    <w:p w14:paraId="2E058274" w14:textId="77777777" w:rsidR="00CA1CA9" w:rsidRPr="00CA1CA9" w:rsidRDefault="00CA1CA9" w:rsidP="00CA1CA9">
      <w:pPr>
        <w:autoSpaceDE w:val="0"/>
        <w:autoSpaceDN w:val="0"/>
        <w:adjustRightInd w:val="0"/>
        <w:spacing w:after="0" w:line="240" w:lineRule="auto"/>
        <w:rPr>
          <w:ins w:id="17820" w:author="Airat Shigapov" w:date="2021-10-29T16:42:00Z"/>
          <w:rFonts w:ascii="Times New Roman" w:hAnsi="Times New Roman" w:cs="Times New Roman"/>
          <w:sz w:val="20"/>
          <w:szCs w:val="20"/>
          <w:lang w:val="en-US"/>
          <w:rPrChange w:id="17821" w:author="Airat Shigapov" w:date="2021-10-29T16:43:00Z">
            <w:rPr>
              <w:ins w:id="17822" w:author="Airat Shigapov" w:date="2021-10-29T16:42:00Z"/>
              <w:rFonts w:ascii="Consolas" w:hAnsi="Consolas" w:cs="Consolas"/>
              <w:color w:val="000000"/>
              <w:sz w:val="19"/>
              <w:szCs w:val="19"/>
            </w:rPr>
          </w:rPrChange>
        </w:rPr>
      </w:pPr>
      <w:ins w:id="17823" w:author="Airat Shigapov" w:date="2021-10-29T16:42:00Z">
        <w:r w:rsidRPr="00CA1CA9">
          <w:rPr>
            <w:rFonts w:ascii="Times New Roman" w:hAnsi="Times New Roman" w:cs="Times New Roman"/>
            <w:sz w:val="20"/>
            <w:szCs w:val="20"/>
            <w:lang w:val="en-US"/>
            <w:rPrChange w:id="17824" w:author="Airat Shigapov" w:date="2021-10-29T16:43:00Z">
              <w:rPr>
                <w:rFonts w:ascii="Consolas" w:hAnsi="Consolas" w:cs="Consolas"/>
                <w:color w:val="000000"/>
                <w:sz w:val="19"/>
                <w:szCs w:val="19"/>
              </w:rPr>
            </w:rPrChange>
          </w:rPr>
          <w:t xml:space="preserve">                          </w:t>
        </w:r>
        <w:r w:rsidRPr="00CA1CA9">
          <w:rPr>
            <w:rFonts w:ascii="Times New Roman" w:hAnsi="Times New Roman" w:cs="Times New Roman"/>
            <w:sz w:val="20"/>
            <w:szCs w:val="20"/>
            <w:lang w:val="en-US"/>
            <w:rPrChange w:id="17825" w:author="Airat Shigapov" w:date="2021-10-29T16:43:00Z">
              <w:rPr>
                <w:rFonts w:ascii="Consolas" w:hAnsi="Consolas" w:cs="Consolas"/>
                <w:color w:val="FF0000"/>
                <w:sz w:val="19"/>
                <w:szCs w:val="19"/>
              </w:rPr>
            </w:rPrChange>
          </w:rPr>
          <w:t xml:space="preserve"> </w:t>
        </w:r>
        <w:proofErr w:type="spellStart"/>
        <w:r w:rsidRPr="00CA1CA9">
          <w:rPr>
            <w:rFonts w:ascii="Times New Roman" w:hAnsi="Times New Roman" w:cs="Times New Roman"/>
            <w:sz w:val="20"/>
            <w:szCs w:val="20"/>
            <w:lang w:val="en-US"/>
            <w:rPrChange w:id="17826" w:author="Airat Shigapov" w:date="2021-10-29T16:43:00Z">
              <w:rPr>
                <w:rFonts w:ascii="Consolas" w:hAnsi="Consolas" w:cs="Consolas"/>
                <w:color w:val="FF0000"/>
                <w:sz w:val="19"/>
                <w:szCs w:val="19"/>
              </w:rPr>
            </w:rPrChange>
          </w:rPr>
          <w:t>VerticalAlignment</w:t>
        </w:r>
        <w:proofErr w:type="spellEnd"/>
        <w:r w:rsidRPr="00CA1CA9">
          <w:rPr>
            <w:rFonts w:ascii="Times New Roman" w:hAnsi="Times New Roman" w:cs="Times New Roman"/>
            <w:sz w:val="20"/>
            <w:szCs w:val="20"/>
            <w:lang w:val="en-US"/>
            <w:rPrChange w:id="17827" w:author="Airat Shigapov" w:date="2021-10-29T16:43:00Z">
              <w:rPr>
                <w:rFonts w:ascii="Consolas" w:hAnsi="Consolas" w:cs="Consolas"/>
                <w:color w:val="0000FF"/>
                <w:sz w:val="19"/>
                <w:szCs w:val="19"/>
              </w:rPr>
            </w:rPrChange>
          </w:rPr>
          <w:t>="Center"</w:t>
        </w:r>
      </w:ins>
    </w:p>
    <w:p w14:paraId="246A5BE8" w14:textId="77777777" w:rsidR="00CA1CA9" w:rsidRPr="00CA1CA9" w:rsidRDefault="00CA1CA9" w:rsidP="00CA1CA9">
      <w:pPr>
        <w:autoSpaceDE w:val="0"/>
        <w:autoSpaceDN w:val="0"/>
        <w:adjustRightInd w:val="0"/>
        <w:spacing w:after="0" w:line="240" w:lineRule="auto"/>
        <w:rPr>
          <w:ins w:id="17828" w:author="Airat Shigapov" w:date="2021-10-29T16:42:00Z"/>
          <w:rFonts w:ascii="Times New Roman" w:hAnsi="Times New Roman" w:cs="Times New Roman"/>
          <w:sz w:val="20"/>
          <w:szCs w:val="20"/>
          <w:lang w:val="en-US"/>
          <w:rPrChange w:id="17829" w:author="Airat Shigapov" w:date="2021-10-29T16:43:00Z">
            <w:rPr>
              <w:ins w:id="17830" w:author="Airat Shigapov" w:date="2021-10-29T16:42:00Z"/>
              <w:rFonts w:ascii="Consolas" w:hAnsi="Consolas" w:cs="Consolas"/>
              <w:color w:val="000000"/>
              <w:sz w:val="19"/>
              <w:szCs w:val="19"/>
            </w:rPr>
          </w:rPrChange>
        </w:rPr>
      </w:pPr>
      <w:ins w:id="17831" w:author="Airat Shigapov" w:date="2021-10-29T16:42:00Z">
        <w:r w:rsidRPr="00CA1CA9">
          <w:rPr>
            <w:rFonts w:ascii="Times New Roman" w:hAnsi="Times New Roman" w:cs="Times New Roman"/>
            <w:sz w:val="20"/>
            <w:szCs w:val="20"/>
            <w:lang w:val="en-US"/>
            <w:rPrChange w:id="17832" w:author="Airat Shigapov" w:date="2021-10-29T16:43:00Z">
              <w:rPr>
                <w:rFonts w:ascii="Consolas" w:hAnsi="Consolas" w:cs="Consolas"/>
                <w:color w:val="000000"/>
                <w:sz w:val="19"/>
                <w:szCs w:val="19"/>
              </w:rPr>
            </w:rPrChange>
          </w:rPr>
          <w:t xml:space="preserve">                              </w:t>
        </w:r>
        <w:r w:rsidRPr="00CA1CA9">
          <w:rPr>
            <w:rFonts w:ascii="Times New Roman" w:hAnsi="Times New Roman" w:cs="Times New Roman"/>
            <w:sz w:val="20"/>
            <w:szCs w:val="20"/>
            <w:lang w:val="en-US"/>
            <w:rPrChange w:id="17833" w:author="Airat Shigapov" w:date="2021-10-29T16:43:00Z">
              <w:rPr>
                <w:rFonts w:ascii="Consolas" w:hAnsi="Consolas" w:cs="Consolas"/>
                <w:color w:val="FF0000"/>
                <w:sz w:val="19"/>
                <w:szCs w:val="19"/>
              </w:rPr>
            </w:rPrChange>
          </w:rPr>
          <w:t xml:space="preserve"> Margin</w:t>
        </w:r>
        <w:r w:rsidRPr="00CA1CA9">
          <w:rPr>
            <w:rFonts w:ascii="Times New Roman" w:hAnsi="Times New Roman" w:cs="Times New Roman"/>
            <w:sz w:val="20"/>
            <w:szCs w:val="20"/>
            <w:lang w:val="en-US"/>
            <w:rPrChange w:id="17834" w:author="Airat Shigapov" w:date="2021-10-29T16:43:00Z">
              <w:rPr>
                <w:rFonts w:ascii="Consolas" w:hAnsi="Consolas" w:cs="Consolas"/>
                <w:color w:val="0000FF"/>
                <w:sz w:val="19"/>
                <w:szCs w:val="19"/>
              </w:rPr>
            </w:rPrChange>
          </w:rPr>
          <w:t>="15,0,0,2"</w:t>
        </w:r>
      </w:ins>
    </w:p>
    <w:p w14:paraId="1F549CDD" w14:textId="77777777" w:rsidR="00CA1CA9" w:rsidRPr="00CA1CA9" w:rsidRDefault="00CA1CA9" w:rsidP="00CA1CA9">
      <w:pPr>
        <w:autoSpaceDE w:val="0"/>
        <w:autoSpaceDN w:val="0"/>
        <w:adjustRightInd w:val="0"/>
        <w:spacing w:after="0" w:line="240" w:lineRule="auto"/>
        <w:rPr>
          <w:ins w:id="17835" w:author="Airat Shigapov" w:date="2021-10-29T16:42:00Z"/>
          <w:rFonts w:ascii="Times New Roman" w:hAnsi="Times New Roman" w:cs="Times New Roman"/>
          <w:sz w:val="20"/>
          <w:szCs w:val="20"/>
          <w:lang w:val="en-US"/>
          <w:rPrChange w:id="17836" w:author="Airat Shigapov" w:date="2021-10-29T16:43:00Z">
            <w:rPr>
              <w:ins w:id="17837" w:author="Airat Shigapov" w:date="2021-10-29T16:42:00Z"/>
              <w:rFonts w:ascii="Consolas" w:hAnsi="Consolas" w:cs="Consolas"/>
              <w:color w:val="000000"/>
              <w:sz w:val="19"/>
              <w:szCs w:val="19"/>
            </w:rPr>
          </w:rPrChange>
        </w:rPr>
      </w:pPr>
      <w:ins w:id="17838" w:author="Airat Shigapov" w:date="2021-10-29T16:42:00Z">
        <w:r w:rsidRPr="00CA1CA9">
          <w:rPr>
            <w:rFonts w:ascii="Times New Roman" w:hAnsi="Times New Roman" w:cs="Times New Roman"/>
            <w:sz w:val="20"/>
            <w:szCs w:val="20"/>
            <w:lang w:val="en-US"/>
            <w:rPrChange w:id="17839" w:author="Airat Shigapov" w:date="2021-10-29T16:43:00Z">
              <w:rPr>
                <w:rFonts w:ascii="Consolas" w:hAnsi="Consolas" w:cs="Consolas"/>
                <w:color w:val="000000"/>
                <w:sz w:val="19"/>
                <w:szCs w:val="19"/>
              </w:rPr>
            </w:rPrChange>
          </w:rPr>
          <w:t xml:space="preserve">                              </w:t>
        </w:r>
        <w:r w:rsidRPr="00CA1CA9">
          <w:rPr>
            <w:rFonts w:ascii="Times New Roman" w:hAnsi="Times New Roman" w:cs="Times New Roman"/>
            <w:sz w:val="20"/>
            <w:szCs w:val="20"/>
            <w:lang w:val="en-US"/>
            <w:rPrChange w:id="17840" w:author="Airat Shigapov" w:date="2021-10-29T16:43:00Z">
              <w:rPr>
                <w:rFonts w:ascii="Consolas" w:hAnsi="Consolas" w:cs="Consolas"/>
                <w:color w:val="FF0000"/>
                <w:sz w:val="19"/>
                <w:szCs w:val="19"/>
              </w:rPr>
            </w:rPrChange>
          </w:rPr>
          <w:t xml:space="preserve"> Text</w:t>
        </w:r>
        <w:r w:rsidRPr="00CA1CA9">
          <w:rPr>
            <w:rFonts w:ascii="Times New Roman" w:hAnsi="Times New Roman" w:cs="Times New Roman"/>
            <w:sz w:val="20"/>
            <w:szCs w:val="20"/>
            <w:lang w:val="en-US"/>
            <w:rPrChange w:id="17841" w:author="Airat Shigapov" w:date="2021-10-29T16:43:00Z">
              <w:rPr>
                <w:rFonts w:ascii="Consolas" w:hAnsi="Consolas" w:cs="Consolas"/>
                <w:color w:val="0000FF"/>
                <w:sz w:val="19"/>
                <w:szCs w:val="19"/>
              </w:rPr>
            </w:rPrChange>
          </w:rPr>
          <w:t>="</w:t>
        </w:r>
        <w:r w:rsidRPr="00CA1CA9">
          <w:rPr>
            <w:rFonts w:ascii="Times New Roman" w:hAnsi="Times New Roman" w:cs="Times New Roman"/>
            <w:sz w:val="20"/>
            <w:szCs w:val="20"/>
            <w:rPrChange w:id="17842" w:author="Airat Shigapov" w:date="2021-10-29T16:43:00Z">
              <w:rPr>
                <w:rFonts w:ascii="Consolas" w:hAnsi="Consolas" w:cs="Consolas"/>
                <w:color w:val="0000FF"/>
                <w:sz w:val="19"/>
                <w:szCs w:val="19"/>
              </w:rPr>
            </w:rPrChange>
          </w:rPr>
          <w:t>Каталог</w:t>
        </w:r>
        <w:r w:rsidRPr="00CA1CA9">
          <w:rPr>
            <w:rFonts w:ascii="Times New Roman" w:hAnsi="Times New Roman" w:cs="Times New Roman"/>
            <w:sz w:val="20"/>
            <w:szCs w:val="20"/>
            <w:lang w:val="en-US"/>
            <w:rPrChange w:id="17843" w:author="Airat Shigapov" w:date="2021-10-29T16:43:00Z">
              <w:rPr>
                <w:rFonts w:ascii="Consolas" w:hAnsi="Consolas" w:cs="Consolas"/>
                <w:color w:val="0000FF"/>
                <w:sz w:val="19"/>
                <w:szCs w:val="19"/>
              </w:rPr>
            </w:rPrChange>
          </w:rPr>
          <w:t xml:space="preserve"> </w:t>
        </w:r>
        <w:r w:rsidRPr="00CA1CA9">
          <w:rPr>
            <w:rFonts w:ascii="Times New Roman" w:hAnsi="Times New Roman" w:cs="Times New Roman"/>
            <w:sz w:val="20"/>
            <w:szCs w:val="20"/>
            <w:rPrChange w:id="17844" w:author="Airat Shigapov" w:date="2021-10-29T16:43:00Z">
              <w:rPr>
                <w:rFonts w:ascii="Consolas" w:hAnsi="Consolas" w:cs="Consolas"/>
                <w:color w:val="0000FF"/>
                <w:sz w:val="19"/>
                <w:szCs w:val="19"/>
              </w:rPr>
            </w:rPrChange>
          </w:rPr>
          <w:t>товаров</w:t>
        </w:r>
        <w:r w:rsidRPr="00CA1CA9">
          <w:rPr>
            <w:rFonts w:ascii="Times New Roman" w:hAnsi="Times New Roman" w:cs="Times New Roman"/>
            <w:sz w:val="20"/>
            <w:szCs w:val="20"/>
            <w:lang w:val="en-US"/>
            <w:rPrChange w:id="17845" w:author="Airat Shigapov" w:date="2021-10-29T16:43:00Z">
              <w:rPr>
                <w:rFonts w:ascii="Consolas" w:hAnsi="Consolas" w:cs="Consolas"/>
                <w:color w:val="0000FF"/>
                <w:sz w:val="19"/>
                <w:szCs w:val="19"/>
              </w:rPr>
            </w:rPrChange>
          </w:rPr>
          <w:t>"/&gt;</w:t>
        </w:r>
      </w:ins>
    </w:p>
    <w:p w14:paraId="0C128C00" w14:textId="77777777" w:rsidR="00CA1CA9" w:rsidRPr="00CA1CA9" w:rsidRDefault="00CA1CA9" w:rsidP="00CA1CA9">
      <w:pPr>
        <w:autoSpaceDE w:val="0"/>
        <w:autoSpaceDN w:val="0"/>
        <w:adjustRightInd w:val="0"/>
        <w:spacing w:after="0" w:line="240" w:lineRule="auto"/>
        <w:rPr>
          <w:ins w:id="17846" w:author="Airat Shigapov" w:date="2021-10-29T16:42:00Z"/>
          <w:rFonts w:ascii="Times New Roman" w:hAnsi="Times New Roman" w:cs="Times New Roman"/>
          <w:sz w:val="20"/>
          <w:szCs w:val="20"/>
          <w:lang w:val="en-US"/>
          <w:rPrChange w:id="17847" w:author="Airat Shigapov" w:date="2021-10-29T16:43:00Z">
            <w:rPr>
              <w:ins w:id="17848" w:author="Airat Shigapov" w:date="2021-10-29T16:42:00Z"/>
              <w:rFonts w:ascii="Consolas" w:hAnsi="Consolas" w:cs="Consolas"/>
              <w:color w:val="000000"/>
              <w:sz w:val="19"/>
              <w:szCs w:val="19"/>
            </w:rPr>
          </w:rPrChange>
        </w:rPr>
      </w:pPr>
      <w:ins w:id="17849" w:author="Airat Shigapov" w:date="2021-10-29T16:42:00Z">
        <w:r w:rsidRPr="00CA1CA9">
          <w:rPr>
            <w:rFonts w:ascii="Times New Roman" w:hAnsi="Times New Roman" w:cs="Times New Roman"/>
            <w:sz w:val="20"/>
            <w:szCs w:val="20"/>
            <w:lang w:val="en-US"/>
            <w:rPrChange w:id="17850" w:author="Airat Shigapov" w:date="2021-10-29T16:43:00Z">
              <w:rPr>
                <w:rFonts w:ascii="Consolas" w:hAnsi="Consolas" w:cs="Consolas"/>
                <w:color w:val="000000"/>
                <w:sz w:val="19"/>
                <w:szCs w:val="19"/>
              </w:rPr>
            </w:rPrChange>
          </w:rPr>
          <w:t xml:space="preserve">                </w:t>
        </w:r>
        <w:r w:rsidRPr="00CA1CA9">
          <w:rPr>
            <w:rFonts w:ascii="Times New Roman" w:hAnsi="Times New Roman" w:cs="Times New Roman"/>
            <w:sz w:val="20"/>
            <w:szCs w:val="20"/>
            <w:lang w:val="en-US"/>
            <w:rPrChange w:id="17851" w:author="Airat Shigapov" w:date="2021-10-29T16:43:00Z">
              <w:rPr>
                <w:rFonts w:ascii="Consolas" w:hAnsi="Consolas" w:cs="Consolas"/>
                <w:color w:val="0000FF"/>
                <w:sz w:val="19"/>
                <w:szCs w:val="19"/>
              </w:rPr>
            </w:rPrChange>
          </w:rPr>
          <w:t>&lt;/</w:t>
        </w:r>
        <w:proofErr w:type="spellStart"/>
        <w:r w:rsidRPr="00CA1CA9">
          <w:rPr>
            <w:rFonts w:ascii="Times New Roman" w:hAnsi="Times New Roman" w:cs="Times New Roman"/>
            <w:sz w:val="20"/>
            <w:szCs w:val="20"/>
            <w:lang w:val="en-US"/>
            <w:rPrChange w:id="17852" w:author="Airat Shigapov" w:date="2021-10-29T16:43:00Z">
              <w:rPr>
                <w:rFonts w:ascii="Consolas" w:hAnsi="Consolas" w:cs="Consolas"/>
                <w:color w:val="A31515"/>
                <w:sz w:val="19"/>
                <w:szCs w:val="19"/>
              </w:rPr>
            </w:rPrChange>
          </w:rPr>
          <w:t>StackPanel</w:t>
        </w:r>
        <w:proofErr w:type="spellEnd"/>
        <w:r w:rsidRPr="00CA1CA9">
          <w:rPr>
            <w:rFonts w:ascii="Times New Roman" w:hAnsi="Times New Roman" w:cs="Times New Roman"/>
            <w:sz w:val="20"/>
            <w:szCs w:val="20"/>
            <w:lang w:val="en-US"/>
            <w:rPrChange w:id="17853" w:author="Airat Shigapov" w:date="2021-10-29T16:43:00Z">
              <w:rPr>
                <w:rFonts w:ascii="Consolas" w:hAnsi="Consolas" w:cs="Consolas"/>
                <w:color w:val="0000FF"/>
                <w:sz w:val="19"/>
                <w:szCs w:val="19"/>
              </w:rPr>
            </w:rPrChange>
          </w:rPr>
          <w:t>&gt;</w:t>
        </w:r>
      </w:ins>
    </w:p>
    <w:p w14:paraId="3E919AF1" w14:textId="77777777" w:rsidR="00CA1CA9" w:rsidRPr="00CA1CA9" w:rsidRDefault="00CA1CA9" w:rsidP="00CA1CA9">
      <w:pPr>
        <w:autoSpaceDE w:val="0"/>
        <w:autoSpaceDN w:val="0"/>
        <w:adjustRightInd w:val="0"/>
        <w:spacing w:after="0" w:line="240" w:lineRule="auto"/>
        <w:rPr>
          <w:ins w:id="17854" w:author="Airat Shigapov" w:date="2021-10-29T16:42:00Z"/>
          <w:rFonts w:ascii="Times New Roman" w:hAnsi="Times New Roman" w:cs="Times New Roman"/>
          <w:sz w:val="20"/>
          <w:szCs w:val="20"/>
          <w:lang w:val="en-US"/>
          <w:rPrChange w:id="17855" w:author="Airat Shigapov" w:date="2021-10-29T16:43:00Z">
            <w:rPr>
              <w:ins w:id="17856" w:author="Airat Shigapov" w:date="2021-10-29T16:42:00Z"/>
              <w:rFonts w:ascii="Consolas" w:hAnsi="Consolas" w:cs="Consolas"/>
              <w:color w:val="000000"/>
              <w:sz w:val="19"/>
              <w:szCs w:val="19"/>
            </w:rPr>
          </w:rPrChange>
        </w:rPr>
      </w:pPr>
      <w:ins w:id="17857" w:author="Airat Shigapov" w:date="2021-10-29T16:42:00Z">
        <w:r w:rsidRPr="00CA1CA9">
          <w:rPr>
            <w:rFonts w:ascii="Times New Roman" w:hAnsi="Times New Roman" w:cs="Times New Roman"/>
            <w:sz w:val="20"/>
            <w:szCs w:val="20"/>
            <w:lang w:val="en-US"/>
            <w:rPrChange w:id="17858" w:author="Airat Shigapov" w:date="2021-10-29T16:43:00Z">
              <w:rPr>
                <w:rFonts w:ascii="Consolas" w:hAnsi="Consolas" w:cs="Consolas"/>
                <w:color w:val="000000"/>
                <w:sz w:val="19"/>
                <w:szCs w:val="19"/>
              </w:rPr>
            </w:rPrChange>
          </w:rPr>
          <w:t xml:space="preserve">            </w:t>
        </w:r>
        <w:r w:rsidRPr="00CA1CA9">
          <w:rPr>
            <w:rFonts w:ascii="Times New Roman" w:hAnsi="Times New Roman" w:cs="Times New Roman"/>
            <w:sz w:val="20"/>
            <w:szCs w:val="20"/>
            <w:lang w:val="en-US"/>
            <w:rPrChange w:id="17859" w:author="Airat Shigapov" w:date="2021-10-29T16:43:00Z">
              <w:rPr>
                <w:rFonts w:ascii="Consolas" w:hAnsi="Consolas" w:cs="Consolas"/>
                <w:color w:val="0000FF"/>
                <w:sz w:val="19"/>
                <w:szCs w:val="19"/>
              </w:rPr>
            </w:rPrChange>
          </w:rPr>
          <w:t>&lt;/</w:t>
        </w:r>
        <w:r w:rsidRPr="00CA1CA9">
          <w:rPr>
            <w:rFonts w:ascii="Times New Roman" w:hAnsi="Times New Roman" w:cs="Times New Roman"/>
            <w:sz w:val="20"/>
            <w:szCs w:val="20"/>
            <w:lang w:val="en-US"/>
            <w:rPrChange w:id="17860" w:author="Airat Shigapov" w:date="2021-10-29T16:43:00Z">
              <w:rPr>
                <w:rFonts w:ascii="Consolas" w:hAnsi="Consolas" w:cs="Consolas"/>
                <w:color w:val="A31515"/>
                <w:sz w:val="19"/>
                <w:szCs w:val="19"/>
              </w:rPr>
            </w:rPrChange>
          </w:rPr>
          <w:t>Border</w:t>
        </w:r>
        <w:r w:rsidRPr="00CA1CA9">
          <w:rPr>
            <w:rFonts w:ascii="Times New Roman" w:hAnsi="Times New Roman" w:cs="Times New Roman"/>
            <w:sz w:val="20"/>
            <w:szCs w:val="20"/>
            <w:lang w:val="en-US"/>
            <w:rPrChange w:id="17861" w:author="Airat Shigapov" w:date="2021-10-29T16:43:00Z">
              <w:rPr>
                <w:rFonts w:ascii="Consolas" w:hAnsi="Consolas" w:cs="Consolas"/>
                <w:color w:val="0000FF"/>
                <w:sz w:val="19"/>
                <w:szCs w:val="19"/>
              </w:rPr>
            </w:rPrChange>
          </w:rPr>
          <w:t>&gt;</w:t>
        </w:r>
      </w:ins>
    </w:p>
    <w:p w14:paraId="72F1D934" w14:textId="77777777" w:rsidR="00CA1CA9" w:rsidRPr="00CA1CA9" w:rsidRDefault="00CA1CA9" w:rsidP="00CA1CA9">
      <w:pPr>
        <w:autoSpaceDE w:val="0"/>
        <w:autoSpaceDN w:val="0"/>
        <w:adjustRightInd w:val="0"/>
        <w:spacing w:after="0" w:line="240" w:lineRule="auto"/>
        <w:rPr>
          <w:ins w:id="17862" w:author="Airat Shigapov" w:date="2021-10-29T16:42:00Z"/>
          <w:rFonts w:ascii="Times New Roman" w:hAnsi="Times New Roman" w:cs="Times New Roman"/>
          <w:sz w:val="20"/>
          <w:szCs w:val="20"/>
          <w:lang w:val="en-US"/>
          <w:rPrChange w:id="17863" w:author="Airat Shigapov" w:date="2021-10-29T16:43:00Z">
            <w:rPr>
              <w:ins w:id="17864" w:author="Airat Shigapov" w:date="2021-10-29T16:42:00Z"/>
              <w:rFonts w:ascii="Consolas" w:hAnsi="Consolas" w:cs="Consolas"/>
              <w:color w:val="000000"/>
              <w:sz w:val="19"/>
              <w:szCs w:val="19"/>
            </w:rPr>
          </w:rPrChange>
        </w:rPr>
      </w:pPr>
    </w:p>
    <w:p w14:paraId="43268EEF" w14:textId="77777777" w:rsidR="00CA1CA9" w:rsidRPr="00CA1CA9" w:rsidRDefault="00CA1CA9" w:rsidP="00CA1CA9">
      <w:pPr>
        <w:autoSpaceDE w:val="0"/>
        <w:autoSpaceDN w:val="0"/>
        <w:adjustRightInd w:val="0"/>
        <w:spacing w:after="0" w:line="240" w:lineRule="auto"/>
        <w:rPr>
          <w:ins w:id="17865" w:author="Airat Shigapov" w:date="2021-10-29T16:42:00Z"/>
          <w:rFonts w:ascii="Times New Roman" w:hAnsi="Times New Roman" w:cs="Times New Roman"/>
          <w:sz w:val="20"/>
          <w:szCs w:val="20"/>
          <w:lang w:val="en-US"/>
          <w:rPrChange w:id="17866" w:author="Airat Shigapov" w:date="2021-10-29T16:43:00Z">
            <w:rPr>
              <w:ins w:id="17867" w:author="Airat Shigapov" w:date="2021-10-29T16:42:00Z"/>
              <w:rFonts w:ascii="Consolas" w:hAnsi="Consolas" w:cs="Consolas"/>
              <w:color w:val="000000"/>
              <w:sz w:val="19"/>
              <w:szCs w:val="19"/>
            </w:rPr>
          </w:rPrChange>
        </w:rPr>
      </w:pPr>
      <w:ins w:id="17868" w:author="Airat Shigapov" w:date="2021-10-29T16:42:00Z">
        <w:r w:rsidRPr="00CA1CA9">
          <w:rPr>
            <w:rFonts w:ascii="Times New Roman" w:hAnsi="Times New Roman" w:cs="Times New Roman"/>
            <w:sz w:val="20"/>
            <w:szCs w:val="20"/>
            <w:lang w:val="en-US"/>
            <w:rPrChange w:id="17869" w:author="Airat Shigapov" w:date="2021-10-29T16:43:00Z">
              <w:rPr>
                <w:rFonts w:ascii="Consolas" w:hAnsi="Consolas" w:cs="Consolas"/>
                <w:color w:val="000000"/>
                <w:sz w:val="19"/>
                <w:szCs w:val="19"/>
              </w:rPr>
            </w:rPrChange>
          </w:rPr>
          <w:t xml:space="preserve">            </w:t>
        </w:r>
        <w:r w:rsidRPr="00CA1CA9">
          <w:rPr>
            <w:rFonts w:ascii="Times New Roman" w:hAnsi="Times New Roman" w:cs="Times New Roman"/>
            <w:sz w:val="20"/>
            <w:szCs w:val="20"/>
            <w:lang w:val="en-US"/>
            <w:rPrChange w:id="17870" w:author="Airat Shigapov" w:date="2021-10-29T16:43:00Z">
              <w:rPr>
                <w:rFonts w:ascii="Consolas" w:hAnsi="Consolas" w:cs="Consolas"/>
                <w:color w:val="0000FF"/>
                <w:sz w:val="19"/>
                <w:szCs w:val="19"/>
              </w:rPr>
            </w:rPrChange>
          </w:rPr>
          <w:t>&lt;</w:t>
        </w:r>
        <w:proofErr w:type="spellStart"/>
        <w:r w:rsidRPr="00CA1CA9">
          <w:rPr>
            <w:rFonts w:ascii="Times New Roman" w:hAnsi="Times New Roman" w:cs="Times New Roman"/>
            <w:sz w:val="20"/>
            <w:szCs w:val="20"/>
            <w:lang w:val="en-US"/>
            <w:rPrChange w:id="17871" w:author="Airat Shigapov" w:date="2021-10-29T16:43:00Z">
              <w:rPr>
                <w:rFonts w:ascii="Consolas" w:hAnsi="Consolas" w:cs="Consolas"/>
                <w:color w:val="A31515"/>
                <w:sz w:val="19"/>
                <w:szCs w:val="19"/>
              </w:rPr>
            </w:rPrChange>
          </w:rPr>
          <w:t>ListView</w:t>
        </w:r>
        <w:proofErr w:type="spellEnd"/>
        <w:r w:rsidRPr="00CA1CA9">
          <w:rPr>
            <w:rFonts w:ascii="Times New Roman" w:hAnsi="Times New Roman" w:cs="Times New Roman"/>
            <w:sz w:val="20"/>
            <w:szCs w:val="20"/>
            <w:lang w:val="en-US"/>
            <w:rPrChange w:id="17872" w:author="Airat Shigapov" w:date="2021-10-29T16:43:00Z">
              <w:rPr>
                <w:rFonts w:ascii="Consolas" w:hAnsi="Consolas" w:cs="Consolas"/>
                <w:color w:val="FF0000"/>
                <w:sz w:val="19"/>
                <w:szCs w:val="19"/>
              </w:rPr>
            </w:rPrChange>
          </w:rPr>
          <w:t xml:space="preserve"> </w:t>
        </w:r>
        <w:proofErr w:type="gramStart"/>
        <w:r w:rsidRPr="00CA1CA9">
          <w:rPr>
            <w:rFonts w:ascii="Times New Roman" w:hAnsi="Times New Roman" w:cs="Times New Roman"/>
            <w:sz w:val="20"/>
            <w:szCs w:val="20"/>
            <w:lang w:val="en-US"/>
            <w:rPrChange w:id="17873" w:author="Airat Shigapov" w:date="2021-10-29T16:43:00Z">
              <w:rPr>
                <w:rFonts w:ascii="Consolas" w:hAnsi="Consolas" w:cs="Consolas"/>
                <w:color w:val="FF0000"/>
                <w:sz w:val="19"/>
                <w:szCs w:val="19"/>
              </w:rPr>
            </w:rPrChange>
          </w:rPr>
          <w:t>x</w:t>
        </w:r>
        <w:r w:rsidRPr="00CA1CA9">
          <w:rPr>
            <w:rFonts w:ascii="Times New Roman" w:hAnsi="Times New Roman" w:cs="Times New Roman"/>
            <w:sz w:val="20"/>
            <w:szCs w:val="20"/>
            <w:lang w:val="en-US"/>
            <w:rPrChange w:id="17874" w:author="Airat Shigapov" w:date="2021-10-29T16:43:00Z">
              <w:rPr>
                <w:rFonts w:ascii="Consolas" w:hAnsi="Consolas" w:cs="Consolas"/>
                <w:color w:val="0000FF"/>
                <w:sz w:val="19"/>
                <w:szCs w:val="19"/>
              </w:rPr>
            </w:rPrChange>
          </w:rPr>
          <w:t>:</w:t>
        </w:r>
        <w:r w:rsidRPr="00CA1CA9">
          <w:rPr>
            <w:rFonts w:ascii="Times New Roman" w:hAnsi="Times New Roman" w:cs="Times New Roman"/>
            <w:sz w:val="20"/>
            <w:szCs w:val="20"/>
            <w:lang w:val="en-US"/>
            <w:rPrChange w:id="17875" w:author="Airat Shigapov" w:date="2021-10-29T16:43:00Z">
              <w:rPr>
                <w:rFonts w:ascii="Consolas" w:hAnsi="Consolas" w:cs="Consolas"/>
                <w:color w:val="FF0000"/>
                <w:sz w:val="19"/>
                <w:szCs w:val="19"/>
              </w:rPr>
            </w:rPrChange>
          </w:rPr>
          <w:t>Name</w:t>
        </w:r>
        <w:proofErr w:type="gramEnd"/>
        <w:r w:rsidRPr="00CA1CA9">
          <w:rPr>
            <w:rFonts w:ascii="Times New Roman" w:hAnsi="Times New Roman" w:cs="Times New Roman"/>
            <w:sz w:val="20"/>
            <w:szCs w:val="20"/>
            <w:lang w:val="en-US"/>
            <w:rPrChange w:id="17876" w:author="Airat Shigapov" w:date="2021-10-29T16:43:00Z">
              <w:rPr>
                <w:rFonts w:ascii="Consolas" w:hAnsi="Consolas" w:cs="Consolas"/>
                <w:color w:val="0000FF"/>
                <w:sz w:val="19"/>
                <w:szCs w:val="19"/>
              </w:rPr>
            </w:rPrChange>
          </w:rPr>
          <w:t>="listProduct"</w:t>
        </w:r>
      </w:ins>
    </w:p>
    <w:p w14:paraId="39464828" w14:textId="77777777" w:rsidR="00CA1CA9" w:rsidRPr="00CA1CA9" w:rsidRDefault="00CA1CA9" w:rsidP="00CA1CA9">
      <w:pPr>
        <w:autoSpaceDE w:val="0"/>
        <w:autoSpaceDN w:val="0"/>
        <w:adjustRightInd w:val="0"/>
        <w:spacing w:after="0" w:line="240" w:lineRule="auto"/>
        <w:rPr>
          <w:ins w:id="17877" w:author="Airat Shigapov" w:date="2021-10-29T16:42:00Z"/>
          <w:rFonts w:ascii="Times New Roman" w:hAnsi="Times New Roman" w:cs="Times New Roman"/>
          <w:sz w:val="20"/>
          <w:szCs w:val="20"/>
          <w:lang w:val="en-US"/>
          <w:rPrChange w:id="17878" w:author="Airat Shigapov" w:date="2021-10-29T16:43:00Z">
            <w:rPr>
              <w:ins w:id="17879" w:author="Airat Shigapov" w:date="2021-10-29T16:42:00Z"/>
              <w:rFonts w:ascii="Consolas" w:hAnsi="Consolas" w:cs="Consolas"/>
              <w:color w:val="000000"/>
              <w:sz w:val="19"/>
              <w:szCs w:val="19"/>
            </w:rPr>
          </w:rPrChange>
        </w:rPr>
      </w:pPr>
      <w:ins w:id="17880" w:author="Airat Shigapov" w:date="2021-10-29T16:42:00Z">
        <w:r w:rsidRPr="00CA1CA9">
          <w:rPr>
            <w:rFonts w:ascii="Times New Roman" w:hAnsi="Times New Roman" w:cs="Times New Roman"/>
            <w:sz w:val="20"/>
            <w:szCs w:val="20"/>
            <w:lang w:val="en-US"/>
            <w:rPrChange w:id="17881" w:author="Airat Shigapov" w:date="2021-10-29T16:43:00Z">
              <w:rPr>
                <w:rFonts w:ascii="Consolas" w:hAnsi="Consolas" w:cs="Consolas"/>
                <w:color w:val="000000"/>
                <w:sz w:val="19"/>
                <w:szCs w:val="19"/>
              </w:rPr>
            </w:rPrChange>
          </w:rPr>
          <w:t xml:space="preserve">                     </w:t>
        </w:r>
        <w:r w:rsidRPr="00CA1CA9">
          <w:rPr>
            <w:rFonts w:ascii="Times New Roman" w:hAnsi="Times New Roman" w:cs="Times New Roman"/>
            <w:sz w:val="20"/>
            <w:szCs w:val="20"/>
            <w:lang w:val="en-US"/>
            <w:rPrChange w:id="17882" w:author="Airat Shigapov" w:date="2021-10-29T16:43:00Z">
              <w:rPr>
                <w:rFonts w:ascii="Consolas" w:hAnsi="Consolas" w:cs="Consolas"/>
                <w:color w:val="FF0000"/>
                <w:sz w:val="19"/>
                <w:szCs w:val="19"/>
              </w:rPr>
            </w:rPrChange>
          </w:rPr>
          <w:t xml:space="preserve"> Visibility</w:t>
        </w:r>
        <w:r w:rsidRPr="00CA1CA9">
          <w:rPr>
            <w:rFonts w:ascii="Times New Roman" w:hAnsi="Times New Roman" w:cs="Times New Roman"/>
            <w:sz w:val="20"/>
            <w:szCs w:val="20"/>
            <w:lang w:val="en-US"/>
            <w:rPrChange w:id="17883" w:author="Airat Shigapov" w:date="2021-10-29T16:43:00Z">
              <w:rPr>
                <w:rFonts w:ascii="Consolas" w:hAnsi="Consolas" w:cs="Consolas"/>
                <w:color w:val="0000FF"/>
                <w:sz w:val="19"/>
                <w:szCs w:val="19"/>
              </w:rPr>
            </w:rPrChange>
          </w:rPr>
          <w:t>="Hidden"</w:t>
        </w:r>
      </w:ins>
    </w:p>
    <w:p w14:paraId="584AFE7F" w14:textId="77777777" w:rsidR="00CA1CA9" w:rsidRPr="00CA1CA9" w:rsidRDefault="00CA1CA9" w:rsidP="00CA1CA9">
      <w:pPr>
        <w:autoSpaceDE w:val="0"/>
        <w:autoSpaceDN w:val="0"/>
        <w:adjustRightInd w:val="0"/>
        <w:spacing w:after="0" w:line="240" w:lineRule="auto"/>
        <w:rPr>
          <w:ins w:id="17884" w:author="Airat Shigapov" w:date="2021-10-29T16:42:00Z"/>
          <w:rFonts w:ascii="Times New Roman" w:hAnsi="Times New Roman" w:cs="Times New Roman"/>
          <w:sz w:val="20"/>
          <w:szCs w:val="20"/>
          <w:lang w:val="en-US"/>
          <w:rPrChange w:id="17885" w:author="Airat Shigapov" w:date="2021-10-29T16:43:00Z">
            <w:rPr>
              <w:ins w:id="17886" w:author="Airat Shigapov" w:date="2021-10-29T16:42:00Z"/>
              <w:rFonts w:ascii="Consolas" w:hAnsi="Consolas" w:cs="Consolas"/>
              <w:color w:val="000000"/>
              <w:sz w:val="19"/>
              <w:szCs w:val="19"/>
            </w:rPr>
          </w:rPrChange>
        </w:rPr>
      </w:pPr>
      <w:ins w:id="17887" w:author="Airat Shigapov" w:date="2021-10-29T16:42:00Z">
        <w:r w:rsidRPr="00CA1CA9">
          <w:rPr>
            <w:rFonts w:ascii="Times New Roman" w:hAnsi="Times New Roman" w:cs="Times New Roman"/>
            <w:sz w:val="20"/>
            <w:szCs w:val="20"/>
            <w:lang w:val="en-US"/>
            <w:rPrChange w:id="17888" w:author="Airat Shigapov" w:date="2021-10-29T16:43:00Z">
              <w:rPr>
                <w:rFonts w:ascii="Consolas" w:hAnsi="Consolas" w:cs="Consolas"/>
                <w:color w:val="000000"/>
                <w:sz w:val="19"/>
                <w:szCs w:val="19"/>
              </w:rPr>
            </w:rPrChange>
          </w:rPr>
          <w:t xml:space="preserve">                     </w:t>
        </w:r>
        <w:r w:rsidRPr="00CA1CA9">
          <w:rPr>
            <w:rFonts w:ascii="Times New Roman" w:hAnsi="Times New Roman" w:cs="Times New Roman"/>
            <w:sz w:val="20"/>
            <w:szCs w:val="20"/>
            <w:lang w:val="en-US"/>
            <w:rPrChange w:id="17889" w:author="Airat Shigapov" w:date="2021-10-29T16:43:00Z">
              <w:rPr>
                <w:rFonts w:ascii="Consolas" w:hAnsi="Consolas" w:cs="Consolas"/>
                <w:color w:val="FF0000"/>
                <w:sz w:val="19"/>
                <w:szCs w:val="19"/>
              </w:rPr>
            </w:rPrChange>
          </w:rPr>
          <w:t xml:space="preserve"> Width</w:t>
        </w:r>
        <w:r w:rsidRPr="00CA1CA9">
          <w:rPr>
            <w:rFonts w:ascii="Times New Roman" w:hAnsi="Times New Roman" w:cs="Times New Roman"/>
            <w:sz w:val="20"/>
            <w:szCs w:val="20"/>
            <w:lang w:val="en-US"/>
            <w:rPrChange w:id="17890" w:author="Airat Shigapov" w:date="2021-10-29T16:43:00Z">
              <w:rPr>
                <w:rFonts w:ascii="Consolas" w:hAnsi="Consolas" w:cs="Consolas"/>
                <w:color w:val="0000FF"/>
                <w:sz w:val="19"/>
                <w:szCs w:val="19"/>
              </w:rPr>
            </w:rPrChange>
          </w:rPr>
          <w:t>="258"</w:t>
        </w:r>
      </w:ins>
    </w:p>
    <w:p w14:paraId="5012316B" w14:textId="77777777" w:rsidR="00CA1CA9" w:rsidRPr="00CA1CA9" w:rsidRDefault="00CA1CA9" w:rsidP="00CA1CA9">
      <w:pPr>
        <w:autoSpaceDE w:val="0"/>
        <w:autoSpaceDN w:val="0"/>
        <w:adjustRightInd w:val="0"/>
        <w:spacing w:after="0" w:line="240" w:lineRule="auto"/>
        <w:rPr>
          <w:ins w:id="17891" w:author="Airat Shigapov" w:date="2021-10-29T16:42:00Z"/>
          <w:rFonts w:ascii="Times New Roman" w:hAnsi="Times New Roman" w:cs="Times New Roman"/>
          <w:sz w:val="20"/>
          <w:szCs w:val="20"/>
          <w:lang w:val="en-US"/>
          <w:rPrChange w:id="17892" w:author="Airat Shigapov" w:date="2021-10-29T16:43:00Z">
            <w:rPr>
              <w:ins w:id="17893" w:author="Airat Shigapov" w:date="2021-10-29T16:42:00Z"/>
              <w:rFonts w:ascii="Consolas" w:hAnsi="Consolas" w:cs="Consolas"/>
              <w:color w:val="000000"/>
              <w:sz w:val="19"/>
              <w:szCs w:val="19"/>
            </w:rPr>
          </w:rPrChange>
        </w:rPr>
      </w:pPr>
      <w:ins w:id="17894" w:author="Airat Shigapov" w:date="2021-10-29T16:42:00Z">
        <w:r w:rsidRPr="00CA1CA9">
          <w:rPr>
            <w:rFonts w:ascii="Times New Roman" w:hAnsi="Times New Roman" w:cs="Times New Roman"/>
            <w:sz w:val="20"/>
            <w:szCs w:val="20"/>
            <w:lang w:val="en-US"/>
            <w:rPrChange w:id="17895" w:author="Airat Shigapov" w:date="2021-10-29T16:43:00Z">
              <w:rPr>
                <w:rFonts w:ascii="Consolas" w:hAnsi="Consolas" w:cs="Consolas"/>
                <w:color w:val="000000"/>
                <w:sz w:val="19"/>
                <w:szCs w:val="19"/>
              </w:rPr>
            </w:rPrChange>
          </w:rPr>
          <w:t xml:space="preserve">                     </w:t>
        </w:r>
        <w:r w:rsidRPr="00CA1CA9">
          <w:rPr>
            <w:rFonts w:ascii="Times New Roman" w:hAnsi="Times New Roman" w:cs="Times New Roman"/>
            <w:sz w:val="20"/>
            <w:szCs w:val="20"/>
            <w:lang w:val="en-US"/>
            <w:rPrChange w:id="17896" w:author="Airat Shigapov" w:date="2021-10-29T16:43:00Z">
              <w:rPr>
                <w:rFonts w:ascii="Consolas" w:hAnsi="Consolas" w:cs="Consolas"/>
                <w:color w:val="FF0000"/>
                <w:sz w:val="19"/>
                <w:szCs w:val="19"/>
              </w:rPr>
            </w:rPrChange>
          </w:rPr>
          <w:t xml:space="preserve"> Margin</w:t>
        </w:r>
        <w:r w:rsidRPr="00CA1CA9">
          <w:rPr>
            <w:rFonts w:ascii="Times New Roman" w:hAnsi="Times New Roman" w:cs="Times New Roman"/>
            <w:sz w:val="20"/>
            <w:szCs w:val="20"/>
            <w:lang w:val="en-US"/>
            <w:rPrChange w:id="17897" w:author="Airat Shigapov" w:date="2021-10-29T16:43:00Z">
              <w:rPr>
                <w:rFonts w:ascii="Consolas" w:hAnsi="Consolas" w:cs="Consolas"/>
                <w:color w:val="0000FF"/>
                <w:sz w:val="19"/>
                <w:szCs w:val="19"/>
              </w:rPr>
            </w:rPrChange>
          </w:rPr>
          <w:t>="60,0,0,100"</w:t>
        </w:r>
      </w:ins>
    </w:p>
    <w:p w14:paraId="64FEA332" w14:textId="77777777" w:rsidR="00CA1CA9" w:rsidRPr="00CA1CA9" w:rsidRDefault="00CA1CA9" w:rsidP="00CA1CA9">
      <w:pPr>
        <w:autoSpaceDE w:val="0"/>
        <w:autoSpaceDN w:val="0"/>
        <w:adjustRightInd w:val="0"/>
        <w:spacing w:after="0" w:line="240" w:lineRule="auto"/>
        <w:rPr>
          <w:ins w:id="17898" w:author="Airat Shigapov" w:date="2021-10-29T16:42:00Z"/>
          <w:rFonts w:ascii="Times New Roman" w:hAnsi="Times New Roman" w:cs="Times New Roman"/>
          <w:sz w:val="20"/>
          <w:szCs w:val="20"/>
          <w:lang w:val="en-US"/>
          <w:rPrChange w:id="17899" w:author="Airat Shigapov" w:date="2021-10-29T16:43:00Z">
            <w:rPr>
              <w:ins w:id="17900" w:author="Airat Shigapov" w:date="2021-10-29T16:42:00Z"/>
              <w:rFonts w:ascii="Consolas" w:hAnsi="Consolas" w:cs="Consolas"/>
              <w:color w:val="000000"/>
              <w:sz w:val="19"/>
              <w:szCs w:val="19"/>
            </w:rPr>
          </w:rPrChange>
        </w:rPr>
      </w:pPr>
      <w:ins w:id="17901" w:author="Airat Shigapov" w:date="2021-10-29T16:42:00Z">
        <w:r w:rsidRPr="00CA1CA9">
          <w:rPr>
            <w:rFonts w:ascii="Times New Roman" w:hAnsi="Times New Roman" w:cs="Times New Roman"/>
            <w:sz w:val="20"/>
            <w:szCs w:val="20"/>
            <w:lang w:val="en-US"/>
            <w:rPrChange w:id="17902" w:author="Airat Shigapov" w:date="2021-10-29T16:43:00Z">
              <w:rPr>
                <w:rFonts w:ascii="Consolas" w:hAnsi="Consolas" w:cs="Consolas"/>
                <w:color w:val="000000"/>
                <w:sz w:val="19"/>
                <w:szCs w:val="19"/>
              </w:rPr>
            </w:rPrChange>
          </w:rPr>
          <w:t xml:space="preserve">                     </w:t>
        </w:r>
        <w:r w:rsidRPr="00CA1CA9">
          <w:rPr>
            <w:rFonts w:ascii="Times New Roman" w:hAnsi="Times New Roman" w:cs="Times New Roman"/>
            <w:sz w:val="20"/>
            <w:szCs w:val="20"/>
            <w:lang w:val="en-US"/>
            <w:rPrChange w:id="17903" w:author="Airat Shigapov" w:date="2021-10-29T16:43:00Z">
              <w:rPr>
                <w:rFonts w:ascii="Consolas" w:hAnsi="Consolas" w:cs="Consolas"/>
                <w:color w:val="FF0000"/>
                <w:sz w:val="19"/>
                <w:szCs w:val="19"/>
              </w:rPr>
            </w:rPrChange>
          </w:rPr>
          <w:t xml:space="preserve"> </w:t>
        </w:r>
        <w:proofErr w:type="spellStart"/>
        <w:r w:rsidRPr="00CA1CA9">
          <w:rPr>
            <w:rFonts w:ascii="Times New Roman" w:hAnsi="Times New Roman" w:cs="Times New Roman"/>
            <w:sz w:val="20"/>
            <w:szCs w:val="20"/>
            <w:lang w:val="en-US"/>
            <w:rPrChange w:id="17904" w:author="Airat Shigapov" w:date="2021-10-29T16:43:00Z">
              <w:rPr>
                <w:rFonts w:ascii="Consolas" w:hAnsi="Consolas" w:cs="Consolas"/>
                <w:color w:val="FF0000"/>
                <w:sz w:val="19"/>
                <w:szCs w:val="19"/>
              </w:rPr>
            </w:rPrChange>
          </w:rPr>
          <w:t>BorderBrush</w:t>
        </w:r>
        <w:proofErr w:type="spellEnd"/>
        <w:r w:rsidRPr="00CA1CA9">
          <w:rPr>
            <w:rFonts w:ascii="Times New Roman" w:hAnsi="Times New Roman" w:cs="Times New Roman"/>
            <w:sz w:val="20"/>
            <w:szCs w:val="20"/>
            <w:lang w:val="en-US"/>
            <w:rPrChange w:id="17905" w:author="Airat Shigapov" w:date="2021-10-29T16:43:00Z">
              <w:rPr>
                <w:rFonts w:ascii="Consolas" w:hAnsi="Consolas" w:cs="Consolas"/>
                <w:color w:val="0000FF"/>
                <w:sz w:val="19"/>
                <w:szCs w:val="19"/>
              </w:rPr>
            </w:rPrChange>
          </w:rPr>
          <w:t>="Transparent"</w:t>
        </w:r>
        <w:r w:rsidRPr="00CA1CA9">
          <w:rPr>
            <w:rFonts w:ascii="Times New Roman" w:hAnsi="Times New Roman" w:cs="Times New Roman"/>
            <w:sz w:val="20"/>
            <w:szCs w:val="20"/>
            <w:lang w:val="en-US"/>
            <w:rPrChange w:id="17906" w:author="Airat Shigapov" w:date="2021-10-29T16:43:00Z">
              <w:rPr>
                <w:rFonts w:ascii="Consolas" w:hAnsi="Consolas" w:cs="Consolas"/>
                <w:color w:val="FF0000"/>
                <w:sz w:val="19"/>
                <w:szCs w:val="19"/>
              </w:rPr>
            </w:rPrChange>
          </w:rPr>
          <w:t xml:space="preserve"> </w:t>
        </w:r>
        <w:proofErr w:type="spellStart"/>
        <w:r w:rsidRPr="00CA1CA9">
          <w:rPr>
            <w:rFonts w:ascii="Times New Roman" w:hAnsi="Times New Roman" w:cs="Times New Roman"/>
            <w:sz w:val="20"/>
            <w:szCs w:val="20"/>
            <w:lang w:val="en-US"/>
            <w:rPrChange w:id="17907" w:author="Airat Shigapov" w:date="2021-10-29T16:43:00Z">
              <w:rPr>
                <w:rFonts w:ascii="Consolas" w:hAnsi="Consolas" w:cs="Consolas"/>
                <w:color w:val="FF0000"/>
                <w:sz w:val="19"/>
                <w:szCs w:val="19"/>
              </w:rPr>
            </w:rPrChange>
          </w:rPr>
          <w:t>Grid.Row</w:t>
        </w:r>
        <w:proofErr w:type="spellEnd"/>
        <w:r w:rsidRPr="00CA1CA9">
          <w:rPr>
            <w:rFonts w:ascii="Times New Roman" w:hAnsi="Times New Roman" w:cs="Times New Roman"/>
            <w:sz w:val="20"/>
            <w:szCs w:val="20"/>
            <w:lang w:val="en-US"/>
            <w:rPrChange w:id="17908" w:author="Airat Shigapov" w:date="2021-10-29T16:43:00Z">
              <w:rPr>
                <w:rFonts w:ascii="Consolas" w:hAnsi="Consolas" w:cs="Consolas"/>
                <w:color w:val="0000FF"/>
                <w:sz w:val="19"/>
                <w:szCs w:val="19"/>
              </w:rPr>
            </w:rPrChange>
          </w:rPr>
          <w:t>="2"</w:t>
        </w:r>
        <w:r w:rsidRPr="00CA1CA9">
          <w:rPr>
            <w:rFonts w:ascii="Times New Roman" w:hAnsi="Times New Roman" w:cs="Times New Roman"/>
            <w:sz w:val="20"/>
            <w:szCs w:val="20"/>
            <w:lang w:val="en-US"/>
            <w:rPrChange w:id="17909" w:author="Airat Shigapov" w:date="2021-10-29T16:43:00Z">
              <w:rPr>
                <w:rFonts w:ascii="Consolas" w:hAnsi="Consolas" w:cs="Consolas"/>
                <w:color w:val="000000"/>
                <w:sz w:val="19"/>
                <w:szCs w:val="19"/>
              </w:rPr>
            </w:rPrChange>
          </w:rPr>
          <w:t xml:space="preserve"> </w:t>
        </w:r>
      </w:ins>
    </w:p>
    <w:p w14:paraId="17C7A064" w14:textId="77777777" w:rsidR="00CA1CA9" w:rsidRPr="00CA1CA9" w:rsidRDefault="00CA1CA9" w:rsidP="00CA1CA9">
      <w:pPr>
        <w:autoSpaceDE w:val="0"/>
        <w:autoSpaceDN w:val="0"/>
        <w:adjustRightInd w:val="0"/>
        <w:spacing w:after="0" w:line="240" w:lineRule="auto"/>
        <w:rPr>
          <w:ins w:id="17910" w:author="Airat Shigapov" w:date="2021-10-29T16:42:00Z"/>
          <w:rFonts w:ascii="Times New Roman" w:hAnsi="Times New Roman" w:cs="Times New Roman"/>
          <w:sz w:val="20"/>
          <w:szCs w:val="20"/>
          <w:lang w:val="en-US"/>
          <w:rPrChange w:id="17911" w:author="Airat Shigapov" w:date="2021-10-29T16:43:00Z">
            <w:rPr>
              <w:ins w:id="17912" w:author="Airat Shigapov" w:date="2021-10-29T16:42:00Z"/>
              <w:rFonts w:ascii="Consolas" w:hAnsi="Consolas" w:cs="Consolas"/>
              <w:color w:val="000000"/>
              <w:sz w:val="19"/>
              <w:szCs w:val="19"/>
            </w:rPr>
          </w:rPrChange>
        </w:rPr>
      </w:pPr>
      <w:ins w:id="17913" w:author="Airat Shigapov" w:date="2021-10-29T16:42:00Z">
        <w:r w:rsidRPr="00CA1CA9">
          <w:rPr>
            <w:rFonts w:ascii="Times New Roman" w:hAnsi="Times New Roman" w:cs="Times New Roman"/>
            <w:sz w:val="20"/>
            <w:szCs w:val="20"/>
            <w:lang w:val="en-US"/>
            <w:rPrChange w:id="17914" w:author="Airat Shigapov" w:date="2021-10-29T16:43:00Z">
              <w:rPr>
                <w:rFonts w:ascii="Consolas" w:hAnsi="Consolas" w:cs="Consolas"/>
                <w:color w:val="000000"/>
                <w:sz w:val="19"/>
                <w:szCs w:val="19"/>
              </w:rPr>
            </w:rPrChange>
          </w:rPr>
          <w:t xml:space="preserve">                     </w:t>
        </w:r>
        <w:r w:rsidRPr="00CA1CA9">
          <w:rPr>
            <w:rFonts w:ascii="Times New Roman" w:hAnsi="Times New Roman" w:cs="Times New Roman"/>
            <w:sz w:val="20"/>
            <w:szCs w:val="20"/>
            <w:lang w:val="en-US"/>
            <w:rPrChange w:id="17915" w:author="Airat Shigapov" w:date="2021-10-29T16:43:00Z">
              <w:rPr>
                <w:rFonts w:ascii="Consolas" w:hAnsi="Consolas" w:cs="Consolas"/>
                <w:color w:val="FF0000"/>
                <w:sz w:val="19"/>
                <w:szCs w:val="19"/>
              </w:rPr>
            </w:rPrChange>
          </w:rPr>
          <w:t xml:space="preserve"> Padding</w:t>
        </w:r>
        <w:r w:rsidRPr="00CA1CA9">
          <w:rPr>
            <w:rFonts w:ascii="Times New Roman" w:hAnsi="Times New Roman" w:cs="Times New Roman"/>
            <w:sz w:val="20"/>
            <w:szCs w:val="20"/>
            <w:lang w:val="en-US"/>
            <w:rPrChange w:id="17916" w:author="Airat Shigapov" w:date="2021-10-29T16:43:00Z">
              <w:rPr>
                <w:rFonts w:ascii="Consolas" w:hAnsi="Consolas" w:cs="Consolas"/>
                <w:color w:val="0000FF"/>
                <w:sz w:val="19"/>
                <w:szCs w:val="19"/>
              </w:rPr>
            </w:rPrChange>
          </w:rPr>
          <w:t>="0"</w:t>
        </w:r>
      </w:ins>
    </w:p>
    <w:p w14:paraId="6060CD08" w14:textId="77777777" w:rsidR="00CA1CA9" w:rsidRPr="00CA1CA9" w:rsidRDefault="00CA1CA9" w:rsidP="00CA1CA9">
      <w:pPr>
        <w:autoSpaceDE w:val="0"/>
        <w:autoSpaceDN w:val="0"/>
        <w:adjustRightInd w:val="0"/>
        <w:spacing w:after="0" w:line="240" w:lineRule="auto"/>
        <w:rPr>
          <w:ins w:id="17917" w:author="Airat Shigapov" w:date="2021-10-29T16:42:00Z"/>
          <w:rFonts w:ascii="Times New Roman" w:hAnsi="Times New Roman" w:cs="Times New Roman"/>
          <w:sz w:val="20"/>
          <w:szCs w:val="20"/>
          <w:lang w:val="en-US"/>
          <w:rPrChange w:id="17918" w:author="Airat Shigapov" w:date="2021-10-29T16:43:00Z">
            <w:rPr>
              <w:ins w:id="17919" w:author="Airat Shigapov" w:date="2021-10-29T16:42:00Z"/>
              <w:rFonts w:ascii="Consolas" w:hAnsi="Consolas" w:cs="Consolas"/>
              <w:color w:val="000000"/>
              <w:sz w:val="19"/>
              <w:szCs w:val="19"/>
            </w:rPr>
          </w:rPrChange>
        </w:rPr>
      </w:pPr>
      <w:ins w:id="17920" w:author="Airat Shigapov" w:date="2021-10-29T16:42:00Z">
        <w:r w:rsidRPr="00CA1CA9">
          <w:rPr>
            <w:rFonts w:ascii="Times New Roman" w:hAnsi="Times New Roman" w:cs="Times New Roman"/>
            <w:sz w:val="20"/>
            <w:szCs w:val="20"/>
            <w:lang w:val="en-US"/>
            <w:rPrChange w:id="17921" w:author="Airat Shigapov" w:date="2021-10-29T16:43:00Z">
              <w:rPr>
                <w:rFonts w:ascii="Consolas" w:hAnsi="Consolas" w:cs="Consolas"/>
                <w:color w:val="000000"/>
                <w:sz w:val="19"/>
                <w:szCs w:val="19"/>
              </w:rPr>
            </w:rPrChange>
          </w:rPr>
          <w:t xml:space="preserve">                     </w:t>
        </w:r>
        <w:r w:rsidRPr="00CA1CA9">
          <w:rPr>
            <w:rFonts w:ascii="Times New Roman" w:hAnsi="Times New Roman" w:cs="Times New Roman"/>
            <w:sz w:val="20"/>
            <w:szCs w:val="20"/>
            <w:lang w:val="en-US"/>
            <w:rPrChange w:id="17922" w:author="Airat Shigapov" w:date="2021-10-29T16:43:00Z">
              <w:rPr>
                <w:rFonts w:ascii="Consolas" w:hAnsi="Consolas" w:cs="Consolas"/>
                <w:color w:val="FF0000"/>
                <w:sz w:val="19"/>
                <w:szCs w:val="19"/>
              </w:rPr>
            </w:rPrChange>
          </w:rPr>
          <w:t xml:space="preserve"> Background</w:t>
        </w:r>
        <w:r w:rsidRPr="00CA1CA9">
          <w:rPr>
            <w:rFonts w:ascii="Times New Roman" w:hAnsi="Times New Roman" w:cs="Times New Roman"/>
            <w:sz w:val="20"/>
            <w:szCs w:val="20"/>
            <w:lang w:val="en-US"/>
            <w:rPrChange w:id="17923" w:author="Airat Shigapov" w:date="2021-10-29T16:43:00Z">
              <w:rPr>
                <w:rFonts w:ascii="Consolas" w:hAnsi="Consolas" w:cs="Consolas"/>
                <w:color w:val="0000FF"/>
                <w:sz w:val="19"/>
                <w:szCs w:val="19"/>
              </w:rPr>
            </w:rPrChange>
          </w:rPr>
          <w:t>="Transparent"</w:t>
        </w:r>
        <w:r w:rsidRPr="00CA1CA9">
          <w:rPr>
            <w:rFonts w:ascii="Times New Roman" w:hAnsi="Times New Roman" w:cs="Times New Roman"/>
            <w:sz w:val="20"/>
            <w:szCs w:val="20"/>
            <w:lang w:val="en-US"/>
            <w:rPrChange w:id="17924" w:author="Airat Shigapov" w:date="2021-10-29T16:43:00Z">
              <w:rPr>
                <w:rFonts w:ascii="Consolas" w:hAnsi="Consolas" w:cs="Consolas"/>
                <w:color w:val="000000"/>
                <w:sz w:val="19"/>
                <w:szCs w:val="19"/>
              </w:rPr>
            </w:rPrChange>
          </w:rPr>
          <w:t xml:space="preserve"> </w:t>
        </w:r>
      </w:ins>
    </w:p>
    <w:p w14:paraId="7CA6884A" w14:textId="77777777" w:rsidR="00CA1CA9" w:rsidRPr="00CA1CA9" w:rsidRDefault="00CA1CA9" w:rsidP="00CA1CA9">
      <w:pPr>
        <w:autoSpaceDE w:val="0"/>
        <w:autoSpaceDN w:val="0"/>
        <w:adjustRightInd w:val="0"/>
        <w:spacing w:after="0" w:line="240" w:lineRule="auto"/>
        <w:rPr>
          <w:ins w:id="17925" w:author="Airat Shigapov" w:date="2021-10-29T16:42:00Z"/>
          <w:rFonts w:ascii="Times New Roman" w:hAnsi="Times New Roman" w:cs="Times New Roman"/>
          <w:sz w:val="20"/>
          <w:szCs w:val="20"/>
          <w:lang w:val="en-US"/>
          <w:rPrChange w:id="17926" w:author="Airat Shigapov" w:date="2021-10-29T16:43:00Z">
            <w:rPr>
              <w:ins w:id="17927" w:author="Airat Shigapov" w:date="2021-10-29T16:42:00Z"/>
              <w:rFonts w:ascii="Consolas" w:hAnsi="Consolas" w:cs="Consolas"/>
              <w:color w:val="000000"/>
              <w:sz w:val="19"/>
              <w:szCs w:val="19"/>
            </w:rPr>
          </w:rPrChange>
        </w:rPr>
      </w:pPr>
      <w:ins w:id="17928" w:author="Airat Shigapov" w:date="2021-10-29T16:42:00Z">
        <w:r w:rsidRPr="00CA1CA9">
          <w:rPr>
            <w:rFonts w:ascii="Times New Roman" w:hAnsi="Times New Roman" w:cs="Times New Roman"/>
            <w:sz w:val="20"/>
            <w:szCs w:val="20"/>
            <w:lang w:val="en-US"/>
            <w:rPrChange w:id="17929" w:author="Airat Shigapov" w:date="2021-10-29T16:43:00Z">
              <w:rPr>
                <w:rFonts w:ascii="Consolas" w:hAnsi="Consolas" w:cs="Consolas"/>
                <w:color w:val="000000"/>
                <w:sz w:val="19"/>
                <w:szCs w:val="19"/>
              </w:rPr>
            </w:rPrChange>
          </w:rPr>
          <w:t xml:space="preserve">                     </w:t>
        </w:r>
        <w:r w:rsidRPr="00CA1CA9">
          <w:rPr>
            <w:rFonts w:ascii="Times New Roman" w:hAnsi="Times New Roman" w:cs="Times New Roman"/>
            <w:sz w:val="20"/>
            <w:szCs w:val="20"/>
            <w:lang w:val="en-US"/>
            <w:rPrChange w:id="17930" w:author="Airat Shigapov" w:date="2021-10-29T16:43:00Z">
              <w:rPr>
                <w:rFonts w:ascii="Consolas" w:hAnsi="Consolas" w:cs="Consolas"/>
                <w:color w:val="FF0000"/>
                <w:sz w:val="19"/>
                <w:szCs w:val="19"/>
              </w:rPr>
            </w:rPrChange>
          </w:rPr>
          <w:t xml:space="preserve"> </w:t>
        </w:r>
        <w:proofErr w:type="spellStart"/>
        <w:r w:rsidRPr="00CA1CA9">
          <w:rPr>
            <w:rFonts w:ascii="Times New Roman" w:hAnsi="Times New Roman" w:cs="Times New Roman"/>
            <w:sz w:val="20"/>
            <w:szCs w:val="20"/>
            <w:lang w:val="en-US"/>
            <w:rPrChange w:id="17931" w:author="Airat Shigapov" w:date="2021-10-29T16:43:00Z">
              <w:rPr>
                <w:rFonts w:ascii="Consolas" w:hAnsi="Consolas" w:cs="Consolas"/>
                <w:color w:val="FF0000"/>
                <w:sz w:val="19"/>
                <w:szCs w:val="19"/>
              </w:rPr>
            </w:rPrChange>
          </w:rPr>
          <w:t>HorizontalAlignment</w:t>
        </w:r>
        <w:proofErr w:type="spellEnd"/>
        <w:r w:rsidRPr="00CA1CA9">
          <w:rPr>
            <w:rFonts w:ascii="Times New Roman" w:hAnsi="Times New Roman" w:cs="Times New Roman"/>
            <w:sz w:val="20"/>
            <w:szCs w:val="20"/>
            <w:lang w:val="en-US"/>
            <w:rPrChange w:id="17932" w:author="Airat Shigapov" w:date="2021-10-29T16:43:00Z">
              <w:rPr>
                <w:rFonts w:ascii="Consolas" w:hAnsi="Consolas" w:cs="Consolas"/>
                <w:color w:val="0000FF"/>
                <w:sz w:val="19"/>
                <w:szCs w:val="19"/>
              </w:rPr>
            </w:rPrChange>
          </w:rPr>
          <w:t>="Left" &gt;</w:t>
        </w:r>
      </w:ins>
    </w:p>
    <w:p w14:paraId="1BC77DAA" w14:textId="77777777" w:rsidR="00CA1CA9" w:rsidRPr="00CA1CA9" w:rsidRDefault="00CA1CA9" w:rsidP="00CA1CA9">
      <w:pPr>
        <w:autoSpaceDE w:val="0"/>
        <w:autoSpaceDN w:val="0"/>
        <w:adjustRightInd w:val="0"/>
        <w:spacing w:after="0" w:line="240" w:lineRule="auto"/>
        <w:rPr>
          <w:ins w:id="17933" w:author="Airat Shigapov" w:date="2021-10-29T16:42:00Z"/>
          <w:rFonts w:ascii="Times New Roman" w:hAnsi="Times New Roman" w:cs="Times New Roman"/>
          <w:sz w:val="20"/>
          <w:szCs w:val="20"/>
          <w:lang w:val="en-US"/>
          <w:rPrChange w:id="17934" w:author="Airat Shigapov" w:date="2021-10-29T16:43:00Z">
            <w:rPr>
              <w:ins w:id="17935" w:author="Airat Shigapov" w:date="2021-10-29T16:42:00Z"/>
              <w:rFonts w:ascii="Consolas" w:hAnsi="Consolas" w:cs="Consolas"/>
              <w:color w:val="000000"/>
              <w:sz w:val="19"/>
              <w:szCs w:val="19"/>
            </w:rPr>
          </w:rPrChange>
        </w:rPr>
      </w:pPr>
      <w:ins w:id="17936" w:author="Airat Shigapov" w:date="2021-10-29T16:42:00Z">
        <w:r w:rsidRPr="00CA1CA9">
          <w:rPr>
            <w:rFonts w:ascii="Times New Roman" w:hAnsi="Times New Roman" w:cs="Times New Roman"/>
            <w:sz w:val="20"/>
            <w:szCs w:val="20"/>
            <w:lang w:val="en-US"/>
            <w:rPrChange w:id="17937" w:author="Airat Shigapov" w:date="2021-10-29T16:43:00Z">
              <w:rPr>
                <w:rFonts w:ascii="Consolas" w:hAnsi="Consolas" w:cs="Consolas"/>
                <w:color w:val="000000"/>
                <w:sz w:val="19"/>
                <w:szCs w:val="19"/>
              </w:rPr>
            </w:rPrChange>
          </w:rPr>
          <w:t xml:space="preserve">                </w:t>
        </w:r>
        <w:r w:rsidRPr="00CA1CA9">
          <w:rPr>
            <w:rFonts w:ascii="Times New Roman" w:hAnsi="Times New Roman" w:cs="Times New Roman"/>
            <w:sz w:val="20"/>
            <w:szCs w:val="20"/>
            <w:lang w:val="en-US"/>
            <w:rPrChange w:id="17938" w:author="Airat Shigapov" w:date="2021-10-29T16:43:00Z">
              <w:rPr>
                <w:rFonts w:ascii="Consolas" w:hAnsi="Consolas" w:cs="Consolas"/>
                <w:color w:val="0000FF"/>
                <w:sz w:val="19"/>
                <w:szCs w:val="19"/>
              </w:rPr>
            </w:rPrChange>
          </w:rPr>
          <w:t>&lt;</w:t>
        </w:r>
        <w:proofErr w:type="spellStart"/>
        <w:r w:rsidRPr="00CA1CA9">
          <w:rPr>
            <w:rFonts w:ascii="Times New Roman" w:hAnsi="Times New Roman" w:cs="Times New Roman"/>
            <w:sz w:val="20"/>
            <w:szCs w:val="20"/>
            <w:lang w:val="en-US"/>
            <w:rPrChange w:id="17939" w:author="Airat Shigapov" w:date="2021-10-29T16:43:00Z">
              <w:rPr>
                <w:rFonts w:ascii="Consolas" w:hAnsi="Consolas" w:cs="Consolas"/>
                <w:color w:val="A31515"/>
                <w:sz w:val="19"/>
                <w:szCs w:val="19"/>
              </w:rPr>
            </w:rPrChange>
          </w:rPr>
          <w:t>ListView.ItemTemplate</w:t>
        </w:r>
        <w:proofErr w:type="spellEnd"/>
        <w:r w:rsidRPr="00CA1CA9">
          <w:rPr>
            <w:rFonts w:ascii="Times New Roman" w:hAnsi="Times New Roman" w:cs="Times New Roman"/>
            <w:sz w:val="20"/>
            <w:szCs w:val="20"/>
            <w:lang w:val="en-US"/>
            <w:rPrChange w:id="17940" w:author="Airat Shigapov" w:date="2021-10-29T16:43:00Z">
              <w:rPr>
                <w:rFonts w:ascii="Consolas" w:hAnsi="Consolas" w:cs="Consolas"/>
                <w:color w:val="0000FF"/>
                <w:sz w:val="19"/>
                <w:szCs w:val="19"/>
              </w:rPr>
            </w:rPrChange>
          </w:rPr>
          <w:t>&gt;</w:t>
        </w:r>
      </w:ins>
    </w:p>
    <w:p w14:paraId="4F2CA31F" w14:textId="77777777" w:rsidR="00CA1CA9" w:rsidRPr="00CA1CA9" w:rsidRDefault="00CA1CA9" w:rsidP="00CA1CA9">
      <w:pPr>
        <w:autoSpaceDE w:val="0"/>
        <w:autoSpaceDN w:val="0"/>
        <w:adjustRightInd w:val="0"/>
        <w:spacing w:after="0" w:line="240" w:lineRule="auto"/>
        <w:rPr>
          <w:ins w:id="17941" w:author="Airat Shigapov" w:date="2021-10-29T16:42:00Z"/>
          <w:rFonts w:ascii="Times New Roman" w:hAnsi="Times New Roman" w:cs="Times New Roman"/>
          <w:sz w:val="20"/>
          <w:szCs w:val="20"/>
          <w:lang w:val="en-US"/>
          <w:rPrChange w:id="17942" w:author="Airat Shigapov" w:date="2021-10-29T16:43:00Z">
            <w:rPr>
              <w:ins w:id="17943" w:author="Airat Shigapov" w:date="2021-10-29T16:42:00Z"/>
              <w:rFonts w:ascii="Consolas" w:hAnsi="Consolas" w:cs="Consolas"/>
              <w:color w:val="000000"/>
              <w:sz w:val="19"/>
              <w:szCs w:val="19"/>
            </w:rPr>
          </w:rPrChange>
        </w:rPr>
      </w:pPr>
      <w:ins w:id="17944" w:author="Airat Shigapov" w:date="2021-10-29T16:42:00Z">
        <w:r w:rsidRPr="00CA1CA9">
          <w:rPr>
            <w:rFonts w:ascii="Times New Roman" w:hAnsi="Times New Roman" w:cs="Times New Roman"/>
            <w:sz w:val="20"/>
            <w:szCs w:val="20"/>
            <w:lang w:val="en-US"/>
            <w:rPrChange w:id="17945" w:author="Airat Shigapov" w:date="2021-10-29T16:43:00Z">
              <w:rPr>
                <w:rFonts w:ascii="Consolas" w:hAnsi="Consolas" w:cs="Consolas"/>
                <w:color w:val="000000"/>
                <w:sz w:val="19"/>
                <w:szCs w:val="19"/>
              </w:rPr>
            </w:rPrChange>
          </w:rPr>
          <w:t xml:space="preserve">                    </w:t>
        </w:r>
        <w:r w:rsidRPr="00CA1CA9">
          <w:rPr>
            <w:rFonts w:ascii="Times New Roman" w:hAnsi="Times New Roman" w:cs="Times New Roman"/>
            <w:sz w:val="20"/>
            <w:szCs w:val="20"/>
            <w:lang w:val="en-US"/>
            <w:rPrChange w:id="17946" w:author="Airat Shigapov" w:date="2021-10-29T16:43:00Z">
              <w:rPr>
                <w:rFonts w:ascii="Consolas" w:hAnsi="Consolas" w:cs="Consolas"/>
                <w:color w:val="0000FF"/>
                <w:sz w:val="19"/>
                <w:szCs w:val="19"/>
              </w:rPr>
            </w:rPrChange>
          </w:rPr>
          <w:t>&lt;</w:t>
        </w:r>
        <w:proofErr w:type="spellStart"/>
        <w:r w:rsidRPr="00CA1CA9">
          <w:rPr>
            <w:rFonts w:ascii="Times New Roman" w:hAnsi="Times New Roman" w:cs="Times New Roman"/>
            <w:sz w:val="20"/>
            <w:szCs w:val="20"/>
            <w:lang w:val="en-US"/>
            <w:rPrChange w:id="17947" w:author="Airat Shigapov" w:date="2021-10-29T16:43:00Z">
              <w:rPr>
                <w:rFonts w:ascii="Consolas" w:hAnsi="Consolas" w:cs="Consolas"/>
                <w:color w:val="A31515"/>
                <w:sz w:val="19"/>
                <w:szCs w:val="19"/>
              </w:rPr>
            </w:rPrChange>
          </w:rPr>
          <w:t>DataTemplate</w:t>
        </w:r>
        <w:proofErr w:type="spellEnd"/>
        <w:r w:rsidRPr="00CA1CA9">
          <w:rPr>
            <w:rFonts w:ascii="Times New Roman" w:hAnsi="Times New Roman" w:cs="Times New Roman"/>
            <w:sz w:val="20"/>
            <w:szCs w:val="20"/>
            <w:lang w:val="en-US"/>
            <w:rPrChange w:id="17948" w:author="Airat Shigapov" w:date="2021-10-29T16:43:00Z">
              <w:rPr>
                <w:rFonts w:ascii="Consolas" w:hAnsi="Consolas" w:cs="Consolas"/>
                <w:color w:val="0000FF"/>
                <w:sz w:val="19"/>
                <w:szCs w:val="19"/>
              </w:rPr>
            </w:rPrChange>
          </w:rPr>
          <w:t>&gt;</w:t>
        </w:r>
      </w:ins>
    </w:p>
    <w:p w14:paraId="7E7AB739" w14:textId="77777777" w:rsidR="00CA1CA9" w:rsidRPr="00CA1CA9" w:rsidRDefault="00CA1CA9" w:rsidP="00CA1CA9">
      <w:pPr>
        <w:autoSpaceDE w:val="0"/>
        <w:autoSpaceDN w:val="0"/>
        <w:adjustRightInd w:val="0"/>
        <w:spacing w:after="0" w:line="240" w:lineRule="auto"/>
        <w:rPr>
          <w:ins w:id="17949" w:author="Airat Shigapov" w:date="2021-10-29T16:42:00Z"/>
          <w:rFonts w:ascii="Times New Roman" w:hAnsi="Times New Roman" w:cs="Times New Roman"/>
          <w:sz w:val="20"/>
          <w:szCs w:val="20"/>
          <w:lang w:val="en-US"/>
          <w:rPrChange w:id="17950" w:author="Airat Shigapov" w:date="2021-10-29T16:43:00Z">
            <w:rPr>
              <w:ins w:id="17951" w:author="Airat Shigapov" w:date="2021-10-29T16:42:00Z"/>
              <w:rFonts w:ascii="Consolas" w:hAnsi="Consolas" w:cs="Consolas"/>
              <w:color w:val="000000"/>
              <w:sz w:val="19"/>
              <w:szCs w:val="19"/>
            </w:rPr>
          </w:rPrChange>
        </w:rPr>
      </w:pPr>
      <w:ins w:id="17952" w:author="Airat Shigapov" w:date="2021-10-29T16:42:00Z">
        <w:r w:rsidRPr="00CA1CA9">
          <w:rPr>
            <w:rFonts w:ascii="Times New Roman" w:hAnsi="Times New Roman" w:cs="Times New Roman"/>
            <w:sz w:val="20"/>
            <w:szCs w:val="20"/>
            <w:lang w:val="en-US"/>
            <w:rPrChange w:id="17953" w:author="Airat Shigapov" w:date="2021-10-29T16:43:00Z">
              <w:rPr>
                <w:rFonts w:ascii="Consolas" w:hAnsi="Consolas" w:cs="Consolas"/>
                <w:color w:val="000000"/>
                <w:sz w:val="19"/>
                <w:szCs w:val="19"/>
              </w:rPr>
            </w:rPrChange>
          </w:rPr>
          <w:t xml:space="preserve">                        </w:t>
        </w:r>
        <w:r w:rsidRPr="00CA1CA9">
          <w:rPr>
            <w:rFonts w:ascii="Times New Roman" w:hAnsi="Times New Roman" w:cs="Times New Roman"/>
            <w:sz w:val="20"/>
            <w:szCs w:val="20"/>
            <w:lang w:val="en-US"/>
            <w:rPrChange w:id="17954" w:author="Airat Shigapov" w:date="2021-10-29T16:43:00Z">
              <w:rPr>
                <w:rFonts w:ascii="Consolas" w:hAnsi="Consolas" w:cs="Consolas"/>
                <w:color w:val="0000FF"/>
                <w:sz w:val="19"/>
                <w:szCs w:val="19"/>
              </w:rPr>
            </w:rPrChange>
          </w:rPr>
          <w:t>&lt;</w:t>
        </w:r>
        <w:proofErr w:type="gramStart"/>
        <w:r w:rsidRPr="00CA1CA9">
          <w:rPr>
            <w:rFonts w:ascii="Times New Roman" w:hAnsi="Times New Roman" w:cs="Times New Roman"/>
            <w:sz w:val="20"/>
            <w:szCs w:val="20"/>
            <w:lang w:val="en-US"/>
            <w:rPrChange w:id="17955" w:author="Airat Shigapov" w:date="2021-10-29T16:43:00Z">
              <w:rPr>
                <w:rFonts w:ascii="Consolas" w:hAnsi="Consolas" w:cs="Consolas"/>
                <w:color w:val="A31515"/>
                <w:sz w:val="19"/>
                <w:szCs w:val="19"/>
              </w:rPr>
            </w:rPrChange>
          </w:rPr>
          <w:t>Grid</w:t>
        </w:r>
        <w:r w:rsidRPr="00CA1CA9">
          <w:rPr>
            <w:rFonts w:ascii="Times New Roman" w:hAnsi="Times New Roman" w:cs="Times New Roman"/>
            <w:sz w:val="20"/>
            <w:szCs w:val="20"/>
            <w:lang w:val="en-US"/>
            <w:rPrChange w:id="17956" w:author="Airat Shigapov" w:date="2021-10-29T16:43:00Z">
              <w:rPr>
                <w:rFonts w:ascii="Consolas" w:hAnsi="Consolas" w:cs="Consolas"/>
                <w:color w:val="000000"/>
                <w:sz w:val="19"/>
                <w:szCs w:val="19"/>
              </w:rPr>
            </w:rPrChange>
          </w:rPr>
          <w:t xml:space="preserve"> </w:t>
        </w:r>
        <w:r w:rsidRPr="00CA1CA9">
          <w:rPr>
            <w:rFonts w:ascii="Times New Roman" w:hAnsi="Times New Roman" w:cs="Times New Roman"/>
            <w:sz w:val="20"/>
            <w:szCs w:val="20"/>
            <w:lang w:val="en-US"/>
            <w:rPrChange w:id="17957" w:author="Airat Shigapov" w:date="2021-10-29T16:43:00Z">
              <w:rPr>
                <w:rFonts w:ascii="Consolas" w:hAnsi="Consolas" w:cs="Consolas"/>
                <w:color w:val="FF0000"/>
                <w:sz w:val="19"/>
                <w:szCs w:val="19"/>
              </w:rPr>
            </w:rPrChange>
          </w:rPr>
          <w:t xml:space="preserve"> </w:t>
        </w:r>
        <w:proofErr w:type="spellStart"/>
        <w:r w:rsidRPr="00CA1CA9">
          <w:rPr>
            <w:rFonts w:ascii="Times New Roman" w:hAnsi="Times New Roman" w:cs="Times New Roman"/>
            <w:sz w:val="20"/>
            <w:szCs w:val="20"/>
            <w:lang w:val="en-US"/>
            <w:rPrChange w:id="17958" w:author="Airat Shigapov" w:date="2021-10-29T16:43:00Z">
              <w:rPr>
                <w:rFonts w:ascii="Consolas" w:hAnsi="Consolas" w:cs="Consolas"/>
                <w:color w:val="FF0000"/>
                <w:sz w:val="19"/>
                <w:szCs w:val="19"/>
              </w:rPr>
            </w:rPrChange>
          </w:rPr>
          <w:t>HorizontalAlignment</w:t>
        </w:r>
        <w:proofErr w:type="spellEnd"/>
        <w:proofErr w:type="gramEnd"/>
        <w:r w:rsidRPr="00CA1CA9">
          <w:rPr>
            <w:rFonts w:ascii="Times New Roman" w:hAnsi="Times New Roman" w:cs="Times New Roman"/>
            <w:sz w:val="20"/>
            <w:szCs w:val="20"/>
            <w:lang w:val="en-US"/>
            <w:rPrChange w:id="17959" w:author="Airat Shigapov" w:date="2021-10-29T16:43:00Z">
              <w:rPr>
                <w:rFonts w:ascii="Consolas" w:hAnsi="Consolas" w:cs="Consolas"/>
                <w:color w:val="0000FF"/>
                <w:sz w:val="19"/>
                <w:szCs w:val="19"/>
              </w:rPr>
            </w:rPrChange>
          </w:rPr>
          <w:t>="Stretch"</w:t>
        </w:r>
        <w:r w:rsidRPr="00CA1CA9">
          <w:rPr>
            <w:rFonts w:ascii="Times New Roman" w:hAnsi="Times New Roman" w:cs="Times New Roman"/>
            <w:sz w:val="20"/>
            <w:szCs w:val="20"/>
            <w:lang w:val="en-US"/>
            <w:rPrChange w:id="17960" w:author="Airat Shigapov" w:date="2021-10-29T16:43:00Z">
              <w:rPr>
                <w:rFonts w:ascii="Consolas" w:hAnsi="Consolas" w:cs="Consolas"/>
                <w:color w:val="000000"/>
                <w:sz w:val="19"/>
                <w:szCs w:val="19"/>
              </w:rPr>
            </w:rPrChange>
          </w:rPr>
          <w:t xml:space="preserve">  </w:t>
        </w:r>
      </w:ins>
    </w:p>
    <w:p w14:paraId="44D3F32D" w14:textId="77777777" w:rsidR="00CA1CA9" w:rsidRPr="00CA1CA9" w:rsidRDefault="00CA1CA9" w:rsidP="00CA1CA9">
      <w:pPr>
        <w:autoSpaceDE w:val="0"/>
        <w:autoSpaceDN w:val="0"/>
        <w:adjustRightInd w:val="0"/>
        <w:spacing w:after="0" w:line="240" w:lineRule="auto"/>
        <w:rPr>
          <w:ins w:id="17961" w:author="Airat Shigapov" w:date="2021-10-29T16:42:00Z"/>
          <w:rFonts w:ascii="Times New Roman" w:hAnsi="Times New Roman" w:cs="Times New Roman"/>
          <w:sz w:val="20"/>
          <w:szCs w:val="20"/>
          <w:lang w:val="en-US"/>
          <w:rPrChange w:id="17962" w:author="Airat Shigapov" w:date="2021-10-29T16:43:00Z">
            <w:rPr>
              <w:ins w:id="17963" w:author="Airat Shigapov" w:date="2021-10-29T16:42:00Z"/>
              <w:rFonts w:ascii="Consolas" w:hAnsi="Consolas" w:cs="Consolas"/>
              <w:color w:val="000000"/>
              <w:sz w:val="19"/>
              <w:szCs w:val="19"/>
            </w:rPr>
          </w:rPrChange>
        </w:rPr>
      </w:pPr>
      <w:ins w:id="17964" w:author="Airat Shigapov" w:date="2021-10-29T16:42:00Z">
        <w:r w:rsidRPr="00CA1CA9">
          <w:rPr>
            <w:rFonts w:ascii="Times New Roman" w:hAnsi="Times New Roman" w:cs="Times New Roman"/>
            <w:sz w:val="20"/>
            <w:szCs w:val="20"/>
            <w:lang w:val="en-US"/>
            <w:rPrChange w:id="17965" w:author="Airat Shigapov" w:date="2021-10-29T16:43:00Z">
              <w:rPr>
                <w:rFonts w:ascii="Consolas" w:hAnsi="Consolas" w:cs="Consolas"/>
                <w:color w:val="000000"/>
                <w:sz w:val="19"/>
                <w:szCs w:val="19"/>
              </w:rPr>
            </w:rPrChange>
          </w:rPr>
          <w:t xml:space="preserve">                                  </w:t>
        </w:r>
        <w:r w:rsidRPr="00CA1CA9">
          <w:rPr>
            <w:rFonts w:ascii="Times New Roman" w:hAnsi="Times New Roman" w:cs="Times New Roman"/>
            <w:sz w:val="20"/>
            <w:szCs w:val="20"/>
            <w:lang w:val="en-US"/>
            <w:rPrChange w:id="17966" w:author="Airat Shigapov" w:date="2021-10-29T16:43:00Z">
              <w:rPr>
                <w:rFonts w:ascii="Consolas" w:hAnsi="Consolas" w:cs="Consolas"/>
                <w:color w:val="FF0000"/>
                <w:sz w:val="19"/>
                <w:szCs w:val="19"/>
              </w:rPr>
            </w:rPrChange>
          </w:rPr>
          <w:t xml:space="preserve"> Background</w:t>
        </w:r>
        <w:r w:rsidRPr="00CA1CA9">
          <w:rPr>
            <w:rFonts w:ascii="Times New Roman" w:hAnsi="Times New Roman" w:cs="Times New Roman"/>
            <w:sz w:val="20"/>
            <w:szCs w:val="20"/>
            <w:lang w:val="en-US"/>
            <w:rPrChange w:id="17967" w:author="Airat Shigapov" w:date="2021-10-29T16:43:00Z">
              <w:rPr>
                <w:rFonts w:ascii="Consolas" w:hAnsi="Consolas" w:cs="Consolas"/>
                <w:color w:val="0000FF"/>
                <w:sz w:val="19"/>
                <w:szCs w:val="19"/>
              </w:rPr>
            </w:rPrChange>
          </w:rPr>
          <w:t>="#F5F5F5"</w:t>
        </w:r>
        <w:r w:rsidRPr="00CA1CA9">
          <w:rPr>
            <w:rFonts w:ascii="Times New Roman" w:hAnsi="Times New Roman" w:cs="Times New Roman"/>
            <w:sz w:val="20"/>
            <w:szCs w:val="20"/>
            <w:lang w:val="en-US"/>
            <w:rPrChange w:id="17968" w:author="Airat Shigapov" w:date="2021-10-29T16:43:00Z">
              <w:rPr>
                <w:rFonts w:ascii="Consolas" w:hAnsi="Consolas" w:cs="Consolas"/>
                <w:color w:val="000000"/>
                <w:sz w:val="19"/>
                <w:szCs w:val="19"/>
              </w:rPr>
            </w:rPrChange>
          </w:rPr>
          <w:t xml:space="preserve"> </w:t>
        </w:r>
      </w:ins>
    </w:p>
    <w:p w14:paraId="1224EDBA" w14:textId="77777777" w:rsidR="00CA1CA9" w:rsidRPr="00CA1CA9" w:rsidRDefault="00CA1CA9" w:rsidP="00CA1CA9">
      <w:pPr>
        <w:autoSpaceDE w:val="0"/>
        <w:autoSpaceDN w:val="0"/>
        <w:adjustRightInd w:val="0"/>
        <w:spacing w:after="0" w:line="240" w:lineRule="auto"/>
        <w:rPr>
          <w:ins w:id="17969" w:author="Airat Shigapov" w:date="2021-10-29T16:42:00Z"/>
          <w:rFonts w:ascii="Times New Roman" w:hAnsi="Times New Roman" w:cs="Times New Roman"/>
          <w:sz w:val="20"/>
          <w:szCs w:val="20"/>
          <w:lang w:val="en-US"/>
          <w:rPrChange w:id="17970" w:author="Airat Shigapov" w:date="2021-10-29T16:43:00Z">
            <w:rPr>
              <w:ins w:id="17971" w:author="Airat Shigapov" w:date="2021-10-29T16:42:00Z"/>
              <w:rFonts w:ascii="Consolas" w:hAnsi="Consolas" w:cs="Consolas"/>
              <w:color w:val="000000"/>
              <w:sz w:val="19"/>
              <w:szCs w:val="19"/>
            </w:rPr>
          </w:rPrChange>
        </w:rPr>
      </w:pPr>
      <w:ins w:id="17972" w:author="Airat Shigapov" w:date="2021-10-29T16:42:00Z">
        <w:r w:rsidRPr="00CA1CA9">
          <w:rPr>
            <w:rFonts w:ascii="Times New Roman" w:hAnsi="Times New Roman" w:cs="Times New Roman"/>
            <w:sz w:val="20"/>
            <w:szCs w:val="20"/>
            <w:lang w:val="en-US"/>
            <w:rPrChange w:id="17973" w:author="Airat Shigapov" w:date="2021-10-29T16:43:00Z">
              <w:rPr>
                <w:rFonts w:ascii="Consolas" w:hAnsi="Consolas" w:cs="Consolas"/>
                <w:color w:val="000000"/>
                <w:sz w:val="19"/>
                <w:szCs w:val="19"/>
              </w:rPr>
            </w:rPrChange>
          </w:rPr>
          <w:t xml:space="preserve">                                  </w:t>
        </w:r>
        <w:r w:rsidRPr="00CA1CA9">
          <w:rPr>
            <w:rFonts w:ascii="Times New Roman" w:hAnsi="Times New Roman" w:cs="Times New Roman"/>
            <w:sz w:val="20"/>
            <w:szCs w:val="20"/>
            <w:lang w:val="en-US"/>
            <w:rPrChange w:id="17974" w:author="Airat Shigapov" w:date="2021-10-29T16:43:00Z">
              <w:rPr>
                <w:rFonts w:ascii="Consolas" w:hAnsi="Consolas" w:cs="Consolas"/>
                <w:color w:val="FF0000"/>
                <w:sz w:val="19"/>
                <w:szCs w:val="19"/>
              </w:rPr>
            </w:rPrChange>
          </w:rPr>
          <w:t xml:space="preserve"> Width</w:t>
        </w:r>
        <w:r w:rsidRPr="00CA1CA9">
          <w:rPr>
            <w:rFonts w:ascii="Times New Roman" w:hAnsi="Times New Roman" w:cs="Times New Roman"/>
            <w:sz w:val="20"/>
            <w:szCs w:val="20"/>
            <w:lang w:val="en-US"/>
            <w:rPrChange w:id="17975" w:author="Airat Shigapov" w:date="2021-10-29T16:43:00Z">
              <w:rPr>
                <w:rFonts w:ascii="Consolas" w:hAnsi="Consolas" w:cs="Consolas"/>
                <w:color w:val="0000FF"/>
                <w:sz w:val="19"/>
                <w:szCs w:val="19"/>
              </w:rPr>
            </w:rPrChange>
          </w:rPr>
          <w:t>="258"</w:t>
        </w:r>
        <w:r w:rsidRPr="00CA1CA9">
          <w:rPr>
            <w:rFonts w:ascii="Times New Roman" w:hAnsi="Times New Roman" w:cs="Times New Roman"/>
            <w:sz w:val="20"/>
            <w:szCs w:val="20"/>
            <w:lang w:val="en-US"/>
            <w:rPrChange w:id="17976" w:author="Airat Shigapov" w:date="2021-10-29T16:43:00Z">
              <w:rPr>
                <w:rFonts w:ascii="Consolas" w:hAnsi="Consolas" w:cs="Consolas"/>
                <w:color w:val="000000"/>
                <w:sz w:val="19"/>
                <w:szCs w:val="19"/>
              </w:rPr>
            </w:rPrChange>
          </w:rPr>
          <w:t xml:space="preserve"> </w:t>
        </w:r>
      </w:ins>
    </w:p>
    <w:p w14:paraId="2DC0AD06" w14:textId="77777777" w:rsidR="00CA1CA9" w:rsidRPr="00CA1CA9" w:rsidRDefault="00CA1CA9" w:rsidP="00CA1CA9">
      <w:pPr>
        <w:autoSpaceDE w:val="0"/>
        <w:autoSpaceDN w:val="0"/>
        <w:adjustRightInd w:val="0"/>
        <w:spacing w:after="0" w:line="240" w:lineRule="auto"/>
        <w:rPr>
          <w:ins w:id="17977" w:author="Airat Shigapov" w:date="2021-10-29T16:42:00Z"/>
          <w:rFonts w:ascii="Times New Roman" w:hAnsi="Times New Roman" w:cs="Times New Roman"/>
          <w:sz w:val="20"/>
          <w:szCs w:val="20"/>
          <w:lang w:val="en-US"/>
          <w:rPrChange w:id="17978" w:author="Airat Shigapov" w:date="2021-10-29T16:43:00Z">
            <w:rPr>
              <w:ins w:id="17979" w:author="Airat Shigapov" w:date="2021-10-29T16:42:00Z"/>
              <w:rFonts w:ascii="Consolas" w:hAnsi="Consolas" w:cs="Consolas"/>
              <w:color w:val="000000"/>
              <w:sz w:val="19"/>
              <w:szCs w:val="19"/>
            </w:rPr>
          </w:rPrChange>
        </w:rPr>
      </w:pPr>
      <w:ins w:id="17980" w:author="Airat Shigapov" w:date="2021-10-29T16:42:00Z">
        <w:r w:rsidRPr="00CA1CA9">
          <w:rPr>
            <w:rFonts w:ascii="Times New Roman" w:hAnsi="Times New Roman" w:cs="Times New Roman"/>
            <w:sz w:val="20"/>
            <w:szCs w:val="20"/>
            <w:lang w:val="en-US"/>
            <w:rPrChange w:id="17981" w:author="Airat Shigapov" w:date="2021-10-29T16:43:00Z">
              <w:rPr>
                <w:rFonts w:ascii="Consolas" w:hAnsi="Consolas" w:cs="Consolas"/>
                <w:color w:val="000000"/>
                <w:sz w:val="19"/>
                <w:szCs w:val="19"/>
              </w:rPr>
            </w:rPrChange>
          </w:rPr>
          <w:t xml:space="preserve">                                  </w:t>
        </w:r>
        <w:r w:rsidRPr="00CA1CA9">
          <w:rPr>
            <w:rFonts w:ascii="Times New Roman" w:hAnsi="Times New Roman" w:cs="Times New Roman"/>
            <w:sz w:val="20"/>
            <w:szCs w:val="20"/>
            <w:lang w:val="en-US"/>
            <w:rPrChange w:id="17982" w:author="Airat Shigapov" w:date="2021-10-29T16:43:00Z">
              <w:rPr>
                <w:rFonts w:ascii="Consolas" w:hAnsi="Consolas" w:cs="Consolas"/>
                <w:color w:val="FF0000"/>
                <w:sz w:val="19"/>
                <w:szCs w:val="19"/>
              </w:rPr>
            </w:rPrChange>
          </w:rPr>
          <w:t xml:space="preserve"> </w:t>
        </w:r>
        <w:proofErr w:type="spellStart"/>
        <w:r w:rsidRPr="00CA1CA9">
          <w:rPr>
            <w:rFonts w:ascii="Times New Roman" w:hAnsi="Times New Roman" w:cs="Times New Roman"/>
            <w:sz w:val="20"/>
            <w:szCs w:val="20"/>
            <w:lang w:val="en-US"/>
            <w:rPrChange w:id="17983" w:author="Airat Shigapov" w:date="2021-10-29T16:43:00Z">
              <w:rPr>
                <w:rFonts w:ascii="Consolas" w:hAnsi="Consolas" w:cs="Consolas"/>
                <w:color w:val="FF0000"/>
                <w:sz w:val="19"/>
                <w:szCs w:val="19"/>
              </w:rPr>
            </w:rPrChange>
          </w:rPr>
          <w:t>MinHeight</w:t>
        </w:r>
        <w:proofErr w:type="spellEnd"/>
        <w:r w:rsidRPr="00CA1CA9">
          <w:rPr>
            <w:rFonts w:ascii="Times New Roman" w:hAnsi="Times New Roman" w:cs="Times New Roman"/>
            <w:sz w:val="20"/>
            <w:szCs w:val="20"/>
            <w:lang w:val="en-US"/>
            <w:rPrChange w:id="17984" w:author="Airat Shigapov" w:date="2021-10-29T16:43:00Z">
              <w:rPr>
                <w:rFonts w:ascii="Consolas" w:hAnsi="Consolas" w:cs="Consolas"/>
                <w:color w:val="0000FF"/>
                <w:sz w:val="19"/>
                <w:szCs w:val="19"/>
              </w:rPr>
            </w:rPrChange>
          </w:rPr>
          <w:t>="35"</w:t>
        </w:r>
        <w:r w:rsidRPr="00CA1CA9">
          <w:rPr>
            <w:rFonts w:ascii="Times New Roman" w:hAnsi="Times New Roman" w:cs="Times New Roman"/>
            <w:sz w:val="20"/>
            <w:szCs w:val="20"/>
            <w:lang w:val="en-US"/>
            <w:rPrChange w:id="17985" w:author="Airat Shigapov" w:date="2021-10-29T16:43:00Z">
              <w:rPr>
                <w:rFonts w:ascii="Consolas" w:hAnsi="Consolas" w:cs="Consolas"/>
                <w:color w:val="000000"/>
                <w:sz w:val="19"/>
                <w:szCs w:val="19"/>
              </w:rPr>
            </w:rPrChange>
          </w:rPr>
          <w:t xml:space="preserve"> </w:t>
        </w:r>
      </w:ins>
    </w:p>
    <w:p w14:paraId="53BA7859" w14:textId="77777777" w:rsidR="00CA1CA9" w:rsidRPr="00CA1CA9" w:rsidRDefault="00CA1CA9" w:rsidP="00CA1CA9">
      <w:pPr>
        <w:autoSpaceDE w:val="0"/>
        <w:autoSpaceDN w:val="0"/>
        <w:adjustRightInd w:val="0"/>
        <w:spacing w:after="0" w:line="240" w:lineRule="auto"/>
        <w:rPr>
          <w:ins w:id="17986" w:author="Airat Shigapov" w:date="2021-10-29T16:42:00Z"/>
          <w:rFonts w:ascii="Times New Roman" w:hAnsi="Times New Roman" w:cs="Times New Roman"/>
          <w:sz w:val="20"/>
          <w:szCs w:val="20"/>
          <w:lang w:val="en-US"/>
          <w:rPrChange w:id="17987" w:author="Airat Shigapov" w:date="2021-10-29T16:43:00Z">
            <w:rPr>
              <w:ins w:id="17988" w:author="Airat Shigapov" w:date="2021-10-29T16:42:00Z"/>
              <w:rFonts w:ascii="Consolas" w:hAnsi="Consolas" w:cs="Consolas"/>
              <w:color w:val="000000"/>
              <w:sz w:val="19"/>
              <w:szCs w:val="19"/>
            </w:rPr>
          </w:rPrChange>
        </w:rPr>
      </w:pPr>
      <w:ins w:id="17989" w:author="Airat Shigapov" w:date="2021-10-29T16:42:00Z">
        <w:r w:rsidRPr="00CA1CA9">
          <w:rPr>
            <w:rFonts w:ascii="Times New Roman" w:hAnsi="Times New Roman" w:cs="Times New Roman"/>
            <w:sz w:val="20"/>
            <w:szCs w:val="20"/>
            <w:lang w:val="en-US"/>
            <w:rPrChange w:id="17990" w:author="Airat Shigapov" w:date="2021-10-29T16:43:00Z">
              <w:rPr>
                <w:rFonts w:ascii="Consolas" w:hAnsi="Consolas" w:cs="Consolas"/>
                <w:color w:val="000000"/>
                <w:sz w:val="19"/>
                <w:szCs w:val="19"/>
              </w:rPr>
            </w:rPrChange>
          </w:rPr>
          <w:t xml:space="preserve">                                  </w:t>
        </w:r>
        <w:r w:rsidRPr="00CA1CA9">
          <w:rPr>
            <w:rFonts w:ascii="Times New Roman" w:hAnsi="Times New Roman" w:cs="Times New Roman"/>
            <w:sz w:val="20"/>
            <w:szCs w:val="20"/>
            <w:lang w:val="en-US"/>
            <w:rPrChange w:id="17991" w:author="Airat Shigapov" w:date="2021-10-29T16:43:00Z">
              <w:rPr>
                <w:rFonts w:ascii="Consolas" w:hAnsi="Consolas" w:cs="Consolas"/>
                <w:color w:val="FF0000"/>
                <w:sz w:val="19"/>
                <w:szCs w:val="19"/>
              </w:rPr>
            </w:rPrChange>
          </w:rPr>
          <w:t xml:space="preserve"> Margin</w:t>
        </w:r>
        <w:r w:rsidRPr="00CA1CA9">
          <w:rPr>
            <w:rFonts w:ascii="Times New Roman" w:hAnsi="Times New Roman" w:cs="Times New Roman"/>
            <w:sz w:val="20"/>
            <w:szCs w:val="20"/>
            <w:lang w:val="en-US"/>
            <w:rPrChange w:id="17992" w:author="Airat Shigapov" w:date="2021-10-29T16:43:00Z">
              <w:rPr>
                <w:rFonts w:ascii="Consolas" w:hAnsi="Consolas" w:cs="Consolas"/>
                <w:color w:val="0000FF"/>
                <w:sz w:val="19"/>
                <w:szCs w:val="19"/>
              </w:rPr>
            </w:rPrChange>
          </w:rPr>
          <w:t>="-</w:t>
        </w:r>
        <w:proofErr w:type="gramStart"/>
        <w:r w:rsidRPr="00CA1CA9">
          <w:rPr>
            <w:rFonts w:ascii="Times New Roman" w:hAnsi="Times New Roman" w:cs="Times New Roman"/>
            <w:sz w:val="20"/>
            <w:szCs w:val="20"/>
            <w:lang w:val="en-US"/>
            <w:rPrChange w:id="17993" w:author="Airat Shigapov" w:date="2021-10-29T16:43:00Z">
              <w:rPr>
                <w:rFonts w:ascii="Consolas" w:hAnsi="Consolas" w:cs="Consolas"/>
                <w:color w:val="0000FF"/>
                <w:sz w:val="19"/>
                <w:szCs w:val="19"/>
              </w:rPr>
            </w:rPrChange>
          </w:rPr>
          <w:t>9,-</w:t>
        </w:r>
        <w:proofErr w:type="gramEnd"/>
        <w:r w:rsidRPr="00CA1CA9">
          <w:rPr>
            <w:rFonts w:ascii="Times New Roman" w:hAnsi="Times New Roman" w:cs="Times New Roman"/>
            <w:sz w:val="20"/>
            <w:szCs w:val="20"/>
            <w:lang w:val="en-US"/>
            <w:rPrChange w:id="17994" w:author="Airat Shigapov" w:date="2021-10-29T16:43:00Z">
              <w:rPr>
                <w:rFonts w:ascii="Consolas" w:hAnsi="Consolas" w:cs="Consolas"/>
                <w:color w:val="0000FF"/>
                <w:sz w:val="19"/>
                <w:szCs w:val="19"/>
              </w:rPr>
            </w:rPrChange>
          </w:rPr>
          <w:t>9,-10,-8" &gt;</w:t>
        </w:r>
      </w:ins>
    </w:p>
    <w:p w14:paraId="33A7DEE0" w14:textId="77777777" w:rsidR="00CA1CA9" w:rsidRPr="00CA1CA9" w:rsidRDefault="00CA1CA9" w:rsidP="00CA1CA9">
      <w:pPr>
        <w:autoSpaceDE w:val="0"/>
        <w:autoSpaceDN w:val="0"/>
        <w:adjustRightInd w:val="0"/>
        <w:spacing w:after="0" w:line="240" w:lineRule="auto"/>
        <w:rPr>
          <w:ins w:id="17995" w:author="Airat Shigapov" w:date="2021-10-29T16:42:00Z"/>
          <w:rFonts w:ascii="Times New Roman" w:hAnsi="Times New Roman" w:cs="Times New Roman"/>
          <w:sz w:val="20"/>
          <w:szCs w:val="20"/>
          <w:lang w:val="en-US"/>
          <w:rPrChange w:id="17996" w:author="Airat Shigapov" w:date="2021-10-29T16:43:00Z">
            <w:rPr>
              <w:ins w:id="17997" w:author="Airat Shigapov" w:date="2021-10-29T16:42:00Z"/>
              <w:rFonts w:ascii="Consolas" w:hAnsi="Consolas" w:cs="Consolas"/>
              <w:color w:val="000000"/>
              <w:sz w:val="19"/>
              <w:szCs w:val="19"/>
            </w:rPr>
          </w:rPrChange>
        </w:rPr>
      </w:pPr>
      <w:ins w:id="17998" w:author="Airat Shigapov" w:date="2021-10-29T16:42:00Z">
        <w:r w:rsidRPr="00CA1CA9">
          <w:rPr>
            <w:rFonts w:ascii="Times New Roman" w:hAnsi="Times New Roman" w:cs="Times New Roman"/>
            <w:sz w:val="20"/>
            <w:szCs w:val="20"/>
            <w:lang w:val="en-US"/>
            <w:rPrChange w:id="17999" w:author="Airat Shigapov" w:date="2021-10-29T16:43:00Z">
              <w:rPr>
                <w:rFonts w:ascii="Consolas" w:hAnsi="Consolas" w:cs="Consolas"/>
                <w:color w:val="000000"/>
                <w:sz w:val="19"/>
                <w:szCs w:val="19"/>
              </w:rPr>
            </w:rPrChange>
          </w:rPr>
          <w:t xml:space="preserve">                            </w:t>
        </w:r>
        <w:r w:rsidRPr="00CA1CA9">
          <w:rPr>
            <w:rFonts w:ascii="Times New Roman" w:hAnsi="Times New Roman" w:cs="Times New Roman"/>
            <w:sz w:val="20"/>
            <w:szCs w:val="20"/>
            <w:lang w:val="en-US"/>
            <w:rPrChange w:id="18000" w:author="Airat Shigapov" w:date="2021-10-29T16:43:00Z">
              <w:rPr>
                <w:rFonts w:ascii="Consolas" w:hAnsi="Consolas" w:cs="Consolas"/>
                <w:color w:val="0000FF"/>
                <w:sz w:val="19"/>
                <w:szCs w:val="19"/>
              </w:rPr>
            </w:rPrChange>
          </w:rPr>
          <w:t>&lt;</w:t>
        </w:r>
        <w:r w:rsidRPr="00CA1CA9">
          <w:rPr>
            <w:rFonts w:ascii="Times New Roman" w:hAnsi="Times New Roman" w:cs="Times New Roman"/>
            <w:sz w:val="20"/>
            <w:szCs w:val="20"/>
            <w:lang w:val="en-US"/>
            <w:rPrChange w:id="18001" w:author="Airat Shigapov" w:date="2021-10-29T16:43:00Z">
              <w:rPr>
                <w:rFonts w:ascii="Consolas" w:hAnsi="Consolas" w:cs="Consolas"/>
                <w:color w:val="A31515"/>
                <w:sz w:val="19"/>
                <w:szCs w:val="19"/>
              </w:rPr>
            </w:rPrChange>
          </w:rPr>
          <w:t>Expander</w:t>
        </w:r>
        <w:r w:rsidRPr="00CA1CA9">
          <w:rPr>
            <w:rFonts w:ascii="Times New Roman" w:hAnsi="Times New Roman" w:cs="Times New Roman"/>
            <w:sz w:val="20"/>
            <w:szCs w:val="20"/>
            <w:lang w:val="en-US"/>
            <w:rPrChange w:id="18002" w:author="Airat Shigapov" w:date="2021-10-29T16:43:00Z">
              <w:rPr>
                <w:rFonts w:ascii="Consolas" w:hAnsi="Consolas" w:cs="Consolas"/>
                <w:color w:val="FF0000"/>
                <w:sz w:val="19"/>
                <w:szCs w:val="19"/>
              </w:rPr>
            </w:rPrChange>
          </w:rPr>
          <w:t xml:space="preserve"> Padding</w:t>
        </w:r>
        <w:r w:rsidRPr="00CA1CA9">
          <w:rPr>
            <w:rFonts w:ascii="Times New Roman" w:hAnsi="Times New Roman" w:cs="Times New Roman"/>
            <w:sz w:val="20"/>
            <w:szCs w:val="20"/>
            <w:lang w:val="en-US"/>
            <w:rPrChange w:id="18003" w:author="Airat Shigapov" w:date="2021-10-29T16:43:00Z">
              <w:rPr>
                <w:rFonts w:ascii="Consolas" w:hAnsi="Consolas" w:cs="Consolas"/>
                <w:color w:val="0000FF"/>
                <w:sz w:val="19"/>
                <w:szCs w:val="19"/>
              </w:rPr>
            </w:rPrChange>
          </w:rPr>
          <w:t>="0"</w:t>
        </w:r>
      </w:ins>
    </w:p>
    <w:p w14:paraId="4A1E0A78" w14:textId="77777777" w:rsidR="00CA1CA9" w:rsidRPr="00CA1CA9" w:rsidRDefault="00CA1CA9" w:rsidP="00CA1CA9">
      <w:pPr>
        <w:autoSpaceDE w:val="0"/>
        <w:autoSpaceDN w:val="0"/>
        <w:adjustRightInd w:val="0"/>
        <w:spacing w:after="0" w:line="240" w:lineRule="auto"/>
        <w:rPr>
          <w:ins w:id="18004" w:author="Airat Shigapov" w:date="2021-10-29T16:42:00Z"/>
          <w:rFonts w:ascii="Times New Roman" w:hAnsi="Times New Roman" w:cs="Times New Roman"/>
          <w:sz w:val="20"/>
          <w:szCs w:val="20"/>
          <w:lang w:val="en-US"/>
          <w:rPrChange w:id="18005" w:author="Airat Shigapov" w:date="2021-10-29T16:43:00Z">
            <w:rPr>
              <w:ins w:id="18006" w:author="Airat Shigapov" w:date="2021-10-29T16:42:00Z"/>
              <w:rFonts w:ascii="Consolas" w:hAnsi="Consolas" w:cs="Consolas"/>
              <w:color w:val="000000"/>
              <w:sz w:val="19"/>
              <w:szCs w:val="19"/>
            </w:rPr>
          </w:rPrChange>
        </w:rPr>
      </w:pPr>
      <w:ins w:id="18007" w:author="Airat Shigapov" w:date="2021-10-29T16:42:00Z">
        <w:r w:rsidRPr="00CA1CA9">
          <w:rPr>
            <w:rFonts w:ascii="Times New Roman" w:hAnsi="Times New Roman" w:cs="Times New Roman"/>
            <w:sz w:val="20"/>
            <w:szCs w:val="20"/>
            <w:lang w:val="en-US"/>
            <w:rPrChange w:id="18008" w:author="Airat Shigapov" w:date="2021-10-29T16:43:00Z">
              <w:rPr>
                <w:rFonts w:ascii="Consolas" w:hAnsi="Consolas" w:cs="Consolas"/>
                <w:color w:val="000000"/>
                <w:sz w:val="19"/>
                <w:szCs w:val="19"/>
              </w:rPr>
            </w:rPrChange>
          </w:rPr>
          <w:t xml:space="preserve">                                         </w:t>
        </w:r>
        <w:r w:rsidRPr="00CA1CA9">
          <w:rPr>
            <w:rFonts w:ascii="Times New Roman" w:hAnsi="Times New Roman" w:cs="Times New Roman"/>
            <w:sz w:val="20"/>
            <w:szCs w:val="20"/>
            <w:lang w:val="en-US"/>
            <w:rPrChange w:id="18009" w:author="Airat Shigapov" w:date="2021-10-29T16:43:00Z">
              <w:rPr>
                <w:rFonts w:ascii="Consolas" w:hAnsi="Consolas" w:cs="Consolas"/>
                <w:color w:val="FF0000"/>
                <w:sz w:val="19"/>
                <w:szCs w:val="19"/>
              </w:rPr>
            </w:rPrChange>
          </w:rPr>
          <w:t xml:space="preserve"> Header</w:t>
        </w:r>
        <w:r w:rsidRPr="00CA1CA9">
          <w:rPr>
            <w:rFonts w:ascii="Times New Roman" w:hAnsi="Times New Roman" w:cs="Times New Roman"/>
            <w:sz w:val="20"/>
            <w:szCs w:val="20"/>
            <w:lang w:val="en-US"/>
            <w:rPrChange w:id="18010" w:author="Airat Shigapov" w:date="2021-10-29T16:43:00Z">
              <w:rPr>
                <w:rFonts w:ascii="Consolas" w:hAnsi="Consolas" w:cs="Consolas"/>
                <w:color w:val="0000FF"/>
                <w:sz w:val="19"/>
                <w:szCs w:val="19"/>
              </w:rPr>
            </w:rPrChange>
          </w:rPr>
          <w:t>="{</w:t>
        </w:r>
        <w:r w:rsidRPr="00CA1CA9">
          <w:rPr>
            <w:rFonts w:ascii="Times New Roman" w:hAnsi="Times New Roman" w:cs="Times New Roman"/>
            <w:sz w:val="20"/>
            <w:szCs w:val="20"/>
            <w:lang w:val="en-US"/>
            <w:rPrChange w:id="18011" w:author="Airat Shigapov" w:date="2021-10-29T16:43:00Z">
              <w:rPr>
                <w:rFonts w:ascii="Consolas" w:hAnsi="Consolas" w:cs="Consolas"/>
                <w:color w:val="A31515"/>
                <w:sz w:val="19"/>
                <w:szCs w:val="19"/>
              </w:rPr>
            </w:rPrChange>
          </w:rPr>
          <w:t>Binding</w:t>
        </w:r>
        <w:r w:rsidRPr="00CA1CA9">
          <w:rPr>
            <w:rFonts w:ascii="Times New Roman" w:hAnsi="Times New Roman" w:cs="Times New Roman"/>
            <w:sz w:val="20"/>
            <w:szCs w:val="20"/>
            <w:lang w:val="en-US"/>
            <w:rPrChange w:id="18012" w:author="Airat Shigapov" w:date="2021-10-29T16:43:00Z">
              <w:rPr>
                <w:rFonts w:ascii="Consolas" w:hAnsi="Consolas" w:cs="Consolas"/>
                <w:color w:val="FF0000"/>
                <w:sz w:val="19"/>
                <w:szCs w:val="19"/>
              </w:rPr>
            </w:rPrChange>
          </w:rPr>
          <w:t xml:space="preserve"> Name</w:t>
        </w:r>
        <w:r w:rsidRPr="00CA1CA9">
          <w:rPr>
            <w:rFonts w:ascii="Times New Roman" w:hAnsi="Times New Roman" w:cs="Times New Roman"/>
            <w:sz w:val="20"/>
            <w:szCs w:val="20"/>
            <w:lang w:val="en-US"/>
            <w:rPrChange w:id="18013" w:author="Airat Shigapov" w:date="2021-10-29T16:43:00Z">
              <w:rPr>
                <w:rFonts w:ascii="Consolas" w:hAnsi="Consolas" w:cs="Consolas"/>
                <w:color w:val="0000FF"/>
                <w:sz w:val="19"/>
                <w:szCs w:val="19"/>
              </w:rPr>
            </w:rPrChange>
          </w:rPr>
          <w:t>}"</w:t>
        </w:r>
      </w:ins>
    </w:p>
    <w:p w14:paraId="7D84884A" w14:textId="77777777" w:rsidR="00CA1CA9" w:rsidRPr="00CA1CA9" w:rsidRDefault="00CA1CA9" w:rsidP="00CA1CA9">
      <w:pPr>
        <w:autoSpaceDE w:val="0"/>
        <w:autoSpaceDN w:val="0"/>
        <w:adjustRightInd w:val="0"/>
        <w:spacing w:after="0" w:line="240" w:lineRule="auto"/>
        <w:rPr>
          <w:ins w:id="18014" w:author="Airat Shigapov" w:date="2021-10-29T16:42:00Z"/>
          <w:rFonts w:ascii="Times New Roman" w:hAnsi="Times New Roman" w:cs="Times New Roman"/>
          <w:sz w:val="20"/>
          <w:szCs w:val="20"/>
          <w:lang w:val="en-US"/>
          <w:rPrChange w:id="18015" w:author="Airat Shigapov" w:date="2021-10-29T16:43:00Z">
            <w:rPr>
              <w:ins w:id="18016" w:author="Airat Shigapov" w:date="2021-10-29T16:42:00Z"/>
              <w:rFonts w:ascii="Consolas" w:hAnsi="Consolas" w:cs="Consolas"/>
              <w:color w:val="000000"/>
              <w:sz w:val="19"/>
              <w:szCs w:val="19"/>
            </w:rPr>
          </w:rPrChange>
        </w:rPr>
      </w:pPr>
      <w:ins w:id="18017" w:author="Airat Shigapov" w:date="2021-10-29T16:42:00Z">
        <w:r w:rsidRPr="00CA1CA9">
          <w:rPr>
            <w:rFonts w:ascii="Times New Roman" w:hAnsi="Times New Roman" w:cs="Times New Roman"/>
            <w:sz w:val="20"/>
            <w:szCs w:val="20"/>
            <w:lang w:val="en-US"/>
            <w:rPrChange w:id="18018" w:author="Airat Shigapov" w:date="2021-10-29T16:43:00Z">
              <w:rPr>
                <w:rFonts w:ascii="Consolas" w:hAnsi="Consolas" w:cs="Consolas"/>
                <w:color w:val="000000"/>
                <w:sz w:val="19"/>
                <w:szCs w:val="19"/>
              </w:rPr>
            </w:rPrChange>
          </w:rPr>
          <w:t xml:space="preserve">                                         </w:t>
        </w:r>
        <w:r w:rsidRPr="00CA1CA9">
          <w:rPr>
            <w:rFonts w:ascii="Times New Roman" w:hAnsi="Times New Roman" w:cs="Times New Roman"/>
            <w:sz w:val="20"/>
            <w:szCs w:val="20"/>
            <w:lang w:val="en-US"/>
            <w:rPrChange w:id="18019" w:author="Airat Shigapov" w:date="2021-10-29T16:43:00Z">
              <w:rPr>
                <w:rFonts w:ascii="Consolas" w:hAnsi="Consolas" w:cs="Consolas"/>
                <w:color w:val="FF0000"/>
                <w:sz w:val="19"/>
                <w:szCs w:val="19"/>
              </w:rPr>
            </w:rPrChange>
          </w:rPr>
          <w:t xml:space="preserve"> </w:t>
        </w:r>
        <w:proofErr w:type="spellStart"/>
        <w:r w:rsidRPr="00CA1CA9">
          <w:rPr>
            <w:rFonts w:ascii="Times New Roman" w:hAnsi="Times New Roman" w:cs="Times New Roman"/>
            <w:sz w:val="20"/>
            <w:szCs w:val="20"/>
            <w:lang w:val="en-US"/>
            <w:rPrChange w:id="18020" w:author="Airat Shigapov" w:date="2021-10-29T16:43:00Z">
              <w:rPr>
                <w:rFonts w:ascii="Consolas" w:hAnsi="Consolas" w:cs="Consolas"/>
                <w:color w:val="FF0000"/>
                <w:sz w:val="19"/>
                <w:szCs w:val="19"/>
              </w:rPr>
            </w:rPrChange>
          </w:rPr>
          <w:t>BorderBrush</w:t>
        </w:r>
        <w:proofErr w:type="spellEnd"/>
        <w:r w:rsidRPr="00CA1CA9">
          <w:rPr>
            <w:rFonts w:ascii="Times New Roman" w:hAnsi="Times New Roman" w:cs="Times New Roman"/>
            <w:sz w:val="20"/>
            <w:szCs w:val="20"/>
            <w:lang w:val="en-US"/>
            <w:rPrChange w:id="18021" w:author="Airat Shigapov" w:date="2021-10-29T16:43:00Z">
              <w:rPr>
                <w:rFonts w:ascii="Consolas" w:hAnsi="Consolas" w:cs="Consolas"/>
                <w:color w:val="0000FF"/>
                <w:sz w:val="19"/>
                <w:szCs w:val="19"/>
              </w:rPr>
            </w:rPrChange>
          </w:rPr>
          <w:t>="Gray"</w:t>
        </w:r>
      </w:ins>
    </w:p>
    <w:p w14:paraId="606D71E5" w14:textId="77777777" w:rsidR="00CA1CA9" w:rsidRPr="00CA1CA9" w:rsidRDefault="00CA1CA9" w:rsidP="00CA1CA9">
      <w:pPr>
        <w:autoSpaceDE w:val="0"/>
        <w:autoSpaceDN w:val="0"/>
        <w:adjustRightInd w:val="0"/>
        <w:spacing w:after="0" w:line="240" w:lineRule="auto"/>
        <w:rPr>
          <w:ins w:id="18022" w:author="Airat Shigapov" w:date="2021-10-29T16:42:00Z"/>
          <w:rFonts w:ascii="Times New Roman" w:hAnsi="Times New Roman" w:cs="Times New Roman"/>
          <w:sz w:val="20"/>
          <w:szCs w:val="20"/>
          <w:lang w:val="en-US"/>
          <w:rPrChange w:id="18023" w:author="Airat Shigapov" w:date="2021-10-29T16:43:00Z">
            <w:rPr>
              <w:ins w:id="18024" w:author="Airat Shigapov" w:date="2021-10-29T16:42:00Z"/>
              <w:rFonts w:ascii="Consolas" w:hAnsi="Consolas" w:cs="Consolas"/>
              <w:color w:val="000000"/>
              <w:sz w:val="19"/>
              <w:szCs w:val="19"/>
            </w:rPr>
          </w:rPrChange>
        </w:rPr>
      </w:pPr>
      <w:ins w:id="18025" w:author="Airat Shigapov" w:date="2021-10-29T16:42:00Z">
        <w:r w:rsidRPr="00CA1CA9">
          <w:rPr>
            <w:rFonts w:ascii="Times New Roman" w:hAnsi="Times New Roman" w:cs="Times New Roman"/>
            <w:sz w:val="20"/>
            <w:szCs w:val="20"/>
            <w:lang w:val="en-US"/>
            <w:rPrChange w:id="18026" w:author="Airat Shigapov" w:date="2021-10-29T16:43:00Z">
              <w:rPr>
                <w:rFonts w:ascii="Consolas" w:hAnsi="Consolas" w:cs="Consolas"/>
                <w:color w:val="000000"/>
                <w:sz w:val="19"/>
                <w:szCs w:val="19"/>
              </w:rPr>
            </w:rPrChange>
          </w:rPr>
          <w:t xml:space="preserve">                                         </w:t>
        </w:r>
        <w:r w:rsidRPr="00CA1CA9">
          <w:rPr>
            <w:rFonts w:ascii="Times New Roman" w:hAnsi="Times New Roman" w:cs="Times New Roman"/>
            <w:sz w:val="20"/>
            <w:szCs w:val="20"/>
            <w:lang w:val="en-US"/>
            <w:rPrChange w:id="18027" w:author="Airat Shigapov" w:date="2021-10-29T16:43:00Z">
              <w:rPr>
                <w:rFonts w:ascii="Consolas" w:hAnsi="Consolas" w:cs="Consolas"/>
                <w:color w:val="FF0000"/>
                <w:sz w:val="19"/>
                <w:szCs w:val="19"/>
              </w:rPr>
            </w:rPrChange>
          </w:rPr>
          <w:t xml:space="preserve"> Expanded</w:t>
        </w:r>
        <w:r w:rsidRPr="00CA1CA9">
          <w:rPr>
            <w:rFonts w:ascii="Times New Roman" w:hAnsi="Times New Roman" w:cs="Times New Roman"/>
            <w:sz w:val="20"/>
            <w:szCs w:val="20"/>
            <w:lang w:val="en-US"/>
            <w:rPrChange w:id="18028" w:author="Airat Shigapov" w:date="2021-10-29T16:43:00Z">
              <w:rPr>
                <w:rFonts w:ascii="Consolas" w:hAnsi="Consolas" w:cs="Consolas"/>
                <w:color w:val="0000FF"/>
                <w:sz w:val="19"/>
                <w:szCs w:val="19"/>
              </w:rPr>
            </w:rPrChange>
          </w:rPr>
          <w:t>="</w:t>
        </w:r>
        <w:proofErr w:type="spellStart"/>
        <w:r w:rsidRPr="00CA1CA9">
          <w:rPr>
            <w:rFonts w:ascii="Times New Roman" w:hAnsi="Times New Roman" w:cs="Times New Roman"/>
            <w:sz w:val="20"/>
            <w:szCs w:val="20"/>
            <w:lang w:val="en-US"/>
            <w:rPrChange w:id="18029" w:author="Airat Shigapov" w:date="2021-10-29T16:43:00Z">
              <w:rPr>
                <w:rFonts w:ascii="Consolas" w:hAnsi="Consolas" w:cs="Consolas"/>
                <w:color w:val="0000FF"/>
                <w:sz w:val="19"/>
                <w:szCs w:val="19"/>
              </w:rPr>
            </w:rPrChange>
          </w:rPr>
          <w:t>Expander_Expanded</w:t>
        </w:r>
        <w:proofErr w:type="spellEnd"/>
        <w:r w:rsidRPr="00CA1CA9">
          <w:rPr>
            <w:rFonts w:ascii="Times New Roman" w:hAnsi="Times New Roman" w:cs="Times New Roman"/>
            <w:sz w:val="20"/>
            <w:szCs w:val="20"/>
            <w:lang w:val="en-US"/>
            <w:rPrChange w:id="18030" w:author="Airat Shigapov" w:date="2021-10-29T16:43:00Z">
              <w:rPr>
                <w:rFonts w:ascii="Consolas" w:hAnsi="Consolas" w:cs="Consolas"/>
                <w:color w:val="0000FF"/>
                <w:sz w:val="19"/>
                <w:szCs w:val="19"/>
              </w:rPr>
            </w:rPrChange>
          </w:rPr>
          <w:t>"</w:t>
        </w:r>
      </w:ins>
    </w:p>
    <w:p w14:paraId="61B75780" w14:textId="77777777" w:rsidR="00CA1CA9" w:rsidRPr="00CA1CA9" w:rsidRDefault="00CA1CA9" w:rsidP="00CA1CA9">
      <w:pPr>
        <w:autoSpaceDE w:val="0"/>
        <w:autoSpaceDN w:val="0"/>
        <w:adjustRightInd w:val="0"/>
        <w:spacing w:after="0" w:line="240" w:lineRule="auto"/>
        <w:rPr>
          <w:ins w:id="18031" w:author="Airat Shigapov" w:date="2021-10-29T16:42:00Z"/>
          <w:rFonts w:ascii="Times New Roman" w:hAnsi="Times New Roman" w:cs="Times New Roman"/>
          <w:sz w:val="20"/>
          <w:szCs w:val="20"/>
          <w:lang w:val="en-US"/>
          <w:rPrChange w:id="18032" w:author="Airat Shigapov" w:date="2021-10-29T16:43:00Z">
            <w:rPr>
              <w:ins w:id="18033" w:author="Airat Shigapov" w:date="2021-10-29T16:42:00Z"/>
              <w:rFonts w:ascii="Consolas" w:hAnsi="Consolas" w:cs="Consolas"/>
              <w:color w:val="000000"/>
              <w:sz w:val="19"/>
              <w:szCs w:val="19"/>
            </w:rPr>
          </w:rPrChange>
        </w:rPr>
      </w:pPr>
      <w:ins w:id="18034" w:author="Airat Shigapov" w:date="2021-10-29T16:42:00Z">
        <w:r w:rsidRPr="00CA1CA9">
          <w:rPr>
            <w:rFonts w:ascii="Times New Roman" w:hAnsi="Times New Roman" w:cs="Times New Roman"/>
            <w:sz w:val="20"/>
            <w:szCs w:val="20"/>
            <w:lang w:val="en-US"/>
            <w:rPrChange w:id="18035" w:author="Airat Shigapov" w:date="2021-10-29T16:43:00Z">
              <w:rPr>
                <w:rFonts w:ascii="Consolas" w:hAnsi="Consolas" w:cs="Consolas"/>
                <w:color w:val="000000"/>
                <w:sz w:val="19"/>
                <w:szCs w:val="19"/>
              </w:rPr>
            </w:rPrChange>
          </w:rPr>
          <w:t xml:space="preserve">                                         </w:t>
        </w:r>
        <w:r w:rsidRPr="00CA1CA9">
          <w:rPr>
            <w:rFonts w:ascii="Times New Roman" w:hAnsi="Times New Roman" w:cs="Times New Roman"/>
            <w:sz w:val="20"/>
            <w:szCs w:val="20"/>
            <w:lang w:val="en-US"/>
            <w:rPrChange w:id="18036" w:author="Airat Shigapov" w:date="2021-10-29T16:43:00Z">
              <w:rPr>
                <w:rFonts w:ascii="Consolas" w:hAnsi="Consolas" w:cs="Consolas"/>
                <w:color w:val="FF0000"/>
                <w:sz w:val="19"/>
                <w:szCs w:val="19"/>
              </w:rPr>
            </w:rPrChange>
          </w:rPr>
          <w:t xml:space="preserve"> </w:t>
        </w:r>
        <w:proofErr w:type="spellStart"/>
        <w:r w:rsidRPr="00CA1CA9">
          <w:rPr>
            <w:rFonts w:ascii="Times New Roman" w:hAnsi="Times New Roman" w:cs="Times New Roman"/>
            <w:sz w:val="20"/>
            <w:szCs w:val="20"/>
            <w:lang w:val="en-US"/>
            <w:rPrChange w:id="18037" w:author="Airat Shigapov" w:date="2021-10-29T16:43:00Z">
              <w:rPr>
                <w:rFonts w:ascii="Consolas" w:hAnsi="Consolas" w:cs="Consolas"/>
                <w:color w:val="FF0000"/>
                <w:sz w:val="19"/>
                <w:szCs w:val="19"/>
              </w:rPr>
            </w:rPrChange>
          </w:rPr>
          <w:t>BorderThickness</w:t>
        </w:r>
        <w:proofErr w:type="spellEnd"/>
        <w:r w:rsidRPr="00CA1CA9">
          <w:rPr>
            <w:rFonts w:ascii="Times New Roman" w:hAnsi="Times New Roman" w:cs="Times New Roman"/>
            <w:sz w:val="20"/>
            <w:szCs w:val="20"/>
            <w:lang w:val="en-US"/>
            <w:rPrChange w:id="18038" w:author="Airat Shigapov" w:date="2021-10-29T16:43:00Z">
              <w:rPr>
                <w:rFonts w:ascii="Consolas" w:hAnsi="Consolas" w:cs="Consolas"/>
                <w:color w:val="0000FF"/>
                <w:sz w:val="19"/>
                <w:szCs w:val="19"/>
              </w:rPr>
            </w:rPrChange>
          </w:rPr>
          <w:t>="0.5"</w:t>
        </w:r>
        <w:r w:rsidRPr="00CA1CA9">
          <w:rPr>
            <w:rFonts w:ascii="Times New Roman" w:hAnsi="Times New Roman" w:cs="Times New Roman"/>
            <w:sz w:val="20"/>
            <w:szCs w:val="20"/>
            <w:lang w:val="en-US"/>
            <w:rPrChange w:id="18039" w:author="Airat Shigapov" w:date="2021-10-29T16:43:00Z">
              <w:rPr>
                <w:rFonts w:ascii="Consolas" w:hAnsi="Consolas" w:cs="Consolas"/>
                <w:color w:val="000000"/>
                <w:sz w:val="19"/>
                <w:szCs w:val="19"/>
              </w:rPr>
            </w:rPrChange>
          </w:rPr>
          <w:t xml:space="preserve"> </w:t>
        </w:r>
      </w:ins>
    </w:p>
    <w:p w14:paraId="51A4A643" w14:textId="77777777" w:rsidR="00CA1CA9" w:rsidRPr="00CA1CA9" w:rsidRDefault="00CA1CA9" w:rsidP="00CA1CA9">
      <w:pPr>
        <w:autoSpaceDE w:val="0"/>
        <w:autoSpaceDN w:val="0"/>
        <w:adjustRightInd w:val="0"/>
        <w:spacing w:after="0" w:line="240" w:lineRule="auto"/>
        <w:rPr>
          <w:ins w:id="18040" w:author="Airat Shigapov" w:date="2021-10-29T16:42:00Z"/>
          <w:rFonts w:ascii="Times New Roman" w:hAnsi="Times New Roman" w:cs="Times New Roman"/>
          <w:sz w:val="20"/>
          <w:szCs w:val="20"/>
          <w:lang w:val="en-US"/>
          <w:rPrChange w:id="18041" w:author="Airat Shigapov" w:date="2021-10-29T16:43:00Z">
            <w:rPr>
              <w:ins w:id="18042" w:author="Airat Shigapov" w:date="2021-10-29T16:42:00Z"/>
              <w:rFonts w:ascii="Consolas" w:hAnsi="Consolas" w:cs="Consolas"/>
              <w:color w:val="000000"/>
              <w:sz w:val="19"/>
              <w:szCs w:val="19"/>
            </w:rPr>
          </w:rPrChange>
        </w:rPr>
      </w:pPr>
      <w:ins w:id="18043" w:author="Airat Shigapov" w:date="2021-10-29T16:42:00Z">
        <w:r w:rsidRPr="00CA1CA9">
          <w:rPr>
            <w:rFonts w:ascii="Times New Roman" w:hAnsi="Times New Roman" w:cs="Times New Roman"/>
            <w:sz w:val="20"/>
            <w:szCs w:val="20"/>
            <w:lang w:val="en-US"/>
            <w:rPrChange w:id="18044" w:author="Airat Shigapov" w:date="2021-10-29T16:43:00Z">
              <w:rPr>
                <w:rFonts w:ascii="Consolas" w:hAnsi="Consolas" w:cs="Consolas"/>
                <w:color w:val="000000"/>
                <w:sz w:val="19"/>
                <w:szCs w:val="19"/>
              </w:rPr>
            </w:rPrChange>
          </w:rPr>
          <w:t xml:space="preserve">                                      </w:t>
        </w:r>
      </w:ins>
    </w:p>
    <w:p w14:paraId="348B2D3C" w14:textId="77777777" w:rsidR="00CA1CA9" w:rsidRPr="00CA1CA9" w:rsidRDefault="00CA1CA9" w:rsidP="00CA1CA9">
      <w:pPr>
        <w:autoSpaceDE w:val="0"/>
        <w:autoSpaceDN w:val="0"/>
        <w:adjustRightInd w:val="0"/>
        <w:spacing w:after="0" w:line="240" w:lineRule="auto"/>
        <w:rPr>
          <w:ins w:id="18045" w:author="Airat Shigapov" w:date="2021-10-29T16:42:00Z"/>
          <w:rFonts w:ascii="Times New Roman" w:hAnsi="Times New Roman" w:cs="Times New Roman"/>
          <w:sz w:val="20"/>
          <w:szCs w:val="20"/>
          <w:lang w:val="en-US"/>
          <w:rPrChange w:id="18046" w:author="Airat Shigapov" w:date="2021-10-29T16:43:00Z">
            <w:rPr>
              <w:ins w:id="18047" w:author="Airat Shigapov" w:date="2021-10-29T16:42:00Z"/>
              <w:rFonts w:ascii="Consolas" w:hAnsi="Consolas" w:cs="Consolas"/>
              <w:color w:val="000000"/>
              <w:sz w:val="19"/>
              <w:szCs w:val="19"/>
            </w:rPr>
          </w:rPrChange>
        </w:rPr>
      </w:pPr>
      <w:ins w:id="18048" w:author="Airat Shigapov" w:date="2021-10-29T16:42:00Z">
        <w:r w:rsidRPr="00CA1CA9">
          <w:rPr>
            <w:rFonts w:ascii="Times New Roman" w:hAnsi="Times New Roman" w:cs="Times New Roman"/>
            <w:sz w:val="20"/>
            <w:szCs w:val="20"/>
            <w:lang w:val="en-US"/>
            <w:rPrChange w:id="18049" w:author="Airat Shigapov" w:date="2021-10-29T16:43:00Z">
              <w:rPr>
                <w:rFonts w:ascii="Consolas" w:hAnsi="Consolas" w:cs="Consolas"/>
                <w:color w:val="000000"/>
                <w:sz w:val="19"/>
                <w:szCs w:val="19"/>
              </w:rPr>
            </w:rPrChange>
          </w:rPr>
          <w:t xml:space="preserve">                                         </w:t>
        </w:r>
        <w:r w:rsidRPr="00CA1CA9">
          <w:rPr>
            <w:rFonts w:ascii="Times New Roman" w:hAnsi="Times New Roman" w:cs="Times New Roman"/>
            <w:sz w:val="20"/>
            <w:szCs w:val="20"/>
            <w:lang w:val="en-US"/>
            <w:rPrChange w:id="18050" w:author="Airat Shigapov" w:date="2021-10-29T16:43:00Z">
              <w:rPr>
                <w:rFonts w:ascii="Consolas" w:hAnsi="Consolas" w:cs="Consolas"/>
                <w:color w:val="FF0000"/>
                <w:sz w:val="19"/>
                <w:szCs w:val="19"/>
              </w:rPr>
            </w:rPrChange>
          </w:rPr>
          <w:t xml:space="preserve"> Background</w:t>
        </w:r>
        <w:r w:rsidRPr="00CA1CA9">
          <w:rPr>
            <w:rFonts w:ascii="Times New Roman" w:hAnsi="Times New Roman" w:cs="Times New Roman"/>
            <w:sz w:val="20"/>
            <w:szCs w:val="20"/>
            <w:lang w:val="en-US"/>
            <w:rPrChange w:id="18051" w:author="Airat Shigapov" w:date="2021-10-29T16:43:00Z">
              <w:rPr>
                <w:rFonts w:ascii="Consolas" w:hAnsi="Consolas" w:cs="Consolas"/>
                <w:color w:val="0000FF"/>
                <w:sz w:val="19"/>
                <w:szCs w:val="19"/>
              </w:rPr>
            </w:rPrChange>
          </w:rPr>
          <w:t>="#F5F5F5"</w:t>
        </w:r>
        <w:r w:rsidRPr="00CA1CA9">
          <w:rPr>
            <w:rFonts w:ascii="Times New Roman" w:hAnsi="Times New Roman" w:cs="Times New Roman"/>
            <w:sz w:val="20"/>
            <w:szCs w:val="20"/>
            <w:lang w:val="en-US"/>
            <w:rPrChange w:id="18052" w:author="Airat Shigapov" w:date="2021-10-29T16:43:00Z">
              <w:rPr>
                <w:rFonts w:ascii="Consolas" w:hAnsi="Consolas" w:cs="Consolas"/>
                <w:color w:val="000000"/>
                <w:sz w:val="19"/>
                <w:szCs w:val="19"/>
              </w:rPr>
            </w:rPrChange>
          </w:rPr>
          <w:t xml:space="preserve"> </w:t>
        </w:r>
      </w:ins>
    </w:p>
    <w:p w14:paraId="5A5328EB" w14:textId="77777777" w:rsidR="00CA1CA9" w:rsidRPr="00CA1CA9" w:rsidRDefault="00CA1CA9" w:rsidP="00CA1CA9">
      <w:pPr>
        <w:autoSpaceDE w:val="0"/>
        <w:autoSpaceDN w:val="0"/>
        <w:adjustRightInd w:val="0"/>
        <w:spacing w:after="0" w:line="240" w:lineRule="auto"/>
        <w:rPr>
          <w:ins w:id="18053" w:author="Airat Shigapov" w:date="2021-10-29T16:42:00Z"/>
          <w:rFonts w:ascii="Times New Roman" w:hAnsi="Times New Roman" w:cs="Times New Roman"/>
          <w:sz w:val="20"/>
          <w:szCs w:val="20"/>
          <w:lang w:val="en-US"/>
          <w:rPrChange w:id="18054" w:author="Airat Shigapov" w:date="2021-10-29T16:43:00Z">
            <w:rPr>
              <w:ins w:id="18055" w:author="Airat Shigapov" w:date="2021-10-29T16:42:00Z"/>
              <w:rFonts w:ascii="Consolas" w:hAnsi="Consolas" w:cs="Consolas"/>
              <w:color w:val="000000"/>
              <w:sz w:val="19"/>
              <w:szCs w:val="19"/>
            </w:rPr>
          </w:rPrChange>
        </w:rPr>
      </w:pPr>
      <w:ins w:id="18056" w:author="Airat Shigapov" w:date="2021-10-29T16:42:00Z">
        <w:r w:rsidRPr="00CA1CA9">
          <w:rPr>
            <w:rFonts w:ascii="Times New Roman" w:hAnsi="Times New Roman" w:cs="Times New Roman"/>
            <w:sz w:val="20"/>
            <w:szCs w:val="20"/>
            <w:lang w:val="en-US"/>
            <w:rPrChange w:id="18057" w:author="Airat Shigapov" w:date="2021-10-29T16:43:00Z">
              <w:rPr>
                <w:rFonts w:ascii="Consolas" w:hAnsi="Consolas" w:cs="Consolas"/>
                <w:color w:val="000000"/>
                <w:sz w:val="19"/>
                <w:szCs w:val="19"/>
              </w:rPr>
            </w:rPrChange>
          </w:rPr>
          <w:t xml:space="preserve">                                         </w:t>
        </w:r>
        <w:r w:rsidRPr="00CA1CA9">
          <w:rPr>
            <w:rFonts w:ascii="Times New Roman" w:hAnsi="Times New Roman" w:cs="Times New Roman"/>
            <w:sz w:val="20"/>
            <w:szCs w:val="20"/>
            <w:lang w:val="en-US"/>
            <w:rPrChange w:id="18058" w:author="Airat Shigapov" w:date="2021-10-29T16:43:00Z">
              <w:rPr>
                <w:rFonts w:ascii="Consolas" w:hAnsi="Consolas" w:cs="Consolas"/>
                <w:color w:val="FF0000"/>
                <w:sz w:val="19"/>
                <w:szCs w:val="19"/>
              </w:rPr>
            </w:rPrChange>
          </w:rPr>
          <w:t xml:space="preserve"> Foreground</w:t>
        </w:r>
        <w:r w:rsidRPr="00CA1CA9">
          <w:rPr>
            <w:rFonts w:ascii="Times New Roman" w:hAnsi="Times New Roman" w:cs="Times New Roman"/>
            <w:sz w:val="20"/>
            <w:szCs w:val="20"/>
            <w:lang w:val="en-US"/>
            <w:rPrChange w:id="18059" w:author="Airat Shigapov" w:date="2021-10-29T16:43:00Z">
              <w:rPr>
                <w:rFonts w:ascii="Consolas" w:hAnsi="Consolas" w:cs="Consolas"/>
                <w:color w:val="0000FF"/>
                <w:sz w:val="19"/>
                <w:szCs w:val="19"/>
              </w:rPr>
            </w:rPrChange>
          </w:rPr>
          <w:t>="#1719FD"</w:t>
        </w:r>
      </w:ins>
    </w:p>
    <w:p w14:paraId="43559C35" w14:textId="77777777" w:rsidR="00CA1CA9" w:rsidRPr="00CA1CA9" w:rsidRDefault="00CA1CA9" w:rsidP="00CA1CA9">
      <w:pPr>
        <w:autoSpaceDE w:val="0"/>
        <w:autoSpaceDN w:val="0"/>
        <w:adjustRightInd w:val="0"/>
        <w:spacing w:after="0" w:line="240" w:lineRule="auto"/>
        <w:rPr>
          <w:ins w:id="18060" w:author="Airat Shigapov" w:date="2021-10-29T16:42:00Z"/>
          <w:rFonts w:ascii="Times New Roman" w:hAnsi="Times New Roman" w:cs="Times New Roman"/>
          <w:sz w:val="20"/>
          <w:szCs w:val="20"/>
          <w:lang w:val="en-US"/>
          <w:rPrChange w:id="18061" w:author="Airat Shigapov" w:date="2021-10-29T16:43:00Z">
            <w:rPr>
              <w:ins w:id="18062" w:author="Airat Shigapov" w:date="2021-10-29T16:42:00Z"/>
              <w:rFonts w:ascii="Consolas" w:hAnsi="Consolas" w:cs="Consolas"/>
              <w:color w:val="000000"/>
              <w:sz w:val="19"/>
              <w:szCs w:val="19"/>
            </w:rPr>
          </w:rPrChange>
        </w:rPr>
      </w:pPr>
      <w:ins w:id="18063" w:author="Airat Shigapov" w:date="2021-10-29T16:42:00Z">
        <w:r w:rsidRPr="00CA1CA9">
          <w:rPr>
            <w:rFonts w:ascii="Times New Roman" w:hAnsi="Times New Roman" w:cs="Times New Roman"/>
            <w:sz w:val="20"/>
            <w:szCs w:val="20"/>
            <w:lang w:val="en-US"/>
            <w:rPrChange w:id="18064" w:author="Airat Shigapov" w:date="2021-10-29T16:43:00Z">
              <w:rPr>
                <w:rFonts w:ascii="Consolas" w:hAnsi="Consolas" w:cs="Consolas"/>
                <w:color w:val="000000"/>
                <w:sz w:val="19"/>
                <w:szCs w:val="19"/>
              </w:rPr>
            </w:rPrChange>
          </w:rPr>
          <w:t xml:space="preserve">                                         </w:t>
        </w:r>
        <w:r w:rsidRPr="00CA1CA9">
          <w:rPr>
            <w:rFonts w:ascii="Times New Roman" w:hAnsi="Times New Roman" w:cs="Times New Roman"/>
            <w:sz w:val="20"/>
            <w:szCs w:val="20"/>
            <w:lang w:val="en-US"/>
            <w:rPrChange w:id="18065" w:author="Airat Shigapov" w:date="2021-10-29T16:43:00Z">
              <w:rPr>
                <w:rFonts w:ascii="Consolas" w:hAnsi="Consolas" w:cs="Consolas"/>
                <w:color w:val="FF0000"/>
                <w:sz w:val="19"/>
                <w:szCs w:val="19"/>
              </w:rPr>
            </w:rPrChange>
          </w:rPr>
          <w:t xml:space="preserve"> </w:t>
        </w:r>
        <w:proofErr w:type="spellStart"/>
        <w:r w:rsidRPr="00CA1CA9">
          <w:rPr>
            <w:rFonts w:ascii="Times New Roman" w:hAnsi="Times New Roman" w:cs="Times New Roman"/>
            <w:sz w:val="20"/>
            <w:szCs w:val="20"/>
            <w:lang w:val="en-US"/>
            <w:rPrChange w:id="18066" w:author="Airat Shigapov" w:date="2021-10-29T16:43:00Z">
              <w:rPr>
                <w:rFonts w:ascii="Consolas" w:hAnsi="Consolas" w:cs="Consolas"/>
                <w:color w:val="FF0000"/>
                <w:sz w:val="19"/>
                <w:szCs w:val="19"/>
              </w:rPr>
            </w:rPrChange>
          </w:rPr>
          <w:t>HorizontalAlignment</w:t>
        </w:r>
        <w:proofErr w:type="spellEnd"/>
        <w:r w:rsidRPr="00CA1CA9">
          <w:rPr>
            <w:rFonts w:ascii="Times New Roman" w:hAnsi="Times New Roman" w:cs="Times New Roman"/>
            <w:sz w:val="20"/>
            <w:szCs w:val="20"/>
            <w:lang w:val="en-US"/>
            <w:rPrChange w:id="18067" w:author="Airat Shigapov" w:date="2021-10-29T16:43:00Z">
              <w:rPr>
                <w:rFonts w:ascii="Consolas" w:hAnsi="Consolas" w:cs="Consolas"/>
                <w:color w:val="0000FF"/>
                <w:sz w:val="19"/>
                <w:szCs w:val="19"/>
              </w:rPr>
            </w:rPrChange>
          </w:rPr>
          <w:t>="Stretch" &gt;</w:t>
        </w:r>
      </w:ins>
    </w:p>
    <w:p w14:paraId="4656791E" w14:textId="77777777" w:rsidR="00CA1CA9" w:rsidRPr="00CA1CA9" w:rsidRDefault="00CA1CA9" w:rsidP="00CA1CA9">
      <w:pPr>
        <w:autoSpaceDE w:val="0"/>
        <w:autoSpaceDN w:val="0"/>
        <w:adjustRightInd w:val="0"/>
        <w:spacing w:after="0" w:line="240" w:lineRule="auto"/>
        <w:rPr>
          <w:ins w:id="18068" w:author="Airat Shigapov" w:date="2021-10-29T16:42:00Z"/>
          <w:rFonts w:ascii="Times New Roman" w:hAnsi="Times New Roman" w:cs="Times New Roman"/>
          <w:sz w:val="20"/>
          <w:szCs w:val="20"/>
          <w:lang w:val="en-US"/>
          <w:rPrChange w:id="18069" w:author="Airat Shigapov" w:date="2021-10-29T16:43:00Z">
            <w:rPr>
              <w:ins w:id="18070" w:author="Airat Shigapov" w:date="2021-10-29T16:42:00Z"/>
              <w:rFonts w:ascii="Consolas" w:hAnsi="Consolas" w:cs="Consolas"/>
              <w:color w:val="000000"/>
              <w:sz w:val="19"/>
              <w:szCs w:val="19"/>
            </w:rPr>
          </w:rPrChange>
        </w:rPr>
      </w:pPr>
      <w:ins w:id="18071" w:author="Airat Shigapov" w:date="2021-10-29T16:42:00Z">
        <w:r w:rsidRPr="00CA1CA9">
          <w:rPr>
            <w:rFonts w:ascii="Times New Roman" w:hAnsi="Times New Roman" w:cs="Times New Roman"/>
            <w:sz w:val="20"/>
            <w:szCs w:val="20"/>
            <w:lang w:val="en-US"/>
            <w:rPrChange w:id="18072" w:author="Airat Shigapov" w:date="2021-10-29T16:43:00Z">
              <w:rPr>
                <w:rFonts w:ascii="Consolas" w:hAnsi="Consolas" w:cs="Consolas"/>
                <w:color w:val="000000"/>
                <w:sz w:val="19"/>
                <w:szCs w:val="19"/>
              </w:rPr>
            </w:rPrChange>
          </w:rPr>
          <w:t xml:space="preserve">                                </w:t>
        </w:r>
        <w:r w:rsidRPr="00CA1CA9">
          <w:rPr>
            <w:rFonts w:ascii="Times New Roman" w:hAnsi="Times New Roman" w:cs="Times New Roman"/>
            <w:sz w:val="20"/>
            <w:szCs w:val="20"/>
            <w:lang w:val="en-US"/>
            <w:rPrChange w:id="18073" w:author="Airat Shigapov" w:date="2021-10-29T16:43:00Z">
              <w:rPr>
                <w:rFonts w:ascii="Consolas" w:hAnsi="Consolas" w:cs="Consolas"/>
                <w:color w:val="0000FF"/>
                <w:sz w:val="19"/>
                <w:szCs w:val="19"/>
              </w:rPr>
            </w:rPrChange>
          </w:rPr>
          <w:t>&lt;</w:t>
        </w:r>
        <w:proofErr w:type="spellStart"/>
        <w:r w:rsidRPr="00CA1CA9">
          <w:rPr>
            <w:rFonts w:ascii="Times New Roman" w:hAnsi="Times New Roman" w:cs="Times New Roman"/>
            <w:sz w:val="20"/>
            <w:szCs w:val="20"/>
            <w:lang w:val="en-US"/>
            <w:rPrChange w:id="18074" w:author="Airat Shigapov" w:date="2021-10-29T16:43:00Z">
              <w:rPr>
                <w:rFonts w:ascii="Consolas" w:hAnsi="Consolas" w:cs="Consolas"/>
                <w:color w:val="A31515"/>
                <w:sz w:val="19"/>
                <w:szCs w:val="19"/>
              </w:rPr>
            </w:rPrChange>
          </w:rPr>
          <w:t>ListBox</w:t>
        </w:r>
        <w:proofErr w:type="spellEnd"/>
        <w:r w:rsidRPr="00CA1CA9">
          <w:rPr>
            <w:rFonts w:ascii="Times New Roman" w:hAnsi="Times New Roman" w:cs="Times New Roman"/>
            <w:sz w:val="20"/>
            <w:szCs w:val="20"/>
            <w:lang w:val="en-US"/>
            <w:rPrChange w:id="18075" w:author="Airat Shigapov" w:date="2021-10-29T16:43:00Z">
              <w:rPr>
                <w:rFonts w:ascii="Consolas" w:hAnsi="Consolas" w:cs="Consolas"/>
                <w:color w:val="FF0000"/>
                <w:sz w:val="19"/>
                <w:szCs w:val="19"/>
              </w:rPr>
            </w:rPrChange>
          </w:rPr>
          <w:t xml:space="preserve"> </w:t>
        </w:r>
        <w:proofErr w:type="spellStart"/>
        <w:r w:rsidRPr="00CA1CA9">
          <w:rPr>
            <w:rFonts w:ascii="Times New Roman" w:hAnsi="Times New Roman" w:cs="Times New Roman"/>
            <w:sz w:val="20"/>
            <w:szCs w:val="20"/>
            <w:lang w:val="en-US"/>
            <w:rPrChange w:id="18076" w:author="Airat Shigapov" w:date="2021-10-29T16:43:00Z">
              <w:rPr>
                <w:rFonts w:ascii="Consolas" w:hAnsi="Consolas" w:cs="Consolas"/>
                <w:color w:val="FF0000"/>
                <w:sz w:val="19"/>
                <w:szCs w:val="19"/>
              </w:rPr>
            </w:rPrChange>
          </w:rPr>
          <w:t>ItemsSource</w:t>
        </w:r>
        <w:proofErr w:type="spellEnd"/>
        <w:r w:rsidRPr="00CA1CA9">
          <w:rPr>
            <w:rFonts w:ascii="Times New Roman" w:hAnsi="Times New Roman" w:cs="Times New Roman"/>
            <w:sz w:val="20"/>
            <w:szCs w:val="20"/>
            <w:lang w:val="en-US"/>
            <w:rPrChange w:id="18077" w:author="Airat Shigapov" w:date="2021-10-29T16:43:00Z">
              <w:rPr>
                <w:rFonts w:ascii="Consolas" w:hAnsi="Consolas" w:cs="Consolas"/>
                <w:color w:val="0000FF"/>
                <w:sz w:val="19"/>
                <w:szCs w:val="19"/>
              </w:rPr>
            </w:rPrChange>
          </w:rPr>
          <w:t>="{</w:t>
        </w:r>
        <w:r w:rsidRPr="00CA1CA9">
          <w:rPr>
            <w:rFonts w:ascii="Times New Roman" w:hAnsi="Times New Roman" w:cs="Times New Roman"/>
            <w:sz w:val="20"/>
            <w:szCs w:val="20"/>
            <w:lang w:val="en-US"/>
            <w:rPrChange w:id="18078" w:author="Airat Shigapov" w:date="2021-10-29T16:43:00Z">
              <w:rPr>
                <w:rFonts w:ascii="Consolas" w:hAnsi="Consolas" w:cs="Consolas"/>
                <w:color w:val="A31515"/>
                <w:sz w:val="19"/>
                <w:szCs w:val="19"/>
              </w:rPr>
            </w:rPrChange>
          </w:rPr>
          <w:t>Binding</w:t>
        </w:r>
        <w:r w:rsidRPr="00CA1CA9">
          <w:rPr>
            <w:rFonts w:ascii="Times New Roman" w:hAnsi="Times New Roman" w:cs="Times New Roman"/>
            <w:sz w:val="20"/>
            <w:szCs w:val="20"/>
            <w:lang w:val="en-US"/>
            <w:rPrChange w:id="18079" w:author="Airat Shigapov" w:date="2021-10-29T16:43:00Z">
              <w:rPr>
                <w:rFonts w:ascii="Consolas" w:hAnsi="Consolas" w:cs="Consolas"/>
                <w:color w:val="FF0000"/>
                <w:sz w:val="19"/>
                <w:szCs w:val="19"/>
              </w:rPr>
            </w:rPrChange>
          </w:rPr>
          <w:t xml:space="preserve"> Subcategories</w:t>
        </w:r>
        <w:r w:rsidRPr="00CA1CA9">
          <w:rPr>
            <w:rFonts w:ascii="Times New Roman" w:hAnsi="Times New Roman" w:cs="Times New Roman"/>
            <w:sz w:val="20"/>
            <w:szCs w:val="20"/>
            <w:lang w:val="en-US"/>
            <w:rPrChange w:id="18080" w:author="Airat Shigapov" w:date="2021-10-29T16:43:00Z">
              <w:rPr>
                <w:rFonts w:ascii="Consolas" w:hAnsi="Consolas" w:cs="Consolas"/>
                <w:color w:val="0000FF"/>
                <w:sz w:val="19"/>
                <w:szCs w:val="19"/>
              </w:rPr>
            </w:rPrChange>
          </w:rPr>
          <w:t>}"&gt;</w:t>
        </w:r>
      </w:ins>
    </w:p>
    <w:p w14:paraId="7E7141E5" w14:textId="77777777" w:rsidR="00CA1CA9" w:rsidRPr="00CA1CA9" w:rsidRDefault="00CA1CA9" w:rsidP="00CA1CA9">
      <w:pPr>
        <w:autoSpaceDE w:val="0"/>
        <w:autoSpaceDN w:val="0"/>
        <w:adjustRightInd w:val="0"/>
        <w:spacing w:after="0" w:line="240" w:lineRule="auto"/>
        <w:rPr>
          <w:ins w:id="18081" w:author="Airat Shigapov" w:date="2021-10-29T16:42:00Z"/>
          <w:rFonts w:ascii="Times New Roman" w:hAnsi="Times New Roman" w:cs="Times New Roman"/>
          <w:sz w:val="20"/>
          <w:szCs w:val="20"/>
          <w:lang w:val="en-US"/>
          <w:rPrChange w:id="18082" w:author="Airat Shigapov" w:date="2021-10-29T16:43:00Z">
            <w:rPr>
              <w:ins w:id="18083" w:author="Airat Shigapov" w:date="2021-10-29T16:42:00Z"/>
              <w:rFonts w:ascii="Consolas" w:hAnsi="Consolas" w:cs="Consolas"/>
              <w:color w:val="000000"/>
              <w:sz w:val="19"/>
              <w:szCs w:val="19"/>
            </w:rPr>
          </w:rPrChange>
        </w:rPr>
      </w:pPr>
      <w:ins w:id="18084" w:author="Airat Shigapov" w:date="2021-10-29T16:42:00Z">
        <w:r w:rsidRPr="00CA1CA9">
          <w:rPr>
            <w:rFonts w:ascii="Times New Roman" w:hAnsi="Times New Roman" w:cs="Times New Roman"/>
            <w:sz w:val="20"/>
            <w:szCs w:val="20"/>
            <w:lang w:val="en-US"/>
            <w:rPrChange w:id="18085" w:author="Airat Shigapov" w:date="2021-10-29T16:43:00Z">
              <w:rPr>
                <w:rFonts w:ascii="Consolas" w:hAnsi="Consolas" w:cs="Consolas"/>
                <w:color w:val="000000"/>
                <w:sz w:val="19"/>
                <w:szCs w:val="19"/>
              </w:rPr>
            </w:rPrChange>
          </w:rPr>
          <w:t xml:space="preserve">                                    </w:t>
        </w:r>
        <w:r w:rsidRPr="00CA1CA9">
          <w:rPr>
            <w:rFonts w:ascii="Times New Roman" w:hAnsi="Times New Roman" w:cs="Times New Roman"/>
            <w:sz w:val="20"/>
            <w:szCs w:val="20"/>
            <w:lang w:val="en-US"/>
            <w:rPrChange w:id="18086" w:author="Airat Shigapov" w:date="2021-10-29T16:43:00Z">
              <w:rPr>
                <w:rFonts w:ascii="Consolas" w:hAnsi="Consolas" w:cs="Consolas"/>
                <w:color w:val="0000FF"/>
                <w:sz w:val="19"/>
                <w:szCs w:val="19"/>
              </w:rPr>
            </w:rPrChange>
          </w:rPr>
          <w:t>&lt;</w:t>
        </w:r>
        <w:proofErr w:type="spellStart"/>
        <w:r w:rsidRPr="00CA1CA9">
          <w:rPr>
            <w:rFonts w:ascii="Times New Roman" w:hAnsi="Times New Roman" w:cs="Times New Roman"/>
            <w:sz w:val="20"/>
            <w:szCs w:val="20"/>
            <w:lang w:val="en-US"/>
            <w:rPrChange w:id="18087" w:author="Airat Shigapov" w:date="2021-10-29T16:43:00Z">
              <w:rPr>
                <w:rFonts w:ascii="Consolas" w:hAnsi="Consolas" w:cs="Consolas"/>
                <w:color w:val="A31515"/>
                <w:sz w:val="19"/>
                <w:szCs w:val="19"/>
              </w:rPr>
            </w:rPrChange>
          </w:rPr>
          <w:t>ListBox.ItemTemplate</w:t>
        </w:r>
        <w:proofErr w:type="spellEnd"/>
        <w:r w:rsidRPr="00CA1CA9">
          <w:rPr>
            <w:rFonts w:ascii="Times New Roman" w:hAnsi="Times New Roman" w:cs="Times New Roman"/>
            <w:sz w:val="20"/>
            <w:szCs w:val="20"/>
            <w:lang w:val="en-US"/>
            <w:rPrChange w:id="18088" w:author="Airat Shigapov" w:date="2021-10-29T16:43:00Z">
              <w:rPr>
                <w:rFonts w:ascii="Consolas" w:hAnsi="Consolas" w:cs="Consolas"/>
                <w:color w:val="0000FF"/>
                <w:sz w:val="19"/>
                <w:szCs w:val="19"/>
              </w:rPr>
            </w:rPrChange>
          </w:rPr>
          <w:t>&gt;</w:t>
        </w:r>
      </w:ins>
    </w:p>
    <w:p w14:paraId="59F9F1C4" w14:textId="77777777" w:rsidR="00CA1CA9" w:rsidRPr="00CA1CA9" w:rsidRDefault="00CA1CA9" w:rsidP="00CA1CA9">
      <w:pPr>
        <w:autoSpaceDE w:val="0"/>
        <w:autoSpaceDN w:val="0"/>
        <w:adjustRightInd w:val="0"/>
        <w:spacing w:after="0" w:line="240" w:lineRule="auto"/>
        <w:rPr>
          <w:ins w:id="18089" w:author="Airat Shigapov" w:date="2021-10-29T16:42:00Z"/>
          <w:rFonts w:ascii="Times New Roman" w:hAnsi="Times New Roman" w:cs="Times New Roman"/>
          <w:sz w:val="20"/>
          <w:szCs w:val="20"/>
          <w:lang w:val="en-US"/>
          <w:rPrChange w:id="18090" w:author="Airat Shigapov" w:date="2021-10-29T16:43:00Z">
            <w:rPr>
              <w:ins w:id="18091" w:author="Airat Shigapov" w:date="2021-10-29T16:42:00Z"/>
              <w:rFonts w:ascii="Consolas" w:hAnsi="Consolas" w:cs="Consolas"/>
              <w:color w:val="000000"/>
              <w:sz w:val="19"/>
              <w:szCs w:val="19"/>
            </w:rPr>
          </w:rPrChange>
        </w:rPr>
      </w:pPr>
      <w:ins w:id="18092" w:author="Airat Shigapov" w:date="2021-10-29T16:42:00Z">
        <w:r w:rsidRPr="00CA1CA9">
          <w:rPr>
            <w:rFonts w:ascii="Times New Roman" w:hAnsi="Times New Roman" w:cs="Times New Roman"/>
            <w:sz w:val="20"/>
            <w:szCs w:val="20"/>
            <w:lang w:val="en-US"/>
            <w:rPrChange w:id="18093" w:author="Airat Shigapov" w:date="2021-10-29T16:43:00Z">
              <w:rPr>
                <w:rFonts w:ascii="Consolas" w:hAnsi="Consolas" w:cs="Consolas"/>
                <w:color w:val="000000"/>
                <w:sz w:val="19"/>
                <w:szCs w:val="19"/>
              </w:rPr>
            </w:rPrChange>
          </w:rPr>
          <w:t xml:space="preserve">                                        </w:t>
        </w:r>
        <w:r w:rsidRPr="00CA1CA9">
          <w:rPr>
            <w:rFonts w:ascii="Times New Roman" w:hAnsi="Times New Roman" w:cs="Times New Roman"/>
            <w:sz w:val="20"/>
            <w:szCs w:val="20"/>
            <w:lang w:val="en-US"/>
            <w:rPrChange w:id="18094" w:author="Airat Shigapov" w:date="2021-10-29T16:43:00Z">
              <w:rPr>
                <w:rFonts w:ascii="Consolas" w:hAnsi="Consolas" w:cs="Consolas"/>
                <w:color w:val="0000FF"/>
                <w:sz w:val="19"/>
                <w:szCs w:val="19"/>
              </w:rPr>
            </w:rPrChange>
          </w:rPr>
          <w:t>&lt;</w:t>
        </w:r>
        <w:proofErr w:type="spellStart"/>
        <w:r w:rsidRPr="00CA1CA9">
          <w:rPr>
            <w:rFonts w:ascii="Times New Roman" w:hAnsi="Times New Roman" w:cs="Times New Roman"/>
            <w:sz w:val="20"/>
            <w:szCs w:val="20"/>
            <w:lang w:val="en-US"/>
            <w:rPrChange w:id="18095" w:author="Airat Shigapov" w:date="2021-10-29T16:43:00Z">
              <w:rPr>
                <w:rFonts w:ascii="Consolas" w:hAnsi="Consolas" w:cs="Consolas"/>
                <w:color w:val="A31515"/>
                <w:sz w:val="19"/>
                <w:szCs w:val="19"/>
              </w:rPr>
            </w:rPrChange>
          </w:rPr>
          <w:t>DataTemplate</w:t>
        </w:r>
        <w:proofErr w:type="spellEnd"/>
        <w:r w:rsidRPr="00CA1CA9">
          <w:rPr>
            <w:rFonts w:ascii="Times New Roman" w:hAnsi="Times New Roman" w:cs="Times New Roman"/>
            <w:sz w:val="20"/>
            <w:szCs w:val="20"/>
            <w:lang w:val="en-US"/>
            <w:rPrChange w:id="18096" w:author="Airat Shigapov" w:date="2021-10-29T16:43:00Z">
              <w:rPr>
                <w:rFonts w:ascii="Consolas" w:hAnsi="Consolas" w:cs="Consolas"/>
                <w:color w:val="0000FF"/>
                <w:sz w:val="19"/>
                <w:szCs w:val="19"/>
              </w:rPr>
            </w:rPrChange>
          </w:rPr>
          <w:t>&gt;</w:t>
        </w:r>
      </w:ins>
    </w:p>
    <w:p w14:paraId="64BCC48B" w14:textId="77777777" w:rsidR="00CA1CA9" w:rsidRPr="00CA1CA9" w:rsidRDefault="00CA1CA9" w:rsidP="00CA1CA9">
      <w:pPr>
        <w:autoSpaceDE w:val="0"/>
        <w:autoSpaceDN w:val="0"/>
        <w:adjustRightInd w:val="0"/>
        <w:spacing w:after="0" w:line="240" w:lineRule="auto"/>
        <w:rPr>
          <w:ins w:id="18097" w:author="Airat Shigapov" w:date="2021-10-29T16:42:00Z"/>
          <w:rFonts w:ascii="Times New Roman" w:hAnsi="Times New Roman" w:cs="Times New Roman"/>
          <w:sz w:val="20"/>
          <w:szCs w:val="20"/>
          <w:lang w:val="en-US"/>
          <w:rPrChange w:id="18098" w:author="Airat Shigapov" w:date="2021-10-29T16:43:00Z">
            <w:rPr>
              <w:ins w:id="18099" w:author="Airat Shigapov" w:date="2021-10-29T16:42:00Z"/>
              <w:rFonts w:ascii="Consolas" w:hAnsi="Consolas" w:cs="Consolas"/>
              <w:color w:val="000000"/>
              <w:sz w:val="19"/>
              <w:szCs w:val="19"/>
            </w:rPr>
          </w:rPrChange>
        </w:rPr>
      </w:pPr>
      <w:ins w:id="18100" w:author="Airat Shigapov" w:date="2021-10-29T16:42:00Z">
        <w:r w:rsidRPr="00CA1CA9">
          <w:rPr>
            <w:rFonts w:ascii="Times New Roman" w:hAnsi="Times New Roman" w:cs="Times New Roman"/>
            <w:sz w:val="20"/>
            <w:szCs w:val="20"/>
            <w:lang w:val="en-US"/>
            <w:rPrChange w:id="18101" w:author="Airat Shigapov" w:date="2021-10-29T16:43:00Z">
              <w:rPr>
                <w:rFonts w:ascii="Consolas" w:hAnsi="Consolas" w:cs="Consolas"/>
                <w:color w:val="000000"/>
                <w:sz w:val="19"/>
                <w:szCs w:val="19"/>
              </w:rPr>
            </w:rPrChange>
          </w:rPr>
          <w:t xml:space="preserve">                                            </w:t>
        </w:r>
        <w:r w:rsidRPr="00CA1CA9">
          <w:rPr>
            <w:rFonts w:ascii="Times New Roman" w:hAnsi="Times New Roman" w:cs="Times New Roman"/>
            <w:sz w:val="20"/>
            <w:szCs w:val="20"/>
            <w:lang w:val="en-US"/>
            <w:rPrChange w:id="18102" w:author="Airat Shigapov" w:date="2021-10-29T16:43:00Z">
              <w:rPr>
                <w:rFonts w:ascii="Consolas" w:hAnsi="Consolas" w:cs="Consolas"/>
                <w:color w:val="0000FF"/>
                <w:sz w:val="19"/>
                <w:szCs w:val="19"/>
              </w:rPr>
            </w:rPrChange>
          </w:rPr>
          <w:t>&lt;</w:t>
        </w:r>
        <w:proofErr w:type="gramStart"/>
        <w:r w:rsidRPr="00CA1CA9">
          <w:rPr>
            <w:rFonts w:ascii="Times New Roman" w:hAnsi="Times New Roman" w:cs="Times New Roman"/>
            <w:sz w:val="20"/>
            <w:szCs w:val="20"/>
            <w:lang w:val="en-US"/>
            <w:rPrChange w:id="18103" w:author="Airat Shigapov" w:date="2021-10-29T16:43:00Z">
              <w:rPr>
                <w:rFonts w:ascii="Consolas" w:hAnsi="Consolas" w:cs="Consolas"/>
                <w:color w:val="A31515"/>
                <w:sz w:val="19"/>
                <w:szCs w:val="19"/>
              </w:rPr>
            </w:rPrChange>
          </w:rPr>
          <w:t>Border</w:t>
        </w:r>
        <w:r w:rsidRPr="00CA1CA9">
          <w:rPr>
            <w:rFonts w:ascii="Times New Roman" w:hAnsi="Times New Roman" w:cs="Times New Roman"/>
            <w:sz w:val="20"/>
            <w:szCs w:val="20"/>
            <w:lang w:val="en-US"/>
            <w:rPrChange w:id="18104" w:author="Airat Shigapov" w:date="2021-10-29T16:43:00Z">
              <w:rPr>
                <w:rFonts w:ascii="Consolas" w:hAnsi="Consolas" w:cs="Consolas"/>
                <w:color w:val="000000"/>
                <w:sz w:val="19"/>
                <w:szCs w:val="19"/>
              </w:rPr>
            </w:rPrChange>
          </w:rPr>
          <w:t xml:space="preserve"> </w:t>
        </w:r>
        <w:r w:rsidRPr="00CA1CA9">
          <w:rPr>
            <w:rFonts w:ascii="Times New Roman" w:hAnsi="Times New Roman" w:cs="Times New Roman"/>
            <w:sz w:val="20"/>
            <w:szCs w:val="20"/>
            <w:lang w:val="en-US"/>
            <w:rPrChange w:id="18105" w:author="Airat Shigapov" w:date="2021-10-29T16:43:00Z">
              <w:rPr>
                <w:rFonts w:ascii="Consolas" w:hAnsi="Consolas" w:cs="Consolas"/>
                <w:color w:val="FF0000"/>
                <w:sz w:val="19"/>
                <w:szCs w:val="19"/>
              </w:rPr>
            </w:rPrChange>
          </w:rPr>
          <w:t xml:space="preserve"> Width</w:t>
        </w:r>
        <w:proofErr w:type="gramEnd"/>
        <w:r w:rsidRPr="00CA1CA9">
          <w:rPr>
            <w:rFonts w:ascii="Times New Roman" w:hAnsi="Times New Roman" w:cs="Times New Roman"/>
            <w:sz w:val="20"/>
            <w:szCs w:val="20"/>
            <w:lang w:val="en-US"/>
            <w:rPrChange w:id="18106" w:author="Airat Shigapov" w:date="2021-10-29T16:43:00Z">
              <w:rPr>
                <w:rFonts w:ascii="Consolas" w:hAnsi="Consolas" w:cs="Consolas"/>
                <w:color w:val="0000FF"/>
                <w:sz w:val="19"/>
                <w:szCs w:val="19"/>
              </w:rPr>
            </w:rPrChange>
          </w:rPr>
          <w:t>="258"</w:t>
        </w:r>
        <w:r w:rsidRPr="00CA1CA9">
          <w:rPr>
            <w:rFonts w:ascii="Times New Roman" w:hAnsi="Times New Roman" w:cs="Times New Roman"/>
            <w:sz w:val="20"/>
            <w:szCs w:val="20"/>
            <w:lang w:val="en-US"/>
            <w:rPrChange w:id="18107" w:author="Airat Shigapov" w:date="2021-10-29T16:43:00Z">
              <w:rPr>
                <w:rFonts w:ascii="Consolas" w:hAnsi="Consolas" w:cs="Consolas"/>
                <w:color w:val="000000"/>
                <w:sz w:val="19"/>
                <w:szCs w:val="19"/>
              </w:rPr>
            </w:rPrChange>
          </w:rPr>
          <w:t xml:space="preserve"> </w:t>
        </w:r>
        <w:r w:rsidRPr="00CA1CA9">
          <w:rPr>
            <w:rFonts w:ascii="Times New Roman" w:hAnsi="Times New Roman" w:cs="Times New Roman"/>
            <w:sz w:val="20"/>
            <w:szCs w:val="20"/>
            <w:lang w:val="en-US"/>
            <w:rPrChange w:id="18108" w:author="Airat Shigapov" w:date="2021-10-29T16:43:00Z">
              <w:rPr>
                <w:rFonts w:ascii="Consolas" w:hAnsi="Consolas" w:cs="Consolas"/>
                <w:color w:val="FF0000"/>
                <w:sz w:val="19"/>
                <w:szCs w:val="19"/>
              </w:rPr>
            </w:rPrChange>
          </w:rPr>
          <w:t xml:space="preserve"> </w:t>
        </w:r>
        <w:proofErr w:type="spellStart"/>
        <w:r w:rsidRPr="00CA1CA9">
          <w:rPr>
            <w:rFonts w:ascii="Times New Roman" w:hAnsi="Times New Roman" w:cs="Times New Roman"/>
            <w:sz w:val="20"/>
            <w:szCs w:val="20"/>
            <w:lang w:val="en-US"/>
            <w:rPrChange w:id="18109" w:author="Airat Shigapov" w:date="2021-10-29T16:43:00Z">
              <w:rPr>
                <w:rFonts w:ascii="Consolas" w:hAnsi="Consolas" w:cs="Consolas"/>
                <w:color w:val="FF0000"/>
                <w:sz w:val="19"/>
                <w:szCs w:val="19"/>
              </w:rPr>
            </w:rPrChange>
          </w:rPr>
          <w:t>MouseLeftButtonUp</w:t>
        </w:r>
        <w:proofErr w:type="spellEnd"/>
        <w:r w:rsidRPr="00CA1CA9">
          <w:rPr>
            <w:rFonts w:ascii="Times New Roman" w:hAnsi="Times New Roman" w:cs="Times New Roman"/>
            <w:sz w:val="20"/>
            <w:szCs w:val="20"/>
            <w:lang w:val="en-US"/>
            <w:rPrChange w:id="18110" w:author="Airat Shigapov" w:date="2021-10-29T16:43:00Z">
              <w:rPr>
                <w:rFonts w:ascii="Consolas" w:hAnsi="Consolas" w:cs="Consolas"/>
                <w:color w:val="0000FF"/>
                <w:sz w:val="19"/>
                <w:szCs w:val="19"/>
              </w:rPr>
            </w:rPrChange>
          </w:rPr>
          <w:t>="</w:t>
        </w:r>
        <w:proofErr w:type="spellStart"/>
        <w:r w:rsidRPr="00CA1CA9">
          <w:rPr>
            <w:rFonts w:ascii="Times New Roman" w:hAnsi="Times New Roman" w:cs="Times New Roman"/>
            <w:sz w:val="20"/>
            <w:szCs w:val="20"/>
            <w:lang w:val="en-US"/>
            <w:rPrChange w:id="18111" w:author="Airat Shigapov" w:date="2021-10-29T16:43:00Z">
              <w:rPr>
                <w:rFonts w:ascii="Consolas" w:hAnsi="Consolas" w:cs="Consolas"/>
                <w:color w:val="0000FF"/>
                <w:sz w:val="19"/>
                <w:szCs w:val="19"/>
              </w:rPr>
            </w:rPrChange>
          </w:rPr>
          <w:t>Expander_MouseLeftButtonUp</w:t>
        </w:r>
        <w:proofErr w:type="spellEnd"/>
        <w:r w:rsidRPr="00CA1CA9">
          <w:rPr>
            <w:rFonts w:ascii="Times New Roman" w:hAnsi="Times New Roman" w:cs="Times New Roman"/>
            <w:sz w:val="20"/>
            <w:szCs w:val="20"/>
            <w:lang w:val="en-US"/>
            <w:rPrChange w:id="18112" w:author="Airat Shigapov" w:date="2021-10-29T16:43:00Z">
              <w:rPr>
                <w:rFonts w:ascii="Consolas" w:hAnsi="Consolas" w:cs="Consolas"/>
                <w:color w:val="0000FF"/>
                <w:sz w:val="19"/>
                <w:szCs w:val="19"/>
              </w:rPr>
            </w:rPrChange>
          </w:rPr>
          <w:t>" &gt;</w:t>
        </w:r>
      </w:ins>
    </w:p>
    <w:p w14:paraId="38CCE841" w14:textId="77777777" w:rsidR="00CA1CA9" w:rsidRPr="00CA1CA9" w:rsidRDefault="00CA1CA9" w:rsidP="00CA1CA9">
      <w:pPr>
        <w:autoSpaceDE w:val="0"/>
        <w:autoSpaceDN w:val="0"/>
        <w:adjustRightInd w:val="0"/>
        <w:spacing w:after="0" w:line="240" w:lineRule="auto"/>
        <w:rPr>
          <w:ins w:id="18113" w:author="Airat Shigapov" w:date="2021-10-29T16:42:00Z"/>
          <w:rFonts w:ascii="Times New Roman" w:hAnsi="Times New Roman" w:cs="Times New Roman"/>
          <w:sz w:val="20"/>
          <w:szCs w:val="20"/>
          <w:lang w:val="en-US"/>
          <w:rPrChange w:id="18114" w:author="Airat Shigapov" w:date="2021-10-29T16:43:00Z">
            <w:rPr>
              <w:ins w:id="18115" w:author="Airat Shigapov" w:date="2021-10-29T16:42:00Z"/>
              <w:rFonts w:ascii="Consolas" w:hAnsi="Consolas" w:cs="Consolas"/>
              <w:color w:val="000000"/>
              <w:sz w:val="19"/>
              <w:szCs w:val="19"/>
            </w:rPr>
          </w:rPrChange>
        </w:rPr>
      </w:pPr>
      <w:ins w:id="18116" w:author="Airat Shigapov" w:date="2021-10-29T16:42:00Z">
        <w:r w:rsidRPr="00CA1CA9">
          <w:rPr>
            <w:rFonts w:ascii="Times New Roman" w:hAnsi="Times New Roman" w:cs="Times New Roman"/>
            <w:sz w:val="20"/>
            <w:szCs w:val="20"/>
            <w:lang w:val="en-US"/>
            <w:rPrChange w:id="18117" w:author="Airat Shigapov" w:date="2021-10-29T16:43:00Z">
              <w:rPr>
                <w:rFonts w:ascii="Consolas" w:hAnsi="Consolas" w:cs="Consolas"/>
                <w:color w:val="000000"/>
                <w:sz w:val="19"/>
                <w:szCs w:val="19"/>
              </w:rPr>
            </w:rPrChange>
          </w:rPr>
          <w:t xml:space="preserve">                                                </w:t>
        </w:r>
        <w:r w:rsidRPr="00CA1CA9">
          <w:rPr>
            <w:rFonts w:ascii="Times New Roman" w:hAnsi="Times New Roman" w:cs="Times New Roman"/>
            <w:sz w:val="20"/>
            <w:szCs w:val="20"/>
            <w:lang w:val="en-US"/>
            <w:rPrChange w:id="18118" w:author="Airat Shigapov" w:date="2021-10-29T16:43:00Z">
              <w:rPr>
                <w:rFonts w:ascii="Consolas" w:hAnsi="Consolas" w:cs="Consolas"/>
                <w:color w:val="0000FF"/>
                <w:sz w:val="19"/>
                <w:szCs w:val="19"/>
              </w:rPr>
            </w:rPrChange>
          </w:rPr>
          <w:t>&lt;</w:t>
        </w:r>
        <w:proofErr w:type="spellStart"/>
        <w:r w:rsidRPr="00CA1CA9">
          <w:rPr>
            <w:rFonts w:ascii="Times New Roman" w:hAnsi="Times New Roman" w:cs="Times New Roman"/>
            <w:sz w:val="20"/>
            <w:szCs w:val="20"/>
            <w:lang w:val="en-US"/>
            <w:rPrChange w:id="18119" w:author="Airat Shigapov" w:date="2021-10-29T16:43:00Z">
              <w:rPr>
                <w:rFonts w:ascii="Consolas" w:hAnsi="Consolas" w:cs="Consolas"/>
                <w:color w:val="A31515"/>
                <w:sz w:val="19"/>
                <w:szCs w:val="19"/>
              </w:rPr>
            </w:rPrChange>
          </w:rPr>
          <w:t>TextBlock</w:t>
        </w:r>
        <w:proofErr w:type="spellEnd"/>
        <w:r w:rsidRPr="00CA1CA9">
          <w:rPr>
            <w:rFonts w:ascii="Times New Roman" w:hAnsi="Times New Roman" w:cs="Times New Roman"/>
            <w:sz w:val="20"/>
            <w:szCs w:val="20"/>
            <w:lang w:val="en-US"/>
            <w:rPrChange w:id="18120" w:author="Airat Shigapov" w:date="2021-10-29T16:43:00Z">
              <w:rPr>
                <w:rFonts w:ascii="Consolas" w:hAnsi="Consolas" w:cs="Consolas"/>
                <w:color w:val="FF0000"/>
                <w:sz w:val="19"/>
                <w:szCs w:val="19"/>
              </w:rPr>
            </w:rPrChange>
          </w:rPr>
          <w:t xml:space="preserve"> Text</w:t>
        </w:r>
        <w:r w:rsidRPr="00CA1CA9">
          <w:rPr>
            <w:rFonts w:ascii="Times New Roman" w:hAnsi="Times New Roman" w:cs="Times New Roman"/>
            <w:sz w:val="20"/>
            <w:szCs w:val="20"/>
            <w:lang w:val="en-US"/>
            <w:rPrChange w:id="18121" w:author="Airat Shigapov" w:date="2021-10-29T16:43:00Z">
              <w:rPr>
                <w:rFonts w:ascii="Consolas" w:hAnsi="Consolas" w:cs="Consolas"/>
                <w:color w:val="0000FF"/>
                <w:sz w:val="19"/>
                <w:szCs w:val="19"/>
              </w:rPr>
            </w:rPrChange>
          </w:rPr>
          <w:t>="{</w:t>
        </w:r>
        <w:r w:rsidRPr="00CA1CA9">
          <w:rPr>
            <w:rFonts w:ascii="Times New Roman" w:hAnsi="Times New Roman" w:cs="Times New Roman"/>
            <w:sz w:val="20"/>
            <w:szCs w:val="20"/>
            <w:lang w:val="en-US"/>
            <w:rPrChange w:id="18122" w:author="Airat Shigapov" w:date="2021-10-29T16:43:00Z">
              <w:rPr>
                <w:rFonts w:ascii="Consolas" w:hAnsi="Consolas" w:cs="Consolas"/>
                <w:color w:val="A31515"/>
                <w:sz w:val="19"/>
                <w:szCs w:val="19"/>
              </w:rPr>
            </w:rPrChange>
          </w:rPr>
          <w:t>Binding</w:t>
        </w:r>
        <w:r w:rsidRPr="00CA1CA9">
          <w:rPr>
            <w:rFonts w:ascii="Times New Roman" w:hAnsi="Times New Roman" w:cs="Times New Roman"/>
            <w:sz w:val="20"/>
            <w:szCs w:val="20"/>
            <w:lang w:val="en-US"/>
            <w:rPrChange w:id="18123" w:author="Airat Shigapov" w:date="2021-10-29T16:43:00Z">
              <w:rPr>
                <w:rFonts w:ascii="Consolas" w:hAnsi="Consolas" w:cs="Consolas"/>
                <w:color w:val="FF0000"/>
                <w:sz w:val="19"/>
                <w:szCs w:val="19"/>
              </w:rPr>
            </w:rPrChange>
          </w:rPr>
          <w:t xml:space="preserve"> Name</w:t>
        </w:r>
        <w:r w:rsidRPr="00CA1CA9">
          <w:rPr>
            <w:rFonts w:ascii="Times New Roman" w:hAnsi="Times New Roman" w:cs="Times New Roman"/>
            <w:sz w:val="20"/>
            <w:szCs w:val="20"/>
            <w:lang w:val="en-US"/>
            <w:rPrChange w:id="18124" w:author="Airat Shigapov" w:date="2021-10-29T16:43:00Z">
              <w:rPr>
                <w:rFonts w:ascii="Consolas" w:hAnsi="Consolas" w:cs="Consolas"/>
                <w:color w:val="0000FF"/>
                <w:sz w:val="19"/>
                <w:szCs w:val="19"/>
              </w:rPr>
            </w:rPrChange>
          </w:rPr>
          <w:t>}"</w:t>
        </w:r>
        <w:r w:rsidRPr="00CA1CA9">
          <w:rPr>
            <w:rFonts w:ascii="Times New Roman" w:hAnsi="Times New Roman" w:cs="Times New Roman"/>
            <w:sz w:val="20"/>
            <w:szCs w:val="20"/>
            <w:lang w:val="en-US"/>
            <w:rPrChange w:id="18125" w:author="Airat Shigapov" w:date="2021-10-29T16:43:00Z">
              <w:rPr>
                <w:rFonts w:ascii="Consolas" w:hAnsi="Consolas" w:cs="Consolas"/>
                <w:color w:val="FF0000"/>
                <w:sz w:val="19"/>
                <w:szCs w:val="19"/>
              </w:rPr>
            </w:rPrChange>
          </w:rPr>
          <w:t xml:space="preserve"> </w:t>
        </w:r>
        <w:proofErr w:type="spellStart"/>
        <w:r w:rsidRPr="00CA1CA9">
          <w:rPr>
            <w:rFonts w:ascii="Times New Roman" w:hAnsi="Times New Roman" w:cs="Times New Roman"/>
            <w:sz w:val="20"/>
            <w:szCs w:val="20"/>
            <w:lang w:val="en-US"/>
            <w:rPrChange w:id="18126" w:author="Airat Shigapov" w:date="2021-10-29T16:43:00Z">
              <w:rPr>
                <w:rFonts w:ascii="Consolas" w:hAnsi="Consolas" w:cs="Consolas"/>
                <w:color w:val="FF0000"/>
                <w:sz w:val="19"/>
                <w:szCs w:val="19"/>
              </w:rPr>
            </w:rPrChange>
          </w:rPr>
          <w:t>FontSize</w:t>
        </w:r>
        <w:proofErr w:type="spellEnd"/>
        <w:r w:rsidRPr="00CA1CA9">
          <w:rPr>
            <w:rFonts w:ascii="Times New Roman" w:hAnsi="Times New Roman" w:cs="Times New Roman"/>
            <w:sz w:val="20"/>
            <w:szCs w:val="20"/>
            <w:lang w:val="en-US"/>
            <w:rPrChange w:id="18127" w:author="Airat Shigapov" w:date="2021-10-29T16:43:00Z">
              <w:rPr>
                <w:rFonts w:ascii="Consolas" w:hAnsi="Consolas" w:cs="Consolas"/>
                <w:color w:val="0000FF"/>
                <w:sz w:val="19"/>
                <w:szCs w:val="19"/>
              </w:rPr>
            </w:rPrChange>
          </w:rPr>
          <w:t>="15"</w:t>
        </w:r>
      </w:ins>
    </w:p>
    <w:p w14:paraId="27F6E4B3" w14:textId="77777777" w:rsidR="00CA1CA9" w:rsidRPr="00CA1CA9" w:rsidRDefault="00CA1CA9" w:rsidP="00CA1CA9">
      <w:pPr>
        <w:autoSpaceDE w:val="0"/>
        <w:autoSpaceDN w:val="0"/>
        <w:adjustRightInd w:val="0"/>
        <w:spacing w:after="0" w:line="240" w:lineRule="auto"/>
        <w:rPr>
          <w:ins w:id="18128" w:author="Airat Shigapov" w:date="2021-10-29T16:42:00Z"/>
          <w:rFonts w:ascii="Times New Roman" w:hAnsi="Times New Roman" w:cs="Times New Roman"/>
          <w:sz w:val="20"/>
          <w:szCs w:val="20"/>
          <w:lang w:val="en-US"/>
          <w:rPrChange w:id="18129" w:author="Airat Shigapov" w:date="2021-10-29T16:43:00Z">
            <w:rPr>
              <w:ins w:id="18130" w:author="Airat Shigapov" w:date="2021-10-29T16:42:00Z"/>
              <w:rFonts w:ascii="Consolas" w:hAnsi="Consolas" w:cs="Consolas"/>
              <w:color w:val="000000"/>
              <w:sz w:val="19"/>
              <w:szCs w:val="19"/>
            </w:rPr>
          </w:rPrChange>
        </w:rPr>
      </w:pPr>
      <w:ins w:id="18131" w:author="Airat Shigapov" w:date="2021-10-29T16:42:00Z">
        <w:r w:rsidRPr="00CA1CA9">
          <w:rPr>
            <w:rFonts w:ascii="Times New Roman" w:hAnsi="Times New Roman" w:cs="Times New Roman"/>
            <w:sz w:val="20"/>
            <w:szCs w:val="20"/>
            <w:lang w:val="en-US"/>
            <w:rPrChange w:id="18132" w:author="Airat Shigapov" w:date="2021-10-29T16:43:00Z">
              <w:rPr>
                <w:rFonts w:ascii="Consolas" w:hAnsi="Consolas" w:cs="Consolas"/>
                <w:color w:val="000000"/>
                <w:sz w:val="19"/>
                <w:szCs w:val="19"/>
              </w:rPr>
            </w:rPrChange>
          </w:rPr>
          <w:t xml:space="preserve">                                                  </w:t>
        </w:r>
        <w:r w:rsidRPr="00CA1CA9">
          <w:rPr>
            <w:rFonts w:ascii="Times New Roman" w:hAnsi="Times New Roman" w:cs="Times New Roman"/>
            <w:sz w:val="20"/>
            <w:szCs w:val="20"/>
            <w:lang w:val="en-US"/>
            <w:rPrChange w:id="18133" w:author="Airat Shigapov" w:date="2021-10-29T16:43:00Z">
              <w:rPr>
                <w:rFonts w:ascii="Consolas" w:hAnsi="Consolas" w:cs="Consolas"/>
                <w:color w:val="FF0000"/>
                <w:sz w:val="19"/>
                <w:szCs w:val="19"/>
              </w:rPr>
            </w:rPrChange>
          </w:rPr>
          <w:t xml:space="preserve"> </w:t>
        </w:r>
        <w:proofErr w:type="spellStart"/>
        <w:r w:rsidRPr="00CA1CA9">
          <w:rPr>
            <w:rFonts w:ascii="Times New Roman" w:hAnsi="Times New Roman" w:cs="Times New Roman"/>
            <w:sz w:val="20"/>
            <w:szCs w:val="20"/>
            <w:lang w:val="en-US"/>
            <w:rPrChange w:id="18134" w:author="Airat Shigapov" w:date="2021-10-29T16:43:00Z">
              <w:rPr>
                <w:rFonts w:ascii="Consolas" w:hAnsi="Consolas" w:cs="Consolas"/>
                <w:color w:val="FF0000"/>
                <w:sz w:val="19"/>
                <w:szCs w:val="19"/>
              </w:rPr>
            </w:rPrChange>
          </w:rPr>
          <w:t>VerticalAlignment</w:t>
        </w:r>
        <w:proofErr w:type="spellEnd"/>
        <w:r w:rsidRPr="00CA1CA9">
          <w:rPr>
            <w:rFonts w:ascii="Times New Roman" w:hAnsi="Times New Roman" w:cs="Times New Roman"/>
            <w:sz w:val="20"/>
            <w:szCs w:val="20"/>
            <w:lang w:val="en-US"/>
            <w:rPrChange w:id="18135" w:author="Airat Shigapov" w:date="2021-10-29T16:43:00Z">
              <w:rPr>
                <w:rFonts w:ascii="Consolas" w:hAnsi="Consolas" w:cs="Consolas"/>
                <w:color w:val="0000FF"/>
                <w:sz w:val="19"/>
                <w:szCs w:val="19"/>
              </w:rPr>
            </w:rPrChange>
          </w:rPr>
          <w:t>="Center"</w:t>
        </w:r>
        <w:r w:rsidRPr="00CA1CA9">
          <w:rPr>
            <w:rFonts w:ascii="Times New Roman" w:hAnsi="Times New Roman" w:cs="Times New Roman"/>
            <w:sz w:val="20"/>
            <w:szCs w:val="20"/>
            <w:lang w:val="en-US"/>
            <w:rPrChange w:id="18136" w:author="Airat Shigapov" w:date="2021-10-29T16:43:00Z">
              <w:rPr>
                <w:rFonts w:ascii="Consolas" w:hAnsi="Consolas" w:cs="Consolas"/>
                <w:color w:val="000000"/>
                <w:sz w:val="19"/>
                <w:szCs w:val="19"/>
              </w:rPr>
            </w:rPrChange>
          </w:rPr>
          <w:t xml:space="preserve"> </w:t>
        </w:r>
      </w:ins>
    </w:p>
    <w:p w14:paraId="45B06DC2" w14:textId="77777777" w:rsidR="00CA1CA9" w:rsidRPr="00CA1CA9" w:rsidRDefault="00CA1CA9" w:rsidP="00CA1CA9">
      <w:pPr>
        <w:autoSpaceDE w:val="0"/>
        <w:autoSpaceDN w:val="0"/>
        <w:adjustRightInd w:val="0"/>
        <w:spacing w:after="0" w:line="240" w:lineRule="auto"/>
        <w:rPr>
          <w:ins w:id="18137" w:author="Airat Shigapov" w:date="2021-10-29T16:42:00Z"/>
          <w:rFonts w:ascii="Times New Roman" w:hAnsi="Times New Roman" w:cs="Times New Roman"/>
          <w:sz w:val="20"/>
          <w:szCs w:val="20"/>
          <w:lang w:val="en-US"/>
          <w:rPrChange w:id="18138" w:author="Airat Shigapov" w:date="2021-10-29T16:43:00Z">
            <w:rPr>
              <w:ins w:id="18139" w:author="Airat Shigapov" w:date="2021-10-29T16:42:00Z"/>
              <w:rFonts w:ascii="Consolas" w:hAnsi="Consolas" w:cs="Consolas"/>
              <w:color w:val="000000"/>
              <w:sz w:val="19"/>
              <w:szCs w:val="19"/>
            </w:rPr>
          </w:rPrChange>
        </w:rPr>
      </w:pPr>
      <w:ins w:id="18140" w:author="Airat Shigapov" w:date="2021-10-29T16:42:00Z">
        <w:r w:rsidRPr="00CA1CA9">
          <w:rPr>
            <w:rFonts w:ascii="Times New Roman" w:hAnsi="Times New Roman" w:cs="Times New Roman"/>
            <w:sz w:val="20"/>
            <w:szCs w:val="20"/>
            <w:lang w:val="en-US"/>
            <w:rPrChange w:id="18141" w:author="Airat Shigapov" w:date="2021-10-29T16:43:00Z">
              <w:rPr>
                <w:rFonts w:ascii="Consolas" w:hAnsi="Consolas" w:cs="Consolas"/>
                <w:color w:val="000000"/>
                <w:sz w:val="19"/>
                <w:szCs w:val="19"/>
              </w:rPr>
            </w:rPrChange>
          </w:rPr>
          <w:lastRenderedPageBreak/>
          <w:t xml:space="preserve">                                                  </w:t>
        </w:r>
        <w:r w:rsidRPr="00CA1CA9">
          <w:rPr>
            <w:rFonts w:ascii="Times New Roman" w:hAnsi="Times New Roman" w:cs="Times New Roman"/>
            <w:sz w:val="20"/>
            <w:szCs w:val="20"/>
            <w:lang w:val="en-US"/>
            <w:rPrChange w:id="18142" w:author="Airat Shigapov" w:date="2021-10-29T16:43:00Z">
              <w:rPr>
                <w:rFonts w:ascii="Consolas" w:hAnsi="Consolas" w:cs="Consolas"/>
                <w:color w:val="FF0000"/>
                <w:sz w:val="19"/>
                <w:szCs w:val="19"/>
              </w:rPr>
            </w:rPrChange>
          </w:rPr>
          <w:t xml:space="preserve"> Height</w:t>
        </w:r>
        <w:r w:rsidRPr="00CA1CA9">
          <w:rPr>
            <w:rFonts w:ascii="Times New Roman" w:hAnsi="Times New Roman" w:cs="Times New Roman"/>
            <w:sz w:val="20"/>
            <w:szCs w:val="20"/>
            <w:lang w:val="en-US"/>
            <w:rPrChange w:id="18143" w:author="Airat Shigapov" w:date="2021-10-29T16:43:00Z">
              <w:rPr>
                <w:rFonts w:ascii="Consolas" w:hAnsi="Consolas" w:cs="Consolas"/>
                <w:color w:val="0000FF"/>
                <w:sz w:val="19"/>
                <w:szCs w:val="19"/>
              </w:rPr>
            </w:rPrChange>
          </w:rPr>
          <w:t>="30"</w:t>
        </w:r>
        <w:r w:rsidRPr="00CA1CA9">
          <w:rPr>
            <w:rFonts w:ascii="Times New Roman" w:hAnsi="Times New Roman" w:cs="Times New Roman"/>
            <w:sz w:val="20"/>
            <w:szCs w:val="20"/>
            <w:lang w:val="en-US"/>
            <w:rPrChange w:id="18144" w:author="Airat Shigapov" w:date="2021-10-29T16:43:00Z">
              <w:rPr>
                <w:rFonts w:ascii="Consolas" w:hAnsi="Consolas" w:cs="Consolas"/>
                <w:color w:val="000000"/>
                <w:sz w:val="19"/>
                <w:szCs w:val="19"/>
              </w:rPr>
            </w:rPrChange>
          </w:rPr>
          <w:t xml:space="preserve"> </w:t>
        </w:r>
      </w:ins>
    </w:p>
    <w:p w14:paraId="1C6F974D" w14:textId="77777777" w:rsidR="00CA1CA9" w:rsidRPr="00CA1CA9" w:rsidRDefault="00CA1CA9" w:rsidP="00CA1CA9">
      <w:pPr>
        <w:autoSpaceDE w:val="0"/>
        <w:autoSpaceDN w:val="0"/>
        <w:adjustRightInd w:val="0"/>
        <w:spacing w:after="0" w:line="240" w:lineRule="auto"/>
        <w:rPr>
          <w:ins w:id="18145" w:author="Airat Shigapov" w:date="2021-10-29T16:42:00Z"/>
          <w:rFonts w:ascii="Times New Roman" w:hAnsi="Times New Roman" w:cs="Times New Roman"/>
          <w:sz w:val="20"/>
          <w:szCs w:val="20"/>
          <w:lang w:val="en-US"/>
          <w:rPrChange w:id="18146" w:author="Airat Shigapov" w:date="2021-10-29T16:43:00Z">
            <w:rPr>
              <w:ins w:id="18147" w:author="Airat Shigapov" w:date="2021-10-29T16:42:00Z"/>
              <w:rFonts w:ascii="Consolas" w:hAnsi="Consolas" w:cs="Consolas"/>
              <w:color w:val="000000"/>
              <w:sz w:val="19"/>
              <w:szCs w:val="19"/>
            </w:rPr>
          </w:rPrChange>
        </w:rPr>
      </w:pPr>
      <w:ins w:id="18148" w:author="Airat Shigapov" w:date="2021-10-29T16:42:00Z">
        <w:r w:rsidRPr="00CA1CA9">
          <w:rPr>
            <w:rFonts w:ascii="Times New Roman" w:hAnsi="Times New Roman" w:cs="Times New Roman"/>
            <w:sz w:val="20"/>
            <w:szCs w:val="20"/>
            <w:lang w:val="en-US"/>
            <w:rPrChange w:id="18149" w:author="Airat Shigapov" w:date="2021-10-29T16:43:00Z">
              <w:rPr>
                <w:rFonts w:ascii="Consolas" w:hAnsi="Consolas" w:cs="Consolas"/>
                <w:color w:val="000000"/>
                <w:sz w:val="19"/>
                <w:szCs w:val="19"/>
              </w:rPr>
            </w:rPrChange>
          </w:rPr>
          <w:t xml:space="preserve">                                                       </w:t>
        </w:r>
      </w:ins>
    </w:p>
    <w:p w14:paraId="000C2710" w14:textId="77777777" w:rsidR="00CA1CA9" w:rsidRPr="00CA1CA9" w:rsidRDefault="00CA1CA9" w:rsidP="00CA1CA9">
      <w:pPr>
        <w:autoSpaceDE w:val="0"/>
        <w:autoSpaceDN w:val="0"/>
        <w:adjustRightInd w:val="0"/>
        <w:spacing w:after="0" w:line="240" w:lineRule="auto"/>
        <w:rPr>
          <w:ins w:id="18150" w:author="Airat Shigapov" w:date="2021-10-29T16:42:00Z"/>
          <w:rFonts w:ascii="Times New Roman" w:hAnsi="Times New Roman" w:cs="Times New Roman"/>
          <w:sz w:val="20"/>
          <w:szCs w:val="20"/>
          <w:lang w:val="en-US"/>
          <w:rPrChange w:id="18151" w:author="Airat Shigapov" w:date="2021-10-29T16:43:00Z">
            <w:rPr>
              <w:ins w:id="18152" w:author="Airat Shigapov" w:date="2021-10-29T16:42:00Z"/>
              <w:rFonts w:ascii="Consolas" w:hAnsi="Consolas" w:cs="Consolas"/>
              <w:color w:val="000000"/>
              <w:sz w:val="19"/>
              <w:szCs w:val="19"/>
            </w:rPr>
          </w:rPrChange>
        </w:rPr>
      </w:pPr>
      <w:ins w:id="18153" w:author="Airat Shigapov" w:date="2021-10-29T16:42:00Z">
        <w:r w:rsidRPr="00CA1CA9">
          <w:rPr>
            <w:rFonts w:ascii="Times New Roman" w:hAnsi="Times New Roman" w:cs="Times New Roman"/>
            <w:sz w:val="20"/>
            <w:szCs w:val="20"/>
            <w:lang w:val="en-US"/>
            <w:rPrChange w:id="18154" w:author="Airat Shigapov" w:date="2021-10-29T16:43:00Z">
              <w:rPr>
                <w:rFonts w:ascii="Consolas" w:hAnsi="Consolas" w:cs="Consolas"/>
                <w:color w:val="000000"/>
                <w:sz w:val="19"/>
                <w:szCs w:val="19"/>
              </w:rPr>
            </w:rPrChange>
          </w:rPr>
          <w:t xml:space="preserve">                                                  </w:t>
        </w:r>
        <w:r w:rsidRPr="00CA1CA9">
          <w:rPr>
            <w:rFonts w:ascii="Times New Roman" w:hAnsi="Times New Roman" w:cs="Times New Roman"/>
            <w:sz w:val="20"/>
            <w:szCs w:val="20"/>
            <w:lang w:val="en-US"/>
            <w:rPrChange w:id="18155" w:author="Airat Shigapov" w:date="2021-10-29T16:43:00Z">
              <w:rPr>
                <w:rFonts w:ascii="Consolas" w:hAnsi="Consolas" w:cs="Consolas"/>
                <w:color w:val="FF0000"/>
                <w:sz w:val="19"/>
                <w:szCs w:val="19"/>
              </w:rPr>
            </w:rPrChange>
          </w:rPr>
          <w:t xml:space="preserve"> </w:t>
        </w:r>
        <w:proofErr w:type="spellStart"/>
        <w:r w:rsidRPr="00CA1CA9">
          <w:rPr>
            <w:rFonts w:ascii="Times New Roman" w:hAnsi="Times New Roman" w:cs="Times New Roman"/>
            <w:sz w:val="20"/>
            <w:szCs w:val="20"/>
            <w:lang w:val="en-US"/>
            <w:rPrChange w:id="18156" w:author="Airat Shigapov" w:date="2021-10-29T16:43:00Z">
              <w:rPr>
                <w:rFonts w:ascii="Consolas" w:hAnsi="Consolas" w:cs="Consolas"/>
                <w:color w:val="FF0000"/>
                <w:sz w:val="19"/>
                <w:szCs w:val="19"/>
              </w:rPr>
            </w:rPrChange>
          </w:rPr>
          <w:t>TextTrimming</w:t>
        </w:r>
        <w:proofErr w:type="spellEnd"/>
        <w:r w:rsidRPr="00CA1CA9">
          <w:rPr>
            <w:rFonts w:ascii="Times New Roman" w:hAnsi="Times New Roman" w:cs="Times New Roman"/>
            <w:sz w:val="20"/>
            <w:szCs w:val="20"/>
            <w:lang w:val="en-US"/>
            <w:rPrChange w:id="18157" w:author="Airat Shigapov" w:date="2021-10-29T16:43:00Z">
              <w:rPr>
                <w:rFonts w:ascii="Consolas" w:hAnsi="Consolas" w:cs="Consolas"/>
                <w:color w:val="0000FF"/>
                <w:sz w:val="19"/>
                <w:szCs w:val="19"/>
              </w:rPr>
            </w:rPrChange>
          </w:rPr>
          <w:t>="</w:t>
        </w:r>
        <w:proofErr w:type="spellStart"/>
        <w:r w:rsidRPr="00CA1CA9">
          <w:rPr>
            <w:rFonts w:ascii="Times New Roman" w:hAnsi="Times New Roman" w:cs="Times New Roman"/>
            <w:sz w:val="20"/>
            <w:szCs w:val="20"/>
            <w:lang w:val="en-US"/>
            <w:rPrChange w:id="18158" w:author="Airat Shigapov" w:date="2021-10-29T16:43:00Z">
              <w:rPr>
                <w:rFonts w:ascii="Consolas" w:hAnsi="Consolas" w:cs="Consolas"/>
                <w:color w:val="0000FF"/>
                <w:sz w:val="19"/>
                <w:szCs w:val="19"/>
              </w:rPr>
            </w:rPrChange>
          </w:rPr>
          <w:t>WordEllipsis</w:t>
        </w:r>
        <w:proofErr w:type="spellEnd"/>
        <w:r w:rsidRPr="00CA1CA9">
          <w:rPr>
            <w:rFonts w:ascii="Times New Roman" w:hAnsi="Times New Roman" w:cs="Times New Roman"/>
            <w:sz w:val="20"/>
            <w:szCs w:val="20"/>
            <w:lang w:val="en-US"/>
            <w:rPrChange w:id="18159" w:author="Airat Shigapov" w:date="2021-10-29T16:43:00Z">
              <w:rPr>
                <w:rFonts w:ascii="Consolas" w:hAnsi="Consolas" w:cs="Consolas"/>
                <w:color w:val="0000FF"/>
                <w:sz w:val="19"/>
                <w:szCs w:val="19"/>
              </w:rPr>
            </w:rPrChange>
          </w:rPr>
          <w:t>"</w:t>
        </w:r>
      </w:ins>
    </w:p>
    <w:p w14:paraId="6D434C3A" w14:textId="77777777" w:rsidR="00CA1CA9" w:rsidRPr="00CA1CA9" w:rsidRDefault="00CA1CA9" w:rsidP="00CA1CA9">
      <w:pPr>
        <w:autoSpaceDE w:val="0"/>
        <w:autoSpaceDN w:val="0"/>
        <w:adjustRightInd w:val="0"/>
        <w:spacing w:after="0" w:line="240" w:lineRule="auto"/>
        <w:rPr>
          <w:ins w:id="18160" w:author="Airat Shigapov" w:date="2021-10-29T16:42:00Z"/>
          <w:rFonts w:ascii="Times New Roman" w:hAnsi="Times New Roman" w:cs="Times New Roman"/>
          <w:sz w:val="20"/>
          <w:szCs w:val="20"/>
          <w:lang w:val="en-US"/>
          <w:rPrChange w:id="18161" w:author="Airat Shigapov" w:date="2021-10-29T16:43:00Z">
            <w:rPr>
              <w:ins w:id="18162" w:author="Airat Shigapov" w:date="2021-10-29T16:42:00Z"/>
              <w:rFonts w:ascii="Consolas" w:hAnsi="Consolas" w:cs="Consolas"/>
              <w:color w:val="000000"/>
              <w:sz w:val="19"/>
              <w:szCs w:val="19"/>
            </w:rPr>
          </w:rPrChange>
        </w:rPr>
      </w:pPr>
      <w:ins w:id="18163" w:author="Airat Shigapov" w:date="2021-10-29T16:42:00Z">
        <w:r w:rsidRPr="00CA1CA9">
          <w:rPr>
            <w:rFonts w:ascii="Times New Roman" w:hAnsi="Times New Roman" w:cs="Times New Roman"/>
            <w:sz w:val="20"/>
            <w:szCs w:val="20"/>
            <w:lang w:val="en-US"/>
            <w:rPrChange w:id="18164" w:author="Airat Shigapov" w:date="2021-10-29T16:43:00Z">
              <w:rPr>
                <w:rFonts w:ascii="Consolas" w:hAnsi="Consolas" w:cs="Consolas"/>
                <w:color w:val="000000"/>
                <w:sz w:val="19"/>
                <w:szCs w:val="19"/>
              </w:rPr>
            </w:rPrChange>
          </w:rPr>
          <w:t xml:space="preserve">                                                  </w:t>
        </w:r>
        <w:r w:rsidRPr="00CA1CA9">
          <w:rPr>
            <w:rFonts w:ascii="Times New Roman" w:hAnsi="Times New Roman" w:cs="Times New Roman"/>
            <w:sz w:val="20"/>
            <w:szCs w:val="20"/>
            <w:lang w:val="en-US"/>
            <w:rPrChange w:id="18165" w:author="Airat Shigapov" w:date="2021-10-29T16:43:00Z">
              <w:rPr>
                <w:rFonts w:ascii="Consolas" w:hAnsi="Consolas" w:cs="Consolas"/>
                <w:color w:val="FF0000"/>
                <w:sz w:val="19"/>
                <w:szCs w:val="19"/>
              </w:rPr>
            </w:rPrChange>
          </w:rPr>
          <w:t xml:space="preserve"> Margin</w:t>
        </w:r>
        <w:r w:rsidRPr="00CA1CA9">
          <w:rPr>
            <w:rFonts w:ascii="Times New Roman" w:hAnsi="Times New Roman" w:cs="Times New Roman"/>
            <w:sz w:val="20"/>
            <w:szCs w:val="20"/>
            <w:lang w:val="en-US"/>
            <w:rPrChange w:id="18166" w:author="Airat Shigapov" w:date="2021-10-29T16:43:00Z">
              <w:rPr>
                <w:rFonts w:ascii="Consolas" w:hAnsi="Consolas" w:cs="Consolas"/>
                <w:color w:val="0000FF"/>
                <w:sz w:val="19"/>
                <w:szCs w:val="19"/>
              </w:rPr>
            </w:rPrChange>
          </w:rPr>
          <w:t>="30,6,0,0"/&gt;</w:t>
        </w:r>
      </w:ins>
    </w:p>
    <w:p w14:paraId="49D04ED9" w14:textId="77777777" w:rsidR="00CA1CA9" w:rsidRPr="00CA1CA9" w:rsidRDefault="00CA1CA9" w:rsidP="00CA1CA9">
      <w:pPr>
        <w:autoSpaceDE w:val="0"/>
        <w:autoSpaceDN w:val="0"/>
        <w:adjustRightInd w:val="0"/>
        <w:spacing w:after="0" w:line="240" w:lineRule="auto"/>
        <w:rPr>
          <w:ins w:id="18167" w:author="Airat Shigapov" w:date="2021-10-29T16:42:00Z"/>
          <w:rFonts w:ascii="Times New Roman" w:hAnsi="Times New Roman" w:cs="Times New Roman"/>
          <w:sz w:val="20"/>
          <w:szCs w:val="20"/>
          <w:lang w:val="en-US"/>
          <w:rPrChange w:id="18168" w:author="Airat Shigapov" w:date="2021-10-29T16:43:00Z">
            <w:rPr>
              <w:ins w:id="18169" w:author="Airat Shigapov" w:date="2021-10-29T16:42:00Z"/>
              <w:rFonts w:ascii="Consolas" w:hAnsi="Consolas" w:cs="Consolas"/>
              <w:color w:val="000000"/>
              <w:sz w:val="19"/>
              <w:szCs w:val="19"/>
            </w:rPr>
          </w:rPrChange>
        </w:rPr>
      </w:pPr>
      <w:ins w:id="18170" w:author="Airat Shigapov" w:date="2021-10-29T16:42:00Z">
        <w:r w:rsidRPr="00CA1CA9">
          <w:rPr>
            <w:rFonts w:ascii="Times New Roman" w:hAnsi="Times New Roman" w:cs="Times New Roman"/>
            <w:sz w:val="20"/>
            <w:szCs w:val="20"/>
            <w:lang w:val="en-US"/>
            <w:rPrChange w:id="18171" w:author="Airat Shigapov" w:date="2021-10-29T16:43:00Z">
              <w:rPr>
                <w:rFonts w:ascii="Consolas" w:hAnsi="Consolas" w:cs="Consolas"/>
                <w:color w:val="000000"/>
                <w:sz w:val="19"/>
                <w:szCs w:val="19"/>
              </w:rPr>
            </w:rPrChange>
          </w:rPr>
          <w:t xml:space="preserve">                                            </w:t>
        </w:r>
        <w:r w:rsidRPr="00CA1CA9">
          <w:rPr>
            <w:rFonts w:ascii="Times New Roman" w:hAnsi="Times New Roman" w:cs="Times New Roman"/>
            <w:sz w:val="20"/>
            <w:szCs w:val="20"/>
            <w:lang w:val="en-US"/>
            <w:rPrChange w:id="18172" w:author="Airat Shigapov" w:date="2021-10-29T16:43:00Z">
              <w:rPr>
                <w:rFonts w:ascii="Consolas" w:hAnsi="Consolas" w:cs="Consolas"/>
                <w:color w:val="0000FF"/>
                <w:sz w:val="19"/>
                <w:szCs w:val="19"/>
              </w:rPr>
            </w:rPrChange>
          </w:rPr>
          <w:t>&lt;/</w:t>
        </w:r>
        <w:r w:rsidRPr="00CA1CA9">
          <w:rPr>
            <w:rFonts w:ascii="Times New Roman" w:hAnsi="Times New Roman" w:cs="Times New Roman"/>
            <w:sz w:val="20"/>
            <w:szCs w:val="20"/>
            <w:lang w:val="en-US"/>
            <w:rPrChange w:id="18173" w:author="Airat Shigapov" w:date="2021-10-29T16:43:00Z">
              <w:rPr>
                <w:rFonts w:ascii="Consolas" w:hAnsi="Consolas" w:cs="Consolas"/>
                <w:color w:val="A31515"/>
                <w:sz w:val="19"/>
                <w:szCs w:val="19"/>
              </w:rPr>
            </w:rPrChange>
          </w:rPr>
          <w:t>Border</w:t>
        </w:r>
        <w:r w:rsidRPr="00CA1CA9">
          <w:rPr>
            <w:rFonts w:ascii="Times New Roman" w:hAnsi="Times New Roman" w:cs="Times New Roman"/>
            <w:sz w:val="20"/>
            <w:szCs w:val="20"/>
            <w:lang w:val="en-US"/>
            <w:rPrChange w:id="18174" w:author="Airat Shigapov" w:date="2021-10-29T16:43:00Z">
              <w:rPr>
                <w:rFonts w:ascii="Consolas" w:hAnsi="Consolas" w:cs="Consolas"/>
                <w:color w:val="0000FF"/>
                <w:sz w:val="19"/>
                <w:szCs w:val="19"/>
              </w:rPr>
            </w:rPrChange>
          </w:rPr>
          <w:t>&gt;</w:t>
        </w:r>
      </w:ins>
    </w:p>
    <w:p w14:paraId="576DB32C" w14:textId="77777777" w:rsidR="00CA1CA9" w:rsidRPr="00CA1CA9" w:rsidRDefault="00CA1CA9" w:rsidP="00CA1CA9">
      <w:pPr>
        <w:autoSpaceDE w:val="0"/>
        <w:autoSpaceDN w:val="0"/>
        <w:adjustRightInd w:val="0"/>
        <w:spacing w:after="0" w:line="240" w:lineRule="auto"/>
        <w:rPr>
          <w:ins w:id="18175" w:author="Airat Shigapov" w:date="2021-10-29T16:42:00Z"/>
          <w:rFonts w:ascii="Times New Roman" w:hAnsi="Times New Roman" w:cs="Times New Roman"/>
          <w:sz w:val="20"/>
          <w:szCs w:val="20"/>
          <w:lang w:val="en-US"/>
          <w:rPrChange w:id="18176" w:author="Airat Shigapov" w:date="2021-10-29T16:43:00Z">
            <w:rPr>
              <w:ins w:id="18177" w:author="Airat Shigapov" w:date="2021-10-29T16:42:00Z"/>
              <w:rFonts w:ascii="Consolas" w:hAnsi="Consolas" w:cs="Consolas"/>
              <w:color w:val="000000"/>
              <w:sz w:val="19"/>
              <w:szCs w:val="19"/>
            </w:rPr>
          </w:rPrChange>
        </w:rPr>
      </w:pPr>
      <w:ins w:id="18178" w:author="Airat Shigapov" w:date="2021-10-29T16:42:00Z">
        <w:r w:rsidRPr="00CA1CA9">
          <w:rPr>
            <w:rFonts w:ascii="Times New Roman" w:hAnsi="Times New Roman" w:cs="Times New Roman"/>
            <w:sz w:val="20"/>
            <w:szCs w:val="20"/>
            <w:lang w:val="en-US"/>
            <w:rPrChange w:id="18179" w:author="Airat Shigapov" w:date="2021-10-29T16:43:00Z">
              <w:rPr>
                <w:rFonts w:ascii="Consolas" w:hAnsi="Consolas" w:cs="Consolas"/>
                <w:color w:val="000000"/>
                <w:sz w:val="19"/>
                <w:szCs w:val="19"/>
              </w:rPr>
            </w:rPrChange>
          </w:rPr>
          <w:t xml:space="preserve">                                        </w:t>
        </w:r>
        <w:r w:rsidRPr="00CA1CA9">
          <w:rPr>
            <w:rFonts w:ascii="Times New Roman" w:hAnsi="Times New Roman" w:cs="Times New Roman"/>
            <w:sz w:val="20"/>
            <w:szCs w:val="20"/>
            <w:lang w:val="en-US"/>
            <w:rPrChange w:id="18180" w:author="Airat Shigapov" w:date="2021-10-29T16:43:00Z">
              <w:rPr>
                <w:rFonts w:ascii="Consolas" w:hAnsi="Consolas" w:cs="Consolas"/>
                <w:color w:val="0000FF"/>
                <w:sz w:val="19"/>
                <w:szCs w:val="19"/>
              </w:rPr>
            </w:rPrChange>
          </w:rPr>
          <w:t>&lt;/</w:t>
        </w:r>
        <w:proofErr w:type="spellStart"/>
        <w:r w:rsidRPr="00CA1CA9">
          <w:rPr>
            <w:rFonts w:ascii="Times New Roman" w:hAnsi="Times New Roman" w:cs="Times New Roman"/>
            <w:sz w:val="20"/>
            <w:szCs w:val="20"/>
            <w:lang w:val="en-US"/>
            <w:rPrChange w:id="18181" w:author="Airat Shigapov" w:date="2021-10-29T16:43:00Z">
              <w:rPr>
                <w:rFonts w:ascii="Consolas" w:hAnsi="Consolas" w:cs="Consolas"/>
                <w:color w:val="A31515"/>
                <w:sz w:val="19"/>
                <w:szCs w:val="19"/>
              </w:rPr>
            </w:rPrChange>
          </w:rPr>
          <w:t>DataTemplate</w:t>
        </w:r>
        <w:proofErr w:type="spellEnd"/>
        <w:r w:rsidRPr="00CA1CA9">
          <w:rPr>
            <w:rFonts w:ascii="Times New Roman" w:hAnsi="Times New Roman" w:cs="Times New Roman"/>
            <w:sz w:val="20"/>
            <w:szCs w:val="20"/>
            <w:lang w:val="en-US"/>
            <w:rPrChange w:id="18182" w:author="Airat Shigapov" w:date="2021-10-29T16:43:00Z">
              <w:rPr>
                <w:rFonts w:ascii="Consolas" w:hAnsi="Consolas" w:cs="Consolas"/>
                <w:color w:val="0000FF"/>
                <w:sz w:val="19"/>
                <w:szCs w:val="19"/>
              </w:rPr>
            </w:rPrChange>
          </w:rPr>
          <w:t>&gt;</w:t>
        </w:r>
      </w:ins>
    </w:p>
    <w:p w14:paraId="267F7EBF" w14:textId="77777777" w:rsidR="00CA1CA9" w:rsidRPr="00CA1CA9" w:rsidRDefault="00CA1CA9" w:rsidP="00CA1CA9">
      <w:pPr>
        <w:autoSpaceDE w:val="0"/>
        <w:autoSpaceDN w:val="0"/>
        <w:adjustRightInd w:val="0"/>
        <w:spacing w:after="0" w:line="240" w:lineRule="auto"/>
        <w:rPr>
          <w:ins w:id="18183" w:author="Airat Shigapov" w:date="2021-10-29T16:42:00Z"/>
          <w:rFonts w:ascii="Times New Roman" w:hAnsi="Times New Roman" w:cs="Times New Roman"/>
          <w:sz w:val="20"/>
          <w:szCs w:val="20"/>
          <w:lang w:val="en-US"/>
          <w:rPrChange w:id="18184" w:author="Airat Shigapov" w:date="2021-10-29T16:43:00Z">
            <w:rPr>
              <w:ins w:id="18185" w:author="Airat Shigapov" w:date="2021-10-29T16:42:00Z"/>
              <w:rFonts w:ascii="Consolas" w:hAnsi="Consolas" w:cs="Consolas"/>
              <w:color w:val="000000"/>
              <w:sz w:val="19"/>
              <w:szCs w:val="19"/>
            </w:rPr>
          </w:rPrChange>
        </w:rPr>
      </w:pPr>
      <w:ins w:id="18186" w:author="Airat Shigapov" w:date="2021-10-29T16:42:00Z">
        <w:r w:rsidRPr="00CA1CA9">
          <w:rPr>
            <w:rFonts w:ascii="Times New Roman" w:hAnsi="Times New Roman" w:cs="Times New Roman"/>
            <w:sz w:val="20"/>
            <w:szCs w:val="20"/>
            <w:lang w:val="en-US"/>
            <w:rPrChange w:id="18187" w:author="Airat Shigapov" w:date="2021-10-29T16:43:00Z">
              <w:rPr>
                <w:rFonts w:ascii="Consolas" w:hAnsi="Consolas" w:cs="Consolas"/>
                <w:color w:val="000000"/>
                <w:sz w:val="19"/>
                <w:szCs w:val="19"/>
              </w:rPr>
            </w:rPrChange>
          </w:rPr>
          <w:t xml:space="preserve">                                    </w:t>
        </w:r>
        <w:r w:rsidRPr="00CA1CA9">
          <w:rPr>
            <w:rFonts w:ascii="Times New Roman" w:hAnsi="Times New Roman" w:cs="Times New Roman"/>
            <w:sz w:val="20"/>
            <w:szCs w:val="20"/>
            <w:lang w:val="en-US"/>
            <w:rPrChange w:id="18188" w:author="Airat Shigapov" w:date="2021-10-29T16:43:00Z">
              <w:rPr>
                <w:rFonts w:ascii="Consolas" w:hAnsi="Consolas" w:cs="Consolas"/>
                <w:color w:val="0000FF"/>
                <w:sz w:val="19"/>
                <w:szCs w:val="19"/>
              </w:rPr>
            </w:rPrChange>
          </w:rPr>
          <w:t>&lt;/</w:t>
        </w:r>
        <w:proofErr w:type="spellStart"/>
        <w:r w:rsidRPr="00CA1CA9">
          <w:rPr>
            <w:rFonts w:ascii="Times New Roman" w:hAnsi="Times New Roman" w:cs="Times New Roman"/>
            <w:sz w:val="20"/>
            <w:szCs w:val="20"/>
            <w:lang w:val="en-US"/>
            <w:rPrChange w:id="18189" w:author="Airat Shigapov" w:date="2021-10-29T16:43:00Z">
              <w:rPr>
                <w:rFonts w:ascii="Consolas" w:hAnsi="Consolas" w:cs="Consolas"/>
                <w:color w:val="A31515"/>
                <w:sz w:val="19"/>
                <w:szCs w:val="19"/>
              </w:rPr>
            </w:rPrChange>
          </w:rPr>
          <w:t>ListBox.ItemTemplate</w:t>
        </w:r>
        <w:proofErr w:type="spellEnd"/>
        <w:r w:rsidRPr="00CA1CA9">
          <w:rPr>
            <w:rFonts w:ascii="Times New Roman" w:hAnsi="Times New Roman" w:cs="Times New Roman"/>
            <w:sz w:val="20"/>
            <w:szCs w:val="20"/>
            <w:lang w:val="en-US"/>
            <w:rPrChange w:id="18190" w:author="Airat Shigapov" w:date="2021-10-29T16:43:00Z">
              <w:rPr>
                <w:rFonts w:ascii="Consolas" w:hAnsi="Consolas" w:cs="Consolas"/>
                <w:color w:val="0000FF"/>
                <w:sz w:val="19"/>
                <w:szCs w:val="19"/>
              </w:rPr>
            </w:rPrChange>
          </w:rPr>
          <w:t>&gt;</w:t>
        </w:r>
      </w:ins>
    </w:p>
    <w:p w14:paraId="042E1E1D" w14:textId="77777777" w:rsidR="00CA1CA9" w:rsidRPr="00CA1CA9" w:rsidRDefault="00CA1CA9" w:rsidP="00CA1CA9">
      <w:pPr>
        <w:autoSpaceDE w:val="0"/>
        <w:autoSpaceDN w:val="0"/>
        <w:adjustRightInd w:val="0"/>
        <w:spacing w:after="0" w:line="240" w:lineRule="auto"/>
        <w:rPr>
          <w:ins w:id="18191" w:author="Airat Shigapov" w:date="2021-10-29T16:42:00Z"/>
          <w:rFonts w:ascii="Times New Roman" w:hAnsi="Times New Roman" w:cs="Times New Roman"/>
          <w:sz w:val="20"/>
          <w:szCs w:val="20"/>
          <w:lang w:val="en-US"/>
          <w:rPrChange w:id="18192" w:author="Airat Shigapov" w:date="2021-10-29T16:43:00Z">
            <w:rPr>
              <w:ins w:id="18193" w:author="Airat Shigapov" w:date="2021-10-29T16:42:00Z"/>
              <w:rFonts w:ascii="Consolas" w:hAnsi="Consolas" w:cs="Consolas"/>
              <w:color w:val="000000"/>
              <w:sz w:val="19"/>
              <w:szCs w:val="19"/>
            </w:rPr>
          </w:rPrChange>
        </w:rPr>
      </w:pPr>
      <w:ins w:id="18194" w:author="Airat Shigapov" w:date="2021-10-29T16:42:00Z">
        <w:r w:rsidRPr="00CA1CA9">
          <w:rPr>
            <w:rFonts w:ascii="Times New Roman" w:hAnsi="Times New Roman" w:cs="Times New Roman"/>
            <w:sz w:val="20"/>
            <w:szCs w:val="20"/>
            <w:lang w:val="en-US"/>
            <w:rPrChange w:id="18195" w:author="Airat Shigapov" w:date="2021-10-29T16:43:00Z">
              <w:rPr>
                <w:rFonts w:ascii="Consolas" w:hAnsi="Consolas" w:cs="Consolas"/>
                <w:color w:val="000000"/>
                <w:sz w:val="19"/>
                <w:szCs w:val="19"/>
              </w:rPr>
            </w:rPrChange>
          </w:rPr>
          <w:t xml:space="preserve">                                </w:t>
        </w:r>
        <w:r w:rsidRPr="00CA1CA9">
          <w:rPr>
            <w:rFonts w:ascii="Times New Roman" w:hAnsi="Times New Roman" w:cs="Times New Roman"/>
            <w:sz w:val="20"/>
            <w:szCs w:val="20"/>
            <w:lang w:val="en-US"/>
            <w:rPrChange w:id="18196" w:author="Airat Shigapov" w:date="2021-10-29T16:43:00Z">
              <w:rPr>
                <w:rFonts w:ascii="Consolas" w:hAnsi="Consolas" w:cs="Consolas"/>
                <w:color w:val="0000FF"/>
                <w:sz w:val="19"/>
                <w:szCs w:val="19"/>
              </w:rPr>
            </w:rPrChange>
          </w:rPr>
          <w:t>&lt;/</w:t>
        </w:r>
        <w:proofErr w:type="spellStart"/>
        <w:r w:rsidRPr="00CA1CA9">
          <w:rPr>
            <w:rFonts w:ascii="Times New Roman" w:hAnsi="Times New Roman" w:cs="Times New Roman"/>
            <w:sz w:val="20"/>
            <w:szCs w:val="20"/>
            <w:lang w:val="en-US"/>
            <w:rPrChange w:id="18197" w:author="Airat Shigapov" w:date="2021-10-29T16:43:00Z">
              <w:rPr>
                <w:rFonts w:ascii="Consolas" w:hAnsi="Consolas" w:cs="Consolas"/>
                <w:color w:val="A31515"/>
                <w:sz w:val="19"/>
                <w:szCs w:val="19"/>
              </w:rPr>
            </w:rPrChange>
          </w:rPr>
          <w:t>ListBox</w:t>
        </w:r>
        <w:proofErr w:type="spellEnd"/>
        <w:r w:rsidRPr="00CA1CA9">
          <w:rPr>
            <w:rFonts w:ascii="Times New Roman" w:hAnsi="Times New Roman" w:cs="Times New Roman"/>
            <w:sz w:val="20"/>
            <w:szCs w:val="20"/>
            <w:lang w:val="en-US"/>
            <w:rPrChange w:id="18198" w:author="Airat Shigapov" w:date="2021-10-29T16:43:00Z">
              <w:rPr>
                <w:rFonts w:ascii="Consolas" w:hAnsi="Consolas" w:cs="Consolas"/>
                <w:color w:val="0000FF"/>
                <w:sz w:val="19"/>
                <w:szCs w:val="19"/>
              </w:rPr>
            </w:rPrChange>
          </w:rPr>
          <w:t>&gt;</w:t>
        </w:r>
      </w:ins>
    </w:p>
    <w:p w14:paraId="7845DEE7" w14:textId="77777777" w:rsidR="00CA1CA9" w:rsidRPr="00CA1CA9" w:rsidRDefault="00CA1CA9" w:rsidP="00CA1CA9">
      <w:pPr>
        <w:autoSpaceDE w:val="0"/>
        <w:autoSpaceDN w:val="0"/>
        <w:adjustRightInd w:val="0"/>
        <w:spacing w:after="0" w:line="240" w:lineRule="auto"/>
        <w:rPr>
          <w:ins w:id="18199" w:author="Airat Shigapov" w:date="2021-10-29T16:42:00Z"/>
          <w:rFonts w:ascii="Times New Roman" w:hAnsi="Times New Roman" w:cs="Times New Roman"/>
          <w:sz w:val="20"/>
          <w:szCs w:val="20"/>
          <w:lang w:val="en-US"/>
          <w:rPrChange w:id="18200" w:author="Airat Shigapov" w:date="2021-10-29T16:43:00Z">
            <w:rPr>
              <w:ins w:id="18201" w:author="Airat Shigapov" w:date="2021-10-29T16:42:00Z"/>
              <w:rFonts w:ascii="Consolas" w:hAnsi="Consolas" w:cs="Consolas"/>
              <w:color w:val="000000"/>
              <w:sz w:val="19"/>
              <w:szCs w:val="19"/>
            </w:rPr>
          </w:rPrChange>
        </w:rPr>
      </w:pPr>
      <w:ins w:id="18202" w:author="Airat Shigapov" w:date="2021-10-29T16:42:00Z">
        <w:r w:rsidRPr="00CA1CA9">
          <w:rPr>
            <w:rFonts w:ascii="Times New Roman" w:hAnsi="Times New Roman" w:cs="Times New Roman"/>
            <w:sz w:val="20"/>
            <w:szCs w:val="20"/>
            <w:lang w:val="en-US"/>
            <w:rPrChange w:id="18203" w:author="Airat Shigapov" w:date="2021-10-29T16:43:00Z">
              <w:rPr>
                <w:rFonts w:ascii="Consolas" w:hAnsi="Consolas" w:cs="Consolas"/>
                <w:color w:val="000000"/>
                <w:sz w:val="19"/>
                <w:szCs w:val="19"/>
              </w:rPr>
            </w:rPrChange>
          </w:rPr>
          <w:t xml:space="preserve">                            </w:t>
        </w:r>
        <w:r w:rsidRPr="00CA1CA9">
          <w:rPr>
            <w:rFonts w:ascii="Times New Roman" w:hAnsi="Times New Roman" w:cs="Times New Roman"/>
            <w:sz w:val="20"/>
            <w:szCs w:val="20"/>
            <w:lang w:val="en-US"/>
            <w:rPrChange w:id="18204" w:author="Airat Shigapov" w:date="2021-10-29T16:43:00Z">
              <w:rPr>
                <w:rFonts w:ascii="Consolas" w:hAnsi="Consolas" w:cs="Consolas"/>
                <w:color w:val="0000FF"/>
                <w:sz w:val="19"/>
                <w:szCs w:val="19"/>
              </w:rPr>
            </w:rPrChange>
          </w:rPr>
          <w:t>&lt;/</w:t>
        </w:r>
        <w:r w:rsidRPr="00CA1CA9">
          <w:rPr>
            <w:rFonts w:ascii="Times New Roman" w:hAnsi="Times New Roman" w:cs="Times New Roman"/>
            <w:sz w:val="20"/>
            <w:szCs w:val="20"/>
            <w:lang w:val="en-US"/>
            <w:rPrChange w:id="18205" w:author="Airat Shigapov" w:date="2021-10-29T16:43:00Z">
              <w:rPr>
                <w:rFonts w:ascii="Consolas" w:hAnsi="Consolas" w:cs="Consolas"/>
                <w:color w:val="A31515"/>
                <w:sz w:val="19"/>
                <w:szCs w:val="19"/>
              </w:rPr>
            </w:rPrChange>
          </w:rPr>
          <w:t>Expander</w:t>
        </w:r>
        <w:r w:rsidRPr="00CA1CA9">
          <w:rPr>
            <w:rFonts w:ascii="Times New Roman" w:hAnsi="Times New Roman" w:cs="Times New Roman"/>
            <w:sz w:val="20"/>
            <w:szCs w:val="20"/>
            <w:lang w:val="en-US"/>
            <w:rPrChange w:id="18206" w:author="Airat Shigapov" w:date="2021-10-29T16:43:00Z">
              <w:rPr>
                <w:rFonts w:ascii="Consolas" w:hAnsi="Consolas" w:cs="Consolas"/>
                <w:color w:val="0000FF"/>
                <w:sz w:val="19"/>
                <w:szCs w:val="19"/>
              </w:rPr>
            </w:rPrChange>
          </w:rPr>
          <w:t>&gt;</w:t>
        </w:r>
      </w:ins>
    </w:p>
    <w:p w14:paraId="2B852FBE" w14:textId="77777777" w:rsidR="00CA1CA9" w:rsidRPr="00CA1CA9" w:rsidRDefault="00CA1CA9" w:rsidP="00CA1CA9">
      <w:pPr>
        <w:autoSpaceDE w:val="0"/>
        <w:autoSpaceDN w:val="0"/>
        <w:adjustRightInd w:val="0"/>
        <w:spacing w:after="0" w:line="240" w:lineRule="auto"/>
        <w:rPr>
          <w:ins w:id="18207" w:author="Airat Shigapov" w:date="2021-10-29T16:42:00Z"/>
          <w:rFonts w:ascii="Times New Roman" w:hAnsi="Times New Roman" w:cs="Times New Roman"/>
          <w:sz w:val="20"/>
          <w:szCs w:val="20"/>
          <w:lang w:val="en-US"/>
          <w:rPrChange w:id="18208" w:author="Airat Shigapov" w:date="2021-10-29T16:43:00Z">
            <w:rPr>
              <w:ins w:id="18209" w:author="Airat Shigapov" w:date="2021-10-29T16:42:00Z"/>
              <w:rFonts w:ascii="Consolas" w:hAnsi="Consolas" w:cs="Consolas"/>
              <w:color w:val="000000"/>
              <w:sz w:val="19"/>
              <w:szCs w:val="19"/>
            </w:rPr>
          </w:rPrChange>
        </w:rPr>
      </w:pPr>
      <w:ins w:id="18210" w:author="Airat Shigapov" w:date="2021-10-29T16:42:00Z">
        <w:r w:rsidRPr="00CA1CA9">
          <w:rPr>
            <w:rFonts w:ascii="Times New Roman" w:hAnsi="Times New Roman" w:cs="Times New Roman"/>
            <w:sz w:val="20"/>
            <w:szCs w:val="20"/>
            <w:lang w:val="en-US"/>
            <w:rPrChange w:id="18211" w:author="Airat Shigapov" w:date="2021-10-29T16:43:00Z">
              <w:rPr>
                <w:rFonts w:ascii="Consolas" w:hAnsi="Consolas" w:cs="Consolas"/>
                <w:color w:val="000000"/>
                <w:sz w:val="19"/>
                <w:szCs w:val="19"/>
              </w:rPr>
            </w:rPrChange>
          </w:rPr>
          <w:t xml:space="preserve">                        </w:t>
        </w:r>
        <w:r w:rsidRPr="00CA1CA9">
          <w:rPr>
            <w:rFonts w:ascii="Times New Roman" w:hAnsi="Times New Roman" w:cs="Times New Roman"/>
            <w:sz w:val="20"/>
            <w:szCs w:val="20"/>
            <w:lang w:val="en-US"/>
            <w:rPrChange w:id="18212" w:author="Airat Shigapov" w:date="2021-10-29T16:43:00Z">
              <w:rPr>
                <w:rFonts w:ascii="Consolas" w:hAnsi="Consolas" w:cs="Consolas"/>
                <w:color w:val="0000FF"/>
                <w:sz w:val="19"/>
                <w:szCs w:val="19"/>
              </w:rPr>
            </w:rPrChange>
          </w:rPr>
          <w:t>&lt;/</w:t>
        </w:r>
        <w:r w:rsidRPr="00CA1CA9">
          <w:rPr>
            <w:rFonts w:ascii="Times New Roman" w:hAnsi="Times New Roman" w:cs="Times New Roman"/>
            <w:sz w:val="20"/>
            <w:szCs w:val="20"/>
            <w:lang w:val="en-US"/>
            <w:rPrChange w:id="18213" w:author="Airat Shigapov" w:date="2021-10-29T16:43:00Z">
              <w:rPr>
                <w:rFonts w:ascii="Consolas" w:hAnsi="Consolas" w:cs="Consolas"/>
                <w:color w:val="A31515"/>
                <w:sz w:val="19"/>
                <w:szCs w:val="19"/>
              </w:rPr>
            </w:rPrChange>
          </w:rPr>
          <w:t>Grid</w:t>
        </w:r>
        <w:r w:rsidRPr="00CA1CA9">
          <w:rPr>
            <w:rFonts w:ascii="Times New Roman" w:hAnsi="Times New Roman" w:cs="Times New Roman"/>
            <w:sz w:val="20"/>
            <w:szCs w:val="20"/>
            <w:lang w:val="en-US"/>
            <w:rPrChange w:id="18214" w:author="Airat Shigapov" w:date="2021-10-29T16:43:00Z">
              <w:rPr>
                <w:rFonts w:ascii="Consolas" w:hAnsi="Consolas" w:cs="Consolas"/>
                <w:color w:val="0000FF"/>
                <w:sz w:val="19"/>
                <w:szCs w:val="19"/>
              </w:rPr>
            </w:rPrChange>
          </w:rPr>
          <w:t>&gt;</w:t>
        </w:r>
      </w:ins>
    </w:p>
    <w:p w14:paraId="2F854E30" w14:textId="77777777" w:rsidR="00CA1CA9" w:rsidRPr="00CA1CA9" w:rsidRDefault="00CA1CA9" w:rsidP="00CA1CA9">
      <w:pPr>
        <w:autoSpaceDE w:val="0"/>
        <w:autoSpaceDN w:val="0"/>
        <w:adjustRightInd w:val="0"/>
        <w:spacing w:after="0" w:line="240" w:lineRule="auto"/>
        <w:rPr>
          <w:ins w:id="18215" w:author="Airat Shigapov" w:date="2021-10-29T16:42:00Z"/>
          <w:rFonts w:ascii="Times New Roman" w:hAnsi="Times New Roman" w:cs="Times New Roman"/>
          <w:sz w:val="20"/>
          <w:szCs w:val="20"/>
          <w:lang w:val="en-US"/>
          <w:rPrChange w:id="18216" w:author="Airat Shigapov" w:date="2021-10-29T16:43:00Z">
            <w:rPr>
              <w:ins w:id="18217" w:author="Airat Shigapov" w:date="2021-10-29T16:42:00Z"/>
              <w:rFonts w:ascii="Consolas" w:hAnsi="Consolas" w:cs="Consolas"/>
              <w:color w:val="000000"/>
              <w:sz w:val="19"/>
              <w:szCs w:val="19"/>
            </w:rPr>
          </w:rPrChange>
        </w:rPr>
      </w:pPr>
      <w:ins w:id="18218" w:author="Airat Shigapov" w:date="2021-10-29T16:42:00Z">
        <w:r w:rsidRPr="00CA1CA9">
          <w:rPr>
            <w:rFonts w:ascii="Times New Roman" w:hAnsi="Times New Roman" w:cs="Times New Roman"/>
            <w:sz w:val="20"/>
            <w:szCs w:val="20"/>
            <w:lang w:val="en-US"/>
            <w:rPrChange w:id="18219" w:author="Airat Shigapov" w:date="2021-10-29T16:43:00Z">
              <w:rPr>
                <w:rFonts w:ascii="Consolas" w:hAnsi="Consolas" w:cs="Consolas"/>
                <w:color w:val="000000"/>
                <w:sz w:val="19"/>
                <w:szCs w:val="19"/>
              </w:rPr>
            </w:rPrChange>
          </w:rPr>
          <w:t xml:space="preserve">                    </w:t>
        </w:r>
        <w:r w:rsidRPr="00CA1CA9">
          <w:rPr>
            <w:rFonts w:ascii="Times New Roman" w:hAnsi="Times New Roman" w:cs="Times New Roman"/>
            <w:sz w:val="20"/>
            <w:szCs w:val="20"/>
            <w:lang w:val="en-US"/>
            <w:rPrChange w:id="18220" w:author="Airat Shigapov" w:date="2021-10-29T16:43:00Z">
              <w:rPr>
                <w:rFonts w:ascii="Consolas" w:hAnsi="Consolas" w:cs="Consolas"/>
                <w:color w:val="0000FF"/>
                <w:sz w:val="19"/>
                <w:szCs w:val="19"/>
              </w:rPr>
            </w:rPrChange>
          </w:rPr>
          <w:t>&lt;/</w:t>
        </w:r>
        <w:proofErr w:type="spellStart"/>
        <w:r w:rsidRPr="00CA1CA9">
          <w:rPr>
            <w:rFonts w:ascii="Times New Roman" w:hAnsi="Times New Roman" w:cs="Times New Roman"/>
            <w:sz w:val="20"/>
            <w:szCs w:val="20"/>
            <w:lang w:val="en-US"/>
            <w:rPrChange w:id="18221" w:author="Airat Shigapov" w:date="2021-10-29T16:43:00Z">
              <w:rPr>
                <w:rFonts w:ascii="Consolas" w:hAnsi="Consolas" w:cs="Consolas"/>
                <w:color w:val="A31515"/>
                <w:sz w:val="19"/>
                <w:szCs w:val="19"/>
              </w:rPr>
            </w:rPrChange>
          </w:rPr>
          <w:t>DataTemplate</w:t>
        </w:r>
        <w:proofErr w:type="spellEnd"/>
        <w:r w:rsidRPr="00CA1CA9">
          <w:rPr>
            <w:rFonts w:ascii="Times New Roman" w:hAnsi="Times New Roman" w:cs="Times New Roman"/>
            <w:sz w:val="20"/>
            <w:szCs w:val="20"/>
            <w:lang w:val="en-US"/>
            <w:rPrChange w:id="18222" w:author="Airat Shigapov" w:date="2021-10-29T16:43:00Z">
              <w:rPr>
                <w:rFonts w:ascii="Consolas" w:hAnsi="Consolas" w:cs="Consolas"/>
                <w:color w:val="0000FF"/>
                <w:sz w:val="19"/>
                <w:szCs w:val="19"/>
              </w:rPr>
            </w:rPrChange>
          </w:rPr>
          <w:t>&gt;</w:t>
        </w:r>
      </w:ins>
    </w:p>
    <w:p w14:paraId="281549D3" w14:textId="77777777" w:rsidR="00CA1CA9" w:rsidRPr="00CA1CA9" w:rsidRDefault="00CA1CA9" w:rsidP="00CA1CA9">
      <w:pPr>
        <w:autoSpaceDE w:val="0"/>
        <w:autoSpaceDN w:val="0"/>
        <w:adjustRightInd w:val="0"/>
        <w:spacing w:after="0" w:line="240" w:lineRule="auto"/>
        <w:rPr>
          <w:ins w:id="18223" w:author="Airat Shigapov" w:date="2021-10-29T16:42:00Z"/>
          <w:rFonts w:ascii="Times New Roman" w:hAnsi="Times New Roman" w:cs="Times New Roman"/>
          <w:sz w:val="20"/>
          <w:szCs w:val="20"/>
          <w:lang w:val="en-US"/>
          <w:rPrChange w:id="18224" w:author="Airat Shigapov" w:date="2021-10-29T16:43:00Z">
            <w:rPr>
              <w:ins w:id="18225" w:author="Airat Shigapov" w:date="2021-10-29T16:42:00Z"/>
              <w:rFonts w:ascii="Consolas" w:hAnsi="Consolas" w:cs="Consolas"/>
              <w:color w:val="000000"/>
              <w:sz w:val="19"/>
              <w:szCs w:val="19"/>
            </w:rPr>
          </w:rPrChange>
        </w:rPr>
      </w:pPr>
      <w:ins w:id="18226" w:author="Airat Shigapov" w:date="2021-10-29T16:42:00Z">
        <w:r w:rsidRPr="00CA1CA9">
          <w:rPr>
            <w:rFonts w:ascii="Times New Roman" w:hAnsi="Times New Roman" w:cs="Times New Roman"/>
            <w:sz w:val="20"/>
            <w:szCs w:val="20"/>
            <w:lang w:val="en-US"/>
            <w:rPrChange w:id="18227" w:author="Airat Shigapov" w:date="2021-10-29T16:43:00Z">
              <w:rPr>
                <w:rFonts w:ascii="Consolas" w:hAnsi="Consolas" w:cs="Consolas"/>
                <w:color w:val="000000"/>
                <w:sz w:val="19"/>
                <w:szCs w:val="19"/>
              </w:rPr>
            </w:rPrChange>
          </w:rPr>
          <w:t xml:space="preserve">                </w:t>
        </w:r>
        <w:r w:rsidRPr="00CA1CA9">
          <w:rPr>
            <w:rFonts w:ascii="Times New Roman" w:hAnsi="Times New Roman" w:cs="Times New Roman"/>
            <w:sz w:val="20"/>
            <w:szCs w:val="20"/>
            <w:lang w:val="en-US"/>
            <w:rPrChange w:id="18228" w:author="Airat Shigapov" w:date="2021-10-29T16:43:00Z">
              <w:rPr>
                <w:rFonts w:ascii="Consolas" w:hAnsi="Consolas" w:cs="Consolas"/>
                <w:color w:val="0000FF"/>
                <w:sz w:val="19"/>
                <w:szCs w:val="19"/>
              </w:rPr>
            </w:rPrChange>
          </w:rPr>
          <w:t>&lt;/</w:t>
        </w:r>
        <w:proofErr w:type="spellStart"/>
        <w:r w:rsidRPr="00CA1CA9">
          <w:rPr>
            <w:rFonts w:ascii="Times New Roman" w:hAnsi="Times New Roman" w:cs="Times New Roman"/>
            <w:sz w:val="20"/>
            <w:szCs w:val="20"/>
            <w:lang w:val="en-US"/>
            <w:rPrChange w:id="18229" w:author="Airat Shigapov" w:date="2021-10-29T16:43:00Z">
              <w:rPr>
                <w:rFonts w:ascii="Consolas" w:hAnsi="Consolas" w:cs="Consolas"/>
                <w:color w:val="A31515"/>
                <w:sz w:val="19"/>
                <w:szCs w:val="19"/>
              </w:rPr>
            </w:rPrChange>
          </w:rPr>
          <w:t>ListView.ItemTemplate</w:t>
        </w:r>
        <w:proofErr w:type="spellEnd"/>
        <w:r w:rsidRPr="00CA1CA9">
          <w:rPr>
            <w:rFonts w:ascii="Times New Roman" w:hAnsi="Times New Roman" w:cs="Times New Roman"/>
            <w:sz w:val="20"/>
            <w:szCs w:val="20"/>
            <w:lang w:val="en-US"/>
            <w:rPrChange w:id="18230" w:author="Airat Shigapov" w:date="2021-10-29T16:43:00Z">
              <w:rPr>
                <w:rFonts w:ascii="Consolas" w:hAnsi="Consolas" w:cs="Consolas"/>
                <w:color w:val="0000FF"/>
                <w:sz w:val="19"/>
                <w:szCs w:val="19"/>
              </w:rPr>
            </w:rPrChange>
          </w:rPr>
          <w:t>&gt;</w:t>
        </w:r>
      </w:ins>
    </w:p>
    <w:p w14:paraId="53BDFAF1" w14:textId="77777777" w:rsidR="00CA1CA9" w:rsidRPr="00CA1CA9" w:rsidRDefault="00CA1CA9" w:rsidP="00CA1CA9">
      <w:pPr>
        <w:autoSpaceDE w:val="0"/>
        <w:autoSpaceDN w:val="0"/>
        <w:adjustRightInd w:val="0"/>
        <w:spacing w:after="0" w:line="240" w:lineRule="auto"/>
        <w:rPr>
          <w:ins w:id="18231" w:author="Airat Shigapov" w:date="2021-10-29T16:42:00Z"/>
          <w:rFonts w:ascii="Times New Roman" w:hAnsi="Times New Roman" w:cs="Times New Roman"/>
          <w:sz w:val="20"/>
          <w:szCs w:val="20"/>
          <w:lang w:val="en-US"/>
          <w:rPrChange w:id="18232" w:author="Airat Shigapov" w:date="2021-10-29T16:43:00Z">
            <w:rPr>
              <w:ins w:id="18233" w:author="Airat Shigapov" w:date="2021-10-29T16:42:00Z"/>
              <w:rFonts w:ascii="Consolas" w:hAnsi="Consolas" w:cs="Consolas"/>
              <w:color w:val="000000"/>
              <w:sz w:val="19"/>
              <w:szCs w:val="19"/>
            </w:rPr>
          </w:rPrChange>
        </w:rPr>
      </w:pPr>
      <w:ins w:id="18234" w:author="Airat Shigapov" w:date="2021-10-29T16:42:00Z">
        <w:r w:rsidRPr="00CA1CA9">
          <w:rPr>
            <w:rFonts w:ascii="Times New Roman" w:hAnsi="Times New Roman" w:cs="Times New Roman"/>
            <w:sz w:val="20"/>
            <w:szCs w:val="20"/>
            <w:lang w:val="en-US"/>
            <w:rPrChange w:id="18235" w:author="Airat Shigapov" w:date="2021-10-29T16:43:00Z">
              <w:rPr>
                <w:rFonts w:ascii="Consolas" w:hAnsi="Consolas" w:cs="Consolas"/>
                <w:color w:val="000000"/>
                <w:sz w:val="19"/>
                <w:szCs w:val="19"/>
              </w:rPr>
            </w:rPrChange>
          </w:rPr>
          <w:t xml:space="preserve">            </w:t>
        </w:r>
        <w:r w:rsidRPr="00CA1CA9">
          <w:rPr>
            <w:rFonts w:ascii="Times New Roman" w:hAnsi="Times New Roman" w:cs="Times New Roman"/>
            <w:sz w:val="20"/>
            <w:szCs w:val="20"/>
            <w:lang w:val="en-US"/>
            <w:rPrChange w:id="18236" w:author="Airat Shigapov" w:date="2021-10-29T16:43:00Z">
              <w:rPr>
                <w:rFonts w:ascii="Consolas" w:hAnsi="Consolas" w:cs="Consolas"/>
                <w:color w:val="0000FF"/>
                <w:sz w:val="19"/>
                <w:szCs w:val="19"/>
              </w:rPr>
            </w:rPrChange>
          </w:rPr>
          <w:t>&lt;/</w:t>
        </w:r>
        <w:proofErr w:type="spellStart"/>
        <w:r w:rsidRPr="00CA1CA9">
          <w:rPr>
            <w:rFonts w:ascii="Times New Roman" w:hAnsi="Times New Roman" w:cs="Times New Roman"/>
            <w:sz w:val="20"/>
            <w:szCs w:val="20"/>
            <w:lang w:val="en-US"/>
            <w:rPrChange w:id="18237" w:author="Airat Shigapov" w:date="2021-10-29T16:43:00Z">
              <w:rPr>
                <w:rFonts w:ascii="Consolas" w:hAnsi="Consolas" w:cs="Consolas"/>
                <w:color w:val="A31515"/>
                <w:sz w:val="19"/>
                <w:szCs w:val="19"/>
              </w:rPr>
            </w:rPrChange>
          </w:rPr>
          <w:t>ListView</w:t>
        </w:r>
        <w:proofErr w:type="spellEnd"/>
        <w:r w:rsidRPr="00CA1CA9">
          <w:rPr>
            <w:rFonts w:ascii="Times New Roman" w:hAnsi="Times New Roman" w:cs="Times New Roman"/>
            <w:sz w:val="20"/>
            <w:szCs w:val="20"/>
            <w:lang w:val="en-US"/>
            <w:rPrChange w:id="18238" w:author="Airat Shigapov" w:date="2021-10-29T16:43:00Z">
              <w:rPr>
                <w:rFonts w:ascii="Consolas" w:hAnsi="Consolas" w:cs="Consolas"/>
                <w:color w:val="0000FF"/>
                <w:sz w:val="19"/>
                <w:szCs w:val="19"/>
              </w:rPr>
            </w:rPrChange>
          </w:rPr>
          <w:t>&gt;</w:t>
        </w:r>
      </w:ins>
    </w:p>
    <w:p w14:paraId="3A50E0D8" w14:textId="77777777" w:rsidR="00CA1CA9" w:rsidRPr="00CA1CA9" w:rsidRDefault="00CA1CA9" w:rsidP="00CA1CA9">
      <w:pPr>
        <w:autoSpaceDE w:val="0"/>
        <w:autoSpaceDN w:val="0"/>
        <w:adjustRightInd w:val="0"/>
        <w:spacing w:after="0" w:line="240" w:lineRule="auto"/>
        <w:rPr>
          <w:ins w:id="18239" w:author="Airat Shigapov" w:date="2021-10-29T16:42:00Z"/>
          <w:rFonts w:ascii="Times New Roman" w:hAnsi="Times New Roman" w:cs="Times New Roman"/>
          <w:sz w:val="20"/>
          <w:szCs w:val="20"/>
          <w:lang w:val="en-US"/>
          <w:rPrChange w:id="18240" w:author="Airat Shigapov" w:date="2021-10-29T16:43:00Z">
            <w:rPr>
              <w:ins w:id="18241" w:author="Airat Shigapov" w:date="2021-10-29T16:42:00Z"/>
              <w:rFonts w:ascii="Consolas" w:hAnsi="Consolas" w:cs="Consolas"/>
              <w:color w:val="000000"/>
              <w:sz w:val="19"/>
              <w:szCs w:val="19"/>
            </w:rPr>
          </w:rPrChange>
        </w:rPr>
      </w:pPr>
      <w:ins w:id="18242" w:author="Airat Shigapov" w:date="2021-10-29T16:42:00Z">
        <w:r w:rsidRPr="00CA1CA9">
          <w:rPr>
            <w:rFonts w:ascii="Times New Roman" w:hAnsi="Times New Roman" w:cs="Times New Roman"/>
            <w:sz w:val="20"/>
            <w:szCs w:val="20"/>
            <w:lang w:val="en-US"/>
            <w:rPrChange w:id="18243" w:author="Airat Shigapov" w:date="2021-10-29T16:43:00Z">
              <w:rPr>
                <w:rFonts w:ascii="Consolas" w:hAnsi="Consolas" w:cs="Consolas"/>
                <w:color w:val="000000"/>
                <w:sz w:val="19"/>
                <w:szCs w:val="19"/>
              </w:rPr>
            </w:rPrChange>
          </w:rPr>
          <w:t xml:space="preserve">        </w:t>
        </w:r>
        <w:r w:rsidRPr="00CA1CA9">
          <w:rPr>
            <w:rFonts w:ascii="Times New Roman" w:hAnsi="Times New Roman" w:cs="Times New Roman"/>
            <w:sz w:val="20"/>
            <w:szCs w:val="20"/>
            <w:lang w:val="en-US"/>
            <w:rPrChange w:id="18244" w:author="Airat Shigapov" w:date="2021-10-29T16:43:00Z">
              <w:rPr>
                <w:rFonts w:ascii="Consolas" w:hAnsi="Consolas" w:cs="Consolas"/>
                <w:color w:val="0000FF"/>
                <w:sz w:val="19"/>
                <w:szCs w:val="19"/>
              </w:rPr>
            </w:rPrChange>
          </w:rPr>
          <w:t>&lt;/</w:t>
        </w:r>
        <w:r w:rsidRPr="00CA1CA9">
          <w:rPr>
            <w:rFonts w:ascii="Times New Roman" w:hAnsi="Times New Roman" w:cs="Times New Roman"/>
            <w:sz w:val="20"/>
            <w:szCs w:val="20"/>
            <w:lang w:val="en-US"/>
            <w:rPrChange w:id="18245" w:author="Airat Shigapov" w:date="2021-10-29T16:43:00Z">
              <w:rPr>
                <w:rFonts w:ascii="Consolas" w:hAnsi="Consolas" w:cs="Consolas"/>
                <w:color w:val="A31515"/>
                <w:sz w:val="19"/>
                <w:szCs w:val="19"/>
              </w:rPr>
            </w:rPrChange>
          </w:rPr>
          <w:t>Grid</w:t>
        </w:r>
        <w:r w:rsidRPr="00CA1CA9">
          <w:rPr>
            <w:rFonts w:ascii="Times New Roman" w:hAnsi="Times New Roman" w:cs="Times New Roman"/>
            <w:sz w:val="20"/>
            <w:szCs w:val="20"/>
            <w:lang w:val="en-US"/>
            <w:rPrChange w:id="18246" w:author="Airat Shigapov" w:date="2021-10-29T16:43:00Z">
              <w:rPr>
                <w:rFonts w:ascii="Consolas" w:hAnsi="Consolas" w:cs="Consolas"/>
                <w:color w:val="0000FF"/>
                <w:sz w:val="19"/>
                <w:szCs w:val="19"/>
              </w:rPr>
            </w:rPrChange>
          </w:rPr>
          <w:t>&gt;</w:t>
        </w:r>
      </w:ins>
    </w:p>
    <w:p w14:paraId="4BCE8A85" w14:textId="77777777" w:rsidR="00CA1CA9" w:rsidRPr="00CA1CA9" w:rsidRDefault="00CA1CA9" w:rsidP="00CA1CA9">
      <w:pPr>
        <w:autoSpaceDE w:val="0"/>
        <w:autoSpaceDN w:val="0"/>
        <w:adjustRightInd w:val="0"/>
        <w:spacing w:after="0" w:line="240" w:lineRule="auto"/>
        <w:rPr>
          <w:ins w:id="18247" w:author="Airat Shigapov" w:date="2021-10-29T16:42:00Z"/>
          <w:rFonts w:ascii="Times New Roman" w:hAnsi="Times New Roman" w:cs="Times New Roman"/>
          <w:sz w:val="20"/>
          <w:szCs w:val="20"/>
          <w:lang w:val="en-US"/>
          <w:rPrChange w:id="18248" w:author="Airat Shigapov" w:date="2021-10-29T16:43:00Z">
            <w:rPr>
              <w:ins w:id="18249" w:author="Airat Shigapov" w:date="2021-10-29T16:42:00Z"/>
              <w:rFonts w:ascii="Consolas" w:hAnsi="Consolas" w:cs="Consolas"/>
              <w:color w:val="000000"/>
              <w:sz w:val="19"/>
              <w:szCs w:val="19"/>
            </w:rPr>
          </w:rPrChange>
        </w:rPr>
      </w:pPr>
      <w:ins w:id="18250" w:author="Airat Shigapov" w:date="2021-10-29T16:42:00Z">
        <w:r w:rsidRPr="00CA1CA9">
          <w:rPr>
            <w:rFonts w:ascii="Times New Roman" w:hAnsi="Times New Roman" w:cs="Times New Roman"/>
            <w:sz w:val="20"/>
            <w:szCs w:val="20"/>
            <w:lang w:val="en-US"/>
            <w:rPrChange w:id="18251" w:author="Airat Shigapov" w:date="2021-10-29T16:43:00Z">
              <w:rPr>
                <w:rFonts w:ascii="Consolas" w:hAnsi="Consolas" w:cs="Consolas"/>
                <w:color w:val="000000"/>
                <w:sz w:val="19"/>
                <w:szCs w:val="19"/>
              </w:rPr>
            </w:rPrChange>
          </w:rPr>
          <w:t xml:space="preserve">    </w:t>
        </w:r>
        <w:r w:rsidRPr="00CA1CA9">
          <w:rPr>
            <w:rFonts w:ascii="Times New Roman" w:hAnsi="Times New Roman" w:cs="Times New Roman"/>
            <w:sz w:val="20"/>
            <w:szCs w:val="20"/>
            <w:lang w:val="en-US"/>
            <w:rPrChange w:id="18252" w:author="Airat Shigapov" w:date="2021-10-29T16:43:00Z">
              <w:rPr>
                <w:rFonts w:ascii="Consolas" w:hAnsi="Consolas" w:cs="Consolas"/>
                <w:color w:val="0000FF"/>
                <w:sz w:val="19"/>
                <w:szCs w:val="19"/>
              </w:rPr>
            </w:rPrChange>
          </w:rPr>
          <w:t>&lt;/</w:t>
        </w:r>
        <w:proofErr w:type="spellStart"/>
        <w:r w:rsidRPr="00CA1CA9">
          <w:rPr>
            <w:rFonts w:ascii="Times New Roman" w:hAnsi="Times New Roman" w:cs="Times New Roman"/>
            <w:sz w:val="20"/>
            <w:szCs w:val="20"/>
            <w:lang w:val="en-US"/>
            <w:rPrChange w:id="18253" w:author="Airat Shigapov" w:date="2021-10-29T16:43:00Z">
              <w:rPr>
                <w:rFonts w:ascii="Consolas" w:hAnsi="Consolas" w:cs="Consolas"/>
                <w:color w:val="A31515"/>
                <w:sz w:val="19"/>
                <w:szCs w:val="19"/>
              </w:rPr>
            </w:rPrChange>
          </w:rPr>
          <w:t>ScrollViewer</w:t>
        </w:r>
        <w:proofErr w:type="spellEnd"/>
        <w:r w:rsidRPr="00CA1CA9">
          <w:rPr>
            <w:rFonts w:ascii="Times New Roman" w:hAnsi="Times New Roman" w:cs="Times New Roman"/>
            <w:sz w:val="20"/>
            <w:szCs w:val="20"/>
            <w:lang w:val="en-US"/>
            <w:rPrChange w:id="18254" w:author="Airat Shigapov" w:date="2021-10-29T16:43:00Z">
              <w:rPr>
                <w:rFonts w:ascii="Consolas" w:hAnsi="Consolas" w:cs="Consolas"/>
                <w:color w:val="0000FF"/>
                <w:sz w:val="19"/>
                <w:szCs w:val="19"/>
              </w:rPr>
            </w:rPrChange>
          </w:rPr>
          <w:t>&gt;</w:t>
        </w:r>
      </w:ins>
    </w:p>
    <w:p w14:paraId="4DA4F82B" w14:textId="77777777" w:rsidR="00CA1CA9" w:rsidRPr="00CA1CA9" w:rsidRDefault="00CA1CA9" w:rsidP="00CA1CA9">
      <w:pPr>
        <w:autoSpaceDE w:val="0"/>
        <w:autoSpaceDN w:val="0"/>
        <w:adjustRightInd w:val="0"/>
        <w:spacing w:after="0" w:line="240" w:lineRule="auto"/>
        <w:rPr>
          <w:ins w:id="18255" w:author="Airat Shigapov" w:date="2021-10-29T16:42:00Z"/>
          <w:rFonts w:ascii="Times New Roman" w:hAnsi="Times New Roman" w:cs="Times New Roman"/>
          <w:sz w:val="20"/>
          <w:szCs w:val="20"/>
          <w:lang w:val="en-US"/>
          <w:rPrChange w:id="18256" w:author="Airat Shigapov" w:date="2021-10-29T16:43:00Z">
            <w:rPr>
              <w:ins w:id="18257" w:author="Airat Shigapov" w:date="2021-10-29T16:42:00Z"/>
              <w:rFonts w:ascii="Consolas" w:hAnsi="Consolas" w:cs="Consolas"/>
              <w:color w:val="000000"/>
              <w:sz w:val="19"/>
              <w:szCs w:val="19"/>
            </w:rPr>
          </w:rPrChange>
        </w:rPr>
      </w:pPr>
      <w:ins w:id="18258" w:author="Airat Shigapov" w:date="2021-10-29T16:42:00Z">
        <w:r w:rsidRPr="00CA1CA9">
          <w:rPr>
            <w:rFonts w:ascii="Times New Roman" w:hAnsi="Times New Roman" w:cs="Times New Roman"/>
            <w:sz w:val="20"/>
            <w:szCs w:val="20"/>
            <w:lang w:val="en-US"/>
            <w:rPrChange w:id="18259" w:author="Airat Shigapov" w:date="2021-10-29T16:43:00Z">
              <w:rPr>
                <w:rFonts w:ascii="Consolas" w:hAnsi="Consolas" w:cs="Consolas"/>
                <w:color w:val="0000FF"/>
                <w:sz w:val="19"/>
                <w:szCs w:val="19"/>
              </w:rPr>
            </w:rPrChange>
          </w:rPr>
          <w:t>&lt;/</w:t>
        </w:r>
        <w:r w:rsidRPr="00CA1CA9">
          <w:rPr>
            <w:rFonts w:ascii="Times New Roman" w:hAnsi="Times New Roman" w:cs="Times New Roman"/>
            <w:sz w:val="20"/>
            <w:szCs w:val="20"/>
            <w:lang w:val="en-US"/>
            <w:rPrChange w:id="18260" w:author="Airat Shigapov" w:date="2021-10-29T16:43:00Z">
              <w:rPr>
                <w:rFonts w:ascii="Consolas" w:hAnsi="Consolas" w:cs="Consolas"/>
                <w:color w:val="A31515"/>
                <w:sz w:val="19"/>
                <w:szCs w:val="19"/>
              </w:rPr>
            </w:rPrChange>
          </w:rPr>
          <w:t>Window</w:t>
        </w:r>
        <w:r w:rsidRPr="00CA1CA9">
          <w:rPr>
            <w:rFonts w:ascii="Times New Roman" w:hAnsi="Times New Roman" w:cs="Times New Roman"/>
            <w:sz w:val="20"/>
            <w:szCs w:val="20"/>
            <w:lang w:val="en-US"/>
            <w:rPrChange w:id="18261" w:author="Airat Shigapov" w:date="2021-10-29T16:43:00Z">
              <w:rPr>
                <w:rFonts w:ascii="Consolas" w:hAnsi="Consolas" w:cs="Consolas"/>
                <w:color w:val="0000FF"/>
                <w:sz w:val="19"/>
                <w:szCs w:val="19"/>
              </w:rPr>
            </w:rPrChange>
          </w:rPr>
          <w:t>&gt;</w:t>
        </w:r>
      </w:ins>
    </w:p>
    <w:p w14:paraId="582BF290" w14:textId="0D6AA3CA" w:rsidR="00CA1CA9" w:rsidRDefault="00CA1CA9" w:rsidP="00CC67A4">
      <w:pPr>
        <w:rPr>
          <w:ins w:id="18262" w:author="Airat Shigapov" w:date="2021-10-29T16:42:00Z"/>
          <w:rFonts w:ascii="Times New Roman" w:eastAsia="Calibri" w:hAnsi="Times New Roman" w:cs="Times New Roman"/>
          <w:sz w:val="28"/>
          <w:szCs w:val="28"/>
          <w:shd w:val="clear" w:color="auto" w:fill="FFFFFF"/>
          <w:lang w:val="en-US"/>
        </w:rPr>
      </w:pPr>
      <w:proofErr w:type="spellStart"/>
      <w:ins w:id="18263" w:author="Airat Shigapov" w:date="2021-10-29T16:42:00Z">
        <w:r>
          <w:rPr>
            <w:rFonts w:ascii="Times New Roman" w:eastAsia="Calibri" w:hAnsi="Times New Roman" w:cs="Times New Roman"/>
            <w:sz w:val="28"/>
            <w:szCs w:val="28"/>
            <w:shd w:val="clear" w:color="auto" w:fill="FFFFFF"/>
            <w:lang w:val="en-US"/>
          </w:rPr>
          <w:t>MainWindow.xaml.cs</w:t>
        </w:r>
        <w:proofErr w:type="spellEnd"/>
        <w:r>
          <w:rPr>
            <w:rFonts w:ascii="Times New Roman" w:eastAsia="Calibri" w:hAnsi="Times New Roman" w:cs="Times New Roman"/>
            <w:sz w:val="28"/>
            <w:szCs w:val="28"/>
            <w:shd w:val="clear" w:color="auto" w:fill="FFFFFF"/>
            <w:lang w:val="en-US"/>
          </w:rPr>
          <w:t>:</w:t>
        </w:r>
      </w:ins>
    </w:p>
    <w:p w14:paraId="6CCDFACB" w14:textId="77777777" w:rsidR="00CA1CA9" w:rsidRPr="00CA1CA9" w:rsidRDefault="00CA1CA9" w:rsidP="00CA1CA9">
      <w:pPr>
        <w:autoSpaceDE w:val="0"/>
        <w:autoSpaceDN w:val="0"/>
        <w:adjustRightInd w:val="0"/>
        <w:spacing w:after="0" w:line="240" w:lineRule="auto"/>
        <w:rPr>
          <w:ins w:id="18264" w:author="Airat Shigapov" w:date="2021-10-29T16:43:00Z"/>
          <w:rFonts w:ascii="Times New Roman" w:hAnsi="Times New Roman" w:cs="Times New Roman"/>
          <w:sz w:val="20"/>
          <w:szCs w:val="20"/>
          <w:lang w:val="en-US"/>
          <w:rPrChange w:id="18265" w:author="Airat Shigapov" w:date="2021-10-29T16:43:00Z">
            <w:rPr>
              <w:ins w:id="18266" w:author="Airat Shigapov" w:date="2021-10-29T16:43:00Z"/>
              <w:rFonts w:ascii="Consolas" w:hAnsi="Consolas" w:cs="Consolas"/>
              <w:color w:val="000000"/>
              <w:sz w:val="19"/>
              <w:szCs w:val="19"/>
            </w:rPr>
          </w:rPrChange>
        </w:rPr>
      </w:pPr>
      <w:ins w:id="18267" w:author="Airat Shigapov" w:date="2021-10-29T16:43:00Z">
        <w:r w:rsidRPr="00CA1CA9">
          <w:rPr>
            <w:rFonts w:ascii="Times New Roman" w:hAnsi="Times New Roman" w:cs="Times New Roman"/>
            <w:sz w:val="20"/>
            <w:szCs w:val="20"/>
            <w:lang w:val="en-US"/>
            <w:rPrChange w:id="18268" w:author="Airat Shigapov" w:date="2021-10-29T16:43:00Z">
              <w:rPr>
                <w:rFonts w:ascii="Consolas" w:hAnsi="Consolas" w:cs="Consolas"/>
                <w:color w:val="000000"/>
                <w:sz w:val="19"/>
                <w:szCs w:val="19"/>
              </w:rPr>
            </w:rPrChange>
          </w:rPr>
          <w:t xml:space="preserve">  </w:t>
        </w:r>
        <w:r w:rsidRPr="00CA1CA9">
          <w:rPr>
            <w:rFonts w:ascii="Times New Roman" w:hAnsi="Times New Roman" w:cs="Times New Roman"/>
            <w:sz w:val="20"/>
            <w:szCs w:val="20"/>
            <w:lang w:val="en-US"/>
            <w:rPrChange w:id="18269" w:author="Airat Shigapov" w:date="2021-10-29T16:43:00Z">
              <w:rPr>
                <w:rFonts w:ascii="Consolas" w:hAnsi="Consolas" w:cs="Consolas"/>
                <w:color w:val="0000FF"/>
                <w:sz w:val="19"/>
                <w:szCs w:val="19"/>
              </w:rPr>
            </w:rPrChange>
          </w:rPr>
          <w:t>public</w:t>
        </w:r>
        <w:r w:rsidRPr="00CA1CA9">
          <w:rPr>
            <w:rFonts w:ascii="Times New Roman" w:hAnsi="Times New Roman" w:cs="Times New Roman"/>
            <w:sz w:val="20"/>
            <w:szCs w:val="20"/>
            <w:lang w:val="en-US"/>
            <w:rPrChange w:id="18270" w:author="Airat Shigapov" w:date="2021-10-29T16:43:00Z">
              <w:rPr>
                <w:rFonts w:ascii="Consolas" w:hAnsi="Consolas" w:cs="Consolas"/>
                <w:color w:val="000000"/>
                <w:sz w:val="19"/>
                <w:szCs w:val="19"/>
              </w:rPr>
            </w:rPrChange>
          </w:rPr>
          <w:t xml:space="preserve"> </w:t>
        </w:r>
        <w:r w:rsidRPr="00CA1CA9">
          <w:rPr>
            <w:rFonts w:ascii="Times New Roman" w:hAnsi="Times New Roman" w:cs="Times New Roman"/>
            <w:sz w:val="20"/>
            <w:szCs w:val="20"/>
            <w:lang w:val="en-US"/>
            <w:rPrChange w:id="18271" w:author="Airat Shigapov" w:date="2021-10-29T16:43:00Z">
              <w:rPr>
                <w:rFonts w:ascii="Consolas" w:hAnsi="Consolas" w:cs="Consolas"/>
                <w:color w:val="0000FF"/>
                <w:sz w:val="19"/>
                <w:szCs w:val="19"/>
              </w:rPr>
            </w:rPrChange>
          </w:rPr>
          <w:t>partial</w:t>
        </w:r>
        <w:r w:rsidRPr="00CA1CA9">
          <w:rPr>
            <w:rFonts w:ascii="Times New Roman" w:hAnsi="Times New Roman" w:cs="Times New Roman"/>
            <w:sz w:val="20"/>
            <w:szCs w:val="20"/>
            <w:lang w:val="en-US"/>
            <w:rPrChange w:id="18272" w:author="Airat Shigapov" w:date="2021-10-29T16:43:00Z">
              <w:rPr>
                <w:rFonts w:ascii="Consolas" w:hAnsi="Consolas" w:cs="Consolas"/>
                <w:color w:val="000000"/>
                <w:sz w:val="19"/>
                <w:szCs w:val="19"/>
              </w:rPr>
            </w:rPrChange>
          </w:rPr>
          <w:t xml:space="preserve"> </w:t>
        </w:r>
        <w:r w:rsidRPr="00CA1CA9">
          <w:rPr>
            <w:rFonts w:ascii="Times New Roman" w:hAnsi="Times New Roman" w:cs="Times New Roman"/>
            <w:sz w:val="20"/>
            <w:szCs w:val="20"/>
            <w:lang w:val="en-US"/>
            <w:rPrChange w:id="18273" w:author="Airat Shigapov" w:date="2021-10-29T16:43:00Z">
              <w:rPr>
                <w:rFonts w:ascii="Consolas" w:hAnsi="Consolas" w:cs="Consolas"/>
                <w:color w:val="0000FF"/>
                <w:sz w:val="19"/>
                <w:szCs w:val="19"/>
              </w:rPr>
            </w:rPrChange>
          </w:rPr>
          <w:t>class</w:t>
        </w:r>
        <w:r w:rsidRPr="00CA1CA9">
          <w:rPr>
            <w:rFonts w:ascii="Times New Roman" w:hAnsi="Times New Roman" w:cs="Times New Roman"/>
            <w:sz w:val="20"/>
            <w:szCs w:val="20"/>
            <w:lang w:val="en-US"/>
            <w:rPrChange w:id="18274" w:author="Airat Shigapov" w:date="2021-10-29T16:43:00Z">
              <w:rPr>
                <w:rFonts w:ascii="Consolas" w:hAnsi="Consolas" w:cs="Consolas"/>
                <w:color w:val="000000"/>
                <w:sz w:val="19"/>
                <w:szCs w:val="19"/>
              </w:rPr>
            </w:rPrChange>
          </w:rPr>
          <w:t xml:space="preserve"> </w:t>
        </w:r>
        <w:proofErr w:type="spellStart"/>
        <w:proofErr w:type="gramStart"/>
        <w:r w:rsidRPr="00CA1CA9">
          <w:rPr>
            <w:rFonts w:ascii="Times New Roman" w:hAnsi="Times New Roman" w:cs="Times New Roman"/>
            <w:sz w:val="20"/>
            <w:szCs w:val="20"/>
            <w:lang w:val="en-US"/>
            <w:rPrChange w:id="18275" w:author="Airat Shigapov" w:date="2021-10-29T16:43:00Z">
              <w:rPr>
                <w:rFonts w:ascii="Consolas" w:hAnsi="Consolas" w:cs="Consolas"/>
                <w:color w:val="2B91AF"/>
                <w:sz w:val="19"/>
                <w:szCs w:val="19"/>
              </w:rPr>
            </w:rPrChange>
          </w:rPr>
          <w:t>MainWindow</w:t>
        </w:r>
        <w:proofErr w:type="spellEnd"/>
        <w:r w:rsidRPr="00CA1CA9">
          <w:rPr>
            <w:rFonts w:ascii="Times New Roman" w:hAnsi="Times New Roman" w:cs="Times New Roman"/>
            <w:sz w:val="20"/>
            <w:szCs w:val="20"/>
            <w:lang w:val="en-US"/>
            <w:rPrChange w:id="18276" w:author="Airat Shigapov" w:date="2021-10-29T16:43:00Z">
              <w:rPr>
                <w:rFonts w:ascii="Consolas" w:hAnsi="Consolas" w:cs="Consolas"/>
                <w:color w:val="000000"/>
                <w:sz w:val="19"/>
                <w:szCs w:val="19"/>
              </w:rPr>
            </w:rPrChange>
          </w:rPr>
          <w:t xml:space="preserve"> :</w:t>
        </w:r>
        <w:proofErr w:type="gramEnd"/>
        <w:r w:rsidRPr="00CA1CA9">
          <w:rPr>
            <w:rFonts w:ascii="Times New Roman" w:hAnsi="Times New Roman" w:cs="Times New Roman"/>
            <w:sz w:val="20"/>
            <w:szCs w:val="20"/>
            <w:lang w:val="en-US"/>
            <w:rPrChange w:id="18277" w:author="Airat Shigapov" w:date="2021-10-29T16:43:00Z">
              <w:rPr>
                <w:rFonts w:ascii="Consolas" w:hAnsi="Consolas" w:cs="Consolas"/>
                <w:color w:val="000000"/>
                <w:sz w:val="19"/>
                <w:szCs w:val="19"/>
              </w:rPr>
            </w:rPrChange>
          </w:rPr>
          <w:t xml:space="preserve"> Window</w:t>
        </w:r>
      </w:ins>
    </w:p>
    <w:p w14:paraId="351B2B5E" w14:textId="77777777" w:rsidR="00CA1CA9" w:rsidRPr="00CA1CA9" w:rsidRDefault="00CA1CA9" w:rsidP="00CA1CA9">
      <w:pPr>
        <w:autoSpaceDE w:val="0"/>
        <w:autoSpaceDN w:val="0"/>
        <w:adjustRightInd w:val="0"/>
        <w:spacing w:after="0" w:line="240" w:lineRule="auto"/>
        <w:rPr>
          <w:ins w:id="18278" w:author="Airat Shigapov" w:date="2021-10-29T16:43:00Z"/>
          <w:rFonts w:ascii="Times New Roman" w:hAnsi="Times New Roman" w:cs="Times New Roman"/>
          <w:sz w:val="20"/>
          <w:szCs w:val="20"/>
          <w:lang w:val="en-US"/>
          <w:rPrChange w:id="18279" w:author="Airat Shigapov" w:date="2021-10-29T16:43:00Z">
            <w:rPr>
              <w:ins w:id="18280" w:author="Airat Shigapov" w:date="2021-10-29T16:43:00Z"/>
              <w:rFonts w:ascii="Consolas" w:hAnsi="Consolas" w:cs="Consolas"/>
              <w:color w:val="000000"/>
              <w:sz w:val="19"/>
              <w:szCs w:val="19"/>
            </w:rPr>
          </w:rPrChange>
        </w:rPr>
      </w:pPr>
      <w:ins w:id="18281" w:author="Airat Shigapov" w:date="2021-10-29T16:43:00Z">
        <w:r w:rsidRPr="00CA1CA9">
          <w:rPr>
            <w:rFonts w:ascii="Times New Roman" w:hAnsi="Times New Roman" w:cs="Times New Roman"/>
            <w:sz w:val="20"/>
            <w:szCs w:val="20"/>
            <w:lang w:val="en-US"/>
            <w:rPrChange w:id="18282" w:author="Airat Shigapov" w:date="2021-10-29T16:43:00Z">
              <w:rPr>
                <w:rFonts w:ascii="Consolas" w:hAnsi="Consolas" w:cs="Consolas"/>
                <w:color w:val="000000"/>
                <w:sz w:val="19"/>
                <w:szCs w:val="19"/>
              </w:rPr>
            </w:rPrChange>
          </w:rPr>
          <w:t xml:space="preserve">    {</w:t>
        </w:r>
      </w:ins>
    </w:p>
    <w:p w14:paraId="6E5B8518" w14:textId="77777777" w:rsidR="00CA1CA9" w:rsidRPr="00CA1CA9" w:rsidRDefault="00CA1CA9" w:rsidP="00CA1CA9">
      <w:pPr>
        <w:autoSpaceDE w:val="0"/>
        <w:autoSpaceDN w:val="0"/>
        <w:adjustRightInd w:val="0"/>
        <w:spacing w:after="0" w:line="240" w:lineRule="auto"/>
        <w:rPr>
          <w:ins w:id="18283" w:author="Airat Shigapov" w:date="2021-10-29T16:43:00Z"/>
          <w:rFonts w:ascii="Times New Roman" w:hAnsi="Times New Roman" w:cs="Times New Roman"/>
          <w:sz w:val="20"/>
          <w:szCs w:val="20"/>
          <w:lang w:val="en-US"/>
          <w:rPrChange w:id="18284" w:author="Airat Shigapov" w:date="2021-10-29T16:43:00Z">
            <w:rPr>
              <w:ins w:id="18285" w:author="Airat Shigapov" w:date="2021-10-29T16:43:00Z"/>
              <w:rFonts w:ascii="Consolas" w:hAnsi="Consolas" w:cs="Consolas"/>
              <w:color w:val="000000"/>
              <w:sz w:val="19"/>
              <w:szCs w:val="19"/>
            </w:rPr>
          </w:rPrChange>
        </w:rPr>
      </w:pPr>
      <w:ins w:id="18286" w:author="Airat Shigapov" w:date="2021-10-29T16:43:00Z">
        <w:r w:rsidRPr="00CA1CA9">
          <w:rPr>
            <w:rFonts w:ascii="Times New Roman" w:hAnsi="Times New Roman" w:cs="Times New Roman"/>
            <w:sz w:val="20"/>
            <w:szCs w:val="20"/>
            <w:lang w:val="en-US"/>
            <w:rPrChange w:id="18287" w:author="Airat Shigapov" w:date="2021-10-29T16:43:00Z">
              <w:rPr>
                <w:rFonts w:ascii="Consolas" w:hAnsi="Consolas" w:cs="Consolas"/>
                <w:color w:val="000000"/>
                <w:sz w:val="19"/>
                <w:szCs w:val="19"/>
              </w:rPr>
            </w:rPrChange>
          </w:rPr>
          <w:t xml:space="preserve">        </w:t>
        </w:r>
        <w:r w:rsidRPr="00CA1CA9">
          <w:rPr>
            <w:rFonts w:ascii="Times New Roman" w:hAnsi="Times New Roman" w:cs="Times New Roman"/>
            <w:sz w:val="20"/>
            <w:szCs w:val="20"/>
            <w:lang w:val="en-US"/>
            <w:rPrChange w:id="18288" w:author="Airat Shigapov" w:date="2021-10-29T16:43:00Z">
              <w:rPr>
                <w:rFonts w:ascii="Consolas" w:hAnsi="Consolas" w:cs="Consolas"/>
                <w:color w:val="0000FF"/>
                <w:sz w:val="19"/>
                <w:szCs w:val="19"/>
              </w:rPr>
            </w:rPrChange>
          </w:rPr>
          <w:t>public</w:t>
        </w:r>
        <w:r w:rsidRPr="00CA1CA9">
          <w:rPr>
            <w:rFonts w:ascii="Times New Roman" w:hAnsi="Times New Roman" w:cs="Times New Roman"/>
            <w:sz w:val="20"/>
            <w:szCs w:val="20"/>
            <w:lang w:val="en-US"/>
            <w:rPrChange w:id="18289" w:author="Airat Shigapov" w:date="2021-10-29T16:43:00Z">
              <w:rPr>
                <w:rFonts w:ascii="Consolas" w:hAnsi="Consolas" w:cs="Consolas"/>
                <w:color w:val="000000"/>
                <w:sz w:val="19"/>
                <w:szCs w:val="19"/>
              </w:rPr>
            </w:rPrChange>
          </w:rPr>
          <w:t xml:space="preserve"> </w:t>
        </w:r>
        <w:r w:rsidRPr="00CA1CA9">
          <w:rPr>
            <w:rFonts w:ascii="Times New Roman" w:hAnsi="Times New Roman" w:cs="Times New Roman"/>
            <w:sz w:val="20"/>
            <w:szCs w:val="20"/>
            <w:lang w:val="en-US"/>
            <w:rPrChange w:id="18290" w:author="Airat Shigapov" w:date="2021-10-29T16:43:00Z">
              <w:rPr>
                <w:rFonts w:ascii="Consolas" w:hAnsi="Consolas" w:cs="Consolas"/>
                <w:color w:val="0000FF"/>
                <w:sz w:val="19"/>
                <w:szCs w:val="19"/>
              </w:rPr>
            </w:rPrChange>
          </w:rPr>
          <w:t>static</w:t>
        </w:r>
        <w:r w:rsidRPr="00CA1CA9">
          <w:rPr>
            <w:rFonts w:ascii="Times New Roman" w:hAnsi="Times New Roman" w:cs="Times New Roman"/>
            <w:sz w:val="20"/>
            <w:szCs w:val="20"/>
            <w:lang w:val="en-US"/>
            <w:rPrChange w:id="18291" w:author="Airat Shigapov" w:date="2021-10-29T16:43:00Z">
              <w:rPr>
                <w:rFonts w:ascii="Consolas" w:hAnsi="Consolas" w:cs="Consolas"/>
                <w:color w:val="000000"/>
                <w:sz w:val="19"/>
                <w:szCs w:val="19"/>
              </w:rPr>
            </w:rPrChange>
          </w:rPr>
          <w:t xml:space="preserve"> </w:t>
        </w:r>
        <w:proofErr w:type="spellStart"/>
        <w:r w:rsidRPr="00CA1CA9">
          <w:rPr>
            <w:rFonts w:ascii="Times New Roman" w:hAnsi="Times New Roman" w:cs="Times New Roman"/>
            <w:sz w:val="20"/>
            <w:szCs w:val="20"/>
            <w:lang w:val="en-US"/>
            <w:rPrChange w:id="18292" w:author="Airat Shigapov" w:date="2021-10-29T16:43:00Z">
              <w:rPr>
                <w:rFonts w:ascii="Consolas" w:hAnsi="Consolas" w:cs="Consolas"/>
                <w:color w:val="000000"/>
                <w:sz w:val="19"/>
                <w:szCs w:val="19"/>
              </w:rPr>
            </w:rPrChange>
          </w:rPr>
          <w:t>CarShopEntities</w:t>
        </w:r>
        <w:proofErr w:type="spellEnd"/>
        <w:r w:rsidRPr="00CA1CA9">
          <w:rPr>
            <w:rFonts w:ascii="Times New Roman" w:hAnsi="Times New Roman" w:cs="Times New Roman"/>
            <w:sz w:val="20"/>
            <w:szCs w:val="20"/>
            <w:lang w:val="en-US"/>
            <w:rPrChange w:id="18293" w:author="Airat Shigapov" w:date="2021-10-29T16:43:00Z">
              <w:rPr>
                <w:rFonts w:ascii="Consolas" w:hAnsi="Consolas" w:cs="Consolas"/>
                <w:color w:val="000000"/>
                <w:sz w:val="19"/>
                <w:szCs w:val="19"/>
              </w:rPr>
            </w:rPrChange>
          </w:rPr>
          <w:t xml:space="preserve"> </w:t>
        </w:r>
        <w:proofErr w:type="spellStart"/>
        <w:r w:rsidRPr="00CA1CA9">
          <w:rPr>
            <w:rFonts w:ascii="Times New Roman" w:hAnsi="Times New Roman" w:cs="Times New Roman"/>
            <w:sz w:val="20"/>
            <w:szCs w:val="20"/>
            <w:lang w:val="en-US"/>
            <w:rPrChange w:id="18294" w:author="Airat Shigapov" w:date="2021-10-29T16:43:00Z">
              <w:rPr>
                <w:rFonts w:ascii="Consolas" w:hAnsi="Consolas" w:cs="Consolas"/>
                <w:color w:val="000000"/>
                <w:sz w:val="19"/>
                <w:szCs w:val="19"/>
              </w:rPr>
            </w:rPrChange>
          </w:rPr>
          <w:t>carShopEntities</w:t>
        </w:r>
        <w:proofErr w:type="spellEnd"/>
        <w:r w:rsidRPr="00CA1CA9">
          <w:rPr>
            <w:rFonts w:ascii="Times New Roman" w:hAnsi="Times New Roman" w:cs="Times New Roman"/>
            <w:sz w:val="20"/>
            <w:szCs w:val="20"/>
            <w:lang w:val="en-US"/>
            <w:rPrChange w:id="18295" w:author="Airat Shigapov" w:date="2021-10-29T16:43:00Z">
              <w:rPr>
                <w:rFonts w:ascii="Consolas" w:hAnsi="Consolas" w:cs="Consolas"/>
                <w:color w:val="000000"/>
                <w:sz w:val="19"/>
                <w:szCs w:val="19"/>
              </w:rPr>
            </w:rPrChange>
          </w:rPr>
          <w:t xml:space="preserve"> = </w:t>
        </w:r>
        <w:r w:rsidRPr="00CA1CA9">
          <w:rPr>
            <w:rFonts w:ascii="Times New Roman" w:hAnsi="Times New Roman" w:cs="Times New Roman"/>
            <w:sz w:val="20"/>
            <w:szCs w:val="20"/>
            <w:lang w:val="en-US"/>
            <w:rPrChange w:id="18296" w:author="Airat Shigapov" w:date="2021-10-29T16:43:00Z">
              <w:rPr>
                <w:rFonts w:ascii="Consolas" w:hAnsi="Consolas" w:cs="Consolas"/>
                <w:color w:val="0000FF"/>
                <w:sz w:val="19"/>
                <w:szCs w:val="19"/>
              </w:rPr>
            </w:rPrChange>
          </w:rPr>
          <w:t>new</w:t>
        </w:r>
        <w:r w:rsidRPr="00CA1CA9">
          <w:rPr>
            <w:rFonts w:ascii="Times New Roman" w:hAnsi="Times New Roman" w:cs="Times New Roman"/>
            <w:sz w:val="20"/>
            <w:szCs w:val="20"/>
            <w:lang w:val="en-US"/>
            <w:rPrChange w:id="18297" w:author="Airat Shigapov" w:date="2021-10-29T16:43:00Z">
              <w:rPr>
                <w:rFonts w:ascii="Consolas" w:hAnsi="Consolas" w:cs="Consolas"/>
                <w:color w:val="000000"/>
                <w:sz w:val="19"/>
                <w:szCs w:val="19"/>
              </w:rPr>
            </w:rPrChange>
          </w:rPr>
          <w:t xml:space="preserve"> </w:t>
        </w:r>
        <w:proofErr w:type="spellStart"/>
        <w:proofErr w:type="gramStart"/>
        <w:r w:rsidRPr="00CA1CA9">
          <w:rPr>
            <w:rFonts w:ascii="Times New Roman" w:hAnsi="Times New Roman" w:cs="Times New Roman"/>
            <w:sz w:val="20"/>
            <w:szCs w:val="20"/>
            <w:lang w:val="en-US"/>
            <w:rPrChange w:id="18298" w:author="Airat Shigapov" w:date="2021-10-29T16:43:00Z">
              <w:rPr>
                <w:rFonts w:ascii="Consolas" w:hAnsi="Consolas" w:cs="Consolas"/>
                <w:color w:val="000000"/>
                <w:sz w:val="19"/>
                <w:szCs w:val="19"/>
              </w:rPr>
            </w:rPrChange>
          </w:rPr>
          <w:t>CarShopEntities</w:t>
        </w:r>
        <w:proofErr w:type="spellEnd"/>
        <w:r w:rsidRPr="00CA1CA9">
          <w:rPr>
            <w:rFonts w:ascii="Times New Roman" w:hAnsi="Times New Roman" w:cs="Times New Roman"/>
            <w:sz w:val="20"/>
            <w:szCs w:val="20"/>
            <w:lang w:val="en-US"/>
            <w:rPrChange w:id="18299" w:author="Airat Shigapov" w:date="2021-10-29T16:43:00Z">
              <w:rPr>
                <w:rFonts w:ascii="Consolas" w:hAnsi="Consolas" w:cs="Consolas"/>
                <w:color w:val="000000"/>
                <w:sz w:val="19"/>
                <w:szCs w:val="19"/>
              </w:rPr>
            </w:rPrChange>
          </w:rPr>
          <w:t>(</w:t>
        </w:r>
        <w:proofErr w:type="gramEnd"/>
        <w:r w:rsidRPr="00CA1CA9">
          <w:rPr>
            <w:rFonts w:ascii="Times New Roman" w:hAnsi="Times New Roman" w:cs="Times New Roman"/>
            <w:sz w:val="20"/>
            <w:szCs w:val="20"/>
            <w:lang w:val="en-US"/>
            <w:rPrChange w:id="18300" w:author="Airat Shigapov" w:date="2021-10-29T16:43:00Z">
              <w:rPr>
                <w:rFonts w:ascii="Consolas" w:hAnsi="Consolas" w:cs="Consolas"/>
                <w:color w:val="000000"/>
                <w:sz w:val="19"/>
                <w:szCs w:val="19"/>
              </w:rPr>
            </w:rPrChange>
          </w:rPr>
          <w:t>);</w:t>
        </w:r>
      </w:ins>
    </w:p>
    <w:p w14:paraId="480DE2A7" w14:textId="77777777" w:rsidR="00CA1CA9" w:rsidRPr="00CA1CA9" w:rsidRDefault="00CA1CA9" w:rsidP="00CA1CA9">
      <w:pPr>
        <w:autoSpaceDE w:val="0"/>
        <w:autoSpaceDN w:val="0"/>
        <w:adjustRightInd w:val="0"/>
        <w:spacing w:after="0" w:line="240" w:lineRule="auto"/>
        <w:rPr>
          <w:ins w:id="18301" w:author="Airat Shigapov" w:date="2021-10-29T16:43:00Z"/>
          <w:rFonts w:ascii="Times New Roman" w:hAnsi="Times New Roman" w:cs="Times New Roman"/>
          <w:sz w:val="20"/>
          <w:szCs w:val="20"/>
          <w:lang w:val="en-US"/>
          <w:rPrChange w:id="18302" w:author="Airat Shigapov" w:date="2021-10-29T16:43:00Z">
            <w:rPr>
              <w:ins w:id="18303" w:author="Airat Shigapov" w:date="2021-10-29T16:43:00Z"/>
              <w:rFonts w:ascii="Consolas" w:hAnsi="Consolas" w:cs="Consolas"/>
              <w:color w:val="000000"/>
              <w:sz w:val="19"/>
              <w:szCs w:val="19"/>
            </w:rPr>
          </w:rPrChange>
        </w:rPr>
      </w:pPr>
      <w:ins w:id="18304" w:author="Airat Shigapov" w:date="2021-10-29T16:43:00Z">
        <w:r w:rsidRPr="00CA1CA9">
          <w:rPr>
            <w:rFonts w:ascii="Times New Roman" w:hAnsi="Times New Roman" w:cs="Times New Roman"/>
            <w:sz w:val="20"/>
            <w:szCs w:val="20"/>
            <w:lang w:val="en-US"/>
            <w:rPrChange w:id="18305" w:author="Airat Shigapov" w:date="2021-10-29T16:43:00Z">
              <w:rPr>
                <w:rFonts w:ascii="Consolas" w:hAnsi="Consolas" w:cs="Consolas"/>
                <w:color w:val="000000"/>
                <w:sz w:val="19"/>
                <w:szCs w:val="19"/>
              </w:rPr>
            </w:rPrChange>
          </w:rPr>
          <w:t xml:space="preserve">        </w:t>
        </w:r>
        <w:r w:rsidRPr="00CA1CA9">
          <w:rPr>
            <w:rFonts w:ascii="Times New Roman" w:hAnsi="Times New Roman" w:cs="Times New Roman"/>
            <w:sz w:val="20"/>
            <w:szCs w:val="20"/>
            <w:lang w:val="en-US"/>
            <w:rPrChange w:id="18306" w:author="Airat Shigapov" w:date="2021-10-29T16:43:00Z">
              <w:rPr>
                <w:rFonts w:ascii="Consolas" w:hAnsi="Consolas" w:cs="Consolas"/>
                <w:color w:val="0000FF"/>
                <w:sz w:val="19"/>
                <w:szCs w:val="19"/>
              </w:rPr>
            </w:rPrChange>
          </w:rPr>
          <w:t>public</w:t>
        </w:r>
        <w:r w:rsidRPr="00CA1CA9">
          <w:rPr>
            <w:rFonts w:ascii="Times New Roman" w:hAnsi="Times New Roman" w:cs="Times New Roman"/>
            <w:sz w:val="20"/>
            <w:szCs w:val="20"/>
            <w:lang w:val="en-US"/>
            <w:rPrChange w:id="18307" w:author="Airat Shigapov" w:date="2021-10-29T16:43:00Z">
              <w:rPr>
                <w:rFonts w:ascii="Consolas" w:hAnsi="Consolas" w:cs="Consolas"/>
                <w:color w:val="000000"/>
                <w:sz w:val="19"/>
                <w:szCs w:val="19"/>
              </w:rPr>
            </w:rPrChange>
          </w:rPr>
          <w:t xml:space="preserve"> </w:t>
        </w:r>
        <w:r w:rsidRPr="00CA1CA9">
          <w:rPr>
            <w:rFonts w:ascii="Times New Roman" w:hAnsi="Times New Roman" w:cs="Times New Roman"/>
            <w:sz w:val="20"/>
            <w:szCs w:val="20"/>
            <w:lang w:val="en-US"/>
            <w:rPrChange w:id="18308" w:author="Airat Shigapov" w:date="2021-10-29T16:43:00Z">
              <w:rPr>
                <w:rFonts w:ascii="Consolas" w:hAnsi="Consolas" w:cs="Consolas"/>
                <w:color w:val="0000FF"/>
                <w:sz w:val="19"/>
                <w:szCs w:val="19"/>
              </w:rPr>
            </w:rPrChange>
          </w:rPr>
          <w:t>static</w:t>
        </w:r>
        <w:r w:rsidRPr="00CA1CA9">
          <w:rPr>
            <w:rFonts w:ascii="Times New Roman" w:hAnsi="Times New Roman" w:cs="Times New Roman"/>
            <w:sz w:val="20"/>
            <w:szCs w:val="20"/>
            <w:lang w:val="en-US"/>
            <w:rPrChange w:id="18309" w:author="Airat Shigapov" w:date="2021-10-29T16:43:00Z">
              <w:rPr>
                <w:rFonts w:ascii="Consolas" w:hAnsi="Consolas" w:cs="Consolas"/>
                <w:color w:val="000000"/>
                <w:sz w:val="19"/>
                <w:szCs w:val="19"/>
              </w:rPr>
            </w:rPrChange>
          </w:rPr>
          <w:t xml:space="preserve"> User client;</w:t>
        </w:r>
      </w:ins>
    </w:p>
    <w:p w14:paraId="57BD0119" w14:textId="77777777" w:rsidR="00CA1CA9" w:rsidRPr="00CA1CA9" w:rsidRDefault="00CA1CA9" w:rsidP="00CA1CA9">
      <w:pPr>
        <w:autoSpaceDE w:val="0"/>
        <w:autoSpaceDN w:val="0"/>
        <w:adjustRightInd w:val="0"/>
        <w:spacing w:after="0" w:line="240" w:lineRule="auto"/>
        <w:rPr>
          <w:ins w:id="18310" w:author="Airat Shigapov" w:date="2021-10-29T16:43:00Z"/>
          <w:rFonts w:ascii="Times New Roman" w:hAnsi="Times New Roman" w:cs="Times New Roman"/>
          <w:sz w:val="20"/>
          <w:szCs w:val="20"/>
          <w:lang w:val="en-US"/>
          <w:rPrChange w:id="18311" w:author="Airat Shigapov" w:date="2021-10-29T16:43:00Z">
            <w:rPr>
              <w:ins w:id="18312" w:author="Airat Shigapov" w:date="2021-10-29T16:43:00Z"/>
              <w:rFonts w:ascii="Consolas" w:hAnsi="Consolas" w:cs="Consolas"/>
              <w:color w:val="000000"/>
              <w:sz w:val="19"/>
              <w:szCs w:val="19"/>
            </w:rPr>
          </w:rPrChange>
        </w:rPr>
      </w:pPr>
      <w:ins w:id="18313" w:author="Airat Shigapov" w:date="2021-10-29T16:43:00Z">
        <w:r w:rsidRPr="00CA1CA9">
          <w:rPr>
            <w:rFonts w:ascii="Times New Roman" w:hAnsi="Times New Roman" w:cs="Times New Roman"/>
            <w:sz w:val="20"/>
            <w:szCs w:val="20"/>
            <w:lang w:val="en-US"/>
            <w:rPrChange w:id="18314" w:author="Airat Shigapov" w:date="2021-10-29T16:43:00Z">
              <w:rPr>
                <w:rFonts w:ascii="Consolas" w:hAnsi="Consolas" w:cs="Consolas"/>
                <w:color w:val="000000"/>
                <w:sz w:val="19"/>
                <w:szCs w:val="19"/>
              </w:rPr>
            </w:rPrChange>
          </w:rPr>
          <w:t xml:space="preserve">        </w:t>
        </w:r>
        <w:r w:rsidRPr="00CA1CA9">
          <w:rPr>
            <w:rFonts w:ascii="Times New Roman" w:hAnsi="Times New Roman" w:cs="Times New Roman"/>
            <w:sz w:val="20"/>
            <w:szCs w:val="20"/>
            <w:lang w:val="en-US"/>
            <w:rPrChange w:id="18315" w:author="Airat Shigapov" w:date="2021-10-29T16:43:00Z">
              <w:rPr>
                <w:rFonts w:ascii="Consolas" w:hAnsi="Consolas" w:cs="Consolas"/>
                <w:color w:val="0000FF"/>
                <w:sz w:val="19"/>
                <w:szCs w:val="19"/>
              </w:rPr>
            </w:rPrChange>
          </w:rPr>
          <w:t>public</w:t>
        </w:r>
        <w:r w:rsidRPr="00CA1CA9">
          <w:rPr>
            <w:rFonts w:ascii="Times New Roman" w:hAnsi="Times New Roman" w:cs="Times New Roman"/>
            <w:sz w:val="20"/>
            <w:szCs w:val="20"/>
            <w:lang w:val="en-US"/>
            <w:rPrChange w:id="18316" w:author="Airat Shigapov" w:date="2021-10-29T16:43:00Z">
              <w:rPr>
                <w:rFonts w:ascii="Consolas" w:hAnsi="Consolas" w:cs="Consolas"/>
                <w:color w:val="000000"/>
                <w:sz w:val="19"/>
                <w:szCs w:val="19"/>
              </w:rPr>
            </w:rPrChange>
          </w:rPr>
          <w:t xml:space="preserve"> </w:t>
        </w:r>
        <w:r w:rsidRPr="00CA1CA9">
          <w:rPr>
            <w:rFonts w:ascii="Times New Roman" w:hAnsi="Times New Roman" w:cs="Times New Roman"/>
            <w:sz w:val="20"/>
            <w:szCs w:val="20"/>
            <w:lang w:val="en-US"/>
            <w:rPrChange w:id="18317" w:author="Airat Shigapov" w:date="2021-10-29T16:43:00Z">
              <w:rPr>
                <w:rFonts w:ascii="Consolas" w:hAnsi="Consolas" w:cs="Consolas"/>
                <w:color w:val="0000FF"/>
                <w:sz w:val="19"/>
                <w:szCs w:val="19"/>
              </w:rPr>
            </w:rPrChange>
          </w:rPr>
          <w:t>static</w:t>
        </w:r>
        <w:r w:rsidRPr="00CA1CA9">
          <w:rPr>
            <w:rFonts w:ascii="Times New Roman" w:hAnsi="Times New Roman" w:cs="Times New Roman"/>
            <w:sz w:val="20"/>
            <w:szCs w:val="20"/>
            <w:lang w:val="en-US"/>
            <w:rPrChange w:id="18318" w:author="Airat Shigapov" w:date="2021-10-29T16:43:00Z">
              <w:rPr>
                <w:rFonts w:ascii="Consolas" w:hAnsi="Consolas" w:cs="Consolas"/>
                <w:color w:val="000000"/>
                <w:sz w:val="19"/>
                <w:szCs w:val="19"/>
              </w:rPr>
            </w:rPrChange>
          </w:rPr>
          <w:t xml:space="preserve"> </w:t>
        </w:r>
        <w:proofErr w:type="spellStart"/>
        <w:r w:rsidRPr="00CA1CA9">
          <w:rPr>
            <w:rFonts w:ascii="Times New Roman" w:hAnsi="Times New Roman" w:cs="Times New Roman"/>
            <w:sz w:val="20"/>
            <w:szCs w:val="20"/>
            <w:lang w:val="en-US"/>
            <w:rPrChange w:id="18319" w:author="Airat Shigapov" w:date="2021-10-29T16:43:00Z">
              <w:rPr>
                <w:rFonts w:ascii="Consolas" w:hAnsi="Consolas" w:cs="Consolas"/>
                <w:color w:val="000000"/>
                <w:sz w:val="19"/>
                <w:szCs w:val="19"/>
              </w:rPr>
            </w:rPrChange>
          </w:rPr>
          <w:t>MainWindow</w:t>
        </w:r>
        <w:proofErr w:type="spellEnd"/>
        <w:r w:rsidRPr="00CA1CA9">
          <w:rPr>
            <w:rFonts w:ascii="Times New Roman" w:hAnsi="Times New Roman" w:cs="Times New Roman"/>
            <w:sz w:val="20"/>
            <w:szCs w:val="20"/>
            <w:lang w:val="en-US"/>
            <w:rPrChange w:id="18320" w:author="Airat Shigapov" w:date="2021-10-29T16:43:00Z">
              <w:rPr>
                <w:rFonts w:ascii="Consolas" w:hAnsi="Consolas" w:cs="Consolas"/>
                <w:color w:val="000000"/>
                <w:sz w:val="19"/>
                <w:szCs w:val="19"/>
              </w:rPr>
            </w:rPrChange>
          </w:rPr>
          <w:t xml:space="preserve"> Instance </w:t>
        </w:r>
        <w:proofErr w:type="gramStart"/>
        <w:r w:rsidRPr="00CA1CA9">
          <w:rPr>
            <w:rFonts w:ascii="Times New Roman" w:hAnsi="Times New Roman" w:cs="Times New Roman"/>
            <w:sz w:val="20"/>
            <w:szCs w:val="20"/>
            <w:lang w:val="en-US"/>
            <w:rPrChange w:id="18321" w:author="Airat Shigapov" w:date="2021-10-29T16:43:00Z">
              <w:rPr>
                <w:rFonts w:ascii="Consolas" w:hAnsi="Consolas" w:cs="Consolas"/>
                <w:color w:val="000000"/>
                <w:sz w:val="19"/>
                <w:szCs w:val="19"/>
              </w:rPr>
            </w:rPrChange>
          </w:rPr>
          <w:t xml:space="preserve">{ </w:t>
        </w:r>
        <w:r w:rsidRPr="00CA1CA9">
          <w:rPr>
            <w:rFonts w:ascii="Times New Roman" w:hAnsi="Times New Roman" w:cs="Times New Roman"/>
            <w:sz w:val="20"/>
            <w:szCs w:val="20"/>
            <w:lang w:val="en-US"/>
            <w:rPrChange w:id="18322" w:author="Airat Shigapov" w:date="2021-10-29T16:43:00Z">
              <w:rPr>
                <w:rFonts w:ascii="Consolas" w:hAnsi="Consolas" w:cs="Consolas"/>
                <w:color w:val="0000FF"/>
                <w:sz w:val="19"/>
                <w:szCs w:val="19"/>
              </w:rPr>
            </w:rPrChange>
          </w:rPr>
          <w:t>get</w:t>
        </w:r>
        <w:proofErr w:type="gramEnd"/>
        <w:r w:rsidRPr="00CA1CA9">
          <w:rPr>
            <w:rFonts w:ascii="Times New Roman" w:hAnsi="Times New Roman" w:cs="Times New Roman"/>
            <w:sz w:val="20"/>
            <w:szCs w:val="20"/>
            <w:lang w:val="en-US"/>
            <w:rPrChange w:id="18323" w:author="Airat Shigapov" w:date="2021-10-29T16:43:00Z">
              <w:rPr>
                <w:rFonts w:ascii="Consolas" w:hAnsi="Consolas" w:cs="Consolas"/>
                <w:color w:val="000000"/>
                <w:sz w:val="19"/>
                <w:szCs w:val="19"/>
              </w:rPr>
            </w:rPrChange>
          </w:rPr>
          <w:t xml:space="preserve">; </w:t>
        </w:r>
        <w:r w:rsidRPr="00CA1CA9">
          <w:rPr>
            <w:rFonts w:ascii="Times New Roman" w:hAnsi="Times New Roman" w:cs="Times New Roman"/>
            <w:sz w:val="20"/>
            <w:szCs w:val="20"/>
            <w:lang w:val="en-US"/>
            <w:rPrChange w:id="18324" w:author="Airat Shigapov" w:date="2021-10-29T16:43:00Z">
              <w:rPr>
                <w:rFonts w:ascii="Consolas" w:hAnsi="Consolas" w:cs="Consolas"/>
                <w:color w:val="0000FF"/>
                <w:sz w:val="19"/>
                <w:szCs w:val="19"/>
              </w:rPr>
            </w:rPrChange>
          </w:rPr>
          <w:t>private</w:t>
        </w:r>
        <w:r w:rsidRPr="00CA1CA9">
          <w:rPr>
            <w:rFonts w:ascii="Times New Roman" w:hAnsi="Times New Roman" w:cs="Times New Roman"/>
            <w:sz w:val="20"/>
            <w:szCs w:val="20"/>
            <w:lang w:val="en-US"/>
            <w:rPrChange w:id="18325" w:author="Airat Shigapov" w:date="2021-10-29T16:43:00Z">
              <w:rPr>
                <w:rFonts w:ascii="Consolas" w:hAnsi="Consolas" w:cs="Consolas"/>
                <w:color w:val="000000"/>
                <w:sz w:val="19"/>
                <w:szCs w:val="19"/>
              </w:rPr>
            </w:rPrChange>
          </w:rPr>
          <w:t xml:space="preserve"> </w:t>
        </w:r>
        <w:r w:rsidRPr="00CA1CA9">
          <w:rPr>
            <w:rFonts w:ascii="Times New Roman" w:hAnsi="Times New Roman" w:cs="Times New Roman"/>
            <w:sz w:val="20"/>
            <w:szCs w:val="20"/>
            <w:lang w:val="en-US"/>
            <w:rPrChange w:id="18326" w:author="Airat Shigapov" w:date="2021-10-29T16:43:00Z">
              <w:rPr>
                <w:rFonts w:ascii="Consolas" w:hAnsi="Consolas" w:cs="Consolas"/>
                <w:color w:val="0000FF"/>
                <w:sz w:val="19"/>
                <w:szCs w:val="19"/>
              </w:rPr>
            </w:rPrChange>
          </w:rPr>
          <w:t>set</w:t>
        </w:r>
        <w:r w:rsidRPr="00CA1CA9">
          <w:rPr>
            <w:rFonts w:ascii="Times New Roman" w:hAnsi="Times New Roman" w:cs="Times New Roman"/>
            <w:sz w:val="20"/>
            <w:szCs w:val="20"/>
            <w:lang w:val="en-US"/>
            <w:rPrChange w:id="18327" w:author="Airat Shigapov" w:date="2021-10-29T16:43:00Z">
              <w:rPr>
                <w:rFonts w:ascii="Consolas" w:hAnsi="Consolas" w:cs="Consolas"/>
                <w:color w:val="000000"/>
                <w:sz w:val="19"/>
                <w:szCs w:val="19"/>
              </w:rPr>
            </w:rPrChange>
          </w:rPr>
          <w:t>; }</w:t>
        </w:r>
      </w:ins>
    </w:p>
    <w:p w14:paraId="08E01385" w14:textId="77777777" w:rsidR="00CA1CA9" w:rsidRPr="00CA1CA9" w:rsidRDefault="00CA1CA9" w:rsidP="00CA1CA9">
      <w:pPr>
        <w:autoSpaceDE w:val="0"/>
        <w:autoSpaceDN w:val="0"/>
        <w:adjustRightInd w:val="0"/>
        <w:spacing w:after="0" w:line="240" w:lineRule="auto"/>
        <w:rPr>
          <w:ins w:id="18328" w:author="Airat Shigapov" w:date="2021-10-29T16:43:00Z"/>
          <w:rFonts w:ascii="Times New Roman" w:hAnsi="Times New Roman" w:cs="Times New Roman"/>
          <w:sz w:val="20"/>
          <w:szCs w:val="20"/>
          <w:lang w:val="en-US"/>
          <w:rPrChange w:id="18329" w:author="Airat Shigapov" w:date="2021-10-29T16:43:00Z">
            <w:rPr>
              <w:ins w:id="18330" w:author="Airat Shigapov" w:date="2021-10-29T16:43:00Z"/>
              <w:rFonts w:ascii="Consolas" w:hAnsi="Consolas" w:cs="Consolas"/>
              <w:color w:val="000000"/>
              <w:sz w:val="19"/>
              <w:szCs w:val="19"/>
            </w:rPr>
          </w:rPrChange>
        </w:rPr>
      </w:pPr>
      <w:ins w:id="18331" w:author="Airat Shigapov" w:date="2021-10-29T16:43:00Z">
        <w:r w:rsidRPr="00CA1CA9">
          <w:rPr>
            <w:rFonts w:ascii="Times New Roman" w:hAnsi="Times New Roman" w:cs="Times New Roman"/>
            <w:sz w:val="20"/>
            <w:szCs w:val="20"/>
            <w:lang w:val="en-US"/>
            <w:rPrChange w:id="18332" w:author="Airat Shigapov" w:date="2021-10-29T16:43:00Z">
              <w:rPr>
                <w:rFonts w:ascii="Consolas" w:hAnsi="Consolas" w:cs="Consolas"/>
                <w:color w:val="000000"/>
                <w:sz w:val="19"/>
                <w:szCs w:val="19"/>
              </w:rPr>
            </w:rPrChange>
          </w:rPr>
          <w:t xml:space="preserve">        Expander exp = </w:t>
        </w:r>
        <w:r w:rsidRPr="00CA1CA9">
          <w:rPr>
            <w:rFonts w:ascii="Times New Roman" w:hAnsi="Times New Roman" w:cs="Times New Roman"/>
            <w:sz w:val="20"/>
            <w:szCs w:val="20"/>
            <w:lang w:val="en-US"/>
            <w:rPrChange w:id="18333" w:author="Airat Shigapov" w:date="2021-10-29T16:43:00Z">
              <w:rPr>
                <w:rFonts w:ascii="Consolas" w:hAnsi="Consolas" w:cs="Consolas"/>
                <w:color w:val="0000FF"/>
                <w:sz w:val="19"/>
                <w:szCs w:val="19"/>
              </w:rPr>
            </w:rPrChange>
          </w:rPr>
          <w:t>new</w:t>
        </w:r>
        <w:r w:rsidRPr="00CA1CA9">
          <w:rPr>
            <w:rFonts w:ascii="Times New Roman" w:hAnsi="Times New Roman" w:cs="Times New Roman"/>
            <w:sz w:val="20"/>
            <w:szCs w:val="20"/>
            <w:lang w:val="en-US"/>
            <w:rPrChange w:id="18334" w:author="Airat Shigapov" w:date="2021-10-29T16:43:00Z">
              <w:rPr>
                <w:rFonts w:ascii="Consolas" w:hAnsi="Consolas" w:cs="Consolas"/>
                <w:color w:val="000000"/>
                <w:sz w:val="19"/>
                <w:szCs w:val="19"/>
              </w:rPr>
            </w:rPrChange>
          </w:rPr>
          <w:t xml:space="preserve"> </w:t>
        </w:r>
        <w:proofErr w:type="gramStart"/>
        <w:r w:rsidRPr="00CA1CA9">
          <w:rPr>
            <w:rFonts w:ascii="Times New Roman" w:hAnsi="Times New Roman" w:cs="Times New Roman"/>
            <w:sz w:val="20"/>
            <w:szCs w:val="20"/>
            <w:lang w:val="en-US"/>
            <w:rPrChange w:id="18335" w:author="Airat Shigapov" w:date="2021-10-29T16:43:00Z">
              <w:rPr>
                <w:rFonts w:ascii="Consolas" w:hAnsi="Consolas" w:cs="Consolas"/>
                <w:color w:val="000000"/>
                <w:sz w:val="19"/>
                <w:szCs w:val="19"/>
              </w:rPr>
            </w:rPrChange>
          </w:rPr>
          <w:t>Expander(</w:t>
        </w:r>
        <w:proofErr w:type="gramEnd"/>
        <w:r w:rsidRPr="00CA1CA9">
          <w:rPr>
            <w:rFonts w:ascii="Times New Roman" w:hAnsi="Times New Roman" w:cs="Times New Roman"/>
            <w:sz w:val="20"/>
            <w:szCs w:val="20"/>
            <w:lang w:val="en-US"/>
            <w:rPrChange w:id="18336" w:author="Airat Shigapov" w:date="2021-10-29T16:43:00Z">
              <w:rPr>
                <w:rFonts w:ascii="Consolas" w:hAnsi="Consolas" w:cs="Consolas"/>
                <w:color w:val="000000"/>
                <w:sz w:val="19"/>
                <w:szCs w:val="19"/>
              </w:rPr>
            </w:rPrChange>
          </w:rPr>
          <w:t>);</w:t>
        </w:r>
      </w:ins>
    </w:p>
    <w:p w14:paraId="17599D53" w14:textId="77777777" w:rsidR="00CA1CA9" w:rsidRPr="00CA1CA9" w:rsidRDefault="00CA1CA9" w:rsidP="00CA1CA9">
      <w:pPr>
        <w:autoSpaceDE w:val="0"/>
        <w:autoSpaceDN w:val="0"/>
        <w:adjustRightInd w:val="0"/>
        <w:spacing w:after="0" w:line="240" w:lineRule="auto"/>
        <w:rPr>
          <w:ins w:id="18337" w:author="Airat Shigapov" w:date="2021-10-29T16:43:00Z"/>
          <w:rFonts w:ascii="Times New Roman" w:hAnsi="Times New Roman" w:cs="Times New Roman"/>
          <w:sz w:val="20"/>
          <w:szCs w:val="20"/>
          <w:lang w:val="en-US"/>
          <w:rPrChange w:id="18338" w:author="Airat Shigapov" w:date="2021-10-29T16:43:00Z">
            <w:rPr>
              <w:ins w:id="18339" w:author="Airat Shigapov" w:date="2021-10-29T16:43:00Z"/>
              <w:rFonts w:ascii="Consolas" w:hAnsi="Consolas" w:cs="Consolas"/>
              <w:color w:val="000000"/>
              <w:sz w:val="19"/>
              <w:szCs w:val="19"/>
            </w:rPr>
          </w:rPrChange>
        </w:rPr>
      </w:pPr>
      <w:ins w:id="18340" w:author="Airat Shigapov" w:date="2021-10-29T16:43:00Z">
        <w:r w:rsidRPr="00CA1CA9">
          <w:rPr>
            <w:rFonts w:ascii="Times New Roman" w:hAnsi="Times New Roman" w:cs="Times New Roman"/>
            <w:sz w:val="20"/>
            <w:szCs w:val="20"/>
            <w:lang w:val="en-US"/>
            <w:rPrChange w:id="18341" w:author="Airat Shigapov" w:date="2021-10-29T16:43:00Z">
              <w:rPr>
                <w:rFonts w:ascii="Consolas" w:hAnsi="Consolas" w:cs="Consolas"/>
                <w:color w:val="000000"/>
                <w:sz w:val="19"/>
                <w:szCs w:val="19"/>
              </w:rPr>
            </w:rPrChange>
          </w:rPr>
          <w:t xml:space="preserve">        </w:t>
        </w:r>
        <w:r w:rsidRPr="00CA1CA9">
          <w:rPr>
            <w:rFonts w:ascii="Times New Roman" w:hAnsi="Times New Roman" w:cs="Times New Roman"/>
            <w:sz w:val="20"/>
            <w:szCs w:val="20"/>
            <w:lang w:val="en-US"/>
            <w:rPrChange w:id="18342" w:author="Airat Shigapov" w:date="2021-10-29T16:43:00Z">
              <w:rPr>
                <w:rFonts w:ascii="Consolas" w:hAnsi="Consolas" w:cs="Consolas"/>
                <w:color w:val="0000FF"/>
                <w:sz w:val="19"/>
                <w:szCs w:val="19"/>
              </w:rPr>
            </w:rPrChange>
          </w:rPr>
          <w:t>public</w:t>
        </w:r>
        <w:r w:rsidRPr="00CA1CA9">
          <w:rPr>
            <w:rFonts w:ascii="Times New Roman" w:hAnsi="Times New Roman" w:cs="Times New Roman"/>
            <w:sz w:val="20"/>
            <w:szCs w:val="20"/>
            <w:lang w:val="en-US"/>
            <w:rPrChange w:id="18343" w:author="Airat Shigapov" w:date="2021-10-29T16:43:00Z">
              <w:rPr>
                <w:rFonts w:ascii="Consolas" w:hAnsi="Consolas" w:cs="Consolas"/>
                <w:color w:val="000000"/>
                <w:sz w:val="19"/>
                <w:szCs w:val="19"/>
              </w:rPr>
            </w:rPrChange>
          </w:rPr>
          <w:t xml:space="preserve"> </w:t>
        </w:r>
        <w:proofErr w:type="spellStart"/>
        <w:proofErr w:type="gramStart"/>
        <w:r w:rsidRPr="00CA1CA9">
          <w:rPr>
            <w:rFonts w:ascii="Times New Roman" w:hAnsi="Times New Roman" w:cs="Times New Roman"/>
            <w:sz w:val="20"/>
            <w:szCs w:val="20"/>
            <w:lang w:val="en-US"/>
            <w:rPrChange w:id="18344" w:author="Airat Shigapov" w:date="2021-10-29T16:43:00Z">
              <w:rPr>
                <w:rFonts w:ascii="Consolas" w:hAnsi="Consolas" w:cs="Consolas"/>
                <w:color w:val="2B91AF"/>
                <w:sz w:val="19"/>
                <w:szCs w:val="19"/>
              </w:rPr>
            </w:rPrChange>
          </w:rPr>
          <w:t>MainWindow</w:t>
        </w:r>
        <w:proofErr w:type="spellEnd"/>
        <w:r w:rsidRPr="00CA1CA9">
          <w:rPr>
            <w:rFonts w:ascii="Times New Roman" w:hAnsi="Times New Roman" w:cs="Times New Roman"/>
            <w:sz w:val="20"/>
            <w:szCs w:val="20"/>
            <w:lang w:val="en-US"/>
            <w:rPrChange w:id="18345" w:author="Airat Shigapov" w:date="2021-10-29T16:43:00Z">
              <w:rPr>
                <w:rFonts w:ascii="Consolas" w:hAnsi="Consolas" w:cs="Consolas"/>
                <w:color w:val="000000"/>
                <w:sz w:val="19"/>
                <w:szCs w:val="19"/>
              </w:rPr>
            </w:rPrChange>
          </w:rPr>
          <w:t>(</w:t>
        </w:r>
        <w:proofErr w:type="gramEnd"/>
        <w:r w:rsidRPr="00CA1CA9">
          <w:rPr>
            <w:rFonts w:ascii="Times New Roman" w:hAnsi="Times New Roman" w:cs="Times New Roman"/>
            <w:sz w:val="20"/>
            <w:szCs w:val="20"/>
            <w:lang w:val="en-US"/>
            <w:rPrChange w:id="18346" w:author="Airat Shigapov" w:date="2021-10-29T16:43:00Z">
              <w:rPr>
                <w:rFonts w:ascii="Consolas" w:hAnsi="Consolas" w:cs="Consolas"/>
                <w:color w:val="000000"/>
                <w:sz w:val="19"/>
                <w:szCs w:val="19"/>
              </w:rPr>
            </w:rPrChange>
          </w:rPr>
          <w:t>)</w:t>
        </w:r>
      </w:ins>
    </w:p>
    <w:p w14:paraId="63F541FB" w14:textId="77777777" w:rsidR="00CA1CA9" w:rsidRPr="00CA1CA9" w:rsidRDefault="00CA1CA9" w:rsidP="00CA1CA9">
      <w:pPr>
        <w:autoSpaceDE w:val="0"/>
        <w:autoSpaceDN w:val="0"/>
        <w:adjustRightInd w:val="0"/>
        <w:spacing w:after="0" w:line="240" w:lineRule="auto"/>
        <w:rPr>
          <w:ins w:id="18347" w:author="Airat Shigapov" w:date="2021-10-29T16:43:00Z"/>
          <w:rFonts w:ascii="Times New Roman" w:hAnsi="Times New Roman" w:cs="Times New Roman"/>
          <w:sz w:val="20"/>
          <w:szCs w:val="20"/>
          <w:lang w:val="en-US"/>
          <w:rPrChange w:id="18348" w:author="Airat Shigapov" w:date="2021-10-29T16:43:00Z">
            <w:rPr>
              <w:ins w:id="18349" w:author="Airat Shigapov" w:date="2021-10-29T16:43:00Z"/>
              <w:rFonts w:ascii="Consolas" w:hAnsi="Consolas" w:cs="Consolas"/>
              <w:color w:val="000000"/>
              <w:sz w:val="19"/>
              <w:szCs w:val="19"/>
            </w:rPr>
          </w:rPrChange>
        </w:rPr>
      </w:pPr>
      <w:ins w:id="18350" w:author="Airat Shigapov" w:date="2021-10-29T16:43:00Z">
        <w:r w:rsidRPr="00CA1CA9">
          <w:rPr>
            <w:rFonts w:ascii="Times New Roman" w:hAnsi="Times New Roman" w:cs="Times New Roman"/>
            <w:sz w:val="20"/>
            <w:szCs w:val="20"/>
            <w:lang w:val="en-US"/>
            <w:rPrChange w:id="18351" w:author="Airat Shigapov" w:date="2021-10-29T16:43:00Z">
              <w:rPr>
                <w:rFonts w:ascii="Consolas" w:hAnsi="Consolas" w:cs="Consolas"/>
                <w:color w:val="000000"/>
                <w:sz w:val="19"/>
                <w:szCs w:val="19"/>
              </w:rPr>
            </w:rPrChange>
          </w:rPr>
          <w:t xml:space="preserve">        {</w:t>
        </w:r>
      </w:ins>
    </w:p>
    <w:p w14:paraId="52F1294D" w14:textId="77777777" w:rsidR="00CA1CA9" w:rsidRPr="00CA1CA9" w:rsidRDefault="00CA1CA9" w:rsidP="00CA1CA9">
      <w:pPr>
        <w:autoSpaceDE w:val="0"/>
        <w:autoSpaceDN w:val="0"/>
        <w:adjustRightInd w:val="0"/>
        <w:spacing w:after="0" w:line="240" w:lineRule="auto"/>
        <w:rPr>
          <w:ins w:id="18352" w:author="Airat Shigapov" w:date="2021-10-29T16:43:00Z"/>
          <w:rFonts w:ascii="Times New Roman" w:hAnsi="Times New Roman" w:cs="Times New Roman"/>
          <w:sz w:val="20"/>
          <w:szCs w:val="20"/>
          <w:lang w:val="en-US"/>
          <w:rPrChange w:id="18353" w:author="Airat Shigapov" w:date="2021-10-29T16:43:00Z">
            <w:rPr>
              <w:ins w:id="18354" w:author="Airat Shigapov" w:date="2021-10-29T16:43:00Z"/>
              <w:rFonts w:ascii="Consolas" w:hAnsi="Consolas" w:cs="Consolas"/>
              <w:color w:val="000000"/>
              <w:sz w:val="19"/>
              <w:szCs w:val="19"/>
            </w:rPr>
          </w:rPrChange>
        </w:rPr>
      </w:pPr>
      <w:ins w:id="18355" w:author="Airat Shigapov" w:date="2021-10-29T16:43:00Z">
        <w:r w:rsidRPr="00CA1CA9">
          <w:rPr>
            <w:rFonts w:ascii="Times New Roman" w:hAnsi="Times New Roman" w:cs="Times New Roman"/>
            <w:sz w:val="20"/>
            <w:szCs w:val="20"/>
            <w:lang w:val="en-US"/>
            <w:rPrChange w:id="18356" w:author="Airat Shigapov" w:date="2021-10-29T16:43:00Z">
              <w:rPr>
                <w:rFonts w:ascii="Consolas" w:hAnsi="Consolas" w:cs="Consolas"/>
                <w:color w:val="000000"/>
                <w:sz w:val="19"/>
                <w:szCs w:val="19"/>
              </w:rPr>
            </w:rPrChange>
          </w:rPr>
          <w:t xml:space="preserve">            </w:t>
        </w:r>
        <w:proofErr w:type="spellStart"/>
        <w:proofErr w:type="gramStart"/>
        <w:r w:rsidRPr="00CA1CA9">
          <w:rPr>
            <w:rFonts w:ascii="Times New Roman" w:hAnsi="Times New Roman" w:cs="Times New Roman"/>
            <w:sz w:val="20"/>
            <w:szCs w:val="20"/>
            <w:lang w:val="en-US"/>
            <w:rPrChange w:id="18357" w:author="Airat Shigapov" w:date="2021-10-29T16:43:00Z">
              <w:rPr>
                <w:rFonts w:ascii="Consolas" w:hAnsi="Consolas" w:cs="Consolas"/>
                <w:color w:val="000000"/>
                <w:sz w:val="19"/>
                <w:szCs w:val="19"/>
              </w:rPr>
            </w:rPrChange>
          </w:rPr>
          <w:t>InitializeComponent</w:t>
        </w:r>
        <w:proofErr w:type="spellEnd"/>
        <w:r w:rsidRPr="00CA1CA9">
          <w:rPr>
            <w:rFonts w:ascii="Times New Roman" w:hAnsi="Times New Roman" w:cs="Times New Roman"/>
            <w:sz w:val="20"/>
            <w:szCs w:val="20"/>
            <w:lang w:val="en-US"/>
            <w:rPrChange w:id="18358" w:author="Airat Shigapov" w:date="2021-10-29T16:43:00Z">
              <w:rPr>
                <w:rFonts w:ascii="Consolas" w:hAnsi="Consolas" w:cs="Consolas"/>
                <w:color w:val="000000"/>
                <w:sz w:val="19"/>
                <w:szCs w:val="19"/>
              </w:rPr>
            </w:rPrChange>
          </w:rPr>
          <w:t>(</w:t>
        </w:r>
        <w:proofErr w:type="gramEnd"/>
        <w:r w:rsidRPr="00CA1CA9">
          <w:rPr>
            <w:rFonts w:ascii="Times New Roman" w:hAnsi="Times New Roman" w:cs="Times New Roman"/>
            <w:sz w:val="20"/>
            <w:szCs w:val="20"/>
            <w:lang w:val="en-US"/>
            <w:rPrChange w:id="18359" w:author="Airat Shigapov" w:date="2021-10-29T16:43:00Z">
              <w:rPr>
                <w:rFonts w:ascii="Consolas" w:hAnsi="Consolas" w:cs="Consolas"/>
                <w:color w:val="000000"/>
                <w:sz w:val="19"/>
                <w:szCs w:val="19"/>
              </w:rPr>
            </w:rPrChange>
          </w:rPr>
          <w:t>);</w:t>
        </w:r>
      </w:ins>
    </w:p>
    <w:p w14:paraId="08CA5720" w14:textId="77777777" w:rsidR="00CA1CA9" w:rsidRPr="00CA1CA9" w:rsidRDefault="00CA1CA9" w:rsidP="00CA1CA9">
      <w:pPr>
        <w:autoSpaceDE w:val="0"/>
        <w:autoSpaceDN w:val="0"/>
        <w:adjustRightInd w:val="0"/>
        <w:spacing w:after="0" w:line="240" w:lineRule="auto"/>
        <w:rPr>
          <w:ins w:id="18360" w:author="Airat Shigapov" w:date="2021-10-29T16:43:00Z"/>
          <w:rFonts w:ascii="Times New Roman" w:hAnsi="Times New Roman" w:cs="Times New Roman"/>
          <w:sz w:val="20"/>
          <w:szCs w:val="20"/>
          <w:lang w:val="en-US"/>
          <w:rPrChange w:id="18361" w:author="Airat Shigapov" w:date="2021-10-29T16:43:00Z">
            <w:rPr>
              <w:ins w:id="18362" w:author="Airat Shigapov" w:date="2021-10-29T16:43:00Z"/>
              <w:rFonts w:ascii="Consolas" w:hAnsi="Consolas" w:cs="Consolas"/>
              <w:color w:val="000000"/>
              <w:sz w:val="19"/>
              <w:szCs w:val="19"/>
            </w:rPr>
          </w:rPrChange>
        </w:rPr>
      </w:pPr>
      <w:ins w:id="18363" w:author="Airat Shigapov" w:date="2021-10-29T16:43:00Z">
        <w:r w:rsidRPr="00CA1CA9">
          <w:rPr>
            <w:rFonts w:ascii="Times New Roman" w:hAnsi="Times New Roman" w:cs="Times New Roman"/>
            <w:sz w:val="20"/>
            <w:szCs w:val="20"/>
            <w:lang w:val="en-US"/>
            <w:rPrChange w:id="18364" w:author="Airat Shigapov" w:date="2021-10-29T16:43:00Z">
              <w:rPr>
                <w:rFonts w:ascii="Consolas" w:hAnsi="Consolas" w:cs="Consolas"/>
                <w:color w:val="000000"/>
                <w:sz w:val="19"/>
                <w:szCs w:val="19"/>
              </w:rPr>
            </w:rPrChange>
          </w:rPr>
          <w:t xml:space="preserve">            </w:t>
        </w:r>
        <w:proofErr w:type="spellStart"/>
        <w:r w:rsidRPr="00CA1CA9">
          <w:rPr>
            <w:rFonts w:ascii="Times New Roman" w:hAnsi="Times New Roman" w:cs="Times New Roman"/>
            <w:sz w:val="20"/>
            <w:szCs w:val="20"/>
            <w:lang w:val="en-US"/>
            <w:rPrChange w:id="18365" w:author="Airat Shigapov" w:date="2021-10-29T16:43:00Z">
              <w:rPr>
                <w:rFonts w:ascii="Consolas" w:hAnsi="Consolas" w:cs="Consolas"/>
                <w:color w:val="000000"/>
                <w:sz w:val="19"/>
                <w:szCs w:val="19"/>
              </w:rPr>
            </w:rPrChange>
          </w:rPr>
          <w:t>listProduct.ItemsSource</w:t>
        </w:r>
        <w:proofErr w:type="spellEnd"/>
        <w:r w:rsidRPr="00CA1CA9">
          <w:rPr>
            <w:rFonts w:ascii="Times New Roman" w:hAnsi="Times New Roman" w:cs="Times New Roman"/>
            <w:sz w:val="20"/>
            <w:szCs w:val="20"/>
            <w:lang w:val="en-US"/>
            <w:rPrChange w:id="18366" w:author="Airat Shigapov" w:date="2021-10-29T16:43:00Z">
              <w:rPr>
                <w:rFonts w:ascii="Consolas" w:hAnsi="Consolas" w:cs="Consolas"/>
                <w:color w:val="000000"/>
                <w:sz w:val="19"/>
                <w:szCs w:val="19"/>
              </w:rPr>
            </w:rPrChange>
          </w:rPr>
          <w:t xml:space="preserve"> = </w:t>
        </w:r>
        <w:proofErr w:type="spellStart"/>
        <w:proofErr w:type="gramStart"/>
        <w:r w:rsidRPr="00CA1CA9">
          <w:rPr>
            <w:rFonts w:ascii="Times New Roman" w:hAnsi="Times New Roman" w:cs="Times New Roman"/>
            <w:sz w:val="20"/>
            <w:szCs w:val="20"/>
            <w:lang w:val="en-US"/>
            <w:rPrChange w:id="18367" w:author="Airat Shigapov" w:date="2021-10-29T16:43:00Z">
              <w:rPr>
                <w:rFonts w:ascii="Consolas" w:hAnsi="Consolas" w:cs="Consolas"/>
                <w:color w:val="000000"/>
                <w:sz w:val="19"/>
                <w:szCs w:val="19"/>
              </w:rPr>
            </w:rPrChange>
          </w:rPr>
          <w:t>carShopEntities.Categories.ToList</w:t>
        </w:r>
        <w:proofErr w:type="spellEnd"/>
        <w:proofErr w:type="gramEnd"/>
        <w:r w:rsidRPr="00CA1CA9">
          <w:rPr>
            <w:rFonts w:ascii="Times New Roman" w:hAnsi="Times New Roman" w:cs="Times New Roman"/>
            <w:sz w:val="20"/>
            <w:szCs w:val="20"/>
            <w:lang w:val="en-US"/>
            <w:rPrChange w:id="18368" w:author="Airat Shigapov" w:date="2021-10-29T16:43:00Z">
              <w:rPr>
                <w:rFonts w:ascii="Consolas" w:hAnsi="Consolas" w:cs="Consolas"/>
                <w:color w:val="000000"/>
                <w:sz w:val="19"/>
                <w:szCs w:val="19"/>
              </w:rPr>
            </w:rPrChange>
          </w:rPr>
          <w:t>();</w:t>
        </w:r>
      </w:ins>
    </w:p>
    <w:p w14:paraId="557D2C88" w14:textId="77777777" w:rsidR="00CA1CA9" w:rsidRPr="00CA1CA9" w:rsidRDefault="00CA1CA9" w:rsidP="00CA1CA9">
      <w:pPr>
        <w:autoSpaceDE w:val="0"/>
        <w:autoSpaceDN w:val="0"/>
        <w:adjustRightInd w:val="0"/>
        <w:spacing w:after="0" w:line="240" w:lineRule="auto"/>
        <w:rPr>
          <w:ins w:id="18369" w:author="Airat Shigapov" w:date="2021-10-29T16:43:00Z"/>
          <w:rFonts w:ascii="Times New Roman" w:hAnsi="Times New Roman" w:cs="Times New Roman"/>
          <w:sz w:val="20"/>
          <w:szCs w:val="20"/>
          <w:lang w:val="en-US"/>
          <w:rPrChange w:id="18370" w:author="Airat Shigapov" w:date="2021-10-29T16:43:00Z">
            <w:rPr>
              <w:ins w:id="18371" w:author="Airat Shigapov" w:date="2021-10-29T16:43:00Z"/>
              <w:rFonts w:ascii="Consolas" w:hAnsi="Consolas" w:cs="Consolas"/>
              <w:color w:val="000000"/>
              <w:sz w:val="19"/>
              <w:szCs w:val="19"/>
            </w:rPr>
          </w:rPrChange>
        </w:rPr>
      </w:pPr>
      <w:ins w:id="18372" w:author="Airat Shigapov" w:date="2021-10-29T16:43:00Z">
        <w:r w:rsidRPr="00CA1CA9">
          <w:rPr>
            <w:rFonts w:ascii="Times New Roman" w:hAnsi="Times New Roman" w:cs="Times New Roman"/>
            <w:sz w:val="20"/>
            <w:szCs w:val="20"/>
            <w:lang w:val="en-US"/>
            <w:rPrChange w:id="18373" w:author="Airat Shigapov" w:date="2021-10-29T16:43:00Z">
              <w:rPr>
                <w:rFonts w:ascii="Consolas" w:hAnsi="Consolas" w:cs="Consolas"/>
                <w:color w:val="000000"/>
                <w:sz w:val="19"/>
                <w:szCs w:val="19"/>
              </w:rPr>
            </w:rPrChange>
          </w:rPr>
          <w:t xml:space="preserve">            Instance = </w:t>
        </w:r>
        <w:r w:rsidRPr="00CA1CA9">
          <w:rPr>
            <w:rFonts w:ascii="Times New Roman" w:hAnsi="Times New Roman" w:cs="Times New Roman"/>
            <w:sz w:val="20"/>
            <w:szCs w:val="20"/>
            <w:lang w:val="en-US"/>
            <w:rPrChange w:id="18374" w:author="Airat Shigapov" w:date="2021-10-29T16:43:00Z">
              <w:rPr>
                <w:rFonts w:ascii="Consolas" w:hAnsi="Consolas" w:cs="Consolas"/>
                <w:color w:val="0000FF"/>
                <w:sz w:val="19"/>
                <w:szCs w:val="19"/>
              </w:rPr>
            </w:rPrChange>
          </w:rPr>
          <w:t>this</w:t>
        </w:r>
        <w:r w:rsidRPr="00CA1CA9">
          <w:rPr>
            <w:rFonts w:ascii="Times New Roman" w:hAnsi="Times New Roman" w:cs="Times New Roman"/>
            <w:sz w:val="20"/>
            <w:szCs w:val="20"/>
            <w:lang w:val="en-US"/>
            <w:rPrChange w:id="18375" w:author="Airat Shigapov" w:date="2021-10-29T16:43:00Z">
              <w:rPr>
                <w:rFonts w:ascii="Consolas" w:hAnsi="Consolas" w:cs="Consolas"/>
                <w:color w:val="000000"/>
                <w:sz w:val="19"/>
                <w:szCs w:val="19"/>
              </w:rPr>
            </w:rPrChange>
          </w:rPr>
          <w:t>;</w:t>
        </w:r>
      </w:ins>
    </w:p>
    <w:p w14:paraId="3E22494E" w14:textId="77777777" w:rsidR="00CA1CA9" w:rsidRPr="00CA1CA9" w:rsidRDefault="00CA1CA9" w:rsidP="00CA1CA9">
      <w:pPr>
        <w:autoSpaceDE w:val="0"/>
        <w:autoSpaceDN w:val="0"/>
        <w:adjustRightInd w:val="0"/>
        <w:spacing w:after="0" w:line="240" w:lineRule="auto"/>
        <w:rPr>
          <w:ins w:id="18376" w:author="Airat Shigapov" w:date="2021-10-29T16:43:00Z"/>
          <w:rFonts w:ascii="Times New Roman" w:hAnsi="Times New Roman" w:cs="Times New Roman"/>
          <w:sz w:val="20"/>
          <w:szCs w:val="20"/>
          <w:lang w:val="en-US"/>
          <w:rPrChange w:id="18377" w:author="Airat Shigapov" w:date="2021-10-29T16:43:00Z">
            <w:rPr>
              <w:ins w:id="18378" w:author="Airat Shigapov" w:date="2021-10-29T16:43:00Z"/>
              <w:rFonts w:ascii="Consolas" w:hAnsi="Consolas" w:cs="Consolas"/>
              <w:color w:val="000000"/>
              <w:sz w:val="19"/>
              <w:szCs w:val="19"/>
            </w:rPr>
          </w:rPrChange>
        </w:rPr>
      </w:pPr>
      <w:ins w:id="18379" w:author="Airat Shigapov" w:date="2021-10-29T16:43:00Z">
        <w:r w:rsidRPr="00CA1CA9">
          <w:rPr>
            <w:rFonts w:ascii="Times New Roman" w:hAnsi="Times New Roman" w:cs="Times New Roman"/>
            <w:sz w:val="20"/>
            <w:szCs w:val="20"/>
            <w:lang w:val="en-US"/>
            <w:rPrChange w:id="18380" w:author="Airat Shigapov" w:date="2021-10-29T16:43:00Z">
              <w:rPr>
                <w:rFonts w:ascii="Consolas" w:hAnsi="Consolas" w:cs="Consolas"/>
                <w:color w:val="000000"/>
                <w:sz w:val="19"/>
                <w:szCs w:val="19"/>
              </w:rPr>
            </w:rPrChange>
          </w:rPr>
          <w:t xml:space="preserve">        }</w:t>
        </w:r>
      </w:ins>
    </w:p>
    <w:p w14:paraId="4462FE64" w14:textId="77777777" w:rsidR="00CA1CA9" w:rsidRPr="00CA1CA9" w:rsidRDefault="00CA1CA9" w:rsidP="00CA1CA9">
      <w:pPr>
        <w:autoSpaceDE w:val="0"/>
        <w:autoSpaceDN w:val="0"/>
        <w:adjustRightInd w:val="0"/>
        <w:spacing w:after="0" w:line="240" w:lineRule="auto"/>
        <w:rPr>
          <w:ins w:id="18381" w:author="Airat Shigapov" w:date="2021-10-29T16:43:00Z"/>
          <w:rFonts w:ascii="Times New Roman" w:hAnsi="Times New Roman" w:cs="Times New Roman"/>
          <w:sz w:val="20"/>
          <w:szCs w:val="20"/>
          <w:lang w:val="en-US"/>
          <w:rPrChange w:id="18382" w:author="Airat Shigapov" w:date="2021-10-29T16:43:00Z">
            <w:rPr>
              <w:ins w:id="18383" w:author="Airat Shigapov" w:date="2021-10-29T16:43:00Z"/>
              <w:rFonts w:ascii="Consolas" w:hAnsi="Consolas" w:cs="Consolas"/>
              <w:color w:val="000000"/>
              <w:sz w:val="19"/>
              <w:szCs w:val="19"/>
            </w:rPr>
          </w:rPrChange>
        </w:rPr>
      </w:pPr>
    </w:p>
    <w:p w14:paraId="24C61FFE" w14:textId="77777777" w:rsidR="00CA1CA9" w:rsidRPr="00CA1CA9" w:rsidRDefault="00CA1CA9" w:rsidP="00CA1CA9">
      <w:pPr>
        <w:autoSpaceDE w:val="0"/>
        <w:autoSpaceDN w:val="0"/>
        <w:adjustRightInd w:val="0"/>
        <w:spacing w:after="0" w:line="240" w:lineRule="auto"/>
        <w:rPr>
          <w:ins w:id="18384" w:author="Airat Shigapov" w:date="2021-10-29T16:43:00Z"/>
          <w:rFonts w:ascii="Times New Roman" w:hAnsi="Times New Roman" w:cs="Times New Roman"/>
          <w:sz w:val="20"/>
          <w:szCs w:val="20"/>
          <w:lang w:val="en-US"/>
          <w:rPrChange w:id="18385" w:author="Airat Shigapov" w:date="2021-10-29T16:43:00Z">
            <w:rPr>
              <w:ins w:id="18386" w:author="Airat Shigapov" w:date="2021-10-29T16:43:00Z"/>
              <w:rFonts w:ascii="Consolas" w:hAnsi="Consolas" w:cs="Consolas"/>
              <w:color w:val="000000"/>
              <w:sz w:val="19"/>
              <w:szCs w:val="19"/>
            </w:rPr>
          </w:rPrChange>
        </w:rPr>
      </w:pPr>
      <w:ins w:id="18387" w:author="Airat Shigapov" w:date="2021-10-29T16:43:00Z">
        <w:r w:rsidRPr="00CA1CA9">
          <w:rPr>
            <w:rFonts w:ascii="Times New Roman" w:hAnsi="Times New Roman" w:cs="Times New Roman"/>
            <w:sz w:val="20"/>
            <w:szCs w:val="20"/>
            <w:lang w:val="en-US"/>
            <w:rPrChange w:id="18388" w:author="Airat Shigapov" w:date="2021-10-29T16:43:00Z">
              <w:rPr>
                <w:rFonts w:ascii="Consolas" w:hAnsi="Consolas" w:cs="Consolas"/>
                <w:color w:val="000000"/>
                <w:sz w:val="19"/>
                <w:szCs w:val="19"/>
              </w:rPr>
            </w:rPrChange>
          </w:rPr>
          <w:t xml:space="preserve">        </w:t>
        </w:r>
        <w:r w:rsidRPr="00CA1CA9">
          <w:rPr>
            <w:rFonts w:ascii="Times New Roman" w:hAnsi="Times New Roman" w:cs="Times New Roman"/>
            <w:sz w:val="20"/>
            <w:szCs w:val="20"/>
            <w:lang w:val="en-US"/>
            <w:rPrChange w:id="18389" w:author="Airat Shigapov" w:date="2021-10-29T16:43:00Z">
              <w:rPr>
                <w:rFonts w:ascii="Consolas" w:hAnsi="Consolas" w:cs="Consolas"/>
                <w:color w:val="0000FF"/>
                <w:sz w:val="19"/>
                <w:szCs w:val="19"/>
              </w:rPr>
            </w:rPrChange>
          </w:rPr>
          <w:t>private</w:t>
        </w:r>
        <w:r w:rsidRPr="00CA1CA9">
          <w:rPr>
            <w:rFonts w:ascii="Times New Roman" w:hAnsi="Times New Roman" w:cs="Times New Roman"/>
            <w:sz w:val="20"/>
            <w:szCs w:val="20"/>
            <w:lang w:val="en-US"/>
            <w:rPrChange w:id="18390" w:author="Airat Shigapov" w:date="2021-10-29T16:43:00Z">
              <w:rPr>
                <w:rFonts w:ascii="Consolas" w:hAnsi="Consolas" w:cs="Consolas"/>
                <w:color w:val="000000"/>
                <w:sz w:val="19"/>
                <w:szCs w:val="19"/>
              </w:rPr>
            </w:rPrChange>
          </w:rPr>
          <w:t xml:space="preserve"> List&lt;</w:t>
        </w:r>
        <w:proofErr w:type="spellStart"/>
        <w:r w:rsidRPr="00CA1CA9">
          <w:rPr>
            <w:rFonts w:ascii="Times New Roman" w:hAnsi="Times New Roman" w:cs="Times New Roman"/>
            <w:sz w:val="20"/>
            <w:szCs w:val="20"/>
            <w:lang w:val="en-US"/>
            <w:rPrChange w:id="18391" w:author="Airat Shigapov" w:date="2021-10-29T16:43:00Z">
              <w:rPr>
                <w:rFonts w:ascii="Consolas" w:hAnsi="Consolas" w:cs="Consolas"/>
                <w:color w:val="000000"/>
                <w:sz w:val="19"/>
                <w:szCs w:val="19"/>
              </w:rPr>
            </w:rPrChange>
          </w:rPr>
          <w:t>GoodSale</w:t>
        </w:r>
        <w:proofErr w:type="spellEnd"/>
        <w:r w:rsidRPr="00CA1CA9">
          <w:rPr>
            <w:rFonts w:ascii="Times New Roman" w:hAnsi="Times New Roman" w:cs="Times New Roman"/>
            <w:sz w:val="20"/>
            <w:szCs w:val="20"/>
            <w:lang w:val="en-US"/>
            <w:rPrChange w:id="18392" w:author="Airat Shigapov" w:date="2021-10-29T16:43:00Z">
              <w:rPr>
                <w:rFonts w:ascii="Consolas" w:hAnsi="Consolas" w:cs="Consolas"/>
                <w:color w:val="000000"/>
                <w:sz w:val="19"/>
                <w:szCs w:val="19"/>
              </w:rPr>
            </w:rPrChange>
          </w:rPr>
          <w:t xml:space="preserve">&gt; </w:t>
        </w:r>
        <w:proofErr w:type="spellStart"/>
        <w:r w:rsidRPr="00CA1CA9">
          <w:rPr>
            <w:rFonts w:ascii="Times New Roman" w:hAnsi="Times New Roman" w:cs="Times New Roman"/>
            <w:sz w:val="20"/>
            <w:szCs w:val="20"/>
            <w:lang w:val="en-US"/>
            <w:rPrChange w:id="18393" w:author="Airat Shigapov" w:date="2021-10-29T16:43:00Z">
              <w:rPr>
                <w:rFonts w:ascii="Consolas" w:hAnsi="Consolas" w:cs="Consolas"/>
                <w:color w:val="000000"/>
                <w:sz w:val="19"/>
                <w:szCs w:val="19"/>
              </w:rPr>
            </w:rPrChange>
          </w:rPr>
          <w:t>goodCart</w:t>
        </w:r>
        <w:proofErr w:type="spellEnd"/>
        <w:r w:rsidRPr="00CA1CA9">
          <w:rPr>
            <w:rFonts w:ascii="Times New Roman" w:hAnsi="Times New Roman" w:cs="Times New Roman"/>
            <w:sz w:val="20"/>
            <w:szCs w:val="20"/>
            <w:lang w:val="en-US"/>
            <w:rPrChange w:id="18394" w:author="Airat Shigapov" w:date="2021-10-29T16:43:00Z">
              <w:rPr>
                <w:rFonts w:ascii="Consolas" w:hAnsi="Consolas" w:cs="Consolas"/>
                <w:color w:val="000000"/>
                <w:sz w:val="19"/>
                <w:szCs w:val="19"/>
              </w:rPr>
            </w:rPrChange>
          </w:rPr>
          <w:t xml:space="preserve"> = </w:t>
        </w:r>
        <w:r w:rsidRPr="00CA1CA9">
          <w:rPr>
            <w:rFonts w:ascii="Times New Roman" w:hAnsi="Times New Roman" w:cs="Times New Roman"/>
            <w:sz w:val="20"/>
            <w:szCs w:val="20"/>
            <w:lang w:val="en-US"/>
            <w:rPrChange w:id="18395" w:author="Airat Shigapov" w:date="2021-10-29T16:43:00Z">
              <w:rPr>
                <w:rFonts w:ascii="Consolas" w:hAnsi="Consolas" w:cs="Consolas"/>
                <w:color w:val="0000FF"/>
                <w:sz w:val="19"/>
                <w:szCs w:val="19"/>
              </w:rPr>
            </w:rPrChange>
          </w:rPr>
          <w:t>new</w:t>
        </w:r>
        <w:r w:rsidRPr="00CA1CA9">
          <w:rPr>
            <w:rFonts w:ascii="Times New Roman" w:hAnsi="Times New Roman" w:cs="Times New Roman"/>
            <w:sz w:val="20"/>
            <w:szCs w:val="20"/>
            <w:lang w:val="en-US"/>
            <w:rPrChange w:id="18396" w:author="Airat Shigapov" w:date="2021-10-29T16:43:00Z">
              <w:rPr>
                <w:rFonts w:ascii="Consolas" w:hAnsi="Consolas" w:cs="Consolas"/>
                <w:color w:val="000000"/>
                <w:sz w:val="19"/>
                <w:szCs w:val="19"/>
              </w:rPr>
            </w:rPrChange>
          </w:rPr>
          <w:t xml:space="preserve"> List&lt;</w:t>
        </w:r>
        <w:proofErr w:type="spellStart"/>
        <w:r w:rsidRPr="00CA1CA9">
          <w:rPr>
            <w:rFonts w:ascii="Times New Roman" w:hAnsi="Times New Roman" w:cs="Times New Roman"/>
            <w:sz w:val="20"/>
            <w:szCs w:val="20"/>
            <w:lang w:val="en-US"/>
            <w:rPrChange w:id="18397" w:author="Airat Shigapov" w:date="2021-10-29T16:43:00Z">
              <w:rPr>
                <w:rFonts w:ascii="Consolas" w:hAnsi="Consolas" w:cs="Consolas"/>
                <w:color w:val="000000"/>
                <w:sz w:val="19"/>
                <w:szCs w:val="19"/>
              </w:rPr>
            </w:rPrChange>
          </w:rPr>
          <w:t>GoodSale</w:t>
        </w:r>
        <w:proofErr w:type="spellEnd"/>
        <w:proofErr w:type="gramStart"/>
        <w:r w:rsidRPr="00CA1CA9">
          <w:rPr>
            <w:rFonts w:ascii="Times New Roman" w:hAnsi="Times New Roman" w:cs="Times New Roman"/>
            <w:sz w:val="20"/>
            <w:szCs w:val="20"/>
            <w:lang w:val="en-US"/>
            <w:rPrChange w:id="18398" w:author="Airat Shigapov" w:date="2021-10-29T16:43:00Z">
              <w:rPr>
                <w:rFonts w:ascii="Consolas" w:hAnsi="Consolas" w:cs="Consolas"/>
                <w:color w:val="000000"/>
                <w:sz w:val="19"/>
                <w:szCs w:val="19"/>
              </w:rPr>
            </w:rPrChange>
          </w:rPr>
          <w:t>&gt;(</w:t>
        </w:r>
        <w:proofErr w:type="gramEnd"/>
        <w:r w:rsidRPr="00CA1CA9">
          <w:rPr>
            <w:rFonts w:ascii="Times New Roman" w:hAnsi="Times New Roman" w:cs="Times New Roman"/>
            <w:sz w:val="20"/>
            <w:szCs w:val="20"/>
            <w:lang w:val="en-US"/>
            <w:rPrChange w:id="18399" w:author="Airat Shigapov" w:date="2021-10-29T16:43:00Z">
              <w:rPr>
                <w:rFonts w:ascii="Consolas" w:hAnsi="Consolas" w:cs="Consolas"/>
                <w:color w:val="000000"/>
                <w:sz w:val="19"/>
                <w:szCs w:val="19"/>
              </w:rPr>
            </w:rPrChange>
          </w:rPr>
          <w:t>);</w:t>
        </w:r>
      </w:ins>
    </w:p>
    <w:p w14:paraId="5FC608B2" w14:textId="77777777" w:rsidR="00CA1CA9" w:rsidRPr="00CA1CA9" w:rsidRDefault="00CA1CA9" w:rsidP="00CA1CA9">
      <w:pPr>
        <w:autoSpaceDE w:val="0"/>
        <w:autoSpaceDN w:val="0"/>
        <w:adjustRightInd w:val="0"/>
        <w:spacing w:after="0" w:line="240" w:lineRule="auto"/>
        <w:rPr>
          <w:ins w:id="18400" w:author="Airat Shigapov" w:date="2021-10-29T16:43:00Z"/>
          <w:rFonts w:ascii="Times New Roman" w:hAnsi="Times New Roman" w:cs="Times New Roman"/>
          <w:sz w:val="20"/>
          <w:szCs w:val="20"/>
          <w:lang w:val="en-US"/>
          <w:rPrChange w:id="18401" w:author="Airat Shigapov" w:date="2021-10-29T16:43:00Z">
            <w:rPr>
              <w:ins w:id="18402" w:author="Airat Shigapov" w:date="2021-10-29T16:43:00Z"/>
              <w:rFonts w:ascii="Consolas" w:hAnsi="Consolas" w:cs="Consolas"/>
              <w:color w:val="000000"/>
              <w:sz w:val="19"/>
              <w:szCs w:val="19"/>
            </w:rPr>
          </w:rPrChange>
        </w:rPr>
      </w:pPr>
      <w:ins w:id="18403" w:author="Airat Shigapov" w:date="2021-10-29T16:43:00Z">
        <w:r w:rsidRPr="00CA1CA9">
          <w:rPr>
            <w:rFonts w:ascii="Times New Roman" w:hAnsi="Times New Roman" w:cs="Times New Roman"/>
            <w:sz w:val="20"/>
            <w:szCs w:val="20"/>
            <w:lang w:val="en-US"/>
            <w:rPrChange w:id="18404" w:author="Airat Shigapov" w:date="2021-10-29T16:43:00Z">
              <w:rPr>
                <w:rFonts w:ascii="Consolas" w:hAnsi="Consolas" w:cs="Consolas"/>
                <w:color w:val="000000"/>
                <w:sz w:val="19"/>
                <w:szCs w:val="19"/>
              </w:rPr>
            </w:rPrChange>
          </w:rPr>
          <w:t xml:space="preserve">        </w:t>
        </w:r>
        <w:r w:rsidRPr="00CA1CA9">
          <w:rPr>
            <w:rFonts w:ascii="Times New Roman" w:hAnsi="Times New Roman" w:cs="Times New Roman"/>
            <w:sz w:val="20"/>
            <w:szCs w:val="20"/>
            <w:lang w:val="en-US"/>
            <w:rPrChange w:id="18405" w:author="Airat Shigapov" w:date="2021-10-29T16:43:00Z">
              <w:rPr>
                <w:rFonts w:ascii="Consolas" w:hAnsi="Consolas" w:cs="Consolas"/>
                <w:color w:val="0000FF"/>
                <w:sz w:val="19"/>
                <w:szCs w:val="19"/>
              </w:rPr>
            </w:rPrChange>
          </w:rPr>
          <w:t>public</w:t>
        </w:r>
        <w:r w:rsidRPr="00CA1CA9">
          <w:rPr>
            <w:rFonts w:ascii="Times New Roman" w:hAnsi="Times New Roman" w:cs="Times New Roman"/>
            <w:sz w:val="20"/>
            <w:szCs w:val="20"/>
            <w:lang w:val="en-US"/>
            <w:rPrChange w:id="18406" w:author="Airat Shigapov" w:date="2021-10-29T16:43:00Z">
              <w:rPr>
                <w:rFonts w:ascii="Consolas" w:hAnsi="Consolas" w:cs="Consolas"/>
                <w:color w:val="000000"/>
                <w:sz w:val="19"/>
                <w:szCs w:val="19"/>
              </w:rPr>
            </w:rPrChange>
          </w:rPr>
          <w:t xml:space="preserve"> List&lt;</w:t>
        </w:r>
        <w:proofErr w:type="spellStart"/>
        <w:r w:rsidRPr="00CA1CA9">
          <w:rPr>
            <w:rFonts w:ascii="Times New Roman" w:hAnsi="Times New Roman" w:cs="Times New Roman"/>
            <w:sz w:val="20"/>
            <w:szCs w:val="20"/>
            <w:lang w:val="en-US"/>
            <w:rPrChange w:id="18407" w:author="Airat Shigapov" w:date="2021-10-29T16:43:00Z">
              <w:rPr>
                <w:rFonts w:ascii="Consolas" w:hAnsi="Consolas" w:cs="Consolas"/>
                <w:color w:val="000000"/>
                <w:sz w:val="19"/>
                <w:szCs w:val="19"/>
              </w:rPr>
            </w:rPrChange>
          </w:rPr>
          <w:t>GoodSale</w:t>
        </w:r>
        <w:proofErr w:type="spellEnd"/>
        <w:r w:rsidRPr="00CA1CA9">
          <w:rPr>
            <w:rFonts w:ascii="Times New Roman" w:hAnsi="Times New Roman" w:cs="Times New Roman"/>
            <w:sz w:val="20"/>
            <w:szCs w:val="20"/>
            <w:lang w:val="en-US"/>
            <w:rPrChange w:id="18408" w:author="Airat Shigapov" w:date="2021-10-29T16:43:00Z">
              <w:rPr>
                <w:rFonts w:ascii="Consolas" w:hAnsi="Consolas" w:cs="Consolas"/>
                <w:color w:val="000000"/>
                <w:sz w:val="19"/>
                <w:szCs w:val="19"/>
              </w:rPr>
            </w:rPrChange>
          </w:rPr>
          <w:t xml:space="preserve">&gt; </w:t>
        </w:r>
        <w:proofErr w:type="spellStart"/>
        <w:r w:rsidRPr="00CA1CA9">
          <w:rPr>
            <w:rFonts w:ascii="Times New Roman" w:hAnsi="Times New Roman" w:cs="Times New Roman"/>
            <w:sz w:val="20"/>
            <w:szCs w:val="20"/>
            <w:lang w:val="en-US"/>
            <w:rPrChange w:id="18409" w:author="Airat Shigapov" w:date="2021-10-29T16:43:00Z">
              <w:rPr>
                <w:rFonts w:ascii="Consolas" w:hAnsi="Consolas" w:cs="Consolas"/>
                <w:color w:val="000000"/>
                <w:sz w:val="19"/>
                <w:szCs w:val="19"/>
              </w:rPr>
            </w:rPrChange>
          </w:rPr>
          <w:t>GoodCart</w:t>
        </w:r>
        <w:proofErr w:type="spellEnd"/>
      </w:ins>
    </w:p>
    <w:p w14:paraId="4B48820F" w14:textId="77777777" w:rsidR="00CA1CA9" w:rsidRPr="00CA1CA9" w:rsidRDefault="00CA1CA9" w:rsidP="00CA1CA9">
      <w:pPr>
        <w:autoSpaceDE w:val="0"/>
        <w:autoSpaceDN w:val="0"/>
        <w:adjustRightInd w:val="0"/>
        <w:spacing w:after="0" w:line="240" w:lineRule="auto"/>
        <w:rPr>
          <w:ins w:id="18410" w:author="Airat Shigapov" w:date="2021-10-29T16:43:00Z"/>
          <w:rFonts w:ascii="Times New Roman" w:hAnsi="Times New Roman" w:cs="Times New Roman"/>
          <w:sz w:val="20"/>
          <w:szCs w:val="20"/>
          <w:lang w:val="en-US"/>
          <w:rPrChange w:id="18411" w:author="Airat Shigapov" w:date="2021-10-29T16:43:00Z">
            <w:rPr>
              <w:ins w:id="18412" w:author="Airat Shigapov" w:date="2021-10-29T16:43:00Z"/>
              <w:rFonts w:ascii="Consolas" w:hAnsi="Consolas" w:cs="Consolas"/>
              <w:color w:val="000000"/>
              <w:sz w:val="19"/>
              <w:szCs w:val="19"/>
            </w:rPr>
          </w:rPrChange>
        </w:rPr>
      </w:pPr>
      <w:ins w:id="18413" w:author="Airat Shigapov" w:date="2021-10-29T16:43:00Z">
        <w:r w:rsidRPr="00CA1CA9">
          <w:rPr>
            <w:rFonts w:ascii="Times New Roman" w:hAnsi="Times New Roman" w:cs="Times New Roman"/>
            <w:sz w:val="20"/>
            <w:szCs w:val="20"/>
            <w:lang w:val="en-US"/>
            <w:rPrChange w:id="18414" w:author="Airat Shigapov" w:date="2021-10-29T16:43:00Z">
              <w:rPr>
                <w:rFonts w:ascii="Consolas" w:hAnsi="Consolas" w:cs="Consolas"/>
                <w:color w:val="000000"/>
                <w:sz w:val="19"/>
                <w:szCs w:val="19"/>
              </w:rPr>
            </w:rPrChange>
          </w:rPr>
          <w:t xml:space="preserve">        {</w:t>
        </w:r>
      </w:ins>
    </w:p>
    <w:p w14:paraId="37B25AC8" w14:textId="77777777" w:rsidR="00CA1CA9" w:rsidRPr="00CA1CA9" w:rsidRDefault="00CA1CA9" w:rsidP="00CA1CA9">
      <w:pPr>
        <w:autoSpaceDE w:val="0"/>
        <w:autoSpaceDN w:val="0"/>
        <w:adjustRightInd w:val="0"/>
        <w:spacing w:after="0" w:line="240" w:lineRule="auto"/>
        <w:rPr>
          <w:ins w:id="18415" w:author="Airat Shigapov" w:date="2021-10-29T16:43:00Z"/>
          <w:rFonts w:ascii="Times New Roman" w:hAnsi="Times New Roman" w:cs="Times New Roman"/>
          <w:sz w:val="20"/>
          <w:szCs w:val="20"/>
          <w:lang w:val="en-US"/>
          <w:rPrChange w:id="18416" w:author="Airat Shigapov" w:date="2021-10-29T16:43:00Z">
            <w:rPr>
              <w:ins w:id="18417" w:author="Airat Shigapov" w:date="2021-10-29T16:43:00Z"/>
              <w:rFonts w:ascii="Consolas" w:hAnsi="Consolas" w:cs="Consolas"/>
              <w:color w:val="000000"/>
              <w:sz w:val="19"/>
              <w:szCs w:val="19"/>
            </w:rPr>
          </w:rPrChange>
        </w:rPr>
      </w:pPr>
      <w:ins w:id="18418" w:author="Airat Shigapov" w:date="2021-10-29T16:43:00Z">
        <w:r w:rsidRPr="00CA1CA9">
          <w:rPr>
            <w:rFonts w:ascii="Times New Roman" w:hAnsi="Times New Roman" w:cs="Times New Roman"/>
            <w:sz w:val="20"/>
            <w:szCs w:val="20"/>
            <w:lang w:val="en-US"/>
            <w:rPrChange w:id="18419" w:author="Airat Shigapov" w:date="2021-10-29T16:43:00Z">
              <w:rPr>
                <w:rFonts w:ascii="Consolas" w:hAnsi="Consolas" w:cs="Consolas"/>
                <w:color w:val="000000"/>
                <w:sz w:val="19"/>
                <w:szCs w:val="19"/>
              </w:rPr>
            </w:rPrChange>
          </w:rPr>
          <w:t xml:space="preserve">            </w:t>
        </w:r>
        <w:r w:rsidRPr="00CA1CA9">
          <w:rPr>
            <w:rFonts w:ascii="Times New Roman" w:hAnsi="Times New Roman" w:cs="Times New Roman"/>
            <w:sz w:val="20"/>
            <w:szCs w:val="20"/>
            <w:lang w:val="en-US"/>
            <w:rPrChange w:id="18420" w:author="Airat Shigapov" w:date="2021-10-29T16:43:00Z">
              <w:rPr>
                <w:rFonts w:ascii="Consolas" w:hAnsi="Consolas" w:cs="Consolas"/>
                <w:color w:val="0000FF"/>
                <w:sz w:val="19"/>
                <w:szCs w:val="19"/>
              </w:rPr>
            </w:rPrChange>
          </w:rPr>
          <w:t>get</w:t>
        </w:r>
      </w:ins>
    </w:p>
    <w:p w14:paraId="5051829F" w14:textId="77777777" w:rsidR="00CA1CA9" w:rsidRPr="00CA1CA9" w:rsidRDefault="00CA1CA9" w:rsidP="00CA1CA9">
      <w:pPr>
        <w:autoSpaceDE w:val="0"/>
        <w:autoSpaceDN w:val="0"/>
        <w:adjustRightInd w:val="0"/>
        <w:spacing w:after="0" w:line="240" w:lineRule="auto"/>
        <w:rPr>
          <w:ins w:id="18421" w:author="Airat Shigapov" w:date="2021-10-29T16:43:00Z"/>
          <w:rFonts w:ascii="Times New Roman" w:hAnsi="Times New Roman" w:cs="Times New Roman"/>
          <w:sz w:val="20"/>
          <w:szCs w:val="20"/>
          <w:lang w:val="en-US"/>
          <w:rPrChange w:id="18422" w:author="Airat Shigapov" w:date="2021-10-29T16:43:00Z">
            <w:rPr>
              <w:ins w:id="18423" w:author="Airat Shigapov" w:date="2021-10-29T16:43:00Z"/>
              <w:rFonts w:ascii="Consolas" w:hAnsi="Consolas" w:cs="Consolas"/>
              <w:color w:val="000000"/>
              <w:sz w:val="19"/>
              <w:szCs w:val="19"/>
            </w:rPr>
          </w:rPrChange>
        </w:rPr>
      </w:pPr>
      <w:ins w:id="18424" w:author="Airat Shigapov" w:date="2021-10-29T16:43:00Z">
        <w:r w:rsidRPr="00CA1CA9">
          <w:rPr>
            <w:rFonts w:ascii="Times New Roman" w:hAnsi="Times New Roman" w:cs="Times New Roman"/>
            <w:sz w:val="20"/>
            <w:szCs w:val="20"/>
            <w:lang w:val="en-US"/>
            <w:rPrChange w:id="18425" w:author="Airat Shigapov" w:date="2021-10-29T16:43:00Z">
              <w:rPr>
                <w:rFonts w:ascii="Consolas" w:hAnsi="Consolas" w:cs="Consolas"/>
                <w:color w:val="000000"/>
                <w:sz w:val="19"/>
                <w:szCs w:val="19"/>
              </w:rPr>
            </w:rPrChange>
          </w:rPr>
          <w:t xml:space="preserve">            {</w:t>
        </w:r>
      </w:ins>
    </w:p>
    <w:p w14:paraId="620CF10A" w14:textId="77777777" w:rsidR="00CA1CA9" w:rsidRPr="00CA1CA9" w:rsidRDefault="00CA1CA9" w:rsidP="00CA1CA9">
      <w:pPr>
        <w:autoSpaceDE w:val="0"/>
        <w:autoSpaceDN w:val="0"/>
        <w:adjustRightInd w:val="0"/>
        <w:spacing w:after="0" w:line="240" w:lineRule="auto"/>
        <w:rPr>
          <w:ins w:id="18426" w:author="Airat Shigapov" w:date="2021-10-29T16:43:00Z"/>
          <w:rFonts w:ascii="Times New Roman" w:hAnsi="Times New Roman" w:cs="Times New Roman"/>
          <w:sz w:val="20"/>
          <w:szCs w:val="20"/>
          <w:lang w:val="en-US"/>
          <w:rPrChange w:id="18427" w:author="Airat Shigapov" w:date="2021-10-29T16:43:00Z">
            <w:rPr>
              <w:ins w:id="18428" w:author="Airat Shigapov" w:date="2021-10-29T16:43:00Z"/>
              <w:rFonts w:ascii="Consolas" w:hAnsi="Consolas" w:cs="Consolas"/>
              <w:color w:val="000000"/>
              <w:sz w:val="19"/>
              <w:szCs w:val="19"/>
            </w:rPr>
          </w:rPrChange>
        </w:rPr>
      </w:pPr>
      <w:ins w:id="18429" w:author="Airat Shigapov" w:date="2021-10-29T16:43:00Z">
        <w:r w:rsidRPr="00CA1CA9">
          <w:rPr>
            <w:rFonts w:ascii="Times New Roman" w:hAnsi="Times New Roman" w:cs="Times New Roman"/>
            <w:sz w:val="20"/>
            <w:szCs w:val="20"/>
            <w:lang w:val="en-US"/>
            <w:rPrChange w:id="18430" w:author="Airat Shigapov" w:date="2021-10-29T16:43:00Z">
              <w:rPr>
                <w:rFonts w:ascii="Consolas" w:hAnsi="Consolas" w:cs="Consolas"/>
                <w:color w:val="000000"/>
                <w:sz w:val="19"/>
                <w:szCs w:val="19"/>
              </w:rPr>
            </w:rPrChange>
          </w:rPr>
          <w:t xml:space="preserve">                </w:t>
        </w:r>
        <w:r w:rsidRPr="00CA1CA9">
          <w:rPr>
            <w:rFonts w:ascii="Times New Roman" w:hAnsi="Times New Roman" w:cs="Times New Roman"/>
            <w:sz w:val="20"/>
            <w:szCs w:val="20"/>
            <w:lang w:val="en-US"/>
            <w:rPrChange w:id="18431" w:author="Airat Shigapov" w:date="2021-10-29T16:43:00Z">
              <w:rPr>
                <w:rFonts w:ascii="Consolas" w:hAnsi="Consolas" w:cs="Consolas"/>
                <w:color w:val="0000FF"/>
                <w:sz w:val="19"/>
                <w:szCs w:val="19"/>
              </w:rPr>
            </w:rPrChange>
          </w:rPr>
          <w:t>return</w:t>
        </w:r>
        <w:r w:rsidRPr="00CA1CA9">
          <w:rPr>
            <w:rFonts w:ascii="Times New Roman" w:hAnsi="Times New Roman" w:cs="Times New Roman"/>
            <w:sz w:val="20"/>
            <w:szCs w:val="20"/>
            <w:lang w:val="en-US"/>
            <w:rPrChange w:id="18432" w:author="Airat Shigapov" w:date="2021-10-29T16:43:00Z">
              <w:rPr>
                <w:rFonts w:ascii="Consolas" w:hAnsi="Consolas" w:cs="Consolas"/>
                <w:color w:val="000000"/>
                <w:sz w:val="19"/>
                <w:szCs w:val="19"/>
              </w:rPr>
            </w:rPrChange>
          </w:rPr>
          <w:t xml:space="preserve"> </w:t>
        </w:r>
        <w:proofErr w:type="spellStart"/>
        <w:r w:rsidRPr="00CA1CA9">
          <w:rPr>
            <w:rFonts w:ascii="Times New Roman" w:hAnsi="Times New Roman" w:cs="Times New Roman"/>
            <w:sz w:val="20"/>
            <w:szCs w:val="20"/>
            <w:lang w:val="en-US"/>
            <w:rPrChange w:id="18433" w:author="Airat Shigapov" w:date="2021-10-29T16:43:00Z">
              <w:rPr>
                <w:rFonts w:ascii="Consolas" w:hAnsi="Consolas" w:cs="Consolas"/>
                <w:color w:val="000000"/>
                <w:sz w:val="19"/>
                <w:szCs w:val="19"/>
              </w:rPr>
            </w:rPrChange>
          </w:rPr>
          <w:t>goodCart</w:t>
        </w:r>
        <w:proofErr w:type="spellEnd"/>
        <w:r w:rsidRPr="00CA1CA9">
          <w:rPr>
            <w:rFonts w:ascii="Times New Roman" w:hAnsi="Times New Roman" w:cs="Times New Roman"/>
            <w:sz w:val="20"/>
            <w:szCs w:val="20"/>
            <w:lang w:val="en-US"/>
            <w:rPrChange w:id="18434" w:author="Airat Shigapov" w:date="2021-10-29T16:43:00Z">
              <w:rPr>
                <w:rFonts w:ascii="Consolas" w:hAnsi="Consolas" w:cs="Consolas"/>
                <w:color w:val="000000"/>
                <w:sz w:val="19"/>
                <w:szCs w:val="19"/>
              </w:rPr>
            </w:rPrChange>
          </w:rPr>
          <w:t>;</w:t>
        </w:r>
      </w:ins>
    </w:p>
    <w:p w14:paraId="25880053" w14:textId="77777777" w:rsidR="00CA1CA9" w:rsidRPr="00CA1CA9" w:rsidRDefault="00CA1CA9" w:rsidP="00CA1CA9">
      <w:pPr>
        <w:autoSpaceDE w:val="0"/>
        <w:autoSpaceDN w:val="0"/>
        <w:adjustRightInd w:val="0"/>
        <w:spacing w:after="0" w:line="240" w:lineRule="auto"/>
        <w:rPr>
          <w:ins w:id="18435" w:author="Airat Shigapov" w:date="2021-10-29T16:43:00Z"/>
          <w:rFonts w:ascii="Times New Roman" w:hAnsi="Times New Roman" w:cs="Times New Roman"/>
          <w:sz w:val="20"/>
          <w:szCs w:val="20"/>
          <w:lang w:val="en-US"/>
          <w:rPrChange w:id="18436" w:author="Airat Shigapov" w:date="2021-10-29T16:43:00Z">
            <w:rPr>
              <w:ins w:id="18437" w:author="Airat Shigapov" w:date="2021-10-29T16:43:00Z"/>
              <w:rFonts w:ascii="Consolas" w:hAnsi="Consolas" w:cs="Consolas"/>
              <w:color w:val="000000"/>
              <w:sz w:val="19"/>
              <w:szCs w:val="19"/>
            </w:rPr>
          </w:rPrChange>
        </w:rPr>
      </w:pPr>
      <w:ins w:id="18438" w:author="Airat Shigapov" w:date="2021-10-29T16:43:00Z">
        <w:r w:rsidRPr="00CA1CA9">
          <w:rPr>
            <w:rFonts w:ascii="Times New Roman" w:hAnsi="Times New Roman" w:cs="Times New Roman"/>
            <w:sz w:val="20"/>
            <w:szCs w:val="20"/>
            <w:lang w:val="en-US"/>
            <w:rPrChange w:id="18439" w:author="Airat Shigapov" w:date="2021-10-29T16:43:00Z">
              <w:rPr>
                <w:rFonts w:ascii="Consolas" w:hAnsi="Consolas" w:cs="Consolas"/>
                <w:color w:val="000000"/>
                <w:sz w:val="19"/>
                <w:szCs w:val="19"/>
              </w:rPr>
            </w:rPrChange>
          </w:rPr>
          <w:t xml:space="preserve">            }</w:t>
        </w:r>
      </w:ins>
    </w:p>
    <w:p w14:paraId="6D813502" w14:textId="77777777" w:rsidR="00CA1CA9" w:rsidRPr="00CA1CA9" w:rsidRDefault="00CA1CA9" w:rsidP="00CA1CA9">
      <w:pPr>
        <w:autoSpaceDE w:val="0"/>
        <w:autoSpaceDN w:val="0"/>
        <w:adjustRightInd w:val="0"/>
        <w:spacing w:after="0" w:line="240" w:lineRule="auto"/>
        <w:rPr>
          <w:ins w:id="18440" w:author="Airat Shigapov" w:date="2021-10-29T16:43:00Z"/>
          <w:rFonts w:ascii="Times New Roman" w:hAnsi="Times New Roman" w:cs="Times New Roman"/>
          <w:sz w:val="20"/>
          <w:szCs w:val="20"/>
          <w:lang w:val="en-US"/>
          <w:rPrChange w:id="18441" w:author="Airat Shigapov" w:date="2021-10-29T16:43:00Z">
            <w:rPr>
              <w:ins w:id="18442" w:author="Airat Shigapov" w:date="2021-10-29T16:43:00Z"/>
              <w:rFonts w:ascii="Consolas" w:hAnsi="Consolas" w:cs="Consolas"/>
              <w:color w:val="000000"/>
              <w:sz w:val="19"/>
              <w:szCs w:val="19"/>
            </w:rPr>
          </w:rPrChange>
        </w:rPr>
      </w:pPr>
      <w:ins w:id="18443" w:author="Airat Shigapov" w:date="2021-10-29T16:43:00Z">
        <w:r w:rsidRPr="00CA1CA9">
          <w:rPr>
            <w:rFonts w:ascii="Times New Roman" w:hAnsi="Times New Roman" w:cs="Times New Roman"/>
            <w:sz w:val="20"/>
            <w:szCs w:val="20"/>
            <w:lang w:val="en-US"/>
            <w:rPrChange w:id="18444" w:author="Airat Shigapov" w:date="2021-10-29T16:43:00Z">
              <w:rPr>
                <w:rFonts w:ascii="Consolas" w:hAnsi="Consolas" w:cs="Consolas"/>
                <w:color w:val="000000"/>
                <w:sz w:val="19"/>
                <w:szCs w:val="19"/>
              </w:rPr>
            </w:rPrChange>
          </w:rPr>
          <w:t xml:space="preserve">            </w:t>
        </w:r>
        <w:r w:rsidRPr="00CA1CA9">
          <w:rPr>
            <w:rFonts w:ascii="Times New Roman" w:hAnsi="Times New Roman" w:cs="Times New Roman"/>
            <w:sz w:val="20"/>
            <w:szCs w:val="20"/>
            <w:lang w:val="en-US"/>
            <w:rPrChange w:id="18445" w:author="Airat Shigapov" w:date="2021-10-29T16:43:00Z">
              <w:rPr>
                <w:rFonts w:ascii="Consolas" w:hAnsi="Consolas" w:cs="Consolas"/>
                <w:color w:val="0000FF"/>
                <w:sz w:val="19"/>
                <w:szCs w:val="19"/>
              </w:rPr>
            </w:rPrChange>
          </w:rPr>
          <w:t>set</w:t>
        </w:r>
      </w:ins>
    </w:p>
    <w:p w14:paraId="10DB8B29" w14:textId="77777777" w:rsidR="00CA1CA9" w:rsidRPr="00CA1CA9" w:rsidRDefault="00CA1CA9" w:rsidP="00CA1CA9">
      <w:pPr>
        <w:autoSpaceDE w:val="0"/>
        <w:autoSpaceDN w:val="0"/>
        <w:adjustRightInd w:val="0"/>
        <w:spacing w:after="0" w:line="240" w:lineRule="auto"/>
        <w:rPr>
          <w:ins w:id="18446" w:author="Airat Shigapov" w:date="2021-10-29T16:43:00Z"/>
          <w:rFonts w:ascii="Times New Roman" w:hAnsi="Times New Roman" w:cs="Times New Roman"/>
          <w:sz w:val="20"/>
          <w:szCs w:val="20"/>
          <w:lang w:val="en-US"/>
          <w:rPrChange w:id="18447" w:author="Airat Shigapov" w:date="2021-10-29T16:43:00Z">
            <w:rPr>
              <w:ins w:id="18448" w:author="Airat Shigapov" w:date="2021-10-29T16:43:00Z"/>
              <w:rFonts w:ascii="Consolas" w:hAnsi="Consolas" w:cs="Consolas"/>
              <w:color w:val="000000"/>
              <w:sz w:val="19"/>
              <w:szCs w:val="19"/>
            </w:rPr>
          </w:rPrChange>
        </w:rPr>
      </w:pPr>
      <w:ins w:id="18449" w:author="Airat Shigapov" w:date="2021-10-29T16:43:00Z">
        <w:r w:rsidRPr="00CA1CA9">
          <w:rPr>
            <w:rFonts w:ascii="Times New Roman" w:hAnsi="Times New Roman" w:cs="Times New Roman"/>
            <w:sz w:val="20"/>
            <w:szCs w:val="20"/>
            <w:lang w:val="en-US"/>
            <w:rPrChange w:id="18450" w:author="Airat Shigapov" w:date="2021-10-29T16:43:00Z">
              <w:rPr>
                <w:rFonts w:ascii="Consolas" w:hAnsi="Consolas" w:cs="Consolas"/>
                <w:color w:val="000000"/>
                <w:sz w:val="19"/>
                <w:szCs w:val="19"/>
              </w:rPr>
            </w:rPrChange>
          </w:rPr>
          <w:t xml:space="preserve">            {</w:t>
        </w:r>
      </w:ins>
    </w:p>
    <w:p w14:paraId="51765A11" w14:textId="77777777" w:rsidR="00CA1CA9" w:rsidRPr="00CA1CA9" w:rsidRDefault="00CA1CA9" w:rsidP="00CA1CA9">
      <w:pPr>
        <w:autoSpaceDE w:val="0"/>
        <w:autoSpaceDN w:val="0"/>
        <w:adjustRightInd w:val="0"/>
        <w:spacing w:after="0" w:line="240" w:lineRule="auto"/>
        <w:rPr>
          <w:ins w:id="18451" w:author="Airat Shigapov" w:date="2021-10-29T16:43:00Z"/>
          <w:rFonts w:ascii="Times New Roman" w:hAnsi="Times New Roman" w:cs="Times New Roman"/>
          <w:sz w:val="20"/>
          <w:szCs w:val="20"/>
          <w:lang w:val="en-US"/>
          <w:rPrChange w:id="18452" w:author="Airat Shigapov" w:date="2021-10-29T16:43:00Z">
            <w:rPr>
              <w:ins w:id="18453" w:author="Airat Shigapov" w:date="2021-10-29T16:43:00Z"/>
              <w:rFonts w:ascii="Consolas" w:hAnsi="Consolas" w:cs="Consolas"/>
              <w:color w:val="000000"/>
              <w:sz w:val="19"/>
              <w:szCs w:val="19"/>
            </w:rPr>
          </w:rPrChange>
        </w:rPr>
      </w:pPr>
      <w:ins w:id="18454" w:author="Airat Shigapov" w:date="2021-10-29T16:43:00Z">
        <w:r w:rsidRPr="00CA1CA9">
          <w:rPr>
            <w:rFonts w:ascii="Times New Roman" w:hAnsi="Times New Roman" w:cs="Times New Roman"/>
            <w:sz w:val="20"/>
            <w:szCs w:val="20"/>
            <w:lang w:val="en-US"/>
            <w:rPrChange w:id="18455" w:author="Airat Shigapov" w:date="2021-10-29T16:43:00Z">
              <w:rPr>
                <w:rFonts w:ascii="Consolas" w:hAnsi="Consolas" w:cs="Consolas"/>
                <w:color w:val="000000"/>
                <w:sz w:val="19"/>
                <w:szCs w:val="19"/>
              </w:rPr>
            </w:rPrChange>
          </w:rPr>
          <w:t xml:space="preserve">                </w:t>
        </w:r>
        <w:proofErr w:type="spellStart"/>
        <w:r w:rsidRPr="00CA1CA9">
          <w:rPr>
            <w:rFonts w:ascii="Times New Roman" w:hAnsi="Times New Roman" w:cs="Times New Roman"/>
            <w:sz w:val="20"/>
            <w:szCs w:val="20"/>
            <w:lang w:val="en-US"/>
            <w:rPrChange w:id="18456" w:author="Airat Shigapov" w:date="2021-10-29T16:43:00Z">
              <w:rPr>
                <w:rFonts w:ascii="Consolas" w:hAnsi="Consolas" w:cs="Consolas"/>
                <w:color w:val="000000"/>
                <w:sz w:val="19"/>
                <w:szCs w:val="19"/>
              </w:rPr>
            </w:rPrChange>
          </w:rPr>
          <w:t>goodCart</w:t>
        </w:r>
        <w:proofErr w:type="spellEnd"/>
        <w:r w:rsidRPr="00CA1CA9">
          <w:rPr>
            <w:rFonts w:ascii="Times New Roman" w:hAnsi="Times New Roman" w:cs="Times New Roman"/>
            <w:sz w:val="20"/>
            <w:szCs w:val="20"/>
            <w:lang w:val="en-US"/>
            <w:rPrChange w:id="18457" w:author="Airat Shigapov" w:date="2021-10-29T16:43:00Z">
              <w:rPr>
                <w:rFonts w:ascii="Consolas" w:hAnsi="Consolas" w:cs="Consolas"/>
                <w:color w:val="000000"/>
                <w:sz w:val="19"/>
                <w:szCs w:val="19"/>
              </w:rPr>
            </w:rPrChange>
          </w:rPr>
          <w:t xml:space="preserve"> = value;</w:t>
        </w:r>
      </w:ins>
    </w:p>
    <w:p w14:paraId="446A2487" w14:textId="77777777" w:rsidR="00CA1CA9" w:rsidRPr="00CA1CA9" w:rsidRDefault="00CA1CA9" w:rsidP="00CA1CA9">
      <w:pPr>
        <w:autoSpaceDE w:val="0"/>
        <w:autoSpaceDN w:val="0"/>
        <w:adjustRightInd w:val="0"/>
        <w:spacing w:after="0" w:line="240" w:lineRule="auto"/>
        <w:rPr>
          <w:ins w:id="18458" w:author="Airat Shigapov" w:date="2021-10-29T16:43:00Z"/>
          <w:rFonts w:ascii="Times New Roman" w:hAnsi="Times New Roman" w:cs="Times New Roman"/>
          <w:sz w:val="20"/>
          <w:szCs w:val="20"/>
          <w:lang w:val="en-US"/>
          <w:rPrChange w:id="18459" w:author="Airat Shigapov" w:date="2021-10-29T16:43:00Z">
            <w:rPr>
              <w:ins w:id="18460" w:author="Airat Shigapov" w:date="2021-10-29T16:43:00Z"/>
              <w:rFonts w:ascii="Consolas" w:hAnsi="Consolas" w:cs="Consolas"/>
              <w:color w:val="000000"/>
              <w:sz w:val="19"/>
              <w:szCs w:val="19"/>
            </w:rPr>
          </w:rPrChange>
        </w:rPr>
      </w:pPr>
      <w:ins w:id="18461" w:author="Airat Shigapov" w:date="2021-10-29T16:43:00Z">
        <w:r w:rsidRPr="00CA1CA9">
          <w:rPr>
            <w:rFonts w:ascii="Times New Roman" w:hAnsi="Times New Roman" w:cs="Times New Roman"/>
            <w:sz w:val="20"/>
            <w:szCs w:val="20"/>
            <w:lang w:val="en-US"/>
            <w:rPrChange w:id="18462" w:author="Airat Shigapov" w:date="2021-10-29T16:43:00Z">
              <w:rPr>
                <w:rFonts w:ascii="Consolas" w:hAnsi="Consolas" w:cs="Consolas"/>
                <w:color w:val="000000"/>
                <w:sz w:val="19"/>
                <w:szCs w:val="19"/>
              </w:rPr>
            </w:rPrChange>
          </w:rPr>
          <w:t xml:space="preserve">                </w:t>
        </w:r>
        <w:r w:rsidRPr="00CA1CA9">
          <w:rPr>
            <w:rFonts w:ascii="Times New Roman" w:hAnsi="Times New Roman" w:cs="Times New Roman"/>
            <w:sz w:val="20"/>
            <w:szCs w:val="20"/>
            <w:lang w:val="en-US"/>
            <w:rPrChange w:id="18463" w:author="Airat Shigapov" w:date="2021-10-29T16:43:00Z">
              <w:rPr>
                <w:rFonts w:ascii="Consolas" w:hAnsi="Consolas" w:cs="Consolas"/>
                <w:color w:val="0000FF"/>
                <w:sz w:val="19"/>
                <w:szCs w:val="19"/>
              </w:rPr>
            </w:rPrChange>
          </w:rPr>
          <w:t>if</w:t>
        </w:r>
        <w:r w:rsidRPr="00CA1CA9">
          <w:rPr>
            <w:rFonts w:ascii="Times New Roman" w:hAnsi="Times New Roman" w:cs="Times New Roman"/>
            <w:sz w:val="20"/>
            <w:szCs w:val="20"/>
            <w:lang w:val="en-US"/>
            <w:rPrChange w:id="18464" w:author="Airat Shigapov" w:date="2021-10-29T16:43:00Z">
              <w:rPr>
                <w:rFonts w:ascii="Consolas" w:hAnsi="Consolas" w:cs="Consolas"/>
                <w:color w:val="000000"/>
                <w:sz w:val="19"/>
                <w:szCs w:val="19"/>
              </w:rPr>
            </w:rPrChange>
          </w:rPr>
          <w:t xml:space="preserve"> (</w:t>
        </w:r>
        <w:proofErr w:type="spellStart"/>
        <w:r w:rsidRPr="00CA1CA9">
          <w:rPr>
            <w:rFonts w:ascii="Times New Roman" w:hAnsi="Times New Roman" w:cs="Times New Roman"/>
            <w:sz w:val="20"/>
            <w:szCs w:val="20"/>
            <w:lang w:val="en-US"/>
            <w:rPrChange w:id="18465" w:author="Airat Shigapov" w:date="2021-10-29T16:43:00Z">
              <w:rPr>
                <w:rFonts w:ascii="Consolas" w:hAnsi="Consolas" w:cs="Consolas"/>
                <w:color w:val="000000"/>
                <w:sz w:val="19"/>
                <w:szCs w:val="19"/>
              </w:rPr>
            </w:rPrChange>
          </w:rPr>
          <w:t>goodCart.Count</w:t>
        </w:r>
        <w:proofErr w:type="spellEnd"/>
        <w:r w:rsidRPr="00CA1CA9">
          <w:rPr>
            <w:rFonts w:ascii="Times New Roman" w:hAnsi="Times New Roman" w:cs="Times New Roman"/>
            <w:sz w:val="20"/>
            <w:szCs w:val="20"/>
            <w:lang w:val="en-US"/>
            <w:rPrChange w:id="18466" w:author="Airat Shigapov" w:date="2021-10-29T16:43:00Z">
              <w:rPr>
                <w:rFonts w:ascii="Consolas" w:hAnsi="Consolas" w:cs="Consolas"/>
                <w:color w:val="000000"/>
                <w:sz w:val="19"/>
                <w:szCs w:val="19"/>
              </w:rPr>
            </w:rPrChange>
          </w:rPr>
          <w:t xml:space="preserve"> == 0)</w:t>
        </w:r>
      </w:ins>
    </w:p>
    <w:p w14:paraId="37082D87" w14:textId="77777777" w:rsidR="00CA1CA9" w:rsidRPr="00CA1CA9" w:rsidRDefault="00CA1CA9" w:rsidP="00CA1CA9">
      <w:pPr>
        <w:autoSpaceDE w:val="0"/>
        <w:autoSpaceDN w:val="0"/>
        <w:adjustRightInd w:val="0"/>
        <w:spacing w:after="0" w:line="240" w:lineRule="auto"/>
        <w:rPr>
          <w:ins w:id="18467" w:author="Airat Shigapov" w:date="2021-10-29T16:43:00Z"/>
          <w:rFonts w:ascii="Times New Roman" w:hAnsi="Times New Roman" w:cs="Times New Roman"/>
          <w:sz w:val="20"/>
          <w:szCs w:val="20"/>
          <w:lang w:val="en-US"/>
          <w:rPrChange w:id="18468" w:author="Airat Shigapov" w:date="2021-10-29T16:43:00Z">
            <w:rPr>
              <w:ins w:id="18469" w:author="Airat Shigapov" w:date="2021-10-29T16:43:00Z"/>
              <w:rFonts w:ascii="Consolas" w:hAnsi="Consolas" w:cs="Consolas"/>
              <w:color w:val="000000"/>
              <w:sz w:val="19"/>
              <w:szCs w:val="19"/>
            </w:rPr>
          </w:rPrChange>
        </w:rPr>
      </w:pPr>
      <w:ins w:id="18470" w:author="Airat Shigapov" w:date="2021-10-29T16:43:00Z">
        <w:r w:rsidRPr="00CA1CA9">
          <w:rPr>
            <w:rFonts w:ascii="Times New Roman" w:hAnsi="Times New Roman" w:cs="Times New Roman"/>
            <w:sz w:val="20"/>
            <w:szCs w:val="20"/>
            <w:lang w:val="en-US"/>
            <w:rPrChange w:id="18471" w:author="Airat Shigapov" w:date="2021-10-29T16:43:00Z">
              <w:rPr>
                <w:rFonts w:ascii="Consolas" w:hAnsi="Consolas" w:cs="Consolas"/>
                <w:color w:val="000000"/>
                <w:sz w:val="19"/>
                <w:szCs w:val="19"/>
              </w:rPr>
            </w:rPrChange>
          </w:rPr>
          <w:t xml:space="preserve">                {</w:t>
        </w:r>
      </w:ins>
    </w:p>
    <w:p w14:paraId="4FC76FC1" w14:textId="77777777" w:rsidR="00CA1CA9" w:rsidRPr="00CA1CA9" w:rsidRDefault="00CA1CA9" w:rsidP="00CA1CA9">
      <w:pPr>
        <w:autoSpaceDE w:val="0"/>
        <w:autoSpaceDN w:val="0"/>
        <w:adjustRightInd w:val="0"/>
        <w:spacing w:after="0" w:line="240" w:lineRule="auto"/>
        <w:rPr>
          <w:ins w:id="18472" w:author="Airat Shigapov" w:date="2021-10-29T16:43:00Z"/>
          <w:rFonts w:ascii="Times New Roman" w:hAnsi="Times New Roman" w:cs="Times New Roman"/>
          <w:sz w:val="20"/>
          <w:szCs w:val="20"/>
          <w:lang w:val="en-US"/>
          <w:rPrChange w:id="18473" w:author="Airat Shigapov" w:date="2021-10-29T16:43:00Z">
            <w:rPr>
              <w:ins w:id="18474" w:author="Airat Shigapov" w:date="2021-10-29T16:43:00Z"/>
              <w:rFonts w:ascii="Consolas" w:hAnsi="Consolas" w:cs="Consolas"/>
              <w:color w:val="000000"/>
              <w:sz w:val="19"/>
              <w:szCs w:val="19"/>
            </w:rPr>
          </w:rPrChange>
        </w:rPr>
      </w:pPr>
      <w:ins w:id="18475" w:author="Airat Shigapov" w:date="2021-10-29T16:43:00Z">
        <w:r w:rsidRPr="00CA1CA9">
          <w:rPr>
            <w:rFonts w:ascii="Times New Roman" w:hAnsi="Times New Roman" w:cs="Times New Roman"/>
            <w:sz w:val="20"/>
            <w:szCs w:val="20"/>
            <w:lang w:val="en-US"/>
            <w:rPrChange w:id="18476" w:author="Airat Shigapov" w:date="2021-10-29T16:43:00Z">
              <w:rPr>
                <w:rFonts w:ascii="Consolas" w:hAnsi="Consolas" w:cs="Consolas"/>
                <w:color w:val="000000"/>
                <w:sz w:val="19"/>
                <w:szCs w:val="19"/>
              </w:rPr>
            </w:rPrChange>
          </w:rPr>
          <w:t xml:space="preserve">                    </w:t>
        </w:r>
        <w:proofErr w:type="spellStart"/>
        <w:proofErr w:type="gramStart"/>
        <w:r w:rsidRPr="00CA1CA9">
          <w:rPr>
            <w:rFonts w:ascii="Times New Roman" w:hAnsi="Times New Roman" w:cs="Times New Roman"/>
            <w:sz w:val="20"/>
            <w:szCs w:val="20"/>
            <w:lang w:val="en-US"/>
            <w:rPrChange w:id="18477" w:author="Airat Shigapov" w:date="2021-10-29T16:43:00Z">
              <w:rPr>
                <w:rFonts w:ascii="Consolas" w:hAnsi="Consolas" w:cs="Consolas"/>
                <w:color w:val="0000FF"/>
                <w:sz w:val="19"/>
                <w:szCs w:val="19"/>
              </w:rPr>
            </w:rPrChange>
          </w:rPr>
          <w:t>this</w:t>
        </w:r>
        <w:r w:rsidRPr="00CA1CA9">
          <w:rPr>
            <w:rFonts w:ascii="Times New Roman" w:hAnsi="Times New Roman" w:cs="Times New Roman"/>
            <w:sz w:val="20"/>
            <w:szCs w:val="20"/>
            <w:lang w:val="en-US"/>
            <w:rPrChange w:id="18478" w:author="Airat Shigapov" w:date="2021-10-29T16:43:00Z">
              <w:rPr>
                <w:rFonts w:ascii="Consolas" w:hAnsi="Consolas" w:cs="Consolas"/>
                <w:color w:val="000000"/>
                <w:sz w:val="19"/>
                <w:szCs w:val="19"/>
              </w:rPr>
            </w:rPrChange>
          </w:rPr>
          <w:t>.shopping</w:t>
        </w:r>
        <w:proofErr w:type="spellEnd"/>
        <w:r w:rsidRPr="00CA1CA9">
          <w:rPr>
            <w:rFonts w:ascii="Times New Roman" w:hAnsi="Times New Roman" w:cs="Times New Roman"/>
            <w:sz w:val="20"/>
            <w:szCs w:val="20"/>
            <w:rPrChange w:id="18479" w:author="Airat Shigapov" w:date="2021-10-29T16:43:00Z">
              <w:rPr>
                <w:rFonts w:ascii="Consolas" w:hAnsi="Consolas" w:cs="Consolas"/>
                <w:color w:val="000000"/>
                <w:sz w:val="19"/>
                <w:szCs w:val="19"/>
              </w:rPr>
            </w:rPrChange>
          </w:rPr>
          <w:t>С</w:t>
        </w:r>
        <w:proofErr w:type="spellStart"/>
        <w:r w:rsidRPr="00CA1CA9">
          <w:rPr>
            <w:rFonts w:ascii="Times New Roman" w:hAnsi="Times New Roman" w:cs="Times New Roman"/>
            <w:sz w:val="20"/>
            <w:szCs w:val="20"/>
            <w:lang w:val="en-US"/>
            <w:rPrChange w:id="18480" w:author="Airat Shigapov" w:date="2021-10-29T16:43:00Z">
              <w:rPr>
                <w:rFonts w:ascii="Consolas" w:hAnsi="Consolas" w:cs="Consolas"/>
                <w:color w:val="000000"/>
                <w:sz w:val="19"/>
                <w:szCs w:val="19"/>
              </w:rPr>
            </w:rPrChange>
          </w:rPr>
          <w:t>art.Text</w:t>
        </w:r>
        <w:proofErr w:type="spellEnd"/>
        <w:proofErr w:type="gramEnd"/>
        <w:r w:rsidRPr="00CA1CA9">
          <w:rPr>
            <w:rFonts w:ascii="Times New Roman" w:hAnsi="Times New Roman" w:cs="Times New Roman"/>
            <w:sz w:val="20"/>
            <w:szCs w:val="20"/>
            <w:lang w:val="en-US"/>
            <w:rPrChange w:id="18481" w:author="Airat Shigapov" w:date="2021-10-29T16:43:00Z">
              <w:rPr>
                <w:rFonts w:ascii="Consolas" w:hAnsi="Consolas" w:cs="Consolas"/>
                <w:color w:val="000000"/>
                <w:sz w:val="19"/>
                <w:szCs w:val="19"/>
              </w:rPr>
            </w:rPrChange>
          </w:rPr>
          <w:t xml:space="preserve"> = </w:t>
        </w:r>
        <w:r w:rsidRPr="00CA1CA9">
          <w:rPr>
            <w:rFonts w:ascii="Times New Roman" w:hAnsi="Times New Roman" w:cs="Times New Roman"/>
            <w:sz w:val="20"/>
            <w:szCs w:val="20"/>
            <w:lang w:val="en-US"/>
            <w:rPrChange w:id="18482" w:author="Airat Shigapov" w:date="2021-10-29T16:43:00Z">
              <w:rPr>
                <w:rFonts w:ascii="Consolas" w:hAnsi="Consolas" w:cs="Consolas"/>
                <w:color w:val="A31515"/>
                <w:sz w:val="19"/>
                <w:szCs w:val="19"/>
              </w:rPr>
            </w:rPrChange>
          </w:rPr>
          <w:t>"</w:t>
        </w:r>
        <w:r w:rsidRPr="00CA1CA9">
          <w:rPr>
            <w:rFonts w:ascii="Times New Roman" w:hAnsi="Times New Roman" w:cs="Times New Roman"/>
            <w:sz w:val="20"/>
            <w:szCs w:val="20"/>
            <w:rPrChange w:id="18483" w:author="Airat Shigapov" w:date="2021-10-29T16:43:00Z">
              <w:rPr>
                <w:rFonts w:ascii="Consolas" w:hAnsi="Consolas" w:cs="Consolas"/>
                <w:color w:val="A31515"/>
                <w:sz w:val="19"/>
                <w:szCs w:val="19"/>
              </w:rPr>
            </w:rPrChange>
          </w:rPr>
          <w:t>Ваша</w:t>
        </w:r>
        <w:r w:rsidRPr="00CA1CA9">
          <w:rPr>
            <w:rFonts w:ascii="Times New Roman" w:hAnsi="Times New Roman" w:cs="Times New Roman"/>
            <w:sz w:val="20"/>
            <w:szCs w:val="20"/>
            <w:lang w:val="en-US"/>
            <w:rPrChange w:id="18484" w:author="Airat Shigapov" w:date="2021-10-29T16:43:00Z">
              <w:rPr>
                <w:rFonts w:ascii="Consolas" w:hAnsi="Consolas" w:cs="Consolas"/>
                <w:color w:val="A31515"/>
                <w:sz w:val="19"/>
                <w:szCs w:val="19"/>
              </w:rPr>
            </w:rPrChange>
          </w:rPr>
          <w:t xml:space="preserve"> </w:t>
        </w:r>
        <w:r w:rsidRPr="00CA1CA9">
          <w:rPr>
            <w:rFonts w:ascii="Times New Roman" w:hAnsi="Times New Roman" w:cs="Times New Roman"/>
            <w:sz w:val="20"/>
            <w:szCs w:val="20"/>
            <w:rPrChange w:id="18485" w:author="Airat Shigapov" w:date="2021-10-29T16:43:00Z">
              <w:rPr>
                <w:rFonts w:ascii="Consolas" w:hAnsi="Consolas" w:cs="Consolas"/>
                <w:color w:val="A31515"/>
                <w:sz w:val="19"/>
                <w:szCs w:val="19"/>
              </w:rPr>
            </w:rPrChange>
          </w:rPr>
          <w:t>корзина</w:t>
        </w:r>
        <w:r w:rsidRPr="00CA1CA9">
          <w:rPr>
            <w:rFonts w:ascii="Times New Roman" w:hAnsi="Times New Roman" w:cs="Times New Roman"/>
            <w:sz w:val="20"/>
            <w:szCs w:val="20"/>
            <w:lang w:val="en-US"/>
            <w:rPrChange w:id="18486" w:author="Airat Shigapov" w:date="2021-10-29T16:43:00Z">
              <w:rPr>
                <w:rFonts w:ascii="Consolas" w:hAnsi="Consolas" w:cs="Consolas"/>
                <w:color w:val="A31515"/>
                <w:sz w:val="19"/>
                <w:szCs w:val="19"/>
              </w:rPr>
            </w:rPrChange>
          </w:rPr>
          <w:t xml:space="preserve"> </w:t>
        </w:r>
        <w:r w:rsidRPr="00CA1CA9">
          <w:rPr>
            <w:rFonts w:ascii="Times New Roman" w:hAnsi="Times New Roman" w:cs="Times New Roman"/>
            <w:sz w:val="20"/>
            <w:szCs w:val="20"/>
            <w:rPrChange w:id="18487" w:author="Airat Shigapov" w:date="2021-10-29T16:43:00Z">
              <w:rPr>
                <w:rFonts w:ascii="Consolas" w:hAnsi="Consolas" w:cs="Consolas"/>
                <w:color w:val="A31515"/>
                <w:sz w:val="19"/>
                <w:szCs w:val="19"/>
              </w:rPr>
            </w:rPrChange>
          </w:rPr>
          <w:t>пуста</w:t>
        </w:r>
        <w:r w:rsidRPr="00CA1CA9">
          <w:rPr>
            <w:rFonts w:ascii="Times New Roman" w:hAnsi="Times New Roman" w:cs="Times New Roman"/>
            <w:sz w:val="20"/>
            <w:szCs w:val="20"/>
            <w:lang w:val="en-US"/>
            <w:rPrChange w:id="18488" w:author="Airat Shigapov" w:date="2021-10-29T16:43:00Z">
              <w:rPr>
                <w:rFonts w:ascii="Consolas" w:hAnsi="Consolas" w:cs="Consolas"/>
                <w:color w:val="A31515"/>
                <w:sz w:val="19"/>
                <w:szCs w:val="19"/>
              </w:rPr>
            </w:rPrChange>
          </w:rPr>
          <w:t>"</w:t>
        </w:r>
        <w:r w:rsidRPr="00CA1CA9">
          <w:rPr>
            <w:rFonts w:ascii="Times New Roman" w:hAnsi="Times New Roman" w:cs="Times New Roman"/>
            <w:sz w:val="20"/>
            <w:szCs w:val="20"/>
            <w:lang w:val="en-US"/>
            <w:rPrChange w:id="18489" w:author="Airat Shigapov" w:date="2021-10-29T16:43:00Z">
              <w:rPr>
                <w:rFonts w:ascii="Consolas" w:hAnsi="Consolas" w:cs="Consolas"/>
                <w:color w:val="000000"/>
                <w:sz w:val="19"/>
                <w:szCs w:val="19"/>
              </w:rPr>
            </w:rPrChange>
          </w:rPr>
          <w:t>;</w:t>
        </w:r>
      </w:ins>
    </w:p>
    <w:p w14:paraId="3117258B" w14:textId="77777777" w:rsidR="00CA1CA9" w:rsidRPr="00CA1CA9" w:rsidRDefault="00CA1CA9" w:rsidP="00CA1CA9">
      <w:pPr>
        <w:autoSpaceDE w:val="0"/>
        <w:autoSpaceDN w:val="0"/>
        <w:adjustRightInd w:val="0"/>
        <w:spacing w:after="0" w:line="240" w:lineRule="auto"/>
        <w:rPr>
          <w:ins w:id="18490" w:author="Airat Shigapov" w:date="2021-10-29T16:43:00Z"/>
          <w:rFonts w:ascii="Times New Roman" w:hAnsi="Times New Roman" w:cs="Times New Roman"/>
          <w:sz w:val="20"/>
          <w:szCs w:val="20"/>
          <w:lang w:val="en-US"/>
          <w:rPrChange w:id="18491" w:author="Airat Shigapov" w:date="2021-10-29T16:43:00Z">
            <w:rPr>
              <w:ins w:id="18492" w:author="Airat Shigapov" w:date="2021-10-29T16:43:00Z"/>
              <w:rFonts w:ascii="Consolas" w:hAnsi="Consolas" w:cs="Consolas"/>
              <w:color w:val="000000"/>
              <w:sz w:val="19"/>
              <w:szCs w:val="19"/>
            </w:rPr>
          </w:rPrChange>
        </w:rPr>
      </w:pPr>
      <w:ins w:id="18493" w:author="Airat Shigapov" w:date="2021-10-29T16:43:00Z">
        <w:r w:rsidRPr="00CA1CA9">
          <w:rPr>
            <w:rFonts w:ascii="Times New Roman" w:hAnsi="Times New Roman" w:cs="Times New Roman"/>
            <w:sz w:val="20"/>
            <w:szCs w:val="20"/>
            <w:lang w:val="en-US"/>
            <w:rPrChange w:id="18494" w:author="Airat Shigapov" w:date="2021-10-29T16:43:00Z">
              <w:rPr>
                <w:rFonts w:ascii="Consolas" w:hAnsi="Consolas" w:cs="Consolas"/>
                <w:color w:val="000000"/>
                <w:sz w:val="19"/>
                <w:szCs w:val="19"/>
              </w:rPr>
            </w:rPrChange>
          </w:rPr>
          <w:t xml:space="preserve">                }</w:t>
        </w:r>
      </w:ins>
    </w:p>
    <w:p w14:paraId="60080496" w14:textId="77777777" w:rsidR="00CA1CA9" w:rsidRPr="00CA1CA9" w:rsidRDefault="00CA1CA9" w:rsidP="00CA1CA9">
      <w:pPr>
        <w:autoSpaceDE w:val="0"/>
        <w:autoSpaceDN w:val="0"/>
        <w:adjustRightInd w:val="0"/>
        <w:spacing w:after="0" w:line="240" w:lineRule="auto"/>
        <w:rPr>
          <w:ins w:id="18495" w:author="Airat Shigapov" w:date="2021-10-29T16:43:00Z"/>
          <w:rFonts w:ascii="Times New Roman" w:hAnsi="Times New Roman" w:cs="Times New Roman"/>
          <w:sz w:val="20"/>
          <w:szCs w:val="20"/>
          <w:lang w:val="en-US"/>
          <w:rPrChange w:id="18496" w:author="Airat Shigapov" w:date="2021-10-29T16:43:00Z">
            <w:rPr>
              <w:ins w:id="18497" w:author="Airat Shigapov" w:date="2021-10-29T16:43:00Z"/>
              <w:rFonts w:ascii="Consolas" w:hAnsi="Consolas" w:cs="Consolas"/>
              <w:color w:val="000000"/>
              <w:sz w:val="19"/>
              <w:szCs w:val="19"/>
            </w:rPr>
          </w:rPrChange>
        </w:rPr>
      </w:pPr>
      <w:ins w:id="18498" w:author="Airat Shigapov" w:date="2021-10-29T16:43:00Z">
        <w:r w:rsidRPr="00CA1CA9">
          <w:rPr>
            <w:rFonts w:ascii="Times New Roman" w:hAnsi="Times New Roman" w:cs="Times New Roman"/>
            <w:sz w:val="20"/>
            <w:szCs w:val="20"/>
            <w:lang w:val="en-US"/>
            <w:rPrChange w:id="18499" w:author="Airat Shigapov" w:date="2021-10-29T16:43:00Z">
              <w:rPr>
                <w:rFonts w:ascii="Consolas" w:hAnsi="Consolas" w:cs="Consolas"/>
                <w:color w:val="000000"/>
                <w:sz w:val="19"/>
                <w:szCs w:val="19"/>
              </w:rPr>
            </w:rPrChange>
          </w:rPr>
          <w:t xml:space="preserve">                </w:t>
        </w:r>
        <w:r w:rsidRPr="00CA1CA9">
          <w:rPr>
            <w:rFonts w:ascii="Times New Roman" w:hAnsi="Times New Roman" w:cs="Times New Roman"/>
            <w:sz w:val="20"/>
            <w:szCs w:val="20"/>
            <w:lang w:val="en-US"/>
            <w:rPrChange w:id="18500" w:author="Airat Shigapov" w:date="2021-10-29T16:43:00Z">
              <w:rPr>
                <w:rFonts w:ascii="Consolas" w:hAnsi="Consolas" w:cs="Consolas"/>
                <w:color w:val="0000FF"/>
                <w:sz w:val="19"/>
                <w:szCs w:val="19"/>
              </w:rPr>
            </w:rPrChange>
          </w:rPr>
          <w:t>else</w:t>
        </w:r>
      </w:ins>
    </w:p>
    <w:p w14:paraId="2EA4C616" w14:textId="77777777" w:rsidR="00CA1CA9" w:rsidRPr="00CA1CA9" w:rsidRDefault="00CA1CA9" w:rsidP="00CA1CA9">
      <w:pPr>
        <w:autoSpaceDE w:val="0"/>
        <w:autoSpaceDN w:val="0"/>
        <w:adjustRightInd w:val="0"/>
        <w:spacing w:after="0" w:line="240" w:lineRule="auto"/>
        <w:rPr>
          <w:ins w:id="18501" w:author="Airat Shigapov" w:date="2021-10-29T16:43:00Z"/>
          <w:rFonts w:ascii="Times New Roman" w:hAnsi="Times New Roman" w:cs="Times New Roman"/>
          <w:sz w:val="20"/>
          <w:szCs w:val="20"/>
          <w:lang w:val="en-US"/>
          <w:rPrChange w:id="18502" w:author="Airat Shigapov" w:date="2021-10-29T16:43:00Z">
            <w:rPr>
              <w:ins w:id="18503" w:author="Airat Shigapov" w:date="2021-10-29T16:43:00Z"/>
              <w:rFonts w:ascii="Consolas" w:hAnsi="Consolas" w:cs="Consolas"/>
              <w:color w:val="000000"/>
              <w:sz w:val="19"/>
              <w:szCs w:val="19"/>
            </w:rPr>
          </w:rPrChange>
        </w:rPr>
      </w:pPr>
      <w:ins w:id="18504" w:author="Airat Shigapov" w:date="2021-10-29T16:43:00Z">
        <w:r w:rsidRPr="00CA1CA9">
          <w:rPr>
            <w:rFonts w:ascii="Times New Roman" w:hAnsi="Times New Roman" w:cs="Times New Roman"/>
            <w:sz w:val="20"/>
            <w:szCs w:val="20"/>
            <w:lang w:val="en-US"/>
            <w:rPrChange w:id="18505" w:author="Airat Shigapov" w:date="2021-10-29T16:43:00Z">
              <w:rPr>
                <w:rFonts w:ascii="Consolas" w:hAnsi="Consolas" w:cs="Consolas"/>
                <w:color w:val="000000"/>
                <w:sz w:val="19"/>
                <w:szCs w:val="19"/>
              </w:rPr>
            </w:rPrChange>
          </w:rPr>
          <w:t xml:space="preserve">                {</w:t>
        </w:r>
      </w:ins>
    </w:p>
    <w:p w14:paraId="024FFA6F" w14:textId="77777777" w:rsidR="00CA1CA9" w:rsidRPr="00CA1CA9" w:rsidRDefault="00CA1CA9" w:rsidP="00CA1CA9">
      <w:pPr>
        <w:autoSpaceDE w:val="0"/>
        <w:autoSpaceDN w:val="0"/>
        <w:adjustRightInd w:val="0"/>
        <w:spacing w:after="0" w:line="240" w:lineRule="auto"/>
        <w:rPr>
          <w:ins w:id="18506" w:author="Airat Shigapov" w:date="2021-10-29T16:43:00Z"/>
          <w:rFonts w:ascii="Times New Roman" w:hAnsi="Times New Roman" w:cs="Times New Roman"/>
          <w:sz w:val="20"/>
          <w:szCs w:val="20"/>
          <w:lang w:val="en-US"/>
          <w:rPrChange w:id="18507" w:author="Airat Shigapov" w:date="2021-10-29T16:43:00Z">
            <w:rPr>
              <w:ins w:id="18508" w:author="Airat Shigapov" w:date="2021-10-29T16:43:00Z"/>
              <w:rFonts w:ascii="Consolas" w:hAnsi="Consolas" w:cs="Consolas"/>
              <w:color w:val="000000"/>
              <w:sz w:val="19"/>
              <w:szCs w:val="19"/>
            </w:rPr>
          </w:rPrChange>
        </w:rPr>
      </w:pPr>
      <w:ins w:id="18509" w:author="Airat Shigapov" w:date="2021-10-29T16:43:00Z">
        <w:r w:rsidRPr="00CA1CA9">
          <w:rPr>
            <w:rFonts w:ascii="Times New Roman" w:hAnsi="Times New Roman" w:cs="Times New Roman"/>
            <w:sz w:val="20"/>
            <w:szCs w:val="20"/>
            <w:lang w:val="en-US"/>
            <w:rPrChange w:id="18510" w:author="Airat Shigapov" w:date="2021-10-29T16:43:00Z">
              <w:rPr>
                <w:rFonts w:ascii="Consolas" w:hAnsi="Consolas" w:cs="Consolas"/>
                <w:color w:val="000000"/>
                <w:sz w:val="19"/>
                <w:szCs w:val="19"/>
              </w:rPr>
            </w:rPrChange>
          </w:rPr>
          <w:t xml:space="preserve">                    </w:t>
        </w:r>
        <w:r w:rsidRPr="00CA1CA9">
          <w:rPr>
            <w:rFonts w:ascii="Times New Roman" w:hAnsi="Times New Roman" w:cs="Times New Roman"/>
            <w:sz w:val="20"/>
            <w:szCs w:val="20"/>
            <w:lang w:val="en-US"/>
            <w:rPrChange w:id="18511" w:author="Airat Shigapov" w:date="2021-10-29T16:43:00Z">
              <w:rPr>
                <w:rFonts w:ascii="Consolas" w:hAnsi="Consolas" w:cs="Consolas"/>
                <w:color w:val="0000FF"/>
                <w:sz w:val="19"/>
                <w:szCs w:val="19"/>
              </w:rPr>
            </w:rPrChange>
          </w:rPr>
          <w:t>double</w:t>
        </w:r>
        <w:r w:rsidRPr="00CA1CA9">
          <w:rPr>
            <w:rFonts w:ascii="Times New Roman" w:hAnsi="Times New Roman" w:cs="Times New Roman"/>
            <w:sz w:val="20"/>
            <w:szCs w:val="20"/>
            <w:lang w:val="en-US"/>
            <w:rPrChange w:id="18512" w:author="Airat Shigapov" w:date="2021-10-29T16:43:00Z">
              <w:rPr>
                <w:rFonts w:ascii="Consolas" w:hAnsi="Consolas" w:cs="Consolas"/>
                <w:color w:val="000000"/>
                <w:sz w:val="19"/>
                <w:szCs w:val="19"/>
              </w:rPr>
            </w:rPrChange>
          </w:rPr>
          <w:t xml:space="preserve"> sum = 0;</w:t>
        </w:r>
      </w:ins>
    </w:p>
    <w:p w14:paraId="51472FE4" w14:textId="77777777" w:rsidR="00CA1CA9" w:rsidRPr="00CA1CA9" w:rsidRDefault="00CA1CA9" w:rsidP="00CA1CA9">
      <w:pPr>
        <w:autoSpaceDE w:val="0"/>
        <w:autoSpaceDN w:val="0"/>
        <w:adjustRightInd w:val="0"/>
        <w:spacing w:after="0" w:line="240" w:lineRule="auto"/>
        <w:rPr>
          <w:ins w:id="18513" w:author="Airat Shigapov" w:date="2021-10-29T16:43:00Z"/>
          <w:rFonts w:ascii="Times New Roman" w:hAnsi="Times New Roman" w:cs="Times New Roman"/>
          <w:sz w:val="20"/>
          <w:szCs w:val="20"/>
          <w:lang w:val="en-US"/>
          <w:rPrChange w:id="18514" w:author="Airat Shigapov" w:date="2021-10-29T16:43:00Z">
            <w:rPr>
              <w:ins w:id="18515" w:author="Airat Shigapov" w:date="2021-10-29T16:43:00Z"/>
              <w:rFonts w:ascii="Consolas" w:hAnsi="Consolas" w:cs="Consolas"/>
              <w:color w:val="000000"/>
              <w:sz w:val="19"/>
              <w:szCs w:val="19"/>
            </w:rPr>
          </w:rPrChange>
        </w:rPr>
      </w:pPr>
      <w:ins w:id="18516" w:author="Airat Shigapov" w:date="2021-10-29T16:43:00Z">
        <w:r w:rsidRPr="00CA1CA9">
          <w:rPr>
            <w:rFonts w:ascii="Times New Roman" w:hAnsi="Times New Roman" w:cs="Times New Roman"/>
            <w:sz w:val="20"/>
            <w:szCs w:val="20"/>
            <w:lang w:val="en-US"/>
            <w:rPrChange w:id="18517" w:author="Airat Shigapov" w:date="2021-10-29T16:43:00Z">
              <w:rPr>
                <w:rFonts w:ascii="Consolas" w:hAnsi="Consolas" w:cs="Consolas"/>
                <w:color w:val="000000"/>
                <w:sz w:val="19"/>
                <w:szCs w:val="19"/>
              </w:rPr>
            </w:rPrChange>
          </w:rPr>
          <w:t xml:space="preserve">                    </w:t>
        </w:r>
        <w:r w:rsidRPr="00CA1CA9">
          <w:rPr>
            <w:rFonts w:ascii="Times New Roman" w:hAnsi="Times New Roman" w:cs="Times New Roman"/>
            <w:sz w:val="20"/>
            <w:szCs w:val="20"/>
            <w:lang w:val="en-US"/>
            <w:rPrChange w:id="18518" w:author="Airat Shigapov" w:date="2021-10-29T16:43:00Z">
              <w:rPr>
                <w:rFonts w:ascii="Consolas" w:hAnsi="Consolas" w:cs="Consolas"/>
                <w:color w:val="0000FF"/>
                <w:sz w:val="19"/>
                <w:szCs w:val="19"/>
              </w:rPr>
            </w:rPrChange>
          </w:rPr>
          <w:t>foreach</w:t>
        </w:r>
        <w:r w:rsidRPr="00CA1CA9">
          <w:rPr>
            <w:rFonts w:ascii="Times New Roman" w:hAnsi="Times New Roman" w:cs="Times New Roman"/>
            <w:sz w:val="20"/>
            <w:szCs w:val="20"/>
            <w:lang w:val="en-US"/>
            <w:rPrChange w:id="18519" w:author="Airat Shigapov" w:date="2021-10-29T16:43:00Z">
              <w:rPr>
                <w:rFonts w:ascii="Consolas" w:hAnsi="Consolas" w:cs="Consolas"/>
                <w:color w:val="000000"/>
                <w:sz w:val="19"/>
                <w:szCs w:val="19"/>
              </w:rPr>
            </w:rPrChange>
          </w:rPr>
          <w:t xml:space="preserve"> (var item </w:t>
        </w:r>
        <w:r w:rsidRPr="00CA1CA9">
          <w:rPr>
            <w:rFonts w:ascii="Times New Roman" w:hAnsi="Times New Roman" w:cs="Times New Roman"/>
            <w:sz w:val="20"/>
            <w:szCs w:val="20"/>
            <w:lang w:val="en-US"/>
            <w:rPrChange w:id="18520" w:author="Airat Shigapov" w:date="2021-10-29T16:43:00Z">
              <w:rPr>
                <w:rFonts w:ascii="Consolas" w:hAnsi="Consolas" w:cs="Consolas"/>
                <w:color w:val="0000FF"/>
                <w:sz w:val="19"/>
                <w:szCs w:val="19"/>
              </w:rPr>
            </w:rPrChange>
          </w:rPr>
          <w:t>in</w:t>
        </w:r>
        <w:r w:rsidRPr="00CA1CA9">
          <w:rPr>
            <w:rFonts w:ascii="Times New Roman" w:hAnsi="Times New Roman" w:cs="Times New Roman"/>
            <w:sz w:val="20"/>
            <w:szCs w:val="20"/>
            <w:lang w:val="en-US"/>
            <w:rPrChange w:id="18521" w:author="Airat Shigapov" w:date="2021-10-29T16:43:00Z">
              <w:rPr>
                <w:rFonts w:ascii="Consolas" w:hAnsi="Consolas" w:cs="Consolas"/>
                <w:color w:val="000000"/>
                <w:sz w:val="19"/>
                <w:szCs w:val="19"/>
              </w:rPr>
            </w:rPrChange>
          </w:rPr>
          <w:t xml:space="preserve"> </w:t>
        </w:r>
        <w:proofErr w:type="spellStart"/>
        <w:r w:rsidRPr="00CA1CA9">
          <w:rPr>
            <w:rFonts w:ascii="Times New Roman" w:hAnsi="Times New Roman" w:cs="Times New Roman"/>
            <w:sz w:val="20"/>
            <w:szCs w:val="20"/>
            <w:lang w:val="en-US"/>
            <w:rPrChange w:id="18522" w:author="Airat Shigapov" w:date="2021-10-29T16:43:00Z">
              <w:rPr>
                <w:rFonts w:ascii="Consolas" w:hAnsi="Consolas" w:cs="Consolas"/>
                <w:color w:val="000000"/>
                <w:sz w:val="19"/>
                <w:szCs w:val="19"/>
              </w:rPr>
            </w:rPrChange>
          </w:rPr>
          <w:t>goodCart</w:t>
        </w:r>
        <w:proofErr w:type="spellEnd"/>
        <w:r w:rsidRPr="00CA1CA9">
          <w:rPr>
            <w:rFonts w:ascii="Times New Roman" w:hAnsi="Times New Roman" w:cs="Times New Roman"/>
            <w:sz w:val="20"/>
            <w:szCs w:val="20"/>
            <w:lang w:val="en-US"/>
            <w:rPrChange w:id="18523" w:author="Airat Shigapov" w:date="2021-10-29T16:43:00Z">
              <w:rPr>
                <w:rFonts w:ascii="Consolas" w:hAnsi="Consolas" w:cs="Consolas"/>
                <w:color w:val="000000"/>
                <w:sz w:val="19"/>
                <w:szCs w:val="19"/>
              </w:rPr>
            </w:rPrChange>
          </w:rPr>
          <w:t>)</w:t>
        </w:r>
      </w:ins>
    </w:p>
    <w:p w14:paraId="3305272E" w14:textId="77777777" w:rsidR="00CA1CA9" w:rsidRPr="00CA1CA9" w:rsidRDefault="00CA1CA9" w:rsidP="00CA1CA9">
      <w:pPr>
        <w:autoSpaceDE w:val="0"/>
        <w:autoSpaceDN w:val="0"/>
        <w:adjustRightInd w:val="0"/>
        <w:spacing w:after="0" w:line="240" w:lineRule="auto"/>
        <w:rPr>
          <w:ins w:id="18524" w:author="Airat Shigapov" w:date="2021-10-29T16:43:00Z"/>
          <w:rFonts w:ascii="Times New Roman" w:hAnsi="Times New Roman" w:cs="Times New Roman"/>
          <w:sz w:val="20"/>
          <w:szCs w:val="20"/>
          <w:lang w:val="en-US"/>
          <w:rPrChange w:id="18525" w:author="Airat Shigapov" w:date="2021-10-29T16:43:00Z">
            <w:rPr>
              <w:ins w:id="18526" w:author="Airat Shigapov" w:date="2021-10-29T16:43:00Z"/>
              <w:rFonts w:ascii="Consolas" w:hAnsi="Consolas" w:cs="Consolas"/>
              <w:color w:val="000000"/>
              <w:sz w:val="19"/>
              <w:szCs w:val="19"/>
            </w:rPr>
          </w:rPrChange>
        </w:rPr>
      </w:pPr>
      <w:ins w:id="18527" w:author="Airat Shigapov" w:date="2021-10-29T16:43:00Z">
        <w:r w:rsidRPr="00CA1CA9">
          <w:rPr>
            <w:rFonts w:ascii="Times New Roman" w:hAnsi="Times New Roman" w:cs="Times New Roman"/>
            <w:sz w:val="20"/>
            <w:szCs w:val="20"/>
            <w:lang w:val="en-US"/>
            <w:rPrChange w:id="18528" w:author="Airat Shigapov" w:date="2021-10-29T16:43:00Z">
              <w:rPr>
                <w:rFonts w:ascii="Consolas" w:hAnsi="Consolas" w:cs="Consolas"/>
                <w:color w:val="000000"/>
                <w:sz w:val="19"/>
                <w:szCs w:val="19"/>
              </w:rPr>
            </w:rPrChange>
          </w:rPr>
          <w:t xml:space="preserve">                    {</w:t>
        </w:r>
      </w:ins>
    </w:p>
    <w:p w14:paraId="67BCE906" w14:textId="77777777" w:rsidR="00CA1CA9" w:rsidRPr="00CA1CA9" w:rsidRDefault="00CA1CA9" w:rsidP="00CA1CA9">
      <w:pPr>
        <w:autoSpaceDE w:val="0"/>
        <w:autoSpaceDN w:val="0"/>
        <w:adjustRightInd w:val="0"/>
        <w:spacing w:after="0" w:line="240" w:lineRule="auto"/>
        <w:rPr>
          <w:ins w:id="18529" w:author="Airat Shigapov" w:date="2021-10-29T16:43:00Z"/>
          <w:rFonts w:ascii="Times New Roman" w:hAnsi="Times New Roman" w:cs="Times New Roman"/>
          <w:sz w:val="20"/>
          <w:szCs w:val="20"/>
          <w:lang w:val="en-US"/>
          <w:rPrChange w:id="18530" w:author="Airat Shigapov" w:date="2021-10-29T16:43:00Z">
            <w:rPr>
              <w:ins w:id="18531" w:author="Airat Shigapov" w:date="2021-10-29T16:43:00Z"/>
              <w:rFonts w:ascii="Consolas" w:hAnsi="Consolas" w:cs="Consolas"/>
              <w:color w:val="000000"/>
              <w:sz w:val="19"/>
              <w:szCs w:val="19"/>
            </w:rPr>
          </w:rPrChange>
        </w:rPr>
      </w:pPr>
      <w:ins w:id="18532" w:author="Airat Shigapov" w:date="2021-10-29T16:43:00Z">
        <w:r w:rsidRPr="00CA1CA9">
          <w:rPr>
            <w:rFonts w:ascii="Times New Roman" w:hAnsi="Times New Roman" w:cs="Times New Roman"/>
            <w:sz w:val="20"/>
            <w:szCs w:val="20"/>
            <w:lang w:val="en-US"/>
            <w:rPrChange w:id="18533" w:author="Airat Shigapov" w:date="2021-10-29T16:43:00Z">
              <w:rPr>
                <w:rFonts w:ascii="Consolas" w:hAnsi="Consolas" w:cs="Consolas"/>
                <w:color w:val="000000"/>
                <w:sz w:val="19"/>
                <w:szCs w:val="19"/>
              </w:rPr>
            </w:rPrChange>
          </w:rPr>
          <w:t xml:space="preserve">                        sum = sum + </w:t>
        </w:r>
        <w:proofErr w:type="spellStart"/>
        <w:r w:rsidRPr="00CA1CA9">
          <w:rPr>
            <w:rFonts w:ascii="Times New Roman" w:hAnsi="Times New Roman" w:cs="Times New Roman"/>
            <w:sz w:val="20"/>
            <w:szCs w:val="20"/>
            <w:lang w:val="en-US"/>
            <w:rPrChange w:id="18534" w:author="Airat Shigapov" w:date="2021-10-29T16:43:00Z">
              <w:rPr>
                <w:rFonts w:ascii="Consolas" w:hAnsi="Consolas" w:cs="Consolas"/>
                <w:color w:val="000000"/>
                <w:sz w:val="19"/>
                <w:szCs w:val="19"/>
              </w:rPr>
            </w:rPrChange>
          </w:rPr>
          <w:t>Convert.ToDouble</w:t>
        </w:r>
        <w:proofErr w:type="spellEnd"/>
        <w:r w:rsidRPr="00CA1CA9">
          <w:rPr>
            <w:rFonts w:ascii="Times New Roman" w:hAnsi="Times New Roman" w:cs="Times New Roman"/>
            <w:sz w:val="20"/>
            <w:szCs w:val="20"/>
            <w:lang w:val="en-US"/>
            <w:rPrChange w:id="18535" w:author="Airat Shigapov" w:date="2021-10-29T16:43:00Z">
              <w:rPr>
                <w:rFonts w:ascii="Consolas" w:hAnsi="Consolas" w:cs="Consolas"/>
                <w:color w:val="000000"/>
                <w:sz w:val="19"/>
                <w:szCs w:val="19"/>
              </w:rPr>
            </w:rPrChange>
          </w:rPr>
          <w:t>(</w:t>
        </w:r>
        <w:proofErr w:type="spellStart"/>
        <w:proofErr w:type="gramStart"/>
        <w:r w:rsidRPr="00CA1CA9">
          <w:rPr>
            <w:rFonts w:ascii="Times New Roman" w:hAnsi="Times New Roman" w:cs="Times New Roman"/>
            <w:sz w:val="20"/>
            <w:szCs w:val="20"/>
            <w:lang w:val="en-US"/>
            <w:rPrChange w:id="18536" w:author="Airat Shigapov" w:date="2021-10-29T16:43:00Z">
              <w:rPr>
                <w:rFonts w:ascii="Consolas" w:hAnsi="Consolas" w:cs="Consolas"/>
                <w:color w:val="000000"/>
                <w:sz w:val="19"/>
                <w:szCs w:val="19"/>
              </w:rPr>
            </w:rPrChange>
          </w:rPr>
          <w:t>item.Count</w:t>
        </w:r>
        <w:proofErr w:type="spellEnd"/>
        <w:proofErr w:type="gramEnd"/>
        <w:r w:rsidRPr="00CA1CA9">
          <w:rPr>
            <w:rFonts w:ascii="Times New Roman" w:hAnsi="Times New Roman" w:cs="Times New Roman"/>
            <w:sz w:val="20"/>
            <w:szCs w:val="20"/>
            <w:lang w:val="en-US"/>
            <w:rPrChange w:id="18537" w:author="Airat Shigapov" w:date="2021-10-29T16:43:00Z">
              <w:rPr>
                <w:rFonts w:ascii="Consolas" w:hAnsi="Consolas" w:cs="Consolas"/>
                <w:color w:val="000000"/>
                <w:sz w:val="19"/>
                <w:szCs w:val="19"/>
              </w:rPr>
            </w:rPrChange>
          </w:rPr>
          <w:t xml:space="preserve"> * </w:t>
        </w:r>
        <w:proofErr w:type="spellStart"/>
        <w:r w:rsidRPr="00CA1CA9">
          <w:rPr>
            <w:rFonts w:ascii="Times New Roman" w:hAnsi="Times New Roman" w:cs="Times New Roman"/>
            <w:sz w:val="20"/>
            <w:szCs w:val="20"/>
            <w:lang w:val="en-US"/>
            <w:rPrChange w:id="18538" w:author="Airat Shigapov" w:date="2021-10-29T16:43:00Z">
              <w:rPr>
                <w:rFonts w:ascii="Consolas" w:hAnsi="Consolas" w:cs="Consolas"/>
                <w:color w:val="000000"/>
                <w:sz w:val="19"/>
                <w:szCs w:val="19"/>
              </w:rPr>
            </w:rPrChange>
          </w:rPr>
          <w:t>item.Good.Price</w:t>
        </w:r>
        <w:proofErr w:type="spellEnd"/>
        <w:r w:rsidRPr="00CA1CA9">
          <w:rPr>
            <w:rFonts w:ascii="Times New Roman" w:hAnsi="Times New Roman" w:cs="Times New Roman"/>
            <w:sz w:val="20"/>
            <w:szCs w:val="20"/>
            <w:lang w:val="en-US"/>
            <w:rPrChange w:id="18539" w:author="Airat Shigapov" w:date="2021-10-29T16:43:00Z">
              <w:rPr>
                <w:rFonts w:ascii="Consolas" w:hAnsi="Consolas" w:cs="Consolas"/>
                <w:color w:val="000000"/>
                <w:sz w:val="19"/>
                <w:szCs w:val="19"/>
              </w:rPr>
            </w:rPrChange>
          </w:rPr>
          <w:t>);</w:t>
        </w:r>
      </w:ins>
    </w:p>
    <w:p w14:paraId="554478CC" w14:textId="77777777" w:rsidR="00CA1CA9" w:rsidRPr="00CA1CA9" w:rsidRDefault="00CA1CA9" w:rsidP="00CA1CA9">
      <w:pPr>
        <w:autoSpaceDE w:val="0"/>
        <w:autoSpaceDN w:val="0"/>
        <w:adjustRightInd w:val="0"/>
        <w:spacing w:after="0" w:line="240" w:lineRule="auto"/>
        <w:rPr>
          <w:ins w:id="18540" w:author="Airat Shigapov" w:date="2021-10-29T16:43:00Z"/>
          <w:rFonts w:ascii="Times New Roman" w:hAnsi="Times New Roman" w:cs="Times New Roman"/>
          <w:sz w:val="20"/>
          <w:szCs w:val="20"/>
          <w:lang w:val="en-US"/>
          <w:rPrChange w:id="18541" w:author="Airat Shigapov" w:date="2021-10-29T16:43:00Z">
            <w:rPr>
              <w:ins w:id="18542" w:author="Airat Shigapov" w:date="2021-10-29T16:43:00Z"/>
              <w:rFonts w:ascii="Consolas" w:hAnsi="Consolas" w:cs="Consolas"/>
              <w:color w:val="000000"/>
              <w:sz w:val="19"/>
              <w:szCs w:val="19"/>
            </w:rPr>
          </w:rPrChange>
        </w:rPr>
      </w:pPr>
      <w:ins w:id="18543" w:author="Airat Shigapov" w:date="2021-10-29T16:43:00Z">
        <w:r w:rsidRPr="00CA1CA9">
          <w:rPr>
            <w:rFonts w:ascii="Times New Roman" w:hAnsi="Times New Roman" w:cs="Times New Roman"/>
            <w:sz w:val="20"/>
            <w:szCs w:val="20"/>
            <w:lang w:val="en-US"/>
            <w:rPrChange w:id="18544" w:author="Airat Shigapov" w:date="2021-10-29T16:43:00Z">
              <w:rPr>
                <w:rFonts w:ascii="Consolas" w:hAnsi="Consolas" w:cs="Consolas"/>
                <w:color w:val="000000"/>
                <w:sz w:val="19"/>
                <w:szCs w:val="19"/>
              </w:rPr>
            </w:rPrChange>
          </w:rPr>
          <w:t xml:space="preserve">                    }</w:t>
        </w:r>
      </w:ins>
    </w:p>
    <w:p w14:paraId="3EDB2059" w14:textId="77777777" w:rsidR="00CA1CA9" w:rsidRPr="00CA1CA9" w:rsidRDefault="00CA1CA9" w:rsidP="00CA1CA9">
      <w:pPr>
        <w:autoSpaceDE w:val="0"/>
        <w:autoSpaceDN w:val="0"/>
        <w:adjustRightInd w:val="0"/>
        <w:spacing w:after="0" w:line="240" w:lineRule="auto"/>
        <w:rPr>
          <w:ins w:id="18545" w:author="Airat Shigapov" w:date="2021-10-29T16:43:00Z"/>
          <w:rFonts w:ascii="Times New Roman" w:hAnsi="Times New Roman" w:cs="Times New Roman"/>
          <w:sz w:val="20"/>
          <w:szCs w:val="20"/>
          <w:lang w:val="en-US"/>
          <w:rPrChange w:id="18546" w:author="Airat Shigapov" w:date="2021-10-29T16:43:00Z">
            <w:rPr>
              <w:ins w:id="18547" w:author="Airat Shigapov" w:date="2021-10-29T16:43:00Z"/>
              <w:rFonts w:ascii="Consolas" w:hAnsi="Consolas" w:cs="Consolas"/>
              <w:color w:val="000000"/>
              <w:sz w:val="19"/>
              <w:szCs w:val="19"/>
            </w:rPr>
          </w:rPrChange>
        </w:rPr>
      </w:pPr>
      <w:ins w:id="18548" w:author="Airat Shigapov" w:date="2021-10-29T16:43:00Z">
        <w:r w:rsidRPr="00CA1CA9">
          <w:rPr>
            <w:rFonts w:ascii="Times New Roman" w:hAnsi="Times New Roman" w:cs="Times New Roman"/>
            <w:sz w:val="20"/>
            <w:szCs w:val="20"/>
            <w:lang w:val="en-US"/>
            <w:rPrChange w:id="18549" w:author="Airat Shigapov" w:date="2021-10-29T16:43:00Z">
              <w:rPr>
                <w:rFonts w:ascii="Consolas" w:hAnsi="Consolas" w:cs="Consolas"/>
                <w:color w:val="000000"/>
                <w:sz w:val="19"/>
                <w:szCs w:val="19"/>
              </w:rPr>
            </w:rPrChange>
          </w:rPr>
          <w:t xml:space="preserve">                    </w:t>
        </w:r>
        <w:proofErr w:type="spellStart"/>
        <w:proofErr w:type="gramStart"/>
        <w:r w:rsidRPr="00CA1CA9">
          <w:rPr>
            <w:rFonts w:ascii="Times New Roman" w:hAnsi="Times New Roman" w:cs="Times New Roman"/>
            <w:sz w:val="20"/>
            <w:szCs w:val="20"/>
            <w:lang w:val="en-US"/>
            <w:rPrChange w:id="18550" w:author="Airat Shigapov" w:date="2021-10-29T16:43:00Z">
              <w:rPr>
                <w:rFonts w:ascii="Consolas" w:hAnsi="Consolas" w:cs="Consolas"/>
                <w:color w:val="0000FF"/>
                <w:sz w:val="19"/>
                <w:szCs w:val="19"/>
              </w:rPr>
            </w:rPrChange>
          </w:rPr>
          <w:t>this</w:t>
        </w:r>
        <w:r w:rsidRPr="00CA1CA9">
          <w:rPr>
            <w:rFonts w:ascii="Times New Roman" w:hAnsi="Times New Roman" w:cs="Times New Roman"/>
            <w:sz w:val="20"/>
            <w:szCs w:val="20"/>
            <w:lang w:val="en-US"/>
            <w:rPrChange w:id="18551" w:author="Airat Shigapov" w:date="2021-10-29T16:43:00Z">
              <w:rPr>
                <w:rFonts w:ascii="Consolas" w:hAnsi="Consolas" w:cs="Consolas"/>
                <w:color w:val="000000"/>
                <w:sz w:val="19"/>
                <w:szCs w:val="19"/>
              </w:rPr>
            </w:rPrChange>
          </w:rPr>
          <w:t>.shopping</w:t>
        </w:r>
        <w:proofErr w:type="spellEnd"/>
        <w:r w:rsidRPr="00CA1CA9">
          <w:rPr>
            <w:rFonts w:ascii="Times New Roman" w:hAnsi="Times New Roman" w:cs="Times New Roman"/>
            <w:sz w:val="20"/>
            <w:szCs w:val="20"/>
            <w:rPrChange w:id="18552" w:author="Airat Shigapov" w:date="2021-10-29T16:43:00Z">
              <w:rPr>
                <w:rFonts w:ascii="Consolas" w:hAnsi="Consolas" w:cs="Consolas"/>
                <w:color w:val="000000"/>
                <w:sz w:val="19"/>
                <w:szCs w:val="19"/>
              </w:rPr>
            </w:rPrChange>
          </w:rPr>
          <w:t>С</w:t>
        </w:r>
        <w:proofErr w:type="spellStart"/>
        <w:r w:rsidRPr="00CA1CA9">
          <w:rPr>
            <w:rFonts w:ascii="Times New Roman" w:hAnsi="Times New Roman" w:cs="Times New Roman"/>
            <w:sz w:val="20"/>
            <w:szCs w:val="20"/>
            <w:lang w:val="en-US"/>
            <w:rPrChange w:id="18553" w:author="Airat Shigapov" w:date="2021-10-29T16:43:00Z">
              <w:rPr>
                <w:rFonts w:ascii="Consolas" w:hAnsi="Consolas" w:cs="Consolas"/>
                <w:color w:val="000000"/>
                <w:sz w:val="19"/>
                <w:szCs w:val="19"/>
              </w:rPr>
            </w:rPrChange>
          </w:rPr>
          <w:t>art.Text</w:t>
        </w:r>
        <w:proofErr w:type="spellEnd"/>
        <w:proofErr w:type="gramEnd"/>
        <w:r w:rsidRPr="00CA1CA9">
          <w:rPr>
            <w:rFonts w:ascii="Times New Roman" w:hAnsi="Times New Roman" w:cs="Times New Roman"/>
            <w:sz w:val="20"/>
            <w:szCs w:val="20"/>
            <w:lang w:val="en-US"/>
            <w:rPrChange w:id="18554" w:author="Airat Shigapov" w:date="2021-10-29T16:43:00Z">
              <w:rPr>
                <w:rFonts w:ascii="Consolas" w:hAnsi="Consolas" w:cs="Consolas"/>
                <w:color w:val="000000"/>
                <w:sz w:val="19"/>
                <w:szCs w:val="19"/>
              </w:rPr>
            </w:rPrChange>
          </w:rPr>
          <w:t xml:space="preserve"> = </w:t>
        </w:r>
        <w:r w:rsidRPr="00CA1CA9">
          <w:rPr>
            <w:rFonts w:ascii="Times New Roman" w:hAnsi="Times New Roman" w:cs="Times New Roman"/>
            <w:sz w:val="20"/>
            <w:szCs w:val="20"/>
            <w:lang w:val="en-US"/>
            <w:rPrChange w:id="18555" w:author="Airat Shigapov" w:date="2021-10-29T16:43:00Z">
              <w:rPr>
                <w:rFonts w:ascii="Consolas" w:hAnsi="Consolas" w:cs="Consolas"/>
                <w:color w:val="A31515"/>
                <w:sz w:val="19"/>
                <w:szCs w:val="19"/>
              </w:rPr>
            </w:rPrChange>
          </w:rPr>
          <w:t>$"</w:t>
        </w:r>
        <w:r w:rsidRPr="00CA1CA9">
          <w:rPr>
            <w:rFonts w:ascii="Times New Roman" w:hAnsi="Times New Roman" w:cs="Times New Roman"/>
            <w:sz w:val="20"/>
            <w:szCs w:val="20"/>
            <w:lang w:val="en-US"/>
            <w:rPrChange w:id="18556" w:author="Airat Shigapov" w:date="2021-10-29T16:43:00Z">
              <w:rPr>
                <w:rFonts w:ascii="Consolas" w:hAnsi="Consolas" w:cs="Consolas"/>
                <w:color w:val="000000"/>
                <w:sz w:val="19"/>
                <w:szCs w:val="19"/>
              </w:rPr>
            </w:rPrChange>
          </w:rPr>
          <w:t>{</w:t>
        </w:r>
        <w:proofErr w:type="spellStart"/>
        <w:r w:rsidRPr="00CA1CA9">
          <w:rPr>
            <w:rFonts w:ascii="Times New Roman" w:hAnsi="Times New Roman" w:cs="Times New Roman"/>
            <w:sz w:val="20"/>
            <w:szCs w:val="20"/>
            <w:lang w:val="en-US"/>
            <w:rPrChange w:id="18557" w:author="Airat Shigapov" w:date="2021-10-29T16:43:00Z">
              <w:rPr>
                <w:rFonts w:ascii="Consolas" w:hAnsi="Consolas" w:cs="Consolas"/>
                <w:color w:val="000000"/>
                <w:sz w:val="19"/>
                <w:szCs w:val="19"/>
              </w:rPr>
            </w:rPrChange>
          </w:rPr>
          <w:t>goodCart.Count</w:t>
        </w:r>
        <w:proofErr w:type="spellEnd"/>
        <w:r w:rsidRPr="00CA1CA9">
          <w:rPr>
            <w:rFonts w:ascii="Times New Roman" w:hAnsi="Times New Roman" w:cs="Times New Roman"/>
            <w:sz w:val="20"/>
            <w:szCs w:val="20"/>
            <w:lang w:val="en-US"/>
            <w:rPrChange w:id="18558" w:author="Airat Shigapov" w:date="2021-10-29T16:43:00Z">
              <w:rPr>
                <w:rFonts w:ascii="Consolas" w:hAnsi="Consolas" w:cs="Consolas"/>
                <w:color w:val="000000"/>
                <w:sz w:val="19"/>
                <w:szCs w:val="19"/>
              </w:rPr>
            </w:rPrChange>
          </w:rPr>
          <w:t>}</w:t>
        </w:r>
        <w:r w:rsidRPr="00CA1CA9">
          <w:rPr>
            <w:rFonts w:ascii="Times New Roman" w:hAnsi="Times New Roman" w:cs="Times New Roman"/>
            <w:sz w:val="20"/>
            <w:szCs w:val="20"/>
            <w:lang w:val="en-US"/>
            <w:rPrChange w:id="18559" w:author="Airat Shigapov" w:date="2021-10-29T16:43:00Z">
              <w:rPr>
                <w:rFonts w:ascii="Consolas" w:hAnsi="Consolas" w:cs="Consolas"/>
                <w:color w:val="A31515"/>
                <w:sz w:val="19"/>
                <w:szCs w:val="19"/>
              </w:rPr>
            </w:rPrChange>
          </w:rPr>
          <w:t xml:space="preserve"> </w:t>
        </w:r>
        <w:r w:rsidRPr="00CA1CA9">
          <w:rPr>
            <w:rFonts w:ascii="Times New Roman" w:hAnsi="Times New Roman" w:cs="Times New Roman"/>
            <w:sz w:val="20"/>
            <w:szCs w:val="20"/>
            <w:rPrChange w:id="18560" w:author="Airat Shigapov" w:date="2021-10-29T16:43:00Z">
              <w:rPr>
                <w:rFonts w:ascii="Consolas" w:hAnsi="Consolas" w:cs="Consolas"/>
                <w:color w:val="A31515"/>
                <w:sz w:val="19"/>
                <w:szCs w:val="19"/>
              </w:rPr>
            </w:rPrChange>
          </w:rPr>
          <w:t>товар</w:t>
        </w:r>
        <w:r w:rsidRPr="00CA1CA9">
          <w:rPr>
            <w:rFonts w:ascii="Times New Roman" w:hAnsi="Times New Roman" w:cs="Times New Roman"/>
            <w:sz w:val="20"/>
            <w:szCs w:val="20"/>
            <w:lang w:val="en-US"/>
            <w:rPrChange w:id="18561" w:author="Airat Shigapov" w:date="2021-10-29T16:43:00Z">
              <w:rPr>
                <w:rFonts w:ascii="Consolas" w:hAnsi="Consolas" w:cs="Consolas"/>
                <w:color w:val="A31515"/>
                <w:sz w:val="19"/>
                <w:szCs w:val="19"/>
              </w:rPr>
            </w:rPrChange>
          </w:rPr>
          <w:t xml:space="preserve"> </w:t>
        </w:r>
        <w:r w:rsidRPr="00CA1CA9">
          <w:rPr>
            <w:rFonts w:ascii="Times New Roman" w:hAnsi="Times New Roman" w:cs="Times New Roman"/>
            <w:sz w:val="20"/>
            <w:szCs w:val="20"/>
            <w:rPrChange w:id="18562" w:author="Airat Shigapov" w:date="2021-10-29T16:43:00Z">
              <w:rPr>
                <w:rFonts w:ascii="Consolas" w:hAnsi="Consolas" w:cs="Consolas"/>
                <w:color w:val="A31515"/>
                <w:sz w:val="19"/>
                <w:szCs w:val="19"/>
              </w:rPr>
            </w:rPrChange>
          </w:rPr>
          <w:t>на</w:t>
        </w:r>
        <w:r w:rsidRPr="00CA1CA9">
          <w:rPr>
            <w:rFonts w:ascii="Times New Roman" w:hAnsi="Times New Roman" w:cs="Times New Roman"/>
            <w:sz w:val="20"/>
            <w:szCs w:val="20"/>
            <w:lang w:val="en-US"/>
            <w:rPrChange w:id="18563" w:author="Airat Shigapov" w:date="2021-10-29T16:43:00Z">
              <w:rPr>
                <w:rFonts w:ascii="Consolas" w:hAnsi="Consolas" w:cs="Consolas"/>
                <w:color w:val="A31515"/>
                <w:sz w:val="19"/>
                <w:szCs w:val="19"/>
              </w:rPr>
            </w:rPrChange>
          </w:rPr>
          <w:t xml:space="preserve"> </w:t>
        </w:r>
        <w:r w:rsidRPr="00CA1CA9">
          <w:rPr>
            <w:rFonts w:ascii="Times New Roman" w:hAnsi="Times New Roman" w:cs="Times New Roman"/>
            <w:sz w:val="20"/>
            <w:szCs w:val="20"/>
            <w:lang w:val="en-US"/>
            <w:rPrChange w:id="18564" w:author="Airat Shigapov" w:date="2021-10-29T16:43:00Z">
              <w:rPr>
                <w:rFonts w:ascii="Consolas" w:hAnsi="Consolas" w:cs="Consolas"/>
                <w:color w:val="000000"/>
                <w:sz w:val="19"/>
                <w:szCs w:val="19"/>
              </w:rPr>
            </w:rPrChange>
          </w:rPr>
          <w:t>{sum}</w:t>
        </w:r>
        <w:r w:rsidRPr="00CA1CA9">
          <w:rPr>
            <w:rFonts w:ascii="Times New Roman" w:hAnsi="Times New Roman" w:cs="Times New Roman"/>
            <w:sz w:val="20"/>
            <w:szCs w:val="20"/>
            <w:lang w:val="en-US"/>
            <w:rPrChange w:id="18565" w:author="Airat Shigapov" w:date="2021-10-29T16:43:00Z">
              <w:rPr>
                <w:rFonts w:ascii="Consolas" w:hAnsi="Consolas" w:cs="Consolas"/>
                <w:color w:val="A31515"/>
                <w:sz w:val="19"/>
                <w:szCs w:val="19"/>
              </w:rPr>
            </w:rPrChange>
          </w:rPr>
          <w:t xml:space="preserve"> </w:t>
        </w:r>
        <w:proofErr w:type="spellStart"/>
        <w:r w:rsidRPr="00CA1CA9">
          <w:rPr>
            <w:rFonts w:ascii="Times New Roman" w:hAnsi="Times New Roman" w:cs="Times New Roman"/>
            <w:sz w:val="20"/>
            <w:szCs w:val="20"/>
            <w:rPrChange w:id="18566" w:author="Airat Shigapov" w:date="2021-10-29T16:43:00Z">
              <w:rPr>
                <w:rFonts w:ascii="Consolas" w:hAnsi="Consolas" w:cs="Consolas"/>
                <w:color w:val="A31515"/>
                <w:sz w:val="19"/>
                <w:szCs w:val="19"/>
              </w:rPr>
            </w:rPrChange>
          </w:rPr>
          <w:t>руб</w:t>
        </w:r>
        <w:proofErr w:type="spellEnd"/>
        <w:r w:rsidRPr="00CA1CA9">
          <w:rPr>
            <w:rFonts w:ascii="Times New Roman" w:hAnsi="Times New Roman" w:cs="Times New Roman"/>
            <w:sz w:val="20"/>
            <w:szCs w:val="20"/>
            <w:lang w:val="en-US"/>
            <w:rPrChange w:id="18567" w:author="Airat Shigapov" w:date="2021-10-29T16:43:00Z">
              <w:rPr>
                <w:rFonts w:ascii="Consolas" w:hAnsi="Consolas" w:cs="Consolas"/>
                <w:color w:val="A31515"/>
                <w:sz w:val="19"/>
                <w:szCs w:val="19"/>
              </w:rPr>
            </w:rPrChange>
          </w:rPr>
          <w:t>."</w:t>
        </w:r>
        <w:r w:rsidRPr="00CA1CA9">
          <w:rPr>
            <w:rFonts w:ascii="Times New Roman" w:hAnsi="Times New Roman" w:cs="Times New Roman"/>
            <w:sz w:val="20"/>
            <w:szCs w:val="20"/>
            <w:lang w:val="en-US"/>
            <w:rPrChange w:id="18568" w:author="Airat Shigapov" w:date="2021-10-29T16:43:00Z">
              <w:rPr>
                <w:rFonts w:ascii="Consolas" w:hAnsi="Consolas" w:cs="Consolas"/>
                <w:color w:val="000000"/>
                <w:sz w:val="19"/>
                <w:szCs w:val="19"/>
              </w:rPr>
            </w:rPrChange>
          </w:rPr>
          <w:t>;</w:t>
        </w:r>
      </w:ins>
    </w:p>
    <w:p w14:paraId="7774C1EE" w14:textId="77777777" w:rsidR="00CA1CA9" w:rsidRPr="00CA1CA9" w:rsidRDefault="00CA1CA9" w:rsidP="00CA1CA9">
      <w:pPr>
        <w:autoSpaceDE w:val="0"/>
        <w:autoSpaceDN w:val="0"/>
        <w:adjustRightInd w:val="0"/>
        <w:spacing w:after="0" w:line="240" w:lineRule="auto"/>
        <w:rPr>
          <w:ins w:id="18569" w:author="Airat Shigapov" w:date="2021-10-29T16:43:00Z"/>
          <w:rFonts w:ascii="Times New Roman" w:hAnsi="Times New Roman" w:cs="Times New Roman"/>
          <w:sz w:val="20"/>
          <w:szCs w:val="20"/>
          <w:lang w:val="en-US"/>
          <w:rPrChange w:id="18570" w:author="Airat Shigapov" w:date="2021-10-29T16:43:00Z">
            <w:rPr>
              <w:ins w:id="18571" w:author="Airat Shigapov" w:date="2021-10-29T16:43:00Z"/>
              <w:rFonts w:ascii="Consolas" w:hAnsi="Consolas" w:cs="Consolas"/>
              <w:color w:val="000000"/>
              <w:sz w:val="19"/>
              <w:szCs w:val="19"/>
            </w:rPr>
          </w:rPrChange>
        </w:rPr>
      </w:pPr>
      <w:ins w:id="18572" w:author="Airat Shigapov" w:date="2021-10-29T16:43:00Z">
        <w:r w:rsidRPr="00CA1CA9">
          <w:rPr>
            <w:rFonts w:ascii="Times New Roman" w:hAnsi="Times New Roman" w:cs="Times New Roman"/>
            <w:sz w:val="20"/>
            <w:szCs w:val="20"/>
            <w:lang w:val="en-US"/>
            <w:rPrChange w:id="18573" w:author="Airat Shigapov" w:date="2021-10-29T16:43:00Z">
              <w:rPr>
                <w:rFonts w:ascii="Consolas" w:hAnsi="Consolas" w:cs="Consolas"/>
                <w:color w:val="000000"/>
                <w:sz w:val="19"/>
                <w:szCs w:val="19"/>
              </w:rPr>
            </w:rPrChange>
          </w:rPr>
          <w:t xml:space="preserve">                }</w:t>
        </w:r>
      </w:ins>
    </w:p>
    <w:p w14:paraId="5540D23A" w14:textId="77777777" w:rsidR="00CA1CA9" w:rsidRPr="00CA1CA9" w:rsidRDefault="00CA1CA9" w:rsidP="00CA1CA9">
      <w:pPr>
        <w:autoSpaceDE w:val="0"/>
        <w:autoSpaceDN w:val="0"/>
        <w:adjustRightInd w:val="0"/>
        <w:spacing w:after="0" w:line="240" w:lineRule="auto"/>
        <w:rPr>
          <w:ins w:id="18574" w:author="Airat Shigapov" w:date="2021-10-29T16:43:00Z"/>
          <w:rFonts w:ascii="Times New Roman" w:hAnsi="Times New Roman" w:cs="Times New Roman"/>
          <w:sz w:val="20"/>
          <w:szCs w:val="20"/>
          <w:lang w:val="en-US"/>
          <w:rPrChange w:id="18575" w:author="Airat Shigapov" w:date="2021-10-29T16:43:00Z">
            <w:rPr>
              <w:ins w:id="18576" w:author="Airat Shigapov" w:date="2021-10-29T16:43:00Z"/>
              <w:rFonts w:ascii="Consolas" w:hAnsi="Consolas" w:cs="Consolas"/>
              <w:color w:val="000000"/>
              <w:sz w:val="19"/>
              <w:szCs w:val="19"/>
            </w:rPr>
          </w:rPrChange>
        </w:rPr>
      </w:pPr>
      <w:ins w:id="18577" w:author="Airat Shigapov" w:date="2021-10-29T16:43:00Z">
        <w:r w:rsidRPr="00CA1CA9">
          <w:rPr>
            <w:rFonts w:ascii="Times New Roman" w:hAnsi="Times New Roman" w:cs="Times New Roman"/>
            <w:sz w:val="20"/>
            <w:szCs w:val="20"/>
            <w:lang w:val="en-US"/>
            <w:rPrChange w:id="18578" w:author="Airat Shigapov" w:date="2021-10-29T16:43:00Z">
              <w:rPr>
                <w:rFonts w:ascii="Consolas" w:hAnsi="Consolas" w:cs="Consolas"/>
                <w:color w:val="000000"/>
                <w:sz w:val="19"/>
                <w:szCs w:val="19"/>
              </w:rPr>
            </w:rPrChange>
          </w:rPr>
          <w:t xml:space="preserve">            }</w:t>
        </w:r>
      </w:ins>
    </w:p>
    <w:p w14:paraId="32CDE432" w14:textId="77777777" w:rsidR="00CA1CA9" w:rsidRPr="00CA1CA9" w:rsidRDefault="00CA1CA9" w:rsidP="00CA1CA9">
      <w:pPr>
        <w:autoSpaceDE w:val="0"/>
        <w:autoSpaceDN w:val="0"/>
        <w:adjustRightInd w:val="0"/>
        <w:spacing w:after="0" w:line="240" w:lineRule="auto"/>
        <w:rPr>
          <w:ins w:id="18579" w:author="Airat Shigapov" w:date="2021-10-29T16:43:00Z"/>
          <w:rFonts w:ascii="Times New Roman" w:hAnsi="Times New Roman" w:cs="Times New Roman"/>
          <w:sz w:val="20"/>
          <w:szCs w:val="20"/>
          <w:lang w:val="en-US"/>
          <w:rPrChange w:id="18580" w:author="Airat Shigapov" w:date="2021-10-29T16:43:00Z">
            <w:rPr>
              <w:ins w:id="18581" w:author="Airat Shigapov" w:date="2021-10-29T16:43:00Z"/>
              <w:rFonts w:ascii="Consolas" w:hAnsi="Consolas" w:cs="Consolas"/>
              <w:color w:val="000000"/>
              <w:sz w:val="19"/>
              <w:szCs w:val="19"/>
            </w:rPr>
          </w:rPrChange>
        </w:rPr>
      </w:pPr>
      <w:ins w:id="18582" w:author="Airat Shigapov" w:date="2021-10-29T16:43:00Z">
        <w:r w:rsidRPr="00CA1CA9">
          <w:rPr>
            <w:rFonts w:ascii="Times New Roman" w:hAnsi="Times New Roman" w:cs="Times New Roman"/>
            <w:sz w:val="20"/>
            <w:szCs w:val="20"/>
            <w:lang w:val="en-US"/>
            <w:rPrChange w:id="18583" w:author="Airat Shigapov" w:date="2021-10-29T16:43:00Z">
              <w:rPr>
                <w:rFonts w:ascii="Consolas" w:hAnsi="Consolas" w:cs="Consolas"/>
                <w:color w:val="000000"/>
                <w:sz w:val="19"/>
                <w:szCs w:val="19"/>
              </w:rPr>
            </w:rPrChange>
          </w:rPr>
          <w:t xml:space="preserve">        }</w:t>
        </w:r>
      </w:ins>
    </w:p>
    <w:p w14:paraId="1FB825F0" w14:textId="77777777" w:rsidR="00CA1CA9" w:rsidRPr="00CA1CA9" w:rsidRDefault="00CA1CA9" w:rsidP="00CA1CA9">
      <w:pPr>
        <w:autoSpaceDE w:val="0"/>
        <w:autoSpaceDN w:val="0"/>
        <w:adjustRightInd w:val="0"/>
        <w:spacing w:after="0" w:line="240" w:lineRule="auto"/>
        <w:rPr>
          <w:ins w:id="18584" w:author="Airat Shigapov" w:date="2021-10-29T16:43:00Z"/>
          <w:rFonts w:ascii="Times New Roman" w:hAnsi="Times New Roman" w:cs="Times New Roman"/>
          <w:sz w:val="20"/>
          <w:szCs w:val="20"/>
          <w:lang w:val="en-US"/>
          <w:rPrChange w:id="18585" w:author="Airat Shigapov" w:date="2021-10-29T16:43:00Z">
            <w:rPr>
              <w:ins w:id="18586" w:author="Airat Shigapov" w:date="2021-10-29T16:43:00Z"/>
              <w:rFonts w:ascii="Consolas" w:hAnsi="Consolas" w:cs="Consolas"/>
              <w:color w:val="000000"/>
              <w:sz w:val="19"/>
              <w:szCs w:val="19"/>
            </w:rPr>
          </w:rPrChange>
        </w:rPr>
      </w:pPr>
    </w:p>
    <w:p w14:paraId="76941E82" w14:textId="77777777" w:rsidR="00CA1CA9" w:rsidRPr="00CA1CA9" w:rsidRDefault="00CA1CA9" w:rsidP="00CA1CA9">
      <w:pPr>
        <w:autoSpaceDE w:val="0"/>
        <w:autoSpaceDN w:val="0"/>
        <w:adjustRightInd w:val="0"/>
        <w:spacing w:after="0" w:line="240" w:lineRule="auto"/>
        <w:rPr>
          <w:ins w:id="18587" w:author="Airat Shigapov" w:date="2021-10-29T16:43:00Z"/>
          <w:rFonts w:ascii="Times New Roman" w:hAnsi="Times New Roman" w:cs="Times New Roman"/>
          <w:sz w:val="20"/>
          <w:szCs w:val="20"/>
          <w:lang w:val="en-US"/>
          <w:rPrChange w:id="18588" w:author="Airat Shigapov" w:date="2021-10-29T16:43:00Z">
            <w:rPr>
              <w:ins w:id="18589" w:author="Airat Shigapov" w:date="2021-10-29T16:43:00Z"/>
              <w:rFonts w:ascii="Consolas" w:hAnsi="Consolas" w:cs="Consolas"/>
              <w:color w:val="000000"/>
              <w:sz w:val="19"/>
              <w:szCs w:val="19"/>
            </w:rPr>
          </w:rPrChange>
        </w:rPr>
      </w:pPr>
    </w:p>
    <w:p w14:paraId="2B635584" w14:textId="77777777" w:rsidR="00CA1CA9" w:rsidRPr="00CA1CA9" w:rsidRDefault="00CA1CA9" w:rsidP="00CA1CA9">
      <w:pPr>
        <w:autoSpaceDE w:val="0"/>
        <w:autoSpaceDN w:val="0"/>
        <w:adjustRightInd w:val="0"/>
        <w:spacing w:after="0" w:line="240" w:lineRule="auto"/>
        <w:rPr>
          <w:ins w:id="18590" w:author="Airat Shigapov" w:date="2021-10-29T16:43:00Z"/>
          <w:rFonts w:ascii="Times New Roman" w:hAnsi="Times New Roman" w:cs="Times New Roman"/>
          <w:sz w:val="20"/>
          <w:szCs w:val="20"/>
          <w:lang w:val="en-US"/>
          <w:rPrChange w:id="18591" w:author="Airat Shigapov" w:date="2021-10-29T16:43:00Z">
            <w:rPr>
              <w:ins w:id="18592" w:author="Airat Shigapov" w:date="2021-10-29T16:43:00Z"/>
              <w:rFonts w:ascii="Consolas" w:hAnsi="Consolas" w:cs="Consolas"/>
              <w:color w:val="000000"/>
              <w:sz w:val="19"/>
              <w:szCs w:val="19"/>
            </w:rPr>
          </w:rPrChange>
        </w:rPr>
      </w:pPr>
      <w:ins w:id="18593" w:author="Airat Shigapov" w:date="2021-10-29T16:43:00Z">
        <w:r w:rsidRPr="00CA1CA9">
          <w:rPr>
            <w:rFonts w:ascii="Times New Roman" w:hAnsi="Times New Roman" w:cs="Times New Roman"/>
            <w:sz w:val="20"/>
            <w:szCs w:val="20"/>
            <w:lang w:val="en-US"/>
            <w:rPrChange w:id="18594" w:author="Airat Shigapov" w:date="2021-10-29T16:43:00Z">
              <w:rPr>
                <w:rFonts w:ascii="Consolas" w:hAnsi="Consolas" w:cs="Consolas"/>
                <w:color w:val="000000"/>
                <w:sz w:val="19"/>
                <w:szCs w:val="19"/>
              </w:rPr>
            </w:rPrChange>
          </w:rPr>
          <w:t xml:space="preserve">        </w:t>
        </w:r>
        <w:r w:rsidRPr="00CA1CA9">
          <w:rPr>
            <w:rFonts w:ascii="Times New Roman" w:hAnsi="Times New Roman" w:cs="Times New Roman"/>
            <w:sz w:val="20"/>
            <w:szCs w:val="20"/>
            <w:lang w:val="en-US"/>
            <w:rPrChange w:id="18595" w:author="Airat Shigapov" w:date="2021-10-29T16:43:00Z">
              <w:rPr>
                <w:rFonts w:ascii="Consolas" w:hAnsi="Consolas" w:cs="Consolas"/>
                <w:color w:val="0000FF"/>
                <w:sz w:val="19"/>
                <w:szCs w:val="19"/>
              </w:rPr>
            </w:rPrChange>
          </w:rPr>
          <w:t>private</w:t>
        </w:r>
        <w:r w:rsidRPr="00CA1CA9">
          <w:rPr>
            <w:rFonts w:ascii="Times New Roman" w:hAnsi="Times New Roman" w:cs="Times New Roman"/>
            <w:sz w:val="20"/>
            <w:szCs w:val="20"/>
            <w:lang w:val="en-US"/>
            <w:rPrChange w:id="18596" w:author="Airat Shigapov" w:date="2021-10-29T16:43:00Z">
              <w:rPr>
                <w:rFonts w:ascii="Consolas" w:hAnsi="Consolas" w:cs="Consolas"/>
                <w:color w:val="000000"/>
                <w:sz w:val="19"/>
                <w:szCs w:val="19"/>
              </w:rPr>
            </w:rPrChange>
          </w:rPr>
          <w:t xml:space="preserve"> </w:t>
        </w:r>
        <w:r w:rsidRPr="00CA1CA9">
          <w:rPr>
            <w:rFonts w:ascii="Times New Roman" w:hAnsi="Times New Roman" w:cs="Times New Roman"/>
            <w:sz w:val="20"/>
            <w:szCs w:val="20"/>
            <w:lang w:val="en-US"/>
            <w:rPrChange w:id="18597" w:author="Airat Shigapov" w:date="2021-10-29T16:43:00Z">
              <w:rPr>
                <w:rFonts w:ascii="Consolas" w:hAnsi="Consolas" w:cs="Consolas"/>
                <w:color w:val="0000FF"/>
                <w:sz w:val="19"/>
                <w:szCs w:val="19"/>
              </w:rPr>
            </w:rPrChange>
          </w:rPr>
          <w:t>void</w:t>
        </w:r>
        <w:r w:rsidRPr="00CA1CA9">
          <w:rPr>
            <w:rFonts w:ascii="Times New Roman" w:hAnsi="Times New Roman" w:cs="Times New Roman"/>
            <w:sz w:val="20"/>
            <w:szCs w:val="20"/>
            <w:lang w:val="en-US"/>
            <w:rPrChange w:id="18598" w:author="Airat Shigapov" w:date="2021-10-29T16:43:00Z">
              <w:rPr>
                <w:rFonts w:ascii="Consolas" w:hAnsi="Consolas" w:cs="Consolas"/>
                <w:color w:val="000000"/>
                <w:sz w:val="19"/>
                <w:szCs w:val="19"/>
              </w:rPr>
            </w:rPrChange>
          </w:rPr>
          <w:t xml:space="preserve"> </w:t>
        </w:r>
        <w:proofErr w:type="spellStart"/>
        <w:r w:rsidRPr="00CA1CA9">
          <w:rPr>
            <w:rFonts w:ascii="Times New Roman" w:hAnsi="Times New Roman" w:cs="Times New Roman"/>
            <w:sz w:val="20"/>
            <w:szCs w:val="20"/>
            <w:lang w:val="en-US"/>
            <w:rPrChange w:id="18599" w:author="Airat Shigapov" w:date="2021-10-29T16:43:00Z">
              <w:rPr>
                <w:rFonts w:ascii="Consolas" w:hAnsi="Consolas" w:cs="Consolas"/>
                <w:color w:val="000000"/>
                <w:sz w:val="19"/>
                <w:szCs w:val="19"/>
              </w:rPr>
            </w:rPrChange>
          </w:rPr>
          <w:t>Expander_</w:t>
        </w:r>
        <w:proofErr w:type="gramStart"/>
        <w:r w:rsidRPr="00CA1CA9">
          <w:rPr>
            <w:rFonts w:ascii="Times New Roman" w:hAnsi="Times New Roman" w:cs="Times New Roman"/>
            <w:sz w:val="20"/>
            <w:szCs w:val="20"/>
            <w:lang w:val="en-US"/>
            <w:rPrChange w:id="18600" w:author="Airat Shigapov" w:date="2021-10-29T16:43:00Z">
              <w:rPr>
                <w:rFonts w:ascii="Consolas" w:hAnsi="Consolas" w:cs="Consolas"/>
                <w:color w:val="000000"/>
                <w:sz w:val="19"/>
                <w:szCs w:val="19"/>
              </w:rPr>
            </w:rPrChange>
          </w:rPr>
          <w:t>Expanded</w:t>
        </w:r>
        <w:proofErr w:type="spellEnd"/>
        <w:r w:rsidRPr="00CA1CA9">
          <w:rPr>
            <w:rFonts w:ascii="Times New Roman" w:hAnsi="Times New Roman" w:cs="Times New Roman"/>
            <w:sz w:val="20"/>
            <w:szCs w:val="20"/>
            <w:lang w:val="en-US"/>
            <w:rPrChange w:id="18601" w:author="Airat Shigapov" w:date="2021-10-29T16:43:00Z">
              <w:rPr>
                <w:rFonts w:ascii="Consolas" w:hAnsi="Consolas" w:cs="Consolas"/>
                <w:color w:val="000000"/>
                <w:sz w:val="19"/>
                <w:szCs w:val="19"/>
              </w:rPr>
            </w:rPrChange>
          </w:rPr>
          <w:t>(</w:t>
        </w:r>
        <w:proofErr w:type="gramEnd"/>
        <w:r w:rsidRPr="00CA1CA9">
          <w:rPr>
            <w:rFonts w:ascii="Times New Roman" w:hAnsi="Times New Roman" w:cs="Times New Roman"/>
            <w:sz w:val="20"/>
            <w:szCs w:val="20"/>
            <w:lang w:val="en-US"/>
            <w:rPrChange w:id="18602" w:author="Airat Shigapov" w:date="2021-10-29T16:43:00Z">
              <w:rPr>
                <w:rFonts w:ascii="Consolas" w:hAnsi="Consolas" w:cs="Consolas"/>
                <w:color w:val="0000FF"/>
                <w:sz w:val="19"/>
                <w:szCs w:val="19"/>
              </w:rPr>
            </w:rPrChange>
          </w:rPr>
          <w:t>object</w:t>
        </w:r>
        <w:r w:rsidRPr="00CA1CA9">
          <w:rPr>
            <w:rFonts w:ascii="Times New Roman" w:hAnsi="Times New Roman" w:cs="Times New Roman"/>
            <w:sz w:val="20"/>
            <w:szCs w:val="20"/>
            <w:lang w:val="en-US"/>
            <w:rPrChange w:id="18603" w:author="Airat Shigapov" w:date="2021-10-29T16:43:00Z">
              <w:rPr>
                <w:rFonts w:ascii="Consolas" w:hAnsi="Consolas" w:cs="Consolas"/>
                <w:color w:val="000000"/>
                <w:sz w:val="19"/>
                <w:szCs w:val="19"/>
              </w:rPr>
            </w:rPrChange>
          </w:rPr>
          <w:t xml:space="preserve"> sender, </w:t>
        </w:r>
        <w:proofErr w:type="spellStart"/>
        <w:r w:rsidRPr="00CA1CA9">
          <w:rPr>
            <w:rFonts w:ascii="Times New Roman" w:hAnsi="Times New Roman" w:cs="Times New Roman"/>
            <w:sz w:val="20"/>
            <w:szCs w:val="20"/>
            <w:lang w:val="en-US"/>
            <w:rPrChange w:id="18604" w:author="Airat Shigapov" w:date="2021-10-29T16:43:00Z">
              <w:rPr>
                <w:rFonts w:ascii="Consolas" w:hAnsi="Consolas" w:cs="Consolas"/>
                <w:color w:val="000000"/>
                <w:sz w:val="19"/>
                <w:szCs w:val="19"/>
              </w:rPr>
            </w:rPrChange>
          </w:rPr>
          <w:t>RoutedEventArgs</w:t>
        </w:r>
        <w:proofErr w:type="spellEnd"/>
        <w:r w:rsidRPr="00CA1CA9">
          <w:rPr>
            <w:rFonts w:ascii="Times New Roman" w:hAnsi="Times New Roman" w:cs="Times New Roman"/>
            <w:sz w:val="20"/>
            <w:szCs w:val="20"/>
            <w:lang w:val="en-US"/>
            <w:rPrChange w:id="18605" w:author="Airat Shigapov" w:date="2021-10-29T16:43:00Z">
              <w:rPr>
                <w:rFonts w:ascii="Consolas" w:hAnsi="Consolas" w:cs="Consolas"/>
                <w:color w:val="000000"/>
                <w:sz w:val="19"/>
                <w:szCs w:val="19"/>
              </w:rPr>
            </w:rPrChange>
          </w:rPr>
          <w:t xml:space="preserve"> e)</w:t>
        </w:r>
      </w:ins>
    </w:p>
    <w:p w14:paraId="1CD47F33" w14:textId="77777777" w:rsidR="00CA1CA9" w:rsidRPr="00CA1CA9" w:rsidRDefault="00CA1CA9" w:rsidP="00CA1CA9">
      <w:pPr>
        <w:autoSpaceDE w:val="0"/>
        <w:autoSpaceDN w:val="0"/>
        <w:adjustRightInd w:val="0"/>
        <w:spacing w:after="0" w:line="240" w:lineRule="auto"/>
        <w:rPr>
          <w:ins w:id="18606" w:author="Airat Shigapov" w:date="2021-10-29T16:43:00Z"/>
          <w:rFonts w:ascii="Times New Roman" w:hAnsi="Times New Roman" w:cs="Times New Roman"/>
          <w:sz w:val="20"/>
          <w:szCs w:val="20"/>
          <w:lang w:val="en-US"/>
          <w:rPrChange w:id="18607" w:author="Airat Shigapov" w:date="2021-10-29T16:43:00Z">
            <w:rPr>
              <w:ins w:id="18608" w:author="Airat Shigapov" w:date="2021-10-29T16:43:00Z"/>
              <w:rFonts w:ascii="Consolas" w:hAnsi="Consolas" w:cs="Consolas"/>
              <w:color w:val="000000"/>
              <w:sz w:val="19"/>
              <w:szCs w:val="19"/>
            </w:rPr>
          </w:rPrChange>
        </w:rPr>
      </w:pPr>
      <w:ins w:id="18609" w:author="Airat Shigapov" w:date="2021-10-29T16:43:00Z">
        <w:r w:rsidRPr="00CA1CA9">
          <w:rPr>
            <w:rFonts w:ascii="Times New Roman" w:hAnsi="Times New Roman" w:cs="Times New Roman"/>
            <w:sz w:val="20"/>
            <w:szCs w:val="20"/>
            <w:lang w:val="en-US"/>
            <w:rPrChange w:id="18610" w:author="Airat Shigapov" w:date="2021-10-29T16:43:00Z">
              <w:rPr>
                <w:rFonts w:ascii="Consolas" w:hAnsi="Consolas" w:cs="Consolas"/>
                <w:color w:val="000000"/>
                <w:sz w:val="19"/>
                <w:szCs w:val="19"/>
              </w:rPr>
            </w:rPrChange>
          </w:rPr>
          <w:t xml:space="preserve">        {</w:t>
        </w:r>
      </w:ins>
    </w:p>
    <w:p w14:paraId="1F207DA1" w14:textId="77777777" w:rsidR="00CA1CA9" w:rsidRPr="00CA1CA9" w:rsidRDefault="00CA1CA9" w:rsidP="00CA1CA9">
      <w:pPr>
        <w:autoSpaceDE w:val="0"/>
        <w:autoSpaceDN w:val="0"/>
        <w:adjustRightInd w:val="0"/>
        <w:spacing w:after="0" w:line="240" w:lineRule="auto"/>
        <w:rPr>
          <w:ins w:id="18611" w:author="Airat Shigapov" w:date="2021-10-29T16:43:00Z"/>
          <w:rFonts w:ascii="Times New Roman" w:hAnsi="Times New Roman" w:cs="Times New Roman"/>
          <w:sz w:val="20"/>
          <w:szCs w:val="20"/>
          <w:lang w:val="en-US"/>
          <w:rPrChange w:id="18612" w:author="Airat Shigapov" w:date="2021-10-29T16:43:00Z">
            <w:rPr>
              <w:ins w:id="18613" w:author="Airat Shigapov" w:date="2021-10-29T16:43:00Z"/>
              <w:rFonts w:ascii="Consolas" w:hAnsi="Consolas" w:cs="Consolas"/>
              <w:color w:val="000000"/>
              <w:sz w:val="19"/>
              <w:szCs w:val="19"/>
            </w:rPr>
          </w:rPrChange>
        </w:rPr>
      </w:pPr>
      <w:ins w:id="18614" w:author="Airat Shigapov" w:date="2021-10-29T16:43:00Z">
        <w:r w:rsidRPr="00CA1CA9">
          <w:rPr>
            <w:rFonts w:ascii="Times New Roman" w:hAnsi="Times New Roman" w:cs="Times New Roman"/>
            <w:sz w:val="20"/>
            <w:szCs w:val="20"/>
            <w:lang w:val="en-US"/>
            <w:rPrChange w:id="18615" w:author="Airat Shigapov" w:date="2021-10-29T16:43:00Z">
              <w:rPr>
                <w:rFonts w:ascii="Consolas" w:hAnsi="Consolas" w:cs="Consolas"/>
                <w:color w:val="000000"/>
                <w:sz w:val="19"/>
                <w:szCs w:val="19"/>
              </w:rPr>
            </w:rPrChange>
          </w:rPr>
          <w:t xml:space="preserve">            </w:t>
        </w:r>
        <w:proofErr w:type="gramStart"/>
        <w:r w:rsidRPr="00CA1CA9">
          <w:rPr>
            <w:rFonts w:ascii="Times New Roman" w:hAnsi="Times New Roman" w:cs="Times New Roman"/>
            <w:sz w:val="20"/>
            <w:szCs w:val="20"/>
            <w:lang w:val="en-US"/>
            <w:rPrChange w:id="18616" w:author="Airat Shigapov" w:date="2021-10-29T16:43:00Z">
              <w:rPr>
                <w:rFonts w:ascii="Consolas" w:hAnsi="Consolas" w:cs="Consolas"/>
                <w:color w:val="0000FF"/>
                <w:sz w:val="19"/>
                <w:szCs w:val="19"/>
              </w:rPr>
            </w:rPrChange>
          </w:rPr>
          <w:t>if</w:t>
        </w:r>
        <w:r w:rsidRPr="00CA1CA9">
          <w:rPr>
            <w:rFonts w:ascii="Times New Roman" w:hAnsi="Times New Roman" w:cs="Times New Roman"/>
            <w:sz w:val="20"/>
            <w:szCs w:val="20"/>
            <w:lang w:val="en-US"/>
            <w:rPrChange w:id="18617" w:author="Airat Shigapov" w:date="2021-10-29T16:43:00Z">
              <w:rPr>
                <w:rFonts w:ascii="Consolas" w:hAnsi="Consolas" w:cs="Consolas"/>
                <w:color w:val="000000"/>
                <w:sz w:val="19"/>
                <w:szCs w:val="19"/>
              </w:rPr>
            </w:rPrChange>
          </w:rPr>
          <w:t>(</w:t>
        </w:r>
        <w:proofErr w:type="gramEnd"/>
        <w:r w:rsidRPr="00CA1CA9">
          <w:rPr>
            <w:rFonts w:ascii="Times New Roman" w:hAnsi="Times New Roman" w:cs="Times New Roman"/>
            <w:sz w:val="20"/>
            <w:szCs w:val="20"/>
            <w:lang w:val="en-US"/>
            <w:rPrChange w:id="18618" w:author="Airat Shigapov" w:date="2021-10-29T16:43:00Z">
              <w:rPr>
                <w:rFonts w:ascii="Consolas" w:hAnsi="Consolas" w:cs="Consolas"/>
                <w:color w:val="000000"/>
                <w:sz w:val="19"/>
                <w:szCs w:val="19"/>
              </w:rPr>
            </w:rPrChange>
          </w:rPr>
          <w:t>exp != ((Expander)sender))</w:t>
        </w:r>
      </w:ins>
    </w:p>
    <w:p w14:paraId="3C804282" w14:textId="77777777" w:rsidR="00CA1CA9" w:rsidRPr="00CA1CA9" w:rsidRDefault="00CA1CA9" w:rsidP="00CA1CA9">
      <w:pPr>
        <w:autoSpaceDE w:val="0"/>
        <w:autoSpaceDN w:val="0"/>
        <w:adjustRightInd w:val="0"/>
        <w:spacing w:after="0" w:line="240" w:lineRule="auto"/>
        <w:rPr>
          <w:ins w:id="18619" w:author="Airat Shigapov" w:date="2021-10-29T16:43:00Z"/>
          <w:rFonts w:ascii="Times New Roman" w:hAnsi="Times New Roman" w:cs="Times New Roman"/>
          <w:sz w:val="20"/>
          <w:szCs w:val="20"/>
          <w:lang w:val="en-US"/>
          <w:rPrChange w:id="18620" w:author="Airat Shigapov" w:date="2021-10-29T16:43:00Z">
            <w:rPr>
              <w:ins w:id="18621" w:author="Airat Shigapov" w:date="2021-10-29T16:43:00Z"/>
              <w:rFonts w:ascii="Consolas" w:hAnsi="Consolas" w:cs="Consolas"/>
              <w:color w:val="000000"/>
              <w:sz w:val="19"/>
              <w:szCs w:val="19"/>
            </w:rPr>
          </w:rPrChange>
        </w:rPr>
      </w:pPr>
      <w:ins w:id="18622" w:author="Airat Shigapov" w:date="2021-10-29T16:43:00Z">
        <w:r w:rsidRPr="00CA1CA9">
          <w:rPr>
            <w:rFonts w:ascii="Times New Roman" w:hAnsi="Times New Roman" w:cs="Times New Roman"/>
            <w:sz w:val="20"/>
            <w:szCs w:val="20"/>
            <w:lang w:val="en-US"/>
            <w:rPrChange w:id="18623" w:author="Airat Shigapov" w:date="2021-10-29T16:43:00Z">
              <w:rPr>
                <w:rFonts w:ascii="Consolas" w:hAnsi="Consolas" w:cs="Consolas"/>
                <w:color w:val="000000"/>
                <w:sz w:val="19"/>
                <w:szCs w:val="19"/>
              </w:rPr>
            </w:rPrChange>
          </w:rPr>
          <w:t xml:space="preserve">            </w:t>
        </w:r>
        <w:proofErr w:type="spellStart"/>
        <w:proofErr w:type="gramStart"/>
        <w:r w:rsidRPr="00CA1CA9">
          <w:rPr>
            <w:rFonts w:ascii="Times New Roman" w:hAnsi="Times New Roman" w:cs="Times New Roman"/>
            <w:sz w:val="20"/>
            <w:szCs w:val="20"/>
            <w:lang w:val="en-US"/>
            <w:rPrChange w:id="18624" w:author="Airat Shigapov" w:date="2021-10-29T16:43:00Z">
              <w:rPr>
                <w:rFonts w:ascii="Consolas" w:hAnsi="Consolas" w:cs="Consolas"/>
                <w:color w:val="000000"/>
                <w:sz w:val="19"/>
                <w:szCs w:val="19"/>
              </w:rPr>
            </w:rPrChange>
          </w:rPr>
          <w:t>exp.IsExpanded</w:t>
        </w:r>
        <w:proofErr w:type="spellEnd"/>
        <w:proofErr w:type="gramEnd"/>
        <w:r w:rsidRPr="00CA1CA9">
          <w:rPr>
            <w:rFonts w:ascii="Times New Roman" w:hAnsi="Times New Roman" w:cs="Times New Roman"/>
            <w:sz w:val="20"/>
            <w:szCs w:val="20"/>
            <w:lang w:val="en-US"/>
            <w:rPrChange w:id="18625" w:author="Airat Shigapov" w:date="2021-10-29T16:43:00Z">
              <w:rPr>
                <w:rFonts w:ascii="Consolas" w:hAnsi="Consolas" w:cs="Consolas"/>
                <w:color w:val="000000"/>
                <w:sz w:val="19"/>
                <w:szCs w:val="19"/>
              </w:rPr>
            </w:rPrChange>
          </w:rPr>
          <w:t xml:space="preserve"> = </w:t>
        </w:r>
        <w:r w:rsidRPr="00CA1CA9">
          <w:rPr>
            <w:rFonts w:ascii="Times New Roman" w:hAnsi="Times New Roman" w:cs="Times New Roman"/>
            <w:sz w:val="20"/>
            <w:szCs w:val="20"/>
            <w:lang w:val="en-US"/>
            <w:rPrChange w:id="18626" w:author="Airat Shigapov" w:date="2021-10-29T16:43:00Z">
              <w:rPr>
                <w:rFonts w:ascii="Consolas" w:hAnsi="Consolas" w:cs="Consolas"/>
                <w:color w:val="0000FF"/>
                <w:sz w:val="19"/>
                <w:szCs w:val="19"/>
              </w:rPr>
            </w:rPrChange>
          </w:rPr>
          <w:t>false</w:t>
        </w:r>
        <w:r w:rsidRPr="00CA1CA9">
          <w:rPr>
            <w:rFonts w:ascii="Times New Roman" w:hAnsi="Times New Roman" w:cs="Times New Roman"/>
            <w:sz w:val="20"/>
            <w:szCs w:val="20"/>
            <w:lang w:val="en-US"/>
            <w:rPrChange w:id="18627" w:author="Airat Shigapov" w:date="2021-10-29T16:43:00Z">
              <w:rPr>
                <w:rFonts w:ascii="Consolas" w:hAnsi="Consolas" w:cs="Consolas"/>
                <w:color w:val="000000"/>
                <w:sz w:val="19"/>
                <w:szCs w:val="19"/>
              </w:rPr>
            </w:rPrChange>
          </w:rPr>
          <w:t>;</w:t>
        </w:r>
      </w:ins>
    </w:p>
    <w:p w14:paraId="1F8457D6" w14:textId="77777777" w:rsidR="00CA1CA9" w:rsidRPr="00CA1CA9" w:rsidRDefault="00CA1CA9" w:rsidP="00CA1CA9">
      <w:pPr>
        <w:autoSpaceDE w:val="0"/>
        <w:autoSpaceDN w:val="0"/>
        <w:adjustRightInd w:val="0"/>
        <w:spacing w:after="0" w:line="240" w:lineRule="auto"/>
        <w:rPr>
          <w:ins w:id="18628" w:author="Airat Shigapov" w:date="2021-10-29T16:43:00Z"/>
          <w:rFonts w:ascii="Times New Roman" w:hAnsi="Times New Roman" w:cs="Times New Roman"/>
          <w:sz w:val="20"/>
          <w:szCs w:val="20"/>
          <w:lang w:val="en-US"/>
          <w:rPrChange w:id="18629" w:author="Airat Shigapov" w:date="2021-10-29T16:43:00Z">
            <w:rPr>
              <w:ins w:id="18630" w:author="Airat Shigapov" w:date="2021-10-29T16:43:00Z"/>
              <w:rFonts w:ascii="Consolas" w:hAnsi="Consolas" w:cs="Consolas"/>
              <w:color w:val="000000"/>
              <w:sz w:val="19"/>
              <w:szCs w:val="19"/>
            </w:rPr>
          </w:rPrChange>
        </w:rPr>
      </w:pPr>
      <w:ins w:id="18631" w:author="Airat Shigapov" w:date="2021-10-29T16:43:00Z">
        <w:r w:rsidRPr="00CA1CA9">
          <w:rPr>
            <w:rFonts w:ascii="Times New Roman" w:hAnsi="Times New Roman" w:cs="Times New Roman"/>
            <w:sz w:val="20"/>
            <w:szCs w:val="20"/>
            <w:lang w:val="en-US"/>
            <w:rPrChange w:id="18632" w:author="Airat Shigapov" w:date="2021-10-29T16:43:00Z">
              <w:rPr>
                <w:rFonts w:ascii="Consolas" w:hAnsi="Consolas" w:cs="Consolas"/>
                <w:color w:val="000000"/>
                <w:sz w:val="19"/>
                <w:szCs w:val="19"/>
              </w:rPr>
            </w:rPrChange>
          </w:rPr>
          <w:t xml:space="preserve">            exp = ((Expander)sender);</w:t>
        </w:r>
      </w:ins>
    </w:p>
    <w:p w14:paraId="332A61B8" w14:textId="77777777" w:rsidR="00CA1CA9" w:rsidRPr="00CA1CA9" w:rsidRDefault="00CA1CA9" w:rsidP="00CA1CA9">
      <w:pPr>
        <w:autoSpaceDE w:val="0"/>
        <w:autoSpaceDN w:val="0"/>
        <w:adjustRightInd w:val="0"/>
        <w:spacing w:after="0" w:line="240" w:lineRule="auto"/>
        <w:rPr>
          <w:ins w:id="18633" w:author="Airat Shigapov" w:date="2021-10-29T16:43:00Z"/>
          <w:rFonts w:ascii="Times New Roman" w:hAnsi="Times New Roman" w:cs="Times New Roman"/>
          <w:sz w:val="20"/>
          <w:szCs w:val="20"/>
          <w:lang w:val="en-US"/>
          <w:rPrChange w:id="18634" w:author="Airat Shigapov" w:date="2021-10-29T16:43:00Z">
            <w:rPr>
              <w:ins w:id="18635" w:author="Airat Shigapov" w:date="2021-10-29T16:43:00Z"/>
              <w:rFonts w:ascii="Consolas" w:hAnsi="Consolas" w:cs="Consolas"/>
              <w:color w:val="000000"/>
              <w:sz w:val="19"/>
              <w:szCs w:val="19"/>
            </w:rPr>
          </w:rPrChange>
        </w:rPr>
      </w:pPr>
      <w:ins w:id="18636" w:author="Airat Shigapov" w:date="2021-10-29T16:43:00Z">
        <w:r w:rsidRPr="00CA1CA9">
          <w:rPr>
            <w:rFonts w:ascii="Times New Roman" w:hAnsi="Times New Roman" w:cs="Times New Roman"/>
            <w:sz w:val="20"/>
            <w:szCs w:val="20"/>
            <w:lang w:val="en-US"/>
            <w:rPrChange w:id="18637" w:author="Airat Shigapov" w:date="2021-10-29T16:43:00Z">
              <w:rPr>
                <w:rFonts w:ascii="Consolas" w:hAnsi="Consolas" w:cs="Consolas"/>
                <w:color w:val="000000"/>
                <w:sz w:val="19"/>
                <w:szCs w:val="19"/>
              </w:rPr>
            </w:rPrChange>
          </w:rPr>
          <w:t xml:space="preserve">        }</w:t>
        </w:r>
      </w:ins>
    </w:p>
    <w:p w14:paraId="7BF3936D" w14:textId="77777777" w:rsidR="00CA1CA9" w:rsidRPr="00CA1CA9" w:rsidRDefault="00CA1CA9" w:rsidP="00CA1CA9">
      <w:pPr>
        <w:autoSpaceDE w:val="0"/>
        <w:autoSpaceDN w:val="0"/>
        <w:adjustRightInd w:val="0"/>
        <w:spacing w:after="0" w:line="240" w:lineRule="auto"/>
        <w:rPr>
          <w:ins w:id="18638" w:author="Airat Shigapov" w:date="2021-10-29T16:43:00Z"/>
          <w:rFonts w:ascii="Times New Roman" w:hAnsi="Times New Roman" w:cs="Times New Roman"/>
          <w:sz w:val="20"/>
          <w:szCs w:val="20"/>
          <w:lang w:val="en-US"/>
          <w:rPrChange w:id="18639" w:author="Airat Shigapov" w:date="2021-10-29T16:43:00Z">
            <w:rPr>
              <w:ins w:id="18640" w:author="Airat Shigapov" w:date="2021-10-29T16:43:00Z"/>
              <w:rFonts w:ascii="Consolas" w:hAnsi="Consolas" w:cs="Consolas"/>
              <w:color w:val="000000"/>
              <w:sz w:val="19"/>
              <w:szCs w:val="19"/>
            </w:rPr>
          </w:rPrChange>
        </w:rPr>
      </w:pPr>
    </w:p>
    <w:p w14:paraId="4A6BB6A8" w14:textId="77777777" w:rsidR="00CA1CA9" w:rsidRPr="00CA1CA9" w:rsidRDefault="00CA1CA9" w:rsidP="00CA1CA9">
      <w:pPr>
        <w:autoSpaceDE w:val="0"/>
        <w:autoSpaceDN w:val="0"/>
        <w:adjustRightInd w:val="0"/>
        <w:spacing w:after="0" w:line="240" w:lineRule="auto"/>
        <w:rPr>
          <w:ins w:id="18641" w:author="Airat Shigapov" w:date="2021-10-29T16:43:00Z"/>
          <w:rFonts w:ascii="Times New Roman" w:hAnsi="Times New Roman" w:cs="Times New Roman"/>
          <w:sz w:val="20"/>
          <w:szCs w:val="20"/>
          <w:lang w:val="en-US"/>
          <w:rPrChange w:id="18642" w:author="Airat Shigapov" w:date="2021-10-29T16:43:00Z">
            <w:rPr>
              <w:ins w:id="18643" w:author="Airat Shigapov" w:date="2021-10-29T16:43:00Z"/>
              <w:rFonts w:ascii="Consolas" w:hAnsi="Consolas" w:cs="Consolas"/>
              <w:color w:val="000000"/>
              <w:sz w:val="19"/>
              <w:szCs w:val="19"/>
            </w:rPr>
          </w:rPrChange>
        </w:rPr>
      </w:pPr>
      <w:ins w:id="18644" w:author="Airat Shigapov" w:date="2021-10-29T16:43:00Z">
        <w:r w:rsidRPr="00CA1CA9">
          <w:rPr>
            <w:rFonts w:ascii="Times New Roman" w:hAnsi="Times New Roman" w:cs="Times New Roman"/>
            <w:sz w:val="20"/>
            <w:szCs w:val="20"/>
            <w:lang w:val="en-US"/>
            <w:rPrChange w:id="18645" w:author="Airat Shigapov" w:date="2021-10-29T16:43:00Z">
              <w:rPr>
                <w:rFonts w:ascii="Consolas" w:hAnsi="Consolas" w:cs="Consolas"/>
                <w:color w:val="000000"/>
                <w:sz w:val="19"/>
                <w:szCs w:val="19"/>
              </w:rPr>
            </w:rPrChange>
          </w:rPr>
          <w:t xml:space="preserve">        </w:t>
        </w:r>
        <w:r w:rsidRPr="00CA1CA9">
          <w:rPr>
            <w:rFonts w:ascii="Times New Roman" w:hAnsi="Times New Roman" w:cs="Times New Roman"/>
            <w:sz w:val="20"/>
            <w:szCs w:val="20"/>
            <w:lang w:val="en-US"/>
            <w:rPrChange w:id="18646" w:author="Airat Shigapov" w:date="2021-10-29T16:43:00Z">
              <w:rPr>
                <w:rFonts w:ascii="Consolas" w:hAnsi="Consolas" w:cs="Consolas"/>
                <w:color w:val="0000FF"/>
                <w:sz w:val="19"/>
                <w:szCs w:val="19"/>
              </w:rPr>
            </w:rPrChange>
          </w:rPr>
          <w:t>private</w:t>
        </w:r>
        <w:r w:rsidRPr="00CA1CA9">
          <w:rPr>
            <w:rFonts w:ascii="Times New Roman" w:hAnsi="Times New Roman" w:cs="Times New Roman"/>
            <w:sz w:val="20"/>
            <w:szCs w:val="20"/>
            <w:lang w:val="en-US"/>
            <w:rPrChange w:id="18647" w:author="Airat Shigapov" w:date="2021-10-29T16:43:00Z">
              <w:rPr>
                <w:rFonts w:ascii="Consolas" w:hAnsi="Consolas" w:cs="Consolas"/>
                <w:color w:val="000000"/>
                <w:sz w:val="19"/>
                <w:szCs w:val="19"/>
              </w:rPr>
            </w:rPrChange>
          </w:rPr>
          <w:t xml:space="preserve"> </w:t>
        </w:r>
        <w:r w:rsidRPr="00CA1CA9">
          <w:rPr>
            <w:rFonts w:ascii="Times New Roman" w:hAnsi="Times New Roman" w:cs="Times New Roman"/>
            <w:sz w:val="20"/>
            <w:szCs w:val="20"/>
            <w:lang w:val="en-US"/>
            <w:rPrChange w:id="18648" w:author="Airat Shigapov" w:date="2021-10-29T16:43:00Z">
              <w:rPr>
                <w:rFonts w:ascii="Consolas" w:hAnsi="Consolas" w:cs="Consolas"/>
                <w:color w:val="0000FF"/>
                <w:sz w:val="19"/>
                <w:szCs w:val="19"/>
              </w:rPr>
            </w:rPrChange>
          </w:rPr>
          <w:t>void</w:t>
        </w:r>
        <w:r w:rsidRPr="00CA1CA9">
          <w:rPr>
            <w:rFonts w:ascii="Times New Roman" w:hAnsi="Times New Roman" w:cs="Times New Roman"/>
            <w:sz w:val="20"/>
            <w:szCs w:val="20"/>
            <w:lang w:val="en-US"/>
            <w:rPrChange w:id="18649" w:author="Airat Shigapov" w:date="2021-10-29T16:43:00Z">
              <w:rPr>
                <w:rFonts w:ascii="Consolas" w:hAnsi="Consolas" w:cs="Consolas"/>
                <w:color w:val="000000"/>
                <w:sz w:val="19"/>
                <w:szCs w:val="19"/>
              </w:rPr>
            </w:rPrChange>
          </w:rPr>
          <w:t xml:space="preserve"> </w:t>
        </w:r>
        <w:proofErr w:type="spellStart"/>
        <w:r w:rsidRPr="00CA1CA9">
          <w:rPr>
            <w:rFonts w:ascii="Times New Roman" w:hAnsi="Times New Roman" w:cs="Times New Roman"/>
            <w:sz w:val="20"/>
            <w:szCs w:val="20"/>
            <w:lang w:val="en-US"/>
            <w:rPrChange w:id="18650" w:author="Airat Shigapov" w:date="2021-10-29T16:43:00Z">
              <w:rPr>
                <w:rFonts w:ascii="Consolas" w:hAnsi="Consolas" w:cs="Consolas"/>
                <w:color w:val="000000"/>
                <w:sz w:val="19"/>
                <w:szCs w:val="19"/>
              </w:rPr>
            </w:rPrChange>
          </w:rPr>
          <w:t>searchBox_</w:t>
        </w:r>
        <w:proofErr w:type="gramStart"/>
        <w:r w:rsidRPr="00CA1CA9">
          <w:rPr>
            <w:rFonts w:ascii="Times New Roman" w:hAnsi="Times New Roman" w:cs="Times New Roman"/>
            <w:sz w:val="20"/>
            <w:szCs w:val="20"/>
            <w:lang w:val="en-US"/>
            <w:rPrChange w:id="18651" w:author="Airat Shigapov" w:date="2021-10-29T16:43:00Z">
              <w:rPr>
                <w:rFonts w:ascii="Consolas" w:hAnsi="Consolas" w:cs="Consolas"/>
                <w:color w:val="000000"/>
                <w:sz w:val="19"/>
                <w:szCs w:val="19"/>
              </w:rPr>
            </w:rPrChange>
          </w:rPr>
          <w:t>GotFocus</w:t>
        </w:r>
        <w:proofErr w:type="spellEnd"/>
        <w:r w:rsidRPr="00CA1CA9">
          <w:rPr>
            <w:rFonts w:ascii="Times New Roman" w:hAnsi="Times New Roman" w:cs="Times New Roman"/>
            <w:sz w:val="20"/>
            <w:szCs w:val="20"/>
            <w:lang w:val="en-US"/>
            <w:rPrChange w:id="18652" w:author="Airat Shigapov" w:date="2021-10-29T16:43:00Z">
              <w:rPr>
                <w:rFonts w:ascii="Consolas" w:hAnsi="Consolas" w:cs="Consolas"/>
                <w:color w:val="000000"/>
                <w:sz w:val="19"/>
                <w:szCs w:val="19"/>
              </w:rPr>
            </w:rPrChange>
          </w:rPr>
          <w:t>(</w:t>
        </w:r>
        <w:proofErr w:type="gramEnd"/>
        <w:r w:rsidRPr="00CA1CA9">
          <w:rPr>
            <w:rFonts w:ascii="Times New Roman" w:hAnsi="Times New Roman" w:cs="Times New Roman"/>
            <w:sz w:val="20"/>
            <w:szCs w:val="20"/>
            <w:lang w:val="en-US"/>
            <w:rPrChange w:id="18653" w:author="Airat Shigapov" w:date="2021-10-29T16:43:00Z">
              <w:rPr>
                <w:rFonts w:ascii="Consolas" w:hAnsi="Consolas" w:cs="Consolas"/>
                <w:color w:val="0000FF"/>
                <w:sz w:val="19"/>
                <w:szCs w:val="19"/>
              </w:rPr>
            </w:rPrChange>
          </w:rPr>
          <w:t>object</w:t>
        </w:r>
        <w:r w:rsidRPr="00CA1CA9">
          <w:rPr>
            <w:rFonts w:ascii="Times New Roman" w:hAnsi="Times New Roman" w:cs="Times New Roman"/>
            <w:sz w:val="20"/>
            <w:szCs w:val="20"/>
            <w:lang w:val="en-US"/>
            <w:rPrChange w:id="18654" w:author="Airat Shigapov" w:date="2021-10-29T16:43:00Z">
              <w:rPr>
                <w:rFonts w:ascii="Consolas" w:hAnsi="Consolas" w:cs="Consolas"/>
                <w:color w:val="000000"/>
                <w:sz w:val="19"/>
                <w:szCs w:val="19"/>
              </w:rPr>
            </w:rPrChange>
          </w:rPr>
          <w:t xml:space="preserve"> sender, </w:t>
        </w:r>
        <w:proofErr w:type="spellStart"/>
        <w:r w:rsidRPr="00CA1CA9">
          <w:rPr>
            <w:rFonts w:ascii="Times New Roman" w:hAnsi="Times New Roman" w:cs="Times New Roman"/>
            <w:sz w:val="20"/>
            <w:szCs w:val="20"/>
            <w:lang w:val="en-US"/>
            <w:rPrChange w:id="18655" w:author="Airat Shigapov" w:date="2021-10-29T16:43:00Z">
              <w:rPr>
                <w:rFonts w:ascii="Consolas" w:hAnsi="Consolas" w:cs="Consolas"/>
                <w:color w:val="000000"/>
                <w:sz w:val="19"/>
                <w:szCs w:val="19"/>
              </w:rPr>
            </w:rPrChange>
          </w:rPr>
          <w:t>RoutedEventArgs</w:t>
        </w:r>
        <w:proofErr w:type="spellEnd"/>
        <w:r w:rsidRPr="00CA1CA9">
          <w:rPr>
            <w:rFonts w:ascii="Times New Roman" w:hAnsi="Times New Roman" w:cs="Times New Roman"/>
            <w:sz w:val="20"/>
            <w:szCs w:val="20"/>
            <w:lang w:val="en-US"/>
            <w:rPrChange w:id="18656" w:author="Airat Shigapov" w:date="2021-10-29T16:43:00Z">
              <w:rPr>
                <w:rFonts w:ascii="Consolas" w:hAnsi="Consolas" w:cs="Consolas"/>
                <w:color w:val="000000"/>
                <w:sz w:val="19"/>
                <w:szCs w:val="19"/>
              </w:rPr>
            </w:rPrChange>
          </w:rPr>
          <w:t xml:space="preserve"> e)</w:t>
        </w:r>
      </w:ins>
    </w:p>
    <w:p w14:paraId="214B20D4" w14:textId="77777777" w:rsidR="00CA1CA9" w:rsidRPr="00CA1CA9" w:rsidRDefault="00CA1CA9" w:rsidP="00CA1CA9">
      <w:pPr>
        <w:autoSpaceDE w:val="0"/>
        <w:autoSpaceDN w:val="0"/>
        <w:adjustRightInd w:val="0"/>
        <w:spacing w:after="0" w:line="240" w:lineRule="auto"/>
        <w:rPr>
          <w:ins w:id="18657" w:author="Airat Shigapov" w:date="2021-10-29T16:43:00Z"/>
          <w:rFonts w:ascii="Times New Roman" w:hAnsi="Times New Roman" w:cs="Times New Roman"/>
          <w:sz w:val="20"/>
          <w:szCs w:val="20"/>
          <w:rPrChange w:id="18658" w:author="Airat Shigapov" w:date="2021-10-29T16:43:00Z">
            <w:rPr>
              <w:ins w:id="18659" w:author="Airat Shigapov" w:date="2021-10-29T16:43:00Z"/>
              <w:rFonts w:ascii="Consolas" w:hAnsi="Consolas" w:cs="Consolas"/>
              <w:color w:val="000000"/>
              <w:sz w:val="19"/>
              <w:szCs w:val="19"/>
            </w:rPr>
          </w:rPrChange>
        </w:rPr>
      </w:pPr>
      <w:ins w:id="18660" w:author="Airat Shigapov" w:date="2021-10-29T16:43:00Z">
        <w:r w:rsidRPr="00CA1CA9">
          <w:rPr>
            <w:rFonts w:ascii="Times New Roman" w:hAnsi="Times New Roman" w:cs="Times New Roman"/>
            <w:sz w:val="20"/>
            <w:szCs w:val="20"/>
            <w:lang w:val="en-US"/>
            <w:rPrChange w:id="18661" w:author="Airat Shigapov" w:date="2021-10-29T16:43:00Z">
              <w:rPr>
                <w:rFonts w:ascii="Consolas" w:hAnsi="Consolas" w:cs="Consolas"/>
                <w:color w:val="000000"/>
                <w:sz w:val="19"/>
                <w:szCs w:val="19"/>
              </w:rPr>
            </w:rPrChange>
          </w:rPr>
          <w:t xml:space="preserve">        </w:t>
        </w:r>
        <w:r w:rsidRPr="00CA1CA9">
          <w:rPr>
            <w:rFonts w:ascii="Times New Roman" w:hAnsi="Times New Roman" w:cs="Times New Roman"/>
            <w:sz w:val="20"/>
            <w:szCs w:val="20"/>
            <w:rPrChange w:id="18662" w:author="Airat Shigapov" w:date="2021-10-29T16:43:00Z">
              <w:rPr>
                <w:rFonts w:ascii="Consolas" w:hAnsi="Consolas" w:cs="Consolas"/>
                <w:color w:val="000000"/>
                <w:sz w:val="19"/>
                <w:szCs w:val="19"/>
              </w:rPr>
            </w:rPrChange>
          </w:rPr>
          <w:t>{</w:t>
        </w:r>
      </w:ins>
    </w:p>
    <w:p w14:paraId="5A3717AA" w14:textId="77777777" w:rsidR="00CA1CA9" w:rsidRPr="00CA1CA9" w:rsidRDefault="00CA1CA9" w:rsidP="00CA1CA9">
      <w:pPr>
        <w:autoSpaceDE w:val="0"/>
        <w:autoSpaceDN w:val="0"/>
        <w:adjustRightInd w:val="0"/>
        <w:spacing w:after="0" w:line="240" w:lineRule="auto"/>
        <w:rPr>
          <w:ins w:id="18663" w:author="Airat Shigapov" w:date="2021-10-29T16:43:00Z"/>
          <w:rFonts w:ascii="Times New Roman" w:hAnsi="Times New Roman" w:cs="Times New Roman"/>
          <w:sz w:val="20"/>
          <w:szCs w:val="20"/>
          <w:rPrChange w:id="18664" w:author="Airat Shigapov" w:date="2021-10-29T16:43:00Z">
            <w:rPr>
              <w:ins w:id="18665" w:author="Airat Shigapov" w:date="2021-10-29T16:43:00Z"/>
              <w:rFonts w:ascii="Consolas" w:hAnsi="Consolas" w:cs="Consolas"/>
              <w:color w:val="000000"/>
              <w:sz w:val="19"/>
              <w:szCs w:val="19"/>
            </w:rPr>
          </w:rPrChange>
        </w:rPr>
      </w:pPr>
      <w:ins w:id="18666" w:author="Airat Shigapov" w:date="2021-10-29T16:43:00Z">
        <w:r w:rsidRPr="00CA1CA9">
          <w:rPr>
            <w:rFonts w:ascii="Times New Roman" w:hAnsi="Times New Roman" w:cs="Times New Roman"/>
            <w:sz w:val="20"/>
            <w:szCs w:val="20"/>
            <w:rPrChange w:id="18667" w:author="Airat Shigapov" w:date="2021-10-29T16:43:00Z">
              <w:rPr>
                <w:rFonts w:ascii="Consolas" w:hAnsi="Consolas" w:cs="Consolas"/>
                <w:color w:val="000000"/>
                <w:sz w:val="19"/>
                <w:szCs w:val="19"/>
              </w:rPr>
            </w:rPrChange>
          </w:rPr>
          <w:t xml:space="preserve">            </w:t>
        </w:r>
        <w:proofErr w:type="spellStart"/>
        <w:proofErr w:type="gramStart"/>
        <w:r w:rsidRPr="00CA1CA9">
          <w:rPr>
            <w:rFonts w:ascii="Times New Roman" w:hAnsi="Times New Roman" w:cs="Times New Roman"/>
            <w:sz w:val="20"/>
            <w:szCs w:val="20"/>
            <w:rPrChange w:id="18668" w:author="Airat Shigapov" w:date="2021-10-29T16:43:00Z">
              <w:rPr>
                <w:rFonts w:ascii="Consolas" w:hAnsi="Consolas" w:cs="Consolas"/>
                <w:color w:val="0000FF"/>
                <w:sz w:val="19"/>
                <w:szCs w:val="19"/>
              </w:rPr>
            </w:rPrChange>
          </w:rPr>
          <w:t>if</w:t>
        </w:r>
        <w:proofErr w:type="spellEnd"/>
        <w:r w:rsidRPr="00CA1CA9">
          <w:rPr>
            <w:rFonts w:ascii="Times New Roman" w:hAnsi="Times New Roman" w:cs="Times New Roman"/>
            <w:sz w:val="20"/>
            <w:szCs w:val="20"/>
            <w:rPrChange w:id="18669" w:author="Airat Shigapov" w:date="2021-10-29T16:43:00Z">
              <w:rPr>
                <w:rFonts w:ascii="Consolas" w:hAnsi="Consolas" w:cs="Consolas"/>
                <w:color w:val="000000"/>
                <w:sz w:val="19"/>
                <w:szCs w:val="19"/>
              </w:rPr>
            </w:rPrChange>
          </w:rPr>
          <w:t>(</w:t>
        </w:r>
        <w:proofErr w:type="spellStart"/>
        <w:proofErr w:type="gramEnd"/>
        <w:r w:rsidRPr="00CA1CA9">
          <w:rPr>
            <w:rFonts w:ascii="Times New Roman" w:hAnsi="Times New Roman" w:cs="Times New Roman"/>
            <w:sz w:val="20"/>
            <w:szCs w:val="20"/>
            <w:rPrChange w:id="18670" w:author="Airat Shigapov" w:date="2021-10-29T16:43:00Z">
              <w:rPr>
                <w:rFonts w:ascii="Consolas" w:hAnsi="Consolas" w:cs="Consolas"/>
                <w:color w:val="000000"/>
                <w:sz w:val="19"/>
                <w:szCs w:val="19"/>
              </w:rPr>
            </w:rPrChange>
          </w:rPr>
          <w:t>searchBox.Text</w:t>
        </w:r>
        <w:proofErr w:type="spellEnd"/>
        <w:r w:rsidRPr="00CA1CA9">
          <w:rPr>
            <w:rFonts w:ascii="Times New Roman" w:hAnsi="Times New Roman" w:cs="Times New Roman"/>
            <w:sz w:val="20"/>
            <w:szCs w:val="20"/>
            <w:rPrChange w:id="18671" w:author="Airat Shigapov" w:date="2021-10-29T16:43:00Z">
              <w:rPr>
                <w:rFonts w:ascii="Consolas" w:hAnsi="Consolas" w:cs="Consolas"/>
                <w:color w:val="000000"/>
                <w:sz w:val="19"/>
                <w:szCs w:val="19"/>
              </w:rPr>
            </w:rPrChange>
          </w:rPr>
          <w:t xml:space="preserve"> == </w:t>
        </w:r>
        <w:r w:rsidRPr="00CA1CA9">
          <w:rPr>
            <w:rFonts w:ascii="Times New Roman" w:hAnsi="Times New Roman" w:cs="Times New Roman"/>
            <w:sz w:val="20"/>
            <w:szCs w:val="20"/>
            <w:rPrChange w:id="18672" w:author="Airat Shigapov" w:date="2021-10-29T16:43:00Z">
              <w:rPr>
                <w:rFonts w:ascii="Consolas" w:hAnsi="Consolas" w:cs="Consolas"/>
                <w:color w:val="A31515"/>
                <w:sz w:val="19"/>
                <w:szCs w:val="19"/>
              </w:rPr>
            </w:rPrChange>
          </w:rPr>
          <w:t>"Введите название товара"</w:t>
        </w:r>
        <w:r w:rsidRPr="00CA1CA9">
          <w:rPr>
            <w:rFonts w:ascii="Times New Roman" w:hAnsi="Times New Roman" w:cs="Times New Roman"/>
            <w:sz w:val="20"/>
            <w:szCs w:val="20"/>
            <w:rPrChange w:id="18673" w:author="Airat Shigapov" w:date="2021-10-29T16:43:00Z">
              <w:rPr>
                <w:rFonts w:ascii="Consolas" w:hAnsi="Consolas" w:cs="Consolas"/>
                <w:color w:val="000000"/>
                <w:sz w:val="19"/>
                <w:szCs w:val="19"/>
              </w:rPr>
            </w:rPrChange>
          </w:rPr>
          <w:t>)</w:t>
        </w:r>
      </w:ins>
    </w:p>
    <w:p w14:paraId="0E93CCDF" w14:textId="77777777" w:rsidR="00CA1CA9" w:rsidRPr="00CA1CA9" w:rsidRDefault="00CA1CA9" w:rsidP="00CA1CA9">
      <w:pPr>
        <w:autoSpaceDE w:val="0"/>
        <w:autoSpaceDN w:val="0"/>
        <w:adjustRightInd w:val="0"/>
        <w:spacing w:after="0" w:line="240" w:lineRule="auto"/>
        <w:rPr>
          <w:ins w:id="18674" w:author="Airat Shigapov" w:date="2021-10-29T16:43:00Z"/>
          <w:rFonts w:ascii="Times New Roman" w:hAnsi="Times New Roman" w:cs="Times New Roman"/>
          <w:sz w:val="20"/>
          <w:szCs w:val="20"/>
          <w:lang w:val="en-US"/>
          <w:rPrChange w:id="18675" w:author="Airat Shigapov" w:date="2021-10-29T16:43:00Z">
            <w:rPr>
              <w:ins w:id="18676" w:author="Airat Shigapov" w:date="2021-10-29T16:43:00Z"/>
              <w:rFonts w:ascii="Consolas" w:hAnsi="Consolas" w:cs="Consolas"/>
              <w:color w:val="000000"/>
              <w:sz w:val="19"/>
              <w:szCs w:val="19"/>
            </w:rPr>
          </w:rPrChange>
        </w:rPr>
      </w:pPr>
      <w:ins w:id="18677" w:author="Airat Shigapov" w:date="2021-10-29T16:43:00Z">
        <w:r w:rsidRPr="00CA1CA9">
          <w:rPr>
            <w:rFonts w:ascii="Times New Roman" w:hAnsi="Times New Roman" w:cs="Times New Roman"/>
            <w:sz w:val="20"/>
            <w:szCs w:val="20"/>
            <w:rPrChange w:id="18678" w:author="Airat Shigapov" w:date="2021-10-29T16:43:00Z">
              <w:rPr>
                <w:rFonts w:ascii="Consolas" w:hAnsi="Consolas" w:cs="Consolas"/>
                <w:color w:val="000000"/>
                <w:sz w:val="19"/>
                <w:szCs w:val="19"/>
              </w:rPr>
            </w:rPrChange>
          </w:rPr>
          <w:t xml:space="preserve">            </w:t>
        </w:r>
        <w:r w:rsidRPr="00CA1CA9">
          <w:rPr>
            <w:rFonts w:ascii="Times New Roman" w:hAnsi="Times New Roman" w:cs="Times New Roman"/>
            <w:sz w:val="20"/>
            <w:szCs w:val="20"/>
            <w:lang w:val="en-US"/>
            <w:rPrChange w:id="18679" w:author="Airat Shigapov" w:date="2021-10-29T16:43:00Z">
              <w:rPr>
                <w:rFonts w:ascii="Consolas" w:hAnsi="Consolas" w:cs="Consolas"/>
                <w:color w:val="000000"/>
                <w:sz w:val="19"/>
                <w:szCs w:val="19"/>
              </w:rPr>
            </w:rPrChange>
          </w:rPr>
          <w:t>{</w:t>
        </w:r>
      </w:ins>
    </w:p>
    <w:p w14:paraId="57274101" w14:textId="77777777" w:rsidR="00CA1CA9" w:rsidRPr="00CA1CA9" w:rsidRDefault="00CA1CA9" w:rsidP="00CA1CA9">
      <w:pPr>
        <w:autoSpaceDE w:val="0"/>
        <w:autoSpaceDN w:val="0"/>
        <w:adjustRightInd w:val="0"/>
        <w:spacing w:after="0" w:line="240" w:lineRule="auto"/>
        <w:rPr>
          <w:ins w:id="18680" w:author="Airat Shigapov" w:date="2021-10-29T16:43:00Z"/>
          <w:rFonts w:ascii="Times New Roman" w:hAnsi="Times New Roman" w:cs="Times New Roman"/>
          <w:sz w:val="20"/>
          <w:szCs w:val="20"/>
          <w:lang w:val="en-US"/>
          <w:rPrChange w:id="18681" w:author="Airat Shigapov" w:date="2021-10-29T16:43:00Z">
            <w:rPr>
              <w:ins w:id="18682" w:author="Airat Shigapov" w:date="2021-10-29T16:43:00Z"/>
              <w:rFonts w:ascii="Consolas" w:hAnsi="Consolas" w:cs="Consolas"/>
              <w:color w:val="000000"/>
              <w:sz w:val="19"/>
              <w:szCs w:val="19"/>
            </w:rPr>
          </w:rPrChange>
        </w:rPr>
      </w:pPr>
      <w:ins w:id="18683" w:author="Airat Shigapov" w:date="2021-10-29T16:43:00Z">
        <w:r w:rsidRPr="00CA1CA9">
          <w:rPr>
            <w:rFonts w:ascii="Times New Roman" w:hAnsi="Times New Roman" w:cs="Times New Roman"/>
            <w:sz w:val="20"/>
            <w:szCs w:val="20"/>
            <w:lang w:val="en-US"/>
            <w:rPrChange w:id="18684" w:author="Airat Shigapov" w:date="2021-10-29T16:43:00Z">
              <w:rPr>
                <w:rFonts w:ascii="Consolas" w:hAnsi="Consolas" w:cs="Consolas"/>
                <w:color w:val="000000"/>
                <w:sz w:val="19"/>
                <w:szCs w:val="19"/>
              </w:rPr>
            </w:rPrChange>
          </w:rPr>
          <w:t xml:space="preserve">                </w:t>
        </w:r>
        <w:proofErr w:type="spellStart"/>
        <w:r w:rsidRPr="00CA1CA9">
          <w:rPr>
            <w:rFonts w:ascii="Times New Roman" w:hAnsi="Times New Roman" w:cs="Times New Roman"/>
            <w:sz w:val="20"/>
            <w:szCs w:val="20"/>
            <w:lang w:val="en-US"/>
            <w:rPrChange w:id="18685" w:author="Airat Shigapov" w:date="2021-10-29T16:43:00Z">
              <w:rPr>
                <w:rFonts w:ascii="Consolas" w:hAnsi="Consolas" w:cs="Consolas"/>
                <w:color w:val="000000"/>
                <w:sz w:val="19"/>
                <w:szCs w:val="19"/>
              </w:rPr>
            </w:rPrChange>
          </w:rPr>
          <w:t>searchBox.Clear</w:t>
        </w:r>
        <w:proofErr w:type="spellEnd"/>
        <w:r w:rsidRPr="00CA1CA9">
          <w:rPr>
            <w:rFonts w:ascii="Times New Roman" w:hAnsi="Times New Roman" w:cs="Times New Roman"/>
            <w:sz w:val="20"/>
            <w:szCs w:val="20"/>
            <w:lang w:val="en-US"/>
            <w:rPrChange w:id="18686" w:author="Airat Shigapov" w:date="2021-10-29T16:43:00Z">
              <w:rPr>
                <w:rFonts w:ascii="Consolas" w:hAnsi="Consolas" w:cs="Consolas"/>
                <w:color w:val="000000"/>
                <w:sz w:val="19"/>
                <w:szCs w:val="19"/>
              </w:rPr>
            </w:rPrChange>
          </w:rPr>
          <w:t>();</w:t>
        </w:r>
      </w:ins>
    </w:p>
    <w:p w14:paraId="17F5B3D5" w14:textId="77777777" w:rsidR="00CA1CA9" w:rsidRPr="00CA1CA9" w:rsidRDefault="00CA1CA9" w:rsidP="00CA1CA9">
      <w:pPr>
        <w:autoSpaceDE w:val="0"/>
        <w:autoSpaceDN w:val="0"/>
        <w:adjustRightInd w:val="0"/>
        <w:spacing w:after="0" w:line="240" w:lineRule="auto"/>
        <w:rPr>
          <w:ins w:id="18687" w:author="Airat Shigapov" w:date="2021-10-29T16:43:00Z"/>
          <w:rFonts w:ascii="Times New Roman" w:hAnsi="Times New Roman" w:cs="Times New Roman"/>
          <w:sz w:val="20"/>
          <w:szCs w:val="20"/>
          <w:lang w:val="en-US"/>
          <w:rPrChange w:id="18688" w:author="Airat Shigapov" w:date="2021-10-29T16:43:00Z">
            <w:rPr>
              <w:ins w:id="18689" w:author="Airat Shigapov" w:date="2021-10-29T16:43:00Z"/>
              <w:rFonts w:ascii="Consolas" w:hAnsi="Consolas" w:cs="Consolas"/>
              <w:color w:val="000000"/>
              <w:sz w:val="19"/>
              <w:szCs w:val="19"/>
            </w:rPr>
          </w:rPrChange>
        </w:rPr>
      </w:pPr>
      <w:ins w:id="18690" w:author="Airat Shigapov" w:date="2021-10-29T16:43:00Z">
        <w:r w:rsidRPr="00CA1CA9">
          <w:rPr>
            <w:rFonts w:ascii="Times New Roman" w:hAnsi="Times New Roman" w:cs="Times New Roman"/>
            <w:sz w:val="20"/>
            <w:szCs w:val="20"/>
            <w:lang w:val="en-US"/>
            <w:rPrChange w:id="18691" w:author="Airat Shigapov" w:date="2021-10-29T16:43:00Z">
              <w:rPr>
                <w:rFonts w:ascii="Consolas" w:hAnsi="Consolas" w:cs="Consolas"/>
                <w:color w:val="000000"/>
                <w:sz w:val="19"/>
                <w:szCs w:val="19"/>
              </w:rPr>
            </w:rPrChange>
          </w:rPr>
          <w:t xml:space="preserve">                </w:t>
        </w:r>
        <w:proofErr w:type="spellStart"/>
        <w:r w:rsidRPr="00CA1CA9">
          <w:rPr>
            <w:rFonts w:ascii="Times New Roman" w:hAnsi="Times New Roman" w:cs="Times New Roman"/>
            <w:sz w:val="20"/>
            <w:szCs w:val="20"/>
            <w:lang w:val="en-US"/>
            <w:rPrChange w:id="18692" w:author="Airat Shigapov" w:date="2021-10-29T16:43:00Z">
              <w:rPr>
                <w:rFonts w:ascii="Consolas" w:hAnsi="Consolas" w:cs="Consolas"/>
                <w:color w:val="000000"/>
                <w:sz w:val="19"/>
                <w:szCs w:val="19"/>
              </w:rPr>
            </w:rPrChange>
          </w:rPr>
          <w:t>searchBox.Foreground</w:t>
        </w:r>
        <w:proofErr w:type="spellEnd"/>
        <w:r w:rsidRPr="00CA1CA9">
          <w:rPr>
            <w:rFonts w:ascii="Times New Roman" w:hAnsi="Times New Roman" w:cs="Times New Roman"/>
            <w:sz w:val="20"/>
            <w:szCs w:val="20"/>
            <w:lang w:val="en-US"/>
            <w:rPrChange w:id="18693" w:author="Airat Shigapov" w:date="2021-10-29T16:43:00Z">
              <w:rPr>
                <w:rFonts w:ascii="Consolas" w:hAnsi="Consolas" w:cs="Consolas"/>
                <w:color w:val="000000"/>
                <w:sz w:val="19"/>
                <w:szCs w:val="19"/>
              </w:rPr>
            </w:rPrChange>
          </w:rPr>
          <w:t xml:space="preserve"> = </w:t>
        </w:r>
        <w:proofErr w:type="spellStart"/>
        <w:r w:rsidRPr="00CA1CA9">
          <w:rPr>
            <w:rFonts w:ascii="Times New Roman" w:hAnsi="Times New Roman" w:cs="Times New Roman"/>
            <w:sz w:val="20"/>
            <w:szCs w:val="20"/>
            <w:lang w:val="en-US"/>
            <w:rPrChange w:id="18694" w:author="Airat Shigapov" w:date="2021-10-29T16:43:00Z">
              <w:rPr>
                <w:rFonts w:ascii="Consolas" w:hAnsi="Consolas" w:cs="Consolas"/>
                <w:color w:val="000000"/>
                <w:sz w:val="19"/>
                <w:szCs w:val="19"/>
              </w:rPr>
            </w:rPrChange>
          </w:rPr>
          <w:t>Brushes.Black</w:t>
        </w:r>
        <w:proofErr w:type="spellEnd"/>
        <w:r w:rsidRPr="00CA1CA9">
          <w:rPr>
            <w:rFonts w:ascii="Times New Roman" w:hAnsi="Times New Roman" w:cs="Times New Roman"/>
            <w:sz w:val="20"/>
            <w:szCs w:val="20"/>
            <w:lang w:val="en-US"/>
            <w:rPrChange w:id="18695" w:author="Airat Shigapov" w:date="2021-10-29T16:43:00Z">
              <w:rPr>
                <w:rFonts w:ascii="Consolas" w:hAnsi="Consolas" w:cs="Consolas"/>
                <w:color w:val="000000"/>
                <w:sz w:val="19"/>
                <w:szCs w:val="19"/>
              </w:rPr>
            </w:rPrChange>
          </w:rPr>
          <w:t>;</w:t>
        </w:r>
      </w:ins>
    </w:p>
    <w:p w14:paraId="4800BE82" w14:textId="77777777" w:rsidR="00CA1CA9" w:rsidRPr="00CA1CA9" w:rsidRDefault="00CA1CA9" w:rsidP="00CA1CA9">
      <w:pPr>
        <w:autoSpaceDE w:val="0"/>
        <w:autoSpaceDN w:val="0"/>
        <w:adjustRightInd w:val="0"/>
        <w:spacing w:after="0" w:line="240" w:lineRule="auto"/>
        <w:rPr>
          <w:ins w:id="18696" w:author="Airat Shigapov" w:date="2021-10-29T16:43:00Z"/>
          <w:rFonts w:ascii="Times New Roman" w:hAnsi="Times New Roman" w:cs="Times New Roman"/>
          <w:sz w:val="20"/>
          <w:szCs w:val="20"/>
          <w:lang w:val="en-US"/>
          <w:rPrChange w:id="18697" w:author="Airat Shigapov" w:date="2021-10-29T16:43:00Z">
            <w:rPr>
              <w:ins w:id="18698" w:author="Airat Shigapov" w:date="2021-10-29T16:43:00Z"/>
              <w:rFonts w:ascii="Consolas" w:hAnsi="Consolas" w:cs="Consolas"/>
              <w:color w:val="000000"/>
              <w:sz w:val="19"/>
              <w:szCs w:val="19"/>
            </w:rPr>
          </w:rPrChange>
        </w:rPr>
      </w:pPr>
      <w:ins w:id="18699" w:author="Airat Shigapov" w:date="2021-10-29T16:43:00Z">
        <w:r w:rsidRPr="00CA1CA9">
          <w:rPr>
            <w:rFonts w:ascii="Times New Roman" w:hAnsi="Times New Roman" w:cs="Times New Roman"/>
            <w:sz w:val="20"/>
            <w:szCs w:val="20"/>
            <w:lang w:val="en-US"/>
            <w:rPrChange w:id="18700" w:author="Airat Shigapov" w:date="2021-10-29T16:43:00Z">
              <w:rPr>
                <w:rFonts w:ascii="Consolas" w:hAnsi="Consolas" w:cs="Consolas"/>
                <w:color w:val="000000"/>
                <w:sz w:val="19"/>
                <w:szCs w:val="19"/>
              </w:rPr>
            </w:rPrChange>
          </w:rPr>
          <w:t xml:space="preserve">            }</w:t>
        </w:r>
      </w:ins>
    </w:p>
    <w:p w14:paraId="5F9949AE" w14:textId="77777777" w:rsidR="00CA1CA9" w:rsidRPr="00CA1CA9" w:rsidRDefault="00CA1CA9" w:rsidP="00CA1CA9">
      <w:pPr>
        <w:autoSpaceDE w:val="0"/>
        <w:autoSpaceDN w:val="0"/>
        <w:adjustRightInd w:val="0"/>
        <w:spacing w:after="0" w:line="240" w:lineRule="auto"/>
        <w:rPr>
          <w:ins w:id="18701" w:author="Airat Shigapov" w:date="2021-10-29T16:43:00Z"/>
          <w:rFonts w:ascii="Times New Roman" w:hAnsi="Times New Roman" w:cs="Times New Roman"/>
          <w:sz w:val="20"/>
          <w:szCs w:val="20"/>
          <w:lang w:val="en-US"/>
          <w:rPrChange w:id="18702" w:author="Airat Shigapov" w:date="2021-10-29T16:43:00Z">
            <w:rPr>
              <w:ins w:id="18703" w:author="Airat Shigapov" w:date="2021-10-29T16:43:00Z"/>
              <w:rFonts w:ascii="Consolas" w:hAnsi="Consolas" w:cs="Consolas"/>
              <w:color w:val="000000"/>
              <w:sz w:val="19"/>
              <w:szCs w:val="19"/>
            </w:rPr>
          </w:rPrChange>
        </w:rPr>
      </w:pPr>
      <w:ins w:id="18704" w:author="Airat Shigapov" w:date="2021-10-29T16:43:00Z">
        <w:r w:rsidRPr="00CA1CA9">
          <w:rPr>
            <w:rFonts w:ascii="Times New Roman" w:hAnsi="Times New Roman" w:cs="Times New Roman"/>
            <w:sz w:val="20"/>
            <w:szCs w:val="20"/>
            <w:lang w:val="en-US"/>
            <w:rPrChange w:id="18705" w:author="Airat Shigapov" w:date="2021-10-29T16:43:00Z">
              <w:rPr>
                <w:rFonts w:ascii="Consolas" w:hAnsi="Consolas" w:cs="Consolas"/>
                <w:color w:val="000000"/>
                <w:sz w:val="19"/>
                <w:szCs w:val="19"/>
              </w:rPr>
            </w:rPrChange>
          </w:rPr>
          <w:t xml:space="preserve">           </w:t>
        </w:r>
      </w:ins>
    </w:p>
    <w:p w14:paraId="16AC8ADB" w14:textId="77777777" w:rsidR="00CA1CA9" w:rsidRPr="00CA1CA9" w:rsidRDefault="00CA1CA9" w:rsidP="00CA1CA9">
      <w:pPr>
        <w:autoSpaceDE w:val="0"/>
        <w:autoSpaceDN w:val="0"/>
        <w:adjustRightInd w:val="0"/>
        <w:spacing w:after="0" w:line="240" w:lineRule="auto"/>
        <w:rPr>
          <w:ins w:id="18706" w:author="Airat Shigapov" w:date="2021-10-29T16:43:00Z"/>
          <w:rFonts w:ascii="Times New Roman" w:hAnsi="Times New Roman" w:cs="Times New Roman"/>
          <w:sz w:val="20"/>
          <w:szCs w:val="20"/>
          <w:lang w:val="en-US"/>
          <w:rPrChange w:id="18707" w:author="Airat Shigapov" w:date="2021-10-29T16:43:00Z">
            <w:rPr>
              <w:ins w:id="18708" w:author="Airat Shigapov" w:date="2021-10-29T16:43:00Z"/>
              <w:rFonts w:ascii="Consolas" w:hAnsi="Consolas" w:cs="Consolas"/>
              <w:color w:val="000000"/>
              <w:sz w:val="19"/>
              <w:szCs w:val="19"/>
            </w:rPr>
          </w:rPrChange>
        </w:rPr>
      </w:pPr>
      <w:ins w:id="18709" w:author="Airat Shigapov" w:date="2021-10-29T16:43:00Z">
        <w:r w:rsidRPr="00CA1CA9">
          <w:rPr>
            <w:rFonts w:ascii="Times New Roman" w:hAnsi="Times New Roman" w:cs="Times New Roman"/>
            <w:sz w:val="20"/>
            <w:szCs w:val="20"/>
            <w:lang w:val="en-US"/>
            <w:rPrChange w:id="18710" w:author="Airat Shigapov" w:date="2021-10-29T16:43:00Z">
              <w:rPr>
                <w:rFonts w:ascii="Consolas" w:hAnsi="Consolas" w:cs="Consolas"/>
                <w:color w:val="000000"/>
                <w:sz w:val="19"/>
                <w:szCs w:val="19"/>
              </w:rPr>
            </w:rPrChange>
          </w:rPr>
          <w:t xml:space="preserve">        }</w:t>
        </w:r>
      </w:ins>
    </w:p>
    <w:p w14:paraId="7457A396" w14:textId="77777777" w:rsidR="00CA1CA9" w:rsidRPr="00CA1CA9" w:rsidRDefault="00CA1CA9" w:rsidP="00CA1CA9">
      <w:pPr>
        <w:autoSpaceDE w:val="0"/>
        <w:autoSpaceDN w:val="0"/>
        <w:adjustRightInd w:val="0"/>
        <w:spacing w:after="0" w:line="240" w:lineRule="auto"/>
        <w:rPr>
          <w:ins w:id="18711" w:author="Airat Shigapov" w:date="2021-10-29T16:43:00Z"/>
          <w:rFonts w:ascii="Times New Roman" w:hAnsi="Times New Roman" w:cs="Times New Roman"/>
          <w:sz w:val="20"/>
          <w:szCs w:val="20"/>
          <w:lang w:val="en-US"/>
          <w:rPrChange w:id="18712" w:author="Airat Shigapov" w:date="2021-10-29T16:43:00Z">
            <w:rPr>
              <w:ins w:id="18713" w:author="Airat Shigapov" w:date="2021-10-29T16:43:00Z"/>
              <w:rFonts w:ascii="Consolas" w:hAnsi="Consolas" w:cs="Consolas"/>
              <w:color w:val="000000"/>
              <w:sz w:val="19"/>
              <w:szCs w:val="19"/>
            </w:rPr>
          </w:rPrChange>
        </w:rPr>
      </w:pPr>
    </w:p>
    <w:p w14:paraId="612B9BE3" w14:textId="77777777" w:rsidR="00CA1CA9" w:rsidRPr="00CA1CA9" w:rsidRDefault="00CA1CA9" w:rsidP="00CA1CA9">
      <w:pPr>
        <w:autoSpaceDE w:val="0"/>
        <w:autoSpaceDN w:val="0"/>
        <w:adjustRightInd w:val="0"/>
        <w:spacing w:after="0" w:line="240" w:lineRule="auto"/>
        <w:rPr>
          <w:ins w:id="18714" w:author="Airat Shigapov" w:date="2021-10-29T16:43:00Z"/>
          <w:rFonts w:ascii="Times New Roman" w:hAnsi="Times New Roman" w:cs="Times New Roman"/>
          <w:sz w:val="20"/>
          <w:szCs w:val="20"/>
          <w:lang w:val="en-US"/>
          <w:rPrChange w:id="18715" w:author="Airat Shigapov" w:date="2021-10-29T16:43:00Z">
            <w:rPr>
              <w:ins w:id="18716" w:author="Airat Shigapov" w:date="2021-10-29T16:43:00Z"/>
              <w:rFonts w:ascii="Consolas" w:hAnsi="Consolas" w:cs="Consolas"/>
              <w:color w:val="000000"/>
              <w:sz w:val="19"/>
              <w:szCs w:val="19"/>
            </w:rPr>
          </w:rPrChange>
        </w:rPr>
      </w:pPr>
      <w:ins w:id="18717" w:author="Airat Shigapov" w:date="2021-10-29T16:43:00Z">
        <w:r w:rsidRPr="00CA1CA9">
          <w:rPr>
            <w:rFonts w:ascii="Times New Roman" w:hAnsi="Times New Roman" w:cs="Times New Roman"/>
            <w:sz w:val="20"/>
            <w:szCs w:val="20"/>
            <w:lang w:val="en-US"/>
            <w:rPrChange w:id="18718" w:author="Airat Shigapov" w:date="2021-10-29T16:43:00Z">
              <w:rPr>
                <w:rFonts w:ascii="Consolas" w:hAnsi="Consolas" w:cs="Consolas"/>
                <w:color w:val="000000"/>
                <w:sz w:val="19"/>
                <w:szCs w:val="19"/>
              </w:rPr>
            </w:rPrChange>
          </w:rPr>
          <w:t xml:space="preserve">        </w:t>
        </w:r>
        <w:r w:rsidRPr="00CA1CA9">
          <w:rPr>
            <w:rFonts w:ascii="Times New Roman" w:hAnsi="Times New Roman" w:cs="Times New Roman"/>
            <w:sz w:val="20"/>
            <w:szCs w:val="20"/>
            <w:lang w:val="en-US"/>
            <w:rPrChange w:id="18719" w:author="Airat Shigapov" w:date="2021-10-29T16:43:00Z">
              <w:rPr>
                <w:rFonts w:ascii="Consolas" w:hAnsi="Consolas" w:cs="Consolas"/>
                <w:color w:val="0000FF"/>
                <w:sz w:val="19"/>
                <w:szCs w:val="19"/>
              </w:rPr>
            </w:rPrChange>
          </w:rPr>
          <w:t>private</w:t>
        </w:r>
        <w:r w:rsidRPr="00CA1CA9">
          <w:rPr>
            <w:rFonts w:ascii="Times New Roman" w:hAnsi="Times New Roman" w:cs="Times New Roman"/>
            <w:sz w:val="20"/>
            <w:szCs w:val="20"/>
            <w:lang w:val="en-US"/>
            <w:rPrChange w:id="18720" w:author="Airat Shigapov" w:date="2021-10-29T16:43:00Z">
              <w:rPr>
                <w:rFonts w:ascii="Consolas" w:hAnsi="Consolas" w:cs="Consolas"/>
                <w:color w:val="000000"/>
                <w:sz w:val="19"/>
                <w:szCs w:val="19"/>
              </w:rPr>
            </w:rPrChange>
          </w:rPr>
          <w:t xml:space="preserve"> </w:t>
        </w:r>
        <w:r w:rsidRPr="00CA1CA9">
          <w:rPr>
            <w:rFonts w:ascii="Times New Roman" w:hAnsi="Times New Roman" w:cs="Times New Roman"/>
            <w:sz w:val="20"/>
            <w:szCs w:val="20"/>
            <w:lang w:val="en-US"/>
            <w:rPrChange w:id="18721" w:author="Airat Shigapov" w:date="2021-10-29T16:43:00Z">
              <w:rPr>
                <w:rFonts w:ascii="Consolas" w:hAnsi="Consolas" w:cs="Consolas"/>
                <w:color w:val="0000FF"/>
                <w:sz w:val="19"/>
                <w:szCs w:val="19"/>
              </w:rPr>
            </w:rPrChange>
          </w:rPr>
          <w:t>void</w:t>
        </w:r>
        <w:r w:rsidRPr="00CA1CA9">
          <w:rPr>
            <w:rFonts w:ascii="Times New Roman" w:hAnsi="Times New Roman" w:cs="Times New Roman"/>
            <w:sz w:val="20"/>
            <w:szCs w:val="20"/>
            <w:lang w:val="en-US"/>
            <w:rPrChange w:id="18722" w:author="Airat Shigapov" w:date="2021-10-29T16:43:00Z">
              <w:rPr>
                <w:rFonts w:ascii="Consolas" w:hAnsi="Consolas" w:cs="Consolas"/>
                <w:color w:val="000000"/>
                <w:sz w:val="19"/>
                <w:szCs w:val="19"/>
              </w:rPr>
            </w:rPrChange>
          </w:rPr>
          <w:t xml:space="preserve"> </w:t>
        </w:r>
        <w:proofErr w:type="spellStart"/>
        <w:r w:rsidRPr="00CA1CA9">
          <w:rPr>
            <w:rFonts w:ascii="Times New Roman" w:hAnsi="Times New Roman" w:cs="Times New Roman"/>
            <w:sz w:val="20"/>
            <w:szCs w:val="20"/>
            <w:lang w:val="en-US"/>
            <w:rPrChange w:id="18723" w:author="Airat Shigapov" w:date="2021-10-29T16:43:00Z">
              <w:rPr>
                <w:rFonts w:ascii="Consolas" w:hAnsi="Consolas" w:cs="Consolas"/>
                <w:color w:val="000000"/>
                <w:sz w:val="19"/>
                <w:szCs w:val="19"/>
              </w:rPr>
            </w:rPrChange>
          </w:rPr>
          <w:t>searchBox_</w:t>
        </w:r>
        <w:proofErr w:type="gramStart"/>
        <w:r w:rsidRPr="00CA1CA9">
          <w:rPr>
            <w:rFonts w:ascii="Times New Roman" w:hAnsi="Times New Roman" w:cs="Times New Roman"/>
            <w:sz w:val="20"/>
            <w:szCs w:val="20"/>
            <w:lang w:val="en-US"/>
            <w:rPrChange w:id="18724" w:author="Airat Shigapov" w:date="2021-10-29T16:43:00Z">
              <w:rPr>
                <w:rFonts w:ascii="Consolas" w:hAnsi="Consolas" w:cs="Consolas"/>
                <w:color w:val="000000"/>
                <w:sz w:val="19"/>
                <w:szCs w:val="19"/>
              </w:rPr>
            </w:rPrChange>
          </w:rPr>
          <w:t>LostFocus</w:t>
        </w:r>
        <w:proofErr w:type="spellEnd"/>
        <w:r w:rsidRPr="00CA1CA9">
          <w:rPr>
            <w:rFonts w:ascii="Times New Roman" w:hAnsi="Times New Roman" w:cs="Times New Roman"/>
            <w:sz w:val="20"/>
            <w:szCs w:val="20"/>
            <w:lang w:val="en-US"/>
            <w:rPrChange w:id="18725" w:author="Airat Shigapov" w:date="2021-10-29T16:43:00Z">
              <w:rPr>
                <w:rFonts w:ascii="Consolas" w:hAnsi="Consolas" w:cs="Consolas"/>
                <w:color w:val="000000"/>
                <w:sz w:val="19"/>
                <w:szCs w:val="19"/>
              </w:rPr>
            </w:rPrChange>
          </w:rPr>
          <w:t>(</w:t>
        </w:r>
        <w:proofErr w:type="gramEnd"/>
        <w:r w:rsidRPr="00CA1CA9">
          <w:rPr>
            <w:rFonts w:ascii="Times New Roman" w:hAnsi="Times New Roman" w:cs="Times New Roman"/>
            <w:sz w:val="20"/>
            <w:szCs w:val="20"/>
            <w:lang w:val="en-US"/>
            <w:rPrChange w:id="18726" w:author="Airat Shigapov" w:date="2021-10-29T16:43:00Z">
              <w:rPr>
                <w:rFonts w:ascii="Consolas" w:hAnsi="Consolas" w:cs="Consolas"/>
                <w:color w:val="0000FF"/>
                <w:sz w:val="19"/>
                <w:szCs w:val="19"/>
              </w:rPr>
            </w:rPrChange>
          </w:rPr>
          <w:t>object</w:t>
        </w:r>
        <w:r w:rsidRPr="00CA1CA9">
          <w:rPr>
            <w:rFonts w:ascii="Times New Roman" w:hAnsi="Times New Roman" w:cs="Times New Roman"/>
            <w:sz w:val="20"/>
            <w:szCs w:val="20"/>
            <w:lang w:val="en-US"/>
            <w:rPrChange w:id="18727" w:author="Airat Shigapov" w:date="2021-10-29T16:43:00Z">
              <w:rPr>
                <w:rFonts w:ascii="Consolas" w:hAnsi="Consolas" w:cs="Consolas"/>
                <w:color w:val="000000"/>
                <w:sz w:val="19"/>
                <w:szCs w:val="19"/>
              </w:rPr>
            </w:rPrChange>
          </w:rPr>
          <w:t xml:space="preserve"> sender, </w:t>
        </w:r>
        <w:proofErr w:type="spellStart"/>
        <w:r w:rsidRPr="00CA1CA9">
          <w:rPr>
            <w:rFonts w:ascii="Times New Roman" w:hAnsi="Times New Roman" w:cs="Times New Roman"/>
            <w:sz w:val="20"/>
            <w:szCs w:val="20"/>
            <w:lang w:val="en-US"/>
            <w:rPrChange w:id="18728" w:author="Airat Shigapov" w:date="2021-10-29T16:43:00Z">
              <w:rPr>
                <w:rFonts w:ascii="Consolas" w:hAnsi="Consolas" w:cs="Consolas"/>
                <w:color w:val="000000"/>
                <w:sz w:val="19"/>
                <w:szCs w:val="19"/>
              </w:rPr>
            </w:rPrChange>
          </w:rPr>
          <w:t>RoutedEventArgs</w:t>
        </w:r>
        <w:proofErr w:type="spellEnd"/>
        <w:r w:rsidRPr="00CA1CA9">
          <w:rPr>
            <w:rFonts w:ascii="Times New Roman" w:hAnsi="Times New Roman" w:cs="Times New Roman"/>
            <w:sz w:val="20"/>
            <w:szCs w:val="20"/>
            <w:lang w:val="en-US"/>
            <w:rPrChange w:id="18729" w:author="Airat Shigapov" w:date="2021-10-29T16:43:00Z">
              <w:rPr>
                <w:rFonts w:ascii="Consolas" w:hAnsi="Consolas" w:cs="Consolas"/>
                <w:color w:val="000000"/>
                <w:sz w:val="19"/>
                <w:szCs w:val="19"/>
              </w:rPr>
            </w:rPrChange>
          </w:rPr>
          <w:t xml:space="preserve"> e)</w:t>
        </w:r>
      </w:ins>
    </w:p>
    <w:p w14:paraId="610850F8" w14:textId="77777777" w:rsidR="00CA1CA9" w:rsidRPr="00CA1CA9" w:rsidRDefault="00CA1CA9" w:rsidP="00CA1CA9">
      <w:pPr>
        <w:autoSpaceDE w:val="0"/>
        <w:autoSpaceDN w:val="0"/>
        <w:adjustRightInd w:val="0"/>
        <w:spacing w:after="0" w:line="240" w:lineRule="auto"/>
        <w:rPr>
          <w:ins w:id="18730" w:author="Airat Shigapov" w:date="2021-10-29T16:43:00Z"/>
          <w:rFonts w:ascii="Times New Roman" w:hAnsi="Times New Roman" w:cs="Times New Roman"/>
          <w:sz w:val="20"/>
          <w:szCs w:val="20"/>
          <w:lang w:val="en-US"/>
          <w:rPrChange w:id="18731" w:author="Airat Shigapov" w:date="2021-10-29T16:43:00Z">
            <w:rPr>
              <w:ins w:id="18732" w:author="Airat Shigapov" w:date="2021-10-29T16:43:00Z"/>
              <w:rFonts w:ascii="Consolas" w:hAnsi="Consolas" w:cs="Consolas"/>
              <w:color w:val="000000"/>
              <w:sz w:val="19"/>
              <w:szCs w:val="19"/>
            </w:rPr>
          </w:rPrChange>
        </w:rPr>
      </w:pPr>
      <w:ins w:id="18733" w:author="Airat Shigapov" w:date="2021-10-29T16:43:00Z">
        <w:r w:rsidRPr="00CA1CA9">
          <w:rPr>
            <w:rFonts w:ascii="Times New Roman" w:hAnsi="Times New Roman" w:cs="Times New Roman"/>
            <w:sz w:val="20"/>
            <w:szCs w:val="20"/>
            <w:lang w:val="en-US"/>
            <w:rPrChange w:id="18734" w:author="Airat Shigapov" w:date="2021-10-29T16:43:00Z">
              <w:rPr>
                <w:rFonts w:ascii="Consolas" w:hAnsi="Consolas" w:cs="Consolas"/>
                <w:color w:val="000000"/>
                <w:sz w:val="19"/>
                <w:szCs w:val="19"/>
              </w:rPr>
            </w:rPrChange>
          </w:rPr>
          <w:t xml:space="preserve">        {</w:t>
        </w:r>
      </w:ins>
    </w:p>
    <w:p w14:paraId="17171D74" w14:textId="77777777" w:rsidR="00CA1CA9" w:rsidRPr="00CA1CA9" w:rsidRDefault="00CA1CA9" w:rsidP="00CA1CA9">
      <w:pPr>
        <w:autoSpaceDE w:val="0"/>
        <w:autoSpaceDN w:val="0"/>
        <w:adjustRightInd w:val="0"/>
        <w:spacing w:after="0" w:line="240" w:lineRule="auto"/>
        <w:rPr>
          <w:ins w:id="18735" w:author="Airat Shigapov" w:date="2021-10-29T16:43:00Z"/>
          <w:rFonts w:ascii="Times New Roman" w:hAnsi="Times New Roman" w:cs="Times New Roman"/>
          <w:sz w:val="20"/>
          <w:szCs w:val="20"/>
          <w:lang w:val="en-US"/>
          <w:rPrChange w:id="18736" w:author="Airat Shigapov" w:date="2021-10-29T16:43:00Z">
            <w:rPr>
              <w:ins w:id="18737" w:author="Airat Shigapov" w:date="2021-10-29T16:43:00Z"/>
              <w:rFonts w:ascii="Consolas" w:hAnsi="Consolas" w:cs="Consolas"/>
              <w:color w:val="000000"/>
              <w:sz w:val="19"/>
              <w:szCs w:val="19"/>
            </w:rPr>
          </w:rPrChange>
        </w:rPr>
      </w:pPr>
      <w:ins w:id="18738" w:author="Airat Shigapov" w:date="2021-10-29T16:43:00Z">
        <w:r w:rsidRPr="00CA1CA9">
          <w:rPr>
            <w:rFonts w:ascii="Times New Roman" w:hAnsi="Times New Roman" w:cs="Times New Roman"/>
            <w:sz w:val="20"/>
            <w:szCs w:val="20"/>
            <w:lang w:val="en-US"/>
            <w:rPrChange w:id="18739" w:author="Airat Shigapov" w:date="2021-10-29T16:43:00Z">
              <w:rPr>
                <w:rFonts w:ascii="Consolas" w:hAnsi="Consolas" w:cs="Consolas"/>
                <w:color w:val="000000"/>
                <w:sz w:val="19"/>
                <w:szCs w:val="19"/>
              </w:rPr>
            </w:rPrChange>
          </w:rPr>
          <w:t xml:space="preserve">          </w:t>
        </w:r>
      </w:ins>
    </w:p>
    <w:p w14:paraId="6CD19912" w14:textId="77777777" w:rsidR="00CA1CA9" w:rsidRPr="00CA1CA9" w:rsidRDefault="00CA1CA9" w:rsidP="00CA1CA9">
      <w:pPr>
        <w:autoSpaceDE w:val="0"/>
        <w:autoSpaceDN w:val="0"/>
        <w:adjustRightInd w:val="0"/>
        <w:spacing w:after="0" w:line="240" w:lineRule="auto"/>
        <w:rPr>
          <w:ins w:id="18740" w:author="Airat Shigapov" w:date="2021-10-29T16:43:00Z"/>
          <w:rFonts w:ascii="Times New Roman" w:hAnsi="Times New Roman" w:cs="Times New Roman"/>
          <w:sz w:val="20"/>
          <w:szCs w:val="20"/>
          <w:lang w:val="en-US"/>
          <w:rPrChange w:id="18741" w:author="Airat Shigapov" w:date="2021-10-29T16:43:00Z">
            <w:rPr>
              <w:ins w:id="18742" w:author="Airat Shigapov" w:date="2021-10-29T16:43:00Z"/>
              <w:rFonts w:ascii="Consolas" w:hAnsi="Consolas" w:cs="Consolas"/>
              <w:color w:val="000000"/>
              <w:sz w:val="19"/>
              <w:szCs w:val="19"/>
            </w:rPr>
          </w:rPrChange>
        </w:rPr>
      </w:pPr>
      <w:ins w:id="18743" w:author="Airat Shigapov" w:date="2021-10-29T16:43:00Z">
        <w:r w:rsidRPr="00CA1CA9">
          <w:rPr>
            <w:rFonts w:ascii="Times New Roman" w:hAnsi="Times New Roman" w:cs="Times New Roman"/>
            <w:sz w:val="20"/>
            <w:szCs w:val="20"/>
            <w:lang w:val="en-US"/>
            <w:rPrChange w:id="18744" w:author="Airat Shigapov" w:date="2021-10-29T16:43:00Z">
              <w:rPr>
                <w:rFonts w:ascii="Consolas" w:hAnsi="Consolas" w:cs="Consolas"/>
                <w:color w:val="000000"/>
                <w:sz w:val="19"/>
                <w:szCs w:val="19"/>
              </w:rPr>
            </w:rPrChange>
          </w:rPr>
          <w:t xml:space="preserve">            </w:t>
        </w:r>
        <w:r w:rsidRPr="00CA1CA9">
          <w:rPr>
            <w:rFonts w:ascii="Times New Roman" w:hAnsi="Times New Roman" w:cs="Times New Roman"/>
            <w:sz w:val="20"/>
            <w:szCs w:val="20"/>
            <w:lang w:val="en-US"/>
            <w:rPrChange w:id="18745" w:author="Airat Shigapov" w:date="2021-10-29T16:43:00Z">
              <w:rPr>
                <w:rFonts w:ascii="Consolas" w:hAnsi="Consolas" w:cs="Consolas"/>
                <w:color w:val="0000FF"/>
                <w:sz w:val="19"/>
                <w:szCs w:val="19"/>
              </w:rPr>
            </w:rPrChange>
          </w:rPr>
          <w:t>if</w:t>
        </w:r>
        <w:r w:rsidRPr="00CA1CA9">
          <w:rPr>
            <w:rFonts w:ascii="Times New Roman" w:hAnsi="Times New Roman" w:cs="Times New Roman"/>
            <w:sz w:val="20"/>
            <w:szCs w:val="20"/>
            <w:lang w:val="en-US"/>
            <w:rPrChange w:id="18746" w:author="Airat Shigapov" w:date="2021-10-29T16:43:00Z">
              <w:rPr>
                <w:rFonts w:ascii="Consolas" w:hAnsi="Consolas" w:cs="Consolas"/>
                <w:color w:val="000000"/>
                <w:sz w:val="19"/>
                <w:szCs w:val="19"/>
              </w:rPr>
            </w:rPrChange>
          </w:rPr>
          <w:t xml:space="preserve"> (</w:t>
        </w:r>
        <w:proofErr w:type="spellStart"/>
        <w:proofErr w:type="gramStart"/>
        <w:r w:rsidRPr="00CA1CA9">
          <w:rPr>
            <w:rFonts w:ascii="Times New Roman" w:hAnsi="Times New Roman" w:cs="Times New Roman"/>
            <w:sz w:val="20"/>
            <w:szCs w:val="20"/>
            <w:lang w:val="en-US"/>
            <w:rPrChange w:id="18747" w:author="Airat Shigapov" w:date="2021-10-29T16:43:00Z">
              <w:rPr>
                <w:rFonts w:ascii="Consolas" w:hAnsi="Consolas" w:cs="Consolas"/>
                <w:color w:val="000000"/>
                <w:sz w:val="19"/>
                <w:szCs w:val="19"/>
              </w:rPr>
            </w:rPrChange>
          </w:rPr>
          <w:t>searchBox.Text.Length</w:t>
        </w:r>
        <w:proofErr w:type="spellEnd"/>
        <w:proofErr w:type="gramEnd"/>
        <w:r w:rsidRPr="00CA1CA9">
          <w:rPr>
            <w:rFonts w:ascii="Times New Roman" w:hAnsi="Times New Roman" w:cs="Times New Roman"/>
            <w:sz w:val="20"/>
            <w:szCs w:val="20"/>
            <w:lang w:val="en-US"/>
            <w:rPrChange w:id="18748" w:author="Airat Shigapov" w:date="2021-10-29T16:43:00Z">
              <w:rPr>
                <w:rFonts w:ascii="Consolas" w:hAnsi="Consolas" w:cs="Consolas"/>
                <w:color w:val="000000"/>
                <w:sz w:val="19"/>
                <w:szCs w:val="19"/>
              </w:rPr>
            </w:rPrChange>
          </w:rPr>
          <w:t xml:space="preserve"> == 0)</w:t>
        </w:r>
      </w:ins>
    </w:p>
    <w:p w14:paraId="3FEA2EA4" w14:textId="77777777" w:rsidR="00CA1CA9" w:rsidRPr="00CA1CA9" w:rsidRDefault="00CA1CA9" w:rsidP="00CA1CA9">
      <w:pPr>
        <w:autoSpaceDE w:val="0"/>
        <w:autoSpaceDN w:val="0"/>
        <w:adjustRightInd w:val="0"/>
        <w:spacing w:after="0" w:line="240" w:lineRule="auto"/>
        <w:rPr>
          <w:ins w:id="18749" w:author="Airat Shigapov" w:date="2021-10-29T16:43:00Z"/>
          <w:rFonts w:ascii="Times New Roman" w:hAnsi="Times New Roman" w:cs="Times New Roman"/>
          <w:sz w:val="20"/>
          <w:szCs w:val="20"/>
          <w:lang w:val="en-US"/>
          <w:rPrChange w:id="18750" w:author="Airat Shigapov" w:date="2021-10-29T16:43:00Z">
            <w:rPr>
              <w:ins w:id="18751" w:author="Airat Shigapov" w:date="2021-10-29T16:43:00Z"/>
              <w:rFonts w:ascii="Consolas" w:hAnsi="Consolas" w:cs="Consolas"/>
              <w:color w:val="000000"/>
              <w:sz w:val="19"/>
              <w:szCs w:val="19"/>
            </w:rPr>
          </w:rPrChange>
        </w:rPr>
      </w:pPr>
      <w:ins w:id="18752" w:author="Airat Shigapov" w:date="2021-10-29T16:43:00Z">
        <w:r w:rsidRPr="00CA1CA9">
          <w:rPr>
            <w:rFonts w:ascii="Times New Roman" w:hAnsi="Times New Roman" w:cs="Times New Roman"/>
            <w:sz w:val="20"/>
            <w:szCs w:val="20"/>
            <w:lang w:val="en-US"/>
            <w:rPrChange w:id="18753" w:author="Airat Shigapov" w:date="2021-10-29T16:43:00Z">
              <w:rPr>
                <w:rFonts w:ascii="Consolas" w:hAnsi="Consolas" w:cs="Consolas"/>
                <w:color w:val="000000"/>
                <w:sz w:val="19"/>
                <w:szCs w:val="19"/>
              </w:rPr>
            </w:rPrChange>
          </w:rPr>
          <w:t xml:space="preserve">            {</w:t>
        </w:r>
      </w:ins>
    </w:p>
    <w:p w14:paraId="160C2106" w14:textId="77777777" w:rsidR="00CA1CA9" w:rsidRPr="00CA1CA9" w:rsidRDefault="00CA1CA9" w:rsidP="00CA1CA9">
      <w:pPr>
        <w:autoSpaceDE w:val="0"/>
        <w:autoSpaceDN w:val="0"/>
        <w:adjustRightInd w:val="0"/>
        <w:spacing w:after="0" w:line="240" w:lineRule="auto"/>
        <w:rPr>
          <w:ins w:id="18754" w:author="Airat Shigapov" w:date="2021-10-29T16:43:00Z"/>
          <w:rFonts w:ascii="Times New Roman" w:hAnsi="Times New Roman" w:cs="Times New Roman"/>
          <w:sz w:val="20"/>
          <w:szCs w:val="20"/>
          <w:lang w:val="en-US"/>
          <w:rPrChange w:id="18755" w:author="Airat Shigapov" w:date="2021-10-29T16:43:00Z">
            <w:rPr>
              <w:ins w:id="18756" w:author="Airat Shigapov" w:date="2021-10-29T16:43:00Z"/>
              <w:rFonts w:ascii="Consolas" w:hAnsi="Consolas" w:cs="Consolas"/>
              <w:color w:val="000000"/>
              <w:sz w:val="19"/>
              <w:szCs w:val="19"/>
            </w:rPr>
          </w:rPrChange>
        </w:rPr>
      </w:pPr>
      <w:ins w:id="18757" w:author="Airat Shigapov" w:date="2021-10-29T16:43:00Z">
        <w:r w:rsidRPr="00CA1CA9">
          <w:rPr>
            <w:rFonts w:ascii="Times New Roman" w:hAnsi="Times New Roman" w:cs="Times New Roman"/>
            <w:sz w:val="20"/>
            <w:szCs w:val="20"/>
            <w:lang w:val="en-US"/>
            <w:rPrChange w:id="18758" w:author="Airat Shigapov" w:date="2021-10-29T16:43:00Z">
              <w:rPr>
                <w:rFonts w:ascii="Consolas" w:hAnsi="Consolas" w:cs="Consolas"/>
                <w:color w:val="000000"/>
                <w:sz w:val="19"/>
                <w:szCs w:val="19"/>
              </w:rPr>
            </w:rPrChange>
          </w:rPr>
          <w:t xml:space="preserve">                </w:t>
        </w:r>
        <w:proofErr w:type="spellStart"/>
        <w:r w:rsidRPr="00CA1CA9">
          <w:rPr>
            <w:rFonts w:ascii="Times New Roman" w:hAnsi="Times New Roman" w:cs="Times New Roman"/>
            <w:sz w:val="20"/>
            <w:szCs w:val="20"/>
            <w:lang w:val="en-US"/>
            <w:rPrChange w:id="18759" w:author="Airat Shigapov" w:date="2021-10-29T16:43:00Z">
              <w:rPr>
                <w:rFonts w:ascii="Consolas" w:hAnsi="Consolas" w:cs="Consolas"/>
                <w:color w:val="000000"/>
                <w:sz w:val="19"/>
                <w:szCs w:val="19"/>
              </w:rPr>
            </w:rPrChange>
          </w:rPr>
          <w:t>searchBox.Text</w:t>
        </w:r>
        <w:proofErr w:type="spellEnd"/>
        <w:r w:rsidRPr="00CA1CA9">
          <w:rPr>
            <w:rFonts w:ascii="Times New Roman" w:hAnsi="Times New Roman" w:cs="Times New Roman"/>
            <w:sz w:val="20"/>
            <w:szCs w:val="20"/>
            <w:lang w:val="en-US"/>
            <w:rPrChange w:id="18760" w:author="Airat Shigapov" w:date="2021-10-29T16:43:00Z">
              <w:rPr>
                <w:rFonts w:ascii="Consolas" w:hAnsi="Consolas" w:cs="Consolas"/>
                <w:color w:val="000000"/>
                <w:sz w:val="19"/>
                <w:szCs w:val="19"/>
              </w:rPr>
            </w:rPrChange>
          </w:rPr>
          <w:t xml:space="preserve"> = </w:t>
        </w:r>
        <w:r w:rsidRPr="00CA1CA9">
          <w:rPr>
            <w:rFonts w:ascii="Times New Roman" w:hAnsi="Times New Roman" w:cs="Times New Roman"/>
            <w:sz w:val="20"/>
            <w:szCs w:val="20"/>
            <w:lang w:val="en-US"/>
            <w:rPrChange w:id="18761" w:author="Airat Shigapov" w:date="2021-10-29T16:43:00Z">
              <w:rPr>
                <w:rFonts w:ascii="Consolas" w:hAnsi="Consolas" w:cs="Consolas"/>
                <w:color w:val="A31515"/>
                <w:sz w:val="19"/>
                <w:szCs w:val="19"/>
              </w:rPr>
            </w:rPrChange>
          </w:rPr>
          <w:t>"</w:t>
        </w:r>
        <w:r w:rsidRPr="00CA1CA9">
          <w:rPr>
            <w:rFonts w:ascii="Times New Roman" w:hAnsi="Times New Roman" w:cs="Times New Roman"/>
            <w:sz w:val="20"/>
            <w:szCs w:val="20"/>
            <w:rPrChange w:id="18762" w:author="Airat Shigapov" w:date="2021-10-29T16:43:00Z">
              <w:rPr>
                <w:rFonts w:ascii="Consolas" w:hAnsi="Consolas" w:cs="Consolas"/>
                <w:color w:val="A31515"/>
                <w:sz w:val="19"/>
                <w:szCs w:val="19"/>
              </w:rPr>
            </w:rPrChange>
          </w:rPr>
          <w:t>Введите</w:t>
        </w:r>
        <w:r w:rsidRPr="00CA1CA9">
          <w:rPr>
            <w:rFonts w:ascii="Times New Roman" w:hAnsi="Times New Roman" w:cs="Times New Roman"/>
            <w:sz w:val="20"/>
            <w:szCs w:val="20"/>
            <w:lang w:val="en-US"/>
            <w:rPrChange w:id="18763" w:author="Airat Shigapov" w:date="2021-10-29T16:43:00Z">
              <w:rPr>
                <w:rFonts w:ascii="Consolas" w:hAnsi="Consolas" w:cs="Consolas"/>
                <w:color w:val="A31515"/>
                <w:sz w:val="19"/>
                <w:szCs w:val="19"/>
              </w:rPr>
            </w:rPrChange>
          </w:rPr>
          <w:t xml:space="preserve"> </w:t>
        </w:r>
        <w:r w:rsidRPr="00CA1CA9">
          <w:rPr>
            <w:rFonts w:ascii="Times New Roman" w:hAnsi="Times New Roman" w:cs="Times New Roman"/>
            <w:sz w:val="20"/>
            <w:szCs w:val="20"/>
            <w:rPrChange w:id="18764" w:author="Airat Shigapov" w:date="2021-10-29T16:43:00Z">
              <w:rPr>
                <w:rFonts w:ascii="Consolas" w:hAnsi="Consolas" w:cs="Consolas"/>
                <w:color w:val="A31515"/>
                <w:sz w:val="19"/>
                <w:szCs w:val="19"/>
              </w:rPr>
            </w:rPrChange>
          </w:rPr>
          <w:t>название</w:t>
        </w:r>
        <w:r w:rsidRPr="00CA1CA9">
          <w:rPr>
            <w:rFonts w:ascii="Times New Roman" w:hAnsi="Times New Roman" w:cs="Times New Roman"/>
            <w:sz w:val="20"/>
            <w:szCs w:val="20"/>
            <w:lang w:val="en-US"/>
            <w:rPrChange w:id="18765" w:author="Airat Shigapov" w:date="2021-10-29T16:43:00Z">
              <w:rPr>
                <w:rFonts w:ascii="Consolas" w:hAnsi="Consolas" w:cs="Consolas"/>
                <w:color w:val="A31515"/>
                <w:sz w:val="19"/>
                <w:szCs w:val="19"/>
              </w:rPr>
            </w:rPrChange>
          </w:rPr>
          <w:t xml:space="preserve"> </w:t>
        </w:r>
        <w:r w:rsidRPr="00CA1CA9">
          <w:rPr>
            <w:rFonts w:ascii="Times New Roman" w:hAnsi="Times New Roman" w:cs="Times New Roman"/>
            <w:sz w:val="20"/>
            <w:szCs w:val="20"/>
            <w:rPrChange w:id="18766" w:author="Airat Shigapov" w:date="2021-10-29T16:43:00Z">
              <w:rPr>
                <w:rFonts w:ascii="Consolas" w:hAnsi="Consolas" w:cs="Consolas"/>
                <w:color w:val="A31515"/>
                <w:sz w:val="19"/>
                <w:szCs w:val="19"/>
              </w:rPr>
            </w:rPrChange>
          </w:rPr>
          <w:t>товара</w:t>
        </w:r>
        <w:r w:rsidRPr="00CA1CA9">
          <w:rPr>
            <w:rFonts w:ascii="Times New Roman" w:hAnsi="Times New Roman" w:cs="Times New Roman"/>
            <w:sz w:val="20"/>
            <w:szCs w:val="20"/>
            <w:lang w:val="en-US"/>
            <w:rPrChange w:id="18767" w:author="Airat Shigapov" w:date="2021-10-29T16:43:00Z">
              <w:rPr>
                <w:rFonts w:ascii="Consolas" w:hAnsi="Consolas" w:cs="Consolas"/>
                <w:color w:val="A31515"/>
                <w:sz w:val="19"/>
                <w:szCs w:val="19"/>
              </w:rPr>
            </w:rPrChange>
          </w:rPr>
          <w:t>"</w:t>
        </w:r>
        <w:r w:rsidRPr="00CA1CA9">
          <w:rPr>
            <w:rFonts w:ascii="Times New Roman" w:hAnsi="Times New Roman" w:cs="Times New Roman"/>
            <w:sz w:val="20"/>
            <w:szCs w:val="20"/>
            <w:lang w:val="en-US"/>
            <w:rPrChange w:id="18768" w:author="Airat Shigapov" w:date="2021-10-29T16:43:00Z">
              <w:rPr>
                <w:rFonts w:ascii="Consolas" w:hAnsi="Consolas" w:cs="Consolas"/>
                <w:color w:val="000000"/>
                <w:sz w:val="19"/>
                <w:szCs w:val="19"/>
              </w:rPr>
            </w:rPrChange>
          </w:rPr>
          <w:t>;</w:t>
        </w:r>
      </w:ins>
    </w:p>
    <w:p w14:paraId="6A5B95AE" w14:textId="77777777" w:rsidR="00CA1CA9" w:rsidRPr="00CA1CA9" w:rsidRDefault="00CA1CA9" w:rsidP="00CA1CA9">
      <w:pPr>
        <w:autoSpaceDE w:val="0"/>
        <w:autoSpaceDN w:val="0"/>
        <w:adjustRightInd w:val="0"/>
        <w:spacing w:after="0" w:line="240" w:lineRule="auto"/>
        <w:rPr>
          <w:ins w:id="18769" w:author="Airat Shigapov" w:date="2021-10-29T16:43:00Z"/>
          <w:rFonts w:ascii="Times New Roman" w:hAnsi="Times New Roman" w:cs="Times New Roman"/>
          <w:sz w:val="20"/>
          <w:szCs w:val="20"/>
          <w:lang w:val="en-US"/>
          <w:rPrChange w:id="18770" w:author="Airat Shigapov" w:date="2021-10-29T16:43:00Z">
            <w:rPr>
              <w:ins w:id="18771" w:author="Airat Shigapov" w:date="2021-10-29T16:43:00Z"/>
              <w:rFonts w:ascii="Consolas" w:hAnsi="Consolas" w:cs="Consolas"/>
              <w:color w:val="000000"/>
              <w:sz w:val="19"/>
              <w:szCs w:val="19"/>
            </w:rPr>
          </w:rPrChange>
        </w:rPr>
      </w:pPr>
      <w:ins w:id="18772" w:author="Airat Shigapov" w:date="2021-10-29T16:43:00Z">
        <w:r w:rsidRPr="00CA1CA9">
          <w:rPr>
            <w:rFonts w:ascii="Times New Roman" w:hAnsi="Times New Roman" w:cs="Times New Roman"/>
            <w:sz w:val="20"/>
            <w:szCs w:val="20"/>
            <w:lang w:val="en-US"/>
            <w:rPrChange w:id="18773" w:author="Airat Shigapov" w:date="2021-10-29T16:43:00Z">
              <w:rPr>
                <w:rFonts w:ascii="Consolas" w:hAnsi="Consolas" w:cs="Consolas"/>
                <w:color w:val="000000"/>
                <w:sz w:val="19"/>
                <w:szCs w:val="19"/>
              </w:rPr>
            </w:rPrChange>
          </w:rPr>
          <w:t xml:space="preserve">            }</w:t>
        </w:r>
      </w:ins>
    </w:p>
    <w:p w14:paraId="568A1E62" w14:textId="77777777" w:rsidR="00CA1CA9" w:rsidRPr="00CA1CA9" w:rsidRDefault="00CA1CA9" w:rsidP="00CA1CA9">
      <w:pPr>
        <w:autoSpaceDE w:val="0"/>
        <w:autoSpaceDN w:val="0"/>
        <w:adjustRightInd w:val="0"/>
        <w:spacing w:after="0" w:line="240" w:lineRule="auto"/>
        <w:rPr>
          <w:ins w:id="18774" w:author="Airat Shigapov" w:date="2021-10-29T16:43:00Z"/>
          <w:rFonts w:ascii="Times New Roman" w:hAnsi="Times New Roman" w:cs="Times New Roman"/>
          <w:sz w:val="20"/>
          <w:szCs w:val="20"/>
          <w:lang w:val="en-US"/>
          <w:rPrChange w:id="18775" w:author="Airat Shigapov" w:date="2021-10-29T16:43:00Z">
            <w:rPr>
              <w:ins w:id="18776" w:author="Airat Shigapov" w:date="2021-10-29T16:43:00Z"/>
              <w:rFonts w:ascii="Consolas" w:hAnsi="Consolas" w:cs="Consolas"/>
              <w:color w:val="000000"/>
              <w:sz w:val="19"/>
              <w:szCs w:val="19"/>
            </w:rPr>
          </w:rPrChange>
        </w:rPr>
      </w:pPr>
      <w:ins w:id="18777" w:author="Airat Shigapov" w:date="2021-10-29T16:43:00Z">
        <w:r w:rsidRPr="00CA1CA9">
          <w:rPr>
            <w:rFonts w:ascii="Times New Roman" w:hAnsi="Times New Roman" w:cs="Times New Roman"/>
            <w:sz w:val="20"/>
            <w:szCs w:val="20"/>
            <w:lang w:val="en-US"/>
            <w:rPrChange w:id="18778" w:author="Airat Shigapov" w:date="2021-10-29T16:43:00Z">
              <w:rPr>
                <w:rFonts w:ascii="Consolas" w:hAnsi="Consolas" w:cs="Consolas"/>
                <w:color w:val="000000"/>
                <w:sz w:val="19"/>
                <w:szCs w:val="19"/>
              </w:rPr>
            </w:rPrChange>
          </w:rPr>
          <w:t xml:space="preserve">            </w:t>
        </w:r>
        <w:proofErr w:type="spellStart"/>
        <w:r w:rsidRPr="00CA1CA9">
          <w:rPr>
            <w:rFonts w:ascii="Times New Roman" w:hAnsi="Times New Roman" w:cs="Times New Roman"/>
            <w:sz w:val="20"/>
            <w:szCs w:val="20"/>
            <w:lang w:val="en-US"/>
            <w:rPrChange w:id="18779" w:author="Airat Shigapov" w:date="2021-10-29T16:43:00Z">
              <w:rPr>
                <w:rFonts w:ascii="Consolas" w:hAnsi="Consolas" w:cs="Consolas"/>
                <w:color w:val="000000"/>
                <w:sz w:val="19"/>
                <w:szCs w:val="19"/>
              </w:rPr>
            </w:rPrChange>
          </w:rPr>
          <w:t>searchBox.Foreground</w:t>
        </w:r>
        <w:proofErr w:type="spellEnd"/>
        <w:r w:rsidRPr="00CA1CA9">
          <w:rPr>
            <w:rFonts w:ascii="Times New Roman" w:hAnsi="Times New Roman" w:cs="Times New Roman"/>
            <w:sz w:val="20"/>
            <w:szCs w:val="20"/>
            <w:lang w:val="en-US"/>
            <w:rPrChange w:id="18780" w:author="Airat Shigapov" w:date="2021-10-29T16:43:00Z">
              <w:rPr>
                <w:rFonts w:ascii="Consolas" w:hAnsi="Consolas" w:cs="Consolas"/>
                <w:color w:val="000000"/>
                <w:sz w:val="19"/>
                <w:szCs w:val="19"/>
              </w:rPr>
            </w:rPrChange>
          </w:rPr>
          <w:t xml:space="preserve"> = </w:t>
        </w:r>
        <w:proofErr w:type="spellStart"/>
        <w:r w:rsidRPr="00CA1CA9">
          <w:rPr>
            <w:rFonts w:ascii="Times New Roman" w:hAnsi="Times New Roman" w:cs="Times New Roman"/>
            <w:sz w:val="20"/>
            <w:szCs w:val="20"/>
            <w:lang w:val="en-US"/>
            <w:rPrChange w:id="18781" w:author="Airat Shigapov" w:date="2021-10-29T16:43:00Z">
              <w:rPr>
                <w:rFonts w:ascii="Consolas" w:hAnsi="Consolas" w:cs="Consolas"/>
                <w:color w:val="000000"/>
                <w:sz w:val="19"/>
                <w:szCs w:val="19"/>
              </w:rPr>
            </w:rPrChange>
          </w:rPr>
          <w:t>Brushes.Gray</w:t>
        </w:r>
        <w:proofErr w:type="spellEnd"/>
        <w:r w:rsidRPr="00CA1CA9">
          <w:rPr>
            <w:rFonts w:ascii="Times New Roman" w:hAnsi="Times New Roman" w:cs="Times New Roman"/>
            <w:sz w:val="20"/>
            <w:szCs w:val="20"/>
            <w:lang w:val="en-US"/>
            <w:rPrChange w:id="18782" w:author="Airat Shigapov" w:date="2021-10-29T16:43:00Z">
              <w:rPr>
                <w:rFonts w:ascii="Consolas" w:hAnsi="Consolas" w:cs="Consolas"/>
                <w:color w:val="000000"/>
                <w:sz w:val="19"/>
                <w:szCs w:val="19"/>
              </w:rPr>
            </w:rPrChange>
          </w:rPr>
          <w:t>;</w:t>
        </w:r>
      </w:ins>
    </w:p>
    <w:p w14:paraId="0BBC7E34" w14:textId="77777777" w:rsidR="00CA1CA9" w:rsidRPr="00CA1CA9" w:rsidRDefault="00CA1CA9" w:rsidP="00CA1CA9">
      <w:pPr>
        <w:autoSpaceDE w:val="0"/>
        <w:autoSpaceDN w:val="0"/>
        <w:adjustRightInd w:val="0"/>
        <w:spacing w:after="0" w:line="240" w:lineRule="auto"/>
        <w:rPr>
          <w:ins w:id="18783" w:author="Airat Shigapov" w:date="2021-10-29T16:43:00Z"/>
          <w:rFonts w:ascii="Times New Roman" w:hAnsi="Times New Roman" w:cs="Times New Roman"/>
          <w:sz w:val="20"/>
          <w:szCs w:val="20"/>
          <w:lang w:val="en-US"/>
          <w:rPrChange w:id="18784" w:author="Airat Shigapov" w:date="2021-10-29T16:43:00Z">
            <w:rPr>
              <w:ins w:id="18785" w:author="Airat Shigapov" w:date="2021-10-29T16:43:00Z"/>
              <w:rFonts w:ascii="Consolas" w:hAnsi="Consolas" w:cs="Consolas"/>
              <w:color w:val="000000"/>
              <w:sz w:val="19"/>
              <w:szCs w:val="19"/>
            </w:rPr>
          </w:rPrChange>
        </w:rPr>
      </w:pPr>
      <w:ins w:id="18786" w:author="Airat Shigapov" w:date="2021-10-29T16:43:00Z">
        <w:r w:rsidRPr="00CA1CA9">
          <w:rPr>
            <w:rFonts w:ascii="Times New Roman" w:hAnsi="Times New Roman" w:cs="Times New Roman"/>
            <w:sz w:val="20"/>
            <w:szCs w:val="20"/>
            <w:lang w:val="en-US"/>
            <w:rPrChange w:id="18787" w:author="Airat Shigapov" w:date="2021-10-29T16:43:00Z">
              <w:rPr>
                <w:rFonts w:ascii="Consolas" w:hAnsi="Consolas" w:cs="Consolas"/>
                <w:color w:val="000000"/>
                <w:sz w:val="19"/>
                <w:szCs w:val="19"/>
              </w:rPr>
            </w:rPrChange>
          </w:rPr>
          <w:t xml:space="preserve">        }</w:t>
        </w:r>
      </w:ins>
    </w:p>
    <w:p w14:paraId="59425A3F" w14:textId="77777777" w:rsidR="00CA1CA9" w:rsidRPr="00CA1CA9" w:rsidRDefault="00CA1CA9" w:rsidP="00CA1CA9">
      <w:pPr>
        <w:autoSpaceDE w:val="0"/>
        <w:autoSpaceDN w:val="0"/>
        <w:adjustRightInd w:val="0"/>
        <w:spacing w:after="0" w:line="240" w:lineRule="auto"/>
        <w:rPr>
          <w:ins w:id="18788" w:author="Airat Shigapov" w:date="2021-10-29T16:43:00Z"/>
          <w:rFonts w:ascii="Times New Roman" w:hAnsi="Times New Roman" w:cs="Times New Roman"/>
          <w:sz w:val="20"/>
          <w:szCs w:val="20"/>
          <w:lang w:val="en-US"/>
          <w:rPrChange w:id="18789" w:author="Airat Shigapov" w:date="2021-10-29T16:43:00Z">
            <w:rPr>
              <w:ins w:id="18790" w:author="Airat Shigapov" w:date="2021-10-29T16:43:00Z"/>
              <w:rFonts w:ascii="Consolas" w:hAnsi="Consolas" w:cs="Consolas"/>
              <w:color w:val="000000"/>
              <w:sz w:val="19"/>
              <w:szCs w:val="19"/>
            </w:rPr>
          </w:rPrChange>
        </w:rPr>
      </w:pPr>
    </w:p>
    <w:p w14:paraId="618CF60E" w14:textId="77777777" w:rsidR="00CA1CA9" w:rsidRPr="00CA1CA9" w:rsidRDefault="00CA1CA9" w:rsidP="00CA1CA9">
      <w:pPr>
        <w:autoSpaceDE w:val="0"/>
        <w:autoSpaceDN w:val="0"/>
        <w:adjustRightInd w:val="0"/>
        <w:spacing w:after="0" w:line="240" w:lineRule="auto"/>
        <w:rPr>
          <w:ins w:id="18791" w:author="Airat Shigapov" w:date="2021-10-29T16:43:00Z"/>
          <w:rFonts w:ascii="Times New Roman" w:hAnsi="Times New Roman" w:cs="Times New Roman"/>
          <w:sz w:val="20"/>
          <w:szCs w:val="20"/>
          <w:lang w:val="en-US"/>
          <w:rPrChange w:id="18792" w:author="Airat Shigapov" w:date="2021-10-29T16:43:00Z">
            <w:rPr>
              <w:ins w:id="18793" w:author="Airat Shigapov" w:date="2021-10-29T16:43:00Z"/>
              <w:rFonts w:ascii="Consolas" w:hAnsi="Consolas" w:cs="Consolas"/>
              <w:color w:val="000000"/>
              <w:sz w:val="19"/>
              <w:szCs w:val="19"/>
            </w:rPr>
          </w:rPrChange>
        </w:rPr>
      </w:pPr>
      <w:ins w:id="18794" w:author="Airat Shigapov" w:date="2021-10-29T16:43:00Z">
        <w:r w:rsidRPr="00CA1CA9">
          <w:rPr>
            <w:rFonts w:ascii="Times New Roman" w:hAnsi="Times New Roman" w:cs="Times New Roman"/>
            <w:sz w:val="20"/>
            <w:szCs w:val="20"/>
            <w:lang w:val="en-US"/>
            <w:rPrChange w:id="18795" w:author="Airat Shigapov" w:date="2021-10-29T16:43:00Z">
              <w:rPr>
                <w:rFonts w:ascii="Consolas" w:hAnsi="Consolas" w:cs="Consolas"/>
                <w:color w:val="000000"/>
                <w:sz w:val="19"/>
                <w:szCs w:val="19"/>
              </w:rPr>
            </w:rPrChange>
          </w:rPr>
          <w:t xml:space="preserve">        </w:t>
        </w:r>
        <w:r w:rsidRPr="00CA1CA9">
          <w:rPr>
            <w:rFonts w:ascii="Times New Roman" w:hAnsi="Times New Roman" w:cs="Times New Roman"/>
            <w:sz w:val="20"/>
            <w:szCs w:val="20"/>
            <w:lang w:val="en-US"/>
            <w:rPrChange w:id="18796" w:author="Airat Shigapov" w:date="2021-10-29T16:43:00Z">
              <w:rPr>
                <w:rFonts w:ascii="Consolas" w:hAnsi="Consolas" w:cs="Consolas"/>
                <w:color w:val="0000FF"/>
                <w:sz w:val="19"/>
                <w:szCs w:val="19"/>
              </w:rPr>
            </w:rPrChange>
          </w:rPr>
          <w:t>private</w:t>
        </w:r>
        <w:r w:rsidRPr="00CA1CA9">
          <w:rPr>
            <w:rFonts w:ascii="Times New Roman" w:hAnsi="Times New Roman" w:cs="Times New Roman"/>
            <w:sz w:val="20"/>
            <w:szCs w:val="20"/>
            <w:lang w:val="en-US"/>
            <w:rPrChange w:id="18797" w:author="Airat Shigapov" w:date="2021-10-29T16:43:00Z">
              <w:rPr>
                <w:rFonts w:ascii="Consolas" w:hAnsi="Consolas" w:cs="Consolas"/>
                <w:color w:val="000000"/>
                <w:sz w:val="19"/>
                <w:szCs w:val="19"/>
              </w:rPr>
            </w:rPrChange>
          </w:rPr>
          <w:t xml:space="preserve"> </w:t>
        </w:r>
        <w:r w:rsidRPr="00CA1CA9">
          <w:rPr>
            <w:rFonts w:ascii="Times New Roman" w:hAnsi="Times New Roman" w:cs="Times New Roman"/>
            <w:sz w:val="20"/>
            <w:szCs w:val="20"/>
            <w:lang w:val="en-US"/>
            <w:rPrChange w:id="18798" w:author="Airat Shigapov" w:date="2021-10-29T16:43:00Z">
              <w:rPr>
                <w:rFonts w:ascii="Consolas" w:hAnsi="Consolas" w:cs="Consolas"/>
                <w:color w:val="0000FF"/>
                <w:sz w:val="19"/>
                <w:szCs w:val="19"/>
              </w:rPr>
            </w:rPrChange>
          </w:rPr>
          <w:t>void</w:t>
        </w:r>
        <w:r w:rsidRPr="00CA1CA9">
          <w:rPr>
            <w:rFonts w:ascii="Times New Roman" w:hAnsi="Times New Roman" w:cs="Times New Roman"/>
            <w:sz w:val="20"/>
            <w:szCs w:val="20"/>
            <w:lang w:val="en-US"/>
            <w:rPrChange w:id="18799" w:author="Airat Shigapov" w:date="2021-10-29T16:43:00Z">
              <w:rPr>
                <w:rFonts w:ascii="Consolas" w:hAnsi="Consolas" w:cs="Consolas"/>
                <w:color w:val="000000"/>
                <w:sz w:val="19"/>
                <w:szCs w:val="19"/>
              </w:rPr>
            </w:rPrChange>
          </w:rPr>
          <w:t xml:space="preserve"> </w:t>
        </w:r>
        <w:proofErr w:type="spellStart"/>
        <w:r w:rsidRPr="00CA1CA9">
          <w:rPr>
            <w:rFonts w:ascii="Times New Roman" w:hAnsi="Times New Roman" w:cs="Times New Roman"/>
            <w:sz w:val="20"/>
            <w:szCs w:val="20"/>
            <w:lang w:val="en-US"/>
            <w:rPrChange w:id="18800" w:author="Airat Shigapov" w:date="2021-10-29T16:43:00Z">
              <w:rPr>
                <w:rFonts w:ascii="Consolas" w:hAnsi="Consolas" w:cs="Consolas"/>
                <w:color w:val="000000"/>
                <w:sz w:val="19"/>
                <w:szCs w:val="19"/>
              </w:rPr>
            </w:rPrChange>
          </w:rPr>
          <w:t>searchBox_</w:t>
        </w:r>
        <w:proofErr w:type="gramStart"/>
        <w:r w:rsidRPr="00CA1CA9">
          <w:rPr>
            <w:rFonts w:ascii="Times New Roman" w:hAnsi="Times New Roman" w:cs="Times New Roman"/>
            <w:sz w:val="20"/>
            <w:szCs w:val="20"/>
            <w:lang w:val="en-US"/>
            <w:rPrChange w:id="18801" w:author="Airat Shigapov" w:date="2021-10-29T16:43:00Z">
              <w:rPr>
                <w:rFonts w:ascii="Consolas" w:hAnsi="Consolas" w:cs="Consolas"/>
                <w:color w:val="000000"/>
                <w:sz w:val="19"/>
                <w:szCs w:val="19"/>
              </w:rPr>
            </w:rPrChange>
          </w:rPr>
          <w:t>KeyDown</w:t>
        </w:r>
        <w:proofErr w:type="spellEnd"/>
        <w:r w:rsidRPr="00CA1CA9">
          <w:rPr>
            <w:rFonts w:ascii="Times New Roman" w:hAnsi="Times New Roman" w:cs="Times New Roman"/>
            <w:sz w:val="20"/>
            <w:szCs w:val="20"/>
            <w:lang w:val="en-US"/>
            <w:rPrChange w:id="18802" w:author="Airat Shigapov" w:date="2021-10-29T16:43:00Z">
              <w:rPr>
                <w:rFonts w:ascii="Consolas" w:hAnsi="Consolas" w:cs="Consolas"/>
                <w:color w:val="000000"/>
                <w:sz w:val="19"/>
                <w:szCs w:val="19"/>
              </w:rPr>
            </w:rPrChange>
          </w:rPr>
          <w:t>(</w:t>
        </w:r>
        <w:proofErr w:type="gramEnd"/>
        <w:r w:rsidRPr="00CA1CA9">
          <w:rPr>
            <w:rFonts w:ascii="Times New Roman" w:hAnsi="Times New Roman" w:cs="Times New Roman"/>
            <w:sz w:val="20"/>
            <w:szCs w:val="20"/>
            <w:lang w:val="en-US"/>
            <w:rPrChange w:id="18803" w:author="Airat Shigapov" w:date="2021-10-29T16:43:00Z">
              <w:rPr>
                <w:rFonts w:ascii="Consolas" w:hAnsi="Consolas" w:cs="Consolas"/>
                <w:color w:val="0000FF"/>
                <w:sz w:val="19"/>
                <w:szCs w:val="19"/>
              </w:rPr>
            </w:rPrChange>
          </w:rPr>
          <w:t>object</w:t>
        </w:r>
        <w:r w:rsidRPr="00CA1CA9">
          <w:rPr>
            <w:rFonts w:ascii="Times New Roman" w:hAnsi="Times New Roman" w:cs="Times New Roman"/>
            <w:sz w:val="20"/>
            <w:szCs w:val="20"/>
            <w:lang w:val="en-US"/>
            <w:rPrChange w:id="18804" w:author="Airat Shigapov" w:date="2021-10-29T16:43:00Z">
              <w:rPr>
                <w:rFonts w:ascii="Consolas" w:hAnsi="Consolas" w:cs="Consolas"/>
                <w:color w:val="000000"/>
                <w:sz w:val="19"/>
                <w:szCs w:val="19"/>
              </w:rPr>
            </w:rPrChange>
          </w:rPr>
          <w:t xml:space="preserve"> sender, </w:t>
        </w:r>
        <w:proofErr w:type="spellStart"/>
        <w:r w:rsidRPr="00CA1CA9">
          <w:rPr>
            <w:rFonts w:ascii="Times New Roman" w:hAnsi="Times New Roman" w:cs="Times New Roman"/>
            <w:sz w:val="20"/>
            <w:szCs w:val="20"/>
            <w:lang w:val="en-US"/>
            <w:rPrChange w:id="18805" w:author="Airat Shigapov" w:date="2021-10-29T16:43:00Z">
              <w:rPr>
                <w:rFonts w:ascii="Consolas" w:hAnsi="Consolas" w:cs="Consolas"/>
                <w:color w:val="000000"/>
                <w:sz w:val="19"/>
                <w:szCs w:val="19"/>
              </w:rPr>
            </w:rPrChange>
          </w:rPr>
          <w:t>KeyEventArgs</w:t>
        </w:r>
        <w:proofErr w:type="spellEnd"/>
        <w:r w:rsidRPr="00CA1CA9">
          <w:rPr>
            <w:rFonts w:ascii="Times New Roman" w:hAnsi="Times New Roman" w:cs="Times New Roman"/>
            <w:sz w:val="20"/>
            <w:szCs w:val="20"/>
            <w:lang w:val="en-US"/>
            <w:rPrChange w:id="18806" w:author="Airat Shigapov" w:date="2021-10-29T16:43:00Z">
              <w:rPr>
                <w:rFonts w:ascii="Consolas" w:hAnsi="Consolas" w:cs="Consolas"/>
                <w:color w:val="000000"/>
                <w:sz w:val="19"/>
                <w:szCs w:val="19"/>
              </w:rPr>
            </w:rPrChange>
          </w:rPr>
          <w:t xml:space="preserve"> e)</w:t>
        </w:r>
      </w:ins>
    </w:p>
    <w:p w14:paraId="77C868C0" w14:textId="77777777" w:rsidR="00CA1CA9" w:rsidRPr="00CA1CA9" w:rsidRDefault="00CA1CA9" w:rsidP="00CA1CA9">
      <w:pPr>
        <w:autoSpaceDE w:val="0"/>
        <w:autoSpaceDN w:val="0"/>
        <w:adjustRightInd w:val="0"/>
        <w:spacing w:after="0" w:line="240" w:lineRule="auto"/>
        <w:rPr>
          <w:ins w:id="18807" w:author="Airat Shigapov" w:date="2021-10-29T16:43:00Z"/>
          <w:rFonts w:ascii="Times New Roman" w:hAnsi="Times New Roman" w:cs="Times New Roman"/>
          <w:sz w:val="20"/>
          <w:szCs w:val="20"/>
          <w:lang w:val="en-US"/>
          <w:rPrChange w:id="18808" w:author="Airat Shigapov" w:date="2021-10-29T16:43:00Z">
            <w:rPr>
              <w:ins w:id="18809" w:author="Airat Shigapov" w:date="2021-10-29T16:43:00Z"/>
              <w:rFonts w:ascii="Consolas" w:hAnsi="Consolas" w:cs="Consolas"/>
              <w:color w:val="000000"/>
              <w:sz w:val="19"/>
              <w:szCs w:val="19"/>
            </w:rPr>
          </w:rPrChange>
        </w:rPr>
      </w:pPr>
      <w:ins w:id="18810" w:author="Airat Shigapov" w:date="2021-10-29T16:43:00Z">
        <w:r w:rsidRPr="00CA1CA9">
          <w:rPr>
            <w:rFonts w:ascii="Times New Roman" w:hAnsi="Times New Roman" w:cs="Times New Roman"/>
            <w:sz w:val="20"/>
            <w:szCs w:val="20"/>
            <w:lang w:val="en-US"/>
            <w:rPrChange w:id="18811" w:author="Airat Shigapov" w:date="2021-10-29T16:43:00Z">
              <w:rPr>
                <w:rFonts w:ascii="Consolas" w:hAnsi="Consolas" w:cs="Consolas"/>
                <w:color w:val="000000"/>
                <w:sz w:val="19"/>
                <w:szCs w:val="19"/>
              </w:rPr>
            </w:rPrChange>
          </w:rPr>
          <w:t xml:space="preserve">        {</w:t>
        </w:r>
      </w:ins>
    </w:p>
    <w:p w14:paraId="5E677CA4" w14:textId="77777777" w:rsidR="00CA1CA9" w:rsidRPr="00CA1CA9" w:rsidRDefault="00CA1CA9" w:rsidP="00CA1CA9">
      <w:pPr>
        <w:autoSpaceDE w:val="0"/>
        <w:autoSpaceDN w:val="0"/>
        <w:adjustRightInd w:val="0"/>
        <w:spacing w:after="0" w:line="240" w:lineRule="auto"/>
        <w:rPr>
          <w:ins w:id="18812" w:author="Airat Shigapov" w:date="2021-10-29T16:43:00Z"/>
          <w:rFonts w:ascii="Times New Roman" w:hAnsi="Times New Roman" w:cs="Times New Roman"/>
          <w:sz w:val="20"/>
          <w:szCs w:val="20"/>
          <w:lang w:val="en-US"/>
          <w:rPrChange w:id="18813" w:author="Airat Shigapov" w:date="2021-10-29T16:43:00Z">
            <w:rPr>
              <w:ins w:id="18814" w:author="Airat Shigapov" w:date="2021-10-29T16:43:00Z"/>
              <w:rFonts w:ascii="Consolas" w:hAnsi="Consolas" w:cs="Consolas"/>
              <w:color w:val="000000"/>
              <w:sz w:val="19"/>
              <w:szCs w:val="19"/>
            </w:rPr>
          </w:rPrChange>
        </w:rPr>
      </w:pPr>
      <w:ins w:id="18815" w:author="Airat Shigapov" w:date="2021-10-29T16:43:00Z">
        <w:r w:rsidRPr="00CA1CA9">
          <w:rPr>
            <w:rFonts w:ascii="Times New Roman" w:hAnsi="Times New Roman" w:cs="Times New Roman"/>
            <w:sz w:val="20"/>
            <w:szCs w:val="20"/>
            <w:lang w:val="en-US"/>
            <w:rPrChange w:id="18816" w:author="Airat Shigapov" w:date="2021-10-29T16:43:00Z">
              <w:rPr>
                <w:rFonts w:ascii="Consolas" w:hAnsi="Consolas" w:cs="Consolas"/>
                <w:color w:val="000000"/>
                <w:sz w:val="19"/>
                <w:szCs w:val="19"/>
              </w:rPr>
            </w:rPrChange>
          </w:rPr>
          <w:t xml:space="preserve">            </w:t>
        </w:r>
        <w:r w:rsidRPr="00CA1CA9">
          <w:rPr>
            <w:rFonts w:ascii="Times New Roman" w:hAnsi="Times New Roman" w:cs="Times New Roman"/>
            <w:sz w:val="20"/>
            <w:szCs w:val="20"/>
            <w:lang w:val="en-US"/>
            <w:rPrChange w:id="18817" w:author="Airat Shigapov" w:date="2021-10-29T16:43:00Z">
              <w:rPr>
                <w:rFonts w:ascii="Consolas" w:hAnsi="Consolas" w:cs="Consolas"/>
                <w:color w:val="0000FF"/>
                <w:sz w:val="19"/>
                <w:szCs w:val="19"/>
              </w:rPr>
            </w:rPrChange>
          </w:rPr>
          <w:t>if</w:t>
        </w:r>
        <w:r w:rsidRPr="00CA1CA9">
          <w:rPr>
            <w:rFonts w:ascii="Times New Roman" w:hAnsi="Times New Roman" w:cs="Times New Roman"/>
            <w:sz w:val="20"/>
            <w:szCs w:val="20"/>
            <w:lang w:val="en-US"/>
            <w:rPrChange w:id="18818" w:author="Airat Shigapov" w:date="2021-10-29T16:43:00Z">
              <w:rPr>
                <w:rFonts w:ascii="Consolas" w:hAnsi="Consolas" w:cs="Consolas"/>
                <w:color w:val="000000"/>
                <w:sz w:val="19"/>
                <w:szCs w:val="19"/>
              </w:rPr>
            </w:rPrChange>
          </w:rPr>
          <w:t xml:space="preserve"> (</w:t>
        </w:r>
        <w:proofErr w:type="spellStart"/>
        <w:proofErr w:type="gramStart"/>
        <w:r w:rsidRPr="00CA1CA9">
          <w:rPr>
            <w:rFonts w:ascii="Times New Roman" w:hAnsi="Times New Roman" w:cs="Times New Roman"/>
            <w:sz w:val="20"/>
            <w:szCs w:val="20"/>
            <w:lang w:val="en-US"/>
            <w:rPrChange w:id="18819" w:author="Airat Shigapov" w:date="2021-10-29T16:43:00Z">
              <w:rPr>
                <w:rFonts w:ascii="Consolas" w:hAnsi="Consolas" w:cs="Consolas"/>
                <w:color w:val="000000"/>
                <w:sz w:val="19"/>
                <w:szCs w:val="19"/>
              </w:rPr>
            </w:rPrChange>
          </w:rPr>
          <w:t>e.Key</w:t>
        </w:r>
        <w:proofErr w:type="spellEnd"/>
        <w:proofErr w:type="gramEnd"/>
        <w:r w:rsidRPr="00CA1CA9">
          <w:rPr>
            <w:rFonts w:ascii="Times New Roman" w:hAnsi="Times New Roman" w:cs="Times New Roman"/>
            <w:sz w:val="20"/>
            <w:szCs w:val="20"/>
            <w:lang w:val="en-US"/>
            <w:rPrChange w:id="18820" w:author="Airat Shigapov" w:date="2021-10-29T16:43:00Z">
              <w:rPr>
                <w:rFonts w:ascii="Consolas" w:hAnsi="Consolas" w:cs="Consolas"/>
                <w:color w:val="000000"/>
                <w:sz w:val="19"/>
                <w:szCs w:val="19"/>
              </w:rPr>
            </w:rPrChange>
          </w:rPr>
          <w:t xml:space="preserve"> == </w:t>
        </w:r>
        <w:proofErr w:type="spellStart"/>
        <w:r w:rsidRPr="00CA1CA9">
          <w:rPr>
            <w:rFonts w:ascii="Times New Roman" w:hAnsi="Times New Roman" w:cs="Times New Roman"/>
            <w:sz w:val="20"/>
            <w:szCs w:val="20"/>
            <w:lang w:val="en-US"/>
            <w:rPrChange w:id="18821" w:author="Airat Shigapov" w:date="2021-10-29T16:43:00Z">
              <w:rPr>
                <w:rFonts w:ascii="Consolas" w:hAnsi="Consolas" w:cs="Consolas"/>
                <w:color w:val="000000"/>
                <w:sz w:val="19"/>
                <w:szCs w:val="19"/>
              </w:rPr>
            </w:rPrChange>
          </w:rPr>
          <w:t>Key.Enter</w:t>
        </w:r>
        <w:proofErr w:type="spellEnd"/>
        <w:r w:rsidRPr="00CA1CA9">
          <w:rPr>
            <w:rFonts w:ascii="Times New Roman" w:hAnsi="Times New Roman" w:cs="Times New Roman"/>
            <w:sz w:val="20"/>
            <w:szCs w:val="20"/>
            <w:lang w:val="en-US"/>
            <w:rPrChange w:id="18822" w:author="Airat Shigapov" w:date="2021-10-29T16:43:00Z">
              <w:rPr>
                <w:rFonts w:ascii="Consolas" w:hAnsi="Consolas" w:cs="Consolas"/>
                <w:color w:val="000000"/>
                <w:sz w:val="19"/>
                <w:szCs w:val="19"/>
              </w:rPr>
            </w:rPrChange>
          </w:rPr>
          <w:t>)</w:t>
        </w:r>
      </w:ins>
    </w:p>
    <w:p w14:paraId="43259930" w14:textId="77777777" w:rsidR="00CA1CA9" w:rsidRPr="00CA1CA9" w:rsidRDefault="00CA1CA9" w:rsidP="00CA1CA9">
      <w:pPr>
        <w:autoSpaceDE w:val="0"/>
        <w:autoSpaceDN w:val="0"/>
        <w:adjustRightInd w:val="0"/>
        <w:spacing w:after="0" w:line="240" w:lineRule="auto"/>
        <w:rPr>
          <w:ins w:id="18823" w:author="Airat Shigapov" w:date="2021-10-29T16:43:00Z"/>
          <w:rFonts w:ascii="Times New Roman" w:hAnsi="Times New Roman" w:cs="Times New Roman"/>
          <w:sz w:val="20"/>
          <w:szCs w:val="20"/>
          <w:lang w:val="en-US"/>
          <w:rPrChange w:id="18824" w:author="Airat Shigapov" w:date="2021-10-29T16:43:00Z">
            <w:rPr>
              <w:ins w:id="18825" w:author="Airat Shigapov" w:date="2021-10-29T16:43:00Z"/>
              <w:rFonts w:ascii="Consolas" w:hAnsi="Consolas" w:cs="Consolas"/>
              <w:color w:val="000000"/>
              <w:sz w:val="19"/>
              <w:szCs w:val="19"/>
            </w:rPr>
          </w:rPrChange>
        </w:rPr>
      </w:pPr>
      <w:ins w:id="18826" w:author="Airat Shigapov" w:date="2021-10-29T16:43:00Z">
        <w:r w:rsidRPr="00CA1CA9">
          <w:rPr>
            <w:rFonts w:ascii="Times New Roman" w:hAnsi="Times New Roman" w:cs="Times New Roman"/>
            <w:sz w:val="20"/>
            <w:szCs w:val="20"/>
            <w:lang w:val="en-US"/>
            <w:rPrChange w:id="18827" w:author="Airat Shigapov" w:date="2021-10-29T16:43:00Z">
              <w:rPr>
                <w:rFonts w:ascii="Consolas" w:hAnsi="Consolas" w:cs="Consolas"/>
                <w:color w:val="000000"/>
                <w:sz w:val="19"/>
                <w:szCs w:val="19"/>
              </w:rPr>
            </w:rPrChange>
          </w:rPr>
          <w:t xml:space="preserve">            {</w:t>
        </w:r>
      </w:ins>
    </w:p>
    <w:p w14:paraId="147298B6" w14:textId="77777777" w:rsidR="00CA1CA9" w:rsidRPr="00CA1CA9" w:rsidRDefault="00CA1CA9" w:rsidP="00CA1CA9">
      <w:pPr>
        <w:autoSpaceDE w:val="0"/>
        <w:autoSpaceDN w:val="0"/>
        <w:adjustRightInd w:val="0"/>
        <w:spacing w:after="0" w:line="240" w:lineRule="auto"/>
        <w:rPr>
          <w:ins w:id="18828" w:author="Airat Shigapov" w:date="2021-10-29T16:43:00Z"/>
          <w:rFonts w:ascii="Times New Roman" w:hAnsi="Times New Roman" w:cs="Times New Roman"/>
          <w:sz w:val="20"/>
          <w:szCs w:val="20"/>
          <w:lang w:val="en-US"/>
          <w:rPrChange w:id="18829" w:author="Airat Shigapov" w:date="2021-10-29T16:43:00Z">
            <w:rPr>
              <w:ins w:id="18830" w:author="Airat Shigapov" w:date="2021-10-29T16:43:00Z"/>
              <w:rFonts w:ascii="Consolas" w:hAnsi="Consolas" w:cs="Consolas"/>
              <w:color w:val="000000"/>
              <w:sz w:val="19"/>
              <w:szCs w:val="19"/>
            </w:rPr>
          </w:rPrChange>
        </w:rPr>
      </w:pPr>
      <w:ins w:id="18831" w:author="Airat Shigapov" w:date="2021-10-29T16:43:00Z">
        <w:r w:rsidRPr="00CA1CA9">
          <w:rPr>
            <w:rFonts w:ascii="Times New Roman" w:hAnsi="Times New Roman" w:cs="Times New Roman"/>
            <w:sz w:val="20"/>
            <w:szCs w:val="20"/>
            <w:lang w:val="en-US"/>
            <w:rPrChange w:id="18832" w:author="Airat Shigapov" w:date="2021-10-29T16:43:00Z">
              <w:rPr>
                <w:rFonts w:ascii="Consolas" w:hAnsi="Consolas" w:cs="Consolas"/>
                <w:color w:val="000000"/>
                <w:sz w:val="19"/>
                <w:szCs w:val="19"/>
              </w:rPr>
            </w:rPrChange>
          </w:rPr>
          <w:t xml:space="preserve">                </w:t>
        </w:r>
        <w:proofErr w:type="spellStart"/>
        <w:proofErr w:type="gramStart"/>
        <w:r w:rsidRPr="00CA1CA9">
          <w:rPr>
            <w:rFonts w:ascii="Times New Roman" w:hAnsi="Times New Roman" w:cs="Times New Roman"/>
            <w:sz w:val="20"/>
            <w:szCs w:val="20"/>
            <w:lang w:val="en-US"/>
            <w:rPrChange w:id="18833" w:author="Airat Shigapov" w:date="2021-10-29T16:43:00Z">
              <w:rPr>
                <w:rFonts w:ascii="Consolas" w:hAnsi="Consolas" w:cs="Consolas"/>
                <w:color w:val="000000"/>
                <w:sz w:val="19"/>
                <w:szCs w:val="19"/>
              </w:rPr>
            </w:rPrChange>
          </w:rPr>
          <w:t>PageFrame.NavigationService.Navigate</w:t>
        </w:r>
        <w:proofErr w:type="spellEnd"/>
        <w:proofErr w:type="gramEnd"/>
        <w:r w:rsidRPr="00CA1CA9">
          <w:rPr>
            <w:rFonts w:ascii="Times New Roman" w:hAnsi="Times New Roman" w:cs="Times New Roman"/>
            <w:sz w:val="20"/>
            <w:szCs w:val="20"/>
            <w:lang w:val="en-US"/>
            <w:rPrChange w:id="18834" w:author="Airat Shigapov" w:date="2021-10-29T16:43:00Z">
              <w:rPr>
                <w:rFonts w:ascii="Consolas" w:hAnsi="Consolas" w:cs="Consolas"/>
                <w:color w:val="000000"/>
                <w:sz w:val="19"/>
                <w:szCs w:val="19"/>
              </w:rPr>
            </w:rPrChange>
          </w:rPr>
          <w:t>(</w:t>
        </w:r>
        <w:r w:rsidRPr="00CA1CA9">
          <w:rPr>
            <w:rFonts w:ascii="Times New Roman" w:hAnsi="Times New Roman" w:cs="Times New Roman"/>
            <w:sz w:val="20"/>
            <w:szCs w:val="20"/>
            <w:lang w:val="en-US"/>
            <w:rPrChange w:id="18835" w:author="Airat Shigapov" w:date="2021-10-29T16:43:00Z">
              <w:rPr>
                <w:rFonts w:ascii="Consolas" w:hAnsi="Consolas" w:cs="Consolas"/>
                <w:color w:val="0000FF"/>
                <w:sz w:val="19"/>
                <w:szCs w:val="19"/>
              </w:rPr>
            </w:rPrChange>
          </w:rPr>
          <w:t>new</w:t>
        </w:r>
        <w:r w:rsidRPr="00CA1CA9">
          <w:rPr>
            <w:rFonts w:ascii="Times New Roman" w:hAnsi="Times New Roman" w:cs="Times New Roman"/>
            <w:sz w:val="20"/>
            <w:szCs w:val="20"/>
            <w:lang w:val="en-US"/>
            <w:rPrChange w:id="18836" w:author="Airat Shigapov" w:date="2021-10-29T16:43:00Z">
              <w:rPr>
                <w:rFonts w:ascii="Consolas" w:hAnsi="Consolas" w:cs="Consolas"/>
                <w:color w:val="000000"/>
                <w:sz w:val="19"/>
                <w:szCs w:val="19"/>
              </w:rPr>
            </w:rPrChange>
          </w:rPr>
          <w:t xml:space="preserve"> </w:t>
        </w:r>
        <w:proofErr w:type="spellStart"/>
        <w:r w:rsidRPr="00CA1CA9">
          <w:rPr>
            <w:rFonts w:ascii="Times New Roman" w:hAnsi="Times New Roman" w:cs="Times New Roman"/>
            <w:sz w:val="20"/>
            <w:szCs w:val="20"/>
            <w:lang w:val="en-US"/>
            <w:rPrChange w:id="18837" w:author="Airat Shigapov" w:date="2021-10-29T16:43:00Z">
              <w:rPr>
                <w:rFonts w:ascii="Consolas" w:hAnsi="Consolas" w:cs="Consolas"/>
                <w:color w:val="000000"/>
                <w:sz w:val="19"/>
                <w:szCs w:val="19"/>
              </w:rPr>
            </w:rPrChange>
          </w:rPr>
          <w:t>ListProduct</w:t>
        </w:r>
        <w:proofErr w:type="spellEnd"/>
        <w:r w:rsidRPr="00CA1CA9">
          <w:rPr>
            <w:rFonts w:ascii="Times New Roman" w:hAnsi="Times New Roman" w:cs="Times New Roman"/>
            <w:sz w:val="20"/>
            <w:szCs w:val="20"/>
            <w:lang w:val="en-US"/>
            <w:rPrChange w:id="18838" w:author="Airat Shigapov" w:date="2021-10-29T16:43:00Z">
              <w:rPr>
                <w:rFonts w:ascii="Consolas" w:hAnsi="Consolas" w:cs="Consolas"/>
                <w:color w:val="000000"/>
                <w:sz w:val="19"/>
                <w:szCs w:val="19"/>
              </w:rPr>
            </w:rPrChange>
          </w:rPr>
          <w:t>(</w:t>
        </w:r>
        <w:proofErr w:type="spellStart"/>
        <w:r w:rsidRPr="00CA1CA9">
          <w:rPr>
            <w:rFonts w:ascii="Times New Roman" w:hAnsi="Times New Roman" w:cs="Times New Roman"/>
            <w:sz w:val="20"/>
            <w:szCs w:val="20"/>
            <w:lang w:val="en-US"/>
            <w:rPrChange w:id="18839" w:author="Airat Shigapov" w:date="2021-10-29T16:43:00Z">
              <w:rPr>
                <w:rFonts w:ascii="Consolas" w:hAnsi="Consolas" w:cs="Consolas"/>
                <w:color w:val="000000"/>
                <w:sz w:val="19"/>
                <w:szCs w:val="19"/>
              </w:rPr>
            </w:rPrChange>
          </w:rPr>
          <w:t>searchBox.Text</w:t>
        </w:r>
        <w:proofErr w:type="spellEnd"/>
        <w:r w:rsidRPr="00CA1CA9">
          <w:rPr>
            <w:rFonts w:ascii="Times New Roman" w:hAnsi="Times New Roman" w:cs="Times New Roman"/>
            <w:sz w:val="20"/>
            <w:szCs w:val="20"/>
            <w:lang w:val="en-US"/>
            <w:rPrChange w:id="18840" w:author="Airat Shigapov" w:date="2021-10-29T16:43:00Z">
              <w:rPr>
                <w:rFonts w:ascii="Consolas" w:hAnsi="Consolas" w:cs="Consolas"/>
                <w:color w:val="000000"/>
                <w:sz w:val="19"/>
                <w:szCs w:val="19"/>
              </w:rPr>
            </w:rPrChange>
          </w:rPr>
          <w:t>));</w:t>
        </w:r>
      </w:ins>
    </w:p>
    <w:p w14:paraId="0B594288" w14:textId="77777777" w:rsidR="00CA1CA9" w:rsidRPr="00CA1CA9" w:rsidRDefault="00CA1CA9" w:rsidP="00CA1CA9">
      <w:pPr>
        <w:autoSpaceDE w:val="0"/>
        <w:autoSpaceDN w:val="0"/>
        <w:adjustRightInd w:val="0"/>
        <w:spacing w:after="0" w:line="240" w:lineRule="auto"/>
        <w:rPr>
          <w:ins w:id="18841" w:author="Airat Shigapov" w:date="2021-10-29T16:43:00Z"/>
          <w:rFonts w:ascii="Times New Roman" w:hAnsi="Times New Roman" w:cs="Times New Roman"/>
          <w:sz w:val="20"/>
          <w:szCs w:val="20"/>
          <w:lang w:val="en-US"/>
          <w:rPrChange w:id="18842" w:author="Airat Shigapov" w:date="2021-10-29T16:43:00Z">
            <w:rPr>
              <w:ins w:id="18843" w:author="Airat Shigapov" w:date="2021-10-29T16:43:00Z"/>
              <w:rFonts w:ascii="Consolas" w:hAnsi="Consolas" w:cs="Consolas"/>
              <w:color w:val="000000"/>
              <w:sz w:val="19"/>
              <w:szCs w:val="19"/>
            </w:rPr>
          </w:rPrChange>
        </w:rPr>
      </w:pPr>
      <w:ins w:id="18844" w:author="Airat Shigapov" w:date="2021-10-29T16:43:00Z">
        <w:r w:rsidRPr="00CA1CA9">
          <w:rPr>
            <w:rFonts w:ascii="Times New Roman" w:hAnsi="Times New Roman" w:cs="Times New Roman"/>
            <w:sz w:val="20"/>
            <w:szCs w:val="20"/>
            <w:lang w:val="en-US"/>
            <w:rPrChange w:id="18845" w:author="Airat Shigapov" w:date="2021-10-29T16:43:00Z">
              <w:rPr>
                <w:rFonts w:ascii="Consolas" w:hAnsi="Consolas" w:cs="Consolas"/>
                <w:color w:val="000000"/>
                <w:sz w:val="19"/>
                <w:szCs w:val="19"/>
              </w:rPr>
            </w:rPrChange>
          </w:rPr>
          <w:t xml:space="preserve">            }</w:t>
        </w:r>
      </w:ins>
    </w:p>
    <w:p w14:paraId="7A5A08A9" w14:textId="77777777" w:rsidR="00CA1CA9" w:rsidRPr="00CA1CA9" w:rsidRDefault="00CA1CA9" w:rsidP="00CA1CA9">
      <w:pPr>
        <w:autoSpaceDE w:val="0"/>
        <w:autoSpaceDN w:val="0"/>
        <w:adjustRightInd w:val="0"/>
        <w:spacing w:after="0" w:line="240" w:lineRule="auto"/>
        <w:rPr>
          <w:ins w:id="18846" w:author="Airat Shigapov" w:date="2021-10-29T16:43:00Z"/>
          <w:rFonts w:ascii="Times New Roman" w:hAnsi="Times New Roman" w:cs="Times New Roman"/>
          <w:sz w:val="20"/>
          <w:szCs w:val="20"/>
          <w:lang w:val="en-US"/>
          <w:rPrChange w:id="18847" w:author="Airat Shigapov" w:date="2021-10-29T16:43:00Z">
            <w:rPr>
              <w:ins w:id="18848" w:author="Airat Shigapov" w:date="2021-10-29T16:43:00Z"/>
              <w:rFonts w:ascii="Consolas" w:hAnsi="Consolas" w:cs="Consolas"/>
              <w:color w:val="000000"/>
              <w:sz w:val="19"/>
              <w:szCs w:val="19"/>
            </w:rPr>
          </w:rPrChange>
        </w:rPr>
      </w:pPr>
      <w:ins w:id="18849" w:author="Airat Shigapov" w:date="2021-10-29T16:43:00Z">
        <w:r w:rsidRPr="00CA1CA9">
          <w:rPr>
            <w:rFonts w:ascii="Times New Roman" w:hAnsi="Times New Roman" w:cs="Times New Roman"/>
            <w:sz w:val="20"/>
            <w:szCs w:val="20"/>
            <w:lang w:val="en-US"/>
            <w:rPrChange w:id="18850" w:author="Airat Shigapov" w:date="2021-10-29T16:43:00Z">
              <w:rPr>
                <w:rFonts w:ascii="Consolas" w:hAnsi="Consolas" w:cs="Consolas"/>
                <w:color w:val="000000"/>
                <w:sz w:val="19"/>
                <w:szCs w:val="19"/>
              </w:rPr>
            </w:rPrChange>
          </w:rPr>
          <w:t xml:space="preserve">        }</w:t>
        </w:r>
      </w:ins>
    </w:p>
    <w:p w14:paraId="6B0B3081" w14:textId="77777777" w:rsidR="00CA1CA9" w:rsidRPr="00CA1CA9" w:rsidRDefault="00CA1CA9" w:rsidP="00CA1CA9">
      <w:pPr>
        <w:autoSpaceDE w:val="0"/>
        <w:autoSpaceDN w:val="0"/>
        <w:adjustRightInd w:val="0"/>
        <w:spacing w:after="0" w:line="240" w:lineRule="auto"/>
        <w:rPr>
          <w:ins w:id="18851" w:author="Airat Shigapov" w:date="2021-10-29T16:43:00Z"/>
          <w:rFonts w:ascii="Times New Roman" w:hAnsi="Times New Roman" w:cs="Times New Roman"/>
          <w:sz w:val="20"/>
          <w:szCs w:val="20"/>
          <w:lang w:val="en-US"/>
          <w:rPrChange w:id="18852" w:author="Airat Shigapov" w:date="2021-10-29T16:43:00Z">
            <w:rPr>
              <w:ins w:id="18853" w:author="Airat Shigapov" w:date="2021-10-29T16:43:00Z"/>
              <w:rFonts w:ascii="Consolas" w:hAnsi="Consolas" w:cs="Consolas"/>
              <w:color w:val="000000"/>
              <w:sz w:val="19"/>
              <w:szCs w:val="19"/>
            </w:rPr>
          </w:rPrChange>
        </w:rPr>
      </w:pPr>
    </w:p>
    <w:p w14:paraId="2750C179" w14:textId="77777777" w:rsidR="00CA1CA9" w:rsidRPr="00CA1CA9" w:rsidRDefault="00CA1CA9" w:rsidP="00CA1CA9">
      <w:pPr>
        <w:autoSpaceDE w:val="0"/>
        <w:autoSpaceDN w:val="0"/>
        <w:adjustRightInd w:val="0"/>
        <w:spacing w:after="0" w:line="240" w:lineRule="auto"/>
        <w:rPr>
          <w:ins w:id="18854" w:author="Airat Shigapov" w:date="2021-10-29T16:43:00Z"/>
          <w:rFonts w:ascii="Times New Roman" w:hAnsi="Times New Roman" w:cs="Times New Roman"/>
          <w:sz w:val="20"/>
          <w:szCs w:val="20"/>
          <w:lang w:val="en-US"/>
          <w:rPrChange w:id="18855" w:author="Airat Shigapov" w:date="2021-10-29T16:43:00Z">
            <w:rPr>
              <w:ins w:id="18856" w:author="Airat Shigapov" w:date="2021-10-29T16:43:00Z"/>
              <w:rFonts w:ascii="Consolas" w:hAnsi="Consolas" w:cs="Consolas"/>
              <w:color w:val="000000"/>
              <w:sz w:val="19"/>
              <w:szCs w:val="19"/>
            </w:rPr>
          </w:rPrChange>
        </w:rPr>
      </w:pPr>
      <w:ins w:id="18857" w:author="Airat Shigapov" w:date="2021-10-29T16:43:00Z">
        <w:r w:rsidRPr="00CA1CA9">
          <w:rPr>
            <w:rFonts w:ascii="Times New Roman" w:hAnsi="Times New Roman" w:cs="Times New Roman"/>
            <w:sz w:val="20"/>
            <w:szCs w:val="20"/>
            <w:lang w:val="en-US"/>
            <w:rPrChange w:id="18858" w:author="Airat Shigapov" w:date="2021-10-29T16:43:00Z">
              <w:rPr>
                <w:rFonts w:ascii="Consolas" w:hAnsi="Consolas" w:cs="Consolas"/>
                <w:color w:val="000000"/>
                <w:sz w:val="19"/>
                <w:szCs w:val="19"/>
              </w:rPr>
            </w:rPrChange>
          </w:rPr>
          <w:t xml:space="preserve">        </w:t>
        </w:r>
        <w:r w:rsidRPr="00CA1CA9">
          <w:rPr>
            <w:rFonts w:ascii="Times New Roman" w:hAnsi="Times New Roman" w:cs="Times New Roman"/>
            <w:sz w:val="20"/>
            <w:szCs w:val="20"/>
            <w:lang w:val="en-US"/>
            <w:rPrChange w:id="18859" w:author="Airat Shigapov" w:date="2021-10-29T16:43:00Z">
              <w:rPr>
                <w:rFonts w:ascii="Consolas" w:hAnsi="Consolas" w:cs="Consolas"/>
                <w:color w:val="0000FF"/>
                <w:sz w:val="19"/>
                <w:szCs w:val="19"/>
              </w:rPr>
            </w:rPrChange>
          </w:rPr>
          <w:t>private</w:t>
        </w:r>
        <w:r w:rsidRPr="00CA1CA9">
          <w:rPr>
            <w:rFonts w:ascii="Times New Roman" w:hAnsi="Times New Roman" w:cs="Times New Roman"/>
            <w:sz w:val="20"/>
            <w:szCs w:val="20"/>
            <w:lang w:val="en-US"/>
            <w:rPrChange w:id="18860" w:author="Airat Shigapov" w:date="2021-10-29T16:43:00Z">
              <w:rPr>
                <w:rFonts w:ascii="Consolas" w:hAnsi="Consolas" w:cs="Consolas"/>
                <w:color w:val="000000"/>
                <w:sz w:val="19"/>
                <w:szCs w:val="19"/>
              </w:rPr>
            </w:rPrChange>
          </w:rPr>
          <w:t xml:space="preserve"> </w:t>
        </w:r>
        <w:r w:rsidRPr="00CA1CA9">
          <w:rPr>
            <w:rFonts w:ascii="Times New Roman" w:hAnsi="Times New Roman" w:cs="Times New Roman"/>
            <w:sz w:val="20"/>
            <w:szCs w:val="20"/>
            <w:lang w:val="en-US"/>
            <w:rPrChange w:id="18861" w:author="Airat Shigapov" w:date="2021-10-29T16:43:00Z">
              <w:rPr>
                <w:rFonts w:ascii="Consolas" w:hAnsi="Consolas" w:cs="Consolas"/>
                <w:color w:val="0000FF"/>
                <w:sz w:val="19"/>
                <w:szCs w:val="19"/>
              </w:rPr>
            </w:rPrChange>
          </w:rPr>
          <w:t>void</w:t>
        </w:r>
        <w:r w:rsidRPr="00CA1CA9">
          <w:rPr>
            <w:rFonts w:ascii="Times New Roman" w:hAnsi="Times New Roman" w:cs="Times New Roman"/>
            <w:sz w:val="20"/>
            <w:szCs w:val="20"/>
            <w:lang w:val="en-US"/>
            <w:rPrChange w:id="18862" w:author="Airat Shigapov" w:date="2021-10-29T16:43:00Z">
              <w:rPr>
                <w:rFonts w:ascii="Consolas" w:hAnsi="Consolas" w:cs="Consolas"/>
                <w:color w:val="000000"/>
                <w:sz w:val="19"/>
                <w:szCs w:val="19"/>
              </w:rPr>
            </w:rPrChange>
          </w:rPr>
          <w:t xml:space="preserve"> </w:t>
        </w:r>
        <w:proofErr w:type="spellStart"/>
        <w:r w:rsidRPr="00CA1CA9">
          <w:rPr>
            <w:rFonts w:ascii="Times New Roman" w:hAnsi="Times New Roman" w:cs="Times New Roman"/>
            <w:sz w:val="20"/>
            <w:szCs w:val="20"/>
            <w:lang w:val="en-US"/>
            <w:rPrChange w:id="18863" w:author="Airat Shigapov" w:date="2021-10-29T16:43:00Z">
              <w:rPr>
                <w:rFonts w:ascii="Consolas" w:hAnsi="Consolas" w:cs="Consolas"/>
                <w:color w:val="000000"/>
                <w:sz w:val="19"/>
                <w:szCs w:val="19"/>
              </w:rPr>
            </w:rPrChange>
          </w:rPr>
          <w:t>Login_</w:t>
        </w:r>
        <w:proofErr w:type="gramStart"/>
        <w:r w:rsidRPr="00CA1CA9">
          <w:rPr>
            <w:rFonts w:ascii="Times New Roman" w:hAnsi="Times New Roman" w:cs="Times New Roman"/>
            <w:sz w:val="20"/>
            <w:szCs w:val="20"/>
            <w:lang w:val="en-US"/>
            <w:rPrChange w:id="18864" w:author="Airat Shigapov" w:date="2021-10-29T16:43:00Z">
              <w:rPr>
                <w:rFonts w:ascii="Consolas" w:hAnsi="Consolas" w:cs="Consolas"/>
                <w:color w:val="000000"/>
                <w:sz w:val="19"/>
                <w:szCs w:val="19"/>
              </w:rPr>
            </w:rPrChange>
          </w:rPr>
          <w:t>Click</w:t>
        </w:r>
        <w:proofErr w:type="spellEnd"/>
        <w:r w:rsidRPr="00CA1CA9">
          <w:rPr>
            <w:rFonts w:ascii="Times New Roman" w:hAnsi="Times New Roman" w:cs="Times New Roman"/>
            <w:sz w:val="20"/>
            <w:szCs w:val="20"/>
            <w:lang w:val="en-US"/>
            <w:rPrChange w:id="18865" w:author="Airat Shigapov" w:date="2021-10-29T16:43:00Z">
              <w:rPr>
                <w:rFonts w:ascii="Consolas" w:hAnsi="Consolas" w:cs="Consolas"/>
                <w:color w:val="000000"/>
                <w:sz w:val="19"/>
                <w:szCs w:val="19"/>
              </w:rPr>
            </w:rPrChange>
          </w:rPr>
          <w:t>(</w:t>
        </w:r>
        <w:proofErr w:type="gramEnd"/>
        <w:r w:rsidRPr="00CA1CA9">
          <w:rPr>
            <w:rFonts w:ascii="Times New Roman" w:hAnsi="Times New Roman" w:cs="Times New Roman"/>
            <w:sz w:val="20"/>
            <w:szCs w:val="20"/>
            <w:lang w:val="en-US"/>
            <w:rPrChange w:id="18866" w:author="Airat Shigapov" w:date="2021-10-29T16:43:00Z">
              <w:rPr>
                <w:rFonts w:ascii="Consolas" w:hAnsi="Consolas" w:cs="Consolas"/>
                <w:color w:val="0000FF"/>
                <w:sz w:val="19"/>
                <w:szCs w:val="19"/>
              </w:rPr>
            </w:rPrChange>
          </w:rPr>
          <w:t>object</w:t>
        </w:r>
        <w:r w:rsidRPr="00CA1CA9">
          <w:rPr>
            <w:rFonts w:ascii="Times New Roman" w:hAnsi="Times New Roman" w:cs="Times New Roman"/>
            <w:sz w:val="20"/>
            <w:szCs w:val="20"/>
            <w:lang w:val="en-US"/>
            <w:rPrChange w:id="18867" w:author="Airat Shigapov" w:date="2021-10-29T16:43:00Z">
              <w:rPr>
                <w:rFonts w:ascii="Consolas" w:hAnsi="Consolas" w:cs="Consolas"/>
                <w:color w:val="000000"/>
                <w:sz w:val="19"/>
                <w:szCs w:val="19"/>
              </w:rPr>
            </w:rPrChange>
          </w:rPr>
          <w:t xml:space="preserve"> sender, </w:t>
        </w:r>
        <w:proofErr w:type="spellStart"/>
        <w:r w:rsidRPr="00CA1CA9">
          <w:rPr>
            <w:rFonts w:ascii="Times New Roman" w:hAnsi="Times New Roman" w:cs="Times New Roman"/>
            <w:sz w:val="20"/>
            <w:szCs w:val="20"/>
            <w:lang w:val="en-US"/>
            <w:rPrChange w:id="18868" w:author="Airat Shigapov" w:date="2021-10-29T16:43:00Z">
              <w:rPr>
                <w:rFonts w:ascii="Consolas" w:hAnsi="Consolas" w:cs="Consolas"/>
                <w:color w:val="000000"/>
                <w:sz w:val="19"/>
                <w:szCs w:val="19"/>
              </w:rPr>
            </w:rPrChange>
          </w:rPr>
          <w:t>RoutedEventArgs</w:t>
        </w:r>
        <w:proofErr w:type="spellEnd"/>
        <w:r w:rsidRPr="00CA1CA9">
          <w:rPr>
            <w:rFonts w:ascii="Times New Roman" w:hAnsi="Times New Roman" w:cs="Times New Roman"/>
            <w:sz w:val="20"/>
            <w:szCs w:val="20"/>
            <w:lang w:val="en-US"/>
            <w:rPrChange w:id="18869" w:author="Airat Shigapov" w:date="2021-10-29T16:43:00Z">
              <w:rPr>
                <w:rFonts w:ascii="Consolas" w:hAnsi="Consolas" w:cs="Consolas"/>
                <w:color w:val="000000"/>
                <w:sz w:val="19"/>
                <w:szCs w:val="19"/>
              </w:rPr>
            </w:rPrChange>
          </w:rPr>
          <w:t xml:space="preserve"> e)</w:t>
        </w:r>
      </w:ins>
    </w:p>
    <w:p w14:paraId="601AF521" w14:textId="77777777" w:rsidR="00CA1CA9" w:rsidRPr="00CA1CA9" w:rsidRDefault="00CA1CA9" w:rsidP="00CA1CA9">
      <w:pPr>
        <w:autoSpaceDE w:val="0"/>
        <w:autoSpaceDN w:val="0"/>
        <w:adjustRightInd w:val="0"/>
        <w:spacing w:after="0" w:line="240" w:lineRule="auto"/>
        <w:rPr>
          <w:ins w:id="18870" w:author="Airat Shigapov" w:date="2021-10-29T16:43:00Z"/>
          <w:rFonts w:ascii="Times New Roman" w:hAnsi="Times New Roman" w:cs="Times New Roman"/>
          <w:sz w:val="20"/>
          <w:szCs w:val="20"/>
          <w:lang w:val="en-US"/>
          <w:rPrChange w:id="18871" w:author="Airat Shigapov" w:date="2021-10-29T16:43:00Z">
            <w:rPr>
              <w:ins w:id="18872" w:author="Airat Shigapov" w:date="2021-10-29T16:43:00Z"/>
              <w:rFonts w:ascii="Consolas" w:hAnsi="Consolas" w:cs="Consolas"/>
              <w:color w:val="000000"/>
              <w:sz w:val="19"/>
              <w:szCs w:val="19"/>
            </w:rPr>
          </w:rPrChange>
        </w:rPr>
      </w:pPr>
      <w:ins w:id="18873" w:author="Airat Shigapov" w:date="2021-10-29T16:43:00Z">
        <w:r w:rsidRPr="00CA1CA9">
          <w:rPr>
            <w:rFonts w:ascii="Times New Roman" w:hAnsi="Times New Roman" w:cs="Times New Roman"/>
            <w:sz w:val="20"/>
            <w:szCs w:val="20"/>
            <w:lang w:val="en-US"/>
            <w:rPrChange w:id="18874" w:author="Airat Shigapov" w:date="2021-10-29T16:43:00Z">
              <w:rPr>
                <w:rFonts w:ascii="Consolas" w:hAnsi="Consolas" w:cs="Consolas"/>
                <w:color w:val="000000"/>
                <w:sz w:val="19"/>
                <w:szCs w:val="19"/>
              </w:rPr>
            </w:rPrChange>
          </w:rPr>
          <w:t xml:space="preserve">        {</w:t>
        </w:r>
      </w:ins>
    </w:p>
    <w:p w14:paraId="053AD958" w14:textId="77777777" w:rsidR="00CA1CA9" w:rsidRPr="00CA1CA9" w:rsidRDefault="00CA1CA9" w:rsidP="00CA1CA9">
      <w:pPr>
        <w:autoSpaceDE w:val="0"/>
        <w:autoSpaceDN w:val="0"/>
        <w:adjustRightInd w:val="0"/>
        <w:spacing w:after="0" w:line="240" w:lineRule="auto"/>
        <w:rPr>
          <w:ins w:id="18875" w:author="Airat Shigapov" w:date="2021-10-29T16:43:00Z"/>
          <w:rFonts w:ascii="Times New Roman" w:hAnsi="Times New Roman" w:cs="Times New Roman"/>
          <w:sz w:val="20"/>
          <w:szCs w:val="20"/>
          <w:lang w:val="en-US"/>
          <w:rPrChange w:id="18876" w:author="Airat Shigapov" w:date="2021-10-29T16:43:00Z">
            <w:rPr>
              <w:ins w:id="18877" w:author="Airat Shigapov" w:date="2021-10-29T16:43:00Z"/>
              <w:rFonts w:ascii="Consolas" w:hAnsi="Consolas" w:cs="Consolas"/>
              <w:color w:val="000000"/>
              <w:sz w:val="19"/>
              <w:szCs w:val="19"/>
            </w:rPr>
          </w:rPrChange>
        </w:rPr>
      </w:pPr>
      <w:ins w:id="18878" w:author="Airat Shigapov" w:date="2021-10-29T16:43:00Z">
        <w:r w:rsidRPr="00CA1CA9">
          <w:rPr>
            <w:rFonts w:ascii="Times New Roman" w:hAnsi="Times New Roman" w:cs="Times New Roman"/>
            <w:sz w:val="20"/>
            <w:szCs w:val="20"/>
            <w:lang w:val="en-US"/>
            <w:rPrChange w:id="18879" w:author="Airat Shigapov" w:date="2021-10-29T16:43:00Z">
              <w:rPr>
                <w:rFonts w:ascii="Consolas" w:hAnsi="Consolas" w:cs="Consolas"/>
                <w:color w:val="000000"/>
                <w:sz w:val="19"/>
                <w:szCs w:val="19"/>
              </w:rPr>
            </w:rPrChange>
          </w:rPr>
          <w:t xml:space="preserve">            Authorization </w:t>
        </w:r>
        <w:proofErr w:type="spellStart"/>
        <w:r w:rsidRPr="00CA1CA9">
          <w:rPr>
            <w:rFonts w:ascii="Times New Roman" w:hAnsi="Times New Roman" w:cs="Times New Roman"/>
            <w:sz w:val="20"/>
            <w:szCs w:val="20"/>
            <w:lang w:val="en-US"/>
            <w:rPrChange w:id="18880" w:author="Airat Shigapov" w:date="2021-10-29T16:43:00Z">
              <w:rPr>
                <w:rFonts w:ascii="Consolas" w:hAnsi="Consolas" w:cs="Consolas"/>
                <w:color w:val="000000"/>
                <w:sz w:val="19"/>
                <w:szCs w:val="19"/>
              </w:rPr>
            </w:rPrChange>
          </w:rPr>
          <w:t>authorization</w:t>
        </w:r>
        <w:proofErr w:type="spellEnd"/>
        <w:r w:rsidRPr="00CA1CA9">
          <w:rPr>
            <w:rFonts w:ascii="Times New Roman" w:hAnsi="Times New Roman" w:cs="Times New Roman"/>
            <w:sz w:val="20"/>
            <w:szCs w:val="20"/>
            <w:lang w:val="en-US"/>
            <w:rPrChange w:id="18881" w:author="Airat Shigapov" w:date="2021-10-29T16:43:00Z">
              <w:rPr>
                <w:rFonts w:ascii="Consolas" w:hAnsi="Consolas" w:cs="Consolas"/>
                <w:color w:val="000000"/>
                <w:sz w:val="19"/>
                <w:szCs w:val="19"/>
              </w:rPr>
            </w:rPrChange>
          </w:rPr>
          <w:t xml:space="preserve"> = </w:t>
        </w:r>
        <w:r w:rsidRPr="00CA1CA9">
          <w:rPr>
            <w:rFonts w:ascii="Times New Roman" w:hAnsi="Times New Roman" w:cs="Times New Roman"/>
            <w:sz w:val="20"/>
            <w:szCs w:val="20"/>
            <w:lang w:val="en-US"/>
            <w:rPrChange w:id="18882" w:author="Airat Shigapov" w:date="2021-10-29T16:43:00Z">
              <w:rPr>
                <w:rFonts w:ascii="Consolas" w:hAnsi="Consolas" w:cs="Consolas"/>
                <w:color w:val="0000FF"/>
                <w:sz w:val="19"/>
                <w:szCs w:val="19"/>
              </w:rPr>
            </w:rPrChange>
          </w:rPr>
          <w:t>new</w:t>
        </w:r>
        <w:r w:rsidRPr="00CA1CA9">
          <w:rPr>
            <w:rFonts w:ascii="Times New Roman" w:hAnsi="Times New Roman" w:cs="Times New Roman"/>
            <w:sz w:val="20"/>
            <w:szCs w:val="20"/>
            <w:lang w:val="en-US"/>
            <w:rPrChange w:id="18883" w:author="Airat Shigapov" w:date="2021-10-29T16:43:00Z">
              <w:rPr>
                <w:rFonts w:ascii="Consolas" w:hAnsi="Consolas" w:cs="Consolas"/>
                <w:color w:val="000000"/>
                <w:sz w:val="19"/>
                <w:szCs w:val="19"/>
              </w:rPr>
            </w:rPrChange>
          </w:rPr>
          <w:t xml:space="preserve"> Authorization(</w:t>
        </w:r>
        <w:r w:rsidRPr="00CA1CA9">
          <w:rPr>
            <w:rFonts w:ascii="Times New Roman" w:hAnsi="Times New Roman" w:cs="Times New Roman"/>
            <w:sz w:val="20"/>
            <w:szCs w:val="20"/>
            <w:lang w:val="en-US"/>
            <w:rPrChange w:id="18884" w:author="Airat Shigapov" w:date="2021-10-29T16:43:00Z">
              <w:rPr>
                <w:rFonts w:ascii="Consolas" w:hAnsi="Consolas" w:cs="Consolas"/>
                <w:color w:val="0000FF"/>
                <w:sz w:val="19"/>
                <w:szCs w:val="19"/>
              </w:rPr>
            </w:rPrChange>
          </w:rPr>
          <w:t>this</w:t>
        </w:r>
        <w:r w:rsidRPr="00CA1CA9">
          <w:rPr>
            <w:rFonts w:ascii="Times New Roman" w:hAnsi="Times New Roman" w:cs="Times New Roman"/>
            <w:sz w:val="20"/>
            <w:szCs w:val="20"/>
            <w:lang w:val="en-US"/>
            <w:rPrChange w:id="18885" w:author="Airat Shigapov" w:date="2021-10-29T16:43:00Z">
              <w:rPr>
                <w:rFonts w:ascii="Consolas" w:hAnsi="Consolas" w:cs="Consolas"/>
                <w:color w:val="000000"/>
                <w:sz w:val="19"/>
                <w:szCs w:val="19"/>
              </w:rPr>
            </w:rPrChange>
          </w:rPr>
          <w:t>);</w:t>
        </w:r>
      </w:ins>
    </w:p>
    <w:p w14:paraId="3DB0BD17" w14:textId="77777777" w:rsidR="00CA1CA9" w:rsidRPr="00CA1CA9" w:rsidRDefault="00CA1CA9" w:rsidP="00CA1CA9">
      <w:pPr>
        <w:autoSpaceDE w:val="0"/>
        <w:autoSpaceDN w:val="0"/>
        <w:adjustRightInd w:val="0"/>
        <w:spacing w:after="0" w:line="240" w:lineRule="auto"/>
        <w:rPr>
          <w:ins w:id="18886" w:author="Airat Shigapov" w:date="2021-10-29T16:43:00Z"/>
          <w:rFonts w:ascii="Times New Roman" w:hAnsi="Times New Roman" w:cs="Times New Roman"/>
          <w:sz w:val="20"/>
          <w:szCs w:val="20"/>
          <w:lang w:val="en-US"/>
          <w:rPrChange w:id="18887" w:author="Airat Shigapov" w:date="2021-10-29T16:43:00Z">
            <w:rPr>
              <w:ins w:id="18888" w:author="Airat Shigapov" w:date="2021-10-29T16:43:00Z"/>
              <w:rFonts w:ascii="Consolas" w:hAnsi="Consolas" w:cs="Consolas"/>
              <w:color w:val="000000"/>
              <w:sz w:val="19"/>
              <w:szCs w:val="19"/>
            </w:rPr>
          </w:rPrChange>
        </w:rPr>
      </w:pPr>
      <w:ins w:id="18889" w:author="Airat Shigapov" w:date="2021-10-29T16:43:00Z">
        <w:r w:rsidRPr="00CA1CA9">
          <w:rPr>
            <w:rFonts w:ascii="Times New Roman" w:hAnsi="Times New Roman" w:cs="Times New Roman"/>
            <w:sz w:val="20"/>
            <w:szCs w:val="20"/>
            <w:lang w:val="en-US"/>
            <w:rPrChange w:id="18890" w:author="Airat Shigapov" w:date="2021-10-29T16:43:00Z">
              <w:rPr>
                <w:rFonts w:ascii="Consolas" w:hAnsi="Consolas" w:cs="Consolas"/>
                <w:color w:val="000000"/>
                <w:sz w:val="19"/>
                <w:szCs w:val="19"/>
              </w:rPr>
            </w:rPrChange>
          </w:rPr>
          <w:t xml:space="preserve">            </w:t>
        </w:r>
        <w:proofErr w:type="spellStart"/>
        <w:proofErr w:type="gramStart"/>
        <w:r w:rsidRPr="00CA1CA9">
          <w:rPr>
            <w:rFonts w:ascii="Times New Roman" w:hAnsi="Times New Roman" w:cs="Times New Roman"/>
            <w:sz w:val="20"/>
            <w:szCs w:val="20"/>
            <w:lang w:val="en-US"/>
            <w:rPrChange w:id="18891" w:author="Airat Shigapov" w:date="2021-10-29T16:43:00Z">
              <w:rPr>
                <w:rFonts w:ascii="Consolas" w:hAnsi="Consolas" w:cs="Consolas"/>
                <w:color w:val="000000"/>
                <w:sz w:val="19"/>
                <w:szCs w:val="19"/>
              </w:rPr>
            </w:rPrChange>
          </w:rPr>
          <w:t>CategoryHidden</w:t>
        </w:r>
        <w:proofErr w:type="spellEnd"/>
        <w:r w:rsidRPr="00CA1CA9">
          <w:rPr>
            <w:rFonts w:ascii="Times New Roman" w:hAnsi="Times New Roman" w:cs="Times New Roman"/>
            <w:sz w:val="20"/>
            <w:szCs w:val="20"/>
            <w:lang w:val="en-US"/>
            <w:rPrChange w:id="18892" w:author="Airat Shigapov" w:date="2021-10-29T16:43:00Z">
              <w:rPr>
                <w:rFonts w:ascii="Consolas" w:hAnsi="Consolas" w:cs="Consolas"/>
                <w:color w:val="000000"/>
                <w:sz w:val="19"/>
                <w:szCs w:val="19"/>
              </w:rPr>
            </w:rPrChange>
          </w:rPr>
          <w:t>(</w:t>
        </w:r>
        <w:proofErr w:type="gramEnd"/>
        <w:r w:rsidRPr="00CA1CA9">
          <w:rPr>
            <w:rFonts w:ascii="Times New Roman" w:hAnsi="Times New Roman" w:cs="Times New Roman"/>
            <w:sz w:val="20"/>
            <w:szCs w:val="20"/>
            <w:lang w:val="en-US"/>
            <w:rPrChange w:id="18893" w:author="Airat Shigapov" w:date="2021-10-29T16:43:00Z">
              <w:rPr>
                <w:rFonts w:ascii="Consolas" w:hAnsi="Consolas" w:cs="Consolas"/>
                <w:color w:val="000000"/>
                <w:sz w:val="19"/>
                <w:szCs w:val="19"/>
              </w:rPr>
            </w:rPrChange>
          </w:rPr>
          <w:t>);</w:t>
        </w:r>
      </w:ins>
    </w:p>
    <w:p w14:paraId="4052F711" w14:textId="77777777" w:rsidR="00CA1CA9" w:rsidRPr="00CA1CA9" w:rsidRDefault="00CA1CA9" w:rsidP="00CA1CA9">
      <w:pPr>
        <w:autoSpaceDE w:val="0"/>
        <w:autoSpaceDN w:val="0"/>
        <w:adjustRightInd w:val="0"/>
        <w:spacing w:after="0" w:line="240" w:lineRule="auto"/>
        <w:rPr>
          <w:ins w:id="18894" w:author="Airat Shigapov" w:date="2021-10-29T16:43:00Z"/>
          <w:rFonts w:ascii="Times New Roman" w:hAnsi="Times New Roman" w:cs="Times New Roman"/>
          <w:sz w:val="20"/>
          <w:szCs w:val="20"/>
          <w:lang w:val="en-US"/>
          <w:rPrChange w:id="18895" w:author="Airat Shigapov" w:date="2021-10-29T16:43:00Z">
            <w:rPr>
              <w:ins w:id="18896" w:author="Airat Shigapov" w:date="2021-10-29T16:43:00Z"/>
              <w:rFonts w:ascii="Consolas" w:hAnsi="Consolas" w:cs="Consolas"/>
              <w:color w:val="000000"/>
              <w:sz w:val="19"/>
              <w:szCs w:val="19"/>
            </w:rPr>
          </w:rPrChange>
        </w:rPr>
      </w:pPr>
      <w:ins w:id="18897" w:author="Airat Shigapov" w:date="2021-10-29T16:43:00Z">
        <w:r w:rsidRPr="00CA1CA9">
          <w:rPr>
            <w:rFonts w:ascii="Times New Roman" w:hAnsi="Times New Roman" w:cs="Times New Roman"/>
            <w:sz w:val="20"/>
            <w:szCs w:val="20"/>
            <w:lang w:val="en-US"/>
            <w:rPrChange w:id="18898" w:author="Airat Shigapov" w:date="2021-10-29T16:43:00Z">
              <w:rPr>
                <w:rFonts w:ascii="Consolas" w:hAnsi="Consolas" w:cs="Consolas"/>
                <w:color w:val="000000"/>
                <w:sz w:val="19"/>
                <w:szCs w:val="19"/>
              </w:rPr>
            </w:rPrChange>
          </w:rPr>
          <w:t xml:space="preserve">            </w:t>
        </w:r>
        <w:proofErr w:type="spellStart"/>
        <w:proofErr w:type="gramStart"/>
        <w:r w:rsidRPr="00CA1CA9">
          <w:rPr>
            <w:rFonts w:ascii="Times New Roman" w:hAnsi="Times New Roman" w:cs="Times New Roman"/>
            <w:sz w:val="20"/>
            <w:szCs w:val="20"/>
            <w:lang w:val="en-US"/>
            <w:rPrChange w:id="18899" w:author="Airat Shigapov" w:date="2021-10-29T16:43:00Z">
              <w:rPr>
                <w:rFonts w:ascii="Consolas" w:hAnsi="Consolas" w:cs="Consolas"/>
                <w:color w:val="000000"/>
                <w:sz w:val="19"/>
                <w:szCs w:val="19"/>
              </w:rPr>
            </w:rPrChange>
          </w:rPr>
          <w:t>PageFrame.NavigationService.Navigate</w:t>
        </w:r>
        <w:proofErr w:type="spellEnd"/>
        <w:proofErr w:type="gramEnd"/>
        <w:r w:rsidRPr="00CA1CA9">
          <w:rPr>
            <w:rFonts w:ascii="Times New Roman" w:hAnsi="Times New Roman" w:cs="Times New Roman"/>
            <w:sz w:val="20"/>
            <w:szCs w:val="20"/>
            <w:lang w:val="en-US"/>
            <w:rPrChange w:id="18900" w:author="Airat Shigapov" w:date="2021-10-29T16:43:00Z">
              <w:rPr>
                <w:rFonts w:ascii="Consolas" w:hAnsi="Consolas" w:cs="Consolas"/>
                <w:color w:val="000000"/>
                <w:sz w:val="19"/>
                <w:szCs w:val="19"/>
              </w:rPr>
            </w:rPrChange>
          </w:rPr>
          <w:t>(authorization);</w:t>
        </w:r>
      </w:ins>
    </w:p>
    <w:p w14:paraId="49DD2D9A" w14:textId="77777777" w:rsidR="00CA1CA9" w:rsidRPr="00CA1CA9" w:rsidRDefault="00CA1CA9" w:rsidP="00CA1CA9">
      <w:pPr>
        <w:autoSpaceDE w:val="0"/>
        <w:autoSpaceDN w:val="0"/>
        <w:adjustRightInd w:val="0"/>
        <w:spacing w:after="0" w:line="240" w:lineRule="auto"/>
        <w:rPr>
          <w:ins w:id="18901" w:author="Airat Shigapov" w:date="2021-10-29T16:43:00Z"/>
          <w:rFonts w:ascii="Times New Roman" w:hAnsi="Times New Roman" w:cs="Times New Roman"/>
          <w:sz w:val="20"/>
          <w:szCs w:val="20"/>
          <w:lang w:val="en-US"/>
          <w:rPrChange w:id="18902" w:author="Airat Shigapov" w:date="2021-10-29T16:43:00Z">
            <w:rPr>
              <w:ins w:id="18903" w:author="Airat Shigapov" w:date="2021-10-29T16:43:00Z"/>
              <w:rFonts w:ascii="Consolas" w:hAnsi="Consolas" w:cs="Consolas"/>
              <w:color w:val="000000"/>
              <w:sz w:val="19"/>
              <w:szCs w:val="19"/>
            </w:rPr>
          </w:rPrChange>
        </w:rPr>
      </w:pPr>
      <w:ins w:id="18904" w:author="Airat Shigapov" w:date="2021-10-29T16:43:00Z">
        <w:r w:rsidRPr="00CA1CA9">
          <w:rPr>
            <w:rFonts w:ascii="Times New Roman" w:hAnsi="Times New Roman" w:cs="Times New Roman"/>
            <w:sz w:val="20"/>
            <w:szCs w:val="20"/>
            <w:lang w:val="en-US"/>
            <w:rPrChange w:id="18905" w:author="Airat Shigapov" w:date="2021-10-29T16:43:00Z">
              <w:rPr>
                <w:rFonts w:ascii="Consolas" w:hAnsi="Consolas" w:cs="Consolas"/>
                <w:color w:val="000000"/>
                <w:sz w:val="19"/>
                <w:szCs w:val="19"/>
              </w:rPr>
            </w:rPrChange>
          </w:rPr>
          <w:t xml:space="preserve">        }</w:t>
        </w:r>
      </w:ins>
    </w:p>
    <w:p w14:paraId="452B5266" w14:textId="77777777" w:rsidR="00CA1CA9" w:rsidRPr="00CA1CA9" w:rsidRDefault="00CA1CA9" w:rsidP="00CA1CA9">
      <w:pPr>
        <w:autoSpaceDE w:val="0"/>
        <w:autoSpaceDN w:val="0"/>
        <w:adjustRightInd w:val="0"/>
        <w:spacing w:after="0" w:line="240" w:lineRule="auto"/>
        <w:rPr>
          <w:ins w:id="18906" w:author="Airat Shigapov" w:date="2021-10-29T16:43:00Z"/>
          <w:rFonts w:ascii="Times New Roman" w:hAnsi="Times New Roman" w:cs="Times New Roman"/>
          <w:sz w:val="20"/>
          <w:szCs w:val="20"/>
          <w:lang w:val="en-US"/>
          <w:rPrChange w:id="18907" w:author="Airat Shigapov" w:date="2021-10-29T16:43:00Z">
            <w:rPr>
              <w:ins w:id="18908" w:author="Airat Shigapov" w:date="2021-10-29T16:43:00Z"/>
              <w:rFonts w:ascii="Consolas" w:hAnsi="Consolas" w:cs="Consolas"/>
              <w:color w:val="000000"/>
              <w:sz w:val="19"/>
              <w:szCs w:val="19"/>
            </w:rPr>
          </w:rPrChange>
        </w:rPr>
      </w:pPr>
    </w:p>
    <w:p w14:paraId="2A04EAA6" w14:textId="77777777" w:rsidR="00CA1CA9" w:rsidRPr="00CA1CA9" w:rsidRDefault="00CA1CA9" w:rsidP="00CA1CA9">
      <w:pPr>
        <w:autoSpaceDE w:val="0"/>
        <w:autoSpaceDN w:val="0"/>
        <w:adjustRightInd w:val="0"/>
        <w:spacing w:after="0" w:line="240" w:lineRule="auto"/>
        <w:rPr>
          <w:ins w:id="18909" w:author="Airat Shigapov" w:date="2021-10-29T16:43:00Z"/>
          <w:rFonts w:ascii="Times New Roman" w:hAnsi="Times New Roman" w:cs="Times New Roman"/>
          <w:sz w:val="20"/>
          <w:szCs w:val="20"/>
          <w:lang w:val="en-US"/>
          <w:rPrChange w:id="18910" w:author="Airat Shigapov" w:date="2021-10-29T16:43:00Z">
            <w:rPr>
              <w:ins w:id="18911" w:author="Airat Shigapov" w:date="2021-10-29T16:43:00Z"/>
              <w:rFonts w:ascii="Consolas" w:hAnsi="Consolas" w:cs="Consolas"/>
              <w:color w:val="000000"/>
              <w:sz w:val="19"/>
              <w:szCs w:val="19"/>
            </w:rPr>
          </w:rPrChange>
        </w:rPr>
      </w:pPr>
      <w:ins w:id="18912" w:author="Airat Shigapov" w:date="2021-10-29T16:43:00Z">
        <w:r w:rsidRPr="00CA1CA9">
          <w:rPr>
            <w:rFonts w:ascii="Times New Roman" w:hAnsi="Times New Roman" w:cs="Times New Roman"/>
            <w:sz w:val="20"/>
            <w:szCs w:val="20"/>
            <w:lang w:val="en-US"/>
            <w:rPrChange w:id="18913" w:author="Airat Shigapov" w:date="2021-10-29T16:43:00Z">
              <w:rPr>
                <w:rFonts w:ascii="Consolas" w:hAnsi="Consolas" w:cs="Consolas"/>
                <w:color w:val="000000"/>
                <w:sz w:val="19"/>
                <w:szCs w:val="19"/>
              </w:rPr>
            </w:rPrChange>
          </w:rPr>
          <w:t xml:space="preserve">        </w:t>
        </w:r>
        <w:r w:rsidRPr="00CA1CA9">
          <w:rPr>
            <w:rFonts w:ascii="Times New Roman" w:hAnsi="Times New Roman" w:cs="Times New Roman"/>
            <w:sz w:val="20"/>
            <w:szCs w:val="20"/>
            <w:lang w:val="en-US"/>
            <w:rPrChange w:id="18914" w:author="Airat Shigapov" w:date="2021-10-29T16:43:00Z">
              <w:rPr>
                <w:rFonts w:ascii="Consolas" w:hAnsi="Consolas" w:cs="Consolas"/>
                <w:color w:val="0000FF"/>
                <w:sz w:val="19"/>
                <w:szCs w:val="19"/>
              </w:rPr>
            </w:rPrChange>
          </w:rPr>
          <w:t>private</w:t>
        </w:r>
        <w:r w:rsidRPr="00CA1CA9">
          <w:rPr>
            <w:rFonts w:ascii="Times New Roman" w:hAnsi="Times New Roman" w:cs="Times New Roman"/>
            <w:sz w:val="20"/>
            <w:szCs w:val="20"/>
            <w:lang w:val="en-US"/>
            <w:rPrChange w:id="18915" w:author="Airat Shigapov" w:date="2021-10-29T16:43:00Z">
              <w:rPr>
                <w:rFonts w:ascii="Consolas" w:hAnsi="Consolas" w:cs="Consolas"/>
                <w:color w:val="000000"/>
                <w:sz w:val="19"/>
                <w:szCs w:val="19"/>
              </w:rPr>
            </w:rPrChange>
          </w:rPr>
          <w:t xml:space="preserve"> </w:t>
        </w:r>
        <w:r w:rsidRPr="00CA1CA9">
          <w:rPr>
            <w:rFonts w:ascii="Times New Roman" w:hAnsi="Times New Roman" w:cs="Times New Roman"/>
            <w:sz w:val="20"/>
            <w:szCs w:val="20"/>
            <w:lang w:val="en-US"/>
            <w:rPrChange w:id="18916" w:author="Airat Shigapov" w:date="2021-10-29T16:43:00Z">
              <w:rPr>
                <w:rFonts w:ascii="Consolas" w:hAnsi="Consolas" w:cs="Consolas"/>
                <w:color w:val="0000FF"/>
                <w:sz w:val="19"/>
                <w:szCs w:val="19"/>
              </w:rPr>
            </w:rPrChange>
          </w:rPr>
          <w:t>void</w:t>
        </w:r>
        <w:r w:rsidRPr="00CA1CA9">
          <w:rPr>
            <w:rFonts w:ascii="Times New Roman" w:hAnsi="Times New Roman" w:cs="Times New Roman"/>
            <w:sz w:val="20"/>
            <w:szCs w:val="20"/>
            <w:lang w:val="en-US"/>
            <w:rPrChange w:id="18917" w:author="Airat Shigapov" w:date="2021-10-29T16:43:00Z">
              <w:rPr>
                <w:rFonts w:ascii="Consolas" w:hAnsi="Consolas" w:cs="Consolas"/>
                <w:color w:val="000000"/>
                <w:sz w:val="19"/>
                <w:szCs w:val="19"/>
              </w:rPr>
            </w:rPrChange>
          </w:rPr>
          <w:t xml:space="preserve"> </w:t>
        </w:r>
        <w:proofErr w:type="spellStart"/>
        <w:r w:rsidRPr="00CA1CA9">
          <w:rPr>
            <w:rFonts w:ascii="Times New Roman" w:hAnsi="Times New Roman" w:cs="Times New Roman"/>
            <w:sz w:val="20"/>
            <w:szCs w:val="20"/>
            <w:lang w:val="en-US"/>
            <w:rPrChange w:id="18918" w:author="Airat Shigapov" w:date="2021-10-29T16:43:00Z">
              <w:rPr>
                <w:rFonts w:ascii="Consolas" w:hAnsi="Consolas" w:cs="Consolas"/>
                <w:color w:val="000000"/>
                <w:sz w:val="19"/>
                <w:szCs w:val="19"/>
              </w:rPr>
            </w:rPrChange>
          </w:rPr>
          <w:t>Registration_</w:t>
        </w:r>
        <w:proofErr w:type="gramStart"/>
        <w:r w:rsidRPr="00CA1CA9">
          <w:rPr>
            <w:rFonts w:ascii="Times New Roman" w:hAnsi="Times New Roman" w:cs="Times New Roman"/>
            <w:sz w:val="20"/>
            <w:szCs w:val="20"/>
            <w:lang w:val="en-US"/>
            <w:rPrChange w:id="18919" w:author="Airat Shigapov" w:date="2021-10-29T16:43:00Z">
              <w:rPr>
                <w:rFonts w:ascii="Consolas" w:hAnsi="Consolas" w:cs="Consolas"/>
                <w:color w:val="000000"/>
                <w:sz w:val="19"/>
                <w:szCs w:val="19"/>
              </w:rPr>
            </w:rPrChange>
          </w:rPr>
          <w:t>Click</w:t>
        </w:r>
        <w:proofErr w:type="spellEnd"/>
        <w:r w:rsidRPr="00CA1CA9">
          <w:rPr>
            <w:rFonts w:ascii="Times New Roman" w:hAnsi="Times New Roman" w:cs="Times New Roman"/>
            <w:sz w:val="20"/>
            <w:szCs w:val="20"/>
            <w:lang w:val="en-US"/>
            <w:rPrChange w:id="18920" w:author="Airat Shigapov" w:date="2021-10-29T16:43:00Z">
              <w:rPr>
                <w:rFonts w:ascii="Consolas" w:hAnsi="Consolas" w:cs="Consolas"/>
                <w:color w:val="000000"/>
                <w:sz w:val="19"/>
                <w:szCs w:val="19"/>
              </w:rPr>
            </w:rPrChange>
          </w:rPr>
          <w:t>(</w:t>
        </w:r>
        <w:proofErr w:type="gramEnd"/>
        <w:r w:rsidRPr="00CA1CA9">
          <w:rPr>
            <w:rFonts w:ascii="Times New Roman" w:hAnsi="Times New Roman" w:cs="Times New Roman"/>
            <w:sz w:val="20"/>
            <w:szCs w:val="20"/>
            <w:lang w:val="en-US"/>
            <w:rPrChange w:id="18921" w:author="Airat Shigapov" w:date="2021-10-29T16:43:00Z">
              <w:rPr>
                <w:rFonts w:ascii="Consolas" w:hAnsi="Consolas" w:cs="Consolas"/>
                <w:color w:val="0000FF"/>
                <w:sz w:val="19"/>
                <w:szCs w:val="19"/>
              </w:rPr>
            </w:rPrChange>
          </w:rPr>
          <w:t>object</w:t>
        </w:r>
        <w:r w:rsidRPr="00CA1CA9">
          <w:rPr>
            <w:rFonts w:ascii="Times New Roman" w:hAnsi="Times New Roman" w:cs="Times New Roman"/>
            <w:sz w:val="20"/>
            <w:szCs w:val="20"/>
            <w:lang w:val="en-US"/>
            <w:rPrChange w:id="18922" w:author="Airat Shigapov" w:date="2021-10-29T16:43:00Z">
              <w:rPr>
                <w:rFonts w:ascii="Consolas" w:hAnsi="Consolas" w:cs="Consolas"/>
                <w:color w:val="000000"/>
                <w:sz w:val="19"/>
                <w:szCs w:val="19"/>
              </w:rPr>
            </w:rPrChange>
          </w:rPr>
          <w:t xml:space="preserve"> sender, </w:t>
        </w:r>
        <w:proofErr w:type="spellStart"/>
        <w:r w:rsidRPr="00CA1CA9">
          <w:rPr>
            <w:rFonts w:ascii="Times New Roman" w:hAnsi="Times New Roman" w:cs="Times New Roman"/>
            <w:sz w:val="20"/>
            <w:szCs w:val="20"/>
            <w:lang w:val="en-US"/>
            <w:rPrChange w:id="18923" w:author="Airat Shigapov" w:date="2021-10-29T16:43:00Z">
              <w:rPr>
                <w:rFonts w:ascii="Consolas" w:hAnsi="Consolas" w:cs="Consolas"/>
                <w:color w:val="000000"/>
                <w:sz w:val="19"/>
                <w:szCs w:val="19"/>
              </w:rPr>
            </w:rPrChange>
          </w:rPr>
          <w:t>RoutedEventArgs</w:t>
        </w:r>
        <w:proofErr w:type="spellEnd"/>
        <w:r w:rsidRPr="00CA1CA9">
          <w:rPr>
            <w:rFonts w:ascii="Times New Roman" w:hAnsi="Times New Roman" w:cs="Times New Roman"/>
            <w:sz w:val="20"/>
            <w:szCs w:val="20"/>
            <w:lang w:val="en-US"/>
            <w:rPrChange w:id="18924" w:author="Airat Shigapov" w:date="2021-10-29T16:43:00Z">
              <w:rPr>
                <w:rFonts w:ascii="Consolas" w:hAnsi="Consolas" w:cs="Consolas"/>
                <w:color w:val="000000"/>
                <w:sz w:val="19"/>
                <w:szCs w:val="19"/>
              </w:rPr>
            </w:rPrChange>
          </w:rPr>
          <w:t xml:space="preserve"> e)</w:t>
        </w:r>
      </w:ins>
    </w:p>
    <w:p w14:paraId="19AAA2BF" w14:textId="77777777" w:rsidR="00CA1CA9" w:rsidRPr="00CA1CA9" w:rsidRDefault="00CA1CA9" w:rsidP="00CA1CA9">
      <w:pPr>
        <w:autoSpaceDE w:val="0"/>
        <w:autoSpaceDN w:val="0"/>
        <w:adjustRightInd w:val="0"/>
        <w:spacing w:after="0" w:line="240" w:lineRule="auto"/>
        <w:rPr>
          <w:ins w:id="18925" w:author="Airat Shigapov" w:date="2021-10-29T16:43:00Z"/>
          <w:rFonts w:ascii="Times New Roman" w:hAnsi="Times New Roman" w:cs="Times New Roman"/>
          <w:sz w:val="20"/>
          <w:szCs w:val="20"/>
          <w:lang w:val="en-US"/>
          <w:rPrChange w:id="18926" w:author="Airat Shigapov" w:date="2021-10-29T16:43:00Z">
            <w:rPr>
              <w:ins w:id="18927" w:author="Airat Shigapov" w:date="2021-10-29T16:43:00Z"/>
              <w:rFonts w:ascii="Consolas" w:hAnsi="Consolas" w:cs="Consolas"/>
              <w:color w:val="000000"/>
              <w:sz w:val="19"/>
              <w:szCs w:val="19"/>
            </w:rPr>
          </w:rPrChange>
        </w:rPr>
      </w:pPr>
      <w:ins w:id="18928" w:author="Airat Shigapov" w:date="2021-10-29T16:43:00Z">
        <w:r w:rsidRPr="00CA1CA9">
          <w:rPr>
            <w:rFonts w:ascii="Times New Roman" w:hAnsi="Times New Roman" w:cs="Times New Roman"/>
            <w:sz w:val="20"/>
            <w:szCs w:val="20"/>
            <w:lang w:val="en-US"/>
            <w:rPrChange w:id="18929" w:author="Airat Shigapov" w:date="2021-10-29T16:43:00Z">
              <w:rPr>
                <w:rFonts w:ascii="Consolas" w:hAnsi="Consolas" w:cs="Consolas"/>
                <w:color w:val="000000"/>
                <w:sz w:val="19"/>
                <w:szCs w:val="19"/>
              </w:rPr>
            </w:rPrChange>
          </w:rPr>
          <w:t xml:space="preserve">        {</w:t>
        </w:r>
      </w:ins>
    </w:p>
    <w:p w14:paraId="423234F4" w14:textId="77777777" w:rsidR="00CA1CA9" w:rsidRPr="00CA1CA9" w:rsidRDefault="00CA1CA9" w:rsidP="00CA1CA9">
      <w:pPr>
        <w:autoSpaceDE w:val="0"/>
        <w:autoSpaceDN w:val="0"/>
        <w:adjustRightInd w:val="0"/>
        <w:spacing w:after="0" w:line="240" w:lineRule="auto"/>
        <w:rPr>
          <w:ins w:id="18930" w:author="Airat Shigapov" w:date="2021-10-29T16:43:00Z"/>
          <w:rFonts w:ascii="Times New Roman" w:hAnsi="Times New Roman" w:cs="Times New Roman"/>
          <w:sz w:val="20"/>
          <w:szCs w:val="20"/>
          <w:lang w:val="en-US"/>
          <w:rPrChange w:id="18931" w:author="Airat Shigapov" w:date="2021-10-29T16:43:00Z">
            <w:rPr>
              <w:ins w:id="18932" w:author="Airat Shigapov" w:date="2021-10-29T16:43:00Z"/>
              <w:rFonts w:ascii="Consolas" w:hAnsi="Consolas" w:cs="Consolas"/>
              <w:color w:val="000000"/>
              <w:sz w:val="19"/>
              <w:szCs w:val="19"/>
            </w:rPr>
          </w:rPrChange>
        </w:rPr>
      </w:pPr>
      <w:ins w:id="18933" w:author="Airat Shigapov" w:date="2021-10-29T16:43:00Z">
        <w:r w:rsidRPr="00CA1CA9">
          <w:rPr>
            <w:rFonts w:ascii="Times New Roman" w:hAnsi="Times New Roman" w:cs="Times New Roman"/>
            <w:sz w:val="20"/>
            <w:szCs w:val="20"/>
            <w:lang w:val="en-US"/>
            <w:rPrChange w:id="18934" w:author="Airat Shigapov" w:date="2021-10-29T16:43:00Z">
              <w:rPr>
                <w:rFonts w:ascii="Consolas" w:hAnsi="Consolas" w:cs="Consolas"/>
                <w:color w:val="000000"/>
                <w:sz w:val="19"/>
                <w:szCs w:val="19"/>
              </w:rPr>
            </w:rPrChange>
          </w:rPr>
          <w:t xml:space="preserve">            Registration </w:t>
        </w:r>
        <w:proofErr w:type="spellStart"/>
        <w:r w:rsidRPr="00CA1CA9">
          <w:rPr>
            <w:rFonts w:ascii="Times New Roman" w:hAnsi="Times New Roman" w:cs="Times New Roman"/>
            <w:sz w:val="20"/>
            <w:szCs w:val="20"/>
            <w:lang w:val="en-US"/>
            <w:rPrChange w:id="18935" w:author="Airat Shigapov" w:date="2021-10-29T16:43:00Z">
              <w:rPr>
                <w:rFonts w:ascii="Consolas" w:hAnsi="Consolas" w:cs="Consolas"/>
                <w:color w:val="000000"/>
                <w:sz w:val="19"/>
                <w:szCs w:val="19"/>
              </w:rPr>
            </w:rPrChange>
          </w:rPr>
          <w:t>registration</w:t>
        </w:r>
        <w:proofErr w:type="spellEnd"/>
        <w:r w:rsidRPr="00CA1CA9">
          <w:rPr>
            <w:rFonts w:ascii="Times New Roman" w:hAnsi="Times New Roman" w:cs="Times New Roman"/>
            <w:sz w:val="20"/>
            <w:szCs w:val="20"/>
            <w:lang w:val="en-US"/>
            <w:rPrChange w:id="18936" w:author="Airat Shigapov" w:date="2021-10-29T16:43:00Z">
              <w:rPr>
                <w:rFonts w:ascii="Consolas" w:hAnsi="Consolas" w:cs="Consolas"/>
                <w:color w:val="000000"/>
                <w:sz w:val="19"/>
                <w:szCs w:val="19"/>
              </w:rPr>
            </w:rPrChange>
          </w:rPr>
          <w:t xml:space="preserve"> = </w:t>
        </w:r>
        <w:r w:rsidRPr="00CA1CA9">
          <w:rPr>
            <w:rFonts w:ascii="Times New Roman" w:hAnsi="Times New Roman" w:cs="Times New Roman"/>
            <w:sz w:val="20"/>
            <w:szCs w:val="20"/>
            <w:lang w:val="en-US"/>
            <w:rPrChange w:id="18937" w:author="Airat Shigapov" w:date="2021-10-29T16:43:00Z">
              <w:rPr>
                <w:rFonts w:ascii="Consolas" w:hAnsi="Consolas" w:cs="Consolas"/>
                <w:color w:val="0000FF"/>
                <w:sz w:val="19"/>
                <w:szCs w:val="19"/>
              </w:rPr>
            </w:rPrChange>
          </w:rPr>
          <w:t>new</w:t>
        </w:r>
        <w:r w:rsidRPr="00CA1CA9">
          <w:rPr>
            <w:rFonts w:ascii="Times New Roman" w:hAnsi="Times New Roman" w:cs="Times New Roman"/>
            <w:sz w:val="20"/>
            <w:szCs w:val="20"/>
            <w:lang w:val="en-US"/>
            <w:rPrChange w:id="18938" w:author="Airat Shigapov" w:date="2021-10-29T16:43:00Z">
              <w:rPr>
                <w:rFonts w:ascii="Consolas" w:hAnsi="Consolas" w:cs="Consolas"/>
                <w:color w:val="000000"/>
                <w:sz w:val="19"/>
                <w:szCs w:val="19"/>
              </w:rPr>
            </w:rPrChange>
          </w:rPr>
          <w:t xml:space="preserve"> Registration(</w:t>
        </w:r>
        <w:r w:rsidRPr="00CA1CA9">
          <w:rPr>
            <w:rFonts w:ascii="Times New Roman" w:hAnsi="Times New Roman" w:cs="Times New Roman"/>
            <w:sz w:val="20"/>
            <w:szCs w:val="20"/>
            <w:lang w:val="en-US"/>
            <w:rPrChange w:id="18939" w:author="Airat Shigapov" w:date="2021-10-29T16:43:00Z">
              <w:rPr>
                <w:rFonts w:ascii="Consolas" w:hAnsi="Consolas" w:cs="Consolas"/>
                <w:color w:val="0000FF"/>
                <w:sz w:val="19"/>
                <w:szCs w:val="19"/>
              </w:rPr>
            </w:rPrChange>
          </w:rPr>
          <w:t>this</w:t>
        </w:r>
        <w:r w:rsidRPr="00CA1CA9">
          <w:rPr>
            <w:rFonts w:ascii="Times New Roman" w:hAnsi="Times New Roman" w:cs="Times New Roman"/>
            <w:sz w:val="20"/>
            <w:szCs w:val="20"/>
            <w:lang w:val="en-US"/>
            <w:rPrChange w:id="18940" w:author="Airat Shigapov" w:date="2021-10-29T16:43:00Z">
              <w:rPr>
                <w:rFonts w:ascii="Consolas" w:hAnsi="Consolas" w:cs="Consolas"/>
                <w:color w:val="000000"/>
                <w:sz w:val="19"/>
                <w:szCs w:val="19"/>
              </w:rPr>
            </w:rPrChange>
          </w:rPr>
          <w:t>);</w:t>
        </w:r>
      </w:ins>
    </w:p>
    <w:p w14:paraId="1B265DFE" w14:textId="77777777" w:rsidR="00CA1CA9" w:rsidRPr="00CA1CA9" w:rsidRDefault="00CA1CA9" w:rsidP="00CA1CA9">
      <w:pPr>
        <w:autoSpaceDE w:val="0"/>
        <w:autoSpaceDN w:val="0"/>
        <w:adjustRightInd w:val="0"/>
        <w:spacing w:after="0" w:line="240" w:lineRule="auto"/>
        <w:rPr>
          <w:ins w:id="18941" w:author="Airat Shigapov" w:date="2021-10-29T16:43:00Z"/>
          <w:rFonts w:ascii="Times New Roman" w:hAnsi="Times New Roman" w:cs="Times New Roman"/>
          <w:sz w:val="20"/>
          <w:szCs w:val="20"/>
          <w:lang w:val="en-US"/>
          <w:rPrChange w:id="18942" w:author="Airat Shigapov" w:date="2021-10-29T16:43:00Z">
            <w:rPr>
              <w:ins w:id="18943" w:author="Airat Shigapov" w:date="2021-10-29T16:43:00Z"/>
              <w:rFonts w:ascii="Consolas" w:hAnsi="Consolas" w:cs="Consolas"/>
              <w:color w:val="000000"/>
              <w:sz w:val="19"/>
              <w:szCs w:val="19"/>
            </w:rPr>
          </w:rPrChange>
        </w:rPr>
      </w:pPr>
      <w:ins w:id="18944" w:author="Airat Shigapov" w:date="2021-10-29T16:43:00Z">
        <w:r w:rsidRPr="00CA1CA9">
          <w:rPr>
            <w:rFonts w:ascii="Times New Roman" w:hAnsi="Times New Roman" w:cs="Times New Roman"/>
            <w:sz w:val="20"/>
            <w:szCs w:val="20"/>
            <w:lang w:val="en-US"/>
            <w:rPrChange w:id="18945" w:author="Airat Shigapov" w:date="2021-10-29T16:43:00Z">
              <w:rPr>
                <w:rFonts w:ascii="Consolas" w:hAnsi="Consolas" w:cs="Consolas"/>
                <w:color w:val="000000"/>
                <w:sz w:val="19"/>
                <w:szCs w:val="19"/>
              </w:rPr>
            </w:rPrChange>
          </w:rPr>
          <w:t xml:space="preserve">            </w:t>
        </w:r>
        <w:proofErr w:type="spellStart"/>
        <w:proofErr w:type="gramStart"/>
        <w:r w:rsidRPr="00CA1CA9">
          <w:rPr>
            <w:rFonts w:ascii="Times New Roman" w:hAnsi="Times New Roman" w:cs="Times New Roman"/>
            <w:sz w:val="20"/>
            <w:szCs w:val="20"/>
            <w:lang w:val="en-US"/>
            <w:rPrChange w:id="18946" w:author="Airat Shigapov" w:date="2021-10-29T16:43:00Z">
              <w:rPr>
                <w:rFonts w:ascii="Consolas" w:hAnsi="Consolas" w:cs="Consolas"/>
                <w:color w:val="000000"/>
                <w:sz w:val="19"/>
                <w:szCs w:val="19"/>
              </w:rPr>
            </w:rPrChange>
          </w:rPr>
          <w:t>CategoryHidden</w:t>
        </w:r>
        <w:proofErr w:type="spellEnd"/>
        <w:r w:rsidRPr="00CA1CA9">
          <w:rPr>
            <w:rFonts w:ascii="Times New Roman" w:hAnsi="Times New Roman" w:cs="Times New Roman"/>
            <w:sz w:val="20"/>
            <w:szCs w:val="20"/>
            <w:lang w:val="en-US"/>
            <w:rPrChange w:id="18947" w:author="Airat Shigapov" w:date="2021-10-29T16:43:00Z">
              <w:rPr>
                <w:rFonts w:ascii="Consolas" w:hAnsi="Consolas" w:cs="Consolas"/>
                <w:color w:val="000000"/>
                <w:sz w:val="19"/>
                <w:szCs w:val="19"/>
              </w:rPr>
            </w:rPrChange>
          </w:rPr>
          <w:t>(</w:t>
        </w:r>
        <w:proofErr w:type="gramEnd"/>
        <w:r w:rsidRPr="00CA1CA9">
          <w:rPr>
            <w:rFonts w:ascii="Times New Roman" w:hAnsi="Times New Roman" w:cs="Times New Roman"/>
            <w:sz w:val="20"/>
            <w:szCs w:val="20"/>
            <w:lang w:val="en-US"/>
            <w:rPrChange w:id="18948" w:author="Airat Shigapov" w:date="2021-10-29T16:43:00Z">
              <w:rPr>
                <w:rFonts w:ascii="Consolas" w:hAnsi="Consolas" w:cs="Consolas"/>
                <w:color w:val="000000"/>
                <w:sz w:val="19"/>
                <w:szCs w:val="19"/>
              </w:rPr>
            </w:rPrChange>
          </w:rPr>
          <w:t>);</w:t>
        </w:r>
      </w:ins>
    </w:p>
    <w:p w14:paraId="29F09B96" w14:textId="77777777" w:rsidR="00CA1CA9" w:rsidRPr="00CA1CA9" w:rsidRDefault="00CA1CA9" w:rsidP="00CA1CA9">
      <w:pPr>
        <w:autoSpaceDE w:val="0"/>
        <w:autoSpaceDN w:val="0"/>
        <w:adjustRightInd w:val="0"/>
        <w:spacing w:after="0" w:line="240" w:lineRule="auto"/>
        <w:rPr>
          <w:ins w:id="18949" w:author="Airat Shigapov" w:date="2021-10-29T16:43:00Z"/>
          <w:rFonts w:ascii="Times New Roman" w:hAnsi="Times New Roman" w:cs="Times New Roman"/>
          <w:sz w:val="20"/>
          <w:szCs w:val="20"/>
          <w:lang w:val="en-US"/>
          <w:rPrChange w:id="18950" w:author="Airat Shigapov" w:date="2021-10-29T16:43:00Z">
            <w:rPr>
              <w:ins w:id="18951" w:author="Airat Shigapov" w:date="2021-10-29T16:43:00Z"/>
              <w:rFonts w:ascii="Consolas" w:hAnsi="Consolas" w:cs="Consolas"/>
              <w:color w:val="000000"/>
              <w:sz w:val="19"/>
              <w:szCs w:val="19"/>
            </w:rPr>
          </w:rPrChange>
        </w:rPr>
      </w:pPr>
      <w:ins w:id="18952" w:author="Airat Shigapov" w:date="2021-10-29T16:43:00Z">
        <w:r w:rsidRPr="00CA1CA9">
          <w:rPr>
            <w:rFonts w:ascii="Times New Roman" w:hAnsi="Times New Roman" w:cs="Times New Roman"/>
            <w:sz w:val="20"/>
            <w:szCs w:val="20"/>
            <w:lang w:val="en-US"/>
            <w:rPrChange w:id="18953" w:author="Airat Shigapov" w:date="2021-10-29T16:43:00Z">
              <w:rPr>
                <w:rFonts w:ascii="Consolas" w:hAnsi="Consolas" w:cs="Consolas"/>
                <w:color w:val="000000"/>
                <w:sz w:val="19"/>
                <w:szCs w:val="19"/>
              </w:rPr>
            </w:rPrChange>
          </w:rPr>
          <w:lastRenderedPageBreak/>
          <w:t xml:space="preserve">            </w:t>
        </w:r>
        <w:proofErr w:type="spellStart"/>
        <w:proofErr w:type="gramStart"/>
        <w:r w:rsidRPr="00CA1CA9">
          <w:rPr>
            <w:rFonts w:ascii="Times New Roman" w:hAnsi="Times New Roman" w:cs="Times New Roman"/>
            <w:sz w:val="20"/>
            <w:szCs w:val="20"/>
            <w:lang w:val="en-US"/>
            <w:rPrChange w:id="18954" w:author="Airat Shigapov" w:date="2021-10-29T16:43:00Z">
              <w:rPr>
                <w:rFonts w:ascii="Consolas" w:hAnsi="Consolas" w:cs="Consolas"/>
                <w:color w:val="000000"/>
                <w:sz w:val="19"/>
                <w:szCs w:val="19"/>
              </w:rPr>
            </w:rPrChange>
          </w:rPr>
          <w:t>PageFrame.NavigationService.Navigate</w:t>
        </w:r>
        <w:proofErr w:type="spellEnd"/>
        <w:proofErr w:type="gramEnd"/>
        <w:r w:rsidRPr="00CA1CA9">
          <w:rPr>
            <w:rFonts w:ascii="Times New Roman" w:hAnsi="Times New Roman" w:cs="Times New Roman"/>
            <w:sz w:val="20"/>
            <w:szCs w:val="20"/>
            <w:lang w:val="en-US"/>
            <w:rPrChange w:id="18955" w:author="Airat Shigapov" w:date="2021-10-29T16:43:00Z">
              <w:rPr>
                <w:rFonts w:ascii="Consolas" w:hAnsi="Consolas" w:cs="Consolas"/>
                <w:color w:val="000000"/>
                <w:sz w:val="19"/>
                <w:szCs w:val="19"/>
              </w:rPr>
            </w:rPrChange>
          </w:rPr>
          <w:t>(registration);</w:t>
        </w:r>
      </w:ins>
    </w:p>
    <w:p w14:paraId="0E8D99D2" w14:textId="77777777" w:rsidR="00CA1CA9" w:rsidRPr="00CA1CA9" w:rsidRDefault="00CA1CA9" w:rsidP="00CA1CA9">
      <w:pPr>
        <w:autoSpaceDE w:val="0"/>
        <w:autoSpaceDN w:val="0"/>
        <w:adjustRightInd w:val="0"/>
        <w:spacing w:after="0" w:line="240" w:lineRule="auto"/>
        <w:rPr>
          <w:ins w:id="18956" w:author="Airat Shigapov" w:date="2021-10-29T16:43:00Z"/>
          <w:rFonts w:ascii="Times New Roman" w:hAnsi="Times New Roman" w:cs="Times New Roman"/>
          <w:sz w:val="20"/>
          <w:szCs w:val="20"/>
          <w:lang w:val="en-US"/>
          <w:rPrChange w:id="18957" w:author="Airat Shigapov" w:date="2021-10-29T16:43:00Z">
            <w:rPr>
              <w:ins w:id="18958" w:author="Airat Shigapov" w:date="2021-10-29T16:43:00Z"/>
              <w:rFonts w:ascii="Consolas" w:hAnsi="Consolas" w:cs="Consolas"/>
              <w:color w:val="000000"/>
              <w:sz w:val="19"/>
              <w:szCs w:val="19"/>
            </w:rPr>
          </w:rPrChange>
        </w:rPr>
      </w:pPr>
      <w:ins w:id="18959" w:author="Airat Shigapov" w:date="2021-10-29T16:43:00Z">
        <w:r w:rsidRPr="00CA1CA9">
          <w:rPr>
            <w:rFonts w:ascii="Times New Roman" w:hAnsi="Times New Roman" w:cs="Times New Roman"/>
            <w:sz w:val="20"/>
            <w:szCs w:val="20"/>
            <w:lang w:val="en-US"/>
            <w:rPrChange w:id="18960" w:author="Airat Shigapov" w:date="2021-10-29T16:43:00Z">
              <w:rPr>
                <w:rFonts w:ascii="Consolas" w:hAnsi="Consolas" w:cs="Consolas"/>
                <w:color w:val="000000"/>
                <w:sz w:val="19"/>
                <w:szCs w:val="19"/>
              </w:rPr>
            </w:rPrChange>
          </w:rPr>
          <w:t xml:space="preserve">        }</w:t>
        </w:r>
      </w:ins>
    </w:p>
    <w:p w14:paraId="6952B5F9" w14:textId="77777777" w:rsidR="00CA1CA9" w:rsidRPr="00CA1CA9" w:rsidRDefault="00CA1CA9" w:rsidP="00CA1CA9">
      <w:pPr>
        <w:autoSpaceDE w:val="0"/>
        <w:autoSpaceDN w:val="0"/>
        <w:adjustRightInd w:val="0"/>
        <w:spacing w:after="0" w:line="240" w:lineRule="auto"/>
        <w:rPr>
          <w:ins w:id="18961" w:author="Airat Shigapov" w:date="2021-10-29T16:43:00Z"/>
          <w:rFonts w:ascii="Times New Roman" w:hAnsi="Times New Roman" w:cs="Times New Roman"/>
          <w:sz w:val="20"/>
          <w:szCs w:val="20"/>
          <w:lang w:val="en-US"/>
          <w:rPrChange w:id="18962" w:author="Airat Shigapov" w:date="2021-10-29T16:43:00Z">
            <w:rPr>
              <w:ins w:id="18963" w:author="Airat Shigapov" w:date="2021-10-29T16:43:00Z"/>
              <w:rFonts w:ascii="Consolas" w:hAnsi="Consolas" w:cs="Consolas"/>
              <w:color w:val="000000"/>
              <w:sz w:val="19"/>
              <w:szCs w:val="19"/>
            </w:rPr>
          </w:rPrChange>
        </w:rPr>
      </w:pPr>
    </w:p>
    <w:p w14:paraId="251C0380" w14:textId="77777777" w:rsidR="00CA1CA9" w:rsidRPr="00CA1CA9" w:rsidRDefault="00CA1CA9" w:rsidP="00CA1CA9">
      <w:pPr>
        <w:autoSpaceDE w:val="0"/>
        <w:autoSpaceDN w:val="0"/>
        <w:adjustRightInd w:val="0"/>
        <w:spacing w:after="0" w:line="240" w:lineRule="auto"/>
        <w:rPr>
          <w:ins w:id="18964" w:author="Airat Shigapov" w:date="2021-10-29T16:43:00Z"/>
          <w:rFonts w:ascii="Times New Roman" w:hAnsi="Times New Roman" w:cs="Times New Roman"/>
          <w:sz w:val="20"/>
          <w:szCs w:val="20"/>
          <w:lang w:val="en-US"/>
          <w:rPrChange w:id="18965" w:author="Airat Shigapov" w:date="2021-10-29T16:43:00Z">
            <w:rPr>
              <w:ins w:id="18966" w:author="Airat Shigapov" w:date="2021-10-29T16:43:00Z"/>
              <w:rFonts w:ascii="Consolas" w:hAnsi="Consolas" w:cs="Consolas"/>
              <w:color w:val="000000"/>
              <w:sz w:val="19"/>
              <w:szCs w:val="19"/>
            </w:rPr>
          </w:rPrChange>
        </w:rPr>
      </w:pPr>
      <w:ins w:id="18967" w:author="Airat Shigapov" w:date="2021-10-29T16:43:00Z">
        <w:r w:rsidRPr="00CA1CA9">
          <w:rPr>
            <w:rFonts w:ascii="Times New Roman" w:hAnsi="Times New Roman" w:cs="Times New Roman"/>
            <w:sz w:val="20"/>
            <w:szCs w:val="20"/>
            <w:lang w:val="en-US"/>
            <w:rPrChange w:id="18968" w:author="Airat Shigapov" w:date="2021-10-29T16:43:00Z">
              <w:rPr>
                <w:rFonts w:ascii="Consolas" w:hAnsi="Consolas" w:cs="Consolas"/>
                <w:color w:val="000000"/>
                <w:sz w:val="19"/>
                <w:szCs w:val="19"/>
              </w:rPr>
            </w:rPrChange>
          </w:rPr>
          <w:t xml:space="preserve">        </w:t>
        </w:r>
        <w:r w:rsidRPr="00CA1CA9">
          <w:rPr>
            <w:rFonts w:ascii="Times New Roman" w:hAnsi="Times New Roman" w:cs="Times New Roman"/>
            <w:sz w:val="20"/>
            <w:szCs w:val="20"/>
            <w:lang w:val="en-US"/>
            <w:rPrChange w:id="18969" w:author="Airat Shigapov" w:date="2021-10-29T16:43:00Z">
              <w:rPr>
                <w:rFonts w:ascii="Consolas" w:hAnsi="Consolas" w:cs="Consolas"/>
                <w:color w:val="0000FF"/>
                <w:sz w:val="19"/>
                <w:szCs w:val="19"/>
              </w:rPr>
            </w:rPrChange>
          </w:rPr>
          <w:t>private</w:t>
        </w:r>
        <w:r w:rsidRPr="00CA1CA9">
          <w:rPr>
            <w:rFonts w:ascii="Times New Roman" w:hAnsi="Times New Roman" w:cs="Times New Roman"/>
            <w:sz w:val="20"/>
            <w:szCs w:val="20"/>
            <w:lang w:val="en-US"/>
            <w:rPrChange w:id="18970" w:author="Airat Shigapov" w:date="2021-10-29T16:43:00Z">
              <w:rPr>
                <w:rFonts w:ascii="Consolas" w:hAnsi="Consolas" w:cs="Consolas"/>
                <w:color w:val="000000"/>
                <w:sz w:val="19"/>
                <w:szCs w:val="19"/>
              </w:rPr>
            </w:rPrChange>
          </w:rPr>
          <w:t xml:space="preserve"> </w:t>
        </w:r>
        <w:r w:rsidRPr="00CA1CA9">
          <w:rPr>
            <w:rFonts w:ascii="Times New Roman" w:hAnsi="Times New Roman" w:cs="Times New Roman"/>
            <w:sz w:val="20"/>
            <w:szCs w:val="20"/>
            <w:lang w:val="en-US"/>
            <w:rPrChange w:id="18971" w:author="Airat Shigapov" w:date="2021-10-29T16:43:00Z">
              <w:rPr>
                <w:rFonts w:ascii="Consolas" w:hAnsi="Consolas" w:cs="Consolas"/>
                <w:color w:val="0000FF"/>
                <w:sz w:val="19"/>
                <w:szCs w:val="19"/>
              </w:rPr>
            </w:rPrChange>
          </w:rPr>
          <w:t>void</w:t>
        </w:r>
        <w:r w:rsidRPr="00CA1CA9">
          <w:rPr>
            <w:rFonts w:ascii="Times New Roman" w:hAnsi="Times New Roman" w:cs="Times New Roman"/>
            <w:sz w:val="20"/>
            <w:szCs w:val="20"/>
            <w:lang w:val="en-US"/>
            <w:rPrChange w:id="18972" w:author="Airat Shigapov" w:date="2021-10-29T16:43:00Z">
              <w:rPr>
                <w:rFonts w:ascii="Consolas" w:hAnsi="Consolas" w:cs="Consolas"/>
                <w:color w:val="000000"/>
                <w:sz w:val="19"/>
                <w:szCs w:val="19"/>
              </w:rPr>
            </w:rPrChange>
          </w:rPr>
          <w:t xml:space="preserve"> </w:t>
        </w:r>
        <w:proofErr w:type="spellStart"/>
        <w:r w:rsidRPr="00CA1CA9">
          <w:rPr>
            <w:rFonts w:ascii="Times New Roman" w:hAnsi="Times New Roman" w:cs="Times New Roman"/>
            <w:sz w:val="20"/>
            <w:szCs w:val="20"/>
            <w:lang w:val="en-US"/>
            <w:rPrChange w:id="18973" w:author="Airat Shigapov" w:date="2021-10-29T16:43:00Z">
              <w:rPr>
                <w:rFonts w:ascii="Consolas" w:hAnsi="Consolas" w:cs="Consolas"/>
                <w:color w:val="000000"/>
                <w:sz w:val="19"/>
                <w:szCs w:val="19"/>
              </w:rPr>
            </w:rPrChange>
          </w:rPr>
          <w:t>PersonalAccount_</w:t>
        </w:r>
        <w:proofErr w:type="gramStart"/>
        <w:r w:rsidRPr="00CA1CA9">
          <w:rPr>
            <w:rFonts w:ascii="Times New Roman" w:hAnsi="Times New Roman" w:cs="Times New Roman"/>
            <w:sz w:val="20"/>
            <w:szCs w:val="20"/>
            <w:lang w:val="en-US"/>
            <w:rPrChange w:id="18974" w:author="Airat Shigapov" w:date="2021-10-29T16:43:00Z">
              <w:rPr>
                <w:rFonts w:ascii="Consolas" w:hAnsi="Consolas" w:cs="Consolas"/>
                <w:color w:val="000000"/>
                <w:sz w:val="19"/>
                <w:szCs w:val="19"/>
              </w:rPr>
            </w:rPrChange>
          </w:rPr>
          <w:t>Click</w:t>
        </w:r>
        <w:proofErr w:type="spellEnd"/>
        <w:r w:rsidRPr="00CA1CA9">
          <w:rPr>
            <w:rFonts w:ascii="Times New Roman" w:hAnsi="Times New Roman" w:cs="Times New Roman"/>
            <w:sz w:val="20"/>
            <w:szCs w:val="20"/>
            <w:lang w:val="en-US"/>
            <w:rPrChange w:id="18975" w:author="Airat Shigapov" w:date="2021-10-29T16:43:00Z">
              <w:rPr>
                <w:rFonts w:ascii="Consolas" w:hAnsi="Consolas" w:cs="Consolas"/>
                <w:color w:val="000000"/>
                <w:sz w:val="19"/>
                <w:szCs w:val="19"/>
              </w:rPr>
            </w:rPrChange>
          </w:rPr>
          <w:t>(</w:t>
        </w:r>
        <w:proofErr w:type="gramEnd"/>
        <w:r w:rsidRPr="00CA1CA9">
          <w:rPr>
            <w:rFonts w:ascii="Times New Roman" w:hAnsi="Times New Roman" w:cs="Times New Roman"/>
            <w:sz w:val="20"/>
            <w:szCs w:val="20"/>
            <w:lang w:val="en-US"/>
            <w:rPrChange w:id="18976" w:author="Airat Shigapov" w:date="2021-10-29T16:43:00Z">
              <w:rPr>
                <w:rFonts w:ascii="Consolas" w:hAnsi="Consolas" w:cs="Consolas"/>
                <w:color w:val="0000FF"/>
                <w:sz w:val="19"/>
                <w:szCs w:val="19"/>
              </w:rPr>
            </w:rPrChange>
          </w:rPr>
          <w:t>object</w:t>
        </w:r>
        <w:r w:rsidRPr="00CA1CA9">
          <w:rPr>
            <w:rFonts w:ascii="Times New Roman" w:hAnsi="Times New Roman" w:cs="Times New Roman"/>
            <w:sz w:val="20"/>
            <w:szCs w:val="20"/>
            <w:lang w:val="en-US"/>
            <w:rPrChange w:id="18977" w:author="Airat Shigapov" w:date="2021-10-29T16:43:00Z">
              <w:rPr>
                <w:rFonts w:ascii="Consolas" w:hAnsi="Consolas" w:cs="Consolas"/>
                <w:color w:val="000000"/>
                <w:sz w:val="19"/>
                <w:szCs w:val="19"/>
              </w:rPr>
            </w:rPrChange>
          </w:rPr>
          <w:t xml:space="preserve"> sender, </w:t>
        </w:r>
        <w:proofErr w:type="spellStart"/>
        <w:r w:rsidRPr="00CA1CA9">
          <w:rPr>
            <w:rFonts w:ascii="Times New Roman" w:hAnsi="Times New Roman" w:cs="Times New Roman"/>
            <w:sz w:val="20"/>
            <w:szCs w:val="20"/>
            <w:lang w:val="en-US"/>
            <w:rPrChange w:id="18978" w:author="Airat Shigapov" w:date="2021-10-29T16:43:00Z">
              <w:rPr>
                <w:rFonts w:ascii="Consolas" w:hAnsi="Consolas" w:cs="Consolas"/>
                <w:color w:val="000000"/>
                <w:sz w:val="19"/>
                <w:szCs w:val="19"/>
              </w:rPr>
            </w:rPrChange>
          </w:rPr>
          <w:t>RoutedEventArgs</w:t>
        </w:r>
        <w:proofErr w:type="spellEnd"/>
        <w:r w:rsidRPr="00CA1CA9">
          <w:rPr>
            <w:rFonts w:ascii="Times New Roman" w:hAnsi="Times New Roman" w:cs="Times New Roman"/>
            <w:sz w:val="20"/>
            <w:szCs w:val="20"/>
            <w:lang w:val="en-US"/>
            <w:rPrChange w:id="18979" w:author="Airat Shigapov" w:date="2021-10-29T16:43:00Z">
              <w:rPr>
                <w:rFonts w:ascii="Consolas" w:hAnsi="Consolas" w:cs="Consolas"/>
                <w:color w:val="000000"/>
                <w:sz w:val="19"/>
                <w:szCs w:val="19"/>
              </w:rPr>
            </w:rPrChange>
          </w:rPr>
          <w:t xml:space="preserve"> e)</w:t>
        </w:r>
      </w:ins>
    </w:p>
    <w:p w14:paraId="3EBF0A82" w14:textId="77777777" w:rsidR="00CA1CA9" w:rsidRPr="00CA1CA9" w:rsidRDefault="00CA1CA9" w:rsidP="00CA1CA9">
      <w:pPr>
        <w:autoSpaceDE w:val="0"/>
        <w:autoSpaceDN w:val="0"/>
        <w:adjustRightInd w:val="0"/>
        <w:spacing w:after="0" w:line="240" w:lineRule="auto"/>
        <w:rPr>
          <w:ins w:id="18980" w:author="Airat Shigapov" w:date="2021-10-29T16:43:00Z"/>
          <w:rFonts w:ascii="Times New Roman" w:hAnsi="Times New Roman" w:cs="Times New Roman"/>
          <w:sz w:val="20"/>
          <w:szCs w:val="20"/>
          <w:lang w:val="en-US"/>
          <w:rPrChange w:id="18981" w:author="Airat Shigapov" w:date="2021-10-29T16:43:00Z">
            <w:rPr>
              <w:ins w:id="18982" w:author="Airat Shigapov" w:date="2021-10-29T16:43:00Z"/>
              <w:rFonts w:ascii="Consolas" w:hAnsi="Consolas" w:cs="Consolas"/>
              <w:color w:val="000000"/>
              <w:sz w:val="19"/>
              <w:szCs w:val="19"/>
            </w:rPr>
          </w:rPrChange>
        </w:rPr>
      </w:pPr>
      <w:ins w:id="18983" w:author="Airat Shigapov" w:date="2021-10-29T16:43:00Z">
        <w:r w:rsidRPr="00CA1CA9">
          <w:rPr>
            <w:rFonts w:ascii="Times New Roman" w:hAnsi="Times New Roman" w:cs="Times New Roman"/>
            <w:sz w:val="20"/>
            <w:szCs w:val="20"/>
            <w:lang w:val="en-US"/>
            <w:rPrChange w:id="18984" w:author="Airat Shigapov" w:date="2021-10-29T16:43:00Z">
              <w:rPr>
                <w:rFonts w:ascii="Consolas" w:hAnsi="Consolas" w:cs="Consolas"/>
                <w:color w:val="000000"/>
                <w:sz w:val="19"/>
                <w:szCs w:val="19"/>
              </w:rPr>
            </w:rPrChange>
          </w:rPr>
          <w:t xml:space="preserve">        {</w:t>
        </w:r>
      </w:ins>
    </w:p>
    <w:p w14:paraId="4203023B" w14:textId="77777777" w:rsidR="00CA1CA9" w:rsidRPr="00CA1CA9" w:rsidRDefault="00CA1CA9" w:rsidP="00CA1CA9">
      <w:pPr>
        <w:autoSpaceDE w:val="0"/>
        <w:autoSpaceDN w:val="0"/>
        <w:adjustRightInd w:val="0"/>
        <w:spacing w:after="0" w:line="240" w:lineRule="auto"/>
        <w:rPr>
          <w:ins w:id="18985" w:author="Airat Shigapov" w:date="2021-10-29T16:43:00Z"/>
          <w:rFonts w:ascii="Times New Roman" w:hAnsi="Times New Roman" w:cs="Times New Roman"/>
          <w:sz w:val="20"/>
          <w:szCs w:val="20"/>
          <w:lang w:val="en-US"/>
          <w:rPrChange w:id="18986" w:author="Airat Shigapov" w:date="2021-10-29T16:43:00Z">
            <w:rPr>
              <w:ins w:id="18987" w:author="Airat Shigapov" w:date="2021-10-29T16:43:00Z"/>
              <w:rFonts w:ascii="Consolas" w:hAnsi="Consolas" w:cs="Consolas"/>
              <w:color w:val="000000"/>
              <w:sz w:val="19"/>
              <w:szCs w:val="19"/>
            </w:rPr>
          </w:rPrChange>
        </w:rPr>
      </w:pPr>
      <w:ins w:id="18988" w:author="Airat Shigapov" w:date="2021-10-29T16:43:00Z">
        <w:r w:rsidRPr="00CA1CA9">
          <w:rPr>
            <w:rFonts w:ascii="Times New Roman" w:hAnsi="Times New Roman" w:cs="Times New Roman"/>
            <w:sz w:val="20"/>
            <w:szCs w:val="20"/>
            <w:lang w:val="en-US"/>
            <w:rPrChange w:id="18989" w:author="Airat Shigapov" w:date="2021-10-29T16:43:00Z">
              <w:rPr>
                <w:rFonts w:ascii="Consolas" w:hAnsi="Consolas" w:cs="Consolas"/>
                <w:color w:val="000000"/>
                <w:sz w:val="19"/>
                <w:szCs w:val="19"/>
              </w:rPr>
            </w:rPrChange>
          </w:rPr>
          <w:t xml:space="preserve">            </w:t>
        </w:r>
        <w:proofErr w:type="spellStart"/>
        <w:r w:rsidRPr="00CA1CA9">
          <w:rPr>
            <w:rFonts w:ascii="Times New Roman" w:hAnsi="Times New Roman" w:cs="Times New Roman"/>
            <w:sz w:val="20"/>
            <w:szCs w:val="20"/>
            <w:lang w:val="en-US"/>
            <w:rPrChange w:id="18990" w:author="Airat Shigapov" w:date="2021-10-29T16:43:00Z">
              <w:rPr>
                <w:rFonts w:ascii="Consolas" w:hAnsi="Consolas" w:cs="Consolas"/>
                <w:color w:val="000000"/>
                <w:sz w:val="19"/>
                <w:szCs w:val="19"/>
              </w:rPr>
            </w:rPrChange>
          </w:rPr>
          <w:t>MyShopping</w:t>
        </w:r>
        <w:proofErr w:type="spellEnd"/>
        <w:r w:rsidRPr="00CA1CA9">
          <w:rPr>
            <w:rFonts w:ascii="Times New Roman" w:hAnsi="Times New Roman" w:cs="Times New Roman"/>
            <w:sz w:val="20"/>
            <w:szCs w:val="20"/>
            <w:rPrChange w:id="18991" w:author="Airat Shigapov" w:date="2021-10-29T16:43:00Z">
              <w:rPr>
                <w:rFonts w:ascii="Consolas" w:hAnsi="Consolas" w:cs="Consolas"/>
                <w:color w:val="000000"/>
                <w:sz w:val="19"/>
                <w:szCs w:val="19"/>
              </w:rPr>
            </w:rPrChange>
          </w:rPr>
          <w:t>С</w:t>
        </w:r>
        <w:r w:rsidRPr="00CA1CA9">
          <w:rPr>
            <w:rFonts w:ascii="Times New Roman" w:hAnsi="Times New Roman" w:cs="Times New Roman"/>
            <w:sz w:val="20"/>
            <w:szCs w:val="20"/>
            <w:lang w:val="en-US"/>
            <w:rPrChange w:id="18992" w:author="Airat Shigapov" w:date="2021-10-29T16:43:00Z">
              <w:rPr>
                <w:rFonts w:ascii="Consolas" w:hAnsi="Consolas" w:cs="Consolas"/>
                <w:color w:val="000000"/>
                <w:sz w:val="19"/>
                <w:szCs w:val="19"/>
              </w:rPr>
            </w:rPrChange>
          </w:rPr>
          <w:t xml:space="preserve">art </w:t>
        </w:r>
        <w:proofErr w:type="spellStart"/>
        <w:r w:rsidRPr="00CA1CA9">
          <w:rPr>
            <w:rFonts w:ascii="Times New Roman" w:hAnsi="Times New Roman" w:cs="Times New Roman"/>
            <w:sz w:val="20"/>
            <w:szCs w:val="20"/>
            <w:lang w:val="en-US"/>
            <w:rPrChange w:id="18993" w:author="Airat Shigapov" w:date="2021-10-29T16:43:00Z">
              <w:rPr>
                <w:rFonts w:ascii="Consolas" w:hAnsi="Consolas" w:cs="Consolas"/>
                <w:color w:val="000000"/>
                <w:sz w:val="19"/>
                <w:szCs w:val="19"/>
              </w:rPr>
            </w:rPrChange>
          </w:rPr>
          <w:t>myShopping</w:t>
        </w:r>
        <w:proofErr w:type="spellEnd"/>
        <w:r w:rsidRPr="00CA1CA9">
          <w:rPr>
            <w:rFonts w:ascii="Times New Roman" w:hAnsi="Times New Roman" w:cs="Times New Roman"/>
            <w:sz w:val="20"/>
            <w:szCs w:val="20"/>
            <w:rPrChange w:id="18994" w:author="Airat Shigapov" w:date="2021-10-29T16:43:00Z">
              <w:rPr>
                <w:rFonts w:ascii="Consolas" w:hAnsi="Consolas" w:cs="Consolas"/>
                <w:color w:val="000000"/>
                <w:sz w:val="19"/>
                <w:szCs w:val="19"/>
              </w:rPr>
            </w:rPrChange>
          </w:rPr>
          <w:t>С</w:t>
        </w:r>
        <w:r w:rsidRPr="00CA1CA9">
          <w:rPr>
            <w:rFonts w:ascii="Times New Roman" w:hAnsi="Times New Roman" w:cs="Times New Roman"/>
            <w:sz w:val="20"/>
            <w:szCs w:val="20"/>
            <w:lang w:val="en-US"/>
            <w:rPrChange w:id="18995" w:author="Airat Shigapov" w:date="2021-10-29T16:43:00Z">
              <w:rPr>
                <w:rFonts w:ascii="Consolas" w:hAnsi="Consolas" w:cs="Consolas"/>
                <w:color w:val="000000"/>
                <w:sz w:val="19"/>
                <w:szCs w:val="19"/>
              </w:rPr>
            </w:rPrChange>
          </w:rPr>
          <w:t xml:space="preserve">art = </w:t>
        </w:r>
        <w:r w:rsidRPr="00CA1CA9">
          <w:rPr>
            <w:rFonts w:ascii="Times New Roman" w:hAnsi="Times New Roman" w:cs="Times New Roman"/>
            <w:sz w:val="20"/>
            <w:szCs w:val="20"/>
            <w:lang w:val="en-US"/>
            <w:rPrChange w:id="18996" w:author="Airat Shigapov" w:date="2021-10-29T16:43:00Z">
              <w:rPr>
                <w:rFonts w:ascii="Consolas" w:hAnsi="Consolas" w:cs="Consolas"/>
                <w:color w:val="0000FF"/>
                <w:sz w:val="19"/>
                <w:szCs w:val="19"/>
              </w:rPr>
            </w:rPrChange>
          </w:rPr>
          <w:t>new</w:t>
        </w:r>
        <w:r w:rsidRPr="00CA1CA9">
          <w:rPr>
            <w:rFonts w:ascii="Times New Roman" w:hAnsi="Times New Roman" w:cs="Times New Roman"/>
            <w:sz w:val="20"/>
            <w:szCs w:val="20"/>
            <w:lang w:val="en-US"/>
            <w:rPrChange w:id="18997" w:author="Airat Shigapov" w:date="2021-10-29T16:43:00Z">
              <w:rPr>
                <w:rFonts w:ascii="Consolas" w:hAnsi="Consolas" w:cs="Consolas"/>
                <w:color w:val="000000"/>
                <w:sz w:val="19"/>
                <w:szCs w:val="19"/>
              </w:rPr>
            </w:rPrChange>
          </w:rPr>
          <w:t xml:space="preserve"> </w:t>
        </w:r>
        <w:proofErr w:type="spellStart"/>
        <w:r w:rsidRPr="00CA1CA9">
          <w:rPr>
            <w:rFonts w:ascii="Times New Roman" w:hAnsi="Times New Roman" w:cs="Times New Roman"/>
            <w:sz w:val="20"/>
            <w:szCs w:val="20"/>
            <w:lang w:val="en-US"/>
            <w:rPrChange w:id="18998" w:author="Airat Shigapov" w:date="2021-10-29T16:43:00Z">
              <w:rPr>
                <w:rFonts w:ascii="Consolas" w:hAnsi="Consolas" w:cs="Consolas"/>
                <w:color w:val="000000"/>
                <w:sz w:val="19"/>
                <w:szCs w:val="19"/>
              </w:rPr>
            </w:rPrChange>
          </w:rPr>
          <w:t>MyShopping</w:t>
        </w:r>
        <w:proofErr w:type="spellEnd"/>
        <w:r w:rsidRPr="00CA1CA9">
          <w:rPr>
            <w:rFonts w:ascii="Times New Roman" w:hAnsi="Times New Roman" w:cs="Times New Roman"/>
            <w:sz w:val="20"/>
            <w:szCs w:val="20"/>
            <w:rPrChange w:id="18999" w:author="Airat Shigapov" w:date="2021-10-29T16:43:00Z">
              <w:rPr>
                <w:rFonts w:ascii="Consolas" w:hAnsi="Consolas" w:cs="Consolas"/>
                <w:color w:val="000000"/>
                <w:sz w:val="19"/>
                <w:szCs w:val="19"/>
              </w:rPr>
            </w:rPrChange>
          </w:rPr>
          <w:t>С</w:t>
        </w:r>
        <w:proofErr w:type="gramStart"/>
        <w:r w:rsidRPr="00CA1CA9">
          <w:rPr>
            <w:rFonts w:ascii="Times New Roman" w:hAnsi="Times New Roman" w:cs="Times New Roman"/>
            <w:sz w:val="20"/>
            <w:szCs w:val="20"/>
            <w:lang w:val="en-US"/>
            <w:rPrChange w:id="19000" w:author="Airat Shigapov" w:date="2021-10-29T16:43:00Z">
              <w:rPr>
                <w:rFonts w:ascii="Consolas" w:hAnsi="Consolas" w:cs="Consolas"/>
                <w:color w:val="000000"/>
                <w:sz w:val="19"/>
                <w:szCs w:val="19"/>
              </w:rPr>
            </w:rPrChange>
          </w:rPr>
          <w:t>art(</w:t>
        </w:r>
        <w:proofErr w:type="gramEnd"/>
        <w:r w:rsidRPr="00CA1CA9">
          <w:rPr>
            <w:rFonts w:ascii="Times New Roman" w:hAnsi="Times New Roman" w:cs="Times New Roman"/>
            <w:sz w:val="20"/>
            <w:szCs w:val="20"/>
            <w:lang w:val="en-US"/>
            <w:rPrChange w:id="19001" w:author="Airat Shigapov" w:date="2021-10-29T16:43:00Z">
              <w:rPr>
                <w:rFonts w:ascii="Consolas" w:hAnsi="Consolas" w:cs="Consolas"/>
                <w:color w:val="000000"/>
                <w:sz w:val="19"/>
                <w:szCs w:val="19"/>
              </w:rPr>
            </w:rPrChange>
          </w:rPr>
          <w:t>);</w:t>
        </w:r>
      </w:ins>
    </w:p>
    <w:p w14:paraId="08796595" w14:textId="77777777" w:rsidR="00CA1CA9" w:rsidRPr="00CA1CA9" w:rsidRDefault="00CA1CA9" w:rsidP="00CA1CA9">
      <w:pPr>
        <w:autoSpaceDE w:val="0"/>
        <w:autoSpaceDN w:val="0"/>
        <w:adjustRightInd w:val="0"/>
        <w:spacing w:after="0" w:line="240" w:lineRule="auto"/>
        <w:rPr>
          <w:ins w:id="19002" w:author="Airat Shigapov" w:date="2021-10-29T16:43:00Z"/>
          <w:rFonts w:ascii="Times New Roman" w:hAnsi="Times New Roman" w:cs="Times New Roman"/>
          <w:sz w:val="20"/>
          <w:szCs w:val="20"/>
          <w:lang w:val="en-US"/>
          <w:rPrChange w:id="19003" w:author="Airat Shigapov" w:date="2021-10-29T16:43:00Z">
            <w:rPr>
              <w:ins w:id="19004" w:author="Airat Shigapov" w:date="2021-10-29T16:43:00Z"/>
              <w:rFonts w:ascii="Consolas" w:hAnsi="Consolas" w:cs="Consolas"/>
              <w:color w:val="000000"/>
              <w:sz w:val="19"/>
              <w:szCs w:val="19"/>
            </w:rPr>
          </w:rPrChange>
        </w:rPr>
      </w:pPr>
      <w:ins w:id="19005" w:author="Airat Shigapov" w:date="2021-10-29T16:43:00Z">
        <w:r w:rsidRPr="00CA1CA9">
          <w:rPr>
            <w:rFonts w:ascii="Times New Roman" w:hAnsi="Times New Roman" w:cs="Times New Roman"/>
            <w:sz w:val="20"/>
            <w:szCs w:val="20"/>
            <w:lang w:val="en-US"/>
            <w:rPrChange w:id="19006" w:author="Airat Shigapov" w:date="2021-10-29T16:43:00Z">
              <w:rPr>
                <w:rFonts w:ascii="Consolas" w:hAnsi="Consolas" w:cs="Consolas"/>
                <w:color w:val="000000"/>
                <w:sz w:val="19"/>
                <w:szCs w:val="19"/>
              </w:rPr>
            </w:rPrChange>
          </w:rPr>
          <w:t xml:space="preserve">            </w:t>
        </w:r>
        <w:proofErr w:type="spellStart"/>
        <w:proofErr w:type="gramStart"/>
        <w:r w:rsidRPr="00CA1CA9">
          <w:rPr>
            <w:rFonts w:ascii="Times New Roman" w:hAnsi="Times New Roman" w:cs="Times New Roman"/>
            <w:sz w:val="20"/>
            <w:szCs w:val="20"/>
            <w:lang w:val="en-US"/>
            <w:rPrChange w:id="19007" w:author="Airat Shigapov" w:date="2021-10-29T16:43:00Z">
              <w:rPr>
                <w:rFonts w:ascii="Consolas" w:hAnsi="Consolas" w:cs="Consolas"/>
                <w:color w:val="000000"/>
                <w:sz w:val="19"/>
                <w:szCs w:val="19"/>
              </w:rPr>
            </w:rPrChange>
          </w:rPr>
          <w:t>CategoryHidden</w:t>
        </w:r>
        <w:proofErr w:type="spellEnd"/>
        <w:r w:rsidRPr="00CA1CA9">
          <w:rPr>
            <w:rFonts w:ascii="Times New Roman" w:hAnsi="Times New Roman" w:cs="Times New Roman"/>
            <w:sz w:val="20"/>
            <w:szCs w:val="20"/>
            <w:lang w:val="en-US"/>
            <w:rPrChange w:id="19008" w:author="Airat Shigapov" w:date="2021-10-29T16:43:00Z">
              <w:rPr>
                <w:rFonts w:ascii="Consolas" w:hAnsi="Consolas" w:cs="Consolas"/>
                <w:color w:val="000000"/>
                <w:sz w:val="19"/>
                <w:szCs w:val="19"/>
              </w:rPr>
            </w:rPrChange>
          </w:rPr>
          <w:t>(</w:t>
        </w:r>
        <w:proofErr w:type="gramEnd"/>
        <w:r w:rsidRPr="00CA1CA9">
          <w:rPr>
            <w:rFonts w:ascii="Times New Roman" w:hAnsi="Times New Roman" w:cs="Times New Roman"/>
            <w:sz w:val="20"/>
            <w:szCs w:val="20"/>
            <w:lang w:val="en-US"/>
            <w:rPrChange w:id="19009" w:author="Airat Shigapov" w:date="2021-10-29T16:43:00Z">
              <w:rPr>
                <w:rFonts w:ascii="Consolas" w:hAnsi="Consolas" w:cs="Consolas"/>
                <w:color w:val="000000"/>
                <w:sz w:val="19"/>
                <w:szCs w:val="19"/>
              </w:rPr>
            </w:rPrChange>
          </w:rPr>
          <w:t>);</w:t>
        </w:r>
      </w:ins>
    </w:p>
    <w:p w14:paraId="343AB7EE" w14:textId="77777777" w:rsidR="00CA1CA9" w:rsidRPr="00CA1CA9" w:rsidRDefault="00CA1CA9" w:rsidP="00CA1CA9">
      <w:pPr>
        <w:autoSpaceDE w:val="0"/>
        <w:autoSpaceDN w:val="0"/>
        <w:adjustRightInd w:val="0"/>
        <w:spacing w:after="0" w:line="240" w:lineRule="auto"/>
        <w:rPr>
          <w:ins w:id="19010" w:author="Airat Shigapov" w:date="2021-10-29T16:43:00Z"/>
          <w:rFonts w:ascii="Times New Roman" w:hAnsi="Times New Roman" w:cs="Times New Roman"/>
          <w:sz w:val="20"/>
          <w:szCs w:val="20"/>
          <w:lang w:val="en-US"/>
          <w:rPrChange w:id="19011" w:author="Airat Shigapov" w:date="2021-10-29T16:43:00Z">
            <w:rPr>
              <w:ins w:id="19012" w:author="Airat Shigapov" w:date="2021-10-29T16:43:00Z"/>
              <w:rFonts w:ascii="Consolas" w:hAnsi="Consolas" w:cs="Consolas"/>
              <w:color w:val="000000"/>
              <w:sz w:val="19"/>
              <w:szCs w:val="19"/>
            </w:rPr>
          </w:rPrChange>
        </w:rPr>
      </w:pPr>
      <w:ins w:id="19013" w:author="Airat Shigapov" w:date="2021-10-29T16:43:00Z">
        <w:r w:rsidRPr="00CA1CA9">
          <w:rPr>
            <w:rFonts w:ascii="Times New Roman" w:hAnsi="Times New Roman" w:cs="Times New Roman"/>
            <w:sz w:val="20"/>
            <w:szCs w:val="20"/>
            <w:lang w:val="en-US"/>
            <w:rPrChange w:id="19014" w:author="Airat Shigapov" w:date="2021-10-29T16:43:00Z">
              <w:rPr>
                <w:rFonts w:ascii="Consolas" w:hAnsi="Consolas" w:cs="Consolas"/>
                <w:color w:val="000000"/>
                <w:sz w:val="19"/>
                <w:szCs w:val="19"/>
              </w:rPr>
            </w:rPrChange>
          </w:rPr>
          <w:t xml:space="preserve">            </w:t>
        </w:r>
        <w:proofErr w:type="spellStart"/>
        <w:proofErr w:type="gramStart"/>
        <w:r w:rsidRPr="00CA1CA9">
          <w:rPr>
            <w:rFonts w:ascii="Times New Roman" w:hAnsi="Times New Roman" w:cs="Times New Roman"/>
            <w:sz w:val="20"/>
            <w:szCs w:val="20"/>
            <w:lang w:val="en-US"/>
            <w:rPrChange w:id="19015" w:author="Airat Shigapov" w:date="2021-10-29T16:43:00Z">
              <w:rPr>
                <w:rFonts w:ascii="Consolas" w:hAnsi="Consolas" w:cs="Consolas"/>
                <w:color w:val="000000"/>
                <w:sz w:val="19"/>
                <w:szCs w:val="19"/>
              </w:rPr>
            </w:rPrChange>
          </w:rPr>
          <w:t>PageFrame.NavigationService.Navigate</w:t>
        </w:r>
        <w:proofErr w:type="spellEnd"/>
        <w:proofErr w:type="gramEnd"/>
        <w:r w:rsidRPr="00CA1CA9">
          <w:rPr>
            <w:rFonts w:ascii="Times New Roman" w:hAnsi="Times New Roman" w:cs="Times New Roman"/>
            <w:sz w:val="20"/>
            <w:szCs w:val="20"/>
            <w:lang w:val="en-US"/>
            <w:rPrChange w:id="19016" w:author="Airat Shigapov" w:date="2021-10-29T16:43:00Z">
              <w:rPr>
                <w:rFonts w:ascii="Consolas" w:hAnsi="Consolas" w:cs="Consolas"/>
                <w:color w:val="000000"/>
                <w:sz w:val="19"/>
                <w:szCs w:val="19"/>
              </w:rPr>
            </w:rPrChange>
          </w:rPr>
          <w:t>(</w:t>
        </w:r>
        <w:proofErr w:type="spellStart"/>
        <w:r w:rsidRPr="00CA1CA9">
          <w:rPr>
            <w:rFonts w:ascii="Times New Roman" w:hAnsi="Times New Roman" w:cs="Times New Roman"/>
            <w:sz w:val="20"/>
            <w:szCs w:val="20"/>
            <w:lang w:val="en-US"/>
            <w:rPrChange w:id="19017" w:author="Airat Shigapov" w:date="2021-10-29T16:43:00Z">
              <w:rPr>
                <w:rFonts w:ascii="Consolas" w:hAnsi="Consolas" w:cs="Consolas"/>
                <w:color w:val="000000"/>
                <w:sz w:val="19"/>
                <w:szCs w:val="19"/>
              </w:rPr>
            </w:rPrChange>
          </w:rPr>
          <w:t>myShopping</w:t>
        </w:r>
        <w:proofErr w:type="spellEnd"/>
        <w:r w:rsidRPr="00CA1CA9">
          <w:rPr>
            <w:rFonts w:ascii="Times New Roman" w:hAnsi="Times New Roman" w:cs="Times New Roman"/>
            <w:sz w:val="20"/>
            <w:szCs w:val="20"/>
            <w:rPrChange w:id="19018" w:author="Airat Shigapov" w:date="2021-10-29T16:43:00Z">
              <w:rPr>
                <w:rFonts w:ascii="Consolas" w:hAnsi="Consolas" w:cs="Consolas"/>
                <w:color w:val="000000"/>
                <w:sz w:val="19"/>
                <w:szCs w:val="19"/>
              </w:rPr>
            </w:rPrChange>
          </w:rPr>
          <w:t>С</w:t>
        </w:r>
        <w:r w:rsidRPr="00CA1CA9">
          <w:rPr>
            <w:rFonts w:ascii="Times New Roman" w:hAnsi="Times New Roman" w:cs="Times New Roman"/>
            <w:sz w:val="20"/>
            <w:szCs w:val="20"/>
            <w:lang w:val="en-US"/>
            <w:rPrChange w:id="19019" w:author="Airat Shigapov" w:date="2021-10-29T16:43:00Z">
              <w:rPr>
                <w:rFonts w:ascii="Consolas" w:hAnsi="Consolas" w:cs="Consolas"/>
                <w:color w:val="000000"/>
                <w:sz w:val="19"/>
                <w:szCs w:val="19"/>
              </w:rPr>
            </w:rPrChange>
          </w:rPr>
          <w:t>art);</w:t>
        </w:r>
      </w:ins>
    </w:p>
    <w:p w14:paraId="4BAF0525" w14:textId="77777777" w:rsidR="00CA1CA9" w:rsidRPr="00CA1CA9" w:rsidRDefault="00CA1CA9" w:rsidP="00CA1CA9">
      <w:pPr>
        <w:autoSpaceDE w:val="0"/>
        <w:autoSpaceDN w:val="0"/>
        <w:adjustRightInd w:val="0"/>
        <w:spacing w:after="0" w:line="240" w:lineRule="auto"/>
        <w:rPr>
          <w:ins w:id="19020" w:author="Airat Shigapov" w:date="2021-10-29T16:43:00Z"/>
          <w:rFonts w:ascii="Times New Roman" w:hAnsi="Times New Roman" w:cs="Times New Roman"/>
          <w:sz w:val="20"/>
          <w:szCs w:val="20"/>
          <w:lang w:val="en-US"/>
          <w:rPrChange w:id="19021" w:author="Airat Shigapov" w:date="2021-10-29T16:43:00Z">
            <w:rPr>
              <w:ins w:id="19022" w:author="Airat Shigapov" w:date="2021-10-29T16:43:00Z"/>
              <w:rFonts w:ascii="Consolas" w:hAnsi="Consolas" w:cs="Consolas"/>
              <w:color w:val="000000"/>
              <w:sz w:val="19"/>
              <w:szCs w:val="19"/>
            </w:rPr>
          </w:rPrChange>
        </w:rPr>
      </w:pPr>
      <w:ins w:id="19023" w:author="Airat Shigapov" w:date="2021-10-29T16:43:00Z">
        <w:r w:rsidRPr="00CA1CA9">
          <w:rPr>
            <w:rFonts w:ascii="Times New Roman" w:hAnsi="Times New Roman" w:cs="Times New Roman"/>
            <w:sz w:val="20"/>
            <w:szCs w:val="20"/>
            <w:lang w:val="en-US"/>
            <w:rPrChange w:id="19024" w:author="Airat Shigapov" w:date="2021-10-29T16:43:00Z">
              <w:rPr>
                <w:rFonts w:ascii="Consolas" w:hAnsi="Consolas" w:cs="Consolas"/>
                <w:color w:val="000000"/>
                <w:sz w:val="19"/>
                <w:szCs w:val="19"/>
              </w:rPr>
            </w:rPrChange>
          </w:rPr>
          <w:t xml:space="preserve">        }</w:t>
        </w:r>
      </w:ins>
    </w:p>
    <w:p w14:paraId="1465348F" w14:textId="77777777" w:rsidR="00CA1CA9" w:rsidRPr="00CA1CA9" w:rsidRDefault="00CA1CA9" w:rsidP="00CA1CA9">
      <w:pPr>
        <w:autoSpaceDE w:val="0"/>
        <w:autoSpaceDN w:val="0"/>
        <w:adjustRightInd w:val="0"/>
        <w:spacing w:after="0" w:line="240" w:lineRule="auto"/>
        <w:rPr>
          <w:ins w:id="19025" w:author="Airat Shigapov" w:date="2021-10-29T16:43:00Z"/>
          <w:rFonts w:ascii="Times New Roman" w:hAnsi="Times New Roman" w:cs="Times New Roman"/>
          <w:sz w:val="20"/>
          <w:szCs w:val="20"/>
          <w:lang w:val="en-US"/>
          <w:rPrChange w:id="19026" w:author="Airat Shigapov" w:date="2021-10-29T16:43:00Z">
            <w:rPr>
              <w:ins w:id="19027" w:author="Airat Shigapov" w:date="2021-10-29T16:43:00Z"/>
              <w:rFonts w:ascii="Consolas" w:hAnsi="Consolas" w:cs="Consolas"/>
              <w:color w:val="000000"/>
              <w:sz w:val="19"/>
              <w:szCs w:val="19"/>
            </w:rPr>
          </w:rPrChange>
        </w:rPr>
      </w:pPr>
    </w:p>
    <w:p w14:paraId="099E1CCE" w14:textId="77777777" w:rsidR="00CA1CA9" w:rsidRPr="00CA1CA9" w:rsidRDefault="00CA1CA9" w:rsidP="00CA1CA9">
      <w:pPr>
        <w:autoSpaceDE w:val="0"/>
        <w:autoSpaceDN w:val="0"/>
        <w:adjustRightInd w:val="0"/>
        <w:spacing w:after="0" w:line="240" w:lineRule="auto"/>
        <w:rPr>
          <w:ins w:id="19028" w:author="Airat Shigapov" w:date="2021-10-29T16:43:00Z"/>
          <w:rFonts w:ascii="Times New Roman" w:hAnsi="Times New Roman" w:cs="Times New Roman"/>
          <w:sz w:val="20"/>
          <w:szCs w:val="20"/>
          <w:lang w:val="en-US"/>
          <w:rPrChange w:id="19029" w:author="Airat Shigapov" w:date="2021-10-29T16:43:00Z">
            <w:rPr>
              <w:ins w:id="19030" w:author="Airat Shigapov" w:date="2021-10-29T16:43:00Z"/>
              <w:rFonts w:ascii="Consolas" w:hAnsi="Consolas" w:cs="Consolas"/>
              <w:color w:val="000000"/>
              <w:sz w:val="19"/>
              <w:szCs w:val="19"/>
            </w:rPr>
          </w:rPrChange>
        </w:rPr>
      </w:pPr>
      <w:ins w:id="19031" w:author="Airat Shigapov" w:date="2021-10-29T16:43:00Z">
        <w:r w:rsidRPr="00CA1CA9">
          <w:rPr>
            <w:rFonts w:ascii="Times New Roman" w:hAnsi="Times New Roman" w:cs="Times New Roman"/>
            <w:sz w:val="20"/>
            <w:szCs w:val="20"/>
            <w:lang w:val="en-US"/>
            <w:rPrChange w:id="19032" w:author="Airat Shigapov" w:date="2021-10-29T16:43:00Z">
              <w:rPr>
                <w:rFonts w:ascii="Consolas" w:hAnsi="Consolas" w:cs="Consolas"/>
                <w:color w:val="000000"/>
                <w:sz w:val="19"/>
                <w:szCs w:val="19"/>
              </w:rPr>
            </w:rPrChange>
          </w:rPr>
          <w:t xml:space="preserve">        </w:t>
        </w:r>
        <w:r w:rsidRPr="00CA1CA9">
          <w:rPr>
            <w:rFonts w:ascii="Times New Roman" w:hAnsi="Times New Roman" w:cs="Times New Roman"/>
            <w:sz w:val="20"/>
            <w:szCs w:val="20"/>
            <w:lang w:val="en-US"/>
            <w:rPrChange w:id="19033" w:author="Airat Shigapov" w:date="2021-10-29T16:43:00Z">
              <w:rPr>
                <w:rFonts w:ascii="Consolas" w:hAnsi="Consolas" w:cs="Consolas"/>
                <w:color w:val="0000FF"/>
                <w:sz w:val="19"/>
                <w:szCs w:val="19"/>
              </w:rPr>
            </w:rPrChange>
          </w:rPr>
          <w:t>private</w:t>
        </w:r>
        <w:r w:rsidRPr="00CA1CA9">
          <w:rPr>
            <w:rFonts w:ascii="Times New Roman" w:hAnsi="Times New Roman" w:cs="Times New Roman"/>
            <w:sz w:val="20"/>
            <w:szCs w:val="20"/>
            <w:lang w:val="en-US"/>
            <w:rPrChange w:id="19034" w:author="Airat Shigapov" w:date="2021-10-29T16:43:00Z">
              <w:rPr>
                <w:rFonts w:ascii="Consolas" w:hAnsi="Consolas" w:cs="Consolas"/>
                <w:color w:val="000000"/>
                <w:sz w:val="19"/>
                <w:szCs w:val="19"/>
              </w:rPr>
            </w:rPrChange>
          </w:rPr>
          <w:t xml:space="preserve"> </w:t>
        </w:r>
        <w:r w:rsidRPr="00CA1CA9">
          <w:rPr>
            <w:rFonts w:ascii="Times New Roman" w:hAnsi="Times New Roman" w:cs="Times New Roman"/>
            <w:sz w:val="20"/>
            <w:szCs w:val="20"/>
            <w:lang w:val="en-US"/>
            <w:rPrChange w:id="19035" w:author="Airat Shigapov" w:date="2021-10-29T16:43:00Z">
              <w:rPr>
                <w:rFonts w:ascii="Consolas" w:hAnsi="Consolas" w:cs="Consolas"/>
                <w:color w:val="0000FF"/>
                <w:sz w:val="19"/>
                <w:szCs w:val="19"/>
              </w:rPr>
            </w:rPrChange>
          </w:rPr>
          <w:t>void</w:t>
        </w:r>
        <w:r w:rsidRPr="00CA1CA9">
          <w:rPr>
            <w:rFonts w:ascii="Times New Roman" w:hAnsi="Times New Roman" w:cs="Times New Roman"/>
            <w:sz w:val="20"/>
            <w:szCs w:val="20"/>
            <w:lang w:val="en-US"/>
            <w:rPrChange w:id="19036" w:author="Airat Shigapov" w:date="2021-10-29T16:43:00Z">
              <w:rPr>
                <w:rFonts w:ascii="Consolas" w:hAnsi="Consolas" w:cs="Consolas"/>
                <w:color w:val="000000"/>
                <w:sz w:val="19"/>
                <w:szCs w:val="19"/>
              </w:rPr>
            </w:rPrChange>
          </w:rPr>
          <w:t xml:space="preserve"> </w:t>
        </w:r>
        <w:proofErr w:type="spellStart"/>
        <w:r w:rsidRPr="00CA1CA9">
          <w:rPr>
            <w:rFonts w:ascii="Times New Roman" w:hAnsi="Times New Roman" w:cs="Times New Roman"/>
            <w:sz w:val="20"/>
            <w:szCs w:val="20"/>
            <w:lang w:val="en-US"/>
            <w:rPrChange w:id="19037" w:author="Airat Shigapov" w:date="2021-10-29T16:43:00Z">
              <w:rPr>
                <w:rFonts w:ascii="Consolas" w:hAnsi="Consolas" w:cs="Consolas"/>
                <w:color w:val="000000"/>
                <w:sz w:val="19"/>
                <w:szCs w:val="19"/>
              </w:rPr>
            </w:rPrChange>
          </w:rPr>
          <w:t>Close_</w:t>
        </w:r>
        <w:proofErr w:type="gramStart"/>
        <w:r w:rsidRPr="00CA1CA9">
          <w:rPr>
            <w:rFonts w:ascii="Times New Roman" w:hAnsi="Times New Roman" w:cs="Times New Roman"/>
            <w:sz w:val="20"/>
            <w:szCs w:val="20"/>
            <w:lang w:val="en-US"/>
            <w:rPrChange w:id="19038" w:author="Airat Shigapov" w:date="2021-10-29T16:43:00Z">
              <w:rPr>
                <w:rFonts w:ascii="Consolas" w:hAnsi="Consolas" w:cs="Consolas"/>
                <w:color w:val="000000"/>
                <w:sz w:val="19"/>
                <w:szCs w:val="19"/>
              </w:rPr>
            </w:rPrChange>
          </w:rPr>
          <w:t>Click</w:t>
        </w:r>
        <w:proofErr w:type="spellEnd"/>
        <w:r w:rsidRPr="00CA1CA9">
          <w:rPr>
            <w:rFonts w:ascii="Times New Roman" w:hAnsi="Times New Roman" w:cs="Times New Roman"/>
            <w:sz w:val="20"/>
            <w:szCs w:val="20"/>
            <w:lang w:val="en-US"/>
            <w:rPrChange w:id="19039" w:author="Airat Shigapov" w:date="2021-10-29T16:43:00Z">
              <w:rPr>
                <w:rFonts w:ascii="Consolas" w:hAnsi="Consolas" w:cs="Consolas"/>
                <w:color w:val="000000"/>
                <w:sz w:val="19"/>
                <w:szCs w:val="19"/>
              </w:rPr>
            </w:rPrChange>
          </w:rPr>
          <w:t>(</w:t>
        </w:r>
        <w:proofErr w:type="gramEnd"/>
        <w:r w:rsidRPr="00CA1CA9">
          <w:rPr>
            <w:rFonts w:ascii="Times New Roman" w:hAnsi="Times New Roman" w:cs="Times New Roman"/>
            <w:sz w:val="20"/>
            <w:szCs w:val="20"/>
            <w:lang w:val="en-US"/>
            <w:rPrChange w:id="19040" w:author="Airat Shigapov" w:date="2021-10-29T16:43:00Z">
              <w:rPr>
                <w:rFonts w:ascii="Consolas" w:hAnsi="Consolas" w:cs="Consolas"/>
                <w:color w:val="0000FF"/>
                <w:sz w:val="19"/>
                <w:szCs w:val="19"/>
              </w:rPr>
            </w:rPrChange>
          </w:rPr>
          <w:t>object</w:t>
        </w:r>
        <w:r w:rsidRPr="00CA1CA9">
          <w:rPr>
            <w:rFonts w:ascii="Times New Roman" w:hAnsi="Times New Roman" w:cs="Times New Roman"/>
            <w:sz w:val="20"/>
            <w:szCs w:val="20"/>
            <w:lang w:val="en-US"/>
            <w:rPrChange w:id="19041" w:author="Airat Shigapov" w:date="2021-10-29T16:43:00Z">
              <w:rPr>
                <w:rFonts w:ascii="Consolas" w:hAnsi="Consolas" w:cs="Consolas"/>
                <w:color w:val="000000"/>
                <w:sz w:val="19"/>
                <w:szCs w:val="19"/>
              </w:rPr>
            </w:rPrChange>
          </w:rPr>
          <w:t xml:space="preserve"> sender, </w:t>
        </w:r>
        <w:proofErr w:type="spellStart"/>
        <w:r w:rsidRPr="00CA1CA9">
          <w:rPr>
            <w:rFonts w:ascii="Times New Roman" w:hAnsi="Times New Roman" w:cs="Times New Roman"/>
            <w:sz w:val="20"/>
            <w:szCs w:val="20"/>
            <w:lang w:val="en-US"/>
            <w:rPrChange w:id="19042" w:author="Airat Shigapov" w:date="2021-10-29T16:43:00Z">
              <w:rPr>
                <w:rFonts w:ascii="Consolas" w:hAnsi="Consolas" w:cs="Consolas"/>
                <w:color w:val="000000"/>
                <w:sz w:val="19"/>
                <w:szCs w:val="19"/>
              </w:rPr>
            </w:rPrChange>
          </w:rPr>
          <w:t>RoutedEventArgs</w:t>
        </w:r>
        <w:proofErr w:type="spellEnd"/>
        <w:r w:rsidRPr="00CA1CA9">
          <w:rPr>
            <w:rFonts w:ascii="Times New Roman" w:hAnsi="Times New Roman" w:cs="Times New Roman"/>
            <w:sz w:val="20"/>
            <w:szCs w:val="20"/>
            <w:lang w:val="en-US"/>
            <w:rPrChange w:id="19043" w:author="Airat Shigapov" w:date="2021-10-29T16:43:00Z">
              <w:rPr>
                <w:rFonts w:ascii="Consolas" w:hAnsi="Consolas" w:cs="Consolas"/>
                <w:color w:val="000000"/>
                <w:sz w:val="19"/>
                <w:szCs w:val="19"/>
              </w:rPr>
            </w:rPrChange>
          </w:rPr>
          <w:t xml:space="preserve"> e)</w:t>
        </w:r>
      </w:ins>
    </w:p>
    <w:p w14:paraId="11C3CFEC" w14:textId="77777777" w:rsidR="00CA1CA9" w:rsidRPr="00CA1CA9" w:rsidRDefault="00CA1CA9" w:rsidP="00CA1CA9">
      <w:pPr>
        <w:autoSpaceDE w:val="0"/>
        <w:autoSpaceDN w:val="0"/>
        <w:adjustRightInd w:val="0"/>
        <w:spacing w:after="0" w:line="240" w:lineRule="auto"/>
        <w:rPr>
          <w:ins w:id="19044" w:author="Airat Shigapov" w:date="2021-10-29T16:43:00Z"/>
          <w:rFonts w:ascii="Times New Roman" w:hAnsi="Times New Roman" w:cs="Times New Roman"/>
          <w:sz w:val="20"/>
          <w:szCs w:val="20"/>
          <w:lang w:val="en-US"/>
          <w:rPrChange w:id="19045" w:author="Airat Shigapov" w:date="2021-10-29T16:43:00Z">
            <w:rPr>
              <w:ins w:id="19046" w:author="Airat Shigapov" w:date="2021-10-29T16:43:00Z"/>
              <w:rFonts w:ascii="Consolas" w:hAnsi="Consolas" w:cs="Consolas"/>
              <w:color w:val="000000"/>
              <w:sz w:val="19"/>
              <w:szCs w:val="19"/>
            </w:rPr>
          </w:rPrChange>
        </w:rPr>
      </w:pPr>
      <w:ins w:id="19047" w:author="Airat Shigapov" w:date="2021-10-29T16:43:00Z">
        <w:r w:rsidRPr="00CA1CA9">
          <w:rPr>
            <w:rFonts w:ascii="Times New Roman" w:hAnsi="Times New Roman" w:cs="Times New Roman"/>
            <w:sz w:val="20"/>
            <w:szCs w:val="20"/>
            <w:lang w:val="en-US"/>
            <w:rPrChange w:id="19048" w:author="Airat Shigapov" w:date="2021-10-29T16:43:00Z">
              <w:rPr>
                <w:rFonts w:ascii="Consolas" w:hAnsi="Consolas" w:cs="Consolas"/>
                <w:color w:val="000000"/>
                <w:sz w:val="19"/>
                <w:szCs w:val="19"/>
              </w:rPr>
            </w:rPrChange>
          </w:rPr>
          <w:t xml:space="preserve">        {</w:t>
        </w:r>
      </w:ins>
    </w:p>
    <w:p w14:paraId="200C5658" w14:textId="77777777" w:rsidR="00CA1CA9" w:rsidRPr="00CA1CA9" w:rsidRDefault="00CA1CA9" w:rsidP="00CA1CA9">
      <w:pPr>
        <w:autoSpaceDE w:val="0"/>
        <w:autoSpaceDN w:val="0"/>
        <w:adjustRightInd w:val="0"/>
        <w:spacing w:after="0" w:line="240" w:lineRule="auto"/>
        <w:rPr>
          <w:ins w:id="19049" w:author="Airat Shigapov" w:date="2021-10-29T16:43:00Z"/>
          <w:rFonts w:ascii="Times New Roman" w:hAnsi="Times New Roman" w:cs="Times New Roman"/>
          <w:sz w:val="20"/>
          <w:szCs w:val="20"/>
          <w:lang w:val="en-US"/>
          <w:rPrChange w:id="19050" w:author="Airat Shigapov" w:date="2021-10-29T16:43:00Z">
            <w:rPr>
              <w:ins w:id="19051" w:author="Airat Shigapov" w:date="2021-10-29T16:43:00Z"/>
              <w:rFonts w:ascii="Consolas" w:hAnsi="Consolas" w:cs="Consolas"/>
              <w:color w:val="000000"/>
              <w:sz w:val="19"/>
              <w:szCs w:val="19"/>
            </w:rPr>
          </w:rPrChange>
        </w:rPr>
      </w:pPr>
      <w:ins w:id="19052" w:author="Airat Shigapov" w:date="2021-10-29T16:43:00Z">
        <w:r w:rsidRPr="00CA1CA9">
          <w:rPr>
            <w:rFonts w:ascii="Times New Roman" w:hAnsi="Times New Roman" w:cs="Times New Roman"/>
            <w:sz w:val="20"/>
            <w:szCs w:val="20"/>
            <w:lang w:val="en-US"/>
            <w:rPrChange w:id="19053" w:author="Airat Shigapov" w:date="2021-10-29T16:43:00Z">
              <w:rPr>
                <w:rFonts w:ascii="Consolas" w:hAnsi="Consolas" w:cs="Consolas"/>
                <w:color w:val="000000"/>
                <w:sz w:val="19"/>
                <w:szCs w:val="19"/>
              </w:rPr>
            </w:rPrChange>
          </w:rPr>
          <w:t xml:space="preserve">            </w:t>
        </w:r>
        <w:proofErr w:type="spellStart"/>
        <w:r w:rsidRPr="00CA1CA9">
          <w:rPr>
            <w:rFonts w:ascii="Times New Roman" w:hAnsi="Times New Roman" w:cs="Times New Roman"/>
            <w:sz w:val="20"/>
            <w:szCs w:val="20"/>
            <w:lang w:val="en-US"/>
            <w:rPrChange w:id="19054" w:author="Airat Shigapov" w:date="2021-10-29T16:43:00Z">
              <w:rPr>
                <w:rFonts w:ascii="Consolas" w:hAnsi="Consolas" w:cs="Consolas"/>
                <w:color w:val="000000"/>
                <w:sz w:val="19"/>
                <w:szCs w:val="19"/>
              </w:rPr>
            </w:rPrChange>
          </w:rPr>
          <w:t>MainRecommendationProduct</w:t>
        </w:r>
        <w:proofErr w:type="spellEnd"/>
        <w:r w:rsidRPr="00CA1CA9">
          <w:rPr>
            <w:rFonts w:ascii="Times New Roman" w:hAnsi="Times New Roman" w:cs="Times New Roman"/>
            <w:sz w:val="20"/>
            <w:szCs w:val="20"/>
            <w:lang w:val="en-US"/>
            <w:rPrChange w:id="19055" w:author="Airat Shigapov" w:date="2021-10-29T16:43:00Z">
              <w:rPr>
                <w:rFonts w:ascii="Consolas" w:hAnsi="Consolas" w:cs="Consolas"/>
                <w:color w:val="000000"/>
                <w:sz w:val="19"/>
                <w:szCs w:val="19"/>
              </w:rPr>
            </w:rPrChange>
          </w:rPr>
          <w:t xml:space="preserve"> </w:t>
        </w:r>
        <w:proofErr w:type="spellStart"/>
        <w:r w:rsidRPr="00CA1CA9">
          <w:rPr>
            <w:rFonts w:ascii="Times New Roman" w:hAnsi="Times New Roman" w:cs="Times New Roman"/>
            <w:sz w:val="20"/>
            <w:szCs w:val="20"/>
            <w:lang w:val="en-US"/>
            <w:rPrChange w:id="19056" w:author="Airat Shigapov" w:date="2021-10-29T16:43:00Z">
              <w:rPr>
                <w:rFonts w:ascii="Consolas" w:hAnsi="Consolas" w:cs="Consolas"/>
                <w:color w:val="000000"/>
                <w:sz w:val="19"/>
                <w:szCs w:val="19"/>
              </w:rPr>
            </w:rPrChange>
          </w:rPr>
          <w:t>mainRecommendationProduct</w:t>
        </w:r>
        <w:proofErr w:type="spellEnd"/>
        <w:r w:rsidRPr="00CA1CA9">
          <w:rPr>
            <w:rFonts w:ascii="Times New Roman" w:hAnsi="Times New Roman" w:cs="Times New Roman"/>
            <w:sz w:val="20"/>
            <w:szCs w:val="20"/>
            <w:lang w:val="en-US"/>
            <w:rPrChange w:id="19057" w:author="Airat Shigapov" w:date="2021-10-29T16:43:00Z">
              <w:rPr>
                <w:rFonts w:ascii="Consolas" w:hAnsi="Consolas" w:cs="Consolas"/>
                <w:color w:val="000000"/>
                <w:sz w:val="19"/>
                <w:szCs w:val="19"/>
              </w:rPr>
            </w:rPrChange>
          </w:rPr>
          <w:t xml:space="preserve"> = </w:t>
        </w:r>
        <w:r w:rsidRPr="00CA1CA9">
          <w:rPr>
            <w:rFonts w:ascii="Times New Roman" w:hAnsi="Times New Roman" w:cs="Times New Roman"/>
            <w:sz w:val="20"/>
            <w:szCs w:val="20"/>
            <w:lang w:val="en-US"/>
            <w:rPrChange w:id="19058" w:author="Airat Shigapov" w:date="2021-10-29T16:43:00Z">
              <w:rPr>
                <w:rFonts w:ascii="Consolas" w:hAnsi="Consolas" w:cs="Consolas"/>
                <w:color w:val="0000FF"/>
                <w:sz w:val="19"/>
                <w:szCs w:val="19"/>
              </w:rPr>
            </w:rPrChange>
          </w:rPr>
          <w:t>new</w:t>
        </w:r>
        <w:r w:rsidRPr="00CA1CA9">
          <w:rPr>
            <w:rFonts w:ascii="Times New Roman" w:hAnsi="Times New Roman" w:cs="Times New Roman"/>
            <w:sz w:val="20"/>
            <w:szCs w:val="20"/>
            <w:lang w:val="en-US"/>
            <w:rPrChange w:id="19059" w:author="Airat Shigapov" w:date="2021-10-29T16:43:00Z">
              <w:rPr>
                <w:rFonts w:ascii="Consolas" w:hAnsi="Consolas" w:cs="Consolas"/>
                <w:color w:val="000000"/>
                <w:sz w:val="19"/>
                <w:szCs w:val="19"/>
              </w:rPr>
            </w:rPrChange>
          </w:rPr>
          <w:t xml:space="preserve"> </w:t>
        </w:r>
        <w:proofErr w:type="spellStart"/>
        <w:proofErr w:type="gramStart"/>
        <w:r w:rsidRPr="00CA1CA9">
          <w:rPr>
            <w:rFonts w:ascii="Times New Roman" w:hAnsi="Times New Roman" w:cs="Times New Roman"/>
            <w:sz w:val="20"/>
            <w:szCs w:val="20"/>
            <w:lang w:val="en-US"/>
            <w:rPrChange w:id="19060" w:author="Airat Shigapov" w:date="2021-10-29T16:43:00Z">
              <w:rPr>
                <w:rFonts w:ascii="Consolas" w:hAnsi="Consolas" w:cs="Consolas"/>
                <w:color w:val="000000"/>
                <w:sz w:val="19"/>
                <w:szCs w:val="19"/>
              </w:rPr>
            </w:rPrChange>
          </w:rPr>
          <w:t>MainRecommendationProduct</w:t>
        </w:r>
        <w:proofErr w:type="spellEnd"/>
        <w:r w:rsidRPr="00CA1CA9">
          <w:rPr>
            <w:rFonts w:ascii="Times New Roman" w:hAnsi="Times New Roman" w:cs="Times New Roman"/>
            <w:sz w:val="20"/>
            <w:szCs w:val="20"/>
            <w:lang w:val="en-US"/>
            <w:rPrChange w:id="19061" w:author="Airat Shigapov" w:date="2021-10-29T16:43:00Z">
              <w:rPr>
                <w:rFonts w:ascii="Consolas" w:hAnsi="Consolas" w:cs="Consolas"/>
                <w:color w:val="000000"/>
                <w:sz w:val="19"/>
                <w:szCs w:val="19"/>
              </w:rPr>
            </w:rPrChange>
          </w:rPr>
          <w:t>(</w:t>
        </w:r>
        <w:proofErr w:type="gramEnd"/>
        <w:r w:rsidRPr="00CA1CA9">
          <w:rPr>
            <w:rFonts w:ascii="Times New Roman" w:hAnsi="Times New Roman" w:cs="Times New Roman"/>
            <w:sz w:val="20"/>
            <w:szCs w:val="20"/>
            <w:lang w:val="en-US"/>
            <w:rPrChange w:id="19062" w:author="Airat Shigapov" w:date="2021-10-29T16:43:00Z">
              <w:rPr>
                <w:rFonts w:ascii="Consolas" w:hAnsi="Consolas" w:cs="Consolas"/>
                <w:color w:val="000000"/>
                <w:sz w:val="19"/>
                <w:szCs w:val="19"/>
              </w:rPr>
            </w:rPrChange>
          </w:rPr>
          <w:t>);</w:t>
        </w:r>
      </w:ins>
    </w:p>
    <w:p w14:paraId="14593DFF" w14:textId="77777777" w:rsidR="00CA1CA9" w:rsidRPr="00CA1CA9" w:rsidRDefault="00CA1CA9" w:rsidP="00CA1CA9">
      <w:pPr>
        <w:autoSpaceDE w:val="0"/>
        <w:autoSpaceDN w:val="0"/>
        <w:adjustRightInd w:val="0"/>
        <w:spacing w:after="0" w:line="240" w:lineRule="auto"/>
        <w:rPr>
          <w:ins w:id="19063" w:author="Airat Shigapov" w:date="2021-10-29T16:43:00Z"/>
          <w:rFonts w:ascii="Times New Roman" w:hAnsi="Times New Roman" w:cs="Times New Roman"/>
          <w:sz w:val="20"/>
          <w:szCs w:val="20"/>
          <w:lang w:val="en-US"/>
          <w:rPrChange w:id="19064" w:author="Airat Shigapov" w:date="2021-10-29T16:43:00Z">
            <w:rPr>
              <w:ins w:id="19065" w:author="Airat Shigapov" w:date="2021-10-29T16:43:00Z"/>
              <w:rFonts w:ascii="Consolas" w:hAnsi="Consolas" w:cs="Consolas"/>
              <w:color w:val="000000"/>
              <w:sz w:val="19"/>
              <w:szCs w:val="19"/>
            </w:rPr>
          </w:rPrChange>
        </w:rPr>
      </w:pPr>
      <w:ins w:id="19066" w:author="Airat Shigapov" w:date="2021-10-29T16:43:00Z">
        <w:r w:rsidRPr="00CA1CA9">
          <w:rPr>
            <w:rFonts w:ascii="Times New Roman" w:hAnsi="Times New Roman" w:cs="Times New Roman"/>
            <w:sz w:val="20"/>
            <w:szCs w:val="20"/>
            <w:lang w:val="en-US"/>
            <w:rPrChange w:id="19067" w:author="Airat Shigapov" w:date="2021-10-29T16:43:00Z">
              <w:rPr>
                <w:rFonts w:ascii="Consolas" w:hAnsi="Consolas" w:cs="Consolas"/>
                <w:color w:val="000000"/>
                <w:sz w:val="19"/>
                <w:szCs w:val="19"/>
              </w:rPr>
            </w:rPrChange>
          </w:rPr>
          <w:t xml:space="preserve">            </w:t>
        </w:r>
        <w:proofErr w:type="spellStart"/>
        <w:proofErr w:type="gramStart"/>
        <w:r w:rsidRPr="00CA1CA9">
          <w:rPr>
            <w:rFonts w:ascii="Times New Roman" w:hAnsi="Times New Roman" w:cs="Times New Roman"/>
            <w:sz w:val="20"/>
            <w:szCs w:val="20"/>
            <w:lang w:val="en-US"/>
            <w:rPrChange w:id="19068" w:author="Airat Shigapov" w:date="2021-10-29T16:43:00Z">
              <w:rPr>
                <w:rFonts w:ascii="Consolas" w:hAnsi="Consolas" w:cs="Consolas"/>
                <w:color w:val="000000"/>
                <w:sz w:val="19"/>
                <w:szCs w:val="19"/>
              </w:rPr>
            </w:rPrChange>
          </w:rPr>
          <w:t>PageFrame.NavigationService.Navigate</w:t>
        </w:r>
        <w:proofErr w:type="spellEnd"/>
        <w:proofErr w:type="gramEnd"/>
        <w:r w:rsidRPr="00CA1CA9">
          <w:rPr>
            <w:rFonts w:ascii="Times New Roman" w:hAnsi="Times New Roman" w:cs="Times New Roman"/>
            <w:sz w:val="20"/>
            <w:szCs w:val="20"/>
            <w:lang w:val="en-US"/>
            <w:rPrChange w:id="19069" w:author="Airat Shigapov" w:date="2021-10-29T16:43:00Z">
              <w:rPr>
                <w:rFonts w:ascii="Consolas" w:hAnsi="Consolas" w:cs="Consolas"/>
                <w:color w:val="000000"/>
                <w:sz w:val="19"/>
                <w:szCs w:val="19"/>
              </w:rPr>
            </w:rPrChange>
          </w:rPr>
          <w:t>(</w:t>
        </w:r>
        <w:proofErr w:type="spellStart"/>
        <w:r w:rsidRPr="00CA1CA9">
          <w:rPr>
            <w:rFonts w:ascii="Times New Roman" w:hAnsi="Times New Roman" w:cs="Times New Roman"/>
            <w:sz w:val="20"/>
            <w:szCs w:val="20"/>
            <w:lang w:val="en-US"/>
            <w:rPrChange w:id="19070" w:author="Airat Shigapov" w:date="2021-10-29T16:43:00Z">
              <w:rPr>
                <w:rFonts w:ascii="Consolas" w:hAnsi="Consolas" w:cs="Consolas"/>
                <w:color w:val="000000"/>
                <w:sz w:val="19"/>
                <w:szCs w:val="19"/>
              </w:rPr>
            </w:rPrChange>
          </w:rPr>
          <w:t>mainRecommendationProduct</w:t>
        </w:r>
        <w:proofErr w:type="spellEnd"/>
        <w:r w:rsidRPr="00CA1CA9">
          <w:rPr>
            <w:rFonts w:ascii="Times New Roman" w:hAnsi="Times New Roman" w:cs="Times New Roman"/>
            <w:sz w:val="20"/>
            <w:szCs w:val="20"/>
            <w:lang w:val="en-US"/>
            <w:rPrChange w:id="19071" w:author="Airat Shigapov" w:date="2021-10-29T16:43:00Z">
              <w:rPr>
                <w:rFonts w:ascii="Consolas" w:hAnsi="Consolas" w:cs="Consolas"/>
                <w:color w:val="000000"/>
                <w:sz w:val="19"/>
                <w:szCs w:val="19"/>
              </w:rPr>
            </w:rPrChange>
          </w:rPr>
          <w:t>);</w:t>
        </w:r>
      </w:ins>
    </w:p>
    <w:p w14:paraId="3EAC12D0" w14:textId="77777777" w:rsidR="00CA1CA9" w:rsidRPr="00CA1CA9" w:rsidRDefault="00CA1CA9" w:rsidP="00CA1CA9">
      <w:pPr>
        <w:autoSpaceDE w:val="0"/>
        <w:autoSpaceDN w:val="0"/>
        <w:adjustRightInd w:val="0"/>
        <w:spacing w:after="0" w:line="240" w:lineRule="auto"/>
        <w:rPr>
          <w:ins w:id="19072" w:author="Airat Shigapov" w:date="2021-10-29T16:43:00Z"/>
          <w:rFonts w:ascii="Times New Roman" w:hAnsi="Times New Roman" w:cs="Times New Roman"/>
          <w:sz w:val="20"/>
          <w:szCs w:val="20"/>
          <w:lang w:val="en-US"/>
          <w:rPrChange w:id="19073" w:author="Airat Shigapov" w:date="2021-10-29T16:43:00Z">
            <w:rPr>
              <w:ins w:id="19074" w:author="Airat Shigapov" w:date="2021-10-29T16:43:00Z"/>
              <w:rFonts w:ascii="Consolas" w:hAnsi="Consolas" w:cs="Consolas"/>
              <w:color w:val="000000"/>
              <w:sz w:val="19"/>
              <w:szCs w:val="19"/>
            </w:rPr>
          </w:rPrChange>
        </w:rPr>
      </w:pPr>
      <w:ins w:id="19075" w:author="Airat Shigapov" w:date="2021-10-29T16:43:00Z">
        <w:r w:rsidRPr="00CA1CA9">
          <w:rPr>
            <w:rFonts w:ascii="Times New Roman" w:hAnsi="Times New Roman" w:cs="Times New Roman"/>
            <w:sz w:val="20"/>
            <w:szCs w:val="20"/>
            <w:lang w:val="en-US"/>
            <w:rPrChange w:id="19076" w:author="Airat Shigapov" w:date="2021-10-29T16:43:00Z">
              <w:rPr>
                <w:rFonts w:ascii="Consolas" w:hAnsi="Consolas" w:cs="Consolas"/>
                <w:color w:val="000000"/>
                <w:sz w:val="19"/>
                <w:szCs w:val="19"/>
              </w:rPr>
            </w:rPrChange>
          </w:rPr>
          <w:t xml:space="preserve">            </w:t>
        </w:r>
        <w:proofErr w:type="spellStart"/>
        <w:r w:rsidRPr="00CA1CA9">
          <w:rPr>
            <w:rFonts w:ascii="Times New Roman" w:hAnsi="Times New Roman" w:cs="Times New Roman"/>
            <w:sz w:val="20"/>
            <w:szCs w:val="20"/>
            <w:lang w:val="en-US"/>
            <w:rPrChange w:id="19077" w:author="Airat Shigapov" w:date="2021-10-29T16:43:00Z">
              <w:rPr>
                <w:rFonts w:ascii="Consolas" w:hAnsi="Consolas" w:cs="Consolas"/>
                <w:color w:val="000000"/>
                <w:sz w:val="19"/>
                <w:szCs w:val="19"/>
              </w:rPr>
            </w:rPrChange>
          </w:rPr>
          <w:t>personalAccount.Visibility</w:t>
        </w:r>
        <w:proofErr w:type="spellEnd"/>
        <w:r w:rsidRPr="00CA1CA9">
          <w:rPr>
            <w:rFonts w:ascii="Times New Roman" w:hAnsi="Times New Roman" w:cs="Times New Roman"/>
            <w:sz w:val="20"/>
            <w:szCs w:val="20"/>
            <w:lang w:val="en-US"/>
            <w:rPrChange w:id="19078" w:author="Airat Shigapov" w:date="2021-10-29T16:43:00Z">
              <w:rPr>
                <w:rFonts w:ascii="Consolas" w:hAnsi="Consolas" w:cs="Consolas"/>
                <w:color w:val="000000"/>
                <w:sz w:val="19"/>
                <w:szCs w:val="19"/>
              </w:rPr>
            </w:rPrChange>
          </w:rPr>
          <w:t xml:space="preserve"> = </w:t>
        </w:r>
        <w:proofErr w:type="spellStart"/>
        <w:r w:rsidRPr="00CA1CA9">
          <w:rPr>
            <w:rFonts w:ascii="Times New Roman" w:hAnsi="Times New Roman" w:cs="Times New Roman"/>
            <w:sz w:val="20"/>
            <w:szCs w:val="20"/>
            <w:lang w:val="en-US"/>
            <w:rPrChange w:id="19079" w:author="Airat Shigapov" w:date="2021-10-29T16:43:00Z">
              <w:rPr>
                <w:rFonts w:ascii="Consolas" w:hAnsi="Consolas" w:cs="Consolas"/>
                <w:color w:val="000000"/>
                <w:sz w:val="19"/>
                <w:szCs w:val="19"/>
              </w:rPr>
            </w:rPrChange>
          </w:rPr>
          <w:t>Visibility.Hidden</w:t>
        </w:r>
        <w:proofErr w:type="spellEnd"/>
        <w:r w:rsidRPr="00CA1CA9">
          <w:rPr>
            <w:rFonts w:ascii="Times New Roman" w:hAnsi="Times New Roman" w:cs="Times New Roman"/>
            <w:sz w:val="20"/>
            <w:szCs w:val="20"/>
            <w:lang w:val="en-US"/>
            <w:rPrChange w:id="19080" w:author="Airat Shigapov" w:date="2021-10-29T16:43:00Z">
              <w:rPr>
                <w:rFonts w:ascii="Consolas" w:hAnsi="Consolas" w:cs="Consolas"/>
                <w:color w:val="000000"/>
                <w:sz w:val="19"/>
                <w:szCs w:val="19"/>
              </w:rPr>
            </w:rPrChange>
          </w:rPr>
          <w:t>;</w:t>
        </w:r>
      </w:ins>
    </w:p>
    <w:p w14:paraId="6A5A91B9" w14:textId="77777777" w:rsidR="00CA1CA9" w:rsidRPr="00CA1CA9" w:rsidRDefault="00CA1CA9" w:rsidP="00CA1CA9">
      <w:pPr>
        <w:autoSpaceDE w:val="0"/>
        <w:autoSpaceDN w:val="0"/>
        <w:adjustRightInd w:val="0"/>
        <w:spacing w:after="0" w:line="240" w:lineRule="auto"/>
        <w:rPr>
          <w:ins w:id="19081" w:author="Airat Shigapov" w:date="2021-10-29T16:43:00Z"/>
          <w:rFonts w:ascii="Times New Roman" w:hAnsi="Times New Roman" w:cs="Times New Roman"/>
          <w:sz w:val="20"/>
          <w:szCs w:val="20"/>
          <w:lang w:val="en-US"/>
          <w:rPrChange w:id="19082" w:author="Airat Shigapov" w:date="2021-10-29T16:43:00Z">
            <w:rPr>
              <w:ins w:id="19083" w:author="Airat Shigapov" w:date="2021-10-29T16:43:00Z"/>
              <w:rFonts w:ascii="Consolas" w:hAnsi="Consolas" w:cs="Consolas"/>
              <w:color w:val="000000"/>
              <w:sz w:val="19"/>
              <w:szCs w:val="19"/>
            </w:rPr>
          </w:rPrChange>
        </w:rPr>
      </w:pPr>
      <w:ins w:id="19084" w:author="Airat Shigapov" w:date="2021-10-29T16:43:00Z">
        <w:r w:rsidRPr="00CA1CA9">
          <w:rPr>
            <w:rFonts w:ascii="Times New Roman" w:hAnsi="Times New Roman" w:cs="Times New Roman"/>
            <w:sz w:val="20"/>
            <w:szCs w:val="20"/>
            <w:lang w:val="en-US"/>
            <w:rPrChange w:id="19085" w:author="Airat Shigapov" w:date="2021-10-29T16:43:00Z">
              <w:rPr>
                <w:rFonts w:ascii="Consolas" w:hAnsi="Consolas" w:cs="Consolas"/>
                <w:color w:val="000000"/>
                <w:sz w:val="19"/>
                <w:szCs w:val="19"/>
              </w:rPr>
            </w:rPrChange>
          </w:rPr>
          <w:t xml:space="preserve">            </w:t>
        </w:r>
        <w:proofErr w:type="spellStart"/>
        <w:r w:rsidRPr="00CA1CA9">
          <w:rPr>
            <w:rFonts w:ascii="Times New Roman" w:hAnsi="Times New Roman" w:cs="Times New Roman"/>
            <w:sz w:val="20"/>
            <w:szCs w:val="20"/>
            <w:lang w:val="en-US"/>
            <w:rPrChange w:id="19086" w:author="Airat Shigapov" w:date="2021-10-29T16:43:00Z">
              <w:rPr>
                <w:rFonts w:ascii="Consolas" w:hAnsi="Consolas" w:cs="Consolas"/>
                <w:color w:val="000000"/>
                <w:sz w:val="19"/>
                <w:szCs w:val="19"/>
              </w:rPr>
            </w:rPrChange>
          </w:rPr>
          <w:t>MainWindow.client</w:t>
        </w:r>
        <w:proofErr w:type="spellEnd"/>
        <w:r w:rsidRPr="00CA1CA9">
          <w:rPr>
            <w:rFonts w:ascii="Times New Roman" w:hAnsi="Times New Roman" w:cs="Times New Roman"/>
            <w:sz w:val="20"/>
            <w:szCs w:val="20"/>
            <w:lang w:val="en-US"/>
            <w:rPrChange w:id="19087" w:author="Airat Shigapov" w:date="2021-10-29T16:43:00Z">
              <w:rPr>
                <w:rFonts w:ascii="Consolas" w:hAnsi="Consolas" w:cs="Consolas"/>
                <w:color w:val="000000"/>
                <w:sz w:val="19"/>
                <w:szCs w:val="19"/>
              </w:rPr>
            </w:rPrChange>
          </w:rPr>
          <w:t xml:space="preserve"> = </w:t>
        </w:r>
        <w:r w:rsidRPr="00CA1CA9">
          <w:rPr>
            <w:rFonts w:ascii="Times New Roman" w:hAnsi="Times New Roman" w:cs="Times New Roman"/>
            <w:sz w:val="20"/>
            <w:szCs w:val="20"/>
            <w:lang w:val="en-US"/>
            <w:rPrChange w:id="19088" w:author="Airat Shigapov" w:date="2021-10-29T16:43:00Z">
              <w:rPr>
                <w:rFonts w:ascii="Consolas" w:hAnsi="Consolas" w:cs="Consolas"/>
                <w:color w:val="0000FF"/>
                <w:sz w:val="19"/>
                <w:szCs w:val="19"/>
              </w:rPr>
            </w:rPrChange>
          </w:rPr>
          <w:t>null</w:t>
        </w:r>
        <w:r w:rsidRPr="00CA1CA9">
          <w:rPr>
            <w:rFonts w:ascii="Times New Roman" w:hAnsi="Times New Roman" w:cs="Times New Roman"/>
            <w:sz w:val="20"/>
            <w:szCs w:val="20"/>
            <w:lang w:val="en-US"/>
            <w:rPrChange w:id="19089" w:author="Airat Shigapov" w:date="2021-10-29T16:43:00Z">
              <w:rPr>
                <w:rFonts w:ascii="Consolas" w:hAnsi="Consolas" w:cs="Consolas"/>
                <w:color w:val="000000"/>
                <w:sz w:val="19"/>
                <w:szCs w:val="19"/>
              </w:rPr>
            </w:rPrChange>
          </w:rPr>
          <w:t>;</w:t>
        </w:r>
      </w:ins>
    </w:p>
    <w:p w14:paraId="2F955015" w14:textId="77777777" w:rsidR="00CA1CA9" w:rsidRPr="00CA1CA9" w:rsidRDefault="00CA1CA9" w:rsidP="00CA1CA9">
      <w:pPr>
        <w:autoSpaceDE w:val="0"/>
        <w:autoSpaceDN w:val="0"/>
        <w:adjustRightInd w:val="0"/>
        <w:spacing w:after="0" w:line="240" w:lineRule="auto"/>
        <w:rPr>
          <w:ins w:id="19090" w:author="Airat Shigapov" w:date="2021-10-29T16:43:00Z"/>
          <w:rFonts w:ascii="Times New Roman" w:hAnsi="Times New Roman" w:cs="Times New Roman"/>
          <w:sz w:val="20"/>
          <w:szCs w:val="20"/>
          <w:lang w:val="en-US"/>
          <w:rPrChange w:id="19091" w:author="Airat Shigapov" w:date="2021-10-29T16:43:00Z">
            <w:rPr>
              <w:ins w:id="19092" w:author="Airat Shigapov" w:date="2021-10-29T16:43:00Z"/>
              <w:rFonts w:ascii="Consolas" w:hAnsi="Consolas" w:cs="Consolas"/>
              <w:color w:val="000000"/>
              <w:sz w:val="19"/>
              <w:szCs w:val="19"/>
            </w:rPr>
          </w:rPrChange>
        </w:rPr>
      </w:pPr>
      <w:ins w:id="19093" w:author="Airat Shigapov" w:date="2021-10-29T16:43:00Z">
        <w:r w:rsidRPr="00CA1CA9">
          <w:rPr>
            <w:rFonts w:ascii="Times New Roman" w:hAnsi="Times New Roman" w:cs="Times New Roman"/>
            <w:sz w:val="20"/>
            <w:szCs w:val="20"/>
            <w:lang w:val="en-US"/>
            <w:rPrChange w:id="19094" w:author="Airat Shigapov" w:date="2021-10-29T16:43:00Z">
              <w:rPr>
                <w:rFonts w:ascii="Consolas" w:hAnsi="Consolas" w:cs="Consolas"/>
                <w:color w:val="000000"/>
                <w:sz w:val="19"/>
                <w:szCs w:val="19"/>
              </w:rPr>
            </w:rPrChange>
          </w:rPr>
          <w:t xml:space="preserve">            </w:t>
        </w:r>
        <w:proofErr w:type="spellStart"/>
        <w:r w:rsidRPr="00CA1CA9">
          <w:rPr>
            <w:rFonts w:ascii="Times New Roman" w:hAnsi="Times New Roman" w:cs="Times New Roman"/>
            <w:sz w:val="20"/>
            <w:szCs w:val="20"/>
            <w:lang w:val="en-US"/>
            <w:rPrChange w:id="19095" w:author="Airat Shigapov" w:date="2021-10-29T16:43:00Z">
              <w:rPr>
                <w:rFonts w:ascii="Consolas" w:hAnsi="Consolas" w:cs="Consolas"/>
                <w:color w:val="000000"/>
                <w:sz w:val="19"/>
                <w:szCs w:val="19"/>
              </w:rPr>
            </w:rPrChange>
          </w:rPr>
          <w:t>authAccount.Visibility</w:t>
        </w:r>
        <w:proofErr w:type="spellEnd"/>
        <w:r w:rsidRPr="00CA1CA9">
          <w:rPr>
            <w:rFonts w:ascii="Times New Roman" w:hAnsi="Times New Roman" w:cs="Times New Roman"/>
            <w:sz w:val="20"/>
            <w:szCs w:val="20"/>
            <w:lang w:val="en-US"/>
            <w:rPrChange w:id="19096" w:author="Airat Shigapov" w:date="2021-10-29T16:43:00Z">
              <w:rPr>
                <w:rFonts w:ascii="Consolas" w:hAnsi="Consolas" w:cs="Consolas"/>
                <w:color w:val="000000"/>
                <w:sz w:val="19"/>
                <w:szCs w:val="19"/>
              </w:rPr>
            </w:rPrChange>
          </w:rPr>
          <w:t xml:space="preserve"> = </w:t>
        </w:r>
        <w:proofErr w:type="spellStart"/>
        <w:r w:rsidRPr="00CA1CA9">
          <w:rPr>
            <w:rFonts w:ascii="Times New Roman" w:hAnsi="Times New Roman" w:cs="Times New Roman"/>
            <w:sz w:val="20"/>
            <w:szCs w:val="20"/>
            <w:lang w:val="en-US"/>
            <w:rPrChange w:id="19097" w:author="Airat Shigapov" w:date="2021-10-29T16:43:00Z">
              <w:rPr>
                <w:rFonts w:ascii="Consolas" w:hAnsi="Consolas" w:cs="Consolas"/>
                <w:color w:val="000000"/>
                <w:sz w:val="19"/>
                <w:szCs w:val="19"/>
              </w:rPr>
            </w:rPrChange>
          </w:rPr>
          <w:t>Visibility.Visible</w:t>
        </w:r>
        <w:proofErr w:type="spellEnd"/>
        <w:r w:rsidRPr="00CA1CA9">
          <w:rPr>
            <w:rFonts w:ascii="Times New Roman" w:hAnsi="Times New Roman" w:cs="Times New Roman"/>
            <w:sz w:val="20"/>
            <w:szCs w:val="20"/>
            <w:lang w:val="en-US"/>
            <w:rPrChange w:id="19098" w:author="Airat Shigapov" w:date="2021-10-29T16:43:00Z">
              <w:rPr>
                <w:rFonts w:ascii="Consolas" w:hAnsi="Consolas" w:cs="Consolas"/>
                <w:color w:val="000000"/>
                <w:sz w:val="19"/>
                <w:szCs w:val="19"/>
              </w:rPr>
            </w:rPrChange>
          </w:rPr>
          <w:t>;</w:t>
        </w:r>
      </w:ins>
    </w:p>
    <w:p w14:paraId="0E2E025C" w14:textId="77777777" w:rsidR="00CA1CA9" w:rsidRPr="00CA1CA9" w:rsidRDefault="00CA1CA9" w:rsidP="00CA1CA9">
      <w:pPr>
        <w:autoSpaceDE w:val="0"/>
        <w:autoSpaceDN w:val="0"/>
        <w:adjustRightInd w:val="0"/>
        <w:spacing w:after="0" w:line="240" w:lineRule="auto"/>
        <w:rPr>
          <w:ins w:id="19099" w:author="Airat Shigapov" w:date="2021-10-29T16:43:00Z"/>
          <w:rFonts w:ascii="Times New Roman" w:hAnsi="Times New Roman" w:cs="Times New Roman"/>
          <w:sz w:val="20"/>
          <w:szCs w:val="20"/>
          <w:lang w:val="en-US"/>
          <w:rPrChange w:id="19100" w:author="Airat Shigapov" w:date="2021-10-29T16:43:00Z">
            <w:rPr>
              <w:ins w:id="19101" w:author="Airat Shigapov" w:date="2021-10-29T16:43:00Z"/>
              <w:rFonts w:ascii="Consolas" w:hAnsi="Consolas" w:cs="Consolas"/>
              <w:color w:val="000000"/>
              <w:sz w:val="19"/>
              <w:szCs w:val="19"/>
            </w:rPr>
          </w:rPrChange>
        </w:rPr>
      </w:pPr>
      <w:ins w:id="19102" w:author="Airat Shigapov" w:date="2021-10-29T16:43:00Z">
        <w:r w:rsidRPr="00CA1CA9">
          <w:rPr>
            <w:rFonts w:ascii="Times New Roman" w:hAnsi="Times New Roman" w:cs="Times New Roman"/>
            <w:sz w:val="20"/>
            <w:szCs w:val="20"/>
            <w:lang w:val="en-US"/>
            <w:rPrChange w:id="19103" w:author="Airat Shigapov" w:date="2021-10-29T16:43:00Z">
              <w:rPr>
                <w:rFonts w:ascii="Consolas" w:hAnsi="Consolas" w:cs="Consolas"/>
                <w:color w:val="000000"/>
                <w:sz w:val="19"/>
                <w:szCs w:val="19"/>
              </w:rPr>
            </w:rPrChange>
          </w:rPr>
          <w:t xml:space="preserve">            </w:t>
        </w:r>
        <w:r w:rsidRPr="00CA1CA9">
          <w:rPr>
            <w:rFonts w:ascii="Times New Roman" w:hAnsi="Times New Roman" w:cs="Times New Roman"/>
            <w:sz w:val="20"/>
            <w:szCs w:val="20"/>
            <w:lang w:val="en-US"/>
            <w:rPrChange w:id="19104" w:author="Airat Shigapov" w:date="2021-10-29T16:43:00Z">
              <w:rPr>
                <w:rFonts w:ascii="Consolas" w:hAnsi="Consolas" w:cs="Consolas"/>
                <w:color w:val="0000FF"/>
                <w:sz w:val="19"/>
                <w:szCs w:val="19"/>
              </w:rPr>
            </w:rPrChange>
          </w:rPr>
          <w:t>if</w:t>
        </w:r>
        <w:r w:rsidRPr="00CA1CA9">
          <w:rPr>
            <w:rFonts w:ascii="Times New Roman" w:hAnsi="Times New Roman" w:cs="Times New Roman"/>
            <w:sz w:val="20"/>
            <w:szCs w:val="20"/>
            <w:lang w:val="en-US"/>
            <w:rPrChange w:id="19105" w:author="Airat Shigapov" w:date="2021-10-29T16:43:00Z">
              <w:rPr>
                <w:rFonts w:ascii="Consolas" w:hAnsi="Consolas" w:cs="Consolas"/>
                <w:color w:val="000000"/>
                <w:sz w:val="19"/>
                <w:szCs w:val="19"/>
              </w:rPr>
            </w:rPrChange>
          </w:rPr>
          <w:t xml:space="preserve"> (</w:t>
        </w:r>
        <w:proofErr w:type="spellStart"/>
        <w:proofErr w:type="gramStart"/>
        <w:r w:rsidRPr="00CA1CA9">
          <w:rPr>
            <w:rFonts w:ascii="Times New Roman" w:hAnsi="Times New Roman" w:cs="Times New Roman"/>
            <w:sz w:val="20"/>
            <w:szCs w:val="20"/>
            <w:lang w:val="en-US"/>
            <w:rPrChange w:id="19106" w:author="Airat Shigapov" w:date="2021-10-29T16:43:00Z">
              <w:rPr>
                <w:rFonts w:ascii="Consolas" w:hAnsi="Consolas" w:cs="Consolas"/>
                <w:color w:val="000000"/>
                <w:sz w:val="19"/>
                <w:szCs w:val="19"/>
              </w:rPr>
            </w:rPrChange>
          </w:rPr>
          <w:t>client.IsAdmin</w:t>
        </w:r>
        <w:proofErr w:type="spellEnd"/>
        <w:proofErr w:type="gramEnd"/>
        <w:r w:rsidRPr="00CA1CA9">
          <w:rPr>
            <w:rFonts w:ascii="Times New Roman" w:hAnsi="Times New Roman" w:cs="Times New Roman"/>
            <w:sz w:val="20"/>
            <w:szCs w:val="20"/>
            <w:lang w:val="en-US"/>
            <w:rPrChange w:id="19107" w:author="Airat Shigapov" w:date="2021-10-29T16:43:00Z">
              <w:rPr>
                <w:rFonts w:ascii="Consolas" w:hAnsi="Consolas" w:cs="Consolas"/>
                <w:color w:val="000000"/>
                <w:sz w:val="19"/>
                <w:szCs w:val="19"/>
              </w:rPr>
            </w:rPrChange>
          </w:rPr>
          <w:t xml:space="preserve"> == </w:t>
        </w:r>
        <w:r w:rsidRPr="00CA1CA9">
          <w:rPr>
            <w:rFonts w:ascii="Times New Roman" w:hAnsi="Times New Roman" w:cs="Times New Roman"/>
            <w:sz w:val="20"/>
            <w:szCs w:val="20"/>
            <w:lang w:val="en-US"/>
            <w:rPrChange w:id="19108" w:author="Airat Shigapov" w:date="2021-10-29T16:43:00Z">
              <w:rPr>
                <w:rFonts w:ascii="Consolas" w:hAnsi="Consolas" w:cs="Consolas"/>
                <w:color w:val="0000FF"/>
                <w:sz w:val="19"/>
                <w:szCs w:val="19"/>
              </w:rPr>
            </w:rPrChange>
          </w:rPr>
          <w:t>true</w:t>
        </w:r>
        <w:r w:rsidRPr="00CA1CA9">
          <w:rPr>
            <w:rFonts w:ascii="Times New Roman" w:hAnsi="Times New Roman" w:cs="Times New Roman"/>
            <w:sz w:val="20"/>
            <w:szCs w:val="20"/>
            <w:lang w:val="en-US"/>
            <w:rPrChange w:id="19109" w:author="Airat Shigapov" w:date="2021-10-29T16:43:00Z">
              <w:rPr>
                <w:rFonts w:ascii="Consolas" w:hAnsi="Consolas" w:cs="Consolas"/>
                <w:color w:val="000000"/>
                <w:sz w:val="19"/>
                <w:szCs w:val="19"/>
              </w:rPr>
            </w:rPrChange>
          </w:rPr>
          <w:t>)</w:t>
        </w:r>
      </w:ins>
    </w:p>
    <w:p w14:paraId="161D36E7" w14:textId="77777777" w:rsidR="00CA1CA9" w:rsidRPr="00CA1CA9" w:rsidRDefault="00CA1CA9" w:rsidP="00CA1CA9">
      <w:pPr>
        <w:autoSpaceDE w:val="0"/>
        <w:autoSpaceDN w:val="0"/>
        <w:adjustRightInd w:val="0"/>
        <w:spacing w:after="0" w:line="240" w:lineRule="auto"/>
        <w:rPr>
          <w:ins w:id="19110" w:author="Airat Shigapov" w:date="2021-10-29T16:43:00Z"/>
          <w:rFonts w:ascii="Times New Roman" w:hAnsi="Times New Roman" w:cs="Times New Roman"/>
          <w:sz w:val="20"/>
          <w:szCs w:val="20"/>
          <w:lang w:val="en-US"/>
          <w:rPrChange w:id="19111" w:author="Airat Shigapov" w:date="2021-10-29T16:43:00Z">
            <w:rPr>
              <w:ins w:id="19112" w:author="Airat Shigapov" w:date="2021-10-29T16:43:00Z"/>
              <w:rFonts w:ascii="Consolas" w:hAnsi="Consolas" w:cs="Consolas"/>
              <w:color w:val="000000"/>
              <w:sz w:val="19"/>
              <w:szCs w:val="19"/>
            </w:rPr>
          </w:rPrChange>
        </w:rPr>
      </w:pPr>
      <w:ins w:id="19113" w:author="Airat Shigapov" w:date="2021-10-29T16:43:00Z">
        <w:r w:rsidRPr="00CA1CA9">
          <w:rPr>
            <w:rFonts w:ascii="Times New Roman" w:hAnsi="Times New Roman" w:cs="Times New Roman"/>
            <w:sz w:val="20"/>
            <w:szCs w:val="20"/>
            <w:lang w:val="en-US"/>
            <w:rPrChange w:id="19114" w:author="Airat Shigapov" w:date="2021-10-29T16:43:00Z">
              <w:rPr>
                <w:rFonts w:ascii="Consolas" w:hAnsi="Consolas" w:cs="Consolas"/>
                <w:color w:val="000000"/>
                <w:sz w:val="19"/>
                <w:szCs w:val="19"/>
              </w:rPr>
            </w:rPrChange>
          </w:rPr>
          <w:t xml:space="preserve">            {</w:t>
        </w:r>
      </w:ins>
    </w:p>
    <w:p w14:paraId="79CFE739" w14:textId="77777777" w:rsidR="00CA1CA9" w:rsidRPr="00CA1CA9" w:rsidRDefault="00CA1CA9" w:rsidP="00CA1CA9">
      <w:pPr>
        <w:autoSpaceDE w:val="0"/>
        <w:autoSpaceDN w:val="0"/>
        <w:adjustRightInd w:val="0"/>
        <w:spacing w:after="0" w:line="240" w:lineRule="auto"/>
        <w:rPr>
          <w:ins w:id="19115" w:author="Airat Shigapov" w:date="2021-10-29T16:43:00Z"/>
          <w:rFonts w:ascii="Times New Roman" w:hAnsi="Times New Roman" w:cs="Times New Roman"/>
          <w:sz w:val="20"/>
          <w:szCs w:val="20"/>
          <w:lang w:val="en-US"/>
          <w:rPrChange w:id="19116" w:author="Airat Shigapov" w:date="2021-10-29T16:43:00Z">
            <w:rPr>
              <w:ins w:id="19117" w:author="Airat Shigapov" w:date="2021-10-29T16:43:00Z"/>
              <w:rFonts w:ascii="Consolas" w:hAnsi="Consolas" w:cs="Consolas"/>
              <w:color w:val="000000"/>
              <w:sz w:val="19"/>
              <w:szCs w:val="19"/>
            </w:rPr>
          </w:rPrChange>
        </w:rPr>
      </w:pPr>
      <w:ins w:id="19118" w:author="Airat Shigapov" w:date="2021-10-29T16:43:00Z">
        <w:r w:rsidRPr="00CA1CA9">
          <w:rPr>
            <w:rFonts w:ascii="Times New Roman" w:hAnsi="Times New Roman" w:cs="Times New Roman"/>
            <w:sz w:val="20"/>
            <w:szCs w:val="20"/>
            <w:lang w:val="en-US"/>
            <w:rPrChange w:id="19119" w:author="Airat Shigapov" w:date="2021-10-29T16:43:00Z">
              <w:rPr>
                <w:rFonts w:ascii="Consolas" w:hAnsi="Consolas" w:cs="Consolas"/>
                <w:color w:val="000000"/>
                <w:sz w:val="19"/>
                <w:szCs w:val="19"/>
              </w:rPr>
            </w:rPrChange>
          </w:rPr>
          <w:t xml:space="preserve">                </w:t>
        </w:r>
        <w:proofErr w:type="spellStart"/>
        <w:proofErr w:type="gramStart"/>
        <w:r w:rsidRPr="00CA1CA9">
          <w:rPr>
            <w:rFonts w:ascii="Times New Roman" w:hAnsi="Times New Roman" w:cs="Times New Roman"/>
            <w:sz w:val="20"/>
            <w:szCs w:val="20"/>
            <w:lang w:val="en-US"/>
            <w:rPrChange w:id="19120" w:author="Airat Shigapov" w:date="2021-10-29T16:43:00Z">
              <w:rPr>
                <w:rFonts w:ascii="Consolas" w:hAnsi="Consolas" w:cs="Consolas"/>
                <w:color w:val="000000"/>
                <w:sz w:val="19"/>
                <w:szCs w:val="19"/>
              </w:rPr>
            </w:rPrChange>
          </w:rPr>
          <w:t>AdminPanelHidden</w:t>
        </w:r>
        <w:proofErr w:type="spellEnd"/>
        <w:r w:rsidRPr="00CA1CA9">
          <w:rPr>
            <w:rFonts w:ascii="Times New Roman" w:hAnsi="Times New Roman" w:cs="Times New Roman"/>
            <w:sz w:val="20"/>
            <w:szCs w:val="20"/>
            <w:lang w:val="en-US"/>
            <w:rPrChange w:id="19121" w:author="Airat Shigapov" w:date="2021-10-29T16:43:00Z">
              <w:rPr>
                <w:rFonts w:ascii="Consolas" w:hAnsi="Consolas" w:cs="Consolas"/>
                <w:color w:val="000000"/>
                <w:sz w:val="19"/>
                <w:szCs w:val="19"/>
              </w:rPr>
            </w:rPrChange>
          </w:rPr>
          <w:t>(</w:t>
        </w:r>
        <w:proofErr w:type="gramEnd"/>
        <w:r w:rsidRPr="00CA1CA9">
          <w:rPr>
            <w:rFonts w:ascii="Times New Roman" w:hAnsi="Times New Roman" w:cs="Times New Roman"/>
            <w:sz w:val="20"/>
            <w:szCs w:val="20"/>
            <w:lang w:val="en-US"/>
            <w:rPrChange w:id="19122" w:author="Airat Shigapov" w:date="2021-10-29T16:43:00Z">
              <w:rPr>
                <w:rFonts w:ascii="Consolas" w:hAnsi="Consolas" w:cs="Consolas"/>
                <w:color w:val="000000"/>
                <w:sz w:val="19"/>
                <w:szCs w:val="19"/>
              </w:rPr>
            </w:rPrChange>
          </w:rPr>
          <w:t>);</w:t>
        </w:r>
      </w:ins>
    </w:p>
    <w:p w14:paraId="37E67576" w14:textId="77777777" w:rsidR="00CA1CA9" w:rsidRPr="00CA1CA9" w:rsidRDefault="00CA1CA9" w:rsidP="00CA1CA9">
      <w:pPr>
        <w:autoSpaceDE w:val="0"/>
        <w:autoSpaceDN w:val="0"/>
        <w:adjustRightInd w:val="0"/>
        <w:spacing w:after="0" w:line="240" w:lineRule="auto"/>
        <w:rPr>
          <w:ins w:id="19123" w:author="Airat Shigapov" w:date="2021-10-29T16:43:00Z"/>
          <w:rFonts w:ascii="Times New Roman" w:hAnsi="Times New Roman" w:cs="Times New Roman"/>
          <w:sz w:val="20"/>
          <w:szCs w:val="20"/>
          <w:lang w:val="en-US"/>
          <w:rPrChange w:id="19124" w:author="Airat Shigapov" w:date="2021-10-29T16:43:00Z">
            <w:rPr>
              <w:ins w:id="19125" w:author="Airat Shigapov" w:date="2021-10-29T16:43:00Z"/>
              <w:rFonts w:ascii="Consolas" w:hAnsi="Consolas" w:cs="Consolas"/>
              <w:color w:val="000000"/>
              <w:sz w:val="19"/>
              <w:szCs w:val="19"/>
            </w:rPr>
          </w:rPrChange>
        </w:rPr>
      </w:pPr>
      <w:ins w:id="19126" w:author="Airat Shigapov" w:date="2021-10-29T16:43:00Z">
        <w:r w:rsidRPr="00CA1CA9">
          <w:rPr>
            <w:rFonts w:ascii="Times New Roman" w:hAnsi="Times New Roman" w:cs="Times New Roman"/>
            <w:sz w:val="20"/>
            <w:szCs w:val="20"/>
            <w:lang w:val="en-US"/>
            <w:rPrChange w:id="19127" w:author="Airat Shigapov" w:date="2021-10-29T16:43:00Z">
              <w:rPr>
                <w:rFonts w:ascii="Consolas" w:hAnsi="Consolas" w:cs="Consolas"/>
                <w:color w:val="000000"/>
                <w:sz w:val="19"/>
                <w:szCs w:val="19"/>
              </w:rPr>
            </w:rPrChange>
          </w:rPr>
          <w:t xml:space="preserve">            }</w:t>
        </w:r>
      </w:ins>
    </w:p>
    <w:p w14:paraId="1F34FE2B" w14:textId="77777777" w:rsidR="00CA1CA9" w:rsidRPr="00CA1CA9" w:rsidRDefault="00CA1CA9" w:rsidP="00CA1CA9">
      <w:pPr>
        <w:autoSpaceDE w:val="0"/>
        <w:autoSpaceDN w:val="0"/>
        <w:adjustRightInd w:val="0"/>
        <w:spacing w:after="0" w:line="240" w:lineRule="auto"/>
        <w:rPr>
          <w:ins w:id="19128" w:author="Airat Shigapov" w:date="2021-10-29T16:43:00Z"/>
          <w:rFonts w:ascii="Times New Roman" w:hAnsi="Times New Roman" w:cs="Times New Roman"/>
          <w:sz w:val="20"/>
          <w:szCs w:val="20"/>
          <w:lang w:val="en-US"/>
          <w:rPrChange w:id="19129" w:author="Airat Shigapov" w:date="2021-10-29T16:43:00Z">
            <w:rPr>
              <w:ins w:id="19130" w:author="Airat Shigapov" w:date="2021-10-29T16:43:00Z"/>
              <w:rFonts w:ascii="Consolas" w:hAnsi="Consolas" w:cs="Consolas"/>
              <w:color w:val="000000"/>
              <w:sz w:val="19"/>
              <w:szCs w:val="19"/>
            </w:rPr>
          </w:rPrChange>
        </w:rPr>
      </w:pPr>
    </w:p>
    <w:p w14:paraId="4F078A57" w14:textId="77777777" w:rsidR="00CA1CA9" w:rsidRPr="00CA1CA9" w:rsidRDefault="00CA1CA9" w:rsidP="00CA1CA9">
      <w:pPr>
        <w:autoSpaceDE w:val="0"/>
        <w:autoSpaceDN w:val="0"/>
        <w:adjustRightInd w:val="0"/>
        <w:spacing w:after="0" w:line="240" w:lineRule="auto"/>
        <w:rPr>
          <w:ins w:id="19131" w:author="Airat Shigapov" w:date="2021-10-29T16:43:00Z"/>
          <w:rFonts w:ascii="Times New Roman" w:hAnsi="Times New Roman" w:cs="Times New Roman"/>
          <w:sz w:val="20"/>
          <w:szCs w:val="20"/>
          <w:lang w:val="en-US"/>
          <w:rPrChange w:id="19132" w:author="Airat Shigapov" w:date="2021-10-29T16:43:00Z">
            <w:rPr>
              <w:ins w:id="19133" w:author="Airat Shigapov" w:date="2021-10-29T16:43:00Z"/>
              <w:rFonts w:ascii="Consolas" w:hAnsi="Consolas" w:cs="Consolas"/>
              <w:color w:val="000000"/>
              <w:sz w:val="19"/>
              <w:szCs w:val="19"/>
            </w:rPr>
          </w:rPrChange>
        </w:rPr>
      </w:pPr>
      <w:ins w:id="19134" w:author="Airat Shigapov" w:date="2021-10-29T16:43:00Z">
        <w:r w:rsidRPr="00CA1CA9">
          <w:rPr>
            <w:rFonts w:ascii="Times New Roman" w:hAnsi="Times New Roman" w:cs="Times New Roman"/>
            <w:sz w:val="20"/>
            <w:szCs w:val="20"/>
            <w:lang w:val="en-US"/>
            <w:rPrChange w:id="19135" w:author="Airat Shigapov" w:date="2021-10-29T16:43:00Z">
              <w:rPr>
                <w:rFonts w:ascii="Consolas" w:hAnsi="Consolas" w:cs="Consolas"/>
                <w:color w:val="000000"/>
                <w:sz w:val="19"/>
                <w:szCs w:val="19"/>
              </w:rPr>
            </w:rPrChange>
          </w:rPr>
          <w:t xml:space="preserve">        }</w:t>
        </w:r>
      </w:ins>
    </w:p>
    <w:p w14:paraId="6F5319D3" w14:textId="77777777" w:rsidR="00CA1CA9" w:rsidRPr="00CA1CA9" w:rsidRDefault="00CA1CA9" w:rsidP="00CA1CA9">
      <w:pPr>
        <w:autoSpaceDE w:val="0"/>
        <w:autoSpaceDN w:val="0"/>
        <w:adjustRightInd w:val="0"/>
        <w:spacing w:after="0" w:line="240" w:lineRule="auto"/>
        <w:rPr>
          <w:ins w:id="19136" w:author="Airat Shigapov" w:date="2021-10-29T16:43:00Z"/>
          <w:rFonts w:ascii="Times New Roman" w:hAnsi="Times New Roman" w:cs="Times New Roman"/>
          <w:sz w:val="20"/>
          <w:szCs w:val="20"/>
          <w:lang w:val="en-US"/>
          <w:rPrChange w:id="19137" w:author="Airat Shigapov" w:date="2021-10-29T16:43:00Z">
            <w:rPr>
              <w:ins w:id="19138" w:author="Airat Shigapov" w:date="2021-10-29T16:43:00Z"/>
              <w:rFonts w:ascii="Consolas" w:hAnsi="Consolas" w:cs="Consolas"/>
              <w:color w:val="000000"/>
              <w:sz w:val="19"/>
              <w:szCs w:val="19"/>
            </w:rPr>
          </w:rPrChange>
        </w:rPr>
      </w:pPr>
    </w:p>
    <w:p w14:paraId="621294E8" w14:textId="77777777" w:rsidR="00CA1CA9" w:rsidRPr="00CA1CA9" w:rsidRDefault="00CA1CA9" w:rsidP="00CA1CA9">
      <w:pPr>
        <w:autoSpaceDE w:val="0"/>
        <w:autoSpaceDN w:val="0"/>
        <w:adjustRightInd w:val="0"/>
        <w:spacing w:after="0" w:line="240" w:lineRule="auto"/>
        <w:rPr>
          <w:ins w:id="19139" w:author="Airat Shigapov" w:date="2021-10-29T16:43:00Z"/>
          <w:rFonts w:ascii="Times New Roman" w:hAnsi="Times New Roman" w:cs="Times New Roman"/>
          <w:sz w:val="20"/>
          <w:szCs w:val="20"/>
          <w:lang w:val="en-US"/>
          <w:rPrChange w:id="19140" w:author="Airat Shigapov" w:date="2021-10-29T16:43:00Z">
            <w:rPr>
              <w:ins w:id="19141" w:author="Airat Shigapov" w:date="2021-10-29T16:43:00Z"/>
              <w:rFonts w:ascii="Consolas" w:hAnsi="Consolas" w:cs="Consolas"/>
              <w:color w:val="000000"/>
              <w:sz w:val="19"/>
              <w:szCs w:val="19"/>
            </w:rPr>
          </w:rPrChange>
        </w:rPr>
      </w:pPr>
      <w:ins w:id="19142" w:author="Airat Shigapov" w:date="2021-10-29T16:43:00Z">
        <w:r w:rsidRPr="00CA1CA9">
          <w:rPr>
            <w:rFonts w:ascii="Times New Roman" w:hAnsi="Times New Roman" w:cs="Times New Roman"/>
            <w:sz w:val="20"/>
            <w:szCs w:val="20"/>
            <w:lang w:val="en-US"/>
            <w:rPrChange w:id="19143" w:author="Airat Shigapov" w:date="2021-10-29T16:43:00Z">
              <w:rPr>
                <w:rFonts w:ascii="Consolas" w:hAnsi="Consolas" w:cs="Consolas"/>
                <w:color w:val="000000"/>
                <w:sz w:val="19"/>
                <w:szCs w:val="19"/>
              </w:rPr>
            </w:rPrChange>
          </w:rPr>
          <w:t xml:space="preserve">        </w:t>
        </w:r>
        <w:r w:rsidRPr="00CA1CA9">
          <w:rPr>
            <w:rFonts w:ascii="Times New Roman" w:hAnsi="Times New Roman" w:cs="Times New Roman"/>
            <w:sz w:val="20"/>
            <w:szCs w:val="20"/>
            <w:lang w:val="en-US"/>
            <w:rPrChange w:id="19144" w:author="Airat Shigapov" w:date="2021-10-29T16:43:00Z">
              <w:rPr>
                <w:rFonts w:ascii="Consolas" w:hAnsi="Consolas" w:cs="Consolas"/>
                <w:color w:val="0000FF"/>
                <w:sz w:val="19"/>
                <w:szCs w:val="19"/>
              </w:rPr>
            </w:rPrChange>
          </w:rPr>
          <w:t>private</w:t>
        </w:r>
        <w:r w:rsidRPr="00CA1CA9">
          <w:rPr>
            <w:rFonts w:ascii="Times New Roman" w:hAnsi="Times New Roman" w:cs="Times New Roman"/>
            <w:sz w:val="20"/>
            <w:szCs w:val="20"/>
            <w:lang w:val="en-US"/>
            <w:rPrChange w:id="19145" w:author="Airat Shigapov" w:date="2021-10-29T16:43:00Z">
              <w:rPr>
                <w:rFonts w:ascii="Consolas" w:hAnsi="Consolas" w:cs="Consolas"/>
                <w:color w:val="000000"/>
                <w:sz w:val="19"/>
                <w:szCs w:val="19"/>
              </w:rPr>
            </w:rPrChange>
          </w:rPr>
          <w:t xml:space="preserve"> </w:t>
        </w:r>
        <w:r w:rsidRPr="00CA1CA9">
          <w:rPr>
            <w:rFonts w:ascii="Times New Roman" w:hAnsi="Times New Roman" w:cs="Times New Roman"/>
            <w:sz w:val="20"/>
            <w:szCs w:val="20"/>
            <w:lang w:val="en-US"/>
            <w:rPrChange w:id="19146" w:author="Airat Shigapov" w:date="2021-10-29T16:43:00Z">
              <w:rPr>
                <w:rFonts w:ascii="Consolas" w:hAnsi="Consolas" w:cs="Consolas"/>
                <w:color w:val="0000FF"/>
                <w:sz w:val="19"/>
                <w:szCs w:val="19"/>
              </w:rPr>
            </w:rPrChange>
          </w:rPr>
          <w:t>void</w:t>
        </w:r>
        <w:r w:rsidRPr="00CA1CA9">
          <w:rPr>
            <w:rFonts w:ascii="Times New Roman" w:hAnsi="Times New Roman" w:cs="Times New Roman"/>
            <w:sz w:val="20"/>
            <w:szCs w:val="20"/>
            <w:lang w:val="en-US"/>
            <w:rPrChange w:id="19147" w:author="Airat Shigapov" w:date="2021-10-29T16:43:00Z">
              <w:rPr>
                <w:rFonts w:ascii="Consolas" w:hAnsi="Consolas" w:cs="Consolas"/>
                <w:color w:val="000000"/>
                <w:sz w:val="19"/>
                <w:szCs w:val="19"/>
              </w:rPr>
            </w:rPrChange>
          </w:rPr>
          <w:t xml:space="preserve"> </w:t>
        </w:r>
        <w:proofErr w:type="spellStart"/>
        <w:r w:rsidRPr="00CA1CA9">
          <w:rPr>
            <w:rFonts w:ascii="Times New Roman" w:hAnsi="Times New Roman" w:cs="Times New Roman"/>
            <w:sz w:val="20"/>
            <w:szCs w:val="20"/>
            <w:lang w:val="en-US"/>
            <w:rPrChange w:id="19148" w:author="Airat Shigapov" w:date="2021-10-29T16:43:00Z">
              <w:rPr>
                <w:rFonts w:ascii="Consolas" w:hAnsi="Consolas" w:cs="Consolas"/>
                <w:color w:val="000000"/>
                <w:sz w:val="19"/>
                <w:szCs w:val="19"/>
              </w:rPr>
            </w:rPrChange>
          </w:rPr>
          <w:t>MyCartNavigate_</w:t>
        </w:r>
        <w:proofErr w:type="gramStart"/>
        <w:r w:rsidRPr="00CA1CA9">
          <w:rPr>
            <w:rFonts w:ascii="Times New Roman" w:hAnsi="Times New Roman" w:cs="Times New Roman"/>
            <w:sz w:val="20"/>
            <w:szCs w:val="20"/>
            <w:lang w:val="en-US"/>
            <w:rPrChange w:id="19149" w:author="Airat Shigapov" w:date="2021-10-29T16:43:00Z">
              <w:rPr>
                <w:rFonts w:ascii="Consolas" w:hAnsi="Consolas" w:cs="Consolas"/>
                <w:color w:val="000000"/>
                <w:sz w:val="19"/>
                <w:szCs w:val="19"/>
              </w:rPr>
            </w:rPrChange>
          </w:rPr>
          <w:t>Click</w:t>
        </w:r>
        <w:proofErr w:type="spellEnd"/>
        <w:r w:rsidRPr="00CA1CA9">
          <w:rPr>
            <w:rFonts w:ascii="Times New Roman" w:hAnsi="Times New Roman" w:cs="Times New Roman"/>
            <w:sz w:val="20"/>
            <w:szCs w:val="20"/>
            <w:lang w:val="en-US"/>
            <w:rPrChange w:id="19150" w:author="Airat Shigapov" w:date="2021-10-29T16:43:00Z">
              <w:rPr>
                <w:rFonts w:ascii="Consolas" w:hAnsi="Consolas" w:cs="Consolas"/>
                <w:color w:val="000000"/>
                <w:sz w:val="19"/>
                <w:szCs w:val="19"/>
              </w:rPr>
            </w:rPrChange>
          </w:rPr>
          <w:t>(</w:t>
        </w:r>
        <w:proofErr w:type="gramEnd"/>
        <w:r w:rsidRPr="00CA1CA9">
          <w:rPr>
            <w:rFonts w:ascii="Times New Roman" w:hAnsi="Times New Roman" w:cs="Times New Roman"/>
            <w:sz w:val="20"/>
            <w:szCs w:val="20"/>
            <w:lang w:val="en-US"/>
            <w:rPrChange w:id="19151" w:author="Airat Shigapov" w:date="2021-10-29T16:43:00Z">
              <w:rPr>
                <w:rFonts w:ascii="Consolas" w:hAnsi="Consolas" w:cs="Consolas"/>
                <w:color w:val="0000FF"/>
                <w:sz w:val="19"/>
                <w:szCs w:val="19"/>
              </w:rPr>
            </w:rPrChange>
          </w:rPr>
          <w:t>object</w:t>
        </w:r>
        <w:r w:rsidRPr="00CA1CA9">
          <w:rPr>
            <w:rFonts w:ascii="Times New Roman" w:hAnsi="Times New Roman" w:cs="Times New Roman"/>
            <w:sz w:val="20"/>
            <w:szCs w:val="20"/>
            <w:lang w:val="en-US"/>
            <w:rPrChange w:id="19152" w:author="Airat Shigapov" w:date="2021-10-29T16:43:00Z">
              <w:rPr>
                <w:rFonts w:ascii="Consolas" w:hAnsi="Consolas" w:cs="Consolas"/>
                <w:color w:val="000000"/>
                <w:sz w:val="19"/>
                <w:szCs w:val="19"/>
              </w:rPr>
            </w:rPrChange>
          </w:rPr>
          <w:t xml:space="preserve"> sender, </w:t>
        </w:r>
        <w:proofErr w:type="spellStart"/>
        <w:r w:rsidRPr="00CA1CA9">
          <w:rPr>
            <w:rFonts w:ascii="Times New Roman" w:hAnsi="Times New Roman" w:cs="Times New Roman"/>
            <w:sz w:val="20"/>
            <w:szCs w:val="20"/>
            <w:lang w:val="en-US"/>
            <w:rPrChange w:id="19153" w:author="Airat Shigapov" w:date="2021-10-29T16:43:00Z">
              <w:rPr>
                <w:rFonts w:ascii="Consolas" w:hAnsi="Consolas" w:cs="Consolas"/>
                <w:color w:val="000000"/>
                <w:sz w:val="19"/>
                <w:szCs w:val="19"/>
              </w:rPr>
            </w:rPrChange>
          </w:rPr>
          <w:t>MouseButtonEventArgs</w:t>
        </w:r>
        <w:proofErr w:type="spellEnd"/>
        <w:r w:rsidRPr="00CA1CA9">
          <w:rPr>
            <w:rFonts w:ascii="Times New Roman" w:hAnsi="Times New Roman" w:cs="Times New Roman"/>
            <w:sz w:val="20"/>
            <w:szCs w:val="20"/>
            <w:lang w:val="en-US"/>
            <w:rPrChange w:id="19154" w:author="Airat Shigapov" w:date="2021-10-29T16:43:00Z">
              <w:rPr>
                <w:rFonts w:ascii="Consolas" w:hAnsi="Consolas" w:cs="Consolas"/>
                <w:color w:val="000000"/>
                <w:sz w:val="19"/>
                <w:szCs w:val="19"/>
              </w:rPr>
            </w:rPrChange>
          </w:rPr>
          <w:t xml:space="preserve"> e)</w:t>
        </w:r>
      </w:ins>
    </w:p>
    <w:p w14:paraId="7DE77FCA" w14:textId="77777777" w:rsidR="00CA1CA9" w:rsidRPr="00CA1CA9" w:rsidRDefault="00CA1CA9" w:rsidP="00CA1CA9">
      <w:pPr>
        <w:autoSpaceDE w:val="0"/>
        <w:autoSpaceDN w:val="0"/>
        <w:adjustRightInd w:val="0"/>
        <w:spacing w:after="0" w:line="240" w:lineRule="auto"/>
        <w:rPr>
          <w:ins w:id="19155" w:author="Airat Shigapov" w:date="2021-10-29T16:43:00Z"/>
          <w:rFonts w:ascii="Times New Roman" w:hAnsi="Times New Roman" w:cs="Times New Roman"/>
          <w:sz w:val="20"/>
          <w:szCs w:val="20"/>
          <w:lang w:val="en-US"/>
          <w:rPrChange w:id="19156" w:author="Airat Shigapov" w:date="2021-10-29T16:43:00Z">
            <w:rPr>
              <w:ins w:id="19157" w:author="Airat Shigapov" w:date="2021-10-29T16:43:00Z"/>
              <w:rFonts w:ascii="Consolas" w:hAnsi="Consolas" w:cs="Consolas"/>
              <w:color w:val="000000"/>
              <w:sz w:val="19"/>
              <w:szCs w:val="19"/>
            </w:rPr>
          </w:rPrChange>
        </w:rPr>
      </w:pPr>
      <w:ins w:id="19158" w:author="Airat Shigapov" w:date="2021-10-29T16:43:00Z">
        <w:r w:rsidRPr="00CA1CA9">
          <w:rPr>
            <w:rFonts w:ascii="Times New Roman" w:hAnsi="Times New Roman" w:cs="Times New Roman"/>
            <w:sz w:val="20"/>
            <w:szCs w:val="20"/>
            <w:lang w:val="en-US"/>
            <w:rPrChange w:id="19159" w:author="Airat Shigapov" w:date="2021-10-29T16:43:00Z">
              <w:rPr>
                <w:rFonts w:ascii="Consolas" w:hAnsi="Consolas" w:cs="Consolas"/>
                <w:color w:val="000000"/>
                <w:sz w:val="19"/>
                <w:szCs w:val="19"/>
              </w:rPr>
            </w:rPrChange>
          </w:rPr>
          <w:t xml:space="preserve">        {</w:t>
        </w:r>
      </w:ins>
    </w:p>
    <w:p w14:paraId="351E5DB9" w14:textId="77777777" w:rsidR="00CA1CA9" w:rsidRPr="00CA1CA9" w:rsidRDefault="00CA1CA9" w:rsidP="00CA1CA9">
      <w:pPr>
        <w:autoSpaceDE w:val="0"/>
        <w:autoSpaceDN w:val="0"/>
        <w:adjustRightInd w:val="0"/>
        <w:spacing w:after="0" w:line="240" w:lineRule="auto"/>
        <w:rPr>
          <w:ins w:id="19160" w:author="Airat Shigapov" w:date="2021-10-29T16:43:00Z"/>
          <w:rFonts w:ascii="Times New Roman" w:hAnsi="Times New Roman" w:cs="Times New Roman"/>
          <w:sz w:val="20"/>
          <w:szCs w:val="20"/>
          <w:lang w:val="en-US"/>
          <w:rPrChange w:id="19161" w:author="Airat Shigapov" w:date="2021-10-29T16:43:00Z">
            <w:rPr>
              <w:ins w:id="19162" w:author="Airat Shigapov" w:date="2021-10-29T16:43:00Z"/>
              <w:rFonts w:ascii="Consolas" w:hAnsi="Consolas" w:cs="Consolas"/>
              <w:color w:val="000000"/>
              <w:sz w:val="19"/>
              <w:szCs w:val="19"/>
            </w:rPr>
          </w:rPrChange>
        </w:rPr>
      </w:pPr>
      <w:ins w:id="19163" w:author="Airat Shigapov" w:date="2021-10-29T16:43:00Z">
        <w:r w:rsidRPr="00CA1CA9">
          <w:rPr>
            <w:rFonts w:ascii="Times New Roman" w:hAnsi="Times New Roman" w:cs="Times New Roman"/>
            <w:sz w:val="20"/>
            <w:szCs w:val="20"/>
            <w:lang w:val="en-US"/>
            <w:rPrChange w:id="19164" w:author="Airat Shigapov" w:date="2021-10-29T16:43:00Z">
              <w:rPr>
                <w:rFonts w:ascii="Consolas" w:hAnsi="Consolas" w:cs="Consolas"/>
                <w:color w:val="000000"/>
                <w:sz w:val="19"/>
                <w:szCs w:val="19"/>
              </w:rPr>
            </w:rPrChange>
          </w:rPr>
          <w:t xml:space="preserve">            </w:t>
        </w:r>
        <w:proofErr w:type="spellStart"/>
        <w:proofErr w:type="gramStart"/>
        <w:r w:rsidRPr="00CA1CA9">
          <w:rPr>
            <w:rFonts w:ascii="Times New Roman" w:hAnsi="Times New Roman" w:cs="Times New Roman"/>
            <w:sz w:val="20"/>
            <w:szCs w:val="20"/>
            <w:lang w:val="en-US"/>
            <w:rPrChange w:id="19165" w:author="Airat Shigapov" w:date="2021-10-29T16:43:00Z">
              <w:rPr>
                <w:rFonts w:ascii="Consolas" w:hAnsi="Consolas" w:cs="Consolas"/>
                <w:color w:val="000000"/>
                <w:sz w:val="19"/>
                <w:szCs w:val="19"/>
              </w:rPr>
            </w:rPrChange>
          </w:rPr>
          <w:t>PageFrame.NavigationService.Navigate</w:t>
        </w:r>
        <w:proofErr w:type="spellEnd"/>
        <w:proofErr w:type="gramEnd"/>
        <w:r w:rsidRPr="00CA1CA9">
          <w:rPr>
            <w:rFonts w:ascii="Times New Roman" w:hAnsi="Times New Roman" w:cs="Times New Roman"/>
            <w:sz w:val="20"/>
            <w:szCs w:val="20"/>
            <w:lang w:val="en-US"/>
            <w:rPrChange w:id="19166" w:author="Airat Shigapov" w:date="2021-10-29T16:43:00Z">
              <w:rPr>
                <w:rFonts w:ascii="Consolas" w:hAnsi="Consolas" w:cs="Consolas"/>
                <w:color w:val="000000"/>
                <w:sz w:val="19"/>
                <w:szCs w:val="19"/>
              </w:rPr>
            </w:rPrChange>
          </w:rPr>
          <w:t>(</w:t>
        </w:r>
        <w:r w:rsidRPr="00CA1CA9">
          <w:rPr>
            <w:rFonts w:ascii="Times New Roman" w:hAnsi="Times New Roman" w:cs="Times New Roman"/>
            <w:sz w:val="20"/>
            <w:szCs w:val="20"/>
            <w:lang w:val="en-US"/>
            <w:rPrChange w:id="19167" w:author="Airat Shigapov" w:date="2021-10-29T16:43:00Z">
              <w:rPr>
                <w:rFonts w:ascii="Consolas" w:hAnsi="Consolas" w:cs="Consolas"/>
                <w:color w:val="0000FF"/>
                <w:sz w:val="19"/>
                <w:szCs w:val="19"/>
              </w:rPr>
            </w:rPrChange>
          </w:rPr>
          <w:t>new</w:t>
        </w:r>
        <w:r w:rsidRPr="00CA1CA9">
          <w:rPr>
            <w:rFonts w:ascii="Times New Roman" w:hAnsi="Times New Roman" w:cs="Times New Roman"/>
            <w:sz w:val="20"/>
            <w:szCs w:val="20"/>
            <w:lang w:val="en-US"/>
            <w:rPrChange w:id="19168" w:author="Airat Shigapov" w:date="2021-10-29T16:43:00Z">
              <w:rPr>
                <w:rFonts w:ascii="Consolas" w:hAnsi="Consolas" w:cs="Consolas"/>
                <w:color w:val="000000"/>
                <w:sz w:val="19"/>
                <w:szCs w:val="19"/>
              </w:rPr>
            </w:rPrChange>
          </w:rPr>
          <w:t xml:space="preserve"> </w:t>
        </w:r>
        <w:proofErr w:type="spellStart"/>
        <w:r w:rsidRPr="00CA1CA9">
          <w:rPr>
            <w:rFonts w:ascii="Times New Roman" w:hAnsi="Times New Roman" w:cs="Times New Roman"/>
            <w:sz w:val="20"/>
            <w:szCs w:val="20"/>
            <w:lang w:val="en-US"/>
            <w:rPrChange w:id="19169" w:author="Airat Shigapov" w:date="2021-10-29T16:43:00Z">
              <w:rPr>
                <w:rFonts w:ascii="Consolas" w:hAnsi="Consolas" w:cs="Consolas"/>
                <w:color w:val="000000"/>
                <w:sz w:val="19"/>
                <w:szCs w:val="19"/>
              </w:rPr>
            </w:rPrChange>
          </w:rPr>
          <w:t>MyShopping</w:t>
        </w:r>
        <w:proofErr w:type="spellEnd"/>
        <w:r w:rsidRPr="00CA1CA9">
          <w:rPr>
            <w:rFonts w:ascii="Times New Roman" w:hAnsi="Times New Roman" w:cs="Times New Roman"/>
            <w:sz w:val="20"/>
            <w:szCs w:val="20"/>
            <w:rPrChange w:id="19170" w:author="Airat Shigapov" w:date="2021-10-29T16:43:00Z">
              <w:rPr>
                <w:rFonts w:ascii="Consolas" w:hAnsi="Consolas" w:cs="Consolas"/>
                <w:color w:val="000000"/>
                <w:sz w:val="19"/>
                <w:szCs w:val="19"/>
              </w:rPr>
            </w:rPrChange>
          </w:rPr>
          <w:t>С</w:t>
        </w:r>
        <w:r w:rsidRPr="00CA1CA9">
          <w:rPr>
            <w:rFonts w:ascii="Times New Roman" w:hAnsi="Times New Roman" w:cs="Times New Roman"/>
            <w:sz w:val="20"/>
            <w:szCs w:val="20"/>
            <w:lang w:val="en-US"/>
            <w:rPrChange w:id="19171" w:author="Airat Shigapov" w:date="2021-10-29T16:43:00Z">
              <w:rPr>
                <w:rFonts w:ascii="Consolas" w:hAnsi="Consolas" w:cs="Consolas"/>
                <w:color w:val="000000"/>
                <w:sz w:val="19"/>
                <w:szCs w:val="19"/>
              </w:rPr>
            </w:rPrChange>
          </w:rPr>
          <w:t>art(</w:t>
        </w:r>
        <w:r w:rsidRPr="00CA1CA9">
          <w:rPr>
            <w:rFonts w:ascii="Times New Roman" w:hAnsi="Times New Roman" w:cs="Times New Roman"/>
            <w:sz w:val="20"/>
            <w:szCs w:val="20"/>
            <w:lang w:val="en-US"/>
            <w:rPrChange w:id="19172" w:author="Airat Shigapov" w:date="2021-10-29T16:43:00Z">
              <w:rPr>
                <w:rFonts w:ascii="Consolas" w:hAnsi="Consolas" w:cs="Consolas"/>
                <w:color w:val="0000FF"/>
                <w:sz w:val="19"/>
                <w:szCs w:val="19"/>
              </w:rPr>
            </w:rPrChange>
          </w:rPr>
          <w:t>true</w:t>
        </w:r>
        <w:r w:rsidRPr="00CA1CA9">
          <w:rPr>
            <w:rFonts w:ascii="Times New Roman" w:hAnsi="Times New Roman" w:cs="Times New Roman"/>
            <w:sz w:val="20"/>
            <w:szCs w:val="20"/>
            <w:lang w:val="en-US"/>
            <w:rPrChange w:id="19173" w:author="Airat Shigapov" w:date="2021-10-29T16:43:00Z">
              <w:rPr>
                <w:rFonts w:ascii="Consolas" w:hAnsi="Consolas" w:cs="Consolas"/>
                <w:color w:val="000000"/>
                <w:sz w:val="19"/>
                <w:szCs w:val="19"/>
              </w:rPr>
            </w:rPrChange>
          </w:rPr>
          <w:t>));</w:t>
        </w:r>
      </w:ins>
    </w:p>
    <w:p w14:paraId="68FE4710" w14:textId="77777777" w:rsidR="00CA1CA9" w:rsidRPr="00CA1CA9" w:rsidRDefault="00CA1CA9" w:rsidP="00CA1CA9">
      <w:pPr>
        <w:autoSpaceDE w:val="0"/>
        <w:autoSpaceDN w:val="0"/>
        <w:adjustRightInd w:val="0"/>
        <w:spacing w:after="0" w:line="240" w:lineRule="auto"/>
        <w:rPr>
          <w:ins w:id="19174" w:author="Airat Shigapov" w:date="2021-10-29T16:43:00Z"/>
          <w:rFonts w:ascii="Times New Roman" w:hAnsi="Times New Roman" w:cs="Times New Roman"/>
          <w:sz w:val="20"/>
          <w:szCs w:val="20"/>
          <w:lang w:val="en-US"/>
          <w:rPrChange w:id="19175" w:author="Airat Shigapov" w:date="2021-10-29T16:43:00Z">
            <w:rPr>
              <w:ins w:id="19176" w:author="Airat Shigapov" w:date="2021-10-29T16:43:00Z"/>
              <w:rFonts w:ascii="Consolas" w:hAnsi="Consolas" w:cs="Consolas"/>
              <w:color w:val="000000"/>
              <w:sz w:val="19"/>
              <w:szCs w:val="19"/>
            </w:rPr>
          </w:rPrChange>
        </w:rPr>
      </w:pPr>
      <w:ins w:id="19177" w:author="Airat Shigapov" w:date="2021-10-29T16:43:00Z">
        <w:r w:rsidRPr="00CA1CA9">
          <w:rPr>
            <w:rFonts w:ascii="Times New Roman" w:hAnsi="Times New Roman" w:cs="Times New Roman"/>
            <w:sz w:val="20"/>
            <w:szCs w:val="20"/>
            <w:lang w:val="en-US"/>
            <w:rPrChange w:id="19178" w:author="Airat Shigapov" w:date="2021-10-29T16:43:00Z">
              <w:rPr>
                <w:rFonts w:ascii="Consolas" w:hAnsi="Consolas" w:cs="Consolas"/>
                <w:color w:val="000000"/>
                <w:sz w:val="19"/>
                <w:szCs w:val="19"/>
              </w:rPr>
            </w:rPrChange>
          </w:rPr>
          <w:t xml:space="preserve">            </w:t>
        </w:r>
        <w:proofErr w:type="spellStart"/>
        <w:proofErr w:type="gramStart"/>
        <w:r w:rsidRPr="00CA1CA9">
          <w:rPr>
            <w:rFonts w:ascii="Times New Roman" w:hAnsi="Times New Roman" w:cs="Times New Roman"/>
            <w:sz w:val="20"/>
            <w:szCs w:val="20"/>
            <w:lang w:val="en-US"/>
            <w:rPrChange w:id="19179" w:author="Airat Shigapov" w:date="2021-10-29T16:43:00Z">
              <w:rPr>
                <w:rFonts w:ascii="Consolas" w:hAnsi="Consolas" w:cs="Consolas"/>
                <w:color w:val="000000"/>
                <w:sz w:val="19"/>
                <w:szCs w:val="19"/>
              </w:rPr>
            </w:rPrChange>
          </w:rPr>
          <w:t>CategoryHidden</w:t>
        </w:r>
        <w:proofErr w:type="spellEnd"/>
        <w:r w:rsidRPr="00CA1CA9">
          <w:rPr>
            <w:rFonts w:ascii="Times New Roman" w:hAnsi="Times New Roman" w:cs="Times New Roman"/>
            <w:sz w:val="20"/>
            <w:szCs w:val="20"/>
            <w:lang w:val="en-US"/>
            <w:rPrChange w:id="19180" w:author="Airat Shigapov" w:date="2021-10-29T16:43:00Z">
              <w:rPr>
                <w:rFonts w:ascii="Consolas" w:hAnsi="Consolas" w:cs="Consolas"/>
                <w:color w:val="000000"/>
                <w:sz w:val="19"/>
                <w:szCs w:val="19"/>
              </w:rPr>
            </w:rPrChange>
          </w:rPr>
          <w:t>(</w:t>
        </w:r>
        <w:proofErr w:type="gramEnd"/>
        <w:r w:rsidRPr="00CA1CA9">
          <w:rPr>
            <w:rFonts w:ascii="Times New Roman" w:hAnsi="Times New Roman" w:cs="Times New Roman"/>
            <w:sz w:val="20"/>
            <w:szCs w:val="20"/>
            <w:lang w:val="en-US"/>
            <w:rPrChange w:id="19181" w:author="Airat Shigapov" w:date="2021-10-29T16:43:00Z">
              <w:rPr>
                <w:rFonts w:ascii="Consolas" w:hAnsi="Consolas" w:cs="Consolas"/>
                <w:color w:val="000000"/>
                <w:sz w:val="19"/>
                <w:szCs w:val="19"/>
              </w:rPr>
            </w:rPrChange>
          </w:rPr>
          <w:t>);</w:t>
        </w:r>
      </w:ins>
    </w:p>
    <w:p w14:paraId="7DF92E3D" w14:textId="77777777" w:rsidR="00CA1CA9" w:rsidRPr="00CA1CA9" w:rsidRDefault="00CA1CA9" w:rsidP="00CA1CA9">
      <w:pPr>
        <w:autoSpaceDE w:val="0"/>
        <w:autoSpaceDN w:val="0"/>
        <w:adjustRightInd w:val="0"/>
        <w:spacing w:after="0" w:line="240" w:lineRule="auto"/>
        <w:rPr>
          <w:ins w:id="19182" w:author="Airat Shigapov" w:date="2021-10-29T16:43:00Z"/>
          <w:rFonts w:ascii="Times New Roman" w:hAnsi="Times New Roman" w:cs="Times New Roman"/>
          <w:sz w:val="20"/>
          <w:szCs w:val="20"/>
          <w:lang w:val="en-US"/>
          <w:rPrChange w:id="19183" w:author="Airat Shigapov" w:date="2021-10-29T16:43:00Z">
            <w:rPr>
              <w:ins w:id="19184" w:author="Airat Shigapov" w:date="2021-10-29T16:43:00Z"/>
              <w:rFonts w:ascii="Consolas" w:hAnsi="Consolas" w:cs="Consolas"/>
              <w:color w:val="000000"/>
              <w:sz w:val="19"/>
              <w:szCs w:val="19"/>
            </w:rPr>
          </w:rPrChange>
        </w:rPr>
      </w:pPr>
      <w:ins w:id="19185" w:author="Airat Shigapov" w:date="2021-10-29T16:43:00Z">
        <w:r w:rsidRPr="00CA1CA9">
          <w:rPr>
            <w:rFonts w:ascii="Times New Roman" w:hAnsi="Times New Roman" w:cs="Times New Roman"/>
            <w:sz w:val="20"/>
            <w:szCs w:val="20"/>
            <w:lang w:val="en-US"/>
            <w:rPrChange w:id="19186" w:author="Airat Shigapov" w:date="2021-10-29T16:43:00Z">
              <w:rPr>
                <w:rFonts w:ascii="Consolas" w:hAnsi="Consolas" w:cs="Consolas"/>
                <w:color w:val="000000"/>
                <w:sz w:val="19"/>
                <w:szCs w:val="19"/>
              </w:rPr>
            </w:rPrChange>
          </w:rPr>
          <w:t xml:space="preserve">        }</w:t>
        </w:r>
      </w:ins>
    </w:p>
    <w:p w14:paraId="5B6FDCE9" w14:textId="77777777" w:rsidR="00CA1CA9" w:rsidRPr="00CA1CA9" w:rsidRDefault="00CA1CA9" w:rsidP="00CA1CA9">
      <w:pPr>
        <w:autoSpaceDE w:val="0"/>
        <w:autoSpaceDN w:val="0"/>
        <w:adjustRightInd w:val="0"/>
        <w:spacing w:after="0" w:line="240" w:lineRule="auto"/>
        <w:rPr>
          <w:ins w:id="19187" w:author="Airat Shigapov" w:date="2021-10-29T16:43:00Z"/>
          <w:rFonts w:ascii="Times New Roman" w:hAnsi="Times New Roman" w:cs="Times New Roman"/>
          <w:sz w:val="20"/>
          <w:szCs w:val="20"/>
          <w:lang w:val="en-US"/>
          <w:rPrChange w:id="19188" w:author="Airat Shigapov" w:date="2021-10-29T16:43:00Z">
            <w:rPr>
              <w:ins w:id="19189" w:author="Airat Shigapov" w:date="2021-10-29T16:43:00Z"/>
              <w:rFonts w:ascii="Consolas" w:hAnsi="Consolas" w:cs="Consolas"/>
              <w:color w:val="000000"/>
              <w:sz w:val="19"/>
              <w:szCs w:val="19"/>
            </w:rPr>
          </w:rPrChange>
        </w:rPr>
      </w:pPr>
    </w:p>
    <w:p w14:paraId="6D7AAF22" w14:textId="77777777" w:rsidR="00CA1CA9" w:rsidRPr="00CA1CA9" w:rsidRDefault="00CA1CA9" w:rsidP="00CA1CA9">
      <w:pPr>
        <w:autoSpaceDE w:val="0"/>
        <w:autoSpaceDN w:val="0"/>
        <w:adjustRightInd w:val="0"/>
        <w:spacing w:after="0" w:line="240" w:lineRule="auto"/>
        <w:rPr>
          <w:ins w:id="19190" w:author="Airat Shigapov" w:date="2021-10-29T16:43:00Z"/>
          <w:rFonts w:ascii="Times New Roman" w:hAnsi="Times New Roman" w:cs="Times New Roman"/>
          <w:sz w:val="20"/>
          <w:szCs w:val="20"/>
          <w:lang w:val="en-US"/>
          <w:rPrChange w:id="19191" w:author="Airat Shigapov" w:date="2021-10-29T16:43:00Z">
            <w:rPr>
              <w:ins w:id="19192" w:author="Airat Shigapov" w:date="2021-10-29T16:43:00Z"/>
              <w:rFonts w:ascii="Consolas" w:hAnsi="Consolas" w:cs="Consolas"/>
              <w:color w:val="000000"/>
              <w:sz w:val="19"/>
              <w:szCs w:val="19"/>
            </w:rPr>
          </w:rPrChange>
        </w:rPr>
      </w:pPr>
      <w:ins w:id="19193" w:author="Airat Shigapov" w:date="2021-10-29T16:43:00Z">
        <w:r w:rsidRPr="00CA1CA9">
          <w:rPr>
            <w:rFonts w:ascii="Times New Roman" w:hAnsi="Times New Roman" w:cs="Times New Roman"/>
            <w:sz w:val="20"/>
            <w:szCs w:val="20"/>
            <w:lang w:val="en-US"/>
            <w:rPrChange w:id="19194" w:author="Airat Shigapov" w:date="2021-10-29T16:43:00Z">
              <w:rPr>
                <w:rFonts w:ascii="Consolas" w:hAnsi="Consolas" w:cs="Consolas"/>
                <w:color w:val="000000"/>
                <w:sz w:val="19"/>
                <w:szCs w:val="19"/>
              </w:rPr>
            </w:rPrChange>
          </w:rPr>
          <w:t xml:space="preserve">        </w:t>
        </w:r>
        <w:r w:rsidRPr="00CA1CA9">
          <w:rPr>
            <w:rFonts w:ascii="Times New Roman" w:hAnsi="Times New Roman" w:cs="Times New Roman"/>
            <w:sz w:val="20"/>
            <w:szCs w:val="20"/>
            <w:lang w:val="en-US"/>
            <w:rPrChange w:id="19195" w:author="Airat Shigapov" w:date="2021-10-29T16:43:00Z">
              <w:rPr>
                <w:rFonts w:ascii="Consolas" w:hAnsi="Consolas" w:cs="Consolas"/>
                <w:color w:val="0000FF"/>
                <w:sz w:val="19"/>
                <w:szCs w:val="19"/>
              </w:rPr>
            </w:rPrChange>
          </w:rPr>
          <w:t>private</w:t>
        </w:r>
        <w:r w:rsidRPr="00CA1CA9">
          <w:rPr>
            <w:rFonts w:ascii="Times New Roman" w:hAnsi="Times New Roman" w:cs="Times New Roman"/>
            <w:sz w:val="20"/>
            <w:szCs w:val="20"/>
            <w:lang w:val="en-US"/>
            <w:rPrChange w:id="19196" w:author="Airat Shigapov" w:date="2021-10-29T16:43:00Z">
              <w:rPr>
                <w:rFonts w:ascii="Consolas" w:hAnsi="Consolas" w:cs="Consolas"/>
                <w:color w:val="000000"/>
                <w:sz w:val="19"/>
                <w:szCs w:val="19"/>
              </w:rPr>
            </w:rPrChange>
          </w:rPr>
          <w:t xml:space="preserve"> </w:t>
        </w:r>
        <w:r w:rsidRPr="00CA1CA9">
          <w:rPr>
            <w:rFonts w:ascii="Times New Roman" w:hAnsi="Times New Roman" w:cs="Times New Roman"/>
            <w:sz w:val="20"/>
            <w:szCs w:val="20"/>
            <w:lang w:val="en-US"/>
            <w:rPrChange w:id="19197" w:author="Airat Shigapov" w:date="2021-10-29T16:43:00Z">
              <w:rPr>
                <w:rFonts w:ascii="Consolas" w:hAnsi="Consolas" w:cs="Consolas"/>
                <w:color w:val="0000FF"/>
                <w:sz w:val="19"/>
                <w:szCs w:val="19"/>
              </w:rPr>
            </w:rPrChange>
          </w:rPr>
          <w:t>void</w:t>
        </w:r>
        <w:r w:rsidRPr="00CA1CA9">
          <w:rPr>
            <w:rFonts w:ascii="Times New Roman" w:hAnsi="Times New Roman" w:cs="Times New Roman"/>
            <w:sz w:val="20"/>
            <w:szCs w:val="20"/>
            <w:lang w:val="en-US"/>
            <w:rPrChange w:id="19198" w:author="Airat Shigapov" w:date="2021-10-29T16:43:00Z">
              <w:rPr>
                <w:rFonts w:ascii="Consolas" w:hAnsi="Consolas" w:cs="Consolas"/>
                <w:color w:val="000000"/>
                <w:sz w:val="19"/>
                <w:szCs w:val="19"/>
              </w:rPr>
            </w:rPrChange>
          </w:rPr>
          <w:t xml:space="preserve"> </w:t>
        </w:r>
        <w:proofErr w:type="spellStart"/>
        <w:r w:rsidRPr="00CA1CA9">
          <w:rPr>
            <w:rFonts w:ascii="Times New Roman" w:hAnsi="Times New Roman" w:cs="Times New Roman"/>
            <w:sz w:val="20"/>
            <w:szCs w:val="20"/>
            <w:lang w:val="en-US"/>
            <w:rPrChange w:id="19199" w:author="Airat Shigapov" w:date="2021-10-29T16:43:00Z">
              <w:rPr>
                <w:rFonts w:ascii="Consolas" w:hAnsi="Consolas" w:cs="Consolas"/>
                <w:color w:val="000000"/>
                <w:sz w:val="19"/>
                <w:szCs w:val="19"/>
              </w:rPr>
            </w:rPrChange>
          </w:rPr>
          <w:t>GoRecommendProduct_</w:t>
        </w:r>
        <w:proofErr w:type="gramStart"/>
        <w:r w:rsidRPr="00CA1CA9">
          <w:rPr>
            <w:rFonts w:ascii="Times New Roman" w:hAnsi="Times New Roman" w:cs="Times New Roman"/>
            <w:sz w:val="20"/>
            <w:szCs w:val="20"/>
            <w:lang w:val="en-US"/>
            <w:rPrChange w:id="19200" w:author="Airat Shigapov" w:date="2021-10-29T16:43:00Z">
              <w:rPr>
                <w:rFonts w:ascii="Consolas" w:hAnsi="Consolas" w:cs="Consolas"/>
                <w:color w:val="000000"/>
                <w:sz w:val="19"/>
                <w:szCs w:val="19"/>
              </w:rPr>
            </w:rPrChange>
          </w:rPr>
          <w:t>Click</w:t>
        </w:r>
        <w:proofErr w:type="spellEnd"/>
        <w:r w:rsidRPr="00CA1CA9">
          <w:rPr>
            <w:rFonts w:ascii="Times New Roman" w:hAnsi="Times New Roman" w:cs="Times New Roman"/>
            <w:sz w:val="20"/>
            <w:szCs w:val="20"/>
            <w:lang w:val="en-US"/>
            <w:rPrChange w:id="19201" w:author="Airat Shigapov" w:date="2021-10-29T16:43:00Z">
              <w:rPr>
                <w:rFonts w:ascii="Consolas" w:hAnsi="Consolas" w:cs="Consolas"/>
                <w:color w:val="000000"/>
                <w:sz w:val="19"/>
                <w:szCs w:val="19"/>
              </w:rPr>
            </w:rPrChange>
          </w:rPr>
          <w:t>(</w:t>
        </w:r>
        <w:proofErr w:type="gramEnd"/>
        <w:r w:rsidRPr="00CA1CA9">
          <w:rPr>
            <w:rFonts w:ascii="Times New Roman" w:hAnsi="Times New Roman" w:cs="Times New Roman"/>
            <w:sz w:val="20"/>
            <w:szCs w:val="20"/>
            <w:lang w:val="en-US"/>
            <w:rPrChange w:id="19202" w:author="Airat Shigapov" w:date="2021-10-29T16:43:00Z">
              <w:rPr>
                <w:rFonts w:ascii="Consolas" w:hAnsi="Consolas" w:cs="Consolas"/>
                <w:color w:val="0000FF"/>
                <w:sz w:val="19"/>
                <w:szCs w:val="19"/>
              </w:rPr>
            </w:rPrChange>
          </w:rPr>
          <w:t>object</w:t>
        </w:r>
        <w:r w:rsidRPr="00CA1CA9">
          <w:rPr>
            <w:rFonts w:ascii="Times New Roman" w:hAnsi="Times New Roman" w:cs="Times New Roman"/>
            <w:sz w:val="20"/>
            <w:szCs w:val="20"/>
            <w:lang w:val="en-US"/>
            <w:rPrChange w:id="19203" w:author="Airat Shigapov" w:date="2021-10-29T16:43:00Z">
              <w:rPr>
                <w:rFonts w:ascii="Consolas" w:hAnsi="Consolas" w:cs="Consolas"/>
                <w:color w:val="000000"/>
                <w:sz w:val="19"/>
                <w:szCs w:val="19"/>
              </w:rPr>
            </w:rPrChange>
          </w:rPr>
          <w:t xml:space="preserve"> sender, </w:t>
        </w:r>
        <w:proofErr w:type="spellStart"/>
        <w:r w:rsidRPr="00CA1CA9">
          <w:rPr>
            <w:rFonts w:ascii="Times New Roman" w:hAnsi="Times New Roman" w:cs="Times New Roman"/>
            <w:sz w:val="20"/>
            <w:szCs w:val="20"/>
            <w:lang w:val="en-US"/>
            <w:rPrChange w:id="19204" w:author="Airat Shigapov" w:date="2021-10-29T16:43:00Z">
              <w:rPr>
                <w:rFonts w:ascii="Consolas" w:hAnsi="Consolas" w:cs="Consolas"/>
                <w:color w:val="000000"/>
                <w:sz w:val="19"/>
                <w:szCs w:val="19"/>
              </w:rPr>
            </w:rPrChange>
          </w:rPr>
          <w:t>MouseButtonEventArgs</w:t>
        </w:r>
        <w:proofErr w:type="spellEnd"/>
        <w:r w:rsidRPr="00CA1CA9">
          <w:rPr>
            <w:rFonts w:ascii="Times New Roman" w:hAnsi="Times New Roman" w:cs="Times New Roman"/>
            <w:sz w:val="20"/>
            <w:szCs w:val="20"/>
            <w:lang w:val="en-US"/>
            <w:rPrChange w:id="19205" w:author="Airat Shigapov" w:date="2021-10-29T16:43:00Z">
              <w:rPr>
                <w:rFonts w:ascii="Consolas" w:hAnsi="Consolas" w:cs="Consolas"/>
                <w:color w:val="000000"/>
                <w:sz w:val="19"/>
                <w:szCs w:val="19"/>
              </w:rPr>
            </w:rPrChange>
          </w:rPr>
          <w:t xml:space="preserve"> e)</w:t>
        </w:r>
      </w:ins>
    </w:p>
    <w:p w14:paraId="169D990D" w14:textId="77777777" w:rsidR="00CA1CA9" w:rsidRPr="00CA1CA9" w:rsidRDefault="00CA1CA9" w:rsidP="00CA1CA9">
      <w:pPr>
        <w:autoSpaceDE w:val="0"/>
        <w:autoSpaceDN w:val="0"/>
        <w:adjustRightInd w:val="0"/>
        <w:spacing w:after="0" w:line="240" w:lineRule="auto"/>
        <w:rPr>
          <w:ins w:id="19206" w:author="Airat Shigapov" w:date="2021-10-29T16:43:00Z"/>
          <w:rFonts w:ascii="Times New Roman" w:hAnsi="Times New Roman" w:cs="Times New Roman"/>
          <w:sz w:val="20"/>
          <w:szCs w:val="20"/>
          <w:lang w:val="en-US"/>
          <w:rPrChange w:id="19207" w:author="Airat Shigapov" w:date="2021-10-29T16:43:00Z">
            <w:rPr>
              <w:ins w:id="19208" w:author="Airat Shigapov" w:date="2021-10-29T16:43:00Z"/>
              <w:rFonts w:ascii="Consolas" w:hAnsi="Consolas" w:cs="Consolas"/>
              <w:color w:val="000000"/>
              <w:sz w:val="19"/>
              <w:szCs w:val="19"/>
            </w:rPr>
          </w:rPrChange>
        </w:rPr>
      </w:pPr>
      <w:ins w:id="19209" w:author="Airat Shigapov" w:date="2021-10-29T16:43:00Z">
        <w:r w:rsidRPr="00CA1CA9">
          <w:rPr>
            <w:rFonts w:ascii="Times New Roman" w:hAnsi="Times New Roman" w:cs="Times New Roman"/>
            <w:sz w:val="20"/>
            <w:szCs w:val="20"/>
            <w:lang w:val="en-US"/>
            <w:rPrChange w:id="19210" w:author="Airat Shigapov" w:date="2021-10-29T16:43:00Z">
              <w:rPr>
                <w:rFonts w:ascii="Consolas" w:hAnsi="Consolas" w:cs="Consolas"/>
                <w:color w:val="000000"/>
                <w:sz w:val="19"/>
                <w:szCs w:val="19"/>
              </w:rPr>
            </w:rPrChange>
          </w:rPr>
          <w:t xml:space="preserve">        {</w:t>
        </w:r>
      </w:ins>
    </w:p>
    <w:p w14:paraId="37053834" w14:textId="77777777" w:rsidR="00CA1CA9" w:rsidRPr="00CA1CA9" w:rsidRDefault="00CA1CA9" w:rsidP="00CA1CA9">
      <w:pPr>
        <w:autoSpaceDE w:val="0"/>
        <w:autoSpaceDN w:val="0"/>
        <w:adjustRightInd w:val="0"/>
        <w:spacing w:after="0" w:line="240" w:lineRule="auto"/>
        <w:rPr>
          <w:ins w:id="19211" w:author="Airat Shigapov" w:date="2021-10-29T16:43:00Z"/>
          <w:rFonts w:ascii="Times New Roman" w:hAnsi="Times New Roman" w:cs="Times New Roman"/>
          <w:sz w:val="20"/>
          <w:szCs w:val="20"/>
          <w:lang w:val="en-US"/>
          <w:rPrChange w:id="19212" w:author="Airat Shigapov" w:date="2021-10-29T16:43:00Z">
            <w:rPr>
              <w:ins w:id="19213" w:author="Airat Shigapov" w:date="2021-10-29T16:43:00Z"/>
              <w:rFonts w:ascii="Consolas" w:hAnsi="Consolas" w:cs="Consolas"/>
              <w:color w:val="000000"/>
              <w:sz w:val="19"/>
              <w:szCs w:val="19"/>
            </w:rPr>
          </w:rPrChange>
        </w:rPr>
      </w:pPr>
      <w:ins w:id="19214" w:author="Airat Shigapov" w:date="2021-10-29T16:43:00Z">
        <w:r w:rsidRPr="00CA1CA9">
          <w:rPr>
            <w:rFonts w:ascii="Times New Roman" w:hAnsi="Times New Roman" w:cs="Times New Roman"/>
            <w:sz w:val="20"/>
            <w:szCs w:val="20"/>
            <w:lang w:val="en-US"/>
            <w:rPrChange w:id="19215" w:author="Airat Shigapov" w:date="2021-10-29T16:43:00Z">
              <w:rPr>
                <w:rFonts w:ascii="Consolas" w:hAnsi="Consolas" w:cs="Consolas"/>
                <w:color w:val="000000"/>
                <w:sz w:val="19"/>
                <w:szCs w:val="19"/>
              </w:rPr>
            </w:rPrChange>
          </w:rPr>
          <w:t xml:space="preserve">            </w:t>
        </w:r>
        <w:proofErr w:type="spellStart"/>
        <w:proofErr w:type="gramStart"/>
        <w:r w:rsidRPr="00CA1CA9">
          <w:rPr>
            <w:rFonts w:ascii="Times New Roman" w:hAnsi="Times New Roman" w:cs="Times New Roman"/>
            <w:sz w:val="20"/>
            <w:szCs w:val="20"/>
            <w:lang w:val="en-US"/>
            <w:rPrChange w:id="19216" w:author="Airat Shigapov" w:date="2021-10-29T16:43:00Z">
              <w:rPr>
                <w:rFonts w:ascii="Consolas" w:hAnsi="Consolas" w:cs="Consolas"/>
                <w:color w:val="000000"/>
                <w:sz w:val="19"/>
                <w:szCs w:val="19"/>
              </w:rPr>
            </w:rPrChange>
          </w:rPr>
          <w:t>PageFrame.NavigationService.Navigate</w:t>
        </w:r>
        <w:proofErr w:type="spellEnd"/>
        <w:proofErr w:type="gramEnd"/>
        <w:r w:rsidRPr="00CA1CA9">
          <w:rPr>
            <w:rFonts w:ascii="Times New Roman" w:hAnsi="Times New Roman" w:cs="Times New Roman"/>
            <w:sz w:val="20"/>
            <w:szCs w:val="20"/>
            <w:lang w:val="en-US"/>
            <w:rPrChange w:id="19217" w:author="Airat Shigapov" w:date="2021-10-29T16:43:00Z">
              <w:rPr>
                <w:rFonts w:ascii="Consolas" w:hAnsi="Consolas" w:cs="Consolas"/>
                <w:color w:val="000000"/>
                <w:sz w:val="19"/>
                <w:szCs w:val="19"/>
              </w:rPr>
            </w:rPrChange>
          </w:rPr>
          <w:t>(</w:t>
        </w:r>
        <w:r w:rsidRPr="00CA1CA9">
          <w:rPr>
            <w:rFonts w:ascii="Times New Roman" w:hAnsi="Times New Roman" w:cs="Times New Roman"/>
            <w:sz w:val="20"/>
            <w:szCs w:val="20"/>
            <w:lang w:val="en-US"/>
            <w:rPrChange w:id="19218" w:author="Airat Shigapov" w:date="2021-10-29T16:43:00Z">
              <w:rPr>
                <w:rFonts w:ascii="Consolas" w:hAnsi="Consolas" w:cs="Consolas"/>
                <w:color w:val="0000FF"/>
                <w:sz w:val="19"/>
                <w:szCs w:val="19"/>
              </w:rPr>
            </w:rPrChange>
          </w:rPr>
          <w:t>new</w:t>
        </w:r>
        <w:r w:rsidRPr="00CA1CA9">
          <w:rPr>
            <w:rFonts w:ascii="Times New Roman" w:hAnsi="Times New Roman" w:cs="Times New Roman"/>
            <w:sz w:val="20"/>
            <w:szCs w:val="20"/>
            <w:lang w:val="en-US"/>
            <w:rPrChange w:id="19219" w:author="Airat Shigapov" w:date="2021-10-29T16:43:00Z">
              <w:rPr>
                <w:rFonts w:ascii="Consolas" w:hAnsi="Consolas" w:cs="Consolas"/>
                <w:color w:val="000000"/>
                <w:sz w:val="19"/>
                <w:szCs w:val="19"/>
              </w:rPr>
            </w:rPrChange>
          </w:rPr>
          <w:t xml:space="preserve"> </w:t>
        </w:r>
        <w:proofErr w:type="spellStart"/>
        <w:r w:rsidRPr="00CA1CA9">
          <w:rPr>
            <w:rFonts w:ascii="Times New Roman" w:hAnsi="Times New Roman" w:cs="Times New Roman"/>
            <w:sz w:val="20"/>
            <w:szCs w:val="20"/>
            <w:lang w:val="en-US"/>
            <w:rPrChange w:id="19220" w:author="Airat Shigapov" w:date="2021-10-29T16:43:00Z">
              <w:rPr>
                <w:rFonts w:ascii="Consolas" w:hAnsi="Consolas" w:cs="Consolas"/>
                <w:color w:val="000000"/>
                <w:sz w:val="19"/>
                <w:szCs w:val="19"/>
              </w:rPr>
            </w:rPrChange>
          </w:rPr>
          <w:t>MainRecommendationProduct</w:t>
        </w:r>
        <w:proofErr w:type="spellEnd"/>
        <w:r w:rsidRPr="00CA1CA9">
          <w:rPr>
            <w:rFonts w:ascii="Times New Roman" w:hAnsi="Times New Roman" w:cs="Times New Roman"/>
            <w:sz w:val="20"/>
            <w:szCs w:val="20"/>
            <w:lang w:val="en-US"/>
            <w:rPrChange w:id="19221" w:author="Airat Shigapov" w:date="2021-10-29T16:43:00Z">
              <w:rPr>
                <w:rFonts w:ascii="Consolas" w:hAnsi="Consolas" w:cs="Consolas"/>
                <w:color w:val="000000"/>
                <w:sz w:val="19"/>
                <w:szCs w:val="19"/>
              </w:rPr>
            </w:rPrChange>
          </w:rPr>
          <w:t>());</w:t>
        </w:r>
      </w:ins>
    </w:p>
    <w:p w14:paraId="5E49EA5F" w14:textId="77777777" w:rsidR="00CA1CA9" w:rsidRPr="00CA1CA9" w:rsidRDefault="00CA1CA9" w:rsidP="00CA1CA9">
      <w:pPr>
        <w:autoSpaceDE w:val="0"/>
        <w:autoSpaceDN w:val="0"/>
        <w:adjustRightInd w:val="0"/>
        <w:spacing w:after="0" w:line="240" w:lineRule="auto"/>
        <w:rPr>
          <w:ins w:id="19222" w:author="Airat Shigapov" w:date="2021-10-29T16:43:00Z"/>
          <w:rFonts w:ascii="Times New Roman" w:hAnsi="Times New Roman" w:cs="Times New Roman"/>
          <w:sz w:val="20"/>
          <w:szCs w:val="20"/>
          <w:lang w:val="en-US"/>
          <w:rPrChange w:id="19223" w:author="Airat Shigapov" w:date="2021-10-29T16:43:00Z">
            <w:rPr>
              <w:ins w:id="19224" w:author="Airat Shigapov" w:date="2021-10-29T16:43:00Z"/>
              <w:rFonts w:ascii="Consolas" w:hAnsi="Consolas" w:cs="Consolas"/>
              <w:color w:val="000000"/>
              <w:sz w:val="19"/>
              <w:szCs w:val="19"/>
            </w:rPr>
          </w:rPrChange>
        </w:rPr>
      </w:pPr>
      <w:ins w:id="19225" w:author="Airat Shigapov" w:date="2021-10-29T16:43:00Z">
        <w:r w:rsidRPr="00CA1CA9">
          <w:rPr>
            <w:rFonts w:ascii="Times New Roman" w:hAnsi="Times New Roman" w:cs="Times New Roman"/>
            <w:sz w:val="20"/>
            <w:szCs w:val="20"/>
            <w:lang w:val="en-US"/>
            <w:rPrChange w:id="19226" w:author="Airat Shigapov" w:date="2021-10-29T16:43:00Z">
              <w:rPr>
                <w:rFonts w:ascii="Consolas" w:hAnsi="Consolas" w:cs="Consolas"/>
                <w:color w:val="000000"/>
                <w:sz w:val="19"/>
                <w:szCs w:val="19"/>
              </w:rPr>
            </w:rPrChange>
          </w:rPr>
          <w:t xml:space="preserve">        }</w:t>
        </w:r>
      </w:ins>
    </w:p>
    <w:p w14:paraId="54B1234A" w14:textId="77777777" w:rsidR="00CA1CA9" w:rsidRPr="00CA1CA9" w:rsidRDefault="00CA1CA9" w:rsidP="00CA1CA9">
      <w:pPr>
        <w:autoSpaceDE w:val="0"/>
        <w:autoSpaceDN w:val="0"/>
        <w:adjustRightInd w:val="0"/>
        <w:spacing w:after="0" w:line="240" w:lineRule="auto"/>
        <w:rPr>
          <w:ins w:id="19227" w:author="Airat Shigapov" w:date="2021-10-29T16:43:00Z"/>
          <w:rFonts w:ascii="Times New Roman" w:hAnsi="Times New Roman" w:cs="Times New Roman"/>
          <w:sz w:val="20"/>
          <w:szCs w:val="20"/>
          <w:lang w:val="en-US"/>
          <w:rPrChange w:id="19228" w:author="Airat Shigapov" w:date="2021-10-29T16:43:00Z">
            <w:rPr>
              <w:ins w:id="19229" w:author="Airat Shigapov" w:date="2021-10-29T16:43:00Z"/>
              <w:rFonts w:ascii="Consolas" w:hAnsi="Consolas" w:cs="Consolas"/>
              <w:color w:val="000000"/>
              <w:sz w:val="19"/>
              <w:szCs w:val="19"/>
            </w:rPr>
          </w:rPrChange>
        </w:rPr>
      </w:pPr>
    </w:p>
    <w:p w14:paraId="2AA3B37D" w14:textId="77777777" w:rsidR="00CA1CA9" w:rsidRPr="00CA1CA9" w:rsidRDefault="00CA1CA9" w:rsidP="00CA1CA9">
      <w:pPr>
        <w:autoSpaceDE w:val="0"/>
        <w:autoSpaceDN w:val="0"/>
        <w:adjustRightInd w:val="0"/>
        <w:spacing w:after="0" w:line="240" w:lineRule="auto"/>
        <w:rPr>
          <w:ins w:id="19230" w:author="Airat Shigapov" w:date="2021-10-29T16:43:00Z"/>
          <w:rFonts w:ascii="Times New Roman" w:hAnsi="Times New Roman" w:cs="Times New Roman"/>
          <w:sz w:val="20"/>
          <w:szCs w:val="20"/>
          <w:lang w:val="en-US"/>
          <w:rPrChange w:id="19231" w:author="Airat Shigapov" w:date="2021-10-29T16:43:00Z">
            <w:rPr>
              <w:ins w:id="19232" w:author="Airat Shigapov" w:date="2021-10-29T16:43:00Z"/>
              <w:rFonts w:ascii="Consolas" w:hAnsi="Consolas" w:cs="Consolas"/>
              <w:color w:val="000000"/>
              <w:sz w:val="19"/>
              <w:szCs w:val="19"/>
            </w:rPr>
          </w:rPrChange>
        </w:rPr>
      </w:pPr>
      <w:ins w:id="19233" w:author="Airat Shigapov" w:date="2021-10-29T16:43:00Z">
        <w:r w:rsidRPr="00CA1CA9">
          <w:rPr>
            <w:rFonts w:ascii="Times New Roman" w:hAnsi="Times New Roman" w:cs="Times New Roman"/>
            <w:sz w:val="20"/>
            <w:szCs w:val="20"/>
            <w:lang w:val="en-US"/>
            <w:rPrChange w:id="19234" w:author="Airat Shigapov" w:date="2021-10-29T16:43:00Z">
              <w:rPr>
                <w:rFonts w:ascii="Consolas" w:hAnsi="Consolas" w:cs="Consolas"/>
                <w:color w:val="000000"/>
                <w:sz w:val="19"/>
                <w:szCs w:val="19"/>
              </w:rPr>
            </w:rPrChange>
          </w:rPr>
          <w:t xml:space="preserve">        </w:t>
        </w:r>
        <w:r w:rsidRPr="00CA1CA9">
          <w:rPr>
            <w:rFonts w:ascii="Times New Roman" w:hAnsi="Times New Roman" w:cs="Times New Roman"/>
            <w:sz w:val="20"/>
            <w:szCs w:val="20"/>
            <w:lang w:val="en-US"/>
            <w:rPrChange w:id="19235" w:author="Airat Shigapov" w:date="2021-10-29T16:43:00Z">
              <w:rPr>
                <w:rFonts w:ascii="Consolas" w:hAnsi="Consolas" w:cs="Consolas"/>
                <w:color w:val="0000FF"/>
                <w:sz w:val="19"/>
                <w:szCs w:val="19"/>
              </w:rPr>
            </w:rPrChange>
          </w:rPr>
          <w:t>private</w:t>
        </w:r>
        <w:r w:rsidRPr="00CA1CA9">
          <w:rPr>
            <w:rFonts w:ascii="Times New Roman" w:hAnsi="Times New Roman" w:cs="Times New Roman"/>
            <w:sz w:val="20"/>
            <w:szCs w:val="20"/>
            <w:lang w:val="en-US"/>
            <w:rPrChange w:id="19236" w:author="Airat Shigapov" w:date="2021-10-29T16:43:00Z">
              <w:rPr>
                <w:rFonts w:ascii="Consolas" w:hAnsi="Consolas" w:cs="Consolas"/>
                <w:color w:val="000000"/>
                <w:sz w:val="19"/>
                <w:szCs w:val="19"/>
              </w:rPr>
            </w:rPrChange>
          </w:rPr>
          <w:t xml:space="preserve"> </w:t>
        </w:r>
        <w:r w:rsidRPr="00CA1CA9">
          <w:rPr>
            <w:rFonts w:ascii="Times New Roman" w:hAnsi="Times New Roman" w:cs="Times New Roman"/>
            <w:sz w:val="20"/>
            <w:szCs w:val="20"/>
            <w:lang w:val="en-US"/>
            <w:rPrChange w:id="19237" w:author="Airat Shigapov" w:date="2021-10-29T16:43:00Z">
              <w:rPr>
                <w:rFonts w:ascii="Consolas" w:hAnsi="Consolas" w:cs="Consolas"/>
                <w:color w:val="0000FF"/>
                <w:sz w:val="19"/>
                <w:szCs w:val="19"/>
              </w:rPr>
            </w:rPrChange>
          </w:rPr>
          <w:t>void</w:t>
        </w:r>
        <w:r w:rsidRPr="00CA1CA9">
          <w:rPr>
            <w:rFonts w:ascii="Times New Roman" w:hAnsi="Times New Roman" w:cs="Times New Roman"/>
            <w:sz w:val="20"/>
            <w:szCs w:val="20"/>
            <w:lang w:val="en-US"/>
            <w:rPrChange w:id="19238" w:author="Airat Shigapov" w:date="2021-10-29T16:43:00Z">
              <w:rPr>
                <w:rFonts w:ascii="Consolas" w:hAnsi="Consolas" w:cs="Consolas"/>
                <w:color w:val="000000"/>
                <w:sz w:val="19"/>
                <w:szCs w:val="19"/>
              </w:rPr>
            </w:rPrChange>
          </w:rPr>
          <w:t xml:space="preserve"> </w:t>
        </w:r>
        <w:proofErr w:type="spellStart"/>
        <w:proofErr w:type="gramStart"/>
        <w:r w:rsidRPr="00CA1CA9">
          <w:rPr>
            <w:rFonts w:ascii="Times New Roman" w:hAnsi="Times New Roman" w:cs="Times New Roman"/>
            <w:sz w:val="20"/>
            <w:szCs w:val="20"/>
            <w:lang w:val="en-US"/>
            <w:rPrChange w:id="19239" w:author="Airat Shigapov" w:date="2021-10-29T16:43:00Z">
              <w:rPr>
                <w:rFonts w:ascii="Consolas" w:hAnsi="Consolas" w:cs="Consolas"/>
                <w:color w:val="000000"/>
                <w:sz w:val="19"/>
                <w:szCs w:val="19"/>
              </w:rPr>
            </w:rPrChange>
          </w:rPr>
          <w:t>CatalogVisible</w:t>
        </w:r>
        <w:proofErr w:type="spellEnd"/>
        <w:r w:rsidRPr="00CA1CA9">
          <w:rPr>
            <w:rFonts w:ascii="Times New Roman" w:hAnsi="Times New Roman" w:cs="Times New Roman"/>
            <w:sz w:val="20"/>
            <w:szCs w:val="20"/>
            <w:lang w:val="en-US"/>
            <w:rPrChange w:id="19240" w:author="Airat Shigapov" w:date="2021-10-29T16:43:00Z">
              <w:rPr>
                <w:rFonts w:ascii="Consolas" w:hAnsi="Consolas" w:cs="Consolas"/>
                <w:color w:val="000000"/>
                <w:sz w:val="19"/>
                <w:szCs w:val="19"/>
              </w:rPr>
            </w:rPrChange>
          </w:rPr>
          <w:t>(</w:t>
        </w:r>
        <w:proofErr w:type="gramEnd"/>
        <w:r w:rsidRPr="00CA1CA9">
          <w:rPr>
            <w:rFonts w:ascii="Times New Roman" w:hAnsi="Times New Roman" w:cs="Times New Roman"/>
            <w:sz w:val="20"/>
            <w:szCs w:val="20"/>
            <w:lang w:val="en-US"/>
            <w:rPrChange w:id="19241" w:author="Airat Shigapov" w:date="2021-10-29T16:43:00Z">
              <w:rPr>
                <w:rFonts w:ascii="Consolas" w:hAnsi="Consolas" w:cs="Consolas"/>
                <w:color w:val="0000FF"/>
                <w:sz w:val="19"/>
                <w:szCs w:val="19"/>
              </w:rPr>
            </w:rPrChange>
          </w:rPr>
          <w:t>object</w:t>
        </w:r>
        <w:r w:rsidRPr="00CA1CA9">
          <w:rPr>
            <w:rFonts w:ascii="Times New Roman" w:hAnsi="Times New Roman" w:cs="Times New Roman"/>
            <w:sz w:val="20"/>
            <w:szCs w:val="20"/>
            <w:lang w:val="en-US"/>
            <w:rPrChange w:id="19242" w:author="Airat Shigapov" w:date="2021-10-29T16:43:00Z">
              <w:rPr>
                <w:rFonts w:ascii="Consolas" w:hAnsi="Consolas" w:cs="Consolas"/>
                <w:color w:val="000000"/>
                <w:sz w:val="19"/>
                <w:szCs w:val="19"/>
              </w:rPr>
            </w:rPrChange>
          </w:rPr>
          <w:t xml:space="preserve"> sender, </w:t>
        </w:r>
        <w:proofErr w:type="spellStart"/>
        <w:r w:rsidRPr="00CA1CA9">
          <w:rPr>
            <w:rFonts w:ascii="Times New Roman" w:hAnsi="Times New Roman" w:cs="Times New Roman"/>
            <w:sz w:val="20"/>
            <w:szCs w:val="20"/>
            <w:lang w:val="en-US"/>
            <w:rPrChange w:id="19243" w:author="Airat Shigapov" w:date="2021-10-29T16:43:00Z">
              <w:rPr>
                <w:rFonts w:ascii="Consolas" w:hAnsi="Consolas" w:cs="Consolas"/>
                <w:color w:val="000000"/>
                <w:sz w:val="19"/>
                <w:szCs w:val="19"/>
              </w:rPr>
            </w:rPrChange>
          </w:rPr>
          <w:t>MouseButtonEventArgs</w:t>
        </w:r>
        <w:proofErr w:type="spellEnd"/>
        <w:r w:rsidRPr="00CA1CA9">
          <w:rPr>
            <w:rFonts w:ascii="Times New Roman" w:hAnsi="Times New Roman" w:cs="Times New Roman"/>
            <w:sz w:val="20"/>
            <w:szCs w:val="20"/>
            <w:lang w:val="en-US"/>
            <w:rPrChange w:id="19244" w:author="Airat Shigapov" w:date="2021-10-29T16:43:00Z">
              <w:rPr>
                <w:rFonts w:ascii="Consolas" w:hAnsi="Consolas" w:cs="Consolas"/>
                <w:color w:val="000000"/>
                <w:sz w:val="19"/>
                <w:szCs w:val="19"/>
              </w:rPr>
            </w:rPrChange>
          </w:rPr>
          <w:t xml:space="preserve"> e)</w:t>
        </w:r>
      </w:ins>
    </w:p>
    <w:p w14:paraId="65298193" w14:textId="77777777" w:rsidR="00CA1CA9" w:rsidRPr="00CA1CA9" w:rsidRDefault="00CA1CA9" w:rsidP="00CA1CA9">
      <w:pPr>
        <w:autoSpaceDE w:val="0"/>
        <w:autoSpaceDN w:val="0"/>
        <w:adjustRightInd w:val="0"/>
        <w:spacing w:after="0" w:line="240" w:lineRule="auto"/>
        <w:rPr>
          <w:ins w:id="19245" w:author="Airat Shigapov" w:date="2021-10-29T16:43:00Z"/>
          <w:rFonts w:ascii="Times New Roman" w:hAnsi="Times New Roman" w:cs="Times New Roman"/>
          <w:sz w:val="20"/>
          <w:szCs w:val="20"/>
          <w:lang w:val="en-US"/>
          <w:rPrChange w:id="19246" w:author="Airat Shigapov" w:date="2021-10-29T16:43:00Z">
            <w:rPr>
              <w:ins w:id="19247" w:author="Airat Shigapov" w:date="2021-10-29T16:43:00Z"/>
              <w:rFonts w:ascii="Consolas" w:hAnsi="Consolas" w:cs="Consolas"/>
              <w:color w:val="000000"/>
              <w:sz w:val="19"/>
              <w:szCs w:val="19"/>
            </w:rPr>
          </w:rPrChange>
        </w:rPr>
      </w:pPr>
      <w:ins w:id="19248" w:author="Airat Shigapov" w:date="2021-10-29T16:43:00Z">
        <w:r w:rsidRPr="00CA1CA9">
          <w:rPr>
            <w:rFonts w:ascii="Times New Roman" w:hAnsi="Times New Roman" w:cs="Times New Roman"/>
            <w:sz w:val="20"/>
            <w:szCs w:val="20"/>
            <w:lang w:val="en-US"/>
            <w:rPrChange w:id="19249" w:author="Airat Shigapov" w:date="2021-10-29T16:43:00Z">
              <w:rPr>
                <w:rFonts w:ascii="Consolas" w:hAnsi="Consolas" w:cs="Consolas"/>
                <w:color w:val="000000"/>
                <w:sz w:val="19"/>
                <w:szCs w:val="19"/>
              </w:rPr>
            </w:rPrChange>
          </w:rPr>
          <w:t xml:space="preserve">        {</w:t>
        </w:r>
      </w:ins>
    </w:p>
    <w:p w14:paraId="045CC2F7" w14:textId="77777777" w:rsidR="00CA1CA9" w:rsidRPr="00CA1CA9" w:rsidRDefault="00CA1CA9" w:rsidP="00CA1CA9">
      <w:pPr>
        <w:autoSpaceDE w:val="0"/>
        <w:autoSpaceDN w:val="0"/>
        <w:adjustRightInd w:val="0"/>
        <w:spacing w:after="0" w:line="240" w:lineRule="auto"/>
        <w:rPr>
          <w:ins w:id="19250" w:author="Airat Shigapov" w:date="2021-10-29T16:43:00Z"/>
          <w:rFonts w:ascii="Times New Roman" w:hAnsi="Times New Roman" w:cs="Times New Roman"/>
          <w:sz w:val="20"/>
          <w:szCs w:val="20"/>
          <w:lang w:val="en-US"/>
          <w:rPrChange w:id="19251" w:author="Airat Shigapov" w:date="2021-10-29T16:43:00Z">
            <w:rPr>
              <w:ins w:id="19252" w:author="Airat Shigapov" w:date="2021-10-29T16:43:00Z"/>
              <w:rFonts w:ascii="Consolas" w:hAnsi="Consolas" w:cs="Consolas"/>
              <w:color w:val="000000"/>
              <w:sz w:val="19"/>
              <w:szCs w:val="19"/>
            </w:rPr>
          </w:rPrChange>
        </w:rPr>
      </w:pPr>
      <w:ins w:id="19253" w:author="Airat Shigapov" w:date="2021-10-29T16:43:00Z">
        <w:r w:rsidRPr="00CA1CA9">
          <w:rPr>
            <w:rFonts w:ascii="Times New Roman" w:hAnsi="Times New Roman" w:cs="Times New Roman"/>
            <w:sz w:val="20"/>
            <w:szCs w:val="20"/>
            <w:lang w:val="en-US"/>
            <w:rPrChange w:id="19254" w:author="Airat Shigapov" w:date="2021-10-29T16:43:00Z">
              <w:rPr>
                <w:rFonts w:ascii="Consolas" w:hAnsi="Consolas" w:cs="Consolas"/>
                <w:color w:val="000000"/>
                <w:sz w:val="19"/>
                <w:szCs w:val="19"/>
              </w:rPr>
            </w:rPrChange>
          </w:rPr>
          <w:t xml:space="preserve">            </w:t>
        </w:r>
        <w:r w:rsidRPr="00CA1CA9">
          <w:rPr>
            <w:rFonts w:ascii="Times New Roman" w:hAnsi="Times New Roman" w:cs="Times New Roman"/>
            <w:sz w:val="20"/>
            <w:szCs w:val="20"/>
            <w:lang w:val="en-US"/>
            <w:rPrChange w:id="19255" w:author="Airat Shigapov" w:date="2021-10-29T16:43:00Z">
              <w:rPr>
                <w:rFonts w:ascii="Consolas" w:hAnsi="Consolas" w:cs="Consolas"/>
                <w:color w:val="0000FF"/>
                <w:sz w:val="19"/>
                <w:szCs w:val="19"/>
              </w:rPr>
            </w:rPrChange>
          </w:rPr>
          <w:t>if</w:t>
        </w:r>
        <w:r w:rsidRPr="00CA1CA9">
          <w:rPr>
            <w:rFonts w:ascii="Times New Roman" w:hAnsi="Times New Roman" w:cs="Times New Roman"/>
            <w:sz w:val="20"/>
            <w:szCs w:val="20"/>
            <w:lang w:val="en-US"/>
            <w:rPrChange w:id="19256" w:author="Airat Shigapov" w:date="2021-10-29T16:43:00Z">
              <w:rPr>
                <w:rFonts w:ascii="Consolas" w:hAnsi="Consolas" w:cs="Consolas"/>
                <w:color w:val="000000"/>
                <w:sz w:val="19"/>
                <w:szCs w:val="19"/>
              </w:rPr>
            </w:rPrChange>
          </w:rPr>
          <w:t xml:space="preserve"> (</w:t>
        </w:r>
        <w:proofErr w:type="spellStart"/>
        <w:r w:rsidRPr="00CA1CA9">
          <w:rPr>
            <w:rFonts w:ascii="Times New Roman" w:hAnsi="Times New Roman" w:cs="Times New Roman"/>
            <w:sz w:val="20"/>
            <w:szCs w:val="20"/>
            <w:lang w:val="en-US"/>
            <w:rPrChange w:id="19257" w:author="Airat Shigapov" w:date="2021-10-29T16:43:00Z">
              <w:rPr>
                <w:rFonts w:ascii="Consolas" w:hAnsi="Consolas" w:cs="Consolas"/>
                <w:color w:val="000000"/>
                <w:sz w:val="19"/>
                <w:szCs w:val="19"/>
              </w:rPr>
            </w:rPrChange>
          </w:rPr>
          <w:t>listProduct.Visibility</w:t>
        </w:r>
        <w:proofErr w:type="spellEnd"/>
        <w:r w:rsidRPr="00CA1CA9">
          <w:rPr>
            <w:rFonts w:ascii="Times New Roman" w:hAnsi="Times New Roman" w:cs="Times New Roman"/>
            <w:sz w:val="20"/>
            <w:szCs w:val="20"/>
            <w:lang w:val="en-US"/>
            <w:rPrChange w:id="19258" w:author="Airat Shigapov" w:date="2021-10-29T16:43:00Z">
              <w:rPr>
                <w:rFonts w:ascii="Consolas" w:hAnsi="Consolas" w:cs="Consolas"/>
                <w:color w:val="000000"/>
                <w:sz w:val="19"/>
                <w:szCs w:val="19"/>
              </w:rPr>
            </w:rPrChange>
          </w:rPr>
          <w:t xml:space="preserve"> == </w:t>
        </w:r>
        <w:proofErr w:type="spellStart"/>
        <w:r w:rsidRPr="00CA1CA9">
          <w:rPr>
            <w:rFonts w:ascii="Times New Roman" w:hAnsi="Times New Roman" w:cs="Times New Roman"/>
            <w:sz w:val="20"/>
            <w:szCs w:val="20"/>
            <w:lang w:val="en-US"/>
            <w:rPrChange w:id="19259" w:author="Airat Shigapov" w:date="2021-10-29T16:43:00Z">
              <w:rPr>
                <w:rFonts w:ascii="Consolas" w:hAnsi="Consolas" w:cs="Consolas"/>
                <w:color w:val="000000"/>
                <w:sz w:val="19"/>
                <w:szCs w:val="19"/>
              </w:rPr>
            </w:rPrChange>
          </w:rPr>
          <w:t>Visibility.Hidden</w:t>
        </w:r>
        <w:proofErr w:type="spellEnd"/>
        <w:r w:rsidRPr="00CA1CA9">
          <w:rPr>
            <w:rFonts w:ascii="Times New Roman" w:hAnsi="Times New Roman" w:cs="Times New Roman"/>
            <w:sz w:val="20"/>
            <w:szCs w:val="20"/>
            <w:lang w:val="en-US"/>
            <w:rPrChange w:id="19260" w:author="Airat Shigapov" w:date="2021-10-29T16:43:00Z">
              <w:rPr>
                <w:rFonts w:ascii="Consolas" w:hAnsi="Consolas" w:cs="Consolas"/>
                <w:color w:val="000000"/>
                <w:sz w:val="19"/>
                <w:szCs w:val="19"/>
              </w:rPr>
            </w:rPrChange>
          </w:rPr>
          <w:t>)</w:t>
        </w:r>
      </w:ins>
    </w:p>
    <w:p w14:paraId="75B03A0B" w14:textId="77777777" w:rsidR="00CA1CA9" w:rsidRPr="00CA1CA9" w:rsidRDefault="00CA1CA9" w:rsidP="00CA1CA9">
      <w:pPr>
        <w:autoSpaceDE w:val="0"/>
        <w:autoSpaceDN w:val="0"/>
        <w:adjustRightInd w:val="0"/>
        <w:spacing w:after="0" w:line="240" w:lineRule="auto"/>
        <w:rPr>
          <w:ins w:id="19261" w:author="Airat Shigapov" w:date="2021-10-29T16:43:00Z"/>
          <w:rFonts w:ascii="Times New Roman" w:hAnsi="Times New Roman" w:cs="Times New Roman"/>
          <w:sz w:val="20"/>
          <w:szCs w:val="20"/>
          <w:lang w:val="en-US"/>
          <w:rPrChange w:id="19262" w:author="Airat Shigapov" w:date="2021-10-29T16:43:00Z">
            <w:rPr>
              <w:ins w:id="19263" w:author="Airat Shigapov" w:date="2021-10-29T16:43:00Z"/>
              <w:rFonts w:ascii="Consolas" w:hAnsi="Consolas" w:cs="Consolas"/>
              <w:color w:val="000000"/>
              <w:sz w:val="19"/>
              <w:szCs w:val="19"/>
            </w:rPr>
          </w:rPrChange>
        </w:rPr>
      </w:pPr>
      <w:ins w:id="19264" w:author="Airat Shigapov" w:date="2021-10-29T16:43:00Z">
        <w:r w:rsidRPr="00CA1CA9">
          <w:rPr>
            <w:rFonts w:ascii="Times New Roman" w:hAnsi="Times New Roman" w:cs="Times New Roman"/>
            <w:sz w:val="20"/>
            <w:szCs w:val="20"/>
            <w:lang w:val="en-US"/>
            <w:rPrChange w:id="19265" w:author="Airat Shigapov" w:date="2021-10-29T16:43:00Z">
              <w:rPr>
                <w:rFonts w:ascii="Consolas" w:hAnsi="Consolas" w:cs="Consolas"/>
                <w:color w:val="000000"/>
                <w:sz w:val="19"/>
                <w:szCs w:val="19"/>
              </w:rPr>
            </w:rPrChange>
          </w:rPr>
          <w:t xml:space="preserve">            {</w:t>
        </w:r>
      </w:ins>
    </w:p>
    <w:p w14:paraId="04AFC0AB" w14:textId="77777777" w:rsidR="00CA1CA9" w:rsidRPr="00CA1CA9" w:rsidRDefault="00CA1CA9" w:rsidP="00CA1CA9">
      <w:pPr>
        <w:autoSpaceDE w:val="0"/>
        <w:autoSpaceDN w:val="0"/>
        <w:adjustRightInd w:val="0"/>
        <w:spacing w:after="0" w:line="240" w:lineRule="auto"/>
        <w:rPr>
          <w:ins w:id="19266" w:author="Airat Shigapov" w:date="2021-10-29T16:43:00Z"/>
          <w:rFonts w:ascii="Times New Roman" w:hAnsi="Times New Roman" w:cs="Times New Roman"/>
          <w:sz w:val="20"/>
          <w:szCs w:val="20"/>
          <w:lang w:val="en-US"/>
          <w:rPrChange w:id="19267" w:author="Airat Shigapov" w:date="2021-10-29T16:43:00Z">
            <w:rPr>
              <w:ins w:id="19268" w:author="Airat Shigapov" w:date="2021-10-29T16:43:00Z"/>
              <w:rFonts w:ascii="Consolas" w:hAnsi="Consolas" w:cs="Consolas"/>
              <w:color w:val="000000"/>
              <w:sz w:val="19"/>
              <w:szCs w:val="19"/>
            </w:rPr>
          </w:rPrChange>
        </w:rPr>
      </w:pPr>
      <w:ins w:id="19269" w:author="Airat Shigapov" w:date="2021-10-29T16:43:00Z">
        <w:r w:rsidRPr="00CA1CA9">
          <w:rPr>
            <w:rFonts w:ascii="Times New Roman" w:hAnsi="Times New Roman" w:cs="Times New Roman"/>
            <w:sz w:val="20"/>
            <w:szCs w:val="20"/>
            <w:lang w:val="en-US"/>
            <w:rPrChange w:id="19270" w:author="Airat Shigapov" w:date="2021-10-29T16:43:00Z">
              <w:rPr>
                <w:rFonts w:ascii="Consolas" w:hAnsi="Consolas" w:cs="Consolas"/>
                <w:color w:val="000000"/>
                <w:sz w:val="19"/>
                <w:szCs w:val="19"/>
              </w:rPr>
            </w:rPrChange>
          </w:rPr>
          <w:t xml:space="preserve">                </w:t>
        </w:r>
        <w:proofErr w:type="spellStart"/>
        <w:proofErr w:type="gramStart"/>
        <w:r w:rsidRPr="00CA1CA9">
          <w:rPr>
            <w:rFonts w:ascii="Times New Roman" w:hAnsi="Times New Roman" w:cs="Times New Roman"/>
            <w:sz w:val="20"/>
            <w:szCs w:val="20"/>
            <w:lang w:val="en-US"/>
            <w:rPrChange w:id="19271" w:author="Airat Shigapov" w:date="2021-10-29T16:43:00Z">
              <w:rPr>
                <w:rFonts w:ascii="Consolas" w:hAnsi="Consolas" w:cs="Consolas"/>
                <w:color w:val="000000"/>
                <w:sz w:val="19"/>
                <w:szCs w:val="19"/>
              </w:rPr>
            </w:rPrChange>
          </w:rPr>
          <w:t>CategoryVisibible</w:t>
        </w:r>
        <w:proofErr w:type="spellEnd"/>
        <w:r w:rsidRPr="00CA1CA9">
          <w:rPr>
            <w:rFonts w:ascii="Times New Roman" w:hAnsi="Times New Roman" w:cs="Times New Roman"/>
            <w:sz w:val="20"/>
            <w:szCs w:val="20"/>
            <w:lang w:val="en-US"/>
            <w:rPrChange w:id="19272" w:author="Airat Shigapov" w:date="2021-10-29T16:43:00Z">
              <w:rPr>
                <w:rFonts w:ascii="Consolas" w:hAnsi="Consolas" w:cs="Consolas"/>
                <w:color w:val="000000"/>
                <w:sz w:val="19"/>
                <w:szCs w:val="19"/>
              </w:rPr>
            </w:rPrChange>
          </w:rPr>
          <w:t>(</w:t>
        </w:r>
        <w:proofErr w:type="gramEnd"/>
        <w:r w:rsidRPr="00CA1CA9">
          <w:rPr>
            <w:rFonts w:ascii="Times New Roman" w:hAnsi="Times New Roman" w:cs="Times New Roman"/>
            <w:sz w:val="20"/>
            <w:szCs w:val="20"/>
            <w:lang w:val="en-US"/>
            <w:rPrChange w:id="19273" w:author="Airat Shigapov" w:date="2021-10-29T16:43:00Z">
              <w:rPr>
                <w:rFonts w:ascii="Consolas" w:hAnsi="Consolas" w:cs="Consolas"/>
                <w:color w:val="000000"/>
                <w:sz w:val="19"/>
                <w:szCs w:val="19"/>
              </w:rPr>
            </w:rPrChange>
          </w:rPr>
          <w:t>);</w:t>
        </w:r>
      </w:ins>
    </w:p>
    <w:p w14:paraId="657F1F95" w14:textId="77777777" w:rsidR="00CA1CA9" w:rsidRPr="00CA1CA9" w:rsidRDefault="00CA1CA9" w:rsidP="00CA1CA9">
      <w:pPr>
        <w:autoSpaceDE w:val="0"/>
        <w:autoSpaceDN w:val="0"/>
        <w:adjustRightInd w:val="0"/>
        <w:spacing w:after="0" w:line="240" w:lineRule="auto"/>
        <w:rPr>
          <w:ins w:id="19274" w:author="Airat Shigapov" w:date="2021-10-29T16:43:00Z"/>
          <w:rFonts w:ascii="Times New Roman" w:hAnsi="Times New Roman" w:cs="Times New Roman"/>
          <w:sz w:val="20"/>
          <w:szCs w:val="20"/>
          <w:lang w:val="en-US"/>
          <w:rPrChange w:id="19275" w:author="Airat Shigapov" w:date="2021-10-29T16:43:00Z">
            <w:rPr>
              <w:ins w:id="19276" w:author="Airat Shigapov" w:date="2021-10-29T16:43:00Z"/>
              <w:rFonts w:ascii="Consolas" w:hAnsi="Consolas" w:cs="Consolas"/>
              <w:color w:val="000000"/>
              <w:sz w:val="19"/>
              <w:szCs w:val="19"/>
            </w:rPr>
          </w:rPrChange>
        </w:rPr>
      </w:pPr>
      <w:ins w:id="19277" w:author="Airat Shigapov" w:date="2021-10-29T16:43:00Z">
        <w:r w:rsidRPr="00CA1CA9">
          <w:rPr>
            <w:rFonts w:ascii="Times New Roman" w:hAnsi="Times New Roman" w:cs="Times New Roman"/>
            <w:sz w:val="20"/>
            <w:szCs w:val="20"/>
            <w:lang w:val="en-US"/>
            <w:rPrChange w:id="19278" w:author="Airat Shigapov" w:date="2021-10-29T16:43:00Z">
              <w:rPr>
                <w:rFonts w:ascii="Consolas" w:hAnsi="Consolas" w:cs="Consolas"/>
                <w:color w:val="000000"/>
                <w:sz w:val="19"/>
                <w:szCs w:val="19"/>
              </w:rPr>
            </w:rPrChange>
          </w:rPr>
          <w:t xml:space="preserve">            }</w:t>
        </w:r>
      </w:ins>
    </w:p>
    <w:p w14:paraId="58EB918F" w14:textId="77777777" w:rsidR="00CA1CA9" w:rsidRPr="00CA1CA9" w:rsidRDefault="00CA1CA9" w:rsidP="00CA1CA9">
      <w:pPr>
        <w:autoSpaceDE w:val="0"/>
        <w:autoSpaceDN w:val="0"/>
        <w:adjustRightInd w:val="0"/>
        <w:spacing w:after="0" w:line="240" w:lineRule="auto"/>
        <w:rPr>
          <w:ins w:id="19279" w:author="Airat Shigapov" w:date="2021-10-29T16:43:00Z"/>
          <w:rFonts w:ascii="Times New Roman" w:hAnsi="Times New Roman" w:cs="Times New Roman"/>
          <w:sz w:val="20"/>
          <w:szCs w:val="20"/>
          <w:lang w:val="en-US"/>
          <w:rPrChange w:id="19280" w:author="Airat Shigapov" w:date="2021-10-29T16:43:00Z">
            <w:rPr>
              <w:ins w:id="19281" w:author="Airat Shigapov" w:date="2021-10-29T16:43:00Z"/>
              <w:rFonts w:ascii="Consolas" w:hAnsi="Consolas" w:cs="Consolas"/>
              <w:color w:val="000000"/>
              <w:sz w:val="19"/>
              <w:szCs w:val="19"/>
            </w:rPr>
          </w:rPrChange>
        </w:rPr>
      </w:pPr>
      <w:ins w:id="19282" w:author="Airat Shigapov" w:date="2021-10-29T16:43:00Z">
        <w:r w:rsidRPr="00CA1CA9">
          <w:rPr>
            <w:rFonts w:ascii="Times New Roman" w:hAnsi="Times New Roman" w:cs="Times New Roman"/>
            <w:sz w:val="20"/>
            <w:szCs w:val="20"/>
            <w:lang w:val="en-US"/>
            <w:rPrChange w:id="19283" w:author="Airat Shigapov" w:date="2021-10-29T16:43:00Z">
              <w:rPr>
                <w:rFonts w:ascii="Consolas" w:hAnsi="Consolas" w:cs="Consolas"/>
                <w:color w:val="000000"/>
                <w:sz w:val="19"/>
                <w:szCs w:val="19"/>
              </w:rPr>
            </w:rPrChange>
          </w:rPr>
          <w:t xml:space="preserve">            </w:t>
        </w:r>
        <w:r w:rsidRPr="00CA1CA9">
          <w:rPr>
            <w:rFonts w:ascii="Times New Roman" w:hAnsi="Times New Roman" w:cs="Times New Roman"/>
            <w:sz w:val="20"/>
            <w:szCs w:val="20"/>
            <w:lang w:val="en-US"/>
            <w:rPrChange w:id="19284" w:author="Airat Shigapov" w:date="2021-10-29T16:43:00Z">
              <w:rPr>
                <w:rFonts w:ascii="Consolas" w:hAnsi="Consolas" w:cs="Consolas"/>
                <w:color w:val="0000FF"/>
                <w:sz w:val="19"/>
                <w:szCs w:val="19"/>
              </w:rPr>
            </w:rPrChange>
          </w:rPr>
          <w:t>else</w:t>
        </w:r>
      </w:ins>
    </w:p>
    <w:p w14:paraId="603C1382" w14:textId="77777777" w:rsidR="00CA1CA9" w:rsidRPr="00CA1CA9" w:rsidRDefault="00CA1CA9" w:rsidP="00CA1CA9">
      <w:pPr>
        <w:autoSpaceDE w:val="0"/>
        <w:autoSpaceDN w:val="0"/>
        <w:adjustRightInd w:val="0"/>
        <w:spacing w:after="0" w:line="240" w:lineRule="auto"/>
        <w:rPr>
          <w:ins w:id="19285" w:author="Airat Shigapov" w:date="2021-10-29T16:43:00Z"/>
          <w:rFonts w:ascii="Times New Roman" w:hAnsi="Times New Roman" w:cs="Times New Roman"/>
          <w:sz w:val="20"/>
          <w:szCs w:val="20"/>
          <w:lang w:val="en-US"/>
          <w:rPrChange w:id="19286" w:author="Airat Shigapov" w:date="2021-10-29T16:43:00Z">
            <w:rPr>
              <w:ins w:id="19287" w:author="Airat Shigapov" w:date="2021-10-29T16:43:00Z"/>
              <w:rFonts w:ascii="Consolas" w:hAnsi="Consolas" w:cs="Consolas"/>
              <w:color w:val="000000"/>
              <w:sz w:val="19"/>
              <w:szCs w:val="19"/>
            </w:rPr>
          </w:rPrChange>
        </w:rPr>
      </w:pPr>
      <w:ins w:id="19288" w:author="Airat Shigapov" w:date="2021-10-29T16:43:00Z">
        <w:r w:rsidRPr="00CA1CA9">
          <w:rPr>
            <w:rFonts w:ascii="Times New Roman" w:hAnsi="Times New Roman" w:cs="Times New Roman"/>
            <w:sz w:val="20"/>
            <w:szCs w:val="20"/>
            <w:lang w:val="en-US"/>
            <w:rPrChange w:id="19289" w:author="Airat Shigapov" w:date="2021-10-29T16:43:00Z">
              <w:rPr>
                <w:rFonts w:ascii="Consolas" w:hAnsi="Consolas" w:cs="Consolas"/>
                <w:color w:val="000000"/>
                <w:sz w:val="19"/>
                <w:szCs w:val="19"/>
              </w:rPr>
            </w:rPrChange>
          </w:rPr>
          <w:t xml:space="preserve">            {</w:t>
        </w:r>
      </w:ins>
    </w:p>
    <w:p w14:paraId="7BC54607" w14:textId="77777777" w:rsidR="00CA1CA9" w:rsidRPr="00CA1CA9" w:rsidRDefault="00CA1CA9" w:rsidP="00CA1CA9">
      <w:pPr>
        <w:autoSpaceDE w:val="0"/>
        <w:autoSpaceDN w:val="0"/>
        <w:adjustRightInd w:val="0"/>
        <w:spacing w:after="0" w:line="240" w:lineRule="auto"/>
        <w:rPr>
          <w:ins w:id="19290" w:author="Airat Shigapov" w:date="2021-10-29T16:43:00Z"/>
          <w:rFonts w:ascii="Times New Roman" w:hAnsi="Times New Roman" w:cs="Times New Roman"/>
          <w:sz w:val="20"/>
          <w:szCs w:val="20"/>
          <w:lang w:val="en-US"/>
          <w:rPrChange w:id="19291" w:author="Airat Shigapov" w:date="2021-10-29T16:43:00Z">
            <w:rPr>
              <w:ins w:id="19292" w:author="Airat Shigapov" w:date="2021-10-29T16:43:00Z"/>
              <w:rFonts w:ascii="Consolas" w:hAnsi="Consolas" w:cs="Consolas"/>
              <w:color w:val="000000"/>
              <w:sz w:val="19"/>
              <w:szCs w:val="19"/>
            </w:rPr>
          </w:rPrChange>
        </w:rPr>
      </w:pPr>
      <w:ins w:id="19293" w:author="Airat Shigapov" w:date="2021-10-29T16:43:00Z">
        <w:r w:rsidRPr="00CA1CA9">
          <w:rPr>
            <w:rFonts w:ascii="Times New Roman" w:hAnsi="Times New Roman" w:cs="Times New Roman"/>
            <w:sz w:val="20"/>
            <w:szCs w:val="20"/>
            <w:lang w:val="en-US"/>
            <w:rPrChange w:id="19294" w:author="Airat Shigapov" w:date="2021-10-29T16:43:00Z">
              <w:rPr>
                <w:rFonts w:ascii="Consolas" w:hAnsi="Consolas" w:cs="Consolas"/>
                <w:color w:val="000000"/>
                <w:sz w:val="19"/>
                <w:szCs w:val="19"/>
              </w:rPr>
            </w:rPrChange>
          </w:rPr>
          <w:t xml:space="preserve">                </w:t>
        </w:r>
        <w:proofErr w:type="spellStart"/>
        <w:proofErr w:type="gramStart"/>
        <w:r w:rsidRPr="00CA1CA9">
          <w:rPr>
            <w:rFonts w:ascii="Times New Roman" w:hAnsi="Times New Roman" w:cs="Times New Roman"/>
            <w:sz w:val="20"/>
            <w:szCs w:val="20"/>
            <w:lang w:val="en-US"/>
            <w:rPrChange w:id="19295" w:author="Airat Shigapov" w:date="2021-10-29T16:43:00Z">
              <w:rPr>
                <w:rFonts w:ascii="Consolas" w:hAnsi="Consolas" w:cs="Consolas"/>
                <w:color w:val="000000"/>
                <w:sz w:val="19"/>
                <w:szCs w:val="19"/>
              </w:rPr>
            </w:rPrChange>
          </w:rPr>
          <w:t>CategoryHidden</w:t>
        </w:r>
        <w:proofErr w:type="spellEnd"/>
        <w:r w:rsidRPr="00CA1CA9">
          <w:rPr>
            <w:rFonts w:ascii="Times New Roman" w:hAnsi="Times New Roman" w:cs="Times New Roman"/>
            <w:sz w:val="20"/>
            <w:szCs w:val="20"/>
            <w:lang w:val="en-US"/>
            <w:rPrChange w:id="19296" w:author="Airat Shigapov" w:date="2021-10-29T16:43:00Z">
              <w:rPr>
                <w:rFonts w:ascii="Consolas" w:hAnsi="Consolas" w:cs="Consolas"/>
                <w:color w:val="000000"/>
                <w:sz w:val="19"/>
                <w:szCs w:val="19"/>
              </w:rPr>
            </w:rPrChange>
          </w:rPr>
          <w:t>(</w:t>
        </w:r>
        <w:proofErr w:type="gramEnd"/>
        <w:r w:rsidRPr="00CA1CA9">
          <w:rPr>
            <w:rFonts w:ascii="Times New Roman" w:hAnsi="Times New Roman" w:cs="Times New Roman"/>
            <w:sz w:val="20"/>
            <w:szCs w:val="20"/>
            <w:lang w:val="en-US"/>
            <w:rPrChange w:id="19297" w:author="Airat Shigapov" w:date="2021-10-29T16:43:00Z">
              <w:rPr>
                <w:rFonts w:ascii="Consolas" w:hAnsi="Consolas" w:cs="Consolas"/>
                <w:color w:val="000000"/>
                <w:sz w:val="19"/>
                <w:szCs w:val="19"/>
              </w:rPr>
            </w:rPrChange>
          </w:rPr>
          <w:t>);</w:t>
        </w:r>
      </w:ins>
    </w:p>
    <w:p w14:paraId="5A1C78A5" w14:textId="77777777" w:rsidR="00CA1CA9" w:rsidRPr="00CA1CA9" w:rsidRDefault="00CA1CA9" w:rsidP="00CA1CA9">
      <w:pPr>
        <w:autoSpaceDE w:val="0"/>
        <w:autoSpaceDN w:val="0"/>
        <w:adjustRightInd w:val="0"/>
        <w:spacing w:after="0" w:line="240" w:lineRule="auto"/>
        <w:rPr>
          <w:ins w:id="19298" w:author="Airat Shigapov" w:date="2021-10-29T16:43:00Z"/>
          <w:rFonts w:ascii="Times New Roman" w:hAnsi="Times New Roman" w:cs="Times New Roman"/>
          <w:sz w:val="20"/>
          <w:szCs w:val="20"/>
          <w:lang w:val="en-US"/>
          <w:rPrChange w:id="19299" w:author="Airat Shigapov" w:date="2021-10-29T16:43:00Z">
            <w:rPr>
              <w:ins w:id="19300" w:author="Airat Shigapov" w:date="2021-10-29T16:43:00Z"/>
              <w:rFonts w:ascii="Consolas" w:hAnsi="Consolas" w:cs="Consolas"/>
              <w:color w:val="000000"/>
              <w:sz w:val="19"/>
              <w:szCs w:val="19"/>
            </w:rPr>
          </w:rPrChange>
        </w:rPr>
      </w:pPr>
      <w:ins w:id="19301" w:author="Airat Shigapov" w:date="2021-10-29T16:43:00Z">
        <w:r w:rsidRPr="00CA1CA9">
          <w:rPr>
            <w:rFonts w:ascii="Times New Roman" w:hAnsi="Times New Roman" w:cs="Times New Roman"/>
            <w:sz w:val="20"/>
            <w:szCs w:val="20"/>
            <w:lang w:val="en-US"/>
            <w:rPrChange w:id="19302" w:author="Airat Shigapov" w:date="2021-10-29T16:43:00Z">
              <w:rPr>
                <w:rFonts w:ascii="Consolas" w:hAnsi="Consolas" w:cs="Consolas"/>
                <w:color w:val="000000"/>
                <w:sz w:val="19"/>
                <w:szCs w:val="19"/>
              </w:rPr>
            </w:rPrChange>
          </w:rPr>
          <w:t xml:space="preserve">            }     </w:t>
        </w:r>
      </w:ins>
    </w:p>
    <w:p w14:paraId="114D46C2" w14:textId="77777777" w:rsidR="00CA1CA9" w:rsidRPr="00CA1CA9" w:rsidRDefault="00CA1CA9" w:rsidP="00CA1CA9">
      <w:pPr>
        <w:autoSpaceDE w:val="0"/>
        <w:autoSpaceDN w:val="0"/>
        <w:adjustRightInd w:val="0"/>
        <w:spacing w:after="0" w:line="240" w:lineRule="auto"/>
        <w:rPr>
          <w:ins w:id="19303" w:author="Airat Shigapov" w:date="2021-10-29T16:43:00Z"/>
          <w:rFonts w:ascii="Times New Roman" w:hAnsi="Times New Roman" w:cs="Times New Roman"/>
          <w:sz w:val="20"/>
          <w:szCs w:val="20"/>
          <w:lang w:val="en-US"/>
          <w:rPrChange w:id="19304" w:author="Airat Shigapov" w:date="2021-10-29T16:43:00Z">
            <w:rPr>
              <w:ins w:id="19305" w:author="Airat Shigapov" w:date="2021-10-29T16:43:00Z"/>
              <w:rFonts w:ascii="Consolas" w:hAnsi="Consolas" w:cs="Consolas"/>
              <w:color w:val="000000"/>
              <w:sz w:val="19"/>
              <w:szCs w:val="19"/>
            </w:rPr>
          </w:rPrChange>
        </w:rPr>
      </w:pPr>
      <w:ins w:id="19306" w:author="Airat Shigapov" w:date="2021-10-29T16:43:00Z">
        <w:r w:rsidRPr="00CA1CA9">
          <w:rPr>
            <w:rFonts w:ascii="Times New Roman" w:hAnsi="Times New Roman" w:cs="Times New Roman"/>
            <w:sz w:val="20"/>
            <w:szCs w:val="20"/>
            <w:lang w:val="en-US"/>
            <w:rPrChange w:id="19307" w:author="Airat Shigapov" w:date="2021-10-29T16:43:00Z">
              <w:rPr>
                <w:rFonts w:ascii="Consolas" w:hAnsi="Consolas" w:cs="Consolas"/>
                <w:color w:val="000000"/>
                <w:sz w:val="19"/>
                <w:szCs w:val="19"/>
              </w:rPr>
            </w:rPrChange>
          </w:rPr>
          <w:t xml:space="preserve">        }</w:t>
        </w:r>
      </w:ins>
    </w:p>
    <w:p w14:paraId="5CA03AC5" w14:textId="77777777" w:rsidR="00CA1CA9" w:rsidRPr="00CA1CA9" w:rsidRDefault="00CA1CA9" w:rsidP="00CA1CA9">
      <w:pPr>
        <w:autoSpaceDE w:val="0"/>
        <w:autoSpaceDN w:val="0"/>
        <w:adjustRightInd w:val="0"/>
        <w:spacing w:after="0" w:line="240" w:lineRule="auto"/>
        <w:rPr>
          <w:ins w:id="19308" w:author="Airat Shigapov" w:date="2021-10-29T16:43:00Z"/>
          <w:rFonts w:ascii="Times New Roman" w:hAnsi="Times New Roman" w:cs="Times New Roman"/>
          <w:sz w:val="20"/>
          <w:szCs w:val="20"/>
          <w:lang w:val="en-US"/>
          <w:rPrChange w:id="19309" w:author="Airat Shigapov" w:date="2021-10-29T16:43:00Z">
            <w:rPr>
              <w:ins w:id="19310" w:author="Airat Shigapov" w:date="2021-10-29T16:43:00Z"/>
              <w:rFonts w:ascii="Consolas" w:hAnsi="Consolas" w:cs="Consolas"/>
              <w:color w:val="000000"/>
              <w:sz w:val="19"/>
              <w:szCs w:val="19"/>
            </w:rPr>
          </w:rPrChange>
        </w:rPr>
      </w:pPr>
    </w:p>
    <w:p w14:paraId="09FB7D8C" w14:textId="77777777" w:rsidR="00CA1CA9" w:rsidRPr="00CA1CA9" w:rsidRDefault="00CA1CA9" w:rsidP="00CA1CA9">
      <w:pPr>
        <w:autoSpaceDE w:val="0"/>
        <w:autoSpaceDN w:val="0"/>
        <w:adjustRightInd w:val="0"/>
        <w:spacing w:after="0" w:line="240" w:lineRule="auto"/>
        <w:rPr>
          <w:ins w:id="19311" w:author="Airat Shigapov" w:date="2021-10-29T16:43:00Z"/>
          <w:rFonts w:ascii="Times New Roman" w:hAnsi="Times New Roman" w:cs="Times New Roman"/>
          <w:sz w:val="20"/>
          <w:szCs w:val="20"/>
          <w:lang w:val="en-US"/>
          <w:rPrChange w:id="19312" w:author="Airat Shigapov" w:date="2021-10-29T16:43:00Z">
            <w:rPr>
              <w:ins w:id="19313" w:author="Airat Shigapov" w:date="2021-10-29T16:43:00Z"/>
              <w:rFonts w:ascii="Consolas" w:hAnsi="Consolas" w:cs="Consolas"/>
              <w:color w:val="000000"/>
              <w:sz w:val="19"/>
              <w:szCs w:val="19"/>
            </w:rPr>
          </w:rPrChange>
        </w:rPr>
      </w:pPr>
      <w:ins w:id="19314" w:author="Airat Shigapov" w:date="2021-10-29T16:43:00Z">
        <w:r w:rsidRPr="00CA1CA9">
          <w:rPr>
            <w:rFonts w:ascii="Times New Roman" w:hAnsi="Times New Roman" w:cs="Times New Roman"/>
            <w:sz w:val="20"/>
            <w:szCs w:val="20"/>
            <w:lang w:val="en-US"/>
            <w:rPrChange w:id="19315" w:author="Airat Shigapov" w:date="2021-10-29T16:43:00Z">
              <w:rPr>
                <w:rFonts w:ascii="Consolas" w:hAnsi="Consolas" w:cs="Consolas"/>
                <w:color w:val="000000"/>
                <w:sz w:val="19"/>
                <w:szCs w:val="19"/>
              </w:rPr>
            </w:rPrChange>
          </w:rPr>
          <w:t xml:space="preserve">        </w:t>
        </w:r>
        <w:r w:rsidRPr="00CA1CA9">
          <w:rPr>
            <w:rFonts w:ascii="Times New Roman" w:hAnsi="Times New Roman" w:cs="Times New Roman"/>
            <w:sz w:val="20"/>
            <w:szCs w:val="20"/>
            <w:lang w:val="en-US"/>
            <w:rPrChange w:id="19316" w:author="Airat Shigapov" w:date="2021-10-29T16:43:00Z">
              <w:rPr>
                <w:rFonts w:ascii="Consolas" w:hAnsi="Consolas" w:cs="Consolas"/>
                <w:color w:val="0000FF"/>
                <w:sz w:val="19"/>
                <w:szCs w:val="19"/>
              </w:rPr>
            </w:rPrChange>
          </w:rPr>
          <w:t>private</w:t>
        </w:r>
        <w:r w:rsidRPr="00CA1CA9">
          <w:rPr>
            <w:rFonts w:ascii="Times New Roman" w:hAnsi="Times New Roman" w:cs="Times New Roman"/>
            <w:sz w:val="20"/>
            <w:szCs w:val="20"/>
            <w:lang w:val="en-US"/>
            <w:rPrChange w:id="19317" w:author="Airat Shigapov" w:date="2021-10-29T16:43:00Z">
              <w:rPr>
                <w:rFonts w:ascii="Consolas" w:hAnsi="Consolas" w:cs="Consolas"/>
                <w:color w:val="000000"/>
                <w:sz w:val="19"/>
                <w:szCs w:val="19"/>
              </w:rPr>
            </w:rPrChange>
          </w:rPr>
          <w:t xml:space="preserve"> </w:t>
        </w:r>
        <w:r w:rsidRPr="00CA1CA9">
          <w:rPr>
            <w:rFonts w:ascii="Times New Roman" w:hAnsi="Times New Roman" w:cs="Times New Roman"/>
            <w:sz w:val="20"/>
            <w:szCs w:val="20"/>
            <w:lang w:val="en-US"/>
            <w:rPrChange w:id="19318" w:author="Airat Shigapov" w:date="2021-10-29T16:43:00Z">
              <w:rPr>
                <w:rFonts w:ascii="Consolas" w:hAnsi="Consolas" w:cs="Consolas"/>
                <w:color w:val="0000FF"/>
                <w:sz w:val="19"/>
                <w:szCs w:val="19"/>
              </w:rPr>
            </w:rPrChange>
          </w:rPr>
          <w:t>void</w:t>
        </w:r>
        <w:r w:rsidRPr="00CA1CA9">
          <w:rPr>
            <w:rFonts w:ascii="Times New Roman" w:hAnsi="Times New Roman" w:cs="Times New Roman"/>
            <w:sz w:val="20"/>
            <w:szCs w:val="20"/>
            <w:lang w:val="en-US"/>
            <w:rPrChange w:id="19319" w:author="Airat Shigapov" w:date="2021-10-29T16:43:00Z">
              <w:rPr>
                <w:rFonts w:ascii="Consolas" w:hAnsi="Consolas" w:cs="Consolas"/>
                <w:color w:val="000000"/>
                <w:sz w:val="19"/>
                <w:szCs w:val="19"/>
              </w:rPr>
            </w:rPrChange>
          </w:rPr>
          <w:t xml:space="preserve"> </w:t>
        </w:r>
        <w:proofErr w:type="spellStart"/>
        <w:proofErr w:type="gramStart"/>
        <w:r w:rsidRPr="00CA1CA9">
          <w:rPr>
            <w:rFonts w:ascii="Times New Roman" w:hAnsi="Times New Roman" w:cs="Times New Roman"/>
            <w:sz w:val="20"/>
            <w:szCs w:val="20"/>
            <w:lang w:val="en-US"/>
            <w:rPrChange w:id="19320" w:author="Airat Shigapov" w:date="2021-10-29T16:43:00Z">
              <w:rPr>
                <w:rFonts w:ascii="Consolas" w:hAnsi="Consolas" w:cs="Consolas"/>
                <w:color w:val="000000"/>
                <w:sz w:val="19"/>
                <w:szCs w:val="19"/>
              </w:rPr>
            </w:rPrChange>
          </w:rPr>
          <w:t>CategoryVisibible</w:t>
        </w:r>
        <w:proofErr w:type="spellEnd"/>
        <w:r w:rsidRPr="00CA1CA9">
          <w:rPr>
            <w:rFonts w:ascii="Times New Roman" w:hAnsi="Times New Roman" w:cs="Times New Roman"/>
            <w:sz w:val="20"/>
            <w:szCs w:val="20"/>
            <w:lang w:val="en-US"/>
            <w:rPrChange w:id="19321" w:author="Airat Shigapov" w:date="2021-10-29T16:43:00Z">
              <w:rPr>
                <w:rFonts w:ascii="Consolas" w:hAnsi="Consolas" w:cs="Consolas"/>
                <w:color w:val="000000"/>
                <w:sz w:val="19"/>
                <w:szCs w:val="19"/>
              </w:rPr>
            </w:rPrChange>
          </w:rPr>
          <w:t>(</w:t>
        </w:r>
        <w:proofErr w:type="gramEnd"/>
        <w:r w:rsidRPr="00CA1CA9">
          <w:rPr>
            <w:rFonts w:ascii="Times New Roman" w:hAnsi="Times New Roman" w:cs="Times New Roman"/>
            <w:sz w:val="20"/>
            <w:szCs w:val="20"/>
            <w:lang w:val="en-US"/>
            <w:rPrChange w:id="19322" w:author="Airat Shigapov" w:date="2021-10-29T16:43:00Z">
              <w:rPr>
                <w:rFonts w:ascii="Consolas" w:hAnsi="Consolas" w:cs="Consolas"/>
                <w:color w:val="000000"/>
                <w:sz w:val="19"/>
                <w:szCs w:val="19"/>
              </w:rPr>
            </w:rPrChange>
          </w:rPr>
          <w:t>)</w:t>
        </w:r>
      </w:ins>
    </w:p>
    <w:p w14:paraId="100C1F81" w14:textId="77777777" w:rsidR="00CA1CA9" w:rsidRPr="00CA1CA9" w:rsidRDefault="00CA1CA9" w:rsidP="00CA1CA9">
      <w:pPr>
        <w:autoSpaceDE w:val="0"/>
        <w:autoSpaceDN w:val="0"/>
        <w:adjustRightInd w:val="0"/>
        <w:spacing w:after="0" w:line="240" w:lineRule="auto"/>
        <w:rPr>
          <w:ins w:id="19323" w:author="Airat Shigapov" w:date="2021-10-29T16:43:00Z"/>
          <w:rFonts w:ascii="Times New Roman" w:hAnsi="Times New Roman" w:cs="Times New Roman"/>
          <w:sz w:val="20"/>
          <w:szCs w:val="20"/>
          <w:lang w:val="en-US"/>
          <w:rPrChange w:id="19324" w:author="Airat Shigapov" w:date="2021-10-29T16:43:00Z">
            <w:rPr>
              <w:ins w:id="19325" w:author="Airat Shigapov" w:date="2021-10-29T16:43:00Z"/>
              <w:rFonts w:ascii="Consolas" w:hAnsi="Consolas" w:cs="Consolas"/>
              <w:color w:val="000000"/>
              <w:sz w:val="19"/>
              <w:szCs w:val="19"/>
            </w:rPr>
          </w:rPrChange>
        </w:rPr>
      </w:pPr>
      <w:ins w:id="19326" w:author="Airat Shigapov" w:date="2021-10-29T16:43:00Z">
        <w:r w:rsidRPr="00CA1CA9">
          <w:rPr>
            <w:rFonts w:ascii="Times New Roman" w:hAnsi="Times New Roman" w:cs="Times New Roman"/>
            <w:sz w:val="20"/>
            <w:szCs w:val="20"/>
            <w:lang w:val="en-US"/>
            <w:rPrChange w:id="19327" w:author="Airat Shigapov" w:date="2021-10-29T16:43:00Z">
              <w:rPr>
                <w:rFonts w:ascii="Consolas" w:hAnsi="Consolas" w:cs="Consolas"/>
                <w:color w:val="000000"/>
                <w:sz w:val="19"/>
                <w:szCs w:val="19"/>
              </w:rPr>
            </w:rPrChange>
          </w:rPr>
          <w:t xml:space="preserve">        {</w:t>
        </w:r>
      </w:ins>
    </w:p>
    <w:p w14:paraId="3C2161D1" w14:textId="77777777" w:rsidR="00CA1CA9" w:rsidRPr="00CA1CA9" w:rsidRDefault="00CA1CA9" w:rsidP="00CA1CA9">
      <w:pPr>
        <w:autoSpaceDE w:val="0"/>
        <w:autoSpaceDN w:val="0"/>
        <w:adjustRightInd w:val="0"/>
        <w:spacing w:after="0" w:line="240" w:lineRule="auto"/>
        <w:rPr>
          <w:ins w:id="19328" w:author="Airat Shigapov" w:date="2021-10-29T16:43:00Z"/>
          <w:rFonts w:ascii="Times New Roman" w:hAnsi="Times New Roman" w:cs="Times New Roman"/>
          <w:sz w:val="20"/>
          <w:szCs w:val="20"/>
          <w:lang w:val="en-US"/>
          <w:rPrChange w:id="19329" w:author="Airat Shigapov" w:date="2021-10-29T16:43:00Z">
            <w:rPr>
              <w:ins w:id="19330" w:author="Airat Shigapov" w:date="2021-10-29T16:43:00Z"/>
              <w:rFonts w:ascii="Consolas" w:hAnsi="Consolas" w:cs="Consolas"/>
              <w:color w:val="000000"/>
              <w:sz w:val="19"/>
              <w:szCs w:val="19"/>
            </w:rPr>
          </w:rPrChange>
        </w:rPr>
      </w:pPr>
      <w:ins w:id="19331" w:author="Airat Shigapov" w:date="2021-10-29T16:43:00Z">
        <w:r w:rsidRPr="00CA1CA9">
          <w:rPr>
            <w:rFonts w:ascii="Times New Roman" w:hAnsi="Times New Roman" w:cs="Times New Roman"/>
            <w:sz w:val="20"/>
            <w:szCs w:val="20"/>
            <w:lang w:val="en-US"/>
            <w:rPrChange w:id="19332" w:author="Airat Shigapov" w:date="2021-10-29T16:43:00Z">
              <w:rPr>
                <w:rFonts w:ascii="Consolas" w:hAnsi="Consolas" w:cs="Consolas"/>
                <w:color w:val="000000"/>
                <w:sz w:val="19"/>
                <w:szCs w:val="19"/>
              </w:rPr>
            </w:rPrChange>
          </w:rPr>
          <w:t xml:space="preserve">            </w:t>
        </w:r>
        <w:proofErr w:type="spellStart"/>
        <w:r w:rsidRPr="00CA1CA9">
          <w:rPr>
            <w:rFonts w:ascii="Times New Roman" w:hAnsi="Times New Roman" w:cs="Times New Roman"/>
            <w:sz w:val="20"/>
            <w:szCs w:val="20"/>
            <w:lang w:val="en-US"/>
            <w:rPrChange w:id="19333" w:author="Airat Shigapov" w:date="2021-10-29T16:43:00Z">
              <w:rPr>
                <w:rFonts w:ascii="Consolas" w:hAnsi="Consolas" w:cs="Consolas"/>
                <w:color w:val="000000"/>
                <w:sz w:val="19"/>
                <w:szCs w:val="19"/>
              </w:rPr>
            </w:rPrChange>
          </w:rPr>
          <w:t>listProduct.Visibility</w:t>
        </w:r>
        <w:proofErr w:type="spellEnd"/>
        <w:r w:rsidRPr="00CA1CA9">
          <w:rPr>
            <w:rFonts w:ascii="Times New Roman" w:hAnsi="Times New Roman" w:cs="Times New Roman"/>
            <w:sz w:val="20"/>
            <w:szCs w:val="20"/>
            <w:lang w:val="en-US"/>
            <w:rPrChange w:id="19334" w:author="Airat Shigapov" w:date="2021-10-29T16:43:00Z">
              <w:rPr>
                <w:rFonts w:ascii="Consolas" w:hAnsi="Consolas" w:cs="Consolas"/>
                <w:color w:val="000000"/>
                <w:sz w:val="19"/>
                <w:szCs w:val="19"/>
              </w:rPr>
            </w:rPrChange>
          </w:rPr>
          <w:t xml:space="preserve"> = </w:t>
        </w:r>
        <w:proofErr w:type="spellStart"/>
        <w:r w:rsidRPr="00CA1CA9">
          <w:rPr>
            <w:rFonts w:ascii="Times New Roman" w:hAnsi="Times New Roman" w:cs="Times New Roman"/>
            <w:sz w:val="20"/>
            <w:szCs w:val="20"/>
            <w:lang w:val="en-US"/>
            <w:rPrChange w:id="19335" w:author="Airat Shigapov" w:date="2021-10-29T16:43:00Z">
              <w:rPr>
                <w:rFonts w:ascii="Consolas" w:hAnsi="Consolas" w:cs="Consolas"/>
                <w:color w:val="000000"/>
                <w:sz w:val="19"/>
                <w:szCs w:val="19"/>
              </w:rPr>
            </w:rPrChange>
          </w:rPr>
          <w:t>Visibility.Visible</w:t>
        </w:r>
        <w:proofErr w:type="spellEnd"/>
        <w:r w:rsidRPr="00CA1CA9">
          <w:rPr>
            <w:rFonts w:ascii="Times New Roman" w:hAnsi="Times New Roman" w:cs="Times New Roman"/>
            <w:sz w:val="20"/>
            <w:szCs w:val="20"/>
            <w:lang w:val="en-US"/>
            <w:rPrChange w:id="19336" w:author="Airat Shigapov" w:date="2021-10-29T16:43:00Z">
              <w:rPr>
                <w:rFonts w:ascii="Consolas" w:hAnsi="Consolas" w:cs="Consolas"/>
                <w:color w:val="000000"/>
                <w:sz w:val="19"/>
                <w:szCs w:val="19"/>
              </w:rPr>
            </w:rPrChange>
          </w:rPr>
          <w:t>;</w:t>
        </w:r>
      </w:ins>
    </w:p>
    <w:p w14:paraId="67B2737A" w14:textId="77777777" w:rsidR="00CA1CA9" w:rsidRPr="00CA1CA9" w:rsidRDefault="00CA1CA9" w:rsidP="00CA1CA9">
      <w:pPr>
        <w:autoSpaceDE w:val="0"/>
        <w:autoSpaceDN w:val="0"/>
        <w:adjustRightInd w:val="0"/>
        <w:spacing w:after="0" w:line="240" w:lineRule="auto"/>
        <w:rPr>
          <w:ins w:id="19337" w:author="Airat Shigapov" w:date="2021-10-29T16:43:00Z"/>
          <w:rFonts w:ascii="Times New Roman" w:hAnsi="Times New Roman" w:cs="Times New Roman"/>
          <w:sz w:val="20"/>
          <w:szCs w:val="20"/>
          <w:lang w:val="en-US"/>
          <w:rPrChange w:id="19338" w:author="Airat Shigapov" w:date="2021-10-29T16:43:00Z">
            <w:rPr>
              <w:ins w:id="19339" w:author="Airat Shigapov" w:date="2021-10-29T16:43:00Z"/>
              <w:rFonts w:ascii="Consolas" w:hAnsi="Consolas" w:cs="Consolas"/>
              <w:color w:val="000000"/>
              <w:sz w:val="19"/>
              <w:szCs w:val="19"/>
            </w:rPr>
          </w:rPrChange>
        </w:rPr>
      </w:pPr>
      <w:ins w:id="19340" w:author="Airat Shigapov" w:date="2021-10-29T16:43:00Z">
        <w:r w:rsidRPr="00CA1CA9">
          <w:rPr>
            <w:rFonts w:ascii="Times New Roman" w:hAnsi="Times New Roman" w:cs="Times New Roman"/>
            <w:sz w:val="20"/>
            <w:szCs w:val="20"/>
            <w:lang w:val="en-US"/>
            <w:rPrChange w:id="19341" w:author="Airat Shigapov" w:date="2021-10-29T16:43:00Z">
              <w:rPr>
                <w:rFonts w:ascii="Consolas" w:hAnsi="Consolas" w:cs="Consolas"/>
                <w:color w:val="000000"/>
                <w:sz w:val="19"/>
                <w:szCs w:val="19"/>
              </w:rPr>
            </w:rPrChange>
          </w:rPr>
          <w:t xml:space="preserve">        }</w:t>
        </w:r>
      </w:ins>
    </w:p>
    <w:p w14:paraId="44050662" w14:textId="77777777" w:rsidR="00CA1CA9" w:rsidRPr="00CA1CA9" w:rsidRDefault="00CA1CA9" w:rsidP="00CA1CA9">
      <w:pPr>
        <w:autoSpaceDE w:val="0"/>
        <w:autoSpaceDN w:val="0"/>
        <w:adjustRightInd w:val="0"/>
        <w:spacing w:after="0" w:line="240" w:lineRule="auto"/>
        <w:rPr>
          <w:ins w:id="19342" w:author="Airat Shigapov" w:date="2021-10-29T16:43:00Z"/>
          <w:rFonts w:ascii="Times New Roman" w:hAnsi="Times New Roman" w:cs="Times New Roman"/>
          <w:sz w:val="20"/>
          <w:szCs w:val="20"/>
          <w:lang w:val="en-US"/>
          <w:rPrChange w:id="19343" w:author="Airat Shigapov" w:date="2021-10-29T16:43:00Z">
            <w:rPr>
              <w:ins w:id="19344" w:author="Airat Shigapov" w:date="2021-10-29T16:43:00Z"/>
              <w:rFonts w:ascii="Consolas" w:hAnsi="Consolas" w:cs="Consolas"/>
              <w:color w:val="000000"/>
              <w:sz w:val="19"/>
              <w:szCs w:val="19"/>
            </w:rPr>
          </w:rPrChange>
        </w:rPr>
      </w:pPr>
    </w:p>
    <w:p w14:paraId="0FD2A922" w14:textId="77777777" w:rsidR="00CA1CA9" w:rsidRPr="00CA1CA9" w:rsidRDefault="00CA1CA9" w:rsidP="00CA1CA9">
      <w:pPr>
        <w:autoSpaceDE w:val="0"/>
        <w:autoSpaceDN w:val="0"/>
        <w:adjustRightInd w:val="0"/>
        <w:spacing w:after="0" w:line="240" w:lineRule="auto"/>
        <w:rPr>
          <w:ins w:id="19345" w:author="Airat Shigapov" w:date="2021-10-29T16:43:00Z"/>
          <w:rFonts w:ascii="Times New Roman" w:hAnsi="Times New Roman" w:cs="Times New Roman"/>
          <w:sz w:val="20"/>
          <w:szCs w:val="20"/>
          <w:lang w:val="en-US"/>
          <w:rPrChange w:id="19346" w:author="Airat Shigapov" w:date="2021-10-29T16:43:00Z">
            <w:rPr>
              <w:ins w:id="19347" w:author="Airat Shigapov" w:date="2021-10-29T16:43:00Z"/>
              <w:rFonts w:ascii="Consolas" w:hAnsi="Consolas" w:cs="Consolas"/>
              <w:color w:val="000000"/>
              <w:sz w:val="19"/>
              <w:szCs w:val="19"/>
            </w:rPr>
          </w:rPrChange>
        </w:rPr>
      </w:pPr>
      <w:ins w:id="19348" w:author="Airat Shigapov" w:date="2021-10-29T16:43:00Z">
        <w:r w:rsidRPr="00CA1CA9">
          <w:rPr>
            <w:rFonts w:ascii="Times New Roman" w:hAnsi="Times New Roman" w:cs="Times New Roman"/>
            <w:sz w:val="20"/>
            <w:szCs w:val="20"/>
            <w:lang w:val="en-US"/>
            <w:rPrChange w:id="19349" w:author="Airat Shigapov" w:date="2021-10-29T16:43:00Z">
              <w:rPr>
                <w:rFonts w:ascii="Consolas" w:hAnsi="Consolas" w:cs="Consolas"/>
                <w:color w:val="000000"/>
                <w:sz w:val="19"/>
                <w:szCs w:val="19"/>
              </w:rPr>
            </w:rPrChange>
          </w:rPr>
          <w:t xml:space="preserve">        </w:t>
        </w:r>
        <w:r w:rsidRPr="00CA1CA9">
          <w:rPr>
            <w:rFonts w:ascii="Times New Roman" w:hAnsi="Times New Roman" w:cs="Times New Roman"/>
            <w:sz w:val="20"/>
            <w:szCs w:val="20"/>
            <w:lang w:val="en-US"/>
            <w:rPrChange w:id="19350" w:author="Airat Shigapov" w:date="2021-10-29T16:43:00Z">
              <w:rPr>
                <w:rFonts w:ascii="Consolas" w:hAnsi="Consolas" w:cs="Consolas"/>
                <w:color w:val="0000FF"/>
                <w:sz w:val="19"/>
                <w:szCs w:val="19"/>
              </w:rPr>
            </w:rPrChange>
          </w:rPr>
          <w:t>private</w:t>
        </w:r>
        <w:r w:rsidRPr="00CA1CA9">
          <w:rPr>
            <w:rFonts w:ascii="Times New Roman" w:hAnsi="Times New Roman" w:cs="Times New Roman"/>
            <w:sz w:val="20"/>
            <w:szCs w:val="20"/>
            <w:lang w:val="en-US"/>
            <w:rPrChange w:id="19351" w:author="Airat Shigapov" w:date="2021-10-29T16:43:00Z">
              <w:rPr>
                <w:rFonts w:ascii="Consolas" w:hAnsi="Consolas" w:cs="Consolas"/>
                <w:color w:val="000000"/>
                <w:sz w:val="19"/>
                <w:szCs w:val="19"/>
              </w:rPr>
            </w:rPrChange>
          </w:rPr>
          <w:t xml:space="preserve"> </w:t>
        </w:r>
        <w:r w:rsidRPr="00CA1CA9">
          <w:rPr>
            <w:rFonts w:ascii="Times New Roman" w:hAnsi="Times New Roman" w:cs="Times New Roman"/>
            <w:sz w:val="20"/>
            <w:szCs w:val="20"/>
            <w:lang w:val="en-US"/>
            <w:rPrChange w:id="19352" w:author="Airat Shigapov" w:date="2021-10-29T16:43:00Z">
              <w:rPr>
                <w:rFonts w:ascii="Consolas" w:hAnsi="Consolas" w:cs="Consolas"/>
                <w:color w:val="0000FF"/>
                <w:sz w:val="19"/>
                <w:szCs w:val="19"/>
              </w:rPr>
            </w:rPrChange>
          </w:rPr>
          <w:t>void</w:t>
        </w:r>
        <w:r w:rsidRPr="00CA1CA9">
          <w:rPr>
            <w:rFonts w:ascii="Times New Roman" w:hAnsi="Times New Roman" w:cs="Times New Roman"/>
            <w:sz w:val="20"/>
            <w:szCs w:val="20"/>
            <w:lang w:val="en-US"/>
            <w:rPrChange w:id="19353" w:author="Airat Shigapov" w:date="2021-10-29T16:43:00Z">
              <w:rPr>
                <w:rFonts w:ascii="Consolas" w:hAnsi="Consolas" w:cs="Consolas"/>
                <w:color w:val="000000"/>
                <w:sz w:val="19"/>
                <w:szCs w:val="19"/>
              </w:rPr>
            </w:rPrChange>
          </w:rPr>
          <w:t xml:space="preserve"> </w:t>
        </w:r>
        <w:proofErr w:type="spellStart"/>
        <w:proofErr w:type="gramStart"/>
        <w:r w:rsidRPr="00CA1CA9">
          <w:rPr>
            <w:rFonts w:ascii="Times New Roman" w:hAnsi="Times New Roman" w:cs="Times New Roman"/>
            <w:sz w:val="20"/>
            <w:szCs w:val="20"/>
            <w:lang w:val="en-US"/>
            <w:rPrChange w:id="19354" w:author="Airat Shigapov" w:date="2021-10-29T16:43:00Z">
              <w:rPr>
                <w:rFonts w:ascii="Consolas" w:hAnsi="Consolas" w:cs="Consolas"/>
                <w:color w:val="000000"/>
                <w:sz w:val="19"/>
                <w:szCs w:val="19"/>
              </w:rPr>
            </w:rPrChange>
          </w:rPr>
          <w:t>CategoryHidden</w:t>
        </w:r>
        <w:proofErr w:type="spellEnd"/>
        <w:r w:rsidRPr="00CA1CA9">
          <w:rPr>
            <w:rFonts w:ascii="Times New Roman" w:hAnsi="Times New Roman" w:cs="Times New Roman"/>
            <w:sz w:val="20"/>
            <w:szCs w:val="20"/>
            <w:lang w:val="en-US"/>
            <w:rPrChange w:id="19355" w:author="Airat Shigapov" w:date="2021-10-29T16:43:00Z">
              <w:rPr>
                <w:rFonts w:ascii="Consolas" w:hAnsi="Consolas" w:cs="Consolas"/>
                <w:color w:val="000000"/>
                <w:sz w:val="19"/>
                <w:szCs w:val="19"/>
              </w:rPr>
            </w:rPrChange>
          </w:rPr>
          <w:t>(</w:t>
        </w:r>
        <w:proofErr w:type="gramEnd"/>
        <w:r w:rsidRPr="00CA1CA9">
          <w:rPr>
            <w:rFonts w:ascii="Times New Roman" w:hAnsi="Times New Roman" w:cs="Times New Roman"/>
            <w:sz w:val="20"/>
            <w:szCs w:val="20"/>
            <w:lang w:val="en-US"/>
            <w:rPrChange w:id="19356" w:author="Airat Shigapov" w:date="2021-10-29T16:43:00Z">
              <w:rPr>
                <w:rFonts w:ascii="Consolas" w:hAnsi="Consolas" w:cs="Consolas"/>
                <w:color w:val="000000"/>
                <w:sz w:val="19"/>
                <w:szCs w:val="19"/>
              </w:rPr>
            </w:rPrChange>
          </w:rPr>
          <w:t>)</w:t>
        </w:r>
      </w:ins>
    </w:p>
    <w:p w14:paraId="1FAF346D" w14:textId="77777777" w:rsidR="00CA1CA9" w:rsidRPr="009027AA" w:rsidRDefault="00CA1CA9" w:rsidP="00CA1CA9">
      <w:pPr>
        <w:autoSpaceDE w:val="0"/>
        <w:autoSpaceDN w:val="0"/>
        <w:adjustRightInd w:val="0"/>
        <w:spacing w:after="0" w:line="240" w:lineRule="auto"/>
        <w:rPr>
          <w:ins w:id="19357" w:author="Airat Shigapov" w:date="2021-10-29T16:43:00Z"/>
          <w:rFonts w:ascii="Times New Roman" w:hAnsi="Times New Roman" w:cs="Times New Roman"/>
          <w:sz w:val="20"/>
          <w:szCs w:val="20"/>
          <w:lang w:val="en-US"/>
          <w:rPrChange w:id="19358" w:author="Airat Shigapov" w:date="2021-10-30T18:38:00Z">
            <w:rPr>
              <w:ins w:id="19359" w:author="Airat Shigapov" w:date="2021-10-29T16:43:00Z"/>
              <w:rFonts w:ascii="Consolas" w:hAnsi="Consolas" w:cs="Consolas"/>
              <w:color w:val="000000"/>
              <w:sz w:val="19"/>
              <w:szCs w:val="19"/>
            </w:rPr>
          </w:rPrChange>
        </w:rPr>
      </w:pPr>
      <w:ins w:id="19360" w:author="Airat Shigapov" w:date="2021-10-29T16:43:00Z">
        <w:r w:rsidRPr="00CA1CA9">
          <w:rPr>
            <w:rFonts w:ascii="Times New Roman" w:hAnsi="Times New Roman" w:cs="Times New Roman"/>
            <w:sz w:val="20"/>
            <w:szCs w:val="20"/>
            <w:lang w:val="en-US"/>
            <w:rPrChange w:id="19361" w:author="Airat Shigapov" w:date="2021-10-29T16:43:00Z">
              <w:rPr>
                <w:rFonts w:ascii="Consolas" w:hAnsi="Consolas" w:cs="Consolas"/>
                <w:color w:val="000000"/>
                <w:sz w:val="19"/>
                <w:szCs w:val="19"/>
              </w:rPr>
            </w:rPrChange>
          </w:rPr>
          <w:t xml:space="preserve">        </w:t>
        </w:r>
        <w:r w:rsidRPr="009027AA">
          <w:rPr>
            <w:rFonts w:ascii="Times New Roman" w:hAnsi="Times New Roman" w:cs="Times New Roman"/>
            <w:sz w:val="20"/>
            <w:szCs w:val="20"/>
            <w:lang w:val="en-US"/>
            <w:rPrChange w:id="19362" w:author="Airat Shigapov" w:date="2021-10-30T18:38:00Z">
              <w:rPr>
                <w:rFonts w:ascii="Consolas" w:hAnsi="Consolas" w:cs="Consolas"/>
                <w:color w:val="000000"/>
                <w:sz w:val="19"/>
                <w:szCs w:val="19"/>
              </w:rPr>
            </w:rPrChange>
          </w:rPr>
          <w:t>{</w:t>
        </w:r>
      </w:ins>
    </w:p>
    <w:p w14:paraId="1F7B007B" w14:textId="77777777" w:rsidR="00CA1CA9" w:rsidRPr="00CA1CA9" w:rsidRDefault="00CA1CA9" w:rsidP="00CA1CA9">
      <w:pPr>
        <w:autoSpaceDE w:val="0"/>
        <w:autoSpaceDN w:val="0"/>
        <w:adjustRightInd w:val="0"/>
        <w:spacing w:after="0" w:line="240" w:lineRule="auto"/>
        <w:rPr>
          <w:ins w:id="19363" w:author="Airat Shigapov" w:date="2021-10-29T16:43:00Z"/>
          <w:rFonts w:ascii="Times New Roman" w:hAnsi="Times New Roman" w:cs="Times New Roman"/>
          <w:sz w:val="20"/>
          <w:szCs w:val="20"/>
          <w:lang w:val="en-US"/>
          <w:rPrChange w:id="19364" w:author="Airat Shigapov" w:date="2021-10-29T16:43:00Z">
            <w:rPr>
              <w:ins w:id="19365" w:author="Airat Shigapov" w:date="2021-10-29T16:43:00Z"/>
              <w:rFonts w:ascii="Consolas" w:hAnsi="Consolas" w:cs="Consolas"/>
              <w:color w:val="000000"/>
              <w:sz w:val="19"/>
              <w:szCs w:val="19"/>
            </w:rPr>
          </w:rPrChange>
        </w:rPr>
      </w:pPr>
      <w:ins w:id="19366" w:author="Airat Shigapov" w:date="2021-10-29T16:43:00Z">
        <w:r w:rsidRPr="009027AA">
          <w:rPr>
            <w:rFonts w:ascii="Times New Roman" w:hAnsi="Times New Roman" w:cs="Times New Roman"/>
            <w:sz w:val="20"/>
            <w:szCs w:val="20"/>
            <w:lang w:val="en-US"/>
            <w:rPrChange w:id="19367" w:author="Airat Shigapov" w:date="2021-10-30T18:38:00Z">
              <w:rPr>
                <w:rFonts w:ascii="Consolas" w:hAnsi="Consolas" w:cs="Consolas"/>
                <w:color w:val="000000"/>
                <w:sz w:val="19"/>
                <w:szCs w:val="19"/>
              </w:rPr>
            </w:rPrChange>
          </w:rPr>
          <w:t xml:space="preserve">            </w:t>
        </w:r>
        <w:proofErr w:type="spellStart"/>
        <w:r w:rsidRPr="00CA1CA9">
          <w:rPr>
            <w:rFonts w:ascii="Times New Roman" w:hAnsi="Times New Roman" w:cs="Times New Roman"/>
            <w:sz w:val="20"/>
            <w:szCs w:val="20"/>
            <w:lang w:val="en-US"/>
            <w:rPrChange w:id="19368" w:author="Airat Shigapov" w:date="2021-10-29T16:43:00Z">
              <w:rPr>
                <w:rFonts w:ascii="Consolas" w:hAnsi="Consolas" w:cs="Consolas"/>
                <w:color w:val="000000"/>
                <w:sz w:val="19"/>
                <w:szCs w:val="19"/>
              </w:rPr>
            </w:rPrChange>
          </w:rPr>
          <w:t>listProduct.Visibility</w:t>
        </w:r>
        <w:proofErr w:type="spellEnd"/>
        <w:r w:rsidRPr="00CA1CA9">
          <w:rPr>
            <w:rFonts w:ascii="Times New Roman" w:hAnsi="Times New Roman" w:cs="Times New Roman"/>
            <w:sz w:val="20"/>
            <w:szCs w:val="20"/>
            <w:lang w:val="en-US"/>
            <w:rPrChange w:id="19369" w:author="Airat Shigapov" w:date="2021-10-29T16:43:00Z">
              <w:rPr>
                <w:rFonts w:ascii="Consolas" w:hAnsi="Consolas" w:cs="Consolas"/>
                <w:color w:val="000000"/>
                <w:sz w:val="19"/>
                <w:szCs w:val="19"/>
              </w:rPr>
            </w:rPrChange>
          </w:rPr>
          <w:t xml:space="preserve"> = </w:t>
        </w:r>
        <w:proofErr w:type="spellStart"/>
        <w:r w:rsidRPr="00CA1CA9">
          <w:rPr>
            <w:rFonts w:ascii="Times New Roman" w:hAnsi="Times New Roman" w:cs="Times New Roman"/>
            <w:sz w:val="20"/>
            <w:szCs w:val="20"/>
            <w:lang w:val="en-US"/>
            <w:rPrChange w:id="19370" w:author="Airat Shigapov" w:date="2021-10-29T16:43:00Z">
              <w:rPr>
                <w:rFonts w:ascii="Consolas" w:hAnsi="Consolas" w:cs="Consolas"/>
                <w:color w:val="000000"/>
                <w:sz w:val="19"/>
                <w:szCs w:val="19"/>
              </w:rPr>
            </w:rPrChange>
          </w:rPr>
          <w:t>Visibility.Hidden</w:t>
        </w:r>
        <w:proofErr w:type="spellEnd"/>
        <w:r w:rsidRPr="00CA1CA9">
          <w:rPr>
            <w:rFonts w:ascii="Times New Roman" w:hAnsi="Times New Roman" w:cs="Times New Roman"/>
            <w:sz w:val="20"/>
            <w:szCs w:val="20"/>
            <w:lang w:val="en-US"/>
            <w:rPrChange w:id="19371" w:author="Airat Shigapov" w:date="2021-10-29T16:43:00Z">
              <w:rPr>
                <w:rFonts w:ascii="Consolas" w:hAnsi="Consolas" w:cs="Consolas"/>
                <w:color w:val="000000"/>
                <w:sz w:val="19"/>
                <w:szCs w:val="19"/>
              </w:rPr>
            </w:rPrChange>
          </w:rPr>
          <w:t>;</w:t>
        </w:r>
      </w:ins>
    </w:p>
    <w:p w14:paraId="4CCE4214" w14:textId="77777777" w:rsidR="00CA1CA9" w:rsidRPr="00CA1CA9" w:rsidRDefault="00CA1CA9" w:rsidP="00CA1CA9">
      <w:pPr>
        <w:autoSpaceDE w:val="0"/>
        <w:autoSpaceDN w:val="0"/>
        <w:adjustRightInd w:val="0"/>
        <w:spacing w:after="0" w:line="240" w:lineRule="auto"/>
        <w:rPr>
          <w:ins w:id="19372" w:author="Airat Shigapov" w:date="2021-10-29T16:43:00Z"/>
          <w:rFonts w:ascii="Times New Roman" w:hAnsi="Times New Roman" w:cs="Times New Roman"/>
          <w:sz w:val="20"/>
          <w:szCs w:val="20"/>
          <w:lang w:val="en-US"/>
          <w:rPrChange w:id="19373" w:author="Airat Shigapov" w:date="2021-10-29T16:43:00Z">
            <w:rPr>
              <w:ins w:id="19374" w:author="Airat Shigapov" w:date="2021-10-29T16:43:00Z"/>
              <w:rFonts w:ascii="Consolas" w:hAnsi="Consolas" w:cs="Consolas"/>
              <w:color w:val="000000"/>
              <w:sz w:val="19"/>
              <w:szCs w:val="19"/>
            </w:rPr>
          </w:rPrChange>
        </w:rPr>
      </w:pPr>
      <w:ins w:id="19375" w:author="Airat Shigapov" w:date="2021-10-29T16:43:00Z">
        <w:r w:rsidRPr="00CA1CA9">
          <w:rPr>
            <w:rFonts w:ascii="Times New Roman" w:hAnsi="Times New Roman" w:cs="Times New Roman"/>
            <w:sz w:val="20"/>
            <w:szCs w:val="20"/>
            <w:lang w:val="en-US"/>
            <w:rPrChange w:id="19376" w:author="Airat Shigapov" w:date="2021-10-29T16:43:00Z">
              <w:rPr>
                <w:rFonts w:ascii="Consolas" w:hAnsi="Consolas" w:cs="Consolas"/>
                <w:color w:val="000000"/>
                <w:sz w:val="19"/>
                <w:szCs w:val="19"/>
              </w:rPr>
            </w:rPrChange>
          </w:rPr>
          <w:t xml:space="preserve">        }</w:t>
        </w:r>
      </w:ins>
    </w:p>
    <w:p w14:paraId="1FC9D97A" w14:textId="77777777" w:rsidR="00CA1CA9" w:rsidRPr="00CA1CA9" w:rsidRDefault="00CA1CA9" w:rsidP="00CA1CA9">
      <w:pPr>
        <w:autoSpaceDE w:val="0"/>
        <w:autoSpaceDN w:val="0"/>
        <w:adjustRightInd w:val="0"/>
        <w:spacing w:after="0" w:line="240" w:lineRule="auto"/>
        <w:rPr>
          <w:ins w:id="19377" w:author="Airat Shigapov" w:date="2021-10-29T16:43:00Z"/>
          <w:rFonts w:ascii="Times New Roman" w:hAnsi="Times New Roman" w:cs="Times New Roman"/>
          <w:sz w:val="20"/>
          <w:szCs w:val="20"/>
          <w:lang w:val="en-US"/>
          <w:rPrChange w:id="19378" w:author="Airat Shigapov" w:date="2021-10-29T16:43:00Z">
            <w:rPr>
              <w:ins w:id="19379" w:author="Airat Shigapov" w:date="2021-10-29T16:43:00Z"/>
              <w:rFonts w:ascii="Consolas" w:hAnsi="Consolas" w:cs="Consolas"/>
              <w:color w:val="000000"/>
              <w:sz w:val="19"/>
              <w:szCs w:val="19"/>
            </w:rPr>
          </w:rPrChange>
        </w:rPr>
      </w:pPr>
    </w:p>
    <w:p w14:paraId="1DA8D97D" w14:textId="77777777" w:rsidR="00CA1CA9" w:rsidRPr="00CA1CA9" w:rsidRDefault="00CA1CA9" w:rsidP="00CA1CA9">
      <w:pPr>
        <w:autoSpaceDE w:val="0"/>
        <w:autoSpaceDN w:val="0"/>
        <w:adjustRightInd w:val="0"/>
        <w:spacing w:after="0" w:line="240" w:lineRule="auto"/>
        <w:rPr>
          <w:ins w:id="19380" w:author="Airat Shigapov" w:date="2021-10-29T16:43:00Z"/>
          <w:rFonts w:ascii="Times New Roman" w:hAnsi="Times New Roman" w:cs="Times New Roman"/>
          <w:sz w:val="20"/>
          <w:szCs w:val="20"/>
          <w:lang w:val="en-US"/>
          <w:rPrChange w:id="19381" w:author="Airat Shigapov" w:date="2021-10-29T16:43:00Z">
            <w:rPr>
              <w:ins w:id="19382" w:author="Airat Shigapov" w:date="2021-10-29T16:43:00Z"/>
              <w:rFonts w:ascii="Consolas" w:hAnsi="Consolas" w:cs="Consolas"/>
              <w:color w:val="000000"/>
              <w:sz w:val="19"/>
              <w:szCs w:val="19"/>
            </w:rPr>
          </w:rPrChange>
        </w:rPr>
      </w:pPr>
      <w:ins w:id="19383" w:author="Airat Shigapov" w:date="2021-10-29T16:43:00Z">
        <w:r w:rsidRPr="00CA1CA9">
          <w:rPr>
            <w:rFonts w:ascii="Times New Roman" w:hAnsi="Times New Roman" w:cs="Times New Roman"/>
            <w:sz w:val="20"/>
            <w:szCs w:val="20"/>
            <w:lang w:val="en-US"/>
            <w:rPrChange w:id="19384" w:author="Airat Shigapov" w:date="2021-10-29T16:43:00Z">
              <w:rPr>
                <w:rFonts w:ascii="Consolas" w:hAnsi="Consolas" w:cs="Consolas"/>
                <w:color w:val="000000"/>
                <w:sz w:val="19"/>
                <w:szCs w:val="19"/>
              </w:rPr>
            </w:rPrChange>
          </w:rPr>
          <w:t xml:space="preserve">        </w:t>
        </w:r>
        <w:r w:rsidRPr="00CA1CA9">
          <w:rPr>
            <w:rFonts w:ascii="Times New Roman" w:hAnsi="Times New Roman" w:cs="Times New Roman"/>
            <w:sz w:val="20"/>
            <w:szCs w:val="20"/>
            <w:lang w:val="en-US"/>
            <w:rPrChange w:id="19385" w:author="Airat Shigapov" w:date="2021-10-29T16:43:00Z">
              <w:rPr>
                <w:rFonts w:ascii="Consolas" w:hAnsi="Consolas" w:cs="Consolas"/>
                <w:color w:val="0000FF"/>
                <w:sz w:val="19"/>
                <w:szCs w:val="19"/>
              </w:rPr>
            </w:rPrChange>
          </w:rPr>
          <w:t>private</w:t>
        </w:r>
        <w:r w:rsidRPr="00CA1CA9">
          <w:rPr>
            <w:rFonts w:ascii="Times New Roman" w:hAnsi="Times New Roman" w:cs="Times New Roman"/>
            <w:sz w:val="20"/>
            <w:szCs w:val="20"/>
            <w:lang w:val="en-US"/>
            <w:rPrChange w:id="19386" w:author="Airat Shigapov" w:date="2021-10-29T16:43:00Z">
              <w:rPr>
                <w:rFonts w:ascii="Consolas" w:hAnsi="Consolas" w:cs="Consolas"/>
                <w:color w:val="000000"/>
                <w:sz w:val="19"/>
                <w:szCs w:val="19"/>
              </w:rPr>
            </w:rPrChange>
          </w:rPr>
          <w:t xml:space="preserve"> </w:t>
        </w:r>
        <w:r w:rsidRPr="00CA1CA9">
          <w:rPr>
            <w:rFonts w:ascii="Times New Roman" w:hAnsi="Times New Roman" w:cs="Times New Roman"/>
            <w:sz w:val="20"/>
            <w:szCs w:val="20"/>
            <w:lang w:val="en-US"/>
            <w:rPrChange w:id="19387" w:author="Airat Shigapov" w:date="2021-10-29T16:43:00Z">
              <w:rPr>
                <w:rFonts w:ascii="Consolas" w:hAnsi="Consolas" w:cs="Consolas"/>
                <w:color w:val="0000FF"/>
                <w:sz w:val="19"/>
                <w:szCs w:val="19"/>
              </w:rPr>
            </w:rPrChange>
          </w:rPr>
          <w:t>void</w:t>
        </w:r>
        <w:r w:rsidRPr="00CA1CA9">
          <w:rPr>
            <w:rFonts w:ascii="Times New Roman" w:hAnsi="Times New Roman" w:cs="Times New Roman"/>
            <w:sz w:val="20"/>
            <w:szCs w:val="20"/>
            <w:lang w:val="en-US"/>
            <w:rPrChange w:id="19388" w:author="Airat Shigapov" w:date="2021-10-29T16:43:00Z">
              <w:rPr>
                <w:rFonts w:ascii="Consolas" w:hAnsi="Consolas" w:cs="Consolas"/>
                <w:color w:val="000000"/>
                <w:sz w:val="19"/>
                <w:szCs w:val="19"/>
              </w:rPr>
            </w:rPrChange>
          </w:rPr>
          <w:t xml:space="preserve"> </w:t>
        </w:r>
        <w:proofErr w:type="spellStart"/>
        <w:r w:rsidRPr="00CA1CA9">
          <w:rPr>
            <w:rFonts w:ascii="Times New Roman" w:hAnsi="Times New Roman" w:cs="Times New Roman"/>
            <w:sz w:val="20"/>
            <w:szCs w:val="20"/>
            <w:lang w:val="en-US"/>
            <w:rPrChange w:id="19389" w:author="Airat Shigapov" w:date="2021-10-29T16:43:00Z">
              <w:rPr>
                <w:rFonts w:ascii="Consolas" w:hAnsi="Consolas" w:cs="Consolas"/>
                <w:color w:val="000000"/>
                <w:sz w:val="19"/>
                <w:szCs w:val="19"/>
              </w:rPr>
            </w:rPrChange>
          </w:rPr>
          <w:t>Expander_</w:t>
        </w:r>
        <w:proofErr w:type="gramStart"/>
        <w:r w:rsidRPr="00CA1CA9">
          <w:rPr>
            <w:rFonts w:ascii="Times New Roman" w:hAnsi="Times New Roman" w:cs="Times New Roman"/>
            <w:sz w:val="20"/>
            <w:szCs w:val="20"/>
            <w:lang w:val="en-US"/>
            <w:rPrChange w:id="19390" w:author="Airat Shigapov" w:date="2021-10-29T16:43:00Z">
              <w:rPr>
                <w:rFonts w:ascii="Consolas" w:hAnsi="Consolas" w:cs="Consolas"/>
                <w:color w:val="000000"/>
                <w:sz w:val="19"/>
                <w:szCs w:val="19"/>
              </w:rPr>
            </w:rPrChange>
          </w:rPr>
          <w:t>MouseLeftButtonUp</w:t>
        </w:r>
        <w:proofErr w:type="spellEnd"/>
        <w:r w:rsidRPr="00CA1CA9">
          <w:rPr>
            <w:rFonts w:ascii="Times New Roman" w:hAnsi="Times New Roman" w:cs="Times New Roman"/>
            <w:sz w:val="20"/>
            <w:szCs w:val="20"/>
            <w:lang w:val="en-US"/>
            <w:rPrChange w:id="19391" w:author="Airat Shigapov" w:date="2021-10-29T16:43:00Z">
              <w:rPr>
                <w:rFonts w:ascii="Consolas" w:hAnsi="Consolas" w:cs="Consolas"/>
                <w:color w:val="000000"/>
                <w:sz w:val="19"/>
                <w:szCs w:val="19"/>
              </w:rPr>
            </w:rPrChange>
          </w:rPr>
          <w:t>(</w:t>
        </w:r>
        <w:proofErr w:type="gramEnd"/>
        <w:r w:rsidRPr="00CA1CA9">
          <w:rPr>
            <w:rFonts w:ascii="Times New Roman" w:hAnsi="Times New Roman" w:cs="Times New Roman"/>
            <w:sz w:val="20"/>
            <w:szCs w:val="20"/>
            <w:lang w:val="en-US"/>
            <w:rPrChange w:id="19392" w:author="Airat Shigapov" w:date="2021-10-29T16:43:00Z">
              <w:rPr>
                <w:rFonts w:ascii="Consolas" w:hAnsi="Consolas" w:cs="Consolas"/>
                <w:color w:val="0000FF"/>
                <w:sz w:val="19"/>
                <w:szCs w:val="19"/>
              </w:rPr>
            </w:rPrChange>
          </w:rPr>
          <w:t>object</w:t>
        </w:r>
        <w:r w:rsidRPr="00CA1CA9">
          <w:rPr>
            <w:rFonts w:ascii="Times New Roman" w:hAnsi="Times New Roman" w:cs="Times New Roman"/>
            <w:sz w:val="20"/>
            <w:szCs w:val="20"/>
            <w:lang w:val="en-US"/>
            <w:rPrChange w:id="19393" w:author="Airat Shigapov" w:date="2021-10-29T16:43:00Z">
              <w:rPr>
                <w:rFonts w:ascii="Consolas" w:hAnsi="Consolas" w:cs="Consolas"/>
                <w:color w:val="000000"/>
                <w:sz w:val="19"/>
                <w:szCs w:val="19"/>
              </w:rPr>
            </w:rPrChange>
          </w:rPr>
          <w:t xml:space="preserve"> sender, </w:t>
        </w:r>
        <w:proofErr w:type="spellStart"/>
        <w:r w:rsidRPr="00CA1CA9">
          <w:rPr>
            <w:rFonts w:ascii="Times New Roman" w:hAnsi="Times New Roman" w:cs="Times New Roman"/>
            <w:sz w:val="20"/>
            <w:szCs w:val="20"/>
            <w:lang w:val="en-US"/>
            <w:rPrChange w:id="19394" w:author="Airat Shigapov" w:date="2021-10-29T16:43:00Z">
              <w:rPr>
                <w:rFonts w:ascii="Consolas" w:hAnsi="Consolas" w:cs="Consolas"/>
                <w:color w:val="000000"/>
                <w:sz w:val="19"/>
                <w:szCs w:val="19"/>
              </w:rPr>
            </w:rPrChange>
          </w:rPr>
          <w:t>MouseButtonEventArgs</w:t>
        </w:r>
        <w:proofErr w:type="spellEnd"/>
        <w:r w:rsidRPr="00CA1CA9">
          <w:rPr>
            <w:rFonts w:ascii="Times New Roman" w:hAnsi="Times New Roman" w:cs="Times New Roman"/>
            <w:sz w:val="20"/>
            <w:szCs w:val="20"/>
            <w:lang w:val="en-US"/>
            <w:rPrChange w:id="19395" w:author="Airat Shigapov" w:date="2021-10-29T16:43:00Z">
              <w:rPr>
                <w:rFonts w:ascii="Consolas" w:hAnsi="Consolas" w:cs="Consolas"/>
                <w:color w:val="000000"/>
                <w:sz w:val="19"/>
                <w:szCs w:val="19"/>
              </w:rPr>
            </w:rPrChange>
          </w:rPr>
          <w:t xml:space="preserve"> e)</w:t>
        </w:r>
      </w:ins>
    </w:p>
    <w:p w14:paraId="71AC64C7" w14:textId="77777777" w:rsidR="00CA1CA9" w:rsidRPr="00CA1CA9" w:rsidRDefault="00CA1CA9" w:rsidP="00CA1CA9">
      <w:pPr>
        <w:autoSpaceDE w:val="0"/>
        <w:autoSpaceDN w:val="0"/>
        <w:adjustRightInd w:val="0"/>
        <w:spacing w:after="0" w:line="240" w:lineRule="auto"/>
        <w:rPr>
          <w:ins w:id="19396" w:author="Airat Shigapov" w:date="2021-10-29T16:43:00Z"/>
          <w:rFonts w:ascii="Times New Roman" w:hAnsi="Times New Roman" w:cs="Times New Roman"/>
          <w:sz w:val="20"/>
          <w:szCs w:val="20"/>
          <w:lang w:val="en-US"/>
          <w:rPrChange w:id="19397" w:author="Airat Shigapov" w:date="2021-10-29T16:43:00Z">
            <w:rPr>
              <w:ins w:id="19398" w:author="Airat Shigapov" w:date="2021-10-29T16:43:00Z"/>
              <w:rFonts w:ascii="Consolas" w:hAnsi="Consolas" w:cs="Consolas"/>
              <w:color w:val="000000"/>
              <w:sz w:val="19"/>
              <w:szCs w:val="19"/>
            </w:rPr>
          </w:rPrChange>
        </w:rPr>
      </w:pPr>
      <w:ins w:id="19399" w:author="Airat Shigapov" w:date="2021-10-29T16:43:00Z">
        <w:r w:rsidRPr="00CA1CA9">
          <w:rPr>
            <w:rFonts w:ascii="Times New Roman" w:hAnsi="Times New Roman" w:cs="Times New Roman"/>
            <w:sz w:val="20"/>
            <w:szCs w:val="20"/>
            <w:lang w:val="en-US"/>
            <w:rPrChange w:id="19400" w:author="Airat Shigapov" w:date="2021-10-29T16:43:00Z">
              <w:rPr>
                <w:rFonts w:ascii="Consolas" w:hAnsi="Consolas" w:cs="Consolas"/>
                <w:color w:val="000000"/>
                <w:sz w:val="19"/>
                <w:szCs w:val="19"/>
              </w:rPr>
            </w:rPrChange>
          </w:rPr>
          <w:t xml:space="preserve">        {</w:t>
        </w:r>
      </w:ins>
    </w:p>
    <w:p w14:paraId="7DA3145C" w14:textId="77777777" w:rsidR="00CA1CA9" w:rsidRPr="00CA1CA9" w:rsidRDefault="00CA1CA9" w:rsidP="00CA1CA9">
      <w:pPr>
        <w:autoSpaceDE w:val="0"/>
        <w:autoSpaceDN w:val="0"/>
        <w:adjustRightInd w:val="0"/>
        <w:spacing w:after="0" w:line="240" w:lineRule="auto"/>
        <w:rPr>
          <w:ins w:id="19401" w:author="Airat Shigapov" w:date="2021-10-29T16:43:00Z"/>
          <w:rFonts w:ascii="Times New Roman" w:hAnsi="Times New Roman" w:cs="Times New Roman"/>
          <w:sz w:val="20"/>
          <w:szCs w:val="20"/>
          <w:lang w:val="en-US"/>
          <w:rPrChange w:id="19402" w:author="Airat Shigapov" w:date="2021-10-29T16:43:00Z">
            <w:rPr>
              <w:ins w:id="19403" w:author="Airat Shigapov" w:date="2021-10-29T16:43:00Z"/>
              <w:rFonts w:ascii="Consolas" w:hAnsi="Consolas" w:cs="Consolas"/>
              <w:color w:val="000000"/>
              <w:sz w:val="19"/>
              <w:szCs w:val="19"/>
            </w:rPr>
          </w:rPrChange>
        </w:rPr>
      </w:pPr>
      <w:ins w:id="19404" w:author="Airat Shigapov" w:date="2021-10-29T16:43:00Z">
        <w:r w:rsidRPr="00CA1CA9">
          <w:rPr>
            <w:rFonts w:ascii="Times New Roman" w:hAnsi="Times New Roman" w:cs="Times New Roman"/>
            <w:sz w:val="20"/>
            <w:szCs w:val="20"/>
            <w:lang w:val="en-US"/>
            <w:rPrChange w:id="19405" w:author="Airat Shigapov" w:date="2021-10-29T16:43:00Z">
              <w:rPr>
                <w:rFonts w:ascii="Consolas" w:hAnsi="Consolas" w:cs="Consolas"/>
                <w:color w:val="000000"/>
                <w:sz w:val="19"/>
                <w:szCs w:val="19"/>
              </w:rPr>
            </w:rPrChange>
          </w:rPr>
          <w:t xml:space="preserve">            </w:t>
        </w:r>
        <w:proofErr w:type="spellStart"/>
        <w:r w:rsidRPr="00CA1CA9">
          <w:rPr>
            <w:rFonts w:ascii="Times New Roman" w:hAnsi="Times New Roman" w:cs="Times New Roman"/>
            <w:sz w:val="20"/>
            <w:szCs w:val="20"/>
            <w:lang w:val="en-US"/>
            <w:rPrChange w:id="19406" w:author="Airat Shigapov" w:date="2021-10-29T16:43:00Z">
              <w:rPr>
                <w:rFonts w:ascii="Consolas" w:hAnsi="Consolas" w:cs="Consolas"/>
                <w:color w:val="000000"/>
                <w:sz w:val="19"/>
                <w:szCs w:val="19"/>
              </w:rPr>
            </w:rPrChange>
          </w:rPr>
          <w:t>listProduct.Visibility</w:t>
        </w:r>
        <w:proofErr w:type="spellEnd"/>
        <w:r w:rsidRPr="00CA1CA9">
          <w:rPr>
            <w:rFonts w:ascii="Times New Roman" w:hAnsi="Times New Roman" w:cs="Times New Roman"/>
            <w:sz w:val="20"/>
            <w:szCs w:val="20"/>
            <w:lang w:val="en-US"/>
            <w:rPrChange w:id="19407" w:author="Airat Shigapov" w:date="2021-10-29T16:43:00Z">
              <w:rPr>
                <w:rFonts w:ascii="Consolas" w:hAnsi="Consolas" w:cs="Consolas"/>
                <w:color w:val="000000"/>
                <w:sz w:val="19"/>
                <w:szCs w:val="19"/>
              </w:rPr>
            </w:rPrChange>
          </w:rPr>
          <w:t xml:space="preserve"> = </w:t>
        </w:r>
        <w:proofErr w:type="spellStart"/>
        <w:r w:rsidRPr="00CA1CA9">
          <w:rPr>
            <w:rFonts w:ascii="Times New Roman" w:hAnsi="Times New Roman" w:cs="Times New Roman"/>
            <w:sz w:val="20"/>
            <w:szCs w:val="20"/>
            <w:lang w:val="en-US"/>
            <w:rPrChange w:id="19408" w:author="Airat Shigapov" w:date="2021-10-29T16:43:00Z">
              <w:rPr>
                <w:rFonts w:ascii="Consolas" w:hAnsi="Consolas" w:cs="Consolas"/>
                <w:color w:val="000000"/>
                <w:sz w:val="19"/>
                <w:szCs w:val="19"/>
              </w:rPr>
            </w:rPrChange>
          </w:rPr>
          <w:t>Visibility.Hidden</w:t>
        </w:r>
        <w:proofErr w:type="spellEnd"/>
        <w:r w:rsidRPr="00CA1CA9">
          <w:rPr>
            <w:rFonts w:ascii="Times New Roman" w:hAnsi="Times New Roman" w:cs="Times New Roman"/>
            <w:sz w:val="20"/>
            <w:szCs w:val="20"/>
            <w:lang w:val="en-US"/>
            <w:rPrChange w:id="19409" w:author="Airat Shigapov" w:date="2021-10-29T16:43:00Z">
              <w:rPr>
                <w:rFonts w:ascii="Consolas" w:hAnsi="Consolas" w:cs="Consolas"/>
                <w:color w:val="000000"/>
                <w:sz w:val="19"/>
                <w:szCs w:val="19"/>
              </w:rPr>
            </w:rPrChange>
          </w:rPr>
          <w:t>;</w:t>
        </w:r>
      </w:ins>
    </w:p>
    <w:p w14:paraId="7451072D" w14:textId="77777777" w:rsidR="00CA1CA9" w:rsidRPr="00CA1CA9" w:rsidRDefault="00CA1CA9" w:rsidP="00CA1CA9">
      <w:pPr>
        <w:autoSpaceDE w:val="0"/>
        <w:autoSpaceDN w:val="0"/>
        <w:adjustRightInd w:val="0"/>
        <w:spacing w:after="0" w:line="240" w:lineRule="auto"/>
        <w:rPr>
          <w:ins w:id="19410" w:author="Airat Shigapov" w:date="2021-10-29T16:43:00Z"/>
          <w:rFonts w:ascii="Times New Roman" w:hAnsi="Times New Roman" w:cs="Times New Roman"/>
          <w:sz w:val="20"/>
          <w:szCs w:val="20"/>
          <w:lang w:val="en-US"/>
          <w:rPrChange w:id="19411" w:author="Airat Shigapov" w:date="2021-10-29T16:43:00Z">
            <w:rPr>
              <w:ins w:id="19412" w:author="Airat Shigapov" w:date="2021-10-29T16:43:00Z"/>
              <w:rFonts w:ascii="Consolas" w:hAnsi="Consolas" w:cs="Consolas"/>
              <w:color w:val="000000"/>
              <w:sz w:val="19"/>
              <w:szCs w:val="19"/>
            </w:rPr>
          </w:rPrChange>
        </w:rPr>
      </w:pPr>
      <w:ins w:id="19413" w:author="Airat Shigapov" w:date="2021-10-29T16:43:00Z">
        <w:r w:rsidRPr="00CA1CA9">
          <w:rPr>
            <w:rFonts w:ascii="Times New Roman" w:hAnsi="Times New Roman" w:cs="Times New Roman"/>
            <w:sz w:val="20"/>
            <w:szCs w:val="20"/>
            <w:lang w:val="en-US"/>
            <w:rPrChange w:id="19414" w:author="Airat Shigapov" w:date="2021-10-29T16:43:00Z">
              <w:rPr>
                <w:rFonts w:ascii="Consolas" w:hAnsi="Consolas" w:cs="Consolas"/>
                <w:color w:val="000000"/>
                <w:sz w:val="19"/>
                <w:szCs w:val="19"/>
              </w:rPr>
            </w:rPrChange>
          </w:rPr>
          <w:t xml:space="preserve">            </w:t>
        </w:r>
        <w:proofErr w:type="spellStart"/>
        <w:proofErr w:type="gramStart"/>
        <w:r w:rsidRPr="00CA1CA9">
          <w:rPr>
            <w:rFonts w:ascii="Times New Roman" w:hAnsi="Times New Roman" w:cs="Times New Roman"/>
            <w:sz w:val="20"/>
            <w:szCs w:val="20"/>
            <w:lang w:val="en-US"/>
            <w:rPrChange w:id="19415" w:author="Airat Shigapov" w:date="2021-10-29T16:43:00Z">
              <w:rPr>
                <w:rFonts w:ascii="Consolas" w:hAnsi="Consolas" w:cs="Consolas"/>
                <w:color w:val="000000"/>
                <w:sz w:val="19"/>
                <w:szCs w:val="19"/>
              </w:rPr>
            </w:rPrChange>
          </w:rPr>
          <w:t>PageFrame.NavigationService.Navigate</w:t>
        </w:r>
        <w:proofErr w:type="spellEnd"/>
        <w:proofErr w:type="gramEnd"/>
        <w:r w:rsidRPr="00CA1CA9">
          <w:rPr>
            <w:rFonts w:ascii="Times New Roman" w:hAnsi="Times New Roman" w:cs="Times New Roman"/>
            <w:sz w:val="20"/>
            <w:szCs w:val="20"/>
            <w:lang w:val="en-US"/>
            <w:rPrChange w:id="19416" w:author="Airat Shigapov" w:date="2021-10-29T16:43:00Z">
              <w:rPr>
                <w:rFonts w:ascii="Consolas" w:hAnsi="Consolas" w:cs="Consolas"/>
                <w:color w:val="000000"/>
                <w:sz w:val="19"/>
                <w:szCs w:val="19"/>
              </w:rPr>
            </w:rPrChange>
          </w:rPr>
          <w:t>(</w:t>
        </w:r>
        <w:r w:rsidRPr="00CA1CA9">
          <w:rPr>
            <w:rFonts w:ascii="Times New Roman" w:hAnsi="Times New Roman" w:cs="Times New Roman"/>
            <w:sz w:val="20"/>
            <w:szCs w:val="20"/>
            <w:lang w:val="en-US"/>
            <w:rPrChange w:id="19417" w:author="Airat Shigapov" w:date="2021-10-29T16:43:00Z">
              <w:rPr>
                <w:rFonts w:ascii="Consolas" w:hAnsi="Consolas" w:cs="Consolas"/>
                <w:color w:val="0000FF"/>
                <w:sz w:val="19"/>
                <w:szCs w:val="19"/>
              </w:rPr>
            </w:rPrChange>
          </w:rPr>
          <w:t>new</w:t>
        </w:r>
        <w:r w:rsidRPr="00CA1CA9">
          <w:rPr>
            <w:rFonts w:ascii="Times New Roman" w:hAnsi="Times New Roman" w:cs="Times New Roman"/>
            <w:sz w:val="20"/>
            <w:szCs w:val="20"/>
            <w:lang w:val="en-US"/>
            <w:rPrChange w:id="19418" w:author="Airat Shigapov" w:date="2021-10-29T16:43:00Z">
              <w:rPr>
                <w:rFonts w:ascii="Consolas" w:hAnsi="Consolas" w:cs="Consolas"/>
                <w:color w:val="000000"/>
                <w:sz w:val="19"/>
                <w:szCs w:val="19"/>
              </w:rPr>
            </w:rPrChange>
          </w:rPr>
          <w:t xml:space="preserve"> </w:t>
        </w:r>
        <w:proofErr w:type="spellStart"/>
        <w:r w:rsidRPr="00CA1CA9">
          <w:rPr>
            <w:rFonts w:ascii="Times New Roman" w:hAnsi="Times New Roman" w:cs="Times New Roman"/>
            <w:sz w:val="20"/>
            <w:szCs w:val="20"/>
            <w:lang w:val="en-US"/>
            <w:rPrChange w:id="19419" w:author="Airat Shigapov" w:date="2021-10-29T16:43:00Z">
              <w:rPr>
                <w:rFonts w:ascii="Consolas" w:hAnsi="Consolas" w:cs="Consolas"/>
                <w:color w:val="000000"/>
                <w:sz w:val="19"/>
                <w:szCs w:val="19"/>
              </w:rPr>
            </w:rPrChange>
          </w:rPr>
          <w:t>ListProduct</w:t>
        </w:r>
        <w:proofErr w:type="spellEnd"/>
        <w:r w:rsidRPr="00CA1CA9">
          <w:rPr>
            <w:rFonts w:ascii="Times New Roman" w:hAnsi="Times New Roman" w:cs="Times New Roman"/>
            <w:sz w:val="20"/>
            <w:szCs w:val="20"/>
            <w:lang w:val="en-US"/>
            <w:rPrChange w:id="19420" w:author="Airat Shigapov" w:date="2021-10-29T16:43:00Z">
              <w:rPr>
                <w:rFonts w:ascii="Consolas" w:hAnsi="Consolas" w:cs="Consolas"/>
                <w:color w:val="000000"/>
                <w:sz w:val="19"/>
                <w:szCs w:val="19"/>
              </w:rPr>
            </w:rPrChange>
          </w:rPr>
          <w:t>((Subcategory)((Border)sender).</w:t>
        </w:r>
        <w:proofErr w:type="spellStart"/>
        <w:r w:rsidRPr="00CA1CA9">
          <w:rPr>
            <w:rFonts w:ascii="Times New Roman" w:hAnsi="Times New Roman" w:cs="Times New Roman"/>
            <w:sz w:val="20"/>
            <w:szCs w:val="20"/>
            <w:lang w:val="en-US"/>
            <w:rPrChange w:id="19421" w:author="Airat Shigapov" w:date="2021-10-29T16:43:00Z">
              <w:rPr>
                <w:rFonts w:ascii="Consolas" w:hAnsi="Consolas" w:cs="Consolas"/>
                <w:color w:val="000000"/>
                <w:sz w:val="19"/>
                <w:szCs w:val="19"/>
              </w:rPr>
            </w:rPrChange>
          </w:rPr>
          <w:t>DataContext</w:t>
        </w:r>
        <w:proofErr w:type="spellEnd"/>
        <w:r w:rsidRPr="00CA1CA9">
          <w:rPr>
            <w:rFonts w:ascii="Times New Roman" w:hAnsi="Times New Roman" w:cs="Times New Roman"/>
            <w:sz w:val="20"/>
            <w:szCs w:val="20"/>
            <w:lang w:val="en-US"/>
            <w:rPrChange w:id="19422" w:author="Airat Shigapov" w:date="2021-10-29T16:43:00Z">
              <w:rPr>
                <w:rFonts w:ascii="Consolas" w:hAnsi="Consolas" w:cs="Consolas"/>
                <w:color w:val="000000"/>
                <w:sz w:val="19"/>
                <w:szCs w:val="19"/>
              </w:rPr>
            </w:rPrChange>
          </w:rPr>
          <w:t>));</w:t>
        </w:r>
      </w:ins>
    </w:p>
    <w:p w14:paraId="638D4FFE" w14:textId="77777777" w:rsidR="00CA1CA9" w:rsidRPr="00CA1CA9" w:rsidRDefault="00CA1CA9" w:rsidP="00CA1CA9">
      <w:pPr>
        <w:autoSpaceDE w:val="0"/>
        <w:autoSpaceDN w:val="0"/>
        <w:adjustRightInd w:val="0"/>
        <w:spacing w:after="0" w:line="240" w:lineRule="auto"/>
        <w:rPr>
          <w:ins w:id="19423" w:author="Airat Shigapov" w:date="2021-10-29T16:43:00Z"/>
          <w:rFonts w:ascii="Times New Roman" w:hAnsi="Times New Roman" w:cs="Times New Roman"/>
          <w:sz w:val="20"/>
          <w:szCs w:val="20"/>
          <w:lang w:val="en-US"/>
          <w:rPrChange w:id="19424" w:author="Airat Shigapov" w:date="2021-10-29T16:43:00Z">
            <w:rPr>
              <w:ins w:id="19425" w:author="Airat Shigapov" w:date="2021-10-29T16:43:00Z"/>
              <w:rFonts w:ascii="Consolas" w:hAnsi="Consolas" w:cs="Consolas"/>
              <w:color w:val="000000"/>
              <w:sz w:val="19"/>
              <w:szCs w:val="19"/>
            </w:rPr>
          </w:rPrChange>
        </w:rPr>
      </w:pPr>
      <w:ins w:id="19426" w:author="Airat Shigapov" w:date="2021-10-29T16:43:00Z">
        <w:r w:rsidRPr="00CA1CA9">
          <w:rPr>
            <w:rFonts w:ascii="Times New Roman" w:hAnsi="Times New Roman" w:cs="Times New Roman"/>
            <w:sz w:val="20"/>
            <w:szCs w:val="20"/>
            <w:lang w:val="en-US"/>
            <w:rPrChange w:id="19427" w:author="Airat Shigapov" w:date="2021-10-29T16:43:00Z">
              <w:rPr>
                <w:rFonts w:ascii="Consolas" w:hAnsi="Consolas" w:cs="Consolas"/>
                <w:color w:val="000000"/>
                <w:sz w:val="19"/>
                <w:szCs w:val="19"/>
              </w:rPr>
            </w:rPrChange>
          </w:rPr>
          <w:t xml:space="preserve">        }</w:t>
        </w:r>
      </w:ins>
    </w:p>
    <w:p w14:paraId="3F42ACD9" w14:textId="77777777" w:rsidR="00CA1CA9" w:rsidRPr="00CA1CA9" w:rsidRDefault="00CA1CA9" w:rsidP="00CA1CA9">
      <w:pPr>
        <w:autoSpaceDE w:val="0"/>
        <w:autoSpaceDN w:val="0"/>
        <w:adjustRightInd w:val="0"/>
        <w:spacing w:after="0" w:line="240" w:lineRule="auto"/>
        <w:rPr>
          <w:ins w:id="19428" w:author="Airat Shigapov" w:date="2021-10-29T16:43:00Z"/>
          <w:rFonts w:ascii="Times New Roman" w:hAnsi="Times New Roman" w:cs="Times New Roman"/>
          <w:sz w:val="20"/>
          <w:szCs w:val="20"/>
          <w:lang w:val="en-US"/>
          <w:rPrChange w:id="19429" w:author="Airat Shigapov" w:date="2021-10-29T16:43:00Z">
            <w:rPr>
              <w:ins w:id="19430" w:author="Airat Shigapov" w:date="2021-10-29T16:43:00Z"/>
              <w:rFonts w:ascii="Consolas" w:hAnsi="Consolas" w:cs="Consolas"/>
              <w:color w:val="000000"/>
              <w:sz w:val="19"/>
              <w:szCs w:val="19"/>
            </w:rPr>
          </w:rPrChange>
        </w:rPr>
      </w:pPr>
    </w:p>
    <w:p w14:paraId="7BEDD80C" w14:textId="77777777" w:rsidR="00CA1CA9" w:rsidRPr="00CA1CA9" w:rsidRDefault="00CA1CA9" w:rsidP="00CA1CA9">
      <w:pPr>
        <w:autoSpaceDE w:val="0"/>
        <w:autoSpaceDN w:val="0"/>
        <w:adjustRightInd w:val="0"/>
        <w:spacing w:after="0" w:line="240" w:lineRule="auto"/>
        <w:rPr>
          <w:ins w:id="19431" w:author="Airat Shigapov" w:date="2021-10-29T16:43:00Z"/>
          <w:rFonts w:ascii="Times New Roman" w:hAnsi="Times New Roman" w:cs="Times New Roman"/>
          <w:sz w:val="20"/>
          <w:szCs w:val="20"/>
          <w:lang w:val="en-US"/>
          <w:rPrChange w:id="19432" w:author="Airat Shigapov" w:date="2021-10-29T16:43:00Z">
            <w:rPr>
              <w:ins w:id="19433" w:author="Airat Shigapov" w:date="2021-10-29T16:43:00Z"/>
              <w:rFonts w:ascii="Consolas" w:hAnsi="Consolas" w:cs="Consolas"/>
              <w:color w:val="000000"/>
              <w:sz w:val="19"/>
              <w:szCs w:val="19"/>
            </w:rPr>
          </w:rPrChange>
        </w:rPr>
      </w:pPr>
      <w:ins w:id="19434" w:author="Airat Shigapov" w:date="2021-10-29T16:43:00Z">
        <w:r w:rsidRPr="00CA1CA9">
          <w:rPr>
            <w:rFonts w:ascii="Times New Roman" w:hAnsi="Times New Roman" w:cs="Times New Roman"/>
            <w:sz w:val="20"/>
            <w:szCs w:val="20"/>
            <w:lang w:val="en-US"/>
            <w:rPrChange w:id="19435" w:author="Airat Shigapov" w:date="2021-10-29T16:43:00Z">
              <w:rPr>
                <w:rFonts w:ascii="Consolas" w:hAnsi="Consolas" w:cs="Consolas"/>
                <w:color w:val="000000"/>
                <w:sz w:val="19"/>
                <w:szCs w:val="19"/>
              </w:rPr>
            </w:rPrChange>
          </w:rPr>
          <w:t xml:space="preserve">        </w:t>
        </w:r>
        <w:r w:rsidRPr="00CA1CA9">
          <w:rPr>
            <w:rFonts w:ascii="Times New Roman" w:hAnsi="Times New Roman" w:cs="Times New Roman"/>
            <w:sz w:val="20"/>
            <w:szCs w:val="20"/>
            <w:lang w:val="en-US"/>
            <w:rPrChange w:id="19436" w:author="Airat Shigapov" w:date="2021-10-29T16:43:00Z">
              <w:rPr>
                <w:rFonts w:ascii="Consolas" w:hAnsi="Consolas" w:cs="Consolas"/>
                <w:color w:val="0000FF"/>
                <w:sz w:val="19"/>
                <w:szCs w:val="19"/>
              </w:rPr>
            </w:rPrChange>
          </w:rPr>
          <w:t>internal</w:t>
        </w:r>
        <w:r w:rsidRPr="00CA1CA9">
          <w:rPr>
            <w:rFonts w:ascii="Times New Roman" w:hAnsi="Times New Roman" w:cs="Times New Roman"/>
            <w:sz w:val="20"/>
            <w:szCs w:val="20"/>
            <w:lang w:val="en-US"/>
            <w:rPrChange w:id="19437" w:author="Airat Shigapov" w:date="2021-10-29T16:43:00Z">
              <w:rPr>
                <w:rFonts w:ascii="Consolas" w:hAnsi="Consolas" w:cs="Consolas"/>
                <w:color w:val="000000"/>
                <w:sz w:val="19"/>
                <w:szCs w:val="19"/>
              </w:rPr>
            </w:rPrChange>
          </w:rPr>
          <w:t xml:space="preserve"> </w:t>
        </w:r>
        <w:r w:rsidRPr="00CA1CA9">
          <w:rPr>
            <w:rFonts w:ascii="Times New Roman" w:hAnsi="Times New Roman" w:cs="Times New Roman"/>
            <w:sz w:val="20"/>
            <w:szCs w:val="20"/>
            <w:lang w:val="en-US"/>
            <w:rPrChange w:id="19438" w:author="Airat Shigapov" w:date="2021-10-29T16:43:00Z">
              <w:rPr>
                <w:rFonts w:ascii="Consolas" w:hAnsi="Consolas" w:cs="Consolas"/>
                <w:color w:val="0000FF"/>
                <w:sz w:val="19"/>
                <w:szCs w:val="19"/>
              </w:rPr>
            </w:rPrChange>
          </w:rPr>
          <w:t>void</w:t>
        </w:r>
        <w:r w:rsidRPr="00CA1CA9">
          <w:rPr>
            <w:rFonts w:ascii="Times New Roman" w:hAnsi="Times New Roman" w:cs="Times New Roman"/>
            <w:sz w:val="20"/>
            <w:szCs w:val="20"/>
            <w:lang w:val="en-US"/>
            <w:rPrChange w:id="19439" w:author="Airat Shigapov" w:date="2021-10-29T16:43:00Z">
              <w:rPr>
                <w:rFonts w:ascii="Consolas" w:hAnsi="Consolas" w:cs="Consolas"/>
                <w:color w:val="000000"/>
                <w:sz w:val="19"/>
                <w:szCs w:val="19"/>
              </w:rPr>
            </w:rPrChange>
          </w:rPr>
          <w:t xml:space="preserve"> </w:t>
        </w:r>
        <w:proofErr w:type="spellStart"/>
        <w:proofErr w:type="gramStart"/>
        <w:r w:rsidRPr="00CA1CA9">
          <w:rPr>
            <w:rFonts w:ascii="Times New Roman" w:hAnsi="Times New Roman" w:cs="Times New Roman"/>
            <w:sz w:val="20"/>
            <w:szCs w:val="20"/>
            <w:lang w:val="en-US"/>
            <w:rPrChange w:id="19440" w:author="Airat Shigapov" w:date="2021-10-29T16:43:00Z">
              <w:rPr>
                <w:rFonts w:ascii="Consolas" w:hAnsi="Consolas" w:cs="Consolas"/>
                <w:color w:val="000000"/>
                <w:sz w:val="19"/>
                <w:szCs w:val="19"/>
              </w:rPr>
            </w:rPrChange>
          </w:rPr>
          <w:t>AdminPanelVisible</w:t>
        </w:r>
        <w:proofErr w:type="spellEnd"/>
        <w:r w:rsidRPr="00CA1CA9">
          <w:rPr>
            <w:rFonts w:ascii="Times New Roman" w:hAnsi="Times New Roman" w:cs="Times New Roman"/>
            <w:sz w:val="20"/>
            <w:szCs w:val="20"/>
            <w:lang w:val="en-US"/>
            <w:rPrChange w:id="19441" w:author="Airat Shigapov" w:date="2021-10-29T16:43:00Z">
              <w:rPr>
                <w:rFonts w:ascii="Consolas" w:hAnsi="Consolas" w:cs="Consolas"/>
                <w:color w:val="000000"/>
                <w:sz w:val="19"/>
                <w:szCs w:val="19"/>
              </w:rPr>
            </w:rPrChange>
          </w:rPr>
          <w:t>(</w:t>
        </w:r>
        <w:proofErr w:type="gramEnd"/>
        <w:r w:rsidRPr="00CA1CA9">
          <w:rPr>
            <w:rFonts w:ascii="Times New Roman" w:hAnsi="Times New Roman" w:cs="Times New Roman"/>
            <w:sz w:val="20"/>
            <w:szCs w:val="20"/>
            <w:lang w:val="en-US"/>
            <w:rPrChange w:id="19442" w:author="Airat Shigapov" w:date="2021-10-29T16:43:00Z">
              <w:rPr>
                <w:rFonts w:ascii="Consolas" w:hAnsi="Consolas" w:cs="Consolas"/>
                <w:color w:val="000000"/>
                <w:sz w:val="19"/>
                <w:szCs w:val="19"/>
              </w:rPr>
            </w:rPrChange>
          </w:rPr>
          <w:t>)</w:t>
        </w:r>
      </w:ins>
    </w:p>
    <w:p w14:paraId="6E862EAE" w14:textId="77777777" w:rsidR="00CA1CA9" w:rsidRPr="00CA1CA9" w:rsidRDefault="00CA1CA9" w:rsidP="00CA1CA9">
      <w:pPr>
        <w:autoSpaceDE w:val="0"/>
        <w:autoSpaceDN w:val="0"/>
        <w:adjustRightInd w:val="0"/>
        <w:spacing w:after="0" w:line="240" w:lineRule="auto"/>
        <w:rPr>
          <w:ins w:id="19443" w:author="Airat Shigapov" w:date="2021-10-29T16:43:00Z"/>
          <w:rFonts w:ascii="Times New Roman" w:hAnsi="Times New Roman" w:cs="Times New Roman"/>
          <w:sz w:val="20"/>
          <w:szCs w:val="20"/>
          <w:lang w:val="en-US"/>
          <w:rPrChange w:id="19444" w:author="Airat Shigapov" w:date="2021-10-29T16:43:00Z">
            <w:rPr>
              <w:ins w:id="19445" w:author="Airat Shigapov" w:date="2021-10-29T16:43:00Z"/>
              <w:rFonts w:ascii="Consolas" w:hAnsi="Consolas" w:cs="Consolas"/>
              <w:color w:val="000000"/>
              <w:sz w:val="19"/>
              <w:szCs w:val="19"/>
            </w:rPr>
          </w:rPrChange>
        </w:rPr>
      </w:pPr>
      <w:ins w:id="19446" w:author="Airat Shigapov" w:date="2021-10-29T16:43:00Z">
        <w:r w:rsidRPr="00CA1CA9">
          <w:rPr>
            <w:rFonts w:ascii="Times New Roman" w:hAnsi="Times New Roman" w:cs="Times New Roman"/>
            <w:sz w:val="20"/>
            <w:szCs w:val="20"/>
            <w:lang w:val="en-US"/>
            <w:rPrChange w:id="19447" w:author="Airat Shigapov" w:date="2021-10-29T16:43:00Z">
              <w:rPr>
                <w:rFonts w:ascii="Consolas" w:hAnsi="Consolas" w:cs="Consolas"/>
                <w:color w:val="000000"/>
                <w:sz w:val="19"/>
                <w:szCs w:val="19"/>
              </w:rPr>
            </w:rPrChange>
          </w:rPr>
          <w:t xml:space="preserve">        {</w:t>
        </w:r>
      </w:ins>
    </w:p>
    <w:p w14:paraId="2CB9BFD3" w14:textId="77777777" w:rsidR="00CA1CA9" w:rsidRPr="00CA1CA9" w:rsidRDefault="00CA1CA9" w:rsidP="00CA1CA9">
      <w:pPr>
        <w:autoSpaceDE w:val="0"/>
        <w:autoSpaceDN w:val="0"/>
        <w:adjustRightInd w:val="0"/>
        <w:spacing w:after="0" w:line="240" w:lineRule="auto"/>
        <w:rPr>
          <w:ins w:id="19448" w:author="Airat Shigapov" w:date="2021-10-29T16:43:00Z"/>
          <w:rFonts w:ascii="Times New Roman" w:hAnsi="Times New Roman" w:cs="Times New Roman"/>
          <w:sz w:val="20"/>
          <w:szCs w:val="20"/>
          <w:lang w:val="en-US"/>
          <w:rPrChange w:id="19449" w:author="Airat Shigapov" w:date="2021-10-29T16:43:00Z">
            <w:rPr>
              <w:ins w:id="19450" w:author="Airat Shigapov" w:date="2021-10-29T16:43:00Z"/>
              <w:rFonts w:ascii="Consolas" w:hAnsi="Consolas" w:cs="Consolas"/>
              <w:color w:val="000000"/>
              <w:sz w:val="19"/>
              <w:szCs w:val="19"/>
            </w:rPr>
          </w:rPrChange>
        </w:rPr>
      </w:pPr>
      <w:ins w:id="19451" w:author="Airat Shigapov" w:date="2021-10-29T16:43:00Z">
        <w:r w:rsidRPr="00CA1CA9">
          <w:rPr>
            <w:rFonts w:ascii="Times New Roman" w:hAnsi="Times New Roman" w:cs="Times New Roman"/>
            <w:sz w:val="20"/>
            <w:szCs w:val="20"/>
            <w:lang w:val="en-US"/>
            <w:rPrChange w:id="19452" w:author="Airat Shigapov" w:date="2021-10-29T16:43:00Z">
              <w:rPr>
                <w:rFonts w:ascii="Consolas" w:hAnsi="Consolas" w:cs="Consolas"/>
                <w:color w:val="000000"/>
                <w:sz w:val="19"/>
                <w:szCs w:val="19"/>
              </w:rPr>
            </w:rPrChange>
          </w:rPr>
          <w:t xml:space="preserve">            </w:t>
        </w:r>
        <w:proofErr w:type="spellStart"/>
        <w:r w:rsidRPr="00CA1CA9">
          <w:rPr>
            <w:rFonts w:ascii="Times New Roman" w:hAnsi="Times New Roman" w:cs="Times New Roman"/>
            <w:sz w:val="20"/>
            <w:szCs w:val="20"/>
            <w:lang w:val="en-US"/>
            <w:rPrChange w:id="19453" w:author="Airat Shigapov" w:date="2021-10-29T16:43:00Z">
              <w:rPr>
                <w:rFonts w:ascii="Consolas" w:hAnsi="Consolas" w:cs="Consolas"/>
                <w:color w:val="000000"/>
                <w:sz w:val="19"/>
                <w:szCs w:val="19"/>
              </w:rPr>
            </w:rPrChange>
          </w:rPr>
          <w:t>CategoryStack.Visibility</w:t>
        </w:r>
        <w:proofErr w:type="spellEnd"/>
        <w:r w:rsidRPr="00CA1CA9">
          <w:rPr>
            <w:rFonts w:ascii="Times New Roman" w:hAnsi="Times New Roman" w:cs="Times New Roman"/>
            <w:sz w:val="20"/>
            <w:szCs w:val="20"/>
            <w:lang w:val="en-US"/>
            <w:rPrChange w:id="19454" w:author="Airat Shigapov" w:date="2021-10-29T16:43:00Z">
              <w:rPr>
                <w:rFonts w:ascii="Consolas" w:hAnsi="Consolas" w:cs="Consolas"/>
                <w:color w:val="000000"/>
                <w:sz w:val="19"/>
                <w:szCs w:val="19"/>
              </w:rPr>
            </w:rPrChange>
          </w:rPr>
          <w:t xml:space="preserve"> = </w:t>
        </w:r>
        <w:proofErr w:type="spellStart"/>
        <w:r w:rsidRPr="00CA1CA9">
          <w:rPr>
            <w:rFonts w:ascii="Times New Roman" w:hAnsi="Times New Roman" w:cs="Times New Roman"/>
            <w:sz w:val="20"/>
            <w:szCs w:val="20"/>
            <w:lang w:val="en-US"/>
            <w:rPrChange w:id="19455" w:author="Airat Shigapov" w:date="2021-10-29T16:43:00Z">
              <w:rPr>
                <w:rFonts w:ascii="Consolas" w:hAnsi="Consolas" w:cs="Consolas"/>
                <w:color w:val="000000"/>
                <w:sz w:val="19"/>
                <w:szCs w:val="19"/>
              </w:rPr>
            </w:rPrChange>
          </w:rPr>
          <w:t>Visibility.Hidden</w:t>
        </w:r>
        <w:proofErr w:type="spellEnd"/>
        <w:r w:rsidRPr="00CA1CA9">
          <w:rPr>
            <w:rFonts w:ascii="Times New Roman" w:hAnsi="Times New Roman" w:cs="Times New Roman"/>
            <w:sz w:val="20"/>
            <w:szCs w:val="20"/>
            <w:lang w:val="en-US"/>
            <w:rPrChange w:id="19456" w:author="Airat Shigapov" w:date="2021-10-29T16:43:00Z">
              <w:rPr>
                <w:rFonts w:ascii="Consolas" w:hAnsi="Consolas" w:cs="Consolas"/>
                <w:color w:val="000000"/>
                <w:sz w:val="19"/>
                <w:szCs w:val="19"/>
              </w:rPr>
            </w:rPrChange>
          </w:rPr>
          <w:t>;</w:t>
        </w:r>
      </w:ins>
    </w:p>
    <w:p w14:paraId="6D00C9CE" w14:textId="77777777" w:rsidR="00CA1CA9" w:rsidRPr="00CA1CA9" w:rsidRDefault="00CA1CA9" w:rsidP="00CA1CA9">
      <w:pPr>
        <w:autoSpaceDE w:val="0"/>
        <w:autoSpaceDN w:val="0"/>
        <w:adjustRightInd w:val="0"/>
        <w:spacing w:after="0" w:line="240" w:lineRule="auto"/>
        <w:rPr>
          <w:ins w:id="19457" w:author="Airat Shigapov" w:date="2021-10-29T16:43:00Z"/>
          <w:rFonts w:ascii="Times New Roman" w:hAnsi="Times New Roman" w:cs="Times New Roman"/>
          <w:sz w:val="20"/>
          <w:szCs w:val="20"/>
          <w:lang w:val="en-US"/>
          <w:rPrChange w:id="19458" w:author="Airat Shigapov" w:date="2021-10-29T16:43:00Z">
            <w:rPr>
              <w:ins w:id="19459" w:author="Airat Shigapov" w:date="2021-10-29T16:43:00Z"/>
              <w:rFonts w:ascii="Consolas" w:hAnsi="Consolas" w:cs="Consolas"/>
              <w:color w:val="000000"/>
              <w:sz w:val="19"/>
              <w:szCs w:val="19"/>
            </w:rPr>
          </w:rPrChange>
        </w:rPr>
      </w:pPr>
      <w:ins w:id="19460" w:author="Airat Shigapov" w:date="2021-10-29T16:43:00Z">
        <w:r w:rsidRPr="00CA1CA9">
          <w:rPr>
            <w:rFonts w:ascii="Times New Roman" w:hAnsi="Times New Roman" w:cs="Times New Roman"/>
            <w:sz w:val="20"/>
            <w:szCs w:val="20"/>
            <w:lang w:val="en-US"/>
            <w:rPrChange w:id="19461" w:author="Airat Shigapov" w:date="2021-10-29T16:43:00Z">
              <w:rPr>
                <w:rFonts w:ascii="Consolas" w:hAnsi="Consolas" w:cs="Consolas"/>
                <w:color w:val="000000"/>
                <w:sz w:val="19"/>
                <w:szCs w:val="19"/>
              </w:rPr>
            </w:rPrChange>
          </w:rPr>
          <w:t xml:space="preserve">            </w:t>
        </w:r>
        <w:proofErr w:type="spellStart"/>
        <w:r w:rsidRPr="00CA1CA9">
          <w:rPr>
            <w:rFonts w:ascii="Times New Roman" w:hAnsi="Times New Roman" w:cs="Times New Roman"/>
            <w:sz w:val="20"/>
            <w:szCs w:val="20"/>
            <w:lang w:val="en-US"/>
            <w:rPrChange w:id="19462" w:author="Airat Shigapov" w:date="2021-10-29T16:43:00Z">
              <w:rPr>
                <w:rFonts w:ascii="Consolas" w:hAnsi="Consolas" w:cs="Consolas"/>
                <w:color w:val="000000"/>
                <w:sz w:val="19"/>
                <w:szCs w:val="19"/>
              </w:rPr>
            </w:rPrChange>
          </w:rPr>
          <w:t>searchGrid.Visibility</w:t>
        </w:r>
        <w:proofErr w:type="spellEnd"/>
        <w:r w:rsidRPr="00CA1CA9">
          <w:rPr>
            <w:rFonts w:ascii="Times New Roman" w:hAnsi="Times New Roman" w:cs="Times New Roman"/>
            <w:sz w:val="20"/>
            <w:szCs w:val="20"/>
            <w:lang w:val="en-US"/>
            <w:rPrChange w:id="19463" w:author="Airat Shigapov" w:date="2021-10-29T16:43:00Z">
              <w:rPr>
                <w:rFonts w:ascii="Consolas" w:hAnsi="Consolas" w:cs="Consolas"/>
                <w:color w:val="000000"/>
                <w:sz w:val="19"/>
                <w:szCs w:val="19"/>
              </w:rPr>
            </w:rPrChange>
          </w:rPr>
          <w:t xml:space="preserve"> = </w:t>
        </w:r>
        <w:proofErr w:type="spellStart"/>
        <w:r w:rsidRPr="00CA1CA9">
          <w:rPr>
            <w:rFonts w:ascii="Times New Roman" w:hAnsi="Times New Roman" w:cs="Times New Roman"/>
            <w:sz w:val="20"/>
            <w:szCs w:val="20"/>
            <w:lang w:val="en-US"/>
            <w:rPrChange w:id="19464" w:author="Airat Shigapov" w:date="2021-10-29T16:43:00Z">
              <w:rPr>
                <w:rFonts w:ascii="Consolas" w:hAnsi="Consolas" w:cs="Consolas"/>
                <w:color w:val="000000"/>
                <w:sz w:val="19"/>
                <w:szCs w:val="19"/>
              </w:rPr>
            </w:rPrChange>
          </w:rPr>
          <w:t>Visibility.Hidden</w:t>
        </w:r>
        <w:proofErr w:type="spellEnd"/>
        <w:r w:rsidRPr="00CA1CA9">
          <w:rPr>
            <w:rFonts w:ascii="Times New Roman" w:hAnsi="Times New Roman" w:cs="Times New Roman"/>
            <w:sz w:val="20"/>
            <w:szCs w:val="20"/>
            <w:lang w:val="en-US"/>
            <w:rPrChange w:id="19465" w:author="Airat Shigapov" w:date="2021-10-29T16:43:00Z">
              <w:rPr>
                <w:rFonts w:ascii="Consolas" w:hAnsi="Consolas" w:cs="Consolas"/>
                <w:color w:val="000000"/>
                <w:sz w:val="19"/>
                <w:szCs w:val="19"/>
              </w:rPr>
            </w:rPrChange>
          </w:rPr>
          <w:t>;</w:t>
        </w:r>
      </w:ins>
    </w:p>
    <w:p w14:paraId="524AE0F7" w14:textId="77777777" w:rsidR="00CA1CA9" w:rsidRPr="00CA1CA9" w:rsidRDefault="00CA1CA9" w:rsidP="00CA1CA9">
      <w:pPr>
        <w:autoSpaceDE w:val="0"/>
        <w:autoSpaceDN w:val="0"/>
        <w:adjustRightInd w:val="0"/>
        <w:spacing w:after="0" w:line="240" w:lineRule="auto"/>
        <w:rPr>
          <w:ins w:id="19466" w:author="Airat Shigapov" w:date="2021-10-29T16:43:00Z"/>
          <w:rFonts w:ascii="Times New Roman" w:hAnsi="Times New Roman" w:cs="Times New Roman"/>
          <w:sz w:val="20"/>
          <w:szCs w:val="20"/>
          <w:lang w:val="en-US"/>
          <w:rPrChange w:id="19467" w:author="Airat Shigapov" w:date="2021-10-29T16:43:00Z">
            <w:rPr>
              <w:ins w:id="19468" w:author="Airat Shigapov" w:date="2021-10-29T16:43:00Z"/>
              <w:rFonts w:ascii="Consolas" w:hAnsi="Consolas" w:cs="Consolas"/>
              <w:color w:val="000000"/>
              <w:sz w:val="19"/>
              <w:szCs w:val="19"/>
            </w:rPr>
          </w:rPrChange>
        </w:rPr>
      </w:pPr>
      <w:ins w:id="19469" w:author="Airat Shigapov" w:date="2021-10-29T16:43:00Z">
        <w:r w:rsidRPr="00CA1CA9">
          <w:rPr>
            <w:rFonts w:ascii="Times New Roman" w:hAnsi="Times New Roman" w:cs="Times New Roman"/>
            <w:sz w:val="20"/>
            <w:szCs w:val="20"/>
            <w:lang w:val="en-US"/>
            <w:rPrChange w:id="19470" w:author="Airat Shigapov" w:date="2021-10-29T16:43:00Z">
              <w:rPr>
                <w:rFonts w:ascii="Consolas" w:hAnsi="Consolas" w:cs="Consolas"/>
                <w:color w:val="000000"/>
                <w:sz w:val="19"/>
                <w:szCs w:val="19"/>
              </w:rPr>
            </w:rPrChange>
          </w:rPr>
          <w:t xml:space="preserve">            </w:t>
        </w:r>
        <w:proofErr w:type="spellStart"/>
        <w:r w:rsidRPr="00CA1CA9">
          <w:rPr>
            <w:rFonts w:ascii="Times New Roman" w:hAnsi="Times New Roman" w:cs="Times New Roman"/>
            <w:sz w:val="20"/>
            <w:szCs w:val="20"/>
            <w:lang w:val="en-US"/>
            <w:rPrChange w:id="19471" w:author="Airat Shigapov" w:date="2021-10-29T16:43:00Z">
              <w:rPr>
                <w:rFonts w:ascii="Consolas" w:hAnsi="Consolas" w:cs="Consolas"/>
                <w:color w:val="000000"/>
                <w:sz w:val="19"/>
                <w:szCs w:val="19"/>
              </w:rPr>
            </w:rPrChange>
          </w:rPr>
          <w:t>CartField.Visibility</w:t>
        </w:r>
        <w:proofErr w:type="spellEnd"/>
        <w:r w:rsidRPr="00CA1CA9">
          <w:rPr>
            <w:rFonts w:ascii="Times New Roman" w:hAnsi="Times New Roman" w:cs="Times New Roman"/>
            <w:sz w:val="20"/>
            <w:szCs w:val="20"/>
            <w:lang w:val="en-US"/>
            <w:rPrChange w:id="19472" w:author="Airat Shigapov" w:date="2021-10-29T16:43:00Z">
              <w:rPr>
                <w:rFonts w:ascii="Consolas" w:hAnsi="Consolas" w:cs="Consolas"/>
                <w:color w:val="000000"/>
                <w:sz w:val="19"/>
                <w:szCs w:val="19"/>
              </w:rPr>
            </w:rPrChange>
          </w:rPr>
          <w:t xml:space="preserve"> = </w:t>
        </w:r>
        <w:proofErr w:type="spellStart"/>
        <w:r w:rsidRPr="00CA1CA9">
          <w:rPr>
            <w:rFonts w:ascii="Times New Roman" w:hAnsi="Times New Roman" w:cs="Times New Roman"/>
            <w:sz w:val="20"/>
            <w:szCs w:val="20"/>
            <w:lang w:val="en-US"/>
            <w:rPrChange w:id="19473" w:author="Airat Shigapov" w:date="2021-10-29T16:43:00Z">
              <w:rPr>
                <w:rFonts w:ascii="Consolas" w:hAnsi="Consolas" w:cs="Consolas"/>
                <w:color w:val="000000"/>
                <w:sz w:val="19"/>
                <w:szCs w:val="19"/>
              </w:rPr>
            </w:rPrChange>
          </w:rPr>
          <w:t>Visibility.Hidden</w:t>
        </w:r>
        <w:proofErr w:type="spellEnd"/>
        <w:r w:rsidRPr="00CA1CA9">
          <w:rPr>
            <w:rFonts w:ascii="Times New Roman" w:hAnsi="Times New Roman" w:cs="Times New Roman"/>
            <w:sz w:val="20"/>
            <w:szCs w:val="20"/>
            <w:lang w:val="en-US"/>
            <w:rPrChange w:id="19474" w:author="Airat Shigapov" w:date="2021-10-29T16:43:00Z">
              <w:rPr>
                <w:rFonts w:ascii="Consolas" w:hAnsi="Consolas" w:cs="Consolas"/>
                <w:color w:val="000000"/>
                <w:sz w:val="19"/>
                <w:szCs w:val="19"/>
              </w:rPr>
            </w:rPrChange>
          </w:rPr>
          <w:t>;</w:t>
        </w:r>
      </w:ins>
    </w:p>
    <w:p w14:paraId="1DA54AC2" w14:textId="77777777" w:rsidR="00CA1CA9" w:rsidRPr="00CA1CA9" w:rsidRDefault="00CA1CA9" w:rsidP="00CA1CA9">
      <w:pPr>
        <w:autoSpaceDE w:val="0"/>
        <w:autoSpaceDN w:val="0"/>
        <w:adjustRightInd w:val="0"/>
        <w:spacing w:after="0" w:line="240" w:lineRule="auto"/>
        <w:rPr>
          <w:ins w:id="19475" w:author="Airat Shigapov" w:date="2021-10-29T16:43:00Z"/>
          <w:rFonts w:ascii="Times New Roman" w:hAnsi="Times New Roman" w:cs="Times New Roman"/>
          <w:sz w:val="20"/>
          <w:szCs w:val="20"/>
          <w:lang w:val="en-US"/>
          <w:rPrChange w:id="19476" w:author="Airat Shigapov" w:date="2021-10-29T16:43:00Z">
            <w:rPr>
              <w:ins w:id="19477" w:author="Airat Shigapov" w:date="2021-10-29T16:43:00Z"/>
              <w:rFonts w:ascii="Consolas" w:hAnsi="Consolas" w:cs="Consolas"/>
              <w:color w:val="000000"/>
              <w:sz w:val="19"/>
              <w:szCs w:val="19"/>
            </w:rPr>
          </w:rPrChange>
        </w:rPr>
      </w:pPr>
      <w:ins w:id="19478" w:author="Airat Shigapov" w:date="2021-10-29T16:43:00Z">
        <w:r w:rsidRPr="00CA1CA9">
          <w:rPr>
            <w:rFonts w:ascii="Times New Roman" w:hAnsi="Times New Roman" w:cs="Times New Roman"/>
            <w:sz w:val="20"/>
            <w:szCs w:val="20"/>
            <w:lang w:val="en-US"/>
            <w:rPrChange w:id="19479" w:author="Airat Shigapov" w:date="2021-10-29T16:43:00Z">
              <w:rPr>
                <w:rFonts w:ascii="Consolas" w:hAnsi="Consolas" w:cs="Consolas"/>
                <w:color w:val="000000"/>
                <w:sz w:val="19"/>
                <w:szCs w:val="19"/>
              </w:rPr>
            </w:rPrChange>
          </w:rPr>
          <w:t xml:space="preserve">            </w:t>
        </w:r>
        <w:proofErr w:type="spellStart"/>
        <w:r w:rsidRPr="00CA1CA9">
          <w:rPr>
            <w:rFonts w:ascii="Times New Roman" w:hAnsi="Times New Roman" w:cs="Times New Roman"/>
            <w:sz w:val="20"/>
            <w:szCs w:val="20"/>
            <w:lang w:val="en-US"/>
            <w:rPrChange w:id="19480" w:author="Airat Shigapov" w:date="2021-10-29T16:43:00Z">
              <w:rPr>
                <w:rFonts w:ascii="Consolas" w:hAnsi="Consolas" w:cs="Consolas"/>
                <w:color w:val="000000"/>
                <w:sz w:val="19"/>
                <w:szCs w:val="19"/>
              </w:rPr>
            </w:rPrChange>
          </w:rPr>
          <w:t>authAccount.Visibility</w:t>
        </w:r>
        <w:proofErr w:type="spellEnd"/>
        <w:r w:rsidRPr="00CA1CA9">
          <w:rPr>
            <w:rFonts w:ascii="Times New Roman" w:hAnsi="Times New Roman" w:cs="Times New Roman"/>
            <w:sz w:val="20"/>
            <w:szCs w:val="20"/>
            <w:lang w:val="en-US"/>
            <w:rPrChange w:id="19481" w:author="Airat Shigapov" w:date="2021-10-29T16:43:00Z">
              <w:rPr>
                <w:rFonts w:ascii="Consolas" w:hAnsi="Consolas" w:cs="Consolas"/>
                <w:color w:val="000000"/>
                <w:sz w:val="19"/>
                <w:szCs w:val="19"/>
              </w:rPr>
            </w:rPrChange>
          </w:rPr>
          <w:t xml:space="preserve"> = </w:t>
        </w:r>
        <w:proofErr w:type="spellStart"/>
        <w:r w:rsidRPr="00CA1CA9">
          <w:rPr>
            <w:rFonts w:ascii="Times New Roman" w:hAnsi="Times New Roman" w:cs="Times New Roman"/>
            <w:sz w:val="20"/>
            <w:szCs w:val="20"/>
            <w:lang w:val="en-US"/>
            <w:rPrChange w:id="19482" w:author="Airat Shigapov" w:date="2021-10-29T16:43:00Z">
              <w:rPr>
                <w:rFonts w:ascii="Consolas" w:hAnsi="Consolas" w:cs="Consolas"/>
                <w:color w:val="000000"/>
                <w:sz w:val="19"/>
                <w:szCs w:val="19"/>
              </w:rPr>
            </w:rPrChange>
          </w:rPr>
          <w:t>Visibility.Hidden</w:t>
        </w:r>
        <w:proofErr w:type="spellEnd"/>
        <w:r w:rsidRPr="00CA1CA9">
          <w:rPr>
            <w:rFonts w:ascii="Times New Roman" w:hAnsi="Times New Roman" w:cs="Times New Roman"/>
            <w:sz w:val="20"/>
            <w:szCs w:val="20"/>
            <w:lang w:val="en-US"/>
            <w:rPrChange w:id="19483" w:author="Airat Shigapov" w:date="2021-10-29T16:43:00Z">
              <w:rPr>
                <w:rFonts w:ascii="Consolas" w:hAnsi="Consolas" w:cs="Consolas"/>
                <w:color w:val="000000"/>
                <w:sz w:val="19"/>
                <w:szCs w:val="19"/>
              </w:rPr>
            </w:rPrChange>
          </w:rPr>
          <w:t>;</w:t>
        </w:r>
      </w:ins>
    </w:p>
    <w:p w14:paraId="6931C4F3" w14:textId="77777777" w:rsidR="00CA1CA9" w:rsidRPr="00CA1CA9" w:rsidRDefault="00CA1CA9" w:rsidP="00CA1CA9">
      <w:pPr>
        <w:autoSpaceDE w:val="0"/>
        <w:autoSpaceDN w:val="0"/>
        <w:adjustRightInd w:val="0"/>
        <w:spacing w:after="0" w:line="240" w:lineRule="auto"/>
        <w:rPr>
          <w:ins w:id="19484" w:author="Airat Shigapov" w:date="2021-10-29T16:43:00Z"/>
          <w:rFonts w:ascii="Times New Roman" w:hAnsi="Times New Roman" w:cs="Times New Roman"/>
          <w:sz w:val="20"/>
          <w:szCs w:val="20"/>
          <w:lang w:val="en-US"/>
          <w:rPrChange w:id="19485" w:author="Airat Shigapov" w:date="2021-10-29T16:43:00Z">
            <w:rPr>
              <w:ins w:id="19486" w:author="Airat Shigapov" w:date="2021-10-29T16:43:00Z"/>
              <w:rFonts w:ascii="Consolas" w:hAnsi="Consolas" w:cs="Consolas"/>
              <w:color w:val="000000"/>
              <w:sz w:val="19"/>
              <w:szCs w:val="19"/>
            </w:rPr>
          </w:rPrChange>
        </w:rPr>
      </w:pPr>
      <w:ins w:id="19487" w:author="Airat Shigapov" w:date="2021-10-29T16:43:00Z">
        <w:r w:rsidRPr="00CA1CA9">
          <w:rPr>
            <w:rFonts w:ascii="Times New Roman" w:hAnsi="Times New Roman" w:cs="Times New Roman"/>
            <w:sz w:val="20"/>
            <w:szCs w:val="20"/>
            <w:lang w:val="en-US"/>
            <w:rPrChange w:id="19488" w:author="Airat Shigapov" w:date="2021-10-29T16:43:00Z">
              <w:rPr>
                <w:rFonts w:ascii="Consolas" w:hAnsi="Consolas" w:cs="Consolas"/>
                <w:color w:val="000000"/>
                <w:sz w:val="19"/>
                <w:szCs w:val="19"/>
              </w:rPr>
            </w:rPrChange>
          </w:rPr>
          <w:t xml:space="preserve">            </w:t>
        </w:r>
        <w:proofErr w:type="spellStart"/>
        <w:r w:rsidRPr="00CA1CA9">
          <w:rPr>
            <w:rFonts w:ascii="Times New Roman" w:hAnsi="Times New Roman" w:cs="Times New Roman"/>
            <w:sz w:val="20"/>
            <w:szCs w:val="20"/>
            <w:lang w:val="en-US"/>
            <w:rPrChange w:id="19489" w:author="Airat Shigapov" w:date="2021-10-29T16:43:00Z">
              <w:rPr>
                <w:rFonts w:ascii="Consolas" w:hAnsi="Consolas" w:cs="Consolas"/>
                <w:color w:val="000000"/>
                <w:sz w:val="19"/>
                <w:szCs w:val="19"/>
              </w:rPr>
            </w:rPrChange>
          </w:rPr>
          <w:t>personalAccount.Visibility</w:t>
        </w:r>
        <w:proofErr w:type="spellEnd"/>
        <w:r w:rsidRPr="00CA1CA9">
          <w:rPr>
            <w:rFonts w:ascii="Times New Roman" w:hAnsi="Times New Roman" w:cs="Times New Roman"/>
            <w:sz w:val="20"/>
            <w:szCs w:val="20"/>
            <w:lang w:val="en-US"/>
            <w:rPrChange w:id="19490" w:author="Airat Shigapov" w:date="2021-10-29T16:43:00Z">
              <w:rPr>
                <w:rFonts w:ascii="Consolas" w:hAnsi="Consolas" w:cs="Consolas"/>
                <w:color w:val="000000"/>
                <w:sz w:val="19"/>
                <w:szCs w:val="19"/>
              </w:rPr>
            </w:rPrChange>
          </w:rPr>
          <w:t xml:space="preserve"> = </w:t>
        </w:r>
        <w:proofErr w:type="spellStart"/>
        <w:r w:rsidRPr="00CA1CA9">
          <w:rPr>
            <w:rFonts w:ascii="Times New Roman" w:hAnsi="Times New Roman" w:cs="Times New Roman"/>
            <w:sz w:val="20"/>
            <w:szCs w:val="20"/>
            <w:lang w:val="en-US"/>
            <w:rPrChange w:id="19491" w:author="Airat Shigapov" w:date="2021-10-29T16:43:00Z">
              <w:rPr>
                <w:rFonts w:ascii="Consolas" w:hAnsi="Consolas" w:cs="Consolas"/>
                <w:color w:val="000000"/>
                <w:sz w:val="19"/>
                <w:szCs w:val="19"/>
              </w:rPr>
            </w:rPrChange>
          </w:rPr>
          <w:t>Visibility.Visible</w:t>
        </w:r>
        <w:proofErr w:type="spellEnd"/>
        <w:r w:rsidRPr="00CA1CA9">
          <w:rPr>
            <w:rFonts w:ascii="Times New Roman" w:hAnsi="Times New Roman" w:cs="Times New Roman"/>
            <w:sz w:val="20"/>
            <w:szCs w:val="20"/>
            <w:lang w:val="en-US"/>
            <w:rPrChange w:id="19492" w:author="Airat Shigapov" w:date="2021-10-29T16:43:00Z">
              <w:rPr>
                <w:rFonts w:ascii="Consolas" w:hAnsi="Consolas" w:cs="Consolas"/>
                <w:color w:val="000000"/>
                <w:sz w:val="19"/>
                <w:szCs w:val="19"/>
              </w:rPr>
            </w:rPrChange>
          </w:rPr>
          <w:t>;</w:t>
        </w:r>
      </w:ins>
    </w:p>
    <w:p w14:paraId="355D7B44" w14:textId="77777777" w:rsidR="00CA1CA9" w:rsidRPr="00CA1CA9" w:rsidRDefault="00CA1CA9" w:rsidP="00CA1CA9">
      <w:pPr>
        <w:autoSpaceDE w:val="0"/>
        <w:autoSpaceDN w:val="0"/>
        <w:adjustRightInd w:val="0"/>
        <w:spacing w:after="0" w:line="240" w:lineRule="auto"/>
        <w:rPr>
          <w:ins w:id="19493" w:author="Airat Shigapov" w:date="2021-10-29T16:43:00Z"/>
          <w:rFonts w:ascii="Times New Roman" w:hAnsi="Times New Roman" w:cs="Times New Roman"/>
          <w:sz w:val="20"/>
          <w:szCs w:val="20"/>
          <w:lang w:val="en-US"/>
          <w:rPrChange w:id="19494" w:author="Airat Shigapov" w:date="2021-10-29T16:43:00Z">
            <w:rPr>
              <w:ins w:id="19495" w:author="Airat Shigapov" w:date="2021-10-29T16:43:00Z"/>
              <w:rFonts w:ascii="Consolas" w:hAnsi="Consolas" w:cs="Consolas"/>
              <w:color w:val="000000"/>
              <w:sz w:val="19"/>
              <w:szCs w:val="19"/>
            </w:rPr>
          </w:rPrChange>
        </w:rPr>
      </w:pPr>
      <w:ins w:id="19496" w:author="Airat Shigapov" w:date="2021-10-29T16:43:00Z">
        <w:r w:rsidRPr="00CA1CA9">
          <w:rPr>
            <w:rFonts w:ascii="Times New Roman" w:hAnsi="Times New Roman" w:cs="Times New Roman"/>
            <w:sz w:val="20"/>
            <w:szCs w:val="20"/>
            <w:lang w:val="en-US"/>
            <w:rPrChange w:id="19497" w:author="Airat Shigapov" w:date="2021-10-29T16:43:00Z">
              <w:rPr>
                <w:rFonts w:ascii="Consolas" w:hAnsi="Consolas" w:cs="Consolas"/>
                <w:color w:val="000000"/>
                <w:sz w:val="19"/>
                <w:szCs w:val="19"/>
              </w:rPr>
            </w:rPrChange>
          </w:rPr>
          <w:t xml:space="preserve">            </w:t>
        </w:r>
        <w:proofErr w:type="spellStart"/>
        <w:r w:rsidRPr="00CA1CA9">
          <w:rPr>
            <w:rFonts w:ascii="Times New Roman" w:hAnsi="Times New Roman" w:cs="Times New Roman"/>
            <w:sz w:val="20"/>
            <w:szCs w:val="20"/>
            <w:lang w:val="en-US"/>
            <w:rPrChange w:id="19498" w:author="Airat Shigapov" w:date="2021-10-29T16:43:00Z">
              <w:rPr>
                <w:rFonts w:ascii="Consolas" w:hAnsi="Consolas" w:cs="Consolas"/>
                <w:color w:val="000000"/>
                <w:sz w:val="19"/>
                <w:szCs w:val="19"/>
              </w:rPr>
            </w:rPrChange>
          </w:rPr>
          <w:t>AdminButton.Visibility</w:t>
        </w:r>
        <w:proofErr w:type="spellEnd"/>
        <w:r w:rsidRPr="00CA1CA9">
          <w:rPr>
            <w:rFonts w:ascii="Times New Roman" w:hAnsi="Times New Roman" w:cs="Times New Roman"/>
            <w:sz w:val="20"/>
            <w:szCs w:val="20"/>
            <w:lang w:val="en-US"/>
            <w:rPrChange w:id="19499" w:author="Airat Shigapov" w:date="2021-10-29T16:43:00Z">
              <w:rPr>
                <w:rFonts w:ascii="Consolas" w:hAnsi="Consolas" w:cs="Consolas"/>
                <w:color w:val="000000"/>
                <w:sz w:val="19"/>
                <w:szCs w:val="19"/>
              </w:rPr>
            </w:rPrChange>
          </w:rPr>
          <w:t xml:space="preserve"> = </w:t>
        </w:r>
        <w:proofErr w:type="spellStart"/>
        <w:r w:rsidRPr="00CA1CA9">
          <w:rPr>
            <w:rFonts w:ascii="Times New Roman" w:hAnsi="Times New Roman" w:cs="Times New Roman"/>
            <w:sz w:val="20"/>
            <w:szCs w:val="20"/>
            <w:lang w:val="en-US"/>
            <w:rPrChange w:id="19500" w:author="Airat Shigapov" w:date="2021-10-29T16:43:00Z">
              <w:rPr>
                <w:rFonts w:ascii="Consolas" w:hAnsi="Consolas" w:cs="Consolas"/>
                <w:color w:val="000000"/>
                <w:sz w:val="19"/>
                <w:szCs w:val="19"/>
              </w:rPr>
            </w:rPrChange>
          </w:rPr>
          <w:t>Visibility.Visible</w:t>
        </w:r>
        <w:proofErr w:type="spellEnd"/>
        <w:r w:rsidRPr="00CA1CA9">
          <w:rPr>
            <w:rFonts w:ascii="Times New Roman" w:hAnsi="Times New Roman" w:cs="Times New Roman"/>
            <w:sz w:val="20"/>
            <w:szCs w:val="20"/>
            <w:lang w:val="en-US"/>
            <w:rPrChange w:id="19501" w:author="Airat Shigapov" w:date="2021-10-29T16:43:00Z">
              <w:rPr>
                <w:rFonts w:ascii="Consolas" w:hAnsi="Consolas" w:cs="Consolas"/>
                <w:color w:val="000000"/>
                <w:sz w:val="19"/>
                <w:szCs w:val="19"/>
              </w:rPr>
            </w:rPrChange>
          </w:rPr>
          <w:t>;</w:t>
        </w:r>
      </w:ins>
    </w:p>
    <w:p w14:paraId="5E4EA323" w14:textId="77777777" w:rsidR="00CA1CA9" w:rsidRPr="00CA1CA9" w:rsidRDefault="00CA1CA9" w:rsidP="00CA1CA9">
      <w:pPr>
        <w:autoSpaceDE w:val="0"/>
        <w:autoSpaceDN w:val="0"/>
        <w:adjustRightInd w:val="0"/>
        <w:spacing w:after="0" w:line="240" w:lineRule="auto"/>
        <w:rPr>
          <w:ins w:id="19502" w:author="Airat Shigapov" w:date="2021-10-29T16:43:00Z"/>
          <w:rFonts w:ascii="Times New Roman" w:hAnsi="Times New Roman" w:cs="Times New Roman"/>
          <w:sz w:val="20"/>
          <w:szCs w:val="20"/>
          <w:lang w:val="en-US"/>
          <w:rPrChange w:id="19503" w:author="Airat Shigapov" w:date="2021-10-29T16:43:00Z">
            <w:rPr>
              <w:ins w:id="19504" w:author="Airat Shigapov" w:date="2021-10-29T16:43:00Z"/>
              <w:rFonts w:ascii="Consolas" w:hAnsi="Consolas" w:cs="Consolas"/>
              <w:color w:val="000000"/>
              <w:sz w:val="19"/>
              <w:szCs w:val="19"/>
            </w:rPr>
          </w:rPrChange>
        </w:rPr>
      </w:pPr>
      <w:ins w:id="19505" w:author="Airat Shigapov" w:date="2021-10-29T16:43:00Z">
        <w:r w:rsidRPr="00CA1CA9">
          <w:rPr>
            <w:rFonts w:ascii="Times New Roman" w:hAnsi="Times New Roman" w:cs="Times New Roman"/>
            <w:sz w:val="20"/>
            <w:szCs w:val="20"/>
            <w:lang w:val="en-US"/>
            <w:rPrChange w:id="19506" w:author="Airat Shigapov" w:date="2021-10-29T16:43:00Z">
              <w:rPr>
                <w:rFonts w:ascii="Consolas" w:hAnsi="Consolas" w:cs="Consolas"/>
                <w:color w:val="000000"/>
                <w:sz w:val="19"/>
                <w:szCs w:val="19"/>
              </w:rPr>
            </w:rPrChange>
          </w:rPr>
          <w:t xml:space="preserve">        }</w:t>
        </w:r>
      </w:ins>
    </w:p>
    <w:p w14:paraId="09D561D7" w14:textId="77777777" w:rsidR="00CA1CA9" w:rsidRPr="00CA1CA9" w:rsidRDefault="00CA1CA9" w:rsidP="00CA1CA9">
      <w:pPr>
        <w:autoSpaceDE w:val="0"/>
        <w:autoSpaceDN w:val="0"/>
        <w:adjustRightInd w:val="0"/>
        <w:spacing w:after="0" w:line="240" w:lineRule="auto"/>
        <w:rPr>
          <w:ins w:id="19507" w:author="Airat Shigapov" w:date="2021-10-29T16:43:00Z"/>
          <w:rFonts w:ascii="Times New Roman" w:hAnsi="Times New Roman" w:cs="Times New Roman"/>
          <w:sz w:val="20"/>
          <w:szCs w:val="20"/>
          <w:lang w:val="en-US"/>
          <w:rPrChange w:id="19508" w:author="Airat Shigapov" w:date="2021-10-29T16:43:00Z">
            <w:rPr>
              <w:ins w:id="19509" w:author="Airat Shigapov" w:date="2021-10-29T16:43:00Z"/>
              <w:rFonts w:ascii="Consolas" w:hAnsi="Consolas" w:cs="Consolas"/>
              <w:color w:val="000000"/>
              <w:sz w:val="19"/>
              <w:szCs w:val="19"/>
            </w:rPr>
          </w:rPrChange>
        </w:rPr>
      </w:pPr>
      <w:ins w:id="19510" w:author="Airat Shigapov" w:date="2021-10-29T16:43:00Z">
        <w:r w:rsidRPr="00CA1CA9">
          <w:rPr>
            <w:rFonts w:ascii="Times New Roman" w:hAnsi="Times New Roman" w:cs="Times New Roman"/>
            <w:sz w:val="20"/>
            <w:szCs w:val="20"/>
            <w:lang w:val="en-US"/>
            <w:rPrChange w:id="19511" w:author="Airat Shigapov" w:date="2021-10-29T16:43:00Z">
              <w:rPr>
                <w:rFonts w:ascii="Consolas" w:hAnsi="Consolas" w:cs="Consolas"/>
                <w:color w:val="000000"/>
                <w:sz w:val="19"/>
                <w:szCs w:val="19"/>
              </w:rPr>
            </w:rPrChange>
          </w:rPr>
          <w:t xml:space="preserve">        </w:t>
        </w:r>
        <w:r w:rsidRPr="00CA1CA9">
          <w:rPr>
            <w:rFonts w:ascii="Times New Roman" w:hAnsi="Times New Roman" w:cs="Times New Roman"/>
            <w:sz w:val="20"/>
            <w:szCs w:val="20"/>
            <w:lang w:val="en-US"/>
            <w:rPrChange w:id="19512" w:author="Airat Shigapov" w:date="2021-10-29T16:43:00Z">
              <w:rPr>
                <w:rFonts w:ascii="Consolas" w:hAnsi="Consolas" w:cs="Consolas"/>
                <w:color w:val="0000FF"/>
                <w:sz w:val="19"/>
                <w:szCs w:val="19"/>
              </w:rPr>
            </w:rPrChange>
          </w:rPr>
          <w:t>internal</w:t>
        </w:r>
        <w:r w:rsidRPr="00CA1CA9">
          <w:rPr>
            <w:rFonts w:ascii="Times New Roman" w:hAnsi="Times New Roman" w:cs="Times New Roman"/>
            <w:sz w:val="20"/>
            <w:szCs w:val="20"/>
            <w:lang w:val="en-US"/>
            <w:rPrChange w:id="19513" w:author="Airat Shigapov" w:date="2021-10-29T16:43:00Z">
              <w:rPr>
                <w:rFonts w:ascii="Consolas" w:hAnsi="Consolas" w:cs="Consolas"/>
                <w:color w:val="000000"/>
                <w:sz w:val="19"/>
                <w:szCs w:val="19"/>
              </w:rPr>
            </w:rPrChange>
          </w:rPr>
          <w:t xml:space="preserve"> </w:t>
        </w:r>
        <w:r w:rsidRPr="00CA1CA9">
          <w:rPr>
            <w:rFonts w:ascii="Times New Roman" w:hAnsi="Times New Roman" w:cs="Times New Roman"/>
            <w:sz w:val="20"/>
            <w:szCs w:val="20"/>
            <w:lang w:val="en-US"/>
            <w:rPrChange w:id="19514" w:author="Airat Shigapov" w:date="2021-10-29T16:43:00Z">
              <w:rPr>
                <w:rFonts w:ascii="Consolas" w:hAnsi="Consolas" w:cs="Consolas"/>
                <w:color w:val="0000FF"/>
                <w:sz w:val="19"/>
                <w:szCs w:val="19"/>
              </w:rPr>
            </w:rPrChange>
          </w:rPr>
          <w:t>void</w:t>
        </w:r>
        <w:r w:rsidRPr="00CA1CA9">
          <w:rPr>
            <w:rFonts w:ascii="Times New Roman" w:hAnsi="Times New Roman" w:cs="Times New Roman"/>
            <w:sz w:val="20"/>
            <w:szCs w:val="20"/>
            <w:lang w:val="en-US"/>
            <w:rPrChange w:id="19515" w:author="Airat Shigapov" w:date="2021-10-29T16:43:00Z">
              <w:rPr>
                <w:rFonts w:ascii="Consolas" w:hAnsi="Consolas" w:cs="Consolas"/>
                <w:color w:val="000000"/>
                <w:sz w:val="19"/>
                <w:szCs w:val="19"/>
              </w:rPr>
            </w:rPrChange>
          </w:rPr>
          <w:t xml:space="preserve"> </w:t>
        </w:r>
        <w:proofErr w:type="spellStart"/>
        <w:proofErr w:type="gramStart"/>
        <w:r w:rsidRPr="00CA1CA9">
          <w:rPr>
            <w:rFonts w:ascii="Times New Roman" w:hAnsi="Times New Roman" w:cs="Times New Roman"/>
            <w:sz w:val="20"/>
            <w:szCs w:val="20"/>
            <w:lang w:val="en-US"/>
            <w:rPrChange w:id="19516" w:author="Airat Shigapov" w:date="2021-10-29T16:43:00Z">
              <w:rPr>
                <w:rFonts w:ascii="Consolas" w:hAnsi="Consolas" w:cs="Consolas"/>
                <w:color w:val="000000"/>
                <w:sz w:val="19"/>
                <w:szCs w:val="19"/>
              </w:rPr>
            </w:rPrChange>
          </w:rPr>
          <w:t>AdminPanelHidden</w:t>
        </w:r>
        <w:proofErr w:type="spellEnd"/>
        <w:r w:rsidRPr="00CA1CA9">
          <w:rPr>
            <w:rFonts w:ascii="Times New Roman" w:hAnsi="Times New Roman" w:cs="Times New Roman"/>
            <w:sz w:val="20"/>
            <w:szCs w:val="20"/>
            <w:lang w:val="en-US"/>
            <w:rPrChange w:id="19517" w:author="Airat Shigapov" w:date="2021-10-29T16:43:00Z">
              <w:rPr>
                <w:rFonts w:ascii="Consolas" w:hAnsi="Consolas" w:cs="Consolas"/>
                <w:color w:val="000000"/>
                <w:sz w:val="19"/>
                <w:szCs w:val="19"/>
              </w:rPr>
            </w:rPrChange>
          </w:rPr>
          <w:t>(</w:t>
        </w:r>
        <w:proofErr w:type="gramEnd"/>
        <w:r w:rsidRPr="00CA1CA9">
          <w:rPr>
            <w:rFonts w:ascii="Times New Roman" w:hAnsi="Times New Roman" w:cs="Times New Roman"/>
            <w:sz w:val="20"/>
            <w:szCs w:val="20"/>
            <w:lang w:val="en-US"/>
            <w:rPrChange w:id="19518" w:author="Airat Shigapov" w:date="2021-10-29T16:43:00Z">
              <w:rPr>
                <w:rFonts w:ascii="Consolas" w:hAnsi="Consolas" w:cs="Consolas"/>
                <w:color w:val="000000"/>
                <w:sz w:val="19"/>
                <w:szCs w:val="19"/>
              </w:rPr>
            </w:rPrChange>
          </w:rPr>
          <w:t>)</w:t>
        </w:r>
      </w:ins>
    </w:p>
    <w:p w14:paraId="5A172CB3" w14:textId="77777777" w:rsidR="00CA1CA9" w:rsidRPr="00CA1CA9" w:rsidRDefault="00CA1CA9" w:rsidP="00CA1CA9">
      <w:pPr>
        <w:autoSpaceDE w:val="0"/>
        <w:autoSpaceDN w:val="0"/>
        <w:adjustRightInd w:val="0"/>
        <w:spacing w:after="0" w:line="240" w:lineRule="auto"/>
        <w:rPr>
          <w:ins w:id="19519" w:author="Airat Shigapov" w:date="2021-10-29T16:43:00Z"/>
          <w:rFonts w:ascii="Times New Roman" w:hAnsi="Times New Roman" w:cs="Times New Roman"/>
          <w:sz w:val="20"/>
          <w:szCs w:val="20"/>
          <w:lang w:val="en-US"/>
          <w:rPrChange w:id="19520" w:author="Airat Shigapov" w:date="2021-10-29T16:43:00Z">
            <w:rPr>
              <w:ins w:id="19521" w:author="Airat Shigapov" w:date="2021-10-29T16:43:00Z"/>
              <w:rFonts w:ascii="Consolas" w:hAnsi="Consolas" w:cs="Consolas"/>
              <w:color w:val="000000"/>
              <w:sz w:val="19"/>
              <w:szCs w:val="19"/>
            </w:rPr>
          </w:rPrChange>
        </w:rPr>
      </w:pPr>
      <w:ins w:id="19522" w:author="Airat Shigapov" w:date="2021-10-29T16:43:00Z">
        <w:r w:rsidRPr="00CA1CA9">
          <w:rPr>
            <w:rFonts w:ascii="Times New Roman" w:hAnsi="Times New Roman" w:cs="Times New Roman"/>
            <w:sz w:val="20"/>
            <w:szCs w:val="20"/>
            <w:lang w:val="en-US"/>
            <w:rPrChange w:id="19523" w:author="Airat Shigapov" w:date="2021-10-29T16:43:00Z">
              <w:rPr>
                <w:rFonts w:ascii="Consolas" w:hAnsi="Consolas" w:cs="Consolas"/>
                <w:color w:val="000000"/>
                <w:sz w:val="19"/>
                <w:szCs w:val="19"/>
              </w:rPr>
            </w:rPrChange>
          </w:rPr>
          <w:t xml:space="preserve">        {</w:t>
        </w:r>
      </w:ins>
    </w:p>
    <w:p w14:paraId="461AC6B0" w14:textId="77777777" w:rsidR="00CA1CA9" w:rsidRPr="00CA1CA9" w:rsidRDefault="00CA1CA9" w:rsidP="00CA1CA9">
      <w:pPr>
        <w:autoSpaceDE w:val="0"/>
        <w:autoSpaceDN w:val="0"/>
        <w:adjustRightInd w:val="0"/>
        <w:spacing w:after="0" w:line="240" w:lineRule="auto"/>
        <w:rPr>
          <w:ins w:id="19524" w:author="Airat Shigapov" w:date="2021-10-29T16:43:00Z"/>
          <w:rFonts w:ascii="Times New Roman" w:hAnsi="Times New Roman" w:cs="Times New Roman"/>
          <w:sz w:val="20"/>
          <w:szCs w:val="20"/>
          <w:lang w:val="en-US"/>
          <w:rPrChange w:id="19525" w:author="Airat Shigapov" w:date="2021-10-29T16:43:00Z">
            <w:rPr>
              <w:ins w:id="19526" w:author="Airat Shigapov" w:date="2021-10-29T16:43:00Z"/>
              <w:rFonts w:ascii="Consolas" w:hAnsi="Consolas" w:cs="Consolas"/>
              <w:color w:val="000000"/>
              <w:sz w:val="19"/>
              <w:szCs w:val="19"/>
            </w:rPr>
          </w:rPrChange>
        </w:rPr>
      </w:pPr>
      <w:ins w:id="19527" w:author="Airat Shigapov" w:date="2021-10-29T16:43:00Z">
        <w:r w:rsidRPr="00CA1CA9">
          <w:rPr>
            <w:rFonts w:ascii="Times New Roman" w:hAnsi="Times New Roman" w:cs="Times New Roman"/>
            <w:sz w:val="20"/>
            <w:szCs w:val="20"/>
            <w:lang w:val="en-US"/>
            <w:rPrChange w:id="19528" w:author="Airat Shigapov" w:date="2021-10-29T16:43:00Z">
              <w:rPr>
                <w:rFonts w:ascii="Consolas" w:hAnsi="Consolas" w:cs="Consolas"/>
                <w:color w:val="000000"/>
                <w:sz w:val="19"/>
                <w:szCs w:val="19"/>
              </w:rPr>
            </w:rPrChange>
          </w:rPr>
          <w:t xml:space="preserve">            </w:t>
        </w:r>
        <w:proofErr w:type="spellStart"/>
        <w:r w:rsidRPr="00CA1CA9">
          <w:rPr>
            <w:rFonts w:ascii="Times New Roman" w:hAnsi="Times New Roman" w:cs="Times New Roman"/>
            <w:sz w:val="20"/>
            <w:szCs w:val="20"/>
            <w:lang w:val="en-US"/>
            <w:rPrChange w:id="19529" w:author="Airat Shigapov" w:date="2021-10-29T16:43:00Z">
              <w:rPr>
                <w:rFonts w:ascii="Consolas" w:hAnsi="Consolas" w:cs="Consolas"/>
                <w:color w:val="000000"/>
                <w:sz w:val="19"/>
                <w:szCs w:val="19"/>
              </w:rPr>
            </w:rPrChange>
          </w:rPr>
          <w:t>CategoryStack.Visibility</w:t>
        </w:r>
        <w:proofErr w:type="spellEnd"/>
        <w:r w:rsidRPr="00CA1CA9">
          <w:rPr>
            <w:rFonts w:ascii="Times New Roman" w:hAnsi="Times New Roman" w:cs="Times New Roman"/>
            <w:sz w:val="20"/>
            <w:szCs w:val="20"/>
            <w:lang w:val="en-US"/>
            <w:rPrChange w:id="19530" w:author="Airat Shigapov" w:date="2021-10-29T16:43:00Z">
              <w:rPr>
                <w:rFonts w:ascii="Consolas" w:hAnsi="Consolas" w:cs="Consolas"/>
                <w:color w:val="000000"/>
                <w:sz w:val="19"/>
                <w:szCs w:val="19"/>
              </w:rPr>
            </w:rPrChange>
          </w:rPr>
          <w:t xml:space="preserve"> = </w:t>
        </w:r>
        <w:proofErr w:type="spellStart"/>
        <w:r w:rsidRPr="00CA1CA9">
          <w:rPr>
            <w:rFonts w:ascii="Times New Roman" w:hAnsi="Times New Roman" w:cs="Times New Roman"/>
            <w:sz w:val="20"/>
            <w:szCs w:val="20"/>
            <w:lang w:val="en-US"/>
            <w:rPrChange w:id="19531" w:author="Airat Shigapov" w:date="2021-10-29T16:43:00Z">
              <w:rPr>
                <w:rFonts w:ascii="Consolas" w:hAnsi="Consolas" w:cs="Consolas"/>
                <w:color w:val="000000"/>
                <w:sz w:val="19"/>
                <w:szCs w:val="19"/>
              </w:rPr>
            </w:rPrChange>
          </w:rPr>
          <w:t>Visibility.Visible</w:t>
        </w:r>
        <w:proofErr w:type="spellEnd"/>
        <w:r w:rsidRPr="00CA1CA9">
          <w:rPr>
            <w:rFonts w:ascii="Times New Roman" w:hAnsi="Times New Roman" w:cs="Times New Roman"/>
            <w:sz w:val="20"/>
            <w:szCs w:val="20"/>
            <w:lang w:val="en-US"/>
            <w:rPrChange w:id="19532" w:author="Airat Shigapov" w:date="2021-10-29T16:43:00Z">
              <w:rPr>
                <w:rFonts w:ascii="Consolas" w:hAnsi="Consolas" w:cs="Consolas"/>
                <w:color w:val="000000"/>
                <w:sz w:val="19"/>
                <w:szCs w:val="19"/>
              </w:rPr>
            </w:rPrChange>
          </w:rPr>
          <w:t>;</w:t>
        </w:r>
      </w:ins>
    </w:p>
    <w:p w14:paraId="0C452ADA" w14:textId="77777777" w:rsidR="00CA1CA9" w:rsidRPr="00CA1CA9" w:rsidRDefault="00CA1CA9" w:rsidP="00CA1CA9">
      <w:pPr>
        <w:autoSpaceDE w:val="0"/>
        <w:autoSpaceDN w:val="0"/>
        <w:adjustRightInd w:val="0"/>
        <w:spacing w:after="0" w:line="240" w:lineRule="auto"/>
        <w:rPr>
          <w:ins w:id="19533" w:author="Airat Shigapov" w:date="2021-10-29T16:43:00Z"/>
          <w:rFonts w:ascii="Times New Roman" w:hAnsi="Times New Roman" w:cs="Times New Roman"/>
          <w:sz w:val="20"/>
          <w:szCs w:val="20"/>
          <w:lang w:val="en-US"/>
          <w:rPrChange w:id="19534" w:author="Airat Shigapov" w:date="2021-10-29T16:43:00Z">
            <w:rPr>
              <w:ins w:id="19535" w:author="Airat Shigapov" w:date="2021-10-29T16:43:00Z"/>
              <w:rFonts w:ascii="Consolas" w:hAnsi="Consolas" w:cs="Consolas"/>
              <w:color w:val="000000"/>
              <w:sz w:val="19"/>
              <w:szCs w:val="19"/>
            </w:rPr>
          </w:rPrChange>
        </w:rPr>
      </w:pPr>
      <w:ins w:id="19536" w:author="Airat Shigapov" w:date="2021-10-29T16:43:00Z">
        <w:r w:rsidRPr="00CA1CA9">
          <w:rPr>
            <w:rFonts w:ascii="Times New Roman" w:hAnsi="Times New Roman" w:cs="Times New Roman"/>
            <w:sz w:val="20"/>
            <w:szCs w:val="20"/>
            <w:lang w:val="en-US"/>
            <w:rPrChange w:id="19537" w:author="Airat Shigapov" w:date="2021-10-29T16:43:00Z">
              <w:rPr>
                <w:rFonts w:ascii="Consolas" w:hAnsi="Consolas" w:cs="Consolas"/>
                <w:color w:val="000000"/>
                <w:sz w:val="19"/>
                <w:szCs w:val="19"/>
              </w:rPr>
            </w:rPrChange>
          </w:rPr>
          <w:t xml:space="preserve">            </w:t>
        </w:r>
        <w:proofErr w:type="spellStart"/>
        <w:r w:rsidRPr="00CA1CA9">
          <w:rPr>
            <w:rFonts w:ascii="Times New Roman" w:hAnsi="Times New Roman" w:cs="Times New Roman"/>
            <w:sz w:val="20"/>
            <w:szCs w:val="20"/>
            <w:lang w:val="en-US"/>
            <w:rPrChange w:id="19538" w:author="Airat Shigapov" w:date="2021-10-29T16:43:00Z">
              <w:rPr>
                <w:rFonts w:ascii="Consolas" w:hAnsi="Consolas" w:cs="Consolas"/>
                <w:color w:val="000000"/>
                <w:sz w:val="19"/>
                <w:szCs w:val="19"/>
              </w:rPr>
            </w:rPrChange>
          </w:rPr>
          <w:t>searchGrid.Visibility</w:t>
        </w:r>
        <w:proofErr w:type="spellEnd"/>
        <w:r w:rsidRPr="00CA1CA9">
          <w:rPr>
            <w:rFonts w:ascii="Times New Roman" w:hAnsi="Times New Roman" w:cs="Times New Roman"/>
            <w:sz w:val="20"/>
            <w:szCs w:val="20"/>
            <w:lang w:val="en-US"/>
            <w:rPrChange w:id="19539" w:author="Airat Shigapov" w:date="2021-10-29T16:43:00Z">
              <w:rPr>
                <w:rFonts w:ascii="Consolas" w:hAnsi="Consolas" w:cs="Consolas"/>
                <w:color w:val="000000"/>
                <w:sz w:val="19"/>
                <w:szCs w:val="19"/>
              </w:rPr>
            </w:rPrChange>
          </w:rPr>
          <w:t xml:space="preserve"> = </w:t>
        </w:r>
        <w:proofErr w:type="spellStart"/>
        <w:r w:rsidRPr="00CA1CA9">
          <w:rPr>
            <w:rFonts w:ascii="Times New Roman" w:hAnsi="Times New Roman" w:cs="Times New Roman"/>
            <w:sz w:val="20"/>
            <w:szCs w:val="20"/>
            <w:lang w:val="en-US"/>
            <w:rPrChange w:id="19540" w:author="Airat Shigapov" w:date="2021-10-29T16:43:00Z">
              <w:rPr>
                <w:rFonts w:ascii="Consolas" w:hAnsi="Consolas" w:cs="Consolas"/>
                <w:color w:val="000000"/>
                <w:sz w:val="19"/>
                <w:szCs w:val="19"/>
              </w:rPr>
            </w:rPrChange>
          </w:rPr>
          <w:t>Visibility.Visible</w:t>
        </w:r>
        <w:proofErr w:type="spellEnd"/>
        <w:r w:rsidRPr="00CA1CA9">
          <w:rPr>
            <w:rFonts w:ascii="Times New Roman" w:hAnsi="Times New Roman" w:cs="Times New Roman"/>
            <w:sz w:val="20"/>
            <w:szCs w:val="20"/>
            <w:lang w:val="en-US"/>
            <w:rPrChange w:id="19541" w:author="Airat Shigapov" w:date="2021-10-29T16:43:00Z">
              <w:rPr>
                <w:rFonts w:ascii="Consolas" w:hAnsi="Consolas" w:cs="Consolas"/>
                <w:color w:val="000000"/>
                <w:sz w:val="19"/>
                <w:szCs w:val="19"/>
              </w:rPr>
            </w:rPrChange>
          </w:rPr>
          <w:t>;</w:t>
        </w:r>
      </w:ins>
    </w:p>
    <w:p w14:paraId="5489A9A9" w14:textId="77777777" w:rsidR="00CA1CA9" w:rsidRPr="00CA1CA9" w:rsidRDefault="00CA1CA9" w:rsidP="00CA1CA9">
      <w:pPr>
        <w:autoSpaceDE w:val="0"/>
        <w:autoSpaceDN w:val="0"/>
        <w:adjustRightInd w:val="0"/>
        <w:spacing w:after="0" w:line="240" w:lineRule="auto"/>
        <w:rPr>
          <w:ins w:id="19542" w:author="Airat Shigapov" w:date="2021-10-29T16:43:00Z"/>
          <w:rFonts w:ascii="Times New Roman" w:hAnsi="Times New Roman" w:cs="Times New Roman"/>
          <w:sz w:val="20"/>
          <w:szCs w:val="20"/>
          <w:lang w:val="en-US"/>
          <w:rPrChange w:id="19543" w:author="Airat Shigapov" w:date="2021-10-29T16:43:00Z">
            <w:rPr>
              <w:ins w:id="19544" w:author="Airat Shigapov" w:date="2021-10-29T16:43:00Z"/>
              <w:rFonts w:ascii="Consolas" w:hAnsi="Consolas" w:cs="Consolas"/>
              <w:color w:val="000000"/>
              <w:sz w:val="19"/>
              <w:szCs w:val="19"/>
            </w:rPr>
          </w:rPrChange>
        </w:rPr>
      </w:pPr>
      <w:ins w:id="19545" w:author="Airat Shigapov" w:date="2021-10-29T16:43:00Z">
        <w:r w:rsidRPr="00CA1CA9">
          <w:rPr>
            <w:rFonts w:ascii="Times New Roman" w:hAnsi="Times New Roman" w:cs="Times New Roman"/>
            <w:sz w:val="20"/>
            <w:szCs w:val="20"/>
            <w:lang w:val="en-US"/>
            <w:rPrChange w:id="19546" w:author="Airat Shigapov" w:date="2021-10-29T16:43:00Z">
              <w:rPr>
                <w:rFonts w:ascii="Consolas" w:hAnsi="Consolas" w:cs="Consolas"/>
                <w:color w:val="000000"/>
                <w:sz w:val="19"/>
                <w:szCs w:val="19"/>
              </w:rPr>
            </w:rPrChange>
          </w:rPr>
          <w:t xml:space="preserve">            </w:t>
        </w:r>
        <w:proofErr w:type="spellStart"/>
        <w:r w:rsidRPr="00CA1CA9">
          <w:rPr>
            <w:rFonts w:ascii="Times New Roman" w:hAnsi="Times New Roman" w:cs="Times New Roman"/>
            <w:sz w:val="20"/>
            <w:szCs w:val="20"/>
            <w:lang w:val="en-US"/>
            <w:rPrChange w:id="19547" w:author="Airat Shigapov" w:date="2021-10-29T16:43:00Z">
              <w:rPr>
                <w:rFonts w:ascii="Consolas" w:hAnsi="Consolas" w:cs="Consolas"/>
                <w:color w:val="000000"/>
                <w:sz w:val="19"/>
                <w:szCs w:val="19"/>
              </w:rPr>
            </w:rPrChange>
          </w:rPr>
          <w:t>CartField.Visibility</w:t>
        </w:r>
        <w:proofErr w:type="spellEnd"/>
        <w:r w:rsidRPr="00CA1CA9">
          <w:rPr>
            <w:rFonts w:ascii="Times New Roman" w:hAnsi="Times New Roman" w:cs="Times New Roman"/>
            <w:sz w:val="20"/>
            <w:szCs w:val="20"/>
            <w:lang w:val="en-US"/>
            <w:rPrChange w:id="19548" w:author="Airat Shigapov" w:date="2021-10-29T16:43:00Z">
              <w:rPr>
                <w:rFonts w:ascii="Consolas" w:hAnsi="Consolas" w:cs="Consolas"/>
                <w:color w:val="000000"/>
                <w:sz w:val="19"/>
                <w:szCs w:val="19"/>
              </w:rPr>
            </w:rPrChange>
          </w:rPr>
          <w:t xml:space="preserve"> = </w:t>
        </w:r>
        <w:proofErr w:type="spellStart"/>
        <w:r w:rsidRPr="00CA1CA9">
          <w:rPr>
            <w:rFonts w:ascii="Times New Roman" w:hAnsi="Times New Roman" w:cs="Times New Roman"/>
            <w:sz w:val="20"/>
            <w:szCs w:val="20"/>
            <w:lang w:val="en-US"/>
            <w:rPrChange w:id="19549" w:author="Airat Shigapov" w:date="2021-10-29T16:43:00Z">
              <w:rPr>
                <w:rFonts w:ascii="Consolas" w:hAnsi="Consolas" w:cs="Consolas"/>
                <w:color w:val="000000"/>
                <w:sz w:val="19"/>
                <w:szCs w:val="19"/>
              </w:rPr>
            </w:rPrChange>
          </w:rPr>
          <w:t>Visibility.Visible</w:t>
        </w:r>
        <w:proofErr w:type="spellEnd"/>
        <w:r w:rsidRPr="00CA1CA9">
          <w:rPr>
            <w:rFonts w:ascii="Times New Roman" w:hAnsi="Times New Roman" w:cs="Times New Roman"/>
            <w:sz w:val="20"/>
            <w:szCs w:val="20"/>
            <w:lang w:val="en-US"/>
            <w:rPrChange w:id="19550" w:author="Airat Shigapov" w:date="2021-10-29T16:43:00Z">
              <w:rPr>
                <w:rFonts w:ascii="Consolas" w:hAnsi="Consolas" w:cs="Consolas"/>
                <w:color w:val="000000"/>
                <w:sz w:val="19"/>
                <w:szCs w:val="19"/>
              </w:rPr>
            </w:rPrChange>
          </w:rPr>
          <w:t>;</w:t>
        </w:r>
      </w:ins>
    </w:p>
    <w:p w14:paraId="403EA8A3" w14:textId="77777777" w:rsidR="00CA1CA9" w:rsidRPr="00CA1CA9" w:rsidRDefault="00CA1CA9" w:rsidP="00CA1CA9">
      <w:pPr>
        <w:autoSpaceDE w:val="0"/>
        <w:autoSpaceDN w:val="0"/>
        <w:adjustRightInd w:val="0"/>
        <w:spacing w:after="0" w:line="240" w:lineRule="auto"/>
        <w:rPr>
          <w:ins w:id="19551" w:author="Airat Shigapov" w:date="2021-10-29T16:43:00Z"/>
          <w:rFonts w:ascii="Times New Roman" w:hAnsi="Times New Roman" w:cs="Times New Roman"/>
          <w:sz w:val="20"/>
          <w:szCs w:val="20"/>
          <w:lang w:val="en-US"/>
          <w:rPrChange w:id="19552" w:author="Airat Shigapov" w:date="2021-10-29T16:43:00Z">
            <w:rPr>
              <w:ins w:id="19553" w:author="Airat Shigapov" w:date="2021-10-29T16:43:00Z"/>
              <w:rFonts w:ascii="Consolas" w:hAnsi="Consolas" w:cs="Consolas"/>
              <w:color w:val="000000"/>
              <w:sz w:val="19"/>
              <w:szCs w:val="19"/>
            </w:rPr>
          </w:rPrChange>
        </w:rPr>
      </w:pPr>
      <w:ins w:id="19554" w:author="Airat Shigapov" w:date="2021-10-29T16:43:00Z">
        <w:r w:rsidRPr="00CA1CA9">
          <w:rPr>
            <w:rFonts w:ascii="Times New Roman" w:hAnsi="Times New Roman" w:cs="Times New Roman"/>
            <w:sz w:val="20"/>
            <w:szCs w:val="20"/>
            <w:lang w:val="en-US"/>
            <w:rPrChange w:id="19555" w:author="Airat Shigapov" w:date="2021-10-29T16:43:00Z">
              <w:rPr>
                <w:rFonts w:ascii="Consolas" w:hAnsi="Consolas" w:cs="Consolas"/>
                <w:color w:val="000000"/>
                <w:sz w:val="19"/>
                <w:szCs w:val="19"/>
              </w:rPr>
            </w:rPrChange>
          </w:rPr>
          <w:t xml:space="preserve">            </w:t>
        </w:r>
        <w:proofErr w:type="spellStart"/>
        <w:r w:rsidRPr="00CA1CA9">
          <w:rPr>
            <w:rFonts w:ascii="Times New Roman" w:hAnsi="Times New Roman" w:cs="Times New Roman"/>
            <w:sz w:val="20"/>
            <w:szCs w:val="20"/>
            <w:lang w:val="en-US"/>
            <w:rPrChange w:id="19556" w:author="Airat Shigapov" w:date="2021-10-29T16:43:00Z">
              <w:rPr>
                <w:rFonts w:ascii="Consolas" w:hAnsi="Consolas" w:cs="Consolas"/>
                <w:color w:val="000000"/>
                <w:sz w:val="19"/>
                <w:szCs w:val="19"/>
              </w:rPr>
            </w:rPrChange>
          </w:rPr>
          <w:t>authAccount.Visibility</w:t>
        </w:r>
        <w:proofErr w:type="spellEnd"/>
        <w:r w:rsidRPr="00CA1CA9">
          <w:rPr>
            <w:rFonts w:ascii="Times New Roman" w:hAnsi="Times New Roman" w:cs="Times New Roman"/>
            <w:sz w:val="20"/>
            <w:szCs w:val="20"/>
            <w:lang w:val="en-US"/>
            <w:rPrChange w:id="19557" w:author="Airat Shigapov" w:date="2021-10-29T16:43:00Z">
              <w:rPr>
                <w:rFonts w:ascii="Consolas" w:hAnsi="Consolas" w:cs="Consolas"/>
                <w:color w:val="000000"/>
                <w:sz w:val="19"/>
                <w:szCs w:val="19"/>
              </w:rPr>
            </w:rPrChange>
          </w:rPr>
          <w:t xml:space="preserve"> = </w:t>
        </w:r>
        <w:proofErr w:type="spellStart"/>
        <w:r w:rsidRPr="00CA1CA9">
          <w:rPr>
            <w:rFonts w:ascii="Times New Roman" w:hAnsi="Times New Roman" w:cs="Times New Roman"/>
            <w:sz w:val="20"/>
            <w:szCs w:val="20"/>
            <w:lang w:val="en-US"/>
            <w:rPrChange w:id="19558" w:author="Airat Shigapov" w:date="2021-10-29T16:43:00Z">
              <w:rPr>
                <w:rFonts w:ascii="Consolas" w:hAnsi="Consolas" w:cs="Consolas"/>
                <w:color w:val="000000"/>
                <w:sz w:val="19"/>
                <w:szCs w:val="19"/>
              </w:rPr>
            </w:rPrChange>
          </w:rPr>
          <w:t>Visibility.Visible</w:t>
        </w:r>
        <w:proofErr w:type="spellEnd"/>
        <w:r w:rsidRPr="00CA1CA9">
          <w:rPr>
            <w:rFonts w:ascii="Times New Roman" w:hAnsi="Times New Roman" w:cs="Times New Roman"/>
            <w:sz w:val="20"/>
            <w:szCs w:val="20"/>
            <w:lang w:val="en-US"/>
            <w:rPrChange w:id="19559" w:author="Airat Shigapov" w:date="2021-10-29T16:43:00Z">
              <w:rPr>
                <w:rFonts w:ascii="Consolas" w:hAnsi="Consolas" w:cs="Consolas"/>
                <w:color w:val="000000"/>
                <w:sz w:val="19"/>
                <w:szCs w:val="19"/>
              </w:rPr>
            </w:rPrChange>
          </w:rPr>
          <w:t>;</w:t>
        </w:r>
      </w:ins>
    </w:p>
    <w:p w14:paraId="3ED852CD" w14:textId="77777777" w:rsidR="00CA1CA9" w:rsidRPr="00CA1CA9" w:rsidRDefault="00CA1CA9" w:rsidP="00CA1CA9">
      <w:pPr>
        <w:autoSpaceDE w:val="0"/>
        <w:autoSpaceDN w:val="0"/>
        <w:adjustRightInd w:val="0"/>
        <w:spacing w:after="0" w:line="240" w:lineRule="auto"/>
        <w:rPr>
          <w:ins w:id="19560" w:author="Airat Shigapov" w:date="2021-10-29T16:43:00Z"/>
          <w:rFonts w:ascii="Times New Roman" w:hAnsi="Times New Roman" w:cs="Times New Roman"/>
          <w:sz w:val="20"/>
          <w:szCs w:val="20"/>
          <w:lang w:val="en-US"/>
          <w:rPrChange w:id="19561" w:author="Airat Shigapov" w:date="2021-10-29T16:43:00Z">
            <w:rPr>
              <w:ins w:id="19562" w:author="Airat Shigapov" w:date="2021-10-29T16:43:00Z"/>
              <w:rFonts w:ascii="Consolas" w:hAnsi="Consolas" w:cs="Consolas"/>
              <w:color w:val="000000"/>
              <w:sz w:val="19"/>
              <w:szCs w:val="19"/>
            </w:rPr>
          </w:rPrChange>
        </w:rPr>
      </w:pPr>
      <w:ins w:id="19563" w:author="Airat Shigapov" w:date="2021-10-29T16:43:00Z">
        <w:r w:rsidRPr="00CA1CA9">
          <w:rPr>
            <w:rFonts w:ascii="Times New Roman" w:hAnsi="Times New Roman" w:cs="Times New Roman"/>
            <w:sz w:val="20"/>
            <w:szCs w:val="20"/>
            <w:lang w:val="en-US"/>
            <w:rPrChange w:id="19564" w:author="Airat Shigapov" w:date="2021-10-29T16:43:00Z">
              <w:rPr>
                <w:rFonts w:ascii="Consolas" w:hAnsi="Consolas" w:cs="Consolas"/>
                <w:color w:val="000000"/>
                <w:sz w:val="19"/>
                <w:szCs w:val="19"/>
              </w:rPr>
            </w:rPrChange>
          </w:rPr>
          <w:t xml:space="preserve">            </w:t>
        </w:r>
        <w:proofErr w:type="spellStart"/>
        <w:r w:rsidRPr="00CA1CA9">
          <w:rPr>
            <w:rFonts w:ascii="Times New Roman" w:hAnsi="Times New Roman" w:cs="Times New Roman"/>
            <w:sz w:val="20"/>
            <w:szCs w:val="20"/>
            <w:lang w:val="en-US"/>
            <w:rPrChange w:id="19565" w:author="Airat Shigapov" w:date="2021-10-29T16:43:00Z">
              <w:rPr>
                <w:rFonts w:ascii="Consolas" w:hAnsi="Consolas" w:cs="Consolas"/>
                <w:color w:val="000000"/>
                <w:sz w:val="19"/>
                <w:szCs w:val="19"/>
              </w:rPr>
            </w:rPrChange>
          </w:rPr>
          <w:t>personalAccount.Visibility</w:t>
        </w:r>
        <w:proofErr w:type="spellEnd"/>
        <w:r w:rsidRPr="00CA1CA9">
          <w:rPr>
            <w:rFonts w:ascii="Times New Roman" w:hAnsi="Times New Roman" w:cs="Times New Roman"/>
            <w:sz w:val="20"/>
            <w:szCs w:val="20"/>
            <w:lang w:val="en-US"/>
            <w:rPrChange w:id="19566" w:author="Airat Shigapov" w:date="2021-10-29T16:43:00Z">
              <w:rPr>
                <w:rFonts w:ascii="Consolas" w:hAnsi="Consolas" w:cs="Consolas"/>
                <w:color w:val="000000"/>
                <w:sz w:val="19"/>
                <w:szCs w:val="19"/>
              </w:rPr>
            </w:rPrChange>
          </w:rPr>
          <w:t xml:space="preserve"> = </w:t>
        </w:r>
        <w:proofErr w:type="spellStart"/>
        <w:r w:rsidRPr="00CA1CA9">
          <w:rPr>
            <w:rFonts w:ascii="Times New Roman" w:hAnsi="Times New Roman" w:cs="Times New Roman"/>
            <w:sz w:val="20"/>
            <w:szCs w:val="20"/>
            <w:lang w:val="en-US"/>
            <w:rPrChange w:id="19567" w:author="Airat Shigapov" w:date="2021-10-29T16:43:00Z">
              <w:rPr>
                <w:rFonts w:ascii="Consolas" w:hAnsi="Consolas" w:cs="Consolas"/>
                <w:color w:val="000000"/>
                <w:sz w:val="19"/>
                <w:szCs w:val="19"/>
              </w:rPr>
            </w:rPrChange>
          </w:rPr>
          <w:t>Visibility.Hidden</w:t>
        </w:r>
        <w:proofErr w:type="spellEnd"/>
        <w:r w:rsidRPr="00CA1CA9">
          <w:rPr>
            <w:rFonts w:ascii="Times New Roman" w:hAnsi="Times New Roman" w:cs="Times New Roman"/>
            <w:sz w:val="20"/>
            <w:szCs w:val="20"/>
            <w:lang w:val="en-US"/>
            <w:rPrChange w:id="19568" w:author="Airat Shigapov" w:date="2021-10-29T16:43:00Z">
              <w:rPr>
                <w:rFonts w:ascii="Consolas" w:hAnsi="Consolas" w:cs="Consolas"/>
                <w:color w:val="000000"/>
                <w:sz w:val="19"/>
                <w:szCs w:val="19"/>
              </w:rPr>
            </w:rPrChange>
          </w:rPr>
          <w:t>;</w:t>
        </w:r>
      </w:ins>
    </w:p>
    <w:p w14:paraId="0BED574C" w14:textId="77777777" w:rsidR="00CA1CA9" w:rsidRPr="00CA1CA9" w:rsidRDefault="00CA1CA9" w:rsidP="00CA1CA9">
      <w:pPr>
        <w:autoSpaceDE w:val="0"/>
        <w:autoSpaceDN w:val="0"/>
        <w:adjustRightInd w:val="0"/>
        <w:spacing w:after="0" w:line="240" w:lineRule="auto"/>
        <w:rPr>
          <w:ins w:id="19569" w:author="Airat Shigapov" w:date="2021-10-29T16:43:00Z"/>
          <w:rFonts w:ascii="Times New Roman" w:hAnsi="Times New Roman" w:cs="Times New Roman"/>
          <w:sz w:val="20"/>
          <w:szCs w:val="20"/>
          <w:lang w:val="en-US"/>
          <w:rPrChange w:id="19570" w:author="Airat Shigapov" w:date="2021-10-29T16:43:00Z">
            <w:rPr>
              <w:ins w:id="19571" w:author="Airat Shigapov" w:date="2021-10-29T16:43:00Z"/>
              <w:rFonts w:ascii="Consolas" w:hAnsi="Consolas" w:cs="Consolas"/>
              <w:color w:val="000000"/>
              <w:sz w:val="19"/>
              <w:szCs w:val="19"/>
            </w:rPr>
          </w:rPrChange>
        </w:rPr>
      </w:pPr>
      <w:ins w:id="19572" w:author="Airat Shigapov" w:date="2021-10-29T16:43:00Z">
        <w:r w:rsidRPr="00CA1CA9">
          <w:rPr>
            <w:rFonts w:ascii="Times New Roman" w:hAnsi="Times New Roman" w:cs="Times New Roman"/>
            <w:sz w:val="20"/>
            <w:szCs w:val="20"/>
            <w:lang w:val="en-US"/>
            <w:rPrChange w:id="19573" w:author="Airat Shigapov" w:date="2021-10-29T16:43:00Z">
              <w:rPr>
                <w:rFonts w:ascii="Consolas" w:hAnsi="Consolas" w:cs="Consolas"/>
                <w:color w:val="000000"/>
                <w:sz w:val="19"/>
                <w:szCs w:val="19"/>
              </w:rPr>
            </w:rPrChange>
          </w:rPr>
          <w:t xml:space="preserve">            </w:t>
        </w:r>
        <w:proofErr w:type="spellStart"/>
        <w:r w:rsidRPr="00CA1CA9">
          <w:rPr>
            <w:rFonts w:ascii="Times New Roman" w:hAnsi="Times New Roman" w:cs="Times New Roman"/>
            <w:sz w:val="20"/>
            <w:szCs w:val="20"/>
            <w:lang w:val="en-US"/>
            <w:rPrChange w:id="19574" w:author="Airat Shigapov" w:date="2021-10-29T16:43:00Z">
              <w:rPr>
                <w:rFonts w:ascii="Consolas" w:hAnsi="Consolas" w:cs="Consolas"/>
                <w:color w:val="000000"/>
                <w:sz w:val="19"/>
                <w:szCs w:val="19"/>
              </w:rPr>
            </w:rPrChange>
          </w:rPr>
          <w:t>AdminButton.Visibility</w:t>
        </w:r>
        <w:proofErr w:type="spellEnd"/>
        <w:r w:rsidRPr="00CA1CA9">
          <w:rPr>
            <w:rFonts w:ascii="Times New Roman" w:hAnsi="Times New Roman" w:cs="Times New Roman"/>
            <w:sz w:val="20"/>
            <w:szCs w:val="20"/>
            <w:lang w:val="en-US"/>
            <w:rPrChange w:id="19575" w:author="Airat Shigapov" w:date="2021-10-29T16:43:00Z">
              <w:rPr>
                <w:rFonts w:ascii="Consolas" w:hAnsi="Consolas" w:cs="Consolas"/>
                <w:color w:val="000000"/>
                <w:sz w:val="19"/>
                <w:szCs w:val="19"/>
              </w:rPr>
            </w:rPrChange>
          </w:rPr>
          <w:t xml:space="preserve"> = </w:t>
        </w:r>
        <w:proofErr w:type="spellStart"/>
        <w:r w:rsidRPr="00CA1CA9">
          <w:rPr>
            <w:rFonts w:ascii="Times New Roman" w:hAnsi="Times New Roman" w:cs="Times New Roman"/>
            <w:sz w:val="20"/>
            <w:szCs w:val="20"/>
            <w:lang w:val="en-US"/>
            <w:rPrChange w:id="19576" w:author="Airat Shigapov" w:date="2021-10-29T16:43:00Z">
              <w:rPr>
                <w:rFonts w:ascii="Consolas" w:hAnsi="Consolas" w:cs="Consolas"/>
                <w:color w:val="000000"/>
                <w:sz w:val="19"/>
                <w:szCs w:val="19"/>
              </w:rPr>
            </w:rPrChange>
          </w:rPr>
          <w:t>Visibility.Hidden</w:t>
        </w:r>
        <w:proofErr w:type="spellEnd"/>
        <w:r w:rsidRPr="00CA1CA9">
          <w:rPr>
            <w:rFonts w:ascii="Times New Roman" w:hAnsi="Times New Roman" w:cs="Times New Roman"/>
            <w:sz w:val="20"/>
            <w:szCs w:val="20"/>
            <w:lang w:val="en-US"/>
            <w:rPrChange w:id="19577" w:author="Airat Shigapov" w:date="2021-10-29T16:43:00Z">
              <w:rPr>
                <w:rFonts w:ascii="Consolas" w:hAnsi="Consolas" w:cs="Consolas"/>
                <w:color w:val="000000"/>
                <w:sz w:val="19"/>
                <w:szCs w:val="19"/>
              </w:rPr>
            </w:rPrChange>
          </w:rPr>
          <w:t>;</w:t>
        </w:r>
      </w:ins>
    </w:p>
    <w:p w14:paraId="2B3AA367" w14:textId="77777777" w:rsidR="00CA1CA9" w:rsidRPr="00CA1CA9" w:rsidRDefault="00CA1CA9" w:rsidP="00CA1CA9">
      <w:pPr>
        <w:autoSpaceDE w:val="0"/>
        <w:autoSpaceDN w:val="0"/>
        <w:adjustRightInd w:val="0"/>
        <w:spacing w:after="0" w:line="240" w:lineRule="auto"/>
        <w:rPr>
          <w:ins w:id="19578" w:author="Airat Shigapov" w:date="2021-10-29T16:43:00Z"/>
          <w:rFonts w:ascii="Times New Roman" w:hAnsi="Times New Roman" w:cs="Times New Roman"/>
          <w:sz w:val="20"/>
          <w:szCs w:val="20"/>
          <w:lang w:val="en-US"/>
          <w:rPrChange w:id="19579" w:author="Airat Shigapov" w:date="2021-10-29T16:43:00Z">
            <w:rPr>
              <w:ins w:id="19580" w:author="Airat Shigapov" w:date="2021-10-29T16:43:00Z"/>
              <w:rFonts w:ascii="Consolas" w:hAnsi="Consolas" w:cs="Consolas"/>
              <w:color w:val="000000"/>
              <w:sz w:val="19"/>
              <w:szCs w:val="19"/>
            </w:rPr>
          </w:rPrChange>
        </w:rPr>
      </w:pPr>
      <w:ins w:id="19581" w:author="Airat Shigapov" w:date="2021-10-29T16:43:00Z">
        <w:r w:rsidRPr="00CA1CA9">
          <w:rPr>
            <w:rFonts w:ascii="Times New Roman" w:hAnsi="Times New Roman" w:cs="Times New Roman"/>
            <w:sz w:val="20"/>
            <w:szCs w:val="20"/>
            <w:lang w:val="en-US"/>
            <w:rPrChange w:id="19582" w:author="Airat Shigapov" w:date="2021-10-29T16:43:00Z">
              <w:rPr>
                <w:rFonts w:ascii="Consolas" w:hAnsi="Consolas" w:cs="Consolas"/>
                <w:color w:val="000000"/>
                <w:sz w:val="19"/>
                <w:szCs w:val="19"/>
              </w:rPr>
            </w:rPrChange>
          </w:rPr>
          <w:t xml:space="preserve">        }</w:t>
        </w:r>
      </w:ins>
    </w:p>
    <w:p w14:paraId="039B6104" w14:textId="77777777" w:rsidR="00CA1CA9" w:rsidRPr="00CA1CA9" w:rsidRDefault="00CA1CA9" w:rsidP="00CA1CA9">
      <w:pPr>
        <w:autoSpaceDE w:val="0"/>
        <w:autoSpaceDN w:val="0"/>
        <w:adjustRightInd w:val="0"/>
        <w:spacing w:after="0" w:line="240" w:lineRule="auto"/>
        <w:rPr>
          <w:ins w:id="19583" w:author="Airat Shigapov" w:date="2021-10-29T16:43:00Z"/>
          <w:rFonts w:ascii="Times New Roman" w:hAnsi="Times New Roman" w:cs="Times New Roman"/>
          <w:sz w:val="20"/>
          <w:szCs w:val="20"/>
          <w:lang w:val="en-US"/>
          <w:rPrChange w:id="19584" w:author="Airat Shigapov" w:date="2021-10-29T16:43:00Z">
            <w:rPr>
              <w:ins w:id="19585" w:author="Airat Shigapov" w:date="2021-10-29T16:43:00Z"/>
              <w:rFonts w:ascii="Consolas" w:hAnsi="Consolas" w:cs="Consolas"/>
              <w:color w:val="000000"/>
              <w:sz w:val="19"/>
              <w:szCs w:val="19"/>
            </w:rPr>
          </w:rPrChange>
        </w:rPr>
      </w:pPr>
    </w:p>
    <w:p w14:paraId="7AE58B93" w14:textId="77777777" w:rsidR="00CA1CA9" w:rsidRPr="00CA1CA9" w:rsidRDefault="00CA1CA9" w:rsidP="00CA1CA9">
      <w:pPr>
        <w:autoSpaceDE w:val="0"/>
        <w:autoSpaceDN w:val="0"/>
        <w:adjustRightInd w:val="0"/>
        <w:spacing w:after="0" w:line="240" w:lineRule="auto"/>
        <w:rPr>
          <w:ins w:id="19586" w:author="Airat Shigapov" w:date="2021-10-29T16:43:00Z"/>
          <w:rFonts w:ascii="Times New Roman" w:hAnsi="Times New Roman" w:cs="Times New Roman"/>
          <w:sz w:val="20"/>
          <w:szCs w:val="20"/>
          <w:lang w:val="en-US"/>
          <w:rPrChange w:id="19587" w:author="Airat Shigapov" w:date="2021-10-29T16:43:00Z">
            <w:rPr>
              <w:ins w:id="19588" w:author="Airat Shigapov" w:date="2021-10-29T16:43:00Z"/>
              <w:rFonts w:ascii="Consolas" w:hAnsi="Consolas" w:cs="Consolas"/>
              <w:color w:val="000000"/>
              <w:sz w:val="19"/>
              <w:szCs w:val="19"/>
            </w:rPr>
          </w:rPrChange>
        </w:rPr>
      </w:pPr>
      <w:ins w:id="19589" w:author="Airat Shigapov" w:date="2021-10-29T16:43:00Z">
        <w:r w:rsidRPr="00CA1CA9">
          <w:rPr>
            <w:rFonts w:ascii="Times New Roman" w:hAnsi="Times New Roman" w:cs="Times New Roman"/>
            <w:sz w:val="20"/>
            <w:szCs w:val="20"/>
            <w:lang w:val="en-US"/>
            <w:rPrChange w:id="19590" w:author="Airat Shigapov" w:date="2021-10-29T16:43:00Z">
              <w:rPr>
                <w:rFonts w:ascii="Consolas" w:hAnsi="Consolas" w:cs="Consolas"/>
                <w:color w:val="000000"/>
                <w:sz w:val="19"/>
                <w:szCs w:val="19"/>
              </w:rPr>
            </w:rPrChange>
          </w:rPr>
          <w:t xml:space="preserve">        </w:t>
        </w:r>
        <w:r w:rsidRPr="00CA1CA9">
          <w:rPr>
            <w:rFonts w:ascii="Times New Roman" w:hAnsi="Times New Roman" w:cs="Times New Roman"/>
            <w:sz w:val="20"/>
            <w:szCs w:val="20"/>
            <w:lang w:val="en-US"/>
            <w:rPrChange w:id="19591" w:author="Airat Shigapov" w:date="2021-10-29T16:43:00Z">
              <w:rPr>
                <w:rFonts w:ascii="Consolas" w:hAnsi="Consolas" w:cs="Consolas"/>
                <w:color w:val="0000FF"/>
                <w:sz w:val="19"/>
                <w:szCs w:val="19"/>
              </w:rPr>
            </w:rPrChange>
          </w:rPr>
          <w:t>private</w:t>
        </w:r>
        <w:r w:rsidRPr="00CA1CA9">
          <w:rPr>
            <w:rFonts w:ascii="Times New Roman" w:hAnsi="Times New Roman" w:cs="Times New Roman"/>
            <w:sz w:val="20"/>
            <w:szCs w:val="20"/>
            <w:lang w:val="en-US"/>
            <w:rPrChange w:id="19592" w:author="Airat Shigapov" w:date="2021-10-29T16:43:00Z">
              <w:rPr>
                <w:rFonts w:ascii="Consolas" w:hAnsi="Consolas" w:cs="Consolas"/>
                <w:color w:val="000000"/>
                <w:sz w:val="19"/>
                <w:szCs w:val="19"/>
              </w:rPr>
            </w:rPrChange>
          </w:rPr>
          <w:t xml:space="preserve"> </w:t>
        </w:r>
        <w:r w:rsidRPr="00CA1CA9">
          <w:rPr>
            <w:rFonts w:ascii="Times New Roman" w:hAnsi="Times New Roman" w:cs="Times New Roman"/>
            <w:sz w:val="20"/>
            <w:szCs w:val="20"/>
            <w:lang w:val="en-US"/>
            <w:rPrChange w:id="19593" w:author="Airat Shigapov" w:date="2021-10-29T16:43:00Z">
              <w:rPr>
                <w:rFonts w:ascii="Consolas" w:hAnsi="Consolas" w:cs="Consolas"/>
                <w:color w:val="0000FF"/>
                <w:sz w:val="19"/>
                <w:szCs w:val="19"/>
              </w:rPr>
            </w:rPrChange>
          </w:rPr>
          <w:t>void</w:t>
        </w:r>
        <w:r w:rsidRPr="00CA1CA9">
          <w:rPr>
            <w:rFonts w:ascii="Times New Roman" w:hAnsi="Times New Roman" w:cs="Times New Roman"/>
            <w:sz w:val="20"/>
            <w:szCs w:val="20"/>
            <w:lang w:val="en-US"/>
            <w:rPrChange w:id="19594" w:author="Airat Shigapov" w:date="2021-10-29T16:43:00Z">
              <w:rPr>
                <w:rFonts w:ascii="Consolas" w:hAnsi="Consolas" w:cs="Consolas"/>
                <w:color w:val="000000"/>
                <w:sz w:val="19"/>
                <w:szCs w:val="19"/>
              </w:rPr>
            </w:rPrChange>
          </w:rPr>
          <w:t xml:space="preserve"> </w:t>
        </w:r>
        <w:proofErr w:type="spellStart"/>
        <w:r w:rsidRPr="00CA1CA9">
          <w:rPr>
            <w:rFonts w:ascii="Times New Roman" w:hAnsi="Times New Roman" w:cs="Times New Roman"/>
            <w:sz w:val="20"/>
            <w:szCs w:val="20"/>
            <w:lang w:val="en-US"/>
            <w:rPrChange w:id="19595" w:author="Airat Shigapov" w:date="2021-10-29T16:43:00Z">
              <w:rPr>
                <w:rFonts w:ascii="Consolas" w:hAnsi="Consolas" w:cs="Consolas"/>
                <w:color w:val="000000"/>
                <w:sz w:val="19"/>
                <w:szCs w:val="19"/>
              </w:rPr>
            </w:rPrChange>
          </w:rPr>
          <w:t>AdminGoProduct_</w:t>
        </w:r>
        <w:proofErr w:type="gramStart"/>
        <w:r w:rsidRPr="00CA1CA9">
          <w:rPr>
            <w:rFonts w:ascii="Times New Roman" w:hAnsi="Times New Roman" w:cs="Times New Roman"/>
            <w:sz w:val="20"/>
            <w:szCs w:val="20"/>
            <w:lang w:val="en-US"/>
            <w:rPrChange w:id="19596" w:author="Airat Shigapov" w:date="2021-10-29T16:43:00Z">
              <w:rPr>
                <w:rFonts w:ascii="Consolas" w:hAnsi="Consolas" w:cs="Consolas"/>
                <w:color w:val="000000"/>
                <w:sz w:val="19"/>
                <w:szCs w:val="19"/>
              </w:rPr>
            </w:rPrChange>
          </w:rPr>
          <w:t>Click</w:t>
        </w:r>
        <w:proofErr w:type="spellEnd"/>
        <w:r w:rsidRPr="00CA1CA9">
          <w:rPr>
            <w:rFonts w:ascii="Times New Roman" w:hAnsi="Times New Roman" w:cs="Times New Roman"/>
            <w:sz w:val="20"/>
            <w:szCs w:val="20"/>
            <w:lang w:val="en-US"/>
            <w:rPrChange w:id="19597" w:author="Airat Shigapov" w:date="2021-10-29T16:43:00Z">
              <w:rPr>
                <w:rFonts w:ascii="Consolas" w:hAnsi="Consolas" w:cs="Consolas"/>
                <w:color w:val="000000"/>
                <w:sz w:val="19"/>
                <w:szCs w:val="19"/>
              </w:rPr>
            </w:rPrChange>
          </w:rPr>
          <w:t>(</w:t>
        </w:r>
        <w:proofErr w:type="gramEnd"/>
        <w:r w:rsidRPr="00CA1CA9">
          <w:rPr>
            <w:rFonts w:ascii="Times New Roman" w:hAnsi="Times New Roman" w:cs="Times New Roman"/>
            <w:sz w:val="20"/>
            <w:szCs w:val="20"/>
            <w:lang w:val="en-US"/>
            <w:rPrChange w:id="19598" w:author="Airat Shigapov" w:date="2021-10-29T16:43:00Z">
              <w:rPr>
                <w:rFonts w:ascii="Consolas" w:hAnsi="Consolas" w:cs="Consolas"/>
                <w:color w:val="0000FF"/>
                <w:sz w:val="19"/>
                <w:szCs w:val="19"/>
              </w:rPr>
            </w:rPrChange>
          </w:rPr>
          <w:t>object</w:t>
        </w:r>
        <w:r w:rsidRPr="00CA1CA9">
          <w:rPr>
            <w:rFonts w:ascii="Times New Roman" w:hAnsi="Times New Roman" w:cs="Times New Roman"/>
            <w:sz w:val="20"/>
            <w:szCs w:val="20"/>
            <w:lang w:val="en-US"/>
            <w:rPrChange w:id="19599" w:author="Airat Shigapov" w:date="2021-10-29T16:43:00Z">
              <w:rPr>
                <w:rFonts w:ascii="Consolas" w:hAnsi="Consolas" w:cs="Consolas"/>
                <w:color w:val="000000"/>
                <w:sz w:val="19"/>
                <w:szCs w:val="19"/>
              </w:rPr>
            </w:rPrChange>
          </w:rPr>
          <w:t xml:space="preserve"> sender, </w:t>
        </w:r>
        <w:proofErr w:type="spellStart"/>
        <w:r w:rsidRPr="00CA1CA9">
          <w:rPr>
            <w:rFonts w:ascii="Times New Roman" w:hAnsi="Times New Roman" w:cs="Times New Roman"/>
            <w:sz w:val="20"/>
            <w:szCs w:val="20"/>
            <w:lang w:val="en-US"/>
            <w:rPrChange w:id="19600" w:author="Airat Shigapov" w:date="2021-10-29T16:43:00Z">
              <w:rPr>
                <w:rFonts w:ascii="Consolas" w:hAnsi="Consolas" w:cs="Consolas"/>
                <w:color w:val="000000"/>
                <w:sz w:val="19"/>
                <w:szCs w:val="19"/>
              </w:rPr>
            </w:rPrChange>
          </w:rPr>
          <w:t>RoutedEventArgs</w:t>
        </w:r>
        <w:proofErr w:type="spellEnd"/>
        <w:r w:rsidRPr="00CA1CA9">
          <w:rPr>
            <w:rFonts w:ascii="Times New Roman" w:hAnsi="Times New Roman" w:cs="Times New Roman"/>
            <w:sz w:val="20"/>
            <w:szCs w:val="20"/>
            <w:lang w:val="en-US"/>
            <w:rPrChange w:id="19601" w:author="Airat Shigapov" w:date="2021-10-29T16:43:00Z">
              <w:rPr>
                <w:rFonts w:ascii="Consolas" w:hAnsi="Consolas" w:cs="Consolas"/>
                <w:color w:val="000000"/>
                <w:sz w:val="19"/>
                <w:szCs w:val="19"/>
              </w:rPr>
            </w:rPrChange>
          </w:rPr>
          <w:t xml:space="preserve"> e)</w:t>
        </w:r>
      </w:ins>
    </w:p>
    <w:p w14:paraId="53287E49" w14:textId="77777777" w:rsidR="00CA1CA9" w:rsidRPr="00CA1CA9" w:rsidRDefault="00CA1CA9" w:rsidP="00CA1CA9">
      <w:pPr>
        <w:autoSpaceDE w:val="0"/>
        <w:autoSpaceDN w:val="0"/>
        <w:adjustRightInd w:val="0"/>
        <w:spacing w:after="0" w:line="240" w:lineRule="auto"/>
        <w:rPr>
          <w:ins w:id="19602" w:author="Airat Shigapov" w:date="2021-10-29T16:43:00Z"/>
          <w:rFonts w:ascii="Times New Roman" w:hAnsi="Times New Roman" w:cs="Times New Roman"/>
          <w:sz w:val="20"/>
          <w:szCs w:val="20"/>
          <w:lang w:val="en-US"/>
          <w:rPrChange w:id="19603" w:author="Airat Shigapov" w:date="2021-10-29T16:43:00Z">
            <w:rPr>
              <w:ins w:id="19604" w:author="Airat Shigapov" w:date="2021-10-29T16:43:00Z"/>
              <w:rFonts w:ascii="Consolas" w:hAnsi="Consolas" w:cs="Consolas"/>
              <w:color w:val="000000"/>
              <w:sz w:val="19"/>
              <w:szCs w:val="19"/>
            </w:rPr>
          </w:rPrChange>
        </w:rPr>
      </w:pPr>
      <w:ins w:id="19605" w:author="Airat Shigapov" w:date="2021-10-29T16:43:00Z">
        <w:r w:rsidRPr="00CA1CA9">
          <w:rPr>
            <w:rFonts w:ascii="Times New Roman" w:hAnsi="Times New Roman" w:cs="Times New Roman"/>
            <w:sz w:val="20"/>
            <w:szCs w:val="20"/>
            <w:lang w:val="en-US"/>
            <w:rPrChange w:id="19606" w:author="Airat Shigapov" w:date="2021-10-29T16:43:00Z">
              <w:rPr>
                <w:rFonts w:ascii="Consolas" w:hAnsi="Consolas" w:cs="Consolas"/>
                <w:color w:val="000000"/>
                <w:sz w:val="19"/>
                <w:szCs w:val="19"/>
              </w:rPr>
            </w:rPrChange>
          </w:rPr>
          <w:t xml:space="preserve">        {</w:t>
        </w:r>
      </w:ins>
    </w:p>
    <w:p w14:paraId="5381A856" w14:textId="77777777" w:rsidR="00CA1CA9" w:rsidRPr="00CA1CA9" w:rsidRDefault="00CA1CA9" w:rsidP="00CA1CA9">
      <w:pPr>
        <w:autoSpaceDE w:val="0"/>
        <w:autoSpaceDN w:val="0"/>
        <w:adjustRightInd w:val="0"/>
        <w:spacing w:after="0" w:line="240" w:lineRule="auto"/>
        <w:rPr>
          <w:ins w:id="19607" w:author="Airat Shigapov" w:date="2021-10-29T16:43:00Z"/>
          <w:rFonts w:ascii="Times New Roman" w:hAnsi="Times New Roman" w:cs="Times New Roman"/>
          <w:sz w:val="20"/>
          <w:szCs w:val="20"/>
          <w:lang w:val="en-US"/>
          <w:rPrChange w:id="19608" w:author="Airat Shigapov" w:date="2021-10-29T16:43:00Z">
            <w:rPr>
              <w:ins w:id="19609" w:author="Airat Shigapov" w:date="2021-10-29T16:43:00Z"/>
              <w:rFonts w:ascii="Consolas" w:hAnsi="Consolas" w:cs="Consolas"/>
              <w:color w:val="000000"/>
              <w:sz w:val="19"/>
              <w:szCs w:val="19"/>
            </w:rPr>
          </w:rPrChange>
        </w:rPr>
      </w:pPr>
      <w:ins w:id="19610" w:author="Airat Shigapov" w:date="2021-10-29T16:43:00Z">
        <w:r w:rsidRPr="00CA1CA9">
          <w:rPr>
            <w:rFonts w:ascii="Times New Roman" w:hAnsi="Times New Roman" w:cs="Times New Roman"/>
            <w:sz w:val="20"/>
            <w:szCs w:val="20"/>
            <w:lang w:val="en-US"/>
            <w:rPrChange w:id="19611" w:author="Airat Shigapov" w:date="2021-10-29T16:43:00Z">
              <w:rPr>
                <w:rFonts w:ascii="Consolas" w:hAnsi="Consolas" w:cs="Consolas"/>
                <w:color w:val="000000"/>
                <w:sz w:val="19"/>
                <w:szCs w:val="19"/>
              </w:rPr>
            </w:rPrChange>
          </w:rPr>
          <w:t xml:space="preserve">            </w:t>
        </w:r>
        <w:proofErr w:type="spellStart"/>
        <w:proofErr w:type="gramStart"/>
        <w:r w:rsidRPr="00CA1CA9">
          <w:rPr>
            <w:rFonts w:ascii="Times New Roman" w:hAnsi="Times New Roman" w:cs="Times New Roman"/>
            <w:sz w:val="20"/>
            <w:szCs w:val="20"/>
            <w:lang w:val="en-US"/>
            <w:rPrChange w:id="19612" w:author="Airat Shigapov" w:date="2021-10-29T16:43:00Z">
              <w:rPr>
                <w:rFonts w:ascii="Consolas" w:hAnsi="Consolas" w:cs="Consolas"/>
                <w:color w:val="000000"/>
                <w:sz w:val="19"/>
                <w:szCs w:val="19"/>
              </w:rPr>
            </w:rPrChange>
          </w:rPr>
          <w:t>PageFrame.NavigationService.Navigate</w:t>
        </w:r>
        <w:proofErr w:type="spellEnd"/>
        <w:proofErr w:type="gramEnd"/>
        <w:r w:rsidRPr="00CA1CA9">
          <w:rPr>
            <w:rFonts w:ascii="Times New Roman" w:hAnsi="Times New Roman" w:cs="Times New Roman"/>
            <w:sz w:val="20"/>
            <w:szCs w:val="20"/>
            <w:lang w:val="en-US"/>
            <w:rPrChange w:id="19613" w:author="Airat Shigapov" w:date="2021-10-29T16:43:00Z">
              <w:rPr>
                <w:rFonts w:ascii="Consolas" w:hAnsi="Consolas" w:cs="Consolas"/>
                <w:color w:val="000000"/>
                <w:sz w:val="19"/>
                <w:szCs w:val="19"/>
              </w:rPr>
            </w:rPrChange>
          </w:rPr>
          <w:t>(</w:t>
        </w:r>
        <w:r w:rsidRPr="00CA1CA9">
          <w:rPr>
            <w:rFonts w:ascii="Times New Roman" w:hAnsi="Times New Roman" w:cs="Times New Roman"/>
            <w:sz w:val="20"/>
            <w:szCs w:val="20"/>
            <w:lang w:val="en-US"/>
            <w:rPrChange w:id="19614" w:author="Airat Shigapov" w:date="2021-10-29T16:43:00Z">
              <w:rPr>
                <w:rFonts w:ascii="Consolas" w:hAnsi="Consolas" w:cs="Consolas"/>
                <w:color w:val="0000FF"/>
                <w:sz w:val="19"/>
                <w:szCs w:val="19"/>
              </w:rPr>
            </w:rPrChange>
          </w:rPr>
          <w:t>new</w:t>
        </w:r>
        <w:r w:rsidRPr="00CA1CA9">
          <w:rPr>
            <w:rFonts w:ascii="Times New Roman" w:hAnsi="Times New Roman" w:cs="Times New Roman"/>
            <w:sz w:val="20"/>
            <w:szCs w:val="20"/>
            <w:lang w:val="en-US"/>
            <w:rPrChange w:id="19615" w:author="Airat Shigapov" w:date="2021-10-29T16:43:00Z">
              <w:rPr>
                <w:rFonts w:ascii="Consolas" w:hAnsi="Consolas" w:cs="Consolas"/>
                <w:color w:val="000000"/>
                <w:sz w:val="19"/>
                <w:szCs w:val="19"/>
              </w:rPr>
            </w:rPrChange>
          </w:rPr>
          <w:t xml:space="preserve"> </w:t>
        </w:r>
        <w:proofErr w:type="spellStart"/>
        <w:r w:rsidRPr="00CA1CA9">
          <w:rPr>
            <w:rFonts w:ascii="Times New Roman" w:hAnsi="Times New Roman" w:cs="Times New Roman"/>
            <w:sz w:val="20"/>
            <w:szCs w:val="20"/>
            <w:lang w:val="en-US"/>
            <w:rPrChange w:id="19616" w:author="Airat Shigapov" w:date="2021-10-29T16:43:00Z">
              <w:rPr>
                <w:rFonts w:ascii="Consolas" w:hAnsi="Consolas" w:cs="Consolas"/>
                <w:color w:val="000000"/>
                <w:sz w:val="19"/>
                <w:szCs w:val="19"/>
              </w:rPr>
            </w:rPrChange>
          </w:rPr>
          <w:t>ListProductAdminView</w:t>
        </w:r>
        <w:proofErr w:type="spellEnd"/>
        <w:r w:rsidRPr="00CA1CA9">
          <w:rPr>
            <w:rFonts w:ascii="Times New Roman" w:hAnsi="Times New Roman" w:cs="Times New Roman"/>
            <w:sz w:val="20"/>
            <w:szCs w:val="20"/>
            <w:lang w:val="en-US"/>
            <w:rPrChange w:id="19617" w:author="Airat Shigapov" w:date="2021-10-29T16:43:00Z">
              <w:rPr>
                <w:rFonts w:ascii="Consolas" w:hAnsi="Consolas" w:cs="Consolas"/>
                <w:color w:val="000000"/>
                <w:sz w:val="19"/>
                <w:szCs w:val="19"/>
              </w:rPr>
            </w:rPrChange>
          </w:rPr>
          <w:t>());</w:t>
        </w:r>
      </w:ins>
    </w:p>
    <w:p w14:paraId="3023C1B6" w14:textId="77777777" w:rsidR="00CA1CA9" w:rsidRPr="00CA1CA9" w:rsidRDefault="00CA1CA9" w:rsidP="00CA1CA9">
      <w:pPr>
        <w:autoSpaceDE w:val="0"/>
        <w:autoSpaceDN w:val="0"/>
        <w:adjustRightInd w:val="0"/>
        <w:spacing w:after="0" w:line="240" w:lineRule="auto"/>
        <w:rPr>
          <w:ins w:id="19618" w:author="Airat Shigapov" w:date="2021-10-29T16:43:00Z"/>
          <w:rFonts w:ascii="Times New Roman" w:hAnsi="Times New Roman" w:cs="Times New Roman"/>
          <w:sz w:val="20"/>
          <w:szCs w:val="20"/>
          <w:lang w:val="en-US"/>
          <w:rPrChange w:id="19619" w:author="Airat Shigapov" w:date="2021-10-29T16:43:00Z">
            <w:rPr>
              <w:ins w:id="19620" w:author="Airat Shigapov" w:date="2021-10-29T16:43:00Z"/>
              <w:rFonts w:ascii="Consolas" w:hAnsi="Consolas" w:cs="Consolas"/>
              <w:color w:val="000000"/>
              <w:sz w:val="19"/>
              <w:szCs w:val="19"/>
            </w:rPr>
          </w:rPrChange>
        </w:rPr>
      </w:pPr>
      <w:ins w:id="19621" w:author="Airat Shigapov" w:date="2021-10-29T16:43:00Z">
        <w:r w:rsidRPr="00CA1CA9">
          <w:rPr>
            <w:rFonts w:ascii="Times New Roman" w:hAnsi="Times New Roman" w:cs="Times New Roman"/>
            <w:sz w:val="20"/>
            <w:szCs w:val="20"/>
            <w:lang w:val="en-US"/>
            <w:rPrChange w:id="19622" w:author="Airat Shigapov" w:date="2021-10-29T16:43:00Z">
              <w:rPr>
                <w:rFonts w:ascii="Consolas" w:hAnsi="Consolas" w:cs="Consolas"/>
                <w:color w:val="000000"/>
                <w:sz w:val="19"/>
                <w:szCs w:val="19"/>
              </w:rPr>
            </w:rPrChange>
          </w:rPr>
          <w:t xml:space="preserve">        }</w:t>
        </w:r>
      </w:ins>
    </w:p>
    <w:p w14:paraId="66CB2E1E" w14:textId="77777777" w:rsidR="00CA1CA9" w:rsidRPr="00CA1CA9" w:rsidRDefault="00CA1CA9" w:rsidP="00CA1CA9">
      <w:pPr>
        <w:autoSpaceDE w:val="0"/>
        <w:autoSpaceDN w:val="0"/>
        <w:adjustRightInd w:val="0"/>
        <w:spacing w:after="0" w:line="240" w:lineRule="auto"/>
        <w:rPr>
          <w:ins w:id="19623" w:author="Airat Shigapov" w:date="2021-10-29T16:43:00Z"/>
          <w:rFonts w:ascii="Times New Roman" w:hAnsi="Times New Roman" w:cs="Times New Roman"/>
          <w:sz w:val="20"/>
          <w:szCs w:val="20"/>
          <w:lang w:val="en-US"/>
          <w:rPrChange w:id="19624" w:author="Airat Shigapov" w:date="2021-10-29T16:43:00Z">
            <w:rPr>
              <w:ins w:id="19625" w:author="Airat Shigapov" w:date="2021-10-29T16:43:00Z"/>
              <w:rFonts w:ascii="Consolas" w:hAnsi="Consolas" w:cs="Consolas"/>
              <w:color w:val="000000"/>
              <w:sz w:val="19"/>
              <w:szCs w:val="19"/>
            </w:rPr>
          </w:rPrChange>
        </w:rPr>
      </w:pPr>
    </w:p>
    <w:p w14:paraId="1BB52E49" w14:textId="77777777" w:rsidR="00CA1CA9" w:rsidRPr="00CA1CA9" w:rsidRDefault="00CA1CA9" w:rsidP="00CA1CA9">
      <w:pPr>
        <w:autoSpaceDE w:val="0"/>
        <w:autoSpaceDN w:val="0"/>
        <w:adjustRightInd w:val="0"/>
        <w:spacing w:after="0" w:line="240" w:lineRule="auto"/>
        <w:rPr>
          <w:ins w:id="19626" w:author="Airat Shigapov" w:date="2021-10-29T16:43:00Z"/>
          <w:rFonts w:ascii="Times New Roman" w:hAnsi="Times New Roman" w:cs="Times New Roman"/>
          <w:sz w:val="20"/>
          <w:szCs w:val="20"/>
          <w:lang w:val="en-US"/>
          <w:rPrChange w:id="19627" w:author="Airat Shigapov" w:date="2021-10-29T16:43:00Z">
            <w:rPr>
              <w:ins w:id="19628" w:author="Airat Shigapov" w:date="2021-10-29T16:43:00Z"/>
              <w:rFonts w:ascii="Consolas" w:hAnsi="Consolas" w:cs="Consolas"/>
              <w:color w:val="000000"/>
              <w:sz w:val="19"/>
              <w:szCs w:val="19"/>
            </w:rPr>
          </w:rPrChange>
        </w:rPr>
      </w:pPr>
      <w:ins w:id="19629" w:author="Airat Shigapov" w:date="2021-10-29T16:43:00Z">
        <w:r w:rsidRPr="00CA1CA9">
          <w:rPr>
            <w:rFonts w:ascii="Times New Roman" w:hAnsi="Times New Roman" w:cs="Times New Roman"/>
            <w:sz w:val="20"/>
            <w:szCs w:val="20"/>
            <w:lang w:val="en-US"/>
            <w:rPrChange w:id="19630" w:author="Airat Shigapov" w:date="2021-10-29T16:43:00Z">
              <w:rPr>
                <w:rFonts w:ascii="Consolas" w:hAnsi="Consolas" w:cs="Consolas"/>
                <w:color w:val="000000"/>
                <w:sz w:val="19"/>
                <w:szCs w:val="19"/>
              </w:rPr>
            </w:rPrChange>
          </w:rPr>
          <w:t xml:space="preserve">        </w:t>
        </w:r>
        <w:r w:rsidRPr="00CA1CA9">
          <w:rPr>
            <w:rFonts w:ascii="Times New Roman" w:hAnsi="Times New Roman" w:cs="Times New Roman"/>
            <w:sz w:val="20"/>
            <w:szCs w:val="20"/>
            <w:lang w:val="en-US"/>
            <w:rPrChange w:id="19631" w:author="Airat Shigapov" w:date="2021-10-29T16:43:00Z">
              <w:rPr>
                <w:rFonts w:ascii="Consolas" w:hAnsi="Consolas" w:cs="Consolas"/>
                <w:color w:val="0000FF"/>
                <w:sz w:val="19"/>
                <w:szCs w:val="19"/>
              </w:rPr>
            </w:rPrChange>
          </w:rPr>
          <w:t>private</w:t>
        </w:r>
        <w:r w:rsidRPr="00CA1CA9">
          <w:rPr>
            <w:rFonts w:ascii="Times New Roman" w:hAnsi="Times New Roman" w:cs="Times New Roman"/>
            <w:sz w:val="20"/>
            <w:szCs w:val="20"/>
            <w:lang w:val="en-US"/>
            <w:rPrChange w:id="19632" w:author="Airat Shigapov" w:date="2021-10-29T16:43:00Z">
              <w:rPr>
                <w:rFonts w:ascii="Consolas" w:hAnsi="Consolas" w:cs="Consolas"/>
                <w:color w:val="000000"/>
                <w:sz w:val="19"/>
                <w:szCs w:val="19"/>
              </w:rPr>
            </w:rPrChange>
          </w:rPr>
          <w:t xml:space="preserve"> </w:t>
        </w:r>
        <w:r w:rsidRPr="00CA1CA9">
          <w:rPr>
            <w:rFonts w:ascii="Times New Roman" w:hAnsi="Times New Roman" w:cs="Times New Roman"/>
            <w:sz w:val="20"/>
            <w:szCs w:val="20"/>
            <w:lang w:val="en-US"/>
            <w:rPrChange w:id="19633" w:author="Airat Shigapov" w:date="2021-10-29T16:43:00Z">
              <w:rPr>
                <w:rFonts w:ascii="Consolas" w:hAnsi="Consolas" w:cs="Consolas"/>
                <w:color w:val="0000FF"/>
                <w:sz w:val="19"/>
                <w:szCs w:val="19"/>
              </w:rPr>
            </w:rPrChange>
          </w:rPr>
          <w:t>void</w:t>
        </w:r>
        <w:r w:rsidRPr="00CA1CA9">
          <w:rPr>
            <w:rFonts w:ascii="Times New Roman" w:hAnsi="Times New Roman" w:cs="Times New Roman"/>
            <w:sz w:val="20"/>
            <w:szCs w:val="20"/>
            <w:lang w:val="en-US"/>
            <w:rPrChange w:id="19634" w:author="Airat Shigapov" w:date="2021-10-29T16:43:00Z">
              <w:rPr>
                <w:rFonts w:ascii="Consolas" w:hAnsi="Consolas" w:cs="Consolas"/>
                <w:color w:val="000000"/>
                <w:sz w:val="19"/>
                <w:szCs w:val="19"/>
              </w:rPr>
            </w:rPrChange>
          </w:rPr>
          <w:t xml:space="preserve"> </w:t>
        </w:r>
        <w:proofErr w:type="spellStart"/>
        <w:r w:rsidRPr="00CA1CA9">
          <w:rPr>
            <w:rFonts w:ascii="Times New Roman" w:hAnsi="Times New Roman" w:cs="Times New Roman"/>
            <w:sz w:val="20"/>
            <w:szCs w:val="20"/>
            <w:lang w:val="en-US"/>
            <w:rPrChange w:id="19635" w:author="Airat Shigapov" w:date="2021-10-29T16:43:00Z">
              <w:rPr>
                <w:rFonts w:ascii="Consolas" w:hAnsi="Consolas" w:cs="Consolas"/>
                <w:color w:val="000000"/>
                <w:sz w:val="19"/>
                <w:szCs w:val="19"/>
              </w:rPr>
            </w:rPrChange>
          </w:rPr>
          <w:t>AdminGoSale_</w:t>
        </w:r>
        <w:proofErr w:type="gramStart"/>
        <w:r w:rsidRPr="00CA1CA9">
          <w:rPr>
            <w:rFonts w:ascii="Times New Roman" w:hAnsi="Times New Roman" w:cs="Times New Roman"/>
            <w:sz w:val="20"/>
            <w:szCs w:val="20"/>
            <w:lang w:val="en-US"/>
            <w:rPrChange w:id="19636" w:author="Airat Shigapov" w:date="2021-10-29T16:43:00Z">
              <w:rPr>
                <w:rFonts w:ascii="Consolas" w:hAnsi="Consolas" w:cs="Consolas"/>
                <w:color w:val="000000"/>
                <w:sz w:val="19"/>
                <w:szCs w:val="19"/>
              </w:rPr>
            </w:rPrChange>
          </w:rPr>
          <w:t>Click</w:t>
        </w:r>
        <w:proofErr w:type="spellEnd"/>
        <w:r w:rsidRPr="00CA1CA9">
          <w:rPr>
            <w:rFonts w:ascii="Times New Roman" w:hAnsi="Times New Roman" w:cs="Times New Roman"/>
            <w:sz w:val="20"/>
            <w:szCs w:val="20"/>
            <w:lang w:val="en-US"/>
            <w:rPrChange w:id="19637" w:author="Airat Shigapov" w:date="2021-10-29T16:43:00Z">
              <w:rPr>
                <w:rFonts w:ascii="Consolas" w:hAnsi="Consolas" w:cs="Consolas"/>
                <w:color w:val="000000"/>
                <w:sz w:val="19"/>
                <w:szCs w:val="19"/>
              </w:rPr>
            </w:rPrChange>
          </w:rPr>
          <w:t>(</w:t>
        </w:r>
        <w:proofErr w:type="gramEnd"/>
        <w:r w:rsidRPr="00CA1CA9">
          <w:rPr>
            <w:rFonts w:ascii="Times New Roman" w:hAnsi="Times New Roman" w:cs="Times New Roman"/>
            <w:sz w:val="20"/>
            <w:szCs w:val="20"/>
            <w:lang w:val="en-US"/>
            <w:rPrChange w:id="19638" w:author="Airat Shigapov" w:date="2021-10-29T16:43:00Z">
              <w:rPr>
                <w:rFonts w:ascii="Consolas" w:hAnsi="Consolas" w:cs="Consolas"/>
                <w:color w:val="0000FF"/>
                <w:sz w:val="19"/>
                <w:szCs w:val="19"/>
              </w:rPr>
            </w:rPrChange>
          </w:rPr>
          <w:t>object</w:t>
        </w:r>
        <w:r w:rsidRPr="00CA1CA9">
          <w:rPr>
            <w:rFonts w:ascii="Times New Roman" w:hAnsi="Times New Roman" w:cs="Times New Roman"/>
            <w:sz w:val="20"/>
            <w:szCs w:val="20"/>
            <w:lang w:val="en-US"/>
            <w:rPrChange w:id="19639" w:author="Airat Shigapov" w:date="2021-10-29T16:43:00Z">
              <w:rPr>
                <w:rFonts w:ascii="Consolas" w:hAnsi="Consolas" w:cs="Consolas"/>
                <w:color w:val="000000"/>
                <w:sz w:val="19"/>
                <w:szCs w:val="19"/>
              </w:rPr>
            </w:rPrChange>
          </w:rPr>
          <w:t xml:space="preserve"> sender, </w:t>
        </w:r>
        <w:proofErr w:type="spellStart"/>
        <w:r w:rsidRPr="00CA1CA9">
          <w:rPr>
            <w:rFonts w:ascii="Times New Roman" w:hAnsi="Times New Roman" w:cs="Times New Roman"/>
            <w:sz w:val="20"/>
            <w:szCs w:val="20"/>
            <w:lang w:val="en-US"/>
            <w:rPrChange w:id="19640" w:author="Airat Shigapov" w:date="2021-10-29T16:43:00Z">
              <w:rPr>
                <w:rFonts w:ascii="Consolas" w:hAnsi="Consolas" w:cs="Consolas"/>
                <w:color w:val="000000"/>
                <w:sz w:val="19"/>
                <w:szCs w:val="19"/>
              </w:rPr>
            </w:rPrChange>
          </w:rPr>
          <w:t>RoutedEventArgs</w:t>
        </w:r>
        <w:proofErr w:type="spellEnd"/>
        <w:r w:rsidRPr="00CA1CA9">
          <w:rPr>
            <w:rFonts w:ascii="Times New Roman" w:hAnsi="Times New Roman" w:cs="Times New Roman"/>
            <w:sz w:val="20"/>
            <w:szCs w:val="20"/>
            <w:lang w:val="en-US"/>
            <w:rPrChange w:id="19641" w:author="Airat Shigapov" w:date="2021-10-29T16:43:00Z">
              <w:rPr>
                <w:rFonts w:ascii="Consolas" w:hAnsi="Consolas" w:cs="Consolas"/>
                <w:color w:val="000000"/>
                <w:sz w:val="19"/>
                <w:szCs w:val="19"/>
              </w:rPr>
            </w:rPrChange>
          </w:rPr>
          <w:t xml:space="preserve"> e)</w:t>
        </w:r>
      </w:ins>
    </w:p>
    <w:p w14:paraId="10BD63E4" w14:textId="77777777" w:rsidR="00CA1CA9" w:rsidRPr="00CA1CA9" w:rsidRDefault="00CA1CA9" w:rsidP="00CA1CA9">
      <w:pPr>
        <w:autoSpaceDE w:val="0"/>
        <w:autoSpaceDN w:val="0"/>
        <w:adjustRightInd w:val="0"/>
        <w:spacing w:after="0" w:line="240" w:lineRule="auto"/>
        <w:rPr>
          <w:ins w:id="19642" w:author="Airat Shigapov" w:date="2021-10-29T16:43:00Z"/>
          <w:rFonts w:ascii="Times New Roman" w:hAnsi="Times New Roman" w:cs="Times New Roman"/>
          <w:sz w:val="20"/>
          <w:szCs w:val="20"/>
          <w:lang w:val="en-US"/>
          <w:rPrChange w:id="19643" w:author="Airat Shigapov" w:date="2021-10-29T16:43:00Z">
            <w:rPr>
              <w:ins w:id="19644" w:author="Airat Shigapov" w:date="2021-10-29T16:43:00Z"/>
              <w:rFonts w:ascii="Consolas" w:hAnsi="Consolas" w:cs="Consolas"/>
              <w:color w:val="000000"/>
              <w:sz w:val="19"/>
              <w:szCs w:val="19"/>
            </w:rPr>
          </w:rPrChange>
        </w:rPr>
      </w:pPr>
      <w:ins w:id="19645" w:author="Airat Shigapov" w:date="2021-10-29T16:43:00Z">
        <w:r w:rsidRPr="00CA1CA9">
          <w:rPr>
            <w:rFonts w:ascii="Times New Roman" w:hAnsi="Times New Roman" w:cs="Times New Roman"/>
            <w:sz w:val="20"/>
            <w:szCs w:val="20"/>
            <w:lang w:val="en-US"/>
            <w:rPrChange w:id="19646" w:author="Airat Shigapov" w:date="2021-10-29T16:43:00Z">
              <w:rPr>
                <w:rFonts w:ascii="Consolas" w:hAnsi="Consolas" w:cs="Consolas"/>
                <w:color w:val="000000"/>
                <w:sz w:val="19"/>
                <w:szCs w:val="19"/>
              </w:rPr>
            </w:rPrChange>
          </w:rPr>
          <w:t xml:space="preserve">        {</w:t>
        </w:r>
      </w:ins>
    </w:p>
    <w:p w14:paraId="4CADCC3D" w14:textId="77777777" w:rsidR="00CA1CA9" w:rsidRPr="00CA1CA9" w:rsidRDefault="00CA1CA9" w:rsidP="00CA1CA9">
      <w:pPr>
        <w:autoSpaceDE w:val="0"/>
        <w:autoSpaceDN w:val="0"/>
        <w:adjustRightInd w:val="0"/>
        <w:spacing w:after="0" w:line="240" w:lineRule="auto"/>
        <w:rPr>
          <w:ins w:id="19647" w:author="Airat Shigapov" w:date="2021-10-29T16:43:00Z"/>
          <w:rFonts w:ascii="Times New Roman" w:hAnsi="Times New Roman" w:cs="Times New Roman"/>
          <w:sz w:val="20"/>
          <w:szCs w:val="20"/>
          <w:lang w:val="en-US"/>
          <w:rPrChange w:id="19648" w:author="Airat Shigapov" w:date="2021-10-29T16:43:00Z">
            <w:rPr>
              <w:ins w:id="19649" w:author="Airat Shigapov" w:date="2021-10-29T16:43:00Z"/>
              <w:rFonts w:ascii="Consolas" w:hAnsi="Consolas" w:cs="Consolas"/>
              <w:color w:val="000000"/>
              <w:sz w:val="19"/>
              <w:szCs w:val="19"/>
            </w:rPr>
          </w:rPrChange>
        </w:rPr>
      </w:pPr>
      <w:ins w:id="19650" w:author="Airat Shigapov" w:date="2021-10-29T16:43:00Z">
        <w:r w:rsidRPr="00CA1CA9">
          <w:rPr>
            <w:rFonts w:ascii="Times New Roman" w:hAnsi="Times New Roman" w:cs="Times New Roman"/>
            <w:sz w:val="20"/>
            <w:szCs w:val="20"/>
            <w:lang w:val="en-US"/>
            <w:rPrChange w:id="19651" w:author="Airat Shigapov" w:date="2021-10-29T16:43:00Z">
              <w:rPr>
                <w:rFonts w:ascii="Consolas" w:hAnsi="Consolas" w:cs="Consolas"/>
                <w:color w:val="000000"/>
                <w:sz w:val="19"/>
                <w:szCs w:val="19"/>
              </w:rPr>
            </w:rPrChange>
          </w:rPr>
          <w:t xml:space="preserve">            </w:t>
        </w:r>
        <w:proofErr w:type="spellStart"/>
        <w:proofErr w:type="gramStart"/>
        <w:r w:rsidRPr="00CA1CA9">
          <w:rPr>
            <w:rFonts w:ascii="Times New Roman" w:hAnsi="Times New Roman" w:cs="Times New Roman"/>
            <w:sz w:val="20"/>
            <w:szCs w:val="20"/>
            <w:lang w:val="en-US"/>
            <w:rPrChange w:id="19652" w:author="Airat Shigapov" w:date="2021-10-29T16:43:00Z">
              <w:rPr>
                <w:rFonts w:ascii="Consolas" w:hAnsi="Consolas" w:cs="Consolas"/>
                <w:color w:val="000000"/>
                <w:sz w:val="19"/>
                <w:szCs w:val="19"/>
              </w:rPr>
            </w:rPrChange>
          </w:rPr>
          <w:t>PageFrame.NavigationService.Navigate</w:t>
        </w:r>
        <w:proofErr w:type="spellEnd"/>
        <w:proofErr w:type="gramEnd"/>
        <w:r w:rsidRPr="00CA1CA9">
          <w:rPr>
            <w:rFonts w:ascii="Times New Roman" w:hAnsi="Times New Roman" w:cs="Times New Roman"/>
            <w:sz w:val="20"/>
            <w:szCs w:val="20"/>
            <w:lang w:val="en-US"/>
            <w:rPrChange w:id="19653" w:author="Airat Shigapov" w:date="2021-10-29T16:43:00Z">
              <w:rPr>
                <w:rFonts w:ascii="Consolas" w:hAnsi="Consolas" w:cs="Consolas"/>
                <w:color w:val="000000"/>
                <w:sz w:val="19"/>
                <w:szCs w:val="19"/>
              </w:rPr>
            </w:rPrChange>
          </w:rPr>
          <w:t>(</w:t>
        </w:r>
        <w:r w:rsidRPr="00CA1CA9">
          <w:rPr>
            <w:rFonts w:ascii="Times New Roman" w:hAnsi="Times New Roman" w:cs="Times New Roman"/>
            <w:sz w:val="20"/>
            <w:szCs w:val="20"/>
            <w:lang w:val="en-US"/>
            <w:rPrChange w:id="19654" w:author="Airat Shigapov" w:date="2021-10-29T16:43:00Z">
              <w:rPr>
                <w:rFonts w:ascii="Consolas" w:hAnsi="Consolas" w:cs="Consolas"/>
                <w:color w:val="0000FF"/>
                <w:sz w:val="19"/>
                <w:szCs w:val="19"/>
              </w:rPr>
            </w:rPrChange>
          </w:rPr>
          <w:t>new</w:t>
        </w:r>
        <w:r w:rsidRPr="00CA1CA9">
          <w:rPr>
            <w:rFonts w:ascii="Times New Roman" w:hAnsi="Times New Roman" w:cs="Times New Roman"/>
            <w:sz w:val="20"/>
            <w:szCs w:val="20"/>
            <w:lang w:val="en-US"/>
            <w:rPrChange w:id="19655" w:author="Airat Shigapov" w:date="2021-10-29T16:43:00Z">
              <w:rPr>
                <w:rFonts w:ascii="Consolas" w:hAnsi="Consolas" w:cs="Consolas"/>
                <w:color w:val="000000"/>
                <w:sz w:val="19"/>
                <w:szCs w:val="19"/>
              </w:rPr>
            </w:rPrChange>
          </w:rPr>
          <w:t xml:space="preserve"> </w:t>
        </w:r>
        <w:proofErr w:type="spellStart"/>
        <w:r w:rsidRPr="00CA1CA9">
          <w:rPr>
            <w:rFonts w:ascii="Times New Roman" w:hAnsi="Times New Roman" w:cs="Times New Roman"/>
            <w:sz w:val="20"/>
            <w:szCs w:val="20"/>
            <w:lang w:val="en-US"/>
            <w:rPrChange w:id="19656" w:author="Airat Shigapov" w:date="2021-10-29T16:43:00Z">
              <w:rPr>
                <w:rFonts w:ascii="Consolas" w:hAnsi="Consolas" w:cs="Consolas"/>
                <w:color w:val="000000"/>
                <w:sz w:val="19"/>
                <w:szCs w:val="19"/>
              </w:rPr>
            </w:rPrChange>
          </w:rPr>
          <w:t>ListProductAdminView</w:t>
        </w:r>
        <w:proofErr w:type="spellEnd"/>
        <w:r w:rsidRPr="00CA1CA9">
          <w:rPr>
            <w:rFonts w:ascii="Times New Roman" w:hAnsi="Times New Roman" w:cs="Times New Roman"/>
            <w:sz w:val="20"/>
            <w:szCs w:val="20"/>
            <w:lang w:val="en-US"/>
            <w:rPrChange w:id="19657" w:author="Airat Shigapov" w:date="2021-10-29T16:43:00Z">
              <w:rPr>
                <w:rFonts w:ascii="Consolas" w:hAnsi="Consolas" w:cs="Consolas"/>
                <w:color w:val="000000"/>
                <w:sz w:val="19"/>
                <w:szCs w:val="19"/>
              </w:rPr>
            </w:rPrChange>
          </w:rPr>
          <w:t>(</w:t>
        </w:r>
        <w:r w:rsidRPr="00CA1CA9">
          <w:rPr>
            <w:rFonts w:ascii="Times New Roman" w:hAnsi="Times New Roman" w:cs="Times New Roman"/>
            <w:sz w:val="20"/>
            <w:szCs w:val="20"/>
            <w:lang w:val="en-US"/>
            <w:rPrChange w:id="19658" w:author="Airat Shigapov" w:date="2021-10-29T16:43:00Z">
              <w:rPr>
                <w:rFonts w:ascii="Consolas" w:hAnsi="Consolas" w:cs="Consolas"/>
                <w:color w:val="0000FF"/>
                <w:sz w:val="19"/>
                <w:szCs w:val="19"/>
              </w:rPr>
            </w:rPrChange>
          </w:rPr>
          <w:t>false</w:t>
        </w:r>
        <w:r w:rsidRPr="00CA1CA9">
          <w:rPr>
            <w:rFonts w:ascii="Times New Roman" w:hAnsi="Times New Roman" w:cs="Times New Roman"/>
            <w:sz w:val="20"/>
            <w:szCs w:val="20"/>
            <w:lang w:val="en-US"/>
            <w:rPrChange w:id="19659" w:author="Airat Shigapov" w:date="2021-10-29T16:43:00Z">
              <w:rPr>
                <w:rFonts w:ascii="Consolas" w:hAnsi="Consolas" w:cs="Consolas"/>
                <w:color w:val="000000"/>
                <w:sz w:val="19"/>
                <w:szCs w:val="19"/>
              </w:rPr>
            </w:rPrChange>
          </w:rPr>
          <w:t>));</w:t>
        </w:r>
      </w:ins>
    </w:p>
    <w:p w14:paraId="428112A8" w14:textId="77777777" w:rsidR="00CA1CA9" w:rsidRPr="00CA1CA9" w:rsidRDefault="00CA1CA9" w:rsidP="00CA1CA9">
      <w:pPr>
        <w:autoSpaceDE w:val="0"/>
        <w:autoSpaceDN w:val="0"/>
        <w:adjustRightInd w:val="0"/>
        <w:spacing w:after="0" w:line="240" w:lineRule="auto"/>
        <w:rPr>
          <w:ins w:id="19660" w:author="Airat Shigapov" w:date="2021-10-29T16:43:00Z"/>
          <w:rFonts w:ascii="Times New Roman" w:hAnsi="Times New Roman" w:cs="Times New Roman"/>
          <w:sz w:val="20"/>
          <w:szCs w:val="20"/>
          <w:lang w:val="en-US"/>
          <w:rPrChange w:id="19661" w:author="Airat Shigapov" w:date="2021-10-29T16:43:00Z">
            <w:rPr>
              <w:ins w:id="19662" w:author="Airat Shigapov" w:date="2021-10-29T16:43:00Z"/>
              <w:rFonts w:ascii="Consolas" w:hAnsi="Consolas" w:cs="Consolas"/>
              <w:color w:val="000000"/>
              <w:sz w:val="19"/>
              <w:szCs w:val="19"/>
            </w:rPr>
          </w:rPrChange>
        </w:rPr>
      </w:pPr>
      <w:ins w:id="19663" w:author="Airat Shigapov" w:date="2021-10-29T16:43:00Z">
        <w:r w:rsidRPr="00CA1CA9">
          <w:rPr>
            <w:rFonts w:ascii="Times New Roman" w:hAnsi="Times New Roman" w:cs="Times New Roman"/>
            <w:sz w:val="20"/>
            <w:szCs w:val="20"/>
            <w:lang w:val="en-US"/>
            <w:rPrChange w:id="19664" w:author="Airat Shigapov" w:date="2021-10-29T16:43:00Z">
              <w:rPr>
                <w:rFonts w:ascii="Consolas" w:hAnsi="Consolas" w:cs="Consolas"/>
                <w:color w:val="000000"/>
                <w:sz w:val="19"/>
                <w:szCs w:val="19"/>
              </w:rPr>
            </w:rPrChange>
          </w:rPr>
          <w:t xml:space="preserve">        }</w:t>
        </w:r>
      </w:ins>
    </w:p>
    <w:p w14:paraId="6CB59058" w14:textId="77777777" w:rsidR="00CA1CA9" w:rsidRPr="00CA1CA9" w:rsidRDefault="00CA1CA9" w:rsidP="00CA1CA9">
      <w:pPr>
        <w:autoSpaceDE w:val="0"/>
        <w:autoSpaceDN w:val="0"/>
        <w:adjustRightInd w:val="0"/>
        <w:spacing w:after="0" w:line="240" w:lineRule="auto"/>
        <w:rPr>
          <w:ins w:id="19665" w:author="Airat Shigapov" w:date="2021-10-29T16:43:00Z"/>
          <w:rFonts w:ascii="Times New Roman" w:hAnsi="Times New Roman" w:cs="Times New Roman"/>
          <w:sz w:val="20"/>
          <w:szCs w:val="20"/>
          <w:lang w:val="en-US"/>
          <w:rPrChange w:id="19666" w:author="Airat Shigapov" w:date="2021-10-29T16:43:00Z">
            <w:rPr>
              <w:ins w:id="19667" w:author="Airat Shigapov" w:date="2021-10-29T16:43:00Z"/>
              <w:rFonts w:ascii="Consolas" w:hAnsi="Consolas" w:cs="Consolas"/>
              <w:color w:val="000000"/>
              <w:sz w:val="19"/>
              <w:szCs w:val="19"/>
            </w:rPr>
          </w:rPrChange>
        </w:rPr>
      </w:pPr>
    </w:p>
    <w:p w14:paraId="0C6F6D98" w14:textId="77777777" w:rsidR="00CA1CA9" w:rsidRPr="00CA1CA9" w:rsidRDefault="00CA1CA9" w:rsidP="00CA1CA9">
      <w:pPr>
        <w:autoSpaceDE w:val="0"/>
        <w:autoSpaceDN w:val="0"/>
        <w:adjustRightInd w:val="0"/>
        <w:spacing w:after="0" w:line="240" w:lineRule="auto"/>
        <w:rPr>
          <w:ins w:id="19668" w:author="Airat Shigapov" w:date="2021-10-29T16:43:00Z"/>
          <w:rFonts w:ascii="Times New Roman" w:hAnsi="Times New Roman" w:cs="Times New Roman"/>
          <w:sz w:val="20"/>
          <w:szCs w:val="20"/>
          <w:lang w:val="en-US"/>
          <w:rPrChange w:id="19669" w:author="Airat Shigapov" w:date="2021-10-29T16:43:00Z">
            <w:rPr>
              <w:ins w:id="19670" w:author="Airat Shigapov" w:date="2021-10-29T16:43:00Z"/>
              <w:rFonts w:ascii="Consolas" w:hAnsi="Consolas" w:cs="Consolas"/>
              <w:color w:val="000000"/>
              <w:sz w:val="19"/>
              <w:szCs w:val="19"/>
            </w:rPr>
          </w:rPrChange>
        </w:rPr>
      </w:pPr>
      <w:ins w:id="19671" w:author="Airat Shigapov" w:date="2021-10-29T16:43:00Z">
        <w:r w:rsidRPr="00CA1CA9">
          <w:rPr>
            <w:rFonts w:ascii="Times New Roman" w:hAnsi="Times New Roman" w:cs="Times New Roman"/>
            <w:sz w:val="20"/>
            <w:szCs w:val="20"/>
            <w:lang w:val="en-US"/>
            <w:rPrChange w:id="19672" w:author="Airat Shigapov" w:date="2021-10-29T16:43:00Z">
              <w:rPr>
                <w:rFonts w:ascii="Consolas" w:hAnsi="Consolas" w:cs="Consolas"/>
                <w:color w:val="000000"/>
                <w:sz w:val="19"/>
                <w:szCs w:val="19"/>
              </w:rPr>
            </w:rPrChange>
          </w:rPr>
          <w:t xml:space="preserve">        </w:t>
        </w:r>
        <w:r w:rsidRPr="00CA1CA9">
          <w:rPr>
            <w:rFonts w:ascii="Times New Roman" w:hAnsi="Times New Roman" w:cs="Times New Roman"/>
            <w:sz w:val="20"/>
            <w:szCs w:val="20"/>
            <w:lang w:val="en-US"/>
            <w:rPrChange w:id="19673" w:author="Airat Shigapov" w:date="2021-10-29T16:43:00Z">
              <w:rPr>
                <w:rFonts w:ascii="Consolas" w:hAnsi="Consolas" w:cs="Consolas"/>
                <w:color w:val="0000FF"/>
                <w:sz w:val="19"/>
                <w:szCs w:val="19"/>
              </w:rPr>
            </w:rPrChange>
          </w:rPr>
          <w:t>private</w:t>
        </w:r>
        <w:r w:rsidRPr="00CA1CA9">
          <w:rPr>
            <w:rFonts w:ascii="Times New Roman" w:hAnsi="Times New Roman" w:cs="Times New Roman"/>
            <w:sz w:val="20"/>
            <w:szCs w:val="20"/>
            <w:lang w:val="en-US"/>
            <w:rPrChange w:id="19674" w:author="Airat Shigapov" w:date="2021-10-29T16:43:00Z">
              <w:rPr>
                <w:rFonts w:ascii="Consolas" w:hAnsi="Consolas" w:cs="Consolas"/>
                <w:color w:val="000000"/>
                <w:sz w:val="19"/>
                <w:szCs w:val="19"/>
              </w:rPr>
            </w:rPrChange>
          </w:rPr>
          <w:t xml:space="preserve"> </w:t>
        </w:r>
        <w:r w:rsidRPr="00CA1CA9">
          <w:rPr>
            <w:rFonts w:ascii="Times New Roman" w:hAnsi="Times New Roman" w:cs="Times New Roman"/>
            <w:sz w:val="20"/>
            <w:szCs w:val="20"/>
            <w:lang w:val="en-US"/>
            <w:rPrChange w:id="19675" w:author="Airat Shigapov" w:date="2021-10-29T16:43:00Z">
              <w:rPr>
                <w:rFonts w:ascii="Consolas" w:hAnsi="Consolas" w:cs="Consolas"/>
                <w:color w:val="0000FF"/>
                <w:sz w:val="19"/>
                <w:szCs w:val="19"/>
              </w:rPr>
            </w:rPrChange>
          </w:rPr>
          <w:t>void</w:t>
        </w:r>
        <w:r w:rsidRPr="00CA1CA9">
          <w:rPr>
            <w:rFonts w:ascii="Times New Roman" w:hAnsi="Times New Roman" w:cs="Times New Roman"/>
            <w:sz w:val="20"/>
            <w:szCs w:val="20"/>
            <w:lang w:val="en-US"/>
            <w:rPrChange w:id="19676" w:author="Airat Shigapov" w:date="2021-10-29T16:43:00Z">
              <w:rPr>
                <w:rFonts w:ascii="Consolas" w:hAnsi="Consolas" w:cs="Consolas"/>
                <w:color w:val="000000"/>
                <w:sz w:val="19"/>
                <w:szCs w:val="19"/>
              </w:rPr>
            </w:rPrChange>
          </w:rPr>
          <w:t xml:space="preserve"> </w:t>
        </w:r>
        <w:proofErr w:type="spellStart"/>
        <w:r w:rsidRPr="00CA1CA9">
          <w:rPr>
            <w:rFonts w:ascii="Times New Roman" w:hAnsi="Times New Roman" w:cs="Times New Roman"/>
            <w:sz w:val="20"/>
            <w:szCs w:val="20"/>
            <w:lang w:val="en-US"/>
            <w:rPrChange w:id="19677" w:author="Airat Shigapov" w:date="2021-10-29T16:43:00Z">
              <w:rPr>
                <w:rFonts w:ascii="Consolas" w:hAnsi="Consolas" w:cs="Consolas"/>
                <w:color w:val="000000"/>
                <w:sz w:val="19"/>
                <w:szCs w:val="19"/>
              </w:rPr>
            </w:rPrChange>
          </w:rPr>
          <w:t>Border_</w:t>
        </w:r>
        <w:proofErr w:type="gramStart"/>
        <w:r w:rsidRPr="00CA1CA9">
          <w:rPr>
            <w:rFonts w:ascii="Times New Roman" w:hAnsi="Times New Roman" w:cs="Times New Roman"/>
            <w:sz w:val="20"/>
            <w:szCs w:val="20"/>
            <w:lang w:val="en-US"/>
            <w:rPrChange w:id="19678" w:author="Airat Shigapov" w:date="2021-10-29T16:43:00Z">
              <w:rPr>
                <w:rFonts w:ascii="Consolas" w:hAnsi="Consolas" w:cs="Consolas"/>
                <w:color w:val="000000"/>
                <w:sz w:val="19"/>
                <w:szCs w:val="19"/>
              </w:rPr>
            </w:rPrChange>
          </w:rPr>
          <w:t>LostFocus</w:t>
        </w:r>
        <w:proofErr w:type="spellEnd"/>
        <w:r w:rsidRPr="00CA1CA9">
          <w:rPr>
            <w:rFonts w:ascii="Times New Roman" w:hAnsi="Times New Roman" w:cs="Times New Roman"/>
            <w:sz w:val="20"/>
            <w:szCs w:val="20"/>
            <w:lang w:val="en-US"/>
            <w:rPrChange w:id="19679" w:author="Airat Shigapov" w:date="2021-10-29T16:43:00Z">
              <w:rPr>
                <w:rFonts w:ascii="Consolas" w:hAnsi="Consolas" w:cs="Consolas"/>
                <w:color w:val="000000"/>
                <w:sz w:val="19"/>
                <w:szCs w:val="19"/>
              </w:rPr>
            </w:rPrChange>
          </w:rPr>
          <w:t>(</w:t>
        </w:r>
        <w:proofErr w:type="gramEnd"/>
        <w:r w:rsidRPr="00CA1CA9">
          <w:rPr>
            <w:rFonts w:ascii="Times New Roman" w:hAnsi="Times New Roman" w:cs="Times New Roman"/>
            <w:sz w:val="20"/>
            <w:szCs w:val="20"/>
            <w:lang w:val="en-US"/>
            <w:rPrChange w:id="19680" w:author="Airat Shigapov" w:date="2021-10-29T16:43:00Z">
              <w:rPr>
                <w:rFonts w:ascii="Consolas" w:hAnsi="Consolas" w:cs="Consolas"/>
                <w:color w:val="0000FF"/>
                <w:sz w:val="19"/>
                <w:szCs w:val="19"/>
              </w:rPr>
            </w:rPrChange>
          </w:rPr>
          <w:t>object</w:t>
        </w:r>
        <w:r w:rsidRPr="00CA1CA9">
          <w:rPr>
            <w:rFonts w:ascii="Times New Roman" w:hAnsi="Times New Roman" w:cs="Times New Roman"/>
            <w:sz w:val="20"/>
            <w:szCs w:val="20"/>
            <w:lang w:val="en-US"/>
            <w:rPrChange w:id="19681" w:author="Airat Shigapov" w:date="2021-10-29T16:43:00Z">
              <w:rPr>
                <w:rFonts w:ascii="Consolas" w:hAnsi="Consolas" w:cs="Consolas"/>
                <w:color w:val="000000"/>
                <w:sz w:val="19"/>
                <w:szCs w:val="19"/>
              </w:rPr>
            </w:rPrChange>
          </w:rPr>
          <w:t xml:space="preserve"> sender, </w:t>
        </w:r>
        <w:proofErr w:type="spellStart"/>
        <w:r w:rsidRPr="00CA1CA9">
          <w:rPr>
            <w:rFonts w:ascii="Times New Roman" w:hAnsi="Times New Roman" w:cs="Times New Roman"/>
            <w:sz w:val="20"/>
            <w:szCs w:val="20"/>
            <w:lang w:val="en-US"/>
            <w:rPrChange w:id="19682" w:author="Airat Shigapov" w:date="2021-10-29T16:43:00Z">
              <w:rPr>
                <w:rFonts w:ascii="Consolas" w:hAnsi="Consolas" w:cs="Consolas"/>
                <w:color w:val="000000"/>
                <w:sz w:val="19"/>
                <w:szCs w:val="19"/>
              </w:rPr>
            </w:rPrChange>
          </w:rPr>
          <w:t>RoutedEventArgs</w:t>
        </w:r>
        <w:proofErr w:type="spellEnd"/>
        <w:r w:rsidRPr="00CA1CA9">
          <w:rPr>
            <w:rFonts w:ascii="Times New Roman" w:hAnsi="Times New Roman" w:cs="Times New Roman"/>
            <w:sz w:val="20"/>
            <w:szCs w:val="20"/>
            <w:lang w:val="en-US"/>
            <w:rPrChange w:id="19683" w:author="Airat Shigapov" w:date="2021-10-29T16:43:00Z">
              <w:rPr>
                <w:rFonts w:ascii="Consolas" w:hAnsi="Consolas" w:cs="Consolas"/>
                <w:color w:val="000000"/>
                <w:sz w:val="19"/>
                <w:szCs w:val="19"/>
              </w:rPr>
            </w:rPrChange>
          </w:rPr>
          <w:t xml:space="preserve"> e)</w:t>
        </w:r>
      </w:ins>
    </w:p>
    <w:p w14:paraId="29CC09CE" w14:textId="77777777" w:rsidR="00CA1CA9" w:rsidRPr="00CA1CA9" w:rsidRDefault="00CA1CA9" w:rsidP="00CA1CA9">
      <w:pPr>
        <w:autoSpaceDE w:val="0"/>
        <w:autoSpaceDN w:val="0"/>
        <w:adjustRightInd w:val="0"/>
        <w:spacing w:after="0" w:line="240" w:lineRule="auto"/>
        <w:rPr>
          <w:ins w:id="19684" w:author="Airat Shigapov" w:date="2021-10-29T16:43:00Z"/>
          <w:rFonts w:ascii="Times New Roman" w:hAnsi="Times New Roman" w:cs="Times New Roman"/>
          <w:sz w:val="20"/>
          <w:szCs w:val="20"/>
          <w:rPrChange w:id="19685" w:author="Airat Shigapov" w:date="2021-10-29T16:43:00Z">
            <w:rPr>
              <w:ins w:id="19686" w:author="Airat Shigapov" w:date="2021-10-29T16:43:00Z"/>
              <w:rFonts w:ascii="Consolas" w:hAnsi="Consolas" w:cs="Consolas"/>
              <w:color w:val="000000"/>
              <w:sz w:val="19"/>
              <w:szCs w:val="19"/>
            </w:rPr>
          </w:rPrChange>
        </w:rPr>
      </w:pPr>
      <w:ins w:id="19687" w:author="Airat Shigapov" w:date="2021-10-29T16:43:00Z">
        <w:r w:rsidRPr="00CA1CA9">
          <w:rPr>
            <w:rFonts w:ascii="Times New Roman" w:hAnsi="Times New Roman" w:cs="Times New Roman"/>
            <w:sz w:val="20"/>
            <w:szCs w:val="20"/>
            <w:lang w:val="en-US"/>
            <w:rPrChange w:id="19688" w:author="Airat Shigapov" w:date="2021-10-29T16:43:00Z">
              <w:rPr>
                <w:rFonts w:ascii="Consolas" w:hAnsi="Consolas" w:cs="Consolas"/>
                <w:color w:val="000000"/>
                <w:sz w:val="19"/>
                <w:szCs w:val="19"/>
              </w:rPr>
            </w:rPrChange>
          </w:rPr>
          <w:t xml:space="preserve">        </w:t>
        </w:r>
        <w:r w:rsidRPr="00CA1CA9">
          <w:rPr>
            <w:rFonts w:ascii="Times New Roman" w:hAnsi="Times New Roman" w:cs="Times New Roman"/>
            <w:sz w:val="20"/>
            <w:szCs w:val="20"/>
            <w:rPrChange w:id="19689" w:author="Airat Shigapov" w:date="2021-10-29T16:43:00Z">
              <w:rPr>
                <w:rFonts w:ascii="Consolas" w:hAnsi="Consolas" w:cs="Consolas"/>
                <w:color w:val="000000"/>
                <w:sz w:val="19"/>
                <w:szCs w:val="19"/>
              </w:rPr>
            </w:rPrChange>
          </w:rPr>
          <w:t>{</w:t>
        </w:r>
      </w:ins>
    </w:p>
    <w:p w14:paraId="13A0F669" w14:textId="77777777" w:rsidR="00CA1CA9" w:rsidRPr="00CA1CA9" w:rsidRDefault="00CA1CA9" w:rsidP="00CA1CA9">
      <w:pPr>
        <w:autoSpaceDE w:val="0"/>
        <w:autoSpaceDN w:val="0"/>
        <w:adjustRightInd w:val="0"/>
        <w:spacing w:after="0" w:line="240" w:lineRule="auto"/>
        <w:rPr>
          <w:ins w:id="19690" w:author="Airat Shigapov" w:date="2021-10-29T16:43:00Z"/>
          <w:rFonts w:ascii="Times New Roman" w:hAnsi="Times New Roman" w:cs="Times New Roman"/>
          <w:sz w:val="20"/>
          <w:szCs w:val="20"/>
          <w:rPrChange w:id="19691" w:author="Airat Shigapov" w:date="2021-10-29T16:43:00Z">
            <w:rPr>
              <w:ins w:id="19692" w:author="Airat Shigapov" w:date="2021-10-29T16:43:00Z"/>
              <w:rFonts w:ascii="Consolas" w:hAnsi="Consolas" w:cs="Consolas"/>
              <w:color w:val="000000"/>
              <w:sz w:val="19"/>
              <w:szCs w:val="19"/>
            </w:rPr>
          </w:rPrChange>
        </w:rPr>
      </w:pPr>
    </w:p>
    <w:p w14:paraId="2119D411" w14:textId="77777777" w:rsidR="00CA1CA9" w:rsidRPr="00CA1CA9" w:rsidRDefault="00CA1CA9" w:rsidP="00CA1CA9">
      <w:pPr>
        <w:autoSpaceDE w:val="0"/>
        <w:autoSpaceDN w:val="0"/>
        <w:adjustRightInd w:val="0"/>
        <w:spacing w:after="0" w:line="240" w:lineRule="auto"/>
        <w:rPr>
          <w:ins w:id="19693" w:author="Airat Shigapov" w:date="2021-10-29T16:43:00Z"/>
          <w:rFonts w:ascii="Times New Roman" w:hAnsi="Times New Roman" w:cs="Times New Roman"/>
          <w:sz w:val="20"/>
          <w:szCs w:val="20"/>
          <w:rPrChange w:id="19694" w:author="Airat Shigapov" w:date="2021-10-29T16:43:00Z">
            <w:rPr>
              <w:ins w:id="19695" w:author="Airat Shigapov" w:date="2021-10-29T16:43:00Z"/>
              <w:rFonts w:ascii="Consolas" w:hAnsi="Consolas" w:cs="Consolas"/>
              <w:color w:val="000000"/>
              <w:sz w:val="19"/>
              <w:szCs w:val="19"/>
            </w:rPr>
          </w:rPrChange>
        </w:rPr>
      </w:pPr>
      <w:ins w:id="19696" w:author="Airat Shigapov" w:date="2021-10-29T16:43:00Z">
        <w:r w:rsidRPr="00CA1CA9">
          <w:rPr>
            <w:rFonts w:ascii="Times New Roman" w:hAnsi="Times New Roman" w:cs="Times New Roman"/>
            <w:sz w:val="20"/>
            <w:szCs w:val="20"/>
            <w:rPrChange w:id="19697" w:author="Airat Shigapov" w:date="2021-10-29T16:43:00Z">
              <w:rPr>
                <w:rFonts w:ascii="Consolas" w:hAnsi="Consolas" w:cs="Consolas"/>
                <w:color w:val="000000"/>
                <w:sz w:val="19"/>
                <w:szCs w:val="19"/>
              </w:rPr>
            </w:rPrChange>
          </w:rPr>
          <w:t xml:space="preserve">        }</w:t>
        </w:r>
      </w:ins>
    </w:p>
    <w:p w14:paraId="4F1A2AFD" w14:textId="76E9534F" w:rsidR="00CA1CA9" w:rsidRPr="00A73D45" w:rsidRDefault="00CA1CA9" w:rsidP="00CA1CA9">
      <w:pPr>
        <w:rPr>
          <w:ins w:id="19698" w:author="Airat Shigapov" w:date="2021-10-27T22:57:00Z"/>
          <w:rFonts w:ascii="Times New Roman" w:eastAsia="Calibri" w:hAnsi="Times New Roman" w:cs="Times New Roman"/>
          <w:sz w:val="20"/>
          <w:szCs w:val="20"/>
          <w:shd w:val="clear" w:color="auto" w:fill="FFFFFF"/>
          <w:rPrChange w:id="19699" w:author="Airat Shigapov" w:date="2021-10-31T15:35:00Z">
            <w:rPr>
              <w:ins w:id="19700" w:author="Airat Shigapov" w:date="2021-10-27T22:57:00Z"/>
              <w:rFonts w:ascii="Times New Roman" w:eastAsia="Calibri" w:hAnsi="Times New Roman" w:cs="Times New Roman"/>
              <w:sz w:val="28"/>
              <w:szCs w:val="28"/>
              <w:shd w:val="clear" w:color="auto" w:fill="FFFFFF"/>
            </w:rPr>
          </w:rPrChange>
        </w:rPr>
      </w:pPr>
      <w:ins w:id="19701" w:author="Airat Shigapov" w:date="2021-10-29T16:43:00Z">
        <w:r w:rsidRPr="00CA1CA9">
          <w:rPr>
            <w:rFonts w:ascii="Times New Roman" w:hAnsi="Times New Roman" w:cs="Times New Roman"/>
            <w:sz w:val="20"/>
            <w:szCs w:val="20"/>
            <w:rPrChange w:id="19702" w:author="Airat Shigapov" w:date="2021-10-29T16:43:00Z">
              <w:rPr>
                <w:rFonts w:ascii="Consolas" w:hAnsi="Consolas" w:cs="Consolas"/>
                <w:color w:val="000000"/>
                <w:sz w:val="19"/>
                <w:szCs w:val="19"/>
              </w:rPr>
            </w:rPrChange>
          </w:rPr>
          <w:t xml:space="preserve">    }</w:t>
        </w:r>
      </w:ins>
    </w:p>
    <w:p w14:paraId="042EA43B" w14:textId="77777777" w:rsidR="00CA1CA9" w:rsidRDefault="00CA1CA9">
      <w:pPr>
        <w:spacing w:after="0" w:line="360" w:lineRule="auto"/>
        <w:jc w:val="center"/>
        <w:rPr>
          <w:ins w:id="19703" w:author="Airat Shigapov" w:date="2021-10-29T16:44:00Z"/>
          <w:rFonts w:ascii="Times New Roman" w:eastAsia="Calibri" w:hAnsi="Times New Roman" w:cs="Times New Roman"/>
          <w:sz w:val="28"/>
          <w:szCs w:val="28"/>
          <w:shd w:val="clear" w:color="auto" w:fill="FFFFFF"/>
        </w:rPr>
        <w:sectPr w:rsidR="00CA1CA9" w:rsidSect="00CA1CA9">
          <w:type w:val="continuous"/>
          <w:pgSz w:w="11906" w:h="16838"/>
          <w:pgMar w:top="1134" w:right="567" w:bottom="1134" w:left="1701" w:header="709" w:footer="709" w:gutter="0"/>
          <w:cols w:num="2" w:space="708"/>
          <w:docGrid w:linePitch="360"/>
          <w:sectPrChange w:id="19704" w:author="Airat Shigapov" w:date="2021-10-29T16:44:00Z">
            <w:sectPr w:rsidR="00CA1CA9" w:rsidSect="00CA1CA9">
              <w:pgMar w:top="1134" w:right="567" w:bottom="1134" w:left="1701" w:header="709" w:footer="709" w:gutter="0"/>
              <w:cols w:num="1"/>
            </w:sectPr>
          </w:sectPrChange>
        </w:sectPr>
      </w:pPr>
    </w:p>
    <w:p w14:paraId="32617FBB" w14:textId="42838431" w:rsidR="00D478CD" w:rsidRDefault="00D478CD" w:rsidP="00A73D45">
      <w:pPr>
        <w:jc w:val="center"/>
        <w:rPr>
          <w:ins w:id="19705" w:author="Airat Shigapov" w:date="2021-10-31T15:41:00Z"/>
          <w:rFonts w:ascii="Times New Roman" w:hAnsi="Times New Roman" w:cs="Times New Roman"/>
          <w:sz w:val="28"/>
        </w:rPr>
      </w:pPr>
    </w:p>
    <w:p w14:paraId="3A6B0B5A" w14:textId="77777777" w:rsidR="006A2699" w:rsidRDefault="006A2699" w:rsidP="00A73D45">
      <w:pPr>
        <w:jc w:val="center"/>
        <w:rPr>
          <w:ins w:id="19706" w:author="Airat Shigapov" w:date="2021-10-31T15:44:00Z"/>
          <w:rFonts w:ascii="Times New Roman" w:hAnsi="Times New Roman" w:cs="Times New Roman"/>
          <w:sz w:val="28"/>
        </w:rPr>
        <w:sectPr w:rsidR="006A2699" w:rsidSect="00A73D45">
          <w:type w:val="continuous"/>
          <w:pgSz w:w="11906" w:h="16838"/>
          <w:pgMar w:top="1134" w:right="567" w:bottom="1134" w:left="1701" w:header="709" w:footer="709" w:gutter="0"/>
          <w:cols w:space="708"/>
          <w:docGrid w:linePitch="360"/>
        </w:sectPr>
      </w:pPr>
    </w:p>
    <w:p w14:paraId="2713B232" w14:textId="2EE56BB3" w:rsidR="00A73D45" w:rsidRDefault="00A73D45" w:rsidP="00A73D45">
      <w:pPr>
        <w:jc w:val="center"/>
        <w:rPr>
          <w:ins w:id="19707" w:author="Airat Shigapov" w:date="2021-10-31T15:35:00Z"/>
          <w:rFonts w:ascii="Times New Roman" w:hAnsi="Times New Roman" w:cs="Times New Roman"/>
          <w:sz w:val="28"/>
        </w:rPr>
      </w:pPr>
      <w:ins w:id="19708" w:author="Airat Shigapov" w:date="2021-10-31T15:35:00Z">
        <w:r>
          <w:rPr>
            <w:rFonts w:ascii="Times New Roman" w:hAnsi="Times New Roman" w:cs="Times New Roman"/>
            <w:sz w:val="28"/>
          </w:rPr>
          <w:lastRenderedPageBreak/>
          <w:t>Министерство цифрового развития государственного управления,</w:t>
        </w:r>
      </w:ins>
    </w:p>
    <w:p w14:paraId="39A7EE5F" w14:textId="77777777" w:rsidR="00A73D45" w:rsidRDefault="00A73D45" w:rsidP="00A73D45">
      <w:pPr>
        <w:ind w:firstLine="708"/>
        <w:jc w:val="center"/>
        <w:rPr>
          <w:ins w:id="19709" w:author="Airat Shigapov" w:date="2021-10-31T15:35:00Z"/>
          <w:rFonts w:ascii="Times New Roman" w:hAnsi="Times New Roman" w:cs="Times New Roman"/>
          <w:sz w:val="28"/>
        </w:rPr>
      </w:pPr>
      <w:ins w:id="19710" w:author="Airat Shigapov" w:date="2021-10-31T15:35:00Z">
        <w:r>
          <w:rPr>
            <w:rFonts w:ascii="Times New Roman" w:hAnsi="Times New Roman" w:cs="Times New Roman"/>
            <w:sz w:val="28"/>
          </w:rPr>
          <w:t>информационных технологий и связи Республики Татарстан</w:t>
        </w:r>
      </w:ins>
    </w:p>
    <w:p w14:paraId="7A7093EA" w14:textId="77777777" w:rsidR="00A73D45" w:rsidRDefault="00A73D45" w:rsidP="00A73D45">
      <w:pPr>
        <w:jc w:val="center"/>
        <w:rPr>
          <w:ins w:id="19711" w:author="Airat Shigapov" w:date="2021-10-31T15:35:00Z"/>
          <w:rFonts w:ascii="Times New Roman" w:hAnsi="Times New Roman" w:cs="Times New Roman"/>
          <w:sz w:val="28"/>
        </w:rPr>
      </w:pPr>
      <w:ins w:id="19712" w:author="Airat Shigapov" w:date="2021-10-31T15:35:00Z">
        <w:r>
          <w:rPr>
            <w:rFonts w:ascii="Times New Roman" w:hAnsi="Times New Roman" w:cs="Times New Roman"/>
            <w:sz w:val="28"/>
          </w:rPr>
          <w:t xml:space="preserve">государственное автономное профессиональное образовательное </w:t>
        </w:r>
      </w:ins>
    </w:p>
    <w:p w14:paraId="4BE77D4E" w14:textId="77777777" w:rsidR="00A73D45" w:rsidRDefault="00A73D45" w:rsidP="00A73D45">
      <w:pPr>
        <w:jc w:val="center"/>
        <w:rPr>
          <w:ins w:id="19713" w:author="Airat Shigapov" w:date="2021-10-31T15:35:00Z"/>
          <w:rFonts w:ascii="Times New Roman" w:hAnsi="Times New Roman" w:cs="Times New Roman"/>
          <w:sz w:val="28"/>
        </w:rPr>
      </w:pPr>
      <w:ins w:id="19714" w:author="Airat Shigapov" w:date="2021-10-31T15:35:00Z">
        <w:r>
          <w:rPr>
            <w:rFonts w:ascii="Times New Roman" w:hAnsi="Times New Roman" w:cs="Times New Roman"/>
            <w:sz w:val="28"/>
          </w:rPr>
          <w:t>учреждение</w:t>
        </w:r>
      </w:ins>
    </w:p>
    <w:p w14:paraId="0ABEF893" w14:textId="77777777" w:rsidR="00A73D45" w:rsidRDefault="00A73D45" w:rsidP="00A73D45">
      <w:pPr>
        <w:jc w:val="center"/>
        <w:rPr>
          <w:ins w:id="19715" w:author="Airat Shigapov" w:date="2021-10-31T15:35:00Z"/>
          <w:rFonts w:ascii="Times New Roman" w:hAnsi="Times New Roman" w:cs="Times New Roman"/>
          <w:sz w:val="28"/>
        </w:rPr>
      </w:pPr>
      <w:ins w:id="19716" w:author="Airat Shigapov" w:date="2021-10-31T15:35:00Z">
        <w:r>
          <w:rPr>
            <w:rFonts w:ascii="Times New Roman" w:hAnsi="Times New Roman" w:cs="Times New Roman"/>
            <w:sz w:val="28"/>
          </w:rPr>
          <w:t>«МЕЖДУНАРОДНЫЙ ЦЕНТР КОМПЕТЕНЦИЙ – КАЗАНСКИЙ</w:t>
        </w:r>
      </w:ins>
    </w:p>
    <w:p w14:paraId="5B52CDB5" w14:textId="77777777" w:rsidR="00A73D45" w:rsidRDefault="00A73D45" w:rsidP="00A73D45">
      <w:pPr>
        <w:jc w:val="center"/>
        <w:rPr>
          <w:ins w:id="19717" w:author="Airat Shigapov" w:date="2021-10-31T15:35:00Z"/>
          <w:rFonts w:ascii="Times New Roman" w:hAnsi="Times New Roman" w:cs="Times New Roman"/>
          <w:sz w:val="28"/>
        </w:rPr>
      </w:pPr>
      <w:ins w:id="19718" w:author="Airat Shigapov" w:date="2021-10-31T15:35:00Z">
        <w:r>
          <w:rPr>
            <w:rFonts w:ascii="Times New Roman" w:hAnsi="Times New Roman" w:cs="Times New Roman"/>
            <w:sz w:val="28"/>
          </w:rPr>
          <w:t>ТЕХНИКУМ ИНФОРМАЦИОННЫХ ТЕХНОЛОГИЙ И СВЯЗИ»</w:t>
        </w:r>
      </w:ins>
    </w:p>
    <w:p w14:paraId="12AA7C56" w14:textId="77777777" w:rsidR="00A73D45" w:rsidRDefault="00A73D45">
      <w:pPr>
        <w:rPr>
          <w:ins w:id="19719" w:author="Airat Shigapov" w:date="2021-10-31T15:35:00Z"/>
          <w:rFonts w:ascii="Times New Roman" w:hAnsi="Times New Roman" w:cs="Times New Roman"/>
          <w:sz w:val="28"/>
        </w:rPr>
        <w:pPrChange w:id="19720" w:author="Airat Shigapov" w:date="2021-10-31T15:40:00Z">
          <w:pPr>
            <w:jc w:val="center"/>
          </w:pPr>
        </w:pPrChange>
      </w:pPr>
    </w:p>
    <w:p w14:paraId="3170B214" w14:textId="77777777" w:rsidR="00A73D45" w:rsidRDefault="00A73D45" w:rsidP="00A73D45">
      <w:pPr>
        <w:jc w:val="center"/>
        <w:rPr>
          <w:ins w:id="19721" w:author="Airat Shigapov" w:date="2021-10-31T15:35:00Z"/>
          <w:rFonts w:ascii="Times New Roman" w:hAnsi="Times New Roman" w:cs="Times New Roman"/>
          <w:sz w:val="28"/>
        </w:rPr>
      </w:pPr>
      <w:ins w:id="19722" w:author="Airat Shigapov" w:date="2021-10-31T15:35:00Z">
        <w:r>
          <w:rPr>
            <w:rFonts w:ascii="Times New Roman" w:hAnsi="Times New Roman" w:cs="Times New Roman"/>
            <w:sz w:val="28"/>
          </w:rPr>
          <w:t>ЗАДАНИЕ</w:t>
        </w:r>
      </w:ins>
    </w:p>
    <w:p w14:paraId="4B6C8401" w14:textId="77777777" w:rsidR="00A73D45" w:rsidRDefault="00A73D45" w:rsidP="00A73D45">
      <w:pPr>
        <w:jc w:val="center"/>
        <w:rPr>
          <w:ins w:id="19723" w:author="Airat Shigapov" w:date="2021-10-31T15:35:00Z"/>
          <w:rFonts w:ascii="Times New Roman" w:hAnsi="Times New Roman" w:cs="Times New Roman"/>
          <w:sz w:val="28"/>
        </w:rPr>
      </w:pPr>
      <w:ins w:id="19724" w:author="Airat Shigapov" w:date="2021-10-31T15:35:00Z">
        <w:r>
          <w:rPr>
            <w:rFonts w:ascii="Times New Roman" w:hAnsi="Times New Roman" w:cs="Times New Roman"/>
            <w:sz w:val="28"/>
          </w:rPr>
          <w:t>на курсовой проект</w:t>
        </w:r>
      </w:ins>
    </w:p>
    <w:p w14:paraId="1D10F2EE" w14:textId="77777777" w:rsidR="00A73D45" w:rsidRDefault="00A73D45" w:rsidP="00A73D45">
      <w:pPr>
        <w:jc w:val="center"/>
        <w:rPr>
          <w:ins w:id="19725" w:author="Airat Shigapov" w:date="2021-10-31T15:35:00Z"/>
          <w:rFonts w:ascii="Times New Roman" w:hAnsi="Times New Roman" w:cs="Times New Roman"/>
          <w:sz w:val="28"/>
        </w:rPr>
      </w:pPr>
      <w:ins w:id="19726" w:author="Airat Shigapov" w:date="2021-10-31T15:35:00Z">
        <w:r>
          <w:rPr>
            <w:rFonts w:ascii="Times New Roman" w:hAnsi="Times New Roman" w:cs="Times New Roman"/>
            <w:sz w:val="28"/>
          </w:rPr>
          <w:t xml:space="preserve">студента </w:t>
        </w:r>
        <w:proofErr w:type="spellStart"/>
        <w:r>
          <w:rPr>
            <w:rFonts w:ascii="Times New Roman" w:hAnsi="Times New Roman" w:cs="Times New Roman"/>
            <w:sz w:val="28"/>
          </w:rPr>
          <w:t>Шигапов</w:t>
        </w:r>
        <w:proofErr w:type="spellEnd"/>
        <w:r>
          <w:rPr>
            <w:rFonts w:ascii="Times New Roman" w:hAnsi="Times New Roman" w:cs="Times New Roman"/>
            <w:sz w:val="28"/>
          </w:rPr>
          <w:t xml:space="preserve"> Айрат </w:t>
        </w:r>
        <w:proofErr w:type="spellStart"/>
        <w:r>
          <w:rPr>
            <w:rFonts w:ascii="Times New Roman" w:hAnsi="Times New Roman" w:cs="Times New Roman"/>
            <w:sz w:val="28"/>
          </w:rPr>
          <w:t>Фаргатович</w:t>
        </w:r>
        <w:proofErr w:type="spellEnd"/>
      </w:ins>
    </w:p>
    <w:p w14:paraId="2E4462C3" w14:textId="77777777" w:rsidR="00A73D45" w:rsidRDefault="00A73D45" w:rsidP="00A73D45">
      <w:pPr>
        <w:jc w:val="center"/>
        <w:rPr>
          <w:ins w:id="19727" w:author="Airat Shigapov" w:date="2021-10-31T15:35:00Z"/>
          <w:rFonts w:ascii="Times New Roman" w:hAnsi="Times New Roman" w:cs="Times New Roman"/>
          <w:sz w:val="28"/>
        </w:rPr>
      </w:pPr>
      <w:ins w:id="19728" w:author="Airat Shigapov" w:date="2021-10-31T15:35:00Z">
        <w:r>
          <w:rPr>
            <w:rFonts w:ascii="Times New Roman" w:hAnsi="Times New Roman" w:cs="Times New Roman"/>
            <w:sz w:val="28"/>
          </w:rPr>
          <w:t>группы 420</w:t>
        </w:r>
      </w:ins>
    </w:p>
    <w:p w14:paraId="108DA590" w14:textId="77777777" w:rsidR="00A73D45" w:rsidRDefault="00A73D45" w:rsidP="00A73D45">
      <w:pPr>
        <w:jc w:val="center"/>
        <w:rPr>
          <w:ins w:id="19729" w:author="Airat Shigapov" w:date="2021-10-31T15:35:00Z"/>
          <w:rFonts w:ascii="Times New Roman" w:hAnsi="Times New Roman" w:cs="Times New Roman"/>
          <w:sz w:val="28"/>
        </w:rPr>
      </w:pPr>
      <w:ins w:id="19730" w:author="Airat Shigapov" w:date="2021-10-31T15:35:00Z">
        <w:r>
          <w:rPr>
            <w:rFonts w:ascii="Times New Roman" w:hAnsi="Times New Roman" w:cs="Times New Roman"/>
            <w:sz w:val="28"/>
          </w:rPr>
          <w:t>по специальности 09.02.07 «Информационные системы и программирование» квалификация «Программист»</w:t>
        </w:r>
      </w:ins>
    </w:p>
    <w:p w14:paraId="25154D2C" w14:textId="77777777" w:rsidR="00A73D45" w:rsidRDefault="00A73D45" w:rsidP="00A73D45">
      <w:pPr>
        <w:jc w:val="both"/>
        <w:rPr>
          <w:ins w:id="19731" w:author="Airat Shigapov" w:date="2021-10-31T15:35:00Z"/>
          <w:rFonts w:ascii="Times New Roman" w:hAnsi="Times New Roman" w:cs="Times New Roman"/>
          <w:sz w:val="28"/>
        </w:rPr>
      </w:pPr>
      <w:ins w:id="19732" w:author="Airat Shigapov" w:date="2021-10-31T15:35:00Z">
        <w:r>
          <w:rPr>
            <w:rFonts w:ascii="Times New Roman" w:hAnsi="Times New Roman" w:cs="Times New Roman"/>
            <w:sz w:val="28"/>
          </w:rPr>
          <w:t xml:space="preserve">1. Тема курсового проекта: </w:t>
        </w:r>
        <w:r>
          <w:rPr>
            <w:rFonts w:ascii="Times New Roman" w:hAnsi="Times New Roman" w:cs="Times New Roman"/>
            <w:sz w:val="28"/>
            <w:szCs w:val="28"/>
          </w:rPr>
          <w:t>Разработка автоматизированной информационной системы онлайн - покупок автозапчастей,</w:t>
        </w:r>
        <w:r>
          <w:rPr>
            <w:rFonts w:ascii="Times New Roman" w:hAnsi="Times New Roman" w:cs="Times New Roman"/>
            <w:sz w:val="28"/>
          </w:rPr>
          <w:t xml:space="preserve"> утверждена приказом по техникуму от </w:t>
        </w:r>
        <w:proofErr w:type="gramStart"/>
        <w:r>
          <w:rPr>
            <w:rFonts w:ascii="Times New Roman" w:hAnsi="Times New Roman" w:cs="Times New Roman"/>
            <w:sz w:val="28"/>
          </w:rPr>
          <w:t>«</w:t>
        </w:r>
        <w:r>
          <w:rPr>
            <w:rFonts w:ascii="Times New Roman" w:hAnsi="Times New Roman" w:cs="Times New Roman"/>
            <w:sz w:val="28"/>
            <w:u w:val="single"/>
          </w:rPr>
          <w:t xml:space="preserve">  </w:t>
        </w:r>
        <w:proofErr w:type="gramEnd"/>
        <w:r>
          <w:rPr>
            <w:rFonts w:ascii="Times New Roman" w:hAnsi="Times New Roman" w:cs="Times New Roman"/>
            <w:sz w:val="28"/>
            <w:u w:val="single"/>
          </w:rPr>
          <w:t xml:space="preserve">   </w:t>
        </w:r>
        <w:r>
          <w:rPr>
            <w:rFonts w:ascii="Times New Roman" w:hAnsi="Times New Roman" w:cs="Times New Roman"/>
            <w:sz w:val="28"/>
          </w:rPr>
          <w:t xml:space="preserve">» </w:t>
        </w:r>
        <w:r>
          <w:rPr>
            <w:rFonts w:ascii="Times New Roman" w:hAnsi="Times New Roman" w:cs="Times New Roman"/>
            <w:sz w:val="28"/>
            <w:u w:val="single"/>
          </w:rPr>
          <w:t xml:space="preserve">            </w:t>
        </w:r>
        <w:r>
          <w:rPr>
            <w:rFonts w:ascii="Times New Roman" w:hAnsi="Times New Roman" w:cs="Times New Roman"/>
            <w:sz w:val="28"/>
          </w:rPr>
          <w:t xml:space="preserve"> 20</w:t>
        </w:r>
        <w:r>
          <w:rPr>
            <w:rFonts w:ascii="Times New Roman" w:hAnsi="Times New Roman" w:cs="Times New Roman"/>
            <w:sz w:val="28"/>
            <w:u w:val="single"/>
          </w:rPr>
          <w:t xml:space="preserve">    </w:t>
        </w:r>
        <w:r>
          <w:rPr>
            <w:rFonts w:ascii="Times New Roman" w:hAnsi="Times New Roman" w:cs="Times New Roman"/>
            <w:sz w:val="28"/>
          </w:rPr>
          <w:t>г. № ____</w:t>
        </w:r>
      </w:ins>
    </w:p>
    <w:p w14:paraId="3D3E4BE1" w14:textId="77777777" w:rsidR="00A73D45" w:rsidRDefault="00A73D45" w:rsidP="00A73D45">
      <w:pPr>
        <w:jc w:val="both"/>
        <w:rPr>
          <w:ins w:id="19733" w:author="Airat Shigapov" w:date="2021-10-31T15:35:00Z"/>
          <w:rFonts w:ascii="Times New Roman" w:hAnsi="Times New Roman" w:cs="Times New Roman"/>
          <w:sz w:val="28"/>
        </w:rPr>
      </w:pPr>
      <w:ins w:id="19734" w:author="Airat Shigapov" w:date="2021-10-31T15:35:00Z">
        <w:r>
          <w:rPr>
            <w:rFonts w:ascii="Times New Roman" w:hAnsi="Times New Roman" w:cs="Times New Roman"/>
            <w:sz w:val="28"/>
          </w:rPr>
          <w:t xml:space="preserve">2. Срок сдачи студентом законченного проекта </w:t>
        </w:r>
        <w:proofErr w:type="gramStart"/>
        <w:r>
          <w:rPr>
            <w:rFonts w:ascii="Times New Roman" w:hAnsi="Times New Roman" w:cs="Times New Roman"/>
            <w:sz w:val="28"/>
          </w:rPr>
          <w:t>«</w:t>
        </w:r>
        <w:r>
          <w:rPr>
            <w:rFonts w:ascii="Times New Roman" w:hAnsi="Times New Roman" w:cs="Times New Roman"/>
            <w:sz w:val="28"/>
            <w:u w:val="single"/>
          </w:rPr>
          <w:t xml:space="preserve">  </w:t>
        </w:r>
        <w:proofErr w:type="gramEnd"/>
        <w:r>
          <w:rPr>
            <w:rFonts w:ascii="Times New Roman" w:hAnsi="Times New Roman" w:cs="Times New Roman"/>
            <w:sz w:val="28"/>
            <w:u w:val="single"/>
          </w:rPr>
          <w:t xml:space="preserve">   </w:t>
        </w:r>
        <w:r>
          <w:rPr>
            <w:rFonts w:ascii="Times New Roman" w:hAnsi="Times New Roman" w:cs="Times New Roman"/>
            <w:sz w:val="28"/>
          </w:rPr>
          <w:t xml:space="preserve">» </w:t>
        </w:r>
        <w:r>
          <w:rPr>
            <w:rFonts w:ascii="Times New Roman" w:hAnsi="Times New Roman" w:cs="Times New Roman"/>
            <w:sz w:val="28"/>
            <w:u w:val="single"/>
          </w:rPr>
          <w:t xml:space="preserve">             </w:t>
        </w:r>
        <w:r>
          <w:rPr>
            <w:rFonts w:ascii="Times New Roman" w:hAnsi="Times New Roman" w:cs="Times New Roman"/>
            <w:sz w:val="28"/>
          </w:rPr>
          <w:t xml:space="preserve"> 20</w:t>
        </w:r>
        <w:r>
          <w:rPr>
            <w:rFonts w:ascii="Times New Roman" w:hAnsi="Times New Roman" w:cs="Times New Roman"/>
            <w:sz w:val="28"/>
            <w:u w:val="single"/>
          </w:rPr>
          <w:t xml:space="preserve">    </w:t>
        </w:r>
        <w:r>
          <w:rPr>
            <w:rFonts w:ascii="Times New Roman" w:hAnsi="Times New Roman" w:cs="Times New Roman"/>
            <w:sz w:val="28"/>
          </w:rPr>
          <w:t xml:space="preserve">г. </w:t>
        </w:r>
      </w:ins>
    </w:p>
    <w:p w14:paraId="19F1C7BD" w14:textId="77777777" w:rsidR="00A73D45" w:rsidRDefault="00A73D45" w:rsidP="00A73D45">
      <w:pPr>
        <w:jc w:val="both"/>
        <w:rPr>
          <w:ins w:id="19735" w:author="Airat Shigapov" w:date="2021-10-31T15:35:00Z"/>
          <w:rFonts w:ascii="Times New Roman" w:hAnsi="Times New Roman" w:cs="Times New Roman"/>
          <w:sz w:val="28"/>
        </w:rPr>
      </w:pPr>
      <w:ins w:id="19736" w:author="Airat Shigapov" w:date="2021-10-31T15:35:00Z">
        <w:r>
          <w:rPr>
            <w:rFonts w:ascii="Times New Roman" w:hAnsi="Times New Roman" w:cs="Times New Roman"/>
            <w:sz w:val="28"/>
          </w:rPr>
          <w:t>3. Исходные данные к курсовому проекту: Методические рекомендации к написанию документации, теоретический материал.</w:t>
        </w:r>
      </w:ins>
    </w:p>
    <w:p w14:paraId="6B885EB2" w14:textId="77777777" w:rsidR="00A73D45" w:rsidRDefault="00A73D45" w:rsidP="00A73D45">
      <w:pPr>
        <w:spacing w:after="0" w:line="360" w:lineRule="auto"/>
        <w:jc w:val="both"/>
        <w:rPr>
          <w:ins w:id="19737" w:author="Airat Shigapov" w:date="2021-10-31T15:35:00Z"/>
          <w:rFonts w:ascii="Times New Roman" w:hAnsi="Times New Roman" w:cs="Times New Roman"/>
          <w:sz w:val="28"/>
        </w:rPr>
      </w:pPr>
      <w:ins w:id="19738" w:author="Airat Shigapov" w:date="2021-10-31T15:35:00Z">
        <w:r>
          <w:rPr>
            <w:rFonts w:ascii="Times New Roman" w:hAnsi="Times New Roman" w:cs="Times New Roman"/>
            <w:sz w:val="28"/>
          </w:rPr>
          <w:t>4. Перечень подлежащих разработке вопросов:</w:t>
        </w:r>
      </w:ins>
    </w:p>
    <w:p w14:paraId="69A5C5FA" w14:textId="77777777" w:rsidR="00A73D45" w:rsidRDefault="00A73D45" w:rsidP="00A73D45">
      <w:pPr>
        <w:pStyle w:val="a7"/>
        <w:ind w:left="0"/>
        <w:rPr>
          <w:ins w:id="19739" w:author="Airat Shigapov" w:date="2021-10-31T15:35:00Z"/>
        </w:rPr>
      </w:pPr>
      <w:ins w:id="19740" w:author="Airat Shigapov" w:date="2021-10-31T15:35:00Z">
        <w:r>
          <w:t>Пояснительная записка должна содержать следующие разделы:</w:t>
        </w:r>
      </w:ins>
    </w:p>
    <w:p w14:paraId="17A8F6A4" w14:textId="77777777" w:rsidR="00A73D45" w:rsidRDefault="00A73D45" w:rsidP="00A73D45">
      <w:pPr>
        <w:pStyle w:val="a7"/>
        <w:numPr>
          <w:ilvl w:val="0"/>
          <w:numId w:val="12"/>
        </w:numPr>
        <w:ind w:left="0" w:firstLine="709"/>
        <w:rPr>
          <w:ins w:id="19741" w:author="Airat Shigapov" w:date="2021-10-31T15:35:00Z"/>
        </w:rPr>
      </w:pPr>
      <w:ins w:id="19742" w:author="Airat Shigapov" w:date="2021-10-31T15:35:00Z">
        <w:r>
          <w:t>введение;</w:t>
        </w:r>
      </w:ins>
    </w:p>
    <w:p w14:paraId="480ABDDB" w14:textId="77777777" w:rsidR="00A73D45" w:rsidRDefault="00A73D45" w:rsidP="00A73D45">
      <w:pPr>
        <w:pStyle w:val="a7"/>
        <w:numPr>
          <w:ilvl w:val="0"/>
          <w:numId w:val="12"/>
        </w:numPr>
        <w:ind w:left="0" w:firstLine="709"/>
        <w:rPr>
          <w:ins w:id="19743" w:author="Airat Shigapov" w:date="2021-10-31T15:35:00Z"/>
        </w:rPr>
      </w:pPr>
      <w:ins w:id="19744" w:author="Airat Shigapov" w:date="2021-10-31T15:35:00Z">
        <w:r>
          <w:t>разработка системного проекта;</w:t>
        </w:r>
      </w:ins>
    </w:p>
    <w:p w14:paraId="5F2250F3" w14:textId="77777777" w:rsidR="00A73D45" w:rsidRDefault="00A73D45" w:rsidP="00A73D45">
      <w:pPr>
        <w:pStyle w:val="a7"/>
        <w:numPr>
          <w:ilvl w:val="0"/>
          <w:numId w:val="12"/>
        </w:numPr>
        <w:ind w:left="0" w:firstLine="709"/>
        <w:rPr>
          <w:ins w:id="19745" w:author="Airat Shigapov" w:date="2021-10-31T15:35:00Z"/>
        </w:rPr>
      </w:pPr>
      <w:ins w:id="19746" w:author="Airat Shigapov" w:date="2021-10-31T15:35:00Z">
        <w:r>
          <w:t>проектирование программного продукта;</w:t>
        </w:r>
      </w:ins>
    </w:p>
    <w:p w14:paraId="428864AD" w14:textId="77777777" w:rsidR="00A73D45" w:rsidRDefault="00A73D45" w:rsidP="00A73D45">
      <w:pPr>
        <w:pStyle w:val="a7"/>
        <w:numPr>
          <w:ilvl w:val="0"/>
          <w:numId w:val="12"/>
        </w:numPr>
        <w:ind w:left="0" w:firstLine="709"/>
        <w:rPr>
          <w:ins w:id="19747" w:author="Airat Shigapov" w:date="2021-10-31T15:35:00Z"/>
        </w:rPr>
      </w:pPr>
      <w:ins w:id="19748" w:author="Airat Shigapov" w:date="2021-10-31T15:35:00Z">
        <w:r>
          <w:t>реализация проекта;</w:t>
        </w:r>
      </w:ins>
    </w:p>
    <w:p w14:paraId="058B17FE" w14:textId="77777777" w:rsidR="00A73D45" w:rsidRDefault="00A73D45" w:rsidP="00A73D45">
      <w:pPr>
        <w:pStyle w:val="a7"/>
        <w:numPr>
          <w:ilvl w:val="0"/>
          <w:numId w:val="12"/>
        </w:numPr>
        <w:ind w:left="0" w:firstLine="709"/>
        <w:rPr>
          <w:ins w:id="19749" w:author="Airat Shigapov" w:date="2021-10-31T15:35:00Z"/>
        </w:rPr>
      </w:pPr>
      <w:ins w:id="19750" w:author="Airat Shigapov" w:date="2021-10-31T15:35:00Z">
        <w:r>
          <w:t>руководство пользователя;</w:t>
        </w:r>
      </w:ins>
    </w:p>
    <w:p w14:paraId="44242844" w14:textId="77777777" w:rsidR="00A73D45" w:rsidRDefault="00A73D45" w:rsidP="00A73D45">
      <w:pPr>
        <w:pStyle w:val="a7"/>
        <w:numPr>
          <w:ilvl w:val="0"/>
          <w:numId w:val="12"/>
        </w:numPr>
        <w:ind w:left="0" w:firstLine="709"/>
        <w:rPr>
          <w:ins w:id="19751" w:author="Airat Shigapov" w:date="2021-10-31T15:35:00Z"/>
        </w:rPr>
      </w:pPr>
      <w:ins w:id="19752" w:author="Airat Shigapov" w:date="2021-10-31T15:35:00Z">
        <w:r>
          <w:t>тестирование программного продукта;</w:t>
        </w:r>
      </w:ins>
    </w:p>
    <w:p w14:paraId="3A298D00" w14:textId="77777777" w:rsidR="00A73D45" w:rsidRDefault="00A73D45" w:rsidP="00A73D45">
      <w:pPr>
        <w:pStyle w:val="a7"/>
        <w:numPr>
          <w:ilvl w:val="0"/>
          <w:numId w:val="12"/>
        </w:numPr>
        <w:ind w:left="0" w:firstLine="709"/>
        <w:rPr>
          <w:ins w:id="19753" w:author="Airat Shigapov" w:date="2021-10-31T15:35:00Z"/>
        </w:rPr>
      </w:pPr>
      <w:ins w:id="19754" w:author="Airat Shigapov" w:date="2021-10-31T15:35:00Z">
        <w:r>
          <w:t>создание файла установщика приложения;</w:t>
        </w:r>
      </w:ins>
    </w:p>
    <w:p w14:paraId="6712F9BC" w14:textId="77777777" w:rsidR="00A73D45" w:rsidRDefault="00A73D45" w:rsidP="00A73D45">
      <w:pPr>
        <w:pStyle w:val="a7"/>
        <w:numPr>
          <w:ilvl w:val="0"/>
          <w:numId w:val="12"/>
        </w:numPr>
        <w:ind w:left="0" w:firstLine="709"/>
        <w:rPr>
          <w:ins w:id="19755" w:author="Airat Shigapov" w:date="2021-10-31T15:35:00Z"/>
          <w:szCs w:val="28"/>
        </w:rPr>
      </w:pPr>
      <w:ins w:id="19756" w:author="Airat Shigapov" w:date="2021-10-31T15:35:00Z">
        <w:r>
          <w:rPr>
            <w:szCs w:val="28"/>
          </w:rPr>
          <w:t>заключение;</w:t>
        </w:r>
      </w:ins>
    </w:p>
    <w:p w14:paraId="5E039F1A" w14:textId="77777777" w:rsidR="00A73D45" w:rsidRDefault="00A73D45" w:rsidP="00A73D45">
      <w:pPr>
        <w:pStyle w:val="a7"/>
        <w:numPr>
          <w:ilvl w:val="0"/>
          <w:numId w:val="12"/>
        </w:numPr>
        <w:ind w:left="0" w:firstLine="709"/>
        <w:rPr>
          <w:ins w:id="19757" w:author="Airat Shigapov" w:date="2021-10-31T15:35:00Z"/>
          <w:szCs w:val="28"/>
        </w:rPr>
      </w:pPr>
      <w:ins w:id="19758" w:author="Airat Shigapov" w:date="2021-10-31T15:35:00Z">
        <w:r>
          <w:rPr>
            <w:color w:val="000000"/>
            <w:szCs w:val="28"/>
          </w:rPr>
          <w:t>список использованных источников.</w:t>
        </w:r>
      </w:ins>
    </w:p>
    <w:p w14:paraId="4BFB814F" w14:textId="77777777" w:rsidR="00A73D45" w:rsidRDefault="00A73D45" w:rsidP="00A73D45">
      <w:pPr>
        <w:spacing w:after="0" w:line="360" w:lineRule="auto"/>
        <w:ind w:firstLine="709"/>
        <w:jc w:val="both"/>
        <w:rPr>
          <w:ins w:id="19759" w:author="Airat Shigapov" w:date="2021-10-31T15:35:00Z"/>
          <w:rFonts w:ascii="Times New Roman" w:eastAsia="Times New Roman" w:hAnsi="Times New Roman" w:cs="Times New Roman"/>
          <w:color w:val="000000"/>
          <w:sz w:val="28"/>
          <w:szCs w:val="27"/>
          <w:lang w:eastAsia="ru-RU"/>
        </w:rPr>
      </w:pPr>
      <w:ins w:id="19760" w:author="Airat Shigapov" w:date="2021-10-31T15:35:00Z">
        <w:r>
          <w:rPr>
            <w:rFonts w:ascii="Times New Roman" w:eastAsia="Times New Roman" w:hAnsi="Times New Roman" w:cs="Times New Roman"/>
            <w:color w:val="000000"/>
            <w:sz w:val="28"/>
            <w:szCs w:val="27"/>
            <w:lang w:eastAsia="ru-RU"/>
          </w:rPr>
          <w:lastRenderedPageBreak/>
          <w:t xml:space="preserve">Система должна обеспечивать возможность добавления, изменения и поиска данных в базе данных. Программный продукт имеет приятный и удобный интерфейс для работы пользователей. Для создания пользовательского интерфейса должна использоваться мягкая цветовая гамма. </w:t>
        </w:r>
      </w:ins>
    </w:p>
    <w:p w14:paraId="0A9C9DE0" w14:textId="77777777" w:rsidR="00A73D45" w:rsidRDefault="00A73D45" w:rsidP="00A73D45">
      <w:pPr>
        <w:jc w:val="center"/>
        <w:rPr>
          <w:ins w:id="19761" w:author="Airat Shigapov" w:date="2021-10-31T15:35:00Z"/>
          <w:rFonts w:ascii="Times New Roman" w:hAnsi="Times New Roman" w:cs="Times New Roman"/>
          <w:sz w:val="28"/>
        </w:rPr>
      </w:pPr>
      <w:ins w:id="19762" w:author="Airat Shigapov" w:date="2021-10-31T15:35:00Z">
        <w:r>
          <w:rPr>
            <w:rFonts w:ascii="Times New Roman" w:hAnsi="Times New Roman" w:cs="Times New Roman"/>
            <w:sz w:val="28"/>
          </w:rPr>
          <w:t>План – график выполнения курсового проекта (КП):</w:t>
        </w:r>
      </w:ins>
    </w:p>
    <w:tbl>
      <w:tblPr>
        <w:tblW w:w="9534" w:type="dxa"/>
        <w:tblInd w:w="94" w:type="dxa"/>
        <w:tblLook w:val="04A0" w:firstRow="1" w:lastRow="0" w:firstColumn="1" w:lastColumn="0" w:noHBand="0" w:noVBand="1"/>
        <w:tblPrChange w:id="19763" w:author="Airat Shigapov" w:date="2021-10-31T15:46:00Z">
          <w:tblPr>
            <w:tblW w:w="9534" w:type="dxa"/>
            <w:tblInd w:w="94" w:type="dxa"/>
            <w:tblLook w:val="04A0" w:firstRow="1" w:lastRow="0" w:firstColumn="1" w:lastColumn="0" w:noHBand="0" w:noVBand="1"/>
          </w:tblPr>
        </w:tblPrChange>
      </w:tblPr>
      <w:tblGrid>
        <w:gridCol w:w="593"/>
        <w:gridCol w:w="4106"/>
        <w:gridCol w:w="1492"/>
        <w:gridCol w:w="1290"/>
        <w:gridCol w:w="75"/>
        <w:gridCol w:w="1978"/>
        <w:tblGridChange w:id="19764">
          <w:tblGrid>
            <w:gridCol w:w="594"/>
            <w:gridCol w:w="4106"/>
            <w:gridCol w:w="1492"/>
            <w:gridCol w:w="1289"/>
            <w:gridCol w:w="2053"/>
          </w:tblGrid>
        </w:tblGridChange>
      </w:tblGrid>
      <w:tr w:rsidR="00A73D45" w14:paraId="0D230F1C" w14:textId="77777777" w:rsidTr="006F51E1">
        <w:trPr>
          <w:trHeight w:val="765"/>
          <w:ins w:id="19765" w:author="Airat Shigapov" w:date="2021-10-31T15:35:00Z"/>
          <w:trPrChange w:id="19766" w:author="Airat Shigapov" w:date="2021-10-31T15:46:00Z">
            <w:trPr>
              <w:trHeight w:val="765"/>
            </w:trPr>
          </w:trPrChange>
        </w:trPr>
        <w:tc>
          <w:tcPr>
            <w:tcW w:w="594" w:type="dxa"/>
            <w:vMerge w:val="restart"/>
            <w:tcBorders>
              <w:top w:val="single" w:sz="4" w:space="0" w:color="auto"/>
              <w:left w:val="single" w:sz="4" w:space="0" w:color="auto"/>
              <w:bottom w:val="single" w:sz="4" w:space="0" w:color="000000"/>
              <w:right w:val="single" w:sz="4" w:space="0" w:color="auto"/>
            </w:tcBorders>
            <w:noWrap/>
            <w:vAlign w:val="center"/>
            <w:hideMark/>
            <w:tcPrChange w:id="19767" w:author="Airat Shigapov" w:date="2021-10-31T15:46:00Z">
              <w:tcPr>
                <w:tcW w:w="591" w:type="dxa"/>
                <w:vMerge w:val="restart"/>
                <w:tcBorders>
                  <w:top w:val="single" w:sz="4" w:space="0" w:color="auto"/>
                  <w:left w:val="single" w:sz="4" w:space="0" w:color="auto"/>
                  <w:bottom w:val="single" w:sz="4" w:space="0" w:color="000000"/>
                  <w:right w:val="single" w:sz="4" w:space="0" w:color="auto"/>
                </w:tcBorders>
                <w:noWrap/>
                <w:vAlign w:val="center"/>
                <w:hideMark/>
              </w:tcPr>
            </w:tcPrChange>
          </w:tcPr>
          <w:p w14:paraId="35615C9D" w14:textId="77777777" w:rsidR="00A73D45" w:rsidRDefault="00A73D45">
            <w:pPr>
              <w:spacing w:after="0" w:line="240" w:lineRule="auto"/>
              <w:rPr>
                <w:ins w:id="19768" w:author="Airat Shigapov" w:date="2021-10-31T15:35:00Z"/>
                <w:rFonts w:ascii="Times New Roman" w:eastAsia="Times New Roman" w:hAnsi="Times New Roman" w:cs="Times New Roman"/>
                <w:color w:val="000000"/>
                <w:sz w:val="28"/>
                <w:szCs w:val="28"/>
                <w:lang w:eastAsia="ru-RU"/>
              </w:rPr>
            </w:pPr>
            <w:bookmarkStart w:id="19769" w:name="_Hlk86587945"/>
            <w:ins w:id="19770" w:author="Airat Shigapov" w:date="2021-10-31T15:35:00Z">
              <w:r>
                <w:rPr>
                  <w:rFonts w:ascii="Times New Roman" w:eastAsia="Times New Roman" w:hAnsi="Times New Roman" w:cs="Times New Roman"/>
                  <w:color w:val="000000"/>
                  <w:sz w:val="28"/>
                  <w:szCs w:val="28"/>
                  <w:lang w:eastAsia="ru-RU"/>
                </w:rPr>
                <w:t>№ п/п</w:t>
              </w:r>
            </w:ins>
          </w:p>
        </w:tc>
        <w:tc>
          <w:tcPr>
            <w:tcW w:w="4106" w:type="dxa"/>
            <w:vMerge w:val="restart"/>
            <w:tcBorders>
              <w:top w:val="single" w:sz="4" w:space="0" w:color="auto"/>
              <w:left w:val="single" w:sz="4" w:space="0" w:color="auto"/>
              <w:bottom w:val="single" w:sz="4" w:space="0" w:color="000000"/>
              <w:right w:val="single" w:sz="4" w:space="0" w:color="000000"/>
            </w:tcBorders>
            <w:noWrap/>
            <w:vAlign w:val="center"/>
            <w:hideMark/>
            <w:tcPrChange w:id="19771" w:author="Airat Shigapov" w:date="2021-10-31T15:46:00Z">
              <w:tcPr>
                <w:tcW w:w="4110" w:type="dxa"/>
                <w:vMerge w:val="restart"/>
                <w:tcBorders>
                  <w:top w:val="single" w:sz="4" w:space="0" w:color="auto"/>
                  <w:left w:val="single" w:sz="4" w:space="0" w:color="auto"/>
                  <w:bottom w:val="single" w:sz="4" w:space="0" w:color="000000"/>
                  <w:right w:val="single" w:sz="4" w:space="0" w:color="000000"/>
                </w:tcBorders>
                <w:noWrap/>
                <w:vAlign w:val="center"/>
                <w:hideMark/>
              </w:tcPr>
            </w:tcPrChange>
          </w:tcPr>
          <w:p w14:paraId="732ABC63" w14:textId="77777777" w:rsidR="00A73D45" w:rsidRDefault="00A73D45">
            <w:pPr>
              <w:spacing w:after="0" w:line="240" w:lineRule="auto"/>
              <w:rPr>
                <w:ins w:id="19772" w:author="Airat Shigapov" w:date="2021-10-31T15:35:00Z"/>
                <w:rFonts w:ascii="Times New Roman" w:eastAsia="Times New Roman" w:hAnsi="Times New Roman" w:cs="Times New Roman"/>
                <w:color w:val="000000"/>
                <w:sz w:val="28"/>
                <w:szCs w:val="28"/>
                <w:lang w:eastAsia="ru-RU"/>
              </w:rPr>
            </w:pPr>
            <w:ins w:id="19773" w:author="Airat Shigapov" w:date="2021-10-31T15:35:00Z">
              <w:r>
                <w:rPr>
                  <w:rFonts w:ascii="Times New Roman" w:eastAsia="Times New Roman" w:hAnsi="Times New Roman" w:cs="Times New Roman"/>
                  <w:color w:val="000000"/>
                  <w:sz w:val="28"/>
                  <w:szCs w:val="28"/>
                  <w:lang w:eastAsia="ru-RU"/>
                </w:rPr>
                <w:t>Наименование этапов КП</w:t>
              </w:r>
            </w:ins>
          </w:p>
        </w:tc>
        <w:tc>
          <w:tcPr>
            <w:tcW w:w="2856" w:type="dxa"/>
            <w:gridSpan w:val="3"/>
            <w:tcBorders>
              <w:top w:val="single" w:sz="4" w:space="0" w:color="auto"/>
              <w:left w:val="nil"/>
              <w:bottom w:val="single" w:sz="4" w:space="0" w:color="auto"/>
              <w:right w:val="single" w:sz="4" w:space="0" w:color="000000"/>
            </w:tcBorders>
            <w:vAlign w:val="center"/>
            <w:hideMark/>
            <w:tcPrChange w:id="19774" w:author="Airat Shigapov" w:date="2021-10-31T15:46:00Z">
              <w:tcPr>
                <w:tcW w:w="2778" w:type="dxa"/>
                <w:gridSpan w:val="2"/>
                <w:tcBorders>
                  <w:top w:val="single" w:sz="4" w:space="0" w:color="auto"/>
                  <w:left w:val="nil"/>
                  <w:bottom w:val="single" w:sz="4" w:space="0" w:color="auto"/>
                  <w:right w:val="single" w:sz="4" w:space="0" w:color="000000"/>
                </w:tcBorders>
                <w:vAlign w:val="center"/>
                <w:hideMark/>
              </w:tcPr>
            </w:tcPrChange>
          </w:tcPr>
          <w:p w14:paraId="498A1B80" w14:textId="77777777" w:rsidR="00A73D45" w:rsidRDefault="00A73D45">
            <w:pPr>
              <w:spacing w:after="0" w:line="240" w:lineRule="auto"/>
              <w:rPr>
                <w:ins w:id="19775" w:author="Airat Shigapov" w:date="2021-10-31T15:35:00Z"/>
                <w:rFonts w:ascii="Times New Roman" w:eastAsia="Times New Roman" w:hAnsi="Times New Roman" w:cs="Times New Roman"/>
                <w:color w:val="000000"/>
                <w:sz w:val="28"/>
                <w:szCs w:val="28"/>
                <w:lang w:eastAsia="ru-RU"/>
              </w:rPr>
            </w:pPr>
            <w:ins w:id="19776" w:author="Airat Shigapov" w:date="2021-10-31T15:35:00Z">
              <w:r>
                <w:rPr>
                  <w:rFonts w:ascii="Times New Roman" w:eastAsia="Times New Roman" w:hAnsi="Times New Roman" w:cs="Times New Roman"/>
                  <w:color w:val="000000"/>
                  <w:sz w:val="28"/>
                  <w:szCs w:val="28"/>
                  <w:lang w:eastAsia="ru-RU"/>
                </w:rPr>
                <w:t>Срок выполнения этапов КП</w:t>
              </w:r>
            </w:ins>
          </w:p>
        </w:tc>
        <w:tc>
          <w:tcPr>
            <w:tcW w:w="1978" w:type="dxa"/>
            <w:vMerge w:val="restart"/>
            <w:tcBorders>
              <w:top w:val="single" w:sz="4" w:space="0" w:color="auto"/>
              <w:left w:val="single" w:sz="4" w:space="0" w:color="auto"/>
              <w:bottom w:val="single" w:sz="4" w:space="0" w:color="auto"/>
              <w:right w:val="single" w:sz="4" w:space="0" w:color="000000"/>
            </w:tcBorders>
            <w:vAlign w:val="center"/>
            <w:hideMark/>
            <w:tcPrChange w:id="19777" w:author="Airat Shigapov" w:date="2021-10-31T15:46:00Z">
              <w:tcPr>
                <w:tcW w:w="2055" w:type="dxa"/>
                <w:vMerge w:val="restart"/>
                <w:tcBorders>
                  <w:top w:val="single" w:sz="4" w:space="0" w:color="auto"/>
                  <w:left w:val="single" w:sz="4" w:space="0" w:color="auto"/>
                  <w:bottom w:val="single" w:sz="4" w:space="0" w:color="auto"/>
                  <w:right w:val="single" w:sz="4" w:space="0" w:color="000000"/>
                </w:tcBorders>
                <w:vAlign w:val="center"/>
                <w:hideMark/>
              </w:tcPr>
            </w:tcPrChange>
          </w:tcPr>
          <w:p w14:paraId="524DC8F4" w14:textId="77777777" w:rsidR="00A73D45" w:rsidRDefault="00A73D45">
            <w:pPr>
              <w:spacing w:after="0" w:line="240" w:lineRule="auto"/>
              <w:rPr>
                <w:ins w:id="19778" w:author="Airat Shigapov" w:date="2021-10-31T15:35:00Z"/>
                <w:rFonts w:ascii="Times New Roman" w:eastAsia="Times New Roman" w:hAnsi="Times New Roman" w:cs="Times New Roman"/>
                <w:color w:val="000000"/>
                <w:sz w:val="28"/>
                <w:szCs w:val="28"/>
                <w:lang w:eastAsia="ru-RU"/>
              </w:rPr>
            </w:pPr>
            <w:ins w:id="19779" w:author="Airat Shigapov" w:date="2021-10-31T15:35:00Z">
              <w:r>
                <w:rPr>
                  <w:rFonts w:ascii="Times New Roman" w:eastAsia="Times New Roman" w:hAnsi="Times New Roman" w:cs="Times New Roman"/>
                  <w:color w:val="000000"/>
                  <w:sz w:val="28"/>
                  <w:szCs w:val="28"/>
                  <w:lang w:eastAsia="ru-RU"/>
                </w:rPr>
                <w:t>Подпись руководителя, консультантов КП</w:t>
              </w:r>
            </w:ins>
          </w:p>
        </w:tc>
      </w:tr>
      <w:tr w:rsidR="00A73D45" w14:paraId="6E84FF4E" w14:textId="77777777" w:rsidTr="006F51E1">
        <w:trPr>
          <w:trHeight w:val="735"/>
          <w:ins w:id="19780" w:author="Airat Shigapov" w:date="2021-10-31T15:35:00Z"/>
          <w:trPrChange w:id="19781" w:author="Airat Shigapov" w:date="2021-10-31T15:46:00Z">
            <w:trPr>
              <w:trHeight w:val="735"/>
            </w:trPr>
          </w:trPrChange>
        </w:trPr>
        <w:tc>
          <w:tcPr>
            <w:tcW w:w="0" w:type="auto"/>
            <w:vMerge/>
            <w:tcBorders>
              <w:top w:val="single" w:sz="4" w:space="0" w:color="auto"/>
              <w:left w:val="single" w:sz="4" w:space="0" w:color="auto"/>
              <w:bottom w:val="single" w:sz="4" w:space="0" w:color="000000"/>
              <w:right w:val="single" w:sz="4" w:space="0" w:color="auto"/>
            </w:tcBorders>
            <w:vAlign w:val="center"/>
            <w:hideMark/>
            <w:tcPrChange w:id="19782" w:author="Airat Shigapov" w:date="2021-10-31T15:46:00Z">
              <w:tcPr>
                <w:tcW w:w="0" w:type="auto"/>
                <w:vMerge/>
                <w:tcBorders>
                  <w:top w:val="single" w:sz="4" w:space="0" w:color="auto"/>
                  <w:left w:val="single" w:sz="4" w:space="0" w:color="auto"/>
                  <w:bottom w:val="single" w:sz="4" w:space="0" w:color="000000"/>
                  <w:right w:val="single" w:sz="4" w:space="0" w:color="auto"/>
                </w:tcBorders>
                <w:vAlign w:val="center"/>
                <w:hideMark/>
              </w:tcPr>
            </w:tcPrChange>
          </w:tcPr>
          <w:p w14:paraId="1507702E" w14:textId="77777777" w:rsidR="00A73D45" w:rsidRDefault="00A73D45">
            <w:pPr>
              <w:spacing w:after="0"/>
              <w:rPr>
                <w:ins w:id="19783" w:author="Airat Shigapov" w:date="2021-10-31T15:35:00Z"/>
                <w:rFonts w:ascii="Times New Roman" w:eastAsia="Times New Roman" w:hAnsi="Times New Roman" w:cs="Times New Roman"/>
                <w:color w:val="000000"/>
                <w:sz w:val="28"/>
                <w:szCs w:val="28"/>
                <w:lang w:eastAsia="ru-RU"/>
              </w:rPr>
            </w:pPr>
          </w:p>
        </w:tc>
        <w:tc>
          <w:tcPr>
            <w:tcW w:w="0" w:type="auto"/>
            <w:vMerge/>
            <w:tcBorders>
              <w:top w:val="single" w:sz="4" w:space="0" w:color="auto"/>
              <w:left w:val="single" w:sz="4" w:space="0" w:color="auto"/>
              <w:bottom w:val="single" w:sz="4" w:space="0" w:color="000000"/>
              <w:right w:val="single" w:sz="4" w:space="0" w:color="000000"/>
            </w:tcBorders>
            <w:vAlign w:val="center"/>
            <w:hideMark/>
            <w:tcPrChange w:id="19784" w:author="Airat Shigapov" w:date="2021-10-31T15:46:00Z">
              <w:tcPr>
                <w:tcW w:w="0" w:type="auto"/>
                <w:vMerge/>
                <w:tcBorders>
                  <w:top w:val="single" w:sz="4" w:space="0" w:color="auto"/>
                  <w:left w:val="single" w:sz="4" w:space="0" w:color="auto"/>
                  <w:bottom w:val="single" w:sz="4" w:space="0" w:color="000000"/>
                  <w:right w:val="single" w:sz="4" w:space="0" w:color="000000"/>
                </w:tcBorders>
                <w:vAlign w:val="center"/>
                <w:hideMark/>
              </w:tcPr>
            </w:tcPrChange>
          </w:tcPr>
          <w:p w14:paraId="5967415E" w14:textId="77777777" w:rsidR="00A73D45" w:rsidRDefault="00A73D45">
            <w:pPr>
              <w:spacing w:after="0"/>
              <w:rPr>
                <w:ins w:id="19785" w:author="Airat Shigapov" w:date="2021-10-31T15:35:00Z"/>
                <w:rFonts w:ascii="Times New Roman" w:eastAsia="Times New Roman" w:hAnsi="Times New Roman" w:cs="Times New Roman"/>
                <w:color w:val="000000"/>
                <w:sz w:val="28"/>
                <w:szCs w:val="28"/>
                <w:lang w:eastAsia="ru-RU"/>
              </w:rPr>
            </w:pPr>
          </w:p>
        </w:tc>
        <w:tc>
          <w:tcPr>
            <w:tcW w:w="1492" w:type="dxa"/>
            <w:tcBorders>
              <w:top w:val="nil"/>
              <w:left w:val="nil"/>
              <w:bottom w:val="single" w:sz="4" w:space="0" w:color="auto"/>
              <w:right w:val="single" w:sz="4" w:space="0" w:color="auto"/>
            </w:tcBorders>
            <w:noWrap/>
            <w:vAlign w:val="bottom"/>
            <w:hideMark/>
            <w:tcPrChange w:id="19786" w:author="Airat Shigapov" w:date="2021-10-31T15:46:00Z">
              <w:tcPr>
                <w:tcW w:w="1493" w:type="dxa"/>
                <w:tcBorders>
                  <w:top w:val="nil"/>
                  <w:left w:val="nil"/>
                  <w:bottom w:val="single" w:sz="4" w:space="0" w:color="auto"/>
                  <w:right w:val="single" w:sz="4" w:space="0" w:color="auto"/>
                </w:tcBorders>
                <w:noWrap/>
                <w:vAlign w:val="bottom"/>
                <w:hideMark/>
              </w:tcPr>
            </w:tcPrChange>
          </w:tcPr>
          <w:p w14:paraId="694396E0" w14:textId="77777777" w:rsidR="00A73D45" w:rsidRDefault="00A73D45">
            <w:pPr>
              <w:spacing w:after="0" w:line="240" w:lineRule="auto"/>
              <w:rPr>
                <w:ins w:id="19787" w:author="Airat Shigapov" w:date="2021-10-31T15:35:00Z"/>
                <w:rFonts w:ascii="Times New Roman" w:eastAsia="Times New Roman" w:hAnsi="Times New Roman" w:cs="Times New Roman"/>
                <w:color w:val="000000"/>
                <w:sz w:val="28"/>
                <w:szCs w:val="28"/>
                <w:lang w:eastAsia="ru-RU"/>
              </w:rPr>
            </w:pPr>
            <w:ins w:id="19788" w:author="Airat Shigapov" w:date="2021-10-31T15:35:00Z">
              <w:r>
                <w:rPr>
                  <w:rFonts w:ascii="Times New Roman" w:eastAsia="Times New Roman" w:hAnsi="Times New Roman" w:cs="Times New Roman"/>
                  <w:color w:val="000000"/>
                  <w:sz w:val="28"/>
                  <w:szCs w:val="28"/>
                  <w:lang w:eastAsia="ru-RU"/>
                </w:rPr>
                <w:t>План</w:t>
              </w:r>
            </w:ins>
          </w:p>
        </w:tc>
        <w:tc>
          <w:tcPr>
            <w:tcW w:w="1364" w:type="dxa"/>
            <w:gridSpan w:val="2"/>
            <w:tcBorders>
              <w:top w:val="nil"/>
              <w:left w:val="nil"/>
              <w:bottom w:val="single" w:sz="4" w:space="0" w:color="auto"/>
              <w:right w:val="single" w:sz="4" w:space="0" w:color="auto"/>
            </w:tcBorders>
            <w:noWrap/>
            <w:vAlign w:val="bottom"/>
            <w:hideMark/>
            <w:tcPrChange w:id="19789" w:author="Airat Shigapov" w:date="2021-10-31T15:46:00Z">
              <w:tcPr>
                <w:tcW w:w="1285" w:type="dxa"/>
                <w:tcBorders>
                  <w:top w:val="nil"/>
                  <w:left w:val="nil"/>
                  <w:bottom w:val="single" w:sz="4" w:space="0" w:color="auto"/>
                  <w:right w:val="single" w:sz="4" w:space="0" w:color="auto"/>
                </w:tcBorders>
                <w:noWrap/>
                <w:vAlign w:val="bottom"/>
                <w:hideMark/>
              </w:tcPr>
            </w:tcPrChange>
          </w:tcPr>
          <w:p w14:paraId="61000682" w14:textId="77777777" w:rsidR="00A73D45" w:rsidRDefault="00A73D45">
            <w:pPr>
              <w:spacing w:after="0" w:line="240" w:lineRule="auto"/>
              <w:rPr>
                <w:ins w:id="19790" w:author="Airat Shigapov" w:date="2021-10-31T15:35:00Z"/>
                <w:rFonts w:ascii="Times New Roman" w:eastAsia="Times New Roman" w:hAnsi="Times New Roman" w:cs="Times New Roman"/>
                <w:color w:val="000000"/>
                <w:sz w:val="28"/>
                <w:szCs w:val="28"/>
                <w:lang w:eastAsia="ru-RU"/>
              </w:rPr>
            </w:pPr>
            <w:ins w:id="19791" w:author="Airat Shigapov" w:date="2021-10-31T15:35:00Z">
              <w:r>
                <w:rPr>
                  <w:rFonts w:ascii="Times New Roman" w:eastAsia="Times New Roman" w:hAnsi="Times New Roman" w:cs="Times New Roman"/>
                  <w:color w:val="000000"/>
                  <w:sz w:val="28"/>
                  <w:szCs w:val="28"/>
                  <w:lang w:eastAsia="ru-RU"/>
                </w:rPr>
                <w:t>Факт</w:t>
              </w:r>
            </w:ins>
          </w:p>
        </w:tc>
        <w:tc>
          <w:tcPr>
            <w:tcW w:w="1978" w:type="dxa"/>
            <w:vMerge/>
            <w:tcBorders>
              <w:top w:val="single" w:sz="4" w:space="0" w:color="auto"/>
              <w:left w:val="single" w:sz="4" w:space="0" w:color="auto"/>
              <w:bottom w:val="single" w:sz="4" w:space="0" w:color="auto"/>
              <w:right w:val="single" w:sz="4" w:space="0" w:color="000000"/>
            </w:tcBorders>
            <w:vAlign w:val="center"/>
            <w:hideMark/>
            <w:tcPrChange w:id="19792" w:author="Airat Shigapov" w:date="2021-10-31T15:46:00Z">
              <w:tcPr>
                <w:tcW w:w="0" w:type="auto"/>
                <w:vMerge/>
                <w:tcBorders>
                  <w:top w:val="single" w:sz="4" w:space="0" w:color="auto"/>
                  <w:left w:val="single" w:sz="4" w:space="0" w:color="auto"/>
                  <w:bottom w:val="single" w:sz="4" w:space="0" w:color="auto"/>
                  <w:right w:val="single" w:sz="4" w:space="0" w:color="000000"/>
                </w:tcBorders>
                <w:vAlign w:val="center"/>
                <w:hideMark/>
              </w:tcPr>
            </w:tcPrChange>
          </w:tcPr>
          <w:p w14:paraId="5906A216" w14:textId="77777777" w:rsidR="00A73D45" w:rsidRDefault="00A73D45">
            <w:pPr>
              <w:spacing w:after="0"/>
              <w:rPr>
                <w:ins w:id="19793" w:author="Airat Shigapov" w:date="2021-10-31T15:35:00Z"/>
                <w:rFonts w:ascii="Times New Roman" w:eastAsia="Times New Roman" w:hAnsi="Times New Roman" w:cs="Times New Roman"/>
                <w:color w:val="000000"/>
                <w:sz w:val="28"/>
                <w:szCs w:val="28"/>
                <w:lang w:eastAsia="ru-RU"/>
              </w:rPr>
            </w:pPr>
          </w:p>
        </w:tc>
      </w:tr>
      <w:tr w:rsidR="00A73D45" w14:paraId="58B1FA9C" w14:textId="77777777" w:rsidTr="006F51E1">
        <w:trPr>
          <w:trHeight w:val="375"/>
          <w:ins w:id="19794" w:author="Airat Shigapov" w:date="2021-10-31T15:35:00Z"/>
          <w:trPrChange w:id="19795" w:author="Airat Shigapov" w:date="2021-10-31T15:46:00Z">
            <w:trPr>
              <w:trHeight w:val="375"/>
            </w:trPr>
          </w:trPrChange>
        </w:trPr>
        <w:tc>
          <w:tcPr>
            <w:tcW w:w="594" w:type="dxa"/>
            <w:tcBorders>
              <w:top w:val="nil"/>
              <w:left w:val="single" w:sz="4" w:space="0" w:color="auto"/>
              <w:bottom w:val="single" w:sz="4" w:space="0" w:color="auto"/>
              <w:right w:val="single" w:sz="4" w:space="0" w:color="auto"/>
            </w:tcBorders>
            <w:noWrap/>
            <w:vAlign w:val="center"/>
            <w:hideMark/>
            <w:tcPrChange w:id="19796" w:author="Airat Shigapov" w:date="2021-10-31T15:46:00Z">
              <w:tcPr>
                <w:tcW w:w="591" w:type="dxa"/>
                <w:tcBorders>
                  <w:top w:val="nil"/>
                  <w:left w:val="single" w:sz="4" w:space="0" w:color="auto"/>
                  <w:bottom w:val="single" w:sz="4" w:space="0" w:color="auto"/>
                  <w:right w:val="single" w:sz="4" w:space="0" w:color="auto"/>
                </w:tcBorders>
                <w:noWrap/>
                <w:vAlign w:val="center"/>
                <w:hideMark/>
              </w:tcPr>
            </w:tcPrChange>
          </w:tcPr>
          <w:p w14:paraId="7F4340F4" w14:textId="77777777" w:rsidR="00A73D45" w:rsidRDefault="00A73D45">
            <w:pPr>
              <w:spacing w:after="0" w:line="240" w:lineRule="auto"/>
              <w:jc w:val="center"/>
              <w:rPr>
                <w:ins w:id="19797" w:author="Airat Shigapov" w:date="2021-10-31T15:35:00Z"/>
                <w:rFonts w:ascii="Times New Roman" w:eastAsia="Times New Roman" w:hAnsi="Times New Roman" w:cs="Times New Roman"/>
                <w:color w:val="000000"/>
                <w:sz w:val="28"/>
                <w:szCs w:val="28"/>
                <w:lang w:eastAsia="ru-RU"/>
              </w:rPr>
            </w:pPr>
            <w:bookmarkStart w:id="19798" w:name="_Hlk86587899"/>
            <w:ins w:id="19799" w:author="Airat Shigapov" w:date="2021-10-31T15:35:00Z">
              <w:r>
                <w:rPr>
                  <w:rFonts w:ascii="Times New Roman" w:eastAsia="Times New Roman" w:hAnsi="Times New Roman" w:cs="Times New Roman"/>
                  <w:color w:val="000000"/>
                  <w:sz w:val="28"/>
                  <w:szCs w:val="28"/>
                  <w:lang w:eastAsia="ru-RU"/>
                </w:rPr>
                <w:t>1</w:t>
              </w:r>
            </w:ins>
          </w:p>
        </w:tc>
        <w:tc>
          <w:tcPr>
            <w:tcW w:w="4106" w:type="dxa"/>
            <w:tcBorders>
              <w:top w:val="single" w:sz="4" w:space="0" w:color="auto"/>
              <w:left w:val="nil"/>
              <w:bottom w:val="single" w:sz="4" w:space="0" w:color="auto"/>
              <w:right w:val="single" w:sz="4" w:space="0" w:color="000000"/>
            </w:tcBorders>
            <w:noWrap/>
            <w:vAlign w:val="center"/>
            <w:hideMark/>
            <w:tcPrChange w:id="19800" w:author="Airat Shigapov" w:date="2021-10-31T15:46:00Z">
              <w:tcPr>
                <w:tcW w:w="4110" w:type="dxa"/>
                <w:tcBorders>
                  <w:top w:val="single" w:sz="4" w:space="0" w:color="auto"/>
                  <w:left w:val="nil"/>
                  <w:bottom w:val="single" w:sz="4" w:space="0" w:color="auto"/>
                  <w:right w:val="single" w:sz="4" w:space="0" w:color="000000"/>
                </w:tcBorders>
                <w:noWrap/>
                <w:vAlign w:val="center"/>
                <w:hideMark/>
              </w:tcPr>
            </w:tcPrChange>
          </w:tcPr>
          <w:p w14:paraId="521FC6F4" w14:textId="77777777" w:rsidR="00A73D45" w:rsidRDefault="00A73D45">
            <w:pPr>
              <w:spacing w:after="0" w:line="240" w:lineRule="auto"/>
              <w:rPr>
                <w:ins w:id="19801" w:author="Airat Shigapov" w:date="2021-10-31T15:35:00Z"/>
                <w:rFonts w:ascii="Times New Roman" w:eastAsia="Times New Roman" w:hAnsi="Times New Roman" w:cs="Times New Roman"/>
                <w:color w:val="000000"/>
                <w:sz w:val="28"/>
                <w:szCs w:val="28"/>
                <w:lang w:eastAsia="ru-RU"/>
              </w:rPr>
            </w:pPr>
            <w:ins w:id="19802" w:author="Airat Shigapov" w:date="2021-10-31T15:35:00Z">
              <w:r>
                <w:rPr>
                  <w:rFonts w:ascii="Times New Roman" w:eastAsia="Times New Roman" w:hAnsi="Times New Roman" w:cs="Times New Roman"/>
                  <w:color w:val="000000"/>
                  <w:sz w:val="28"/>
                  <w:szCs w:val="28"/>
                  <w:lang w:eastAsia="ru-RU"/>
                </w:rPr>
                <w:t>Введение</w:t>
              </w:r>
            </w:ins>
          </w:p>
        </w:tc>
        <w:tc>
          <w:tcPr>
            <w:tcW w:w="1492" w:type="dxa"/>
            <w:tcBorders>
              <w:top w:val="nil"/>
              <w:left w:val="nil"/>
              <w:bottom w:val="single" w:sz="4" w:space="0" w:color="auto"/>
              <w:right w:val="single" w:sz="4" w:space="0" w:color="auto"/>
            </w:tcBorders>
            <w:noWrap/>
            <w:vAlign w:val="bottom"/>
            <w:hideMark/>
            <w:tcPrChange w:id="19803" w:author="Airat Shigapov" w:date="2021-10-31T15:46:00Z">
              <w:tcPr>
                <w:tcW w:w="1493" w:type="dxa"/>
                <w:tcBorders>
                  <w:top w:val="nil"/>
                  <w:left w:val="nil"/>
                  <w:bottom w:val="single" w:sz="4" w:space="0" w:color="auto"/>
                  <w:right w:val="single" w:sz="4" w:space="0" w:color="auto"/>
                </w:tcBorders>
                <w:noWrap/>
                <w:vAlign w:val="bottom"/>
                <w:hideMark/>
              </w:tcPr>
            </w:tcPrChange>
          </w:tcPr>
          <w:p w14:paraId="2820514A" w14:textId="77777777" w:rsidR="00A73D45" w:rsidRDefault="00A73D45">
            <w:pPr>
              <w:spacing w:after="0" w:line="240" w:lineRule="auto"/>
              <w:jc w:val="center"/>
              <w:rPr>
                <w:ins w:id="19804" w:author="Airat Shigapov" w:date="2021-10-31T15:35:00Z"/>
                <w:rFonts w:ascii="Times New Roman" w:eastAsia="Times New Roman" w:hAnsi="Times New Roman" w:cs="Times New Roman"/>
                <w:color w:val="000000"/>
                <w:sz w:val="28"/>
                <w:szCs w:val="28"/>
                <w:lang w:eastAsia="ru-RU"/>
              </w:rPr>
            </w:pPr>
            <w:ins w:id="19805" w:author="Airat Shigapov" w:date="2021-10-31T15:35:00Z">
              <w:r>
                <w:rPr>
                  <w:rFonts w:ascii="Times New Roman" w:eastAsia="Times New Roman" w:hAnsi="Times New Roman" w:cs="Times New Roman"/>
                  <w:color w:val="000000"/>
                  <w:sz w:val="28"/>
                  <w:szCs w:val="28"/>
                  <w:lang w:eastAsia="ru-RU"/>
                </w:rPr>
                <w:t>09.09.21- 11.09.21</w:t>
              </w:r>
            </w:ins>
          </w:p>
        </w:tc>
        <w:tc>
          <w:tcPr>
            <w:tcW w:w="1289" w:type="dxa"/>
            <w:tcBorders>
              <w:top w:val="nil"/>
              <w:left w:val="nil"/>
              <w:bottom w:val="single" w:sz="4" w:space="0" w:color="auto"/>
              <w:right w:val="single" w:sz="4" w:space="0" w:color="auto"/>
            </w:tcBorders>
            <w:noWrap/>
            <w:vAlign w:val="bottom"/>
            <w:hideMark/>
            <w:tcPrChange w:id="19806" w:author="Airat Shigapov" w:date="2021-10-31T15:46:00Z">
              <w:tcPr>
                <w:tcW w:w="1285" w:type="dxa"/>
                <w:tcBorders>
                  <w:top w:val="nil"/>
                  <w:left w:val="nil"/>
                  <w:bottom w:val="single" w:sz="4" w:space="0" w:color="auto"/>
                  <w:right w:val="single" w:sz="4" w:space="0" w:color="auto"/>
                </w:tcBorders>
                <w:noWrap/>
                <w:vAlign w:val="bottom"/>
                <w:hideMark/>
              </w:tcPr>
            </w:tcPrChange>
          </w:tcPr>
          <w:p w14:paraId="7ADB44C4" w14:textId="413B552E" w:rsidR="00A73D45" w:rsidRDefault="00401E13">
            <w:pPr>
              <w:spacing w:after="0"/>
              <w:jc w:val="center"/>
              <w:rPr>
                <w:ins w:id="19807" w:author="Airat Shigapov" w:date="2021-10-31T15:35:00Z"/>
                <w:rFonts w:ascii="Times New Roman" w:eastAsia="Times New Roman" w:hAnsi="Times New Roman" w:cs="Times New Roman"/>
                <w:color w:val="000000"/>
                <w:sz w:val="28"/>
                <w:szCs w:val="28"/>
                <w:lang w:eastAsia="ru-RU"/>
              </w:rPr>
              <w:pPrChange w:id="19808" w:author="Airat Shigapov" w:date="2021-10-31T15:49:00Z">
                <w:pPr/>
              </w:pPrChange>
            </w:pPr>
            <w:ins w:id="19809" w:author="Airat Shigapov" w:date="2021-10-31T15:45:00Z">
              <w:r>
                <w:rPr>
                  <w:rFonts w:ascii="Times New Roman" w:eastAsia="Times New Roman" w:hAnsi="Times New Roman" w:cs="Times New Roman"/>
                  <w:color w:val="000000"/>
                  <w:sz w:val="28"/>
                  <w:szCs w:val="28"/>
                  <w:lang w:eastAsia="ru-RU"/>
                </w:rPr>
                <w:t>09.09.21- 1</w:t>
              </w:r>
              <w:r>
                <w:rPr>
                  <w:rFonts w:ascii="Times New Roman" w:eastAsia="Times New Roman" w:hAnsi="Times New Roman" w:cs="Times New Roman"/>
                  <w:color w:val="000000"/>
                  <w:sz w:val="28"/>
                  <w:szCs w:val="28"/>
                  <w:lang w:val="en-US" w:eastAsia="ru-RU"/>
                </w:rPr>
                <w:t>2</w:t>
              </w:r>
              <w:r>
                <w:rPr>
                  <w:rFonts w:ascii="Times New Roman" w:eastAsia="Times New Roman" w:hAnsi="Times New Roman" w:cs="Times New Roman"/>
                  <w:color w:val="000000"/>
                  <w:sz w:val="28"/>
                  <w:szCs w:val="28"/>
                  <w:lang w:eastAsia="ru-RU"/>
                </w:rPr>
                <w:t>.09.21</w:t>
              </w:r>
            </w:ins>
          </w:p>
        </w:tc>
        <w:tc>
          <w:tcPr>
            <w:tcW w:w="2053" w:type="dxa"/>
            <w:gridSpan w:val="2"/>
            <w:tcBorders>
              <w:top w:val="single" w:sz="4" w:space="0" w:color="auto"/>
              <w:left w:val="nil"/>
              <w:bottom w:val="single" w:sz="4" w:space="0" w:color="auto"/>
              <w:right w:val="single" w:sz="4" w:space="0" w:color="000000"/>
            </w:tcBorders>
            <w:noWrap/>
            <w:vAlign w:val="bottom"/>
            <w:hideMark/>
            <w:tcPrChange w:id="19810" w:author="Airat Shigapov" w:date="2021-10-31T15:46:00Z">
              <w:tcPr>
                <w:tcW w:w="2055" w:type="dxa"/>
                <w:tcBorders>
                  <w:top w:val="single" w:sz="4" w:space="0" w:color="auto"/>
                  <w:left w:val="nil"/>
                  <w:bottom w:val="single" w:sz="4" w:space="0" w:color="auto"/>
                  <w:right w:val="single" w:sz="4" w:space="0" w:color="000000"/>
                </w:tcBorders>
                <w:noWrap/>
                <w:vAlign w:val="bottom"/>
                <w:hideMark/>
              </w:tcPr>
            </w:tcPrChange>
          </w:tcPr>
          <w:p w14:paraId="48EA1EF2" w14:textId="77777777" w:rsidR="00A73D45" w:rsidRDefault="00A73D45">
            <w:pPr>
              <w:spacing w:after="0" w:line="240" w:lineRule="auto"/>
              <w:jc w:val="center"/>
              <w:rPr>
                <w:ins w:id="19811" w:author="Airat Shigapov" w:date="2021-10-31T15:35:00Z"/>
                <w:rFonts w:ascii="Times New Roman" w:eastAsia="Times New Roman" w:hAnsi="Times New Roman" w:cs="Times New Roman"/>
                <w:color w:val="000000"/>
                <w:sz w:val="28"/>
                <w:szCs w:val="28"/>
                <w:lang w:eastAsia="ru-RU"/>
              </w:rPr>
            </w:pPr>
            <w:ins w:id="19812" w:author="Airat Shigapov" w:date="2021-10-31T15:35:00Z">
              <w:r>
                <w:rPr>
                  <w:rFonts w:ascii="Times New Roman" w:eastAsia="Times New Roman" w:hAnsi="Times New Roman" w:cs="Times New Roman"/>
                  <w:color w:val="000000"/>
                  <w:sz w:val="28"/>
                  <w:szCs w:val="28"/>
                  <w:lang w:eastAsia="ru-RU"/>
                </w:rPr>
                <w:t> </w:t>
              </w:r>
            </w:ins>
          </w:p>
        </w:tc>
      </w:tr>
      <w:tr w:rsidR="00A73D45" w14:paraId="6C30772E" w14:textId="77777777" w:rsidTr="006F51E1">
        <w:trPr>
          <w:trHeight w:val="720"/>
          <w:ins w:id="19813" w:author="Airat Shigapov" w:date="2021-10-31T15:35:00Z"/>
          <w:trPrChange w:id="19814" w:author="Airat Shigapov" w:date="2021-10-31T15:46:00Z">
            <w:trPr>
              <w:trHeight w:val="720"/>
            </w:trPr>
          </w:trPrChange>
        </w:trPr>
        <w:tc>
          <w:tcPr>
            <w:tcW w:w="594" w:type="dxa"/>
            <w:tcBorders>
              <w:top w:val="nil"/>
              <w:left w:val="single" w:sz="4" w:space="0" w:color="auto"/>
              <w:bottom w:val="single" w:sz="4" w:space="0" w:color="auto"/>
              <w:right w:val="single" w:sz="4" w:space="0" w:color="auto"/>
            </w:tcBorders>
            <w:noWrap/>
            <w:vAlign w:val="center"/>
            <w:hideMark/>
            <w:tcPrChange w:id="19815" w:author="Airat Shigapov" w:date="2021-10-31T15:46:00Z">
              <w:tcPr>
                <w:tcW w:w="591" w:type="dxa"/>
                <w:tcBorders>
                  <w:top w:val="nil"/>
                  <w:left w:val="single" w:sz="4" w:space="0" w:color="auto"/>
                  <w:bottom w:val="single" w:sz="4" w:space="0" w:color="auto"/>
                  <w:right w:val="single" w:sz="4" w:space="0" w:color="auto"/>
                </w:tcBorders>
                <w:noWrap/>
                <w:vAlign w:val="center"/>
                <w:hideMark/>
              </w:tcPr>
            </w:tcPrChange>
          </w:tcPr>
          <w:p w14:paraId="3EE82490" w14:textId="77777777" w:rsidR="00A73D45" w:rsidRDefault="00A73D45">
            <w:pPr>
              <w:spacing w:after="0" w:line="240" w:lineRule="auto"/>
              <w:jc w:val="center"/>
              <w:rPr>
                <w:ins w:id="19816" w:author="Airat Shigapov" w:date="2021-10-31T15:35:00Z"/>
                <w:rFonts w:ascii="Times New Roman" w:eastAsia="Times New Roman" w:hAnsi="Times New Roman" w:cs="Times New Roman"/>
                <w:color w:val="000000"/>
                <w:sz w:val="28"/>
                <w:szCs w:val="28"/>
                <w:lang w:eastAsia="ru-RU"/>
              </w:rPr>
            </w:pPr>
            <w:ins w:id="19817" w:author="Airat Shigapov" w:date="2021-10-31T15:35:00Z">
              <w:r>
                <w:rPr>
                  <w:rFonts w:ascii="Times New Roman" w:eastAsia="Times New Roman" w:hAnsi="Times New Roman" w:cs="Times New Roman"/>
                  <w:color w:val="000000"/>
                  <w:sz w:val="28"/>
                  <w:szCs w:val="28"/>
                  <w:lang w:eastAsia="ru-RU"/>
                </w:rPr>
                <w:t>2</w:t>
              </w:r>
            </w:ins>
          </w:p>
        </w:tc>
        <w:tc>
          <w:tcPr>
            <w:tcW w:w="4106" w:type="dxa"/>
            <w:tcBorders>
              <w:top w:val="single" w:sz="4" w:space="0" w:color="auto"/>
              <w:left w:val="nil"/>
              <w:bottom w:val="single" w:sz="4" w:space="0" w:color="auto"/>
              <w:right w:val="single" w:sz="4" w:space="0" w:color="000000"/>
            </w:tcBorders>
            <w:vAlign w:val="center"/>
            <w:hideMark/>
            <w:tcPrChange w:id="19818" w:author="Airat Shigapov" w:date="2021-10-31T15:46:00Z">
              <w:tcPr>
                <w:tcW w:w="4110" w:type="dxa"/>
                <w:tcBorders>
                  <w:top w:val="single" w:sz="4" w:space="0" w:color="auto"/>
                  <w:left w:val="nil"/>
                  <w:bottom w:val="single" w:sz="4" w:space="0" w:color="auto"/>
                  <w:right w:val="single" w:sz="4" w:space="0" w:color="000000"/>
                </w:tcBorders>
                <w:vAlign w:val="center"/>
                <w:hideMark/>
              </w:tcPr>
            </w:tcPrChange>
          </w:tcPr>
          <w:p w14:paraId="6ACF85BF" w14:textId="77777777" w:rsidR="00A73D45" w:rsidRDefault="00A73D45">
            <w:pPr>
              <w:spacing w:after="0" w:line="240" w:lineRule="auto"/>
              <w:rPr>
                <w:ins w:id="19819" w:author="Airat Shigapov" w:date="2021-10-31T15:35:00Z"/>
                <w:rFonts w:ascii="Times New Roman" w:eastAsia="Times New Roman" w:hAnsi="Times New Roman" w:cs="Times New Roman"/>
                <w:color w:val="000000"/>
                <w:sz w:val="28"/>
                <w:szCs w:val="28"/>
                <w:lang w:eastAsia="ru-RU"/>
              </w:rPr>
            </w:pPr>
            <w:ins w:id="19820" w:author="Airat Shigapov" w:date="2021-10-31T15:35:00Z">
              <w:r>
                <w:rPr>
                  <w:rFonts w:ascii="Times New Roman" w:eastAsia="Times New Roman" w:hAnsi="Times New Roman" w:cs="Times New Roman"/>
                  <w:color w:val="000000"/>
                  <w:sz w:val="28"/>
                  <w:szCs w:val="28"/>
                  <w:lang w:eastAsia="ru-RU"/>
                </w:rPr>
                <w:t>Глава 1. Выбор и изучение среды разработки</w:t>
              </w:r>
            </w:ins>
          </w:p>
        </w:tc>
        <w:tc>
          <w:tcPr>
            <w:tcW w:w="1492" w:type="dxa"/>
            <w:tcBorders>
              <w:top w:val="nil"/>
              <w:left w:val="nil"/>
              <w:bottom w:val="single" w:sz="4" w:space="0" w:color="auto"/>
              <w:right w:val="single" w:sz="4" w:space="0" w:color="auto"/>
            </w:tcBorders>
            <w:noWrap/>
            <w:vAlign w:val="bottom"/>
            <w:hideMark/>
            <w:tcPrChange w:id="19821" w:author="Airat Shigapov" w:date="2021-10-31T15:46:00Z">
              <w:tcPr>
                <w:tcW w:w="1493" w:type="dxa"/>
                <w:tcBorders>
                  <w:top w:val="nil"/>
                  <w:left w:val="nil"/>
                  <w:bottom w:val="single" w:sz="4" w:space="0" w:color="auto"/>
                  <w:right w:val="single" w:sz="4" w:space="0" w:color="auto"/>
                </w:tcBorders>
                <w:noWrap/>
                <w:vAlign w:val="bottom"/>
                <w:hideMark/>
              </w:tcPr>
            </w:tcPrChange>
          </w:tcPr>
          <w:p w14:paraId="364ADDA2" w14:textId="77777777" w:rsidR="00A73D45" w:rsidRDefault="00A73D45">
            <w:pPr>
              <w:spacing w:after="0" w:line="240" w:lineRule="auto"/>
              <w:jc w:val="center"/>
              <w:rPr>
                <w:ins w:id="19822" w:author="Airat Shigapov" w:date="2021-10-31T15:35:00Z"/>
                <w:rFonts w:ascii="Times New Roman" w:eastAsia="Times New Roman" w:hAnsi="Times New Roman" w:cs="Times New Roman"/>
                <w:color w:val="000000"/>
                <w:sz w:val="28"/>
                <w:szCs w:val="28"/>
                <w:lang w:eastAsia="ru-RU"/>
              </w:rPr>
            </w:pPr>
            <w:ins w:id="19823" w:author="Airat Shigapov" w:date="2021-10-31T15:35:00Z">
              <w:r>
                <w:rPr>
                  <w:rFonts w:ascii="Times New Roman" w:eastAsia="Times New Roman" w:hAnsi="Times New Roman" w:cs="Times New Roman"/>
                  <w:color w:val="000000"/>
                  <w:sz w:val="28"/>
                  <w:szCs w:val="28"/>
                  <w:lang w:eastAsia="ru-RU"/>
                </w:rPr>
                <w:t>12.09.21- 16.09.21</w:t>
              </w:r>
            </w:ins>
          </w:p>
        </w:tc>
        <w:tc>
          <w:tcPr>
            <w:tcW w:w="1289" w:type="dxa"/>
            <w:tcBorders>
              <w:top w:val="nil"/>
              <w:left w:val="nil"/>
              <w:bottom w:val="single" w:sz="4" w:space="0" w:color="auto"/>
              <w:right w:val="single" w:sz="4" w:space="0" w:color="auto"/>
            </w:tcBorders>
            <w:noWrap/>
            <w:vAlign w:val="bottom"/>
            <w:hideMark/>
            <w:tcPrChange w:id="19824" w:author="Airat Shigapov" w:date="2021-10-31T15:46:00Z">
              <w:tcPr>
                <w:tcW w:w="1285" w:type="dxa"/>
                <w:tcBorders>
                  <w:top w:val="nil"/>
                  <w:left w:val="nil"/>
                  <w:bottom w:val="single" w:sz="4" w:space="0" w:color="auto"/>
                  <w:right w:val="single" w:sz="4" w:space="0" w:color="auto"/>
                </w:tcBorders>
                <w:noWrap/>
                <w:vAlign w:val="bottom"/>
                <w:hideMark/>
              </w:tcPr>
            </w:tcPrChange>
          </w:tcPr>
          <w:p w14:paraId="71256365" w14:textId="6AE2D6A3" w:rsidR="00A73D45" w:rsidRDefault="006F51E1">
            <w:pPr>
              <w:spacing w:after="0"/>
              <w:jc w:val="center"/>
              <w:rPr>
                <w:ins w:id="19825" w:author="Airat Shigapov" w:date="2021-10-31T15:35:00Z"/>
                <w:rFonts w:ascii="Times New Roman" w:eastAsia="Times New Roman" w:hAnsi="Times New Roman" w:cs="Times New Roman"/>
                <w:color w:val="000000"/>
                <w:sz w:val="28"/>
                <w:szCs w:val="28"/>
                <w:lang w:eastAsia="ru-RU"/>
              </w:rPr>
              <w:pPrChange w:id="19826" w:author="Airat Shigapov" w:date="2021-10-31T15:50:00Z">
                <w:pPr/>
              </w:pPrChange>
            </w:pPr>
            <w:ins w:id="19827" w:author="Airat Shigapov" w:date="2021-10-31T15:45:00Z">
              <w:r>
                <w:rPr>
                  <w:rFonts w:ascii="Times New Roman" w:eastAsia="Times New Roman" w:hAnsi="Times New Roman" w:cs="Times New Roman"/>
                  <w:color w:val="000000"/>
                  <w:sz w:val="28"/>
                  <w:szCs w:val="28"/>
                  <w:lang w:eastAsia="ru-RU"/>
                </w:rPr>
                <w:t>1</w:t>
              </w:r>
              <w:r>
                <w:rPr>
                  <w:rFonts w:ascii="Times New Roman" w:eastAsia="Times New Roman" w:hAnsi="Times New Roman" w:cs="Times New Roman"/>
                  <w:color w:val="000000"/>
                  <w:sz w:val="28"/>
                  <w:szCs w:val="28"/>
                  <w:lang w:val="en-US" w:eastAsia="ru-RU"/>
                </w:rPr>
                <w:t>3</w:t>
              </w:r>
              <w:r>
                <w:rPr>
                  <w:rFonts w:ascii="Times New Roman" w:eastAsia="Times New Roman" w:hAnsi="Times New Roman" w:cs="Times New Roman"/>
                  <w:color w:val="000000"/>
                  <w:sz w:val="28"/>
                  <w:szCs w:val="28"/>
                  <w:lang w:eastAsia="ru-RU"/>
                </w:rPr>
                <w:t>.09.21- 16.09.21</w:t>
              </w:r>
            </w:ins>
          </w:p>
        </w:tc>
        <w:tc>
          <w:tcPr>
            <w:tcW w:w="2053" w:type="dxa"/>
            <w:gridSpan w:val="2"/>
            <w:tcBorders>
              <w:top w:val="single" w:sz="4" w:space="0" w:color="auto"/>
              <w:left w:val="nil"/>
              <w:bottom w:val="single" w:sz="4" w:space="0" w:color="auto"/>
              <w:right w:val="single" w:sz="4" w:space="0" w:color="000000"/>
            </w:tcBorders>
            <w:noWrap/>
            <w:vAlign w:val="bottom"/>
            <w:hideMark/>
            <w:tcPrChange w:id="19828" w:author="Airat Shigapov" w:date="2021-10-31T15:46:00Z">
              <w:tcPr>
                <w:tcW w:w="2055" w:type="dxa"/>
                <w:tcBorders>
                  <w:top w:val="single" w:sz="4" w:space="0" w:color="auto"/>
                  <w:left w:val="nil"/>
                  <w:bottom w:val="single" w:sz="4" w:space="0" w:color="auto"/>
                  <w:right w:val="single" w:sz="4" w:space="0" w:color="000000"/>
                </w:tcBorders>
                <w:noWrap/>
                <w:vAlign w:val="bottom"/>
                <w:hideMark/>
              </w:tcPr>
            </w:tcPrChange>
          </w:tcPr>
          <w:p w14:paraId="426307D6" w14:textId="77777777" w:rsidR="00A73D45" w:rsidRDefault="00A73D45">
            <w:pPr>
              <w:spacing w:after="0" w:line="240" w:lineRule="auto"/>
              <w:jc w:val="center"/>
              <w:rPr>
                <w:ins w:id="19829" w:author="Airat Shigapov" w:date="2021-10-31T15:35:00Z"/>
                <w:rFonts w:ascii="Times New Roman" w:eastAsia="Times New Roman" w:hAnsi="Times New Roman" w:cs="Times New Roman"/>
                <w:color w:val="000000"/>
                <w:sz w:val="28"/>
                <w:szCs w:val="28"/>
                <w:lang w:eastAsia="ru-RU"/>
              </w:rPr>
            </w:pPr>
            <w:ins w:id="19830" w:author="Airat Shigapov" w:date="2021-10-31T15:35:00Z">
              <w:r>
                <w:rPr>
                  <w:rFonts w:ascii="Times New Roman" w:eastAsia="Times New Roman" w:hAnsi="Times New Roman" w:cs="Times New Roman"/>
                  <w:color w:val="000000"/>
                  <w:sz w:val="28"/>
                  <w:szCs w:val="28"/>
                  <w:lang w:eastAsia="ru-RU"/>
                </w:rPr>
                <w:t> </w:t>
              </w:r>
            </w:ins>
          </w:p>
        </w:tc>
      </w:tr>
      <w:tr w:rsidR="00A73D45" w14:paraId="5A385CC5" w14:textId="77777777" w:rsidTr="006F51E1">
        <w:trPr>
          <w:trHeight w:val="765"/>
          <w:ins w:id="19831" w:author="Airat Shigapov" w:date="2021-10-31T15:35:00Z"/>
          <w:trPrChange w:id="19832" w:author="Airat Shigapov" w:date="2021-10-31T15:46:00Z">
            <w:trPr>
              <w:trHeight w:val="765"/>
            </w:trPr>
          </w:trPrChange>
        </w:trPr>
        <w:tc>
          <w:tcPr>
            <w:tcW w:w="594" w:type="dxa"/>
            <w:tcBorders>
              <w:top w:val="nil"/>
              <w:left w:val="single" w:sz="4" w:space="0" w:color="auto"/>
              <w:bottom w:val="single" w:sz="4" w:space="0" w:color="auto"/>
              <w:right w:val="single" w:sz="4" w:space="0" w:color="auto"/>
            </w:tcBorders>
            <w:noWrap/>
            <w:vAlign w:val="center"/>
            <w:hideMark/>
            <w:tcPrChange w:id="19833" w:author="Airat Shigapov" w:date="2021-10-31T15:46:00Z">
              <w:tcPr>
                <w:tcW w:w="591" w:type="dxa"/>
                <w:tcBorders>
                  <w:top w:val="nil"/>
                  <w:left w:val="single" w:sz="4" w:space="0" w:color="auto"/>
                  <w:bottom w:val="single" w:sz="4" w:space="0" w:color="auto"/>
                  <w:right w:val="single" w:sz="4" w:space="0" w:color="auto"/>
                </w:tcBorders>
                <w:noWrap/>
                <w:vAlign w:val="center"/>
                <w:hideMark/>
              </w:tcPr>
            </w:tcPrChange>
          </w:tcPr>
          <w:p w14:paraId="1A5902C5" w14:textId="77777777" w:rsidR="00A73D45" w:rsidRDefault="00A73D45">
            <w:pPr>
              <w:spacing w:after="0" w:line="240" w:lineRule="auto"/>
              <w:jc w:val="center"/>
              <w:rPr>
                <w:ins w:id="19834" w:author="Airat Shigapov" w:date="2021-10-31T15:35:00Z"/>
                <w:rFonts w:ascii="Times New Roman" w:eastAsia="Times New Roman" w:hAnsi="Times New Roman" w:cs="Times New Roman"/>
                <w:color w:val="000000"/>
                <w:sz w:val="28"/>
                <w:szCs w:val="28"/>
                <w:lang w:eastAsia="ru-RU"/>
              </w:rPr>
            </w:pPr>
            <w:ins w:id="19835" w:author="Airat Shigapov" w:date="2021-10-31T15:35:00Z">
              <w:r>
                <w:rPr>
                  <w:rFonts w:ascii="Times New Roman" w:eastAsia="Times New Roman" w:hAnsi="Times New Roman" w:cs="Times New Roman"/>
                  <w:color w:val="000000"/>
                  <w:sz w:val="28"/>
                  <w:szCs w:val="28"/>
                  <w:lang w:eastAsia="ru-RU"/>
                </w:rPr>
                <w:t>3</w:t>
              </w:r>
            </w:ins>
          </w:p>
        </w:tc>
        <w:tc>
          <w:tcPr>
            <w:tcW w:w="4106" w:type="dxa"/>
            <w:tcBorders>
              <w:top w:val="single" w:sz="4" w:space="0" w:color="auto"/>
              <w:left w:val="nil"/>
              <w:bottom w:val="single" w:sz="4" w:space="0" w:color="auto"/>
              <w:right w:val="single" w:sz="4" w:space="0" w:color="000000"/>
            </w:tcBorders>
            <w:vAlign w:val="center"/>
            <w:hideMark/>
            <w:tcPrChange w:id="19836" w:author="Airat Shigapov" w:date="2021-10-31T15:46:00Z">
              <w:tcPr>
                <w:tcW w:w="4110" w:type="dxa"/>
                <w:tcBorders>
                  <w:top w:val="single" w:sz="4" w:space="0" w:color="auto"/>
                  <w:left w:val="nil"/>
                  <w:bottom w:val="single" w:sz="4" w:space="0" w:color="auto"/>
                  <w:right w:val="single" w:sz="4" w:space="0" w:color="000000"/>
                </w:tcBorders>
                <w:vAlign w:val="center"/>
                <w:hideMark/>
              </w:tcPr>
            </w:tcPrChange>
          </w:tcPr>
          <w:p w14:paraId="63CBF823" w14:textId="77777777" w:rsidR="00A73D45" w:rsidRDefault="00A73D45">
            <w:pPr>
              <w:spacing w:after="0" w:line="240" w:lineRule="auto"/>
              <w:rPr>
                <w:ins w:id="19837" w:author="Airat Shigapov" w:date="2021-10-31T15:35:00Z"/>
                <w:rFonts w:ascii="Times New Roman" w:eastAsia="Times New Roman" w:hAnsi="Times New Roman" w:cs="Times New Roman"/>
                <w:color w:val="000000"/>
                <w:sz w:val="28"/>
                <w:szCs w:val="28"/>
                <w:lang w:eastAsia="ru-RU"/>
              </w:rPr>
            </w:pPr>
            <w:ins w:id="19838" w:author="Airat Shigapov" w:date="2021-10-31T15:35:00Z">
              <w:r>
                <w:rPr>
                  <w:rFonts w:ascii="Times New Roman" w:eastAsia="Times New Roman" w:hAnsi="Times New Roman" w:cs="Times New Roman"/>
                  <w:color w:val="000000"/>
                  <w:sz w:val="28"/>
                  <w:szCs w:val="28"/>
                  <w:lang w:eastAsia="ru-RU"/>
                </w:rPr>
                <w:t>Глава 2. Изучение теоретических основ</w:t>
              </w:r>
            </w:ins>
          </w:p>
        </w:tc>
        <w:tc>
          <w:tcPr>
            <w:tcW w:w="1492" w:type="dxa"/>
            <w:tcBorders>
              <w:top w:val="nil"/>
              <w:left w:val="nil"/>
              <w:bottom w:val="single" w:sz="4" w:space="0" w:color="auto"/>
              <w:right w:val="single" w:sz="4" w:space="0" w:color="auto"/>
            </w:tcBorders>
            <w:noWrap/>
            <w:vAlign w:val="bottom"/>
            <w:hideMark/>
            <w:tcPrChange w:id="19839" w:author="Airat Shigapov" w:date="2021-10-31T15:46:00Z">
              <w:tcPr>
                <w:tcW w:w="1493" w:type="dxa"/>
                <w:tcBorders>
                  <w:top w:val="nil"/>
                  <w:left w:val="nil"/>
                  <w:bottom w:val="single" w:sz="4" w:space="0" w:color="auto"/>
                  <w:right w:val="single" w:sz="4" w:space="0" w:color="auto"/>
                </w:tcBorders>
                <w:noWrap/>
                <w:vAlign w:val="bottom"/>
                <w:hideMark/>
              </w:tcPr>
            </w:tcPrChange>
          </w:tcPr>
          <w:p w14:paraId="22FB35E0" w14:textId="77777777" w:rsidR="00A73D45" w:rsidRDefault="00A73D45">
            <w:pPr>
              <w:spacing w:after="0" w:line="240" w:lineRule="auto"/>
              <w:jc w:val="center"/>
              <w:rPr>
                <w:ins w:id="19840" w:author="Airat Shigapov" w:date="2021-10-31T15:35:00Z"/>
                <w:rFonts w:ascii="Times New Roman" w:eastAsia="Times New Roman" w:hAnsi="Times New Roman" w:cs="Times New Roman"/>
                <w:color w:val="000000"/>
                <w:sz w:val="28"/>
                <w:szCs w:val="28"/>
                <w:lang w:eastAsia="ru-RU"/>
              </w:rPr>
            </w:pPr>
            <w:ins w:id="19841" w:author="Airat Shigapov" w:date="2021-10-31T15:35:00Z">
              <w:r>
                <w:rPr>
                  <w:rFonts w:ascii="Times New Roman" w:eastAsia="Times New Roman" w:hAnsi="Times New Roman" w:cs="Times New Roman"/>
                  <w:color w:val="000000"/>
                  <w:sz w:val="28"/>
                  <w:szCs w:val="28"/>
                  <w:lang w:eastAsia="ru-RU"/>
                </w:rPr>
                <w:t>17.09.21- 19.09.21</w:t>
              </w:r>
            </w:ins>
          </w:p>
        </w:tc>
        <w:tc>
          <w:tcPr>
            <w:tcW w:w="1289" w:type="dxa"/>
            <w:tcBorders>
              <w:top w:val="nil"/>
              <w:left w:val="nil"/>
              <w:bottom w:val="single" w:sz="4" w:space="0" w:color="auto"/>
              <w:right w:val="single" w:sz="4" w:space="0" w:color="auto"/>
            </w:tcBorders>
            <w:noWrap/>
            <w:vAlign w:val="bottom"/>
            <w:hideMark/>
            <w:tcPrChange w:id="19842" w:author="Airat Shigapov" w:date="2021-10-31T15:46:00Z">
              <w:tcPr>
                <w:tcW w:w="1285" w:type="dxa"/>
                <w:tcBorders>
                  <w:top w:val="nil"/>
                  <w:left w:val="nil"/>
                  <w:bottom w:val="single" w:sz="4" w:space="0" w:color="auto"/>
                  <w:right w:val="single" w:sz="4" w:space="0" w:color="auto"/>
                </w:tcBorders>
                <w:noWrap/>
                <w:vAlign w:val="bottom"/>
                <w:hideMark/>
              </w:tcPr>
            </w:tcPrChange>
          </w:tcPr>
          <w:p w14:paraId="1A4EA014" w14:textId="71675FD9" w:rsidR="00A73D45" w:rsidRDefault="006F51E1">
            <w:pPr>
              <w:spacing w:after="0"/>
              <w:jc w:val="center"/>
              <w:rPr>
                <w:ins w:id="19843" w:author="Airat Shigapov" w:date="2021-10-31T15:35:00Z"/>
                <w:rFonts w:ascii="Times New Roman" w:eastAsia="Times New Roman" w:hAnsi="Times New Roman" w:cs="Times New Roman"/>
                <w:color w:val="000000"/>
                <w:sz w:val="28"/>
                <w:szCs w:val="28"/>
                <w:lang w:eastAsia="ru-RU"/>
              </w:rPr>
              <w:pPrChange w:id="19844" w:author="Airat Shigapov" w:date="2021-10-31T15:50:00Z">
                <w:pPr/>
              </w:pPrChange>
            </w:pPr>
            <w:ins w:id="19845" w:author="Airat Shigapov" w:date="2021-10-31T15:45:00Z">
              <w:r>
                <w:rPr>
                  <w:rFonts w:ascii="Times New Roman" w:eastAsia="Times New Roman" w:hAnsi="Times New Roman" w:cs="Times New Roman"/>
                  <w:color w:val="000000"/>
                  <w:sz w:val="28"/>
                  <w:szCs w:val="28"/>
                  <w:lang w:eastAsia="ru-RU"/>
                </w:rPr>
                <w:t xml:space="preserve">17.09.21- </w:t>
              </w:r>
            </w:ins>
            <w:ins w:id="19846" w:author="Airat Shigapov" w:date="2021-10-31T15:46:00Z">
              <w:r>
                <w:rPr>
                  <w:rFonts w:ascii="Times New Roman" w:eastAsia="Times New Roman" w:hAnsi="Times New Roman" w:cs="Times New Roman"/>
                  <w:color w:val="000000"/>
                  <w:sz w:val="28"/>
                  <w:szCs w:val="28"/>
                  <w:lang w:val="en-US" w:eastAsia="ru-RU"/>
                </w:rPr>
                <w:t>20</w:t>
              </w:r>
            </w:ins>
            <w:ins w:id="19847" w:author="Airat Shigapov" w:date="2021-10-31T15:45:00Z">
              <w:r>
                <w:rPr>
                  <w:rFonts w:ascii="Times New Roman" w:eastAsia="Times New Roman" w:hAnsi="Times New Roman" w:cs="Times New Roman"/>
                  <w:color w:val="000000"/>
                  <w:sz w:val="28"/>
                  <w:szCs w:val="28"/>
                  <w:lang w:eastAsia="ru-RU"/>
                </w:rPr>
                <w:t>.09.21</w:t>
              </w:r>
            </w:ins>
          </w:p>
        </w:tc>
        <w:tc>
          <w:tcPr>
            <w:tcW w:w="2053" w:type="dxa"/>
            <w:gridSpan w:val="2"/>
            <w:tcBorders>
              <w:top w:val="single" w:sz="4" w:space="0" w:color="auto"/>
              <w:left w:val="nil"/>
              <w:bottom w:val="single" w:sz="4" w:space="0" w:color="auto"/>
              <w:right w:val="single" w:sz="4" w:space="0" w:color="000000"/>
            </w:tcBorders>
            <w:noWrap/>
            <w:vAlign w:val="bottom"/>
            <w:hideMark/>
            <w:tcPrChange w:id="19848" w:author="Airat Shigapov" w:date="2021-10-31T15:46:00Z">
              <w:tcPr>
                <w:tcW w:w="2055" w:type="dxa"/>
                <w:tcBorders>
                  <w:top w:val="single" w:sz="4" w:space="0" w:color="auto"/>
                  <w:left w:val="nil"/>
                  <w:bottom w:val="single" w:sz="4" w:space="0" w:color="auto"/>
                  <w:right w:val="single" w:sz="4" w:space="0" w:color="000000"/>
                </w:tcBorders>
                <w:noWrap/>
                <w:vAlign w:val="bottom"/>
                <w:hideMark/>
              </w:tcPr>
            </w:tcPrChange>
          </w:tcPr>
          <w:p w14:paraId="555FE09A" w14:textId="77777777" w:rsidR="00A73D45" w:rsidRDefault="00A73D45">
            <w:pPr>
              <w:spacing w:after="0" w:line="240" w:lineRule="auto"/>
              <w:jc w:val="center"/>
              <w:rPr>
                <w:ins w:id="19849" w:author="Airat Shigapov" w:date="2021-10-31T15:35:00Z"/>
                <w:rFonts w:ascii="Times New Roman" w:eastAsia="Times New Roman" w:hAnsi="Times New Roman" w:cs="Times New Roman"/>
                <w:color w:val="000000"/>
                <w:sz w:val="28"/>
                <w:szCs w:val="28"/>
                <w:lang w:eastAsia="ru-RU"/>
              </w:rPr>
            </w:pPr>
            <w:ins w:id="19850" w:author="Airat Shigapov" w:date="2021-10-31T15:35:00Z">
              <w:r>
                <w:rPr>
                  <w:rFonts w:ascii="Times New Roman" w:eastAsia="Times New Roman" w:hAnsi="Times New Roman" w:cs="Times New Roman"/>
                  <w:color w:val="000000"/>
                  <w:sz w:val="28"/>
                  <w:szCs w:val="28"/>
                  <w:lang w:eastAsia="ru-RU"/>
                </w:rPr>
                <w:t> </w:t>
              </w:r>
            </w:ins>
          </w:p>
        </w:tc>
      </w:tr>
      <w:tr w:rsidR="00A73D45" w14:paraId="78290FC3" w14:textId="77777777" w:rsidTr="006F51E1">
        <w:trPr>
          <w:trHeight w:val="375"/>
          <w:ins w:id="19851" w:author="Airat Shigapov" w:date="2021-10-31T15:35:00Z"/>
          <w:trPrChange w:id="19852" w:author="Airat Shigapov" w:date="2021-10-31T15:46:00Z">
            <w:trPr>
              <w:trHeight w:val="375"/>
            </w:trPr>
          </w:trPrChange>
        </w:trPr>
        <w:tc>
          <w:tcPr>
            <w:tcW w:w="594" w:type="dxa"/>
            <w:tcBorders>
              <w:top w:val="nil"/>
              <w:left w:val="single" w:sz="4" w:space="0" w:color="auto"/>
              <w:bottom w:val="single" w:sz="4" w:space="0" w:color="auto"/>
              <w:right w:val="single" w:sz="4" w:space="0" w:color="auto"/>
            </w:tcBorders>
            <w:noWrap/>
            <w:vAlign w:val="center"/>
            <w:hideMark/>
            <w:tcPrChange w:id="19853" w:author="Airat Shigapov" w:date="2021-10-31T15:46:00Z">
              <w:tcPr>
                <w:tcW w:w="591" w:type="dxa"/>
                <w:tcBorders>
                  <w:top w:val="nil"/>
                  <w:left w:val="single" w:sz="4" w:space="0" w:color="auto"/>
                  <w:bottom w:val="single" w:sz="4" w:space="0" w:color="auto"/>
                  <w:right w:val="single" w:sz="4" w:space="0" w:color="auto"/>
                </w:tcBorders>
                <w:noWrap/>
                <w:vAlign w:val="center"/>
                <w:hideMark/>
              </w:tcPr>
            </w:tcPrChange>
          </w:tcPr>
          <w:p w14:paraId="3F4BCFD4" w14:textId="77777777" w:rsidR="00A73D45" w:rsidRDefault="00A73D45">
            <w:pPr>
              <w:spacing w:after="0" w:line="240" w:lineRule="auto"/>
              <w:jc w:val="center"/>
              <w:rPr>
                <w:ins w:id="19854" w:author="Airat Shigapov" w:date="2021-10-31T15:35:00Z"/>
                <w:rFonts w:ascii="Times New Roman" w:eastAsia="Times New Roman" w:hAnsi="Times New Roman" w:cs="Times New Roman"/>
                <w:color w:val="000000"/>
                <w:sz w:val="28"/>
                <w:szCs w:val="28"/>
                <w:lang w:eastAsia="ru-RU"/>
              </w:rPr>
            </w:pPr>
            <w:ins w:id="19855" w:author="Airat Shigapov" w:date="2021-10-31T15:35:00Z">
              <w:r>
                <w:rPr>
                  <w:rFonts w:ascii="Times New Roman" w:eastAsia="Times New Roman" w:hAnsi="Times New Roman" w:cs="Times New Roman"/>
                  <w:color w:val="000000"/>
                  <w:sz w:val="28"/>
                  <w:szCs w:val="28"/>
                  <w:lang w:eastAsia="ru-RU"/>
                </w:rPr>
                <w:t>4</w:t>
              </w:r>
            </w:ins>
          </w:p>
        </w:tc>
        <w:tc>
          <w:tcPr>
            <w:tcW w:w="4106" w:type="dxa"/>
            <w:tcBorders>
              <w:top w:val="single" w:sz="4" w:space="0" w:color="auto"/>
              <w:left w:val="nil"/>
              <w:bottom w:val="single" w:sz="4" w:space="0" w:color="auto"/>
              <w:right w:val="single" w:sz="4" w:space="0" w:color="000000"/>
            </w:tcBorders>
            <w:vAlign w:val="center"/>
            <w:hideMark/>
            <w:tcPrChange w:id="19856" w:author="Airat Shigapov" w:date="2021-10-31T15:46:00Z">
              <w:tcPr>
                <w:tcW w:w="4110" w:type="dxa"/>
                <w:tcBorders>
                  <w:top w:val="single" w:sz="4" w:space="0" w:color="auto"/>
                  <w:left w:val="nil"/>
                  <w:bottom w:val="single" w:sz="4" w:space="0" w:color="auto"/>
                  <w:right w:val="single" w:sz="4" w:space="0" w:color="000000"/>
                </w:tcBorders>
                <w:vAlign w:val="center"/>
                <w:hideMark/>
              </w:tcPr>
            </w:tcPrChange>
          </w:tcPr>
          <w:p w14:paraId="5A70BED2" w14:textId="77777777" w:rsidR="00A73D45" w:rsidRDefault="00A73D45">
            <w:pPr>
              <w:spacing w:after="0" w:line="240" w:lineRule="auto"/>
              <w:rPr>
                <w:ins w:id="19857" w:author="Airat Shigapov" w:date="2021-10-31T15:35:00Z"/>
                <w:rFonts w:ascii="Times New Roman" w:eastAsia="Times New Roman" w:hAnsi="Times New Roman" w:cs="Times New Roman"/>
                <w:color w:val="000000"/>
                <w:sz w:val="28"/>
                <w:szCs w:val="28"/>
                <w:lang w:eastAsia="ru-RU"/>
              </w:rPr>
            </w:pPr>
            <w:ins w:id="19858" w:author="Airat Shigapov" w:date="2021-10-31T15:35:00Z">
              <w:r>
                <w:rPr>
                  <w:rFonts w:ascii="Times New Roman" w:eastAsia="Times New Roman" w:hAnsi="Times New Roman" w:cs="Times New Roman"/>
                  <w:color w:val="000000"/>
                  <w:sz w:val="28"/>
                  <w:szCs w:val="28"/>
                  <w:lang w:eastAsia="ru-RU"/>
                </w:rPr>
                <w:t>Глава 3. Разработка приложения</w:t>
              </w:r>
            </w:ins>
          </w:p>
        </w:tc>
        <w:tc>
          <w:tcPr>
            <w:tcW w:w="1492" w:type="dxa"/>
            <w:tcBorders>
              <w:top w:val="nil"/>
              <w:left w:val="nil"/>
              <w:bottom w:val="single" w:sz="4" w:space="0" w:color="auto"/>
              <w:right w:val="single" w:sz="4" w:space="0" w:color="auto"/>
            </w:tcBorders>
            <w:noWrap/>
            <w:vAlign w:val="bottom"/>
            <w:hideMark/>
            <w:tcPrChange w:id="19859" w:author="Airat Shigapov" w:date="2021-10-31T15:46:00Z">
              <w:tcPr>
                <w:tcW w:w="1493" w:type="dxa"/>
                <w:tcBorders>
                  <w:top w:val="nil"/>
                  <w:left w:val="nil"/>
                  <w:bottom w:val="single" w:sz="4" w:space="0" w:color="auto"/>
                  <w:right w:val="single" w:sz="4" w:space="0" w:color="auto"/>
                </w:tcBorders>
                <w:noWrap/>
                <w:vAlign w:val="bottom"/>
                <w:hideMark/>
              </w:tcPr>
            </w:tcPrChange>
          </w:tcPr>
          <w:p w14:paraId="32557115" w14:textId="77777777" w:rsidR="00A73D45" w:rsidRDefault="00A73D45">
            <w:pPr>
              <w:spacing w:after="0" w:line="240" w:lineRule="auto"/>
              <w:jc w:val="center"/>
              <w:rPr>
                <w:ins w:id="19860" w:author="Airat Shigapov" w:date="2021-10-31T15:35:00Z"/>
                <w:rFonts w:ascii="Times New Roman" w:eastAsia="Times New Roman" w:hAnsi="Times New Roman" w:cs="Times New Roman"/>
                <w:color w:val="000000"/>
                <w:sz w:val="28"/>
                <w:szCs w:val="28"/>
                <w:lang w:eastAsia="ru-RU"/>
              </w:rPr>
            </w:pPr>
            <w:ins w:id="19861" w:author="Airat Shigapov" w:date="2021-10-31T15:35:00Z">
              <w:r>
                <w:rPr>
                  <w:rFonts w:ascii="Times New Roman" w:eastAsia="Times New Roman" w:hAnsi="Times New Roman" w:cs="Times New Roman"/>
                  <w:color w:val="000000"/>
                  <w:sz w:val="28"/>
                  <w:szCs w:val="28"/>
                  <w:lang w:eastAsia="ru-RU"/>
                </w:rPr>
                <w:t>20.09.21- 15.10.21</w:t>
              </w:r>
            </w:ins>
          </w:p>
        </w:tc>
        <w:tc>
          <w:tcPr>
            <w:tcW w:w="1289" w:type="dxa"/>
            <w:tcBorders>
              <w:top w:val="nil"/>
              <w:left w:val="nil"/>
              <w:bottom w:val="single" w:sz="4" w:space="0" w:color="auto"/>
              <w:right w:val="single" w:sz="4" w:space="0" w:color="auto"/>
            </w:tcBorders>
            <w:noWrap/>
            <w:vAlign w:val="bottom"/>
            <w:hideMark/>
            <w:tcPrChange w:id="19862" w:author="Airat Shigapov" w:date="2021-10-31T15:46:00Z">
              <w:tcPr>
                <w:tcW w:w="1285" w:type="dxa"/>
                <w:tcBorders>
                  <w:top w:val="nil"/>
                  <w:left w:val="nil"/>
                  <w:bottom w:val="single" w:sz="4" w:space="0" w:color="auto"/>
                  <w:right w:val="single" w:sz="4" w:space="0" w:color="auto"/>
                </w:tcBorders>
                <w:noWrap/>
                <w:vAlign w:val="bottom"/>
                <w:hideMark/>
              </w:tcPr>
            </w:tcPrChange>
          </w:tcPr>
          <w:p w14:paraId="12DFF099" w14:textId="7763014B" w:rsidR="00A73D45" w:rsidRDefault="006F51E1">
            <w:pPr>
              <w:spacing w:after="0"/>
              <w:jc w:val="center"/>
              <w:rPr>
                <w:ins w:id="19863" w:author="Airat Shigapov" w:date="2021-10-31T15:35:00Z"/>
                <w:rFonts w:ascii="Times New Roman" w:eastAsia="Times New Roman" w:hAnsi="Times New Roman" w:cs="Times New Roman"/>
                <w:color w:val="000000"/>
                <w:sz w:val="28"/>
                <w:szCs w:val="28"/>
                <w:lang w:eastAsia="ru-RU"/>
              </w:rPr>
              <w:pPrChange w:id="19864" w:author="Airat Shigapov" w:date="2021-10-31T15:50:00Z">
                <w:pPr/>
              </w:pPrChange>
            </w:pPr>
            <w:ins w:id="19865" w:author="Airat Shigapov" w:date="2021-10-31T15:45:00Z">
              <w:r>
                <w:rPr>
                  <w:rFonts w:ascii="Times New Roman" w:eastAsia="Times New Roman" w:hAnsi="Times New Roman" w:cs="Times New Roman"/>
                  <w:color w:val="000000"/>
                  <w:sz w:val="28"/>
                  <w:szCs w:val="28"/>
                  <w:lang w:eastAsia="ru-RU"/>
                </w:rPr>
                <w:t>2</w:t>
              </w:r>
            </w:ins>
            <w:ins w:id="19866" w:author="Airat Shigapov" w:date="2021-10-31T15:46:00Z">
              <w:r>
                <w:rPr>
                  <w:rFonts w:ascii="Times New Roman" w:eastAsia="Times New Roman" w:hAnsi="Times New Roman" w:cs="Times New Roman"/>
                  <w:color w:val="000000"/>
                  <w:sz w:val="28"/>
                  <w:szCs w:val="28"/>
                  <w:lang w:val="en-US" w:eastAsia="ru-RU"/>
                </w:rPr>
                <w:t>1</w:t>
              </w:r>
            </w:ins>
            <w:ins w:id="19867" w:author="Airat Shigapov" w:date="2021-10-31T15:45:00Z">
              <w:r>
                <w:rPr>
                  <w:rFonts w:ascii="Times New Roman" w:eastAsia="Times New Roman" w:hAnsi="Times New Roman" w:cs="Times New Roman"/>
                  <w:color w:val="000000"/>
                  <w:sz w:val="28"/>
                  <w:szCs w:val="28"/>
                  <w:lang w:eastAsia="ru-RU"/>
                </w:rPr>
                <w:t>.09.21- 15.10.21</w:t>
              </w:r>
            </w:ins>
          </w:p>
        </w:tc>
        <w:tc>
          <w:tcPr>
            <w:tcW w:w="2053" w:type="dxa"/>
            <w:gridSpan w:val="2"/>
            <w:tcBorders>
              <w:top w:val="single" w:sz="4" w:space="0" w:color="auto"/>
              <w:left w:val="nil"/>
              <w:bottom w:val="single" w:sz="4" w:space="0" w:color="auto"/>
              <w:right w:val="single" w:sz="4" w:space="0" w:color="000000"/>
            </w:tcBorders>
            <w:noWrap/>
            <w:vAlign w:val="bottom"/>
            <w:hideMark/>
            <w:tcPrChange w:id="19868" w:author="Airat Shigapov" w:date="2021-10-31T15:46:00Z">
              <w:tcPr>
                <w:tcW w:w="2055" w:type="dxa"/>
                <w:tcBorders>
                  <w:top w:val="single" w:sz="4" w:space="0" w:color="auto"/>
                  <w:left w:val="nil"/>
                  <w:bottom w:val="single" w:sz="4" w:space="0" w:color="auto"/>
                  <w:right w:val="single" w:sz="4" w:space="0" w:color="000000"/>
                </w:tcBorders>
                <w:noWrap/>
                <w:vAlign w:val="bottom"/>
                <w:hideMark/>
              </w:tcPr>
            </w:tcPrChange>
          </w:tcPr>
          <w:p w14:paraId="341DD960" w14:textId="77777777" w:rsidR="00A73D45" w:rsidRDefault="00A73D45">
            <w:pPr>
              <w:spacing w:after="0" w:line="240" w:lineRule="auto"/>
              <w:jc w:val="center"/>
              <w:rPr>
                <w:ins w:id="19869" w:author="Airat Shigapov" w:date="2021-10-31T15:35:00Z"/>
                <w:rFonts w:ascii="Times New Roman" w:eastAsia="Times New Roman" w:hAnsi="Times New Roman" w:cs="Times New Roman"/>
                <w:color w:val="000000"/>
                <w:sz w:val="28"/>
                <w:szCs w:val="28"/>
                <w:lang w:eastAsia="ru-RU"/>
              </w:rPr>
            </w:pPr>
            <w:ins w:id="19870" w:author="Airat Shigapov" w:date="2021-10-31T15:35:00Z">
              <w:r>
                <w:rPr>
                  <w:rFonts w:ascii="Times New Roman" w:eastAsia="Times New Roman" w:hAnsi="Times New Roman" w:cs="Times New Roman"/>
                  <w:color w:val="000000"/>
                  <w:sz w:val="28"/>
                  <w:szCs w:val="28"/>
                  <w:lang w:eastAsia="ru-RU"/>
                </w:rPr>
                <w:t> </w:t>
              </w:r>
            </w:ins>
          </w:p>
        </w:tc>
      </w:tr>
      <w:tr w:rsidR="00A73D45" w14:paraId="4E31EF1A" w14:textId="77777777" w:rsidTr="006F51E1">
        <w:trPr>
          <w:trHeight w:val="750"/>
          <w:ins w:id="19871" w:author="Airat Shigapov" w:date="2021-10-31T15:35:00Z"/>
          <w:trPrChange w:id="19872" w:author="Airat Shigapov" w:date="2021-10-31T15:46:00Z">
            <w:trPr>
              <w:trHeight w:val="750"/>
            </w:trPr>
          </w:trPrChange>
        </w:trPr>
        <w:tc>
          <w:tcPr>
            <w:tcW w:w="594" w:type="dxa"/>
            <w:tcBorders>
              <w:top w:val="nil"/>
              <w:left w:val="single" w:sz="4" w:space="0" w:color="auto"/>
              <w:bottom w:val="single" w:sz="4" w:space="0" w:color="auto"/>
              <w:right w:val="single" w:sz="4" w:space="0" w:color="auto"/>
            </w:tcBorders>
            <w:noWrap/>
            <w:vAlign w:val="center"/>
            <w:hideMark/>
            <w:tcPrChange w:id="19873" w:author="Airat Shigapov" w:date="2021-10-31T15:46:00Z">
              <w:tcPr>
                <w:tcW w:w="591" w:type="dxa"/>
                <w:tcBorders>
                  <w:top w:val="nil"/>
                  <w:left w:val="single" w:sz="4" w:space="0" w:color="auto"/>
                  <w:bottom w:val="single" w:sz="4" w:space="0" w:color="auto"/>
                  <w:right w:val="single" w:sz="4" w:space="0" w:color="auto"/>
                </w:tcBorders>
                <w:noWrap/>
                <w:vAlign w:val="center"/>
                <w:hideMark/>
              </w:tcPr>
            </w:tcPrChange>
          </w:tcPr>
          <w:p w14:paraId="5A4EAE83" w14:textId="77777777" w:rsidR="00A73D45" w:rsidRDefault="00A73D45">
            <w:pPr>
              <w:spacing w:after="0" w:line="240" w:lineRule="auto"/>
              <w:jc w:val="center"/>
              <w:rPr>
                <w:ins w:id="19874" w:author="Airat Shigapov" w:date="2021-10-31T15:35:00Z"/>
                <w:rFonts w:ascii="Times New Roman" w:eastAsia="Times New Roman" w:hAnsi="Times New Roman" w:cs="Times New Roman"/>
                <w:color w:val="000000"/>
                <w:sz w:val="28"/>
                <w:szCs w:val="28"/>
                <w:lang w:eastAsia="ru-RU"/>
              </w:rPr>
            </w:pPr>
            <w:ins w:id="19875" w:author="Airat Shigapov" w:date="2021-10-31T15:35:00Z">
              <w:r>
                <w:rPr>
                  <w:rFonts w:ascii="Times New Roman" w:eastAsia="Times New Roman" w:hAnsi="Times New Roman" w:cs="Times New Roman"/>
                  <w:color w:val="000000"/>
                  <w:sz w:val="28"/>
                  <w:szCs w:val="28"/>
                  <w:lang w:eastAsia="ru-RU"/>
                </w:rPr>
                <w:t>5</w:t>
              </w:r>
            </w:ins>
          </w:p>
        </w:tc>
        <w:tc>
          <w:tcPr>
            <w:tcW w:w="4106" w:type="dxa"/>
            <w:tcBorders>
              <w:top w:val="single" w:sz="4" w:space="0" w:color="auto"/>
              <w:left w:val="nil"/>
              <w:bottom w:val="single" w:sz="4" w:space="0" w:color="auto"/>
              <w:right w:val="single" w:sz="4" w:space="0" w:color="000000"/>
            </w:tcBorders>
            <w:vAlign w:val="center"/>
            <w:hideMark/>
            <w:tcPrChange w:id="19876" w:author="Airat Shigapov" w:date="2021-10-31T15:46:00Z">
              <w:tcPr>
                <w:tcW w:w="4110" w:type="dxa"/>
                <w:tcBorders>
                  <w:top w:val="single" w:sz="4" w:space="0" w:color="auto"/>
                  <w:left w:val="nil"/>
                  <w:bottom w:val="single" w:sz="4" w:space="0" w:color="auto"/>
                  <w:right w:val="single" w:sz="4" w:space="0" w:color="000000"/>
                </w:tcBorders>
                <w:vAlign w:val="center"/>
                <w:hideMark/>
              </w:tcPr>
            </w:tcPrChange>
          </w:tcPr>
          <w:p w14:paraId="1789CF67" w14:textId="77777777" w:rsidR="00A73D45" w:rsidRDefault="00A73D45">
            <w:pPr>
              <w:spacing w:after="0" w:line="240" w:lineRule="auto"/>
              <w:rPr>
                <w:ins w:id="19877" w:author="Airat Shigapov" w:date="2021-10-31T15:35:00Z"/>
                <w:rFonts w:ascii="Times New Roman" w:eastAsia="Times New Roman" w:hAnsi="Times New Roman" w:cs="Times New Roman"/>
                <w:color w:val="000000"/>
                <w:sz w:val="28"/>
                <w:szCs w:val="28"/>
                <w:lang w:eastAsia="ru-RU"/>
              </w:rPr>
            </w:pPr>
            <w:ins w:id="19878" w:author="Airat Shigapov" w:date="2021-10-31T15:35:00Z">
              <w:r>
                <w:rPr>
                  <w:rFonts w:ascii="Times New Roman" w:eastAsia="Times New Roman" w:hAnsi="Times New Roman" w:cs="Times New Roman"/>
                  <w:color w:val="000000"/>
                  <w:sz w:val="28"/>
                  <w:szCs w:val="28"/>
                  <w:lang w:eastAsia="ru-RU"/>
                </w:rPr>
                <w:t>Глава 4. Техническое обоснование проекта и тестирование</w:t>
              </w:r>
            </w:ins>
          </w:p>
        </w:tc>
        <w:tc>
          <w:tcPr>
            <w:tcW w:w="1492" w:type="dxa"/>
            <w:tcBorders>
              <w:top w:val="nil"/>
              <w:left w:val="nil"/>
              <w:bottom w:val="single" w:sz="4" w:space="0" w:color="auto"/>
              <w:right w:val="single" w:sz="4" w:space="0" w:color="auto"/>
            </w:tcBorders>
            <w:noWrap/>
            <w:vAlign w:val="bottom"/>
            <w:hideMark/>
            <w:tcPrChange w:id="19879" w:author="Airat Shigapov" w:date="2021-10-31T15:46:00Z">
              <w:tcPr>
                <w:tcW w:w="1493" w:type="dxa"/>
                <w:tcBorders>
                  <w:top w:val="nil"/>
                  <w:left w:val="nil"/>
                  <w:bottom w:val="single" w:sz="4" w:space="0" w:color="auto"/>
                  <w:right w:val="single" w:sz="4" w:space="0" w:color="auto"/>
                </w:tcBorders>
                <w:noWrap/>
                <w:vAlign w:val="bottom"/>
                <w:hideMark/>
              </w:tcPr>
            </w:tcPrChange>
          </w:tcPr>
          <w:p w14:paraId="1CE666E8" w14:textId="77777777" w:rsidR="00A73D45" w:rsidRDefault="00A73D45">
            <w:pPr>
              <w:spacing w:after="100" w:line="240" w:lineRule="auto"/>
              <w:jc w:val="center"/>
              <w:rPr>
                <w:ins w:id="19880" w:author="Airat Shigapov" w:date="2021-10-31T15:35:00Z"/>
                <w:rFonts w:ascii="Times New Roman" w:eastAsia="Times New Roman" w:hAnsi="Times New Roman" w:cs="Times New Roman"/>
                <w:color w:val="000000"/>
                <w:sz w:val="28"/>
                <w:szCs w:val="28"/>
                <w:lang w:eastAsia="ru-RU"/>
              </w:rPr>
              <w:pPrChange w:id="19881" w:author="Airat Shigapov" w:date="2021-10-31T15:50:00Z">
                <w:pPr>
                  <w:spacing w:after="0" w:line="240" w:lineRule="auto"/>
                  <w:jc w:val="center"/>
                </w:pPr>
              </w:pPrChange>
            </w:pPr>
            <w:ins w:id="19882" w:author="Airat Shigapov" w:date="2021-10-31T15:35:00Z">
              <w:r>
                <w:rPr>
                  <w:rFonts w:ascii="Times New Roman" w:eastAsia="Times New Roman" w:hAnsi="Times New Roman" w:cs="Times New Roman"/>
                  <w:color w:val="000000"/>
                  <w:sz w:val="28"/>
                  <w:szCs w:val="28"/>
                  <w:lang w:eastAsia="ru-RU"/>
                </w:rPr>
                <w:t>15.10.21- 20.10.21</w:t>
              </w:r>
            </w:ins>
          </w:p>
        </w:tc>
        <w:tc>
          <w:tcPr>
            <w:tcW w:w="1289" w:type="dxa"/>
            <w:tcBorders>
              <w:top w:val="nil"/>
              <w:left w:val="nil"/>
              <w:bottom w:val="single" w:sz="4" w:space="0" w:color="auto"/>
              <w:right w:val="single" w:sz="4" w:space="0" w:color="auto"/>
            </w:tcBorders>
            <w:noWrap/>
            <w:vAlign w:val="bottom"/>
            <w:hideMark/>
            <w:tcPrChange w:id="19883" w:author="Airat Shigapov" w:date="2021-10-31T15:46:00Z">
              <w:tcPr>
                <w:tcW w:w="1285" w:type="dxa"/>
                <w:tcBorders>
                  <w:top w:val="nil"/>
                  <w:left w:val="nil"/>
                  <w:bottom w:val="single" w:sz="4" w:space="0" w:color="auto"/>
                  <w:right w:val="single" w:sz="4" w:space="0" w:color="auto"/>
                </w:tcBorders>
                <w:noWrap/>
                <w:vAlign w:val="bottom"/>
                <w:hideMark/>
              </w:tcPr>
            </w:tcPrChange>
          </w:tcPr>
          <w:p w14:paraId="4E068681" w14:textId="3763DAD4" w:rsidR="00A73D45" w:rsidRDefault="006F51E1">
            <w:pPr>
              <w:spacing w:after="100"/>
              <w:jc w:val="center"/>
              <w:rPr>
                <w:ins w:id="19884" w:author="Airat Shigapov" w:date="2021-10-31T15:35:00Z"/>
                <w:rFonts w:ascii="Times New Roman" w:eastAsia="Times New Roman" w:hAnsi="Times New Roman" w:cs="Times New Roman"/>
                <w:color w:val="000000"/>
                <w:sz w:val="28"/>
                <w:szCs w:val="28"/>
                <w:lang w:eastAsia="ru-RU"/>
              </w:rPr>
              <w:pPrChange w:id="19885" w:author="Airat Shigapov" w:date="2021-10-31T15:50:00Z">
                <w:pPr/>
              </w:pPrChange>
            </w:pPr>
            <w:ins w:id="19886" w:author="Airat Shigapov" w:date="2021-10-31T15:46:00Z">
              <w:r>
                <w:rPr>
                  <w:rFonts w:ascii="Times New Roman" w:eastAsia="Times New Roman" w:hAnsi="Times New Roman" w:cs="Times New Roman"/>
                  <w:color w:val="000000"/>
                  <w:sz w:val="28"/>
                  <w:szCs w:val="28"/>
                  <w:lang w:eastAsia="ru-RU"/>
                </w:rPr>
                <w:t>15.10.21- 20.10.21</w:t>
              </w:r>
            </w:ins>
          </w:p>
        </w:tc>
        <w:tc>
          <w:tcPr>
            <w:tcW w:w="2053" w:type="dxa"/>
            <w:gridSpan w:val="2"/>
            <w:tcBorders>
              <w:top w:val="single" w:sz="4" w:space="0" w:color="auto"/>
              <w:left w:val="nil"/>
              <w:bottom w:val="single" w:sz="4" w:space="0" w:color="auto"/>
              <w:right w:val="single" w:sz="4" w:space="0" w:color="000000"/>
            </w:tcBorders>
            <w:noWrap/>
            <w:vAlign w:val="bottom"/>
            <w:hideMark/>
            <w:tcPrChange w:id="19887" w:author="Airat Shigapov" w:date="2021-10-31T15:46:00Z">
              <w:tcPr>
                <w:tcW w:w="2055" w:type="dxa"/>
                <w:tcBorders>
                  <w:top w:val="single" w:sz="4" w:space="0" w:color="auto"/>
                  <w:left w:val="nil"/>
                  <w:bottom w:val="single" w:sz="4" w:space="0" w:color="auto"/>
                  <w:right w:val="single" w:sz="4" w:space="0" w:color="000000"/>
                </w:tcBorders>
                <w:noWrap/>
                <w:vAlign w:val="bottom"/>
                <w:hideMark/>
              </w:tcPr>
            </w:tcPrChange>
          </w:tcPr>
          <w:p w14:paraId="6B62F3DA" w14:textId="77777777" w:rsidR="00A73D45" w:rsidRDefault="00A73D45">
            <w:pPr>
              <w:spacing w:after="0" w:line="240" w:lineRule="auto"/>
              <w:jc w:val="center"/>
              <w:rPr>
                <w:ins w:id="19888" w:author="Airat Shigapov" w:date="2021-10-31T15:35:00Z"/>
                <w:rFonts w:ascii="Times New Roman" w:eastAsia="Times New Roman" w:hAnsi="Times New Roman" w:cs="Times New Roman"/>
                <w:color w:val="000000"/>
                <w:sz w:val="28"/>
                <w:szCs w:val="28"/>
                <w:lang w:eastAsia="ru-RU"/>
              </w:rPr>
            </w:pPr>
            <w:ins w:id="19889" w:author="Airat Shigapov" w:date="2021-10-31T15:35:00Z">
              <w:r>
                <w:rPr>
                  <w:rFonts w:ascii="Times New Roman" w:eastAsia="Times New Roman" w:hAnsi="Times New Roman" w:cs="Times New Roman"/>
                  <w:color w:val="000000"/>
                  <w:sz w:val="28"/>
                  <w:szCs w:val="28"/>
                  <w:lang w:eastAsia="ru-RU"/>
                </w:rPr>
                <w:t> </w:t>
              </w:r>
            </w:ins>
          </w:p>
        </w:tc>
      </w:tr>
      <w:tr w:rsidR="006F51E1" w14:paraId="3058DAC4" w14:textId="77777777" w:rsidTr="006F51E1">
        <w:trPr>
          <w:trHeight w:val="375"/>
          <w:ins w:id="19890" w:author="Airat Shigapov" w:date="2021-10-31T15:35:00Z"/>
          <w:trPrChange w:id="19891" w:author="Airat Shigapov" w:date="2021-10-31T15:46:00Z">
            <w:trPr>
              <w:trHeight w:val="375"/>
            </w:trPr>
          </w:trPrChange>
        </w:trPr>
        <w:tc>
          <w:tcPr>
            <w:tcW w:w="594" w:type="dxa"/>
            <w:tcBorders>
              <w:top w:val="nil"/>
              <w:left w:val="single" w:sz="4" w:space="0" w:color="auto"/>
              <w:bottom w:val="single" w:sz="4" w:space="0" w:color="auto"/>
              <w:right w:val="single" w:sz="4" w:space="0" w:color="auto"/>
            </w:tcBorders>
            <w:noWrap/>
            <w:vAlign w:val="center"/>
            <w:hideMark/>
            <w:tcPrChange w:id="19892" w:author="Airat Shigapov" w:date="2021-10-31T15:46:00Z">
              <w:tcPr>
                <w:tcW w:w="591" w:type="dxa"/>
                <w:tcBorders>
                  <w:top w:val="nil"/>
                  <w:left w:val="single" w:sz="4" w:space="0" w:color="auto"/>
                  <w:bottom w:val="single" w:sz="4" w:space="0" w:color="auto"/>
                  <w:right w:val="single" w:sz="4" w:space="0" w:color="auto"/>
                </w:tcBorders>
                <w:noWrap/>
                <w:vAlign w:val="center"/>
                <w:hideMark/>
              </w:tcPr>
            </w:tcPrChange>
          </w:tcPr>
          <w:p w14:paraId="6CAE8A7D" w14:textId="77777777" w:rsidR="006F51E1" w:rsidRDefault="006F51E1" w:rsidP="006F51E1">
            <w:pPr>
              <w:spacing w:after="0" w:line="240" w:lineRule="auto"/>
              <w:jc w:val="center"/>
              <w:rPr>
                <w:ins w:id="19893" w:author="Airat Shigapov" w:date="2021-10-31T15:35:00Z"/>
                <w:rFonts w:ascii="Times New Roman" w:eastAsia="Times New Roman" w:hAnsi="Times New Roman" w:cs="Times New Roman"/>
                <w:color w:val="000000"/>
                <w:sz w:val="28"/>
                <w:szCs w:val="28"/>
                <w:lang w:eastAsia="ru-RU"/>
              </w:rPr>
            </w:pPr>
            <w:ins w:id="19894" w:author="Airat Shigapov" w:date="2021-10-31T15:35:00Z">
              <w:r>
                <w:rPr>
                  <w:rFonts w:ascii="Times New Roman" w:eastAsia="Times New Roman" w:hAnsi="Times New Roman" w:cs="Times New Roman"/>
                  <w:color w:val="000000"/>
                  <w:sz w:val="28"/>
                  <w:szCs w:val="28"/>
                  <w:lang w:eastAsia="ru-RU"/>
                </w:rPr>
                <w:t>6</w:t>
              </w:r>
            </w:ins>
          </w:p>
        </w:tc>
        <w:tc>
          <w:tcPr>
            <w:tcW w:w="4106" w:type="dxa"/>
            <w:tcBorders>
              <w:top w:val="single" w:sz="4" w:space="0" w:color="auto"/>
              <w:left w:val="nil"/>
              <w:bottom w:val="single" w:sz="4" w:space="0" w:color="auto"/>
              <w:right w:val="single" w:sz="4" w:space="0" w:color="000000"/>
            </w:tcBorders>
            <w:noWrap/>
            <w:vAlign w:val="center"/>
            <w:hideMark/>
            <w:tcPrChange w:id="19895" w:author="Airat Shigapov" w:date="2021-10-31T15:46:00Z">
              <w:tcPr>
                <w:tcW w:w="4110" w:type="dxa"/>
                <w:tcBorders>
                  <w:top w:val="single" w:sz="4" w:space="0" w:color="auto"/>
                  <w:left w:val="nil"/>
                  <w:bottom w:val="single" w:sz="4" w:space="0" w:color="auto"/>
                  <w:right w:val="single" w:sz="4" w:space="0" w:color="000000"/>
                </w:tcBorders>
                <w:noWrap/>
                <w:vAlign w:val="center"/>
                <w:hideMark/>
              </w:tcPr>
            </w:tcPrChange>
          </w:tcPr>
          <w:p w14:paraId="7F03D9A3" w14:textId="77777777" w:rsidR="006F51E1" w:rsidRDefault="006F51E1" w:rsidP="006F51E1">
            <w:pPr>
              <w:spacing w:after="0" w:line="240" w:lineRule="auto"/>
              <w:rPr>
                <w:ins w:id="19896" w:author="Airat Shigapov" w:date="2021-10-31T15:35:00Z"/>
                <w:rFonts w:ascii="Times New Roman" w:eastAsia="Times New Roman" w:hAnsi="Times New Roman" w:cs="Times New Roman"/>
                <w:color w:val="000000"/>
                <w:sz w:val="28"/>
                <w:szCs w:val="28"/>
                <w:lang w:eastAsia="ru-RU"/>
              </w:rPr>
            </w:pPr>
            <w:ins w:id="19897" w:author="Airat Shigapov" w:date="2021-10-31T15:35:00Z">
              <w:r>
                <w:rPr>
                  <w:rFonts w:ascii="Times New Roman" w:eastAsia="Times New Roman" w:hAnsi="Times New Roman" w:cs="Times New Roman"/>
                  <w:color w:val="000000"/>
                  <w:sz w:val="28"/>
                  <w:szCs w:val="28"/>
                  <w:lang w:eastAsia="ru-RU"/>
                </w:rPr>
                <w:t>Заключение</w:t>
              </w:r>
            </w:ins>
          </w:p>
        </w:tc>
        <w:tc>
          <w:tcPr>
            <w:tcW w:w="1492" w:type="dxa"/>
            <w:tcBorders>
              <w:top w:val="nil"/>
              <w:left w:val="nil"/>
              <w:bottom w:val="single" w:sz="4" w:space="0" w:color="auto"/>
              <w:right w:val="single" w:sz="4" w:space="0" w:color="auto"/>
            </w:tcBorders>
            <w:noWrap/>
            <w:vAlign w:val="bottom"/>
            <w:hideMark/>
            <w:tcPrChange w:id="19898" w:author="Airat Shigapov" w:date="2021-10-31T15:46:00Z">
              <w:tcPr>
                <w:tcW w:w="1493" w:type="dxa"/>
                <w:tcBorders>
                  <w:top w:val="nil"/>
                  <w:left w:val="nil"/>
                  <w:bottom w:val="single" w:sz="4" w:space="0" w:color="auto"/>
                  <w:right w:val="single" w:sz="4" w:space="0" w:color="auto"/>
                </w:tcBorders>
                <w:noWrap/>
                <w:vAlign w:val="bottom"/>
                <w:hideMark/>
              </w:tcPr>
            </w:tcPrChange>
          </w:tcPr>
          <w:p w14:paraId="51C148B6" w14:textId="5A724C69" w:rsidR="006F51E1" w:rsidRDefault="006F51E1">
            <w:pPr>
              <w:spacing w:after="0" w:line="240" w:lineRule="auto"/>
              <w:jc w:val="center"/>
              <w:rPr>
                <w:ins w:id="19899" w:author="Airat Shigapov" w:date="2021-10-31T15:35:00Z"/>
                <w:rFonts w:ascii="Times New Roman" w:eastAsia="Times New Roman" w:hAnsi="Times New Roman" w:cs="Times New Roman"/>
                <w:color w:val="000000"/>
                <w:sz w:val="28"/>
                <w:szCs w:val="28"/>
                <w:lang w:eastAsia="ru-RU"/>
              </w:rPr>
            </w:pPr>
            <w:ins w:id="19900" w:author="Airat Shigapov" w:date="2021-10-31T15:46:00Z">
              <w:r>
                <w:rPr>
                  <w:rFonts w:ascii="Times New Roman" w:eastAsia="Times New Roman" w:hAnsi="Times New Roman" w:cs="Times New Roman"/>
                  <w:color w:val="000000"/>
                  <w:sz w:val="28"/>
                  <w:szCs w:val="28"/>
                  <w:lang w:eastAsia="ru-RU"/>
                </w:rPr>
                <w:t>21.10.21- 30.10.21</w:t>
              </w:r>
            </w:ins>
          </w:p>
        </w:tc>
        <w:tc>
          <w:tcPr>
            <w:tcW w:w="1289" w:type="dxa"/>
            <w:tcBorders>
              <w:top w:val="nil"/>
              <w:left w:val="nil"/>
              <w:bottom w:val="single" w:sz="4" w:space="0" w:color="auto"/>
              <w:right w:val="single" w:sz="4" w:space="0" w:color="auto"/>
            </w:tcBorders>
            <w:noWrap/>
            <w:vAlign w:val="bottom"/>
            <w:hideMark/>
            <w:tcPrChange w:id="19901" w:author="Airat Shigapov" w:date="2021-10-31T15:46:00Z">
              <w:tcPr>
                <w:tcW w:w="1285" w:type="dxa"/>
                <w:tcBorders>
                  <w:top w:val="nil"/>
                  <w:left w:val="nil"/>
                  <w:bottom w:val="single" w:sz="4" w:space="0" w:color="auto"/>
                  <w:right w:val="single" w:sz="4" w:space="0" w:color="auto"/>
                </w:tcBorders>
                <w:noWrap/>
                <w:vAlign w:val="bottom"/>
                <w:hideMark/>
              </w:tcPr>
            </w:tcPrChange>
          </w:tcPr>
          <w:p w14:paraId="7F0F49C0" w14:textId="044985C8" w:rsidR="006F51E1" w:rsidRDefault="006F51E1">
            <w:pPr>
              <w:spacing w:after="0"/>
              <w:jc w:val="center"/>
              <w:rPr>
                <w:ins w:id="19902" w:author="Airat Shigapov" w:date="2021-10-31T15:35:00Z"/>
                <w:rFonts w:ascii="Times New Roman" w:eastAsia="Times New Roman" w:hAnsi="Times New Roman" w:cs="Times New Roman"/>
                <w:color w:val="000000"/>
                <w:sz w:val="28"/>
                <w:szCs w:val="28"/>
                <w:lang w:eastAsia="ru-RU"/>
              </w:rPr>
              <w:pPrChange w:id="19903" w:author="Airat Shigapov" w:date="2021-10-31T15:50:00Z">
                <w:pPr/>
              </w:pPrChange>
            </w:pPr>
            <w:ins w:id="19904" w:author="Airat Shigapov" w:date="2021-10-31T15:46:00Z">
              <w:r>
                <w:rPr>
                  <w:rFonts w:ascii="Times New Roman" w:eastAsia="Times New Roman" w:hAnsi="Times New Roman" w:cs="Times New Roman"/>
                  <w:color w:val="000000"/>
                  <w:sz w:val="28"/>
                  <w:szCs w:val="28"/>
                  <w:lang w:eastAsia="ru-RU"/>
                </w:rPr>
                <w:t>21.10.21- 3</w:t>
              </w:r>
              <w:r>
                <w:rPr>
                  <w:rFonts w:ascii="Times New Roman" w:eastAsia="Times New Roman" w:hAnsi="Times New Roman" w:cs="Times New Roman"/>
                  <w:color w:val="000000"/>
                  <w:sz w:val="28"/>
                  <w:szCs w:val="28"/>
                  <w:lang w:val="en-US" w:eastAsia="ru-RU"/>
                </w:rPr>
                <w:t>1</w:t>
              </w:r>
              <w:r>
                <w:rPr>
                  <w:rFonts w:ascii="Times New Roman" w:eastAsia="Times New Roman" w:hAnsi="Times New Roman" w:cs="Times New Roman"/>
                  <w:color w:val="000000"/>
                  <w:sz w:val="28"/>
                  <w:szCs w:val="28"/>
                  <w:lang w:eastAsia="ru-RU"/>
                </w:rPr>
                <w:t>.10.21</w:t>
              </w:r>
            </w:ins>
          </w:p>
        </w:tc>
        <w:tc>
          <w:tcPr>
            <w:tcW w:w="2053" w:type="dxa"/>
            <w:gridSpan w:val="2"/>
            <w:tcBorders>
              <w:top w:val="single" w:sz="4" w:space="0" w:color="auto"/>
              <w:left w:val="nil"/>
              <w:bottom w:val="single" w:sz="4" w:space="0" w:color="auto"/>
              <w:right w:val="single" w:sz="4" w:space="0" w:color="000000"/>
            </w:tcBorders>
            <w:noWrap/>
            <w:vAlign w:val="bottom"/>
            <w:hideMark/>
            <w:tcPrChange w:id="19905" w:author="Airat Shigapov" w:date="2021-10-31T15:46:00Z">
              <w:tcPr>
                <w:tcW w:w="2055" w:type="dxa"/>
                <w:tcBorders>
                  <w:top w:val="single" w:sz="4" w:space="0" w:color="auto"/>
                  <w:left w:val="nil"/>
                  <w:bottom w:val="single" w:sz="4" w:space="0" w:color="auto"/>
                  <w:right w:val="single" w:sz="4" w:space="0" w:color="000000"/>
                </w:tcBorders>
                <w:noWrap/>
                <w:vAlign w:val="bottom"/>
                <w:hideMark/>
              </w:tcPr>
            </w:tcPrChange>
          </w:tcPr>
          <w:p w14:paraId="088D5093" w14:textId="77777777" w:rsidR="006F51E1" w:rsidRDefault="006F51E1" w:rsidP="006F51E1">
            <w:pPr>
              <w:spacing w:after="0" w:line="240" w:lineRule="auto"/>
              <w:jc w:val="center"/>
              <w:rPr>
                <w:ins w:id="19906" w:author="Airat Shigapov" w:date="2021-10-31T15:35:00Z"/>
                <w:rFonts w:ascii="Times New Roman" w:eastAsia="Times New Roman" w:hAnsi="Times New Roman" w:cs="Times New Roman"/>
                <w:color w:val="000000"/>
                <w:sz w:val="28"/>
                <w:szCs w:val="28"/>
                <w:lang w:eastAsia="ru-RU"/>
              </w:rPr>
            </w:pPr>
            <w:ins w:id="19907" w:author="Airat Shigapov" w:date="2021-10-31T15:35:00Z">
              <w:r>
                <w:rPr>
                  <w:rFonts w:ascii="Times New Roman" w:eastAsia="Times New Roman" w:hAnsi="Times New Roman" w:cs="Times New Roman"/>
                  <w:color w:val="000000"/>
                  <w:sz w:val="28"/>
                  <w:szCs w:val="28"/>
                  <w:lang w:eastAsia="ru-RU"/>
                </w:rPr>
                <w:t> </w:t>
              </w:r>
            </w:ins>
          </w:p>
        </w:tc>
      </w:tr>
      <w:tr w:rsidR="006F51E1" w14:paraId="2969C8F7" w14:textId="77777777" w:rsidTr="006F51E1">
        <w:trPr>
          <w:trHeight w:val="375"/>
          <w:ins w:id="19908" w:author="Airat Shigapov" w:date="2021-10-31T15:35:00Z"/>
          <w:trPrChange w:id="19909" w:author="Airat Shigapov" w:date="2021-10-31T15:46:00Z">
            <w:trPr>
              <w:trHeight w:val="375"/>
            </w:trPr>
          </w:trPrChange>
        </w:trPr>
        <w:tc>
          <w:tcPr>
            <w:tcW w:w="594" w:type="dxa"/>
            <w:tcBorders>
              <w:top w:val="nil"/>
              <w:left w:val="single" w:sz="4" w:space="0" w:color="auto"/>
              <w:bottom w:val="single" w:sz="4" w:space="0" w:color="auto"/>
              <w:right w:val="single" w:sz="4" w:space="0" w:color="auto"/>
            </w:tcBorders>
            <w:noWrap/>
            <w:vAlign w:val="center"/>
            <w:hideMark/>
            <w:tcPrChange w:id="19910" w:author="Airat Shigapov" w:date="2021-10-31T15:46:00Z">
              <w:tcPr>
                <w:tcW w:w="591" w:type="dxa"/>
                <w:tcBorders>
                  <w:top w:val="nil"/>
                  <w:left w:val="single" w:sz="4" w:space="0" w:color="auto"/>
                  <w:bottom w:val="single" w:sz="4" w:space="0" w:color="auto"/>
                  <w:right w:val="single" w:sz="4" w:space="0" w:color="auto"/>
                </w:tcBorders>
                <w:noWrap/>
                <w:vAlign w:val="center"/>
                <w:hideMark/>
              </w:tcPr>
            </w:tcPrChange>
          </w:tcPr>
          <w:p w14:paraId="5BCD4FFE" w14:textId="77777777" w:rsidR="006F51E1" w:rsidRDefault="006F51E1" w:rsidP="006F51E1">
            <w:pPr>
              <w:spacing w:after="0" w:line="240" w:lineRule="auto"/>
              <w:jc w:val="center"/>
              <w:rPr>
                <w:ins w:id="19911" w:author="Airat Shigapov" w:date="2021-10-31T15:35:00Z"/>
                <w:rFonts w:ascii="Times New Roman" w:eastAsia="Times New Roman" w:hAnsi="Times New Roman" w:cs="Times New Roman"/>
                <w:color w:val="000000"/>
                <w:sz w:val="28"/>
                <w:szCs w:val="28"/>
                <w:lang w:eastAsia="ru-RU"/>
              </w:rPr>
            </w:pPr>
            <w:ins w:id="19912" w:author="Airat Shigapov" w:date="2021-10-31T15:35:00Z">
              <w:r>
                <w:rPr>
                  <w:rFonts w:ascii="Times New Roman" w:eastAsia="Times New Roman" w:hAnsi="Times New Roman" w:cs="Times New Roman"/>
                  <w:color w:val="000000"/>
                  <w:sz w:val="28"/>
                  <w:szCs w:val="28"/>
                  <w:lang w:eastAsia="ru-RU"/>
                </w:rPr>
                <w:t>7</w:t>
              </w:r>
            </w:ins>
          </w:p>
        </w:tc>
        <w:tc>
          <w:tcPr>
            <w:tcW w:w="4106" w:type="dxa"/>
            <w:tcBorders>
              <w:top w:val="single" w:sz="4" w:space="0" w:color="auto"/>
              <w:left w:val="nil"/>
              <w:bottom w:val="single" w:sz="4" w:space="0" w:color="auto"/>
              <w:right w:val="single" w:sz="4" w:space="0" w:color="000000"/>
            </w:tcBorders>
            <w:noWrap/>
            <w:vAlign w:val="center"/>
            <w:hideMark/>
            <w:tcPrChange w:id="19913" w:author="Airat Shigapov" w:date="2021-10-31T15:46:00Z">
              <w:tcPr>
                <w:tcW w:w="4110" w:type="dxa"/>
                <w:tcBorders>
                  <w:top w:val="single" w:sz="4" w:space="0" w:color="auto"/>
                  <w:left w:val="nil"/>
                  <w:bottom w:val="single" w:sz="4" w:space="0" w:color="auto"/>
                  <w:right w:val="single" w:sz="4" w:space="0" w:color="000000"/>
                </w:tcBorders>
                <w:noWrap/>
                <w:vAlign w:val="center"/>
                <w:hideMark/>
              </w:tcPr>
            </w:tcPrChange>
          </w:tcPr>
          <w:p w14:paraId="6E82A55A" w14:textId="77777777" w:rsidR="006F51E1" w:rsidRDefault="006F51E1" w:rsidP="006F51E1">
            <w:pPr>
              <w:spacing w:after="0" w:line="240" w:lineRule="auto"/>
              <w:rPr>
                <w:ins w:id="19914" w:author="Airat Shigapov" w:date="2021-10-31T15:35:00Z"/>
                <w:rFonts w:ascii="Times New Roman" w:eastAsia="Times New Roman" w:hAnsi="Times New Roman" w:cs="Times New Roman"/>
                <w:color w:val="000000"/>
                <w:sz w:val="28"/>
                <w:szCs w:val="28"/>
                <w:lang w:eastAsia="ru-RU"/>
              </w:rPr>
            </w:pPr>
            <w:ins w:id="19915" w:author="Airat Shigapov" w:date="2021-10-31T15:35:00Z">
              <w:r>
                <w:rPr>
                  <w:rFonts w:ascii="Times New Roman" w:eastAsia="Times New Roman" w:hAnsi="Times New Roman" w:cs="Times New Roman"/>
                  <w:color w:val="000000"/>
                  <w:sz w:val="28"/>
                  <w:szCs w:val="28"/>
                  <w:lang w:eastAsia="ru-RU"/>
                </w:rPr>
                <w:t>Сдача КП</w:t>
              </w:r>
            </w:ins>
          </w:p>
        </w:tc>
        <w:tc>
          <w:tcPr>
            <w:tcW w:w="1492" w:type="dxa"/>
            <w:tcBorders>
              <w:top w:val="nil"/>
              <w:left w:val="nil"/>
              <w:bottom w:val="single" w:sz="4" w:space="0" w:color="auto"/>
              <w:right w:val="single" w:sz="4" w:space="0" w:color="auto"/>
            </w:tcBorders>
            <w:noWrap/>
            <w:vAlign w:val="bottom"/>
            <w:hideMark/>
            <w:tcPrChange w:id="19916" w:author="Airat Shigapov" w:date="2021-10-31T15:46:00Z">
              <w:tcPr>
                <w:tcW w:w="1493" w:type="dxa"/>
                <w:tcBorders>
                  <w:top w:val="nil"/>
                  <w:left w:val="nil"/>
                  <w:bottom w:val="single" w:sz="4" w:space="0" w:color="auto"/>
                  <w:right w:val="single" w:sz="4" w:space="0" w:color="auto"/>
                </w:tcBorders>
                <w:noWrap/>
                <w:vAlign w:val="bottom"/>
                <w:hideMark/>
              </w:tcPr>
            </w:tcPrChange>
          </w:tcPr>
          <w:p w14:paraId="250E64FC" w14:textId="77777777" w:rsidR="006F51E1" w:rsidRDefault="006F51E1">
            <w:pPr>
              <w:spacing w:after="0" w:line="240" w:lineRule="auto"/>
              <w:jc w:val="center"/>
              <w:rPr>
                <w:ins w:id="19917" w:author="Airat Shigapov" w:date="2021-10-31T15:35:00Z"/>
                <w:rFonts w:ascii="Times New Roman" w:eastAsia="Times New Roman" w:hAnsi="Times New Roman" w:cs="Times New Roman"/>
                <w:color w:val="000000"/>
                <w:sz w:val="28"/>
                <w:szCs w:val="28"/>
                <w:lang w:val="en-US" w:eastAsia="ru-RU"/>
              </w:rPr>
            </w:pPr>
            <w:ins w:id="19918" w:author="Airat Shigapov" w:date="2021-10-31T15:35:00Z">
              <w:r>
                <w:rPr>
                  <w:rFonts w:ascii="Times New Roman" w:eastAsia="Times New Roman" w:hAnsi="Times New Roman" w:cs="Times New Roman"/>
                  <w:color w:val="000000"/>
                  <w:sz w:val="28"/>
                  <w:szCs w:val="28"/>
                  <w:lang w:eastAsia="ru-RU"/>
                </w:rPr>
                <w:t>05.11.21</w:t>
              </w:r>
            </w:ins>
          </w:p>
        </w:tc>
        <w:tc>
          <w:tcPr>
            <w:tcW w:w="1289" w:type="dxa"/>
            <w:tcBorders>
              <w:top w:val="nil"/>
              <w:left w:val="nil"/>
              <w:bottom w:val="single" w:sz="4" w:space="0" w:color="auto"/>
              <w:right w:val="single" w:sz="4" w:space="0" w:color="auto"/>
            </w:tcBorders>
            <w:noWrap/>
            <w:vAlign w:val="bottom"/>
            <w:hideMark/>
            <w:tcPrChange w:id="19919" w:author="Airat Shigapov" w:date="2021-10-31T15:46:00Z">
              <w:tcPr>
                <w:tcW w:w="1285" w:type="dxa"/>
                <w:tcBorders>
                  <w:top w:val="nil"/>
                  <w:left w:val="nil"/>
                  <w:bottom w:val="single" w:sz="4" w:space="0" w:color="auto"/>
                  <w:right w:val="single" w:sz="4" w:space="0" w:color="auto"/>
                </w:tcBorders>
                <w:noWrap/>
                <w:vAlign w:val="bottom"/>
                <w:hideMark/>
              </w:tcPr>
            </w:tcPrChange>
          </w:tcPr>
          <w:p w14:paraId="3444D19E" w14:textId="77777777" w:rsidR="006F51E1" w:rsidRDefault="006F51E1">
            <w:pPr>
              <w:jc w:val="center"/>
              <w:rPr>
                <w:ins w:id="19920" w:author="Airat Shigapov" w:date="2021-10-31T15:35:00Z"/>
                <w:rFonts w:ascii="Times New Roman" w:eastAsia="Times New Roman" w:hAnsi="Times New Roman" w:cs="Times New Roman"/>
                <w:color w:val="000000"/>
                <w:sz w:val="28"/>
                <w:szCs w:val="28"/>
                <w:lang w:val="en-US" w:eastAsia="ru-RU"/>
              </w:rPr>
              <w:pPrChange w:id="19921" w:author="Airat Shigapov" w:date="2021-10-31T15:46:00Z">
                <w:pPr/>
              </w:pPrChange>
            </w:pPr>
          </w:p>
        </w:tc>
        <w:tc>
          <w:tcPr>
            <w:tcW w:w="2053" w:type="dxa"/>
            <w:gridSpan w:val="2"/>
            <w:tcBorders>
              <w:top w:val="single" w:sz="4" w:space="0" w:color="auto"/>
              <w:left w:val="nil"/>
              <w:bottom w:val="single" w:sz="4" w:space="0" w:color="auto"/>
              <w:right w:val="single" w:sz="4" w:space="0" w:color="000000"/>
            </w:tcBorders>
            <w:noWrap/>
            <w:vAlign w:val="bottom"/>
            <w:hideMark/>
            <w:tcPrChange w:id="19922" w:author="Airat Shigapov" w:date="2021-10-31T15:46:00Z">
              <w:tcPr>
                <w:tcW w:w="2055" w:type="dxa"/>
                <w:tcBorders>
                  <w:top w:val="single" w:sz="4" w:space="0" w:color="auto"/>
                  <w:left w:val="nil"/>
                  <w:bottom w:val="single" w:sz="4" w:space="0" w:color="auto"/>
                  <w:right w:val="single" w:sz="4" w:space="0" w:color="000000"/>
                </w:tcBorders>
                <w:noWrap/>
                <w:vAlign w:val="bottom"/>
                <w:hideMark/>
              </w:tcPr>
            </w:tcPrChange>
          </w:tcPr>
          <w:p w14:paraId="4F2A6B78" w14:textId="77777777" w:rsidR="006F51E1" w:rsidRDefault="006F51E1" w:rsidP="006F51E1">
            <w:pPr>
              <w:spacing w:after="0" w:line="240" w:lineRule="auto"/>
              <w:jc w:val="center"/>
              <w:rPr>
                <w:ins w:id="19923" w:author="Airat Shigapov" w:date="2021-10-31T15:35:00Z"/>
                <w:rFonts w:ascii="Times New Roman" w:eastAsia="Times New Roman" w:hAnsi="Times New Roman" w:cs="Times New Roman"/>
                <w:color w:val="000000"/>
                <w:sz w:val="28"/>
                <w:szCs w:val="28"/>
                <w:lang w:eastAsia="ru-RU"/>
              </w:rPr>
            </w:pPr>
            <w:ins w:id="19924" w:author="Airat Shigapov" w:date="2021-10-31T15:35:00Z">
              <w:r>
                <w:rPr>
                  <w:rFonts w:ascii="Times New Roman" w:eastAsia="Times New Roman" w:hAnsi="Times New Roman" w:cs="Times New Roman"/>
                  <w:color w:val="000000"/>
                  <w:sz w:val="28"/>
                  <w:szCs w:val="28"/>
                  <w:lang w:eastAsia="ru-RU"/>
                </w:rPr>
                <w:t> </w:t>
              </w:r>
            </w:ins>
          </w:p>
        </w:tc>
      </w:tr>
      <w:bookmarkEnd w:id="19769"/>
      <w:bookmarkEnd w:id="19798"/>
    </w:tbl>
    <w:p w14:paraId="648EA72C" w14:textId="77777777" w:rsidR="00401E13" w:rsidRDefault="00401E13" w:rsidP="00A73D45">
      <w:pPr>
        <w:jc w:val="both"/>
        <w:rPr>
          <w:ins w:id="19925" w:author="Airat Shigapov" w:date="2021-10-31T15:45:00Z"/>
          <w:rFonts w:ascii="Times New Roman" w:hAnsi="Times New Roman" w:cs="Times New Roman"/>
          <w:sz w:val="28"/>
        </w:rPr>
      </w:pPr>
    </w:p>
    <w:p w14:paraId="35378112" w14:textId="1114C322" w:rsidR="00A73D45" w:rsidRDefault="00A73D45" w:rsidP="00A73D45">
      <w:pPr>
        <w:jc w:val="both"/>
        <w:rPr>
          <w:ins w:id="19926" w:author="Airat Shigapov" w:date="2021-10-31T15:35:00Z"/>
          <w:rFonts w:ascii="Times New Roman" w:hAnsi="Times New Roman" w:cs="Times New Roman"/>
          <w:sz w:val="28"/>
        </w:rPr>
      </w:pPr>
      <w:ins w:id="19927" w:author="Airat Shigapov" w:date="2021-10-31T15:35:00Z">
        <w:r>
          <w:rPr>
            <w:rFonts w:ascii="Times New Roman" w:hAnsi="Times New Roman" w:cs="Times New Roman"/>
            <w:sz w:val="28"/>
          </w:rPr>
          <w:t>Рассмотрено на заседании ЦК Программирования</w:t>
        </w:r>
      </w:ins>
    </w:p>
    <w:p w14:paraId="2D5F5154" w14:textId="77777777" w:rsidR="00A73D45" w:rsidRDefault="00A73D45" w:rsidP="00A73D45">
      <w:pPr>
        <w:tabs>
          <w:tab w:val="left" w:pos="2527"/>
        </w:tabs>
        <w:jc w:val="both"/>
        <w:rPr>
          <w:ins w:id="19928" w:author="Airat Shigapov" w:date="2021-10-31T15:35:00Z"/>
          <w:rFonts w:ascii="Times New Roman" w:hAnsi="Times New Roman" w:cs="Times New Roman"/>
          <w:sz w:val="28"/>
        </w:rPr>
      </w:pPr>
      <w:ins w:id="19929" w:author="Airat Shigapov" w:date="2021-10-31T15:35:00Z">
        <w:r>
          <w:rPr>
            <w:rFonts w:ascii="Times New Roman" w:hAnsi="Times New Roman" w:cs="Times New Roman"/>
            <w:sz w:val="28"/>
          </w:rPr>
          <w:t xml:space="preserve">Протокол № ___   от </w:t>
        </w:r>
        <w:proofErr w:type="gramStart"/>
        <w:r>
          <w:rPr>
            <w:rFonts w:ascii="Times New Roman" w:hAnsi="Times New Roman" w:cs="Times New Roman"/>
            <w:sz w:val="28"/>
          </w:rPr>
          <w:t>«</w:t>
        </w:r>
        <w:r>
          <w:rPr>
            <w:rFonts w:ascii="Times New Roman" w:hAnsi="Times New Roman" w:cs="Times New Roman"/>
            <w:sz w:val="28"/>
            <w:u w:val="single"/>
          </w:rPr>
          <w:t xml:space="preserve">  </w:t>
        </w:r>
        <w:proofErr w:type="gramEnd"/>
        <w:r>
          <w:rPr>
            <w:rFonts w:ascii="Times New Roman" w:hAnsi="Times New Roman" w:cs="Times New Roman"/>
            <w:sz w:val="28"/>
            <w:u w:val="single"/>
          </w:rPr>
          <w:t xml:space="preserve">   </w:t>
        </w:r>
        <w:r>
          <w:rPr>
            <w:rFonts w:ascii="Times New Roman" w:hAnsi="Times New Roman" w:cs="Times New Roman"/>
            <w:sz w:val="28"/>
          </w:rPr>
          <w:t xml:space="preserve">» </w:t>
        </w:r>
        <w:r>
          <w:rPr>
            <w:rFonts w:ascii="Times New Roman" w:hAnsi="Times New Roman" w:cs="Times New Roman"/>
            <w:sz w:val="28"/>
            <w:u w:val="single"/>
          </w:rPr>
          <w:t xml:space="preserve">             </w:t>
        </w:r>
        <w:r>
          <w:rPr>
            <w:rFonts w:ascii="Times New Roman" w:hAnsi="Times New Roman" w:cs="Times New Roman"/>
            <w:sz w:val="28"/>
          </w:rPr>
          <w:t xml:space="preserve"> 20</w:t>
        </w:r>
        <w:r>
          <w:rPr>
            <w:rFonts w:ascii="Times New Roman" w:hAnsi="Times New Roman" w:cs="Times New Roman"/>
            <w:sz w:val="28"/>
            <w:u w:val="single"/>
          </w:rPr>
          <w:t xml:space="preserve">    </w:t>
        </w:r>
        <w:r>
          <w:rPr>
            <w:rFonts w:ascii="Times New Roman" w:hAnsi="Times New Roman" w:cs="Times New Roman"/>
            <w:sz w:val="28"/>
          </w:rPr>
          <w:t>г.</w:t>
        </w:r>
      </w:ins>
    </w:p>
    <w:p w14:paraId="3CBFC96D" w14:textId="77777777" w:rsidR="00A73D45" w:rsidRDefault="00A73D45" w:rsidP="00A73D45">
      <w:pPr>
        <w:tabs>
          <w:tab w:val="left" w:pos="2527"/>
        </w:tabs>
        <w:jc w:val="both"/>
        <w:rPr>
          <w:ins w:id="19930" w:author="Airat Shigapov" w:date="2021-10-31T15:35:00Z"/>
          <w:rFonts w:ascii="Times New Roman" w:hAnsi="Times New Roman" w:cs="Times New Roman"/>
          <w:sz w:val="28"/>
        </w:rPr>
      </w:pPr>
      <w:ins w:id="19931" w:author="Airat Shigapov" w:date="2021-10-31T15:35:00Z">
        <w:r>
          <w:rPr>
            <w:rFonts w:ascii="Times New Roman" w:hAnsi="Times New Roman" w:cs="Times New Roman"/>
            <w:sz w:val="28"/>
          </w:rPr>
          <w:t xml:space="preserve">Председатель ЦК   __________ </w:t>
        </w:r>
      </w:ins>
    </w:p>
    <w:p w14:paraId="249F2022" w14:textId="77777777" w:rsidR="00A73D45" w:rsidRDefault="00A73D45" w:rsidP="00A73D45">
      <w:pPr>
        <w:tabs>
          <w:tab w:val="left" w:pos="2527"/>
        </w:tabs>
        <w:jc w:val="both"/>
        <w:rPr>
          <w:ins w:id="19932" w:author="Airat Shigapov" w:date="2021-10-31T15:35:00Z"/>
          <w:rFonts w:ascii="Times New Roman" w:hAnsi="Times New Roman" w:cs="Times New Roman"/>
          <w:sz w:val="28"/>
        </w:rPr>
      </w:pPr>
      <w:ins w:id="19933" w:author="Airat Shigapov" w:date="2021-10-31T15:35:00Z">
        <w:r>
          <w:rPr>
            <w:rFonts w:ascii="Times New Roman" w:hAnsi="Times New Roman" w:cs="Times New Roman"/>
            <w:sz w:val="28"/>
          </w:rPr>
          <w:t>Дата выдачи задания:</w:t>
        </w:r>
      </w:ins>
    </w:p>
    <w:p w14:paraId="07A08169" w14:textId="77777777" w:rsidR="00A73D45" w:rsidRDefault="00A73D45" w:rsidP="00A73D45">
      <w:pPr>
        <w:tabs>
          <w:tab w:val="left" w:pos="2527"/>
        </w:tabs>
        <w:jc w:val="both"/>
        <w:rPr>
          <w:ins w:id="19934" w:author="Airat Shigapov" w:date="2021-10-31T15:35:00Z"/>
          <w:rFonts w:ascii="Times New Roman" w:hAnsi="Times New Roman" w:cs="Times New Roman"/>
          <w:sz w:val="28"/>
        </w:rPr>
      </w:pPr>
      <w:proofErr w:type="gramStart"/>
      <w:ins w:id="19935" w:author="Airat Shigapov" w:date="2021-10-31T15:35:00Z">
        <w:r>
          <w:rPr>
            <w:rFonts w:ascii="Times New Roman" w:hAnsi="Times New Roman" w:cs="Times New Roman"/>
            <w:sz w:val="28"/>
          </w:rPr>
          <w:t>«</w:t>
        </w:r>
        <w:r>
          <w:rPr>
            <w:rFonts w:ascii="Times New Roman" w:hAnsi="Times New Roman" w:cs="Times New Roman"/>
            <w:sz w:val="28"/>
            <w:u w:val="single"/>
          </w:rPr>
          <w:t xml:space="preserve">  </w:t>
        </w:r>
        <w:proofErr w:type="gramEnd"/>
        <w:r>
          <w:rPr>
            <w:rFonts w:ascii="Times New Roman" w:hAnsi="Times New Roman" w:cs="Times New Roman"/>
            <w:sz w:val="28"/>
            <w:u w:val="single"/>
          </w:rPr>
          <w:t xml:space="preserve">   </w:t>
        </w:r>
        <w:r>
          <w:rPr>
            <w:rFonts w:ascii="Times New Roman" w:hAnsi="Times New Roman" w:cs="Times New Roman"/>
            <w:sz w:val="28"/>
          </w:rPr>
          <w:t xml:space="preserve">» </w:t>
        </w:r>
        <w:r>
          <w:rPr>
            <w:rFonts w:ascii="Times New Roman" w:hAnsi="Times New Roman" w:cs="Times New Roman"/>
            <w:sz w:val="28"/>
            <w:u w:val="single"/>
          </w:rPr>
          <w:t xml:space="preserve">             </w:t>
        </w:r>
        <w:r>
          <w:rPr>
            <w:rFonts w:ascii="Times New Roman" w:hAnsi="Times New Roman" w:cs="Times New Roman"/>
            <w:sz w:val="28"/>
          </w:rPr>
          <w:t xml:space="preserve"> 20</w:t>
        </w:r>
        <w:r>
          <w:rPr>
            <w:rFonts w:ascii="Times New Roman" w:hAnsi="Times New Roman" w:cs="Times New Roman"/>
            <w:sz w:val="28"/>
            <w:u w:val="single"/>
          </w:rPr>
          <w:t xml:space="preserve">    </w:t>
        </w:r>
        <w:r>
          <w:rPr>
            <w:rFonts w:ascii="Times New Roman" w:hAnsi="Times New Roman" w:cs="Times New Roman"/>
            <w:sz w:val="28"/>
          </w:rPr>
          <w:t>г.</w:t>
        </w:r>
      </w:ins>
    </w:p>
    <w:p w14:paraId="33915071" w14:textId="77777777" w:rsidR="00A73D45" w:rsidRDefault="00A73D45" w:rsidP="00A73D45">
      <w:pPr>
        <w:tabs>
          <w:tab w:val="left" w:pos="2527"/>
        </w:tabs>
        <w:jc w:val="both"/>
        <w:rPr>
          <w:ins w:id="19936" w:author="Airat Shigapov" w:date="2021-10-31T15:35:00Z"/>
          <w:rFonts w:ascii="Times New Roman" w:hAnsi="Times New Roman" w:cs="Times New Roman"/>
          <w:sz w:val="28"/>
        </w:rPr>
      </w:pPr>
      <w:ins w:id="19937" w:author="Airat Shigapov" w:date="2021-10-31T15:35:00Z">
        <w:r>
          <w:rPr>
            <w:rFonts w:ascii="Times New Roman" w:hAnsi="Times New Roman" w:cs="Times New Roman"/>
            <w:sz w:val="28"/>
          </w:rPr>
          <w:t>Руководитель КП:</w:t>
        </w:r>
      </w:ins>
    </w:p>
    <w:p w14:paraId="68C7DAD6" w14:textId="25CB4852" w:rsidR="00A73D45" w:rsidRDefault="00A73D45" w:rsidP="00A73D45">
      <w:pPr>
        <w:tabs>
          <w:tab w:val="left" w:pos="2527"/>
        </w:tabs>
        <w:jc w:val="both"/>
        <w:rPr>
          <w:ins w:id="19938" w:author="Airat Shigapov" w:date="2021-10-31T15:35:00Z"/>
          <w:rFonts w:ascii="Times New Roman" w:hAnsi="Times New Roman" w:cs="Times New Roman"/>
          <w:sz w:val="28"/>
        </w:rPr>
      </w:pPr>
      <w:ins w:id="19939" w:author="Airat Shigapov" w:date="2021-10-31T15:35:00Z">
        <w:r>
          <w:rPr>
            <w:noProof/>
          </w:rPr>
          <mc:AlternateContent>
            <mc:Choice Requires="wps">
              <w:drawing>
                <wp:anchor distT="0" distB="0" distL="114300" distR="114300" simplePos="0" relativeHeight="251659264" behindDoc="0" locked="0" layoutInCell="1" allowOverlap="1" wp14:anchorId="0A5070F5" wp14:editId="4AA13717">
                  <wp:simplePos x="0" y="0"/>
                  <wp:positionH relativeFrom="column">
                    <wp:posOffset>2955925</wp:posOffset>
                  </wp:positionH>
                  <wp:positionV relativeFrom="paragraph">
                    <wp:posOffset>165735</wp:posOffset>
                  </wp:positionV>
                  <wp:extent cx="1383030" cy="215900"/>
                  <wp:effectExtent l="0" t="0" r="0" b="0"/>
                  <wp:wrapNone/>
                  <wp:docPr id="68" name="Надпись 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83030" cy="215900"/>
                          </a:xfrm>
                          <a:prstGeom prst="rect">
                            <a:avLst/>
                          </a:prstGeom>
                          <a:noFill/>
                          <a:ln>
                            <a:noFill/>
                          </a:ln>
                          <a:extLst>
                            <a:ext uri="{909E8E84-426E-40DD-AFC4-6F175D3DCCD1}">
                              <a14:hiddenFill xmlns:a14="http://schemas.microsoft.com/office/drawing/2010/main">
                                <a:solidFill>
                                  <a:srgbClr val="FFFF00"/>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F3F7B5" w14:textId="77777777" w:rsidR="00A73D45" w:rsidRDefault="00A73D45" w:rsidP="00A73D45">
                              <w:pPr>
                                <w:jc w:val="center"/>
                                <w:rPr>
                                  <w:rFonts w:ascii="Times New Roman" w:hAnsi="Times New Roman" w:cs="Times New Roman"/>
                                  <w:i/>
                                  <w:sz w:val="18"/>
                                </w:rPr>
                              </w:pPr>
                              <w:r>
                                <w:rPr>
                                  <w:rFonts w:ascii="Times New Roman" w:hAnsi="Times New Roman" w:cs="Times New Roman"/>
                                  <w:i/>
                                  <w:sz w:val="18"/>
                                </w:rPr>
                                <w:t>инициалы и фамилия</w:t>
                              </w:r>
                            </w:p>
                          </w:txbxContent>
                        </wps:txbx>
                        <wps:bodyPr rot="0" vertOverflow="clip" horzOverflow="clip"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A5070F5" id="_x0000_t202" coordsize="21600,21600" o:spt="202" path="m,l,21600r21600,l21600,xe">
                  <v:stroke joinstyle="miter"/>
                  <v:path gradientshapeok="t" o:connecttype="rect"/>
                </v:shapetype>
                <v:shape id="Надпись 68" o:spid="_x0000_s1026" type="#_x0000_t202" style="position:absolute;left:0;text-align:left;margin-left:232.75pt;margin-top:13.05pt;width:108.9pt;height:1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" filled="f" fillcolor="yellow" stroked="f">
                  <v:textbox>
                    <w:txbxContent>
                      <w:p w14:paraId="5DF3F7B5" w14:textId="77777777" w:rsidR="00A73D45" w:rsidRDefault="00A73D45" w:rsidP="00A73D45">
                        <w:pPr>
                          <w:jc w:val="center"/>
                          <w:rPr>
                            <w:rFonts w:ascii="Times New Roman" w:hAnsi="Times New Roman" w:cs="Times New Roman"/>
                            <w:i/>
                            <w:sz w:val="18"/>
                          </w:rPr>
                        </w:pPr>
                        <w:r>
                          <w:rPr>
                            <w:rFonts w:ascii="Times New Roman" w:hAnsi="Times New Roman" w:cs="Times New Roman"/>
                            <w:i/>
                            <w:sz w:val="18"/>
                          </w:rPr>
                          <w:t>инициалы и фамилия</w:t>
                        </w:r>
                      </w:p>
                    </w:txbxContent>
                  </v:textbox>
                </v:shape>
              </w:pict>
            </mc:Fallback>
          </mc:AlternateContent>
        </w:r>
        <w:r>
          <w:rPr>
            <w:noProof/>
          </w:rPr>
          <mc:AlternateContent>
            <mc:Choice Requires="wps">
              <w:drawing>
                <wp:anchor distT="0" distB="0" distL="114300" distR="114300" simplePos="0" relativeHeight="251660288" behindDoc="0" locked="0" layoutInCell="1" allowOverlap="1" wp14:anchorId="4B0A0E6A" wp14:editId="691E7E61">
                  <wp:simplePos x="0" y="0"/>
                  <wp:positionH relativeFrom="column">
                    <wp:posOffset>1736725</wp:posOffset>
                  </wp:positionH>
                  <wp:positionV relativeFrom="paragraph">
                    <wp:posOffset>165735</wp:posOffset>
                  </wp:positionV>
                  <wp:extent cx="871220" cy="215900"/>
                  <wp:effectExtent l="0" t="0" r="0" b="0"/>
                  <wp:wrapNone/>
                  <wp:docPr id="67" name="Надпись 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1220" cy="215900"/>
                          </a:xfrm>
                          <a:prstGeom prst="rect">
                            <a:avLst/>
                          </a:prstGeom>
                          <a:noFill/>
                          <a:ln>
                            <a:noFill/>
                          </a:ln>
                          <a:extLst>
                            <a:ext uri="{909E8E84-426E-40DD-AFC4-6F175D3DCCD1}">
                              <a14:hiddenFill xmlns:a14="http://schemas.microsoft.com/office/drawing/2010/main">
                                <a:solidFill>
                                  <a:srgbClr val="FFFF00"/>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72B8F0" w14:textId="77777777" w:rsidR="00A73D45" w:rsidRDefault="00A73D45" w:rsidP="00A73D45">
                              <w:pPr>
                                <w:rPr>
                                  <w:rFonts w:ascii="Times New Roman" w:hAnsi="Times New Roman" w:cs="Times New Roman"/>
                                  <w:i/>
                                  <w:sz w:val="18"/>
                                </w:rPr>
                              </w:pPr>
                              <w:r>
                                <w:rPr>
                                  <w:rFonts w:ascii="Times New Roman" w:hAnsi="Times New Roman" w:cs="Times New Roman"/>
                                  <w:i/>
                                  <w:sz w:val="18"/>
                                </w:rPr>
                                <w:t>подпись</w:t>
                              </w:r>
                            </w:p>
                          </w:txbxContent>
                        </wps:txbx>
                        <wps:bodyPr rot="0" vertOverflow="clip" horzOverflow="clip"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B0A0E6A" id="Надпись 67" o:spid="_x0000_s1027" type="#_x0000_t202" style="position:absolute;left:0;text-align:left;margin-left:136.75pt;margin-top:13.05pt;width:68.6pt;height:17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" filled="f" fillcolor="yellow" stroked="f">
                  <v:textbox>
                    <w:txbxContent>
                      <w:p w14:paraId="7372B8F0" w14:textId="77777777" w:rsidR="00A73D45" w:rsidRDefault="00A73D45" w:rsidP="00A73D45">
                        <w:pPr>
                          <w:rPr>
                            <w:rFonts w:ascii="Times New Roman" w:hAnsi="Times New Roman" w:cs="Times New Roman"/>
                            <w:i/>
                            <w:sz w:val="18"/>
                          </w:rPr>
                        </w:pPr>
                        <w:r>
                          <w:rPr>
                            <w:rFonts w:ascii="Times New Roman" w:hAnsi="Times New Roman" w:cs="Times New Roman"/>
                            <w:i/>
                            <w:sz w:val="18"/>
                          </w:rPr>
                          <w:t>подпись</w:t>
                        </w:r>
                      </w:p>
                    </w:txbxContent>
                  </v:textbox>
                </v:shape>
              </w:pict>
            </mc:Fallback>
          </mc:AlternateContent>
        </w:r>
        <w:r>
          <w:rPr>
            <w:noProof/>
          </w:rPr>
          <mc:AlternateContent>
            <mc:Choice Requires="wps">
              <w:drawing>
                <wp:anchor distT="0" distB="0" distL="114300" distR="114300" simplePos="0" relativeHeight="251661312" behindDoc="0" locked="0" layoutInCell="1" allowOverlap="1" wp14:anchorId="5BD7E72D" wp14:editId="341829FA">
                  <wp:simplePos x="0" y="0"/>
                  <wp:positionH relativeFrom="column">
                    <wp:posOffset>115570</wp:posOffset>
                  </wp:positionH>
                  <wp:positionV relativeFrom="paragraph">
                    <wp:posOffset>165735</wp:posOffset>
                  </wp:positionV>
                  <wp:extent cx="871220" cy="215900"/>
                  <wp:effectExtent l="0" t="0" r="0" b="0"/>
                  <wp:wrapNone/>
                  <wp:docPr id="66" name="Надпись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1220" cy="215900"/>
                          </a:xfrm>
                          <a:prstGeom prst="rect">
                            <a:avLst/>
                          </a:prstGeom>
                          <a:noFill/>
                          <a:ln>
                            <a:noFill/>
                          </a:ln>
                          <a:extLst>
                            <a:ext uri="{909E8E84-426E-40DD-AFC4-6F175D3DCCD1}">
                              <a14:hiddenFill xmlns:a14="http://schemas.microsoft.com/office/drawing/2010/main">
                                <a:solidFill>
                                  <a:srgbClr val="FFFF00"/>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2DB565" w14:textId="77777777" w:rsidR="00A73D45" w:rsidRDefault="00A73D45" w:rsidP="00A73D45">
                              <w:pPr>
                                <w:rPr>
                                  <w:rFonts w:ascii="Times New Roman" w:hAnsi="Times New Roman" w:cs="Times New Roman"/>
                                  <w:i/>
                                  <w:sz w:val="18"/>
                                </w:rPr>
                              </w:pPr>
                              <w:r>
                                <w:rPr>
                                  <w:rFonts w:ascii="Times New Roman" w:hAnsi="Times New Roman" w:cs="Times New Roman"/>
                                  <w:i/>
                                  <w:sz w:val="18"/>
                                </w:rPr>
                                <w:t>должность</w:t>
                              </w:r>
                            </w:p>
                          </w:txbxContent>
                        </wps:txbx>
                        <wps:bodyPr rot="0" vertOverflow="clip" horzOverflow="clip"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BD7E72D" id="Надпись 66" o:spid="_x0000_s1028" type="#_x0000_t202" style="position:absolute;left:0;text-align:left;margin-left:9.1pt;margin-top:13.05pt;width:68.6pt;height:1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" filled="f" fillcolor="yellow" stroked="f">
                  <v:textbox>
                    <w:txbxContent>
                      <w:p w14:paraId="132DB565" w14:textId="77777777" w:rsidR="00A73D45" w:rsidRDefault="00A73D45" w:rsidP="00A73D45">
                        <w:pPr>
                          <w:rPr>
                            <w:rFonts w:ascii="Times New Roman" w:hAnsi="Times New Roman" w:cs="Times New Roman"/>
                            <w:i/>
                            <w:sz w:val="18"/>
                          </w:rPr>
                        </w:pPr>
                        <w:r>
                          <w:rPr>
                            <w:rFonts w:ascii="Times New Roman" w:hAnsi="Times New Roman" w:cs="Times New Roman"/>
                            <w:i/>
                            <w:sz w:val="18"/>
                          </w:rPr>
                          <w:t>должность</w:t>
                        </w:r>
                      </w:p>
                    </w:txbxContent>
                  </v:textbox>
                </v:shape>
              </w:pict>
            </mc:Fallback>
          </mc:AlternateContent>
        </w:r>
        <w:r>
          <w:rPr>
            <w:rFonts w:ascii="Times New Roman" w:hAnsi="Times New Roman" w:cs="Times New Roman"/>
            <w:sz w:val="28"/>
          </w:rPr>
          <w:t xml:space="preserve">преподаватель   ________________         И.И. Долгова </w:t>
        </w:r>
      </w:ins>
    </w:p>
    <w:p w14:paraId="56233123" w14:textId="77777777" w:rsidR="00A73D45" w:rsidRDefault="00A73D45" w:rsidP="00A73D45">
      <w:pPr>
        <w:tabs>
          <w:tab w:val="left" w:pos="2527"/>
        </w:tabs>
        <w:jc w:val="both"/>
        <w:rPr>
          <w:ins w:id="19940" w:author="Airat Shigapov" w:date="2021-10-31T15:35:00Z"/>
          <w:rFonts w:ascii="Times New Roman" w:hAnsi="Times New Roman" w:cs="Times New Roman"/>
          <w:sz w:val="28"/>
        </w:rPr>
      </w:pPr>
    </w:p>
    <w:p w14:paraId="0E9F7FD5" w14:textId="37A74365" w:rsidR="00994B6E" w:rsidRPr="00216429" w:rsidDel="0028736C" w:rsidRDefault="00A73D45">
      <w:pPr>
        <w:tabs>
          <w:tab w:val="left" w:pos="2527"/>
        </w:tabs>
        <w:spacing w:after="0" w:line="360" w:lineRule="auto"/>
        <w:jc w:val="both"/>
        <w:rPr>
          <w:del w:id="19941" w:author="Airat Shigapov" w:date="2021-10-29T16:48:00Z"/>
          <w:rFonts w:ascii="Times New Roman" w:eastAsia="Calibri" w:hAnsi="Times New Roman" w:cs="Times New Roman"/>
          <w:sz w:val="28"/>
          <w:szCs w:val="28"/>
          <w:shd w:val="clear" w:color="auto" w:fill="FFFFFF"/>
        </w:rPr>
        <w:pPrChange w:id="19942" w:author="Airat Shigapov" w:date="2021-10-31T15:36:00Z">
          <w:pPr>
            <w:spacing w:after="0" w:line="360" w:lineRule="auto"/>
            <w:ind w:firstLine="709"/>
            <w:jc w:val="both"/>
          </w:pPr>
        </w:pPrChange>
      </w:pPr>
      <w:ins w:id="19943" w:author="Airat Shigapov" w:date="2021-10-31T15:35:00Z">
        <w:r>
          <w:rPr>
            <w:noProof/>
          </w:rPr>
          <mc:AlternateContent>
            <mc:Choice Requires="wps">
              <w:drawing>
                <wp:anchor distT="0" distB="0" distL="114300" distR="114300" simplePos="0" relativeHeight="251662336" behindDoc="0" locked="0" layoutInCell="1" allowOverlap="1" wp14:anchorId="04CC8E0E" wp14:editId="36E6ACC8">
                  <wp:simplePos x="0" y="0"/>
                  <wp:positionH relativeFrom="column">
                    <wp:posOffset>3667125</wp:posOffset>
                  </wp:positionH>
                  <wp:positionV relativeFrom="paragraph">
                    <wp:posOffset>160020</wp:posOffset>
                  </wp:positionV>
                  <wp:extent cx="1383030" cy="215900"/>
                  <wp:effectExtent l="0" t="0" r="0" b="0"/>
                  <wp:wrapNone/>
                  <wp:docPr id="65" name="Надпись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83030" cy="215900"/>
                          </a:xfrm>
                          <a:prstGeom prst="rect">
                            <a:avLst/>
                          </a:prstGeom>
                          <a:noFill/>
                          <a:ln>
                            <a:noFill/>
                          </a:ln>
                          <a:extLst>
                            <a:ext uri="{909E8E84-426E-40DD-AFC4-6F175D3DCCD1}">
                              <a14:hiddenFill xmlns:a14="http://schemas.microsoft.com/office/drawing/2010/main">
                                <a:solidFill>
                                  <a:srgbClr val="FFFF00"/>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948DE0" w14:textId="77777777" w:rsidR="00A73D45" w:rsidRDefault="00A73D45" w:rsidP="00A73D45">
                              <w:pPr>
                                <w:jc w:val="center"/>
                                <w:rPr>
                                  <w:rFonts w:ascii="Times New Roman" w:hAnsi="Times New Roman" w:cs="Times New Roman"/>
                                  <w:i/>
                                  <w:sz w:val="18"/>
                                </w:rPr>
                              </w:pPr>
                              <w:r>
                                <w:rPr>
                                  <w:rFonts w:ascii="Times New Roman" w:hAnsi="Times New Roman" w:cs="Times New Roman"/>
                                  <w:i/>
                                  <w:sz w:val="18"/>
                                </w:rPr>
                                <w:t>инициалы и фамилия</w:t>
                              </w:r>
                            </w:p>
                          </w:txbxContent>
                        </wps:txbx>
                        <wps:bodyPr rot="0" vertOverflow="clip" horzOverflow="clip"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4CC8E0E" id="Надпись 65" o:spid="_x0000_s1029" type="#_x0000_t202" style="position:absolute;left:0;text-align:left;margin-left:288.75pt;margin-top:12.6pt;width:108.9pt;height:1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" filled="f" fillcolor="yellow" stroked="f">
                  <v:textbox>
                    <w:txbxContent>
                      <w:p w14:paraId="5B948DE0" w14:textId="77777777" w:rsidR="00A73D45" w:rsidRDefault="00A73D45" w:rsidP="00A73D45">
                        <w:pPr>
                          <w:jc w:val="center"/>
                          <w:rPr>
                            <w:rFonts w:ascii="Times New Roman" w:hAnsi="Times New Roman" w:cs="Times New Roman"/>
                            <w:i/>
                            <w:sz w:val="18"/>
                          </w:rPr>
                        </w:pPr>
                        <w:r>
                          <w:rPr>
                            <w:rFonts w:ascii="Times New Roman" w:hAnsi="Times New Roman" w:cs="Times New Roman"/>
                            <w:i/>
                            <w:sz w:val="18"/>
                          </w:rPr>
                          <w:t>инициалы и фамилия</w:t>
                        </w:r>
                      </w:p>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3672675C" wp14:editId="6599605D">
                  <wp:simplePos x="0" y="0"/>
                  <wp:positionH relativeFrom="column">
                    <wp:posOffset>2659380</wp:posOffset>
                  </wp:positionH>
                  <wp:positionV relativeFrom="paragraph">
                    <wp:posOffset>175260</wp:posOffset>
                  </wp:positionV>
                  <wp:extent cx="871220" cy="215900"/>
                  <wp:effectExtent l="0" t="0" r="0" b="0"/>
                  <wp:wrapNone/>
                  <wp:docPr id="64" name="Надпись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1220" cy="215900"/>
                          </a:xfrm>
                          <a:prstGeom prst="rect">
                            <a:avLst/>
                          </a:prstGeom>
                          <a:noFill/>
                          <a:ln>
                            <a:noFill/>
                          </a:ln>
                          <a:extLst>
                            <a:ext uri="{909E8E84-426E-40DD-AFC4-6F175D3DCCD1}">
                              <a14:hiddenFill xmlns:a14="http://schemas.microsoft.com/office/drawing/2010/main">
                                <a:solidFill>
                                  <a:srgbClr val="FFFF00"/>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13AE54" w14:textId="77777777" w:rsidR="00A73D45" w:rsidRDefault="00A73D45" w:rsidP="00A73D45">
                              <w:pPr>
                                <w:rPr>
                                  <w:rFonts w:ascii="Times New Roman" w:hAnsi="Times New Roman" w:cs="Times New Roman"/>
                                  <w:i/>
                                  <w:sz w:val="18"/>
                                </w:rPr>
                              </w:pPr>
                              <w:r>
                                <w:rPr>
                                  <w:rFonts w:ascii="Times New Roman" w:hAnsi="Times New Roman" w:cs="Times New Roman"/>
                                  <w:i/>
                                  <w:sz w:val="18"/>
                                </w:rPr>
                                <w:t>подпись</w:t>
                              </w:r>
                            </w:p>
                          </w:txbxContent>
                        </wps:txbx>
                        <wps:bodyPr rot="0" vertOverflow="clip" horzOverflow="clip"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672675C" id="Надпись 64" o:spid="_x0000_s1030" type="#_x0000_t202" style="position:absolute;left:0;text-align:left;margin-left:209.4pt;margin-top:13.8pt;width:68.6pt;height:1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" filled="f" fillcolor="yellow" stroked="f">
                  <v:textbox>
                    <w:txbxContent>
                      <w:p w14:paraId="6D13AE54" w14:textId="77777777" w:rsidR="00A73D45" w:rsidRDefault="00A73D45" w:rsidP="00A73D45">
                        <w:pPr>
                          <w:rPr>
                            <w:rFonts w:ascii="Times New Roman" w:hAnsi="Times New Roman" w:cs="Times New Roman"/>
                            <w:i/>
                            <w:sz w:val="18"/>
                          </w:rPr>
                        </w:pPr>
                        <w:r>
                          <w:rPr>
                            <w:rFonts w:ascii="Times New Roman" w:hAnsi="Times New Roman" w:cs="Times New Roman"/>
                            <w:i/>
                            <w:sz w:val="18"/>
                          </w:rPr>
                          <w:t>подпись</w:t>
                        </w:r>
                      </w:p>
                    </w:txbxContent>
                  </v:textbox>
                </v:shape>
              </w:pict>
            </mc:Fallback>
          </mc:AlternateContent>
        </w:r>
        <w:r>
          <w:rPr>
            <w:rFonts w:ascii="Times New Roman" w:hAnsi="Times New Roman" w:cs="Times New Roman"/>
            <w:sz w:val="28"/>
          </w:rPr>
          <w:t xml:space="preserve">Задание принял к исполнению: _____________     А.Ф </w:t>
        </w:r>
        <w:proofErr w:type="spellStart"/>
        <w:r>
          <w:rPr>
            <w:rFonts w:ascii="Times New Roman" w:hAnsi="Times New Roman" w:cs="Times New Roman"/>
            <w:sz w:val="28"/>
          </w:rPr>
          <w:t>Шигапов</w:t>
        </w:r>
      </w:ins>
      <w:proofErr w:type="spellEnd"/>
    </w:p>
    <w:p w14:paraId="773D9329" w14:textId="0000BE71" w:rsidR="00DA1A26" w:rsidRPr="00090A35" w:rsidRDefault="00DA1A26">
      <w:pPr>
        <w:rPr>
          <w:rFonts w:ascii="Times New Roman" w:hAnsi="Times New Roman" w:cs="Times New Roman"/>
          <w:sz w:val="28"/>
          <w:szCs w:val="28"/>
        </w:rPr>
      </w:pPr>
    </w:p>
    <w:sectPr w:rsidR="00DA1A26" w:rsidRPr="00090A35" w:rsidSect="006A2699">
      <w:footerReference w:type="default" r:id="rId42"/>
      <w:pgSz w:w="11906" w:h="16838"/>
      <w:pgMar w:top="1134" w:right="567"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05ED24" w14:textId="77777777" w:rsidR="00B82501" w:rsidRDefault="00B82501" w:rsidP="007823CA">
      <w:pPr>
        <w:spacing w:after="0" w:line="240" w:lineRule="auto"/>
      </w:pPr>
      <w:r>
        <w:separator/>
      </w:r>
    </w:p>
  </w:endnote>
  <w:endnote w:type="continuationSeparator" w:id="0">
    <w:p w14:paraId="19C394BC" w14:textId="77777777" w:rsidR="00B82501" w:rsidRDefault="00B82501" w:rsidP="007823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Helvetica">
    <w:panose1 w:val="020B0604020202020204"/>
    <w:charset w:val="00"/>
    <w:family w:val="swiss"/>
    <w:pitch w:val="variable"/>
    <w:sig w:usb0="00000003" w:usb1="00000000" w:usb2="00000000" w:usb3="00000000" w:csb0="00000001" w:csb1="00000000"/>
  </w:font>
  <w:font w:name="Verdana">
    <w:panose1 w:val="020B0604030504040204"/>
    <w:charset w:val="CC"/>
    <w:family w:val="swiss"/>
    <w:pitch w:val="variable"/>
    <w:sig w:usb0="A00006FF" w:usb1="4000205B" w:usb2="00000010" w:usb3="00000000" w:csb0="0000019F" w:csb1="00000000"/>
  </w:font>
  <w:font w:name="Arial">
    <w:panose1 w:val="020B0604020202020204"/>
    <w:charset w:val="CC"/>
    <w:family w:val="swiss"/>
    <w:pitch w:val="variable"/>
    <w:sig w:usb0="E0002EFF" w:usb1="C000785B"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ustomXmlInsRangeStart w:id="1" w:author="Airat Shigapov" w:date="2021-10-31T13:17:00Z"/>
  <w:sdt>
    <w:sdtPr>
      <w:id w:val="1937711144"/>
      <w:docPartObj>
        <w:docPartGallery w:val="Page Numbers (Bottom of Page)"/>
        <w:docPartUnique/>
      </w:docPartObj>
    </w:sdtPr>
    <w:sdtEndPr>
      <w:rPr>
        <w:rFonts w:ascii="Times New Roman" w:hAnsi="Times New Roman" w:cs="Times New Roman"/>
        <w:sz w:val="28"/>
        <w:szCs w:val="28"/>
      </w:rPr>
    </w:sdtEndPr>
    <w:sdtContent>
      <w:customXmlInsRangeEnd w:id="1"/>
      <w:p w14:paraId="7E6E25DE" w14:textId="77777777" w:rsidR="00933668" w:rsidRPr="00B34685" w:rsidRDefault="00933668">
        <w:pPr>
          <w:pStyle w:val="ad"/>
          <w:jc w:val="center"/>
          <w:rPr>
            <w:ins w:id="2" w:author="Airat Shigapov" w:date="2021-10-31T13:17:00Z"/>
            <w:rFonts w:ascii="Times New Roman" w:hAnsi="Times New Roman" w:cs="Times New Roman"/>
            <w:sz w:val="28"/>
            <w:szCs w:val="28"/>
            <w:rPrChange w:id="3" w:author="Airat Shigapov" w:date="2021-10-31T14:51:00Z">
              <w:rPr>
                <w:ins w:id="4" w:author="Airat Shigapov" w:date="2021-10-31T13:17:00Z"/>
              </w:rPr>
            </w:rPrChange>
          </w:rPr>
        </w:pPr>
        <w:ins w:id="5" w:author="Airat Shigapov" w:date="2021-10-31T13:17:00Z">
          <w:r w:rsidRPr="00B34685">
            <w:rPr>
              <w:rFonts w:ascii="Times New Roman" w:hAnsi="Times New Roman" w:cs="Times New Roman"/>
              <w:sz w:val="28"/>
              <w:szCs w:val="28"/>
              <w:rPrChange w:id="6" w:author="Airat Shigapov" w:date="2021-10-31T14:51:00Z">
                <w:rPr/>
              </w:rPrChange>
            </w:rPr>
            <w:fldChar w:fldCharType="begin"/>
          </w:r>
          <w:r w:rsidRPr="00B34685">
            <w:rPr>
              <w:rFonts w:ascii="Times New Roman" w:hAnsi="Times New Roman" w:cs="Times New Roman"/>
              <w:sz w:val="28"/>
              <w:szCs w:val="28"/>
              <w:rPrChange w:id="7" w:author="Airat Shigapov" w:date="2021-10-31T14:51:00Z">
                <w:rPr/>
              </w:rPrChange>
            </w:rPr>
            <w:instrText>PAGE   \* MERGEFORMAT</w:instrText>
          </w:r>
          <w:r w:rsidRPr="00B34685">
            <w:rPr>
              <w:rFonts w:ascii="Times New Roman" w:hAnsi="Times New Roman" w:cs="Times New Roman"/>
              <w:sz w:val="28"/>
              <w:szCs w:val="28"/>
              <w:rPrChange w:id="8" w:author="Airat Shigapov" w:date="2021-10-31T14:51:00Z">
                <w:rPr/>
              </w:rPrChange>
            </w:rPr>
            <w:fldChar w:fldCharType="separate"/>
          </w:r>
          <w:r w:rsidRPr="00B34685">
            <w:rPr>
              <w:rFonts w:ascii="Times New Roman" w:hAnsi="Times New Roman" w:cs="Times New Roman"/>
              <w:sz w:val="28"/>
              <w:szCs w:val="28"/>
              <w:rPrChange w:id="9" w:author="Airat Shigapov" w:date="2021-10-31T14:51:00Z">
                <w:rPr/>
              </w:rPrChange>
            </w:rPr>
            <w:t>2</w:t>
          </w:r>
          <w:r w:rsidRPr="00B34685">
            <w:rPr>
              <w:rFonts w:ascii="Times New Roman" w:hAnsi="Times New Roman" w:cs="Times New Roman"/>
              <w:sz w:val="28"/>
              <w:szCs w:val="28"/>
              <w:rPrChange w:id="10" w:author="Airat Shigapov" w:date="2021-10-31T14:51:00Z">
                <w:rPr/>
              </w:rPrChange>
            </w:rPr>
            <w:fldChar w:fldCharType="end"/>
          </w:r>
        </w:ins>
      </w:p>
      <w:customXmlInsRangeStart w:id="11" w:author="Airat Shigapov" w:date="2021-10-31T13:17:00Z"/>
    </w:sdtContent>
  </w:sdt>
  <w:customXmlInsRangeEnd w:id="11"/>
  <w:p w14:paraId="63B41A7A" w14:textId="77777777" w:rsidR="00933668" w:rsidRDefault="00933668">
    <w:pPr>
      <w:pStyle w:val="ad"/>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826890" w14:textId="425D51B7" w:rsidR="00401E13" w:rsidRPr="00B34685" w:rsidRDefault="00401E13">
    <w:pPr>
      <w:pStyle w:val="ad"/>
      <w:rPr>
        <w:ins w:id="19944" w:author="Airat Shigapov" w:date="2021-10-31T13:17:00Z"/>
        <w:rFonts w:ascii="Times New Roman" w:hAnsi="Times New Roman" w:cs="Times New Roman"/>
        <w:sz w:val="28"/>
        <w:szCs w:val="28"/>
        <w:rPrChange w:id="19945" w:author="Airat Shigapov" w:date="2021-10-31T14:51:00Z">
          <w:rPr>
            <w:ins w:id="19946" w:author="Airat Shigapov" w:date="2021-10-31T13:17:00Z"/>
          </w:rPr>
        </w:rPrChange>
      </w:rPr>
      <w:pPrChange w:id="19947" w:author="Airat Shigapov" w:date="2021-10-31T15:45:00Z">
        <w:pPr>
          <w:pStyle w:val="ad"/>
          <w:jc w:val="center"/>
        </w:pPr>
      </w:pPrChange>
    </w:pPr>
  </w:p>
  <w:p w14:paraId="42F22A17" w14:textId="77777777" w:rsidR="00401E13" w:rsidRDefault="00401E13">
    <w:pPr>
      <w:pStyle w:val="a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8BA82A" w14:textId="77777777" w:rsidR="00B82501" w:rsidRDefault="00B82501" w:rsidP="007823CA">
      <w:pPr>
        <w:spacing w:after="0" w:line="240" w:lineRule="auto"/>
      </w:pPr>
      <w:r>
        <w:separator/>
      </w:r>
    </w:p>
  </w:footnote>
  <w:footnote w:type="continuationSeparator" w:id="0">
    <w:p w14:paraId="0BFBA33C" w14:textId="77777777" w:rsidR="00B82501" w:rsidRDefault="00B82501" w:rsidP="007823C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E7B88"/>
    <w:multiLevelType w:val="hybridMultilevel"/>
    <w:tmpl w:val="DE3EA5F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 w15:restartNumberingAfterBreak="0">
    <w:nsid w:val="08501345"/>
    <w:multiLevelType w:val="hybridMultilevel"/>
    <w:tmpl w:val="4F7CDEF4"/>
    <w:lvl w:ilvl="0" w:tplc="E6F83E90">
      <w:numFmt w:val="decimal"/>
      <w:lvlText w:val=""/>
      <w:lvlJc w:val="left"/>
      <w:pPr>
        <w:ind w:left="1429" w:hanging="360"/>
      </w:pPr>
      <w:rPr>
        <w:rFonts w:ascii="Symbol" w:hAnsi="Symbol" w:hint="default"/>
      </w:r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start w:val="1"/>
      <w:numFmt w:val="decimal"/>
      <w:lvlText w:val="%4."/>
      <w:lvlJc w:val="left"/>
      <w:pPr>
        <w:ind w:left="3589" w:hanging="360"/>
      </w:pPr>
    </w:lvl>
    <w:lvl w:ilvl="4" w:tplc="04190019">
      <w:start w:val="1"/>
      <w:numFmt w:val="lowerLetter"/>
      <w:lvlText w:val="%5."/>
      <w:lvlJc w:val="left"/>
      <w:pPr>
        <w:ind w:left="4309" w:hanging="360"/>
      </w:pPr>
    </w:lvl>
    <w:lvl w:ilvl="5" w:tplc="0419001B">
      <w:start w:val="1"/>
      <w:numFmt w:val="lowerRoman"/>
      <w:lvlText w:val="%6."/>
      <w:lvlJc w:val="right"/>
      <w:pPr>
        <w:ind w:left="5029" w:hanging="180"/>
      </w:pPr>
    </w:lvl>
    <w:lvl w:ilvl="6" w:tplc="0419000F">
      <w:start w:val="1"/>
      <w:numFmt w:val="decimal"/>
      <w:lvlText w:val="%7."/>
      <w:lvlJc w:val="left"/>
      <w:pPr>
        <w:ind w:left="5749" w:hanging="360"/>
      </w:pPr>
    </w:lvl>
    <w:lvl w:ilvl="7" w:tplc="04190019">
      <w:start w:val="1"/>
      <w:numFmt w:val="lowerLetter"/>
      <w:lvlText w:val="%8."/>
      <w:lvlJc w:val="left"/>
      <w:pPr>
        <w:ind w:left="6469" w:hanging="360"/>
      </w:pPr>
    </w:lvl>
    <w:lvl w:ilvl="8" w:tplc="0419001B">
      <w:start w:val="1"/>
      <w:numFmt w:val="lowerRoman"/>
      <w:lvlText w:val="%9."/>
      <w:lvlJc w:val="right"/>
      <w:pPr>
        <w:ind w:left="7189" w:hanging="180"/>
      </w:pPr>
    </w:lvl>
  </w:abstractNum>
  <w:abstractNum w:abstractNumId="2" w15:restartNumberingAfterBreak="0">
    <w:nsid w:val="1ADD4C5B"/>
    <w:multiLevelType w:val="multilevel"/>
    <w:tmpl w:val="3B242198"/>
    <w:lvl w:ilvl="0">
      <w:start w:val="1"/>
      <w:numFmt w:val="decimal"/>
      <w:lvlText w:val="%1."/>
      <w:lvlJc w:val="left"/>
      <w:pPr>
        <w:ind w:left="1069" w:hanging="360"/>
      </w:pPr>
      <w:rPr>
        <w:rFonts w:hint="default"/>
      </w:rPr>
    </w:lvl>
    <w:lvl w:ilvl="1">
      <w:start w:val="1"/>
      <w:numFmt w:val="decimal"/>
      <w:isLgl/>
      <w:lvlText w:val="%1.%2"/>
      <w:lvlJc w:val="left"/>
      <w:pPr>
        <w:ind w:left="1129" w:hanging="4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429" w:hanging="72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1789" w:hanging="108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149" w:hanging="1440"/>
      </w:pPr>
      <w:rPr>
        <w:rFonts w:hint="default"/>
      </w:rPr>
    </w:lvl>
    <w:lvl w:ilvl="8">
      <w:start w:val="1"/>
      <w:numFmt w:val="decimal"/>
      <w:isLgl/>
      <w:lvlText w:val="%1.%2.%3.%4.%5.%6.%7.%8.%9"/>
      <w:lvlJc w:val="left"/>
      <w:pPr>
        <w:ind w:left="2149" w:hanging="1440"/>
      </w:pPr>
      <w:rPr>
        <w:rFonts w:hint="default"/>
      </w:rPr>
    </w:lvl>
  </w:abstractNum>
  <w:abstractNum w:abstractNumId="3" w15:restartNumberingAfterBreak="0">
    <w:nsid w:val="1FC46917"/>
    <w:multiLevelType w:val="hybridMultilevel"/>
    <w:tmpl w:val="D5E8D426"/>
    <w:lvl w:ilvl="0" w:tplc="85EC25FA">
      <w:start w:val="1"/>
      <w:numFmt w:val="bullet"/>
      <w:lvlText w:val=""/>
      <w:lvlJc w:val="left"/>
      <w:pPr>
        <w:ind w:left="1069" w:hanging="360"/>
      </w:pPr>
      <w:rPr>
        <w:rFonts w:ascii="Symbol" w:hAnsi="Symbol"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 w15:restartNumberingAfterBreak="0">
    <w:nsid w:val="2EE955DE"/>
    <w:multiLevelType w:val="hybridMultilevel"/>
    <w:tmpl w:val="F40AB8E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 w15:restartNumberingAfterBreak="0">
    <w:nsid w:val="312352CD"/>
    <w:multiLevelType w:val="hybridMultilevel"/>
    <w:tmpl w:val="84E01624"/>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33F6101F"/>
    <w:multiLevelType w:val="hybridMultilevel"/>
    <w:tmpl w:val="3D902038"/>
    <w:lvl w:ilvl="0" w:tplc="3230A7C8">
      <w:start w:val="1"/>
      <w:numFmt w:val="decimal"/>
      <w:lvlText w:val="%1."/>
      <w:lvlJc w:val="left"/>
      <w:pPr>
        <w:ind w:left="420" w:hanging="360"/>
      </w:pPr>
      <w:rPr>
        <w:rFonts w:hint="default"/>
      </w:rPr>
    </w:lvl>
    <w:lvl w:ilvl="1" w:tplc="04190019" w:tentative="1">
      <w:start w:val="1"/>
      <w:numFmt w:val="lowerLetter"/>
      <w:lvlText w:val="%2."/>
      <w:lvlJc w:val="left"/>
      <w:pPr>
        <w:ind w:left="1140" w:hanging="360"/>
      </w:pPr>
    </w:lvl>
    <w:lvl w:ilvl="2" w:tplc="0419001B" w:tentative="1">
      <w:start w:val="1"/>
      <w:numFmt w:val="lowerRoman"/>
      <w:lvlText w:val="%3."/>
      <w:lvlJc w:val="right"/>
      <w:pPr>
        <w:ind w:left="1860" w:hanging="180"/>
      </w:pPr>
    </w:lvl>
    <w:lvl w:ilvl="3" w:tplc="0419000F" w:tentative="1">
      <w:start w:val="1"/>
      <w:numFmt w:val="decimal"/>
      <w:lvlText w:val="%4."/>
      <w:lvlJc w:val="left"/>
      <w:pPr>
        <w:ind w:left="2580" w:hanging="360"/>
      </w:pPr>
    </w:lvl>
    <w:lvl w:ilvl="4" w:tplc="04190019" w:tentative="1">
      <w:start w:val="1"/>
      <w:numFmt w:val="lowerLetter"/>
      <w:lvlText w:val="%5."/>
      <w:lvlJc w:val="left"/>
      <w:pPr>
        <w:ind w:left="3300" w:hanging="360"/>
      </w:pPr>
    </w:lvl>
    <w:lvl w:ilvl="5" w:tplc="0419001B" w:tentative="1">
      <w:start w:val="1"/>
      <w:numFmt w:val="lowerRoman"/>
      <w:lvlText w:val="%6."/>
      <w:lvlJc w:val="right"/>
      <w:pPr>
        <w:ind w:left="4020" w:hanging="180"/>
      </w:pPr>
    </w:lvl>
    <w:lvl w:ilvl="6" w:tplc="0419000F" w:tentative="1">
      <w:start w:val="1"/>
      <w:numFmt w:val="decimal"/>
      <w:lvlText w:val="%7."/>
      <w:lvlJc w:val="left"/>
      <w:pPr>
        <w:ind w:left="4740" w:hanging="360"/>
      </w:pPr>
    </w:lvl>
    <w:lvl w:ilvl="7" w:tplc="04190019" w:tentative="1">
      <w:start w:val="1"/>
      <w:numFmt w:val="lowerLetter"/>
      <w:lvlText w:val="%8."/>
      <w:lvlJc w:val="left"/>
      <w:pPr>
        <w:ind w:left="5460" w:hanging="360"/>
      </w:pPr>
    </w:lvl>
    <w:lvl w:ilvl="8" w:tplc="0419001B" w:tentative="1">
      <w:start w:val="1"/>
      <w:numFmt w:val="lowerRoman"/>
      <w:lvlText w:val="%9."/>
      <w:lvlJc w:val="right"/>
      <w:pPr>
        <w:ind w:left="6180" w:hanging="180"/>
      </w:pPr>
    </w:lvl>
  </w:abstractNum>
  <w:abstractNum w:abstractNumId="7" w15:restartNumberingAfterBreak="0">
    <w:nsid w:val="37F44EB2"/>
    <w:multiLevelType w:val="hybridMultilevel"/>
    <w:tmpl w:val="D6307664"/>
    <w:lvl w:ilvl="0" w:tplc="1D4C643C">
      <w:start w:val="1"/>
      <w:numFmt w:val="decimal"/>
      <w:lvlText w:val="%1."/>
      <w:lvlJc w:val="left"/>
      <w:pPr>
        <w:ind w:left="420" w:hanging="360"/>
      </w:pPr>
      <w:rPr>
        <w:rFonts w:hint="default"/>
      </w:rPr>
    </w:lvl>
    <w:lvl w:ilvl="1" w:tplc="04190019" w:tentative="1">
      <w:start w:val="1"/>
      <w:numFmt w:val="lowerLetter"/>
      <w:lvlText w:val="%2."/>
      <w:lvlJc w:val="left"/>
      <w:pPr>
        <w:ind w:left="1140" w:hanging="360"/>
      </w:pPr>
    </w:lvl>
    <w:lvl w:ilvl="2" w:tplc="0419001B" w:tentative="1">
      <w:start w:val="1"/>
      <w:numFmt w:val="lowerRoman"/>
      <w:lvlText w:val="%3."/>
      <w:lvlJc w:val="right"/>
      <w:pPr>
        <w:ind w:left="1860" w:hanging="180"/>
      </w:pPr>
    </w:lvl>
    <w:lvl w:ilvl="3" w:tplc="0419000F" w:tentative="1">
      <w:start w:val="1"/>
      <w:numFmt w:val="decimal"/>
      <w:lvlText w:val="%4."/>
      <w:lvlJc w:val="left"/>
      <w:pPr>
        <w:ind w:left="2580" w:hanging="360"/>
      </w:pPr>
    </w:lvl>
    <w:lvl w:ilvl="4" w:tplc="04190019" w:tentative="1">
      <w:start w:val="1"/>
      <w:numFmt w:val="lowerLetter"/>
      <w:lvlText w:val="%5."/>
      <w:lvlJc w:val="left"/>
      <w:pPr>
        <w:ind w:left="3300" w:hanging="360"/>
      </w:pPr>
    </w:lvl>
    <w:lvl w:ilvl="5" w:tplc="0419001B" w:tentative="1">
      <w:start w:val="1"/>
      <w:numFmt w:val="lowerRoman"/>
      <w:lvlText w:val="%6."/>
      <w:lvlJc w:val="right"/>
      <w:pPr>
        <w:ind w:left="4020" w:hanging="180"/>
      </w:pPr>
    </w:lvl>
    <w:lvl w:ilvl="6" w:tplc="0419000F" w:tentative="1">
      <w:start w:val="1"/>
      <w:numFmt w:val="decimal"/>
      <w:lvlText w:val="%7."/>
      <w:lvlJc w:val="left"/>
      <w:pPr>
        <w:ind w:left="4740" w:hanging="360"/>
      </w:pPr>
    </w:lvl>
    <w:lvl w:ilvl="7" w:tplc="04190019" w:tentative="1">
      <w:start w:val="1"/>
      <w:numFmt w:val="lowerLetter"/>
      <w:lvlText w:val="%8."/>
      <w:lvlJc w:val="left"/>
      <w:pPr>
        <w:ind w:left="5460" w:hanging="360"/>
      </w:pPr>
    </w:lvl>
    <w:lvl w:ilvl="8" w:tplc="0419001B" w:tentative="1">
      <w:start w:val="1"/>
      <w:numFmt w:val="lowerRoman"/>
      <w:lvlText w:val="%9."/>
      <w:lvlJc w:val="right"/>
      <w:pPr>
        <w:ind w:left="6180" w:hanging="180"/>
      </w:pPr>
    </w:lvl>
  </w:abstractNum>
  <w:abstractNum w:abstractNumId="8" w15:restartNumberingAfterBreak="0">
    <w:nsid w:val="423228F4"/>
    <w:multiLevelType w:val="hybridMultilevel"/>
    <w:tmpl w:val="BE1847C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9" w15:restartNumberingAfterBreak="0">
    <w:nsid w:val="583E0EBF"/>
    <w:multiLevelType w:val="multilevel"/>
    <w:tmpl w:val="ACBC360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0" w15:restartNumberingAfterBreak="0">
    <w:nsid w:val="631E4E90"/>
    <w:multiLevelType w:val="hybridMultilevel"/>
    <w:tmpl w:val="5BEA75BE"/>
    <w:lvl w:ilvl="0" w:tplc="CE60E4F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63255B0B"/>
    <w:multiLevelType w:val="hybridMultilevel"/>
    <w:tmpl w:val="E1F2C6B8"/>
    <w:lvl w:ilvl="0" w:tplc="0419000F">
      <w:start w:val="1"/>
      <w:numFmt w:val="decimal"/>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68B5273B"/>
    <w:multiLevelType w:val="hybridMultilevel"/>
    <w:tmpl w:val="4F7CDEF4"/>
    <w:lvl w:ilvl="0" w:tplc="E6F83E90">
      <w:numFmt w:val="decimal"/>
      <w:lvlText w:val=""/>
      <w:lvlJc w:val="left"/>
      <w:pPr>
        <w:ind w:left="1429" w:hanging="360"/>
      </w:pPr>
      <w:rPr>
        <w:rFonts w:ascii="Symbol" w:hAnsi="Symbol" w:hint="default"/>
      </w:r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start w:val="1"/>
      <w:numFmt w:val="decimal"/>
      <w:lvlText w:val="%4."/>
      <w:lvlJc w:val="left"/>
      <w:pPr>
        <w:ind w:left="3589" w:hanging="360"/>
      </w:pPr>
    </w:lvl>
    <w:lvl w:ilvl="4" w:tplc="04190019">
      <w:start w:val="1"/>
      <w:numFmt w:val="lowerLetter"/>
      <w:lvlText w:val="%5."/>
      <w:lvlJc w:val="left"/>
      <w:pPr>
        <w:ind w:left="4309" w:hanging="360"/>
      </w:pPr>
    </w:lvl>
    <w:lvl w:ilvl="5" w:tplc="0419001B">
      <w:start w:val="1"/>
      <w:numFmt w:val="lowerRoman"/>
      <w:lvlText w:val="%6."/>
      <w:lvlJc w:val="right"/>
      <w:pPr>
        <w:ind w:left="5029" w:hanging="180"/>
      </w:pPr>
    </w:lvl>
    <w:lvl w:ilvl="6" w:tplc="0419000F">
      <w:start w:val="1"/>
      <w:numFmt w:val="decimal"/>
      <w:lvlText w:val="%7."/>
      <w:lvlJc w:val="left"/>
      <w:pPr>
        <w:ind w:left="5749" w:hanging="360"/>
      </w:pPr>
    </w:lvl>
    <w:lvl w:ilvl="7" w:tplc="04190019">
      <w:start w:val="1"/>
      <w:numFmt w:val="lowerLetter"/>
      <w:lvlText w:val="%8."/>
      <w:lvlJc w:val="left"/>
      <w:pPr>
        <w:ind w:left="6469" w:hanging="360"/>
      </w:pPr>
    </w:lvl>
    <w:lvl w:ilvl="8" w:tplc="0419001B">
      <w:start w:val="1"/>
      <w:numFmt w:val="lowerRoman"/>
      <w:lvlText w:val="%9."/>
      <w:lvlJc w:val="right"/>
      <w:pPr>
        <w:ind w:left="7189" w:hanging="180"/>
      </w:pPr>
    </w:lvl>
  </w:abstractNum>
  <w:abstractNum w:abstractNumId="13" w15:restartNumberingAfterBreak="0">
    <w:nsid w:val="79F6306B"/>
    <w:multiLevelType w:val="hybridMultilevel"/>
    <w:tmpl w:val="709C866E"/>
    <w:lvl w:ilvl="0" w:tplc="0419000F">
      <w:start w:val="1"/>
      <w:numFmt w:val="decimal"/>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10"/>
  </w:num>
  <w:num w:numId="2">
    <w:abstractNumId w:val="11"/>
  </w:num>
  <w:num w:numId="3">
    <w:abstractNumId w:val="8"/>
  </w:num>
  <w:num w:numId="4">
    <w:abstractNumId w:val="4"/>
  </w:num>
  <w:num w:numId="5">
    <w:abstractNumId w:val="0"/>
  </w:num>
  <w:num w:numId="6">
    <w:abstractNumId w:val="13"/>
  </w:num>
  <w:num w:numId="7">
    <w:abstractNumId w:val="5"/>
  </w:num>
  <w:num w:numId="8">
    <w:abstractNumId w:val="6"/>
  </w:num>
  <w:num w:numId="9">
    <w:abstractNumId w:val="7"/>
  </w:num>
  <w:num w:numId="10">
    <w:abstractNumId w:val="9"/>
  </w:num>
  <w:num w:numId="11">
    <w:abstractNumId w:val="1"/>
  </w:num>
  <w:num w:numId="12">
    <w:abstractNumId w:val="12"/>
  </w:num>
  <w:num w:numId="13">
    <w:abstractNumId w:val="3"/>
  </w:num>
  <w:num w:numId="14">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irat Shigapov">
    <w15:presenceInfo w15:providerId="Windows Live" w15:userId="c837bb6c053e5c4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trackRevisions/>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42DC"/>
    <w:rsid w:val="000231A9"/>
    <w:rsid w:val="000427B8"/>
    <w:rsid w:val="000475FE"/>
    <w:rsid w:val="000563CD"/>
    <w:rsid w:val="00072BCB"/>
    <w:rsid w:val="00077BEB"/>
    <w:rsid w:val="00090A35"/>
    <w:rsid w:val="000A5D08"/>
    <w:rsid w:val="000A7469"/>
    <w:rsid w:val="000C0C6F"/>
    <w:rsid w:val="000D4B6F"/>
    <w:rsid w:val="000D51DA"/>
    <w:rsid w:val="000F43DA"/>
    <w:rsid w:val="000F4658"/>
    <w:rsid w:val="00101CBE"/>
    <w:rsid w:val="001118C1"/>
    <w:rsid w:val="001177AD"/>
    <w:rsid w:val="00123457"/>
    <w:rsid w:val="00130980"/>
    <w:rsid w:val="001419F3"/>
    <w:rsid w:val="0018069E"/>
    <w:rsid w:val="001832DB"/>
    <w:rsid w:val="00196E9B"/>
    <w:rsid w:val="001A3DF8"/>
    <w:rsid w:val="001C3EAC"/>
    <w:rsid w:val="001D1016"/>
    <w:rsid w:val="001E571E"/>
    <w:rsid w:val="00216381"/>
    <w:rsid w:val="00216429"/>
    <w:rsid w:val="00224327"/>
    <w:rsid w:val="00232B17"/>
    <w:rsid w:val="002425FA"/>
    <w:rsid w:val="00247EAD"/>
    <w:rsid w:val="00250F53"/>
    <w:rsid w:val="00254FD3"/>
    <w:rsid w:val="00262794"/>
    <w:rsid w:val="002645B0"/>
    <w:rsid w:val="0028736C"/>
    <w:rsid w:val="002905FF"/>
    <w:rsid w:val="002942DC"/>
    <w:rsid w:val="00294494"/>
    <w:rsid w:val="002973E4"/>
    <w:rsid w:val="0029778A"/>
    <w:rsid w:val="002D4E70"/>
    <w:rsid w:val="002D6EEE"/>
    <w:rsid w:val="00302AC1"/>
    <w:rsid w:val="00303C18"/>
    <w:rsid w:val="00303CC2"/>
    <w:rsid w:val="00314F98"/>
    <w:rsid w:val="0032208C"/>
    <w:rsid w:val="0032218D"/>
    <w:rsid w:val="003274BD"/>
    <w:rsid w:val="00327B6B"/>
    <w:rsid w:val="00334152"/>
    <w:rsid w:val="00342D52"/>
    <w:rsid w:val="00346516"/>
    <w:rsid w:val="00374637"/>
    <w:rsid w:val="003816F3"/>
    <w:rsid w:val="00385130"/>
    <w:rsid w:val="0038714B"/>
    <w:rsid w:val="00390845"/>
    <w:rsid w:val="003A0BE4"/>
    <w:rsid w:val="003A6F9B"/>
    <w:rsid w:val="003E4D1B"/>
    <w:rsid w:val="003F3EB6"/>
    <w:rsid w:val="003F79D9"/>
    <w:rsid w:val="00401E13"/>
    <w:rsid w:val="004254BC"/>
    <w:rsid w:val="0044285A"/>
    <w:rsid w:val="00442879"/>
    <w:rsid w:val="00446FC0"/>
    <w:rsid w:val="004605AC"/>
    <w:rsid w:val="0046666F"/>
    <w:rsid w:val="004724A2"/>
    <w:rsid w:val="00480A56"/>
    <w:rsid w:val="00483C99"/>
    <w:rsid w:val="0049142B"/>
    <w:rsid w:val="00491D5C"/>
    <w:rsid w:val="004D6026"/>
    <w:rsid w:val="004D7A94"/>
    <w:rsid w:val="004E0058"/>
    <w:rsid w:val="0050700A"/>
    <w:rsid w:val="00525C82"/>
    <w:rsid w:val="0053714C"/>
    <w:rsid w:val="005463C6"/>
    <w:rsid w:val="00554931"/>
    <w:rsid w:val="005549CF"/>
    <w:rsid w:val="0056535F"/>
    <w:rsid w:val="00580935"/>
    <w:rsid w:val="00587284"/>
    <w:rsid w:val="005930DC"/>
    <w:rsid w:val="00593F71"/>
    <w:rsid w:val="005C1CD7"/>
    <w:rsid w:val="005C3F60"/>
    <w:rsid w:val="005D157F"/>
    <w:rsid w:val="00615E08"/>
    <w:rsid w:val="0061634E"/>
    <w:rsid w:val="00620624"/>
    <w:rsid w:val="0062185F"/>
    <w:rsid w:val="00621D83"/>
    <w:rsid w:val="00645AD2"/>
    <w:rsid w:val="006774A0"/>
    <w:rsid w:val="006956C3"/>
    <w:rsid w:val="006A2699"/>
    <w:rsid w:val="006A7D59"/>
    <w:rsid w:val="006B6D29"/>
    <w:rsid w:val="006D27E6"/>
    <w:rsid w:val="006F51E1"/>
    <w:rsid w:val="006F53E4"/>
    <w:rsid w:val="007019D6"/>
    <w:rsid w:val="00711574"/>
    <w:rsid w:val="00727AA1"/>
    <w:rsid w:val="00744BE9"/>
    <w:rsid w:val="00771EB2"/>
    <w:rsid w:val="0077702B"/>
    <w:rsid w:val="007823CA"/>
    <w:rsid w:val="00784BC5"/>
    <w:rsid w:val="00792780"/>
    <w:rsid w:val="00795E30"/>
    <w:rsid w:val="007A5905"/>
    <w:rsid w:val="007B0F77"/>
    <w:rsid w:val="007C0637"/>
    <w:rsid w:val="007D3FB0"/>
    <w:rsid w:val="007E5706"/>
    <w:rsid w:val="007F3EEE"/>
    <w:rsid w:val="00817113"/>
    <w:rsid w:val="008218B0"/>
    <w:rsid w:val="00831854"/>
    <w:rsid w:val="00850F8C"/>
    <w:rsid w:val="00854C45"/>
    <w:rsid w:val="00862929"/>
    <w:rsid w:val="008642FF"/>
    <w:rsid w:val="00881D72"/>
    <w:rsid w:val="00881E82"/>
    <w:rsid w:val="00896EE7"/>
    <w:rsid w:val="008B0F6D"/>
    <w:rsid w:val="008C09BE"/>
    <w:rsid w:val="008D097F"/>
    <w:rsid w:val="008D2D70"/>
    <w:rsid w:val="008F5320"/>
    <w:rsid w:val="008F5CD3"/>
    <w:rsid w:val="009027AA"/>
    <w:rsid w:val="00913229"/>
    <w:rsid w:val="009143F6"/>
    <w:rsid w:val="00916F70"/>
    <w:rsid w:val="00933668"/>
    <w:rsid w:val="00943C6D"/>
    <w:rsid w:val="00973878"/>
    <w:rsid w:val="00983B58"/>
    <w:rsid w:val="00986D66"/>
    <w:rsid w:val="00994B6E"/>
    <w:rsid w:val="009A176F"/>
    <w:rsid w:val="009A3482"/>
    <w:rsid w:val="009A35E5"/>
    <w:rsid w:val="009C5A9D"/>
    <w:rsid w:val="009D02BF"/>
    <w:rsid w:val="009F7B9E"/>
    <w:rsid w:val="00A01643"/>
    <w:rsid w:val="00A12267"/>
    <w:rsid w:val="00A2283F"/>
    <w:rsid w:val="00A22CA6"/>
    <w:rsid w:val="00A3119D"/>
    <w:rsid w:val="00A32377"/>
    <w:rsid w:val="00A34702"/>
    <w:rsid w:val="00A67788"/>
    <w:rsid w:val="00A716F3"/>
    <w:rsid w:val="00A73D45"/>
    <w:rsid w:val="00AB0160"/>
    <w:rsid w:val="00AB0506"/>
    <w:rsid w:val="00AD6C7E"/>
    <w:rsid w:val="00AF577C"/>
    <w:rsid w:val="00AF5898"/>
    <w:rsid w:val="00B16C1C"/>
    <w:rsid w:val="00B17154"/>
    <w:rsid w:val="00B175AA"/>
    <w:rsid w:val="00B304BD"/>
    <w:rsid w:val="00B34685"/>
    <w:rsid w:val="00B75A7D"/>
    <w:rsid w:val="00B82501"/>
    <w:rsid w:val="00B94134"/>
    <w:rsid w:val="00B94FDF"/>
    <w:rsid w:val="00BA2092"/>
    <w:rsid w:val="00BB4BF7"/>
    <w:rsid w:val="00BC18F7"/>
    <w:rsid w:val="00BD3734"/>
    <w:rsid w:val="00BE63C5"/>
    <w:rsid w:val="00C201C9"/>
    <w:rsid w:val="00C22729"/>
    <w:rsid w:val="00C25C70"/>
    <w:rsid w:val="00C4308F"/>
    <w:rsid w:val="00C43A49"/>
    <w:rsid w:val="00C606C5"/>
    <w:rsid w:val="00C70FC4"/>
    <w:rsid w:val="00C80133"/>
    <w:rsid w:val="00C85FA9"/>
    <w:rsid w:val="00CA1CA9"/>
    <w:rsid w:val="00CA3282"/>
    <w:rsid w:val="00CA4835"/>
    <w:rsid w:val="00CC67A4"/>
    <w:rsid w:val="00CE4B54"/>
    <w:rsid w:val="00CF0BDD"/>
    <w:rsid w:val="00D002A1"/>
    <w:rsid w:val="00D046CF"/>
    <w:rsid w:val="00D309D2"/>
    <w:rsid w:val="00D31A8D"/>
    <w:rsid w:val="00D478CD"/>
    <w:rsid w:val="00D50DB0"/>
    <w:rsid w:val="00D530C8"/>
    <w:rsid w:val="00D62981"/>
    <w:rsid w:val="00D65429"/>
    <w:rsid w:val="00D655B6"/>
    <w:rsid w:val="00D766C5"/>
    <w:rsid w:val="00D86F5F"/>
    <w:rsid w:val="00D93FA3"/>
    <w:rsid w:val="00D95238"/>
    <w:rsid w:val="00DA1A26"/>
    <w:rsid w:val="00DA2DCD"/>
    <w:rsid w:val="00DB47B9"/>
    <w:rsid w:val="00DC2EAF"/>
    <w:rsid w:val="00DC4108"/>
    <w:rsid w:val="00DE53D7"/>
    <w:rsid w:val="00E01A72"/>
    <w:rsid w:val="00E07D45"/>
    <w:rsid w:val="00E148CA"/>
    <w:rsid w:val="00E204DA"/>
    <w:rsid w:val="00E527DB"/>
    <w:rsid w:val="00E57E65"/>
    <w:rsid w:val="00E64153"/>
    <w:rsid w:val="00E9656B"/>
    <w:rsid w:val="00EA1B0D"/>
    <w:rsid w:val="00EB1F27"/>
    <w:rsid w:val="00EB4173"/>
    <w:rsid w:val="00EC5624"/>
    <w:rsid w:val="00EF01D1"/>
    <w:rsid w:val="00F132C2"/>
    <w:rsid w:val="00F40628"/>
    <w:rsid w:val="00F4099C"/>
    <w:rsid w:val="00F50DAB"/>
    <w:rsid w:val="00F51ECF"/>
    <w:rsid w:val="00F5278D"/>
    <w:rsid w:val="00F60635"/>
    <w:rsid w:val="00F60EBE"/>
    <w:rsid w:val="00F7477C"/>
    <w:rsid w:val="00F75E99"/>
    <w:rsid w:val="00F965FE"/>
    <w:rsid w:val="00FA7F0D"/>
    <w:rsid w:val="00FB05BA"/>
    <w:rsid w:val="00FB1C17"/>
    <w:rsid w:val="00FC49ED"/>
    <w:rsid w:val="00FD12E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D36F20A"/>
  <w15:chartTrackingRefBased/>
  <w15:docId w15:val="{F7574499-B007-4B8F-B443-2D7B6AF492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BE63C5"/>
    <w:pPr>
      <w:keepNext/>
      <w:keepLines/>
      <w:spacing w:after="0" w:line="360" w:lineRule="auto"/>
      <w:ind w:firstLine="709"/>
      <w:outlineLvl w:val="0"/>
    </w:pPr>
    <w:rPr>
      <w:rFonts w:ascii="Times New Roman" w:eastAsiaTheme="majorEastAsia" w:hAnsi="Times New Roman" w:cstheme="majorBidi"/>
      <w:sz w:val="28"/>
      <w:szCs w:val="32"/>
    </w:rPr>
  </w:style>
  <w:style w:type="paragraph" w:styleId="2">
    <w:name w:val="heading 2"/>
    <w:basedOn w:val="a"/>
    <w:next w:val="a"/>
    <w:link w:val="20"/>
    <w:uiPriority w:val="9"/>
    <w:unhideWhenUsed/>
    <w:qFormat/>
    <w:rsid w:val="00BE63C5"/>
    <w:pPr>
      <w:keepNext/>
      <w:keepLines/>
      <w:spacing w:after="0" w:line="360" w:lineRule="auto"/>
      <w:ind w:firstLine="709"/>
      <w:outlineLvl w:val="1"/>
    </w:pPr>
    <w:rPr>
      <w:rFonts w:ascii="Times New Roman" w:eastAsiaTheme="majorEastAsia" w:hAnsi="Times New Roman" w:cstheme="majorBidi"/>
      <w:sz w:val="28"/>
      <w:szCs w:val="26"/>
    </w:rPr>
  </w:style>
  <w:style w:type="paragraph" w:styleId="3">
    <w:name w:val="heading 3"/>
    <w:basedOn w:val="a"/>
    <w:next w:val="a"/>
    <w:link w:val="30"/>
    <w:uiPriority w:val="9"/>
    <w:semiHidden/>
    <w:unhideWhenUsed/>
    <w:qFormat/>
    <w:rsid w:val="000F465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BE63C5"/>
    <w:rPr>
      <w:rFonts w:ascii="Times New Roman" w:eastAsiaTheme="majorEastAsia" w:hAnsi="Times New Roman" w:cstheme="majorBidi"/>
      <w:sz w:val="28"/>
      <w:szCs w:val="32"/>
    </w:rPr>
  </w:style>
  <w:style w:type="paragraph" w:styleId="11">
    <w:name w:val="toc 1"/>
    <w:basedOn w:val="a"/>
    <w:next w:val="a"/>
    <w:autoRedefine/>
    <w:uiPriority w:val="39"/>
    <w:unhideWhenUsed/>
    <w:rsid w:val="00C606C5"/>
    <w:pPr>
      <w:spacing w:before="240" w:after="120"/>
    </w:pPr>
    <w:rPr>
      <w:rFonts w:cstheme="minorHAnsi"/>
      <w:b/>
      <w:bCs/>
      <w:sz w:val="20"/>
      <w:szCs w:val="20"/>
    </w:rPr>
  </w:style>
  <w:style w:type="character" w:styleId="a3">
    <w:name w:val="Hyperlink"/>
    <w:basedOn w:val="a0"/>
    <w:uiPriority w:val="99"/>
    <w:unhideWhenUsed/>
    <w:rsid w:val="002D6EEE"/>
    <w:rPr>
      <w:color w:val="0563C1" w:themeColor="hyperlink"/>
      <w:u w:val="single"/>
    </w:rPr>
  </w:style>
  <w:style w:type="character" w:customStyle="1" w:styleId="20">
    <w:name w:val="Заголовок 2 Знак"/>
    <w:basedOn w:val="a0"/>
    <w:link w:val="2"/>
    <w:uiPriority w:val="9"/>
    <w:rsid w:val="00BE63C5"/>
    <w:rPr>
      <w:rFonts w:ascii="Times New Roman" w:eastAsiaTheme="majorEastAsia" w:hAnsi="Times New Roman" w:cstheme="majorBidi"/>
      <w:sz w:val="28"/>
      <w:szCs w:val="26"/>
    </w:rPr>
  </w:style>
  <w:style w:type="paragraph" w:styleId="a4">
    <w:name w:val="Normal (Web)"/>
    <w:basedOn w:val="a"/>
    <w:uiPriority w:val="99"/>
    <w:unhideWhenUsed/>
    <w:rsid w:val="00A716F3"/>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5">
    <w:name w:val="Strong"/>
    <w:basedOn w:val="a0"/>
    <w:uiPriority w:val="22"/>
    <w:qFormat/>
    <w:rsid w:val="00A716F3"/>
    <w:rPr>
      <w:b/>
      <w:bCs/>
    </w:rPr>
  </w:style>
  <w:style w:type="paragraph" w:styleId="a6">
    <w:name w:val="No Spacing"/>
    <w:uiPriority w:val="1"/>
    <w:qFormat/>
    <w:rsid w:val="00C606C5"/>
    <w:pPr>
      <w:spacing w:after="0" w:line="240" w:lineRule="auto"/>
    </w:pPr>
  </w:style>
  <w:style w:type="paragraph" w:styleId="a7">
    <w:name w:val="List Paragraph"/>
    <w:basedOn w:val="a"/>
    <w:uiPriority w:val="34"/>
    <w:qFormat/>
    <w:rsid w:val="00C606C5"/>
    <w:pPr>
      <w:spacing w:after="0" w:line="360" w:lineRule="auto"/>
      <w:ind w:left="720" w:firstLine="709"/>
      <w:contextualSpacing/>
      <w:jc w:val="both"/>
    </w:pPr>
    <w:rPr>
      <w:rFonts w:ascii="Times New Roman" w:eastAsia="Calibri" w:hAnsi="Times New Roman" w:cs="Times New Roman"/>
      <w:sz w:val="28"/>
    </w:rPr>
  </w:style>
  <w:style w:type="paragraph" w:styleId="a8">
    <w:name w:val="TOC Heading"/>
    <w:basedOn w:val="1"/>
    <w:next w:val="a"/>
    <w:uiPriority w:val="39"/>
    <w:unhideWhenUsed/>
    <w:qFormat/>
    <w:rsid w:val="000F4658"/>
    <w:pPr>
      <w:spacing w:before="240" w:line="259" w:lineRule="auto"/>
      <w:ind w:firstLine="0"/>
      <w:outlineLvl w:val="9"/>
    </w:pPr>
    <w:rPr>
      <w:rFonts w:asciiTheme="majorHAnsi" w:hAnsiTheme="majorHAnsi"/>
      <w:color w:val="2F5496" w:themeColor="accent1" w:themeShade="BF"/>
      <w:sz w:val="32"/>
      <w:lang w:eastAsia="ru-RU"/>
    </w:rPr>
  </w:style>
  <w:style w:type="paragraph" w:styleId="21">
    <w:name w:val="toc 2"/>
    <w:basedOn w:val="a"/>
    <w:next w:val="a"/>
    <w:autoRedefine/>
    <w:uiPriority w:val="39"/>
    <w:unhideWhenUsed/>
    <w:rsid w:val="00896EE7"/>
    <w:pPr>
      <w:tabs>
        <w:tab w:val="right" w:leader="dot" w:pos="9628"/>
      </w:tabs>
      <w:spacing w:after="100" w:line="360" w:lineRule="auto"/>
      <w:ind w:left="221"/>
    </w:pPr>
    <w:rPr>
      <w:rFonts w:cstheme="minorHAnsi"/>
      <w:i/>
      <w:iCs/>
      <w:sz w:val="20"/>
      <w:szCs w:val="20"/>
    </w:rPr>
  </w:style>
  <w:style w:type="paragraph" w:styleId="31">
    <w:name w:val="toc 3"/>
    <w:basedOn w:val="a"/>
    <w:next w:val="a"/>
    <w:autoRedefine/>
    <w:uiPriority w:val="39"/>
    <w:unhideWhenUsed/>
    <w:rsid w:val="00AF5898"/>
    <w:pPr>
      <w:spacing w:after="0"/>
      <w:ind w:left="440"/>
    </w:pPr>
    <w:rPr>
      <w:rFonts w:cstheme="minorHAnsi"/>
      <w:sz w:val="20"/>
      <w:szCs w:val="20"/>
    </w:rPr>
  </w:style>
  <w:style w:type="character" w:customStyle="1" w:styleId="30">
    <w:name w:val="Заголовок 3 Знак"/>
    <w:basedOn w:val="a0"/>
    <w:link w:val="3"/>
    <w:uiPriority w:val="9"/>
    <w:semiHidden/>
    <w:rsid w:val="000F4658"/>
    <w:rPr>
      <w:rFonts w:asciiTheme="majorHAnsi" w:eastAsiaTheme="majorEastAsia" w:hAnsiTheme="majorHAnsi" w:cstheme="majorBidi"/>
      <w:color w:val="1F3763" w:themeColor="accent1" w:themeShade="7F"/>
      <w:sz w:val="24"/>
      <w:szCs w:val="24"/>
    </w:rPr>
  </w:style>
  <w:style w:type="table" w:styleId="a9">
    <w:name w:val="Table Grid"/>
    <w:basedOn w:val="a1"/>
    <w:uiPriority w:val="39"/>
    <w:rsid w:val="000427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Revision"/>
    <w:hidden/>
    <w:uiPriority w:val="99"/>
    <w:semiHidden/>
    <w:rsid w:val="00AF5898"/>
    <w:pPr>
      <w:spacing w:after="0" w:line="240" w:lineRule="auto"/>
    </w:pPr>
  </w:style>
  <w:style w:type="character" w:customStyle="1" w:styleId="normaltextrun">
    <w:name w:val="normaltextrun"/>
    <w:qFormat/>
    <w:rsid w:val="008D2D70"/>
  </w:style>
  <w:style w:type="character" w:customStyle="1" w:styleId="eop">
    <w:name w:val="eop"/>
    <w:qFormat/>
    <w:rsid w:val="0049142B"/>
    <w:rPr>
      <w:rFonts w:ascii="Times New Roman" w:hAnsi="Times New Roman"/>
      <w:sz w:val="28"/>
    </w:rPr>
  </w:style>
  <w:style w:type="paragraph" w:styleId="ab">
    <w:name w:val="header"/>
    <w:basedOn w:val="a"/>
    <w:link w:val="ac"/>
    <w:uiPriority w:val="99"/>
    <w:unhideWhenUsed/>
    <w:rsid w:val="00933668"/>
    <w:pPr>
      <w:tabs>
        <w:tab w:val="center" w:pos="4677"/>
        <w:tab w:val="right" w:pos="9355"/>
      </w:tabs>
      <w:spacing w:after="0" w:line="240" w:lineRule="auto"/>
    </w:pPr>
  </w:style>
  <w:style w:type="character" w:customStyle="1" w:styleId="ac">
    <w:name w:val="Верхний колонтитул Знак"/>
    <w:basedOn w:val="a0"/>
    <w:link w:val="ab"/>
    <w:uiPriority w:val="99"/>
    <w:rsid w:val="00933668"/>
  </w:style>
  <w:style w:type="paragraph" w:styleId="ad">
    <w:name w:val="footer"/>
    <w:basedOn w:val="a"/>
    <w:link w:val="ae"/>
    <w:uiPriority w:val="99"/>
    <w:unhideWhenUsed/>
    <w:rsid w:val="00933668"/>
    <w:pPr>
      <w:tabs>
        <w:tab w:val="center" w:pos="4677"/>
        <w:tab w:val="right" w:pos="9355"/>
      </w:tabs>
      <w:spacing w:after="0" w:line="240" w:lineRule="auto"/>
    </w:pPr>
  </w:style>
  <w:style w:type="character" w:customStyle="1" w:styleId="ae">
    <w:name w:val="Нижний колонтитул Знак"/>
    <w:basedOn w:val="a0"/>
    <w:link w:val="ad"/>
    <w:uiPriority w:val="99"/>
    <w:rsid w:val="00933668"/>
  </w:style>
  <w:style w:type="paragraph" w:styleId="4">
    <w:name w:val="toc 4"/>
    <w:basedOn w:val="a"/>
    <w:next w:val="a"/>
    <w:autoRedefine/>
    <w:uiPriority w:val="39"/>
    <w:unhideWhenUsed/>
    <w:rsid w:val="0049142B"/>
    <w:pPr>
      <w:spacing w:after="0"/>
      <w:ind w:left="660"/>
    </w:pPr>
    <w:rPr>
      <w:rFonts w:cstheme="minorHAnsi"/>
      <w:sz w:val="20"/>
      <w:szCs w:val="20"/>
    </w:rPr>
  </w:style>
  <w:style w:type="paragraph" w:styleId="5">
    <w:name w:val="toc 5"/>
    <w:basedOn w:val="a"/>
    <w:next w:val="a"/>
    <w:autoRedefine/>
    <w:uiPriority w:val="39"/>
    <w:unhideWhenUsed/>
    <w:rsid w:val="0049142B"/>
    <w:pPr>
      <w:spacing w:after="0"/>
      <w:ind w:left="880"/>
    </w:pPr>
    <w:rPr>
      <w:rFonts w:cstheme="minorHAnsi"/>
      <w:sz w:val="20"/>
      <w:szCs w:val="20"/>
    </w:rPr>
  </w:style>
  <w:style w:type="paragraph" w:styleId="6">
    <w:name w:val="toc 6"/>
    <w:basedOn w:val="a"/>
    <w:next w:val="a"/>
    <w:autoRedefine/>
    <w:uiPriority w:val="39"/>
    <w:unhideWhenUsed/>
    <w:rsid w:val="0049142B"/>
    <w:pPr>
      <w:spacing w:after="0"/>
      <w:ind w:left="1100"/>
    </w:pPr>
    <w:rPr>
      <w:rFonts w:cstheme="minorHAnsi"/>
      <w:sz w:val="20"/>
      <w:szCs w:val="20"/>
    </w:rPr>
  </w:style>
  <w:style w:type="paragraph" w:styleId="7">
    <w:name w:val="toc 7"/>
    <w:basedOn w:val="a"/>
    <w:next w:val="a"/>
    <w:autoRedefine/>
    <w:uiPriority w:val="39"/>
    <w:unhideWhenUsed/>
    <w:rsid w:val="0049142B"/>
    <w:pPr>
      <w:spacing w:after="0"/>
      <w:ind w:left="1320"/>
    </w:pPr>
    <w:rPr>
      <w:rFonts w:cstheme="minorHAnsi"/>
      <w:sz w:val="20"/>
      <w:szCs w:val="20"/>
    </w:rPr>
  </w:style>
  <w:style w:type="paragraph" w:styleId="8">
    <w:name w:val="toc 8"/>
    <w:basedOn w:val="a"/>
    <w:next w:val="a"/>
    <w:autoRedefine/>
    <w:uiPriority w:val="39"/>
    <w:unhideWhenUsed/>
    <w:rsid w:val="0049142B"/>
    <w:pPr>
      <w:spacing w:after="0"/>
      <w:ind w:left="1540"/>
    </w:pPr>
    <w:rPr>
      <w:rFonts w:cstheme="minorHAnsi"/>
      <w:sz w:val="20"/>
      <w:szCs w:val="20"/>
    </w:rPr>
  </w:style>
  <w:style w:type="paragraph" w:styleId="9">
    <w:name w:val="toc 9"/>
    <w:basedOn w:val="a"/>
    <w:next w:val="a"/>
    <w:autoRedefine/>
    <w:uiPriority w:val="39"/>
    <w:unhideWhenUsed/>
    <w:rsid w:val="0049142B"/>
    <w:pPr>
      <w:spacing w:after="0"/>
      <w:ind w:left="1760"/>
    </w:pPr>
    <w:rPr>
      <w:rFonts w:cs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24027183">
      <w:bodyDiv w:val="1"/>
      <w:marLeft w:val="0"/>
      <w:marRight w:val="0"/>
      <w:marTop w:val="0"/>
      <w:marBottom w:val="0"/>
      <w:divBdr>
        <w:top w:val="none" w:sz="0" w:space="0" w:color="auto"/>
        <w:left w:val="none" w:sz="0" w:space="0" w:color="auto"/>
        <w:bottom w:val="none" w:sz="0" w:space="0" w:color="auto"/>
        <w:right w:val="none" w:sz="0" w:space="0" w:color="auto"/>
      </w:divBdr>
    </w:div>
    <w:div w:id="1950501526">
      <w:bodyDiv w:val="1"/>
      <w:marLeft w:val="0"/>
      <w:marRight w:val="0"/>
      <w:marTop w:val="0"/>
      <w:marBottom w:val="0"/>
      <w:divBdr>
        <w:top w:val="none" w:sz="0" w:space="0" w:color="auto"/>
        <w:left w:val="none" w:sz="0" w:space="0" w:color="auto"/>
        <w:bottom w:val="none" w:sz="0" w:space="0" w:color="auto"/>
        <w:right w:val="none" w:sz="0" w:space="0" w:color="auto"/>
      </w:divBdr>
    </w:div>
    <w:div w:id="19799167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Drawing1.vsdx"/><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package" Target="embeddings/Microsoft_Visio_Drawing2.vsdx"/><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package" Target="embeddings/Microsoft_Visio_Drawing.vsdx"/><Relationship Id="rId19" Type="http://schemas.openxmlformats.org/officeDocument/2006/relationships/image" Target="media/image8.png"/><Relationship Id="rId31" Type="http://schemas.openxmlformats.org/officeDocument/2006/relationships/image" Target="media/image20.png"/><Relationship Id="rId44"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image" Target="media/image4.emf"/><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fontTable" Target="fontTable.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20" Type="http://schemas.openxmlformats.org/officeDocument/2006/relationships/image" Target="media/image9.png"/><Relationship Id="rId41" Type="http://schemas.openxmlformats.org/officeDocument/2006/relationships/image" Target="media/image30.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5B889B-A985-4577-A873-31871D5602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2314</TotalTime>
  <Pages>77</Pages>
  <Words>21572</Words>
  <Characters>122963</Characters>
  <Application>Microsoft Office Word</Application>
  <DocSecurity>0</DocSecurity>
  <Lines>1024</Lines>
  <Paragraphs>288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144247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Airat Shigapov</dc:creator>
  <cp:keywords/>
  <dc:description/>
  <cp:lastModifiedBy>Airat Shigapov</cp:lastModifiedBy>
  <cp:revision>24</cp:revision>
  <dcterms:created xsi:type="dcterms:W3CDTF">2021-10-25T17:01:00Z</dcterms:created>
  <dcterms:modified xsi:type="dcterms:W3CDTF">2021-11-16T05:41:00Z</dcterms:modified>
</cp:coreProperties>
</file>